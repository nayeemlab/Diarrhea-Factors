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D5346B" w14:textId="58093B57" w:rsidR="008C090E" w:rsidRPr="00033637" w:rsidDel="00395E67" w:rsidRDefault="005154F4" w:rsidP="00F31FB2">
      <w:pPr>
        <w:spacing w:line="240" w:lineRule="auto"/>
        <w:jc w:val="center"/>
        <w:rPr>
          <w:del w:id="0" w:author="Mohammad Nayeem Hasan" w:date="2024-11-05T05:09:00Z"/>
          <w:rFonts w:ascii="Times New Roman" w:hAnsi="Times New Roman" w:cs="Times New Roman"/>
          <w:b/>
          <w:sz w:val="24"/>
          <w:szCs w:val="24"/>
        </w:rPr>
        <w:pPrChange w:id="1" w:author="Mohammad Nayeem Hasan" w:date="2024-12-23T01:38:00Z" w16du:dateUtc="2024-12-22T19:38:00Z">
          <w:pPr>
            <w:spacing w:line="240" w:lineRule="auto"/>
          </w:pPr>
        </w:pPrChange>
      </w:pPr>
      <w:bookmarkStart w:id="2" w:name="_Hlk181676260"/>
      <w:del w:id="3" w:author="Mohammad Nayeem Hasan" w:date="2024-11-05T05:16:00Z">
        <w:r w:rsidRPr="002E3747" w:rsidDel="00395E67">
          <w:rPr>
            <w:rFonts w:ascii="Times New Roman" w:hAnsi="Times New Roman" w:cs="Times New Roman"/>
            <w:b/>
            <w:sz w:val="24"/>
            <w:szCs w:val="24"/>
          </w:rPr>
          <w:delText>Assessing</w:delText>
        </w:r>
        <w:r w:rsidR="001F6866" w:rsidRPr="00033637" w:rsidDel="00395E67">
          <w:rPr>
            <w:rFonts w:ascii="Times New Roman" w:hAnsi="Times New Roman" w:cs="Times New Roman"/>
            <w:b/>
            <w:sz w:val="24"/>
            <w:szCs w:val="24"/>
          </w:rPr>
          <w:delText xml:space="preserve"> Contributory Factors of Diarrhea among Under-Five Children in </w:delText>
        </w:r>
        <w:r w:rsidR="008C090E" w:rsidRPr="00033637" w:rsidDel="00395E67">
          <w:rPr>
            <w:rFonts w:ascii="Times New Roman" w:hAnsi="Times New Roman" w:cs="Times New Roman"/>
            <w:b/>
            <w:sz w:val="24"/>
            <w:szCs w:val="24"/>
          </w:rPr>
          <w:delText>Bangladesh</w:delText>
        </w:r>
      </w:del>
      <w:ins w:id="4" w:author="Mohammad Nayeem Hasan" w:date="2024-11-05T05:16:00Z">
        <w:r w:rsidR="00395E67" w:rsidRPr="00033637">
          <w:rPr>
            <w:rFonts w:ascii="Times New Roman" w:hAnsi="Times New Roman" w:cs="Times New Roman"/>
            <w:b/>
            <w:sz w:val="24"/>
            <w:szCs w:val="24"/>
          </w:rPr>
          <w:t>Assessing Contributory Factors of Diarrhea Among Under-Five Children in Bangladesh from 2006 to 2019 and Recent Increases</w:t>
        </w:r>
      </w:ins>
      <w:r w:rsidRPr="00033637">
        <w:rPr>
          <w:rFonts w:ascii="Times New Roman" w:hAnsi="Times New Roman" w:cs="Times New Roman"/>
          <w:b/>
          <w:sz w:val="24"/>
          <w:szCs w:val="24"/>
        </w:rPr>
        <w:t>:</w:t>
      </w:r>
      <w:r w:rsidR="008C090E" w:rsidRPr="00033637">
        <w:rPr>
          <w:rFonts w:ascii="Times New Roman" w:hAnsi="Times New Roman" w:cs="Times New Roman"/>
          <w:b/>
          <w:sz w:val="24"/>
          <w:szCs w:val="24"/>
        </w:rPr>
        <w:t xml:space="preserve"> </w:t>
      </w:r>
      <w:r w:rsidRPr="00033637">
        <w:rPr>
          <w:rFonts w:ascii="Times New Roman" w:hAnsi="Times New Roman" w:cs="Times New Roman"/>
          <w:b/>
          <w:sz w:val="24"/>
          <w:szCs w:val="24"/>
        </w:rPr>
        <w:t xml:space="preserve">A </w:t>
      </w:r>
      <w:del w:id="5" w:author="Mohammad Nayeem Hasan" w:date="2024-11-05T05:08:00Z">
        <w:r w:rsidRPr="00033637" w:rsidDel="00395E67">
          <w:rPr>
            <w:rFonts w:ascii="Times New Roman" w:hAnsi="Times New Roman" w:cs="Times New Roman"/>
            <w:b/>
            <w:sz w:val="24"/>
            <w:szCs w:val="24"/>
          </w:rPr>
          <w:delText xml:space="preserve">Comprehensive Analysis </w:delText>
        </w:r>
      </w:del>
      <w:ins w:id="6" w:author="Mohammad Nayeem Hasan" w:date="2024-11-05T05:09:00Z">
        <w:r w:rsidR="00395E67" w:rsidRPr="00033637">
          <w:rPr>
            <w:rFonts w:ascii="Times New Roman" w:hAnsi="Times New Roman" w:cs="Times New Roman"/>
            <w:b/>
            <w:sz w:val="24"/>
            <w:szCs w:val="24"/>
          </w:rPr>
          <w:t>Cross-Sectional</w:t>
        </w:r>
      </w:ins>
      <w:ins w:id="7" w:author="Mohammad Nayeem Hasan" w:date="2024-11-05T05:08:00Z">
        <w:r w:rsidR="00395E67" w:rsidRPr="00033637">
          <w:rPr>
            <w:rFonts w:ascii="Times New Roman" w:hAnsi="Times New Roman" w:cs="Times New Roman"/>
            <w:b/>
            <w:sz w:val="24"/>
            <w:szCs w:val="24"/>
          </w:rPr>
          <w:t xml:space="preserve"> Study </w:t>
        </w:r>
      </w:ins>
      <w:del w:id="8" w:author="Mohammad Nayeem Hasan" w:date="2024-11-05T05:09:00Z">
        <w:r w:rsidRPr="00033637" w:rsidDel="00395E67">
          <w:rPr>
            <w:rFonts w:ascii="Times New Roman" w:hAnsi="Times New Roman" w:cs="Times New Roman"/>
            <w:b/>
            <w:sz w:val="24"/>
            <w:szCs w:val="24"/>
          </w:rPr>
          <w:delText>of</w:delText>
        </w:r>
        <w:r w:rsidR="001F6866" w:rsidRPr="00033637" w:rsidDel="00395E67">
          <w:rPr>
            <w:rFonts w:ascii="Times New Roman" w:hAnsi="Times New Roman" w:cs="Times New Roman"/>
            <w:b/>
            <w:sz w:val="24"/>
            <w:szCs w:val="24"/>
          </w:rPr>
          <w:delText xml:space="preserve"> Three Waves of Nationally Represent Data</w:delText>
        </w:r>
      </w:del>
    </w:p>
    <w:bookmarkEnd w:id="2"/>
    <w:p w14:paraId="7F45D086" w14:textId="77777777" w:rsidR="00395E67" w:rsidRPr="00033637" w:rsidRDefault="00395E67" w:rsidP="00F31FB2">
      <w:pPr>
        <w:spacing w:line="240" w:lineRule="auto"/>
        <w:jc w:val="center"/>
        <w:rPr>
          <w:ins w:id="9" w:author="Mohammad Nayeem Hasan" w:date="2024-11-05T05:09:00Z"/>
          <w:rFonts w:ascii="Times New Roman" w:hAnsi="Times New Roman" w:cs="Times New Roman"/>
          <w:sz w:val="24"/>
          <w:szCs w:val="24"/>
        </w:rPr>
        <w:pPrChange w:id="10" w:author="Mohammad Nayeem Hasan" w:date="2024-12-23T01:38:00Z" w16du:dateUtc="2024-12-22T19:38:00Z">
          <w:pPr>
            <w:spacing w:line="240" w:lineRule="auto"/>
          </w:pPr>
        </w:pPrChange>
      </w:pPr>
    </w:p>
    <w:p w14:paraId="02E5CE61" w14:textId="54E8BA74" w:rsidR="0026511C" w:rsidRPr="00033637" w:rsidRDefault="0026511C" w:rsidP="00F31FB2">
      <w:pPr>
        <w:spacing w:line="240" w:lineRule="auto"/>
        <w:jc w:val="center"/>
        <w:rPr>
          <w:rFonts w:ascii="Times New Roman" w:hAnsi="Times New Roman" w:cs="Times New Roman"/>
          <w:sz w:val="24"/>
          <w:szCs w:val="24"/>
          <w:vertAlign w:val="superscript"/>
        </w:rPr>
        <w:pPrChange w:id="11" w:author="Mohammad Nayeem Hasan" w:date="2024-12-23T01:38:00Z" w16du:dateUtc="2024-12-22T19:38:00Z">
          <w:pPr>
            <w:spacing w:line="240" w:lineRule="auto"/>
          </w:pPr>
        </w:pPrChange>
      </w:pPr>
      <w:r w:rsidRPr="00033637">
        <w:rPr>
          <w:rFonts w:ascii="Times New Roman" w:hAnsi="Times New Roman" w:cs="Times New Roman"/>
          <w:sz w:val="24"/>
          <w:szCs w:val="24"/>
        </w:rPr>
        <w:t>Mohammad Nayeem Hasan</w:t>
      </w:r>
      <w:r w:rsidRPr="00033637">
        <w:rPr>
          <w:rFonts w:ascii="Times New Roman" w:hAnsi="Times New Roman" w:cs="Times New Roman"/>
          <w:sz w:val="24"/>
          <w:szCs w:val="24"/>
          <w:vertAlign w:val="superscript"/>
        </w:rPr>
        <w:t>1</w:t>
      </w:r>
      <w:r w:rsidRPr="00033637">
        <w:rPr>
          <w:rFonts w:ascii="Times New Roman" w:hAnsi="Times New Roman" w:cs="Times New Roman"/>
          <w:sz w:val="24"/>
          <w:szCs w:val="24"/>
        </w:rPr>
        <w:t>, M. Noor-e-</w:t>
      </w:r>
      <w:proofErr w:type="spellStart"/>
      <w:r w:rsidRPr="00033637">
        <w:rPr>
          <w:rFonts w:ascii="Times New Roman" w:hAnsi="Times New Roman" w:cs="Times New Roman"/>
          <w:sz w:val="24"/>
          <w:szCs w:val="24"/>
        </w:rPr>
        <w:t>alam</w:t>
      </w:r>
      <w:proofErr w:type="spellEnd"/>
      <w:r w:rsidRPr="00033637">
        <w:rPr>
          <w:rFonts w:ascii="Times New Roman" w:hAnsi="Times New Roman" w:cs="Times New Roman"/>
          <w:sz w:val="24"/>
          <w:szCs w:val="24"/>
        </w:rPr>
        <w:t xml:space="preserve"> Siddiqui</w:t>
      </w:r>
      <w:r w:rsidRPr="00033637">
        <w:rPr>
          <w:rFonts w:ascii="Times New Roman" w:hAnsi="Times New Roman" w:cs="Times New Roman"/>
          <w:sz w:val="24"/>
          <w:szCs w:val="24"/>
          <w:vertAlign w:val="superscript"/>
        </w:rPr>
        <w:t>1</w:t>
      </w:r>
      <w:r w:rsidRPr="00033637">
        <w:rPr>
          <w:rFonts w:ascii="Times New Roman" w:hAnsi="Times New Roman" w:cs="Times New Roman"/>
          <w:sz w:val="24"/>
          <w:szCs w:val="24"/>
          <w:vertAlign w:val="subscript"/>
        </w:rPr>
        <w:t>,</w:t>
      </w:r>
      <w:r w:rsidRPr="00033637">
        <w:rPr>
          <w:rFonts w:ascii="Times New Roman" w:hAnsi="Times New Roman" w:cs="Times New Roman"/>
          <w:sz w:val="24"/>
          <w:szCs w:val="24"/>
          <w:vertAlign w:val="superscript"/>
        </w:rPr>
        <w:t xml:space="preserve"> </w:t>
      </w:r>
      <w:proofErr w:type="spellStart"/>
      <w:r w:rsidRPr="00033637">
        <w:rPr>
          <w:rFonts w:ascii="Times New Roman" w:hAnsi="Times New Roman" w:cs="Times New Roman"/>
          <w:sz w:val="24"/>
          <w:szCs w:val="24"/>
        </w:rPr>
        <w:t>Mst</w:t>
      </w:r>
      <w:proofErr w:type="spellEnd"/>
      <w:r w:rsidRPr="00033637">
        <w:rPr>
          <w:rFonts w:ascii="Times New Roman" w:hAnsi="Times New Roman" w:cs="Times New Roman"/>
          <w:sz w:val="24"/>
          <w:szCs w:val="24"/>
        </w:rPr>
        <w:t>. Farzana Akter</w:t>
      </w:r>
      <w:r w:rsidR="00EB146A" w:rsidRPr="00033637">
        <w:rPr>
          <w:rFonts w:ascii="Times New Roman" w:hAnsi="Times New Roman" w:cs="Times New Roman"/>
          <w:sz w:val="24"/>
          <w:szCs w:val="24"/>
          <w:vertAlign w:val="superscript"/>
        </w:rPr>
        <w:t>1,</w:t>
      </w:r>
      <w:r w:rsidRPr="00033637">
        <w:rPr>
          <w:rFonts w:ascii="Times New Roman" w:hAnsi="Times New Roman" w:cs="Times New Roman"/>
          <w:sz w:val="24"/>
          <w:szCs w:val="24"/>
          <w:vertAlign w:val="superscript"/>
        </w:rPr>
        <w:t>2</w:t>
      </w:r>
      <w:r w:rsidRPr="00033637">
        <w:rPr>
          <w:rFonts w:ascii="Times New Roman" w:hAnsi="Times New Roman" w:cs="Times New Roman"/>
          <w:sz w:val="24"/>
          <w:szCs w:val="24"/>
        </w:rPr>
        <w:t xml:space="preserve">, </w:t>
      </w:r>
      <w:proofErr w:type="spellStart"/>
      <w:r w:rsidRPr="00033637">
        <w:rPr>
          <w:rFonts w:ascii="Times New Roman" w:hAnsi="Times New Roman" w:cs="Times New Roman"/>
          <w:sz w:val="24"/>
          <w:szCs w:val="24"/>
        </w:rPr>
        <w:t>Sabikunnaher</w:t>
      </w:r>
      <w:proofErr w:type="spellEnd"/>
      <w:r w:rsidRPr="00033637">
        <w:rPr>
          <w:rFonts w:ascii="Times New Roman" w:hAnsi="Times New Roman" w:cs="Times New Roman"/>
          <w:sz w:val="24"/>
          <w:szCs w:val="24"/>
        </w:rPr>
        <w:t xml:space="preserve"> Mitu</w:t>
      </w:r>
      <w:r w:rsidRPr="00033637">
        <w:rPr>
          <w:rFonts w:ascii="Times New Roman" w:hAnsi="Times New Roman" w:cs="Times New Roman"/>
          <w:sz w:val="24"/>
          <w:szCs w:val="24"/>
          <w:vertAlign w:val="superscript"/>
        </w:rPr>
        <w:t>3</w:t>
      </w:r>
      <w:r w:rsidRPr="00033637">
        <w:rPr>
          <w:rFonts w:ascii="Times New Roman" w:hAnsi="Times New Roman" w:cs="Times New Roman"/>
          <w:sz w:val="24"/>
          <w:szCs w:val="24"/>
        </w:rPr>
        <w:t>, Muhammad Abdul Baker Chowdhury</w:t>
      </w:r>
      <w:r w:rsidRPr="00033637">
        <w:rPr>
          <w:rFonts w:ascii="Times New Roman" w:hAnsi="Times New Roman" w:cs="Times New Roman"/>
          <w:sz w:val="24"/>
          <w:szCs w:val="24"/>
          <w:vertAlign w:val="superscript"/>
        </w:rPr>
        <w:t>1,4</w:t>
      </w:r>
      <w:r w:rsidRPr="00033637">
        <w:rPr>
          <w:rFonts w:ascii="Times New Roman" w:hAnsi="Times New Roman" w:cs="Times New Roman"/>
          <w:sz w:val="24"/>
          <w:szCs w:val="24"/>
        </w:rPr>
        <w:t>, Md Jamal Uddin</w:t>
      </w:r>
      <w:r w:rsidRPr="00033637">
        <w:rPr>
          <w:rFonts w:ascii="Times New Roman" w:hAnsi="Times New Roman" w:cs="Times New Roman"/>
          <w:sz w:val="24"/>
          <w:szCs w:val="24"/>
          <w:vertAlign w:val="superscript"/>
        </w:rPr>
        <w:t>1,5**</w:t>
      </w:r>
    </w:p>
    <w:p w14:paraId="55DF4756" w14:textId="79004CAB" w:rsidR="00C55EA1" w:rsidRPr="00033637" w:rsidDel="008C7916" w:rsidRDefault="008C7916" w:rsidP="00F31FB2">
      <w:pPr>
        <w:spacing w:line="240" w:lineRule="auto"/>
        <w:rPr>
          <w:del w:id="12" w:author="Mohammad Nayeem Hasan" w:date="2024-12-23T01:30:00Z" w16du:dateUtc="2024-12-22T19:30:00Z"/>
          <w:rFonts w:ascii="Times New Roman" w:hAnsi="Times New Roman" w:cs="Times New Roman"/>
          <w:sz w:val="24"/>
          <w:szCs w:val="24"/>
        </w:rPr>
        <w:pPrChange w:id="13" w:author="Mohammad Nayeem Hasan" w:date="2024-12-23T01:38:00Z" w16du:dateUtc="2024-12-22T19:38:00Z">
          <w:pPr>
            <w:spacing w:line="240" w:lineRule="auto"/>
          </w:pPr>
        </w:pPrChange>
      </w:pPr>
      <w:ins w:id="14" w:author="Mohammad Nayeem Hasan" w:date="2024-12-23T01:30:00Z" w16du:dateUtc="2024-12-22T19:30:00Z">
        <w:r w:rsidRPr="00033637">
          <w:rPr>
            <w:rFonts w:ascii="Times New Roman" w:hAnsi="Times New Roman" w:cs="Times New Roman"/>
            <w:sz w:val="24"/>
            <w:szCs w:val="24"/>
          </w:rPr>
          <w:t xml:space="preserve">1. </w:t>
        </w:r>
      </w:ins>
    </w:p>
    <w:p w14:paraId="452B1842" w14:textId="77777777" w:rsidR="0026511C" w:rsidRPr="00033637" w:rsidRDefault="0026511C" w:rsidP="00F31FB2">
      <w:pPr>
        <w:spacing w:line="240" w:lineRule="auto"/>
        <w:rPr>
          <w:rFonts w:ascii="Times New Roman" w:hAnsi="Times New Roman" w:cs="Times New Roman"/>
          <w:sz w:val="24"/>
          <w:szCs w:val="24"/>
          <w:vertAlign w:val="superscript"/>
        </w:rPr>
      </w:pPr>
      <w:del w:id="15" w:author="Mohammad Nayeem Hasan" w:date="2024-12-23T01:30:00Z" w16du:dateUtc="2024-12-22T19:30:00Z">
        <w:r w:rsidRPr="00033637" w:rsidDel="008C7916">
          <w:rPr>
            <w:rFonts w:ascii="Times New Roman" w:hAnsi="Times New Roman" w:cs="Times New Roman"/>
            <w:sz w:val="24"/>
            <w:szCs w:val="24"/>
            <w:vertAlign w:val="superscript"/>
          </w:rPr>
          <w:delText>1</w:delText>
        </w:r>
      </w:del>
      <w:r w:rsidRPr="00033637">
        <w:rPr>
          <w:rFonts w:ascii="Times New Roman" w:hAnsi="Times New Roman" w:cs="Times New Roman"/>
          <w:sz w:val="24"/>
          <w:szCs w:val="24"/>
        </w:rPr>
        <w:t>Department of Statistics, Shahjalal University of Science &amp; Technology, Sylhet-3114, Bangladesh.</w:t>
      </w:r>
    </w:p>
    <w:p w14:paraId="214E7E96" w14:textId="61B864E0" w:rsidR="0026511C" w:rsidRPr="00033637" w:rsidRDefault="008C7916" w:rsidP="00F31FB2">
      <w:pPr>
        <w:spacing w:line="240" w:lineRule="auto"/>
        <w:rPr>
          <w:rFonts w:ascii="Times New Roman" w:hAnsi="Times New Roman" w:cs="Times New Roman"/>
          <w:sz w:val="24"/>
          <w:szCs w:val="24"/>
        </w:rPr>
      </w:pPr>
      <w:ins w:id="16" w:author="Mohammad Nayeem Hasan" w:date="2024-12-23T01:31:00Z" w16du:dateUtc="2024-12-22T19:31:00Z">
        <w:r w:rsidRPr="00033637">
          <w:rPr>
            <w:rFonts w:ascii="Times New Roman" w:hAnsi="Times New Roman" w:cs="Times New Roman"/>
            <w:sz w:val="24"/>
            <w:szCs w:val="24"/>
          </w:rPr>
          <w:t xml:space="preserve">2. </w:t>
        </w:r>
      </w:ins>
      <w:del w:id="17" w:author="Mohammad Nayeem Hasan" w:date="2024-12-23T01:30:00Z" w16du:dateUtc="2024-12-22T19:30:00Z">
        <w:r w:rsidR="0026511C" w:rsidRPr="00033637" w:rsidDel="008C7916">
          <w:rPr>
            <w:rFonts w:ascii="Times New Roman" w:hAnsi="Times New Roman" w:cs="Times New Roman"/>
            <w:sz w:val="24"/>
            <w:szCs w:val="24"/>
            <w:vertAlign w:val="superscript"/>
          </w:rPr>
          <w:delText>2</w:delText>
        </w:r>
      </w:del>
      <w:r w:rsidR="0026511C" w:rsidRPr="00033637">
        <w:rPr>
          <w:rFonts w:ascii="Times New Roman" w:hAnsi="Times New Roman" w:cs="Times New Roman"/>
          <w:sz w:val="24"/>
          <w:szCs w:val="24"/>
        </w:rPr>
        <w:t>Department of Community Health Sciences, University of Manitoba, Winnipeg, Manitoba, Canada</w:t>
      </w:r>
    </w:p>
    <w:p w14:paraId="5B5B0C78" w14:textId="0FC04D3A" w:rsidR="0026511C" w:rsidRPr="00033637" w:rsidRDefault="008C7916" w:rsidP="00F31FB2">
      <w:pPr>
        <w:spacing w:line="240" w:lineRule="auto"/>
        <w:rPr>
          <w:rFonts w:ascii="Times New Roman" w:hAnsi="Times New Roman" w:cs="Times New Roman"/>
          <w:sz w:val="24"/>
          <w:szCs w:val="24"/>
        </w:rPr>
      </w:pPr>
      <w:ins w:id="18" w:author="Mohammad Nayeem Hasan" w:date="2024-12-23T01:31:00Z" w16du:dateUtc="2024-12-22T19:31:00Z">
        <w:r w:rsidRPr="00033637">
          <w:rPr>
            <w:rFonts w:ascii="Times New Roman" w:hAnsi="Times New Roman" w:cs="Times New Roman"/>
            <w:sz w:val="24"/>
            <w:szCs w:val="24"/>
          </w:rPr>
          <w:t xml:space="preserve">3. </w:t>
        </w:r>
      </w:ins>
      <w:del w:id="19" w:author="Mohammad Nayeem Hasan" w:date="2024-12-23T01:31:00Z" w16du:dateUtc="2024-12-22T19:31:00Z">
        <w:r w:rsidR="0026511C" w:rsidRPr="00033637" w:rsidDel="008C7916">
          <w:rPr>
            <w:rFonts w:ascii="Times New Roman" w:hAnsi="Times New Roman" w:cs="Times New Roman"/>
            <w:sz w:val="24"/>
            <w:szCs w:val="24"/>
            <w:vertAlign w:val="superscript"/>
          </w:rPr>
          <w:delText>3</w:delText>
        </w:r>
      </w:del>
      <w:r w:rsidR="0026511C" w:rsidRPr="00033637">
        <w:rPr>
          <w:rFonts w:ascii="Times New Roman" w:hAnsi="Times New Roman" w:cs="Times New Roman"/>
          <w:sz w:val="24"/>
          <w:szCs w:val="24"/>
        </w:rPr>
        <w:t>Department of Sociology, Shahjalal University of Science &amp; Technology, Sylhet-3114, Bangladesh.</w:t>
      </w:r>
    </w:p>
    <w:p w14:paraId="4EFA387A" w14:textId="4C1E292B" w:rsidR="0026511C" w:rsidRPr="00033637" w:rsidRDefault="008C7916" w:rsidP="00F31FB2">
      <w:pPr>
        <w:spacing w:line="240" w:lineRule="auto"/>
        <w:rPr>
          <w:rFonts w:ascii="Times New Roman" w:hAnsi="Times New Roman" w:cs="Times New Roman"/>
          <w:sz w:val="24"/>
          <w:szCs w:val="24"/>
        </w:rPr>
      </w:pPr>
      <w:ins w:id="20" w:author="Mohammad Nayeem Hasan" w:date="2024-12-23T01:31:00Z" w16du:dateUtc="2024-12-22T19:31:00Z">
        <w:r w:rsidRPr="00033637">
          <w:rPr>
            <w:rFonts w:ascii="Times New Roman" w:hAnsi="Times New Roman" w:cs="Times New Roman"/>
            <w:sz w:val="24"/>
            <w:szCs w:val="24"/>
          </w:rPr>
          <w:t xml:space="preserve">4. </w:t>
        </w:r>
      </w:ins>
      <w:del w:id="21" w:author="Mohammad Nayeem Hasan" w:date="2024-12-23T01:31:00Z" w16du:dateUtc="2024-12-22T19:31:00Z">
        <w:r w:rsidR="0026511C" w:rsidRPr="00033637" w:rsidDel="008C7916">
          <w:rPr>
            <w:rFonts w:ascii="Times New Roman" w:hAnsi="Times New Roman" w:cs="Times New Roman"/>
            <w:sz w:val="24"/>
            <w:szCs w:val="24"/>
            <w:vertAlign w:val="superscript"/>
          </w:rPr>
          <w:delText>4</w:delText>
        </w:r>
      </w:del>
      <w:r w:rsidR="0026511C" w:rsidRPr="00033637">
        <w:rPr>
          <w:rFonts w:ascii="Times New Roman" w:hAnsi="Times New Roman" w:cs="Times New Roman"/>
          <w:sz w:val="24"/>
          <w:szCs w:val="24"/>
        </w:rPr>
        <w:t>Department of Neurosurgery, University of Florida College of Medicine, Gainesville, FL, USA.</w:t>
      </w:r>
    </w:p>
    <w:p w14:paraId="197031C0" w14:textId="11C6C816" w:rsidR="0026511C" w:rsidRPr="00033637" w:rsidRDefault="008C7916" w:rsidP="00F31FB2">
      <w:pPr>
        <w:spacing w:line="240" w:lineRule="auto"/>
        <w:rPr>
          <w:rFonts w:ascii="Times New Roman" w:hAnsi="Times New Roman" w:cs="Times New Roman"/>
          <w:sz w:val="24"/>
          <w:szCs w:val="24"/>
        </w:rPr>
      </w:pPr>
      <w:ins w:id="22" w:author="Mohammad Nayeem Hasan" w:date="2024-12-23T01:31:00Z" w16du:dateUtc="2024-12-22T19:31:00Z">
        <w:r w:rsidRPr="00033637">
          <w:rPr>
            <w:rFonts w:ascii="Times New Roman" w:hAnsi="Times New Roman" w:cs="Times New Roman"/>
            <w:sz w:val="24"/>
            <w:szCs w:val="24"/>
          </w:rPr>
          <w:t xml:space="preserve">5. </w:t>
        </w:r>
      </w:ins>
      <w:del w:id="23" w:author="Mohammad Nayeem Hasan" w:date="2024-12-23T01:31:00Z" w16du:dateUtc="2024-12-22T19:31:00Z">
        <w:r w:rsidR="0026511C" w:rsidRPr="00033637" w:rsidDel="008C7916">
          <w:rPr>
            <w:rFonts w:ascii="Times New Roman" w:hAnsi="Times New Roman" w:cs="Times New Roman"/>
            <w:sz w:val="24"/>
            <w:szCs w:val="24"/>
            <w:vertAlign w:val="superscript"/>
          </w:rPr>
          <w:delText>5</w:delText>
        </w:r>
      </w:del>
      <w:del w:id="24" w:author="DrJamalUddin" w:date="2024-12-19T22:22:00Z">
        <w:r w:rsidR="0026511C" w:rsidRPr="00033637" w:rsidDel="00727A73">
          <w:rPr>
            <w:rFonts w:ascii="Times New Roman" w:hAnsi="Times New Roman" w:cs="Times New Roman"/>
            <w:sz w:val="24"/>
            <w:szCs w:val="24"/>
          </w:rPr>
          <w:delText>D</w:delText>
        </w:r>
      </w:del>
      <w:del w:id="25" w:author="DrJamalUddin" w:date="2024-12-19T22:21:00Z">
        <w:r w:rsidR="0026511C" w:rsidRPr="00033637" w:rsidDel="00727A73">
          <w:rPr>
            <w:rFonts w:ascii="Times New Roman" w:hAnsi="Times New Roman" w:cs="Times New Roman"/>
            <w:sz w:val="24"/>
            <w:szCs w:val="24"/>
          </w:rPr>
          <w:delText>epartment of General Educational and Development</w:delText>
        </w:r>
      </w:del>
      <w:ins w:id="26" w:author="DrJamalUddin" w:date="2024-12-19T22:21:00Z">
        <w:r w:rsidR="00727A73" w:rsidRPr="00033637">
          <w:rPr>
            <w:rFonts w:ascii="Times New Roman" w:hAnsi="Times New Roman" w:cs="Times New Roman"/>
            <w:sz w:val="24"/>
            <w:szCs w:val="24"/>
          </w:rPr>
          <w:t>Faculty of</w:t>
        </w:r>
      </w:ins>
      <w:ins w:id="27" w:author="DrJamalUddin" w:date="2024-12-19T22:22:00Z">
        <w:r w:rsidR="00727A73" w:rsidRPr="00033637">
          <w:rPr>
            <w:rFonts w:ascii="Times New Roman" w:hAnsi="Times New Roman" w:cs="Times New Roman"/>
            <w:sz w:val="24"/>
            <w:szCs w:val="24"/>
          </w:rPr>
          <w:t xml:space="preserve"> Graduate Studies</w:t>
        </w:r>
      </w:ins>
      <w:r w:rsidR="0026511C" w:rsidRPr="00033637">
        <w:rPr>
          <w:rFonts w:ascii="Times New Roman" w:hAnsi="Times New Roman" w:cs="Times New Roman"/>
          <w:sz w:val="24"/>
          <w:szCs w:val="24"/>
        </w:rPr>
        <w:t>, Daffodil International University, Dhaka, Bangladesh</w:t>
      </w:r>
    </w:p>
    <w:p w14:paraId="570EF5A9" w14:textId="77777777" w:rsidR="00C55EA1" w:rsidRPr="00033637" w:rsidRDefault="00C55EA1" w:rsidP="00F31FB2">
      <w:pPr>
        <w:spacing w:line="240" w:lineRule="auto"/>
        <w:rPr>
          <w:rFonts w:ascii="Times New Roman" w:hAnsi="Times New Roman" w:cs="Times New Roman"/>
          <w:sz w:val="24"/>
          <w:szCs w:val="24"/>
        </w:rPr>
      </w:pPr>
    </w:p>
    <w:p w14:paraId="47698908" w14:textId="77777777" w:rsidR="008968DF" w:rsidRPr="00033637" w:rsidRDefault="0026511C" w:rsidP="00F31FB2">
      <w:pPr>
        <w:spacing w:line="240" w:lineRule="auto"/>
        <w:rPr>
          <w:ins w:id="28" w:author="Mohammad Nayeem Hasan" w:date="2024-12-23T01:31:00Z" w16du:dateUtc="2024-12-22T19:31:00Z"/>
          <w:rFonts w:ascii="Times New Roman" w:hAnsi="Times New Roman" w:cs="Times New Roman"/>
          <w:b/>
          <w:sz w:val="24"/>
          <w:szCs w:val="24"/>
        </w:rPr>
      </w:pPr>
      <w:r w:rsidRPr="00033637">
        <w:rPr>
          <w:rFonts w:ascii="Times New Roman" w:hAnsi="Times New Roman" w:cs="Times New Roman"/>
          <w:b/>
          <w:sz w:val="24"/>
          <w:szCs w:val="24"/>
        </w:rPr>
        <w:t>**Corresponding Author</w:t>
      </w:r>
    </w:p>
    <w:p w14:paraId="1A92E6E8" w14:textId="32ADDD65" w:rsidR="008968DF" w:rsidRPr="00033637" w:rsidRDefault="008968DF" w:rsidP="00F31FB2">
      <w:pPr>
        <w:spacing w:line="240" w:lineRule="auto"/>
        <w:rPr>
          <w:ins w:id="29" w:author="Mohammad Nayeem Hasan" w:date="2024-12-23T01:32:00Z" w16du:dateUtc="2024-12-22T19:32:00Z"/>
          <w:rFonts w:ascii="Times New Roman" w:hAnsi="Times New Roman" w:cs="Times New Roman"/>
          <w:bCs/>
          <w:sz w:val="24"/>
          <w:szCs w:val="24"/>
          <w:rPrChange w:id="30" w:author="Mohammad Nayeem Hasan" w:date="2024-12-23T01:53:00Z" w16du:dateUtc="2024-12-22T19:53:00Z">
            <w:rPr>
              <w:ins w:id="31" w:author="Mohammad Nayeem Hasan" w:date="2024-12-23T01:32:00Z" w16du:dateUtc="2024-12-22T19:32:00Z"/>
              <w:rFonts w:ascii="Times New Roman" w:hAnsi="Times New Roman" w:cs="Times New Roman"/>
              <w:b/>
              <w:sz w:val="24"/>
              <w:szCs w:val="24"/>
            </w:rPr>
          </w:rPrChange>
        </w:rPr>
      </w:pPr>
      <w:ins w:id="32" w:author="Mohammad Nayeem Hasan" w:date="2024-12-23T01:32:00Z" w16du:dateUtc="2024-12-22T19:32:00Z">
        <w:r w:rsidRPr="00033637">
          <w:rPr>
            <w:rFonts w:ascii="Times New Roman" w:hAnsi="Times New Roman" w:cs="Times New Roman"/>
            <w:bCs/>
            <w:sz w:val="24"/>
            <w:szCs w:val="24"/>
            <w:rPrChange w:id="33" w:author="Mohammad Nayeem Hasan" w:date="2024-12-23T01:53:00Z" w16du:dateUtc="2024-12-22T19:53:00Z">
              <w:rPr>
                <w:rFonts w:ascii="Times New Roman" w:hAnsi="Times New Roman" w:cs="Times New Roman"/>
                <w:b/>
                <w:sz w:val="24"/>
                <w:szCs w:val="24"/>
              </w:rPr>
            </w:rPrChange>
          </w:rPr>
          <w:t>Address:</w:t>
        </w:r>
      </w:ins>
    </w:p>
    <w:p w14:paraId="336BE83F" w14:textId="4920BA05" w:rsidR="008968DF" w:rsidRPr="00033637" w:rsidRDefault="0026511C" w:rsidP="00F31FB2">
      <w:pPr>
        <w:spacing w:line="240" w:lineRule="auto"/>
        <w:rPr>
          <w:ins w:id="34" w:author="Mohammad Nayeem Hasan" w:date="2024-12-23T01:32:00Z" w16du:dateUtc="2024-12-22T19:32:00Z"/>
          <w:rFonts w:ascii="Times New Roman" w:hAnsi="Times New Roman" w:cs="Times New Roman"/>
          <w:bCs/>
          <w:sz w:val="24"/>
          <w:szCs w:val="24"/>
        </w:rPr>
      </w:pPr>
      <w:del w:id="35" w:author="Mohammad Nayeem Hasan" w:date="2024-12-23T01:31:00Z" w16du:dateUtc="2024-12-22T19:31:00Z">
        <w:r w:rsidRPr="00033637" w:rsidDel="008968DF">
          <w:rPr>
            <w:rFonts w:ascii="Times New Roman" w:hAnsi="Times New Roman" w:cs="Times New Roman"/>
            <w:bCs/>
            <w:sz w:val="24"/>
            <w:szCs w:val="24"/>
            <w:rPrChange w:id="36" w:author="Mohammad Nayeem Hasan" w:date="2024-12-23T01:53:00Z" w16du:dateUtc="2024-12-22T19:53:00Z">
              <w:rPr>
                <w:rFonts w:ascii="Times New Roman" w:hAnsi="Times New Roman" w:cs="Times New Roman"/>
                <w:b/>
                <w:sz w:val="24"/>
                <w:szCs w:val="24"/>
              </w:rPr>
            </w:rPrChange>
          </w:rPr>
          <w:delText xml:space="preserve">: </w:delText>
        </w:r>
      </w:del>
      <w:r w:rsidRPr="00033637">
        <w:rPr>
          <w:rFonts w:ascii="Times New Roman" w:hAnsi="Times New Roman" w:cs="Times New Roman"/>
          <w:bCs/>
          <w:sz w:val="24"/>
          <w:szCs w:val="24"/>
          <w:rPrChange w:id="37" w:author="Mohammad Nayeem Hasan" w:date="2024-12-23T01:53:00Z" w16du:dateUtc="2024-12-22T19:53:00Z">
            <w:rPr>
              <w:rFonts w:ascii="Times New Roman" w:hAnsi="Times New Roman" w:cs="Times New Roman"/>
              <w:b/>
              <w:sz w:val="24"/>
              <w:szCs w:val="24"/>
            </w:rPr>
          </w:rPrChange>
        </w:rPr>
        <w:t>Md Jamal Uddin</w:t>
      </w:r>
      <w:ins w:id="38" w:author="Mohammad Nayeem Hasan" w:date="2024-12-23T01:32:00Z" w16du:dateUtc="2024-12-22T19:32:00Z">
        <w:r w:rsidR="008968DF" w:rsidRPr="00033637">
          <w:rPr>
            <w:rFonts w:ascii="Times New Roman" w:hAnsi="Times New Roman" w:cs="Times New Roman"/>
            <w:bCs/>
            <w:sz w:val="24"/>
            <w:szCs w:val="24"/>
          </w:rPr>
          <w:t>, Ph.D.</w:t>
        </w:r>
      </w:ins>
      <w:del w:id="39" w:author="Mohammad Nayeem Hasan" w:date="2024-12-23T01:32:00Z" w16du:dateUtc="2024-12-22T19:32:00Z">
        <w:r w:rsidRPr="00033637" w:rsidDel="008968DF">
          <w:rPr>
            <w:rFonts w:ascii="Times New Roman" w:hAnsi="Times New Roman" w:cs="Times New Roman"/>
            <w:bCs/>
            <w:sz w:val="24"/>
            <w:szCs w:val="24"/>
            <w:rPrChange w:id="40" w:author="Mohammad Nayeem Hasan" w:date="2024-12-23T01:53:00Z" w16du:dateUtc="2024-12-22T19:53:00Z">
              <w:rPr>
                <w:rFonts w:ascii="Times New Roman" w:hAnsi="Times New Roman" w:cs="Times New Roman"/>
                <w:b/>
                <w:sz w:val="24"/>
                <w:szCs w:val="24"/>
              </w:rPr>
            </w:rPrChange>
          </w:rPr>
          <w:delText>;</w:delText>
        </w:r>
      </w:del>
    </w:p>
    <w:p w14:paraId="4ACAF7A8" w14:textId="5C45399F" w:rsidR="008968DF" w:rsidRPr="00033637" w:rsidRDefault="008968DF" w:rsidP="00F31FB2">
      <w:pPr>
        <w:spacing w:line="240" w:lineRule="auto"/>
        <w:rPr>
          <w:ins w:id="41" w:author="Mohammad Nayeem Hasan" w:date="2024-12-23T01:32:00Z" w16du:dateUtc="2024-12-22T19:32:00Z"/>
          <w:rFonts w:ascii="Times New Roman" w:hAnsi="Times New Roman" w:cs="Times New Roman"/>
          <w:bCs/>
          <w:sz w:val="24"/>
          <w:szCs w:val="24"/>
        </w:rPr>
      </w:pPr>
      <w:ins w:id="42" w:author="Mohammad Nayeem Hasan" w:date="2024-12-23T01:32:00Z" w16du:dateUtc="2024-12-22T19:32:00Z">
        <w:r w:rsidRPr="00033637">
          <w:rPr>
            <w:rFonts w:ascii="Times New Roman" w:hAnsi="Times New Roman" w:cs="Times New Roman"/>
            <w:bCs/>
            <w:sz w:val="24"/>
            <w:szCs w:val="24"/>
          </w:rPr>
          <w:t xml:space="preserve">Professor, </w:t>
        </w:r>
        <w:r w:rsidRPr="00033637">
          <w:rPr>
            <w:rFonts w:ascii="Times New Roman" w:hAnsi="Times New Roman" w:cs="Times New Roman"/>
            <w:bCs/>
            <w:sz w:val="24"/>
            <w:szCs w:val="24"/>
          </w:rPr>
          <w:t>Department of Statistics, Shahjalal University of Science and Technology, Sylhet-3114, Bangladesh</w:t>
        </w:r>
      </w:ins>
    </w:p>
    <w:p w14:paraId="361B0133" w14:textId="0E39BC64" w:rsidR="008968DF" w:rsidRPr="00033637" w:rsidRDefault="008968DF" w:rsidP="00F31FB2">
      <w:pPr>
        <w:spacing w:line="240" w:lineRule="auto"/>
        <w:rPr>
          <w:ins w:id="43" w:author="Mohammad Nayeem Hasan" w:date="2024-12-23T01:32:00Z" w16du:dateUtc="2024-12-22T19:32:00Z"/>
          <w:rFonts w:ascii="Times New Roman" w:hAnsi="Times New Roman" w:cs="Times New Roman"/>
          <w:bCs/>
          <w:sz w:val="24"/>
          <w:szCs w:val="24"/>
        </w:rPr>
      </w:pPr>
      <w:ins w:id="44" w:author="Mohammad Nayeem Hasan" w:date="2024-12-23T01:32:00Z" w16du:dateUtc="2024-12-22T19:32:00Z">
        <w:r w:rsidRPr="00033637">
          <w:rPr>
            <w:rFonts w:ascii="Times New Roman" w:hAnsi="Times New Roman" w:cs="Times New Roman"/>
            <w:bCs/>
            <w:sz w:val="24"/>
            <w:szCs w:val="24"/>
          </w:rPr>
          <w:t>Phone: +8801716972846</w:t>
        </w:r>
      </w:ins>
    </w:p>
    <w:p w14:paraId="5EE55052" w14:textId="77777777" w:rsidR="00057909" w:rsidRPr="00033637" w:rsidRDefault="008968DF" w:rsidP="00F31FB2">
      <w:pPr>
        <w:spacing w:line="240" w:lineRule="auto"/>
        <w:rPr>
          <w:ins w:id="45" w:author="Mohammad Nayeem Hasan" w:date="2024-12-23T01:33:00Z" w16du:dateUtc="2024-12-22T19:33:00Z"/>
          <w:rFonts w:ascii="Times New Roman" w:hAnsi="Times New Roman" w:cs="Times New Roman"/>
          <w:bCs/>
          <w:sz w:val="24"/>
          <w:szCs w:val="24"/>
        </w:rPr>
      </w:pPr>
      <w:ins w:id="46" w:author="Mohammad Nayeem Hasan" w:date="2024-12-23T01:33:00Z" w16du:dateUtc="2024-12-22T19:33:00Z">
        <w:r w:rsidRPr="00033637">
          <w:rPr>
            <w:rFonts w:ascii="Times New Roman" w:hAnsi="Times New Roman" w:cs="Times New Roman"/>
            <w:bCs/>
            <w:sz w:val="24"/>
            <w:szCs w:val="24"/>
          </w:rPr>
          <w:t xml:space="preserve">Email: </w:t>
        </w:r>
      </w:ins>
      <w:r w:rsidR="0026511C" w:rsidRPr="00033637">
        <w:rPr>
          <w:rFonts w:ascii="Times New Roman" w:hAnsi="Times New Roman" w:cs="Times New Roman"/>
          <w:bCs/>
          <w:sz w:val="24"/>
          <w:szCs w:val="24"/>
          <w:rPrChange w:id="47" w:author="Mohammad Nayeem Hasan" w:date="2024-12-23T01:53:00Z" w16du:dateUtc="2024-12-22T19:53:00Z">
            <w:rPr>
              <w:rFonts w:ascii="Times New Roman" w:hAnsi="Times New Roman" w:cs="Times New Roman"/>
              <w:b/>
              <w:sz w:val="24"/>
              <w:szCs w:val="24"/>
            </w:rPr>
          </w:rPrChange>
        </w:rPr>
        <w:t xml:space="preserve"> </w:t>
      </w:r>
      <w:r w:rsidR="0026511C" w:rsidRPr="00033637">
        <w:rPr>
          <w:rFonts w:ascii="Times New Roman" w:hAnsi="Times New Roman" w:cs="Times New Roman"/>
          <w:bCs/>
          <w:sz w:val="24"/>
          <w:szCs w:val="24"/>
          <w:rPrChange w:id="48" w:author="Mohammad Nayeem Hasan" w:date="2024-12-23T01:53:00Z" w16du:dateUtc="2024-12-22T19:53:00Z">
            <w:rPr/>
          </w:rPrChange>
        </w:rPr>
        <w:fldChar w:fldCharType="begin"/>
      </w:r>
      <w:r w:rsidR="0026511C" w:rsidRPr="00033637">
        <w:rPr>
          <w:rFonts w:ascii="Times New Roman" w:hAnsi="Times New Roman" w:cs="Times New Roman"/>
          <w:bCs/>
          <w:sz w:val="24"/>
          <w:szCs w:val="24"/>
          <w:rPrChange w:id="49" w:author="Mohammad Nayeem Hasan" w:date="2024-12-23T01:53:00Z" w16du:dateUtc="2024-12-22T19:53:00Z">
            <w:rPr/>
          </w:rPrChange>
        </w:rPr>
        <w:instrText>HYPERLINK "mailto:jamal-sta@sust.edu"</w:instrText>
      </w:r>
      <w:r w:rsidR="0026511C" w:rsidRPr="00033637">
        <w:rPr>
          <w:rFonts w:ascii="Times New Roman" w:hAnsi="Times New Roman" w:cs="Times New Roman"/>
          <w:bCs/>
          <w:sz w:val="24"/>
          <w:szCs w:val="24"/>
        </w:rPr>
      </w:r>
      <w:r w:rsidR="0026511C" w:rsidRPr="00033637">
        <w:rPr>
          <w:rFonts w:ascii="Times New Roman" w:hAnsi="Times New Roman" w:cs="Times New Roman"/>
          <w:bCs/>
          <w:sz w:val="24"/>
          <w:szCs w:val="24"/>
          <w:rPrChange w:id="50" w:author="Mohammad Nayeem Hasan" w:date="2024-12-23T01:53:00Z" w16du:dateUtc="2024-12-22T19:53:00Z">
            <w:rPr>
              <w:rStyle w:val="Hyperlink"/>
              <w:rFonts w:ascii="Times New Roman" w:hAnsi="Times New Roman" w:cs="Times New Roman"/>
              <w:b/>
              <w:sz w:val="24"/>
              <w:szCs w:val="24"/>
            </w:rPr>
          </w:rPrChange>
        </w:rPr>
        <w:fldChar w:fldCharType="separate"/>
      </w:r>
      <w:r w:rsidR="0026511C" w:rsidRPr="00033637">
        <w:rPr>
          <w:rStyle w:val="Hyperlink"/>
          <w:rFonts w:ascii="Times New Roman" w:hAnsi="Times New Roman" w:cs="Times New Roman"/>
          <w:bCs/>
          <w:sz w:val="24"/>
          <w:szCs w:val="24"/>
          <w:rPrChange w:id="51" w:author="Mohammad Nayeem Hasan" w:date="2024-12-23T01:53:00Z" w16du:dateUtc="2024-12-22T19:53:00Z">
            <w:rPr>
              <w:rStyle w:val="Hyperlink"/>
              <w:rFonts w:ascii="Times New Roman" w:hAnsi="Times New Roman" w:cs="Times New Roman"/>
              <w:b/>
              <w:sz w:val="24"/>
              <w:szCs w:val="24"/>
            </w:rPr>
          </w:rPrChange>
        </w:rPr>
        <w:t>jamal-sta@sust.edu</w:t>
      </w:r>
      <w:r w:rsidR="0026511C" w:rsidRPr="00033637">
        <w:rPr>
          <w:rStyle w:val="Hyperlink"/>
          <w:rFonts w:ascii="Times New Roman" w:hAnsi="Times New Roman" w:cs="Times New Roman"/>
          <w:bCs/>
          <w:sz w:val="24"/>
          <w:szCs w:val="24"/>
          <w:rPrChange w:id="52" w:author="Mohammad Nayeem Hasan" w:date="2024-12-23T01:53:00Z" w16du:dateUtc="2024-12-22T19:53:00Z">
            <w:rPr>
              <w:rStyle w:val="Hyperlink"/>
              <w:rFonts w:ascii="Times New Roman" w:hAnsi="Times New Roman" w:cs="Times New Roman"/>
              <w:b/>
              <w:sz w:val="24"/>
              <w:szCs w:val="24"/>
            </w:rPr>
          </w:rPrChange>
        </w:rPr>
        <w:fldChar w:fldCharType="end"/>
      </w:r>
      <w:r w:rsidR="0026511C" w:rsidRPr="00033637">
        <w:rPr>
          <w:rFonts w:ascii="Times New Roman" w:hAnsi="Times New Roman" w:cs="Times New Roman"/>
          <w:bCs/>
          <w:sz w:val="24"/>
          <w:szCs w:val="24"/>
          <w:rPrChange w:id="53" w:author="Mohammad Nayeem Hasan" w:date="2024-12-23T01:53:00Z" w16du:dateUtc="2024-12-22T19:53:00Z">
            <w:rPr>
              <w:rFonts w:ascii="Times New Roman" w:hAnsi="Times New Roman" w:cs="Times New Roman"/>
              <w:b/>
              <w:sz w:val="24"/>
              <w:szCs w:val="24"/>
            </w:rPr>
          </w:rPrChange>
        </w:rPr>
        <w:t xml:space="preserve">; </w:t>
      </w:r>
      <w:del w:id="54" w:author="Mohammad Nayeem Hasan" w:date="2024-12-23T01:32:00Z" w16du:dateUtc="2024-12-22T19:32:00Z">
        <w:r w:rsidR="0026511C" w:rsidRPr="00033637" w:rsidDel="008968DF">
          <w:rPr>
            <w:rFonts w:ascii="Times New Roman" w:hAnsi="Times New Roman" w:cs="Times New Roman"/>
            <w:bCs/>
            <w:sz w:val="24"/>
            <w:szCs w:val="24"/>
            <w:rPrChange w:id="55" w:author="Mohammad Nayeem Hasan" w:date="2024-12-23T01:53:00Z" w16du:dateUtc="2024-12-22T19:53:00Z">
              <w:rPr>
                <w:rFonts w:ascii="Times New Roman" w:hAnsi="Times New Roman" w:cs="Times New Roman"/>
                <w:b/>
                <w:sz w:val="24"/>
                <w:szCs w:val="24"/>
              </w:rPr>
            </w:rPrChange>
          </w:rPr>
          <w:delText>Department of Statistics, Shahjalal University of Science and Technology, Sylhet-3114, Bangladesh</w:delText>
        </w:r>
      </w:del>
    </w:p>
    <w:p w14:paraId="721A9A5D" w14:textId="1CC2CFA6" w:rsidR="00242B54" w:rsidRPr="00033637" w:rsidRDefault="00057909" w:rsidP="00F31FB2">
      <w:pPr>
        <w:spacing w:line="240" w:lineRule="auto"/>
        <w:rPr>
          <w:rFonts w:ascii="Times New Roman" w:hAnsi="Times New Roman" w:cs="Times New Roman"/>
          <w:bCs/>
          <w:sz w:val="24"/>
          <w:szCs w:val="24"/>
          <w:rPrChange w:id="56" w:author="Mohammad Nayeem Hasan" w:date="2024-12-23T01:53:00Z" w16du:dateUtc="2024-12-22T19:53:00Z">
            <w:rPr>
              <w:rFonts w:ascii="Times New Roman" w:hAnsi="Times New Roman" w:cs="Times New Roman"/>
              <w:b/>
              <w:sz w:val="24"/>
              <w:szCs w:val="24"/>
            </w:rPr>
          </w:rPrChange>
        </w:rPr>
      </w:pPr>
      <w:ins w:id="57" w:author="Mohammad Nayeem Hasan" w:date="2024-12-23T01:33:00Z" w16du:dateUtc="2024-12-22T19:33:00Z">
        <w:r w:rsidRPr="00033637">
          <w:rPr>
            <w:rFonts w:ascii="Times New Roman" w:hAnsi="Times New Roman" w:cs="Times New Roman"/>
            <w:b/>
            <w:sz w:val="24"/>
            <w:szCs w:val="24"/>
            <w:rPrChange w:id="58" w:author="Mohammad Nayeem Hasan" w:date="2024-12-23T01:53:00Z" w16du:dateUtc="2024-12-22T19:53:00Z">
              <w:rPr>
                <w:rFonts w:ascii="Times New Roman" w:hAnsi="Times New Roman" w:cs="Times New Roman"/>
                <w:bCs/>
                <w:sz w:val="24"/>
                <w:szCs w:val="24"/>
              </w:rPr>
            </w:rPrChange>
          </w:rPr>
          <w:t>ORCID ID:</w:t>
        </w:r>
        <w:r w:rsidRPr="00033637">
          <w:rPr>
            <w:rFonts w:ascii="Times New Roman" w:hAnsi="Times New Roman" w:cs="Times New Roman"/>
            <w:bCs/>
            <w:sz w:val="24"/>
            <w:szCs w:val="24"/>
          </w:rPr>
          <w:t xml:space="preserve"> </w:t>
        </w:r>
      </w:ins>
      <w:del w:id="59" w:author="Mohammad Nayeem Hasan" w:date="2024-11-05T13:45:00Z">
        <w:r w:rsidR="0026511C" w:rsidRPr="00033637" w:rsidDel="00172E7A">
          <w:rPr>
            <w:rFonts w:ascii="Times New Roman" w:hAnsi="Times New Roman" w:cs="Times New Roman"/>
            <w:bCs/>
            <w:sz w:val="24"/>
            <w:szCs w:val="24"/>
            <w:rPrChange w:id="60" w:author="Mohammad Nayeem Hasan" w:date="2024-12-23T01:53:00Z" w16du:dateUtc="2024-12-22T19:53:00Z">
              <w:rPr>
                <w:rFonts w:ascii="Times New Roman" w:hAnsi="Times New Roman" w:cs="Times New Roman"/>
                <w:b/>
                <w:sz w:val="24"/>
                <w:szCs w:val="24"/>
              </w:rPr>
            </w:rPrChange>
          </w:rPr>
          <w:delText>.</w:delText>
        </w:r>
      </w:del>
      <w:ins w:id="61" w:author="Mohammad Nayeem Hasan" w:date="2024-11-05T05:06:00Z">
        <w:r w:rsidR="00242B54" w:rsidRPr="00033637">
          <w:rPr>
            <w:rFonts w:ascii="Times New Roman" w:hAnsi="Times New Roman" w:cs="Times New Roman"/>
            <w:bCs/>
            <w:sz w:val="24"/>
            <w:szCs w:val="24"/>
            <w:rPrChange w:id="62" w:author="Mohammad Nayeem Hasan" w:date="2024-12-23T01:53:00Z" w16du:dateUtc="2024-12-22T19:53:00Z">
              <w:rPr>
                <w:rFonts w:ascii="Times New Roman" w:hAnsi="Times New Roman" w:cs="Times New Roman"/>
                <w:b/>
                <w:sz w:val="24"/>
                <w:szCs w:val="24"/>
              </w:rPr>
            </w:rPrChange>
          </w:rPr>
          <w:t>https://orcid.org/0000-0002-8360-3274</w:t>
        </w:r>
      </w:ins>
    </w:p>
    <w:p w14:paraId="15ED1FBD" w14:textId="77777777" w:rsidR="00097768" w:rsidRPr="00033637" w:rsidRDefault="00097768" w:rsidP="00F31FB2">
      <w:pPr>
        <w:spacing w:line="240" w:lineRule="auto"/>
        <w:rPr>
          <w:ins w:id="63" w:author="Mohammad Nayeem Hasan" w:date="2024-12-23T01:34:00Z" w16du:dateUtc="2024-12-22T19:34:00Z"/>
          <w:rFonts w:ascii="Times New Roman" w:hAnsi="Times New Roman" w:cs="Times New Roman"/>
          <w:b/>
          <w:sz w:val="24"/>
          <w:szCs w:val="24"/>
        </w:rPr>
      </w:pPr>
    </w:p>
    <w:p w14:paraId="1C354B9F" w14:textId="0890409D" w:rsidR="00C55EA1" w:rsidRPr="00033637" w:rsidRDefault="00097768" w:rsidP="00F31FB2">
      <w:pPr>
        <w:spacing w:line="240" w:lineRule="auto"/>
        <w:rPr>
          <w:ins w:id="64" w:author="Mohammad Nayeem Hasan" w:date="2024-12-23T01:34:00Z" w16du:dateUtc="2024-12-22T19:34:00Z"/>
          <w:rFonts w:ascii="Times New Roman" w:hAnsi="Times New Roman" w:cs="Times New Roman"/>
          <w:b/>
          <w:sz w:val="24"/>
          <w:szCs w:val="24"/>
        </w:rPr>
      </w:pPr>
      <w:ins w:id="65" w:author="Mohammad Nayeem Hasan" w:date="2024-12-23T01:34:00Z" w16du:dateUtc="2024-12-22T19:34:00Z">
        <w:r w:rsidRPr="00033637">
          <w:rPr>
            <w:rFonts w:ascii="Times New Roman" w:hAnsi="Times New Roman" w:cs="Times New Roman"/>
            <w:b/>
            <w:sz w:val="24"/>
            <w:szCs w:val="24"/>
          </w:rPr>
          <w:t xml:space="preserve">Lead Author’s ORCID ID: </w:t>
        </w:r>
        <w:r w:rsidRPr="00033637">
          <w:rPr>
            <w:rFonts w:ascii="Times New Roman" w:hAnsi="Times New Roman" w:cs="Times New Roman"/>
            <w:b/>
            <w:sz w:val="24"/>
            <w:szCs w:val="24"/>
          </w:rPr>
          <w:fldChar w:fldCharType="begin"/>
        </w:r>
        <w:r w:rsidRPr="00033637">
          <w:rPr>
            <w:rFonts w:ascii="Times New Roman" w:hAnsi="Times New Roman" w:cs="Times New Roman"/>
            <w:b/>
            <w:sz w:val="24"/>
            <w:szCs w:val="24"/>
          </w:rPr>
          <w:instrText>HYPERLINK "</w:instrText>
        </w:r>
        <w:r w:rsidRPr="00033637">
          <w:rPr>
            <w:rFonts w:ascii="Times New Roman" w:hAnsi="Times New Roman" w:cs="Times New Roman"/>
            <w:b/>
            <w:sz w:val="24"/>
            <w:szCs w:val="24"/>
          </w:rPr>
          <w:instrText>https://orcid.org/0000-0002-1706-5615</w:instrText>
        </w:r>
        <w:r w:rsidRPr="00033637">
          <w:rPr>
            <w:rFonts w:ascii="Times New Roman" w:hAnsi="Times New Roman" w:cs="Times New Roman"/>
            <w:b/>
            <w:sz w:val="24"/>
            <w:szCs w:val="24"/>
          </w:rPr>
          <w:instrText>"</w:instrText>
        </w:r>
        <w:r w:rsidRPr="00033637">
          <w:rPr>
            <w:rFonts w:ascii="Times New Roman" w:hAnsi="Times New Roman" w:cs="Times New Roman"/>
            <w:b/>
            <w:sz w:val="24"/>
            <w:szCs w:val="24"/>
          </w:rPr>
          <w:fldChar w:fldCharType="separate"/>
        </w:r>
        <w:r w:rsidRPr="00033637">
          <w:rPr>
            <w:rStyle w:val="Hyperlink"/>
            <w:rFonts w:ascii="Times New Roman" w:hAnsi="Times New Roman" w:cs="Times New Roman"/>
            <w:b/>
            <w:sz w:val="24"/>
            <w:szCs w:val="24"/>
          </w:rPr>
          <w:t>https://orcid.org/</w:t>
        </w:r>
      </w:ins>
      <w:ins w:id="66" w:author="Mohammad Nayeem Hasan" w:date="2024-12-23T01:35:00Z" w16du:dateUtc="2024-12-22T19:35:00Z">
        <w:r w:rsidR="00A25E68" w:rsidRPr="00033637">
          <w:rPr>
            <w:rStyle w:val="Hyperlink"/>
            <w:rFonts w:ascii="Times New Roman" w:hAnsi="Times New Roman" w:cs="Times New Roman"/>
            <w:b/>
            <w:sz w:val="24"/>
            <w:szCs w:val="24"/>
          </w:rPr>
          <w:t>000-0002-2383-0459</w:t>
        </w:r>
      </w:ins>
      <w:ins w:id="67" w:author="Mohammad Nayeem Hasan" w:date="2024-12-23T01:34:00Z" w16du:dateUtc="2024-12-22T19:34:00Z">
        <w:r w:rsidRPr="00033637">
          <w:rPr>
            <w:rFonts w:ascii="Times New Roman" w:hAnsi="Times New Roman" w:cs="Times New Roman"/>
            <w:b/>
            <w:sz w:val="24"/>
            <w:szCs w:val="24"/>
          </w:rPr>
          <w:fldChar w:fldCharType="end"/>
        </w:r>
      </w:ins>
    </w:p>
    <w:p w14:paraId="04CEEF58" w14:textId="77777777" w:rsidR="00097768" w:rsidRPr="00033637" w:rsidRDefault="00097768" w:rsidP="00F31FB2">
      <w:pPr>
        <w:spacing w:line="240" w:lineRule="auto"/>
        <w:rPr>
          <w:ins w:id="68" w:author="Mohammad Nayeem Hasan" w:date="2024-12-23T01:36:00Z" w16du:dateUtc="2024-12-22T19:36:00Z"/>
          <w:rFonts w:ascii="Times New Roman" w:hAnsi="Times New Roman" w:cs="Times New Roman"/>
          <w:b/>
          <w:sz w:val="24"/>
          <w:szCs w:val="24"/>
        </w:rPr>
      </w:pPr>
    </w:p>
    <w:p w14:paraId="746D8051" w14:textId="77777777" w:rsidR="0066282E" w:rsidRPr="00033637" w:rsidRDefault="0066282E" w:rsidP="00F31FB2">
      <w:pPr>
        <w:spacing w:line="240" w:lineRule="auto"/>
        <w:rPr>
          <w:ins w:id="69" w:author="Mohammad Nayeem Hasan" w:date="2024-12-23T01:36:00Z" w16du:dateUtc="2024-12-22T19:36:00Z"/>
          <w:rFonts w:ascii="Times New Roman" w:hAnsi="Times New Roman" w:cs="Times New Roman"/>
          <w:b/>
          <w:sz w:val="24"/>
          <w:szCs w:val="24"/>
        </w:rPr>
        <w:pPrChange w:id="70" w:author="Mohammad Nayeem Hasan" w:date="2024-12-23T01:38:00Z" w16du:dateUtc="2024-12-22T19:38:00Z">
          <w:pPr/>
        </w:pPrChange>
      </w:pPr>
      <w:ins w:id="71" w:author="Mohammad Nayeem Hasan" w:date="2024-12-23T01:36:00Z" w16du:dateUtc="2024-12-22T19:36:00Z">
        <w:r w:rsidRPr="00033637">
          <w:rPr>
            <w:rFonts w:ascii="Times New Roman" w:hAnsi="Times New Roman" w:cs="Times New Roman"/>
            <w:b/>
            <w:sz w:val="24"/>
            <w:szCs w:val="24"/>
          </w:rPr>
          <w:t>Acknowledgments</w:t>
        </w:r>
      </w:ins>
    </w:p>
    <w:p w14:paraId="0BCA03E2" w14:textId="08679EA7" w:rsidR="0066282E" w:rsidRPr="00033637" w:rsidRDefault="0066282E" w:rsidP="00F31FB2">
      <w:pPr>
        <w:spacing w:line="240" w:lineRule="auto"/>
        <w:rPr>
          <w:ins w:id="72" w:author="Mohammad Nayeem Hasan" w:date="2024-12-23T01:36:00Z" w16du:dateUtc="2024-12-22T19:36:00Z"/>
          <w:rFonts w:ascii="Times New Roman" w:hAnsi="Times New Roman" w:cs="Times New Roman"/>
          <w:sz w:val="24"/>
          <w:szCs w:val="24"/>
          <w:rPrChange w:id="73" w:author="Mohammad Nayeem Hasan" w:date="2024-12-23T01:53:00Z" w16du:dateUtc="2024-12-22T19:53:00Z">
            <w:rPr>
              <w:ins w:id="74" w:author="Mohammad Nayeem Hasan" w:date="2024-12-23T01:36:00Z" w16du:dateUtc="2024-12-22T19:36:00Z"/>
              <w:rFonts w:ascii="Times New Roman" w:hAnsi="Times New Roman" w:cs="Times New Roman"/>
              <w:b/>
              <w:sz w:val="24"/>
              <w:szCs w:val="24"/>
            </w:rPr>
          </w:rPrChange>
        </w:rPr>
      </w:pPr>
      <w:ins w:id="75" w:author="Mohammad Nayeem Hasan" w:date="2024-12-23T01:36:00Z" w16du:dateUtc="2024-12-22T19:36:00Z">
        <w:r w:rsidRPr="00033637">
          <w:rPr>
            <w:rFonts w:ascii="Times New Roman" w:hAnsi="Times New Roman" w:cs="Times New Roman"/>
            <w:sz w:val="24"/>
            <w:szCs w:val="24"/>
          </w:rPr>
          <w:t>We acknowledge UNICEF and the Bangladesh Bureau of Statistics for allowing us to use the data.</w:t>
        </w:r>
      </w:ins>
    </w:p>
    <w:p w14:paraId="08DFA109" w14:textId="77777777" w:rsidR="0066282E" w:rsidRPr="00033637" w:rsidRDefault="0066282E" w:rsidP="00F31FB2">
      <w:pPr>
        <w:spacing w:line="480" w:lineRule="auto"/>
        <w:rPr>
          <w:rFonts w:ascii="Times New Roman" w:hAnsi="Times New Roman" w:cs="Times New Roman"/>
          <w:b/>
          <w:sz w:val="24"/>
          <w:szCs w:val="24"/>
        </w:rPr>
        <w:pPrChange w:id="76" w:author="Mohammad Nayeem Hasan" w:date="2024-12-23T01:38:00Z" w16du:dateUtc="2024-12-22T19:38:00Z">
          <w:pPr>
            <w:spacing w:line="240" w:lineRule="auto"/>
          </w:pPr>
        </w:pPrChange>
      </w:pPr>
    </w:p>
    <w:p w14:paraId="327EA7F5" w14:textId="1AE2A3DB" w:rsidR="00C55EA1" w:rsidRPr="00033637" w:rsidDel="002F7C0D" w:rsidRDefault="00C55EA1" w:rsidP="00F31FB2">
      <w:pPr>
        <w:spacing w:line="480" w:lineRule="auto"/>
        <w:rPr>
          <w:del w:id="77" w:author="Mohammad Nayeem Hasan" w:date="2024-11-05T13:37:00Z"/>
          <w:rFonts w:ascii="Times New Roman" w:hAnsi="Times New Roman" w:cs="Times New Roman"/>
          <w:b/>
          <w:sz w:val="24"/>
          <w:szCs w:val="24"/>
        </w:rPr>
        <w:pPrChange w:id="78" w:author="Mohammad Nayeem Hasan" w:date="2024-12-23T01:38:00Z" w16du:dateUtc="2024-12-22T19:38:00Z">
          <w:pPr>
            <w:spacing w:line="480" w:lineRule="auto"/>
          </w:pPr>
        </w:pPrChange>
      </w:pPr>
      <w:del w:id="79" w:author="Mohammad Nayeem Hasan" w:date="2024-11-05T13:37:00Z">
        <w:r w:rsidRPr="00033637" w:rsidDel="002F7C0D">
          <w:rPr>
            <w:rFonts w:ascii="Times New Roman" w:hAnsi="Times New Roman" w:cs="Times New Roman"/>
            <w:b/>
            <w:sz w:val="24"/>
            <w:szCs w:val="24"/>
          </w:rPr>
          <w:delText>Author Contributions</w:delText>
        </w:r>
      </w:del>
    </w:p>
    <w:p w14:paraId="534C55A6" w14:textId="34B1DA5E" w:rsidR="00C55EA1" w:rsidRPr="00033637" w:rsidDel="002F7C0D" w:rsidRDefault="00C55EA1" w:rsidP="00F31FB2">
      <w:pPr>
        <w:spacing w:line="480" w:lineRule="auto"/>
        <w:rPr>
          <w:del w:id="80" w:author="Mohammad Nayeem Hasan" w:date="2024-11-05T13:37:00Z"/>
          <w:rFonts w:ascii="Times New Roman" w:hAnsi="Times New Roman" w:cs="Times New Roman"/>
          <w:sz w:val="24"/>
          <w:szCs w:val="24"/>
        </w:rPr>
        <w:pPrChange w:id="81" w:author="Mohammad Nayeem Hasan" w:date="2024-12-23T01:38:00Z" w16du:dateUtc="2024-12-22T19:38:00Z">
          <w:pPr>
            <w:spacing w:line="480" w:lineRule="auto"/>
          </w:pPr>
        </w:pPrChange>
      </w:pPr>
      <w:del w:id="82" w:author="Mohammad Nayeem Hasan" w:date="2024-11-05T13:37:00Z">
        <w:r w:rsidRPr="00033637" w:rsidDel="002F7C0D">
          <w:rPr>
            <w:rFonts w:ascii="Times New Roman" w:hAnsi="Times New Roman" w:cs="Times New Roman"/>
            <w:sz w:val="24"/>
            <w:szCs w:val="24"/>
          </w:rPr>
          <w:delText xml:space="preserve">MNH, MNS, MFA, SM, MABC, and MJU conceptualization, data curation, formal analysis, investigation, methodology, project administration, software, supervision, validation, visualization, roles/writing - original draft, writing - review </w:delText>
        </w:r>
        <w:r w:rsidRPr="00033637" w:rsidDel="002F7C0D">
          <w:rPr>
            <w:rFonts w:ascii="Times New Roman" w:hAnsi="Times New Roman" w:cs="Times New Roman"/>
            <w:color w:val="313131"/>
            <w:sz w:val="24"/>
            <w:szCs w:val="24"/>
            <w:shd w:val="clear" w:color="auto" w:fill="FFFFFF"/>
          </w:rPr>
          <w:delText>and</w:delText>
        </w:r>
        <w:r w:rsidRPr="00033637" w:rsidDel="002F7C0D">
          <w:rPr>
            <w:rFonts w:ascii="Times New Roman" w:hAnsi="Times New Roman" w:cs="Times New Roman"/>
            <w:sz w:val="24"/>
            <w:szCs w:val="24"/>
          </w:rPr>
          <w:delText xml:space="preserve"> editing.</w:delText>
        </w:r>
      </w:del>
    </w:p>
    <w:p w14:paraId="786C9AE0" w14:textId="45DB064A" w:rsidR="00C55EA1" w:rsidRPr="00033637" w:rsidDel="002F7C0D" w:rsidRDefault="00C55EA1" w:rsidP="00F31FB2">
      <w:pPr>
        <w:spacing w:line="480" w:lineRule="auto"/>
        <w:rPr>
          <w:del w:id="83" w:author="Mohammad Nayeem Hasan" w:date="2024-11-05T13:37:00Z"/>
          <w:rFonts w:ascii="Times New Roman" w:hAnsi="Times New Roman" w:cs="Times New Roman"/>
          <w:b/>
          <w:sz w:val="24"/>
          <w:szCs w:val="24"/>
        </w:rPr>
        <w:pPrChange w:id="84" w:author="Mohammad Nayeem Hasan" w:date="2024-12-23T01:38:00Z" w16du:dateUtc="2024-12-22T19:38:00Z">
          <w:pPr/>
        </w:pPrChange>
      </w:pPr>
      <w:del w:id="85" w:author="Mohammad Nayeem Hasan" w:date="2024-11-05T13:37:00Z">
        <w:r w:rsidRPr="00033637" w:rsidDel="002F7C0D">
          <w:rPr>
            <w:rFonts w:ascii="Times New Roman" w:hAnsi="Times New Roman" w:cs="Times New Roman"/>
            <w:b/>
            <w:sz w:val="24"/>
            <w:szCs w:val="24"/>
          </w:rPr>
          <w:delText>Acknowledgments</w:delText>
        </w:r>
      </w:del>
    </w:p>
    <w:p w14:paraId="797E7064" w14:textId="0908580D" w:rsidR="00C55EA1" w:rsidRPr="00033637" w:rsidDel="002F7C0D" w:rsidRDefault="00C55EA1" w:rsidP="00F31FB2">
      <w:pPr>
        <w:spacing w:line="480" w:lineRule="auto"/>
        <w:rPr>
          <w:del w:id="86" w:author="Mohammad Nayeem Hasan" w:date="2024-11-05T13:37:00Z"/>
          <w:rFonts w:ascii="Times New Roman" w:hAnsi="Times New Roman" w:cs="Times New Roman"/>
          <w:sz w:val="24"/>
          <w:szCs w:val="24"/>
        </w:rPr>
        <w:pPrChange w:id="87" w:author="Mohammad Nayeem Hasan" w:date="2024-12-23T01:38:00Z" w16du:dateUtc="2024-12-22T19:38:00Z">
          <w:pPr>
            <w:spacing w:line="480" w:lineRule="auto"/>
          </w:pPr>
        </w:pPrChange>
      </w:pPr>
      <w:del w:id="88" w:author="Mohammad Nayeem Hasan" w:date="2024-11-05T13:37:00Z">
        <w:r w:rsidRPr="00033637" w:rsidDel="002F7C0D">
          <w:rPr>
            <w:rFonts w:ascii="Times New Roman" w:hAnsi="Times New Roman" w:cs="Times New Roman"/>
            <w:sz w:val="24"/>
            <w:szCs w:val="24"/>
          </w:rPr>
          <w:delText>We acknowledge UNICEF and the Bangladesh Bureau of Statistics for allowing us to use the data.</w:delText>
        </w:r>
      </w:del>
    </w:p>
    <w:p w14:paraId="11668359" w14:textId="06AC43E4" w:rsidR="00C55EA1" w:rsidRPr="00033637" w:rsidDel="002F7C0D" w:rsidRDefault="00C55EA1" w:rsidP="00F31FB2">
      <w:pPr>
        <w:spacing w:line="480" w:lineRule="auto"/>
        <w:rPr>
          <w:del w:id="89" w:author="Mohammad Nayeem Hasan" w:date="2024-11-05T13:37:00Z"/>
          <w:rFonts w:ascii="Times New Roman" w:hAnsi="Times New Roman" w:cs="Times New Roman"/>
          <w:b/>
          <w:bCs/>
          <w:sz w:val="24"/>
          <w:szCs w:val="24"/>
        </w:rPr>
        <w:pPrChange w:id="90" w:author="Mohammad Nayeem Hasan" w:date="2024-12-23T01:38:00Z" w16du:dateUtc="2024-12-22T19:38:00Z">
          <w:pPr>
            <w:spacing w:line="480" w:lineRule="auto"/>
          </w:pPr>
        </w:pPrChange>
      </w:pPr>
      <w:del w:id="91" w:author="Mohammad Nayeem Hasan" w:date="2024-11-05T13:37:00Z">
        <w:r w:rsidRPr="00033637" w:rsidDel="002F7C0D">
          <w:rPr>
            <w:rFonts w:ascii="Times New Roman" w:hAnsi="Times New Roman" w:cs="Times New Roman"/>
            <w:b/>
            <w:bCs/>
            <w:sz w:val="24"/>
            <w:szCs w:val="24"/>
          </w:rPr>
          <w:delText>Funding</w:delText>
        </w:r>
      </w:del>
    </w:p>
    <w:p w14:paraId="24C9B929" w14:textId="569A10B7" w:rsidR="00C55EA1" w:rsidRPr="00033637" w:rsidDel="002F7C0D" w:rsidRDefault="00C55EA1" w:rsidP="00F31FB2">
      <w:pPr>
        <w:spacing w:line="480" w:lineRule="auto"/>
        <w:rPr>
          <w:del w:id="92" w:author="Mohammad Nayeem Hasan" w:date="2024-11-05T13:37:00Z"/>
          <w:rFonts w:ascii="Times New Roman" w:hAnsi="Times New Roman" w:cs="Times New Roman"/>
          <w:sz w:val="24"/>
          <w:szCs w:val="24"/>
        </w:rPr>
        <w:pPrChange w:id="93" w:author="Mohammad Nayeem Hasan" w:date="2024-12-23T01:38:00Z" w16du:dateUtc="2024-12-22T19:38:00Z">
          <w:pPr>
            <w:spacing w:line="480" w:lineRule="auto"/>
          </w:pPr>
        </w:pPrChange>
      </w:pPr>
      <w:del w:id="94" w:author="Mohammad Nayeem Hasan" w:date="2024-11-05T13:37:00Z">
        <w:r w:rsidRPr="00033637" w:rsidDel="002F7C0D">
          <w:rPr>
            <w:rFonts w:ascii="Times New Roman" w:hAnsi="Times New Roman" w:cs="Times New Roman"/>
            <w:sz w:val="24"/>
            <w:szCs w:val="24"/>
          </w:rPr>
          <w:delText>This research did not receive any specific grant from funding agencies in the public, commercial, or not-for-profit sectors.</w:delText>
        </w:r>
      </w:del>
    </w:p>
    <w:p w14:paraId="332BD44B" w14:textId="67DE0869" w:rsidR="00C55EA1" w:rsidRPr="00033637" w:rsidDel="002F7C0D" w:rsidRDefault="00C55EA1" w:rsidP="00F31FB2">
      <w:pPr>
        <w:spacing w:line="480" w:lineRule="auto"/>
        <w:rPr>
          <w:del w:id="95" w:author="Mohammad Nayeem Hasan" w:date="2024-11-05T13:37:00Z"/>
          <w:rFonts w:ascii="Times New Roman" w:hAnsi="Times New Roman" w:cs="Times New Roman"/>
          <w:b/>
          <w:sz w:val="24"/>
          <w:szCs w:val="24"/>
        </w:rPr>
        <w:pPrChange w:id="96" w:author="Mohammad Nayeem Hasan" w:date="2024-12-23T01:38:00Z" w16du:dateUtc="2024-12-22T19:38:00Z">
          <w:pPr>
            <w:spacing w:line="480" w:lineRule="auto"/>
          </w:pPr>
        </w:pPrChange>
      </w:pPr>
      <w:del w:id="97" w:author="Mohammad Nayeem Hasan" w:date="2024-11-05T13:37:00Z">
        <w:r w:rsidRPr="00033637" w:rsidDel="002F7C0D">
          <w:rPr>
            <w:rFonts w:ascii="Times New Roman" w:hAnsi="Times New Roman" w:cs="Times New Roman"/>
            <w:b/>
            <w:sz w:val="24"/>
            <w:szCs w:val="24"/>
          </w:rPr>
          <w:delText>Conflicts of interest</w:delText>
        </w:r>
      </w:del>
    </w:p>
    <w:p w14:paraId="45539945" w14:textId="294FE046" w:rsidR="00C55EA1" w:rsidRPr="00033637" w:rsidDel="002F7C0D" w:rsidRDefault="00C55EA1" w:rsidP="00F31FB2">
      <w:pPr>
        <w:spacing w:line="480" w:lineRule="auto"/>
        <w:rPr>
          <w:del w:id="98" w:author="Mohammad Nayeem Hasan" w:date="2024-11-05T13:37:00Z"/>
          <w:rFonts w:ascii="Times New Roman" w:hAnsi="Times New Roman" w:cs="Times New Roman"/>
          <w:sz w:val="24"/>
          <w:szCs w:val="24"/>
        </w:rPr>
        <w:pPrChange w:id="99" w:author="Mohammad Nayeem Hasan" w:date="2024-12-23T01:38:00Z" w16du:dateUtc="2024-12-22T19:38:00Z">
          <w:pPr>
            <w:spacing w:line="480" w:lineRule="auto"/>
          </w:pPr>
        </w:pPrChange>
      </w:pPr>
      <w:del w:id="100" w:author="Mohammad Nayeem Hasan" w:date="2024-11-05T13:37:00Z">
        <w:r w:rsidRPr="00033637" w:rsidDel="002F7C0D">
          <w:rPr>
            <w:rFonts w:ascii="Times New Roman" w:hAnsi="Times New Roman" w:cs="Times New Roman"/>
            <w:sz w:val="24"/>
            <w:szCs w:val="24"/>
          </w:rPr>
          <w:delText>No potential conflict of interest was reported by the authors.</w:delText>
        </w:r>
      </w:del>
    </w:p>
    <w:p w14:paraId="62CFE102" w14:textId="6EE3A2A5" w:rsidR="00C55EA1" w:rsidRPr="00033637" w:rsidDel="002F7C0D" w:rsidRDefault="00C55EA1" w:rsidP="00F31FB2">
      <w:pPr>
        <w:spacing w:line="480" w:lineRule="auto"/>
        <w:rPr>
          <w:del w:id="101" w:author="Mohammad Nayeem Hasan" w:date="2024-11-05T13:37:00Z"/>
          <w:rFonts w:ascii="Times New Roman" w:hAnsi="Times New Roman" w:cs="Times New Roman"/>
          <w:b/>
          <w:sz w:val="24"/>
          <w:szCs w:val="24"/>
        </w:rPr>
        <w:pPrChange w:id="102" w:author="Mohammad Nayeem Hasan" w:date="2024-12-23T01:38:00Z" w16du:dateUtc="2024-12-22T19:38:00Z">
          <w:pPr>
            <w:spacing w:line="480" w:lineRule="auto"/>
          </w:pPr>
        </w:pPrChange>
      </w:pPr>
      <w:del w:id="103" w:author="Mohammad Nayeem Hasan" w:date="2024-11-05T13:37:00Z">
        <w:r w:rsidRPr="00033637" w:rsidDel="002F7C0D">
          <w:rPr>
            <w:rFonts w:ascii="Times New Roman" w:hAnsi="Times New Roman" w:cs="Times New Roman"/>
            <w:b/>
            <w:sz w:val="24"/>
            <w:szCs w:val="24"/>
          </w:rPr>
          <w:delText>Ethical consent</w:delText>
        </w:r>
      </w:del>
    </w:p>
    <w:p w14:paraId="1C45519E" w14:textId="49C6FA8D" w:rsidR="00242B54" w:rsidRPr="00033637" w:rsidDel="00242B54" w:rsidRDefault="00C55EA1" w:rsidP="00F31FB2">
      <w:pPr>
        <w:spacing w:line="480" w:lineRule="auto"/>
        <w:rPr>
          <w:del w:id="104" w:author="Mohammad Nayeem Hasan" w:date="2024-11-05T05:00:00Z"/>
          <w:rFonts w:ascii="Times New Roman" w:hAnsi="Times New Roman" w:cs="Times New Roman"/>
          <w:sz w:val="24"/>
          <w:szCs w:val="24"/>
        </w:rPr>
        <w:pPrChange w:id="105" w:author="Mohammad Nayeem Hasan" w:date="2024-12-23T01:38:00Z" w16du:dateUtc="2024-12-22T19:38:00Z">
          <w:pPr>
            <w:spacing w:line="480" w:lineRule="auto"/>
          </w:pPr>
        </w:pPrChange>
      </w:pPr>
      <w:del w:id="106" w:author="Mohammad Nayeem Hasan" w:date="2024-11-05T13:37:00Z">
        <w:r w:rsidRPr="00033637" w:rsidDel="002F7C0D">
          <w:rPr>
            <w:rFonts w:ascii="Times New Roman" w:hAnsi="Times New Roman" w:cs="Times New Roman"/>
            <w:sz w:val="24"/>
            <w:szCs w:val="24"/>
          </w:rPr>
          <w:delText>Our study was wholly based on an analysis of existing public domain health survey datasets obtained from the MICS 2006, 2012 and 2019 which is freely available online with all personal identifying information removed. The MICS procedures were reviewed and approved by the Bangladesh Bureau of Statistics (BBS) and UNICEF. Informed consent was obtained from participants while interviewing them. Because this study involved the analysis of secondary data thus, it did not require the ethical approval of the respective institution.</w:delText>
        </w:r>
      </w:del>
    </w:p>
    <w:p w14:paraId="1238C3DC" w14:textId="7186CCD6" w:rsidR="00C55EA1" w:rsidRPr="00033637" w:rsidDel="002F7C0D" w:rsidRDefault="00C55EA1" w:rsidP="00F31FB2">
      <w:pPr>
        <w:spacing w:line="480" w:lineRule="auto"/>
        <w:rPr>
          <w:del w:id="107" w:author="Mohammad Nayeem Hasan" w:date="2024-11-05T13:37:00Z"/>
          <w:rFonts w:ascii="Times New Roman" w:hAnsi="Times New Roman" w:cs="Times New Roman"/>
          <w:b/>
          <w:sz w:val="24"/>
          <w:szCs w:val="24"/>
        </w:rPr>
        <w:pPrChange w:id="108" w:author="Mohammad Nayeem Hasan" w:date="2024-12-23T01:38:00Z" w16du:dateUtc="2024-12-22T19:38:00Z">
          <w:pPr>
            <w:spacing w:line="240" w:lineRule="auto"/>
          </w:pPr>
        </w:pPrChange>
      </w:pPr>
    </w:p>
    <w:p w14:paraId="45A06E89" w14:textId="77777777" w:rsidR="0026511C" w:rsidRPr="00033637" w:rsidRDefault="0026511C" w:rsidP="00F31FB2">
      <w:pPr>
        <w:spacing w:line="480" w:lineRule="auto"/>
        <w:rPr>
          <w:rFonts w:ascii="Times New Roman" w:hAnsi="Times New Roman" w:cs="Times New Roman"/>
          <w:b/>
          <w:sz w:val="24"/>
          <w:szCs w:val="24"/>
        </w:rPr>
        <w:pPrChange w:id="109" w:author="Mohammad Nayeem Hasan" w:date="2024-12-23T01:38:00Z" w16du:dateUtc="2024-12-22T19:38:00Z">
          <w:pPr>
            <w:spacing w:line="240" w:lineRule="auto"/>
          </w:pPr>
        </w:pPrChange>
      </w:pPr>
    </w:p>
    <w:p w14:paraId="19F06056" w14:textId="073CF886" w:rsidR="0026511C" w:rsidRPr="00033637" w:rsidRDefault="0026511C" w:rsidP="00F31FB2">
      <w:pPr>
        <w:spacing w:line="480" w:lineRule="auto"/>
        <w:rPr>
          <w:rFonts w:ascii="Times New Roman" w:hAnsi="Times New Roman" w:cs="Times New Roman"/>
          <w:b/>
          <w:sz w:val="24"/>
          <w:szCs w:val="24"/>
        </w:rPr>
        <w:pPrChange w:id="110" w:author="Mohammad Nayeem Hasan" w:date="2024-12-23T01:38:00Z" w16du:dateUtc="2024-12-22T19:38:00Z">
          <w:pPr/>
        </w:pPrChange>
      </w:pPr>
      <w:r w:rsidRPr="00033637">
        <w:rPr>
          <w:rFonts w:ascii="Times New Roman" w:hAnsi="Times New Roman" w:cs="Times New Roman"/>
          <w:b/>
          <w:sz w:val="24"/>
          <w:szCs w:val="24"/>
        </w:rPr>
        <w:br w:type="page"/>
      </w:r>
    </w:p>
    <w:p w14:paraId="7CF8ECB3" w14:textId="4FC5A767" w:rsidR="00C075D7" w:rsidRPr="00033637" w:rsidDel="00395E67" w:rsidRDefault="00C075D7" w:rsidP="00F31FB2">
      <w:pPr>
        <w:spacing w:line="480" w:lineRule="auto"/>
        <w:rPr>
          <w:del w:id="111" w:author="Mohammad Nayeem Hasan" w:date="2024-11-05T05:16:00Z"/>
          <w:rFonts w:ascii="Times New Roman" w:hAnsi="Times New Roman" w:cs="Times New Roman"/>
          <w:b/>
          <w:sz w:val="24"/>
          <w:szCs w:val="24"/>
        </w:rPr>
        <w:pPrChange w:id="112" w:author="Mohammad Nayeem Hasan" w:date="2024-12-23T01:38:00Z" w16du:dateUtc="2024-12-22T19:38:00Z">
          <w:pPr>
            <w:spacing w:line="240" w:lineRule="auto"/>
          </w:pPr>
        </w:pPrChange>
      </w:pPr>
      <w:del w:id="113" w:author="Mohammad Nayeem Hasan" w:date="2024-11-05T05:16:00Z">
        <w:r w:rsidRPr="00033637" w:rsidDel="00395E67">
          <w:rPr>
            <w:rFonts w:ascii="Times New Roman" w:hAnsi="Times New Roman" w:cs="Times New Roman"/>
            <w:b/>
            <w:sz w:val="24"/>
            <w:szCs w:val="24"/>
          </w:rPr>
          <w:lastRenderedPageBreak/>
          <w:delText>Assessing Contributory Factors of Diarrhea among Under-Five Children in Bangladesh: A Comprehensive Analysis of Three Waves of Nationally Represent Data</w:delText>
        </w:r>
      </w:del>
    </w:p>
    <w:p w14:paraId="57EBFA5D" w14:textId="22DC9103" w:rsidR="00395E67" w:rsidRPr="00033637" w:rsidDel="00172E7A" w:rsidRDefault="00395E67" w:rsidP="00F31FB2">
      <w:pPr>
        <w:spacing w:line="480" w:lineRule="auto"/>
        <w:rPr>
          <w:del w:id="114" w:author="Mohammad Nayeem Hasan" w:date="2024-11-05T13:47:00Z"/>
          <w:rFonts w:ascii="Times New Roman" w:hAnsi="Times New Roman" w:cs="Times New Roman"/>
          <w:b/>
          <w:sz w:val="24"/>
          <w:szCs w:val="24"/>
        </w:rPr>
        <w:pPrChange w:id="115" w:author="Mohammad Nayeem Hasan" w:date="2024-12-23T01:38:00Z" w16du:dateUtc="2024-12-22T19:38:00Z">
          <w:pPr>
            <w:spacing w:line="240" w:lineRule="auto"/>
          </w:pPr>
        </w:pPrChange>
      </w:pPr>
    </w:p>
    <w:p w14:paraId="1B230C2A" w14:textId="0648B79D" w:rsidR="008C090E" w:rsidRPr="00033637" w:rsidRDefault="008C090E" w:rsidP="00F31FB2">
      <w:pPr>
        <w:spacing w:line="480" w:lineRule="auto"/>
        <w:rPr>
          <w:ins w:id="116" w:author="Mohammad Nayeem Hasan" w:date="2024-11-05T04:39:00Z"/>
          <w:rFonts w:ascii="Times New Roman" w:hAnsi="Times New Roman" w:cs="Times New Roman"/>
          <w:b/>
          <w:sz w:val="24"/>
          <w:szCs w:val="24"/>
        </w:rPr>
        <w:pPrChange w:id="117" w:author="Mohammad Nayeem Hasan" w:date="2024-12-23T01:38:00Z" w16du:dateUtc="2024-12-22T19:38:00Z">
          <w:pPr>
            <w:spacing w:line="240" w:lineRule="auto"/>
          </w:pPr>
        </w:pPrChange>
      </w:pPr>
      <w:r w:rsidRPr="00033637">
        <w:rPr>
          <w:rFonts w:ascii="Times New Roman" w:hAnsi="Times New Roman" w:cs="Times New Roman"/>
          <w:b/>
          <w:sz w:val="24"/>
          <w:szCs w:val="24"/>
        </w:rPr>
        <w:t>Abstract</w:t>
      </w:r>
    </w:p>
    <w:p w14:paraId="18A176C6" w14:textId="33090B54" w:rsidR="004E339F" w:rsidRPr="00033637" w:rsidDel="00F31FB2" w:rsidRDefault="004E339F" w:rsidP="00F31FB2">
      <w:pPr>
        <w:spacing w:line="480" w:lineRule="auto"/>
        <w:rPr>
          <w:del w:id="118" w:author="Mohammad Nayeem Hasan" w:date="2024-12-23T01:38:00Z" w16du:dateUtc="2024-12-22T19:38:00Z"/>
          <w:rFonts w:ascii="Times New Roman" w:hAnsi="Times New Roman" w:cs="Times New Roman"/>
          <w:b/>
          <w:sz w:val="24"/>
          <w:szCs w:val="24"/>
        </w:rPr>
        <w:pPrChange w:id="119" w:author="Mohammad Nayeem Hasan" w:date="2024-12-23T01:38:00Z" w16du:dateUtc="2024-12-22T19:38:00Z">
          <w:pPr>
            <w:spacing w:line="240" w:lineRule="auto"/>
          </w:pPr>
        </w:pPrChange>
      </w:pPr>
      <w:ins w:id="120" w:author="Mohammad Nayeem Hasan" w:date="2024-11-05T04:40:00Z">
        <w:r w:rsidRPr="00033637">
          <w:rPr>
            <w:rFonts w:ascii="Times New Roman" w:hAnsi="Times New Roman" w:cs="Times New Roman"/>
            <w:b/>
            <w:sz w:val="24"/>
            <w:szCs w:val="24"/>
          </w:rPr>
          <w:t>Background and Aims</w:t>
        </w:r>
      </w:ins>
      <w:ins w:id="121" w:author="Mohammad Nayeem Hasan" w:date="2024-12-23T01:38:00Z" w16du:dateUtc="2024-12-22T19:38:00Z">
        <w:r w:rsidR="00F31FB2" w:rsidRPr="00033637">
          <w:rPr>
            <w:rFonts w:ascii="Times New Roman" w:hAnsi="Times New Roman" w:cs="Times New Roman"/>
            <w:b/>
            <w:sz w:val="24"/>
            <w:szCs w:val="24"/>
          </w:rPr>
          <w:t xml:space="preserve">: </w:t>
        </w:r>
      </w:ins>
    </w:p>
    <w:p w14:paraId="3A468B70" w14:textId="1CCC98EB" w:rsidR="001F44F1" w:rsidRPr="00033637" w:rsidRDefault="00CC382B" w:rsidP="00F31FB2">
      <w:pPr>
        <w:spacing w:line="480" w:lineRule="auto"/>
        <w:rPr>
          <w:ins w:id="122" w:author="Mohammad Nayeem Hasan" w:date="2024-11-05T04:40:00Z"/>
          <w:rFonts w:ascii="Times New Roman" w:hAnsi="Times New Roman" w:cs="Times New Roman"/>
          <w:sz w:val="24"/>
          <w:szCs w:val="24"/>
        </w:rPr>
      </w:pPr>
      <w:del w:id="123" w:author="Mohammad Nayeem Hasan" w:date="2024-11-05T04:48:00Z">
        <w:r w:rsidRPr="00033637" w:rsidDel="003301B4">
          <w:rPr>
            <w:rFonts w:ascii="Times New Roman" w:hAnsi="Times New Roman" w:cs="Times New Roman"/>
            <w:sz w:val="24"/>
            <w:szCs w:val="24"/>
          </w:rPr>
          <w:delText xml:space="preserve">Diarrhea remains a significant cause of child mortality in Bangladesh. </w:delText>
        </w:r>
      </w:del>
      <w:r w:rsidRPr="00033637">
        <w:rPr>
          <w:rFonts w:ascii="Times New Roman" w:hAnsi="Times New Roman" w:cs="Times New Roman"/>
          <w:sz w:val="24"/>
          <w:szCs w:val="24"/>
        </w:rPr>
        <w:t xml:space="preserve">One-third of all child deaths in this country are caused by diarrhea. </w:t>
      </w:r>
      <w:del w:id="124" w:author="Mohammad Nayeem Hasan" w:date="2024-11-05T04:44:00Z">
        <w:r w:rsidRPr="00033637" w:rsidDel="00391027">
          <w:rPr>
            <w:rFonts w:ascii="Times New Roman" w:hAnsi="Times New Roman" w:cs="Times New Roman"/>
            <w:sz w:val="24"/>
            <w:szCs w:val="24"/>
          </w:rPr>
          <w:delText>Yet there is limited understanding of the disease's trends and associated factors.</w:delText>
        </w:r>
      </w:del>
      <w:ins w:id="125" w:author="Mohammad Nayeem Hasan" w:date="2024-11-05T04:47:00Z">
        <w:r w:rsidR="00391027" w:rsidRPr="00033637">
          <w:rPr>
            <w:rFonts w:ascii="Times New Roman" w:hAnsi="Times New Roman" w:cs="Times New Roman"/>
            <w:sz w:val="24"/>
            <w:szCs w:val="24"/>
          </w:rPr>
          <w:t>T</w:t>
        </w:r>
      </w:ins>
      <w:ins w:id="126" w:author="Mohammad Nayeem Hasan" w:date="2024-11-05T04:44:00Z">
        <w:r w:rsidR="00391027" w:rsidRPr="00033637">
          <w:rPr>
            <w:rFonts w:ascii="Times New Roman" w:hAnsi="Times New Roman" w:cs="Times New Roman"/>
            <w:sz w:val="24"/>
            <w:szCs w:val="24"/>
          </w:rPr>
          <w:t>he burden of the disease appears to be increasing in recent years in Bangladesh.</w:t>
        </w:r>
      </w:ins>
      <w:r w:rsidRPr="00033637">
        <w:rPr>
          <w:rFonts w:ascii="Times New Roman" w:hAnsi="Times New Roman" w:cs="Times New Roman"/>
          <w:sz w:val="24"/>
          <w:szCs w:val="24"/>
        </w:rPr>
        <w:t xml:space="preserve"> This study aimed</w:t>
      </w:r>
      <w:r w:rsidR="00923144" w:rsidRPr="00033637">
        <w:rPr>
          <w:rFonts w:ascii="Times New Roman" w:hAnsi="Times New Roman" w:cs="Times New Roman"/>
          <w:sz w:val="24"/>
          <w:szCs w:val="24"/>
        </w:rPr>
        <w:t xml:space="preserve"> </w:t>
      </w:r>
      <w:r w:rsidR="001F44F1" w:rsidRPr="00033637">
        <w:rPr>
          <w:rFonts w:ascii="Times New Roman" w:hAnsi="Times New Roman" w:cs="Times New Roman"/>
          <w:sz w:val="24"/>
          <w:szCs w:val="24"/>
        </w:rPr>
        <w:t xml:space="preserve">to </w:t>
      </w:r>
      <w:del w:id="127" w:author="Mohammad Nayeem Hasan" w:date="2024-11-05T04:43:00Z">
        <w:r w:rsidR="00923144" w:rsidRPr="00033637" w:rsidDel="00391027">
          <w:rPr>
            <w:rFonts w:ascii="Times New Roman" w:hAnsi="Times New Roman" w:cs="Times New Roman"/>
            <w:sz w:val="24"/>
            <w:szCs w:val="24"/>
          </w:rPr>
          <w:delText xml:space="preserve">investigate the </w:delText>
        </w:r>
        <w:r w:rsidRPr="00033637" w:rsidDel="00391027">
          <w:rPr>
            <w:rFonts w:ascii="Times New Roman" w:hAnsi="Times New Roman" w:cs="Times New Roman"/>
            <w:sz w:val="24"/>
            <w:szCs w:val="24"/>
          </w:rPr>
          <w:delText xml:space="preserve">changing patterns </w:delText>
        </w:r>
        <w:r w:rsidR="008C090E" w:rsidRPr="00033637" w:rsidDel="00391027">
          <w:rPr>
            <w:rFonts w:ascii="Times New Roman" w:hAnsi="Times New Roman" w:cs="Times New Roman"/>
            <w:sz w:val="24"/>
            <w:szCs w:val="24"/>
          </w:rPr>
          <w:delText>and</w:delText>
        </w:r>
        <w:r w:rsidR="002F6ED7" w:rsidRPr="00033637" w:rsidDel="00391027">
          <w:rPr>
            <w:rFonts w:ascii="Times New Roman" w:hAnsi="Times New Roman" w:cs="Times New Roman"/>
            <w:sz w:val="24"/>
            <w:szCs w:val="24"/>
          </w:rPr>
          <w:delText xml:space="preserve"> contributory</w:delText>
        </w:r>
        <w:r w:rsidR="008C090E" w:rsidRPr="00033637" w:rsidDel="00391027">
          <w:rPr>
            <w:rFonts w:ascii="Times New Roman" w:hAnsi="Times New Roman" w:cs="Times New Roman"/>
            <w:sz w:val="24"/>
            <w:szCs w:val="24"/>
          </w:rPr>
          <w:delText xml:space="preserve"> factors </w:delText>
        </w:r>
        <w:r w:rsidRPr="00033637" w:rsidDel="00391027">
          <w:rPr>
            <w:rFonts w:ascii="Times New Roman" w:hAnsi="Times New Roman" w:cs="Times New Roman"/>
            <w:sz w:val="24"/>
            <w:szCs w:val="24"/>
          </w:rPr>
          <w:delText>of</w:delText>
        </w:r>
        <w:r w:rsidR="00923144" w:rsidRPr="00033637" w:rsidDel="00391027">
          <w:rPr>
            <w:rFonts w:ascii="Times New Roman" w:hAnsi="Times New Roman" w:cs="Times New Roman"/>
            <w:sz w:val="24"/>
            <w:szCs w:val="24"/>
          </w:rPr>
          <w:delText xml:space="preserve"> </w:delText>
        </w:r>
        <w:r w:rsidR="00E10003" w:rsidRPr="00033637" w:rsidDel="00391027">
          <w:rPr>
            <w:rFonts w:ascii="Times New Roman" w:hAnsi="Times New Roman" w:cs="Times New Roman"/>
            <w:sz w:val="24"/>
            <w:szCs w:val="24"/>
          </w:rPr>
          <w:delText>diarrheal</w:delText>
        </w:r>
        <w:r w:rsidR="008C090E" w:rsidRPr="00033637" w:rsidDel="00391027">
          <w:rPr>
            <w:rFonts w:ascii="Times New Roman" w:hAnsi="Times New Roman" w:cs="Times New Roman"/>
            <w:sz w:val="24"/>
            <w:szCs w:val="24"/>
          </w:rPr>
          <w:delText xml:space="preserve"> diseases </w:delText>
        </w:r>
        <w:r w:rsidR="00543AD2" w:rsidRPr="00033637" w:rsidDel="00391027">
          <w:rPr>
            <w:rFonts w:ascii="Times New Roman" w:hAnsi="Times New Roman" w:cs="Times New Roman"/>
            <w:sz w:val="24"/>
            <w:szCs w:val="24"/>
          </w:rPr>
          <w:delText xml:space="preserve">among </w:delText>
        </w:r>
        <w:r w:rsidR="002F0F3B" w:rsidRPr="00033637" w:rsidDel="00391027">
          <w:rPr>
            <w:rFonts w:ascii="Times New Roman" w:hAnsi="Times New Roman" w:cs="Times New Roman"/>
            <w:sz w:val="24"/>
            <w:szCs w:val="24"/>
          </w:rPr>
          <w:delText xml:space="preserve">children 0-5 years </w:delText>
        </w:r>
        <w:r w:rsidR="001C612D" w:rsidRPr="00033637" w:rsidDel="00391027">
          <w:rPr>
            <w:rFonts w:ascii="Times New Roman" w:hAnsi="Times New Roman" w:cs="Times New Roman"/>
            <w:sz w:val="24"/>
            <w:szCs w:val="24"/>
          </w:rPr>
          <w:delText>by analyzing</w:delText>
        </w:r>
        <w:r w:rsidR="008C090E" w:rsidRPr="00033637" w:rsidDel="00391027">
          <w:rPr>
            <w:rFonts w:ascii="Times New Roman" w:hAnsi="Times New Roman" w:cs="Times New Roman"/>
            <w:sz w:val="24"/>
            <w:szCs w:val="24"/>
          </w:rPr>
          <w:delText xml:space="preserve"> three di</w:delText>
        </w:r>
        <w:r w:rsidR="00923144" w:rsidRPr="00033637" w:rsidDel="00391027">
          <w:rPr>
            <w:rFonts w:ascii="Times New Roman" w:hAnsi="Times New Roman" w:cs="Times New Roman"/>
            <w:sz w:val="24"/>
            <w:szCs w:val="24"/>
          </w:rPr>
          <w:delText>stinct</w:delText>
        </w:r>
        <w:r w:rsidR="008C090E" w:rsidRPr="00033637" w:rsidDel="00391027">
          <w:rPr>
            <w:rFonts w:ascii="Times New Roman" w:hAnsi="Times New Roman" w:cs="Times New Roman"/>
            <w:sz w:val="24"/>
            <w:szCs w:val="24"/>
          </w:rPr>
          <w:delText xml:space="preserve"> </w:delText>
        </w:r>
        <w:r w:rsidR="00923144" w:rsidRPr="00033637" w:rsidDel="00391027">
          <w:rPr>
            <w:rFonts w:ascii="Times New Roman" w:hAnsi="Times New Roman" w:cs="Times New Roman"/>
            <w:sz w:val="24"/>
            <w:szCs w:val="24"/>
          </w:rPr>
          <w:delText xml:space="preserve">survey </w:delText>
        </w:r>
        <w:r w:rsidR="008C090E" w:rsidRPr="00033637" w:rsidDel="00391027">
          <w:rPr>
            <w:rFonts w:ascii="Times New Roman" w:hAnsi="Times New Roman" w:cs="Times New Roman"/>
            <w:sz w:val="24"/>
            <w:szCs w:val="24"/>
          </w:rPr>
          <w:delText>years, 2006, 2012, and 2019.</w:delText>
        </w:r>
      </w:del>
      <w:ins w:id="128" w:author="Mohammad Nayeem Hasan" w:date="2024-11-05T04:43:00Z">
        <w:r w:rsidR="00391027" w:rsidRPr="00033637">
          <w:rPr>
            <w:rFonts w:ascii="Times New Roman" w:hAnsi="Times New Roman" w:cs="Times New Roman"/>
            <w:sz w:val="24"/>
            <w:szCs w:val="24"/>
          </w:rPr>
          <w:t>analyze the prevalence of diarrhea and identify the factors contributing to diarrheal diseases among children aged 0-5 years in Bangladesh from 2006 to 2019, to understand the recent increase in this serious health issue.</w:t>
        </w:r>
      </w:ins>
    </w:p>
    <w:p w14:paraId="2FDAF931" w14:textId="7980B638" w:rsidR="004E339F" w:rsidRPr="00033637" w:rsidDel="00F31FB2" w:rsidRDefault="004E339F" w:rsidP="00F31FB2">
      <w:pPr>
        <w:spacing w:line="480" w:lineRule="auto"/>
        <w:rPr>
          <w:del w:id="129" w:author="Mohammad Nayeem Hasan" w:date="2024-12-23T01:38:00Z" w16du:dateUtc="2024-12-22T19:38:00Z"/>
          <w:rFonts w:ascii="Times New Roman" w:hAnsi="Times New Roman" w:cs="Times New Roman"/>
          <w:b/>
          <w:bCs/>
          <w:sz w:val="24"/>
          <w:szCs w:val="24"/>
          <w:rPrChange w:id="130" w:author="Mohammad Nayeem Hasan" w:date="2024-12-23T01:53:00Z" w16du:dateUtc="2024-12-22T19:53:00Z">
            <w:rPr>
              <w:del w:id="131" w:author="Mohammad Nayeem Hasan" w:date="2024-12-23T01:38:00Z" w16du:dateUtc="2024-12-22T19:38:00Z"/>
              <w:rFonts w:ascii="Times New Roman" w:hAnsi="Times New Roman" w:cs="Times New Roman"/>
              <w:sz w:val="24"/>
              <w:szCs w:val="24"/>
            </w:rPr>
          </w:rPrChange>
        </w:rPr>
        <w:pPrChange w:id="132" w:author="Mohammad Nayeem Hasan" w:date="2024-12-23T01:38:00Z" w16du:dateUtc="2024-12-22T19:38:00Z">
          <w:pPr>
            <w:spacing w:line="480" w:lineRule="auto"/>
          </w:pPr>
        </w:pPrChange>
      </w:pPr>
      <w:ins w:id="133" w:author="Mohammad Nayeem Hasan" w:date="2024-11-05T04:40:00Z">
        <w:r w:rsidRPr="00033637">
          <w:rPr>
            <w:rFonts w:ascii="Times New Roman" w:hAnsi="Times New Roman" w:cs="Times New Roman"/>
            <w:b/>
            <w:bCs/>
            <w:sz w:val="24"/>
            <w:szCs w:val="24"/>
            <w:rPrChange w:id="134" w:author="Mohammad Nayeem Hasan" w:date="2024-12-23T01:53:00Z" w16du:dateUtc="2024-12-22T19:53:00Z">
              <w:rPr>
                <w:rFonts w:ascii="Times New Roman" w:hAnsi="Times New Roman" w:cs="Times New Roman"/>
                <w:sz w:val="24"/>
                <w:szCs w:val="24"/>
              </w:rPr>
            </w:rPrChange>
          </w:rPr>
          <w:t>Methods</w:t>
        </w:r>
      </w:ins>
      <w:ins w:id="135" w:author="Mohammad Nayeem Hasan" w:date="2024-12-23T01:38:00Z" w16du:dateUtc="2024-12-22T19:38:00Z">
        <w:r w:rsidR="00F31FB2" w:rsidRPr="00033637">
          <w:rPr>
            <w:rFonts w:ascii="Times New Roman" w:hAnsi="Times New Roman" w:cs="Times New Roman"/>
            <w:b/>
            <w:bCs/>
            <w:sz w:val="24"/>
            <w:szCs w:val="24"/>
          </w:rPr>
          <w:t>:</w:t>
        </w:r>
      </w:ins>
    </w:p>
    <w:p w14:paraId="5A019EA7" w14:textId="26A67ABB" w:rsidR="001F44F1" w:rsidRPr="00033637" w:rsidRDefault="00F31FB2" w:rsidP="00F31FB2">
      <w:pPr>
        <w:spacing w:line="480" w:lineRule="auto"/>
        <w:rPr>
          <w:ins w:id="136" w:author="Mohammad Nayeem Hasan" w:date="2024-11-05T04:40:00Z"/>
          <w:rFonts w:ascii="Times New Roman" w:hAnsi="Times New Roman" w:cs="Times New Roman"/>
          <w:sz w:val="24"/>
          <w:szCs w:val="24"/>
        </w:rPr>
      </w:pPr>
      <w:ins w:id="137" w:author="Mohammad Nayeem Hasan" w:date="2024-12-23T01:38:00Z" w16du:dateUtc="2024-12-22T19:38:00Z">
        <w:r w:rsidRPr="00033637">
          <w:rPr>
            <w:rFonts w:ascii="Times New Roman" w:hAnsi="Times New Roman" w:cs="Times New Roman"/>
            <w:sz w:val="24"/>
            <w:szCs w:val="24"/>
          </w:rPr>
          <w:t xml:space="preserve"> </w:t>
        </w:r>
      </w:ins>
      <w:r w:rsidR="008C090E" w:rsidRPr="00033637">
        <w:rPr>
          <w:rFonts w:ascii="Times New Roman" w:hAnsi="Times New Roman" w:cs="Times New Roman"/>
          <w:sz w:val="24"/>
          <w:szCs w:val="24"/>
        </w:rPr>
        <w:t xml:space="preserve">In this study, </w:t>
      </w:r>
      <w:r w:rsidR="001C612D" w:rsidRPr="00033637">
        <w:rPr>
          <w:rFonts w:ascii="Times New Roman" w:hAnsi="Times New Roman" w:cs="Times New Roman"/>
          <w:sz w:val="24"/>
          <w:szCs w:val="24"/>
        </w:rPr>
        <w:t xml:space="preserve">using the data from </w:t>
      </w:r>
      <w:r w:rsidR="00DC0B71" w:rsidRPr="00033637">
        <w:rPr>
          <w:rFonts w:ascii="Times New Roman" w:hAnsi="Times New Roman" w:cs="Times New Roman"/>
          <w:sz w:val="24"/>
          <w:szCs w:val="24"/>
        </w:rPr>
        <w:t xml:space="preserve">the </w:t>
      </w:r>
      <w:r w:rsidR="001C612D" w:rsidRPr="00033637">
        <w:rPr>
          <w:rFonts w:ascii="Times New Roman" w:hAnsi="Times New Roman" w:cs="Times New Roman"/>
          <w:sz w:val="24"/>
          <w:szCs w:val="24"/>
        </w:rPr>
        <w:t xml:space="preserve">Multiple Indicator Cluster Survey (MICS), a total of </w:t>
      </w:r>
      <w:r w:rsidR="008C090E" w:rsidRPr="00033637">
        <w:rPr>
          <w:rFonts w:ascii="Times New Roman" w:hAnsi="Times New Roman" w:cs="Times New Roman"/>
          <w:sz w:val="24"/>
          <w:szCs w:val="24"/>
        </w:rPr>
        <w:t>31</w:t>
      </w:r>
      <w:r w:rsidR="001C612D" w:rsidRPr="00033637">
        <w:rPr>
          <w:rFonts w:ascii="Times New Roman" w:hAnsi="Times New Roman" w:cs="Times New Roman"/>
          <w:sz w:val="24"/>
          <w:szCs w:val="24"/>
        </w:rPr>
        <w:t>,</w:t>
      </w:r>
      <w:r w:rsidR="008C090E" w:rsidRPr="00033637">
        <w:rPr>
          <w:rFonts w:ascii="Times New Roman" w:hAnsi="Times New Roman" w:cs="Times New Roman"/>
          <w:sz w:val="24"/>
          <w:szCs w:val="24"/>
        </w:rPr>
        <w:t>566, 23</w:t>
      </w:r>
      <w:r w:rsidR="001C612D" w:rsidRPr="00033637">
        <w:rPr>
          <w:rFonts w:ascii="Times New Roman" w:hAnsi="Times New Roman" w:cs="Times New Roman"/>
          <w:sz w:val="24"/>
          <w:szCs w:val="24"/>
        </w:rPr>
        <w:t>,</w:t>
      </w:r>
      <w:r w:rsidR="008C090E" w:rsidRPr="00033637">
        <w:rPr>
          <w:rFonts w:ascii="Times New Roman" w:hAnsi="Times New Roman" w:cs="Times New Roman"/>
          <w:sz w:val="24"/>
          <w:szCs w:val="24"/>
        </w:rPr>
        <w:t>402, and 24</w:t>
      </w:r>
      <w:r w:rsidR="001C612D" w:rsidRPr="00033637">
        <w:rPr>
          <w:rFonts w:ascii="Times New Roman" w:hAnsi="Times New Roman" w:cs="Times New Roman"/>
          <w:sz w:val="24"/>
          <w:szCs w:val="24"/>
        </w:rPr>
        <w:t>,</w:t>
      </w:r>
      <w:r w:rsidR="008C090E" w:rsidRPr="00033637">
        <w:rPr>
          <w:rFonts w:ascii="Times New Roman" w:hAnsi="Times New Roman" w:cs="Times New Roman"/>
          <w:sz w:val="24"/>
          <w:szCs w:val="24"/>
        </w:rPr>
        <w:t xml:space="preserve">686 children under five were included </w:t>
      </w:r>
      <w:r w:rsidR="001C612D" w:rsidRPr="00033637">
        <w:rPr>
          <w:rFonts w:ascii="Times New Roman" w:hAnsi="Times New Roman" w:cs="Times New Roman"/>
          <w:sz w:val="24"/>
          <w:szCs w:val="24"/>
        </w:rPr>
        <w:t>from</w:t>
      </w:r>
      <w:r w:rsidR="008C090E" w:rsidRPr="00033637">
        <w:rPr>
          <w:rFonts w:ascii="Times New Roman" w:hAnsi="Times New Roman" w:cs="Times New Roman"/>
          <w:sz w:val="24"/>
          <w:szCs w:val="24"/>
        </w:rPr>
        <w:t xml:space="preserve">, </w:t>
      </w:r>
      <w:ins w:id="138" w:author="Mohammad Nayeem Hasan" w:date="2024-11-04T14:56:00Z">
        <w:r w:rsidR="00AD5407" w:rsidRPr="00033637">
          <w:rPr>
            <w:rFonts w:ascii="Times New Roman" w:hAnsi="Times New Roman" w:cs="Times New Roman"/>
            <w:sz w:val="24"/>
            <w:szCs w:val="24"/>
          </w:rPr>
          <w:t xml:space="preserve">2006, </w:t>
        </w:r>
      </w:ins>
      <w:r w:rsidR="008C090E" w:rsidRPr="00033637">
        <w:rPr>
          <w:rFonts w:ascii="Times New Roman" w:hAnsi="Times New Roman" w:cs="Times New Roman"/>
          <w:sz w:val="24"/>
          <w:szCs w:val="24"/>
        </w:rPr>
        <w:t>201</w:t>
      </w:r>
      <w:r w:rsidR="001C612D" w:rsidRPr="00033637">
        <w:rPr>
          <w:rFonts w:ascii="Times New Roman" w:hAnsi="Times New Roman" w:cs="Times New Roman"/>
          <w:sz w:val="24"/>
          <w:szCs w:val="24"/>
        </w:rPr>
        <w:t>2</w:t>
      </w:r>
      <w:r w:rsidR="008C090E" w:rsidRPr="00033637">
        <w:rPr>
          <w:rFonts w:ascii="Times New Roman" w:hAnsi="Times New Roman" w:cs="Times New Roman"/>
          <w:sz w:val="24"/>
          <w:szCs w:val="24"/>
        </w:rPr>
        <w:t>, and</w:t>
      </w:r>
      <w:r w:rsidR="001C612D" w:rsidRPr="00033637">
        <w:rPr>
          <w:rFonts w:ascii="Times New Roman" w:hAnsi="Times New Roman" w:cs="Times New Roman"/>
          <w:sz w:val="24"/>
          <w:szCs w:val="24"/>
        </w:rPr>
        <w:t xml:space="preserve"> </w:t>
      </w:r>
      <w:r w:rsidR="008C090E" w:rsidRPr="00033637">
        <w:rPr>
          <w:rFonts w:ascii="Times New Roman" w:hAnsi="Times New Roman" w:cs="Times New Roman"/>
          <w:sz w:val="24"/>
          <w:szCs w:val="24"/>
        </w:rPr>
        <w:t>2019</w:t>
      </w:r>
      <w:r w:rsidR="001C612D" w:rsidRPr="00033637">
        <w:rPr>
          <w:rFonts w:ascii="Times New Roman" w:hAnsi="Times New Roman" w:cs="Times New Roman"/>
          <w:sz w:val="24"/>
          <w:szCs w:val="24"/>
        </w:rPr>
        <w:t>,</w:t>
      </w:r>
      <w:r w:rsidR="008C090E" w:rsidRPr="00033637">
        <w:rPr>
          <w:rFonts w:ascii="Times New Roman" w:hAnsi="Times New Roman" w:cs="Times New Roman"/>
          <w:sz w:val="24"/>
          <w:szCs w:val="24"/>
        </w:rPr>
        <w:t xml:space="preserve"> respectively. </w:t>
      </w:r>
      <w:r w:rsidR="001C612D" w:rsidRPr="00033637">
        <w:rPr>
          <w:rFonts w:ascii="Times New Roman" w:hAnsi="Times New Roman" w:cs="Times New Roman"/>
          <w:sz w:val="24"/>
          <w:szCs w:val="24"/>
        </w:rPr>
        <w:t>L</w:t>
      </w:r>
      <w:r w:rsidR="008C090E" w:rsidRPr="00033637">
        <w:rPr>
          <w:rFonts w:ascii="Times New Roman" w:hAnsi="Times New Roman" w:cs="Times New Roman"/>
          <w:sz w:val="24"/>
          <w:szCs w:val="24"/>
        </w:rPr>
        <w:t>ogistic regression</w:t>
      </w:r>
      <w:r w:rsidR="006C7EB4" w:rsidRPr="00033637">
        <w:rPr>
          <w:rFonts w:ascii="Times New Roman" w:hAnsi="Times New Roman" w:cs="Times New Roman"/>
          <w:sz w:val="24"/>
          <w:szCs w:val="24"/>
        </w:rPr>
        <w:t xml:space="preserve">s were </w:t>
      </w:r>
      <w:r w:rsidR="00195762" w:rsidRPr="00033637">
        <w:rPr>
          <w:rFonts w:ascii="Times New Roman" w:hAnsi="Times New Roman" w:cs="Times New Roman"/>
          <w:sz w:val="24"/>
          <w:szCs w:val="24"/>
        </w:rPr>
        <w:t xml:space="preserve">applied to analyze the changes </w:t>
      </w:r>
      <w:r w:rsidR="005154F4" w:rsidRPr="00033637">
        <w:rPr>
          <w:rFonts w:ascii="Times New Roman" w:hAnsi="Times New Roman" w:cs="Times New Roman"/>
          <w:sz w:val="24"/>
          <w:szCs w:val="24"/>
        </w:rPr>
        <w:t xml:space="preserve">in </w:t>
      </w:r>
      <w:r w:rsidR="00195762" w:rsidRPr="00033637">
        <w:rPr>
          <w:rFonts w:ascii="Times New Roman" w:hAnsi="Times New Roman" w:cs="Times New Roman"/>
          <w:sz w:val="24"/>
          <w:szCs w:val="24"/>
        </w:rPr>
        <w:t>factors</w:t>
      </w:r>
      <w:r w:rsidR="008C090E" w:rsidRPr="00033637">
        <w:rPr>
          <w:rFonts w:ascii="Times New Roman" w:hAnsi="Times New Roman" w:cs="Times New Roman"/>
          <w:sz w:val="24"/>
          <w:szCs w:val="24"/>
        </w:rPr>
        <w:t xml:space="preserve"> </w:t>
      </w:r>
      <w:r w:rsidR="00F05DE4" w:rsidRPr="00033637">
        <w:rPr>
          <w:rFonts w:ascii="Times New Roman" w:hAnsi="Times New Roman" w:cs="Times New Roman"/>
          <w:sz w:val="24"/>
          <w:szCs w:val="24"/>
        </w:rPr>
        <w:t>influencing</w:t>
      </w:r>
      <w:r w:rsidR="008C090E" w:rsidRPr="00033637">
        <w:rPr>
          <w:rFonts w:ascii="Times New Roman" w:hAnsi="Times New Roman" w:cs="Times New Roman"/>
          <w:sz w:val="24"/>
          <w:szCs w:val="24"/>
        </w:rPr>
        <w:t xml:space="preserve"> childhood diarrhea. </w:t>
      </w:r>
    </w:p>
    <w:p w14:paraId="1B73239D" w14:textId="0262EBB6" w:rsidR="004E339F" w:rsidRPr="00033637" w:rsidDel="00F31FB2" w:rsidRDefault="004E339F" w:rsidP="00F31FB2">
      <w:pPr>
        <w:spacing w:line="480" w:lineRule="auto"/>
        <w:rPr>
          <w:del w:id="139" w:author="Mohammad Nayeem Hasan" w:date="2024-12-23T01:38:00Z" w16du:dateUtc="2024-12-22T19:38:00Z"/>
          <w:rFonts w:ascii="Times New Roman" w:hAnsi="Times New Roman" w:cs="Times New Roman"/>
          <w:b/>
          <w:bCs/>
          <w:sz w:val="24"/>
          <w:szCs w:val="24"/>
          <w:rPrChange w:id="140" w:author="Mohammad Nayeem Hasan" w:date="2024-12-23T01:53:00Z" w16du:dateUtc="2024-12-22T19:53:00Z">
            <w:rPr>
              <w:del w:id="141" w:author="Mohammad Nayeem Hasan" w:date="2024-12-23T01:38:00Z" w16du:dateUtc="2024-12-22T19:38:00Z"/>
              <w:rFonts w:ascii="Times New Roman" w:hAnsi="Times New Roman" w:cs="Times New Roman"/>
              <w:sz w:val="24"/>
              <w:szCs w:val="24"/>
            </w:rPr>
          </w:rPrChange>
        </w:rPr>
        <w:pPrChange w:id="142" w:author="Mohammad Nayeem Hasan" w:date="2024-12-23T01:38:00Z" w16du:dateUtc="2024-12-22T19:38:00Z">
          <w:pPr>
            <w:spacing w:line="480" w:lineRule="auto"/>
          </w:pPr>
        </w:pPrChange>
      </w:pPr>
      <w:ins w:id="143" w:author="Mohammad Nayeem Hasan" w:date="2024-11-05T04:40:00Z">
        <w:r w:rsidRPr="00033637">
          <w:rPr>
            <w:rFonts w:ascii="Times New Roman" w:hAnsi="Times New Roman" w:cs="Times New Roman"/>
            <w:b/>
            <w:bCs/>
            <w:sz w:val="24"/>
            <w:szCs w:val="24"/>
            <w:rPrChange w:id="144" w:author="Mohammad Nayeem Hasan" w:date="2024-12-23T01:53:00Z" w16du:dateUtc="2024-12-22T19:53:00Z">
              <w:rPr>
                <w:rFonts w:ascii="Times New Roman" w:hAnsi="Times New Roman" w:cs="Times New Roman"/>
                <w:sz w:val="24"/>
                <w:szCs w:val="24"/>
              </w:rPr>
            </w:rPrChange>
          </w:rPr>
          <w:t>Results</w:t>
        </w:r>
      </w:ins>
      <w:ins w:id="145" w:author="Mohammad Nayeem Hasan" w:date="2024-12-23T01:38:00Z" w16du:dateUtc="2024-12-22T19:38:00Z">
        <w:r w:rsidR="00F31FB2" w:rsidRPr="00033637">
          <w:rPr>
            <w:rFonts w:ascii="Times New Roman" w:hAnsi="Times New Roman" w:cs="Times New Roman"/>
            <w:b/>
            <w:bCs/>
            <w:sz w:val="24"/>
            <w:szCs w:val="24"/>
          </w:rPr>
          <w:t xml:space="preserve">: </w:t>
        </w:r>
      </w:ins>
    </w:p>
    <w:p w14:paraId="05F86037" w14:textId="3C58DFFA" w:rsidR="001F44F1" w:rsidRPr="00033637" w:rsidRDefault="001C612D" w:rsidP="00F31FB2">
      <w:pPr>
        <w:spacing w:line="480" w:lineRule="auto"/>
        <w:rPr>
          <w:ins w:id="146" w:author="Mohammad Nayeem Hasan" w:date="2024-11-05T04:40:00Z"/>
          <w:rFonts w:ascii="Times New Roman" w:hAnsi="Times New Roman" w:cs="Times New Roman"/>
          <w:sz w:val="24"/>
          <w:szCs w:val="24"/>
        </w:rPr>
      </w:pPr>
      <w:r w:rsidRPr="00033637">
        <w:rPr>
          <w:rFonts w:ascii="Times New Roman" w:hAnsi="Times New Roman" w:cs="Times New Roman"/>
          <w:sz w:val="24"/>
          <w:szCs w:val="24"/>
        </w:rPr>
        <w:t xml:space="preserve">The results revealed a decline in diarrhea prevalence </w:t>
      </w:r>
      <w:r w:rsidR="008C090E" w:rsidRPr="00033637">
        <w:rPr>
          <w:rFonts w:ascii="Times New Roman" w:hAnsi="Times New Roman" w:cs="Times New Roman"/>
          <w:sz w:val="24"/>
          <w:szCs w:val="24"/>
        </w:rPr>
        <w:t xml:space="preserve">from </w:t>
      </w:r>
      <w:r w:rsidRPr="00033637">
        <w:rPr>
          <w:rFonts w:ascii="Times New Roman" w:hAnsi="Times New Roman" w:cs="Times New Roman"/>
          <w:sz w:val="24"/>
          <w:szCs w:val="24"/>
        </w:rPr>
        <w:t xml:space="preserve">MICS </w:t>
      </w:r>
      <w:r w:rsidR="008C090E" w:rsidRPr="00033637">
        <w:rPr>
          <w:rFonts w:ascii="Times New Roman" w:hAnsi="Times New Roman" w:cs="Times New Roman"/>
          <w:sz w:val="24"/>
          <w:szCs w:val="24"/>
        </w:rPr>
        <w:t xml:space="preserve">2006 (7.1%) to </w:t>
      </w:r>
      <w:r w:rsidRPr="00033637">
        <w:rPr>
          <w:rFonts w:ascii="Times New Roman" w:hAnsi="Times New Roman" w:cs="Times New Roman"/>
          <w:sz w:val="24"/>
          <w:szCs w:val="24"/>
        </w:rPr>
        <w:t xml:space="preserve">MICS </w:t>
      </w:r>
      <w:r w:rsidR="008C090E" w:rsidRPr="00033637">
        <w:rPr>
          <w:rFonts w:ascii="Times New Roman" w:hAnsi="Times New Roman" w:cs="Times New Roman"/>
          <w:sz w:val="24"/>
          <w:szCs w:val="24"/>
        </w:rPr>
        <w:t xml:space="preserve">2012 (3.9%). However, </w:t>
      </w:r>
      <w:r w:rsidR="005E360C" w:rsidRPr="00033637">
        <w:rPr>
          <w:rFonts w:ascii="Times New Roman" w:hAnsi="Times New Roman" w:cs="Times New Roman"/>
          <w:sz w:val="24"/>
          <w:szCs w:val="24"/>
        </w:rPr>
        <w:t xml:space="preserve">there was </w:t>
      </w:r>
      <w:del w:id="147" w:author="Mohammad Nayeem Hasan" w:date="2024-11-04T15:00:00Z">
        <w:r w:rsidR="005E360C" w:rsidRPr="00033637" w:rsidDel="009043B8">
          <w:rPr>
            <w:rFonts w:ascii="Times New Roman" w:hAnsi="Times New Roman" w:cs="Times New Roman"/>
            <w:sz w:val="24"/>
            <w:szCs w:val="24"/>
          </w:rPr>
          <w:delText xml:space="preserve">an </w:delText>
        </w:r>
      </w:del>
      <w:ins w:id="148" w:author="Mohammad Nayeem Hasan" w:date="2024-11-04T15:00:00Z">
        <w:r w:rsidR="009043B8" w:rsidRPr="00033637">
          <w:rPr>
            <w:rFonts w:ascii="Times New Roman" w:hAnsi="Times New Roman" w:cs="Times New Roman"/>
            <w:sz w:val="24"/>
            <w:szCs w:val="24"/>
          </w:rPr>
          <w:t>a sharp</w:t>
        </w:r>
      </w:ins>
      <w:del w:id="149" w:author="Mohammad Nayeem Hasan" w:date="2024-11-04T15:00:00Z">
        <w:r w:rsidR="005E360C" w:rsidRPr="00033637" w:rsidDel="009043B8">
          <w:rPr>
            <w:rFonts w:ascii="Times New Roman" w:hAnsi="Times New Roman" w:cs="Times New Roman"/>
            <w:sz w:val="24"/>
            <w:szCs w:val="24"/>
          </w:rPr>
          <w:delText>unfortunate</w:delText>
        </w:r>
      </w:del>
      <w:r w:rsidR="005E360C" w:rsidRPr="00033637">
        <w:rPr>
          <w:rFonts w:ascii="Times New Roman" w:hAnsi="Times New Roman" w:cs="Times New Roman"/>
          <w:sz w:val="24"/>
          <w:szCs w:val="24"/>
        </w:rPr>
        <w:t xml:space="preserve"> increase</w:t>
      </w:r>
      <w:r w:rsidR="009205BB" w:rsidRPr="00033637">
        <w:rPr>
          <w:rFonts w:ascii="Times New Roman" w:hAnsi="Times New Roman" w:cs="Times New Roman"/>
          <w:sz w:val="24"/>
          <w:szCs w:val="24"/>
        </w:rPr>
        <w:t xml:space="preserve"> </w:t>
      </w:r>
      <w:r w:rsidR="005E360C" w:rsidRPr="00033637">
        <w:rPr>
          <w:rFonts w:ascii="Times New Roman" w:hAnsi="Times New Roman" w:cs="Times New Roman"/>
          <w:sz w:val="24"/>
          <w:szCs w:val="24"/>
        </w:rPr>
        <w:t xml:space="preserve">to </w:t>
      </w:r>
      <w:r w:rsidR="008C090E" w:rsidRPr="00033637">
        <w:rPr>
          <w:rFonts w:ascii="Times New Roman" w:hAnsi="Times New Roman" w:cs="Times New Roman"/>
          <w:sz w:val="24"/>
          <w:szCs w:val="24"/>
        </w:rPr>
        <w:t xml:space="preserve">6.9% in </w:t>
      </w:r>
      <w:r w:rsidR="005E360C" w:rsidRPr="00033637">
        <w:rPr>
          <w:rFonts w:ascii="Times New Roman" w:hAnsi="Times New Roman" w:cs="Times New Roman"/>
          <w:sz w:val="24"/>
          <w:szCs w:val="24"/>
        </w:rPr>
        <w:t xml:space="preserve">MICS </w:t>
      </w:r>
      <w:r w:rsidR="008C090E" w:rsidRPr="00033637">
        <w:rPr>
          <w:rFonts w:ascii="Times New Roman" w:hAnsi="Times New Roman" w:cs="Times New Roman"/>
          <w:sz w:val="24"/>
          <w:szCs w:val="24"/>
        </w:rPr>
        <w:t xml:space="preserve">2019. </w:t>
      </w:r>
      <w:r w:rsidR="005E360C" w:rsidRPr="00033637">
        <w:rPr>
          <w:rFonts w:ascii="Times New Roman" w:hAnsi="Times New Roman" w:cs="Times New Roman"/>
          <w:sz w:val="24"/>
          <w:szCs w:val="24"/>
        </w:rPr>
        <w:t>Notably,</w:t>
      </w:r>
      <w:r w:rsidR="008C090E" w:rsidRPr="00033637">
        <w:rPr>
          <w:rFonts w:ascii="Times New Roman" w:hAnsi="Times New Roman" w:cs="Times New Roman"/>
          <w:sz w:val="24"/>
          <w:szCs w:val="24"/>
        </w:rPr>
        <w:t xml:space="preserve"> children aged </w:t>
      </w:r>
      <w:r w:rsidR="009656F3" w:rsidRPr="00033637">
        <w:rPr>
          <w:rFonts w:ascii="Times New Roman" w:hAnsi="Times New Roman" w:cs="Times New Roman"/>
          <w:sz w:val="24"/>
          <w:szCs w:val="24"/>
        </w:rPr>
        <w:t>12-23</w:t>
      </w:r>
      <w:r w:rsidR="008C090E" w:rsidRPr="00033637">
        <w:rPr>
          <w:rFonts w:ascii="Times New Roman" w:hAnsi="Times New Roman" w:cs="Times New Roman"/>
          <w:sz w:val="24"/>
          <w:szCs w:val="24"/>
        </w:rPr>
        <w:t xml:space="preserve"> months </w:t>
      </w:r>
      <w:r w:rsidR="005E360C" w:rsidRPr="00033637">
        <w:rPr>
          <w:rFonts w:ascii="Times New Roman" w:hAnsi="Times New Roman" w:cs="Times New Roman"/>
          <w:sz w:val="24"/>
          <w:szCs w:val="24"/>
        </w:rPr>
        <w:t>exhibited consistently</w:t>
      </w:r>
      <w:r w:rsidR="008C090E" w:rsidRPr="00033637">
        <w:rPr>
          <w:rFonts w:ascii="Times New Roman" w:hAnsi="Times New Roman" w:cs="Times New Roman"/>
          <w:sz w:val="24"/>
          <w:szCs w:val="24"/>
        </w:rPr>
        <w:t xml:space="preserve"> </w:t>
      </w:r>
      <w:r w:rsidR="009656F3" w:rsidRPr="00033637">
        <w:rPr>
          <w:rFonts w:ascii="Times New Roman" w:hAnsi="Times New Roman" w:cs="Times New Roman"/>
          <w:sz w:val="24"/>
          <w:szCs w:val="24"/>
        </w:rPr>
        <w:t>2</w:t>
      </w:r>
      <w:r w:rsidR="002E10C0" w:rsidRPr="00033637">
        <w:rPr>
          <w:rFonts w:ascii="Times New Roman" w:hAnsi="Times New Roman" w:cs="Times New Roman"/>
          <w:sz w:val="24"/>
          <w:szCs w:val="24"/>
        </w:rPr>
        <w:t>.</w:t>
      </w:r>
      <w:r w:rsidR="00F2153A" w:rsidRPr="00033637">
        <w:rPr>
          <w:rFonts w:ascii="Times New Roman" w:hAnsi="Times New Roman" w:cs="Times New Roman"/>
          <w:sz w:val="24"/>
          <w:szCs w:val="24"/>
        </w:rPr>
        <w:t>22</w:t>
      </w:r>
      <w:r w:rsidR="008C090E" w:rsidRPr="00033637">
        <w:rPr>
          <w:rFonts w:ascii="Times New Roman" w:hAnsi="Times New Roman" w:cs="Times New Roman"/>
          <w:sz w:val="24"/>
          <w:szCs w:val="24"/>
        </w:rPr>
        <w:t xml:space="preserve"> times (adjusted odds ratio (AOR) = </w:t>
      </w:r>
      <w:r w:rsidR="00173FC1" w:rsidRPr="00033637">
        <w:rPr>
          <w:rFonts w:ascii="Times New Roman" w:hAnsi="Times New Roman" w:cs="Times New Roman"/>
          <w:sz w:val="24"/>
          <w:szCs w:val="24"/>
        </w:rPr>
        <w:t>2.22</w:t>
      </w:r>
      <w:r w:rsidR="008C090E" w:rsidRPr="00033637">
        <w:rPr>
          <w:rFonts w:ascii="Times New Roman" w:hAnsi="Times New Roman" w:cs="Times New Roman"/>
          <w:sz w:val="24"/>
          <w:szCs w:val="24"/>
        </w:rPr>
        <w:t>, 95% confidence interval (CI: 1.</w:t>
      </w:r>
      <w:r w:rsidR="00173FC1" w:rsidRPr="00033637">
        <w:rPr>
          <w:rFonts w:ascii="Times New Roman" w:hAnsi="Times New Roman" w:cs="Times New Roman"/>
          <w:sz w:val="24"/>
          <w:szCs w:val="24"/>
        </w:rPr>
        <w:t>86</w:t>
      </w:r>
      <w:r w:rsidR="008C090E" w:rsidRPr="00033637">
        <w:rPr>
          <w:rFonts w:ascii="Times New Roman" w:hAnsi="Times New Roman" w:cs="Times New Roman"/>
          <w:sz w:val="24"/>
          <w:szCs w:val="24"/>
        </w:rPr>
        <w:t xml:space="preserve"> – 2.</w:t>
      </w:r>
      <w:r w:rsidR="00173FC1" w:rsidRPr="00033637">
        <w:rPr>
          <w:rFonts w:ascii="Times New Roman" w:hAnsi="Times New Roman" w:cs="Times New Roman"/>
          <w:sz w:val="24"/>
          <w:szCs w:val="24"/>
        </w:rPr>
        <w:t>65</w:t>
      </w:r>
      <w:r w:rsidR="008C090E" w:rsidRPr="00033637">
        <w:rPr>
          <w:rFonts w:ascii="Times New Roman" w:hAnsi="Times New Roman" w:cs="Times New Roman"/>
          <w:sz w:val="24"/>
          <w:szCs w:val="24"/>
        </w:rPr>
        <w:t xml:space="preserve">), </w:t>
      </w:r>
      <w:r w:rsidR="00173FC1" w:rsidRPr="00033637">
        <w:rPr>
          <w:rFonts w:ascii="Times New Roman" w:hAnsi="Times New Roman" w:cs="Times New Roman"/>
          <w:sz w:val="24"/>
          <w:szCs w:val="24"/>
        </w:rPr>
        <w:t>5.</w:t>
      </w:r>
      <w:r w:rsidR="004F4188" w:rsidRPr="00033637">
        <w:rPr>
          <w:rFonts w:ascii="Times New Roman" w:hAnsi="Times New Roman" w:cs="Times New Roman"/>
          <w:sz w:val="24"/>
          <w:szCs w:val="24"/>
        </w:rPr>
        <w:t>24</w:t>
      </w:r>
      <w:r w:rsidR="008C090E" w:rsidRPr="00033637">
        <w:rPr>
          <w:rFonts w:ascii="Times New Roman" w:hAnsi="Times New Roman" w:cs="Times New Roman"/>
          <w:sz w:val="24"/>
          <w:szCs w:val="24"/>
        </w:rPr>
        <w:t xml:space="preserve"> times (CI: 2.</w:t>
      </w:r>
      <w:r w:rsidR="004F4188" w:rsidRPr="00033637">
        <w:rPr>
          <w:rFonts w:ascii="Times New Roman" w:hAnsi="Times New Roman" w:cs="Times New Roman"/>
          <w:sz w:val="24"/>
          <w:szCs w:val="24"/>
        </w:rPr>
        <w:t>51</w:t>
      </w:r>
      <w:r w:rsidR="008C090E" w:rsidRPr="00033637">
        <w:rPr>
          <w:rFonts w:ascii="Times New Roman" w:hAnsi="Times New Roman" w:cs="Times New Roman"/>
          <w:sz w:val="24"/>
          <w:szCs w:val="24"/>
        </w:rPr>
        <w:t xml:space="preserve"> – </w:t>
      </w:r>
      <w:r w:rsidR="008C11EE" w:rsidRPr="00033637">
        <w:rPr>
          <w:rFonts w:ascii="Times New Roman" w:hAnsi="Times New Roman" w:cs="Times New Roman"/>
          <w:sz w:val="24"/>
          <w:szCs w:val="24"/>
        </w:rPr>
        <w:t>1</w:t>
      </w:r>
      <w:r w:rsidR="004F4188" w:rsidRPr="00033637">
        <w:rPr>
          <w:rFonts w:ascii="Times New Roman" w:hAnsi="Times New Roman" w:cs="Times New Roman"/>
          <w:sz w:val="24"/>
          <w:szCs w:val="24"/>
        </w:rPr>
        <w:t>0</w:t>
      </w:r>
      <w:r w:rsidR="008C11EE" w:rsidRPr="00033637">
        <w:rPr>
          <w:rFonts w:ascii="Times New Roman" w:hAnsi="Times New Roman" w:cs="Times New Roman"/>
          <w:sz w:val="24"/>
          <w:szCs w:val="24"/>
        </w:rPr>
        <w:t>.</w:t>
      </w:r>
      <w:r w:rsidR="004F4188" w:rsidRPr="00033637">
        <w:rPr>
          <w:rFonts w:ascii="Times New Roman" w:hAnsi="Times New Roman" w:cs="Times New Roman"/>
          <w:sz w:val="24"/>
          <w:szCs w:val="24"/>
        </w:rPr>
        <w:t>95</w:t>
      </w:r>
      <w:r w:rsidR="008C090E" w:rsidRPr="00033637">
        <w:rPr>
          <w:rFonts w:ascii="Times New Roman" w:hAnsi="Times New Roman" w:cs="Times New Roman"/>
          <w:sz w:val="24"/>
          <w:szCs w:val="24"/>
        </w:rPr>
        <w:t>) and 3.3</w:t>
      </w:r>
      <w:r w:rsidR="00F2153A" w:rsidRPr="00033637">
        <w:rPr>
          <w:rFonts w:ascii="Times New Roman" w:hAnsi="Times New Roman" w:cs="Times New Roman"/>
          <w:sz w:val="24"/>
          <w:szCs w:val="24"/>
        </w:rPr>
        <w:t>6</w:t>
      </w:r>
      <w:r w:rsidR="008C090E" w:rsidRPr="00033637">
        <w:rPr>
          <w:rFonts w:ascii="Times New Roman" w:hAnsi="Times New Roman" w:cs="Times New Roman"/>
          <w:sz w:val="24"/>
          <w:szCs w:val="24"/>
        </w:rPr>
        <w:t xml:space="preserve"> times (CI: 2.6</w:t>
      </w:r>
      <w:r w:rsidR="004D2E72" w:rsidRPr="00033637">
        <w:rPr>
          <w:rFonts w:ascii="Times New Roman" w:hAnsi="Times New Roman" w:cs="Times New Roman"/>
          <w:sz w:val="24"/>
          <w:szCs w:val="24"/>
        </w:rPr>
        <w:t>7</w:t>
      </w:r>
      <w:r w:rsidR="008C090E" w:rsidRPr="00033637">
        <w:rPr>
          <w:rFonts w:ascii="Times New Roman" w:hAnsi="Times New Roman" w:cs="Times New Roman"/>
          <w:sz w:val="24"/>
          <w:szCs w:val="24"/>
        </w:rPr>
        <w:t xml:space="preserve"> – 4.</w:t>
      </w:r>
      <w:r w:rsidR="004D2E72" w:rsidRPr="00033637">
        <w:rPr>
          <w:rFonts w:ascii="Times New Roman" w:hAnsi="Times New Roman" w:cs="Times New Roman"/>
          <w:sz w:val="24"/>
          <w:szCs w:val="24"/>
        </w:rPr>
        <w:t>22</w:t>
      </w:r>
      <w:r w:rsidR="008C090E" w:rsidRPr="00033637">
        <w:rPr>
          <w:rFonts w:ascii="Times New Roman" w:hAnsi="Times New Roman" w:cs="Times New Roman"/>
          <w:sz w:val="24"/>
          <w:szCs w:val="24"/>
        </w:rPr>
        <w:t xml:space="preserve">) </w:t>
      </w:r>
      <w:r w:rsidR="005E360C" w:rsidRPr="00033637">
        <w:rPr>
          <w:rFonts w:ascii="Times New Roman" w:hAnsi="Times New Roman" w:cs="Times New Roman"/>
          <w:sz w:val="24"/>
          <w:szCs w:val="24"/>
        </w:rPr>
        <w:t xml:space="preserve">higher likelihood </w:t>
      </w:r>
      <w:r w:rsidR="008C090E" w:rsidRPr="00033637">
        <w:rPr>
          <w:rFonts w:ascii="Times New Roman" w:hAnsi="Times New Roman" w:cs="Times New Roman"/>
          <w:sz w:val="24"/>
          <w:szCs w:val="24"/>
        </w:rPr>
        <w:t>o</w:t>
      </w:r>
      <w:r w:rsidR="005E360C" w:rsidRPr="00033637">
        <w:rPr>
          <w:rFonts w:ascii="Times New Roman" w:hAnsi="Times New Roman" w:cs="Times New Roman"/>
          <w:sz w:val="24"/>
          <w:szCs w:val="24"/>
        </w:rPr>
        <w:t>f</w:t>
      </w:r>
      <w:r w:rsidR="008C090E" w:rsidRPr="00033637">
        <w:rPr>
          <w:rFonts w:ascii="Times New Roman" w:hAnsi="Times New Roman" w:cs="Times New Roman"/>
          <w:sz w:val="24"/>
          <w:szCs w:val="24"/>
        </w:rPr>
        <w:t xml:space="preserve"> experienc</w:t>
      </w:r>
      <w:r w:rsidR="005E360C" w:rsidRPr="00033637">
        <w:rPr>
          <w:rFonts w:ascii="Times New Roman" w:hAnsi="Times New Roman" w:cs="Times New Roman"/>
          <w:sz w:val="24"/>
          <w:szCs w:val="24"/>
        </w:rPr>
        <w:t>ing</w:t>
      </w:r>
      <w:r w:rsidR="008C090E" w:rsidRPr="00033637">
        <w:rPr>
          <w:rFonts w:ascii="Times New Roman" w:hAnsi="Times New Roman" w:cs="Times New Roman"/>
          <w:sz w:val="24"/>
          <w:szCs w:val="24"/>
        </w:rPr>
        <w:t xml:space="preserve"> diarrhea </w:t>
      </w:r>
      <w:r w:rsidR="005E360C" w:rsidRPr="00033637">
        <w:rPr>
          <w:rFonts w:ascii="Times New Roman" w:hAnsi="Times New Roman" w:cs="Times New Roman"/>
          <w:sz w:val="24"/>
          <w:szCs w:val="24"/>
        </w:rPr>
        <w:t>compared to the older</w:t>
      </w:r>
      <w:r w:rsidR="008C090E" w:rsidRPr="00033637">
        <w:rPr>
          <w:rFonts w:ascii="Times New Roman" w:hAnsi="Times New Roman" w:cs="Times New Roman"/>
          <w:sz w:val="24"/>
          <w:szCs w:val="24"/>
        </w:rPr>
        <w:t xml:space="preserve"> age group (48-59 months) in MICS 2006, 2012 and 2019, respectively. </w:t>
      </w:r>
      <w:r w:rsidR="005E360C" w:rsidRPr="00033637">
        <w:rPr>
          <w:rFonts w:ascii="Times New Roman" w:hAnsi="Times New Roman" w:cs="Times New Roman"/>
          <w:sz w:val="24"/>
          <w:szCs w:val="24"/>
        </w:rPr>
        <w:t>The mother's educational background also played a role,</w:t>
      </w:r>
      <w:r w:rsidR="008C090E" w:rsidRPr="00033637">
        <w:rPr>
          <w:rFonts w:ascii="Times New Roman" w:hAnsi="Times New Roman" w:cs="Times New Roman"/>
          <w:sz w:val="24"/>
          <w:szCs w:val="24"/>
        </w:rPr>
        <w:t xml:space="preserve"> </w:t>
      </w:r>
      <w:r w:rsidR="005E360C" w:rsidRPr="00033637">
        <w:rPr>
          <w:rFonts w:ascii="Times New Roman" w:hAnsi="Times New Roman" w:cs="Times New Roman"/>
          <w:sz w:val="24"/>
          <w:szCs w:val="24"/>
        </w:rPr>
        <w:t>in</w:t>
      </w:r>
      <w:r w:rsidR="008C090E" w:rsidRPr="00033637">
        <w:rPr>
          <w:rFonts w:ascii="Times New Roman" w:hAnsi="Times New Roman" w:cs="Times New Roman"/>
          <w:sz w:val="24"/>
          <w:szCs w:val="24"/>
        </w:rPr>
        <w:t xml:space="preserve"> MICS 2006, 2012, and 2019, children </w:t>
      </w:r>
      <w:r w:rsidR="005E360C" w:rsidRPr="00033637">
        <w:rPr>
          <w:rFonts w:ascii="Times New Roman" w:hAnsi="Times New Roman" w:cs="Times New Roman"/>
          <w:sz w:val="24"/>
          <w:szCs w:val="24"/>
        </w:rPr>
        <w:t>whose</w:t>
      </w:r>
      <w:r w:rsidR="008C090E" w:rsidRPr="00033637">
        <w:rPr>
          <w:rFonts w:ascii="Times New Roman" w:hAnsi="Times New Roman" w:cs="Times New Roman"/>
          <w:sz w:val="24"/>
          <w:szCs w:val="24"/>
        </w:rPr>
        <w:t xml:space="preserve"> mother</w:t>
      </w:r>
      <w:r w:rsidR="005E360C" w:rsidRPr="00033637">
        <w:rPr>
          <w:rFonts w:ascii="Times New Roman" w:hAnsi="Times New Roman" w:cs="Times New Roman"/>
          <w:sz w:val="24"/>
          <w:szCs w:val="24"/>
        </w:rPr>
        <w:t>s</w:t>
      </w:r>
      <w:r w:rsidR="008C090E" w:rsidRPr="00033637">
        <w:rPr>
          <w:rFonts w:ascii="Times New Roman" w:hAnsi="Times New Roman" w:cs="Times New Roman"/>
          <w:sz w:val="24"/>
          <w:szCs w:val="24"/>
        </w:rPr>
        <w:t xml:space="preserve"> </w:t>
      </w:r>
      <w:r w:rsidR="005E360C" w:rsidRPr="00033637">
        <w:rPr>
          <w:rFonts w:ascii="Times New Roman" w:hAnsi="Times New Roman" w:cs="Times New Roman"/>
          <w:sz w:val="24"/>
          <w:szCs w:val="24"/>
        </w:rPr>
        <w:t xml:space="preserve">had </w:t>
      </w:r>
      <w:r w:rsidR="008C090E" w:rsidRPr="00033637">
        <w:rPr>
          <w:rFonts w:ascii="Times New Roman" w:hAnsi="Times New Roman" w:cs="Times New Roman"/>
          <w:sz w:val="24"/>
          <w:szCs w:val="24"/>
        </w:rPr>
        <w:t xml:space="preserve">no or </w:t>
      </w:r>
      <w:r w:rsidR="005E360C" w:rsidRPr="00033637">
        <w:rPr>
          <w:rFonts w:ascii="Times New Roman" w:hAnsi="Times New Roman" w:cs="Times New Roman"/>
          <w:sz w:val="24"/>
          <w:szCs w:val="24"/>
        </w:rPr>
        <w:t xml:space="preserve">incomplete </w:t>
      </w:r>
      <w:r w:rsidR="008C090E" w:rsidRPr="00033637">
        <w:rPr>
          <w:rFonts w:ascii="Times New Roman" w:hAnsi="Times New Roman" w:cs="Times New Roman"/>
          <w:sz w:val="24"/>
          <w:szCs w:val="24"/>
        </w:rPr>
        <w:t xml:space="preserve">primary </w:t>
      </w:r>
      <w:r w:rsidR="005E360C" w:rsidRPr="00033637">
        <w:rPr>
          <w:rFonts w:ascii="Times New Roman" w:hAnsi="Times New Roman" w:cs="Times New Roman"/>
          <w:sz w:val="24"/>
          <w:szCs w:val="24"/>
        </w:rPr>
        <w:t>education had</w:t>
      </w:r>
      <w:r w:rsidR="00E53CEC" w:rsidRPr="00033637">
        <w:rPr>
          <w:rFonts w:ascii="Times New Roman" w:hAnsi="Times New Roman" w:cs="Times New Roman"/>
          <w:sz w:val="24"/>
          <w:szCs w:val="24"/>
        </w:rPr>
        <w:t xml:space="preserve"> </w:t>
      </w:r>
      <w:r w:rsidR="008C090E" w:rsidRPr="00033637">
        <w:rPr>
          <w:rFonts w:ascii="Times New Roman" w:hAnsi="Times New Roman" w:cs="Times New Roman"/>
          <w:sz w:val="24"/>
          <w:szCs w:val="24"/>
        </w:rPr>
        <w:t>1.48 (CI: 1.18 - 1.86), 1.07 (CI: 0.76 - 1.50), and 1.34 (</w:t>
      </w:r>
      <w:r w:rsidR="00E00D1F" w:rsidRPr="00033637">
        <w:rPr>
          <w:rFonts w:ascii="Times New Roman" w:hAnsi="Times New Roman" w:cs="Times New Roman"/>
          <w:sz w:val="24"/>
          <w:szCs w:val="24"/>
        </w:rPr>
        <w:t>CI:</w:t>
      </w:r>
      <w:r w:rsidR="0056181A" w:rsidRPr="00033637">
        <w:rPr>
          <w:rFonts w:ascii="Times New Roman" w:hAnsi="Times New Roman" w:cs="Times New Roman"/>
          <w:sz w:val="24"/>
          <w:szCs w:val="24"/>
        </w:rPr>
        <w:t xml:space="preserve"> </w:t>
      </w:r>
      <w:r w:rsidR="008C090E" w:rsidRPr="00033637">
        <w:rPr>
          <w:rFonts w:ascii="Times New Roman" w:hAnsi="Times New Roman" w:cs="Times New Roman"/>
          <w:sz w:val="24"/>
          <w:szCs w:val="24"/>
        </w:rPr>
        <w:t xml:space="preserve">1.06 – 1.69) times </w:t>
      </w:r>
      <w:r w:rsidR="00697777" w:rsidRPr="00033637">
        <w:rPr>
          <w:rFonts w:ascii="Times New Roman" w:hAnsi="Times New Roman" w:cs="Times New Roman"/>
          <w:sz w:val="24"/>
          <w:szCs w:val="24"/>
        </w:rPr>
        <w:t xml:space="preserve">higher </w:t>
      </w:r>
      <w:r w:rsidR="00E53CEC" w:rsidRPr="00033637">
        <w:rPr>
          <w:rFonts w:ascii="Times New Roman" w:hAnsi="Times New Roman" w:cs="Times New Roman"/>
          <w:sz w:val="24"/>
          <w:szCs w:val="24"/>
        </w:rPr>
        <w:t>chance</w:t>
      </w:r>
      <w:r w:rsidR="009D40BE" w:rsidRPr="00033637">
        <w:rPr>
          <w:rFonts w:ascii="Times New Roman" w:hAnsi="Times New Roman" w:cs="Times New Roman"/>
          <w:sz w:val="24"/>
          <w:szCs w:val="24"/>
        </w:rPr>
        <w:t>s</w:t>
      </w:r>
      <w:r w:rsidR="00E53CEC" w:rsidRPr="00033637">
        <w:rPr>
          <w:rFonts w:ascii="Times New Roman" w:hAnsi="Times New Roman" w:cs="Times New Roman"/>
          <w:sz w:val="24"/>
          <w:szCs w:val="24"/>
        </w:rPr>
        <w:t xml:space="preserve"> </w:t>
      </w:r>
      <w:r w:rsidR="009D40BE" w:rsidRPr="00033637">
        <w:rPr>
          <w:rFonts w:ascii="Times New Roman" w:hAnsi="Times New Roman" w:cs="Times New Roman"/>
          <w:sz w:val="24"/>
          <w:szCs w:val="24"/>
        </w:rPr>
        <w:t>of diarrhea</w:t>
      </w:r>
      <w:r w:rsidR="008C090E" w:rsidRPr="00033637">
        <w:rPr>
          <w:rFonts w:ascii="Times New Roman" w:hAnsi="Times New Roman" w:cs="Times New Roman"/>
          <w:sz w:val="24"/>
          <w:szCs w:val="24"/>
        </w:rPr>
        <w:t xml:space="preserve"> </w:t>
      </w:r>
      <w:r w:rsidR="005B79B3" w:rsidRPr="00033637">
        <w:rPr>
          <w:rFonts w:ascii="Times New Roman" w:hAnsi="Times New Roman" w:cs="Times New Roman"/>
          <w:sz w:val="24"/>
          <w:szCs w:val="24"/>
        </w:rPr>
        <w:t>compared to</w:t>
      </w:r>
      <w:r w:rsidR="008C090E" w:rsidRPr="00033637">
        <w:rPr>
          <w:rFonts w:ascii="Times New Roman" w:hAnsi="Times New Roman" w:cs="Times New Roman"/>
          <w:sz w:val="24"/>
          <w:szCs w:val="24"/>
        </w:rPr>
        <w:t xml:space="preserve"> children </w:t>
      </w:r>
      <w:r w:rsidR="005B79B3" w:rsidRPr="00033637">
        <w:rPr>
          <w:rFonts w:ascii="Times New Roman" w:hAnsi="Times New Roman" w:cs="Times New Roman"/>
          <w:sz w:val="24"/>
          <w:szCs w:val="24"/>
        </w:rPr>
        <w:t>of</w:t>
      </w:r>
      <w:r w:rsidR="008C090E" w:rsidRPr="00033637">
        <w:rPr>
          <w:rFonts w:ascii="Times New Roman" w:hAnsi="Times New Roman" w:cs="Times New Roman"/>
          <w:sz w:val="24"/>
          <w:szCs w:val="24"/>
        </w:rPr>
        <w:t xml:space="preserve"> </w:t>
      </w:r>
      <w:r w:rsidR="005B79B3" w:rsidRPr="00033637">
        <w:rPr>
          <w:rFonts w:ascii="Times New Roman" w:hAnsi="Times New Roman" w:cs="Times New Roman"/>
          <w:sz w:val="24"/>
          <w:szCs w:val="24"/>
        </w:rPr>
        <w:t xml:space="preserve">mothers with </w:t>
      </w:r>
      <w:r w:rsidR="008C090E" w:rsidRPr="00033637">
        <w:rPr>
          <w:rFonts w:ascii="Times New Roman" w:hAnsi="Times New Roman" w:cs="Times New Roman"/>
          <w:sz w:val="24"/>
          <w:szCs w:val="24"/>
        </w:rPr>
        <w:t>secondary complete or higher education</w:t>
      </w:r>
      <w:r w:rsidR="005B79B3" w:rsidRPr="00033637">
        <w:rPr>
          <w:rFonts w:ascii="Times New Roman" w:hAnsi="Times New Roman" w:cs="Times New Roman"/>
          <w:sz w:val="24"/>
          <w:szCs w:val="24"/>
        </w:rPr>
        <w:t>.</w:t>
      </w:r>
      <w:r w:rsidR="0075492A" w:rsidRPr="00033637">
        <w:rPr>
          <w:rFonts w:ascii="Times New Roman" w:hAnsi="Times New Roman" w:cs="Times New Roman"/>
          <w:sz w:val="24"/>
          <w:szCs w:val="24"/>
        </w:rPr>
        <w:t xml:space="preserve"> </w:t>
      </w:r>
    </w:p>
    <w:p w14:paraId="5AF0FC72" w14:textId="48033DD4" w:rsidR="004E339F" w:rsidRPr="00033637" w:rsidDel="00F31FB2" w:rsidRDefault="004E339F" w:rsidP="00F31FB2">
      <w:pPr>
        <w:spacing w:line="480" w:lineRule="auto"/>
        <w:rPr>
          <w:del w:id="150" w:author="Mohammad Nayeem Hasan" w:date="2024-12-23T01:38:00Z" w16du:dateUtc="2024-12-22T19:38:00Z"/>
          <w:rFonts w:ascii="Times New Roman" w:hAnsi="Times New Roman" w:cs="Times New Roman"/>
          <w:b/>
          <w:sz w:val="24"/>
          <w:szCs w:val="24"/>
          <w:rPrChange w:id="151" w:author="Mohammad Nayeem Hasan" w:date="2024-12-23T01:53:00Z" w16du:dateUtc="2024-12-22T19:53:00Z">
            <w:rPr>
              <w:del w:id="152" w:author="Mohammad Nayeem Hasan" w:date="2024-12-23T01:38:00Z" w16du:dateUtc="2024-12-22T19:38:00Z"/>
              <w:rFonts w:ascii="Times New Roman" w:hAnsi="Times New Roman" w:cs="Times New Roman"/>
              <w:sz w:val="24"/>
              <w:szCs w:val="24"/>
            </w:rPr>
          </w:rPrChange>
        </w:rPr>
        <w:pPrChange w:id="153" w:author="Mohammad Nayeem Hasan" w:date="2024-12-23T01:38:00Z" w16du:dateUtc="2024-12-22T19:38:00Z">
          <w:pPr>
            <w:spacing w:line="480" w:lineRule="auto"/>
          </w:pPr>
        </w:pPrChange>
      </w:pPr>
      <w:ins w:id="154" w:author="Mohammad Nayeem Hasan" w:date="2024-11-05T04:41:00Z">
        <w:r w:rsidRPr="00033637">
          <w:rPr>
            <w:rFonts w:ascii="Times New Roman" w:hAnsi="Times New Roman" w:cs="Times New Roman"/>
            <w:b/>
            <w:sz w:val="24"/>
            <w:szCs w:val="24"/>
            <w:rPrChange w:id="155" w:author="Mohammad Nayeem Hasan" w:date="2024-12-23T01:53:00Z" w16du:dateUtc="2024-12-22T19:53:00Z">
              <w:rPr>
                <w:rFonts w:ascii="Times New Roman" w:hAnsi="Times New Roman" w:cs="Times New Roman"/>
                <w:sz w:val="24"/>
                <w:szCs w:val="24"/>
              </w:rPr>
            </w:rPrChange>
          </w:rPr>
          <w:t>Conclusion</w:t>
        </w:r>
      </w:ins>
      <w:ins w:id="156" w:author="Mohammad Nayeem Hasan" w:date="2024-12-23T01:38:00Z" w16du:dateUtc="2024-12-22T19:38:00Z">
        <w:r w:rsidR="00F31FB2" w:rsidRPr="00033637">
          <w:rPr>
            <w:rFonts w:ascii="Times New Roman" w:hAnsi="Times New Roman" w:cs="Times New Roman"/>
            <w:b/>
            <w:sz w:val="24"/>
            <w:szCs w:val="24"/>
          </w:rPr>
          <w:t xml:space="preserve">: </w:t>
        </w:r>
      </w:ins>
    </w:p>
    <w:p w14:paraId="59412D2A" w14:textId="37C30EFB" w:rsidR="008C090E" w:rsidRPr="00033637" w:rsidRDefault="00263CD5" w:rsidP="00F31FB2">
      <w:pPr>
        <w:spacing w:line="480" w:lineRule="auto"/>
        <w:rPr>
          <w:rFonts w:ascii="Times New Roman" w:hAnsi="Times New Roman" w:cs="Times New Roman"/>
          <w:b/>
          <w:sz w:val="24"/>
          <w:szCs w:val="24"/>
        </w:rPr>
      </w:pPr>
      <w:del w:id="157" w:author="Mohammad Nayeem Hasan" w:date="2024-11-05T04:47:00Z">
        <w:r w:rsidRPr="00033637" w:rsidDel="00391027">
          <w:rPr>
            <w:rFonts w:ascii="Times New Roman" w:hAnsi="Times New Roman" w:cs="Times New Roman"/>
            <w:sz w:val="24"/>
            <w:szCs w:val="24"/>
          </w:rPr>
          <w:delText>Furthermore,</w:delText>
        </w:r>
        <w:r w:rsidR="00ED54A5" w:rsidRPr="00033637" w:rsidDel="00391027">
          <w:rPr>
            <w:rFonts w:ascii="Times New Roman" w:hAnsi="Times New Roman" w:cs="Times New Roman"/>
            <w:sz w:val="24"/>
            <w:szCs w:val="24"/>
          </w:rPr>
          <w:delText xml:space="preserve"> </w:delText>
        </w:r>
      </w:del>
      <w:ins w:id="158" w:author="Mohammad Nayeem Hasan" w:date="2024-11-05T04:47:00Z">
        <w:r w:rsidR="00391027" w:rsidRPr="00033637">
          <w:rPr>
            <w:rFonts w:ascii="Times New Roman" w:hAnsi="Times New Roman" w:cs="Times New Roman"/>
            <w:sz w:val="24"/>
            <w:szCs w:val="24"/>
          </w:rPr>
          <w:t>U</w:t>
        </w:r>
      </w:ins>
      <w:del w:id="159" w:author="Mohammad Nayeem Hasan" w:date="2024-11-05T04:47:00Z">
        <w:r w:rsidR="00ED54A5" w:rsidRPr="00033637" w:rsidDel="00391027">
          <w:rPr>
            <w:rFonts w:ascii="Times New Roman" w:hAnsi="Times New Roman" w:cs="Times New Roman"/>
            <w:sz w:val="24"/>
            <w:szCs w:val="24"/>
          </w:rPr>
          <w:delText>u</w:delText>
        </w:r>
      </w:del>
      <w:r w:rsidR="00ED54A5" w:rsidRPr="00033637">
        <w:rPr>
          <w:rFonts w:ascii="Times New Roman" w:hAnsi="Times New Roman" w:cs="Times New Roman"/>
          <w:sz w:val="24"/>
          <w:szCs w:val="24"/>
        </w:rPr>
        <w:t>nderweight</w:t>
      </w:r>
      <w:r w:rsidRPr="00033637">
        <w:rPr>
          <w:rFonts w:ascii="Times New Roman" w:hAnsi="Times New Roman" w:cs="Times New Roman"/>
          <w:sz w:val="24"/>
          <w:szCs w:val="24"/>
        </w:rPr>
        <w:t xml:space="preserve"> status</w:t>
      </w:r>
      <w:r w:rsidR="00ED54A5" w:rsidRPr="00033637">
        <w:rPr>
          <w:rFonts w:ascii="Times New Roman" w:hAnsi="Times New Roman" w:cs="Times New Roman"/>
          <w:sz w:val="24"/>
          <w:szCs w:val="24"/>
        </w:rPr>
        <w:t>,</w:t>
      </w:r>
      <w:r w:rsidR="008C090E" w:rsidRPr="00033637">
        <w:rPr>
          <w:rFonts w:ascii="Times New Roman" w:hAnsi="Times New Roman" w:cs="Times New Roman"/>
          <w:sz w:val="24"/>
          <w:szCs w:val="24"/>
        </w:rPr>
        <w:t xml:space="preserve"> </w:t>
      </w:r>
      <w:r w:rsidRPr="00033637">
        <w:rPr>
          <w:rFonts w:ascii="Times New Roman" w:hAnsi="Times New Roman" w:cs="Times New Roman"/>
          <w:sz w:val="24"/>
          <w:szCs w:val="24"/>
        </w:rPr>
        <w:t xml:space="preserve">geographical </w:t>
      </w:r>
      <w:r w:rsidR="008C090E" w:rsidRPr="00033637">
        <w:rPr>
          <w:rFonts w:ascii="Times New Roman" w:hAnsi="Times New Roman" w:cs="Times New Roman"/>
          <w:sz w:val="24"/>
          <w:szCs w:val="24"/>
        </w:rPr>
        <w:t xml:space="preserve">division, household wealth status, and </w:t>
      </w:r>
      <w:ins w:id="160" w:author="Mohammad Nayeem Hasan" w:date="2024-11-05T04:47:00Z">
        <w:r w:rsidR="003301B4" w:rsidRPr="00033637">
          <w:rPr>
            <w:rFonts w:ascii="Times New Roman" w:hAnsi="Times New Roman" w:cs="Times New Roman"/>
            <w:sz w:val="24"/>
            <w:szCs w:val="24"/>
          </w:rPr>
          <w:t>unimproved a</w:t>
        </w:r>
      </w:ins>
      <w:ins w:id="161" w:author="Mohammad Nayeem Hasan" w:date="2024-11-05T04:48:00Z">
        <w:r w:rsidR="003301B4" w:rsidRPr="00033637">
          <w:rPr>
            <w:rFonts w:ascii="Times New Roman" w:hAnsi="Times New Roman" w:cs="Times New Roman"/>
            <w:sz w:val="24"/>
            <w:szCs w:val="24"/>
          </w:rPr>
          <w:t xml:space="preserve">nd shared </w:t>
        </w:r>
      </w:ins>
      <w:r w:rsidR="00072283" w:rsidRPr="00033637">
        <w:rPr>
          <w:rFonts w:ascii="Times New Roman" w:hAnsi="Times New Roman" w:cs="Times New Roman"/>
          <w:sz w:val="24"/>
          <w:szCs w:val="24"/>
        </w:rPr>
        <w:t xml:space="preserve">toilet </w:t>
      </w:r>
      <w:del w:id="162" w:author="Mohammad Nayeem Hasan" w:date="2024-11-05T04:48:00Z">
        <w:r w:rsidR="00072283" w:rsidRPr="00033637" w:rsidDel="003301B4">
          <w:rPr>
            <w:rFonts w:ascii="Times New Roman" w:hAnsi="Times New Roman" w:cs="Times New Roman"/>
            <w:sz w:val="24"/>
            <w:szCs w:val="24"/>
          </w:rPr>
          <w:delText xml:space="preserve">facility </w:delText>
        </w:r>
      </w:del>
      <w:ins w:id="163" w:author="Mohammad Nayeem Hasan" w:date="2024-11-05T04:48:00Z">
        <w:r w:rsidR="003301B4" w:rsidRPr="00033637">
          <w:rPr>
            <w:rFonts w:ascii="Times New Roman" w:hAnsi="Times New Roman" w:cs="Times New Roman"/>
            <w:sz w:val="24"/>
            <w:szCs w:val="24"/>
          </w:rPr>
          <w:t xml:space="preserve">facilities </w:t>
        </w:r>
      </w:ins>
      <w:del w:id="164" w:author="Mohammad Nayeem Hasan" w:date="2024-11-05T04:48:00Z">
        <w:r w:rsidR="00072283" w:rsidRPr="00033637" w:rsidDel="003301B4">
          <w:rPr>
            <w:rFonts w:ascii="Times New Roman" w:hAnsi="Times New Roman" w:cs="Times New Roman"/>
            <w:sz w:val="24"/>
            <w:szCs w:val="24"/>
          </w:rPr>
          <w:delText>type</w:delText>
        </w:r>
        <w:r w:rsidR="00461923" w:rsidRPr="00033637" w:rsidDel="003301B4">
          <w:rPr>
            <w:rFonts w:ascii="Times New Roman" w:hAnsi="Times New Roman" w:cs="Times New Roman"/>
            <w:sz w:val="24"/>
            <w:szCs w:val="24"/>
          </w:rPr>
          <w:delText xml:space="preserve"> and its shared status</w:delText>
        </w:r>
        <w:r w:rsidR="008C090E" w:rsidRPr="00033637" w:rsidDel="003301B4">
          <w:rPr>
            <w:rFonts w:ascii="Times New Roman" w:hAnsi="Times New Roman" w:cs="Times New Roman"/>
            <w:sz w:val="24"/>
            <w:szCs w:val="24"/>
          </w:rPr>
          <w:delText xml:space="preserve"> </w:delText>
        </w:r>
      </w:del>
      <w:r w:rsidRPr="00033637">
        <w:rPr>
          <w:rFonts w:ascii="Times New Roman" w:hAnsi="Times New Roman" w:cs="Times New Roman"/>
          <w:sz w:val="24"/>
          <w:szCs w:val="24"/>
        </w:rPr>
        <w:t xml:space="preserve">emerged as </w:t>
      </w:r>
      <w:r w:rsidR="00616C2B" w:rsidRPr="00033637">
        <w:rPr>
          <w:rFonts w:ascii="Times New Roman" w:hAnsi="Times New Roman" w:cs="Times New Roman"/>
          <w:sz w:val="24"/>
          <w:szCs w:val="24"/>
        </w:rPr>
        <w:t>contribu</w:t>
      </w:r>
      <w:r w:rsidRPr="00033637">
        <w:rPr>
          <w:rFonts w:ascii="Times New Roman" w:hAnsi="Times New Roman" w:cs="Times New Roman"/>
          <w:sz w:val="24"/>
          <w:szCs w:val="24"/>
        </w:rPr>
        <w:t>ting</w:t>
      </w:r>
      <w:r w:rsidR="00616C2B" w:rsidRPr="00033637">
        <w:rPr>
          <w:rFonts w:ascii="Times New Roman" w:hAnsi="Times New Roman" w:cs="Times New Roman"/>
          <w:sz w:val="24"/>
          <w:szCs w:val="24"/>
        </w:rPr>
        <w:t xml:space="preserve"> factors of </w:t>
      </w:r>
      <w:r w:rsidR="008C090E" w:rsidRPr="00033637">
        <w:rPr>
          <w:rFonts w:ascii="Times New Roman" w:hAnsi="Times New Roman" w:cs="Times New Roman"/>
          <w:sz w:val="24"/>
          <w:szCs w:val="24"/>
        </w:rPr>
        <w:t>diarrhea</w:t>
      </w:r>
      <w:r w:rsidR="00616C2B" w:rsidRPr="00033637">
        <w:rPr>
          <w:rFonts w:ascii="Times New Roman" w:hAnsi="Times New Roman" w:cs="Times New Roman"/>
          <w:sz w:val="24"/>
          <w:szCs w:val="24"/>
        </w:rPr>
        <w:t xml:space="preserve"> among </w:t>
      </w:r>
      <w:r w:rsidRPr="00033637">
        <w:rPr>
          <w:rFonts w:ascii="Times New Roman" w:hAnsi="Times New Roman" w:cs="Times New Roman"/>
          <w:sz w:val="24"/>
          <w:szCs w:val="24"/>
        </w:rPr>
        <w:lastRenderedPageBreak/>
        <w:t xml:space="preserve">children aged </w:t>
      </w:r>
      <w:r w:rsidR="00616C2B" w:rsidRPr="00033637">
        <w:rPr>
          <w:rFonts w:ascii="Times New Roman" w:hAnsi="Times New Roman" w:cs="Times New Roman"/>
          <w:sz w:val="24"/>
          <w:szCs w:val="24"/>
        </w:rPr>
        <w:t>0-5</w:t>
      </w:r>
      <w:r w:rsidR="005E3FEE" w:rsidRPr="00033637">
        <w:rPr>
          <w:rFonts w:ascii="Times New Roman" w:hAnsi="Times New Roman" w:cs="Times New Roman"/>
          <w:sz w:val="24"/>
          <w:szCs w:val="24"/>
        </w:rPr>
        <w:t xml:space="preserve"> years</w:t>
      </w:r>
      <w:r w:rsidR="008C090E" w:rsidRPr="00033637">
        <w:rPr>
          <w:rFonts w:ascii="Times New Roman" w:hAnsi="Times New Roman" w:cs="Times New Roman"/>
          <w:sz w:val="24"/>
          <w:szCs w:val="24"/>
        </w:rPr>
        <w:t xml:space="preserve">. </w:t>
      </w:r>
      <w:r w:rsidRPr="00033637">
        <w:rPr>
          <w:rFonts w:ascii="Times New Roman" w:hAnsi="Times New Roman" w:cs="Times New Roman"/>
          <w:sz w:val="24"/>
          <w:szCs w:val="24"/>
        </w:rPr>
        <w:t xml:space="preserve">The findings underscore the importance of </w:t>
      </w:r>
      <w:r w:rsidR="00CA7DEE" w:rsidRPr="00033637">
        <w:rPr>
          <w:rFonts w:ascii="Times New Roman" w:hAnsi="Times New Roman" w:cs="Times New Roman"/>
          <w:sz w:val="24"/>
          <w:szCs w:val="24"/>
        </w:rPr>
        <w:t xml:space="preserve">child nutrition, </w:t>
      </w:r>
      <w:r w:rsidR="0048571C" w:rsidRPr="00033637">
        <w:rPr>
          <w:rFonts w:ascii="Times New Roman" w:hAnsi="Times New Roman" w:cs="Times New Roman"/>
          <w:sz w:val="24"/>
          <w:szCs w:val="24"/>
        </w:rPr>
        <w:t xml:space="preserve">basic hygiene </w:t>
      </w:r>
      <w:r w:rsidR="00C075D7" w:rsidRPr="00033637">
        <w:rPr>
          <w:rFonts w:ascii="Times New Roman" w:hAnsi="Times New Roman" w:cs="Times New Roman"/>
          <w:sz w:val="24"/>
          <w:szCs w:val="24"/>
        </w:rPr>
        <w:t>practices</w:t>
      </w:r>
      <w:r w:rsidR="000F750E" w:rsidRPr="00033637">
        <w:rPr>
          <w:rFonts w:ascii="Times New Roman" w:hAnsi="Times New Roman" w:cs="Times New Roman"/>
          <w:sz w:val="24"/>
          <w:szCs w:val="24"/>
        </w:rPr>
        <w:t xml:space="preserve">, </w:t>
      </w:r>
      <w:r w:rsidR="00306E7A" w:rsidRPr="00033637">
        <w:rPr>
          <w:rFonts w:ascii="Times New Roman" w:hAnsi="Times New Roman" w:cs="Times New Roman"/>
          <w:sz w:val="24"/>
          <w:szCs w:val="24"/>
        </w:rPr>
        <w:t xml:space="preserve">and </w:t>
      </w:r>
      <w:r w:rsidR="00F309FE" w:rsidRPr="00033637">
        <w:rPr>
          <w:rFonts w:ascii="Times New Roman" w:hAnsi="Times New Roman" w:cs="Times New Roman"/>
          <w:sz w:val="24"/>
          <w:szCs w:val="24"/>
        </w:rPr>
        <w:t xml:space="preserve">special care during </w:t>
      </w:r>
      <w:r w:rsidR="002F0F3B" w:rsidRPr="00033637">
        <w:rPr>
          <w:rFonts w:ascii="Times New Roman" w:hAnsi="Times New Roman" w:cs="Times New Roman"/>
          <w:sz w:val="24"/>
          <w:szCs w:val="24"/>
        </w:rPr>
        <w:t xml:space="preserve">the </w:t>
      </w:r>
      <w:r w:rsidR="00F309FE" w:rsidRPr="00033637">
        <w:rPr>
          <w:rFonts w:ascii="Times New Roman" w:hAnsi="Times New Roman" w:cs="Times New Roman"/>
          <w:sz w:val="24"/>
          <w:szCs w:val="24"/>
        </w:rPr>
        <w:t>rainy season</w:t>
      </w:r>
      <w:r w:rsidR="00BD0C64" w:rsidRPr="00033637">
        <w:rPr>
          <w:rFonts w:ascii="Times New Roman" w:hAnsi="Times New Roman" w:cs="Times New Roman"/>
          <w:sz w:val="24"/>
          <w:szCs w:val="24"/>
        </w:rPr>
        <w:t xml:space="preserve"> </w:t>
      </w:r>
      <w:r w:rsidRPr="00033637">
        <w:rPr>
          <w:rFonts w:ascii="Times New Roman" w:hAnsi="Times New Roman" w:cs="Times New Roman"/>
          <w:sz w:val="24"/>
          <w:szCs w:val="24"/>
        </w:rPr>
        <w:t>to mitigate the under-five mortality rate associated with diarrhea.</w:t>
      </w:r>
    </w:p>
    <w:p w14:paraId="474FEF32" w14:textId="1850539A" w:rsidR="00BB1886" w:rsidRPr="00033637" w:rsidRDefault="00BB1886" w:rsidP="00F31FB2">
      <w:pPr>
        <w:spacing w:line="480" w:lineRule="auto"/>
        <w:rPr>
          <w:ins w:id="165" w:author="Mohammad Nayeem Hasan" w:date="2024-12-23T01:37:00Z" w16du:dateUtc="2024-12-22T19:37:00Z"/>
          <w:rFonts w:ascii="Times New Roman" w:hAnsi="Times New Roman" w:cs="Times New Roman"/>
          <w:sz w:val="24"/>
          <w:szCs w:val="24"/>
        </w:rPr>
        <w:pPrChange w:id="166" w:author="Mohammad Nayeem Hasan" w:date="2024-12-23T01:38:00Z" w16du:dateUtc="2024-12-22T19:38:00Z">
          <w:pPr/>
        </w:pPrChange>
      </w:pPr>
      <w:moveToRangeStart w:id="167" w:author="Mohammad Nayeem Hasan" w:date="2024-12-23T01:37:00Z" w:name="move181706864"/>
      <w:moveTo w:id="168" w:author="Mohammad Nayeem Hasan" w:date="2024-12-23T01:37:00Z" w16du:dateUtc="2024-12-22T19:37:00Z">
        <w:r w:rsidRPr="00033637">
          <w:rPr>
            <w:rFonts w:ascii="Times New Roman" w:hAnsi="Times New Roman" w:cs="Times New Roman"/>
            <w:b/>
            <w:sz w:val="24"/>
            <w:szCs w:val="24"/>
          </w:rPr>
          <w:t>Keywords:</w:t>
        </w:r>
        <w:r w:rsidRPr="00033637">
          <w:rPr>
            <w:rFonts w:ascii="Times New Roman" w:hAnsi="Times New Roman" w:cs="Times New Roman"/>
            <w:sz w:val="24"/>
            <w:szCs w:val="24"/>
          </w:rPr>
          <w:t xml:space="preserve"> Children, Nutrition, Childhood diseases, Diarrhea, Trend, Determinant, Bangladesh.</w:t>
        </w:r>
      </w:moveTo>
      <w:moveFromRangeStart w:id="169" w:author="Mohammad Nayeem Hasan" w:date="2024-12-23T01:37:00Z" w:name="move181706864"/>
      <w:moveToRangeEnd w:id="167"/>
      <w:moveFrom w:id="170" w:author="Mohammad Nayeem Hasan" w:date="2024-12-23T01:37:00Z" w16du:dateUtc="2024-12-22T19:37:00Z">
        <w:r w:rsidR="008C090E" w:rsidRPr="00033637" w:rsidDel="00172E7A">
          <w:rPr>
            <w:rFonts w:ascii="Times New Roman" w:hAnsi="Times New Roman" w:cs="Times New Roman"/>
            <w:b/>
            <w:bCs/>
            <w:sz w:val="24"/>
            <w:szCs w:val="24"/>
          </w:rPr>
          <w:t>Keywords:</w:t>
        </w:r>
        <w:r w:rsidR="008C090E" w:rsidRPr="00033637" w:rsidDel="00172E7A">
          <w:rPr>
            <w:rFonts w:ascii="Times New Roman" w:hAnsi="Times New Roman" w:cs="Times New Roman"/>
            <w:b/>
            <w:bCs/>
            <w:sz w:val="24"/>
            <w:szCs w:val="24"/>
            <w:rPrChange w:id="171" w:author="Mohammad Nayeem Hasan" w:date="2024-12-23T01:53:00Z" w16du:dateUtc="2024-12-22T19:53:00Z">
              <w:rPr>
                <w:rFonts w:ascii="Times New Roman" w:hAnsi="Times New Roman" w:cs="Times New Roman"/>
                <w:sz w:val="24"/>
                <w:szCs w:val="24"/>
              </w:rPr>
            </w:rPrChange>
          </w:rPr>
          <w:t xml:space="preserve"> Children, </w:t>
        </w:r>
        <w:r w:rsidR="009F393F" w:rsidRPr="00033637" w:rsidDel="00172E7A">
          <w:rPr>
            <w:rFonts w:ascii="Times New Roman" w:hAnsi="Times New Roman" w:cs="Times New Roman"/>
            <w:b/>
            <w:bCs/>
            <w:sz w:val="24"/>
            <w:szCs w:val="24"/>
            <w:rPrChange w:id="172" w:author="Mohammad Nayeem Hasan" w:date="2024-12-23T01:53:00Z" w16du:dateUtc="2024-12-22T19:53:00Z">
              <w:rPr>
                <w:rFonts w:ascii="Times New Roman" w:hAnsi="Times New Roman" w:cs="Times New Roman"/>
                <w:sz w:val="24"/>
                <w:szCs w:val="24"/>
              </w:rPr>
            </w:rPrChange>
          </w:rPr>
          <w:t xml:space="preserve">Nutrition, Childhood diseases, </w:t>
        </w:r>
        <w:r w:rsidR="008C090E" w:rsidRPr="00033637" w:rsidDel="00172E7A">
          <w:rPr>
            <w:rFonts w:ascii="Times New Roman" w:hAnsi="Times New Roman" w:cs="Times New Roman"/>
            <w:b/>
            <w:bCs/>
            <w:sz w:val="24"/>
            <w:szCs w:val="24"/>
            <w:rPrChange w:id="173" w:author="Mohammad Nayeem Hasan" w:date="2024-12-23T01:53:00Z" w16du:dateUtc="2024-12-22T19:53:00Z">
              <w:rPr>
                <w:rFonts w:ascii="Times New Roman" w:hAnsi="Times New Roman" w:cs="Times New Roman"/>
                <w:sz w:val="24"/>
                <w:szCs w:val="24"/>
              </w:rPr>
            </w:rPrChange>
          </w:rPr>
          <w:t>Diarrhea, Trend, Determinant, Bangladesh.</w:t>
        </w:r>
      </w:moveFrom>
      <w:moveFromRangeEnd w:id="169"/>
      <w:del w:id="174" w:author="Mohammad Nayeem Hasan" w:date="2024-12-23T01:37:00Z" w16du:dateUtc="2024-12-22T19:37:00Z">
        <w:r w:rsidR="00AA15CC" w:rsidRPr="00033637" w:rsidDel="00BB1886">
          <w:rPr>
            <w:rFonts w:ascii="Times New Roman" w:hAnsi="Times New Roman" w:cs="Times New Roman"/>
            <w:b/>
            <w:bCs/>
            <w:sz w:val="24"/>
            <w:szCs w:val="24"/>
          </w:rPr>
          <w:br w:type="page"/>
        </w:r>
      </w:del>
      <w:ins w:id="175" w:author="Mohammad Nayeem Hasan" w:date="2024-12-23T01:37:00Z" w16du:dateUtc="2024-12-22T19:37:00Z">
        <w:r w:rsidRPr="00033637">
          <w:rPr>
            <w:rFonts w:ascii="Times New Roman" w:hAnsi="Times New Roman" w:cs="Times New Roman"/>
            <w:b/>
            <w:bCs/>
            <w:sz w:val="24"/>
            <w:szCs w:val="24"/>
            <w:rPrChange w:id="176" w:author="Mohammad Nayeem Hasan" w:date="2024-12-23T01:53:00Z" w16du:dateUtc="2024-12-22T19:53:00Z">
              <w:rPr>
                <w:rFonts w:ascii="Times New Roman" w:hAnsi="Times New Roman" w:cs="Times New Roman"/>
                <w:sz w:val="24"/>
                <w:szCs w:val="24"/>
              </w:rPr>
            </w:rPrChange>
          </w:rPr>
          <w:br w:type="page"/>
        </w:r>
      </w:ins>
    </w:p>
    <w:p w14:paraId="2D066A66" w14:textId="184AA168" w:rsidR="00BB1886" w:rsidRPr="00033637" w:rsidDel="00BB1886" w:rsidRDefault="00BB1886" w:rsidP="00F31FB2">
      <w:pPr>
        <w:spacing w:line="480" w:lineRule="auto"/>
        <w:rPr>
          <w:del w:id="177" w:author="Mohammad Nayeem Hasan" w:date="2024-12-23T01:37:00Z" w16du:dateUtc="2024-12-22T19:37:00Z"/>
          <w:rFonts w:ascii="Times New Roman" w:hAnsi="Times New Roman" w:cs="Times New Roman"/>
          <w:sz w:val="24"/>
          <w:szCs w:val="24"/>
        </w:rPr>
        <w:pPrChange w:id="178" w:author="Mohammad Nayeem Hasan" w:date="2024-12-23T01:38:00Z" w16du:dateUtc="2024-12-22T19:38:00Z">
          <w:pPr>
            <w:spacing w:line="240" w:lineRule="auto"/>
          </w:pPr>
        </w:pPrChange>
      </w:pPr>
    </w:p>
    <w:p w14:paraId="63410B05" w14:textId="3AC26D97" w:rsidR="00A84410" w:rsidRPr="00033637" w:rsidRDefault="00275578" w:rsidP="00F31FB2">
      <w:pPr>
        <w:spacing w:line="480" w:lineRule="auto"/>
        <w:rPr>
          <w:rFonts w:ascii="Times New Roman" w:hAnsi="Times New Roman" w:cs="Times New Roman"/>
          <w:sz w:val="24"/>
          <w:szCs w:val="24"/>
        </w:rPr>
        <w:pPrChange w:id="179" w:author="Mohammad Nayeem Hasan" w:date="2024-12-23T01:38:00Z" w16du:dateUtc="2024-12-22T19:38:00Z">
          <w:pPr>
            <w:spacing w:line="240" w:lineRule="auto"/>
          </w:pPr>
        </w:pPrChange>
      </w:pPr>
      <w:del w:id="180" w:author="Mohammad Nayeem Hasan" w:date="2024-12-23T01:41:00Z" w16du:dateUtc="2024-12-22T19:41:00Z">
        <w:r w:rsidRPr="00033637" w:rsidDel="0074506C">
          <w:rPr>
            <w:rFonts w:ascii="Times New Roman" w:hAnsi="Times New Roman" w:cs="Times New Roman"/>
            <w:b/>
            <w:sz w:val="24"/>
            <w:szCs w:val="24"/>
          </w:rPr>
          <w:delText>Introduction</w:delText>
        </w:r>
      </w:del>
      <w:ins w:id="181" w:author="Mohammad Nayeem Hasan" w:date="2024-12-23T01:41:00Z" w16du:dateUtc="2024-12-22T19:41:00Z">
        <w:r w:rsidR="0074506C" w:rsidRPr="00033637">
          <w:rPr>
            <w:rFonts w:ascii="Times New Roman" w:hAnsi="Times New Roman" w:cs="Times New Roman"/>
            <w:b/>
            <w:sz w:val="24"/>
            <w:szCs w:val="24"/>
          </w:rPr>
          <w:t>Background</w:t>
        </w:r>
      </w:ins>
    </w:p>
    <w:p w14:paraId="14F44D1F" w14:textId="650CF408" w:rsidR="00275578" w:rsidRPr="00033637" w:rsidDel="00415D0A" w:rsidRDefault="00E10003" w:rsidP="00F31FB2">
      <w:pPr>
        <w:spacing w:line="480" w:lineRule="auto"/>
        <w:ind w:firstLine="720"/>
        <w:rPr>
          <w:del w:id="182" w:author="Mohammad Nayeem Hasan" w:date="2024-11-04T15:51:00Z"/>
          <w:rFonts w:ascii="Times New Roman" w:hAnsi="Times New Roman" w:cs="Times New Roman"/>
          <w:sz w:val="24"/>
          <w:szCs w:val="24"/>
        </w:rPr>
        <w:pPrChange w:id="183" w:author="Mohammad Nayeem Hasan" w:date="2024-12-23T01:38:00Z" w16du:dateUtc="2024-12-22T19:38:00Z">
          <w:pPr>
            <w:spacing w:line="480" w:lineRule="auto"/>
            <w:ind w:firstLine="720"/>
          </w:pPr>
        </w:pPrChange>
      </w:pPr>
      <w:bookmarkStart w:id="184" w:name="_Hlk181627998"/>
      <w:bookmarkStart w:id="185" w:name="_Hlk185812250"/>
      <w:r w:rsidRPr="00033637">
        <w:rPr>
          <w:rFonts w:ascii="Times New Roman" w:hAnsi="Times New Roman" w:cs="Times New Roman"/>
          <w:sz w:val="24"/>
          <w:szCs w:val="24"/>
        </w:rPr>
        <w:t>Diarrhea</w:t>
      </w:r>
      <w:r w:rsidR="00275578" w:rsidRPr="00033637">
        <w:rPr>
          <w:rFonts w:ascii="Times New Roman" w:hAnsi="Times New Roman" w:cs="Times New Roman"/>
          <w:sz w:val="24"/>
          <w:szCs w:val="24"/>
        </w:rPr>
        <w:t xml:space="preserve"> </w:t>
      </w:r>
      <w:r w:rsidR="005F1801" w:rsidRPr="00033637">
        <w:rPr>
          <w:rFonts w:ascii="Times New Roman" w:hAnsi="Times New Roman" w:cs="Times New Roman"/>
          <w:sz w:val="24"/>
          <w:szCs w:val="24"/>
        </w:rPr>
        <w:t xml:space="preserve">is </w:t>
      </w:r>
      <w:r w:rsidR="00714534" w:rsidRPr="00033637">
        <w:rPr>
          <w:rFonts w:ascii="Times New Roman" w:hAnsi="Times New Roman" w:cs="Times New Roman"/>
          <w:sz w:val="24"/>
          <w:szCs w:val="24"/>
        </w:rPr>
        <w:t>a</w:t>
      </w:r>
      <w:ins w:id="186" w:author="Mohammad Nayeem Hasan" w:date="2024-11-04T15:22:00Z">
        <w:r w:rsidR="00D012BF" w:rsidRPr="00033637">
          <w:rPr>
            <w:rFonts w:ascii="Times New Roman" w:hAnsi="Times New Roman" w:cs="Times New Roman"/>
            <w:sz w:val="24"/>
            <w:szCs w:val="24"/>
          </w:rPr>
          <w:t xml:space="preserve"> leading</w:t>
        </w:r>
      </w:ins>
      <w:del w:id="187" w:author="Mohammad Nayeem Hasan" w:date="2024-11-04T15:22:00Z">
        <w:r w:rsidR="00714534" w:rsidRPr="00033637" w:rsidDel="00D012BF">
          <w:rPr>
            <w:rFonts w:ascii="Times New Roman" w:hAnsi="Times New Roman" w:cs="Times New Roman"/>
            <w:sz w:val="24"/>
            <w:szCs w:val="24"/>
          </w:rPr>
          <w:delText>n influential</w:delText>
        </w:r>
      </w:del>
      <w:r w:rsidR="00714534" w:rsidRPr="00033637">
        <w:rPr>
          <w:rFonts w:ascii="Times New Roman" w:hAnsi="Times New Roman" w:cs="Times New Roman"/>
          <w:sz w:val="24"/>
          <w:szCs w:val="24"/>
        </w:rPr>
        <w:t xml:space="preserve"> cause of under-five child mortality </w:t>
      </w:r>
      <w:r w:rsidR="00283722" w:rsidRPr="00033637">
        <w:rPr>
          <w:rFonts w:ascii="Times New Roman" w:hAnsi="Times New Roman" w:cs="Times New Roman"/>
          <w:sz w:val="24"/>
          <w:szCs w:val="24"/>
        </w:rPr>
        <w:t>globally</w:t>
      </w:r>
      <w:r w:rsidR="00275578" w:rsidRPr="00033637">
        <w:rPr>
          <w:rFonts w:ascii="Times New Roman" w:hAnsi="Times New Roman" w:cs="Times New Roman"/>
          <w:sz w:val="24"/>
          <w:szCs w:val="24"/>
        </w:rPr>
        <w:t xml:space="preserve">. </w:t>
      </w:r>
      <w:bookmarkStart w:id="188" w:name="_Hlk181491496"/>
      <w:ins w:id="189" w:author="Mohammad Nayeem Hasan" w:date="2024-11-03T00:42:00Z">
        <w:r w:rsidR="00DB12BA" w:rsidRPr="00033637">
          <w:rPr>
            <w:rFonts w:ascii="Times New Roman" w:hAnsi="Times New Roman" w:cs="Times New Roman"/>
            <w:sz w:val="24"/>
            <w:szCs w:val="24"/>
          </w:rPr>
          <w:t>According to the World Health Organization (WHO), every year, there are approximately 1.7 billion cases of diarrheal disease among children worldwide</w:t>
        </w:r>
      </w:ins>
      <w:ins w:id="190" w:author="Mohammad Nayeem Hasan" w:date="2024-11-03T01:31:00Z">
        <w:r w:rsidR="000067C6" w:rsidRPr="00033637">
          <w:rPr>
            <w:rFonts w:ascii="Times New Roman" w:hAnsi="Times New Roman" w:cs="Times New Roman"/>
            <w:sz w:val="24"/>
            <w:szCs w:val="24"/>
          </w:rPr>
          <w:t xml:space="preserve"> and </w:t>
        </w:r>
      </w:ins>
      <w:ins w:id="191" w:author="Mohammad Nayeem Hasan" w:date="2024-11-03T00:44:00Z">
        <w:r w:rsidR="00DB12BA" w:rsidRPr="00033637">
          <w:rPr>
            <w:rFonts w:ascii="Times New Roman" w:hAnsi="Times New Roman" w:cs="Times New Roman"/>
            <w:sz w:val="24"/>
            <w:szCs w:val="24"/>
          </w:rPr>
          <w:t>diarrhea claims the lives of about 443,832 children under the age of 5, along with an additional 50,851 children aged 5 to 9</w:t>
        </w:r>
      </w:ins>
      <w:ins w:id="192" w:author="Mohammad Nayeem Hasan" w:date="2024-11-03T00:46:00Z">
        <w:r w:rsidR="00DB12BA" w:rsidRPr="00033637">
          <w:rPr>
            <w:rFonts w:ascii="Times New Roman" w:hAnsi="Times New Roman" w:cs="Times New Roman"/>
            <w:sz w:val="24"/>
            <w:szCs w:val="24"/>
          </w:rPr>
          <w:t xml:space="preserve"> </w:t>
        </w:r>
      </w:ins>
      <w:sdt>
        <w:sdtPr>
          <w:rPr>
            <w:rFonts w:ascii="Times New Roman" w:hAnsi="Times New Roman" w:cs="Times New Roman"/>
            <w:color w:val="000000"/>
            <w:sz w:val="24"/>
            <w:szCs w:val="24"/>
          </w:rPr>
          <w:tag w:val="MENDELEY_CITATION_v3_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"/>
          <w:id w:val="1466464588"/>
          <w:placeholder>
            <w:docPart w:val="DefaultPlaceholder_-1854013440"/>
          </w:placeholder>
        </w:sdtPr>
        <w:sdtContent>
          <w:r w:rsidR="00FE1019" w:rsidRPr="00033637">
            <w:rPr>
              <w:rFonts w:ascii="Times New Roman" w:hAnsi="Times New Roman" w:cs="Times New Roman"/>
              <w:color w:val="000000"/>
              <w:sz w:val="24"/>
              <w:szCs w:val="24"/>
            </w:rPr>
            <w:t>(WHO, 2024)</w:t>
          </w:r>
        </w:sdtContent>
      </w:sdt>
      <w:ins w:id="193" w:author="Mohammad Nayeem Hasan" w:date="2024-11-03T00:44:00Z">
        <w:r w:rsidR="00DB12BA" w:rsidRPr="00033637">
          <w:rPr>
            <w:rFonts w:ascii="Times New Roman" w:hAnsi="Times New Roman" w:cs="Times New Roman"/>
            <w:sz w:val="24"/>
            <w:szCs w:val="24"/>
          </w:rPr>
          <w:t xml:space="preserve">. </w:t>
        </w:r>
      </w:ins>
      <w:bookmarkEnd w:id="188"/>
      <w:commentRangeStart w:id="194"/>
      <w:del w:id="195" w:author="Mohammad Nayeem Hasan" w:date="2024-12-22T18:55:00Z" w16du:dateUtc="2024-12-22T12:55:00Z">
        <w:r w:rsidR="00275578" w:rsidRPr="00033637" w:rsidDel="00110332">
          <w:rPr>
            <w:rFonts w:ascii="Times New Roman" w:hAnsi="Times New Roman" w:cs="Times New Roman"/>
            <w:sz w:val="24"/>
            <w:szCs w:val="24"/>
          </w:rPr>
          <w:delText>In 2010, about 7.6 million Children aged below five years died worldwide</w:delText>
        </w:r>
        <w:r w:rsidR="00BE4C81" w:rsidRPr="00033637" w:rsidDel="00110332">
          <w:rPr>
            <w:rFonts w:ascii="Times New Roman" w:hAnsi="Times New Roman" w:cs="Times New Roman"/>
            <w:sz w:val="24"/>
            <w:szCs w:val="24"/>
          </w:rPr>
          <w:delText xml:space="preserve"> </w:delText>
        </w:r>
        <w:r w:rsidR="00275578" w:rsidRPr="00033637" w:rsidDel="00110332">
          <w:rPr>
            <w:rFonts w:ascii="Times New Roman" w:hAnsi="Times New Roman" w:cs="Times New Roman"/>
            <w:sz w:val="24"/>
            <w:szCs w:val="24"/>
          </w:rPr>
          <w:delText xml:space="preserve">and about 21,000 of them died every day </w:delText>
        </w:r>
        <w:r w:rsidR="00275578" w:rsidRPr="00033637" w:rsidDel="00110332">
          <w:rPr>
            <w:rFonts w:ascii="Times New Roman" w:hAnsi="Times New Roman" w:cs="Times New Roman"/>
            <w:sz w:val="24"/>
            <w:szCs w:val="24"/>
          </w:rPr>
          <w:fldChar w:fldCharType="begin"/>
        </w:r>
        <w:r w:rsidR="00350CF8" w:rsidRPr="00033637" w:rsidDel="00110332">
          <w:rPr>
            <w:rFonts w:ascii="Times New Roman" w:hAnsi="Times New Roman" w:cs="Times New Roman"/>
            <w:sz w:val="24"/>
            <w:szCs w:val="24"/>
          </w:rPr>
          <w:delInstrText xml:space="preserve"> ADDIN ZOTERO_ITEM CSL_CITATION {"citationID":"woyuVibW","properties":{"formattedCitation":"(Woldu, Bitew, &amp; Gizaw, 2016)","plainCitation":"(Woldu, Bitew, &amp; Gizaw, 2016)","noteIndex":0},"citationItems":[{"id":1417,"uris":["http://zotero.org/users/4185209/items/QULKSM96"],"itemData":{"id":1417,"type":"article-journal","abstract":"Diarrheal disease remains the leading cause of morbidity and mortality among under-five children worldwide. Every day, more than 4000 children lose their lives due to diarrhea. In Ethiopia, diarrhea is the second killer of under-five children next to pneumonia.","container-title":"Tropical Medicine and Health","DOI":"10.1186/s41182-016-0040-7","ISSN":"1349-4147","issue":"1","journalAbbreviation":"Tropical Medicine and Health","page":"40","source":"BioMed Central","title":"Socioeconomic factors associated with diarrheal diseases among under-five children of the nomadic population in northeast Ethiopia","volume":"44","author":[{"family":"Woldu","given":"Wondwoson"},{"family":"Bitew","given":"Bikes Destaw"},{"family":"Gizaw","given":"Zemichael"}],"issued":{"date-parts":[["2016",12,9]]}}}],"schema":"https://github.com/citation-style-language/schema/raw/master/csl-citation.json"} </w:delInstrText>
        </w:r>
        <w:r w:rsidR="00275578" w:rsidRPr="00033637" w:rsidDel="00110332">
          <w:rPr>
            <w:rFonts w:ascii="Times New Roman" w:hAnsi="Times New Roman" w:cs="Times New Roman"/>
            <w:sz w:val="24"/>
            <w:szCs w:val="24"/>
          </w:rPr>
          <w:fldChar w:fldCharType="separate"/>
        </w:r>
        <w:r w:rsidR="00350CF8" w:rsidRPr="00033637" w:rsidDel="00110332">
          <w:rPr>
            <w:rFonts w:ascii="Times New Roman" w:hAnsi="Times New Roman" w:cs="Times New Roman"/>
            <w:sz w:val="24"/>
            <w:szCs w:val="24"/>
          </w:rPr>
          <w:delText>(Woldu, Bitew, &amp; Gizaw, 2016)</w:delText>
        </w:r>
        <w:r w:rsidR="00275578" w:rsidRPr="00033637" w:rsidDel="00110332">
          <w:rPr>
            <w:rFonts w:ascii="Times New Roman" w:hAnsi="Times New Roman" w:cs="Times New Roman"/>
            <w:sz w:val="24"/>
            <w:szCs w:val="24"/>
          </w:rPr>
          <w:fldChar w:fldCharType="end"/>
        </w:r>
        <w:r w:rsidR="00275578" w:rsidRPr="00033637" w:rsidDel="00110332">
          <w:rPr>
            <w:rFonts w:ascii="Times New Roman" w:hAnsi="Times New Roman" w:cs="Times New Roman"/>
            <w:sz w:val="24"/>
            <w:szCs w:val="24"/>
          </w:rPr>
          <w:delText xml:space="preserve">. </w:delText>
        </w:r>
        <w:commentRangeEnd w:id="194"/>
        <w:r w:rsidR="001D4C3D" w:rsidRPr="00033637" w:rsidDel="00110332">
          <w:rPr>
            <w:rStyle w:val="CommentReference"/>
            <w:rFonts w:ascii="Times New Roman" w:hAnsi="Times New Roman" w:cs="Times New Roman"/>
            <w:sz w:val="24"/>
            <w:szCs w:val="24"/>
            <w:rPrChange w:id="196" w:author="Mohammad Nayeem Hasan" w:date="2024-12-23T01:53:00Z" w16du:dateUtc="2024-12-22T19:53:00Z">
              <w:rPr>
                <w:rStyle w:val="CommentReference"/>
              </w:rPr>
            </w:rPrChange>
          </w:rPr>
          <w:commentReference w:id="194"/>
        </w:r>
      </w:del>
      <w:ins w:id="197" w:author="Mohammad Nayeem Hasan" w:date="2024-11-04T15:38:00Z">
        <w:r w:rsidR="002A632D" w:rsidRPr="00033637">
          <w:rPr>
            <w:rFonts w:ascii="Times New Roman" w:hAnsi="Times New Roman" w:cs="Times New Roman"/>
            <w:sz w:val="24"/>
            <w:szCs w:val="24"/>
          </w:rPr>
          <w:t>The diarrhea-related mortality rate is high in developing countries and deaths from diarrhea are rare in developed countries</w:t>
        </w:r>
      </w:ins>
      <w:ins w:id="198" w:author="Mohammad Nayeem Hasan" w:date="2024-12-22T23:28:00Z" w16du:dateUtc="2024-12-22T17:28:00Z">
        <w:r w:rsidR="001F612D" w:rsidRPr="00033637">
          <w:rPr>
            <w:rFonts w:ascii="Times New Roman" w:hAnsi="Times New Roman" w:cs="Times New Roman"/>
            <w:sz w:val="24"/>
            <w:szCs w:val="24"/>
          </w:rPr>
          <w:t xml:space="preserve"> </w:t>
        </w:r>
      </w:ins>
      <w:sdt>
        <w:sdtPr>
          <w:rPr>
            <w:rFonts w:ascii="Times New Roman" w:hAnsi="Times New Roman" w:cs="Times New Roman"/>
            <w:color w:val="000000"/>
            <w:sz w:val="24"/>
            <w:szCs w:val="24"/>
          </w:rPr>
          <w:tag w:val="MENDELEY_CITATION_v3_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"/>
          <w:id w:val="-601264299"/>
          <w:placeholder>
            <w:docPart w:val="DefaultPlaceholder_-1854013440"/>
          </w:placeholder>
        </w:sdtPr>
        <w:sdtContent>
          <w:r w:rsidR="00FE1019" w:rsidRPr="00033637">
            <w:rPr>
              <w:rFonts w:ascii="Times New Roman" w:hAnsi="Times New Roman" w:cs="Times New Roman"/>
              <w:color w:val="000000"/>
              <w:sz w:val="24"/>
              <w:szCs w:val="24"/>
            </w:rPr>
            <w:t>(Podewils et al., 2004; Tilahun et al., 2014)</w:t>
          </w:r>
        </w:sdtContent>
      </w:sdt>
      <w:ins w:id="199" w:author="Mohammad Nayeem Hasan" w:date="2024-12-22T22:13:00Z">
        <w:r w:rsidR="002F15B1" w:rsidRPr="00033637">
          <w:rPr>
            <w:rFonts w:ascii="Times New Roman" w:hAnsi="Times New Roman" w:cs="Times New Roman"/>
            <w:sz w:val="24"/>
            <w:szCs w:val="24"/>
          </w:rPr>
          <w:fldChar w:fldCharType="begin"/>
        </w:r>
        <w:r w:rsidR="002F15B1" w:rsidRPr="00033637">
          <w:rPr>
            <w:rFonts w:ascii="Times New Roman" w:hAnsi="Times New Roman" w:cs="Times New Roman"/>
            <w:sz w:val="24"/>
            <w:szCs w:val="24"/>
          </w:rPr>
          <w:instrText xml:space="preserve"> ADDIN ZOTERO_ITEM CSL_CITATION {"citationID":"SoctR8as","properties":{"formattedCitation":"(Podewils, Mintz, Nataro, &amp; Parashar, 2004; Zeleke &amp; Alemu, 2014)","plainCitation":"(Podewils, Mintz, Nataro, &amp; Parashar, 2004; Zeleke &amp; Alemu, 2014)","noteIndex":0},"citationItems":[{"id":1420,"uris":["http://zotero.org/users/4185209/items/DXQQQVEN"],"itemData":{"id":1420,"type":"article-journal","abstract":"Background: It is a fact that diarrheal diseases caused major public health problem in children under-five years of age, especially in developing coun...","container-title":"Global Journal of Medical Research","issue":"4","language":"en-us","title":"Determinants of Under-Five Childhood Diarrhea in Kotebe Health Center, Yeka Sub City, Addis Ababa, Ethiopia: A Case Control Study","title-short":"Determinants of Under-Five Childhood Diarrhea in Kotebe Health Center, Yeka Sub City, Addis Ababa, Ethiopia","URL":"https://globaljournals.org/item/3787-determinants-of-under-five-childhood-diarrhea-in-kotebe-health-center-yeka-sub-city-addis-ababa-ethiopia-a-case-control-study","volume":"14","author":[{"family":"Zeleke","given":"Aklilu Tilahun"},{"family":"Alemu","given":"Zewdie Aderaw"}],"accessed":{"date-parts":[["2022",6,23]]},"issued":{"date-parts":[["2014"]]}}},{"id":1450,"uris":["http://zotero.org/users/4185209/items/PRR68VFN"],"itemData":{"id":1450,"type":"article-journal","container-title":"Seminars in Pediatric Infectious Diseases","DOI":"10.1053/j.spid.2004.05.008","ISSN":"1045-1870","issue":"3","journalAbbreviation":"Semin Pediatr Infect Dis","note":"PMID: 15480962\nPMCID: PMC7172419","page":"155-168","source":"PubMed Central","title":"Acute, infectious diarrhea among children in developing countries","volume":"15","author":[{"family":"Podewils","given":"Laura Jean"},{"family":"Mintz","given":"Eric D."},{"family":"Nataro","given":"James P."},{"family":"Parashar","given":"Umesh D."}],"issued":{"date-parts":[["2004",7]]}}}],"schema":"https://github.com/citation-style-language/schema/raw/master/csl-citation.json"} </w:instrText>
        </w:r>
        <w:r w:rsidR="002F15B1" w:rsidRPr="00033637">
          <w:rPr>
            <w:rFonts w:ascii="Times New Roman" w:hAnsi="Times New Roman" w:cs="Times New Roman"/>
            <w:sz w:val="24"/>
            <w:szCs w:val="24"/>
          </w:rPr>
          <w:fldChar w:fldCharType="separate"/>
        </w:r>
      </w:ins>
      <w:ins w:id="200" w:author="Mohammad Nayeem Hasan" w:date="2024-12-22T22:13:00Z" w16du:dateUtc="2024-12-22T16:13:00Z">
        <w:r w:rsidR="002F15B1" w:rsidRPr="00033637">
          <w:rPr>
            <w:rFonts w:ascii="Times New Roman" w:hAnsi="Times New Roman" w:cs="Times New Roman"/>
            <w:sz w:val="24"/>
            <w:szCs w:val="24"/>
          </w:rPr>
          <w:fldChar w:fldCharType="end"/>
        </w:r>
      </w:ins>
      <w:ins w:id="201" w:author="Mohammad Nayeem Hasan" w:date="2024-11-04T15:38:00Z">
        <w:r w:rsidR="002A632D" w:rsidRPr="00033637">
          <w:rPr>
            <w:rFonts w:ascii="Times New Roman" w:hAnsi="Times New Roman" w:cs="Times New Roman"/>
            <w:sz w:val="24"/>
            <w:szCs w:val="24"/>
          </w:rPr>
          <w:t xml:space="preserve">. </w:t>
        </w:r>
      </w:ins>
      <w:del w:id="202" w:author="Mohammad Nayeem Hasan" w:date="2024-11-03T00:42:00Z">
        <w:r w:rsidR="00707A86" w:rsidRPr="00033637" w:rsidDel="00DB12BA">
          <w:rPr>
            <w:rFonts w:ascii="Times New Roman" w:hAnsi="Times New Roman" w:cs="Times New Roman"/>
            <w:sz w:val="24"/>
            <w:szCs w:val="24"/>
          </w:rPr>
          <w:delText xml:space="preserve">According to the World Health Organization (WHO) </w:delText>
        </w:r>
      </w:del>
      <w:del w:id="203" w:author="Mohammad Nayeem Hasan" w:date="2024-11-03T00:41:00Z">
        <w:r w:rsidR="00707A86" w:rsidRPr="00033637" w:rsidDel="007C5E19">
          <w:rPr>
            <w:rFonts w:ascii="Times New Roman" w:hAnsi="Times New Roman" w:cs="Times New Roman"/>
            <w:sz w:val="24"/>
            <w:szCs w:val="24"/>
          </w:rPr>
          <w:delText xml:space="preserve">and the United Nations Children’s Fund (UNICEF), </w:delText>
        </w:r>
      </w:del>
      <w:del w:id="204" w:author="Mohammad Nayeem Hasan" w:date="2024-11-03T00:42:00Z">
        <w:r w:rsidR="00707A86" w:rsidRPr="00033637" w:rsidDel="00DB12BA">
          <w:rPr>
            <w:rFonts w:ascii="Times New Roman" w:hAnsi="Times New Roman" w:cs="Times New Roman"/>
            <w:sz w:val="24"/>
            <w:szCs w:val="24"/>
          </w:rPr>
          <w:delText>Diarrheal diseases account for approximately 18% death of children aged under 5 years worldwide</w:delText>
        </w:r>
      </w:del>
      <w:del w:id="205" w:author="Mohammad Nayeem Hasan" w:date="2024-11-03T00:39:00Z">
        <w:r w:rsidR="00707A86" w:rsidRPr="00033637" w:rsidDel="007C5E19">
          <w:rPr>
            <w:rFonts w:ascii="Times New Roman" w:hAnsi="Times New Roman" w:cs="Times New Roman"/>
            <w:sz w:val="24"/>
            <w:szCs w:val="24"/>
          </w:rPr>
          <w:delText>; more than 5000 children are dying every day and among them</w:delText>
        </w:r>
        <w:r w:rsidR="002F0F3B" w:rsidRPr="00033637" w:rsidDel="007C5E19">
          <w:rPr>
            <w:rFonts w:ascii="Times New Roman" w:hAnsi="Times New Roman" w:cs="Times New Roman"/>
            <w:sz w:val="24"/>
            <w:szCs w:val="24"/>
          </w:rPr>
          <w:delText>,</w:delText>
        </w:r>
      </w:del>
      <w:del w:id="206" w:author="Mohammad Nayeem Hasan" w:date="2024-11-03T00:42:00Z">
        <w:r w:rsidR="00707A86" w:rsidRPr="00033637" w:rsidDel="00DB12BA">
          <w:rPr>
            <w:rFonts w:ascii="Times New Roman" w:hAnsi="Times New Roman" w:cs="Times New Roman"/>
            <w:sz w:val="24"/>
            <w:szCs w:val="24"/>
          </w:rPr>
          <w:delText xml:space="preserve"> 78% of all child </w:delText>
        </w:r>
      </w:del>
      <w:del w:id="207" w:author="Mohammad Nayeem Hasan" w:date="2024-11-03T00:39:00Z">
        <w:r w:rsidR="00707A86" w:rsidRPr="00033637" w:rsidDel="007C5E19">
          <w:rPr>
            <w:rFonts w:ascii="Times New Roman" w:hAnsi="Times New Roman" w:cs="Times New Roman"/>
            <w:sz w:val="24"/>
            <w:szCs w:val="24"/>
          </w:rPr>
          <w:delText xml:space="preserve">death </w:delText>
        </w:r>
      </w:del>
      <w:del w:id="208" w:author="Mohammad Nayeem Hasan" w:date="2024-11-03T00:42:00Z">
        <w:r w:rsidR="00707A86" w:rsidRPr="00033637" w:rsidDel="00DB12BA">
          <w:rPr>
            <w:rFonts w:ascii="Times New Roman" w:hAnsi="Times New Roman" w:cs="Times New Roman"/>
            <w:sz w:val="24"/>
            <w:szCs w:val="24"/>
          </w:rPr>
          <w:delText xml:space="preserve">from diarrhea occur in the African and South-East Asian regions </w:delText>
        </w:r>
        <w:r w:rsidR="00707A86" w:rsidRPr="00033637" w:rsidDel="00DB12BA">
          <w:rPr>
            <w:rFonts w:ascii="Times New Roman" w:hAnsi="Times New Roman" w:cs="Times New Roman"/>
            <w:sz w:val="24"/>
            <w:szCs w:val="24"/>
          </w:rPr>
          <w:fldChar w:fldCharType="begin"/>
        </w:r>
        <w:r w:rsidR="00350CF8" w:rsidRPr="00033637" w:rsidDel="00DB12BA">
          <w:rPr>
            <w:rFonts w:ascii="Times New Roman" w:hAnsi="Times New Roman" w:cs="Times New Roman"/>
            <w:sz w:val="24"/>
            <w:szCs w:val="24"/>
          </w:rPr>
          <w:delInstrText xml:space="preserve"> ADDIN ZOTERO_ITEM CSL_CITATION {"citationID":"syq3jfYj","properties":{"formattedCitation":"(Farthing et al., 2013)","plainCitation":"(Farthing et al., 2013)","noteIndex":0},"citationItems":[{"id":1422,"uris":["http://zotero.org/users/4185209/items/C5QKHWGI"],"itemData":{"id":1422,"type":"article-journal","container-title":"Journal of Clinical Gastroenterology","DOI":"10.1097/MCG.0b013e31826df662","ISSN":"1539-2031","issue":"1","journalAbbreviation":"J Clin Gastroenterol","language":"eng","note":"PMID: 23222211","page":"12-20","source":"PubMed","title":"Acute diarrhea in adults and children: a global perspective","title-short":"Acute diarrhea in adults and children","volume":"47","author":[{"family":"Farthing","given":"Michael"},{"family":"Salam","given":"Mohammed A."},{"family":"Lindberg","given":"Greger"},{"family":"Dite","given":"Petr"},{"family":"Khalif","given":"Igor"},{"family":"Salazar-Lindo","given":"Eduardo"},{"family":"Ramakrishna","given":"Balakrishnan S."},{"family":"Goh","given":"Khean-Lee"},{"family":"Thomson","given":"Alan"},{"family":"Khan","given":"Aamir G."},{"family":"Krabshuis","given":"Justus"},{"family":"LeMair","given":"Anton"},{"literal":"WGO"}],"issued":{"date-parts":[["2013",1]]}}}],"schema":"https://github.com/citation-style-language/schema/raw/master/csl-citation.json"} </w:delInstrText>
        </w:r>
        <w:r w:rsidR="00707A86" w:rsidRPr="00033637" w:rsidDel="00DB12BA">
          <w:rPr>
            <w:rFonts w:ascii="Times New Roman" w:hAnsi="Times New Roman" w:cs="Times New Roman"/>
            <w:sz w:val="24"/>
            <w:szCs w:val="24"/>
          </w:rPr>
          <w:fldChar w:fldCharType="separate"/>
        </w:r>
        <w:r w:rsidR="00350CF8" w:rsidRPr="00033637" w:rsidDel="00DB12BA">
          <w:rPr>
            <w:rFonts w:ascii="Times New Roman" w:hAnsi="Times New Roman" w:cs="Times New Roman"/>
            <w:sz w:val="24"/>
            <w:szCs w:val="24"/>
          </w:rPr>
          <w:delText>(Farthing et al., 2013)</w:delText>
        </w:r>
        <w:r w:rsidR="00707A86" w:rsidRPr="00033637" w:rsidDel="00DB12BA">
          <w:rPr>
            <w:rFonts w:ascii="Times New Roman" w:hAnsi="Times New Roman" w:cs="Times New Roman"/>
            <w:sz w:val="24"/>
            <w:szCs w:val="24"/>
          </w:rPr>
          <w:fldChar w:fldCharType="end"/>
        </w:r>
        <w:r w:rsidR="00707A86" w:rsidRPr="00033637" w:rsidDel="00DB12BA">
          <w:rPr>
            <w:rFonts w:ascii="Times New Roman" w:hAnsi="Times New Roman" w:cs="Times New Roman"/>
            <w:sz w:val="24"/>
            <w:szCs w:val="24"/>
          </w:rPr>
          <w:delText xml:space="preserve">. </w:delText>
        </w:r>
      </w:del>
      <w:r w:rsidR="00275578" w:rsidRPr="00033637">
        <w:rPr>
          <w:rFonts w:ascii="Times New Roman" w:hAnsi="Times New Roman" w:cs="Times New Roman"/>
          <w:sz w:val="24"/>
          <w:szCs w:val="24"/>
        </w:rPr>
        <w:t xml:space="preserve">Each year in developing countries, almost 2 million people die of </w:t>
      </w:r>
      <w:r w:rsidRPr="00033637">
        <w:rPr>
          <w:rFonts w:ascii="Times New Roman" w:hAnsi="Times New Roman" w:cs="Times New Roman"/>
          <w:sz w:val="24"/>
          <w:szCs w:val="24"/>
        </w:rPr>
        <w:t>diarrhea</w:t>
      </w:r>
      <w:r w:rsidR="00275578" w:rsidRPr="00033637">
        <w:rPr>
          <w:rFonts w:ascii="Times New Roman" w:hAnsi="Times New Roman" w:cs="Times New Roman"/>
          <w:sz w:val="24"/>
          <w:szCs w:val="24"/>
        </w:rPr>
        <w:t xml:space="preserve">, a significant number of whom are children aged between 0-5 years </w:t>
      </w:r>
      <w:sdt>
        <w:sdtPr>
          <w:rPr>
            <w:rFonts w:ascii="Times New Roman" w:hAnsi="Times New Roman" w:cs="Times New Roman"/>
            <w:color w:val="000000"/>
            <w:sz w:val="24"/>
            <w:szCs w:val="24"/>
          </w:rPr>
          <w:tag w:val="MENDELEY_CITATION_v3_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"/>
          <w:id w:val="-1866671364"/>
          <w:placeholder>
            <w:docPart w:val="DefaultPlaceholder_-1854013440"/>
          </w:placeholder>
        </w:sdtPr>
        <w:sdtContent>
          <w:r w:rsidR="00FE1019" w:rsidRPr="00033637">
            <w:rPr>
              <w:rFonts w:ascii="Times New Roman" w:hAnsi="Times New Roman" w:cs="Times New Roman"/>
              <w:color w:val="000000"/>
              <w:sz w:val="24"/>
              <w:szCs w:val="24"/>
            </w:rPr>
            <w:t>(Tilahun et al., 2014)</w:t>
          </w:r>
        </w:sdtContent>
      </w:sdt>
      <w:del w:id="209" w:author="Mohammad Nayeem Hasan" w:date="2024-12-22T22:23:00Z" w16du:dateUtc="2024-12-22T16:23:00Z">
        <w:r w:rsidR="00275578" w:rsidRPr="00033637" w:rsidDel="00313E93">
          <w:rPr>
            <w:rFonts w:ascii="Times New Roman" w:hAnsi="Times New Roman" w:cs="Times New Roman"/>
            <w:sz w:val="24"/>
            <w:szCs w:val="24"/>
          </w:rPr>
          <w:fldChar w:fldCharType="begin"/>
        </w:r>
        <w:r w:rsidR="00350CF8" w:rsidRPr="00033637" w:rsidDel="00313E93">
          <w:rPr>
            <w:rFonts w:ascii="Times New Roman" w:hAnsi="Times New Roman" w:cs="Times New Roman"/>
            <w:sz w:val="24"/>
            <w:szCs w:val="24"/>
          </w:rPr>
          <w:delInstrText xml:space="preserve"> ADDIN ZOTERO_ITEM CSL_CITATION {"citationID":"9aSQxvfJ","properties":{"formattedCitation":"(Zeleke &amp; Alemu, 2014)","plainCitation":"(Zeleke &amp; Alemu, 2014)","noteIndex":0},"citationItems":[{"id":1420,"uris":["http://zotero.org/users/4185209/items/DXQQQVEN"],"itemData":{"id":1420,"type":"article-journal","abstract":"Background: It is a fact that diarrheal diseases caused major public health problem in children under-five years of age, especially in developing coun...","container-title":"Global Journal of Medical Research","issue":"4","language":"en-us","title":"Determinants of Under-Five Childhood Diarrhea in Kotebe Health Center, Yeka Sub City, Addis Ababa, Ethiopia: A Case Control Study","title-short":"Determinants of Under-Five Childhood Diarrhea in Kotebe Health Center, Yeka Sub City, Addis Ababa, Ethiopia","URL":"https://globaljournals.org/item/3787-determinants-of-under-five-childhood-diarrhea-in-kotebe-health-center-yeka-sub-city-addis-ababa-ethiopia-a-case-control-study","volume":"14","author":[{"family":"Zeleke","given":"Aklilu Tilahun"},{"family":"Alemu","given":"Zewdie Aderaw"}],"accessed":{"date-parts":[["2022",6,23]]},"issued":{"date-parts":[["2014"]]}}}],"schema":"https://github.com/citation-style-language/schema/raw/master/csl-citation.json"} </w:delInstrText>
        </w:r>
        <w:r w:rsidR="00275578" w:rsidRPr="00033637" w:rsidDel="00313E93">
          <w:rPr>
            <w:rFonts w:ascii="Times New Roman" w:hAnsi="Times New Roman" w:cs="Times New Roman"/>
            <w:sz w:val="24"/>
            <w:szCs w:val="24"/>
          </w:rPr>
          <w:fldChar w:fldCharType="separate"/>
        </w:r>
        <w:r w:rsidR="00350CF8" w:rsidRPr="00033637" w:rsidDel="00313E93">
          <w:rPr>
            <w:rFonts w:ascii="Times New Roman" w:hAnsi="Times New Roman" w:cs="Times New Roman"/>
            <w:sz w:val="24"/>
            <w:szCs w:val="24"/>
          </w:rPr>
          <w:delText>(Zeleke &amp; Alemu, 2014)</w:delText>
        </w:r>
        <w:r w:rsidR="00275578" w:rsidRPr="00033637" w:rsidDel="00313E93">
          <w:rPr>
            <w:rFonts w:ascii="Times New Roman" w:hAnsi="Times New Roman" w:cs="Times New Roman"/>
            <w:sz w:val="24"/>
            <w:szCs w:val="24"/>
          </w:rPr>
          <w:fldChar w:fldCharType="end"/>
        </w:r>
      </w:del>
      <w:r w:rsidR="00275578" w:rsidRPr="00033637">
        <w:rPr>
          <w:rFonts w:ascii="Times New Roman" w:hAnsi="Times New Roman" w:cs="Times New Roman"/>
          <w:sz w:val="24"/>
          <w:szCs w:val="24"/>
        </w:rPr>
        <w:t xml:space="preserve">. </w:t>
      </w:r>
      <w:del w:id="210" w:author="Mohammad Nayeem Hasan" w:date="2024-11-04T15:38:00Z">
        <w:r w:rsidR="00275578" w:rsidRPr="00033637" w:rsidDel="002A632D">
          <w:rPr>
            <w:rFonts w:ascii="Times New Roman" w:hAnsi="Times New Roman" w:cs="Times New Roman"/>
            <w:sz w:val="24"/>
            <w:szCs w:val="24"/>
          </w:rPr>
          <w:delText xml:space="preserve">The </w:delText>
        </w:r>
        <w:r w:rsidRPr="00033637" w:rsidDel="002A632D">
          <w:rPr>
            <w:rFonts w:ascii="Times New Roman" w:hAnsi="Times New Roman" w:cs="Times New Roman"/>
            <w:sz w:val="24"/>
            <w:szCs w:val="24"/>
          </w:rPr>
          <w:delText>diarrhea</w:delText>
        </w:r>
        <w:r w:rsidR="00275578" w:rsidRPr="00033637" w:rsidDel="002A632D">
          <w:rPr>
            <w:rFonts w:ascii="Times New Roman" w:hAnsi="Times New Roman" w:cs="Times New Roman"/>
            <w:sz w:val="24"/>
            <w:szCs w:val="24"/>
          </w:rPr>
          <w:delText xml:space="preserve">-related mortality rate is high in developing countries and deaths from </w:delText>
        </w:r>
        <w:r w:rsidRPr="00033637" w:rsidDel="002A632D">
          <w:rPr>
            <w:rFonts w:ascii="Times New Roman" w:hAnsi="Times New Roman" w:cs="Times New Roman"/>
            <w:sz w:val="24"/>
            <w:szCs w:val="24"/>
          </w:rPr>
          <w:delText>diarrhea</w:delText>
        </w:r>
        <w:r w:rsidR="00275578" w:rsidRPr="00033637" w:rsidDel="002A632D">
          <w:rPr>
            <w:rFonts w:ascii="Times New Roman" w:hAnsi="Times New Roman" w:cs="Times New Roman"/>
            <w:sz w:val="24"/>
            <w:szCs w:val="24"/>
          </w:rPr>
          <w:delText xml:space="preserve"> </w:delText>
        </w:r>
      </w:del>
      <w:del w:id="211" w:author="Mohammad Nayeem Hasan" w:date="2024-11-04T14:48:00Z">
        <w:r w:rsidR="00275578" w:rsidRPr="00033637" w:rsidDel="00AD5407">
          <w:rPr>
            <w:rFonts w:ascii="Times New Roman" w:hAnsi="Times New Roman" w:cs="Times New Roman"/>
            <w:sz w:val="24"/>
            <w:szCs w:val="24"/>
          </w:rPr>
          <w:delText xml:space="preserve">is </w:delText>
        </w:r>
      </w:del>
      <w:del w:id="212" w:author="Mohammad Nayeem Hasan" w:date="2024-11-04T15:38:00Z">
        <w:r w:rsidR="00275578" w:rsidRPr="00033637" w:rsidDel="002A632D">
          <w:rPr>
            <w:rFonts w:ascii="Times New Roman" w:hAnsi="Times New Roman" w:cs="Times New Roman"/>
            <w:sz w:val="24"/>
            <w:szCs w:val="24"/>
          </w:rPr>
          <w:delText xml:space="preserve">rare in developed countries </w:delText>
        </w:r>
        <w:r w:rsidR="00275578" w:rsidRPr="00033637" w:rsidDel="002A632D">
          <w:rPr>
            <w:rFonts w:ascii="Times New Roman" w:hAnsi="Times New Roman" w:cs="Times New Roman"/>
            <w:sz w:val="24"/>
            <w:szCs w:val="24"/>
          </w:rPr>
          <w:fldChar w:fldCharType="begin"/>
        </w:r>
        <w:r w:rsidR="00350CF8" w:rsidRPr="00033637" w:rsidDel="002A632D">
          <w:rPr>
            <w:rFonts w:ascii="Times New Roman" w:hAnsi="Times New Roman" w:cs="Times New Roman"/>
            <w:sz w:val="24"/>
            <w:szCs w:val="24"/>
          </w:rPr>
          <w:delInstrText xml:space="preserve"> ADDIN ZOTERO_ITEM CSL_CITATION {"citationID":"SoctR8as","properties":{"formattedCitation":"(Podewils, Mintz, Nataro, &amp; Parashar, 2004; Zeleke &amp; Alemu, 2014)","plainCitation":"(Podewils, Mintz, Nataro, &amp; Parashar, 2004; Zeleke &amp; Alemu, 2014)","noteIndex":0},"citationItems":[{"id":1420,"uris":["http://zotero.org/users/4185209/items/DXQQQVEN"],"itemData":{"id":1420,"type":"article-journal","abstract":"Background: It is a fact that diarrheal diseases caused major public health problem in children under-five years of age, especially in developing coun...","container-title":"Global Journal of Medical Research","issue":"4","language":"en-us","title":"Determinants of Under-Five Childhood Diarrhea in Kotebe Health Center, Yeka Sub City, Addis Ababa, Ethiopia: A Case Control Study","title-short":"Determinants of Under-Five Childhood Diarrhea in Kotebe Health Center, Yeka Sub City, Addis Ababa, Ethiopia","URL":"https://globaljournals.org/item/3787-determinants-of-under-five-childhood-diarrhea-in-kotebe-health-center-yeka-sub-city-addis-ababa-ethiopia-a-case-control-study","volume":"14","author":[{"family":"Zeleke","given":"Aklilu Tilahun"},{"family":"Alemu","given":"Zewdie Aderaw"}],"accessed":{"date-parts":[["2022",6,23]]},"issued":{"date-parts":[["2014"]]}}},{"id":1450,"uris":["http://zotero.org/users/4185209/items/PRR68VFN"],"itemData":{"id":1450,"type":"article-journal","container-title":"Seminars in Pediatric Infectious Diseases","DOI":"10.1053/j.spid.2004.05.008","ISSN":"1045-1870","issue":"3","journalAbbreviation":"Semin Pediatr Infect Dis","note":"PMID: 15480962\nPMCID: PMC7172419","page":"155-168","source":"PubMed Central","title":"Acute, infectious diarrhea among children in developing countries","volume":"15","author":[{"family":"Podewils","given":"Laura Jean"},{"family":"Mintz","given":"Eric D."},{"family":"Nataro","given":"James P."},{"family":"Parashar","given":"Umesh D."}],"issued":{"date-parts":[["2004",7]]}}}],"schema":"https://github.com/citation-style-language/schema/raw/master/csl-citation.json"} </w:delInstrText>
        </w:r>
        <w:r w:rsidR="00275578" w:rsidRPr="00033637" w:rsidDel="002A632D">
          <w:rPr>
            <w:rFonts w:ascii="Times New Roman" w:hAnsi="Times New Roman" w:cs="Times New Roman"/>
            <w:sz w:val="24"/>
            <w:szCs w:val="24"/>
          </w:rPr>
          <w:fldChar w:fldCharType="separate"/>
        </w:r>
        <w:r w:rsidR="00350CF8" w:rsidRPr="00033637" w:rsidDel="002A632D">
          <w:rPr>
            <w:rFonts w:ascii="Times New Roman" w:hAnsi="Times New Roman" w:cs="Times New Roman"/>
            <w:sz w:val="24"/>
            <w:szCs w:val="24"/>
          </w:rPr>
          <w:delText>(Podewils, Mintz, Nataro, &amp; Parashar, 2004; Zeleke &amp; Alemu, 2014)</w:delText>
        </w:r>
        <w:r w:rsidR="00275578" w:rsidRPr="00033637" w:rsidDel="002A632D">
          <w:rPr>
            <w:rFonts w:ascii="Times New Roman" w:hAnsi="Times New Roman" w:cs="Times New Roman"/>
            <w:sz w:val="24"/>
            <w:szCs w:val="24"/>
          </w:rPr>
          <w:fldChar w:fldCharType="end"/>
        </w:r>
        <w:r w:rsidR="00275578" w:rsidRPr="00033637" w:rsidDel="002A632D">
          <w:rPr>
            <w:rFonts w:ascii="Times New Roman" w:hAnsi="Times New Roman" w:cs="Times New Roman"/>
            <w:sz w:val="24"/>
            <w:szCs w:val="24"/>
          </w:rPr>
          <w:delText xml:space="preserve">. </w:delText>
        </w:r>
      </w:del>
      <w:r w:rsidR="00275578" w:rsidRPr="00033637">
        <w:rPr>
          <w:rFonts w:ascii="Times New Roman" w:hAnsi="Times New Roman" w:cs="Times New Roman"/>
          <w:sz w:val="24"/>
          <w:szCs w:val="24"/>
        </w:rPr>
        <w:t xml:space="preserve">Due to high mortality rates in developing countries, the loss of human lives is the main concern for those countries while the developed countries focus on reducing the economic cost associated with </w:t>
      </w:r>
      <w:del w:id="213" w:author="Mohammad Nayeem Hasan" w:date="2024-11-04T14:48:00Z">
        <w:r w:rsidR="00275578" w:rsidRPr="00033637" w:rsidDel="00AD5407">
          <w:rPr>
            <w:rFonts w:ascii="Times New Roman" w:hAnsi="Times New Roman" w:cs="Times New Roman"/>
            <w:sz w:val="24"/>
            <w:szCs w:val="24"/>
          </w:rPr>
          <w:delText xml:space="preserve">the </w:delText>
        </w:r>
      </w:del>
      <w:r w:rsidR="00275578" w:rsidRPr="00033637">
        <w:rPr>
          <w:rFonts w:ascii="Times New Roman" w:hAnsi="Times New Roman" w:cs="Times New Roman"/>
          <w:sz w:val="24"/>
          <w:szCs w:val="24"/>
        </w:rPr>
        <w:t xml:space="preserve">cases of </w:t>
      </w:r>
      <w:r w:rsidRPr="00033637">
        <w:rPr>
          <w:rFonts w:ascii="Times New Roman" w:hAnsi="Times New Roman" w:cs="Times New Roman"/>
          <w:sz w:val="24"/>
          <w:szCs w:val="24"/>
        </w:rPr>
        <w:t>diarrhea</w:t>
      </w:r>
      <w:ins w:id="214" w:author="Mohammad Nayeem Hasan" w:date="2024-12-22T22:23:00Z" w16du:dateUtc="2024-12-22T16:23:00Z">
        <w:r w:rsidR="00313E93" w:rsidRPr="00033637">
          <w:rPr>
            <w:rFonts w:ascii="Times New Roman" w:hAnsi="Times New Roman" w:cs="Times New Roman"/>
            <w:sz w:val="24"/>
            <w:szCs w:val="24"/>
          </w:rPr>
          <w:t xml:space="preserve"> </w:t>
        </w:r>
      </w:ins>
      <w:sdt>
        <w:sdtPr>
          <w:rPr>
            <w:rFonts w:ascii="Times New Roman" w:hAnsi="Times New Roman" w:cs="Times New Roman"/>
            <w:color w:val="000000"/>
            <w:sz w:val="24"/>
            <w:szCs w:val="24"/>
          </w:rPr>
          <w:tag w:val="MENDELEY_CITATION_v3_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"/>
          <w:id w:val="1355236443"/>
          <w:placeholder>
            <w:docPart w:val="DefaultPlaceholder_-1854013440"/>
          </w:placeholder>
        </w:sdtPr>
        <w:sdtContent>
          <w:r w:rsidR="00FE1019" w:rsidRPr="00033637">
            <w:rPr>
              <w:rFonts w:ascii="Times New Roman" w:hAnsi="Times New Roman" w:cs="Times New Roman"/>
              <w:color w:val="000000"/>
              <w:sz w:val="24"/>
              <w:szCs w:val="24"/>
            </w:rPr>
            <w:t>(Pinzón-Rondón et al., 2015)</w:t>
          </w:r>
        </w:sdtContent>
      </w:sdt>
      <w:del w:id="215" w:author="Mohammad Nayeem Hasan" w:date="2024-12-22T22:23:00Z" w16du:dateUtc="2024-12-22T16:23:00Z">
        <w:r w:rsidR="00275578" w:rsidRPr="00033637" w:rsidDel="00313E93">
          <w:rPr>
            <w:rFonts w:ascii="Times New Roman" w:hAnsi="Times New Roman" w:cs="Times New Roman"/>
            <w:sz w:val="24"/>
            <w:szCs w:val="24"/>
          </w:rPr>
          <w:delText xml:space="preserve"> </w:delText>
        </w:r>
        <w:r w:rsidR="00275578" w:rsidRPr="00033637" w:rsidDel="00313E93">
          <w:rPr>
            <w:rFonts w:ascii="Times New Roman" w:hAnsi="Times New Roman" w:cs="Times New Roman"/>
            <w:sz w:val="24"/>
            <w:szCs w:val="24"/>
          </w:rPr>
          <w:fldChar w:fldCharType="begin"/>
        </w:r>
        <w:r w:rsidR="00350CF8" w:rsidRPr="00033637" w:rsidDel="00313E93">
          <w:rPr>
            <w:rFonts w:ascii="Times New Roman" w:hAnsi="Times New Roman" w:cs="Times New Roman"/>
            <w:sz w:val="24"/>
            <w:szCs w:val="24"/>
          </w:rPr>
          <w:delInstrText xml:space="preserve"> ADDIN ZOTERO_ITEM CSL_CITATION {"citationID":"OCJs1SzK","properties":{"formattedCitation":"(Pinz\\uc0\\u243{}n-Rond\\uc0\\u243{}n, Z\\uc0\\u225{}rate-Ardila, Hoyos-Mart\\uc0\\u237{}nez, Ruiz-Sternberg, &amp; V\\uc0\\u233{}lez-van-Meerbeke, 2015)","plainCitation":"(Pinzón-Rondón, Zárate-Ardila, Hoyos-Martínez, Ruiz-Sternberg, &amp; Vélez-van-Meerbeke, 2015)","noteIndex":0},"citationItems":[{"id":1447,"uris":["http://zotero.org/users/4185209/items/NU52FYPP"],"itemData":{"id":1447,"type":"article-journal","abstract":"Each year 2.5 billion cases of diarrheal disease are reported in children under five years, and over 1,000 die. Country characteristics could play a role on this situation. We explored associations between country characteristics and diarrheal disease in children under 5 years of age, adjusting by child, mother and household attributes in developing countries.","container-title":"BMC Public Health","DOI":"10.1186/s12889-015-2120-8","ISSN":"1471-2458","issue":"1","journalAbbreviation":"BMC Public Health","page":"811","source":"BioMed Central","title":"Country characteristics and acute diarrhea in children from developing nations: a multilevel study","title-short":"Country characteristics and acute diarrhea in children from developing nations","volume":"15","author":[{"family":"Pinzón-Rondón","given":"Ángela María"},{"family":"Zárate-Ardila","given":"Carol"},{"family":"Hoyos-Martínez","given":"Alfonso"},{"family":"Ruiz-Sternberg","given":"Ángela María"},{"family":"Vélez-van-Meerbeke","given":"Alberto"}],"issued":{"date-parts":[["2015",8,21]]}}}],"schema":"https://github.com/citation-style-language/schema/raw/master/csl-citation.json"} </w:delInstrText>
        </w:r>
        <w:r w:rsidR="00275578" w:rsidRPr="00033637" w:rsidDel="00313E93">
          <w:rPr>
            <w:rFonts w:ascii="Times New Roman" w:hAnsi="Times New Roman" w:cs="Times New Roman"/>
            <w:sz w:val="24"/>
            <w:szCs w:val="24"/>
          </w:rPr>
          <w:fldChar w:fldCharType="separate"/>
        </w:r>
        <w:r w:rsidR="00350CF8" w:rsidRPr="00033637" w:rsidDel="00313E93">
          <w:rPr>
            <w:rFonts w:ascii="Times New Roman" w:hAnsi="Times New Roman" w:cs="Times New Roman"/>
            <w:sz w:val="24"/>
            <w:szCs w:val="24"/>
          </w:rPr>
          <w:delText>(Pinzón-Rondón, Zárate-Ardila, Hoyos-Martínez, Ruiz-Sternberg, &amp; Vélez-van-Meerbeke, 2015)</w:delText>
        </w:r>
        <w:r w:rsidR="00275578" w:rsidRPr="00033637" w:rsidDel="00313E93">
          <w:rPr>
            <w:rFonts w:ascii="Times New Roman" w:hAnsi="Times New Roman" w:cs="Times New Roman"/>
            <w:sz w:val="24"/>
            <w:szCs w:val="24"/>
          </w:rPr>
          <w:fldChar w:fldCharType="end"/>
        </w:r>
      </w:del>
      <w:r w:rsidR="00275578" w:rsidRPr="00033637">
        <w:rPr>
          <w:rFonts w:ascii="Times New Roman" w:hAnsi="Times New Roman" w:cs="Times New Roman"/>
          <w:sz w:val="24"/>
          <w:szCs w:val="24"/>
        </w:rPr>
        <w:t>.</w:t>
      </w:r>
      <w:bookmarkEnd w:id="184"/>
      <w:del w:id="216" w:author="Mohammad Nayeem Hasan" w:date="2024-11-04T15:51:00Z">
        <w:r w:rsidR="00275578" w:rsidRPr="00033637" w:rsidDel="00415D0A">
          <w:rPr>
            <w:rFonts w:ascii="Times New Roman" w:hAnsi="Times New Roman" w:cs="Times New Roman"/>
            <w:sz w:val="24"/>
            <w:szCs w:val="24"/>
          </w:rPr>
          <w:delText xml:space="preserve"> It was responsible for 9% of 5.8 million child deaths globally and 6% of 0.119 million child deaths in Bangladesh in 2015 </w:delText>
        </w:r>
        <w:r w:rsidR="00275578" w:rsidRPr="00033637" w:rsidDel="00415D0A">
          <w:rPr>
            <w:rFonts w:ascii="Times New Roman" w:hAnsi="Times New Roman" w:cs="Times New Roman"/>
            <w:sz w:val="24"/>
            <w:szCs w:val="24"/>
          </w:rPr>
          <w:fldChar w:fldCharType="begin"/>
        </w:r>
        <w:r w:rsidR="00350CF8" w:rsidRPr="00033637" w:rsidDel="00415D0A">
          <w:rPr>
            <w:rFonts w:ascii="Times New Roman" w:hAnsi="Times New Roman" w:cs="Times New Roman"/>
            <w:sz w:val="24"/>
            <w:szCs w:val="24"/>
          </w:rPr>
          <w:delInstrText xml:space="preserve"> ADDIN ZOTERO_ITEM CSL_CITATION {"citationID":"9H1TMcZx","properties":{"formattedCitation":"(T. Alam et al., 2017)","plainCitation":"(T. Alam et al., 2017)","noteIndex":0},"citationItems":[{"id":1426,"uris":["http://zotero.org/users/4185209/items/ZNT8TXH2"],"itemData":{"id":1426,"type":"article-journal","abstract":"Children with diarrhea hospitalized for respiratory distress often have fatal outcome in resource-limited settings, although data are lacking on risk factors for death in such children. We sought to evaluate clinical predictors for death in such children. In this prospective cohort study, we enrolled under-5 children with diarrhea admitted with severe respiratory distress to the intensive care unit of Dhaka Hospital of International Centre for Diarhoeal Disease Research, Bangladesh, from September 2014 through September 2015. We compared clinical and laboratory characteristics between study children those who died (n = 29) and those who survived (n = 62). In logistic regression analysis, after adjusting for potential confounders, the independent predictors for death in children hospitalized for diarrhea and severe respiratory distress were severe sepsis and hypoglycemia (P &lt; .05 for all). Thus, recognition of these simple parameters may help clinicians identify children with diarrhea at risk of deaths in order to initiate prompt management for the better outcome, especially in resource-poor settings.","container-title":"Global Pediatric Health","DOI":"10.1177/2333794X17696685","ISSN":"2333-794X","journalAbbreviation":"Glob Pediatr Health","note":"PMID: 28491923\nPMCID: PMC5406149","page":"2333794X17696685","source":"PubMed Central","title":"Risk Factors for Death in Bangladeshi Children Under 5 Years of Age Hospitalized for Diarrhea and Severe Respiratory Distress in an Urban Critical Care Ward","volume":"4","author":[{"family":"Alam","given":"Tahmina"},{"family":"Ahmed","given":"Tahmeed"},{"family":"Sarmin","given":"Monira"},{"family":"Shahrin","given":"Lubaba"},{"family":"Afroze","given":"Farzana"},{"family":"Sharifuzzaman","given":""},{"family":"Akhter","given":"Shamima"},{"family":"Shahunja","given":"K. M."},{"family":"Shahid","given":"Abu Sadat Mohammad Sayeem Bin"},{"family":"Bardhan","given":"Pradip Kumar"},{"family":"Chisti","given":"Mohammod Jobayer"}],"issued":{"date-parts":[["2017",3,30]]}}}],"schema":"https://github.com/citation-style-language/schema/raw/master/csl-citation.json"} </w:delInstrText>
        </w:r>
        <w:r w:rsidR="00275578" w:rsidRPr="00033637" w:rsidDel="00415D0A">
          <w:rPr>
            <w:rFonts w:ascii="Times New Roman" w:hAnsi="Times New Roman" w:cs="Times New Roman"/>
            <w:sz w:val="24"/>
            <w:szCs w:val="24"/>
          </w:rPr>
          <w:fldChar w:fldCharType="separate"/>
        </w:r>
        <w:r w:rsidR="00350CF8" w:rsidRPr="00033637" w:rsidDel="00415D0A">
          <w:rPr>
            <w:rFonts w:ascii="Times New Roman" w:hAnsi="Times New Roman" w:cs="Times New Roman"/>
            <w:sz w:val="24"/>
            <w:szCs w:val="24"/>
          </w:rPr>
          <w:delText>(T. Alam et al., 2017)</w:delText>
        </w:r>
        <w:r w:rsidR="00275578" w:rsidRPr="00033637" w:rsidDel="00415D0A">
          <w:rPr>
            <w:rFonts w:ascii="Times New Roman" w:hAnsi="Times New Roman" w:cs="Times New Roman"/>
            <w:sz w:val="24"/>
            <w:szCs w:val="24"/>
          </w:rPr>
          <w:fldChar w:fldCharType="end"/>
        </w:r>
        <w:r w:rsidR="00275578" w:rsidRPr="00033637" w:rsidDel="00415D0A">
          <w:rPr>
            <w:rFonts w:ascii="Times New Roman" w:hAnsi="Times New Roman" w:cs="Times New Roman"/>
            <w:sz w:val="24"/>
            <w:szCs w:val="24"/>
          </w:rPr>
          <w:delText>.</w:delText>
        </w:r>
      </w:del>
    </w:p>
    <w:p w14:paraId="559FD51A" w14:textId="77777777" w:rsidR="00415D0A" w:rsidRPr="00033637" w:rsidRDefault="00415D0A" w:rsidP="00F31FB2">
      <w:pPr>
        <w:spacing w:line="480" w:lineRule="auto"/>
        <w:ind w:firstLine="720"/>
        <w:rPr>
          <w:ins w:id="217" w:author="Mohammad Nayeem Hasan" w:date="2024-11-04T15:51:00Z"/>
          <w:rFonts w:ascii="Times New Roman" w:hAnsi="Times New Roman" w:cs="Times New Roman"/>
          <w:sz w:val="24"/>
          <w:szCs w:val="24"/>
        </w:rPr>
      </w:pPr>
    </w:p>
    <w:p w14:paraId="1436D1ED" w14:textId="501E351B" w:rsidR="008644D4" w:rsidRPr="00033637" w:rsidRDefault="00275578" w:rsidP="00F31FB2">
      <w:pPr>
        <w:spacing w:line="480" w:lineRule="auto"/>
        <w:ind w:firstLine="720"/>
        <w:rPr>
          <w:rFonts w:ascii="Times New Roman" w:hAnsi="Times New Roman" w:cs="Times New Roman"/>
          <w:sz w:val="24"/>
          <w:szCs w:val="24"/>
        </w:rPr>
      </w:pPr>
      <w:bookmarkStart w:id="218" w:name="_Hlk181655648"/>
      <w:bookmarkEnd w:id="185"/>
      <w:r w:rsidRPr="00033637">
        <w:rPr>
          <w:rFonts w:ascii="Times New Roman" w:hAnsi="Times New Roman" w:cs="Times New Roman"/>
          <w:sz w:val="24"/>
          <w:szCs w:val="24"/>
        </w:rPr>
        <w:t xml:space="preserve">Among the South Asian countries, the percentage of deaths due to </w:t>
      </w:r>
      <w:r w:rsidR="00E10003" w:rsidRPr="00033637">
        <w:rPr>
          <w:rFonts w:ascii="Times New Roman" w:hAnsi="Times New Roman" w:cs="Times New Roman"/>
          <w:sz w:val="24"/>
          <w:szCs w:val="24"/>
        </w:rPr>
        <w:t>diarrhea</w:t>
      </w:r>
      <w:r w:rsidRPr="00033637">
        <w:rPr>
          <w:rFonts w:ascii="Times New Roman" w:hAnsi="Times New Roman" w:cs="Times New Roman"/>
          <w:sz w:val="24"/>
          <w:szCs w:val="24"/>
        </w:rPr>
        <w:t xml:space="preserve"> among children under five was high for Pakistan (8%), followed by India (7%) and Bangladesh (7%)</w:t>
      </w:r>
      <w:ins w:id="219" w:author="Mohammad Nayeem Hasan" w:date="2024-11-04T23:32:00Z">
        <w:r w:rsidR="00DD22D2" w:rsidRPr="00033637">
          <w:rPr>
            <w:rFonts w:ascii="Times New Roman" w:hAnsi="Times New Roman" w:cs="Times New Roman"/>
            <w:sz w:val="24"/>
            <w:szCs w:val="24"/>
          </w:rPr>
          <w:t>,</w:t>
        </w:r>
      </w:ins>
      <w:r w:rsidRPr="00033637">
        <w:rPr>
          <w:rFonts w:ascii="Times New Roman" w:hAnsi="Times New Roman" w:cs="Times New Roman"/>
          <w:sz w:val="24"/>
          <w:szCs w:val="24"/>
        </w:rPr>
        <w:t xml:space="preserve"> and low for Maldives (1%) and Sri Lanka (1%) in 201</w:t>
      </w:r>
      <w:ins w:id="220" w:author="Mohammad Nayeem Hasan" w:date="2024-12-22T22:25:00Z" w16du:dateUtc="2024-12-22T16:25:00Z">
        <w:r w:rsidR="0086314F" w:rsidRPr="00033637">
          <w:rPr>
            <w:rFonts w:ascii="Times New Roman" w:hAnsi="Times New Roman" w:cs="Times New Roman"/>
            <w:sz w:val="24"/>
            <w:szCs w:val="24"/>
          </w:rPr>
          <w:t>9</w:t>
        </w:r>
      </w:ins>
      <w:ins w:id="221" w:author="Mohammad Nayeem Hasan" w:date="2024-12-22T22:28:00Z" w16du:dateUtc="2024-12-22T16:28:00Z">
        <w:r w:rsidR="000D6583" w:rsidRPr="00033637">
          <w:rPr>
            <w:rFonts w:ascii="Times New Roman" w:hAnsi="Times New Roman" w:cs="Times New Roman"/>
            <w:sz w:val="24"/>
            <w:szCs w:val="24"/>
          </w:rPr>
          <w:t xml:space="preserve"> </w:t>
        </w:r>
      </w:ins>
      <w:sdt>
        <w:sdtPr>
          <w:rPr>
            <w:rFonts w:ascii="Times New Roman" w:hAnsi="Times New Roman" w:cs="Times New Roman"/>
            <w:color w:val="000000"/>
            <w:sz w:val="24"/>
            <w:szCs w:val="24"/>
          </w:rPr>
          <w:tag w:val="MENDELEY_CITATION_v3_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"/>
          <w:id w:val="-1502190693"/>
          <w:placeholder>
            <w:docPart w:val="DefaultPlaceholder_-1854013440"/>
          </w:placeholder>
        </w:sdtPr>
        <w:sdtContent>
          <w:r w:rsidR="00FE1019" w:rsidRPr="00033637">
            <w:rPr>
              <w:rFonts w:ascii="Times New Roman" w:eastAsia="Times New Roman" w:hAnsi="Times New Roman" w:cs="Times New Roman"/>
              <w:color w:val="000000"/>
              <w:sz w:val="24"/>
              <w:szCs w:val="24"/>
              <w:rPrChange w:id="222" w:author="Mohammad Nayeem Hasan" w:date="2024-12-23T01:53:00Z" w16du:dateUtc="2024-12-22T19:53:00Z">
                <w:rPr>
                  <w:rFonts w:eastAsia="Times New Roman"/>
                  <w:color w:val="000000"/>
                  <w:sz w:val="24"/>
                </w:rPr>
              </w:rPrChange>
            </w:rPr>
            <w:t>(</w:t>
          </w:r>
          <w:proofErr w:type="spellStart"/>
          <w:r w:rsidR="00FE1019" w:rsidRPr="00033637">
            <w:rPr>
              <w:rFonts w:ascii="Times New Roman" w:eastAsia="Times New Roman" w:hAnsi="Times New Roman" w:cs="Times New Roman"/>
              <w:i/>
              <w:iCs/>
              <w:color w:val="000000"/>
              <w:sz w:val="24"/>
              <w:szCs w:val="24"/>
              <w:rPrChange w:id="223" w:author="Mohammad Nayeem Hasan" w:date="2024-12-23T01:53:00Z" w16du:dateUtc="2024-12-22T19:53:00Z">
                <w:rPr>
                  <w:rFonts w:eastAsia="Times New Roman"/>
                  <w:i/>
                  <w:iCs/>
                  <w:color w:val="000000"/>
                  <w:sz w:val="24"/>
                </w:rPr>
              </w:rPrChange>
            </w:rPr>
            <w:t>Diarrhoea</w:t>
          </w:r>
          <w:proofErr w:type="spellEnd"/>
          <w:r w:rsidR="00FE1019" w:rsidRPr="00033637">
            <w:rPr>
              <w:rFonts w:ascii="Times New Roman" w:eastAsia="Times New Roman" w:hAnsi="Times New Roman" w:cs="Times New Roman"/>
              <w:i/>
              <w:iCs/>
              <w:color w:val="000000"/>
              <w:sz w:val="24"/>
              <w:szCs w:val="24"/>
              <w:rPrChange w:id="224" w:author="Mohammad Nayeem Hasan" w:date="2024-12-23T01:53:00Z" w16du:dateUtc="2024-12-22T19:53:00Z">
                <w:rPr>
                  <w:rFonts w:eastAsia="Times New Roman"/>
                  <w:i/>
                  <w:iCs/>
                  <w:color w:val="000000"/>
                  <w:sz w:val="24"/>
                </w:rPr>
              </w:rPrChange>
            </w:rPr>
            <w:t xml:space="preserve"> - UNICEF DATA</w:t>
          </w:r>
          <w:r w:rsidR="00FE1019" w:rsidRPr="00033637">
            <w:rPr>
              <w:rFonts w:ascii="Times New Roman" w:eastAsia="Times New Roman" w:hAnsi="Times New Roman" w:cs="Times New Roman"/>
              <w:color w:val="000000"/>
              <w:sz w:val="24"/>
              <w:szCs w:val="24"/>
              <w:rPrChange w:id="225" w:author="Mohammad Nayeem Hasan" w:date="2024-12-23T01:53:00Z" w16du:dateUtc="2024-12-22T19:53:00Z">
                <w:rPr>
                  <w:rFonts w:eastAsia="Times New Roman"/>
                  <w:color w:val="000000"/>
                  <w:sz w:val="24"/>
                </w:rPr>
              </w:rPrChange>
            </w:rPr>
            <w:t>, 2022)</w:t>
          </w:r>
        </w:sdtContent>
      </w:sdt>
      <w:ins w:id="226" w:author="Mohammad Nayeem Hasan" w:date="2024-12-22T22:27:00Z" w16du:dateUtc="2024-12-22T16:27:00Z">
        <w:r w:rsidR="000D6583" w:rsidRPr="00033637">
          <w:rPr>
            <w:rFonts w:ascii="Times New Roman" w:hAnsi="Times New Roman" w:cs="Times New Roman"/>
            <w:sz w:val="24"/>
            <w:szCs w:val="24"/>
          </w:rPr>
          <w:t xml:space="preserve">. </w:t>
        </w:r>
      </w:ins>
      <w:del w:id="227" w:author="Mohammad Nayeem Hasan" w:date="2024-12-22T22:25:00Z" w16du:dateUtc="2024-12-22T16:25:00Z">
        <w:r w:rsidRPr="00033637" w:rsidDel="0086314F">
          <w:rPr>
            <w:rFonts w:ascii="Times New Roman" w:hAnsi="Times New Roman" w:cs="Times New Roman"/>
            <w:sz w:val="24"/>
            <w:szCs w:val="24"/>
          </w:rPr>
          <w:delText xml:space="preserve">9 </w:delText>
        </w:r>
        <w:r w:rsidRPr="00033637" w:rsidDel="0086314F">
          <w:rPr>
            <w:rFonts w:ascii="Times New Roman" w:hAnsi="Times New Roman" w:cs="Times New Roman"/>
            <w:sz w:val="24"/>
            <w:szCs w:val="24"/>
          </w:rPr>
          <w:fldChar w:fldCharType="begin"/>
        </w:r>
        <w:r w:rsidR="00EE21D6" w:rsidRPr="00033637" w:rsidDel="0086314F">
          <w:rPr>
            <w:rFonts w:ascii="Times New Roman" w:hAnsi="Times New Roman" w:cs="Times New Roman"/>
            <w:sz w:val="24"/>
            <w:szCs w:val="24"/>
          </w:rPr>
          <w:delInstrText xml:space="preserve"> ADDIN ZOTERO_ITEM CSL_CITATION {"citationID":"1ncnZnUe","properties":{"formattedCitation":"(\\uc0\\u8220{}Diarrhoea,\\uc0\\u8221{} 2022)","plainCitation":"(“Diarrhoea,” 2022)","noteIndex":0},"citationItems":[{"id":1492,"uris":["http://zotero.org/users/4185209/items/T6PZEHV6"],"itemData":{"id":1492,"type":"webpage","abstract":"Diarrhoea is a leading killer of children, accounting for approximately 9 per cent of all deaths among children under age 5 worldwide in 2019. This translates to over 1,300 young children dying each day, or about 484,000 children a year, despite the availability of a simple treatment solution.","container-title":"UNICEF DATA","language":"en-US","title":"Diarrhoea","URL":"https://data.unicef.org/topic/child-health/diarrhoeal-disease/","accessed":{"date-parts":[["2022",8,6]]},"issued":{"date-parts":[["2022"]]}}}],"schema":"https://github.com/citation-style-language/schema/raw/master/csl-citation.json"} </w:delInstrText>
        </w:r>
        <w:r w:rsidRPr="00033637" w:rsidDel="0086314F">
          <w:rPr>
            <w:rFonts w:ascii="Times New Roman" w:hAnsi="Times New Roman" w:cs="Times New Roman"/>
            <w:sz w:val="24"/>
            <w:szCs w:val="24"/>
          </w:rPr>
          <w:fldChar w:fldCharType="separate"/>
        </w:r>
        <w:r w:rsidR="00EE21D6" w:rsidRPr="00033637" w:rsidDel="0086314F">
          <w:rPr>
            <w:rFonts w:ascii="Times New Roman" w:hAnsi="Times New Roman" w:cs="Times New Roman"/>
            <w:sz w:val="24"/>
            <w:szCs w:val="24"/>
          </w:rPr>
          <w:delText>(“Diarrhoea,” 2022)</w:delText>
        </w:r>
        <w:r w:rsidRPr="00033637" w:rsidDel="0086314F">
          <w:rPr>
            <w:rFonts w:ascii="Times New Roman" w:hAnsi="Times New Roman" w:cs="Times New Roman"/>
            <w:sz w:val="24"/>
            <w:szCs w:val="24"/>
          </w:rPr>
          <w:fldChar w:fldCharType="end"/>
        </w:r>
      </w:del>
      <w:del w:id="228" w:author="Mohammad Nayeem Hasan" w:date="2024-12-22T22:27:00Z" w16du:dateUtc="2024-12-22T16:27:00Z">
        <w:r w:rsidRPr="00033637" w:rsidDel="000D6583">
          <w:rPr>
            <w:rFonts w:ascii="Times New Roman" w:hAnsi="Times New Roman" w:cs="Times New Roman"/>
            <w:sz w:val="24"/>
            <w:szCs w:val="24"/>
          </w:rPr>
          <w:delText xml:space="preserve">. </w:delText>
        </w:r>
      </w:del>
      <w:r w:rsidRPr="00033637">
        <w:rPr>
          <w:rFonts w:ascii="Times New Roman" w:hAnsi="Times New Roman" w:cs="Times New Roman"/>
          <w:sz w:val="24"/>
          <w:szCs w:val="24"/>
        </w:rPr>
        <w:t xml:space="preserve">In a developing country like Bangladesh, </w:t>
      </w:r>
      <w:del w:id="229" w:author="Mohammad Nayeem Hasan" w:date="2024-11-03T02:25:00Z">
        <w:r w:rsidR="008F57AB" w:rsidRPr="00033637" w:rsidDel="00CF4013">
          <w:rPr>
            <w:rFonts w:ascii="Times New Roman" w:hAnsi="Times New Roman" w:cs="Times New Roman"/>
            <w:sz w:val="24"/>
            <w:szCs w:val="24"/>
          </w:rPr>
          <w:delText>mostly</w:delText>
        </w:r>
        <w:r w:rsidRPr="00033637" w:rsidDel="00CF4013">
          <w:rPr>
            <w:rFonts w:ascii="Times New Roman" w:hAnsi="Times New Roman" w:cs="Times New Roman"/>
            <w:sz w:val="24"/>
            <w:szCs w:val="24"/>
          </w:rPr>
          <w:delText xml:space="preserve"> </w:delText>
        </w:r>
      </w:del>
      <w:ins w:id="230" w:author="Mohammad Nayeem Hasan" w:date="2024-11-03T02:25:00Z">
        <w:r w:rsidR="00CF4013" w:rsidRPr="00033637">
          <w:rPr>
            <w:rFonts w:ascii="Times New Roman" w:hAnsi="Times New Roman" w:cs="Times New Roman"/>
            <w:sz w:val="24"/>
            <w:szCs w:val="24"/>
          </w:rPr>
          <w:t xml:space="preserve">most </w:t>
        </w:r>
      </w:ins>
      <w:r w:rsidRPr="00033637">
        <w:rPr>
          <w:rFonts w:ascii="Times New Roman" w:hAnsi="Times New Roman" w:cs="Times New Roman"/>
          <w:sz w:val="24"/>
          <w:szCs w:val="24"/>
        </w:rPr>
        <w:t>children</w:t>
      </w:r>
      <w:r w:rsidR="008F57AB" w:rsidRPr="00033637">
        <w:rPr>
          <w:rFonts w:ascii="Times New Roman" w:hAnsi="Times New Roman" w:cs="Times New Roman"/>
          <w:sz w:val="24"/>
          <w:szCs w:val="24"/>
        </w:rPr>
        <w:t xml:space="preserve"> suffer from diarrheal diseases which ultimately lead the</w:t>
      </w:r>
      <w:r w:rsidR="00E10AE9" w:rsidRPr="00033637">
        <w:rPr>
          <w:rFonts w:ascii="Times New Roman" w:hAnsi="Times New Roman" w:cs="Times New Roman"/>
          <w:sz w:val="24"/>
          <w:szCs w:val="24"/>
        </w:rPr>
        <w:t>m to death</w:t>
      </w:r>
      <w:r w:rsidRPr="00033637">
        <w:rPr>
          <w:rFonts w:ascii="Times New Roman" w:hAnsi="Times New Roman" w:cs="Times New Roman"/>
          <w:sz w:val="24"/>
          <w:szCs w:val="24"/>
        </w:rPr>
        <w:t xml:space="preserve"> </w:t>
      </w:r>
      <w:customXmlInsRangeStart w:id="231" w:author="Mohammad Nayeem Hasan" w:date="2024-12-22T22:33:00Z"/>
      <w:sdt>
        <w:sdtPr>
          <w:rPr>
            <w:rFonts w:ascii="Times New Roman" w:hAnsi="Times New Roman" w:cs="Times New Roman"/>
            <w:color w:val="000000"/>
            <w:sz w:val="24"/>
            <w:szCs w:val="24"/>
          </w:rPr>
          <w:tag w:val="MENDELEY_CITATION_v3_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"/>
          <w:id w:val="601923553"/>
          <w:placeholder>
            <w:docPart w:val="EEE18BC98DB44049869A6FC7BFE57246"/>
          </w:placeholder>
        </w:sdtPr>
        <w:sdtContent>
          <w:customXmlInsRangeEnd w:id="231"/>
          <w:r w:rsidR="00FE1019" w:rsidRPr="00033637">
            <w:rPr>
              <w:rFonts w:ascii="Times New Roman" w:hAnsi="Times New Roman" w:cs="Times New Roman"/>
              <w:color w:val="000000"/>
              <w:sz w:val="24"/>
              <w:szCs w:val="24"/>
            </w:rPr>
            <w:t>(Shah et al., 2003)</w:t>
          </w:r>
          <w:customXmlInsRangeStart w:id="232" w:author="Mohammad Nayeem Hasan" w:date="2024-12-22T22:33:00Z"/>
        </w:sdtContent>
      </w:sdt>
      <w:customXmlInsRangeEnd w:id="232"/>
      <w:del w:id="233" w:author="Mohammad Nayeem Hasan" w:date="2024-12-22T22:33:00Z" w16du:dateUtc="2024-12-22T16:33:00Z">
        <w:r w:rsidRPr="00033637" w:rsidDel="00EF41E8">
          <w:rPr>
            <w:rFonts w:ascii="Times New Roman" w:hAnsi="Times New Roman" w:cs="Times New Roman"/>
            <w:sz w:val="24"/>
            <w:szCs w:val="24"/>
          </w:rPr>
          <w:fldChar w:fldCharType="begin"/>
        </w:r>
        <w:r w:rsidR="00350CF8" w:rsidRPr="00033637" w:rsidDel="00EF41E8">
          <w:rPr>
            <w:rFonts w:ascii="Times New Roman" w:hAnsi="Times New Roman" w:cs="Times New Roman"/>
            <w:sz w:val="24"/>
            <w:szCs w:val="24"/>
          </w:rPr>
          <w:delInstrText xml:space="preserve"> ADDIN ZOTERO_ITEM CSL_CITATION {"citationID":"UXsvhV0f","properties":{"formattedCitation":"(Shah, Yousafzai, Lakhani, Chotani, &amp; Nowshad, 2003)","plainCitation":"(Shah, Yousafzai, Lakhani, Chotani, &amp; Nowshad, 2003)","noteIndex":0},"citationItems":[{"id":1429,"uris":["http://zotero.org/users/4185209/items/KMPK4K5T"],"itemData":{"id":1429,"type":"article-journal","abstract":"OBJECTIVE: The present study aimed to estimate the prevalence of acute diarrhea and its correlates in remote rural villages of south Pakistan.\nMETHODS: The authors selected 1878 children less than 3 years of age through stratified random sampling from 64 villages having the number of children enrolled proportionate to the size of each village, in rural Sindh, Pakistan. Trained field workers completed child physical measurements and maternal interviews.\nRESULTS: Among the children examined, 961 (51%) had diarrhea in the preceding 14 days prior to the date of survey. The prevalence of diarrhea was marginally higher among girls than boys (53% versus 49%, odds ratio 1.18, 95% CI 0.98, 1.41). The factors related with higher prevalence of diarrhea were lack of education of mother, lack of exclusive breast feeding, breast feeding for less than one year, roundworm infestation, low weight-for height, night blindness, female sex and number of older siblings more than 2 in the family.\nCONCLUSION: This study demonstrated that the acute diarrhea is major problem among children in rural Pakistan. Appropriate intervention programmes should be formulated focused on identified risk factors.","container-title":"Indian Journal of Pediatrics","DOI":"10.1007/BF02725583","ISSN":"0019-5456","issue":"3","journalAbbreviation":"Indian J Pediatr","language":"eng","note":"PMID: 12785290","page":"207-211","source":"PubMed","title":"Prevalence and correlates of diarrhea","volume":"70","author":[{"family":"Shah","given":"Syed M."},{"family":"Yousafzai","given":"Maqsood"},{"family":"Lakhani","given":"Nurudin B."},{"family":"Chotani","given":"Rashid A."},{"family":"Nowshad","given":"Gul"}],"issued":{"date-parts":[["2003",3]]}}}],"schema":"https://github.com/citation-style-language/schema/raw/master/csl-citation.json"} </w:delInstrText>
        </w:r>
        <w:r w:rsidRPr="00033637" w:rsidDel="00EF41E8">
          <w:rPr>
            <w:rFonts w:ascii="Times New Roman" w:hAnsi="Times New Roman" w:cs="Times New Roman"/>
            <w:sz w:val="24"/>
            <w:szCs w:val="24"/>
          </w:rPr>
          <w:fldChar w:fldCharType="separate"/>
        </w:r>
        <w:r w:rsidR="00350CF8" w:rsidRPr="00033637" w:rsidDel="00EF41E8">
          <w:rPr>
            <w:rFonts w:ascii="Times New Roman" w:hAnsi="Times New Roman" w:cs="Times New Roman"/>
            <w:sz w:val="24"/>
            <w:szCs w:val="24"/>
          </w:rPr>
          <w:delText>(Shah, Yousafzai, Lakhani, Chotani, &amp; Nowshad, 2003)</w:delText>
        </w:r>
        <w:r w:rsidRPr="00033637" w:rsidDel="00EF41E8">
          <w:rPr>
            <w:rFonts w:ascii="Times New Roman" w:hAnsi="Times New Roman" w:cs="Times New Roman"/>
            <w:sz w:val="24"/>
            <w:szCs w:val="24"/>
          </w:rPr>
          <w:fldChar w:fldCharType="end"/>
        </w:r>
      </w:del>
      <w:r w:rsidRPr="00033637">
        <w:rPr>
          <w:rFonts w:ascii="Times New Roman" w:hAnsi="Times New Roman" w:cs="Times New Roman"/>
          <w:sz w:val="24"/>
          <w:szCs w:val="24"/>
        </w:rPr>
        <w:t>. Each year, in Bangladesh, every child suffers three to five times on an average from diarrheal attacks</w:t>
      </w:r>
      <w:ins w:id="234" w:author="Mohammad Nayeem Hasan" w:date="2024-12-22T22:33:00Z" w16du:dateUtc="2024-12-22T16:33:00Z">
        <w:r w:rsidR="0002389D" w:rsidRPr="00033637">
          <w:rPr>
            <w:rFonts w:ascii="Times New Roman" w:hAnsi="Times New Roman" w:cs="Times New Roman"/>
            <w:sz w:val="24"/>
            <w:szCs w:val="24"/>
          </w:rPr>
          <w:t xml:space="preserve"> </w:t>
        </w:r>
      </w:ins>
      <w:sdt>
        <w:sdtPr>
          <w:rPr>
            <w:rFonts w:ascii="Times New Roman" w:hAnsi="Times New Roman" w:cs="Times New Roman"/>
            <w:color w:val="000000"/>
            <w:sz w:val="24"/>
            <w:szCs w:val="24"/>
          </w:rPr>
          <w:tag w:val="MENDELEY_CITATION_v3_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"/>
          <w:id w:val="209621184"/>
          <w:placeholder>
            <w:docPart w:val="DefaultPlaceholder_-1854013440"/>
          </w:placeholder>
        </w:sdtPr>
        <w:sdtContent>
          <w:r w:rsidR="00FE1019" w:rsidRPr="00033637">
            <w:rPr>
              <w:rFonts w:ascii="Times New Roman" w:hAnsi="Times New Roman" w:cs="Times New Roman"/>
              <w:color w:val="000000"/>
              <w:sz w:val="24"/>
              <w:szCs w:val="24"/>
            </w:rPr>
            <w:t>(Alam, 2007)</w:t>
          </w:r>
        </w:sdtContent>
      </w:sdt>
      <w:r w:rsidRPr="00033637">
        <w:rPr>
          <w:rFonts w:ascii="Times New Roman" w:hAnsi="Times New Roman" w:cs="Times New Roman"/>
          <w:sz w:val="24"/>
          <w:szCs w:val="24"/>
        </w:rPr>
        <w:t xml:space="preserve">. </w:t>
      </w:r>
      <w:ins w:id="235" w:author="Mohammad Nayeem Hasan" w:date="2024-11-04T23:32:00Z">
        <w:r w:rsidR="00DD22D2" w:rsidRPr="00033637">
          <w:rPr>
            <w:rFonts w:ascii="Times New Roman" w:hAnsi="Times New Roman" w:cs="Times New Roman"/>
            <w:sz w:val="24"/>
            <w:szCs w:val="24"/>
          </w:rPr>
          <w:t>A previous study showed that diarrhea is the reason behind about 33% of total child deaths in Bangladesh</w:t>
        </w:r>
      </w:ins>
      <w:ins w:id="236" w:author="Mohammad Nayeem Hasan" w:date="2024-12-22T22:34:00Z" w16du:dateUtc="2024-12-22T16:34:00Z">
        <w:r w:rsidR="0002389D" w:rsidRPr="00033637">
          <w:rPr>
            <w:rFonts w:ascii="Times New Roman" w:hAnsi="Times New Roman" w:cs="Times New Roman"/>
            <w:sz w:val="24"/>
            <w:szCs w:val="24"/>
          </w:rPr>
          <w:t xml:space="preserve"> </w:t>
        </w:r>
      </w:ins>
      <w:sdt>
        <w:sdtPr>
          <w:rPr>
            <w:rFonts w:ascii="Times New Roman" w:hAnsi="Times New Roman" w:cs="Times New Roman"/>
            <w:color w:val="000000"/>
            <w:sz w:val="24"/>
            <w:szCs w:val="24"/>
          </w:rPr>
          <w:tag w:val="MENDELEY_CITATION_v3_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"/>
          <w:id w:val="707456452"/>
          <w:placeholder>
            <w:docPart w:val="DefaultPlaceholder_-1854013440"/>
          </w:placeholder>
        </w:sdtPr>
        <w:sdtContent>
          <w:r w:rsidR="00FE1019" w:rsidRPr="00033637">
            <w:rPr>
              <w:rFonts w:ascii="Times New Roman" w:hAnsi="Times New Roman" w:cs="Times New Roman"/>
              <w:color w:val="000000"/>
              <w:sz w:val="24"/>
              <w:szCs w:val="24"/>
            </w:rPr>
            <w:t>(Md. R. Islam et al., 2015)</w:t>
          </w:r>
        </w:sdtContent>
      </w:sdt>
      <w:ins w:id="237" w:author="Mohammad Nayeem Hasan" w:date="2024-11-04T23:32:00Z">
        <w:r w:rsidR="00DD22D2" w:rsidRPr="00033637">
          <w:rPr>
            <w:rFonts w:ascii="Times New Roman" w:hAnsi="Times New Roman" w:cs="Times New Roman"/>
            <w:sz w:val="24"/>
            <w:szCs w:val="24"/>
          </w:rPr>
          <w:t xml:space="preserve">. </w:t>
        </w:r>
      </w:ins>
      <w:r w:rsidRPr="00033637">
        <w:rPr>
          <w:rFonts w:ascii="Times New Roman" w:hAnsi="Times New Roman" w:cs="Times New Roman"/>
          <w:sz w:val="24"/>
          <w:szCs w:val="24"/>
        </w:rPr>
        <w:t xml:space="preserve">Most of the deaths due to </w:t>
      </w:r>
      <w:r w:rsidR="00E10003" w:rsidRPr="00033637">
        <w:rPr>
          <w:rFonts w:ascii="Times New Roman" w:hAnsi="Times New Roman" w:cs="Times New Roman"/>
          <w:sz w:val="24"/>
          <w:szCs w:val="24"/>
        </w:rPr>
        <w:t>diarrhea</w:t>
      </w:r>
      <w:r w:rsidRPr="00033637">
        <w:rPr>
          <w:rFonts w:ascii="Times New Roman" w:hAnsi="Times New Roman" w:cs="Times New Roman"/>
          <w:sz w:val="24"/>
          <w:szCs w:val="24"/>
        </w:rPr>
        <w:t xml:space="preserve"> occur in rural</w:t>
      </w:r>
      <w:ins w:id="238" w:author="Mohammad Nayeem Hasan" w:date="2024-12-22T22:35:00Z" w16du:dateUtc="2024-12-22T16:35:00Z">
        <w:r w:rsidR="0002389D" w:rsidRPr="00033637">
          <w:rPr>
            <w:rFonts w:ascii="Times New Roman" w:hAnsi="Times New Roman" w:cs="Times New Roman"/>
            <w:sz w:val="24"/>
            <w:szCs w:val="24"/>
          </w:rPr>
          <w:t xml:space="preserve"> </w:t>
        </w:r>
      </w:ins>
      <w:del w:id="239" w:author="Mohammad Nayeem Hasan" w:date="2024-12-22T22:35:00Z" w16du:dateUtc="2024-12-22T16:35:00Z">
        <w:r w:rsidRPr="00033637" w:rsidDel="0002389D">
          <w:rPr>
            <w:rFonts w:ascii="Times New Roman" w:hAnsi="Times New Roman" w:cs="Times New Roman"/>
            <w:sz w:val="24"/>
            <w:szCs w:val="24"/>
          </w:rPr>
          <w:delText xml:space="preserve"> </w:delText>
        </w:r>
      </w:del>
      <w:customXmlDelRangeStart w:id="240" w:author="Mohammad Nayeem Hasan" w:date="2024-12-22T22:33:00Z"/>
      <w:sdt>
        <w:sdtPr>
          <w:rPr>
            <w:rFonts w:ascii="Times New Roman" w:hAnsi="Times New Roman" w:cs="Times New Roman"/>
            <w:color w:val="000000"/>
            <w:sz w:val="24"/>
            <w:szCs w:val="24"/>
          </w:rPr>
          <w:tag w:val="MENDELEY_CITATION_v3_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"/>
          <w:id w:val="-460805420"/>
          <w:placeholder>
            <w:docPart w:val="DefaultPlaceholder_-1854013440"/>
          </w:placeholder>
        </w:sdtPr>
        <w:sdtContent>
          <w:customXmlDelRangeEnd w:id="240"/>
          <w:r w:rsidR="00FE1019" w:rsidRPr="00033637">
            <w:rPr>
              <w:rFonts w:ascii="Times New Roman" w:hAnsi="Times New Roman" w:cs="Times New Roman"/>
              <w:color w:val="000000"/>
              <w:sz w:val="24"/>
              <w:szCs w:val="24"/>
            </w:rPr>
            <w:t>(Shah et al., 2003)</w:t>
          </w:r>
          <w:customXmlDelRangeStart w:id="241" w:author="Mohammad Nayeem Hasan" w:date="2024-12-22T22:33:00Z"/>
        </w:sdtContent>
      </w:sdt>
      <w:customXmlDelRangeEnd w:id="241"/>
      <w:r w:rsidRPr="00033637">
        <w:rPr>
          <w:rFonts w:ascii="Times New Roman" w:hAnsi="Times New Roman" w:cs="Times New Roman"/>
          <w:sz w:val="24"/>
          <w:szCs w:val="24"/>
        </w:rPr>
        <w:t xml:space="preserve">areas </w:t>
      </w:r>
      <w:customXmlInsRangeStart w:id="242" w:author="Mohammad Nayeem Hasan" w:date="2024-12-22T22:33:00Z"/>
      <w:sdt>
        <w:sdtPr>
          <w:rPr>
            <w:rFonts w:ascii="Times New Roman" w:hAnsi="Times New Roman" w:cs="Times New Roman"/>
            <w:color w:val="000000"/>
            <w:sz w:val="24"/>
            <w:szCs w:val="24"/>
          </w:rPr>
          <w:tag w:val="MENDELEY_CITATION_v3_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"/>
          <w:id w:val="-1100493777"/>
          <w:placeholder>
            <w:docPart w:val="6797AFEF1DE44CC8B7CDFCDC6D3F81E4"/>
          </w:placeholder>
        </w:sdtPr>
        <w:sdtContent>
          <w:customXmlInsRangeEnd w:id="242"/>
          <w:r w:rsidR="00FE1019" w:rsidRPr="00033637">
            <w:rPr>
              <w:rFonts w:ascii="Times New Roman" w:hAnsi="Times New Roman" w:cs="Times New Roman"/>
              <w:color w:val="000000"/>
              <w:sz w:val="24"/>
              <w:szCs w:val="24"/>
            </w:rPr>
            <w:t>(Shah et al., 2003)</w:t>
          </w:r>
          <w:customXmlInsRangeStart w:id="243" w:author="Mohammad Nayeem Hasan" w:date="2024-12-22T22:33:00Z"/>
        </w:sdtContent>
      </w:sdt>
      <w:customXmlInsRangeEnd w:id="243"/>
      <w:del w:id="244" w:author="Mohammad Nayeem Hasan" w:date="2024-12-22T22:33:00Z" w16du:dateUtc="2024-12-22T16:33:00Z">
        <w:r w:rsidRPr="00033637" w:rsidDel="00EF41E8">
          <w:rPr>
            <w:rFonts w:ascii="Times New Roman" w:hAnsi="Times New Roman" w:cs="Times New Roman"/>
            <w:sz w:val="24"/>
            <w:szCs w:val="24"/>
          </w:rPr>
          <w:fldChar w:fldCharType="begin"/>
        </w:r>
        <w:r w:rsidR="00350CF8" w:rsidRPr="00033637" w:rsidDel="00EF41E8">
          <w:rPr>
            <w:rFonts w:ascii="Times New Roman" w:hAnsi="Times New Roman" w:cs="Times New Roman"/>
            <w:sz w:val="24"/>
            <w:szCs w:val="24"/>
          </w:rPr>
          <w:delInstrText xml:space="preserve"> ADDIN ZOTERO_ITEM CSL_CITATION {"citationID":"eVjfUW9B","properties":{"formattedCitation":"(Shah et al., 2003)","plainCitation":"(Shah et al., 2003)","noteIndex":0},"citationItems":[{"id":1429,"uris":["http://zotero.org/users/4185209/items/KMPK4K5T"],"itemData":{"id":1429,"type":"article-journal","abstract":"OBJECTIVE: The present study aimed to estimate the prevalence of acute diarrhea and its correlates in remote rural villages of south Pakistan.\nMETHODS: The authors selected 1878 children less than 3 years of age through stratified random sampling from 64 villages having the number of children enrolled proportionate to the size of each village, in rural Sindh, Pakistan. Trained field workers completed child physical measurements and maternal interviews.\nRESULTS: Among the children examined, 961 (51%) had diarrhea in the preceding 14 days prior to the date of survey. The prevalence of diarrhea was marginally higher among girls than boys (53% versus 49%, odds ratio 1.18, 95% CI 0.98, 1.41). The factors related with higher prevalence of diarrhea were lack of education of mother, lack of exclusive breast feeding, breast feeding for less than one year, roundworm infestation, low weight-for height, night blindness, female sex and number of older siblings more than 2 in the family.\nCONCLUSION: This study demonstrated that the acute diarrhea is major problem among children in rural Pakistan. Appropriate intervention programmes should be formulated focused on identified risk factors.","container-title":"Indian Journal of Pediatrics","DOI":"10.1007/BF02725583","ISSN":"0019-5456","issue":"3","journalAbbreviation":"Indian J Pediatr","language":"eng","note":"PMID: 12785290","page":"207-211","source":"PubMed","title":"Prevalence and correlates of diarrhea","volume":"70","author":[{"family":"Shah","given":"Syed M."},{"family":"Yousafzai","given":"Maqsood"},{"family":"Lakhani","given":"Nurudin B."},{"family":"Chotani","given":"Rashid A."},{"family":"Nowshad","given":"Gul"}],"issued":{"date-parts":[["2003",3]]}}}],"schema":"https://github.com/citation-style-language/schema/raw/master/csl-citation.json"} </w:delInstrText>
        </w:r>
        <w:r w:rsidRPr="00033637" w:rsidDel="00EF41E8">
          <w:rPr>
            <w:rFonts w:ascii="Times New Roman" w:hAnsi="Times New Roman" w:cs="Times New Roman"/>
            <w:sz w:val="24"/>
            <w:szCs w:val="24"/>
          </w:rPr>
          <w:fldChar w:fldCharType="separate"/>
        </w:r>
        <w:r w:rsidR="00350CF8" w:rsidRPr="00033637" w:rsidDel="00EF41E8">
          <w:rPr>
            <w:rFonts w:ascii="Times New Roman" w:hAnsi="Times New Roman" w:cs="Times New Roman"/>
            <w:sz w:val="24"/>
            <w:szCs w:val="24"/>
          </w:rPr>
          <w:delText>(Shah et al., 2003)</w:delText>
        </w:r>
        <w:r w:rsidRPr="00033637" w:rsidDel="00EF41E8">
          <w:rPr>
            <w:rFonts w:ascii="Times New Roman" w:hAnsi="Times New Roman" w:cs="Times New Roman"/>
            <w:sz w:val="24"/>
            <w:szCs w:val="24"/>
          </w:rPr>
          <w:fldChar w:fldCharType="end"/>
        </w:r>
      </w:del>
      <w:r w:rsidRPr="00033637">
        <w:rPr>
          <w:rFonts w:ascii="Times New Roman" w:hAnsi="Times New Roman" w:cs="Times New Roman"/>
          <w:sz w:val="24"/>
          <w:szCs w:val="24"/>
        </w:rPr>
        <w:t xml:space="preserve">. </w:t>
      </w:r>
      <w:del w:id="245" w:author="Mohammad Nayeem Hasan" w:date="2024-11-03T02:14:00Z">
        <w:r w:rsidRPr="00033637" w:rsidDel="00F905AA">
          <w:rPr>
            <w:rFonts w:ascii="Times New Roman" w:hAnsi="Times New Roman" w:cs="Times New Roman"/>
            <w:sz w:val="24"/>
            <w:szCs w:val="24"/>
          </w:rPr>
          <w:delText xml:space="preserve">Previous </w:delText>
        </w:r>
      </w:del>
      <w:del w:id="246" w:author="Mohammad Nayeem Hasan" w:date="2024-11-04T23:31:00Z">
        <w:r w:rsidRPr="00033637" w:rsidDel="00DD22D2">
          <w:rPr>
            <w:rFonts w:ascii="Times New Roman" w:hAnsi="Times New Roman" w:cs="Times New Roman"/>
            <w:sz w:val="24"/>
            <w:szCs w:val="24"/>
          </w:rPr>
          <w:delText xml:space="preserve">study showed that </w:delText>
        </w:r>
        <w:r w:rsidR="004B041C" w:rsidRPr="00033637" w:rsidDel="00DD22D2">
          <w:rPr>
            <w:rFonts w:ascii="Times New Roman" w:hAnsi="Times New Roman" w:cs="Times New Roman"/>
            <w:sz w:val="24"/>
            <w:szCs w:val="24"/>
          </w:rPr>
          <w:delText xml:space="preserve">diarrhea is the reason behind </w:delText>
        </w:r>
        <w:r w:rsidR="004C7AB7" w:rsidRPr="00033637" w:rsidDel="00DD22D2">
          <w:rPr>
            <w:rFonts w:ascii="Times New Roman" w:hAnsi="Times New Roman" w:cs="Times New Roman"/>
            <w:sz w:val="24"/>
            <w:szCs w:val="24"/>
          </w:rPr>
          <w:delText>about 33% of</w:delText>
        </w:r>
        <w:r w:rsidRPr="00033637" w:rsidDel="00DD22D2">
          <w:rPr>
            <w:rFonts w:ascii="Times New Roman" w:hAnsi="Times New Roman" w:cs="Times New Roman"/>
            <w:sz w:val="24"/>
            <w:szCs w:val="24"/>
          </w:rPr>
          <w:delText xml:space="preserve"> total child </w:delText>
        </w:r>
      </w:del>
      <w:del w:id="247" w:author="Mohammad Nayeem Hasan" w:date="2024-11-03T02:14:00Z">
        <w:r w:rsidRPr="00033637" w:rsidDel="00F905AA">
          <w:rPr>
            <w:rFonts w:ascii="Times New Roman" w:hAnsi="Times New Roman" w:cs="Times New Roman"/>
            <w:sz w:val="24"/>
            <w:szCs w:val="24"/>
          </w:rPr>
          <w:delText xml:space="preserve">death </w:delText>
        </w:r>
      </w:del>
      <w:del w:id="248" w:author="Mohammad Nayeem Hasan" w:date="2024-11-04T23:31:00Z">
        <w:r w:rsidRPr="00033637" w:rsidDel="00DD22D2">
          <w:rPr>
            <w:rFonts w:ascii="Times New Roman" w:hAnsi="Times New Roman" w:cs="Times New Roman"/>
            <w:sz w:val="24"/>
            <w:szCs w:val="24"/>
          </w:rPr>
          <w:delText xml:space="preserve">in Bangladesh </w:delText>
        </w:r>
        <w:r w:rsidRPr="00033637" w:rsidDel="00DD22D2">
          <w:rPr>
            <w:rFonts w:ascii="Times New Roman" w:hAnsi="Times New Roman" w:cs="Times New Roman"/>
            <w:sz w:val="24"/>
            <w:szCs w:val="24"/>
          </w:rPr>
          <w:fldChar w:fldCharType="begin"/>
        </w:r>
        <w:r w:rsidR="00350CF8" w:rsidRPr="00033637" w:rsidDel="00DD22D2">
          <w:rPr>
            <w:rFonts w:ascii="Times New Roman" w:hAnsi="Times New Roman" w:cs="Times New Roman"/>
            <w:sz w:val="24"/>
            <w:szCs w:val="24"/>
          </w:rPr>
          <w:delInstrText xml:space="preserve"> ADDIN ZOTERO_ITEM CSL_CITATION {"citationID":"GLFBv50x","properties":{"formattedCitation":"(M. R. Islam, Hossain, Khan, &amp; Ali, 2015)","plainCitation":"(M. R. Islam, Hossain, Khan, &amp; Ali, 2015)","noteIndex":0},"citationItems":[{"id":1431,"uris":["http://zotero.org/users/4185209/items/PWEH3VW6"],"itemData":{"id":1431,"type":"article-journal","abstract":"&lt;b&gt;Background:&lt;/b&gt; Children are the most vulnerable and high risk group in the prevalence of diarrhea in low income countries like Bangladesh. This can lead to the higher rate of child morbidity and mortality. Achievement of Millennium Development Goal’s (MDGs) at a target period, it is important to comprise the issue first. Therefore, the purpose of the present study is to find out the risk factors of diarrhea in the childhood. &lt;b&gt;Methods: &lt;/b&gt;Data and necessary information of 485 women were obtained from the Bangladesh Demographic and Health Survey (BDHS), 2007. These 485 women were extracted from 10,996 women whose children had experienced an episode of diarrhea in the two weeks before the survey. The chi-square test and binary logistic regression analyses have been used as the statistical tools. &lt;b&gt;Results:&lt;/b&gt; Majority of the women (76.9%) reported their child had experienced diarrhea in the last two weeks. Respondent’s educational level, husband occupation, living condition, birth interval and the sources of drinking water were found to be significantly associated (p&lt;0.05) with the disease of diarrhea. Finally, binary logistic model identified that respondents’ husband occupation, their living condition, birth interval and the source of drinking water were significant factors. &lt;b&gt;Conclusions:&lt;/b&gt; The prevalence of diarrhea disease is more common in Bangladeshi children. So, it is necessary to educate general people about the possible living arrangements for avoiding diarrhea and its termination.","container-title":"Journal of Health Science","ISSN":"2166-5990","issue":"1","language":"en","license":"http://creativecommons.org/licenses/by/2.0/","note":"publisher: Scientific &amp; Academic Publishing","page":"1-5","source":"article.sapub.org","title":"An Evidence of Socio-Demographic Effects on Child’s Diarrhoea in Bangladesh","volume":"5","author":[{"family":"Islam","given":"Md Rafiqul"},{"family":"Hossain","given":"Md Kamal"},{"family":"Khan","given":"Md Nuruzzaman"},{"family":"Ali","given":"Md Raihan"}],"issued":{"date-parts":[["2015"]]}}}],"schema":"https://github.com/citation-style-language/schema/raw/master/csl-citation.json"} </w:delInstrText>
        </w:r>
        <w:r w:rsidRPr="00033637" w:rsidDel="00DD22D2">
          <w:rPr>
            <w:rFonts w:ascii="Times New Roman" w:hAnsi="Times New Roman" w:cs="Times New Roman"/>
            <w:sz w:val="24"/>
            <w:szCs w:val="24"/>
          </w:rPr>
          <w:fldChar w:fldCharType="separate"/>
        </w:r>
        <w:r w:rsidR="00350CF8" w:rsidRPr="00033637" w:rsidDel="00DD22D2">
          <w:rPr>
            <w:rFonts w:ascii="Times New Roman" w:hAnsi="Times New Roman" w:cs="Times New Roman"/>
            <w:sz w:val="24"/>
            <w:szCs w:val="24"/>
          </w:rPr>
          <w:delText>(M. R. Islam, Hossain, Khan, &amp; Ali, 2015)</w:delText>
        </w:r>
        <w:r w:rsidRPr="00033637" w:rsidDel="00DD22D2">
          <w:rPr>
            <w:rFonts w:ascii="Times New Roman" w:hAnsi="Times New Roman" w:cs="Times New Roman"/>
            <w:sz w:val="24"/>
            <w:szCs w:val="24"/>
          </w:rPr>
          <w:fldChar w:fldCharType="end"/>
        </w:r>
        <w:r w:rsidRPr="00033637" w:rsidDel="00DD22D2">
          <w:rPr>
            <w:rFonts w:ascii="Times New Roman" w:hAnsi="Times New Roman" w:cs="Times New Roman"/>
            <w:sz w:val="24"/>
            <w:szCs w:val="24"/>
          </w:rPr>
          <w:delText xml:space="preserve">. </w:delText>
        </w:r>
      </w:del>
      <w:del w:id="249" w:author="Mohammad Nayeem Hasan" w:date="2024-11-04T16:00:00Z">
        <w:r w:rsidRPr="00033637" w:rsidDel="009D2B4D">
          <w:rPr>
            <w:rFonts w:ascii="Times New Roman" w:hAnsi="Times New Roman" w:cs="Times New Roman"/>
            <w:sz w:val="24"/>
            <w:szCs w:val="24"/>
          </w:rPr>
          <w:delText>On average</w:delText>
        </w:r>
        <w:r w:rsidR="006D43DB" w:rsidRPr="00033637" w:rsidDel="009D2B4D">
          <w:rPr>
            <w:rFonts w:ascii="Times New Roman" w:hAnsi="Times New Roman" w:cs="Times New Roman"/>
            <w:sz w:val="24"/>
            <w:szCs w:val="24"/>
          </w:rPr>
          <w:delText xml:space="preserve">, </w:delText>
        </w:r>
        <w:r w:rsidR="005B1B1E" w:rsidRPr="00033637" w:rsidDel="009D2B4D">
          <w:rPr>
            <w:rFonts w:ascii="Times New Roman" w:hAnsi="Times New Roman" w:cs="Times New Roman"/>
            <w:sz w:val="24"/>
            <w:szCs w:val="24"/>
          </w:rPr>
          <w:delText xml:space="preserve">diarrhea </w:delText>
        </w:r>
        <w:r w:rsidR="009971D4" w:rsidRPr="00033637" w:rsidDel="009D2B4D">
          <w:rPr>
            <w:rFonts w:ascii="Times New Roman" w:hAnsi="Times New Roman" w:cs="Times New Roman"/>
            <w:sz w:val="24"/>
            <w:szCs w:val="24"/>
          </w:rPr>
          <w:delText>happens</w:delText>
        </w:r>
        <w:r w:rsidR="005B1B1E" w:rsidRPr="00033637" w:rsidDel="009D2B4D">
          <w:rPr>
            <w:rFonts w:ascii="Times New Roman" w:hAnsi="Times New Roman" w:cs="Times New Roman"/>
            <w:sz w:val="24"/>
            <w:szCs w:val="24"/>
          </w:rPr>
          <w:delText xml:space="preserve"> more than 4 times per year</w:delText>
        </w:r>
        <w:r w:rsidR="00BF1112" w:rsidRPr="00033637" w:rsidDel="009D2B4D">
          <w:rPr>
            <w:rFonts w:ascii="Times New Roman" w:hAnsi="Times New Roman" w:cs="Times New Roman"/>
            <w:sz w:val="24"/>
            <w:szCs w:val="24"/>
          </w:rPr>
          <w:delText xml:space="preserve"> </w:delText>
        </w:r>
        <w:r w:rsidR="009971D4" w:rsidRPr="00033637" w:rsidDel="009D2B4D">
          <w:rPr>
            <w:rFonts w:ascii="Times New Roman" w:hAnsi="Times New Roman" w:cs="Times New Roman"/>
            <w:sz w:val="24"/>
            <w:szCs w:val="24"/>
          </w:rPr>
          <w:delText xml:space="preserve">to </w:delText>
        </w:r>
        <w:r w:rsidR="00BF1112" w:rsidRPr="00033637" w:rsidDel="009D2B4D">
          <w:rPr>
            <w:rFonts w:ascii="Times New Roman" w:hAnsi="Times New Roman" w:cs="Times New Roman"/>
            <w:sz w:val="24"/>
            <w:szCs w:val="24"/>
          </w:rPr>
          <w:delText>a rural child</w:delText>
        </w:r>
        <w:r w:rsidRPr="00033637" w:rsidDel="009D2B4D">
          <w:rPr>
            <w:rFonts w:ascii="Times New Roman" w:hAnsi="Times New Roman" w:cs="Times New Roman"/>
            <w:sz w:val="24"/>
            <w:szCs w:val="24"/>
          </w:rPr>
          <w:delText xml:space="preserve">, which </w:delText>
        </w:r>
        <w:r w:rsidR="00B56E7F" w:rsidRPr="00033637" w:rsidDel="009D2B4D">
          <w:rPr>
            <w:rFonts w:ascii="Times New Roman" w:hAnsi="Times New Roman" w:cs="Times New Roman"/>
            <w:sz w:val="24"/>
            <w:szCs w:val="24"/>
          </w:rPr>
          <w:delText xml:space="preserve">results in </w:delText>
        </w:r>
        <w:r w:rsidRPr="00033637" w:rsidDel="009D2B4D">
          <w:rPr>
            <w:rFonts w:ascii="Times New Roman" w:hAnsi="Times New Roman" w:cs="Times New Roman"/>
            <w:sz w:val="24"/>
            <w:szCs w:val="24"/>
          </w:rPr>
          <w:delText>2,30,000 child</w:delText>
        </w:r>
        <w:r w:rsidR="00B56E7F" w:rsidRPr="00033637" w:rsidDel="009D2B4D">
          <w:rPr>
            <w:rFonts w:ascii="Times New Roman" w:hAnsi="Times New Roman" w:cs="Times New Roman"/>
            <w:sz w:val="24"/>
            <w:szCs w:val="24"/>
          </w:rPr>
          <w:delText xml:space="preserve"> deaths</w:delText>
        </w:r>
        <w:r w:rsidRPr="00033637" w:rsidDel="009D2B4D">
          <w:rPr>
            <w:rFonts w:ascii="Times New Roman" w:hAnsi="Times New Roman" w:cs="Times New Roman"/>
            <w:sz w:val="24"/>
            <w:szCs w:val="24"/>
          </w:rPr>
          <w:delText xml:space="preserve">  </w:delText>
        </w:r>
        <w:r w:rsidRPr="00033637" w:rsidDel="009D2B4D">
          <w:rPr>
            <w:rFonts w:ascii="Times New Roman" w:hAnsi="Times New Roman" w:cs="Times New Roman"/>
            <w:sz w:val="24"/>
            <w:szCs w:val="24"/>
          </w:rPr>
          <w:fldChar w:fldCharType="begin"/>
        </w:r>
        <w:r w:rsidR="00350CF8" w:rsidRPr="00033637" w:rsidDel="009D2B4D">
          <w:rPr>
            <w:rFonts w:ascii="Times New Roman" w:hAnsi="Times New Roman" w:cs="Times New Roman"/>
            <w:sz w:val="24"/>
            <w:szCs w:val="24"/>
          </w:rPr>
          <w:delInstrText xml:space="preserve"> ADDIN ZOTERO_ITEM CSL_CITATION {"citationID":"MyVKpH5t","properties":{"formattedCitation":"(M. R. Islam et al., 2015)","plainCitation":"(M. R. Islam et al., 2015)","noteIndex":0},"citationItems":[{"id":1431,"uris":["http://zotero.org/users/4185209/items/PWEH3VW6"],"itemData":{"id":1431,"type":"article-journal","abstract":"&lt;b&gt;Background:&lt;/b&gt; Children are the most vulnerable and high risk group in the prevalence of diarrhea in low income countries like Bangladesh. This can lead to the higher rate of child morbidity and mortality. Achievement of Millennium Development Goal’s (MDGs) at a target period, it is important to comprise the issue first. Therefore, the purpose of the present study is to find out the risk factors of diarrhea in the childhood. &lt;b&gt;Methods: &lt;/b&gt;Data and necessary information of 485 women were obtained from the Bangladesh Demographic and Health Survey (BDHS), 2007. These 485 women were extracted from 10,996 women whose children had experienced an episode of diarrhea in the two weeks before the survey. The chi-square test and binary logistic regression analyses have been used as the statistical tools. &lt;b&gt;Results:&lt;/b&gt; Majority of the women (76.9%) reported their child had experienced diarrhea in the last two weeks. Respondent’s educational level, husband occupation, living condition, birth interval and the sources of drinking water were found to be significantly associated (p&lt;0.05) with the disease of diarrhea. Finally, binary logistic model identified that respondents’ husband occupation, their living condition, birth interval and the source of drinking water were significant factors. &lt;b&gt;Conclusions:&lt;/b&gt; The prevalence of diarrhea disease is more common in Bangladeshi children. So, it is necessary to educate general people about the possible living arrangements for avoiding diarrhea and its termination.","container-title":"Journal of Health Science","ISSN":"2166-5990","issue":"1","language":"en","license":"http://creativecommons.org/licenses/by/2.0/","note":"publisher: Scientific &amp; Academic Publishing","page":"1-5","source":"article.sapub.org","title":"An Evidence of Socio-Demographic Effects on Child’s Diarrhoea in Bangladesh","volume":"5","author":[{"family":"Islam","given":"Md Rafiqul"},{"family":"Hossain","given":"Md Kamal"},{"family":"Khan","given":"Md Nuruzzaman"},{"family":"Ali","given":"Md Raihan"}],"issued":{"date-parts":[["2015"]]}}}],"schema":"https://github.com/citation-style-language/schema/raw/master/csl-citation.json"} </w:delInstrText>
        </w:r>
        <w:r w:rsidRPr="00033637" w:rsidDel="009D2B4D">
          <w:rPr>
            <w:rFonts w:ascii="Times New Roman" w:hAnsi="Times New Roman" w:cs="Times New Roman"/>
            <w:sz w:val="24"/>
            <w:szCs w:val="24"/>
          </w:rPr>
          <w:fldChar w:fldCharType="separate"/>
        </w:r>
        <w:r w:rsidR="00350CF8" w:rsidRPr="00033637" w:rsidDel="009D2B4D">
          <w:rPr>
            <w:rFonts w:ascii="Times New Roman" w:hAnsi="Times New Roman" w:cs="Times New Roman"/>
            <w:sz w:val="24"/>
            <w:szCs w:val="24"/>
          </w:rPr>
          <w:delText>(M. R. Islam et al., 2015)</w:delText>
        </w:r>
        <w:r w:rsidRPr="00033637" w:rsidDel="009D2B4D">
          <w:rPr>
            <w:rFonts w:ascii="Times New Roman" w:hAnsi="Times New Roman" w:cs="Times New Roman"/>
            <w:sz w:val="24"/>
            <w:szCs w:val="24"/>
          </w:rPr>
          <w:fldChar w:fldCharType="end"/>
        </w:r>
        <w:r w:rsidRPr="00033637" w:rsidDel="009D2B4D">
          <w:rPr>
            <w:rFonts w:ascii="Times New Roman" w:hAnsi="Times New Roman" w:cs="Times New Roman"/>
            <w:sz w:val="24"/>
            <w:szCs w:val="24"/>
          </w:rPr>
          <w:delText xml:space="preserve">. </w:delText>
        </w:r>
      </w:del>
      <w:r w:rsidRPr="00033637">
        <w:rPr>
          <w:rFonts w:ascii="Times New Roman" w:hAnsi="Times New Roman" w:cs="Times New Roman"/>
          <w:sz w:val="24"/>
          <w:szCs w:val="24"/>
        </w:rPr>
        <w:t xml:space="preserve">According to </w:t>
      </w:r>
      <w:r w:rsidR="008644D4" w:rsidRPr="00033637">
        <w:rPr>
          <w:rFonts w:ascii="Times New Roman" w:hAnsi="Times New Roman" w:cs="Times New Roman"/>
          <w:sz w:val="24"/>
          <w:szCs w:val="24"/>
        </w:rPr>
        <w:t xml:space="preserve">2007 </w:t>
      </w:r>
      <w:r w:rsidRPr="00033637">
        <w:rPr>
          <w:rFonts w:ascii="Times New Roman" w:hAnsi="Times New Roman" w:cs="Times New Roman"/>
          <w:sz w:val="24"/>
          <w:szCs w:val="24"/>
        </w:rPr>
        <w:t>Bangladesh Demographic and Health Survey (</w:t>
      </w:r>
      <w:r w:rsidR="008644D4" w:rsidRPr="00033637">
        <w:rPr>
          <w:rFonts w:ascii="Times New Roman" w:hAnsi="Times New Roman" w:cs="Times New Roman"/>
          <w:sz w:val="24"/>
          <w:szCs w:val="24"/>
        </w:rPr>
        <w:t>BDHS</w:t>
      </w:r>
      <w:r w:rsidRPr="00033637">
        <w:rPr>
          <w:rFonts w:ascii="Times New Roman" w:hAnsi="Times New Roman" w:cs="Times New Roman"/>
          <w:sz w:val="24"/>
          <w:szCs w:val="24"/>
        </w:rPr>
        <w:t xml:space="preserve">) data, most sufferers are </w:t>
      </w:r>
      <w:r w:rsidR="008B2C9C" w:rsidRPr="00033637">
        <w:rPr>
          <w:rFonts w:ascii="Times New Roman" w:hAnsi="Times New Roman" w:cs="Times New Roman"/>
          <w:sz w:val="24"/>
          <w:szCs w:val="24"/>
        </w:rPr>
        <w:t>6-23</w:t>
      </w:r>
      <w:r w:rsidRPr="00033637">
        <w:rPr>
          <w:rFonts w:ascii="Times New Roman" w:hAnsi="Times New Roman" w:cs="Times New Roman"/>
          <w:sz w:val="24"/>
          <w:szCs w:val="24"/>
        </w:rPr>
        <w:t xml:space="preserve"> months</w:t>
      </w:r>
      <w:r w:rsidR="00ED66CD" w:rsidRPr="00033637">
        <w:rPr>
          <w:rFonts w:ascii="Times New Roman" w:hAnsi="Times New Roman" w:cs="Times New Roman"/>
          <w:sz w:val="24"/>
          <w:szCs w:val="24"/>
        </w:rPr>
        <w:t xml:space="preserve"> old children</w:t>
      </w:r>
      <w:r w:rsidRPr="00033637">
        <w:rPr>
          <w:rFonts w:ascii="Times New Roman" w:hAnsi="Times New Roman" w:cs="Times New Roman"/>
          <w:sz w:val="24"/>
          <w:szCs w:val="24"/>
        </w:rPr>
        <w:t xml:space="preserve"> and boys are more </w:t>
      </w:r>
      <w:r w:rsidR="003F25D6" w:rsidRPr="00033637">
        <w:rPr>
          <w:rFonts w:ascii="Times New Roman" w:hAnsi="Times New Roman" w:cs="Times New Roman"/>
          <w:sz w:val="24"/>
          <w:szCs w:val="24"/>
        </w:rPr>
        <w:t>at risk of</w:t>
      </w:r>
      <w:r w:rsidRPr="00033637">
        <w:rPr>
          <w:rFonts w:ascii="Times New Roman" w:hAnsi="Times New Roman" w:cs="Times New Roman"/>
          <w:sz w:val="24"/>
          <w:szCs w:val="24"/>
        </w:rPr>
        <w:t xml:space="preserve"> this disease compared to </w:t>
      </w:r>
      <w:del w:id="250" w:author="Mohammad Nayeem Hasan" w:date="2024-11-03T02:14:00Z">
        <w:r w:rsidRPr="00033637" w:rsidDel="00F905AA">
          <w:rPr>
            <w:rFonts w:ascii="Times New Roman" w:hAnsi="Times New Roman" w:cs="Times New Roman"/>
            <w:sz w:val="24"/>
            <w:szCs w:val="24"/>
          </w:rPr>
          <w:delText xml:space="preserve">the </w:delText>
        </w:r>
      </w:del>
      <w:r w:rsidRPr="00033637">
        <w:rPr>
          <w:rFonts w:ascii="Times New Roman" w:hAnsi="Times New Roman" w:cs="Times New Roman"/>
          <w:sz w:val="24"/>
          <w:szCs w:val="24"/>
        </w:rPr>
        <w:t>girls</w:t>
      </w:r>
      <w:ins w:id="251" w:author="Mohammad Nayeem Hasan" w:date="2024-12-22T22:35:00Z" w16du:dateUtc="2024-12-22T16:35:00Z">
        <w:r w:rsidR="0002389D" w:rsidRPr="00033637">
          <w:rPr>
            <w:rFonts w:ascii="Times New Roman" w:hAnsi="Times New Roman" w:cs="Times New Roman"/>
            <w:sz w:val="24"/>
            <w:szCs w:val="24"/>
          </w:rPr>
          <w:t xml:space="preserve"> </w:t>
        </w:r>
      </w:ins>
      <w:sdt>
        <w:sdtPr>
          <w:rPr>
            <w:rFonts w:ascii="Times New Roman" w:hAnsi="Times New Roman" w:cs="Times New Roman"/>
            <w:color w:val="000000"/>
            <w:sz w:val="24"/>
            <w:szCs w:val="24"/>
          </w:rPr>
          <w:tag w:val="MENDELEY_CITATION_v3_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"/>
          <w:id w:val="-1916545713"/>
          <w:placeholder>
            <w:docPart w:val="DefaultPlaceholder_-1854013440"/>
          </w:placeholder>
        </w:sdtPr>
        <w:sdtContent>
          <w:r w:rsidR="00FE1019" w:rsidRPr="00033637">
            <w:rPr>
              <w:rFonts w:ascii="Times New Roman" w:hAnsi="Times New Roman" w:cs="Times New Roman"/>
              <w:color w:val="000000"/>
              <w:sz w:val="24"/>
              <w:szCs w:val="24"/>
            </w:rPr>
            <w:t>(Sharifa Begum, 2011)</w:t>
          </w:r>
        </w:sdtContent>
      </w:sdt>
      <w:del w:id="252" w:author="Mohammad Nayeem Hasan" w:date="2024-12-22T22:35:00Z" w16du:dateUtc="2024-12-22T16:35:00Z">
        <w:r w:rsidRPr="00033637" w:rsidDel="0002389D">
          <w:rPr>
            <w:rFonts w:ascii="Times New Roman" w:hAnsi="Times New Roman" w:cs="Times New Roman"/>
            <w:sz w:val="24"/>
            <w:szCs w:val="24"/>
          </w:rPr>
          <w:delText xml:space="preserve"> </w:delText>
        </w:r>
        <w:r w:rsidRPr="00033637" w:rsidDel="0002389D">
          <w:rPr>
            <w:rFonts w:ascii="Times New Roman" w:hAnsi="Times New Roman" w:cs="Times New Roman"/>
            <w:sz w:val="24"/>
            <w:szCs w:val="24"/>
          </w:rPr>
          <w:fldChar w:fldCharType="begin"/>
        </w:r>
        <w:r w:rsidR="00350CF8" w:rsidRPr="00033637" w:rsidDel="0002389D">
          <w:rPr>
            <w:rFonts w:ascii="Times New Roman" w:hAnsi="Times New Roman" w:cs="Times New Roman"/>
            <w:sz w:val="24"/>
            <w:szCs w:val="24"/>
          </w:rPr>
          <w:delInstrText xml:space="preserve"> ADDIN ZOTERO_ITEM CSL_CITATION {"citationID":"gj5WUrh2","properties":{"formattedCitation":"(Begum, Ahmed, &amp; Sen, 2011)","plainCitation":"(Begum, Ahmed, &amp; Sen, 2011)","noteIndex":0},"citationItems":[{"id":1434,"uris":["http://zotero.org/users/4185209/items/MCJEENCK"],"itemData":{"id":1434,"type":"article-journal","abstract":"The incidence of diarrhoea has declined over time in Bangladesh but still it persists as a major cause of infant mortality, morbidity and acute child malnutrition. Much of the public policy thinking in the past was guided by public investment in providing improved access to safe water. While this measure has paid off, the paper provides evidence that the relevance of water as a tool for fighting diarrhoea may have changed over time. Its changing role now needs to be seen in the broader context of combined access with other inputs such as improved sanitation. The paper uses the Bangladesh Demographic and Health Survey data and the propensity score matching technique to suggest that only combined access to improved water and sanitation can lead to reduced incidence of diarrhoea among children in contrast to their isolated use. Mere accesses to safe water, or for that matter, access to sanitation do not have any statistically significant impact on the incidence of childhood diarrhoea. The results suggest a strong case for rethinking public policy by way of joint investment in water and sanitation measures to reduce diarrhoea along with bringing about favourable change in health-seeking behaviour to support such combined access policy.","container-title":"The Bangladesh Development Studies","ISSN":"0304-095X","issue":"3","note":"publisher: Bangladesh Institute of Development Studies","page":"1-30","source":"JSTOR","title":"Do Water and Sanitation Interventions Reduce Childhood Diarrhoea? New Evidence from Bangladesh","title-short":"Do Water and Sanitation Interventions Reduce Childhood Diarrhoea?","volume":"34","author":[{"family":"Begum","given":"Sharifa"},{"family":"Ahmed","given":"Mansur"},{"family":"Sen","given":"Binayak"}],"issued":{"date-parts":[["2011"]]}}}],"schema":"https://github.com/citation-style-language/schema/raw/master/csl-citation.json"} </w:delInstrText>
        </w:r>
        <w:r w:rsidRPr="00033637" w:rsidDel="0002389D">
          <w:rPr>
            <w:rFonts w:ascii="Times New Roman" w:hAnsi="Times New Roman" w:cs="Times New Roman"/>
            <w:sz w:val="24"/>
            <w:szCs w:val="24"/>
          </w:rPr>
          <w:fldChar w:fldCharType="separate"/>
        </w:r>
        <w:r w:rsidR="00350CF8" w:rsidRPr="00033637" w:rsidDel="0002389D">
          <w:rPr>
            <w:rFonts w:ascii="Times New Roman" w:hAnsi="Times New Roman" w:cs="Times New Roman"/>
            <w:sz w:val="24"/>
            <w:szCs w:val="24"/>
          </w:rPr>
          <w:delText>(Begum, Ahmed, &amp; Sen, 2011)</w:delText>
        </w:r>
        <w:r w:rsidRPr="00033637" w:rsidDel="0002389D">
          <w:rPr>
            <w:rFonts w:ascii="Times New Roman" w:hAnsi="Times New Roman" w:cs="Times New Roman"/>
            <w:sz w:val="24"/>
            <w:szCs w:val="24"/>
          </w:rPr>
          <w:fldChar w:fldCharType="end"/>
        </w:r>
      </w:del>
      <w:r w:rsidRPr="00033637">
        <w:rPr>
          <w:rFonts w:ascii="Times New Roman" w:hAnsi="Times New Roman" w:cs="Times New Roman"/>
          <w:sz w:val="24"/>
          <w:szCs w:val="24"/>
        </w:rPr>
        <w:t>.</w:t>
      </w:r>
    </w:p>
    <w:bookmarkEnd w:id="218"/>
    <w:p w14:paraId="439F8FC9" w14:textId="54BDCAB4" w:rsidR="004232B0" w:rsidRPr="00033637" w:rsidRDefault="00275578" w:rsidP="00F31FB2">
      <w:pPr>
        <w:spacing w:line="480" w:lineRule="auto"/>
        <w:ind w:firstLine="720"/>
        <w:rPr>
          <w:rFonts w:ascii="Times New Roman" w:hAnsi="Times New Roman" w:cs="Times New Roman"/>
          <w:sz w:val="24"/>
          <w:szCs w:val="24"/>
        </w:rPr>
      </w:pPr>
      <w:r w:rsidRPr="00033637">
        <w:rPr>
          <w:rFonts w:ascii="Times New Roman" w:hAnsi="Times New Roman" w:cs="Times New Roman"/>
          <w:sz w:val="24"/>
          <w:szCs w:val="24"/>
        </w:rPr>
        <w:lastRenderedPageBreak/>
        <w:t xml:space="preserve">Being a developing country, Bangladesh has several resource constraints, such </w:t>
      </w:r>
      <w:del w:id="253" w:author="Mohammad Nayeem Hasan" w:date="2024-11-03T02:24:00Z">
        <w:r w:rsidRPr="00033637" w:rsidDel="00CF4013">
          <w:rPr>
            <w:rFonts w:ascii="Times New Roman" w:hAnsi="Times New Roman" w:cs="Times New Roman"/>
            <w:sz w:val="24"/>
            <w:szCs w:val="24"/>
          </w:rPr>
          <w:delText>as-</w:delText>
        </w:r>
      </w:del>
      <w:ins w:id="254" w:author="Mohammad Nayeem Hasan" w:date="2024-11-03T02:24:00Z">
        <w:r w:rsidR="00CF4013" w:rsidRPr="00033637">
          <w:rPr>
            <w:rFonts w:ascii="Times New Roman" w:hAnsi="Times New Roman" w:cs="Times New Roman"/>
            <w:sz w:val="24"/>
            <w:szCs w:val="24"/>
          </w:rPr>
          <w:t>as</w:t>
        </w:r>
      </w:ins>
      <w:r w:rsidRPr="00033637">
        <w:rPr>
          <w:rFonts w:ascii="Times New Roman" w:hAnsi="Times New Roman" w:cs="Times New Roman"/>
          <w:sz w:val="24"/>
          <w:szCs w:val="24"/>
        </w:rPr>
        <w:t xml:space="preserve"> </w:t>
      </w:r>
      <w:ins w:id="255" w:author="Mohammad Nayeem Hasan" w:date="2024-11-03T02:24:00Z">
        <w:r w:rsidR="00CF4013" w:rsidRPr="00033637">
          <w:rPr>
            <w:rFonts w:ascii="Times New Roman" w:hAnsi="Times New Roman" w:cs="Times New Roman"/>
            <w:sz w:val="24"/>
            <w:szCs w:val="24"/>
          </w:rPr>
          <w:t>the </w:t>
        </w:r>
      </w:ins>
      <w:r w:rsidRPr="00033637">
        <w:rPr>
          <w:rFonts w:ascii="Times New Roman" w:hAnsi="Times New Roman" w:cs="Times New Roman"/>
          <w:sz w:val="24"/>
          <w:szCs w:val="24"/>
        </w:rPr>
        <w:t>high density of population (3,277 people per meter squares</w:t>
      </w:r>
      <w:del w:id="256" w:author="Mohammad Nayeem Hasan" w:date="2024-12-22T22:36:00Z" w16du:dateUtc="2024-12-22T16:36:00Z">
        <w:r w:rsidRPr="00033637" w:rsidDel="0002389D">
          <w:rPr>
            <w:rFonts w:ascii="Times New Roman" w:hAnsi="Times New Roman" w:cs="Times New Roman"/>
            <w:sz w:val="24"/>
            <w:szCs w:val="24"/>
          </w:rPr>
          <w:delText xml:space="preserve"> </w:delText>
        </w:r>
        <w:r w:rsidRPr="00033637" w:rsidDel="0002389D">
          <w:rPr>
            <w:rFonts w:ascii="Times New Roman" w:hAnsi="Times New Roman" w:cs="Times New Roman"/>
            <w:sz w:val="24"/>
            <w:szCs w:val="24"/>
          </w:rPr>
          <w:fldChar w:fldCharType="begin"/>
        </w:r>
        <w:r w:rsidR="00B651A4" w:rsidRPr="00033637" w:rsidDel="0002389D">
          <w:rPr>
            <w:rFonts w:ascii="Times New Roman" w:hAnsi="Times New Roman" w:cs="Times New Roman"/>
            <w:sz w:val="24"/>
            <w:szCs w:val="24"/>
          </w:rPr>
          <w:delInstrText xml:space="preserve"> ADDIN ZOTERO_ITEM CSL_CITATION {"citationID":"2xsPstV4","properties":{"formattedCitation":"(\\uc0\\u8220{}Bangladesh Population (2022) - Worldometer,\\uc0\\u8221{} 2022)","plainCitation":"(“Bangladesh Population (2022) - Worldometer,” 2022)","noteIndex":0},"citationItems":[{"id":1487,"uris":["http://zotero.org/users/4185209/items/6ZNHGNTU"],"itemData":{"id":1487,"type":"webpage","abstract":"Population of Bangladesh: current, historical, and projected population, growth rate, immigration, median age, total fertility rate (TFR), population density, urbanization, urban population, country's share of world population, and global rank. Data tables, maps, charts, and live population clock","language":"en","title":"Bangladesh Population (2022) - Worldometer","URL":"https://www.worldometers.info/world-population/bangladesh-population/","accessed":{"date-parts":[["2022",8,6]]},"issued":{"date-parts":[["2022"]]}}}],"schema":"https://github.com/citation-style-language/schema/raw/master/csl-citation.json"} </w:delInstrText>
        </w:r>
        <w:r w:rsidRPr="00033637" w:rsidDel="0002389D">
          <w:rPr>
            <w:rFonts w:ascii="Times New Roman" w:hAnsi="Times New Roman" w:cs="Times New Roman"/>
            <w:sz w:val="24"/>
            <w:szCs w:val="24"/>
          </w:rPr>
          <w:fldChar w:fldCharType="separate"/>
        </w:r>
        <w:r w:rsidR="00B651A4" w:rsidRPr="00033637" w:rsidDel="0002389D">
          <w:rPr>
            <w:rFonts w:ascii="Times New Roman" w:hAnsi="Times New Roman" w:cs="Times New Roman"/>
            <w:sz w:val="24"/>
            <w:szCs w:val="24"/>
          </w:rPr>
          <w:delText>(“Bangladesh Population (2022) - Worldometer,” 2022)</w:delText>
        </w:r>
        <w:r w:rsidRPr="00033637" w:rsidDel="0002389D">
          <w:rPr>
            <w:rFonts w:ascii="Times New Roman" w:hAnsi="Times New Roman" w:cs="Times New Roman"/>
            <w:sz w:val="24"/>
            <w:szCs w:val="24"/>
          </w:rPr>
          <w:fldChar w:fldCharType="end"/>
        </w:r>
        <w:r w:rsidRPr="00033637" w:rsidDel="0002389D">
          <w:rPr>
            <w:rFonts w:ascii="Times New Roman" w:hAnsi="Times New Roman" w:cs="Times New Roman"/>
            <w:sz w:val="24"/>
            <w:szCs w:val="24"/>
          </w:rPr>
          <w:delText>)</w:delText>
        </w:r>
      </w:del>
      <w:r w:rsidRPr="00033637">
        <w:rPr>
          <w:rFonts w:ascii="Times New Roman" w:hAnsi="Times New Roman" w:cs="Times New Roman"/>
          <w:sz w:val="24"/>
          <w:szCs w:val="24"/>
        </w:rPr>
        <w:t>, poverty, lack of awareness, food deficiency, malnutrition</w:t>
      </w:r>
      <w:ins w:id="257" w:author="Mohammad Nayeem Hasan" w:date="2024-11-03T02:24:00Z">
        <w:r w:rsidR="00CF4013" w:rsidRPr="00033637">
          <w:rPr>
            <w:rFonts w:ascii="Times New Roman" w:hAnsi="Times New Roman" w:cs="Times New Roman"/>
            <w:sz w:val="24"/>
            <w:szCs w:val="24"/>
          </w:rPr>
          <w:t>,</w:t>
        </w:r>
      </w:ins>
      <w:r w:rsidRPr="00033637">
        <w:rPr>
          <w:rFonts w:ascii="Times New Roman" w:hAnsi="Times New Roman" w:cs="Times New Roman"/>
          <w:sz w:val="24"/>
          <w:szCs w:val="24"/>
        </w:rPr>
        <w:t xml:space="preserve"> etc. Moreover, in Bangladesh, </w:t>
      </w:r>
      <w:del w:id="258" w:author="Mohammad Nayeem Hasan" w:date="2024-11-03T02:13:00Z">
        <w:r w:rsidRPr="00033637" w:rsidDel="00F905AA">
          <w:rPr>
            <w:rFonts w:ascii="Times New Roman" w:hAnsi="Times New Roman" w:cs="Times New Roman"/>
            <w:sz w:val="24"/>
            <w:szCs w:val="24"/>
          </w:rPr>
          <w:delText xml:space="preserve">an </w:delText>
        </w:r>
      </w:del>
      <w:del w:id="259" w:author="Mohammad Nayeem Hasan" w:date="2024-11-03T02:24:00Z">
        <w:r w:rsidRPr="00033637" w:rsidDel="00CF4013">
          <w:rPr>
            <w:rFonts w:ascii="Times New Roman" w:hAnsi="Times New Roman" w:cs="Times New Roman"/>
            <w:sz w:val="24"/>
            <w:szCs w:val="24"/>
          </w:rPr>
          <w:delText>approximate</w:delText>
        </w:r>
      </w:del>
      <w:ins w:id="260" w:author="Mohammad Nayeem Hasan" w:date="2024-11-03T02:24:00Z">
        <w:r w:rsidR="00CF4013" w:rsidRPr="00033637">
          <w:rPr>
            <w:rFonts w:ascii="Times New Roman" w:hAnsi="Times New Roman" w:cs="Times New Roman"/>
            <w:sz w:val="24"/>
            <w:szCs w:val="24"/>
          </w:rPr>
          <w:t>approximately</w:t>
        </w:r>
      </w:ins>
      <w:r w:rsidRPr="00033637">
        <w:rPr>
          <w:rFonts w:ascii="Times New Roman" w:hAnsi="Times New Roman" w:cs="Times New Roman"/>
          <w:sz w:val="24"/>
          <w:szCs w:val="24"/>
        </w:rPr>
        <w:t xml:space="preserve"> </w:t>
      </w:r>
      <w:del w:id="261" w:author="Mohammad Nayeem Hasan" w:date="2024-11-03T02:48:00Z">
        <w:r w:rsidRPr="00033637" w:rsidDel="00571069">
          <w:rPr>
            <w:rFonts w:ascii="Times New Roman" w:hAnsi="Times New Roman" w:cs="Times New Roman"/>
            <w:sz w:val="24"/>
            <w:szCs w:val="24"/>
          </w:rPr>
          <w:delText xml:space="preserve">of </w:delText>
        </w:r>
      </w:del>
      <w:r w:rsidRPr="00033637">
        <w:rPr>
          <w:rFonts w:ascii="Times New Roman" w:hAnsi="Times New Roman" w:cs="Times New Roman"/>
          <w:sz w:val="24"/>
          <w:szCs w:val="24"/>
        </w:rPr>
        <w:t xml:space="preserve">2.5 million people suffer from </w:t>
      </w:r>
      <w:r w:rsidR="001F411A" w:rsidRPr="00033637">
        <w:rPr>
          <w:rFonts w:ascii="Times New Roman" w:hAnsi="Times New Roman" w:cs="Times New Roman"/>
          <w:sz w:val="24"/>
          <w:szCs w:val="24"/>
        </w:rPr>
        <w:t xml:space="preserve">basic </w:t>
      </w:r>
      <w:r w:rsidR="00BE2AAB" w:rsidRPr="00033637">
        <w:rPr>
          <w:rFonts w:ascii="Times New Roman" w:hAnsi="Times New Roman" w:cs="Times New Roman"/>
          <w:sz w:val="24"/>
          <w:szCs w:val="24"/>
        </w:rPr>
        <w:t xml:space="preserve">sanitation </w:t>
      </w:r>
      <w:r w:rsidR="001F411A" w:rsidRPr="00033637">
        <w:rPr>
          <w:rFonts w:ascii="Times New Roman" w:hAnsi="Times New Roman" w:cs="Times New Roman"/>
          <w:sz w:val="24"/>
          <w:szCs w:val="24"/>
        </w:rPr>
        <w:t>issues</w:t>
      </w:r>
      <w:r w:rsidRPr="00033637">
        <w:rPr>
          <w:rFonts w:ascii="Times New Roman" w:hAnsi="Times New Roman" w:cs="Times New Roman"/>
          <w:sz w:val="24"/>
          <w:szCs w:val="24"/>
        </w:rPr>
        <w:t xml:space="preserve">, and about one million people </w:t>
      </w:r>
      <w:r w:rsidR="00E1133F" w:rsidRPr="00033637">
        <w:rPr>
          <w:rFonts w:ascii="Times New Roman" w:hAnsi="Times New Roman" w:cs="Times New Roman"/>
          <w:sz w:val="24"/>
          <w:szCs w:val="24"/>
        </w:rPr>
        <w:t xml:space="preserve">are </w:t>
      </w:r>
      <w:r w:rsidR="00187A35" w:rsidRPr="00033637">
        <w:rPr>
          <w:rFonts w:ascii="Times New Roman" w:hAnsi="Times New Roman" w:cs="Times New Roman"/>
          <w:sz w:val="24"/>
          <w:szCs w:val="24"/>
        </w:rPr>
        <w:t xml:space="preserve">unable </w:t>
      </w:r>
      <w:r w:rsidR="0063050B" w:rsidRPr="00033637">
        <w:rPr>
          <w:rFonts w:ascii="Times New Roman" w:hAnsi="Times New Roman" w:cs="Times New Roman"/>
          <w:sz w:val="24"/>
          <w:szCs w:val="24"/>
        </w:rPr>
        <w:t>to have</w:t>
      </w:r>
      <w:r w:rsidRPr="00033637">
        <w:rPr>
          <w:rFonts w:ascii="Times New Roman" w:hAnsi="Times New Roman" w:cs="Times New Roman"/>
          <w:sz w:val="24"/>
          <w:szCs w:val="24"/>
        </w:rPr>
        <w:t xml:space="preserve"> </w:t>
      </w:r>
      <w:r w:rsidR="00C46BA5" w:rsidRPr="00033637">
        <w:rPr>
          <w:rFonts w:ascii="Times New Roman" w:hAnsi="Times New Roman" w:cs="Times New Roman"/>
          <w:sz w:val="24"/>
          <w:szCs w:val="24"/>
        </w:rPr>
        <w:t>potable</w:t>
      </w:r>
      <w:r w:rsidR="00046C14" w:rsidRPr="00033637">
        <w:rPr>
          <w:rFonts w:ascii="Times New Roman" w:hAnsi="Times New Roman" w:cs="Times New Roman"/>
          <w:sz w:val="24"/>
          <w:szCs w:val="24"/>
        </w:rPr>
        <w:t xml:space="preserve"> water</w:t>
      </w:r>
      <w:ins w:id="262" w:author="Mohammad Nayeem Hasan" w:date="2024-12-22T22:36:00Z" w16du:dateUtc="2024-12-22T16:36:00Z">
        <w:r w:rsidR="0002389D" w:rsidRPr="00033637">
          <w:rPr>
            <w:rFonts w:ascii="Times New Roman" w:hAnsi="Times New Roman" w:cs="Times New Roman"/>
            <w:sz w:val="24"/>
            <w:szCs w:val="24"/>
          </w:rPr>
          <w:t xml:space="preserve"> </w:t>
        </w:r>
      </w:ins>
      <w:sdt>
        <w:sdtPr>
          <w:rPr>
            <w:rFonts w:ascii="Times New Roman" w:hAnsi="Times New Roman" w:cs="Times New Roman"/>
            <w:color w:val="000000"/>
            <w:sz w:val="24"/>
            <w:szCs w:val="24"/>
          </w:rPr>
          <w:tag w:val="MENDELEY_CITATION_v3_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"/>
          <w:id w:val="234282143"/>
          <w:placeholder>
            <w:docPart w:val="DefaultPlaceholder_-1854013440"/>
          </w:placeholder>
        </w:sdtPr>
        <w:sdtContent>
          <w:r w:rsidR="00FE1019" w:rsidRPr="00033637">
            <w:rPr>
              <w:rFonts w:ascii="Times New Roman" w:hAnsi="Times New Roman" w:cs="Times New Roman"/>
              <w:color w:val="000000"/>
              <w:sz w:val="24"/>
              <w:szCs w:val="24"/>
            </w:rPr>
            <w:t>(Md. R. Islam et al., 2015)</w:t>
          </w:r>
        </w:sdtContent>
      </w:sdt>
      <w:del w:id="263" w:author="Mohammad Nayeem Hasan" w:date="2024-12-22T22:37:00Z" w16du:dateUtc="2024-12-22T16:37:00Z">
        <w:r w:rsidRPr="00033637" w:rsidDel="0002389D">
          <w:rPr>
            <w:rFonts w:ascii="Times New Roman" w:hAnsi="Times New Roman" w:cs="Times New Roman"/>
            <w:sz w:val="24"/>
            <w:szCs w:val="24"/>
          </w:rPr>
          <w:delText xml:space="preserve"> </w:delText>
        </w:r>
        <w:r w:rsidRPr="00033637" w:rsidDel="0002389D">
          <w:rPr>
            <w:rFonts w:ascii="Times New Roman" w:hAnsi="Times New Roman" w:cs="Times New Roman"/>
            <w:sz w:val="24"/>
            <w:szCs w:val="24"/>
          </w:rPr>
          <w:fldChar w:fldCharType="begin"/>
        </w:r>
        <w:r w:rsidR="00350CF8" w:rsidRPr="00033637" w:rsidDel="0002389D">
          <w:rPr>
            <w:rFonts w:ascii="Times New Roman" w:hAnsi="Times New Roman" w:cs="Times New Roman"/>
            <w:sz w:val="24"/>
            <w:szCs w:val="24"/>
          </w:rPr>
          <w:delInstrText xml:space="preserve"> ADDIN ZOTERO_ITEM CSL_CITATION {"citationID":"GTviOOnD","properties":{"formattedCitation":"(M. R. Islam et al., 2015)","plainCitation":"(M. R. Islam et al., 2015)","noteIndex":0},"citationItems":[{"id":1431,"uris":["http://zotero.org/users/4185209/items/PWEH3VW6"],"itemData":{"id":1431,"type":"article-journal","abstract":"&lt;b&gt;Background:&lt;/b&gt; Children are the most vulnerable and high risk group in the prevalence of diarrhea in low income countries like Bangladesh. This can lead to the higher rate of child morbidity and mortality. Achievement of Millennium Development Goal’s (MDGs) at a target period, it is important to comprise the issue first. Therefore, the purpose of the present study is to find out the risk factors of diarrhea in the childhood. &lt;b&gt;Methods: &lt;/b&gt;Data and necessary information of 485 women were obtained from the Bangladesh Demographic and Health Survey (BDHS), 2007. These 485 women were extracted from 10,996 women whose children had experienced an episode of diarrhea in the two weeks before the survey. The chi-square test and binary logistic regression analyses have been used as the statistical tools. &lt;b&gt;Results:&lt;/b&gt; Majority of the women (76.9%) reported their child had experienced diarrhea in the last two weeks. Respondent’s educational level, husband occupation, living condition, birth interval and the sources of drinking water were found to be significantly associated (p&lt;0.05) with the disease of diarrhea. Finally, binary logistic model identified that respondents’ husband occupation, their living condition, birth interval and the source of drinking water were significant factors. &lt;b&gt;Conclusions:&lt;/b&gt; The prevalence of diarrhea disease is more common in Bangladeshi children. So, it is necessary to educate general people about the possible living arrangements for avoiding diarrhea and its termination.","container-title":"Journal of Health Science","ISSN":"2166-5990","issue":"1","language":"en","license":"http://creativecommons.org/licenses/by/2.0/","note":"publisher: Scientific &amp; Academic Publishing","page":"1-5","source":"article.sapub.org","title":"An Evidence of Socio-Demographic Effects on Child’s Diarrhoea in Bangladesh","volume":"5","author":[{"family":"Islam","given":"Md Rafiqul"},{"family":"Hossain","given":"Md Kamal"},{"family":"Khan","given":"Md Nuruzzaman"},{"family":"Ali","given":"Md Raihan"}],"issued":{"date-parts":[["2015"]]}}}],"schema":"https://github.com/citation-style-language/schema/raw/master/csl-citation.json"} </w:delInstrText>
        </w:r>
        <w:r w:rsidRPr="00033637" w:rsidDel="0002389D">
          <w:rPr>
            <w:rFonts w:ascii="Times New Roman" w:hAnsi="Times New Roman" w:cs="Times New Roman"/>
            <w:sz w:val="24"/>
            <w:szCs w:val="24"/>
          </w:rPr>
          <w:fldChar w:fldCharType="separate"/>
        </w:r>
        <w:r w:rsidR="00350CF8" w:rsidRPr="00033637" w:rsidDel="0002389D">
          <w:rPr>
            <w:rFonts w:ascii="Times New Roman" w:hAnsi="Times New Roman" w:cs="Times New Roman"/>
            <w:sz w:val="24"/>
            <w:szCs w:val="24"/>
          </w:rPr>
          <w:delText>(M. R. Islam et al., 2015)</w:delText>
        </w:r>
        <w:r w:rsidRPr="00033637" w:rsidDel="0002389D">
          <w:rPr>
            <w:rFonts w:ascii="Times New Roman" w:hAnsi="Times New Roman" w:cs="Times New Roman"/>
            <w:sz w:val="24"/>
            <w:szCs w:val="24"/>
          </w:rPr>
          <w:fldChar w:fldCharType="end"/>
        </w:r>
      </w:del>
      <w:r w:rsidRPr="00033637">
        <w:rPr>
          <w:rFonts w:ascii="Times New Roman" w:hAnsi="Times New Roman" w:cs="Times New Roman"/>
          <w:sz w:val="24"/>
          <w:szCs w:val="24"/>
        </w:rPr>
        <w:t xml:space="preserve">. Previous studies in Bangladesh showed that age, sex, geographic location, drinking from unprotected water supply, sanitation, hygiene, and household economic status can cause </w:t>
      </w:r>
      <w:r w:rsidR="00E10003" w:rsidRPr="00033637">
        <w:rPr>
          <w:rFonts w:ascii="Times New Roman" w:hAnsi="Times New Roman" w:cs="Times New Roman"/>
          <w:sz w:val="24"/>
          <w:szCs w:val="24"/>
        </w:rPr>
        <w:t>diarrhe</w:t>
      </w:r>
      <w:r w:rsidR="00E65F81" w:rsidRPr="00033637">
        <w:rPr>
          <w:rFonts w:ascii="Times New Roman" w:hAnsi="Times New Roman" w:cs="Times New Roman"/>
          <w:sz w:val="24"/>
          <w:szCs w:val="24"/>
        </w:rPr>
        <w:t xml:space="preserve">a </w:t>
      </w:r>
      <w:r w:rsidRPr="00033637">
        <w:rPr>
          <w:rFonts w:ascii="Times New Roman" w:hAnsi="Times New Roman" w:cs="Times New Roman"/>
          <w:sz w:val="24"/>
          <w:szCs w:val="24"/>
        </w:rPr>
        <w:t>among children between 0-5 years</w:t>
      </w:r>
      <w:ins w:id="264" w:author="Mohammad Nayeem Hasan" w:date="2024-12-22T22:37:00Z" w16du:dateUtc="2024-12-22T16:37:00Z">
        <w:r w:rsidR="0002389D" w:rsidRPr="00033637">
          <w:rPr>
            <w:rFonts w:ascii="Times New Roman" w:hAnsi="Times New Roman" w:cs="Times New Roman"/>
            <w:sz w:val="24"/>
            <w:szCs w:val="24"/>
          </w:rPr>
          <w:t xml:space="preserve"> </w:t>
        </w:r>
      </w:ins>
      <w:customXmlInsRangeStart w:id="265" w:author="Mohammad Nayeem Hasan" w:date="2024-12-22T22:40:00Z"/>
      <w:sdt>
        <w:sdtPr>
          <w:rPr>
            <w:rFonts w:ascii="Times New Roman" w:hAnsi="Times New Roman" w:cs="Times New Roman"/>
            <w:color w:val="000000"/>
            <w:sz w:val="24"/>
            <w:szCs w:val="24"/>
          </w:rPr>
          <w:tag w:val="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"/>
          <w:id w:val="-701864514"/>
          <w:placeholder>
            <w:docPart w:val="F1BDC2893A7B4091BADB39E7CCDFECE6"/>
          </w:placeholder>
        </w:sdtPr>
        <w:sdtContent>
          <w:customXmlInsRangeEnd w:id="265"/>
          <w:r w:rsidR="00FE1019" w:rsidRPr="00033637">
            <w:rPr>
              <w:rFonts w:ascii="Times New Roman" w:eastAsia="Times New Roman" w:hAnsi="Times New Roman" w:cs="Times New Roman"/>
              <w:color w:val="000000"/>
              <w:sz w:val="24"/>
              <w:szCs w:val="24"/>
              <w:rPrChange w:id="266" w:author="Mohammad Nayeem Hasan" w:date="2024-12-23T01:53:00Z" w16du:dateUtc="2024-12-22T19:53:00Z">
                <w:rPr>
                  <w:rFonts w:eastAsia="Times New Roman"/>
                  <w:color w:val="000000"/>
                  <w:sz w:val="24"/>
                </w:rPr>
              </w:rPrChange>
            </w:rPr>
            <w:t>(Md. R. Islam et al., 2015; Rahman &amp; Hossain, 2022)</w:t>
          </w:r>
          <w:customXmlInsRangeStart w:id="267" w:author="Mohammad Nayeem Hasan" w:date="2024-12-22T22:40:00Z"/>
        </w:sdtContent>
      </w:sdt>
      <w:customXmlInsRangeEnd w:id="267"/>
      <w:del w:id="268" w:author="Mohammad Nayeem Hasan" w:date="2024-12-22T22:40:00Z" w16du:dateUtc="2024-12-22T16:40:00Z">
        <w:r w:rsidRPr="00033637" w:rsidDel="00327313">
          <w:rPr>
            <w:rFonts w:ascii="Times New Roman" w:hAnsi="Times New Roman" w:cs="Times New Roman"/>
            <w:sz w:val="24"/>
            <w:szCs w:val="24"/>
          </w:rPr>
          <w:delText xml:space="preserve"> </w:delText>
        </w:r>
        <w:r w:rsidRPr="00033637" w:rsidDel="00327313">
          <w:rPr>
            <w:rFonts w:ascii="Times New Roman" w:hAnsi="Times New Roman" w:cs="Times New Roman"/>
            <w:sz w:val="24"/>
            <w:szCs w:val="24"/>
          </w:rPr>
          <w:fldChar w:fldCharType="begin"/>
        </w:r>
        <w:r w:rsidR="00350CF8" w:rsidRPr="00033637" w:rsidDel="00327313">
          <w:rPr>
            <w:rFonts w:ascii="Times New Roman" w:hAnsi="Times New Roman" w:cs="Times New Roman"/>
            <w:sz w:val="24"/>
            <w:szCs w:val="24"/>
          </w:rPr>
          <w:delInstrText xml:space="preserve"> ADDIN ZOTERO_ITEM CSL_CITATION {"citationID":"VQJtT3fe","properties":{"formattedCitation":"(M. R. Islam et al., 2015; Rahman &amp; Hossain, 2022)","plainCitation":"(M. R. Islam et al., 2015; Rahman &amp; Hossain, 2022)","noteIndex":0},"citationItems":[{"id":1431,"uris":["http://zotero.org/users/4185209/items/PWEH3VW6"],"itemData":{"id":1431,"type":"article-journal","abstract":"&lt;b&gt;Background:&lt;/b&gt; Children are the most vulnerable and high risk group in the prevalence of diarrhea in low income countries like Bangladesh. This can lead to the higher rate of child morbidity and mortality. Achievement of Millennium Development Goal’s (MDGs) at a target period, it is important to comprise the issue first. Therefore, the purpose of the present study is to find out the risk factors of diarrhea in the childhood. &lt;b&gt;Methods: &lt;/b&gt;Data and necessary information of 485 women were obtained from the Bangladesh Demographic and Health Survey (BDHS), 2007. These 485 women were extracted from 10,996 women whose children had experienced an episode of diarrhea in the two weeks before the survey. The chi-square test and binary logistic regression analyses have been used as the statistical tools. &lt;b&gt;Results:&lt;/b&gt; Majority of the women (76.9%) reported their child had experienced diarrhea in the last two weeks. Respondent’s educational level, husband occupation, living condition, birth interval and the sources of drinking water were found to be significantly associated (p&lt;0.05) with the disease of diarrhea. Finally, binary logistic model identified that respondents’ husband occupation, their living condition, birth interval and the source of drinking water were significant factors. &lt;b&gt;Conclusions:&lt;/b&gt; The prevalence of diarrhea disease is more common in Bangladeshi children. So, it is necessary to educate general people about the possible living arrangements for avoiding diarrhea and its termination.","container-title":"Journal of Health Science","ISSN":"2166-5990","issue":"1","language":"en","license":"http://creativecommons.org/licenses/by/2.0/","note":"publisher: Scientific &amp; Academic Publishing","page":"1-5","source":"article.sapub.org","title":"An Evidence of Socio-Demographic Effects on Child’s Diarrhoea in Bangladesh","volume":"5","author":[{"family":"Islam","given":"Md Rafiqul"},{"family":"Hossain","given":"Md Kamal"},{"family":"Khan","given":"Md Nuruzzaman"},{"family":"Ali","given":"Md Raihan"}],"issued":{"date-parts":[["2015"]]}}},{"id":1489,"uris":["http://zotero.org/users/4185209/items/76XQS6DQ"],"itemData":{"id":1489,"type":"article-journal","abstract":"Although efforts have been made by the international community to improve childhood health, risk factors linked with the healthiness of preschool-age children in low and middle-income countries (LMICs) are very diverse. Therefore, this paper examines the prevalence and determinants of fever, acute respiratory infection and diarrhea of preschool children in Bangladesh. A sample of 8,421 children from the latest country representative BDHS-2017–18 survey was analyzed by utilizing both the bivariate and multivariate techniques. The results revealed that about 4.7, 33.1, and 35.8% of the children aged under 5 years had suffered from diarrhea, fever and ARI respectively during the 2 weeks preceding the date of the survey. Demographic, socio-economic, and community and health characteristics likely to play an important role in suffering under-five children from diarrhea, fever, and ARI in Bangladesh. The child’s age of 13–24 months, delivery by cesarean section, unsafe drinking water, unhygienic toilet facility, low level of family wealth index and parental education, a higher number of living children in the household, rural residency and regional difference were all found to be most crucial determinants of the occurrences of fever, ARI and diarrhea. Interventions should focus on improving these significant demographic, socioeconomic, and community and health risk factors. A special attention is necessary to the people who live in rural areas and geospatially disadvantaged regions.","container-title":"BMC Pediatrics","DOI":"10.1186/s12887-022-03166-9","ISSN":"1471-2431","issue":"1","journalAbbreviation":"BMC Pediatr","language":"en","license":"2022 The Author(s)","note":"number: 1\npublisher: BioMed Central","page":"1-12","source":"bmcpediatr.biomedcentral.com","title":"Prevalence and determinants of fever, ARI and diarrhea among children aged 6–59 months in Bangladesh","volume":"22","author":[{"family":"Rahman","given":"Azizur"},{"family":"Hossain","given":"Md Moyazzem"}],"issued":{"date-parts":[["2022",12]]}}}],"schema":"https://github.com/citation-style-language/schema/raw/master/csl-citation.json"} </w:delInstrText>
        </w:r>
        <w:r w:rsidRPr="00033637" w:rsidDel="00327313">
          <w:rPr>
            <w:rFonts w:ascii="Times New Roman" w:hAnsi="Times New Roman" w:cs="Times New Roman"/>
            <w:sz w:val="24"/>
            <w:szCs w:val="24"/>
          </w:rPr>
          <w:fldChar w:fldCharType="separate"/>
        </w:r>
        <w:r w:rsidR="00350CF8" w:rsidRPr="00033637" w:rsidDel="00327313">
          <w:rPr>
            <w:rFonts w:ascii="Times New Roman" w:hAnsi="Times New Roman" w:cs="Times New Roman"/>
            <w:sz w:val="24"/>
            <w:szCs w:val="24"/>
          </w:rPr>
          <w:delText>(M. R. Islam et al., 2015; Rahman &amp; Hossain, 2022)</w:delText>
        </w:r>
        <w:r w:rsidRPr="00033637" w:rsidDel="00327313">
          <w:rPr>
            <w:rFonts w:ascii="Times New Roman" w:hAnsi="Times New Roman" w:cs="Times New Roman"/>
            <w:sz w:val="24"/>
            <w:szCs w:val="24"/>
          </w:rPr>
          <w:fldChar w:fldCharType="end"/>
        </w:r>
      </w:del>
      <w:r w:rsidRPr="00033637">
        <w:rPr>
          <w:rFonts w:ascii="Times New Roman" w:hAnsi="Times New Roman" w:cs="Times New Roman"/>
          <w:sz w:val="24"/>
          <w:szCs w:val="24"/>
        </w:rPr>
        <w:t>.</w:t>
      </w:r>
    </w:p>
    <w:p w14:paraId="4176D5FC" w14:textId="7A5FC6B9" w:rsidR="002B122E" w:rsidRPr="00033637" w:rsidDel="002B122E" w:rsidRDefault="007D6548" w:rsidP="00F31FB2">
      <w:pPr>
        <w:spacing w:line="480" w:lineRule="auto"/>
        <w:ind w:firstLine="720"/>
        <w:rPr>
          <w:del w:id="269" w:author="Mohammad Nayeem Hasan" w:date="2024-11-05T03:49:00Z"/>
          <w:moveTo w:id="270" w:author="Mohammad Nayeem Hasan" w:date="2024-11-05T03:49:00Z"/>
          <w:rFonts w:ascii="Times New Roman" w:hAnsi="Times New Roman" w:cs="Times New Roman"/>
          <w:sz w:val="24"/>
          <w:szCs w:val="24"/>
        </w:rPr>
        <w:pPrChange w:id="271" w:author="Mohammad Nayeem Hasan" w:date="2024-12-23T01:38:00Z" w16du:dateUtc="2024-12-22T19:38:00Z">
          <w:pPr>
            <w:spacing w:line="480" w:lineRule="auto"/>
            <w:ind w:firstLine="720"/>
          </w:pPr>
        </w:pPrChange>
      </w:pPr>
      <w:bookmarkStart w:id="272" w:name="_Hlk181671123"/>
      <w:ins w:id="273" w:author="Mohammad Nayeem Hasan" w:date="2024-11-05T02:03:00Z">
        <w:r w:rsidRPr="00033637">
          <w:rPr>
            <w:rFonts w:ascii="Times New Roman" w:hAnsi="Times New Roman" w:cs="Times New Roman"/>
            <w:sz w:val="24"/>
            <w:szCs w:val="24"/>
          </w:rPr>
          <w:t xml:space="preserve">Several studies assess the prevalence and identified risk factors of childhood diarrheal diseases at a national, regional, and international level.  </w:t>
        </w:r>
      </w:ins>
      <w:moveFromRangeStart w:id="274" w:author="Mohammad Nayeem Hasan" w:date="2024-11-05T03:49:00Z" w:name="move181659286"/>
      <w:moveFrom w:id="275" w:author="Mohammad Nayeem Hasan" w:date="2024-11-05T03:49:00Z">
        <w:r w:rsidR="00D121DC" w:rsidRPr="00033637" w:rsidDel="00430917">
          <w:rPr>
            <w:rFonts w:ascii="Times New Roman" w:hAnsi="Times New Roman" w:cs="Times New Roman"/>
            <w:sz w:val="24"/>
            <w:szCs w:val="24"/>
          </w:rPr>
          <w:t xml:space="preserve">Young children in Bangladesh generally experience a variety of common illnesses like fever, cough, short/difficult breathing, diarrhea, etc </w:t>
        </w:r>
        <w:r w:rsidR="004B627F" w:rsidRPr="00033637" w:rsidDel="00430917">
          <w:rPr>
            <w:rFonts w:ascii="Times New Roman" w:hAnsi="Times New Roman" w:cs="Times New Roman"/>
            <w:sz w:val="24"/>
            <w:szCs w:val="24"/>
          </w:rPr>
          <w:fldChar w:fldCharType="begin"/>
        </w:r>
        <w:r w:rsidR="00350CF8" w:rsidRPr="00033637" w:rsidDel="00430917">
          <w:rPr>
            <w:rFonts w:ascii="Times New Roman" w:hAnsi="Times New Roman" w:cs="Times New Roman"/>
            <w:sz w:val="24"/>
            <w:szCs w:val="24"/>
          </w:rPr>
          <w:instrText xml:space="preserve"> ADDIN ZOTERO_ITEM CSL_CITATION {"citationID":"SFdDeKWS","properties":{"formattedCitation":"(Hasan et al., 2020; Md. Aminul Islam et al., 2022)","plainCitation":"(Hasan et al., 2020; Md. Aminul Islam et al., 2022)","noteIndex":0},"citationItems":[{"id":1686,"uris":["http://zotero.org/users/4185209/items/9942NYDS"],"itemData":{"id":1686,"type":"article-journal","abstract":"Introduction The rate of cesarean delivery (C-section) has been increasing worldwide, including Bangladesh, and it has a negative impact on the mother and child's health. Our aim was to examine the association between C-section and childhood diseases and to identify the key factors associated with childhood diseases. Methods We used four nationally representative data sets from multiple indicator cluster survey (MICS, 2012 and 2019) and Bangladesh Demographic and Health Survey (BDHS, 2011and 2014) and analyzed 25,270 mother-child pairs. We used the frequency of common childhood diseases (fever, short or rapid breaths, cough, blood in stools, and diarrhea) as our outcome variable and C-section as exposure variable. We included mother’s age, place of residence, division, mother’s education, wealth index, child age, child sex, and child size at birth as confounding variables. Negative binomial regression model was used to analyze the data. Results In the BDHS data, the prevalence of C-section increased from 17.95% in 2011 to 23.33% in 2014. Also, in MICS, the prevalence almost doubled over an eight-year period (17.74% in 2012 to 35.41% in 2019). We did not observe any significant effect of C-section on childhood diseases in both surveys. Only in 2014 BDHS, we found that C-section increases the risk of childhood disease by 5% [Risk Ratio (RR): 1.05, 95% CI: 0.95, 1.17, p = 0.33]. However, the risk of childhood disease differed significantly in all survey years by division, child's age, and child’s size at birth after adjusting for important confounding variables. For example, children living in Chittagong division had a higher risk [(2011 BDHS RR: 1.22, 95% CI: 1.08, 1.38) and (2019 MICS RR: 1.21, 95% CI: 1.08, 1.35)] of having disease compared to Dhaka division. Maternal age, education, and wealth status showed significant differences with the outcome in some survey years. Conclusion Our study shows that C-section in Bangladesh continued to increase over time, and we did not find significant association between C-section and early childhood diseases. High C-section rate has a greater impact on maternal and child health as well as the burden on the health care system. We recommend raising public awareness of the negative impact of unnecessary C-section in Bangladesh.","container-title":"PLOS ONE","DOI":"10.1371/journal.pone.0242864","ISSN":"1932-6203","issue":"12","journalAbbreviation":"PLOS ONE","language":"en","note":"publisher: Public Library of Science","page":"e0242864","source":"PLoS Journals","title":"Cesarean delivery and early childhood diseases in Bangladesh: An analysis of Demographic and Health Survey (BDHS) and Multiple Indicator Cluster Survey (MICS)","title-short":"Cesarean delivery and early childhood diseases in Bangladesh","volume":"15","author":[{"family":"Hasan","given":"Mohammad Nayeem"},{"family":"Chowdhury","given":"Muhammad Abdul Baker"},{"family":"Jahan","given":"Jenifar"},{"family":"Jahan","given":"Sumyea"},{"family":"Ahmed","given":"Nasar U."},{"family":"Uddin","given":"Md Jamal"}],"issued":{"date-parts":[["2020",12,3]]}}},{"id":1688,"uris":["http://zotero.org/users/4185209/items/ZH8V3DW7"],"itemData":{"id":1688,"type":"article-journal","abstract":"In developing countries, acute respiratory infections (ARIs) cause a significant number of deaths among children. According to Bangladesh Demographic and Health Survey (BDHS), about 25% of the deaths in children under-five years are caused by ARI in Bangladesh every year. Low-income families frequently rely on wood, coal, and animal excrement for cooking. However, it is unclear whether using alternative fuels offers a health benefit over solid fuels. To clear this doubt, we conducted a study to investigate the effects of fuel usage on ARI in children. In this study, we used the latest BDHS 2017–18 survey data collected by the Government of Bangladesh (GoB) and estimated the effects of fuel use on ARI by constructing multivariable logistic regression models. From the analysis, we found that the crude (the only type of fuel in the model) odds ratio (OR) for ARI is 1.69 [95% confidence interval (CI): 1.06–2.71]. This suggests that children in families using contaminated fuels are 69.3% more likely to experience an ARI episode than children in households using clean fuels. After adjusting for cooking fuel, type of roof material, child's age (months), and sex of the child–the effect of solid fuels is similar to the adjusted odds ratio (AOR) for ARI (OR: 1.69, 95% CI: 1.05–2.72). This implies that an ARI occurrence is 69.2% more likely when compared to the effect of clean fuel. This study found a statistically significant association between solid fuel consumption and the occurrence of ARI in children in households. The correlation between indoor air pollution and clinical parameters of ARI requires further investigation. Our findings will also help other researchers and policymakers to take comprehensive actions by considering fuel type as a risk factor as well as taking proper steps to solve this issue.","container-title":"Frontiers in Public Health","ISSN":"2296-2565","source":"Frontiers","title":"Association of household fuel with acute respiratory infection (ARI) under-five years children in Bangladesh","URL":"https://www.frontiersin.org/articles/10.3389/fpubh.2022.985445","volume":"10","author":[{"family":"Islam","given":"Md. Aminul"},{"family":"Hasan","given":"Mohammad Nayeem"},{"family":"Ahammed","given":"Tanvir"},{"family":"Anjum","given":"Aniqua"},{"family":"Majumder","given":"Ananya"},{"family":"Siddiqui","given":"M. Noor-E-Alam"},{"family":"Mukharjee","given":"Sanjoy Kumar"},{"family":"Sultana","given":"Khandokar Fahmida"},{"family":"Sultana","given":"Sabrin"},{"family":"Jakariya","given":"Md."},{"family":"Bhattacharya","given":"Prosun"},{"family":"Sarkodie","given":"Samuel Asumadu"},{"family":"Dhama","given":"Kuldeep"},{"family":"Mumin","given":"Jubayer"},{"family":"Ahmed","given":"Firoz"}],"accessed":{"date-parts":[["2023",1,21]]},"issued":{"date-parts":[["2022"]]}}}],"schema":"https://github.com/citation-style-language/schema/raw/master/csl-citation.json"} </w:instrText>
        </w:r>
        <w:r w:rsidR="004B627F" w:rsidRPr="00033637" w:rsidDel="00430917">
          <w:rPr>
            <w:rFonts w:ascii="Times New Roman" w:hAnsi="Times New Roman" w:cs="Times New Roman"/>
            <w:sz w:val="24"/>
            <w:szCs w:val="24"/>
          </w:rPr>
          <w:fldChar w:fldCharType="separate"/>
        </w:r>
        <w:r w:rsidR="00350CF8" w:rsidRPr="00033637" w:rsidDel="00430917">
          <w:rPr>
            <w:rFonts w:ascii="Times New Roman" w:hAnsi="Times New Roman" w:cs="Times New Roman"/>
            <w:sz w:val="24"/>
            <w:szCs w:val="24"/>
          </w:rPr>
          <w:t>(Hasan et al., 2020; Md. Aminul Islam et al., 2022)</w:t>
        </w:r>
        <w:r w:rsidR="004B627F" w:rsidRPr="00033637" w:rsidDel="00430917">
          <w:rPr>
            <w:rFonts w:ascii="Times New Roman" w:hAnsi="Times New Roman" w:cs="Times New Roman"/>
            <w:sz w:val="24"/>
            <w:szCs w:val="24"/>
          </w:rPr>
          <w:fldChar w:fldCharType="end"/>
        </w:r>
        <w:r w:rsidR="004B627F" w:rsidRPr="00033637" w:rsidDel="00430917">
          <w:rPr>
            <w:rFonts w:ascii="Times New Roman" w:hAnsi="Times New Roman" w:cs="Times New Roman"/>
            <w:sz w:val="24"/>
            <w:szCs w:val="24"/>
          </w:rPr>
          <w:t>.</w:t>
        </w:r>
        <w:r w:rsidR="00D121DC" w:rsidRPr="00033637" w:rsidDel="00430917">
          <w:rPr>
            <w:rFonts w:ascii="Times New Roman" w:hAnsi="Times New Roman" w:cs="Times New Roman"/>
            <w:sz w:val="24"/>
            <w:szCs w:val="24"/>
          </w:rPr>
          <w:t xml:space="preserve"> </w:t>
        </w:r>
      </w:moveFrom>
      <w:moveFromRangeEnd w:id="274"/>
      <w:ins w:id="276" w:author="Mohammad Nayeem Hasan" w:date="2024-11-05T00:20:00Z">
        <w:r w:rsidR="005274DD" w:rsidRPr="00033637">
          <w:rPr>
            <w:rFonts w:ascii="Times New Roman" w:hAnsi="Times New Roman" w:cs="Times New Roman"/>
            <w:sz w:val="24"/>
            <w:szCs w:val="24"/>
          </w:rPr>
          <w:t xml:space="preserve">A prospective, community-based surveillance study in the Peruvian Amazon revealed that </w:t>
        </w:r>
      </w:ins>
      <w:ins w:id="277" w:author="Mohammad Nayeem Hasan" w:date="2024-11-05T03:27:00Z">
        <w:r w:rsidR="00B8611E" w:rsidRPr="00033637">
          <w:rPr>
            <w:rFonts w:ascii="Times New Roman" w:hAnsi="Times New Roman" w:cs="Times New Roman"/>
            <w:sz w:val="24"/>
            <w:szCs w:val="24"/>
          </w:rPr>
          <w:t xml:space="preserve">diarrheal </w:t>
        </w:r>
      </w:ins>
      <w:ins w:id="278" w:author="Mohammad Nayeem Hasan" w:date="2024-11-05T00:20:00Z">
        <w:r w:rsidR="005274DD" w:rsidRPr="00033637">
          <w:rPr>
            <w:rFonts w:ascii="Times New Roman" w:hAnsi="Times New Roman" w:cs="Times New Roman"/>
            <w:sz w:val="24"/>
            <w:szCs w:val="24"/>
          </w:rPr>
          <w:t>disease transmission was significantly higher from March to October (rainy season)</w:t>
        </w:r>
      </w:ins>
      <w:ins w:id="279" w:author="Mohammad Nayeem Hasan" w:date="2024-11-05T03:28:00Z">
        <w:r w:rsidR="008E570C" w:rsidRPr="00033637">
          <w:rPr>
            <w:rFonts w:ascii="Times New Roman" w:hAnsi="Times New Roman" w:cs="Times New Roman"/>
            <w:sz w:val="24"/>
            <w:szCs w:val="24"/>
          </w:rPr>
          <w:t>,</w:t>
        </w:r>
      </w:ins>
      <w:ins w:id="280" w:author="Mohammad Nayeem Hasan" w:date="2024-11-05T00:20:00Z">
        <w:r w:rsidR="005274DD" w:rsidRPr="00033637">
          <w:rPr>
            <w:rFonts w:ascii="Times New Roman" w:hAnsi="Times New Roman" w:cs="Times New Roman"/>
            <w:sz w:val="24"/>
            <w:szCs w:val="24"/>
          </w:rPr>
          <w:t xml:space="preserve"> </w:t>
        </w:r>
      </w:ins>
      <w:ins w:id="281" w:author="Mohammad Nayeem Hasan" w:date="2024-11-05T03:27:00Z">
        <w:r w:rsidR="00B8611E" w:rsidRPr="00033637">
          <w:rPr>
            <w:rFonts w:ascii="Times New Roman" w:hAnsi="Times New Roman" w:cs="Times New Roman"/>
            <w:sz w:val="24"/>
            <w:szCs w:val="24"/>
          </w:rPr>
          <w:t xml:space="preserve">and having dirt/wood/bark as floor material also increased </w:t>
        </w:r>
      </w:ins>
      <w:ins w:id="282" w:author="Mohammad Nayeem Hasan" w:date="2024-11-05T03:28:00Z">
        <w:r w:rsidR="008E570C" w:rsidRPr="00033637">
          <w:rPr>
            <w:rFonts w:ascii="Times New Roman" w:hAnsi="Times New Roman" w:cs="Times New Roman"/>
            <w:sz w:val="24"/>
            <w:szCs w:val="24"/>
          </w:rPr>
          <w:t>its</w:t>
        </w:r>
      </w:ins>
      <w:ins w:id="283" w:author="Mohammad Nayeem Hasan" w:date="2024-11-05T03:27:00Z">
        <w:r w:rsidR="00B8611E" w:rsidRPr="00033637">
          <w:rPr>
            <w:rFonts w:ascii="Times New Roman" w:hAnsi="Times New Roman" w:cs="Times New Roman"/>
            <w:sz w:val="24"/>
            <w:szCs w:val="24"/>
          </w:rPr>
          <w:t xml:space="preserve"> risk </w:t>
        </w:r>
      </w:ins>
      <w:del w:id="284" w:author="Mohammad Nayeem Hasan" w:date="2024-11-05T00:20:00Z">
        <w:r w:rsidR="004232B0" w:rsidRPr="00033637" w:rsidDel="005274DD">
          <w:rPr>
            <w:rFonts w:ascii="Times New Roman" w:hAnsi="Times New Roman" w:cs="Times New Roman"/>
            <w:sz w:val="24"/>
            <w:szCs w:val="24"/>
          </w:rPr>
          <w:delText xml:space="preserve">Previous studies on diarrhea found several risk factors which were rainy season </w:delText>
        </w:r>
      </w:del>
      <w:del w:id="285" w:author="Mohammad Nayeem Hasan" w:date="2024-11-05T00:15:00Z">
        <w:r w:rsidR="004232B0" w:rsidRPr="00033637" w:rsidDel="005274DD">
          <w:rPr>
            <w:rFonts w:ascii="Times New Roman" w:hAnsi="Times New Roman" w:cs="Times New Roman"/>
            <w:sz w:val="24"/>
            <w:szCs w:val="24"/>
          </w:rPr>
          <w:fldChar w:fldCharType="begin"/>
        </w:r>
        <w:r w:rsidR="00350CF8" w:rsidRPr="00033637" w:rsidDel="005274DD">
          <w:rPr>
            <w:rFonts w:ascii="Times New Roman" w:hAnsi="Times New Roman" w:cs="Times New Roman"/>
            <w:sz w:val="24"/>
            <w:szCs w:val="24"/>
          </w:rPr>
          <w:delInstrText xml:space="preserve"> ADDIN ZOTERO_ITEM CSL_CITATION {"citationID":"UVWWuAZQ","properties":{"formattedCitation":"(R. L. Guerrant et al., 1983; Kosek et al., 2008; M\\uc0\\u248{}lbak, Jensen, lngholt, &amp; Aaby, 1997)","plainCitation":"(R. L. Guerrant et al., 1983; Kosek et al., 2008; Mølbak, Jensen, lngholt, &amp; Aaby, 1997)","noteIndex":0},"citationItems":[{"id":1455,"uris":["http://zotero.org/users/4185209/items/R3YFLKMW"],"itemData":{"id":1455,"type":"article-journal","abstract":"To determine risk factors for diarrhea, the authors followed an open cohort of 1,314 children from Gulnea-Bissau by weekly diarrhea recall interviews between April 1987 and March 1990. Data on feeding practices and measles infection were available for all children and, for 531 children, comprehensive data on explanatory variables were recorded. Of 57 variables, seven were independently associated with an increased incidence of diarrhea. These were a recent (in the past 14 days) diarrheal episode, male sex, being weaned from breast milk, not being looked after by the mother, head of the household being &amp;lt;30 years old, eating cold leftovers, and drinking water from an unprotected public water supply. In breastfed children, only three variables were associated with diarrhea, including prior diarrhea, male sex, and not being looked after by the mother. Among weaned children, six variables delineated increased rates of diarrhea, including unprotected public water supply, eating of cold leftovers, and lack of maternal education. Major determinants of persistent diarrhea included weaning, lack of maternal education, and having pigs in the home. It is concluded that, in addition to the promotion of breastfeeding, important interventions against diarrhea include improvements in water supply, hygiene, and food handling. However, because of effect modification by breastfeeding, the largest effects of these interventions will probably be among weaned children. Am J Epidemiol 1997;146: 273–82.","container-title":"American Journal of Epidemiology","DOI":"10.1093/oxfordjournals.aje.a009263","ISSN":"0002-9262","issue":"3","journalAbbreviation":"American Journal of Epidemiology","page":"273-282","source":"Silverchair","title":"Risk Factors for Diarrheal Disease Incidence in Early Childhood: A Community Cohort Study from Guinea-Bissau","title-short":"Risk Factors for Diarrheal Disease Incidence in Early Childhood","volume":"146","author":[{"family":"Mølbak","given":"Kåre"},{"family":"Jensen","given":"Henrik"},{"family":"lngholt","given":"Liselotte"},{"family":"Aaby","given":"Peter"}],"issued":{"date-parts":[["1997",8,1]]}}},{"id":1460,"uris":["http://zotero.org/users/4185209/items/IF7NKG3Y"],"itemData":{"id":1460,"type":"article-journal","abstract":"Diarrhea is a leading cause of death in tropical countries. One of the highest childhood mortalities is in northeastern Brazil, where little is known about the morbidity, etiology, and risk factors of diarrhea. Prospective village surveillance over 30 months revealed diarrhea attack rates of more than seven episodes per child-year at six to 11 months of age among the children of the poorest families. Other risk factors included early weaning and the lack of toilets. Diarrhea led to weight loss and stunted growth. Enterotoxigenic Escherichia coli and rotaviruses were the most common pathogens, accounting for 21% and 19% of cases, respectively, followed by Shigella species (8.0%), Campylobacter jejuni (7.5%), Giardia species (6.7%), Strongyloides species (5.3%), and enteropathogenic E coli serotypes (4.6%). Most (84%) enterotoxigenic E coli were isolated during the rainy season of October to March (P less than 0.03), whereas 71% of rotaviral illnesses occurred during the drier months of June to October (P less than 0.03). In the present study, the early occurrence and nutritional impact of diarrhea and weaning, as well as the major etiologic agents of diarrhea and their different seasonal patterns have been defined for this region in which life-threatening diarrhea is endemic.","container-title":"The Journal of Infectious Diseases","DOI":"10.1093/infdis/148.6.986","ISSN":"0022-1899","issue":"6","journalAbbreviation":"J Infect Dis","language":"eng","note":"PMID: 6361176","page":"986-997","source":"PubMed","title":"Prospective study of diarrheal illnesses in northeastern Brazil: patterns of disease, nutritional impact, etiologies, and risk factors","title-short":"Prospective study of diarrheal illnesses in northeastern Brazil","volume":"148","author":[{"family":"Guerrant","given":"R. L."},{"family":"Kirchhoff","given":"L. V."},{"family":"Shields","given":"D. S."},{"family":"Nations","given":"M. K."},{"family":"Leslie","given":"J."},{"family":"Sousa","given":"M. A.","non-dropping-particle":"de"},{"family":"Araujo","given":"J. G."},{"family":"Correia","given":"L. L."},{"family":"Sauer","given":"K. T."},{"family":"McClelland","given":"K. E."}],"issued":{"date-parts":[["1983",12]]}}},{"id":1464,"uris":["http://zotero.org/users/4185209/items/3YAZQZX7"],"itemData":{"id":1464,"type":"article-journal","abstract":"OBJECTIVE\nOur goal was to estimate the impact of a Shigella vaccine in an area where shigellosis is endemic by characterizing the disease burden and antibiotic-resistance profiles of isolates and by determining the prevalence of Shigella flexneri serotypes.\n\nPATIENTS AND METHODS\nWe conducted a 43-month-long prospective, community-based diarrheal disease surveillance in 442 children &lt;72 months of age in the Peruvian Amazon between October 1, 2002, and April 15, 2006.\n\nRESULTS\nThe incidence of diarrheal disease was 4.38 episodes per child-year. The incidence rate for shigellosis was 0.34 episodes per child-year in children &lt;72 months of age and peaked in children between 12 and 23 months at 0.43 episodes per child-year. Maternal education at or beyond the primary grade level, piped water supply, weight-for-age z score, and improved water-storage practices were the most significant determinants of disease in this community with living conditions comparable to many rural areas in the developing world.\n\nCONCLUSIONS\nChildren living in this region had a 20-fold higher rate of disease incidence detected by active surveillance as those recently estimated by passive detection. Most symptomatic disease was caused by S flexneri, although the diversity of serotypes will require a multivalent vaccine to have a significant impact on the burden of disease caused by shigellosis. Several other public health disease-control interventions targeted at water source and improved storage, nutritional interventions, and improved maternal education seem to have a greater impact than a univalent S flexneri 2a vaccine.","container-title":"Pediatrics","DOI":"10.1542/peds.2008-0458","ISSN":"0031-4005","issue":"3","journalAbbreviation":"Pediatrics","note":"PMID: 18710884\nPMCID: PMC6204332","page":"e541-e549","source":"PubMed Central","title":"Epidemiology of Highly Endemic Multiply Antibiotic-Resistant Shigellosis in Children in the Peruvian Amazon","volume":"122","author":[{"family":"Kosek","given":"Margaret"},{"family":"Yori","given":"Pablo Peñataro"},{"family":"Pan","given":"William K."},{"family":"Olortegui","given":"Maribel Paredes"},{"family":"Gilman","given":"Robert H."},{"family":"Perez","given":"Juan"},{"family":"Chavez","given":"Cesar Banda"},{"family":"Sanchez","given":"Graciela Meza"},{"family":"Burga","given":"Rosa"},{"family":"Hall","given":"Eric"}],"issued":{"date-parts":[["2008",9]]}}}],"schema":"https://github.com/citation-style-language/schema/raw/master/csl-citation.json"} </w:delInstrText>
        </w:r>
        <w:r w:rsidR="004232B0" w:rsidRPr="00033637" w:rsidDel="005274DD">
          <w:rPr>
            <w:rFonts w:ascii="Times New Roman" w:hAnsi="Times New Roman" w:cs="Times New Roman"/>
            <w:sz w:val="24"/>
            <w:szCs w:val="24"/>
          </w:rPr>
          <w:fldChar w:fldCharType="separate"/>
        </w:r>
        <w:r w:rsidR="00350CF8" w:rsidRPr="00033637" w:rsidDel="005274DD">
          <w:rPr>
            <w:rFonts w:ascii="Times New Roman" w:hAnsi="Times New Roman" w:cs="Times New Roman"/>
            <w:sz w:val="24"/>
            <w:szCs w:val="24"/>
          </w:rPr>
          <w:delText>(R. L. Guerrant et al., 1983; Kosek et al., 2008; Mølbak, Jensen, lngholt, &amp; Aaby, 1997)</w:delText>
        </w:r>
        <w:r w:rsidR="004232B0" w:rsidRPr="00033637" w:rsidDel="005274DD">
          <w:rPr>
            <w:rFonts w:ascii="Times New Roman" w:hAnsi="Times New Roman" w:cs="Times New Roman"/>
            <w:sz w:val="24"/>
            <w:szCs w:val="24"/>
          </w:rPr>
          <w:fldChar w:fldCharType="end"/>
        </w:r>
      </w:del>
      <w:sdt>
        <w:sdtPr>
          <w:rPr>
            <w:rFonts w:ascii="Times New Roman" w:hAnsi="Times New Roman" w:cs="Times New Roman"/>
            <w:color w:val="000000"/>
            <w:sz w:val="24"/>
            <w:szCs w:val="24"/>
          </w:rPr>
          <w:tag w:val="MENDELEY_CITATION_v3_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"/>
          <w:id w:val="-224912676"/>
          <w:placeholder>
            <w:docPart w:val="DefaultPlaceholder_-1854013440"/>
          </w:placeholder>
        </w:sdtPr>
        <w:sdtContent>
          <w:r w:rsidR="00FE1019" w:rsidRPr="00033637">
            <w:rPr>
              <w:rFonts w:ascii="Times New Roman" w:eastAsia="Times New Roman" w:hAnsi="Times New Roman" w:cs="Times New Roman"/>
              <w:color w:val="000000"/>
              <w:sz w:val="24"/>
              <w:szCs w:val="24"/>
            </w:rPr>
            <w:t>(Kosek et al., 2008)</w:t>
          </w:r>
        </w:sdtContent>
      </w:sdt>
      <w:ins w:id="286" w:author="Mohammad Nayeem Hasan" w:date="2024-11-05T00:20:00Z">
        <w:r w:rsidR="005274DD" w:rsidRPr="00033637">
          <w:rPr>
            <w:rFonts w:ascii="Times New Roman" w:hAnsi="Times New Roman" w:cs="Times New Roman"/>
            <w:sz w:val="24"/>
            <w:szCs w:val="24"/>
          </w:rPr>
          <w:t>.</w:t>
        </w:r>
      </w:ins>
      <w:del w:id="287" w:author="Mohammad Nayeem Hasan" w:date="2024-11-05T00:20:00Z">
        <w:r w:rsidR="004232B0" w:rsidRPr="00033637" w:rsidDel="005274DD">
          <w:rPr>
            <w:rFonts w:ascii="Times New Roman" w:hAnsi="Times New Roman" w:cs="Times New Roman"/>
            <w:sz w:val="24"/>
            <w:szCs w:val="24"/>
          </w:rPr>
          <w:delText>,</w:delText>
        </w:r>
      </w:del>
      <w:r w:rsidR="004232B0" w:rsidRPr="00033637">
        <w:rPr>
          <w:rFonts w:ascii="Times New Roman" w:hAnsi="Times New Roman" w:cs="Times New Roman"/>
          <w:sz w:val="24"/>
          <w:szCs w:val="24"/>
        </w:rPr>
        <w:t xml:space="preserve"> </w:t>
      </w:r>
      <w:del w:id="288" w:author="Mohammad Nayeem Hasan" w:date="2024-11-05T01:47:00Z">
        <w:r w:rsidR="004232B0" w:rsidRPr="00033637" w:rsidDel="00281219">
          <w:rPr>
            <w:rFonts w:ascii="Times New Roman" w:hAnsi="Times New Roman" w:cs="Times New Roman"/>
            <w:sz w:val="24"/>
            <w:szCs w:val="24"/>
          </w:rPr>
          <w:delText xml:space="preserve">partial breastfeeding and early weaning </w:delText>
        </w:r>
        <w:r w:rsidR="004232B0" w:rsidRPr="00033637" w:rsidDel="00281219">
          <w:rPr>
            <w:rFonts w:ascii="Times New Roman" w:hAnsi="Times New Roman" w:cs="Times New Roman"/>
            <w:sz w:val="24"/>
            <w:szCs w:val="24"/>
          </w:rPr>
          <w:fldChar w:fldCharType="begin"/>
        </w:r>
        <w:r w:rsidR="00350CF8" w:rsidRPr="00033637" w:rsidDel="00281219">
          <w:rPr>
            <w:rFonts w:ascii="Times New Roman" w:hAnsi="Times New Roman" w:cs="Times New Roman"/>
            <w:sz w:val="24"/>
            <w:szCs w:val="24"/>
          </w:rPr>
          <w:delInstrText xml:space="preserve"> ADDIN ZOTERO_ITEM CSL_CITATION {"citationID":"rE3YFzoc","properties":{"formattedCitation":"(R. L. Guerrant et al., 1983; Maponga et al., 2013; M\\uc0\\u248{}lbak et al., 1997; VanDerslice, Popkin, &amp; Briscoe, 1994)","plainCitation":"(R. L. Guerrant et al., 1983; Maponga et al., 2013; Mølbak et al., 1997; VanDerslice, Popkin, &amp; Briscoe, 1994)","noteIndex":0},"citationItems":[{"id":1455,"uris":["http://zotero.org/users/4185209/items/R3YFLKMW"],"itemData":{"id":1455,"type":"article-journal","abstract":"To determine risk factors for diarrhea, the authors followed an open cohort of 1,314 children from Gulnea-Bissau by weekly diarrhea recall interviews between April 1987 and March 1990. Data on feeding practices and measles infection were available for all children and, for 531 children, comprehensive data on explanatory variables were recorded. Of 57 variables, seven were independently associated with an increased incidence of diarrhea. These were a recent (in the past 14 days) diarrheal episode, male sex, being weaned from breast milk, not being looked after by the mother, head of the household being &amp;lt;30 years old, eating cold leftovers, and drinking water from an unprotected public water supply. In breastfed children, only three variables were associated with diarrhea, including prior diarrhea, male sex, and not being looked after by the mother. Among weaned children, six variables delineated increased rates of diarrhea, including unprotected public water supply, eating of cold leftovers, and lack of maternal education. Major determinants of persistent diarrhea included weaning, lack of maternal education, and having pigs in the home. It is concluded that, in addition to the promotion of breastfeeding, important interventions against diarrhea include improvements in water supply, hygiene, and food handling. However, because of effect modification by breastfeeding, the largest effects of these interventions will probably be among weaned children. Am J Epidemiol 1997;146: 273–82.","container-title":"American Journal of Epidemiology","DOI":"10.1093/oxfordjournals.aje.a009263","ISSN":"0002-9262","issue":"3","journalAbbreviation":"American Journal of Epidemiology","page":"273-282","source":"Silverchair","title":"Risk Factors for Diarrheal Disease Incidence in Early Childhood: A Community Cohort Study from Guinea-Bissau","title-short":"Risk Factors for Diarrheal Disease Incidence in Early Childhood","volume":"146","author":[{"family":"Mølbak","given":"Kåre"},{"family":"Jensen","given":"Henrik"},{"family":"lngholt","given":"Liselotte"},{"family":"Aaby","given":"Peter"}],"issued":{"date-parts":[["1997",8,1]]}}},{"id":1460,"uris":["http://zotero.org/users/4185209/items/IF7NKG3Y"],"itemData":{"id":1460,"type":"article-journal","abstract":"Diarrhea is a leading cause of death in tropical countries. One of the highest childhood mortalities is in northeastern Brazil, where little is known about the morbidity, etiology, and risk factors of diarrhea. Prospective village surveillance over 30 months revealed diarrhea attack rates of more than seven episodes per child-year at six to 11 months of age among the children of the poorest families. Other risk factors included early weaning and the lack of toilets. Diarrhea led to weight loss and stunted growth. Enterotoxigenic Escherichia coli and rotaviruses were the most common pathogens, accounting for 21% and 19% of cases, respectively, followed by Shigella species (8.0%), Campylobacter jejuni (7.5%), Giardia species (6.7%), Strongyloides species (5.3%), and enteropathogenic E coli serotypes (4.6%). Most (84%) enterotoxigenic E coli were isolated during the rainy season of October to March (P less than 0.03), whereas 71% of rotaviral illnesses occurred during the drier months of June to October (P less than 0.03). In the present study, the early occurrence and nutritional impact of diarrhea and weaning, as well as the major etiologic agents of diarrhea and their different seasonal patterns have been defined for this region in which life-threatening diarrhea is endemic.","container-title":"The Journal of Infectious Diseases","DOI":"10.1093/infdis/148.6.986","ISSN":"0022-1899","issue":"6","journalAbbreviation":"J Infect Dis","language":"eng","note":"PMID: 6361176","page":"986-997","source":"PubMed","title":"Prospective study of diarrheal illnesses in northeastern Brazil: patterns of disease, nutritional impact, etiologies, and risk factors","title-short":"Prospective study of diarrheal illnesses in northeastern Brazil","volume":"148","author":[{"family":"Guerrant","given":"R. L."},{"family":"Kirchhoff","given":"L. V."},{"family":"Shields","given":"D. S."},{"family":"Nations","given":"M. K."},{"family":"Leslie","given":"J."},{"family":"Sousa","given":"M. A.","non-dropping-particle":"de"},{"family":"Araujo","given":"J. G."},{"family":"Correia","given":"L. L."},{"family":"Sauer","given":"K. T."},{"family":"McClelland","given":"K. E."}],"issued":{"date-parts":[["1983",12]]}}},{"id":1458,"uris":["http://zotero.org/users/4185209/items/U8VEA3AW"],"itemData":{"id":1458,"type":"article-journal","abstract":"The promotion of proper infant feeding practices and the improvement of environmental sanitation have been two important strategies in the effort to reduce diarrhoeal morbidity among infants. Breast-feeding protects infants by decreasing their exposure to water- and foodborne pathogens and by improving their resistance to infection; good sanitation isolates faecal material from the human environment, reducing exposures to enteric pathogens. Taken together, breast-feeding and good sanitation form a set of sequential barriers that protect infants from diarrhoeal pathogens. As a result, breast-feeding may be most important if the sanitation barrier is not in place. This issue is explored using data from a prospective study of 2355 urban Filipino infants during the first 6 months of life. Longitudinal multivariate analyses are used to estimate the effects of full breast-feeding and mixed feeding on diarrhoeal disease at different levels of sanitation. Breast-feeding provides significant protection against diarrhoeal disease for infants in all environments. Administration of even small portions of contaminated water supplements to fully breast-fed infants nearly doubles their risk of diarrhoea. Mixed-fed and weaned infants consume much greater quantities of supplemental liquids, and as a result, the protective effect of full breast-feeding is greatest when drinking-water is contaminated. Similarly, full breast-feeding has stronger protective effects among infants living in crowded, highly contaminated settings.","container-title":"Bulletin of the World Health Organization","ISSN":"0042-9686","issue":"4","journalAbbreviation":"Bull World Health Organ","language":"eng","note":"PMID: 7923538\nPMCID: PMC2486614","page":"589-601","source":"PubMed","title":"Drinking-water quality, sanitation, and breast-feeding: their interactive effects on infant health","title-short":"Drinking-water quality, sanitation, and breast-feeding","volume":"72","author":[{"family":"VanDerslice","given":"J."},{"family":"Popkin","given":"B."},{"family":"Briscoe","given":"J."}],"issued":{"date-parts":[["1994"]]}}},{"id":1475,"uris":["http://zotero.org/users/4185209/items/AVG5BQG3"],"itemData":{"id":1475,"type":"article-journal","abstract":"Kadoma City experienced an increase in watery diarrhoea from 27 cases during week beginning 5th September, to 107 cases during week beginning 26th September 2011. The weekly diarrhoea cases crossed the threshold action line during week beginning 5th September at the children’s clinic in Rimuka Township, and the remaining four clinics reported cases crossing threshold action lines between week beginning 12th September and week beginning 26th September. Eighty-two percent of the cases were children less than 5 years old. We conducted a case controlstudy to determine risk factorsfor contracting watery diarrhoea in children less than 5 years in Kadoma City. An unmatched 1:1 case control study was conducted in Ngezi and Rimuka townships in Kadoma City, Zimbabwe. A case was a child less than 5 years old, who developed acute watery diarrhoea between 5th September and 1st October 2011. A control was a child less than 5 years old who stayed in the same township and did not suffer from diarrhoea. A structured questionnaire was administered to caregivers of cases and controls.Laboratory water quality tests and stool test results were reviewed.Epi Info™ statistical software was used to analyse data. A total of 109 cases and 109 controls were enrolled. Independent protective factors were: having been exclusively breastfed for six months [AOR = 0.44; 95% CI (0.24-0.82)]; using municipal water [AOR = 0.38; 95% CI (0.18-0.80)]; using aqua tablets, [AOR = 0.49; 95% CI (0.26–0.94)] and; storing water in closed containers, [AOR = 0.24; 95% CI (0.07–0.0.83). The only independent risk factor for contracting watery diarrhoea was hand washing in a single bowl, [AOR = 2.89; 95% CI (1.33–6.28)]. Salmonella, Shigella, Rotavirus, and Enteropathogenic Escherichia coli were isolated in the stool specimens. None of the 33 municipal water samples tested showed contamination with Escherichia coli, whilst 23 of 44 (52%) shallow well water samples and 3 of 15(20%) borehole water samples tested were positive for Escherichia coli. The outbreak resulted from inadequate clean water and use of contaminated water. Evidence from this study was used to guide public health response to the outbreak.","container-title":"BMC Infectious Diseases","DOI":"10.1186/1471-2334-13-567","ISSN":"1471-2334","issue":"1","journalAbbreviation":"BMC Infect Dis","language":"en","license":"2013 Maponga et al.; licensee BioMed Central Ltd.","note":"number: 1\npublisher: BioMed Central","page":"1-8","source":"bmcinfectdis-biomedcentral-com.uml.idm.oclc.org","title":"Risk factors for contracting watery diarrhoea in Kadoma City, Zimbabwe, 2011: a case control study","title-short":"Risk factors for contracting watery diarrhoea in Kadoma City, Zimbabwe, 2011","volume":"13","author":[{"family":"Maponga","given":"Brian A."},{"family":"Chirundu","given":"Daniel"},{"family":"Gombe","given":"Notion T."},{"family":"Tshimanga","given":"Mufuta"},{"family":"Shambira","given":"Gerald"},{"family":"Takundwa","given":"Lucia"}],"issued":{"date-parts":[["2013",12]]}}}],"schema":"https://github.com/citation-style-language/schema/raw/master/csl-citation.json"} </w:delInstrText>
        </w:r>
        <w:r w:rsidR="004232B0" w:rsidRPr="00033637" w:rsidDel="00281219">
          <w:rPr>
            <w:rFonts w:ascii="Times New Roman" w:hAnsi="Times New Roman" w:cs="Times New Roman"/>
            <w:sz w:val="24"/>
            <w:szCs w:val="24"/>
          </w:rPr>
          <w:fldChar w:fldCharType="separate"/>
        </w:r>
        <w:r w:rsidR="00350CF8" w:rsidRPr="00033637" w:rsidDel="00281219">
          <w:rPr>
            <w:rFonts w:ascii="Times New Roman" w:hAnsi="Times New Roman" w:cs="Times New Roman"/>
            <w:sz w:val="24"/>
            <w:szCs w:val="24"/>
          </w:rPr>
          <w:delText>(R. L. Guerrant et al., 1983; Maponga et al., 2013; Mølbak et al., 1997; VanDerslice, Popkin, &amp; Briscoe, 1994)</w:delText>
        </w:r>
        <w:r w:rsidR="004232B0" w:rsidRPr="00033637" w:rsidDel="00281219">
          <w:rPr>
            <w:rFonts w:ascii="Times New Roman" w:hAnsi="Times New Roman" w:cs="Times New Roman"/>
            <w:sz w:val="24"/>
            <w:szCs w:val="24"/>
          </w:rPr>
          <w:fldChar w:fldCharType="end"/>
        </w:r>
        <w:r w:rsidR="004232B0" w:rsidRPr="00033637" w:rsidDel="00281219">
          <w:rPr>
            <w:rFonts w:ascii="Times New Roman" w:hAnsi="Times New Roman" w:cs="Times New Roman"/>
            <w:sz w:val="24"/>
            <w:szCs w:val="24"/>
          </w:rPr>
          <w:delText xml:space="preserve">, </w:delText>
        </w:r>
      </w:del>
      <w:ins w:id="289" w:author="Mohammad Nayeem Hasan" w:date="2024-11-05T01:54:00Z">
        <w:r w:rsidR="00281219" w:rsidRPr="00033637">
          <w:rPr>
            <w:rFonts w:ascii="Times New Roman" w:hAnsi="Times New Roman" w:cs="Times New Roman"/>
            <w:sz w:val="24"/>
            <w:szCs w:val="24"/>
          </w:rPr>
          <w:t xml:space="preserve">A study in Belarus </w:t>
        </w:r>
      </w:ins>
      <w:ins w:id="290" w:author="Mohammad Nayeem Hasan" w:date="2024-11-05T01:47:00Z">
        <w:r w:rsidR="00281219" w:rsidRPr="00033637">
          <w:rPr>
            <w:rFonts w:ascii="Times New Roman" w:hAnsi="Times New Roman" w:cs="Times New Roman"/>
            <w:sz w:val="24"/>
            <w:szCs w:val="24"/>
          </w:rPr>
          <w:t>reported that exclusive breastfeeding reduced the risk of diarrhea by 40%</w:t>
        </w:r>
      </w:ins>
      <w:ins w:id="291" w:author="Mohammad Nayeem Hasan" w:date="2024-11-05T01:49:00Z">
        <w:r w:rsidR="00281219" w:rsidRPr="00033637">
          <w:rPr>
            <w:rFonts w:ascii="Times New Roman" w:hAnsi="Times New Roman" w:cs="Times New Roman"/>
            <w:sz w:val="24"/>
            <w:szCs w:val="24"/>
          </w:rPr>
          <w:t xml:space="preserve"> </w:t>
        </w:r>
      </w:ins>
      <w:sdt>
        <w:sdtPr>
          <w:rPr>
            <w:rFonts w:ascii="Times New Roman" w:hAnsi="Times New Roman" w:cs="Times New Roman"/>
            <w:color w:val="000000"/>
            <w:sz w:val="24"/>
            <w:szCs w:val="24"/>
          </w:rPr>
          <w:tag w:val="MENDELEY_CITATION_v3_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"/>
          <w:id w:val="-314576054"/>
          <w:placeholder>
            <w:docPart w:val="DefaultPlaceholder_-1854013440"/>
          </w:placeholder>
        </w:sdtPr>
        <w:sdtContent>
          <w:r w:rsidR="00FE1019" w:rsidRPr="00033637">
            <w:rPr>
              <w:rFonts w:ascii="Times New Roman" w:eastAsia="Times New Roman" w:hAnsi="Times New Roman" w:cs="Times New Roman"/>
              <w:color w:val="000000"/>
              <w:sz w:val="24"/>
              <w:szCs w:val="24"/>
            </w:rPr>
            <w:t>(Kramer et al., 2001)</w:t>
          </w:r>
        </w:sdtContent>
      </w:sdt>
      <w:ins w:id="292" w:author="Mohammad Nayeem Hasan" w:date="2024-11-05T01:47:00Z">
        <w:r w:rsidR="00281219" w:rsidRPr="00033637">
          <w:rPr>
            <w:rFonts w:ascii="Times New Roman" w:hAnsi="Times New Roman" w:cs="Times New Roman"/>
            <w:sz w:val="24"/>
            <w:szCs w:val="24"/>
          </w:rPr>
          <w:t xml:space="preserve">. </w:t>
        </w:r>
      </w:ins>
      <w:ins w:id="293" w:author="Mohammad Nayeem Hasan" w:date="2024-11-05T02:10:00Z">
        <w:r w:rsidR="002F7290" w:rsidRPr="00033637">
          <w:rPr>
            <w:rFonts w:ascii="Times New Roman" w:hAnsi="Times New Roman" w:cs="Times New Roman"/>
            <w:sz w:val="24"/>
            <w:szCs w:val="24"/>
          </w:rPr>
          <w:t>A study among children under five in Nigeria found that lower maternal education levels were associated with higher risks of childhood diarrhea</w:t>
        </w:r>
      </w:ins>
      <w:del w:id="294" w:author="Mohammad Nayeem Hasan" w:date="2024-11-05T02:10:00Z">
        <w:r w:rsidR="004232B0" w:rsidRPr="00033637" w:rsidDel="002F7290">
          <w:rPr>
            <w:rFonts w:ascii="Times New Roman" w:hAnsi="Times New Roman" w:cs="Times New Roman"/>
            <w:sz w:val="24"/>
            <w:szCs w:val="24"/>
          </w:rPr>
          <w:delText xml:space="preserve">lower education level of mother </w:delText>
        </w:r>
        <w:r w:rsidR="004232B0" w:rsidRPr="00033637" w:rsidDel="002F7290">
          <w:rPr>
            <w:rFonts w:ascii="Times New Roman" w:hAnsi="Times New Roman" w:cs="Times New Roman"/>
            <w:sz w:val="24"/>
            <w:szCs w:val="24"/>
          </w:rPr>
          <w:fldChar w:fldCharType="begin"/>
        </w:r>
        <w:r w:rsidR="00350CF8" w:rsidRPr="00033637" w:rsidDel="002F7290">
          <w:rPr>
            <w:rFonts w:ascii="Times New Roman" w:hAnsi="Times New Roman" w:cs="Times New Roman"/>
            <w:sz w:val="24"/>
            <w:szCs w:val="24"/>
          </w:rPr>
          <w:delInstrText xml:space="preserve"> ADDIN ZOTERO_ITEM CSL_CITATION {"citationID":"SFIERsnT","properties":{"formattedCitation":"(Dargent-Molina, James, Strogatz, &amp; Savitz, 1994; Kosek et al., 2008; M\\uc0\\u248{}lbak et al., 1997)","plainCitation":"(Dargent-Molina, James, Strogatz, &amp; Savitz, 1994; Kosek et al., 2008; Mølbak et al., 1997)","noteIndex":0},"citationItems":[{"id":1455,"uris":["http://zotero.org/users/4185209/items/R3YFLKMW"],"itemData":{"id":1455,"type":"article-journal","abstract":"To determine risk factors for diarrhea, the authors followed an open cohort of 1,314 children from Gulnea-Bissau by weekly diarrhea recall interviews between April 1987 and March 1990. Data on feeding practices and measles infection were available for all children and, for 531 children, comprehensive data on explanatory variables were recorded. Of 57 variables, seven were independently associated with an increased incidence of diarrhea. These were a recent (in the past 14 days) diarrheal episode, male sex, being weaned from breast milk, not being looked after by the mother, head of the household being &amp;lt;30 years old, eating cold leftovers, and drinking water from an unprotected public water supply. In breastfed children, only three variables were associated with diarrhea, including prior diarrhea, male sex, and not being looked after by the mother. Among weaned children, six variables delineated increased rates of diarrhea, including unprotected public water supply, eating of cold leftovers, and lack of maternal education. Major determinants of persistent diarrhea included weaning, lack of maternal education, and having pigs in the home. It is concluded that, in addition to the promotion of breastfeeding, important interventions against diarrhea include improvements in water supply, hygiene, and food handling. However, because of effect modification by breastfeeding, the largest effects of these interventions will probably be among weaned children. Am J Epidemiol 1997;146: 273–82.","container-title":"American Journal of Epidemiology","DOI":"10.1093/oxfordjournals.aje.a009263","ISSN":"0002-9262","issue":"3","journalAbbreviation":"American Journal of Epidemiology","page":"273-282","source":"Silverchair","title":"Risk Factors for Diarrheal Disease Incidence in Early Childhood: A Community Cohort Study from Guinea-Bissau","title-short":"Risk Factors for Diarrheal Disease Incidence in Early Childhood","volume":"146","author":[{"family":"Mølbak","given":"Kåre"},{"family":"Jensen","given":"Henrik"},{"family":"lngholt","given":"Liselotte"},{"family":"Aaby","given":"Peter"}],"issued":{"date-parts":[["1997",8,1]]}}},{"id":1464,"uris":["http://zotero.org/users/4185209/items/3YAZQZX7"],"itemData":{"id":1464,"type":"article-journal","abstract":"OBJECTIVE\nOur goal was to estimate the impact of a Shigella vaccine in an area where shigellosis is endemic by characterizing the disease burden and antibiotic-resistance profiles of isolates and by determining the prevalence of Shigella flexneri serotypes.\n\nPATIENTS AND METHODS\nWe conducted a 43-month-long prospective, community-based diarrheal disease surveillance in 442 children &lt;72 months of age in the Peruvian Amazon between October 1, 2002, and April 15, 2006.\n\nRESULTS\nThe incidence of diarrheal disease was 4.38 episodes per child-year. The incidence rate for shigellosis was 0.34 episodes per child-year in children &lt;72 months of age and peaked in children between 12 and 23 months at 0.43 episodes per child-year. Maternal education at or beyond the primary grade level, piped water supply, weight-for-age z score, and improved water-storage practices were the most significant determinants of disease in this community with living conditions comparable to many rural areas in the developing world.\n\nCONCLUSIONS\nChildren living in this region had a 20-fold higher rate of disease incidence detected by active surveillance as those recently estimated by passive detection. Most symptomatic disease was caused by S flexneri, although the diversity of serotypes will require a multivalent vaccine to have a significant impact on the burden of disease caused by shigellosis. Several other public health disease-control interventions targeted at water source and improved storage, nutritional interventions, and improved maternal education seem to have a greater impact than a univalent S flexneri 2a vaccine.","container-title":"Pediatrics","DOI":"10.1542/peds.2008-0458","ISSN":"0031-4005","issue":"3","journalAbbreviation":"Pediatrics","note":"PMID: 18710884\nPMCID: PMC6204332","page":"e541-e549","source":"PubMed Central","title":"Epidemiology of Highly Endemic Multiply Antibiotic-Resistant Shigellosis in Children in the Peruvian Amazon","volume":"122","author":[{"family":"Kosek","given":"Margaret"},{"family":"Yori","given":"Pablo Peñataro"},{"family":"Pan","given":"William K."},{"family":"Olortegui","given":"Maribel Paredes"},{"family":"Gilman","given":"Robert H."},{"family":"Perez","given":"Juan"},{"family":"Chavez","given":"Cesar Banda"},{"family":"Sanchez","given":"Graciela Meza"},{"family":"Burga","given":"Rosa"},{"family":"Hall","given":"Eric"}],"issued":{"date-parts":[["2008",9]]}}},{"id":1467,"uris":["http://zotero.org/users/4185209/items/8F2F9T5Y"],"itemData":{"id":1467,"type":"article-journal","abstract":"Maternal education is one of the strongest determinants of infant survival in developing countries, however, questions remain regarding the extent to which its effects vary as a function of contextual variables. In this study, a multi-level interactive model is used to assess whether the protective effect of maternal education on the risk of infant diarrhea is modified by three aspects of the mother's familial and community environment: household assets, community economic resources and the availability of mothers' clubs. 2484 study participants were interviewed in 1984 as part of the Cebu Longitudinal Infant Health and Nutrition Study. The findings suggest that the protective effect of maternal education on infant diarrhea varies according to the socio-economic environment in which the mother lives: maternal education protects against infant diarrhea in the more economically and socially advantaged communities but has no effect in the more disadvantaged communities. The results also indicate that the protective effect of maternal education is smaller in the wealthier households. These data suggest that improvement in maternal education level, alone, may not always have the expected beneficial effects on infant health. Corollary measures to improve access of mothers and children to basic community resources and efforts to help mothers be more effective in their various social roles may be necessary preconditions for higher levels of maternal education to result in improved infant health.","container-title":"Social Science &amp; Medicine (1982)","DOI":"10.1016/0277-9536(94)90404-9","ISSN":"0277-9536","issue":"2","journalAbbreviation":"Soc Sci Med","language":"eng","note":"PMID: 8140461","page":"343-350","source":"PubMed","title":"Association between maternal education and infant diarrhea in different household and community environments of Cebu, Philippines","volume":"38","author":[{"family":"Dargent-Molina","given":"P."},{"family":"James","given":"S. A."},{"family":"Strogatz","given":"D. S."},{"family":"Savitz","given":"D. A."}],"issued":{"date-parts":[["1994",1]]}}}],"schema":"https://github.com/citation-style-language/schema/raw/master/csl-citation.json"} </w:delInstrText>
        </w:r>
        <w:r w:rsidR="004232B0" w:rsidRPr="00033637" w:rsidDel="002F7290">
          <w:rPr>
            <w:rFonts w:ascii="Times New Roman" w:hAnsi="Times New Roman" w:cs="Times New Roman"/>
            <w:sz w:val="24"/>
            <w:szCs w:val="24"/>
          </w:rPr>
          <w:fldChar w:fldCharType="separate"/>
        </w:r>
        <w:r w:rsidR="00350CF8" w:rsidRPr="00033637" w:rsidDel="002F7290">
          <w:rPr>
            <w:rFonts w:ascii="Times New Roman" w:hAnsi="Times New Roman" w:cs="Times New Roman"/>
            <w:sz w:val="24"/>
            <w:szCs w:val="24"/>
          </w:rPr>
          <w:delText>(Dargent-Molina, James, Strogatz, &amp; Savitz, 1994; Kosek et al., 2008; Mølbak et al., 1997)</w:delText>
        </w:r>
        <w:r w:rsidR="004232B0" w:rsidRPr="00033637" w:rsidDel="002F7290">
          <w:rPr>
            <w:rFonts w:ascii="Times New Roman" w:hAnsi="Times New Roman" w:cs="Times New Roman"/>
            <w:sz w:val="24"/>
            <w:szCs w:val="24"/>
          </w:rPr>
          <w:fldChar w:fldCharType="end"/>
        </w:r>
      </w:del>
      <w:ins w:id="295" w:author="Mohammad Nayeem Hasan" w:date="2024-11-05T02:10:00Z">
        <w:r w:rsidR="002F7290" w:rsidRPr="00033637">
          <w:rPr>
            <w:rFonts w:ascii="Times New Roman" w:hAnsi="Times New Roman" w:cs="Times New Roman"/>
            <w:sz w:val="24"/>
            <w:szCs w:val="24"/>
          </w:rPr>
          <w:t xml:space="preserve"> </w:t>
        </w:r>
      </w:ins>
      <w:sdt>
        <w:sdtPr>
          <w:rPr>
            <w:rFonts w:ascii="Times New Roman" w:hAnsi="Times New Roman" w:cs="Times New Roman"/>
            <w:color w:val="000000"/>
            <w:sz w:val="24"/>
            <w:szCs w:val="24"/>
          </w:rPr>
          <w:tag w:val="MENDELEY_CITATION_v3_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"/>
          <w:id w:val="1607309144"/>
          <w:placeholder>
            <w:docPart w:val="DefaultPlaceholder_-1854013440"/>
          </w:placeholder>
        </w:sdtPr>
        <w:sdtContent>
          <w:r w:rsidR="00FE1019" w:rsidRPr="00033637">
            <w:rPr>
              <w:rFonts w:ascii="Times New Roman" w:eastAsia="Times New Roman" w:hAnsi="Times New Roman" w:cs="Times New Roman"/>
              <w:color w:val="000000"/>
              <w:sz w:val="24"/>
              <w:szCs w:val="24"/>
            </w:rPr>
            <w:t>(Yaya et al., 2018)</w:t>
          </w:r>
        </w:sdtContent>
      </w:sdt>
      <w:ins w:id="296" w:author="Mohammad Nayeem Hasan" w:date="2024-11-05T02:21:00Z">
        <w:r w:rsidR="00B329BF" w:rsidRPr="00033637">
          <w:rPr>
            <w:rFonts w:ascii="Times New Roman" w:hAnsi="Times New Roman" w:cs="Times New Roman"/>
            <w:sz w:val="24"/>
            <w:szCs w:val="24"/>
          </w:rPr>
          <w:t xml:space="preserve">. </w:t>
        </w:r>
      </w:ins>
      <w:del w:id="297" w:author="Mohammad Nayeem Hasan" w:date="2024-11-05T02:21:00Z">
        <w:r w:rsidR="004232B0" w:rsidRPr="00033637" w:rsidDel="00B329BF">
          <w:rPr>
            <w:rFonts w:ascii="Times New Roman" w:hAnsi="Times New Roman" w:cs="Times New Roman"/>
            <w:sz w:val="24"/>
            <w:szCs w:val="24"/>
          </w:rPr>
          <w:delText>,</w:delText>
        </w:r>
      </w:del>
      <w:del w:id="298" w:author="Mohammad Nayeem Hasan" w:date="2024-11-05T02:22:00Z">
        <w:r w:rsidR="004232B0" w:rsidRPr="00033637" w:rsidDel="00B329BF">
          <w:rPr>
            <w:rFonts w:ascii="Times New Roman" w:hAnsi="Times New Roman" w:cs="Times New Roman"/>
            <w:sz w:val="24"/>
            <w:szCs w:val="24"/>
          </w:rPr>
          <w:delText xml:space="preserve"> </w:delText>
        </w:r>
      </w:del>
      <w:del w:id="299" w:author="Mohammad Nayeem Hasan" w:date="2024-11-05T02:24:00Z">
        <w:r w:rsidR="004232B0" w:rsidRPr="00033637" w:rsidDel="00B329BF">
          <w:rPr>
            <w:rFonts w:ascii="Times New Roman" w:hAnsi="Times New Roman" w:cs="Times New Roman"/>
            <w:sz w:val="24"/>
            <w:szCs w:val="24"/>
          </w:rPr>
          <w:delText xml:space="preserve"> outdoor drinking water source like river, outdoor faucet </w:delText>
        </w:r>
      </w:del>
      <w:del w:id="300" w:author="Mohammad Nayeem Hasan" w:date="2024-11-05T02:21:00Z">
        <w:r w:rsidR="004232B0" w:rsidRPr="00033637" w:rsidDel="00B329BF">
          <w:rPr>
            <w:rFonts w:ascii="Times New Roman" w:hAnsi="Times New Roman" w:cs="Times New Roman"/>
            <w:sz w:val="24"/>
            <w:szCs w:val="24"/>
          </w:rPr>
          <w:fldChar w:fldCharType="begin"/>
        </w:r>
        <w:r w:rsidR="00350CF8" w:rsidRPr="00033637" w:rsidDel="00B329BF">
          <w:rPr>
            <w:rFonts w:ascii="Times New Roman" w:hAnsi="Times New Roman" w:cs="Times New Roman"/>
            <w:sz w:val="24"/>
            <w:szCs w:val="24"/>
          </w:rPr>
          <w:delInstrText xml:space="preserve"> ADDIN ZOTERO_ITEM CSL_CITATION {"citationID":"x6vVNJMa","properties":{"formattedCitation":"(Ghosh et al., 1997; Kosek et al., 2008; Maponga et al., 2013; M\\uc0\\u248{}lbak et al., 1997; Tornheim, Morland, Landrigan, &amp; Cifuentes, 2009)","plainCitation":"(Ghosh et al., 1997; Kosek et al., 2008; Maponga et al., 2013; Mølbak et al., 1997; Tornheim, Morland, Landrigan, &amp; Cifuentes, 2009)","noteIndex":0},"citationItems":[{"id":1455,"uris":["http://zotero.org/users/4185209/items/R3YFLKMW"],"itemData":{"id":1455,"type":"article-journal","abstract":"To determine risk factors for diarrhea, the authors followed an open cohort of 1,314 children from Gulnea-Bissau by weekly diarrhea recall interviews between April 1987 and March 1990. Data on feeding practices and measles infection were available for all children and, for 531 children, comprehensive data on explanatory variables were recorded. Of 57 variables, seven were independently associated with an increased incidence of diarrhea. These were a recent (in the past 14 days) diarrheal episode, male sex, being weaned from breast milk, not being looked after by the mother, head of the household being &amp;lt;30 years old, eating cold leftovers, and drinking water from an unprotected public water supply. In breastfed children, only three variables were associated with diarrhea, including prior diarrhea, male sex, and not being looked after by the mother. Among weaned children, six variables delineated increased rates of diarrhea, including unprotected public water supply, eating of cold leftovers, and lack of maternal education. Major determinants of persistent diarrhea included weaning, lack of maternal education, and having pigs in the home. It is concluded that, in addition to the promotion of breastfeeding, important interventions against diarrhea include improvements in water supply, hygiene, and food handling. However, because of effect modification by breastfeeding, the largest effects of these interventions will probably be among weaned children. Am J Epidemiol 1997;146: 273–82.","container-title":"American Journal of Epidemiology","DOI":"10.1093/oxfordjournals.aje.a009263","ISSN":"0002-9262","issue":"3","journalAbbreviation":"American Journal of Epidemiology","page":"273-282","source":"Silverchair","title":"Risk Factors for Diarrheal Disease Incidence in Early Childhood: A Community Cohort Study from Guinea-Bissau","title-short":"Risk Factors for Diarrheal Disease Incidence in Early Childhood","volume":"146","author":[{"family":"Mølbak","given":"Kåre"},{"family":"Jensen","given":"Henrik"},{"family":"lngholt","given":"Liselotte"},{"family":"Aaby","given":"Peter"}],"issued":{"date-parts":[["1997",8,1]]}}},{"id":1464,"uris":["http://zotero.org/users/4185209/items/3YAZQZX7"],"itemData":{"id":1464,"type":"article-journal","abstract":"OBJECTIVE\nOur goal was to estimate the impact of a Shigella vaccine in an area where shigellosis is endemic by characterizing the disease burden and antibiotic-resistance profiles of isolates and by determining the prevalence of Shigella flexneri serotypes.\n\nPATIENTS AND METHODS\nWe conducted a 43-month-long prospective, community-based diarrheal disease surveillance in 442 children &lt;72 months of age in the Peruvian Amazon between October 1, 2002, and April 15, 2006.\n\nRESULTS\nThe incidence of diarrheal disease was 4.38 episodes per child-year. The incidence rate for shigellosis was 0.34 episodes per child-year in children &lt;72 months of age and peaked in children between 12 and 23 months at 0.43 episodes per child-year. Maternal education at or beyond the primary grade level, piped water supply, weight-for-age z score, and improved water-storage practices were the most significant determinants of disease in this community with living conditions comparable to many rural areas in the developing world.\n\nCONCLUSIONS\nChildren living in this region had a 20-fold higher rate of disease incidence detected by active surveillance as those recently estimated by passive detection. Most symptomatic disease was caused by S flexneri, although the diversity of serotypes will require a multivalent vaccine to have a significant impact on the burden of disease caused by shigellosis. Several other public health disease-control interventions targeted at water source and improved storage, nutritional interventions, and improved maternal education seem to have a greater impact than a univalent S flexneri 2a vaccine.","container-title":"Pediatrics","DOI":"10.1542/peds.2008-0458","ISSN":"0031-4005","issue":"3","journalAbbreviation":"Pediatrics","note":"PMID: 18710884\nPMCID: PMC6204332","page":"e541-e549","source":"PubMed Central","title":"Epidemiology of Highly Endemic Multiply Antibiotic-Resistant Shigellosis in Children in the Peruvian Amazon","volume":"122","author":[{"family":"Kosek","given":"Margaret"},{"family":"Yori","given":"Pablo Peñataro"},{"family":"Pan","given":"William K."},{"family":"Olortegui","given":"Maribel Paredes"},{"family":"Gilman","given":"Robert H."},{"family":"Perez","given":"Juan"},{"family":"Chavez","given":"Cesar Banda"},{"family":"Sanchez","given":"Graciela Meza"},{"family":"Burga","given":"Rosa"},{"family":"Hall","given":"Eric"}],"issued":{"date-parts":[["2008",9]]}}},{"id":1475,"uris":["http://zotero.org/users/4185209/items/AVG5BQG3"],"itemData":{"id":1475,"type":"article-journal","abstract":"Kadoma City experienced an increase in watery diarrhoea from 27 cases during week beginning 5th September, to 107 cases during week beginning 26th September 2011. The weekly diarrhoea cases crossed the threshold action line during week beginning 5th September at the children’s clinic in Rimuka Township, and the remaining four clinics reported cases crossing threshold action lines between week beginning 12th September and week beginning 26th September. Eighty-two percent of the cases were children less than 5 years old. We conducted a case controlstudy to determine risk factorsfor contracting watery diarrhoea in children less than 5 years in Kadoma City. An unmatched 1:1 case control study was conducted in Ngezi and Rimuka townships in Kadoma City, Zimbabwe. A case was a child less than 5 years old, who developed acute watery diarrhoea between 5th September and 1st October 2011. A control was a child less than 5 years old who stayed in the same township and did not suffer from diarrhoea. A structured questionnaire was administered to caregivers of cases and controls.Laboratory water quality tests and stool test results were reviewed.Epi Info™ statistical software was used to analyse data. A total of 109 cases and 109 controls were enrolled. Independent protective factors were: having been exclusively breastfed for six months [AOR = 0.44; 95% CI (0.24-0.82)]; using municipal water [AOR = 0.38; 95% CI (0.18-0.80)]; using aqua tablets, [AOR = 0.49; 95% CI (0.26–0.94)] and; storing water in closed containers, [AOR = 0.24; 95% CI (0.07–0.0.83). The only independent risk factor for contracting watery diarrhoea was hand washing in a single bowl, [AOR = 2.89; 95% CI (1.33–6.28)]. Salmonella, Shigella, Rotavirus, and Enteropathogenic Escherichia coli were isolated in the stool specimens. None of the 33 municipal water samples tested showed contamination with Escherichia coli, whilst 23 of 44 (52%) shallow well water samples and 3 of 15(20%) borehole water samples tested were positive for Escherichia coli. The outbreak resulted from inadequate clean water and use of contaminated water. Evidence from this study was used to guide public health response to the outbreak.","container-title":"BMC Infectious Diseases","DOI":"10.1186/1471-2334-13-567","ISSN":"1471-2334","issue":"1","journalAbbreviation":"BMC Infect Dis","language":"en","license":"2013 Maponga et al.; licensee BioMed Central Ltd.","note":"number: 1\npublisher: BioMed Central","page":"1-8","source":"bmcinfectdis-biomedcentral-com.uml.idm.oclc.org","title":"Risk factors for contracting watery diarrhoea in Kadoma City, Zimbabwe, 2011: a case control study","title-short":"Risk factors for contracting watery diarrhoea in Kadoma City, Zimbabwe, 2011","volume":"13","author":[{"family":"Maponga","given":"Brian A."},{"family":"Chirundu","given":"Daniel"},{"family":"Gombe","given":"Notion T."},{"family":"Tshimanga","given":"Mufuta"},{"family":"Shambira","given":"Gerald"},{"family":"Takundwa","given":"Lucia"}],"issued":{"date-parts":[["2013",12]]}}},{"id":1472,"uris":["http://zotero.org/users/4185209/items/FXCWVFFC"],"itemData":{"id":1472,"type":"article-journal","abstract":"Water and sanitation services are fundamental to the prevention of pediatric diarrhea. To enhance both access to water and investment, some argue for the privatization of municipal water networks. Water networks in multiple Bolivian cities were privatized in the 1990s, but contracts ended following popular protests citing poor access. A population-based retrospective cohort study was conducted in two Bolivian cities. Data were collected on family water utilization and sanitation practices and on the prevalence of diarrhea among 596 children. Drinking from an outdoor water source (OR, 2.08; 95%CI, 1.25–3.44) and shorter in-home water boiling times (OR, 1.99; 95%CI, 1.19–3.34) were associated with prevalence of diarrhea. Increased prevalence was also observed for children from families using private versus public water services, using off-network water from cistern trucks, or not treating their water in-home. Results suggest that water source, water provider, and in-home water treatment are important predictors of pediatric diarrhea.","container-title":"International Journal of Occupational and Environmental Health","DOI":"10.1179/oeh.2009.15.3.241","ISSN":"1077-3525","issue":"3","note":"publisher: Taylor &amp; Francis\n_eprint: https://doi.org/10.1179/oeh.2009.15.3.241\nPMID: 19650578","page":"241-248","source":"Taylor and Francis+NEJM","title":"Water Privatization, Water Source, and Pediatric Diarrhea in Bolivia: Epidemiologic Analysis of a Social Experiment","title-short":"Water Privatization, Water Source, and Pediatric Diarrhea in Bolivia","volume":"15","author":[{"family":"Tornheim","given":"Jeffrey A."},{"family":"Morland","given":"Kimberly B."},{"family":"Landrigan","given":"Philip J."},{"family":"Cifuentes","given":"Enrique"}],"issued":{"date-parts":[["2009",7,1]]}}},{"id":1480,"uris":["http://zotero.org/users/4185209/items/PAAXAQJF"],"itemData":{"id":1480,"type":"article-journal","abstract":"Maternal behaviours related to certain child care practices which possibly have a contributory role in causation of diarrhoea in children were studied. Comparison was made between behaviours of mothers in 108 families having diarrhoeal children (Case families) with mothers of 72 families having age and neighbourhood matched non diarrhoeal children (control families) using a logistic regression model. Five risk behaviours were identified and these are bottle feeding (OR-2.87; CI-1.30 to 6.34), non-use of soap for cleaning feeding container (OR-2.61; CI-1.30 to 5.23), water storage in wide-mouthed container (OR-2.75; CI-1.27 to 5.96), use of pond water for the same (OR-2.36; CI-1.15 to 4.84) and indiscriminate disposal of children's stool (OR-1.99; CI-0.97 to 4.08). Around 83 per cent of diarrhoeal families could be predicted using these five variables only. The first three of these five risk behaviours were responsible for occurrence of significantly higher incidence (3 or more episodes) of diarrhoea in the case families. All these risk behaviours are amenable to change if suitable intervention is initiated. The result of this study would be helpful in reducing diarrhoea associated morbidity to a substantial level.","container-title":"The Journal of Communicable Diseases","ISSN":"0019-5138","issue":"1","journalAbbreviation":"J Commun Dis","language":"eng","note":"PMID: 9282523","page":"7-14","source":"PubMed","title":"Risk behavioural practices of rural mothers as determinants of childhood diarrhoea","volume":"29","author":[{"family":"Ghosh","given":"S."},{"family":"Sengupta","given":"P. G."},{"family":"Mondal","given":"S. K."},{"family":"Banu","given":"M. K."},{"family":"Gupta","given":"D. N."},{"family":"Sircar","given":"B. K."}],"issued":{"date-parts":[["1997",3]]}}}],"schema":"https://github.com/citation-style-language/schema/raw/master/csl-citation.json"} </w:delInstrText>
        </w:r>
        <w:r w:rsidR="004232B0" w:rsidRPr="00033637" w:rsidDel="00B329BF">
          <w:rPr>
            <w:rFonts w:ascii="Times New Roman" w:hAnsi="Times New Roman" w:cs="Times New Roman"/>
            <w:sz w:val="24"/>
            <w:szCs w:val="24"/>
          </w:rPr>
          <w:fldChar w:fldCharType="separate"/>
        </w:r>
        <w:r w:rsidR="00350CF8" w:rsidRPr="00033637" w:rsidDel="00B329BF">
          <w:rPr>
            <w:rFonts w:ascii="Times New Roman" w:hAnsi="Times New Roman" w:cs="Times New Roman"/>
            <w:sz w:val="24"/>
            <w:szCs w:val="24"/>
          </w:rPr>
          <w:delText>(Ghosh et al., 1997; Kosek et al., 2008; Maponga et al., 2013; Mølbak et al., 1997; Tornheim, Morland, Landrigan, &amp; Cifuentes, 2009)</w:delText>
        </w:r>
        <w:r w:rsidR="004232B0" w:rsidRPr="00033637" w:rsidDel="00B329BF">
          <w:rPr>
            <w:rFonts w:ascii="Times New Roman" w:hAnsi="Times New Roman" w:cs="Times New Roman"/>
            <w:sz w:val="24"/>
            <w:szCs w:val="24"/>
          </w:rPr>
          <w:fldChar w:fldCharType="end"/>
        </w:r>
      </w:del>
      <w:del w:id="301" w:author="Mohammad Nayeem Hasan" w:date="2024-11-05T02:24:00Z">
        <w:r w:rsidR="004232B0" w:rsidRPr="00033637" w:rsidDel="00B329BF">
          <w:rPr>
            <w:rFonts w:ascii="Times New Roman" w:hAnsi="Times New Roman" w:cs="Times New Roman"/>
            <w:sz w:val="24"/>
            <w:szCs w:val="24"/>
          </w:rPr>
          <w:delText>, distance of drinking water source</w:delText>
        </w:r>
      </w:del>
      <w:del w:id="302" w:author="Mohammad Nayeem Hasan" w:date="2024-11-05T02:23:00Z">
        <w:r w:rsidR="004232B0" w:rsidRPr="00033637" w:rsidDel="00B329BF">
          <w:rPr>
            <w:rFonts w:ascii="Times New Roman" w:hAnsi="Times New Roman" w:cs="Times New Roman"/>
            <w:sz w:val="24"/>
            <w:szCs w:val="24"/>
          </w:rPr>
          <w:delText xml:space="preserve"> </w:delText>
        </w:r>
        <w:r w:rsidR="004232B0" w:rsidRPr="00033637" w:rsidDel="00B329BF">
          <w:rPr>
            <w:rFonts w:ascii="Times New Roman" w:hAnsi="Times New Roman" w:cs="Times New Roman"/>
            <w:sz w:val="24"/>
            <w:szCs w:val="24"/>
          </w:rPr>
          <w:fldChar w:fldCharType="begin"/>
        </w:r>
        <w:r w:rsidR="00350CF8" w:rsidRPr="00033637" w:rsidDel="00B329BF">
          <w:rPr>
            <w:rFonts w:ascii="Times New Roman" w:hAnsi="Times New Roman" w:cs="Times New Roman"/>
            <w:sz w:val="24"/>
            <w:szCs w:val="24"/>
          </w:rPr>
          <w:delInstrText xml:space="preserve"> ADDIN ZOTERO_ITEM CSL_CITATION {"citationID":"pqyADPkB","properties":{"formattedCitation":"(Maponga et al., 2013)","plainCitation":"(Maponga et al., 2013)","noteIndex":0},"citationItems":[{"id":1475,"uris":["http://zotero.org/users/4185209/items/AVG5BQG3"],"itemData":{"id":1475,"type":"article-journal","abstract":"Kadoma City experienced an increase in watery diarrhoea from 27 cases during week beginning 5th September, to 107 cases during week beginning 26th September 2011. The weekly diarrhoea cases crossed the threshold action line during week beginning 5th September at the children’s clinic in Rimuka Township, and the remaining four clinics reported cases crossing threshold action lines between week beginning 12th September and week beginning 26th September. Eighty-two percent of the cases were children less than 5 years old. We conducted a case controlstudy to determine risk factorsfor contracting watery diarrhoea in children less than 5 years in Kadoma City. An unmatched 1:1 case control study was conducted in Ngezi and Rimuka townships in Kadoma City, Zimbabwe. A case was a child less than 5 years old, who developed acute watery diarrhoea between 5th September and 1st October 2011. A control was a child less than 5 years old who stayed in the same township and did not suffer from diarrhoea. A structured questionnaire was administered to caregivers of cases and controls.Laboratory water quality tests and stool test results were reviewed.Epi Info™ statistical software was used to analyse data. A total of 109 cases and 109 controls were enrolled. Independent protective factors were: having been exclusively breastfed for six months [AOR = 0.44; 95% CI (0.24-0.82)]; using municipal water [AOR = 0.38; 95% CI (0.18-0.80)]; using aqua tablets, [AOR = 0.49; 95% CI (0.26–0.94)] and; storing water in closed containers, [AOR = 0.24; 95% CI (0.07–0.0.83). The only independent risk factor for contracting watery diarrhoea was hand washing in a single bowl, [AOR = 2.89; 95% CI (1.33–6.28)]. Salmonella, Shigella, Rotavirus, and Enteropathogenic Escherichia coli were isolated in the stool specimens. None of the 33 municipal water samples tested showed contamination with Escherichia coli, whilst 23 of 44 (52%) shallow well water samples and 3 of 15(20%) borehole water samples tested were positive for Escherichia coli. The outbreak resulted from inadequate clean water and use of contaminated water. Evidence from this study was used to guide public health response to the outbreak.","container-title":"BMC Infectious Diseases","DOI":"10.1186/1471-2334-13-567","ISSN":"1471-2334","issue":"1","journalAbbreviation":"BMC Infect Dis","language":"en","license":"2013 Maponga et al.; licensee BioMed Central Ltd.","note":"number: 1\npublisher: BioMed Central","page":"1-8","source":"bmcinfectdis-biomedcentral-com.uml.idm.oclc.org","title":"Risk factors for contracting watery diarrhoea in Kadoma City, Zimbabwe, 2011: a case control study","title-short":"Risk factors for contracting watery diarrhoea in Kadoma City, Zimbabwe, 2011","volume":"13","author":[{"family":"Maponga","given":"Brian A."},{"family":"Chirundu","given":"Daniel"},{"family":"Gombe","given":"Notion T."},{"family":"Tshimanga","given":"Mufuta"},{"family":"Shambira","given":"Gerald"},{"family":"Takundwa","given":"Lucia"}],"issued":{"date-parts":[["2013",12]]}}}],"schema":"https://github.com/citation-style-language/schema/raw/master/csl-citation.json"} </w:delInstrText>
        </w:r>
        <w:r w:rsidR="004232B0" w:rsidRPr="00033637" w:rsidDel="00B329BF">
          <w:rPr>
            <w:rFonts w:ascii="Times New Roman" w:hAnsi="Times New Roman" w:cs="Times New Roman"/>
            <w:sz w:val="24"/>
            <w:szCs w:val="24"/>
          </w:rPr>
          <w:fldChar w:fldCharType="separate"/>
        </w:r>
        <w:r w:rsidR="00350CF8" w:rsidRPr="00033637" w:rsidDel="00B329BF">
          <w:rPr>
            <w:rFonts w:ascii="Times New Roman" w:hAnsi="Times New Roman" w:cs="Times New Roman"/>
            <w:sz w:val="24"/>
            <w:szCs w:val="24"/>
          </w:rPr>
          <w:delText>(Maponga et al., 2013)</w:delText>
        </w:r>
        <w:r w:rsidR="004232B0" w:rsidRPr="00033637" w:rsidDel="00B329BF">
          <w:rPr>
            <w:rFonts w:ascii="Times New Roman" w:hAnsi="Times New Roman" w:cs="Times New Roman"/>
            <w:sz w:val="24"/>
            <w:szCs w:val="24"/>
          </w:rPr>
          <w:fldChar w:fldCharType="end"/>
        </w:r>
        <w:r w:rsidR="004232B0" w:rsidRPr="00033637" w:rsidDel="00B329BF">
          <w:rPr>
            <w:rFonts w:ascii="Times New Roman" w:hAnsi="Times New Roman" w:cs="Times New Roman"/>
            <w:sz w:val="24"/>
            <w:szCs w:val="24"/>
          </w:rPr>
          <w:delText>,</w:delText>
        </w:r>
      </w:del>
      <w:del w:id="303" w:author="Mohammad Nayeem Hasan" w:date="2024-11-05T02:24:00Z">
        <w:r w:rsidR="004232B0" w:rsidRPr="00033637" w:rsidDel="00B329BF">
          <w:rPr>
            <w:rFonts w:ascii="Times New Roman" w:hAnsi="Times New Roman" w:cs="Times New Roman"/>
            <w:sz w:val="24"/>
            <w:szCs w:val="24"/>
          </w:rPr>
          <w:delText xml:space="preserve"> unprotected water storage container</w:delText>
        </w:r>
      </w:del>
      <w:del w:id="304" w:author="Mohammad Nayeem Hasan" w:date="2024-11-05T02:23:00Z">
        <w:r w:rsidR="004232B0" w:rsidRPr="00033637" w:rsidDel="00B329BF">
          <w:rPr>
            <w:rFonts w:ascii="Times New Roman" w:hAnsi="Times New Roman" w:cs="Times New Roman"/>
            <w:sz w:val="24"/>
            <w:szCs w:val="24"/>
          </w:rPr>
          <w:delText xml:space="preserve"> </w:delText>
        </w:r>
        <w:r w:rsidR="004232B0" w:rsidRPr="00033637" w:rsidDel="00B329BF">
          <w:rPr>
            <w:rFonts w:ascii="Times New Roman" w:hAnsi="Times New Roman" w:cs="Times New Roman"/>
            <w:sz w:val="24"/>
            <w:szCs w:val="24"/>
          </w:rPr>
          <w:fldChar w:fldCharType="begin"/>
        </w:r>
        <w:r w:rsidR="00350CF8" w:rsidRPr="00033637" w:rsidDel="00B329BF">
          <w:rPr>
            <w:rFonts w:ascii="Times New Roman" w:hAnsi="Times New Roman" w:cs="Times New Roman"/>
            <w:sz w:val="24"/>
            <w:szCs w:val="24"/>
          </w:rPr>
          <w:delInstrText xml:space="preserve"> ADDIN ZOTERO_ITEM CSL_CITATION {"citationID":"CuHUKWqS","properties":{"formattedCitation":"(D\\uc0\\u8217{}Souza, 1997; Ghosh et al., 1997; Kosek et al., 2008; Maponga et al., 2013)","plainCitation":"(D’Souza, 1997; Ghosh et al., 1997; Kosek et al., 2008; Maponga et al., 2013)","noteIndex":0},"citationItems":[{"id":1464,"uris":["http://zotero.org/users/4185209/items/3YAZQZX7"],"itemData":{"id":1464,"type":"article-journal","abstract":"OBJECTIVE\nOur goal was to estimate the impact of a Shigella vaccine in an area where shigellosis is endemic by characterizing the disease burden and antibiotic-resistance profiles of isolates and by determining the prevalence of Shigella flexneri serotypes.\n\nPATIENTS AND METHODS\nWe conducted a 43-month-long prospective, community-based diarrheal disease surveillance in 442 children &lt;72 months of age in the Peruvian Amazon between October 1, 2002, and April 15, 2006.\n\nRESULTS\nThe incidence of diarrheal disease was 4.38 episodes per child-year. The incidence rate for shigellosis was 0.34 episodes per child-year in children &lt;72 months of age and peaked in children between 12 and 23 months at 0.43 episodes per child-year. Maternal education at or beyond the primary grade level, piped water supply, weight-for-age z score, and improved water-storage practices were the most significant determinants of disease in this community with living conditions comparable to many rural areas in the developing world.\n\nCONCLUSIONS\nChildren living in this region had a 20-fold higher rate of disease incidence detected by active surveillance as those recently estimated by passive detection. Most symptomatic disease was caused by S flexneri, although the diversity of serotypes will require a multivalent vaccine to have a significant impact on the burden of disease caused by shigellosis. Several other public health disease-control interventions targeted at water source and improved storage, nutritional interventions, and improved maternal education seem to have a greater impact than a univalent S flexneri 2a vaccine.","container-title":"Pediatrics","DOI":"10.1542/peds.2008-0458","ISSN":"0031-4005","issue":"3","journalAbbreviation":"Pediatrics","note":"PMID: 18710884\nPMCID: PMC6204332","page":"e541-e549","source":"PubMed Central","title":"Epidemiology of Highly Endemic Multiply Antibiotic-Resistant Shigellosis in Children in the Peruvian Amazon","volume":"122","author":[{"family":"Kosek","given":"Margaret"},{"family":"Yori","given":"Pablo Peñataro"},{"family":"Pan","given":"William K."},{"family":"Olortegui","given":"Maribel Paredes"},{"family":"Gilman","given":"Robert H."},{"family":"Perez","given":"Juan"},{"family":"Chavez","given":"Cesar Banda"},{"family":"Sanchez","given":"Graciela Meza"},{"family":"Burga","given":"Rosa"},{"family":"Hall","given":"Eric"}],"issued":{"date-parts":[["2008",9]]}}},{"id":1475,"uris":["http://zotero.org/users/4185209/items/AVG5BQG3"],"itemData":{"id":1475,"type":"article-journal","abstract":"Kadoma City experienced an increase in watery diarrhoea from 27 cases during week beginning 5th September, to 107 cases during week beginning 26th September 2011. The weekly diarrhoea cases crossed the threshold action line during week beginning 5th September at the children’s clinic in Rimuka Township, and the remaining four clinics reported cases crossing threshold action lines between week beginning 12th September and week beginning 26th September. Eighty-two percent of the cases were children less than 5 years old. We conducted a case controlstudy to determine risk factorsfor contracting watery diarrhoea in children less than 5 years in Kadoma City. An unmatched 1:1 case control study was conducted in Ngezi and Rimuka townships in Kadoma City, Zimbabwe. A case was a child less than 5 years old, who developed acute watery diarrhoea between 5th September and 1st October 2011. A control was a child less than 5 years old who stayed in the same township and did not suffer from diarrhoea. A structured questionnaire was administered to caregivers of cases and controls.Laboratory water quality tests and stool test results were reviewed.Epi Info™ statistical software was used to analyse data. A total of 109 cases and 109 controls were enrolled. Independent protective factors were: having been exclusively breastfed for six months [AOR = 0.44; 95% CI (0.24-0.82)]; using municipal water [AOR = 0.38; 95% CI (0.18-0.80)]; using aqua tablets, [AOR = 0.49; 95% CI (0.26–0.94)] and; storing water in closed containers, [AOR = 0.24; 95% CI (0.07–0.0.83). The only independent risk factor for contracting watery diarrhoea was hand washing in a single bowl, [AOR = 2.89; 95% CI (1.33–6.28)]. Salmonella, Shigella, Rotavirus, and Enteropathogenic Escherichia coli were isolated in the stool specimens. None of the 33 municipal water samples tested showed contamination with Escherichia coli, whilst 23 of 44 (52%) shallow well water samples and 3 of 15(20%) borehole water samples tested were positive for Escherichia coli. The outbreak resulted from inadequate clean water and use of contaminated water. Evidence from this study was used to guide public health response to the outbreak.","container-title":"BMC Infectious Diseases","DOI":"10.1186/1471-2334-13-567","ISSN":"1471-2334","issue":"1","journalAbbreviation":"BMC Infect Dis","language":"en","license":"2013 Maponga et al.; licensee BioMed Central Ltd.","note":"number: 1\npublisher: BioMed Central","page":"1-8","source":"bmcinfectdis-biomedcentral-com.uml.idm.oclc.org","title":"Risk factors for contracting watery diarrhoea in Kadoma City, Zimbabwe, 2011: a case control study","title-short":"Risk factors for contracting watery diarrhoea in Kadoma City, Zimbabwe, 2011","volume":"13","author":[{"family":"Maponga","given":"Brian A."},{"family":"Chirundu","given":"Daniel"},{"family":"Gombe","given":"Notion T."},{"family":"Tshimanga","given":"Mufuta"},{"family":"Shambira","given":"Gerald"},{"family":"Takundwa","given":"Lucia"}],"issued":{"date-parts":[["2013",12]]}}},{"id":1480,"uris":["http://zotero.org/users/4185209/items/PAAXAQJF"],"itemData":{"id":1480,"type":"article-journal","abstract":"Maternal behaviours related to certain child care practices which possibly have a contributory role in causation of diarrhoea in children were studied. Comparison was made between behaviours of mothers in 108 families having diarrhoeal children (Case families) with mothers of 72 families having age and neighbourhood matched non diarrhoeal children (control families) using a logistic regression model. Five risk behaviours were identified and these are bottle feeding (OR-2.87; CI-1.30 to 6.34), non-use of soap for cleaning feeding container (OR-2.61; CI-1.30 to 5.23), water storage in wide-mouthed container (OR-2.75; CI-1.27 to 5.96), use of pond water for the same (OR-2.36; CI-1.15 to 4.84) and indiscriminate disposal of children's stool (OR-1.99; CI-0.97 to 4.08). Around 83 per cent of diarrhoeal families could be predicted using these five variables only. The first three of these five risk behaviours were responsible for occurrence of significantly higher incidence (3 or more episodes) of diarrhoea in the case families. All these risk behaviours are amenable to change if suitable intervention is initiated. The result of this study would be helpful in reducing diarrhoea associated morbidity to a substantial level.","container-title":"The Journal of Communicable Diseases","ISSN":"0019-5138","issue":"1","journalAbbreviation":"J Commun Dis","language":"eng","note":"PMID: 9282523","page":"7-14","source":"PubMed","title":"Risk behavioural practices of rural mothers as determinants of childhood diarrhoea","volume":"29","author":[{"family":"Ghosh","given":"S."},{"family":"Sengupta","given":"P. G."},{"family":"Mondal","given":"S. K."},{"family":"Banu","given":"M. K."},{"family":"Gupta","given":"D. N."},{"family":"Sircar","given":"B. K."}],"issued":{"date-parts":[["1997",3]]}}},{"id":1478,"uris":["http://zotero.org/users/4185209/items/9RMJQV53"],"itemData":{"id":1478,"type":"article-journal","abstract":"To examine the association of environmental factors (including housing) with respiratory infections and diarrhoea in children under 5 years of age, a cross-sectional study of 403 families was conducted in a squatter settlement of Karachi. In the 2-week period before the survey prevalence of diarrhoea and respiratory infections was 14.4% and 15.0% respectively. The factors significantly associated (p &lt; 0.05) with diarrhoea in households in the multivariate analysis were: number of children under 5, regular cleaning of sewers, storage of water in small utensils and cooking inside a one room house. Five households risk factors were identified for respiratory infections: the number of children under 5, poor housing structure, increased household density, humidity inside the house less than the humidity outside house, and frequent cooking inside the house. These results suggest that children under 5 years of age in lower income areas are at additional risk to health because of poor environmental conditions.","container-title":"Journal of Biosocial Science","DOI":"10.1017/s002193209700271x","ISSN":"0021-9320","issue":"3","journalAbbreviation":"J Biosoc Sci","language":"eng","note":"PMID: 9881135","page":"271-281","source":"PubMed","title":"Housing and environmental factors and their effects on the health of children in the slums of Karachi, Pakistan","volume":"29","author":[{"family":"D'Souza","given":"R. M."}],"issued":{"date-parts":[["1997",7]]}}}],"schema":"https://github.com/citation-style-language/schema/raw/master/csl-citation.json"} </w:delInstrText>
        </w:r>
        <w:r w:rsidR="004232B0" w:rsidRPr="00033637" w:rsidDel="00B329BF">
          <w:rPr>
            <w:rFonts w:ascii="Times New Roman" w:hAnsi="Times New Roman" w:cs="Times New Roman"/>
            <w:sz w:val="24"/>
            <w:szCs w:val="24"/>
          </w:rPr>
          <w:fldChar w:fldCharType="separate"/>
        </w:r>
        <w:r w:rsidR="00350CF8" w:rsidRPr="00033637" w:rsidDel="00B329BF">
          <w:rPr>
            <w:rFonts w:ascii="Times New Roman" w:hAnsi="Times New Roman" w:cs="Times New Roman"/>
            <w:sz w:val="24"/>
            <w:szCs w:val="24"/>
          </w:rPr>
          <w:delText>(D’Souza, 1997; Ghosh et al., 1997; Kosek et al., 2008; Maponga et al., 2013)</w:delText>
        </w:r>
        <w:r w:rsidR="004232B0" w:rsidRPr="00033637" w:rsidDel="00B329BF">
          <w:rPr>
            <w:rFonts w:ascii="Times New Roman" w:hAnsi="Times New Roman" w:cs="Times New Roman"/>
            <w:sz w:val="24"/>
            <w:szCs w:val="24"/>
          </w:rPr>
          <w:fldChar w:fldCharType="end"/>
        </w:r>
        <w:r w:rsidR="004232B0" w:rsidRPr="00033637" w:rsidDel="00B329BF">
          <w:rPr>
            <w:rFonts w:ascii="Times New Roman" w:hAnsi="Times New Roman" w:cs="Times New Roman"/>
            <w:sz w:val="24"/>
            <w:szCs w:val="24"/>
          </w:rPr>
          <w:delText xml:space="preserve">, </w:delText>
        </w:r>
      </w:del>
      <w:del w:id="305" w:author="Mohammad Nayeem Hasan" w:date="2024-11-05T02:24:00Z">
        <w:r w:rsidR="004232B0" w:rsidRPr="00033637" w:rsidDel="00B329BF">
          <w:rPr>
            <w:rFonts w:ascii="Times New Roman" w:hAnsi="Times New Roman" w:cs="Times New Roman"/>
            <w:sz w:val="24"/>
            <w:szCs w:val="24"/>
          </w:rPr>
          <w:delText>not treating drinking water</w:delText>
        </w:r>
      </w:del>
      <w:ins w:id="306" w:author="Mohammad Nayeem Hasan" w:date="2024-11-05T03:44:00Z">
        <w:r w:rsidR="002B122E" w:rsidRPr="00033637">
          <w:rPr>
            <w:rFonts w:ascii="Times New Roman" w:hAnsi="Times New Roman" w:cs="Times New Roman"/>
            <w:sz w:val="24"/>
            <w:szCs w:val="24"/>
          </w:rPr>
          <w:t xml:space="preserve">A case-control study conducted in Kadoma City, Zimbabwe, identified several factors associated with an increased risk of diarrhea. These included the use of outdoor drinking water sources, such as rivers and outdoor faucets, as well as the distance to these water sources. Additionally, the use of unprotected water storage containers, the absence of treated drinking water, </w:t>
        </w:r>
      </w:ins>
      <w:ins w:id="307" w:author="Mohammad Nayeem Hasan" w:date="2024-11-05T03:45:00Z">
        <w:r w:rsidR="002B122E" w:rsidRPr="00033637">
          <w:rPr>
            <w:rFonts w:ascii="Times New Roman" w:hAnsi="Times New Roman" w:cs="Times New Roman"/>
            <w:sz w:val="24"/>
            <w:szCs w:val="24"/>
          </w:rPr>
          <w:t>the </w:t>
        </w:r>
      </w:ins>
      <w:ins w:id="308" w:author="Mohammad Nayeem Hasan" w:date="2024-11-05T03:44:00Z">
        <w:r w:rsidR="002B122E" w:rsidRPr="00033637">
          <w:rPr>
            <w:rFonts w:ascii="Times New Roman" w:hAnsi="Times New Roman" w:cs="Times New Roman"/>
            <w:sz w:val="24"/>
            <w:szCs w:val="24"/>
          </w:rPr>
          <w:t>lack of handwashing facilities, and an unhealthy home environment—characterized by the presence of garbage and flies—were also linked to a higher risk of diarrhea</w:t>
        </w:r>
      </w:ins>
      <w:ins w:id="309" w:author="Mohammad Nayeem Hasan" w:date="2024-11-05T02:25:00Z">
        <w:r w:rsidR="00B329BF" w:rsidRPr="00033637">
          <w:rPr>
            <w:rFonts w:ascii="Times New Roman" w:hAnsi="Times New Roman" w:cs="Times New Roman"/>
            <w:sz w:val="24"/>
            <w:szCs w:val="24"/>
          </w:rPr>
          <w:t xml:space="preserve"> </w:t>
        </w:r>
      </w:ins>
      <w:sdt>
        <w:sdtPr>
          <w:rPr>
            <w:rFonts w:ascii="Times New Roman" w:hAnsi="Times New Roman" w:cs="Times New Roman"/>
            <w:color w:val="000000"/>
            <w:sz w:val="24"/>
            <w:szCs w:val="24"/>
          </w:rPr>
          <w:tag w:val="MENDELEY_CITATION_v3_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"/>
          <w:id w:val="159889874"/>
          <w:placeholder>
            <w:docPart w:val="DefaultPlaceholder_-1854013440"/>
          </w:placeholder>
        </w:sdtPr>
        <w:sdtContent>
          <w:r w:rsidR="00FE1019" w:rsidRPr="00033637">
            <w:rPr>
              <w:rFonts w:ascii="Times New Roman" w:eastAsia="Times New Roman" w:hAnsi="Times New Roman" w:cs="Times New Roman"/>
              <w:color w:val="000000"/>
              <w:sz w:val="24"/>
              <w:szCs w:val="24"/>
            </w:rPr>
            <w:t>(Maponga et al., 2013)</w:t>
          </w:r>
        </w:sdtContent>
      </w:sdt>
      <w:del w:id="310" w:author="Mohammad Nayeem Hasan" w:date="2024-11-05T02:25:00Z">
        <w:r w:rsidR="004232B0" w:rsidRPr="00033637" w:rsidDel="00B329BF">
          <w:rPr>
            <w:rFonts w:ascii="Times New Roman" w:hAnsi="Times New Roman" w:cs="Times New Roman"/>
            <w:sz w:val="24"/>
            <w:szCs w:val="24"/>
          </w:rPr>
          <w:delText xml:space="preserve"> </w:delText>
        </w:r>
      </w:del>
      <w:del w:id="311" w:author="Mohammad Nayeem Hasan" w:date="2024-11-05T02:24:00Z">
        <w:r w:rsidR="004232B0" w:rsidRPr="00033637" w:rsidDel="00B329BF">
          <w:rPr>
            <w:rFonts w:ascii="Times New Roman" w:hAnsi="Times New Roman" w:cs="Times New Roman"/>
            <w:sz w:val="24"/>
            <w:szCs w:val="24"/>
          </w:rPr>
          <w:fldChar w:fldCharType="begin"/>
        </w:r>
        <w:r w:rsidR="00350CF8" w:rsidRPr="00033637" w:rsidDel="00B329BF">
          <w:rPr>
            <w:rFonts w:ascii="Times New Roman" w:hAnsi="Times New Roman" w:cs="Times New Roman"/>
            <w:sz w:val="24"/>
            <w:szCs w:val="24"/>
          </w:rPr>
          <w:delInstrText xml:space="preserve"> ADDIN ZOTERO_ITEM CSL_CITATION {"citationID":"FlKYO1qM","properties":{"formattedCitation":"(Maponga et al., 2013; Tornheim et al., 2009)","plainCitation":"(Maponga et al., 2013; Tornheim et al., 2009)","noteIndex":0},"citationItems":[{"id":1475,"uris":["http://zotero.org/users/4185209/items/AVG5BQG3"],"itemData":{"id":1475,"type":"article-journal","abstract":"Kadoma City experienced an increase in watery diarrhoea from 27 cases during week beginning 5th September, to 107 cases during week beginning 26th September 2011. The weekly diarrhoea cases crossed the threshold action line during week beginning 5th September at the children’s clinic in Rimuka Township, and the remaining four clinics reported cases crossing threshold action lines between week beginning 12th September and week beginning 26th September. Eighty-two percent of the cases were children less than 5 years old. We conducted a case controlstudy to determine risk factorsfor contracting watery diarrhoea in children less than 5 years in Kadoma City. An unmatched 1:1 case control study was conducted in Ngezi and Rimuka townships in Kadoma City, Zimbabwe. A case was a child less than 5 years old, who developed acute watery diarrhoea between 5th September and 1st October 2011. A control was a child less than 5 years old who stayed in the same township and did not suffer from diarrhoea. A structured questionnaire was administered to caregivers of cases and controls.Laboratory water quality tests and stool test results were reviewed.Epi Info™ statistical software was used to analyse data. A total of 109 cases and 109 controls were enrolled. Independent protective factors were: having been exclusively breastfed for six months [AOR = 0.44; 95% CI (0.24-0.82)]; using municipal water [AOR = 0.38; 95% CI (0.18-0.80)]; using aqua tablets, [AOR = 0.49; 95% CI (0.26–0.94)] and; storing water in closed containers, [AOR = 0.24; 95% CI (0.07–0.0.83). The only independent risk factor for contracting watery diarrhoea was hand washing in a single bowl, [AOR = 2.89; 95% CI (1.33–6.28)]. Salmonella, Shigella, Rotavirus, and Enteropathogenic Escherichia coli were isolated in the stool specimens. None of the 33 municipal water samples tested showed contamination with Escherichia coli, whilst 23 of 44 (52%) shallow well water samples and 3 of 15(20%) borehole water samples tested were positive for Escherichia coli. The outbreak resulted from inadequate clean water and use of contaminated water. Evidence from this study was used to guide public health response to the outbreak.","container-title":"BMC Infectious Diseases","DOI":"10.1186/1471-2334-13-567","ISSN":"1471-2334","issue":"1","journalAbbreviation":"BMC Infect Dis","language":"en","license":"2013 Maponga et al.; licensee BioMed Central Ltd.","note":"number: 1\npublisher: BioMed Central","page":"1-8","source":"bmcinfectdis-biomedcentral-com.uml.idm.oclc.org","title":"Risk factors for contracting watery diarrhoea in Kadoma City, Zimbabwe, 2011: a case control study","title-short":"Risk factors for contracting watery diarrhoea in Kadoma City, Zimbabwe, 2011","volume":"13","author":[{"family":"Maponga","given":"Brian A."},{"family":"Chirundu","given":"Daniel"},{"family":"Gombe","given":"Notion T."},{"family":"Tshimanga","given":"Mufuta"},{"family":"Shambira","given":"Gerald"},{"family":"Takundwa","given":"Lucia"}],"issued":{"date-parts":[["2013",12]]}}},{"id":1472,"uris":["http://zotero.org/users/4185209/items/FXCWVFFC"],"itemData":{"id":1472,"type":"article-journal","abstract":"Water and sanitation services are fundamental to the prevention of pediatric diarrhea. To enhance both access to water and investment, some argue for the privatization of municipal water networks. Water networks in multiple Bolivian cities were privatized in the 1990s, but contracts ended following popular protests citing poor access. A population-based retrospective cohort study was conducted in two Bolivian cities. Data were collected on family water utilization and sanitation practices and on the prevalence of diarrhea among 596 children. Drinking from an outdoor water source (OR, 2.08; 95%CI, 1.25–3.44) and shorter in-home water boiling times (OR, 1.99; 95%CI, 1.19–3.34) were associated with prevalence of diarrhea. Increased prevalence was also observed for children from families using private versus public water services, using off-network water from cistern trucks, or not treating their water in-home. Results suggest that water source, water provider, and in-home water treatment are important predictors of pediatric diarrhea.","container-title":"International Journal of Occupational and Environmental Health","DOI":"10.1179/oeh.2009.15.3.241","ISSN":"1077-3525","issue":"3","note":"publisher: Taylor &amp; Francis\n_eprint: https://doi.org/10.1179/oeh.2009.15.3.241\nPMID: 19650578","page":"241-248","source":"Taylor and Francis+NEJM","title":"Water Privatization, Water Source, and Pediatric Diarrhea in Bolivia: Epidemiologic Analysis of a Social Experiment","title-short":"Water Privatization, Water Source, and Pediatric Diarrhea in Bolivia","volume":"15","author":[{"family":"Tornheim","given":"Jeffrey A."},{"family":"Morland","given":"Kimberly B."},{"family":"Landrigan","given":"Philip J."},{"family":"Cifuentes","given":"Enrique"}],"issued":{"date-parts":[["2009",7,1]]}}}],"schema":"https://github.com/citation-style-language/schema/raw/master/csl-citation.json"} </w:delInstrText>
        </w:r>
        <w:r w:rsidR="004232B0" w:rsidRPr="00033637" w:rsidDel="00B329BF">
          <w:rPr>
            <w:rFonts w:ascii="Times New Roman" w:hAnsi="Times New Roman" w:cs="Times New Roman"/>
            <w:sz w:val="24"/>
            <w:szCs w:val="24"/>
          </w:rPr>
          <w:fldChar w:fldCharType="separate"/>
        </w:r>
        <w:r w:rsidR="00350CF8" w:rsidRPr="00033637" w:rsidDel="00B329BF">
          <w:rPr>
            <w:rFonts w:ascii="Times New Roman" w:hAnsi="Times New Roman" w:cs="Times New Roman"/>
            <w:sz w:val="24"/>
            <w:szCs w:val="24"/>
          </w:rPr>
          <w:delText>(Maponga et al., 2013; Tornheim et al., 2009)</w:delText>
        </w:r>
        <w:r w:rsidR="004232B0" w:rsidRPr="00033637" w:rsidDel="00B329BF">
          <w:rPr>
            <w:rFonts w:ascii="Times New Roman" w:hAnsi="Times New Roman" w:cs="Times New Roman"/>
            <w:sz w:val="24"/>
            <w:szCs w:val="24"/>
          </w:rPr>
          <w:fldChar w:fldCharType="end"/>
        </w:r>
      </w:del>
      <w:ins w:id="312" w:author="Mohammad Nayeem Hasan" w:date="2024-11-05T02:24:00Z">
        <w:r w:rsidR="00B329BF" w:rsidRPr="00033637">
          <w:rPr>
            <w:rFonts w:ascii="Times New Roman" w:hAnsi="Times New Roman" w:cs="Times New Roman"/>
            <w:sz w:val="24"/>
            <w:szCs w:val="24"/>
          </w:rPr>
          <w:t>.</w:t>
        </w:r>
      </w:ins>
      <w:del w:id="313" w:author="Mohammad Nayeem Hasan" w:date="2024-11-05T02:24:00Z">
        <w:r w:rsidR="004232B0" w:rsidRPr="00033637" w:rsidDel="00B329BF">
          <w:rPr>
            <w:rFonts w:ascii="Times New Roman" w:hAnsi="Times New Roman" w:cs="Times New Roman"/>
            <w:sz w:val="24"/>
            <w:szCs w:val="24"/>
          </w:rPr>
          <w:delText>,</w:delText>
        </w:r>
      </w:del>
      <w:r w:rsidR="004232B0" w:rsidRPr="00033637">
        <w:rPr>
          <w:rFonts w:ascii="Times New Roman" w:hAnsi="Times New Roman" w:cs="Times New Roman"/>
          <w:sz w:val="24"/>
          <w:szCs w:val="24"/>
        </w:rPr>
        <w:t xml:space="preserve"> </w:t>
      </w:r>
      <w:ins w:id="314" w:author="Mohammad Nayeem Hasan" w:date="2024-11-05T03:23:00Z">
        <w:r w:rsidR="00073E82" w:rsidRPr="00033637">
          <w:rPr>
            <w:rFonts w:ascii="Times New Roman" w:hAnsi="Times New Roman" w:cs="Times New Roman"/>
            <w:sz w:val="24"/>
            <w:szCs w:val="24"/>
          </w:rPr>
          <w:t>Additionally</w:t>
        </w:r>
      </w:ins>
      <w:ins w:id="315" w:author="Mohammad Nayeem Hasan" w:date="2024-11-05T02:31:00Z">
        <w:r w:rsidR="0031075C" w:rsidRPr="00033637">
          <w:rPr>
            <w:rFonts w:ascii="Times New Roman" w:hAnsi="Times New Roman" w:cs="Times New Roman"/>
            <w:sz w:val="24"/>
            <w:szCs w:val="24"/>
          </w:rPr>
          <w:t xml:space="preserve">, </w:t>
        </w:r>
      </w:ins>
      <w:ins w:id="316" w:author="Mohammad Nayeem Hasan" w:date="2024-11-05T03:31:00Z">
        <w:r w:rsidR="008E570C" w:rsidRPr="00033637">
          <w:rPr>
            <w:rFonts w:ascii="Times New Roman" w:hAnsi="Times New Roman" w:cs="Times New Roman"/>
            <w:sz w:val="24"/>
            <w:szCs w:val="24"/>
          </w:rPr>
          <w:t>some</w:t>
        </w:r>
      </w:ins>
      <w:ins w:id="317" w:author="Mohammad Nayeem Hasan" w:date="2024-11-05T02:31:00Z">
        <w:r w:rsidR="0031075C" w:rsidRPr="00033637">
          <w:rPr>
            <w:rFonts w:ascii="Times New Roman" w:hAnsi="Times New Roman" w:cs="Times New Roman"/>
            <w:sz w:val="24"/>
            <w:szCs w:val="24"/>
          </w:rPr>
          <w:t xml:space="preserve"> </w:t>
        </w:r>
      </w:ins>
      <w:ins w:id="318" w:author="Mohammad Nayeem Hasan" w:date="2024-11-05T02:32:00Z">
        <w:r w:rsidR="0031075C" w:rsidRPr="00033637">
          <w:rPr>
            <w:rFonts w:ascii="Times New Roman" w:hAnsi="Times New Roman" w:cs="Times New Roman"/>
            <w:sz w:val="24"/>
            <w:szCs w:val="24"/>
          </w:rPr>
          <w:t>Brazilian</w:t>
        </w:r>
      </w:ins>
      <w:del w:id="319" w:author="Mohammad Nayeem Hasan" w:date="2024-11-05T02:32:00Z">
        <w:r w:rsidR="004232B0" w:rsidRPr="00033637" w:rsidDel="0031075C">
          <w:rPr>
            <w:rFonts w:ascii="Times New Roman" w:hAnsi="Times New Roman" w:cs="Times New Roman"/>
            <w:sz w:val="24"/>
            <w:szCs w:val="24"/>
          </w:rPr>
          <w:delText>la</w:delText>
        </w:r>
      </w:del>
      <w:ins w:id="320" w:author="Mohammad Nayeem Hasan" w:date="2024-11-05T02:32:00Z">
        <w:r w:rsidR="0031075C" w:rsidRPr="00033637">
          <w:rPr>
            <w:rFonts w:ascii="Times New Roman" w:hAnsi="Times New Roman" w:cs="Times New Roman"/>
            <w:sz w:val="24"/>
            <w:szCs w:val="24"/>
          </w:rPr>
          <w:t xml:space="preserve"> </w:t>
        </w:r>
      </w:ins>
      <w:ins w:id="321" w:author="Mohammad Nayeem Hasan" w:date="2024-11-05T03:31:00Z">
        <w:r w:rsidR="008E570C" w:rsidRPr="00033637">
          <w:rPr>
            <w:rFonts w:ascii="Times New Roman" w:hAnsi="Times New Roman" w:cs="Times New Roman"/>
            <w:sz w:val="24"/>
            <w:szCs w:val="24"/>
          </w:rPr>
          <w:t>studies</w:t>
        </w:r>
      </w:ins>
      <w:ins w:id="322" w:author="Mohammad Nayeem Hasan" w:date="2024-11-05T02:32:00Z">
        <w:r w:rsidR="0031075C" w:rsidRPr="00033637">
          <w:rPr>
            <w:rFonts w:ascii="Times New Roman" w:hAnsi="Times New Roman" w:cs="Times New Roman"/>
            <w:sz w:val="24"/>
            <w:szCs w:val="24"/>
          </w:rPr>
          <w:t xml:space="preserve"> found la</w:t>
        </w:r>
      </w:ins>
      <w:r w:rsidR="004232B0" w:rsidRPr="00033637">
        <w:rPr>
          <w:rFonts w:ascii="Times New Roman" w:hAnsi="Times New Roman" w:cs="Times New Roman"/>
          <w:sz w:val="24"/>
          <w:szCs w:val="24"/>
        </w:rPr>
        <w:t xml:space="preserve">rger household </w:t>
      </w:r>
      <w:del w:id="323" w:author="Mohammad Nayeem Hasan" w:date="2024-11-05T02:33:00Z">
        <w:r w:rsidR="004232B0" w:rsidRPr="00033637" w:rsidDel="0031075C">
          <w:rPr>
            <w:rFonts w:ascii="Times New Roman" w:hAnsi="Times New Roman" w:cs="Times New Roman"/>
            <w:sz w:val="24"/>
            <w:szCs w:val="24"/>
          </w:rPr>
          <w:delText xml:space="preserve">size </w:delText>
        </w:r>
      </w:del>
      <w:ins w:id="324" w:author="Mohammad Nayeem Hasan" w:date="2024-11-05T02:33:00Z">
        <w:r w:rsidR="0031075C" w:rsidRPr="00033637">
          <w:rPr>
            <w:rFonts w:ascii="Times New Roman" w:hAnsi="Times New Roman" w:cs="Times New Roman"/>
            <w:sz w:val="24"/>
            <w:szCs w:val="24"/>
          </w:rPr>
          <w:t>sizes</w:t>
        </w:r>
      </w:ins>
      <w:ins w:id="325" w:author="Mohammad Nayeem Hasan" w:date="2024-11-05T03:25:00Z">
        <w:r w:rsidR="00073E82" w:rsidRPr="00033637">
          <w:rPr>
            <w:rFonts w:ascii="Times New Roman" w:hAnsi="Times New Roman" w:cs="Times New Roman"/>
            <w:sz w:val="24"/>
            <w:szCs w:val="24"/>
          </w:rPr>
          <w:t xml:space="preserve"> </w:t>
        </w:r>
      </w:ins>
      <w:del w:id="326" w:author="Mohammad Nayeem Hasan" w:date="2024-11-05T03:25:00Z">
        <w:r w:rsidR="004232B0" w:rsidRPr="00033637" w:rsidDel="00073E82">
          <w:rPr>
            <w:rFonts w:ascii="Times New Roman" w:hAnsi="Times New Roman" w:cs="Times New Roman"/>
            <w:sz w:val="24"/>
            <w:szCs w:val="24"/>
          </w:rPr>
          <w:fldChar w:fldCharType="begin"/>
        </w:r>
        <w:r w:rsidR="00350CF8" w:rsidRPr="00033637" w:rsidDel="00073E82">
          <w:rPr>
            <w:rFonts w:ascii="Times New Roman" w:hAnsi="Times New Roman" w:cs="Times New Roman"/>
            <w:sz w:val="24"/>
            <w:szCs w:val="24"/>
          </w:rPr>
          <w:delInstrText xml:space="preserve"> ADDIN ZOTERO_ITEM CSL_CITATION {"citationID":"qA88BN6d","properties":{"formattedCitation":"(Blake et al., 1993)","plainCitation":"(Blake et al., 1993)","noteIndex":0},"citationItems":[{"id":1462,"uris":["http://zotero.org/users/4185209/items/PGHXJ2KA"],"itemData":{"id":1462,"type":"article-journal","abstract":"To evaluate potential risk factors and protective factors for acute diarrheal disease in urban infants, 500 infants &lt; or = 12 months old with diarrhea and 500 age-matched control subjects coming to a São Paulo emergency room were studied. On multivariate analysis, these apparently sporadic community-acquired cases of diarrhea were significantly associated with hospitalization in the month before onset (odds ratio [OR], 3.4), day care center exposure (OR, 2.0), prior diarrhea in another household member (OR, 4.4), and low family income (OR, 1.8). Breast-feeding infants &lt; 6 months old (OR, 0.3) and boiling household drinking water (OR, 0.4) were protective. Enteropathogenic Escherichia coli (EPEC; OR, 12.0) and Salmonella (OR, 7/0, discordant pairs) infections were associated with prior hospitalization, rotavirus infections were associated with day care (OR, 6/0), and breast-feeding was protective against EPEC infections (OR, 0.1). These results suggest that certain preventive strategies can prevent a substantial proportion of cases of diarrheal disease in Brazilian infants.","container-title":"The Journal of Infectious Diseases","DOI":"10.1093/infdis/167.3.627","ISSN":"0022-1899","issue":"3","journalAbbreviation":"J Infect Dis","language":"eng","note":"PMID: 8440933","page":"627-632","source":"PubMed","title":"Pathogen-specific risk factors and protective factors for acute diarrheal disease in urban Brazilian infants","volume":"167","author":[{"family":"Blake","given":"P. A."},{"family":"Ramos","given":"S."},{"family":"MacDonald","given":"K. L."},{"family":"Rassi","given":"V."},{"family":"Gomes","given":"T. A."},{"family":"Ivey","given":"C."},{"family":"Bean","given":"N. H."},{"family":"Trabulsi","given":"L. R."}],"issued":{"date-parts":[["1993",3]]}}}],"schema":"https://github.com/citation-style-language/schema/raw/master/csl-citation.json"} </w:delInstrText>
        </w:r>
        <w:r w:rsidR="004232B0" w:rsidRPr="00033637" w:rsidDel="00073E82">
          <w:rPr>
            <w:rFonts w:ascii="Times New Roman" w:hAnsi="Times New Roman" w:cs="Times New Roman"/>
            <w:sz w:val="24"/>
            <w:szCs w:val="24"/>
          </w:rPr>
          <w:fldChar w:fldCharType="separate"/>
        </w:r>
        <w:r w:rsidR="00350CF8" w:rsidRPr="00033637" w:rsidDel="00073E82">
          <w:rPr>
            <w:rFonts w:ascii="Times New Roman" w:hAnsi="Times New Roman" w:cs="Times New Roman"/>
            <w:sz w:val="24"/>
            <w:szCs w:val="24"/>
          </w:rPr>
          <w:delText>(Blake et al., 1993)</w:delText>
        </w:r>
        <w:r w:rsidR="004232B0" w:rsidRPr="00033637" w:rsidDel="00073E82">
          <w:rPr>
            <w:rFonts w:ascii="Times New Roman" w:hAnsi="Times New Roman" w:cs="Times New Roman"/>
            <w:sz w:val="24"/>
            <w:szCs w:val="24"/>
          </w:rPr>
          <w:fldChar w:fldCharType="end"/>
        </w:r>
      </w:del>
      <w:ins w:id="327" w:author="Mohammad Nayeem Hasan" w:date="2024-11-05T03:25:00Z">
        <w:r w:rsidR="00073E82" w:rsidRPr="00033637">
          <w:rPr>
            <w:rFonts w:ascii="Times New Roman" w:hAnsi="Times New Roman" w:cs="Times New Roman"/>
            <w:sz w:val="24"/>
            <w:szCs w:val="24"/>
          </w:rPr>
          <w:t>and</w:t>
        </w:r>
      </w:ins>
      <w:del w:id="328" w:author="Mohammad Nayeem Hasan" w:date="2024-11-05T03:25:00Z">
        <w:r w:rsidR="004232B0" w:rsidRPr="00033637" w:rsidDel="00073E82">
          <w:rPr>
            <w:rFonts w:ascii="Times New Roman" w:hAnsi="Times New Roman" w:cs="Times New Roman"/>
            <w:sz w:val="24"/>
            <w:szCs w:val="24"/>
          </w:rPr>
          <w:delText>,</w:delText>
        </w:r>
      </w:del>
      <w:r w:rsidR="004232B0" w:rsidRPr="00033637">
        <w:rPr>
          <w:rFonts w:ascii="Times New Roman" w:hAnsi="Times New Roman" w:cs="Times New Roman"/>
          <w:sz w:val="24"/>
          <w:szCs w:val="24"/>
        </w:rPr>
        <w:t xml:space="preserve"> lower household income</w:t>
      </w:r>
      <w:del w:id="329" w:author="Mohammad Nayeem Hasan" w:date="2024-12-22T22:41:00Z" w16du:dateUtc="2024-12-22T16:41:00Z">
        <w:r w:rsidR="004232B0" w:rsidRPr="00033637" w:rsidDel="0083621F">
          <w:rPr>
            <w:rFonts w:ascii="Times New Roman" w:hAnsi="Times New Roman" w:cs="Times New Roman"/>
            <w:sz w:val="24"/>
            <w:szCs w:val="24"/>
          </w:rPr>
          <w:delText xml:space="preserve"> </w:delText>
        </w:r>
      </w:del>
      <w:del w:id="330" w:author="Mohammad Nayeem Hasan" w:date="2024-11-05T03:25:00Z">
        <w:r w:rsidR="004232B0" w:rsidRPr="00033637" w:rsidDel="00073E82">
          <w:rPr>
            <w:rFonts w:ascii="Times New Roman" w:hAnsi="Times New Roman" w:cs="Times New Roman"/>
            <w:sz w:val="24"/>
            <w:szCs w:val="24"/>
          </w:rPr>
          <w:fldChar w:fldCharType="begin"/>
        </w:r>
        <w:r w:rsidR="00350CF8" w:rsidRPr="00033637" w:rsidDel="00073E82">
          <w:rPr>
            <w:rFonts w:ascii="Times New Roman" w:hAnsi="Times New Roman" w:cs="Times New Roman"/>
            <w:sz w:val="24"/>
            <w:szCs w:val="24"/>
          </w:rPr>
          <w:delInstrText xml:space="preserve"> ADDIN ZOTERO_ITEM CSL_CITATION {"citationID":"hfuRCvqm","properties":{"formattedCitation":"(Blake et al., 1993; Genser, Strina, Teles, Prado, &amp; Barreto, 2006)","plainCitation":"(Blake et al., 1993; Genser, Strina, Teles, Prado, &amp; Barreto, 2006)","noteIndex":0},"citationItems":[{"id":1462,"uris":["http://zotero.org/users/4185209/items/PGHXJ2KA"],"itemData":{"id":1462,"type":"article-journal","abstract":"To evaluate potential risk factors and protective factors for acute diarrheal disease in urban infants, 500 infants &lt; or = 12 months old with diarrhea and 500 age-matched control subjects coming to a São Paulo emergency room were studied. On multivariate analysis, these apparently sporadic community-acquired cases of diarrhea were significantly associated with hospitalization in the month before onset (odds ratio [OR], 3.4), day care center exposure (OR, 2.0), prior diarrhea in another household member (OR, 4.4), and low family income (OR, 1.8). Breast-feeding infants &lt; 6 months old (OR, 0.3) and boiling household drinking water (OR, 0.4) were protective. Enteropathogenic Escherichia coli (EPEC; OR, 12.0) and Salmonella (OR, 7/0, discordant pairs) infections were associated with prior hospitalization, rotavirus infections were associated with day care (OR, 6/0), and breast-feeding was protective against EPEC infections (OR, 0.1). These results suggest that certain preventive strategies can prevent a substantial proportion of cases of diarrheal disease in Brazilian infants.","container-title":"The Journal of Infectious Diseases","DOI":"10.1093/infdis/167.3.627","ISSN":"0022-1899","issue":"3","journalAbbreviation":"J Infect Dis","language":"eng","note":"PMID: 8440933","page":"627-632","source":"PubMed","title":"Pathogen-specific risk factors and protective factors for acute diarrheal disease in urban Brazilian infants","volume":"167","author":[{"family":"Blake","given":"P. A."},{"family":"Ramos","given":"S."},{"family":"MacDonald","given":"K. L."},{"family":"Rassi","given":"V."},{"family":"Gomes","given":"T. A."},{"family":"Ivey","given":"C."},{"family":"Bean","given":"N. H."},{"family":"Trabulsi","given":"L. R."}],"issued":{"date-parts":[["1993",3]]}}},{"id":1470,"uris":["http://zotero.org/users/4185209/items/UC4UV28G"],"itemData":{"id":1470,"type":"article-journal","abstract":"BACKGROUND: Several longitudinal studies have investigated factors associated with childhood diarrhea in developing countries. However, most studies have neglected important dynamic features of the longitudinal design and hierarchical interrelationships among the potential risk factors.\nMETHODS: We conducted a longitudinal study of 902 children, age 0 to 36 months at baseline, in a large urban center in northeastern Brazil. Diarrhea data were collected by following children from October 2000 until January 2002 with biweekly home visits. We used a dynamic time-to-event analysis to account for several longitudinal features. We applied an effect-decomposition strategy to quantify direct and indirect effects of risk factors grouped in different blocks.\nRESULTS: Child's age and an autoregressive effect of past diarrhea episodes explained some of the decline of diarrhea incidence observed throughout the study (from more than 14 episodes to 2 episodes per child-year), a phenomenon already observed but not explained in other longitudinal diarrhea studies. We identified the following major diarrhea determinants: low socioeconomic status, poor sanitation conditions, presence of intestinal parasites, and absence of prenatal examination. The effect of socioeconomic status was mediated mostly by living and sanitation conditions.\nCONCLUSION: Our study shows important advantages of applying a dynamic analysis approach to longitudinal observational studies of diarrhea or other acute diseases and highlights the complex interrelationships of diarrhea determinants. Our results confirm the importance of sanitation as a major determinant of child health in urban settings of developing countries.","container-title":"Epidemiology (Cambridge, Mass.)","DOI":"10.1097/01.ede.0000239728.75215.86","ISSN":"1044-3983","issue":"6","journalAbbreviation":"Epidemiology","language":"eng","note":"PMID: 17003687","page":"658-667","source":"PubMed","title":"Risk factors for childhood diarrhea incidence: dynamic analysis of a longitudinal study","title-short":"Risk factors for childhood diarrhea incidence","volume":"17","author":[{"family":"Genser","given":"Bernd"},{"family":"Strina","given":"Agostino"},{"family":"Teles","given":"Carlos A."},{"family":"Prado","given":"Matildes S."},{"family":"Barreto","given":"Mauricio L."}],"issued":{"date-parts":[["2006",11]]}}}],"schema":"https://github.com/citation-style-language/schema/raw/master/csl-citation.json"} </w:delInstrText>
        </w:r>
        <w:r w:rsidR="004232B0" w:rsidRPr="00033637" w:rsidDel="00073E82">
          <w:rPr>
            <w:rFonts w:ascii="Times New Roman" w:hAnsi="Times New Roman" w:cs="Times New Roman"/>
            <w:sz w:val="24"/>
            <w:szCs w:val="24"/>
          </w:rPr>
          <w:fldChar w:fldCharType="separate"/>
        </w:r>
        <w:r w:rsidR="00350CF8" w:rsidRPr="00033637" w:rsidDel="00073E82">
          <w:rPr>
            <w:rFonts w:ascii="Times New Roman" w:hAnsi="Times New Roman" w:cs="Times New Roman"/>
            <w:sz w:val="24"/>
            <w:szCs w:val="24"/>
          </w:rPr>
          <w:delText>(Blake et al., 1993; Genser, Strina, Teles, Prado, &amp; Barreto, 2006)</w:delText>
        </w:r>
        <w:r w:rsidR="004232B0" w:rsidRPr="00033637" w:rsidDel="00073E82">
          <w:rPr>
            <w:rFonts w:ascii="Times New Roman" w:hAnsi="Times New Roman" w:cs="Times New Roman"/>
            <w:sz w:val="24"/>
            <w:szCs w:val="24"/>
          </w:rPr>
          <w:fldChar w:fldCharType="end"/>
        </w:r>
      </w:del>
      <w:ins w:id="331" w:author="Mohammad Nayeem Hasan" w:date="2024-11-05T03:31:00Z">
        <w:r w:rsidR="008E570C" w:rsidRPr="00033637">
          <w:rPr>
            <w:rFonts w:ascii="Times New Roman" w:hAnsi="Times New Roman" w:cs="Times New Roman"/>
            <w:sz w:val="24"/>
            <w:szCs w:val="24"/>
          </w:rPr>
          <w:t>,</w:t>
        </w:r>
      </w:ins>
      <w:del w:id="332" w:author="Mohammad Nayeem Hasan" w:date="2024-11-05T03:25:00Z">
        <w:r w:rsidR="004232B0" w:rsidRPr="00033637" w:rsidDel="00073E82">
          <w:rPr>
            <w:rFonts w:ascii="Times New Roman" w:hAnsi="Times New Roman" w:cs="Times New Roman"/>
            <w:sz w:val="24"/>
            <w:szCs w:val="24"/>
          </w:rPr>
          <w:delText>,</w:delText>
        </w:r>
      </w:del>
      <w:r w:rsidR="004232B0" w:rsidRPr="00033637">
        <w:rPr>
          <w:rFonts w:ascii="Times New Roman" w:hAnsi="Times New Roman" w:cs="Times New Roman"/>
          <w:sz w:val="24"/>
          <w:szCs w:val="24"/>
        </w:rPr>
        <w:t xml:space="preserve"> </w:t>
      </w:r>
      <w:ins w:id="333" w:author="Mohammad Nayeem Hasan" w:date="2024-11-05T03:26:00Z">
        <w:r w:rsidR="00B8611E" w:rsidRPr="00033637">
          <w:rPr>
            <w:rFonts w:ascii="Times New Roman" w:hAnsi="Times New Roman" w:cs="Times New Roman"/>
            <w:sz w:val="24"/>
            <w:szCs w:val="24"/>
          </w:rPr>
          <w:t xml:space="preserve"> </w:t>
        </w:r>
      </w:ins>
      <w:del w:id="334" w:author="Mohammad Nayeem Hasan" w:date="2024-11-05T03:26:00Z">
        <w:r w:rsidR="004232B0" w:rsidRPr="00033637" w:rsidDel="00B8611E">
          <w:rPr>
            <w:rFonts w:ascii="Times New Roman" w:hAnsi="Times New Roman" w:cs="Times New Roman"/>
            <w:sz w:val="24"/>
            <w:szCs w:val="24"/>
          </w:rPr>
          <w:delText xml:space="preserve">having dirt/wood/bark as floor material </w:delText>
        </w:r>
        <w:r w:rsidR="004232B0" w:rsidRPr="00033637" w:rsidDel="00B8611E">
          <w:rPr>
            <w:rFonts w:ascii="Times New Roman" w:hAnsi="Times New Roman" w:cs="Times New Roman"/>
            <w:sz w:val="24"/>
            <w:szCs w:val="24"/>
          </w:rPr>
          <w:fldChar w:fldCharType="begin"/>
        </w:r>
        <w:r w:rsidR="00350CF8" w:rsidRPr="00033637" w:rsidDel="00B8611E">
          <w:rPr>
            <w:rFonts w:ascii="Times New Roman" w:hAnsi="Times New Roman" w:cs="Times New Roman"/>
            <w:sz w:val="24"/>
            <w:szCs w:val="24"/>
          </w:rPr>
          <w:delInstrText xml:space="preserve"> ADDIN ZOTERO_ITEM CSL_CITATION {"citationID":"hs6OAfnd","properties":{"formattedCitation":"(Kosek et al., 2008)","plainCitation":"(Kosek et al., 2008)","noteIndex":0},"citationItems":[{"id":1464,"uris":["http://zotero.org/users/4185209/items/3YAZQZX7"],"itemData":{"id":1464,"type":"article-journal","abstract":"OBJECTIVE\nOur goal was to estimate the impact of a Shigella vaccine in an area where shigellosis is endemic by characterizing the disease burden and antibiotic-resistance profiles of isolates and by determining the prevalence of Shigella flexneri serotypes.\n\nPATIENTS AND METHODS\nWe conducted a 43-month-long prospective, community-based diarrheal disease surveillance in 442 children &lt;72 months of age in the Peruvian Amazon between October 1, 2002, and April 15, 2006.\n\nRESULTS\nThe incidence of diarrheal disease was 4.38 episodes per child-year. The incidence rate for shigellosis was 0.34 episodes per child-year in children &lt;72 months of age and peaked in children between 12 and 23 months at 0.43 episodes per child-year. Maternal education at or beyond the primary grade level, piped water supply, weight-for-age z score, and improved water-storage practices were the most significant determinants of disease in this community with living conditions comparable to many rural areas in the developing world.\n\nCONCLUSIONS\nChildren living in this region had a 20-fold higher rate of disease incidence detected by active surveillance as those recently estimated by passive detection. Most symptomatic disease was caused by S flexneri, although the diversity of serotypes will require a multivalent vaccine to have a significant impact on the burden of disease caused by shigellosis. Several other public health disease-control interventions targeted at water source and improved storage, nutritional interventions, and improved maternal education seem to have a greater impact than a univalent S flexneri 2a vaccine.","container-title":"Pediatrics","DOI":"10.1542/peds.2008-0458","ISSN":"0031-4005","issue":"3","journalAbbreviation":"Pediatrics","note":"PMID: 18710884\nPMCID: PMC6204332","page":"e541-e549","source":"PubMed Central","title":"Epidemiology of Highly Endemic Multiply Antibiotic-Resistant Shigellosis in Children in the Peruvian Amazon","volume":"122","author":[{"family":"Kosek","given":"Margaret"},{"family":"Yori","given":"Pablo Peñataro"},{"family":"Pan","given":"William K."},{"family":"Olortegui","given":"Maribel Paredes"},{"family":"Gilman","given":"Robert H."},{"family":"Perez","given":"Juan"},{"family":"Chavez","given":"Cesar Banda"},{"family":"Sanchez","given":"Graciela Meza"},{"family":"Burga","given":"Rosa"},{"family":"Hall","given":"Eric"}],"issued":{"date-parts":[["2008",9]]}}}],"schema":"https://github.com/citation-style-language/schema/raw/master/csl-citation.json"} </w:delInstrText>
        </w:r>
        <w:r w:rsidR="004232B0" w:rsidRPr="00033637" w:rsidDel="00B8611E">
          <w:rPr>
            <w:rFonts w:ascii="Times New Roman" w:hAnsi="Times New Roman" w:cs="Times New Roman"/>
            <w:sz w:val="24"/>
            <w:szCs w:val="24"/>
          </w:rPr>
          <w:fldChar w:fldCharType="separate"/>
        </w:r>
        <w:r w:rsidR="00350CF8" w:rsidRPr="00033637" w:rsidDel="00B8611E">
          <w:rPr>
            <w:rFonts w:ascii="Times New Roman" w:hAnsi="Times New Roman" w:cs="Times New Roman"/>
            <w:sz w:val="24"/>
            <w:szCs w:val="24"/>
          </w:rPr>
          <w:delText>(Kosek et al., 2008)</w:delText>
        </w:r>
        <w:r w:rsidR="004232B0" w:rsidRPr="00033637" w:rsidDel="00B8611E">
          <w:rPr>
            <w:rFonts w:ascii="Times New Roman" w:hAnsi="Times New Roman" w:cs="Times New Roman"/>
            <w:sz w:val="24"/>
            <w:szCs w:val="24"/>
          </w:rPr>
          <w:fldChar w:fldCharType="end"/>
        </w:r>
        <w:r w:rsidR="004232B0" w:rsidRPr="00033637" w:rsidDel="00B8611E">
          <w:rPr>
            <w:rFonts w:ascii="Times New Roman" w:hAnsi="Times New Roman" w:cs="Times New Roman"/>
            <w:sz w:val="24"/>
            <w:szCs w:val="24"/>
          </w:rPr>
          <w:delText xml:space="preserve">, </w:delText>
        </w:r>
      </w:del>
      <w:r w:rsidR="004232B0" w:rsidRPr="00033637">
        <w:rPr>
          <w:rFonts w:ascii="Times New Roman" w:hAnsi="Times New Roman" w:cs="Times New Roman"/>
          <w:sz w:val="24"/>
          <w:szCs w:val="24"/>
        </w:rPr>
        <w:t>not having antenatal care during pregnancy</w:t>
      </w:r>
      <w:ins w:id="335" w:author="Mohammad Nayeem Hasan" w:date="2024-11-05T03:45:00Z">
        <w:r w:rsidR="002B122E" w:rsidRPr="00033637">
          <w:rPr>
            <w:rFonts w:ascii="Times New Roman" w:hAnsi="Times New Roman" w:cs="Times New Roman"/>
            <w:sz w:val="24"/>
            <w:szCs w:val="24"/>
          </w:rPr>
          <w:t>,</w:t>
        </w:r>
      </w:ins>
      <w:ins w:id="336" w:author="Mohammad Nayeem Hasan" w:date="2024-11-05T03:32:00Z">
        <w:r w:rsidR="00421B1B" w:rsidRPr="00033637">
          <w:rPr>
            <w:rFonts w:ascii="Times New Roman" w:hAnsi="Times New Roman" w:cs="Times New Roman"/>
            <w:sz w:val="24"/>
            <w:szCs w:val="24"/>
          </w:rPr>
          <w:t xml:space="preserve"> and</w:t>
        </w:r>
      </w:ins>
      <w:del w:id="337" w:author="Mohammad Nayeem Hasan" w:date="2024-11-05T03:32:00Z">
        <w:r w:rsidR="004232B0" w:rsidRPr="00033637" w:rsidDel="008E570C">
          <w:rPr>
            <w:rFonts w:ascii="Times New Roman" w:hAnsi="Times New Roman" w:cs="Times New Roman"/>
            <w:sz w:val="24"/>
            <w:szCs w:val="24"/>
          </w:rPr>
          <w:delText xml:space="preserve"> </w:delText>
        </w:r>
        <w:r w:rsidR="004232B0" w:rsidRPr="00033637" w:rsidDel="008E570C">
          <w:rPr>
            <w:rFonts w:ascii="Times New Roman" w:hAnsi="Times New Roman" w:cs="Times New Roman"/>
            <w:sz w:val="24"/>
            <w:szCs w:val="24"/>
          </w:rPr>
          <w:fldChar w:fldCharType="begin"/>
        </w:r>
        <w:r w:rsidR="00350CF8" w:rsidRPr="00033637" w:rsidDel="008E570C">
          <w:rPr>
            <w:rFonts w:ascii="Times New Roman" w:hAnsi="Times New Roman" w:cs="Times New Roman"/>
            <w:sz w:val="24"/>
            <w:szCs w:val="24"/>
          </w:rPr>
          <w:delInstrText xml:space="preserve"> ADDIN ZOTERO_ITEM CSL_CITATION {"citationID":"kvH0H88R","properties":{"formattedCitation":"(Genser et al., 2006)","plainCitation":"(Genser et al., 2006)","noteIndex":0},"citationItems":[{"id":1470,"uris":["http://zotero.org/users/4185209/items/UC4UV28G"],"itemData":{"id":1470,"type":"article-journal","abstract":"BACKGROUND: Several longitudinal studies have investigated factors associated with childhood diarrhea in developing countries. However, most studies have neglected important dynamic features of the longitudinal design and hierarchical interrelationships among the potential risk factors.\nMETHODS: We conducted a longitudinal study of 902 children, age 0 to 36 months at baseline, in a large urban center in northeastern Brazil. Diarrhea data were collected by following children from October 2000 until January 2002 with biweekly home visits. We used a dynamic time-to-event analysis to account for several longitudinal features. We applied an effect-decomposition strategy to quantify direct and indirect effects of risk factors grouped in different blocks.\nRESULTS: Child's age and an autoregressive effect of past diarrhea episodes explained some of the decline of diarrhea incidence observed throughout the study (from more than 14 episodes to 2 episodes per child-year), a phenomenon already observed but not explained in other longitudinal diarrhea studies. We identified the following major diarrhea determinants: low socioeconomic status, poor sanitation conditions, presence of intestinal parasites, and absence of prenatal examination. The effect of socioeconomic status was mediated mostly by living and sanitation conditions.\nCONCLUSION: Our study shows important advantages of applying a dynamic analysis approach to longitudinal observational studies of diarrhea or other acute diseases and highlights the complex interrelationships of diarrhea determinants. Our results confirm the importance of sanitation as a major determinant of child health in urban settings of developing countries.","container-title":"Epidemiology (Cambridge, Mass.)","DOI":"10.1097/01.ede.0000239728.75215.86","ISSN":"1044-3983","issue":"6","journalAbbreviation":"Epidemiology","language":"eng","note":"PMID: 17003687","page":"658-667","source":"PubMed","title":"Risk factors for childhood diarrhea incidence: dynamic analysis of a longitudinal study","title-short":"Risk factors for childhood diarrhea incidence","volume":"17","author":[{"family":"Genser","given":"Bernd"},{"family":"Strina","given":"Agostino"},{"family":"Teles","given":"Carlos A."},{"family":"Prado","given":"Matildes S."},{"family":"Barreto","given":"Mauricio L."}],"issued":{"date-parts":[["2006",11]]}}}],"schema":"https://github.com/citation-style-language/schema/raw/master/csl-citation.json"} </w:delInstrText>
        </w:r>
        <w:r w:rsidR="004232B0" w:rsidRPr="00033637" w:rsidDel="008E570C">
          <w:rPr>
            <w:rFonts w:ascii="Times New Roman" w:hAnsi="Times New Roman" w:cs="Times New Roman"/>
            <w:sz w:val="24"/>
            <w:szCs w:val="24"/>
          </w:rPr>
          <w:fldChar w:fldCharType="separate"/>
        </w:r>
        <w:r w:rsidR="00350CF8" w:rsidRPr="00033637" w:rsidDel="008E570C">
          <w:rPr>
            <w:rFonts w:ascii="Times New Roman" w:hAnsi="Times New Roman" w:cs="Times New Roman"/>
            <w:sz w:val="24"/>
            <w:szCs w:val="24"/>
          </w:rPr>
          <w:delText>(Genser et al., 2006)</w:delText>
        </w:r>
        <w:r w:rsidR="004232B0" w:rsidRPr="00033637" w:rsidDel="008E570C">
          <w:rPr>
            <w:rFonts w:ascii="Times New Roman" w:hAnsi="Times New Roman" w:cs="Times New Roman"/>
            <w:sz w:val="24"/>
            <w:szCs w:val="24"/>
          </w:rPr>
          <w:fldChar w:fldCharType="end"/>
        </w:r>
        <w:r w:rsidR="004232B0" w:rsidRPr="00033637" w:rsidDel="008E570C">
          <w:rPr>
            <w:rFonts w:ascii="Times New Roman" w:hAnsi="Times New Roman" w:cs="Times New Roman"/>
            <w:sz w:val="24"/>
            <w:szCs w:val="24"/>
          </w:rPr>
          <w:delText>,</w:delText>
        </w:r>
      </w:del>
      <w:r w:rsidR="004232B0" w:rsidRPr="00033637">
        <w:rPr>
          <w:rFonts w:ascii="Times New Roman" w:hAnsi="Times New Roman" w:cs="Times New Roman"/>
          <w:sz w:val="24"/>
          <w:szCs w:val="24"/>
        </w:rPr>
        <w:t xml:space="preserve"> </w:t>
      </w:r>
      <w:ins w:id="338" w:author="Mohammad Nayeem Hasan" w:date="2024-11-05T03:34:00Z">
        <w:r w:rsidR="00421B1B" w:rsidRPr="00033637">
          <w:rPr>
            <w:rFonts w:ascii="Times New Roman" w:hAnsi="Times New Roman" w:cs="Times New Roman"/>
            <w:sz w:val="24"/>
            <w:szCs w:val="24"/>
          </w:rPr>
          <w:lastRenderedPageBreak/>
          <w:t>an </w:t>
        </w:r>
      </w:ins>
      <w:r w:rsidR="004232B0" w:rsidRPr="00033637">
        <w:rPr>
          <w:rFonts w:ascii="Times New Roman" w:hAnsi="Times New Roman" w:cs="Times New Roman"/>
          <w:sz w:val="24"/>
          <w:szCs w:val="24"/>
        </w:rPr>
        <w:t>unimproved sanitation system</w:t>
      </w:r>
      <w:ins w:id="339" w:author="Mohammad Nayeem Hasan" w:date="2024-12-22T22:41:00Z" w16du:dateUtc="2024-12-22T16:41:00Z">
        <w:r w:rsidR="0083621F" w:rsidRPr="00033637">
          <w:rPr>
            <w:rFonts w:ascii="Times New Roman" w:hAnsi="Times New Roman" w:cs="Times New Roman"/>
            <w:sz w:val="24"/>
            <w:szCs w:val="24"/>
          </w:rPr>
          <w:t xml:space="preserve"> </w:t>
        </w:r>
      </w:ins>
      <w:sdt>
        <w:sdtPr>
          <w:rPr>
            <w:rFonts w:ascii="Times New Roman" w:hAnsi="Times New Roman" w:cs="Times New Roman"/>
            <w:color w:val="000000"/>
            <w:sz w:val="24"/>
            <w:szCs w:val="24"/>
          </w:rPr>
          <w:tag w:val="MENDELEY_CITATION_v3_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"/>
          <w:id w:val="-683903269"/>
          <w:placeholder>
            <w:docPart w:val="DefaultPlaceholder_-1854013440"/>
          </w:placeholder>
        </w:sdtPr>
        <w:sdtContent>
          <w:r w:rsidR="00FE1019" w:rsidRPr="00033637">
            <w:rPr>
              <w:rFonts w:ascii="Times New Roman" w:hAnsi="Times New Roman" w:cs="Times New Roman"/>
              <w:color w:val="000000"/>
              <w:sz w:val="24"/>
              <w:szCs w:val="24"/>
            </w:rPr>
            <w:t>(Genser et al., 2006)</w:t>
          </w:r>
        </w:sdtContent>
      </w:sdt>
      <w:ins w:id="340" w:author="Mohammad Nayeem Hasan" w:date="2024-12-22T22:41:00Z" w16du:dateUtc="2024-12-22T16:41:00Z">
        <w:r w:rsidR="0083621F" w:rsidRPr="00033637">
          <w:rPr>
            <w:rFonts w:ascii="Times New Roman" w:hAnsi="Times New Roman" w:cs="Times New Roman"/>
            <w:color w:val="000000"/>
            <w:sz w:val="24"/>
            <w:szCs w:val="24"/>
          </w:rPr>
          <w:t>.</w:t>
        </w:r>
      </w:ins>
      <w:del w:id="341" w:author="Mohammad Nayeem Hasan" w:date="2024-12-22T22:41:00Z" w16du:dateUtc="2024-12-22T16:41:00Z">
        <w:r w:rsidR="004232B0" w:rsidRPr="00033637" w:rsidDel="0083621F">
          <w:rPr>
            <w:rFonts w:ascii="Times New Roman" w:hAnsi="Times New Roman" w:cs="Times New Roman"/>
            <w:sz w:val="24"/>
            <w:szCs w:val="24"/>
          </w:rPr>
          <w:delText xml:space="preserve"> </w:delText>
        </w:r>
      </w:del>
      <w:del w:id="342" w:author="Mohammad Nayeem Hasan" w:date="2024-11-05T03:32:00Z">
        <w:r w:rsidR="004232B0" w:rsidRPr="00033637" w:rsidDel="008E570C">
          <w:rPr>
            <w:rFonts w:ascii="Times New Roman" w:hAnsi="Times New Roman" w:cs="Times New Roman"/>
            <w:sz w:val="24"/>
            <w:szCs w:val="24"/>
          </w:rPr>
          <w:fldChar w:fldCharType="begin"/>
        </w:r>
        <w:r w:rsidR="00350CF8" w:rsidRPr="00033637" w:rsidDel="008E570C">
          <w:rPr>
            <w:rFonts w:ascii="Times New Roman" w:hAnsi="Times New Roman" w:cs="Times New Roman"/>
            <w:sz w:val="24"/>
            <w:szCs w:val="24"/>
          </w:rPr>
          <w:delInstrText xml:space="preserve"> ADDIN ZOTERO_ITEM CSL_CITATION {"citationID":"EQMipsah","properties":{"formattedCitation":"(D\\uc0\\u8217{}Souza, 1997; Genser et al., 2006; Sobel et al., 2004)","plainCitation":"(D’Souza, 1997; Genser et al., 2006; Sobel et al., 2004)","noteIndex":0},"citationItems":[{"id":1478,"uris":["http://zotero.org/users/4185209/items/9RMJQV53"],"itemData":{"id":1478,"type":"article-journal","abstract":"To examine the association of environmental factors (including housing) with respiratory infections and diarrhoea in children under 5 years of age, a cross-sectional study of 403 families was conducted in a squatter settlement of Karachi. In the 2-week period before the survey prevalence of diarrhoea and respiratory infections was 14.4% and 15.0% respectively. The factors significantly associated (p &lt; 0.05) with diarrhoea in households in the multivariate analysis were: number of children under 5, regular cleaning of sewers, storage of water in small utensils and cooking inside a one room house. Five households risk factors were identified for respiratory infections: the number of children under 5, poor housing structure, increased household density, humidity inside the house less than the humidity outside house, and frequent cooking inside the house. These results suggest that children under 5 years of age in lower income areas are at additional risk to health because of poor environmental conditions.","container-title":"Journal of Biosocial Science","DOI":"10.1017/s002193209700271x","ISSN":"0021-9320","issue":"3","journalAbbreviation":"J Biosoc Sci","language":"eng","note":"PMID: 9881135","page":"271-281","source":"PubMed","title":"Housing and environmental factors and their effects on the health of children in the slums of Karachi, Pakistan","volume":"29","author":[{"family":"D'Souza","given":"R. M."}],"issued":{"date-parts":[["1997",7]]}}},{"id":1470,"uris":["http://zotero.org/users/4185209/items/UC4UV28G"],"itemData":{"id":1470,"type":"article-journal","abstract":"BACKGROUND: Several longitudinal studies have investigated factors associated with childhood diarrhea in developing countries. However, most studies have neglected important dynamic features of the longitudinal design and hierarchical interrelationships among the potential risk factors.\nMETHODS: We conducted a longitudinal study of 902 children, age 0 to 36 months at baseline, in a large urban center in northeastern Brazil. Diarrhea data were collected by following children from October 2000 until January 2002 with biweekly home visits. We used a dynamic time-to-event analysis to account for several longitudinal features. We applied an effect-decomposition strategy to quantify direct and indirect effects of risk factors grouped in different blocks.\nRESULTS: Child's age and an autoregressive effect of past diarrhea episodes explained some of the decline of diarrhea incidence observed throughout the study (from more than 14 episodes to 2 episodes per child-year), a phenomenon already observed but not explained in other longitudinal diarrhea studies. We identified the following major diarrhea determinants: low socioeconomic status, poor sanitation conditions, presence of intestinal parasites, and absence of prenatal examination. The effect of socioeconomic status was mediated mostly by living and sanitation conditions.\nCONCLUSION: Our study shows important advantages of applying a dynamic analysis approach to longitudinal observational studies of diarrhea or other acute diseases and highlights the complex interrelationships of diarrhea determinants. Our results confirm the importance of sanitation as a major determinant of child health in urban settings of developing countries.","container-title":"Epidemiology (Cambridge, Mass.)","DOI":"10.1097/01.ede.0000239728.75215.86","ISSN":"1044-3983","issue":"6","journalAbbreviation":"Epidemiology","language":"eng","note":"PMID: 17003687","page":"658-667","source":"PubMed","title":"Risk factors for childhood diarrhea incidence: dynamic analysis of a longitudinal study","title-short":"Risk factors for childhood diarrhea incidence","volume":"17","author":[{"family":"Genser","given":"Bernd"},{"family":"Strina","given":"Agostino"},{"family":"Teles","given":"Carlos A."},{"family":"Prado","given":"Matildes S."},{"family":"Barreto","given":"Mauricio L."}],"issued":{"date-parts":[["2006",11]]}}},{"id":1485,"uris":["http://zotero.org/users/4185209/items/H9I8QRVJ"],"itemData":{"id":1485,"type":"article-journal","abstract":"Diarrheal diseases are a leading cause of childhood morbidity and mortality in Latin America. Most studies have focused on infants but not on older children. We enrolled 505 children (age, 12-59 months) with diarrhea and age-matched controls in a case-control study in Sao Paulo, Brazil. Independent risk factors for diarrhea included another household member with diarrhea (matched odds ratio [mOR], 8.1; attributable fraction [AF], 0.17; P&lt;.001) and consumption of homemade juice (mOR, 1.8; AF, 0.10; P=.01); protective factors included boiling of the baby bottle or nipple (mOR, 0.60; AF, 0.19; P=.026), childcare at home (mOR, 0.58; AF, 0.12; P=.004), and piped sewage (mOR, 0.58; AF, 0.05; P=.047). Hand washing by the caretaker after helping the child defecate protected against Shigella infection (mOR, 0.35; P&lt;.05). Preparation of rice, beans, or soup in the morning and serving it to children after noon were associated with enterotoxigenic Escherichia coli infection (mOR, 8.0; P&lt;.05). In these poor households, 28% of cases of diarrhea in 1-4-year-old children was attributable to easily modifiable exposures.","container-title":"Clinical Infectious Diseases: An Official Publication of the Infectious Diseases Society of America","DOI":"10.1086/420822","ISSN":"1537-6591","issue":"11","journalAbbreviation":"Clin Infect Dis","language":"eng","note":"PMID: 15156440","page":"1545-1551","source":"PubMed","title":"Pathogen-specific risk factors and protective factors for acute diarrheal illness in children aged 12-59 months in São Paulo, Brazil","volume":"38","author":[{"family":"Sobel","given":"J."},{"family":"Gomes","given":"T. a. T."},{"family":"Ramos","given":"R. T. S."},{"family":"Hoekstra","given":"M."},{"family":"Rodrigue","given":"D."},{"family":"Rassi","given":"V."},{"family":"Griffin","given":"P. M."}],"issued":{"date-parts":[["2004",6,1]]}}}],"schema":"https://github.com/citation-style-language/schema/raw/master/csl-citation.json"} </w:delInstrText>
        </w:r>
        <w:r w:rsidR="004232B0" w:rsidRPr="00033637" w:rsidDel="008E570C">
          <w:rPr>
            <w:rFonts w:ascii="Times New Roman" w:hAnsi="Times New Roman" w:cs="Times New Roman"/>
            <w:sz w:val="24"/>
            <w:szCs w:val="24"/>
          </w:rPr>
          <w:fldChar w:fldCharType="separate"/>
        </w:r>
        <w:r w:rsidR="00350CF8" w:rsidRPr="00033637" w:rsidDel="008E570C">
          <w:rPr>
            <w:rFonts w:ascii="Times New Roman" w:hAnsi="Times New Roman" w:cs="Times New Roman"/>
            <w:sz w:val="24"/>
            <w:szCs w:val="24"/>
          </w:rPr>
          <w:delText>(D’Souza, 1997; Genser et al., 2006; Sobel et al., 2004)</w:delText>
        </w:r>
        <w:r w:rsidR="004232B0" w:rsidRPr="00033637" w:rsidDel="008E570C">
          <w:rPr>
            <w:rFonts w:ascii="Times New Roman" w:hAnsi="Times New Roman" w:cs="Times New Roman"/>
            <w:sz w:val="24"/>
            <w:szCs w:val="24"/>
          </w:rPr>
          <w:fldChar w:fldCharType="end"/>
        </w:r>
      </w:del>
      <w:del w:id="343" w:author="Mohammad Nayeem Hasan" w:date="2024-11-05T03:33:00Z">
        <w:r w:rsidR="004232B0" w:rsidRPr="00033637" w:rsidDel="00421B1B">
          <w:rPr>
            <w:rFonts w:ascii="Times New Roman" w:hAnsi="Times New Roman" w:cs="Times New Roman"/>
            <w:sz w:val="24"/>
            <w:szCs w:val="24"/>
          </w:rPr>
          <w:delText>,</w:delText>
        </w:r>
      </w:del>
      <w:r w:rsidR="004232B0" w:rsidRPr="00033637">
        <w:rPr>
          <w:rFonts w:ascii="Times New Roman" w:hAnsi="Times New Roman" w:cs="Times New Roman"/>
          <w:sz w:val="24"/>
          <w:szCs w:val="24"/>
        </w:rPr>
        <w:t xml:space="preserve"> </w:t>
      </w:r>
      <w:ins w:id="344" w:author="Mohammad Nayeem Hasan" w:date="2024-11-05T03:47:00Z">
        <w:r w:rsidR="002B122E" w:rsidRPr="00033637">
          <w:rPr>
            <w:rFonts w:ascii="Times New Roman" w:hAnsi="Times New Roman" w:cs="Times New Roman"/>
            <w:sz w:val="24"/>
            <w:szCs w:val="24"/>
          </w:rPr>
          <w:t xml:space="preserve">In Bolivia, </w:t>
        </w:r>
      </w:ins>
      <w:r w:rsidR="004232B0" w:rsidRPr="00033637">
        <w:rPr>
          <w:rFonts w:ascii="Times New Roman" w:hAnsi="Times New Roman" w:cs="Times New Roman"/>
          <w:sz w:val="24"/>
          <w:szCs w:val="24"/>
        </w:rPr>
        <w:t xml:space="preserve">wastewater </w:t>
      </w:r>
      <w:del w:id="345" w:author="Mohammad Nayeem Hasan" w:date="2024-11-05T03:47:00Z">
        <w:r w:rsidR="004232B0" w:rsidRPr="00033637" w:rsidDel="002B122E">
          <w:rPr>
            <w:rFonts w:ascii="Times New Roman" w:hAnsi="Times New Roman" w:cs="Times New Roman"/>
            <w:sz w:val="24"/>
            <w:szCs w:val="24"/>
          </w:rPr>
          <w:delText xml:space="preserve">to </w:delText>
        </w:r>
      </w:del>
      <w:ins w:id="346" w:author="Mohammad Nayeem Hasan" w:date="2024-11-05T03:47:00Z">
        <w:r w:rsidR="002B122E" w:rsidRPr="00033637">
          <w:rPr>
            <w:rFonts w:ascii="Times New Roman" w:hAnsi="Times New Roman" w:cs="Times New Roman"/>
            <w:sz w:val="24"/>
            <w:szCs w:val="24"/>
          </w:rPr>
          <w:t xml:space="preserve">in </w:t>
        </w:r>
      </w:ins>
      <w:r w:rsidR="004232B0" w:rsidRPr="00033637">
        <w:rPr>
          <w:rFonts w:ascii="Times New Roman" w:hAnsi="Times New Roman" w:cs="Times New Roman"/>
          <w:sz w:val="24"/>
          <w:szCs w:val="24"/>
        </w:rPr>
        <w:t xml:space="preserve">septic </w:t>
      </w:r>
      <w:del w:id="347" w:author="Mohammad Nayeem Hasan" w:date="2024-11-05T03:47:00Z">
        <w:r w:rsidR="004232B0" w:rsidRPr="00033637" w:rsidDel="002B122E">
          <w:rPr>
            <w:rFonts w:ascii="Times New Roman" w:hAnsi="Times New Roman" w:cs="Times New Roman"/>
            <w:sz w:val="24"/>
            <w:szCs w:val="24"/>
          </w:rPr>
          <w:delText>tank</w:delText>
        </w:r>
      </w:del>
      <w:ins w:id="348" w:author="Mohammad Nayeem Hasan" w:date="2024-11-05T03:47:00Z">
        <w:r w:rsidR="002B122E" w:rsidRPr="00033637">
          <w:rPr>
            <w:rFonts w:ascii="Times New Roman" w:hAnsi="Times New Roman" w:cs="Times New Roman"/>
            <w:sz w:val="24"/>
            <w:szCs w:val="24"/>
          </w:rPr>
          <w:t>tanks</w:t>
        </w:r>
      </w:ins>
      <w:r w:rsidR="004232B0" w:rsidRPr="00033637">
        <w:rPr>
          <w:rFonts w:ascii="Times New Roman" w:hAnsi="Times New Roman" w:cs="Times New Roman"/>
          <w:sz w:val="24"/>
          <w:szCs w:val="24"/>
        </w:rPr>
        <w:t>/</w:t>
      </w:r>
      <w:del w:id="349" w:author="Mohammad Nayeem Hasan" w:date="2024-11-05T03:47:00Z">
        <w:r w:rsidR="004232B0" w:rsidRPr="00033637" w:rsidDel="002B122E">
          <w:rPr>
            <w:rFonts w:ascii="Times New Roman" w:hAnsi="Times New Roman" w:cs="Times New Roman"/>
            <w:sz w:val="24"/>
            <w:szCs w:val="24"/>
          </w:rPr>
          <w:delText>street</w:delText>
        </w:r>
      </w:del>
      <w:ins w:id="350" w:author="Mohammad Nayeem Hasan" w:date="2024-11-05T03:47:00Z">
        <w:r w:rsidR="002B122E" w:rsidRPr="00033637">
          <w:rPr>
            <w:rFonts w:ascii="Times New Roman" w:hAnsi="Times New Roman" w:cs="Times New Roman"/>
            <w:sz w:val="24"/>
            <w:szCs w:val="24"/>
          </w:rPr>
          <w:t>streets</w:t>
        </w:r>
      </w:ins>
      <w:del w:id="351" w:author="Mohammad Nayeem Hasan" w:date="2024-11-05T03:34:00Z">
        <w:r w:rsidR="004232B0" w:rsidRPr="00033637" w:rsidDel="00421B1B">
          <w:rPr>
            <w:rFonts w:ascii="Times New Roman" w:hAnsi="Times New Roman" w:cs="Times New Roman"/>
            <w:sz w:val="24"/>
            <w:szCs w:val="24"/>
          </w:rPr>
          <w:delText xml:space="preserve"> </w:delText>
        </w:r>
        <w:r w:rsidR="004232B0" w:rsidRPr="00033637" w:rsidDel="00421B1B">
          <w:rPr>
            <w:rFonts w:ascii="Times New Roman" w:hAnsi="Times New Roman" w:cs="Times New Roman"/>
            <w:sz w:val="24"/>
            <w:szCs w:val="24"/>
          </w:rPr>
          <w:fldChar w:fldCharType="begin"/>
        </w:r>
        <w:r w:rsidR="00350CF8" w:rsidRPr="00033637" w:rsidDel="00421B1B">
          <w:rPr>
            <w:rFonts w:ascii="Times New Roman" w:hAnsi="Times New Roman" w:cs="Times New Roman"/>
            <w:sz w:val="24"/>
            <w:szCs w:val="24"/>
          </w:rPr>
          <w:delInstrText xml:space="preserve"> ADDIN ZOTERO_ITEM CSL_CITATION {"citationID":"46Ztey8m","properties":{"formattedCitation":"(Tornheim et al., 2009)","plainCitation":"(Tornheim et al., 2009)","noteIndex":0},"citationItems":[{"id":1472,"uris":["http://zotero.org/users/4185209/items/FXCWVFFC"],"itemData":{"id":1472,"type":"article-journal","abstract":"Water and sanitation services are fundamental to the prevention of pediatric diarrhea. To enhance both access to water and investment, some argue for the privatization of municipal water networks. Water networks in multiple Bolivian cities were privatized in the 1990s, but contracts ended following popular protests citing poor access. A population-based retrospective cohort study was conducted in two Bolivian cities. Data were collected on family water utilization and sanitation practices and on the prevalence of diarrhea among 596 children. Drinking from an outdoor water source (OR, 2.08; 95%CI, 1.25–3.44) and shorter in-home water boiling times (OR, 1.99; 95%CI, 1.19–3.34) were associated with prevalence of diarrhea. Increased prevalence was also observed for children from families using private versus public water services, using off-network water from cistern trucks, or not treating their water in-home. Results suggest that water source, water provider, and in-home water treatment are important predictors of pediatric diarrhea.","container-title":"International Journal of Occupational and Environmental Health","DOI":"10.1179/oeh.2009.15.3.241","ISSN":"1077-3525","issue":"3","note":"publisher: Taylor &amp; Francis\n_eprint: https://doi.org/10.1179/oeh.2009.15.3.241\nPMID: 19650578","page":"241-248","source":"Taylor and Francis+NEJM","title":"Water Privatization, Water Source, and Pediatric Diarrhea in Bolivia: Epidemiologic Analysis of a Social Experiment","title-short":"Water Privatization, Water Source, and Pediatric Diarrhea in Bolivia","volume":"15","author":[{"family":"Tornheim","given":"Jeffrey A."},{"family":"Morland","given":"Kimberly B."},{"family":"Landrigan","given":"Philip J."},{"family":"Cifuentes","given":"Enrique"}],"issued":{"date-parts":[["2009",7,1]]}}}],"schema":"https://github.com/citation-style-language/schema/raw/master/csl-citation.json"} </w:delInstrText>
        </w:r>
        <w:r w:rsidR="004232B0" w:rsidRPr="00033637" w:rsidDel="00421B1B">
          <w:rPr>
            <w:rFonts w:ascii="Times New Roman" w:hAnsi="Times New Roman" w:cs="Times New Roman"/>
            <w:sz w:val="24"/>
            <w:szCs w:val="24"/>
          </w:rPr>
          <w:fldChar w:fldCharType="separate"/>
        </w:r>
        <w:r w:rsidR="00350CF8" w:rsidRPr="00033637" w:rsidDel="00421B1B">
          <w:rPr>
            <w:rFonts w:ascii="Times New Roman" w:hAnsi="Times New Roman" w:cs="Times New Roman"/>
            <w:sz w:val="24"/>
            <w:szCs w:val="24"/>
          </w:rPr>
          <w:delText>(Tornheim et al., 2009)</w:delText>
        </w:r>
        <w:r w:rsidR="004232B0" w:rsidRPr="00033637" w:rsidDel="00421B1B">
          <w:rPr>
            <w:rFonts w:ascii="Times New Roman" w:hAnsi="Times New Roman" w:cs="Times New Roman"/>
            <w:sz w:val="24"/>
            <w:szCs w:val="24"/>
          </w:rPr>
          <w:fldChar w:fldCharType="end"/>
        </w:r>
        <w:r w:rsidR="004232B0" w:rsidRPr="00033637" w:rsidDel="00421B1B">
          <w:rPr>
            <w:rFonts w:ascii="Times New Roman" w:hAnsi="Times New Roman" w:cs="Times New Roman"/>
            <w:sz w:val="24"/>
            <w:szCs w:val="24"/>
          </w:rPr>
          <w:delText>,</w:delText>
        </w:r>
      </w:del>
      <w:del w:id="352" w:author="Mohammad Nayeem Hasan" w:date="2024-11-05T03:47:00Z">
        <w:r w:rsidR="004232B0" w:rsidRPr="00033637" w:rsidDel="002B122E">
          <w:rPr>
            <w:rFonts w:ascii="Times New Roman" w:hAnsi="Times New Roman" w:cs="Times New Roman"/>
            <w:sz w:val="24"/>
            <w:szCs w:val="24"/>
          </w:rPr>
          <w:delText xml:space="preserve"> </w:delText>
        </w:r>
      </w:del>
      <w:ins w:id="353" w:author="Mohammad Nayeem Hasan" w:date="2024-11-05T03:47:00Z">
        <w:r w:rsidR="002B122E" w:rsidRPr="00033637">
          <w:rPr>
            <w:rFonts w:ascii="Times New Roman" w:hAnsi="Times New Roman" w:cs="Times New Roman"/>
            <w:sz w:val="24"/>
            <w:szCs w:val="24"/>
          </w:rPr>
          <w:t xml:space="preserve"> and </w:t>
        </w:r>
      </w:ins>
      <w:r w:rsidR="004232B0" w:rsidRPr="00033637">
        <w:rPr>
          <w:rFonts w:ascii="Times New Roman" w:hAnsi="Times New Roman" w:cs="Times New Roman"/>
          <w:sz w:val="24"/>
          <w:szCs w:val="24"/>
        </w:rPr>
        <w:t xml:space="preserve">disposal of </w:t>
      </w:r>
      <w:del w:id="354" w:author="Mohammad Nayeem Hasan" w:date="2024-11-05T03:47:00Z">
        <w:r w:rsidR="004232B0" w:rsidRPr="00033637" w:rsidDel="002B122E">
          <w:rPr>
            <w:rFonts w:ascii="Times New Roman" w:hAnsi="Times New Roman" w:cs="Times New Roman"/>
            <w:sz w:val="24"/>
            <w:szCs w:val="24"/>
          </w:rPr>
          <w:delText xml:space="preserve">child </w:delText>
        </w:r>
      </w:del>
      <w:ins w:id="355" w:author="Mohammad Nayeem Hasan" w:date="2024-11-05T03:47:00Z">
        <w:r w:rsidR="002B122E" w:rsidRPr="00033637">
          <w:rPr>
            <w:rFonts w:ascii="Times New Roman" w:hAnsi="Times New Roman" w:cs="Times New Roman"/>
            <w:sz w:val="24"/>
            <w:szCs w:val="24"/>
          </w:rPr>
          <w:t xml:space="preserve">children </w:t>
        </w:r>
      </w:ins>
      <w:ins w:id="356" w:author="Mohammad Nayeem Hasan" w:date="2024-11-05T03:48:00Z">
        <w:r w:rsidR="002B122E" w:rsidRPr="00033637">
          <w:rPr>
            <w:rFonts w:ascii="Times New Roman" w:hAnsi="Times New Roman" w:cs="Times New Roman"/>
            <w:sz w:val="24"/>
            <w:szCs w:val="24"/>
          </w:rPr>
          <w:t>h</w:t>
        </w:r>
      </w:ins>
      <w:del w:id="357" w:author="Mohammad Nayeem Hasan" w:date="2024-11-05T03:48:00Z">
        <w:r w:rsidR="004232B0" w:rsidRPr="00033637" w:rsidDel="002B122E">
          <w:rPr>
            <w:rFonts w:ascii="Times New Roman" w:hAnsi="Times New Roman" w:cs="Times New Roman"/>
            <w:sz w:val="24"/>
            <w:szCs w:val="24"/>
          </w:rPr>
          <w:delText>f</w:delText>
        </w:r>
      </w:del>
      <w:r w:rsidR="004232B0" w:rsidRPr="00033637">
        <w:rPr>
          <w:rFonts w:ascii="Times New Roman" w:hAnsi="Times New Roman" w:cs="Times New Roman"/>
          <w:sz w:val="24"/>
          <w:szCs w:val="24"/>
        </w:rPr>
        <w:t>a</w:t>
      </w:r>
      <w:del w:id="358" w:author="Mohammad Nayeem Hasan" w:date="2024-11-05T03:48:00Z">
        <w:r w:rsidR="004232B0" w:rsidRPr="00033637" w:rsidDel="002B122E">
          <w:rPr>
            <w:rFonts w:ascii="Times New Roman" w:hAnsi="Times New Roman" w:cs="Times New Roman"/>
            <w:sz w:val="24"/>
            <w:szCs w:val="24"/>
          </w:rPr>
          <w:delText>c</w:delText>
        </w:r>
      </w:del>
      <w:ins w:id="359" w:author="Mohammad Nayeem Hasan" w:date="2024-11-05T03:48:00Z">
        <w:r w:rsidR="002B122E" w:rsidRPr="00033637">
          <w:rPr>
            <w:rFonts w:ascii="Times New Roman" w:hAnsi="Times New Roman" w:cs="Times New Roman"/>
            <w:sz w:val="24"/>
            <w:szCs w:val="24"/>
          </w:rPr>
          <w:t>v</w:t>
        </w:r>
      </w:ins>
      <w:r w:rsidR="004232B0" w:rsidRPr="00033637">
        <w:rPr>
          <w:rFonts w:ascii="Times New Roman" w:hAnsi="Times New Roman" w:cs="Times New Roman"/>
          <w:sz w:val="24"/>
          <w:szCs w:val="24"/>
        </w:rPr>
        <w:t>e</w:t>
      </w:r>
      <w:del w:id="360" w:author="Mohammad Nayeem Hasan" w:date="2024-11-05T03:48:00Z">
        <w:r w:rsidR="004232B0" w:rsidRPr="00033637" w:rsidDel="002B122E">
          <w:rPr>
            <w:rFonts w:ascii="Times New Roman" w:hAnsi="Times New Roman" w:cs="Times New Roman"/>
            <w:sz w:val="24"/>
            <w:szCs w:val="24"/>
          </w:rPr>
          <w:delText>s</w:delText>
        </w:r>
      </w:del>
      <w:r w:rsidR="004232B0" w:rsidRPr="00033637">
        <w:rPr>
          <w:rFonts w:ascii="Times New Roman" w:hAnsi="Times New Roman" w:cs="Times New Roman"/>
          <w:sz w:val="24"/>
          <w:szCs w:val="24"/>
        </w:rPr>
        <w:t xml:space="preserve"> </w:t>
      </w:r>
      <w:del w:id="361" w:author="Mohammad Nayeem Hasan" w:date="2024-11-05T03:48:00Z">
        <w:r w:rsidR="004232B0" w:rsidRPr="00033637" w:rsidDel="002B122E">
          <w:rPr>
            <w:rFonts w:ascii="Times New Roman" w:hAnsi="Times New Roman" w:cs="Times New Roman"/>
            <w:sz w:val="24"/>
            <w:szCs w:val="24"/>
          </w:rPr>
          <w:delText>indiscriminately</w:delText>
        </w:r>
      </w:del>
      <w:ins w:id="362" w:author="Mohammad Nayeem Hasan" w:date="2024-11-05T03:48:00Z">
        <w:r w:rsidR="002B122E" w:rsidRPr="00033637">
          <w:rPr>
            <w:rFonts w:ascii="Times New Roman" w:hAnsi="Times New Roman" w:cs="Times New Roman"/>
            <w:sz w:val="24"/>
            <w:szCs w:val="24"/>
          </w:rPr>
          <w:t>increased the risk of diarrhea</w:t>
        </w:r>
      </w:ins>
      <w:ins w:id="363" w:author="Mohammad Nayeem Hasan" w:date="2024-12-22T22:41:00Z" w16du:dateUtc="2024-12-22T16:41:00Z">
        <w:r w:rsidR="008840FF" w:rsidRPr="00033637">
          <w:rPr>
            <w:rFonts w:ascii="Times New Roman" w:hAnsi="Times New Roman" w:cs="Times New Roman"/>
            <w:sz w:val="24"/>
            <w:szCs w:val="24"/>
          </w:rPr>
          <w:t xml:space="preserve"> </w:t>
        </w:r>
      </w:ins>
      <w:sdt>
        <w:sdtPr>
          <w:rPr>
            <w:rFonts w:ascii="Times New Roman" w:hAnsi="Times New Roman" w:cs="Times New Roman"/>
            <w:color w:val="000000"/>
            <w:sz w:val="24"/>
            <w:szCs w:val="24"/>
          </w:rPr>
          <w:tag w:val="MENDELEY_CITATION_v3_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"/>
          <w:id w:val="-468593995"/>
          <w:placeholder>
            <w:docPart w:val="DefaultPlaceholder_-1854013440"/>
          </w:placeholder>
        </w:sdtPr>
        <w:sdtContent>
          <w:r w:rsidR="00FE1019" w:rsidRPr="00033637">
            <w:rPr>
              <w:rFonts w:ascii="Times New Roman" w:hAnsi="Times New Roman" w:cs="Times New Roman"/>
              <w:color w:val="000000"/>
              <w:sz w:val="24"/>
              <w:szCs w:val="24"/>
            </w:rPr>
            <w:t>(</w:t>
          </w:r>
          <w:proofErr w:type="spellStart"/>
          <w:r w:rsidR="00FE1019" w:rsidRPr="00033637">
            <w:rPr>
              <w:rFonts w:ascii="Times New Roman" w:hAnsi="Times New Roman" w:cs="Times New Roman"/>
              <w:color w:val="000000"/>
              <w:sz w:val="24"/>
              <w:szCs w:val="24"/>
            </w:rPr>
            <w:t>Tornheim</w:t>
          </w:r>
          <w:proofErr w:type="spellEnd"/>
          <w:r w:rsidR="00FE1019" w:rsidRPr="00033637">
            <w:rPr>
              <w:rFonts w:ascii="Times New Roman" w:hAnsi="Times New Roman" w:cs="Times New Roman"/>
              <w:color w:val="000000"/>
              <w:sz w:val="24"/>
              <w:szCs w:val="24"/>
            </w:rPr>
            <w:t xml:space="preserve"> et al., 2009)</w:t>
          </w:r>
        </w:sdtContent>
      </w:sdt>
      <w:del w:id="364" w:author="Mohammad Nayeem Hasan" w:date="2024-11-05T03:34:00Z">
        <w:r w:rsidR="004232B0" w:rsidRPr="00033637" w:rsidDel="00421B1B">
          <w:rPr>
            <w:rFonts w:ascii="Times New Roman" w:hAnsi="Times New Roman" w:cs="Times New Roman"/>
            <w:sz w:val="24"/>
            <w:szCs w:val="24"/>
          </w:rPr>
          <w:delText xml:space="preserve"> </w:delText>
        </w:r>
        <w:r w:rsidR="004232B0" w:rsidRPr="00033637" w:rsidDel="00421B1B">
          <w:rPr>
            <w:rFonts w:ascii="Times New Roman" w:hAnsi="Times New Roman" w:cs="Times New Roman"/>
            <w:sz w:val="24"/>
            <w:szCs w:val="24"/>
          </w:rPr>
          <w:fldChar w:fldCharType="begin"/>
        </w:r>
        <w:r w:rsidR="00350CF8" w:rsidRPr="00033637" w:rsidDel="00421B1B">
          <w:rPr>
            <w:rFonts w:ascii="Times New Roman" w:hAnsi="Times New Roman" w:cs="Times New Roman"/>
            <w:sz w:val="24"/>
            <w:szCs w:val="24"/>
          </w:rPr>
          <w:delInstrText xml:space="preserve"> ADDIN ZOTERO_ITEM CSL_CITATION {"citationID":"OMKt4Jl3","properties":{"formattedCitation":"(Ghosh et al., 1997; Majorin, Torondel, Ka Seen Chan, &amp; Clasen, 2019)","plainCitation":"(Ghosh et al., 1997; Majorin, Torondel, Ka Seen Chan, &amp; Clasen, 2019)","noteIndex":0},"citationItems":[{"id":1480,"uris":["http://zotero.org/users/4185209/items/PAAXAQJF"],"itemData":{"id":1480,"type":"article-journal","abstract":"Maternal behaviours related to certain child care practices which possibly have a contributory role in causation of diarrhoea in children were studied. Comparison was made between behaviours of mothers in 108 families having diarrhoeal children (Case families) with mothers of 72 families having age and neighbourhood matched non diarrhoeal children (control families) using a logistic regression model. Five risk behaviours were identified and these are bottle feeding (OR-2.87; CI-1.30 to 6.34), non-use of soap for cleaning feeding container (OR-2.61; CI-1.30 to 5.23), water storage in wide-mouthed container (OR-2.75; CI-1.27 to 5.96), use of pond water for the same (OR-2.36; CI-1.15 to 4.84) and indiscriminate disposal of children's stool (OR-1.99; CI-0.97 to 4.08). Around 83 per cent of diarrhoeal families could be predicted using these five variables only. The first three of these five risk behaviours were responsible for occurrence of significantly higher incidence (3 or more episodes) of diarrhoea in the case families. All these risk behaviours are amenable to change if suitable intervention is initiated. The result of this study would be helpful in reducing diarrhoea associated morbidity to a substantial level.","container-title":"The Journal of Communicable Diseases","ISSN":"0019-5138","issue":"1","journalAbbreviation":"J Commun Dis","language":"eng","note":"PMID: 9282523","page":"7-14","source":"PubMed","title":"Risk behavioural practices of rural mothers as determinants of childhood diarrhoea","volume":"29","author":[{"family":"Ghosh","given":"S."},{"family":"Sengupta","given":"P. G."},{"family":"Mondal","given":"S. K."},{"family":"Banu","given":"M. K."},{"family":"Gupta","given":"D. N."},{"family":"Sircar","given":"B. K."}],"issued":{"date-parts":[["1997",3]]}}},{"id":1482,"uris":["http://zotero.org/users/4185209/items/TRIRDWMU"],"itemData":{"id":1482,"type":"article-journal","abstract":"Interventions to improve child faeces disposal and prevent diarrhoea and soil‐transmitted helminths\n        , \n          What was the aim of this review?\n        , The aim of this Cochrane Review was to assess the impact of improved disposal of child faeces on diarrhoea and soil‐transmitted helminth (STH) infection. We collected and analysed all relevant studies and found 63 studies covering over 222,800 participants., \n          Key messages\n        , We found some evidence that interventions to promote safe disposal of child faeces were protective against diarrhoea. However, the evidence was mixed and its certainty was very low to moderate. We found no evidence that such interventions were protective against STH infections, but the evidence was very limited and the certainty was low to very low. More research is needed to study the health impact of different types of interventions to improve child faeces disposal., \n          What was studied in this review?\n        , Diarrhoea and STH infections affect millions of people worldwide, particularly in low‐income countries. Diarrhoea and STHs are transmitted through human faeces so the safe containment and management of human excreta has the potential to significantly reduce exposure and disease. An often‐neglected source of exposure is from the unsafe disposal of child faeces. Research has shown that even in settings with improved sanitation, child faeces are thrown into refuse piles or elsewhere and not disposed of in latrines as considered safe by the World Health Organization (WHO) and United Nations Children's Fund (UNICEF)., We included 26 studies with experimental designs and 37 observational studies in this review. Most included studies were conducted in low‐ and middle‐income countries., \n          What were the main results of the review?\n        , Results from studies using experimental study designs suggest that:, Education and hygiene promotion interventions that included child faeces disposal messages may reduce diarrhoea incidence by about 30% but did not show an effect on diarrhoea prevalence (low‐certainty evidence)., Evidence from interventions that addressed child faeces as part of a wider intervention aimed at ending open defecation by all household members did not detect an effect on diarrhoea prevalence (moderate‐certainty evidence) or STH infection (low‐certainty evidence)., Sanitation hardware (for example, faeces scoopers, potties) and behaviour change interventions (for example, to increase use of latrines) had mixed results on diarrhoea prevalence, but no effect was demonstrated in the combined analysis (very low‐certainty evidence)., Interventions that addressed safe disposal of child faeces education as part of a wider water, sanitation, and hygiene hardware intervention did not demonstrate an effect on diarrhoea prevalence (one study; very low‐certainty evidence). Although diarrhoea incidence (two studies) and STH prevalence (one study) were lower, the evidence was very low‐certainty so we do not know if this is a true effect., Results from observational studies (where researchers observe the effect of a treatment without trying to change who is or is not exposed to it) showed mixed results of education and hygiene promotion interventions, with two studies in Bangladesh showing no effect on diarrhoea prevalence (very low‐certainty evidence) and two studies in Ethiopia reducing diarrhoea prevalence (very low‐certainty evidence). One study evaluating an intervention aimed at ending open defecation found an increase in STH infection the intervention arm (very low‐certainty evidence). Pooled results from other studies that presented data for child faeces disposal indicate that disposal of faeces in the latrine may decrease the odds of diarrhoea by about a quarter among all ages (very low‐certainty evidence). Children using the latrine to defecate may reduce the odds of diarrhoea by about half in all ages (very low‐certainty evidence). However, given the very low‐certainty evidence we are unsure about the effects of these risk factors on diarrhoea., \n          How up to date was this review?\n        , We searched for available studies up to 27 September 2018.","container-title":"The Cochrane Database of Systematic Reviews","DOI":"10.1002/14651858.CD011055.pub2","ISSN":"1469-493X","issue":"9","journalAbbreviation":"Cochrane Database Syst Rev","note":"PMID: 31549742\nPMCID: PMC6757260","page":"CD011055","source":"PubMed Central","title":"Interventions to improve disposal of child faeces for preventing diarrhoea and soil‐transmitted helminth infection","volume":"2019","author":[{"family":"Majorin","given":"Fiona"},{"family":"Torondel","given":"Belen"},{"family":"Ka Seen Chan","given":"Gabrielle"},{"family":"Clasen","given":"Thomas"}],"issued":{"date-parts":[["2019",9,24]]}}}],"schema":"https://github.com/citation-style-language/schema/raw/master/csl-citation.json"} </w:delInstrText>
        </w:r>
        <w:r w:rsidR="004232B0" w:rsidRPr="00033637" w:rsidDel="00421B1B">
          <w:rPr>
            <w:rFonts w:ascii="Times New Roman" w:hAnsi="Times New Roman" w:cs="Times New Roman"/>
            <w:sz w:val="24"/>
            <w:szCs w:val="24"/>
          </w:rPr>
          <w:fldChar w:fldCharType="separate"/>
        </w:r>
        <w:r w:rsidR="00350CF8" w:rsidRPr="00033637" w:rsidDel="00421B1B">
          <w:rPr>
            <w:rFonts w:ascii="Times New Roman" w:hAnsi="Times New Roman" w:cs="Times New Roman"/>
            <w:sz w:val="24"/>
            <w:szCs w:val="24"/>
          </w:rPr>
          <w:delText>(Ghosh et al., 1997; Majorin, Torondel, Ka Seen Chan, &amp; Clasen, 2019)</w:delText>
        </w:r>
        <w:r w:rsidR="004232B0" w:rsidRPr="00033637" w:rsidDel="00421B1B">
          <w:rPr>
            <w:rFonts w:ascii="Times New Roman" w:hAnsi="Times New Roman" w:cs="Times New Roman"/>
            <w:sz w:val="24"/>
            <w:szCs w:val="24"/>
          </w:rPr>
          <w:fldChar w:fldCharType="end"/>
        </w:r>
        <w:r w:rsidR="004232B0" w:rsidRPr="00033637" w:rsidDel="00421B1B">
          <w:rPr>
            <w:rFonts w:ascii="Times New Roman" w:hAnsi="Times New Roman" w:cs="Times New Roman"/>
            <w:sz w:val="24"/>
            <w:szCs w:val="24"/>
          </w:rPr>
          <w:delText>,</w:delText>
        </w:r>
      </w:del>
      <w:del w:id="365" w:author="Mohammad Nayeem Hasan" w:date="2024-11-05T03:48:00Z">
        <w:r w:rsidR="004232B0" w:rsidRPr="00033637" w:rsidDel="002B122E">
          <w:rPr>
            <w:rFonts w:ascii="Times New Roman" w:hAnsi="Times New Roman" w:cs="Times New Roman"/>
            <w:sz w:val="24"/>
            <w:szCs w:val="24"/>
          </w:rPr>
          <w:delText xml:space="preserve"> </w:delText>
        </w:r>
      </w:del>
      <w:del w:id="366" w:author="Mohammad Nayeem Hasan" w:date="2024-11-05T03:43:00Z">
        <w:r w:rsidR="004232B0" w:rsidRPr="00033637" w:rsidDel="00421B1B">
          <w:rPr>
            <w:rFonts w:ascii="Times New Roman" w:hAnsi="Times New Roman" w:cs="Times New Roman"/>
            <w:sz w:val="24"/>
            <w:szCs w:val="24"/>
          </w:rPr>
          <w:delText xml:space="preserve">no hand washing facility </w:delText>
        </w:r>
      </w:del>
      <w:del w:id="367" w:author="Mohammad Nayeem Hasan" w:date="2024-11-05T03:42:00Z">
        <w:r w:rsidR="004232B0" w:rsidRPr="00033637" w:rsidDel="00421B1B">
          <w:rPr>
            <w:rFonts w:ascii="Times New Roman" w:hAnsi="Times New Roman" w:cs="Times New Roman"/>
            <w:sz w:val="24"/>
            <w:szCs w:val="24"/>
          </w:rPr>
          <w:fldChar w:fldCharType="begin"/>
        </w:r>
        <w:r w:rsidR="00350CF8" w:rsidRPr="00033637" w:rsidDel="00421B1B">
          <w:rPr>
            <w:rFonts w:ascii="Times New Roman" w:hAnsi="Times New Roman" w:cs="Times New Roman"/>
            <w:sz w:val="24"/>
            <w:szCs w:val="24"/>
          </w:rPr>
          <w:delInstrText xml:space="preserve"> ADDIN ZOTERO_ITEM CSL_CITATION {"citationID":"Bcs43zwN","properties":{"formattedCitation":"(Maponga et al., 2013)","plainCitation":"(Maponga et al., 2013)","noteIndex":0},"citationItems":[{"id":1475,"uris":["http://zotero.org/users/4185209/items/AVG5BQG3"],"itemData":{"id":1475,"type":"article-journal","abstract":"Kadoma City experienced an increase in watery diarrhoea from 27 cases during week beginning 5th September, to 107 cases during week beginning 26th September 2011. The weekly diarrhoea cases crossed the threshold action line during week beginning 5th September at the children’s clinic in Rimuka Township, and the remaining four clinics reported cases crossing threshold action lines between week beginning 12th September and week beginning 26th September. Eighty-two percent of the cases were children less than 5 years old. We conducted a case controlstudy to determine risk factorsfor contracting watery diarrhoea in children less than 5 years in Kadoma City. An unmatched 1:1 case control study was conducted in Ngezi and Rimuka townships in Kadoma City, Zimbabwe. A case was a child less than 5 years old, who developed acute watery diarrhoea between 5th September and 1st October 2011. A control was a child less than 5 years old who stayed in the same township and did not suffer from diarrhoea. A structured questionnaire was administered to caregivers of cases and controls.Laboratory water quality tests and stool test results were reviewed.Epi Info™ statistical software was used to analyse data. A total of 109 cases and 109 controls were enrolled. Independent protective factors were: having been exclusively breastfed for six months [AOR = 0.44; 95% CI (0.24-0.82)]; using municipal water [AOR = 0.38; 95% CI (0.18-0.80)]; using aqua tablets, [AOR = 0.49; 95% CI (0.26–0.94)] and; storing water in closed containers, [AOR = 0.24; 95% CI (0.07–0.0.83). The only independent risk factor for contracting watery diarrhoea was hand washing in a single bowl, [AOR = 2.89; 95% CI (1.33–6.28)]. Salmonella, Shigella, Rotavirus, and Enteropathogenic Escherichia coli were isolated in the stool specimens. None of the 33 municipal water samples tested showed contamination with Escherichia coli, whilst 23 of 44 (52%) shallow well water samples and 3 of 15(20%) borehole water samples tested were positive for Escherichia coli. The outbreak resulted from inadequate clean water and use of contaminated water. Evidence from this study was used to guide public health response to the outbreak.","container-title":"BMC Infectious Diseases","DOI":"10.1186/1471-2334-13-567","ISSN":"1471-2334","issue":"1","journalAbbreviation":"BMC Infect Dis","language":"en","license":"2013 Maponga et al.; licensee BioMed Central Ltd.","note":"number: 1\npublisher: BioMed Central","page":"1-8","source":"bmcinfectdis-biomedcentral-com.uml.idm.oclc.org","title":"Risk factors for contracting watery diarrhoea in Kadoma City, Zimbabwe, 2011: a case control study","title-short":"Risk factors for contracting watery diarrhoea in Kadoma City, Zimbabwe, 2011","volume":"13","author":[{"family":"Maponga","given":"Brian A."},{"family":"Chirundu","given":"Daniel"},{"family":"Gombe","given":"Notion T."},{"family":"Tshimanga","given":"Mufuta"},{"family":"Shambira","given":"Gerald"},{"family":"Takundwa","given":"Lucia"}],"issued":{"date-parts":[["2013",12]]}}}],"schema":"https://github.com/citation-style-language/schema/raw/master/csl-citation.json"} </w:delInstrText>
        </w:r>
        <w:r w:rsidR="004232B0" w:rsidRPr="00033637" w:rsidDel="00421B1B">
          <w:rPr>
            <w:rFonts w:ascii="Times New Roman" w:hAnsi="Times New Roman" w:cs="Times New Roman"/>
            <w:sz w:val="24"/>
            <w:szCs w:val="24"/>
          </w:rPr>
          <w:fldChar w:fldCharType="separate"/>
        </w:r>
        <w:r w:rsidR="00350CF8" w:rsidRPr="00033637" w:rsidDel="00421B1B">
          <w:rPr>
            <w:rFonts w:ascii="Times New Roman" w:hAnsi="Times New Roman" w:cs="Times New Roman"/>
            <w:sz w:val="24"/>
            <w:szCs w:val="24"/>
          </w:rPr>
          <w:delText>(Maponga et al., 2013)</w:delText>
        </w:r>
        <w:r w:rsidR="004232B0" w:rsidRPr="00033637" w:rsidDel="00421B1B">
          <w:rPr>
            <w:rFonts w:ascii="Times New Roman" w:hAnsi="Times New Roman" w:cs="Times New Roman"/>
            <w:sz w:val="24"/>
            <w:szCs w:val="24"/>
          </w:rPr>
          <w:fldChar w:fldCharType="end"/>
        </w:r>
        <w:r w:rsidR="004232B0" w:rsidRPr="00033637" w:rsidDel="00421B1B">
          <w:rPr>
            <w:rFonts w:ascii="Times New Roman" w:hAnsi="Times New Roman" w:cs="Times New Roman"/>
            <w:sz w:val="24"/>
            <w:szCs w:val="24"/>
          </w:rPr>
          <w:delText xml:space="preserve">, </w:delText>
        </w:r>
      </w:del>
      <w:del w:id="368" w:author="Mohammad Nayeem Hasan" w:date="2024-11-05T03:43:00Z">
        <w:r w:rsidR="004232B0" w:rsidRPr="00033637" w:rsidDel="00421B1B">
          <w:rPr>
            <w:rFonts w:ascii="Times New Roman" w:hAnsi="Times New Roman" w:cs="Times New Roman"/>
            <w:sz w:val="24"/>
            <w:szCs w:val="24"/>
          </w:rPr>
          <w:delText xml:space="preserve">and unhealthy home environment (garbage and flies near home) </w:delText>
        </w:r>
      </w:del>
      <w:del w:id="369" w:author="Mohammad Nayeem Hasan" w:date="2024-11-05T03:48:00Z">
        <w:r w:rsidR="004232B0" w:rsidRPr="00033637" w:rsidDel="002B122E">
          <w:rPr>
            <w:rFonts w:ascii="Times New Roman" w:hAnsi="Times New Roman" w:cs="Times New Roman"/>
            <w:sz w:val="24"/>
            <w:szCs w:val="24"/>
          </w:rPr>
          <w:fldChar w:fldCharType="begin"/>
        </w:r>
        <w:r w:rsidR="00350CF8" w:rsidRPr="00033637" w:rsidDel="002B122E">
          <w:rPr>
            <w:rFonts w:ascii="Times New Roman" w:hAnsi="Times New Roman" w:cs="Times New Roman"/>
            <w:sz w:val="24"/>
            <w:szCs w:val="24"/>
          </w:rPr>
          <w:delInstrText xml:space="preserve"> ADDIN ZOTERO_ITEM CSL_CITATION {"citationID":"3tkOrBJw","properties":{"formattedCitation":"(Maponga et al., 2013)","plainCitation":"(Maponga et al., 2013)","noteIndex":0},"citationItems":[{"id":1475,"uris":["http://zotero.org/users/4185209/items/AVG5BQG3"],"itemData":{"id":1475,"type":"article-journal","abstract":"Kadoma City experienced an increase in watery diarrhoea from 27 cases during week beginning 5th September, to 107 cases during week beginning 26th September 2011. The weekly diarrhoea cases crossed the threshold action line during week beginning 5th September at the children’s clinic in Rimuka Township, and the remaining four clinics reported cases crossing threshold action lines between week beginning 12th September and week beginning 26th September. Eighty-two percent of the cases were children less than 5 years old. We conducted a case controlstudy to determine risk factorsfor contracting watery diarrhoea in children less than 5 years in Kadoma City. An unmatched 1:1 case control study was conducted in Ngezi and Rimuka townships in Kadoma City, Zimbabwe. A case was a child less than 5 years old, who developed acute watery diarrhoea between 5th September and 1st October 2011. A control was a child less than 5 years old who stayed in the same township and did not suffer from diarrhoea. A structured questionnaire was administered to caregivers of cases and controls.Laboratory water quality tests and stool test results were reviewed.Epi Info™ statistical software was used to analyse data. A total of 109 cases and 109 controls were enrolled. Independent protective factors were: having been exclusively breastfed for six months [AOR = 0.44; 95% CI (0.24-0.82)]; using municipal water [AOR = 0.38; 95% CI (0.18-0.80)]; using aqua tablets, [AOR = 0.49; 95% CI (0.26–0.94)] and; storing water in closed containers, [AOR = 0.24; 95% CI (0.07–0.0.83). The only independent risk factor for contracting watery diarrhoea was hand washing in a single bowl, [AOR = 2.89; 95% CI (1.33–6.28)]. Salmonella, Shigella, Rotavirus, and Enteropathogenic Escherichia coli were isolated in the stool specimens. None of the 33 municipal water samples tested showed contamination with Escherichia coli, whilst 23 of 44 (52%) shallow well water samples and 3 of 15(20%) borehole water samples tested were positive for Escherichia coli. The outbreak resulted from inadequate clean water and use of contaminated water. Evidence from this study was used to guide public health response to the outbreak.","container-title":"BMC Infectious Diseases","DOI":"10.1186/1471-2334-13-567","ISSN":"1471-2334","issue":"1","journalAbbreviation":"BMC Infect Dis","language":"en","license":"2013 Maponga et al.; licensee BioMed Central Ltd.","note":"number: 1\npublisher: BioMed Central","page":"1-8","source":"bmcinfectdis-biomedcentral-com.uml.idm.oclc.org","title":"Risk factors for contracting watery diarrhoea in Kadoma City, Zimbabwe, 2011: a case control study","title-short":"Risk factors for contracting watery diarrhoea in Kadoma City, Zimbabwe, 2011","volume":"13","author":[{"family":"Maponga","given":"Brian A."},{"family":"Chirundu","given":"Daniel"},{"family":"Gombe","given":"Notion T."},{"family":"Tshimanga","given":"Mufuta"},{"family":"Shambira","given":"Gerald"},{"family":"Takundwa","given":"Lucia"}],"issued":{"date-parts":[["2013",12]]}}}],"schema":"https://github.com/citation-style-language/schema/raw/master/csl-citation.json"} </w:delInstrText>
        </w:r>
        <w:r w:rsidR="004232B0" w:rsidRPr="00033637" w:rsidDel="002B122E">
          <w:rPr>
            <w:rFonts w:ascii="Times New Roman" w:hAnsi="Times New Roman" w:cs="Times New Roman"/>
            <w:sz w:val="24"/>
            <w:szCs w:val="24"/>
          </w:rPr>
          <w:fldChar w:fldCharType="separate"/>
        </w:r>
        <w:r w:rsidR="00350CF8" w:rsidRPr="00033637" w:rsidDel="002B122E">
          <w:rPr>
            <w:rFonts w:ascii="Times New Roman" w:hAnsi="Times New Roman" w:cs="Times New Roman"/>
            <w:sz w:val="24"/>
            <w:szCs w:val="24"/>
          </w:rPr>
          <w:delText>(Maponga et al., 2013)</w:delText>
        </w:r>
        <w:r w:rsidR="004232B0" w:rsidRPr="00033637" w:rsidDel="002B122E">
          <w:rPr>
            <w:rFonts w:ascii="Times New Roman" w:hAnsi="Times New Roman" w:cs="Times New Roman"/>
            <w:sz w:val="24"/>
            <w:szCs w:val="24"/>
          </w:rPr>
          <w:fldChar w:fldCharType="end"/>
        </w:r>
      </w:del>
      <w:del w:id="370" w:author="Mohammad Nayeem Hasan" w:date="2024-12-22T22:44:00Z" w16du:dateUtc="2024-12-22T16:44:00Z">
        <w:r w:rsidR="004232B0" w:rsidRPr="00033637" w:rsidDel="008840FF">
          <w:rPr>
            <w:rFonts w:ascii="Times New Roman" w:hAnsi="Times New Roman" w:cs="Times New Roman"/>
            <w:sz w:val="24"/>
            <w:szCs w:val="24"/>
          </w:rPr>
          <w:delText xml:space="preserve">. It was identified that boys and younger children had higher risk of having diarrhea </w:delText>
        </w:r>
        <w:r w:rsidR="004232B0" w:rsidRPr="00033637" w:rsidDel="008840FF">
          <w:rPr>
            <w:rFonts w:ascii="Times New Roman" w:hAnsi="Times New Roman" w:cs="Times New Roman"/>
            <w:sz w:val="24"/>
            <w:szCs w:val="24"/>
          </w:rPr>
          <w:fldChar w:fldCharType="begin"/>
        </w:r>
        <w:r w:rsidR="00350CF8" w:rsidRPr="00033637" w:rsidDel="008840FF">
          <w:rPr>
            <w:rFonts w:ascii="Times New Roman" w:hAnsi="Times New Roman" w:cs="Times New Roman"/>
            <w:sz w:val="24"/>
            <w:szCs w:val="24"/>
          </w:rPr>
          <w:delInstrText xml:space="preserve"> ADDIN ZOTERO_ITEM CSL_CITATION {"citationID":"O9ET4KEb","properties":{"formattedCitation":"(M\\uc0\\u248{}lbak et al., 1997; Quick et al., 1999)","plainCitation":"(Mølbak et al., 1997; Quick et al., 1999)","noteIndex":0},"citationItems":[{"id":1453,"uris":["http://zotero.org/users/4185209/items/9VBW5UIF"],"itemData":{"id":1453,"type":"article-journal","abstract":"A novel water quality intervention that consists of point-of-use water disinfection, safe storage and community education was field tested in Bolivia. A total of 127 households in two periurban communities were randomized into intervention and control groups, surveyed and the intervention was distributed. Monthly water quality testing and weekly diarrhoea surveillance were conducted. Over a 5-month period, intervention households had 44% fewer diarrhoea episodes than control households (P = 0.002). Infants &lt; 1 year old (P = 0.05) and children 5-14 years old (P = 0.01) in intervention households had significantly less diarrhoea than control children. Campylobacter was less commonly isolated from intervention than control patients (P = 0.02). Stored water in intervention households was less contaminated with Escherichia coli than stored water in control households (P &lt; 0.0001). Intervention households exhibited less E. coli contamination of stored water and less diarrhoea than control households. This promising new strategy may have broad applicability for waterborne disease prevention.","container-title":"Epidemiology and Infection","ISSN":"0950-2688","issue":"1","journalAbbreviation":"Epidemiol Infect","note":"PMID: 10098789\nPMCID: PMC2809591","page":"83-90","source":"PubMed Central","title":"Diarrhoea prevention in Bolivia through point-of-use water treatment and safe storage: a promising new strategy.","title-short":"Diarrhoea prevention in Bolivia through point-of-use water treatment and safe storage","volume":"122","author":[{"family":"Quick","given":"R. E."},{"family":"Venczel","given":"L. V."},{"family":"Mintz","given":"E. D."},{"family":"Soleto","given":"L."},{"family":"Aparicio","given":"J."},{"family":"Gironaz","given":"M."},{"family":"Hutwagner","given":"L."},{"family":"Greene","given":"K."},{"family":"Bopp","given":"C."},{"family":"Maloney","given":"K."},{"family":"Chavez","given":"D."},{"family":"Sobsey","given":"M."},{"family":"Tauxe","given":"R. V."}],"issued":{"date-parts":[["1999",2]]}}},{"id":1455,"uris":["http://zotero.org/users/4185209/items/R3YFLKMW"],"itemData":{"id":1455,"type":"article-journal","abstract":"To determine risk factors for diarrhea, the authors followed an open cohort of 1,314 children from Gulnea-Bissau by weekly diarrhea recall interviews between April 1987 and March 1990. Data on feeding practices and measles infection were available for all children and, for 531 children, comprehensive data on explanatory variables were recorded. Of 57 variables, seven were independently associated with an increased incidence of diarrhea. These were a recent (in the past 14 days) diarrheal episode, male sex, being weaned from breast milk, not being looked after by the mother, head of the household being &amp;lt;30 years old, eating cold leftovers, and drinking water from an unprotected public water supply. In breastfed children, only three variables were associated with diarrhea, including prior diarrhea, male sex, and not being looked after by the mother. Among weaned children, six variables delineated increased rates of diarrhea, including unprotected public water supply, eating of cold leftovers, and lack of maternal education. Major determinants of persistent diarrhea included weaning, lack of maternal education, and having pigs in the home. It is concluded that, in addition to the promotion of breastfeeding, important interventions against diarrhea include improvements in water supply, hygiene, and food handling. However, because of effect modification by breastfeeding, the largest effects of these interventions will probably be among weaned children. Am J Epidemiol 1997;146: 273–82.","container-title":"American Journal of Epidemiology","DOI":"10.1093/oxfordjournals.aje.a009263","ISSN":"0002-9262","issue":"3","journalAbbreviation":"American Journal of Epidemiology","page":"273-282","source":"Silverchair","title":"Risk Factors for Diarrheal Disease Incidence in Early Childhood: A Community Cohort Study from Guinea-Bissau","title-short":"Risk Factors for Diarrheal Disease Incidence in Early Childhood","volume":"146","author":[{"family":"Mølbak","given":"Kåre"},{"family":"Jensen","given":"Henrik"},{"family":"lngholt","given":"Liselotte"},{"family":"Aaby","given":"Peter"}],"issued":{"date-parts":[["1997",8,1]]}}}],"schema":"https://github.com/citation-style-language/schema/raw/master/csl-citation.json"} </w:delInstrText>
        </w:r>
        <w:r w:rsidR="004232B0" w:rsidRPr="00033637" w:rsidDel="008840FF">
          <w:rPr>
            <w:rFonts w:ascii="Times New Roman" w:hAnsi="Times New Roman" w:cs="Times New Roman"/>
            <w:sz w:val="24"/>
            <w:szCs w:val="24"/>
          </w:rPr>
          <w:fldChar w:fldCharType="separate"/>
        </w:r>
        <w:r w:rsidR="00350CF8" w:rsidRPr="00033637" w:rsidDel="008840FF">
          <w:rPr>
            <w:rFonts w:ascii="Times New Roman" w:hAnsi="Times New Roman" w:cs="Times New Roman"/>
            <w:sz w:val="24"/>
            <w:szCs w:val="24"/>
          </w:rPr>
          <w:delText>(Mølbak et al., 1997; Quick et al., 1999)</w:delText>
        </w:r>
        <w:r w:rsidR="004232B0" w:rsidRPr="00033637" w:rsidDel="008840FF">
          <w:rPr>
            <w:rFonts w:ascii="Times New Roman" w:hAnsi="Times New Roman" w:cs="Times New Roman"/>
            <w:sz w:val="24"/>
            <w:szCs w:val="24"/>
          </w:rPr>
          <w:fldChar w:fldCharType="end"/>
        </w:r>
      </w:del>
      <w:r w:rsidR="004232B0" w:rsidRPr="00033637">
        <w:rPr>
          <w:rFonts w:ascii="Times New Roman" w:hAnsi="Times New Roman" w:cs="Times New Roman"/>
          <w:sz w:val="24"/>
          <w:szCs w:val="24"/>
        </w:rPr>
        <w:t xml:space="preserve">.  </w:t>
      </w:r>
      <w:moveToRangeStart w:id="371" w:author="Mohammad Nayeem Hasan" w:date="2024-11-05T03:49:00Z" w:name="move181659286"/>
      <w:moveTo w:id="372" w:author="Mohammad Nayeem Hasan" w:date="2024-11-05T03:49:00Z">
        <w:r w:rsidR="002B122E" w:rsidRPr="00033637">
          <w:rPr>
            <w:rFonts w:ascii="Times New Roman" w:hAnsi="Times New Roman" w:cs="Times New Roman"/>
            <w:sz w:val="24"/>
            <w:szCs w:val="24"/>
          </w:rPr>
          <w:t xml:space="preserve">Young children in Bangladesh generally experience a variety of common illnesses like fever, cough, short/difficult breathing, diarrhea, </w:t>
        </w:r>
        <w:proofErr w:type="spellStart"/>
        <w:r w:rsidR="002B122E" w:rsidRPr="00033637">
          <w:rPr>
            <w:rFonts w:ascii="Times New Roman" w:hAnsi="Times New Roman" w:cs="Times New Roman"/>
            <w:sz w:val="24"/>
            <w:szCs w:val="24"/>
          </w:rPr>
          <w:t>etc</w:t>
        </w:r>
      </w:moveTo>
      <w:proofErr w:type="spellEnd"/>
      <w:ins w:id="373" w:author="Mohammad Nayeem Hasan" w:date="2024-12-22T22:45:00Z" w16du:dateUtc="2024-12-22T16:45:00Z">
        <w:r w:rsidR="008840FF" w:rsidRPr="00033637">
          <w:rPr>
            <w:rFonts w:ascii="Times New Roman" w:hAnsi="Times New Roman" w:cs="Times New Roman"/>
            <w:sz w:val="24"/>
            <w:szCs w:val="24"/>
          </w:rPr>
          <w:t xml:space="preserve"> </w:t>
        </w:r>
      </w:ins>
      <w:sdt>
        <w:sdtPr>
          <w:rPr>
            <w:rFonts w:ascii="Times New Roman" w:hAnsi="Times New Roman" w:cs="Times New Roman"/>
            <w:color w:val="000000"/>
            <w:sz w:val="24"/>
            <w:szCs w:val="24"/>
          </w:rPr>
          <w:tag w:val="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"/>
          <w:id w:val="294643346"/>
          <w:placeholder>
            <w:docPart w:val="DefaultPlaceholder_-1854013440"/>
          </w:placeholder>
        </w:sdtPr>
        <w:sdtContent>
          <w:r w:rsidR="00FE1019" w:rsidRPr="00033637">
            <w:rPr>
              <w:rFonts w:ascii="Times New Roman" w:hAnsi="Times New Roman" w:cs="Times New Roman"/>
              <w:color w:val="000000"/>
              <w:sz w:val="24"/>
              <w:szCs w:val="24"/>
            </w:rPr>
            <w:t>(Hasan et al., 2020; M. A. Islam et al., 2022)</w:t>
          </w:r>
        </w:sdtContent>
      </w:sdt>
      <w:ins w:id="374" w:author="Mohammad Nayeem Hasan" w:date="2024-12-22T22:47:00Z" w16du:dateUtc="2024-12-22T16:47:00Z">
        <w:r w:rsidR="008840FF" w:rsidRPr="00033637">
          <w:rPr>
            <w:rFonts w:ascii="Times New Roman" w:hAnsi="Times New Roman" w:cs="Times New Roman"/>
            <w:sz w:val="24"/>
            <w:szCs w:val="24"/>
          </w:rPr>
          <w:t>.</w:t>
        </w:r>
      </w:ins>
      <w:moveTo w:id="375" w:author="Mohammad Nayeem Hasan" w:date="2024-11-05T03:49:00Z">
        <w:del w:id="376" w:author="Mohammad Nayeem Hasan" w:date="2024-12-22T22:47:00Z" w16du:dateUtc="2024-12-22T16:47:00Z">
          <w:r w:rsidR="002B122E" w:rsidRPr="00033637" w:rsidDel="008840FF">
            <w:rPr>
              <w:rFonts w:ascii="Times New Roman" w:hAnsi="Times New Roman" w:cs="Times New Roman"/>
              <w:sz w:val="24"/>
              <w:szCs w:val="24"/>
            </w:rPr>
            <w:delText xml:space="preserve"> </w:delText>
          </w:r>
          <w:r w:rsidR="002B122E" w:rsidRPr="00033637" w:rsidDel="008840FF">
            <w:rPr>
              <w:rFonts w:ascii="Times New Roman" w:hAnsi="Times New Roman" w:cs="Times New Roman"/>
              <w:sz w:val="24"/>
              <w:szCs w:val="24"/>
            </w:rPr>
            <w:fldChar w:fldCharType="begin"/>
          </w:r>
          <w:r w:rsidR="002B122E" w:rsidRPr="00033637" w:rsidDel="008840FF">
            <w:rPr>
              <w:rFonts w:ascii="Times New Roman" w:hAnsi="Times New Roman" w:cs="Times New Roman"/>
              <w:sz w:val="24"/>
              <w:szCs w:val="24"/>
            </w:rPr>
            <w:delInstrText xml:space="preserve"> ADDIN ZOTERO_ITEM CSL_CITATION {"citationID":"SFdDeKWS","properties":{"formattedCitation":"(Hasan et al., 2020; Md. Aminul Islam et al., 2022)","plainCitation":"(Hasan et al., 2020; Md. Aminul Islam et al., 2022)","noteIndex":0},"citationItems":[{"id":1686,"uris":["http://zotero.org/users/4185209/items/9942NYDS"],"itemData":{"id":1686,"type":"article-journal","abstract":"Introduction The rate of cesarean delivery (C-section) has been increasing worldwide, including Bangladesh, and it has a negative impact on the mother and child's health. Our aim was to examine the association between C-section and childhood diseases and to identify the key factors associated with childhood diseases. Methods We used four nationally representative data sets from multiple indicator cluster survey (MICS, 2012 and 2019) and Bangladesh Demographic and Health Survey (BDHS, 2011and 2014) and analyzed 25,270 mother-child pairs. We used the frequency of common childhood diseases (fever, short or rapid breaths, cough, blood in stools, and diarrhea) as our outcome variable and C-section as exposure variable. We included mother’s age, place of residence, division, mother’s education, wealth index, child age, child sex, and child size at birth as confounding variables. Negative binomial regression model was used to analyze the data. Results In the BDHS data, the prevalence of C-section increased from 17.95% in 2011 to 23.33% in 2014. Also, in MICS, the prevalence almost doubled over an eight-year period (17.74% in 2012 to 35.41% in 2019). We did not observe any significant effect of C-section on childhood diseases in both surveys. Only in 2014 BDHS, we found that C-section increases the risk of childhood disease by 5% [Risk Ratio (RR): 1.05, 95% CI: 0.95, 1.17, p = 0.33]. However, the risk of childhood disease differed significantly in all survey years by division, child's age, and child’s size at birth after adjusting for important confounding variables. For example, children living in Chittagong division had a higher risk [(2011 BDHS RR: 1.22, 95% CI: 1.08, 1.38) and (2019 MICS RR: 1.21, 95% CI: 1.08, 1.35)] of having disease compared to Dhaka division. Maternal age, education, and wealth status showed significant differences with the outcome in some survey years. Conclusion Our study shows that C-section in Bangladesh continued to increase over time, and we did not find significant association between C-section and early childhood diseases. High C-section rate has a greater impact on maternal and child health as well as the burden on the health care system. We recommend raising public awareness of the negative impact of unnecessary C-section in Bangladesh.","container-title":"PLOS ONE","DOI":"10.1371/journal.pone.0242864","ISSN":"1932-6203","issue":"12","journalAbbreviation":"PLOS ONE","language":"en","note":"publisher: Public Library of Science","page":"e0242864","source":"PLoS Journals","title":"Cesarean delivery and early childhood diseases in Bangladesh: An analysis of Demographic and Health Survey (BDHS) and Multiple Indicator Cluster Survey (MICS)","title-short":"Cesarean delivery and early childhood diseases in Bangladesh","volume":"15","author":[{"family":"Hasan","given":"Mohammad Nayeem"},{"family":"Chowdhury","given":"Muhammad Abdul Baker"},{"family":"Jahan","given":"Jenifar"},{"family":"Jahan","given":"Sumyea"},{"family":"Ahmed","given":"Nasar U."},{"family":"Uddin","given":"Md Jamal"}],"issued":{"date-parts":[["2020",12,3]]}}},{"id":1688,"uris":["http://zotero.org/users/4185209/items/ZH8V3DW7"],"itemData":{"id":1688,"type":"article-journal","abstract":"In developing countries, acute respiratory infections (ARIs) cause a significant number of deaths among children. According to Bangladesh Demographic and Health Survey (BDHS), about 25% of the deaths in children under-five years are caused by ARI in Bangladesh every year. Low-income families frequently rely on wood, coal, and animal excrement for cooking. However, it is unclear whether using alternative fuels offers a health benefit over solid fuels. To clear this doubt, we conducted a study to investigate the effects of fuel usage on ARI in children. In this study, we used the latest BDHS 2017–18 survey data collected by the Government of Bangladesh (GoB) and estimated the effects of fuel use on ARI by constructing multivariable logistic regression models. From the analysis, we found that the crude (the only type of fuel in the model) odds ratio (OR) for ARI is 1.69 [95% confidence interval (CI): 1.06–2.71]. This suggests that children in families using contaminated fuels are 69.3% more likely to experience an ARI episode than children in households using clean fuels. After adjusting for cooking fuel, type of roof material, child's age (months), and sex of the child–the effect of solid fuels is similar to the adjusted odds ratio (AOR) for ARI (OR: 1.69, 95% CI: 1.05–2.72). This implies that an ARI occurrence is 69.2% more likely when compared to the effect of clean fuel. This study found a statistically significant association between solid fuel consumption and the occurrence of ARI in children in households. The correlation between indoor air pollution and clinical parameters of ARI requires further investigation. Our findings will also help other researchers and policymakers to take comprehensive actions by considering fuel type as a risk factor as well as taking proper steps to solve this issue.","container-title":"Frontiers in Public Health","ISSN":"2296-2565","source":"Frontiers","title":"Association of household fuel with acute respiratory infection (ARI) under-five years children in Bangladesh","URL":"https://www.frontiersin.org/articles/10.3389/fpubh.2022.985445","volume":"10","author":[{"family":"Islam","given":"Md. Aminul"},{"family":"Hasan","given":"Mohammad Nayeem"},{"family":"Ahammed","given":"Tanvir"},{"family":"Anjum","given":"Aniqua"},{"family":"Majumder","given":"Ananya"},{"family":"Siddiqui","given":"M. Noor-E-Alam"},{"family":"Mukharjee","given":"Sanjoy Kumar"},{"family":"Sultana","given":"Khandokar Fahmida"},{"family":"Sultana","given":"Sabrin"},{"family":"Jakariya","given":"Md."},{"family":"Bhattacharya","given":"Prosun"},{"family":"Sarkodie","given":"Samuel Asumadu"},{"family":"Dhama","given":"Kuldeep"},{"family":"Mumin","given":"Jubayer"},{"family":"Ahmed","given":"Firoz"}],"accessed":{"date-parts":[["2023",1,21]]},"issued":{"date-parts":[["2022"]]}}}],"schema":"https://github.com/citation-style-language/schema/raw/master/csl-citation.json"} </w:delInstrText>
          </w:r>
          <w:r w:rsidR="002B122E" w:rsidRPr="00033637" w:rsidDel="008840FF">
            <w:rPr>
              <w:rFonts w:ascii="Times New Roman" w:hAnsi="Times New Roman" w:cs="Times New Roman"/>
              <w:sz w:val="24"/>
              <w:szCs w:val="24"/>
            </w:rPr>
            <w:fldChar w:fldCharType="separate"/>
          </w:r>
          <w:r w:rsidR="002B122E" w:rsidRPr="00033637" w:rsidDel="008840FF">
            <w:rPr>
              <w:rFonts w:ascii="Times New Roman" w:hAnsi="Times New Roman" w:cs="Times New Roman"/>
              <w:sz w:val="24"/>
              <w:szCs w:val="24"/>
            </w:rPr>
            <w:delText>(Hasan et al., 2020; Md. Aminul Islam et al., 2022)</w:delText>
          </w:r>
          <w:r w:rsidR="002B122E" w:rsidRPr="00033637" w:rsidDel="008840FF">
            <w:rPr>
              <w:rFonts w:ascii="Times New Roman" w:hAnsi="Times New Roman" w:cs="Times New Roman"/>
              <w:sz w:val="24"/>
              <w:szCs w:val="24"/>
            </w:rPr>
            <w:fldChar w:fldCharType="end"/>
          </w:r>
          <w:r w:rsidR="002B122E" w:rsidRPr="00033637" w:rsidDel="008840FF">
            <w:rPr>
              <w:rFonts w:ascii="Times New Roman" w:hAnsi="Times New Roman" w:cs="Times New Roman"/>
              <w:sz w:val="24"/>
              <w:szCs w:val="24"/>
            </w:rPr>
            <w:delText>.</w:delText>
          </w:r>
        </w:del>
        <w:r w:rsidR="002B122E" w:rsidRPr="00033637">
          <w:rPr>
            <w:rFonts w:ascii="Times New Roman" w:hAnsi="Times New Roman" w:cs="Times New Roman"/>
            <w:sz w:val="24"/>
            <w:szCs w:val="24"/>
          </w:rPr>
          <w:t xml:space="preserve"> </w:t>
        </w:r>
      </w:moveTo>
    </w:p>
    <w:moveToRangeEnd w:id="371"/>
    <w:p w14:paraId="33090A18" w14:textId="59E44126" w:rsidR="004232B0" w:rsidRPr="00033637" w:rsidRDefault="004232B0" w:rsidP="00F31FB2">
      <w:pPr>
        <w:spacing w:line="480" w:lineRule="auto"/>
        <w:ind w:firstLine="720"/>
        <w:rPr>
          <w:ins w:id="377" w:author="Mohammad Nayeem Hasan" w:date="2024-11-05T00:34:00Z"/>
          <w:rFonts w:ascii="Times New Roman" w:hAnsi="Times New Roman" w:cs="Times New Roman"/>
          <w:sz w:val="24"/>
          <w:szCs w:val="24"/>
        </w:rPr>
      </w:pPr>
      <w:r w:rsidRPr="00033637">
        <w:rPr>
          <w:rFonts w:ascii="Times New Roman" w:hAnsi="Times New Roman" w:cs="Times New Roman"/>
          <w:sz w:val="24"/>
          <w:szCs w:val="24"/>
        </w:rPr>
        <w:t xml:space="preserve">To reduce </w:t>
      </w:r>
      <w:del w:id="378" w:author="Mohammad Nayeem Hasan" w:date="2024-11-03T02:10:00Z">
        <w:r w:rsidRPr="00033637" w:rsidDel="0003156D">
          <w:rPr>
            <w:rFonts w:ascii="Times New Roman" w:hAnsi="Times New Roman" w:cs="Times New Roman"/>
            <w:sz w:val="24"/>
            <w:szCs w:val="24"/>
          </w:rPr>
          <w:delText xml:space="preserve">the </w:delText>
        </w:r>
      </w:del>
      <w:r w:rsidRPr="00033637">
        <w:rPr>
          <w:rFonts w:ascii="Times New Roman" w:hAnsi="Times New Roman" w:cs="Times New Roman"/>
          <w:sz w:val="24"/>
          <w:szCs w:val="24"/>
        </w:rPr>
        <w:t>child morbidity and mortality, the prevention of diarrhea is indispensable.</w:t>
      </w:r>
    </w:p>
    <w:bookmarkEnd w:id="272"/>
    <w:p w14:paraId="1214C32C" w14:textId="0C1310E0" w:rsidR="00430917" w:rsidRPr="00033637" w:rsidDel="002B122E" w:rsidRDefault="00430917" w:rsidP="00F31FB2">
      <w:pPr>
        <w:spacing w:line="480" w:lineRule="auto"/>
        <w:ind w:firstLine="720"/>
        <w:rPr>
          <w:del w:id="379" w:author="Mohammad Nayeem Hasan" w:date="2024-11-05T03:49:00Z"/>
          <w:rFonts w:ascii="Times New Roman" w:hAnsi="Times New Roman" w:cs="Times New Roman"/>
          <w:sz w:val="24"/>
          <w:szCs w:val="24"/>
        </w:rPr>
        <w:pPrChange w:id="380" w:author="Mohammad Nayeem Hasan" w:date="2024-12-23T01:38:00Z" w16du:dateUtc="2024-12-22T19:38:00Z">
          <w:pPr>
            <w:spacing w:line="480" w:lineRule="auto"/>
            <w:ind w:firstLine="720"/>
          </w:pPr>
        </w:pPrChange>
      </w:pPr>
    </w:p>
    <w:p w14:paraId="4C4A43EB" w14:textId="464BC3D4" w:rsidR="00BB7B4D" w:rsidRPr="00033637" w:rsidRDefault="00E46328" w:rsidP="00F31FB2">
      <w:pPr>
        <w:spacing w:line="480" w:lineRule="auto"/>
        <w:ind w:firstLine="720"/>
        <w:rPr>
          <w:ins w:id="381" w:author="Mohammad Nayeem Hasan" w:date="2024-12-23T01:13:00Z" w16du:dateUtc="2024-12-22T19:13:00Z"/>
          <w:rFonts w:ascii="Times New Roman" w:hAnsi="Times New Roman" w:cs="Times New Roman"/>
          <w:sz w:val="24"/>
          <w:szCs w:val="24"/>
        </w:rPr>
      </w:pPr>
      <w:bookmarkStart w:id="382" w:name="_Hlk181498115"/>
      <w:bookmarkStart w:id="383" w:name="_Hlk185812338"/>
      <w:ins w:id="384" w:author="Mohammad Nayeem Hasan" w:date="2024-11-03T03:20:00Z">
        <w:r w:rsidRPr="00033637">
          <w:rPr>
            <w:rFonts w:ascii="Times New Roman" w:hAnsi="Times New Roman" w:cs="Times New Roman"/>
            <w:sz w:val="24"/>
            <w:szCs w:val="24"/>
          </w:rPr>
          <w:t>Based on the Multiple Indicator Cluster Surveys (MICS) from 2006, 2012</w:t>
        </w:r>
      </w:ins>
      <w:ins w:id="385" w:author="Mohammad Nayeem Hasan" w:date="2024-11-03T03:42:00Z">
        <w:r w:rsidR="00172402" w:rsidRPr="00033637">
          <w:rPr>
            <w:rFonts w:ascii="Times New Roman" w:hAnsi="Times New Roman" w:cs="Times New Roman"/>
            <w:sz w:val="24"/>
            <w:szCs w:val="24"/>
          </w:rPr>
          <w:t>-13</w:t>
        </w:r>
      </w:ins>
      <w:ins w:id="386" w:author="Mohammad Nayeem Hasan" w:date="2024-11-03T03:20:00Z">
        <w:r w:rsidRPr="00033637">
          <w:rPr>
            <w:rFonts w:ascii="Times New Roman" w:hAnsi="Times New Roman" w:cs="Times New Roman"/>
            <w:sz w:val="24"/>
            <w:szCs w:val="24"/>
          </w:rPr>
          <w:t>, and 2019, the prevalence of diarrhea among under-five children was reported at 7.1%, 3.9%, and 6.9%, respectively</w:t>
        </w:r>
      </w:ins>
      <w:ins w:id="387" w:author="Mohammad Nayeem Hasan" w:date="2024-11-03T03:25:00Z">
        <w:r w:rsidR="00B24C77" w:rsidRPr="00033637">
          <w:rPr>
            <w:rFonts w:ascii="Times New Roman" w:hAnsi="Times New Roman" w:cs="Times New Roman"/>
            <w:sz w:val="24"/>
            <w:szCs w:val="24"/>
          </w:rPr>
          <w:t xml:space="preserve"> </w:t>
        </w:r>
      </w:ins>
      <w:sdt>
        <w:sdtPr>
          <w:rPr>
            <w:rFonts w:ascii="Times New Roman" w:hAnsi="Times New Roman" w:cs="Times New Roman"/>
            <w:color w:val="000000"/>
            <w:sz w:val="24"/>
            <w:szCs w:val="24"/>
          </w:rPr>
          <w:tag w:val="MENDELEY_CITATION_v3_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"/>
          <w:id w:val="-1458018468"/>
          <w:placeholder>
            <w:docPart w:val="DefaultPlaceholder_-1854013440"/>
          </w:placeholder>
        </w:sdtPr>
        <w:sdtContent>
          <w:r w:rsidR="00FE1019" w:rsidRPr="00033637">
            <w:rPr>
              <w:rFonts w:ascii="Times New Roman" w:hAnsi="Times New Roman" w:cs="Times New Roman"/>
              <w:color w:val="000000"/>
              <w:sz w:val="24"/>
              <w:szCs w:val="24"/>
            </w:rPr>
            <w:t>(MICS, 2006, 2014, 2019)</w:t>
          </w:r>
        </w:sdtContent>
      </w:sdt>
      <w:ins w:id="388" w:author="Mohammad Nayeem Hasan" w:date="2024-11-03T03:20:00Z">
        <w:r w:rsidRPr="00033637">
          <w:rPr>
            <w:rFonts w:ascii="Times New Roman" w:hAnsi="Times New Roman" w:cs="Times New Roman"/>
            <w:sz w:val="24"/>
            <w:szCs w:val="24"/>
          </w:rPr>
          <w:t>. Additionally, the BDHS from 20</w:t>
        </w:r>
      </w:ins>
      <w:ins w:id="389" w:author="Mohammad Nayeem Hasan" w:date="2024-11-03T03:41:00Z">
        <w:r w:rsidR="00172402" w:rsidRPr="00033637">
          <w:rPr>
            <w:rFonts w:ascii="Times New Roman" w:hAnsi="Times New Roman" w:cs="Times New Roman"/>
            <w:sz w:val="24"/>
            <w:szCs w:val="24"/>
          </w:rPr>
          <w:t>14</w:t>
        </w:r>
      </w:ins>
      <w:ins w:id="390" w:author="Mohammad Nayeem Hasan" w:date="2024-11-03T03:20:00Z">
        <w:r w:rsidRPr="00033637">
          <w:rPr>
            <w:rFonts w:ascii="Times New Roman" w:hAnsi="Times New Roman" w:cs="Times New Roman"/>
            <w:sz w:val="24"/>
            <w:szCs w:val="24"/>
          </w:rPr>
          <w:t>, 20</w:t>
        </w:r>
      </w:ins>
      <w:ins w:id="391" w:author="Mohammad Nayeem Hasan" w:date="2024-11-03T03:42:00Z">
        <w:r w:rsidR="00172402" w:rsidRPr="00033637">
          <w:rPr>
            <w:rFonts w:ascii="Times New Roman" w:hAnsi="Times New Roman" w:cs="Times New Roman"/>
            <w:sz w:val="24"/>
            <w:szCs w:val="24"/>
          </w:rPr>
          <w:t>17-18</w:t>
        </w:r>
      </w:ins>
      <w:ins w:id="392" w:author="Mohammad Nayeem Hasan" w:date="2024-11-03T03:20:00Z">
        <w:r w:rsidRPr="00033637">
          <w:rPr>
            <w:rFonts w:ascii="Times New Roman" w:hAnsi="Times New Roman" w:cs="Times New Roman"/>
            <w:sz w:val="24"/>
            <w:szCs w:val="24"/>
          </w:rPr>
          <w:t>, and 2022 indicated rates of 5.7%, 4.7%, and 4.8%</w:t>
        </w:r>
      </w:ins>
      <w:ins w:id="393" w:author="Mohammad Nayeem Hasan" w:date="2024-11-03T03:30:00Z">
        <w:r w:rsidR="00B24C77" w:rsidRPr="00033637">
          <w:rPr>
            <w:rFonts w:ascii="Times New Roman" w:hAnsi="Times New Roman" w:cs="Times New Roman"/>
            <w:sz w:val="24"/>
            <w:szCs w:val="24"/>
          </w:rPr>
          <w:t xml:space="preserve"> </w:t>
        </w:r>
      </w:ins>
      <w:sdt>
        <w:sdtPr>
          <w:rPr>
            <w:rFonts w:ascii="Times New Roman" w:hAnsi="Times New Roman" w:cs="Times New Roman"/>
            <w:color w:val="000000"/>
            <w:sz w:val="24"/>
            <w:szCs w:val="24"/>
          </w:rPr>
          <w:tag w:val="MENDELEY_CITATION_v3_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"/>
          <w:id w:val="-643353542"/>
          <w:placeholder>
            <w:docPart w:val="DefaultPlaceholder_-1854013440"/>
          </w:placeholder>
        </w:sdtPr>
        <w:sdtContent>
          <w:r w:rsidR="00FE1019" w:rsidRPr="00033637">
            <w:rPr>
              <w:rFonts w:ascii="Times New Roman" w:hAnsi="Times New Roman" w:cs="Times New Roman"/>
              <w:color w:val="000000"/>
              <w:sz w:val="24"/>
              <w:szCs w:val="24"/>
            </w:rPr>
            <w:t>(BDHS, 2014, 2019, 2022)</w:t>
          </w:r>
        </w:sdtContent>
      </w:sdt>
      <w:ins w:id="394" w:author="Mohammad Nayeem Hasan" w:date="2024-11-03T03:20:00Z">
        <w:r w:rsidRPr="00033637">
          <w:rPr>
            <w:rFonts w:ascii="Times New Roman" w:hAnsi="Times New Roman" w:cs="Times New Roman"/>
            <w:sz w:val="24"/>
            <w:szCs w:val="24"/>
          </w:rPr>
          <w:t xml:space="preserve">. Despite various interventions and innovations aimed at reducing childhood diarrhea, the burden of the disease appears to be increasing in recent years in Bangladesh. </w:t>
        </w:r>
      </w:ins>
      <w:bookmarkEnd w:id="382"/>
      <w:ins w:id="395" w:author="Mohammad Nayeem Hasan" w:date="2024-12-23T01:13:00Z" w16du:dateUtc="2024-12-22T19:13:00Z">
        <w:r w:rsidR="00BB7B4D" w:rsidRPr="00033637">
          <w:rPr>
            <w:rFonts w:ascii="Times New Roman" w:hAnsi="Times New Roman" w:cs="Times New Roman"/>
            <w:sz w:val="24"/>
            <w:szCs w:val="24"/>
          </w:rPr>
          <w:t>In addition to our claim, while numerous previous studies have been conducted and have identified several significant factors, the performance of these studies' analytical models has not been thoroughly examined. Moreover, most of these studies rely on a single survey dataset. In contrast, our study utilizes data from three consecutive surveys, allowing us to identify factors that consistently contribute to diarrhea across all three surveys. This approach provides a clearer picture of the factors requiring government intervention.</w:t>
        </w:r>
      </w:ins>
    </w:p>
    <w:bookmarkEnd w:id="383"/>
    <w:p w14:paraId="7B3F5B40" w14:textId="5AAB47E4" w:rsidR="00F2444F" w:rsidRPr="00033637" w:rsidRDefault="00682909" w:rsidP="00F31FB2">
      <w:pPr>
        <w:spacing w:line="480" w:lineRule="auto"/>
        <w:ind w:firstLine="720"/>
        <w:rPr>
          <w:rFonts w:ascii="Times New Roman" w:hAnsi="Times New Roman" w:cs="Times New Roman"/>
          <w:sz w:val="24"/>
          <w:szCs w:val="24"/>
        </w:rPr>
      </w:pPr>
      <w:r w:rsidRPr="00033637">
        <w:rPr>
          <w:rFonts w:ascii="Times New Roman" w:hAnsi="Times New Roman" w:cs="Times New Roman"/>
          <w:sz w:val="24"/>
          <w:szCs w:val="24"/>
        </w:rPr>
        <w:t>According to the information that we have</w:t>
      </w:r>
      <w:r w:rsidR="008A34AB" w:rsidRPr="00033637">
        <w:rPr>
          <w:rFonts w:ascii="Times New Roman" w:hAnsi="Times New Roman" w:cs="Times New Roman"/>
          <w:sz w:val="24"/>
          <w:szCs w:val="24"/>
        </w:rPr>
        <w:t xml:space="preserve">, no study was conducted using the </w:t>
      </w:r>
      <w:r w:rsidR="0023711F" w:rsidRPr="00033637">
        <w:rPr>
          <w:rFonts w:ascii="Times New Roman" w:hAnsi="Times New Roman" w:cs="Times New Roman"/>
          <w:sz w:val="24"/>
          <w:szCs w:val="24"/>
        </w:rPr>
        <w:t>Multiple Indicator Cluster</w:t>
      </w:r>
      <w:r w:rsidR="00275578" w:rsidRPr="00033637">
        <w:rPr>
          <w:rFonts w:ascii="Times New Roman" w:hAnsi="Times New Roman" w:cs="Times New Roman"/>
          <w:sz w:val="24"/>
          <w:szCs w:val="24"/>
        </w:rPr>
        <w:t xml:space="preserve"> </w:t>
      </w:r>
      <w:r w:rsidR="0023711F" w:rsidRPr="00033637">
        <w:rPr>
          <w:rFonts w:ascii="Times New Roman" w:hAnsi="Times New Roman" w:cs="Times New Roman"/>
          <w:sz w:val="24"/>
          <w:szCs w:val="24"/>
        </w:rPr>
        <w:t>Survey</w:t>
      </w:r>
      <w:r w:rsidR="001B6C05" w:rsidRPr="00033637">
        <w:rPr>
          <w:rFonts w:ascii="Times New Roman" w:hAnsi="Times New Roman" w:cs="Times New Roman"/>
          <w:sz w:val="24"/>
          <w:szCs w:val="24"/>
        </w:rPr>
        <w:t xml:space="preserve"> (MICS)</w:t>
      </w:r>
      <w:r w:rsidR="0023711F" w:rsidRPr="00033637">
        <w:rPr>
          <w:rFonts w:ascii="Times New Roman" w:hAnsi="Times New Roman" w:cs="Times New Roman"/>
          <w:sz w:val="24"/>
          <w:szCs w:val="24"/>
        </w:rPr>
        <w:t xml:space="preserve"> data of B</w:t>
      </w:r>
      <w:r w:rsidR="009908E3" w:rsidRPr="00033637">
        <w:rPr>
          <w:rFonts w:ascii="Times New Roman" w:hAnsi="Times New Roman" w:cs="Times New Roman"/>
          <w:sz w:val="24"/>
          <w:szCs w:val="24"/>
        </w:rPr>
        <w:t>an</w:t>
      </w:r>
      <w:r w:rsidR="0023711F" w:rsidRPr="00033637">
        <w:rPr>
          <w:rFonts w:ascii="Times New Roman" w:hAnsi="Times New Roman" w:cs="Times New Roman"/>
          <w:sz w:val="24"/>
          <w:szCs w:val="24"/>
        </w:rPr>
        <w:t>gladesh</w:t>
      </w:r>
      <w:r w:rsidR="009908E3" w:rsidRPr="00033637">
        <w:rPr>
          <w:rFonts w:ascii="Times New Roman" w:hAnsi="Times New Roman" w:cs="Times New Roman"/>
          <w:sz w:val="24"/>
          <w:szCs w:val="24"/>
        </w:rPr>
        <w:t xml:space="preserve"> </w:t>
      </w:r>
      <w:r w:rsidR="003D7B5A" w:rsidRPr="00033637">
        <w:rPr>
          <w:rFonts w:ascii="Times New Roman" w:hAnsi="Times New Roman" w:cs="Times New Roman"/>
          <w:sz w:val="24"/>
          <w:szCs w:val="24"/>
        </w:rPr>
        <w:t xml:space="preserve">to </w:t>
      </w:r>
      <w:r w:rsidR="007B1328" w:rsidRPr="00033637">
        <w:rPr>
          <w:rFonts w:ascii="Times New Roman" w:hAnsi="Times New Roman" w:cs="Times New Roman"/>
          <w:sz w:val="24"/>
          <w:szCs w:val="24"/>
        </w:rPr>
        <w:t xml:space="preserve">portray the changes </w:t>
      </w:r>
      <w:del w:id="396" w:author="Mohammad Nayeem Hasan" w:date="2024-11-03T02:00:00Z">
        <w:r w:rsidR="007B1328" w:rsidRPr="00033637" w:rsidDel="0003156D">
          <w:rPr>
            <w:rFonts w:ascii="Times New Roman" w:hAnsi="Times New Roman" w:cs="Times New Roman"/>
            <w:sz w:val="24"/>
            <w:szCs w:val="24"/>
          </w:rPr>
          <w:delText xml:space="preserve">of </w:delText>
        </w:r>
      </w:del>
      <w:ins w:id="397" w:author="Mohammad Nayeem Hasan" w:date="2024-11-03T02:00:00Z">
        <w:r w:rsidR="0003156D" w:rsidRPr="00033637">
          <w:rPr>
            <w:rFonts w:ascii="Times New Roman" w:hAnsi="Times New Roman" w:cs="Times New Roman"/>
            <w:sz w:val="24"/>
            <w:szCs w:val="24"/>
          </w:rPr>
          <w:t xml:space="preserve">in </w:t>
        </w:r>
      </w:ins>
      <w:r w:rsidR="007B1328" w:rsidRPr="00033637">
        <w:rPr>
          <w:rFonts w:ascii="Times New Roman" w:hAnsi="Times New Roman" w:cs="Times New Roman"/>
          <w:sz w:val="24"/>
          <w:szCs w:val="24"/>
        </w:rPr>
        <w:t xml:space="preserve">factors </w:t>
      </w:r>
      <w:r w:rsidR="004D4453" w:rsidRPr="00033637">
        <w:rPr>
          <w:rFonts w:ascii="Times New Roman" w:hAnsi="Times New Roman" w:cs="Times New Roman"/>
          <w:sz w:val="24"/>
          <w:szCs w:val="24"/>
        </w:rPr>
        <w:t>influencing</w:t>
      </w:r>
      <w:r w:rsidR="007B1328" w:rsidRPr="00033637">
        <w:rPr>
          <w:rFonts w:ascii="Times New Roman" w:hAnsi="Times New Roman" w:cs="Times New Roman"/>
          <w:sz w:val="24"/>
          <w:szCs w:val="24"/>
        </w:rPr>
        <w:t xml:space="preserve"> diarrhea ove</w:t>
      </w:r>
      <w:r w:rsidR="004D4453" w:rsidRPr="00033637">
        <w:rPr>
          <w:rFonts w:ascii="Times New Roman" w:hAnsi="Times New Roman" w:cs="Times New Roman"/>
          <w:sz w:val="24"/>
          <w:szCs w:val="24"/>
        </w:rPr>
        <w:t>r time.</w:t>
      </w:r>
      <w:ins w:id="398" w:author="Mohammad Nayeem Hasan" w:date="2024-11-03T03:16:00Z">
        <w:r w:rsidR="00E46328" w:rsidRPr="00033637">
          <w:rPr>
            <w:rFonts w:ascii="Times New Roman" w:hAnsi="Times New Roman" w:cs="Times New Roman"/>
            <w:sz w:val="24"/>
            <w:szCs w:val="24"/>
          </w:rPr>
          <w:t xml:space="preserve"> </w:t>
        </w:r>
      </w:ins>
      <w:bookmarkStart w:id="399" w:name="_Hlk181498177"/>
      <w:ins w:id="400" w:author="Mohammad Nayeem Hasan" w:date="2024-11-03T03:21:00Z">
        <w:r w:rsidR="00E46328" w:rsidRPr="00033637">
          <w:rPr>
            <w:rFonts w:ascii="Times New Roman" w:hAnsi="Times New Roman" w:cs="Times New Roman"/>
            <w:sz w:val="24"/>
            <w:szCs w:val="24"/>
          </w:rPr>
          <w:t>Additionally, we sought to understand the reasons behind the recent increase in diarrhea cases, despite improvements in various health indicators.</w:t>
        </w:r>
      </w:ins>
      <w:del w:id="401" w:author="Mohammad Nayeem Hasan" w:date="2024-11-03T03:21:00Z">
        <w:r w:rsidR="0023711F" w:rsidRPr="00033637" w:rsidDel="00E46328">
          <w:rPr>
            <w:rFonts w:ascii="Times New Roman" w:hAnsi="Times New Roman" w:cs="Times New Roman"/>
            <w:sz w:val="24"/>
            <w:szCs w:val="24"/>
          </w:rPr>
          <w:delText xml:space="preserve"> </w:delText>
        </w:r>
      </w:del>
      <w:ins w:id="402" w:author="Mohammad Nayeem Hasan" w:date="2024-11-03T03:21:00Z">
        <w:r w:rsidR="00E46328" w:rsidRPr="00033637">
          <w:rPr>
            <w:rFonts w:ascii="Times New Roman" w:hAnsi="Times New Roman" w:cs="Times New Roman"/>
            <w:sz w:val="24"/>
            <w:szCs w:val="24"/>
          </w:rPr>
          <w:t xml:space="preserve"> </w:t>
        </w:r>
      </w:ins>
      <w:bookmarkEnd w:id="399"/>
      <w:r w:rsidR="00264FBA" w:rsidRPr="00033637">
        <w:rPr>
          <w:rFonts w:ascii="Times New Roman" w:hAnsi="Times New Roman" w:cs="Times New Roman"/>
          <w:sz w:val="24"/>
          <w:szCs w:val="24"/>
        </w:rPr>
        <w:t xml:space="preserve">We </w:t>
      </w:r>
      <w:ins w:id="403" w:author="Mohammad Nayeem Hasan" w:date="2024-11-03T03:21:00Z">
        <w:r w:rsidR="00E46328" w:rsidRPr="00033637">
          <w:rPr>
            <w:rFonts w:ascii="Times New Roman" w:hAnsi="Times New Roman" w:cs="Times New Roman"/>
            <w:sz w:val="24"/>
            <w:szCs w:val="24"/>
          </w:rPr>
          <w:t xml:space="preserve">also </w:t>
        </w:r>
      </w:ins>
      <w:r w:rsidR="00264FBA" w:rsidRPr="00033637">
        <w:rPr>
          <w:rFonts w:ascii="Times New Roman" w:hAnsi="Times New Roman" w:cs="Times New Roman"/>
          <w:sz w:val="24"/>
          <w:szCs w:val="24"/>
        </w:rPr>
        <w:t>intended</w:t>
      </w:r>
      <w:r w:rsidR="00275578" w:rsidRPr="00033637">
        <w:rPr>
          <w:rFonts w:ascii="Times New Roman" w:hAnsi="Times New Roman" w:cs="Times New Roman"/>
          <w:sz w:val="24"/>
          <w:szCs w:val="24"/>
        </w:rPr>
        <w:t xml:space="preserve"> to </w:t>
      </w:r>
      <w:r w:rsidR="00C0326B" w:rsidRPr="00033637">
        <w:rPr>
          <w:rFonts w:ascii="Times New Roman" w:hAnsi="Times New Roman" w:cs="Times New Roman"/>
          <w:sz w:val="24"/>
          <w:szCs w:val="24"/>
        </w:rPr>
        <w:t xml:space="preserve">investigate </w:t>
      </w:r>
      <w:r w:rsidR="00275578" w:rsidRPr="00033637">
        <w:rPr>
          <w:rFonts w:ascii="Times New Roman" w:hAnsi="Times New Roman" w:cs="Times New Roman"/>
          <w:sz w:val="24"/>
          <w:szCs w:val="24"/>
        </w:rPr>
        <w:t xml:space="preserve">the relationship between </w:t>
      </w:r>
      <w:r w:rsidR="00E10003" w:rsidRPr="00033637">
        <w:rPr>
          <w:rFonts w:ascii="Times New Roman" w:hAnsi="Times New Roman" w:cs="Times New Roman"/>
          <w:sz w:val="24"/>
          <w:szCs w:val="24"/>
        </w:rPr>
        <w:t>diarrhea</w:t>
      </w:r>
      <w:r w:rsidR="00275578" w:rsidRPr="00033637">
        <w:rPr>
          <w:rFonts w:ascii="Times New Roman" w:hAnsi="Times New Roman" w:cs="Times New Roman"/>
          <w:sz w:val="24"/>
          <w:szCs w:val="24"/>
        </w:rPr>
        <w:t xml:space="preserve"> </w:t>
      </w:r>
      <w:r w:rsidR="00771B06" w:rsidRPr="00033637">
        <w:rPr>
          <w:rFonts w:ascii="Times New Roman" w:hAnsi="Times New Roman" w:cs="Times New Roman"/>
          <w:color w:val="313131"/>
          <w:sz w:val="24"/>
          <w:szCs w:val="24"/>
          <w:shd w:val="clear" w:color="auto" w:fill="FFFFFF"/>
        </w:rPr>
        <w:t>and</w:t>
      </w:r>
      <w:r w:rsidR="00771B06" w:rsidRPr="00033637" w:rsidDel="00E0777D">
        <w:rPr>
          <w:rFonts w:ascii="Times New Roman" w:hAnsi="Times New Roman" w:cs="Times New Roman"/>
          <w:sz w:val="24"/>
          <w:szCs w:val="24"/>
        </w:rPr>
        <w:t xml:space="preserve"> </w:t>
      </w:r>
      <w:r w:rsidR="00275578" w:rsidRPr="00033637">
        <w:rPr>
          <w:rFonts w:ascii="Times New Roman" w:hAnsi="Times New Roman" w:cs="Times New Roman"/>
          <w:sz w:val="24"/>
          <w:szCs w:val="24"/>
        </w:rPr>
        <w:t xml:space="preserve">important features </w:t>
      </w:r>
      <w:r w:rsidR="00CC382B" w:rsidRPr="00033637">
        <w:rPr>
          <w:rFonts w:ascii="Times New Roman" w:hAnsi="Times New Roman" w:cs="Times New Roman"/>
          <w:sz w:val="24"/>
          <w:szCs w:val="24"/>
        </w:rPr>
        <w:t>such as</w:t>
      </w:r>
      <w:r w:rsidR="00275578" w:rsidRPr="00033637">
        <w:rPr>
          <w:rFonts w:ascii="Times New Roman" w:hAnsi="Times New Roman" w:cs="Times New Roman"/>
          <w:sz w:val="24"/>
          <w:szCs w:val="24"/>
        </w:rPr>
        <w:t xml:space="preserve"> drinking water source, health of children, </w:t>
      </w:r>
      <w:r w:rsidR="00CC382B" w:rsidRPr="00033637">
        <w:rPr>
          <w:rFonts w:ascii="Times New Roman" w:hAnsi="Times New Roman" w:cs="Times New Roman"/>
          <w:sz w:val="24"/>
          <w:szCs w:val="24"/>
        </w:rPr>
        <w:t xml:space="preserve">household </w:t>
      </w:r>
      <w:r w:rsidR="00275578" w:rsidRPr="00033637">
        <w:rPr>
          <w:rFonts w:ascii="Times New Roman" w:hAnsi="Times New Roman" w:cs="Times New Roman"/>
          <w:sz w:val="24"/>
          <w:szCs w:val="24"/>
        </w:rPr>
        <w:t xml:space="preserve">economic status, </w:t>
      </w:r>
      <w:ins w:id="404" w:author="Mohammad Nayeem Hasan" w:date="2024-11-03T02:01:00Z">
        <w:r w:rsidR="0003156D" w:rsidRPr="00033637">
          <w:rPr>
            <w:rFonts w:ascii="Times New Roman" w:hAnsi="Times New Roman" w:cs="Times New Roman"/>
            <w:sz w:val="24"/>
            <w:szCs w:val="24"/>
          </w:rPr>
          <w:t>and </w:t>
        </w:r>
      </w:ins>
      <w:r w:rsidR="00CC382B" w:rsidRPr="00033637">
        <w:rPr>
          <w:rFonts w:ascii="Times New Roman" w:hAnsi="Times New Roman" w:cs="Times New Roman"/>
          <w:sz w:val="24"/>
          <w:szCs w:val="24"/>
        </w:rPr>
        <w:t xml:space="preserve">household </w:t>
      </w:r>
      <w:r w:rsidR="00275578" w:rsidRPr="00033637">
        <w:rPr>
          <w:rFonts w:ascii="Times New Roman" w:hAnsi="Times New Roman" w:cs="Times New Roman"/>
          <w:sz w:val="24"/>
          <w:szCs w:val="24"/>
        </w:rPr>
        <w:t>environment.</w:t>
      </w:r>
      <w:ins w:id="405" w:author="Mohammad Nayeem Hasan" w:date="2024-12-23T01:57:00Z" w16du:dateUtc="2024-12-22T19:57:00Z">
        <w:r w:rsidR="002E58F8">
          <w:rPr>
            <w:rFonts w:ascii="Times New Roman" w:hAnsi="Times New Roman" w:cs="Times New Roman"/>
            <w:sz w:val="24"/>
            <w:szCs w:val="24"/>
          </w:rPr>
          <w:t xml:space="preserve"> </w:t>
        </w:r>
      </w:ins>
      <w:del w:id="406" w:author="Mohammad Nayeem Hasan" w:date="2024-12-23T01:57:00Z" w16du:dateUtc="2024-12-22T19:57:00Z">
        <w:r w:rsidR="00AD6141" w:rsidRPr="00033637" w:rsidDel="002E58F8">
          <w:rPr>
            <w:rFonts w:ascii="Times New Roman" w:hAnsi="Times New Roman" w:cs="Times New Roman"/>
            <w:sz w:val="24"/>
            <w:szCs w:val="24"/>
          </w:rPr>
          <w:lastRenderedPageBreak/>
          <w:delText xml:space="preserve"> </w:delText>
        </w:r>
      </w:del>
      <w:del w:id="407" w:author="Mohammad Nayeem Hasan" w:date="2024-11-03T03:21:00Z">
        <w:r w:rsidR="00CC382B" w:rsidRPr="00033637" w:rsidDel="00E46328">
          <w:rPr>
            <w:rFonts w:ascii="Times New Roman" w:hAnsi="Times New Roman" w:cs="Times New Roman"/>
            <w:sz w:val="24"/>
            <w:szCs w:val="24"/>
          </w:rPr>
          <w:delText>Additionally,</w:delText>
        </w:r>
      </w:del>
      <w:del w:id="408" w:author="Mohammad Nayeem Hasan" w:date="2024-11-03T03:23:00Z">
        <w:r w:rsidR="00CC382B" w:rsidRPr="00033637" w:rsidDel="00E46328">
          <w:rPr>
            <w:rFonts w:ascii="Times New Roman" w:hAnsi="Times New Roman" w:cs="Times New Roman"/>
            <w:sz w:val="24"/>
            <w:szCs w:val="24"/>
          </w:rPr>
          <w:delText xml:space="preserve"> </w:delText>
        </w:r>
        <w:r w:rsidR="00275578" w:rsidRPr="00033637" w:rsidDel="00E46328">
          <w:rPr>
            <w:rFonts w:ascii="Times New Roman" w:hAnsi="Times New Roman" w:cs="Times New Roman"/>
            <w:sz w:val="24"/>
            <w:szCs w:val="24"/>
          </w:rPr>
          <w:delText>we</w:delText>
        </w:r>
        <w:r w:rsidR="00AD6141" w:rsidRPr="00033637" w:rsidDel="00E46328">
          <w:rPr>
            <w:rFonts w:ascii="Times New Roman" w:hAnsi="Times New Roman" w:cs="Times New Roman"/>
            <w:sz w:val="24"/>
            <w:szCs w:val="24"/>
          </w:rPr>
          <w:delText xml:space="preserve"> </w:delText>
        </w:r>
        <w:r w:rsidR="00275578" w:rsidRPr="00033637" w:rsidDel="00E46328">
          <w:rPr>
            <w:rFonts w:ascii="Times New Roman" w:hAnsi="Times New Roman" w:cs="Times New Roman"/>
            <w:sz w:val="24"/>
            <w:szCs w:val="24"/>
          </w:rPr>
          <w:delText xml:space="preserve">aimed to </w:delText>
        </w:r>
        <w:r w:rsidR="00CC382B" w:rsidRPr="00033637" w:rsidDel="00E46328">
          <w:rPr>
            <w:rFonts w:ascii="Times New Roman" w:hAnsi="Times New Roman" w:cs="Times New Roman"/>
            <w:sz w:val="24"/>
            <w:szCs w:val="24"/>
          </w:rPr>
          <w:delText xml:space="preserve">analyze </w:delText>
        </w:r>
        <w:r w:rsidR="00275578" w:rsidRPr="00033637" w:rsidDel="00E46328">
          <w:rPr>
            <w:rFonts w:ascii="Times New Roman" w:hAnsi="Times New Roman" w:cs="Times New Roman"/>
            <w:sz w:val="24"/>
            <w:szCs w:val="24"/>
          </w:rPr>
          <w:delText xml:space="preserve">the </w:delText>
        </w:r>
        <w:r w:rsidR="00CC382B" w:rsidRPr="00033637" w:rsidDel="00E46328">
          <w:rPr>
            <w:rFonts w:ascii="Times New Roman" w:hAnsi="Times New Roman" w:cs="Times New Roman"/>
            <w:sz w:val="24"/>
            <w:szCs w:val="24"/>
          </w:rPr>
          <w:delText>evaluation</w:delText>
        </w:r>
        <w:r w:rsidR="00275578" w:rsidRPr="00033637" w:rsidDel="00E46328">
          <w:rPr>
            <w:rFonts w:ascii="Times New Roman" w:hAnsi="Times New Roman" w:cs="Times New Roman"/>
            <w:sz w:val="24"/>
            <w:szCs w:val="24"/>
          </w:rPr>
          <w:delText xml:space="preserve"> of </w:delText>
        </w:r>
        <w:r w:rsidR="00E10003" w:rsidRPr="00033637" w:rsidDel="00E46328">
          <w:rPr>
            <w:rFonts w:ascii="Times New Roman" w:hAnsi="Times New Roman" w:cs="Times New Roman"/>
            <w:sz w:val="24"/>
            <w:szCs w:val="24"/>
          </w:rPr>
          <w:delText>diarrhea</w:delText>
        </w:r>
        <w:r w:rsidR="00275578" w:rsidRPr="00033637" w:rsidDel="00E46328">
          <w:rPr>
            <w:rFonts w:ascii="Times New Roman" w:hAnsi="Times New Roman" w:cs="Times New Roman"/>
            <w:sz w:val="24"/>
            <w:szCs w:val="24"/>
          </w:rPr>
          <w:delText xml:space="preserve"> </w:delText>
        </w:r>
        <w:r w:rsidR="00CC382B" w:rsidRPr="00033637" w:rsidDel="00E46328">
          <w:rPr>
            <w:rFonts w:ascii="Times New Roman" w:hAnsi="Times New Roman" w:cs="Times New Roman"/>
            <w:sz w:val="24"/>
            <w:szCs w:val="24"/>
          </w:rPr>
          <w:delText xml:space="preserve">prevalence </w:delText>
        </w:r>
        <w:r w:rsidR="00275578" w:rsidRPr="00033637" w:rsidDel="00E46328">
          <w:rPr>
            <w:rFonts w:ascii="Times New Roman" w:hAnsi="Times New Roman" w:cs="Times New Roman"/>
            <w:sz w:val="24"/>
            <w:szCs w:val="24"/>
          </w:rPr>
          <w:delText xml:space="preserve">and </w:delText>
        </w:r>
        <w:r w:rsidR="00CC382B" w:rsidRPr="00033637" w:rsidDel="00E46328">
          <w:rPr>
            <w:rFonts w:ascii="Times New Roman" w:hAnsi="Times New Roman" w:cs="Times New Roman"/>
            <w:sz w:val="24"/>
            <w:szCs w:val="24"/>
          </w:rPr>
          <w:delText xml:space="preserve">identify the </w:delText>
        </w:r>
        <w:r w:rsidR="00275578" w:rsidRPr="00033637" w:rsidDel="00E46328">
          <w:rPr>
            <w:rFonts w:ascii="Times New Roman" w:hAnsi="Times New Roman" w:cs="Times New Roman"/>
            <w:sz w:val="24"/>
            <w:szCs w:val="24"/>
          </w:rPr>
          <w:delText xml:space="preserve">factors </w:delText>
        </w:r>
        <w:r w:rsidR="00CC382B" w:rsidRPr="00033637" w:rsidDel="00E46328">
          <w:rPr>
            <w:rFonts w:ascii="Times New Roman" w:hAnsi="Times New Roman" w:cs="Times New Roman"/>
            <w:sz w:val="24"/>
            <w:szCs w:val="24"/>
          </w:rPr>
          <w:delText xml:space="preserve">contributing to </w:delText>
        </w:r>
        <w:r w:rsidR="00275578" w:rsidRPr="00033637" w:rsidDel="00E46328">
          <w:rPr>
            <w:rFonts w:ascii="Times New Roman" w:hAnsi="Times New Roman" w:cs="Times New Roman"/>
            <w:sz w:val="24"/>
            <w:szCs w:val="24"/>
          </w:rPr>
          <w:delText>diarrheal disease</w:delText>
        </w:r>
        <w:r w:rsidR="00CC382B" w:rsidRPr="00033637" w:rsidDel="00E46328">
          <w:rPr>
            <w:rFonts w:ascii="Times New Roman" w:hAnsi="Times New Roman" w:cs="Times New Roman"/>
            <w:sz w:val="24"/>
            <w:szCs w:val="24"/>
          </w:rPr>
          <w:delText>s</w:delText>
        </w:r>
        <w:r w:rsidR="00275578" w:rsidRPr="00033637" w:rsidDel="00E46328">
          <w:rPr>
            <w:rFonts w:ascii="Times New Roman" w:hAnsi="Times New Roman" w:cs="Times New Roman"/>
            <w:sz w:val="24"/>
            <w:szCs w:val="24"/>
          </w:rPr>
          <w:delText xml:space="preserve"> among </w:delText>
        </w:r>
      </w:del>
      <w:del w:id="409" w:author="Mohammad Nayeem Hasan" w:date="2024-11-03T02:01:00Z">
        <w:r w:rsidR="00275578" w:rsidRPr="00033637" w:rsidDel="0003156D">
          <w:rPr>
            <w:rFonts w:ascii="Times New Roman" w:hAnsi="Times New Roman" w:cs="Times New Roman"/>
            <w:sz w:val="24"/>
            <w:szCs w:val="24"/>
          </w:rPr>
          <w:delText xml:space="preserve">the </w:delText>
        </w:r>
      </w:del>
      <w:del w:id="410" w:author="Mohammad Nayeem Hasan" w:date="2024-11-03T03:23:00Z">
        <w:r w:rsidR="00275578" w:rsidRPr="00033637" w:rsidDel="00E46328">
          <w:rPr>
            <w:rFonts w:ascii="Times New Roman" w:hAnsi="Times New Roman" w:cs="Times New Roman"/>
            <w:sz w:val="24"/>
            <w:szCs w:val="24"/>
          </w:rPr>
          <w:delText xml:space="preserve">children aged </w:delText>
        </w:r>
        <w:r w:rsidR="00610F49" w:rsidRPr="00033637" w:rsidDel="00E46328">
          <w:rPr>
            <w:rFonts w:ascii="Times New Roman" w:hAnsi="Times New Roman" w:cs="Times New Roman"/>
            <w:sz w:val="24"/>
            <w:szCs w:val="24"/>
          </w:rPr>
          <w:delText>0-5 years</w:delText>
        </w:r>
        <w:r w:rsidR="00275578" w:rsidRPr="00033637" w:rsidDel="00E46328">
          <w:rPr>
            <w:rFonts w:ascii="Times New Roman" w:hAnsi="Times New Roman" w:cs="Times New Roman"/>
            <w:sz w:val="24"/>
            <w:szCs w:val="24"/>
          </w:rPr>
          <w:delText xml:space="preserve"> in Bangladesh </w:delText>
        </w:r>
        <w:r w:rsidR="00CC382B" w:rsidRPr="00033637" w:rsidDel="00E46328">
          <w:rPr>
            <w:rFonts w:ascii="Times New Roman" w:hAnsi="Times New Roman" w:cs="Times New Roman"/>
            <w:sz w:val="24"/>
            <w:szCs w:val="24"/>
          </w:rPr>
          <w:delText>between</w:delText>
        </w:r>
        <w:r w:rsidR="00275578" w:rsidRPr="00033637" w:rsidDel="00E46328">
          <w:rPr>
            <w:rFonts w:ascii="Times New Roman" w:hAnsi="Times New Roman" w:cs="Times New Roman"/>
            <w:sz w:val="24"/>
            <w:szCs w:val="24"/>
          </w:rPr>
          <w:delText xml:space="preserve"> 2006 </w:delText>
        </w:r>
        <w:r w:rsidR="00CC382B" w:rsidRPr="00033637" w:rsidDel="00E46328">
          <w:rPr>
            <w:rFonts w:ascii="Times New Roman" w:hAnsi="Times New Roman" w:cs="Times New Roman"/>
            <w:sz w:val="24"/>
            <w:szCs w:val="24"/>
          </w:rPr>
          <w:delText>and</w:delText>
        </w:r>
        <w:r w:rsidR="00275578" w:rsidRPr="00033637" w:rsidDel="00E46328">
          <w:rPr>
            <w:rFonts w:ascii="Times New Roman" w:hAnsi="Times New Roman" w:cs="Times New Roman"/>
            <w:sz w:val="24"/>
            <w:szCs w:val="24"/>
          </w:rPr>
          <w:delText xml:space="preserve"> 2019.</w:delText>
        </w:r>
        <w:r w:rsidR="00AD6141" w:rsidRPr="00033637" w:rsidDel="00E46328">
          <w:rPr>
            <w:rFonts w:ascii="Times New Roman" w:hAnsi="Times New Roman" w:cs="Times New Roman"/>
            <w:sz w:val="24"/>
            <w:szCs w:val="24"/>
          </w:rPr>
          <w:delText xml:space="preserve"> </w:delText>
        </w:r>
      </w:del>
      <w:bookmarkStart w:id="411" w:name="_Hlk181498244"/>
      <w:bookmarkStart w:id="412" w:name="_Hlk185812382"/>
      <w:ins w:id="413" w:author="Mohammad Nayeem Hasan" w:date="2024-11-03T03:23:00Z">
        <w:r w:rsidR="004D7CA5" w:rsidRPr="00033637">
          <w:rPr>
            <w:rFonts w:ascii="Times New Roman" w:hAnsi="Times New Roman" w:cs="Times New Roman"/>
            <w:sz w:val="24"/>
            <w:szCs w:val="24"/>
          </w:rPr>
          <w:t xml:space="preserve">Overall, we aimed to analyze the prevalence of diarrhea and identify the factors contributing to diarrheal diseases among children aged 0-5 years in Bangladesh from 2006 to 2019, </w:t>
        </w:r>
      </w:ins>
      <w:ins w:id="414" w:author="Mohammad Nayeem Hasan" w:date="2024-11-04T14:49:00Z">
        <w:r w:rsidR="00AD5407" w:rsidRPr="00033637">
          <w:rPr>
            <w:rFonts w:ascii="Times New Roman" w:hAnsi="Times New Roman" w:cs="Times New Roman"/>
            <w:sz w:val="24"/>
            <w:szCs w:val="24"/>
          </w:rPr>
          <w:t>to</w:t>
        </w:r>
      </w:ins>
      <w:ins w:id="415" w:author="Mohammad Nayeem Hasan" w:date="2024-11-03T03:23:00Z">
        <w:r w:rsidR="004D7CA5" w:rsidRPr="00033637">
          <w:rPr>
            <w:rFonts w:ascii="Times New Roman" w:hAnsi="Times New Roman" w:cs="Times New Roman"/>
            <w:sz w:val="24"/>
            <w:szCs w:val="24"/>
          </w:rPr>
          <w:t xml:space="preserve"> understand the recent increase in this serious health issue.</w:t>
        </w:r>
      </w:ins>
      <w:bookmarkEnd w:id="412"/>
    </w:p>
    <w:bookmarkEnd w:id="411"/>
    <w:p w14:paraId="08F1885C" w14:textId="6B493701" w:rsidR="002D1C85" w:rsidRPr="00033637" w:rsidRDefault="00275578" w:rsidP="00F31FB2">
      <w:pPr>
        <w:spacing w:line="480" w:lineRule="auto"/>
        <w:rPr>
          <w:rFonts w:ascii="Times New Roman" w:hAnsi="Times New Roman" w:cs="Times New Roman"/>
          <w:sz w:val="24"/>
          <w:szCs w:val="24"/>
        </w:rPr>
        <w:pPrChange w:id="416" w:author="Mohammad Nayeem Hasan" w:date="2024-12-23T01:38:00Z" w16du:dateUtc="2024-12-22T19:38:00Z">
          <w:pPr/>
        </w:pPrChange>
      </w:pPr>
      <w:r w:rsidRPr="00033637">
        <w:rPr>
          <w:rFonts w:ascii="Times New Roman" w:hAnsi="Times New Roman" w:cs="Times New Roman"/>
          <w:sz w:val="24"/>
          <w:szCs w:val="24"/>
        </w:rPr>
        <w:br/>
      </w:r>
      <w:ins w:id="417" w:author="Mohammad Nayeem Hasan" w:date="2024-12-23T01:43:00Z" w16du:dateUtc="2024-12-22T19:43:00Z">
        <w:r w:rsidR="00FE1019" w:rsidRPr="00033637">
          <w:rPr>
            <w:rFonts w:ascii="Times New Roman" w:hAnsi="Times New Roman" w:cs="Times New Roman"/>
            <w:b/>
            <w:sz w:val="24"/>
            <w:szCs w:val="24"/>
          </w:rPr>
          <w:t xml:space="preserve">Materials and </w:t>
        </w:r>
      </w:ins>
      <w:r w:rsidRPr="00033637">
        <w:rPr>
          <w:rFonts w:ascii="Times New Roman" w:hAnsi="Times New Roman" w:cs="Times New Roman"/>
          <w:b/>
          <w:sz w:val="24"/>
          <w:szCs w:val="24"/>
        </w:rPr>
        <w:t>Methods</w:t>
      </w:r>
    </w:p>
    <w:p w14:paraId="15FCB3AE" w14:textId="6E0082E2" w:rsidR="00154ABF" w:rsidRPr="00033637" w:rsidRDefault="00154ABF" w:rsidP="00F31FB2">
      <w:pPr>
        <w:spacing w:line="480" w:lineRule="auto"/>
        <w:rPr>
          <w:rFonts w:ascii="Times New Roman" w:hAnsi="Times New Roman" w:cs="Times New Roman"/>
          <w:bCs/>
          <w:sz w:val="24"/>
          <w:szCs w:val="24"/>
        </w:rPr>
      </w:pPr>
      <w:r w:rsidRPr="00033637">
        <w:rPr>
          <w:rFonts w:ascii="Times New Roman" w:hAnsi="Times New Roman" w:cs="Times New Roman"/>
          <w:bCs/>
          <w:sz w:val="24"/>
          <w:szCs w:val="24"/>
        </w:rPr>
        <w:t>We followed the STROBE guideline for better observational cross-sectional study reporting in epidemiology</w:t>
      </w:r>
      <w:r w:rsidR="00233210" w:rsidRPr="00033637">
        <w:rPr>
          <w:rFonts w:ascii="Times New Roman" w:hAnsi="Times New Roman" w:cs="Times New Roman"/>
          <w:bCs/>
          <w:sz w:val="24"/>
          <w:szCs w:val="24"/>
        </w:rPr>
        <w:t xml:space="preserve"> (Table S1)</w:t>
      </w:r>
      <w:r w:rsidRPr="00033637">
        <w:rPr>
          <w:rFonts w:ascii="Times New Roman" w:hAnsi="Times New Roman" w:cs="Times New Roman"/>
          <w:bCs/>
          <w:sz w:val="24"/>
          <w:szCs w:val="24"/>
        </w:rPr>
        <w:t>.</w:t>
      </w:r>
    </w:p>
    <w:p w14:paraId="3BD5CB75" w14:textId="3793734E" w:rsidR="00275578" w:rsidRPr="00033637" w:rsidRDefault="00275578" w:rsidP="00F31FB2">
      <w:pPr>
        <w:spacing w:line="480" w:lineRule="auto"/>
        <w:rPr>
          <w:rFonts w:ascii="Times New Roman" w:hAnsi="Times New Roman" w:cs="Times New Roman"/>
          <w:b/>
          <w:sz w:val="24"/>
          <w:szCs w:val="24"/>
        </w:rPr>
      </w:pPr>
      <w:r w:rsidRPr="00033637">
        <w:rPr>
          <w:rFonts w:ascii="Times New Roman" w:hAnsi="Times New Roman" w:cs="Times New Roman"/>
          <w:b/>
          <w:sz w:val="24"/>
          <w:szCs w:val="24"/>
        </w:rPr>
        <w:t>Data</w:t>
      </w:r>
      <w:ins w:id="418" w:author="Mohammad Nayeem Hasan" w:date="2024-12-23T01:44:00Z" w16du:dateUtc="2024-12-22T19:44:00Z">
        <w:r w:rsidR="00FE1019" w:rsidRPr="00033637">
          <w:rPr>
            <w:rFonts w:ascii="Times New Roman" w:hAnsi="Times New Roman" w:cs="Times New Roman"/>
            <w:b/>
            <w:sz w:val="24"/>
            <w:szCs w:val="24"/>
          </w:rPr>
          <w:t xml:space="preserve"> Source</w:t>
        </w:r>
      </w:ins>
    </w:p>
    <w:p w14:paraId="13EB25EB" w14:textId="39503876" w:rsidR="00275578" w:rsidRPr="00033637" w:rsidRDefault="00275578" w:rsidP="00F31FB2">
      <w:pPr>
        <w:spacing w:line="480" w:lineRule="auto"/>
        <w:ind w:firstLine="720"/>
        <w:rPr>
          <w:ins w:id="419" w:author="Mohammad Nayeem Hasan" w:date="2024-12-23T01:45:00Z" w16du:dateUtc="2024-12-22T19:45:00Z"/>
          <w:rFonts w:ascii="Times New Roman" w:hAnsi="Times New Roman" w:cs="Times New Roman"/>
          <w:sz w:val="24"/>
          <w:szCs w:val="24"/>
        </w:rPr>
      </w:pPr>
      <w:r w:rsidRPr="00033637">
        <w:rPr>
          <w:rFonts w:ascii="Times New Roman" w:hAnsi="Times New Roman" w:cs="Times New Roman"/>
          <w:sz w:val="24"/>
          <w:szCs w:val="24"/>
        </w:rPr>
        <w:t xml:space="preserve">We used secondary data of </w:t>
      </w:r>
      <w:ins w:id="420" w:author="Mohammad Nayeem Hasan" w:date="2024-11-04T14:49:00Z">
        <w:r w:rsidR="00AD5407" w:rsidRPr="00033637">
          <w:rPr>
            <w:rFonts w:ascii="Times New Roman" w:hAnsi="Times New Roman" w:cs="Times New Roman"/>
            <w:sz w:val="24"/>
            <w:szCs w:val="24"/>
          </w:rPr>
          <w:t>the </w:t>
        </w:r>
      </w:ins>
      <w:del w:id="421" w:author="Mohammad Nayeem Hasan" w:date="2024-11-04T14:49:00Z">
        <w:r w:rsidR="003211E4" w:rsidRPr="00033637" w:rsidDel="00AD5407">
          <w:rPr>
            <w:rFonts w:ascii="Times New Roman" w:hAnsi="Times New Roman" w:cs="Times New Roman"/>
            <w:sz w:val="24"/>
            <w:szCs w:val="24"/>
          </w:rPr>
          <w:delText xml:space="preserve">year </w:delText>
        </w:r>
      </w:del>
      <w:ins w:id="422" w:author="Mohammad Nayeem Hasan" w:date="2024-11-04T14:49:00Z">
        <w:r w:rsidR="00AD5407" w:rsidRPr="00033637">
          <w:rPr>
            <w:rFonts w:ascii="Times New Roman" w:hAnsi="Times New Roman" w:cs="Times New Roman"/>
            <w:sz w:val="24"/>
            <w:szCs w:val="24"/>
          </w:rPr>
          <w:t xml:space="preserve">years </w:t>
        </w:r>
      </w:ins>
      <w:r w:rsidR="00F360AA" w:rsidRPr="00033637">
        <w:rPr>
          <w:rFonts w:ascii="Times New Roman" w:hAnsi="Times New Roman" w:cs="Times New Roman"/>
          <w:sz w:val="24"/>
          <w:szCs w:val="24"/>
        </w:rPr>
        <w:t>2006, 2012-13</w:t>
      </w:r>
      <w:ins w:id="423" w:author="Mohammad Nayeem Hasan" w:date="2024-11-04T14:49:00Z">
        <w:r w:rsidR="00AD5407" w:rsidRPr="00033637">
          <w:rPr>
            <w:rFonts w:ascii="Times New Roman" w:hAnsi="Times New Roman" w:cs="Times New Roman"/>
            <w:sz w:val="24"/>
            <w:szCs w:val="24"/>
          </w:rPr>
          <w:t>,</w:t>
        </w:r>
      </w:ins>
      <w:r w:rsidR="00F360AA" w:rsidRPr="00033637">
        <w:rPr>
          <w:rFonts w:ascii="Times New Roman" w:hAnsi="Times New Roman" w:cs="Times New Roman"/>
          <w:sz w:val="24"/>
          <w:szCs w:val="24"/>
        </w:rPr>
        <w:t xml:space="preserve"> and 2019</w:t>
      </w:r>
      <w:r w:rsidR="00BB1FEC" w:rsidRPr="00033637">
        <w:rPr>
          <w:rFonts w:ascii="Times New Roman" w:hAnsi="Times New Roman" w:cs="Times New Roman"/>
          <w:sz w:val="24"/>
          <w:szCs w:val="24"/>
        </w:rPr>
        <w:t xml:space="preserve"> of </w:t>
      </w:r>
      <w:r w:rsidR="002B19F9" w:rsidRPr="00033637">
        <w:rPr>
          <w:rFonts w:ascii="Times New Roman" w:hAnsi="Times New Roman" w:cs="Times New Roman"/>
          <w:sz w:val="24"/>
          <w:szCs w:val="24"/>
        </w:rPr>
        <w:t xml:space="preserve"> </w:t>
      </w:r>
      <w:r w:rsidRPr="00033637">
        <w:rPr>
          <w:rFonts w:ascii="Times New Roman" w:hAnsi="Times New Roman" w:cs="Times New Roman"/>
          <w:sz w:val="24"/>
          <w:szCs w:val="24"/>
        </w:rPr>
        <w:t xml:space="preserve"> MICS </w:t>
      </w:r>
      <w:r w:rsidR="003D78E2" w:rsidRPr="00033637">
        <w:rPr>
          <w:rFonts w:ascii="Times New Roman" w:hAnsi="Times New Roman" w:cs="Times New Roman"/>
          <w:sz w:val="24"/>
          <w:szCs w:val="24"/>
        </w:rPr>
        <w:t>of</w:t>
      </w:r>
      <w:r w:rsidRPr="00033637">
        <w:rPr>
          <w:rFonts w:ascii="Times New Roman" w:hAnsi="Times New Roman" w:cs="Times New Roman"/>
          <w:sz w:val="24"/>
          <w:szCs w:val="24"/>
        </w:rPr>
        <w:t xml:space="preserve"> Bangladesh. Bangladesh Bureau of Statistics (BBS) and </w:t>
      </w:r>
      <w:ins w:id="424" w:author="Mohammad Nayeem Hasan" w:date="2024-11-04T14:49:00Z">
        <w:r w:rsidR="00AD5407" w:rsidRPr="00033637">
          <w:rPr>
            <w:rFonts w:ascii="Times New Roman" w:hAnsi="Times New Roman" w:cs="Times New Roman"/>
            <w:sz w:val="24"/>
            <w:szCs w:val="24"/>
          </w:rPr>
          <w:t>the </w:t>
        </w:r>
      </w:ins>
      <w:r w:rsidRPr="00033637">
        <w:rPr>
          <w:rFonts w:ascii="Times New Roman" w:hAnsi="Times New Roman" w:cs="Times New Roman"/>
          <w:sz w:val="24"/>
          <w:szCs w:val="24"/>
        </w:rPr>
        <w:t xml:space="preserve">Ministry of Planning </w:t>
      </w:r>
      <w:r w:rsidR="002B19F9" w:rsidRPr="00033637">
        <w:rPr>
          <w:rFonts w:ascii="Times New Roman" w:hAnsi="Times New Roman" w:cs="Times New Roman"/>
          <w:sz w:val="24"/>
          <w:szCs w:val="24"/>
        </w:rPr>
        <w:t xml:space="preserve">have been </w:t>
      </w:r>
      <w:r w:rsidRPr="00033637">
        <w:rPr>
          <w:rFonts w:ascii="Times New Roman" w:hAnsi="Times New Roman" w:cs="Times New Roman"/>
          <w:sz w:val="24"/>
          <w:szCs w:val="24"/>
        </w:rPr>
        <w:t>conduct</w:t>
      </w:r>
      <w:r w:rsidR="002B19F9" w:rsidRPr="00033637">
        <w:rPr>
          <w:rFonts w:ascii="Times New Roman" w:hAnsi="Times New Roman" w:cs="Times New Roman"/>
          <w:sz w:val="24"/>
          <w:szCs w:val="24"/>
        </w:rPr>
        <w:t>ing</w:t>
      </w:r>
      <w:r w:rsidRPr="00033637">
        <w:rPr>
          <w:rFonts w:ascii="Times New Roman" w:hAnsi="Times New Roman" w:cs="Times New Roman"/>
          <w:sz w:val="24"/>
          <w:szCs w:val="24"/>
        </w:rPr>
        <w:t xml:space="preserve"> MICS </w:t>
      </w:r>
      <w:r w:rsidR="002B19F9" w:rsidRPr="00033637">
        <w:rPr>
          <w:rFonts w:ascii="Times New Roman" w:hAnsi="Times New Roman" w:cs="Times New Roman"/>
          <w:sz w:val="24"/>
          <w:szCs w:val="24"/>
        </w:rPr>
        <w:t xml:space="preserve">since </w:t>
      </w:r>
      <w:r w:rsidRPr="00033637">
        <w:rPr>
          <w:rFonts w:ascii="Times New Roman" w:hAnsi="Times New Roman" w:cs="Times New Roman"/>
          <w:sz w:val="24"/>
          <w:szCs w:val="24"/>
        </w:rPr>
        <w:t xml:space="preserve">1993. As it was a part of </w:t>
      </w:r>
      <w:ins w:id="425" w:author="Mohammad Nayeem Hasan" w:date="2024-11-04T14:49:00Z">
        <w:r w:rsidR="00AD5407" w:rsidRPr="00033637">
          <w:rPr>
            <w:rFonts w:ascii="Times New Roman" w:hAnsi="Times New Roman" w:cs="Times New Roman"/>
            <w:sz w:val="24"/>
            <w:szCs w:val="24"/>
          </w:rPr>
          <w:t>the </w:t>
        </w:r>
      </w:ins>
      <w:r w:rsidRPr="00033637">
        <w:rPr>
          <w:rFonts w:ascii="Times New Roman" w:hAnsi="Times New Roman" w:cs="Times New Roman"/>
          <w:sz w:val="24"/>
          <w:szCs w:val="24"/>
        </w:rPr>
        <w:t xml:space="preserve">global MICS program, BBS worked with </w:t>
      </w:r>
      <w:ins w:id="426" w:author="Mohammad Nayeem Hasan" w:date="2024-11-04T14:49:00Z">
        <w:r w:rsidR="00AD5407" w:rsidRPr="00033637">
          <w:rPr>
            <w:rFonts w:ascii="Times New Roman" w:hAnsi="Times New Roman" w:cs="Times New Roman"/>
            <w:sz w:val="24"/>
            <w:szCs w:val="24"/>
          </w:rPr>
          <w:t>the </w:t>
        </w:r>
      </w:ins>
      <w:r w:rsidRPr="00033637">
        <w:rPr>
          <w:rFonts w:ascii="Times New Roman" w:hAnsi="Times New Roman" w:cs="Times New Roman"/>
          <w:sz w:val="24"/>
          <w:szCs w:val="24"/>
        </w:rPr>
        <w:t xml:space="preserve">United Nations Children’s Forum (UNICEF) which supported this survey by providing technical and financial support. This survey report has circumstantial information and investigation on children and women of Bangladesh for </w:t>
      </w:r>
      <w:r w:rsidR="00670373" w:rsidRPr="00033637">
        <w:rPr>
          <w:rFonts w:ascii="Times New Roman" w:hAnsi="Times New Roman" w:cs="Times New Roman"/>
          <w:sz w:val="24"/>
          <w:szCs w:val="24"/>
        </w:rPr>
        <w:t>disease, health conditio</w:t>
      </w:r>
      <w:r w:rsidR="008464E5" w:rsidRPr="00033637">
        <w:rPr>
          <w:rFonts w:ascii="Times New Roman" w:hAnsi="Times New Roman" w:cs="Times New Roman"/>
          <w:sz w:val="24"/>
          <w:szCs w:val="24"/>
        </w:rPr>
        <w:t xml:space="preserve">n, household facilities, educational status, </w:t>
      </w:r>
      <w:r w:rsidR="00E04A36" w:rsidRPr="00033637">
        <w:rPr>
          <w:rFonts w:ascii="Times New Roman" w:hAnsi="Times New Roman" w:cs="Times New Roman"/>
          <w:sz w:val="24"/>
          <w:szCs w:val="24"/>
        </w:rPr>
        <w:t xml:space="preserve">knowledge and practices related to disease prevention, access to media and </w:t>
      </w:r>
      <w:r w:rsidR="004C285E" w:rsidRPr="00033637">
        <w:rPr>
          <w:rFonts w:ascii="Times New Roman" w:hAnsi="Times New Roman" w:cs="Times New Roman"/>
          <w:sz w:val="24"/>
          <w:szCs w:val="24"/>
        </w:rPr>
        <w:t xml:space="preserve">technology, </w:t>
      </w:r>
      <w:r w:rsidRPr="00033637">
        <w:rPr>
          <w:rFonts w:ascii="Times New Roman" w:hAnsi="Times New Roman" w:cs="Times New Roman"/>
          <w:sz w:val="24"/>
          <w:szCs w:val="24"/>
        </w:rPr>
        <w:t xml:space="preserve">which is named </w:t>
      </w:r>
      <w:r w:rsidRPr="00033637">
        <w:rPr>
          <w:rFonts w:ascii="Times New Roman" w:hAnsi="Times New Roman" w:cs="Times New Roman"/>
          <w:i/>
          <w:iCs/>
          <w:sz w:val="24"/>
          <w:szCs w:val="24"/>
        </w:rPr>
        <w:t>“</w:t>
      </w:r>
      <w:proofErr w:type="spellStart"/>
      <w:r w:rsidRPr="00033637">
        <w:rPr>
          <w:rFonts w:ascii="Times New Roman" w:hAnsi="Times New Roman" w:cs="Times New Roman"/>
          <w:i/>
          <w:iCs/>
          <w:sz w:val="24"/>
          <w:szCs w:val="24"/>
        </w:rPr>
        <w:t>Progotir</w:t>
      </w:r>
      <w:proofErr w:type="spellEnd"/>
      <w:r w:rsidRPr="00033637">
        <w:rPr>
          <w:rFonts w:ascii="Times New Roman" w:hAnsi="Times New Roman" w:cs="Times New Roman"/>
          <w:i/>
          <w:iCs/>
          <w:sz w:val="24"/>
          <w:szCs w:val="24"/>
        </w:rPr>
        <w:t xml:space="preserve"> </w:t>
      </w:r>
      <w:proofErr w:type="spellStart"/>
      <w:r w:rsidRPr="00033637">
        <w:rPr>
          <w:rFonts w:ascii="Times New Roman" w:hAnsi="Times New Roman" w:cs="Times New Roman"/>
          <w:i/>
          <w:iCs/>
          <w:sz w:val="24"/>
          <w:szCs w:val="24"/>
        </w:rPr>
        <w:t>Pathey</w:t>
      </w:r>
      <w:proofErr w:type="spellEnd"/>
      <w:r w:rsidRPr="00033637">
        <w:rPr>
          <w:rFonts w:ascii="Times New Roman" w:hAnsi="Times New Roman" w:cs="Times New Roman"/>
          <w:i/>
          <w:iCs/>
          <w:sz w:val="24"/>
          <w:szCs w:val="24"/>
        </w:rPr>
        <w:t>”</w:t>
      </w:r>
      <w:ins w:id="427" w:author="Mohammad Nayeem Hasan" w:date="2024-12-22T22:50:00Z" w16du:dateUtc="2024-12-22T16:50:00Z">
        <w:r w:rsidR="00C95CA7" w:rsidRPr="00033637">
          <w:rPr>
            <w:rFonts w:ascii="Times New Roman" w:hAnsi="Times New Roman" w:cs="Times New Roman"/>
            <w:sz w:val="24"/>
            <w:szCs w:val="24"/>
          </w:rPr>
          <w:t xml:space="preserve"> </w:t>
        </w:r>
      </w:ins>
      <w:sdt>
        <w:sdtPr>
          <w:rPr>
            <w:rFonts w:ascii="Times New Roman" w:hAnsi="Times New Roman" w:cs="Times New Roman"/>
            <w:color w:val="000000"/>
            <w:sz w:val="24"/>
            <w:szCs w:val="24"/>
          </w:rPr>
          <w:tag w:val="MENDELEY_CITATION_v3_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"/>
          <w:id w:val="-169035080"/>
          <w:placeholder>
            <w:docPart w:val="DefaultPlaceholder_-1854013440"/>
          </w:placeholder>
        </w:sdtPr>
        <w:sdtContent>
          <w:r w:rsidR="00FE1019" w:rsidRPr="00033637">
            <w:rPr>
              <w:rFonts w:ascii="Times New Roman" w:hAnsi="Times New Roman" w:cs="Times New Roman"/>
              <w:color w:val="000000"/>
              <w:sz w:val="24"/>
              <w:szCs w:val="24"/>
            </w:rPr>
            <w:t>(UNICEF, 2023a)</w:t>
          </w:r>
        </w:sdtContent>
      </w:sdt>
      <w:del w:id="428" w:author="Mohammad Nayeem Hasan" w:date="2024-12-22T22:50:00Z" w16du:dateUtc="2024-12-22T16:50:00Z">
        <w:r w:rsidRPr="00033637" w:rsidDel="00C95CA7">
          <w:rPr>
            <w:rFonts w:ascii="Times New Roman" w:hAnsi="Times New Roman" w:cs="Times New Roman"/>
            <w:sz w:val="24"/>
            <w:szCs w:val="24"/>
          </w:rPr>
          <w:delText xml:space="preserve"> </w:delText>
        </w:r>
        <w:r w:rsidRPr="00033637" w:rsidDel="00C95CA7">
          <w:rPr>
            <w:rFonts w:ascii="Times New Roman" w:hAnsi="Times New Roman" w:cs="Times New Roman"/>
            <w:sz w:val="24"/>
            <w:szCs w:val="24"/>
          </w:rPr>
          <w:fldChar w:fldCharType="begin"/>
        </w:r>
        <w:r w:rsidR="00EE21D6" w:rsidRPr="00033637" w:rsidDel="00C95CA7">
          <w:rPr>
            <w:rFonts w:ascii="Times New Roman" w:hAnsi="Times New Roman" w:cs="Times New Roman"/>
            <w:sz w:val="24"/>
            <w:szCs w:val="24"/>
          </w:rPr>
          <w:delInstrText xml:space="preserve"> ADDIN ZOTERO_ITEM CSL_CITATION {"citationID":"giVowRs3","properties":{"formattedCitation":"(\\uc0\\u8220{}Surveys - UNICEF MICS,\\uc0\\u8221{} 2023)","plainCitation":"(“Surveys - UNICEF MICS,” 2023)","noteIndex":0},"citationItems":[{"id":1443,"uris":["http://zotero.org/users/4185209/items/UUK68L4D"],"itemData":{"id":1443,"type":"webpage","title":"Surveys - UNICEF MICS","URL":"https://mics.unicef.org/surveys","accessed":{"date-parts":[["2022",6,23]]},"issued":{"date-parts":[["2023"]]}}}],"schema":"https://github.com/citation-style-language/schema/raw/master/csl-citation.json"} </w:delInstrText>
        </w:r>
        <w:r w:rsidRPr="00033637" w:rsidDel="00C95CA7">
          <w:rPr>
            <w:rFonts w:ascii="Times New Roman" w:hAnsi="Times New Roman" w:cs="Times New Roman"/>
            <w:sz w:val="24"/>
            <w:szCs w:val="24"/>
          </w:rPr>
          <w:fldChar w:fldCharType="separate"/>
        </w:r>
        <w:r w:rsidR="00EE21D6" w:rsidRPr="00033637" w:rsidDel="00C95CA7">
          <w:rPr>
            <w:rFonts w:ascii="Times New Roman" w:hAnsi="Times New Roman" w:cs="Times New Roman"/>
            <w:sz w:val="24"/>
            <w:szCs w:val="24"/>
          </w:rPr>
          <w:delText>(“Surveys - UNICEF MICS,” 2023)</w:delText>
        </w:r>
        <w:r w:rsidRPr="00033637" w:rsidDel="00C95CA7">
          <w:rPr>
            <w:rFonts w:ascii="Times New Roman" w:hAnsi="Times New Roman" w:cs="Times New Roman"/>
            <w:sz w:val="24"/>
            <w:szCs w:val="24"/>
          </w:rPr>
          <w:fldChar w:fldCharType="end"/>
        </w:r>
      </w:del>
      <w:r w:rsidRPr="00033637">
        <w:rPr>
          <w:rFonts w:ascii="Times New Roman" w:hAnsi="Times New Roman" w:cs="Times New Roman"/>
          <w:sz w:val="24"/>
          <w:szCs w:val="24"/>
        </w:rPr>
        <w:t xml:space="preserve">. </w:t>
      </w:r>
    </w:p>
    <w:p w14:paraId="1B9C0DBA" w14:textId="535A0029" w:rsidR="00FE1019" w:rsidRPr="00033637" w:rsidRDefault="00FE1019" w:rsidP="00FE1019">
      <w:pPr>
        <w:spacing w:line="480" w:lineRule="auto"/>
        <w:rPr>
          <w:rFonts w:ascii="Times New Roman" w:hAnsi="Times New Roman" w:cs="Times New Roman"/>
          <w:b/>
          <w:bCs/>
          <w:sz w:val="24"/>
          <w:szCs w:val="24"/>
          <w:rPrChange w:id="429" w:author="Mohammad Nayeem Hasan" w:date="2024-12-23T01:53:00Z" w16du:dateUtc="2024-12-22T19:53:00Z">
            <w:rPr>
              <w:rFonts w:ascii="Times New Roman" w:hAnsi="Times New Roman" w:cs="Times New Roman"/>
              <w:sz w:val="24"/>
              <w:szCs w:val="24"/>
            </w:rPr>
          </w:rPrChange>
        </w:rPr>
        <w:pPrChange w:id="430" w:author="Mohammad Nayeem Hasan" w:date="2024-12-23T01:45:00Z" w16du:dateUtc="2024-12-22T19:45:00Z">
          <w:pPr>
            <w:spacing w:line="480" w:lineRule="auto"/>
            <w:ind w:firstLine="720"/>
          </w:pPr>
        </w:pPrChange>
      </w:pPr>
      <w:ins w:id="431" w:author="Mohammad Nayeem Hasan" w:date="2024-12-23T01:45:00Z" w16du:dateUtc="2024-12-22T19:45:00Z">
        <w:r w:rsidRPr="00033637">
          <w:rPr>
            <w:rFonts w:ascii="Times New Roman" w:hAnsi="Times New Roman" w:cs="Times New Roman"/>
            <w:b/>
            <w:bCs/>
            <w:sz w:val="24"/>
            <w:szCs w:val="24"/>
            <w:rPrChange w:id="432" w:author="Mohammad Nayeem Hasan" w:date="2024-12-23T01:53:00Z" w16du:dateUtc="2024-12-22T19:53:00Z">
              <w:rPr>
                <w:rFonts w:ascii="Times New Roman" w:hAnsi="Times New Roman" w:cs="Times New Roman"/>
                <w:sz w:val="24"/>
                <w:szCs w:val="24"/>
              </w:rPr>
            </w:rPrChange>
          </w:rPr>
          <w:t>Study Design</w:t>
        </w:r>
      </w:ins>
    </w:p>
    <w:p w14:paraId="29084121" w14:textId="0460F2ED" w:rsidR="00275578" w:rsidRPr="00033637" w:rsidRDefault="00275578" w:rsidP="00F31FB2">
      <w:pPr>
        <w:spacing w:line="480" w:lineRule="auto"/>
        <w:ind w:firstLine="720"/>
        <w:rPr>
          <w:ins w:id="433" w:author="Mohammad Nayeem Hasan" w:date="2024-11-04T00:10:00Z"/>
          <w:rFonts w:ascii="Times New Roman" w:hAnsi="Times New Roman" w:cs="Times New Roman"/>
          <w:sz w:val="24"/>
          <w:szCs w:val="24"/>
        </w:rPr>
      </w:pPr>
      <w:r w:rsidRPr="00033637">
        <w:rPr>
          <w:rFonts w:ascii="Times New Roman" w:hAnsi="Times New Roman" w:cs="Times New Roman"/>
          <w:sz w:val="24"/>
          <w:szCs w:val="24"/>
        </w:rPr>
        <w:t xml:space="preserve">The sampling procedure was </w:t>
      </w:r>
      <w:ins w:id="434" w:author="Mohammad Nayeem Hasan" w:date="2024-11-04T01:35:00Z">
        <w:r w:rsidR="00E51019" w:rsidRPr="00033637">
          <w:rPr>
            <w:rFonts w:ascii="Times New Roman" w:hAnsi="Times New Roman" w:cs="Times New Roman"/>
            <w:sz w:val="24"/>
            <w:szCs w:val="24"/>
          </w:rPr>
          <w:t>a </w:t>
        </w:r>
      </w:ins>
      <w:r w:rsidRPr="00033637">
        <w:rPr>
          <w:rFonts w:ascii="Times New Roman" w:hAnsi="Times New Roman" w:cs="Times New Roman"/>
          <w:sz w:val="24"/>
          <w:szCs w:val="24"/>
        </w:rPr>
        <w:t xml:space="preserve">two-stage stratified cluster sampling covering urban and rural areas of Bangladesh where enumeration areas (EAs) were selected at </w:t>
      </w:r>
      <w:ins w:id="435" w:author="Mohammad Nayeem Hasan" w:date="2024-11-04T01:35:00Z">
        <w:r w:rsidR="00E51019" w:rsidRPr="00033637">
          <w:rPr>
            <w:rFonts w:ascii="Times New Roman" w:hAnsi="Times New Roman" w:cs="Times New Roman"/>
            <w:sz w:val="24"/>
            <w:szCs w:val="24"/>
          </w:rPr>
          <w:t>the </w:t>
        </w:r>
      </w:ins>
      <w:r w:rsidRPr="00033637">
        <w:rPr>
          <w:rFonts w:ascii="Times New Roman" w:hAnsi="Times New Roman" w:cs="Times New Roman"/>
          <w:sz w:val="24"/>
          <w:szCs w:val="24"/>
        </w:rPr>
        <w:t xml:space="preserve">first stage and households with each selected EAs were selected at </w:t>
      </w:r>
      <w:ins w:id="436" w:author="Mohammad Nayeem Hasan" w:date="2024-11-04T01:34:00Z">
        <w:r w:rsidR="00E51019" w:rsidRPr="00033637">
          <w:rPr>
            <w:rFonts w:ascii="Times New Roman" w:hAnsi="Times New Roman" w:cs="Times New Roman"/>
            <w:sz w:val="24"/>
            <w:szCs w:val="24"/>
          </w:rPr>
          <w:t>the </w:t>
        </w:r>
      </w:ins>
      <w:r w:rsidRPr="00033637">
        <w:rPr>
          <w:rFonts w:ascii="Times New Roman" w:hAnsi="Times New Roman" w:cs="Times New Roman"/>
          <w:sz w:val="24"/>
          <w:szCs w:val="24"/>
        </w:rPr>
        <w:t xml:space="preserve">second stage. In the survey of 2006, the sample included 68,247 households, among which 67,540 had people to be interviewed. </w:t>
      </w:r>
      <w:r w:rsidR="009E148A" w:rsidRPr="00033637">
        <w:rPr>
          <w:rFonts w:ascii="Times New Roman" w:hAnsi="Times New Roman" w:cs="Times New Roman"/>
          <w:sz w:val="24"/>
          <w:szCs w:val="24"/>
        </w:rPr>
        <w:t xml:space="preserve">Among them, </w:t>
      </w:r>
      <w:r w:rsidRPr="00033637">
        <w:rPr>
          <w:rFonts w:ascii="Times New Roman" w:hAnsi="Times New Roman" w:cs="Times New Roman"/>
          <w:sz w:val="24"/>
          <w:szCs w:val="24"/>
        </w:rPr>
        <w:t xml:space="preserve">62, 463 households </w:t>
      </w:r>
      <w:del w:id="437" w:author="Mohammad Nayeem Hasan" w:date="2024-11-04T01:35:00Z">
        <w:r w:rsidRPr="00033637" w:rsidDel="00E51019">
          <w:rPr>
            <w:rFonts w:ascii="Times New Roman" w:hAnsi="Times New Roman" w:cs="Times New Roman"/>
            <w:sz w:val="24"/>
            <w:szCs w:val="24"/>
          </w:rPr>
          <w:delText xml:space="preserve">were successfully </w:delText>
        </w:r>
      </w:del>
      <w:r w:rsidR="009E148A" w:rsidRPr="00033637">
        <w:rPr>
          <w:rFonts w:ascii="Times New Roman" w:hAnsi="Times New Roman" w:cs="Times New Roman"/>
          <w:sz w:val="24"/>
          <w:szCs w:val="24"/>
        </w:rPr>
        <w:t>completed the survey with</w:t>
      </w:r>
      <w:r w:rsidRPr="00033637">
        <w:rPr>
          <w:rFonts w:ascii="Times New Roman" w:hAnsi="Times New Roman" w:cs="Times New Roman"/>
          <w:sz w:val="24"/>
          <w:szCs w:val="24"/>
        </w:rPr>
        <w:t xml:space="preserve"> </w:t>
      </w:r>
      <w:ins w:id="438" w:author="Mohammad Nayeem Hasan" w:date="2024-11-04T01:35:00Z">
        <w:r w:rsidR="00E51019" w:rsidRPr="00033637">
          <w:rPr>
            <w:rFonts w:ascii="Times New Roman" w:hAnsi="Times New Roman" w:cs="Times New Roman"/>
            <w:sz w:val="24"/>
            <w:szCs w:val="24"/>
          </w:rPr>
          <w:t>a </w:t>
        </w:r>
      </w:ins>
      <w:r w:rsidRPr="00033637">
        <w:rPr>
          <w:rFonts w:ascii="Times New Roman" w:hAnsi="Times New Roman" w:cs="Times New Roman"/>
          <w:sz w:val="24"/>
          <w:szCs w:val="24"/>
        </w:rPr>
        <w:t xml:space="preserve">response rate of 92.5 percent. In total, </w:t>
      </w:r>
      <w:r w:rsidRPr="00033637">
        <w:rPr>
          <w:rFonts w:ascii="Times New Roman" w:hAnsi="Times New Roman" w:cs="Times New Roman"/>
          <w:sz w:val="24"/>
          <w:szCs w:val="24"/>
        </w:rPr>
        <w:lastRenderedPageBreak/>
        <w:t>31,566 children under age 5</w:t>
      </w:r>
      <w:del w:id="439" w:author="Mohammad Nayeem Hasan" w:date="2024-11-04T01:35:00Z">
        <w:r w:rsidRPr="00033637" w:rsidDel="00E51019">
          <w:rPr>
            <w:rFonts w:ascii="Times New Roman" w:hAnsi="Times New Roman" w:cs="Times New Roman"/>
            <w:sz w:val="24"/>
            <w:szCs w:val="24"/>
          </w:rPr>
          <w:delText xml:space="preserve"> were</w:delText>
        </w:r>
      </w:del>
      <w:r w:rsidRPr="00033637">
        <w:rPr>
          <w:rFonts w:ascii="Times New Roman" w:hAnsi="Times New Roman" w:cs="Times New Roman"/>
          <w:sz w:val="24"/>
          <w:szCs w:val="24"/>
        </w:rPr>
        <w:t xml:space="preserve"> completed the questionnaire among 34,710 children identified from interviewed households with </w:t>
      </w:r>
      <w:ins w:id="440" w:author="Mohammad Nayeem Hasan" w:date="2024-11-05T05:29:00Z">
        <w:r w:rsidR="00FD77C5" w:rsidRPr="00033637">
          <w:rPr>
            <w:rFonts w:ascii="Times New Roman" w:hAnsi="Times New Roman" w:cs="Times New Roman"/>
            <w:sz w:val="24"/>
            <w:szCs w:val="24"/>
          </w:rPr>
          <w:t>a </w:t>
        </w:r>
      </w:ins>
      <w:r w:rsidRPr="00033637">
        <w:rPr>
          <w:rFonts w:ascii="Times New Roman" w:hAnsi="Times New Roman" w:cs="Times New Roman"/>
          <w:sz w:val="24"/>
          <w:szCs w:val="24"/>
        </w:rPr>
        <w:t>response rate of 90.9 percent.</w:t>
      </w:r>
      <w:r w:rsidR="00D97196" w:rsidRPr="00033637">
        <w:rPr>
          <w:rFonts w:ascii="Times New Roman" w:hAnsi="Times New Roman" w:cs="Times New Roman"/>
          <w:sz w:val="24"/>
          <w:szCs w:val="24"/>
        </w:rPr>
        <w:t xml:space="preserve"> </w:t>
      </w:r>
      <w:r w:rsidRPr="00033637">
        <w:rPr>
          <w:rFonts w:ascii="Times New Roman" w:hAnsi="Times New Roman" w:cs="Times New Roman"/>
          <w:sz w:val="24"/>
          <w:szCs w:val="24"/>
        </w:rPr>
        <w:t>In the survey of 2012-2013, the sample covered 55,120 households from which 52,711 households had people to attend the interview</w:t>
      </w:r>
      <w:ins w:id="441" w:author="Mohammad Nayeem Hasan" w:date="2024-11-05T05:29:00Z">
        <w:r w:rsidR="00FD77C5" w:rsidRPr="00033637">
          <w:rPr>
            <w:rFonts w:ascii="Times New Roman" w:hAnsi="Times New Roman" w:cs="Times New Roman"/>
            <w:sz w:val="24"/>
            <w:szCs w:val="24"/>
          </w:rPr>
          <w:t>,</w:t>
        </w:r>
      </w:ins>
      <w:r w:rsidRPr="00033637">
        <w:rPr>
          <w:rFonts w:ascii="Times New Roman" w:hAnsi="Times New Roman" w:cs="Times New Roman"/>
          <w:sz w:val="24"/>
          <w:szCs w:val="24"/>
        </w:rPr>
        <w:t xml:space="preserve"> and out of these, 51,895 were completely interviewed with </w:t>
      </w:r>
      <w:ins w:id="442" w:author="Mohammad Nayeem Hasan" w:date="2024-11-05T05:29:00Z">
        <w:r w:rsidR="00FD77C5" w:rsidRPr="00033637">
          <w:rPr>
            <w:rFonts w:ascii="Times New Roman" w:hAnsi="Times New Roman" w:cs="Times New Roman"/>
            <w:sz w:val="24"/>
            <w:szCs w:val="24"/>
          </w:rPr>
          <w:t>a </w:t>
        </w:r>
      </w:ins>
      <w:r w:rsidRPr="00033637">
        <w:rPr>
          <w:rFonts w:ascii="Times New Roman" w:hAnsi="Times New Roman" w:cs="Times New Roman"/>
          <w:sz w:val="24"/>
          <w:szCs w:val="24"/>
        </w:rPr>
        <w:t>response rate of 98.5 percent. In total 23,402 children under age five were selected in the sample but completed data found from 20,903 children g</w:t>
      </w:r>
      <w:del w:id="443" w:author="Mohammad Nayeem Hasan" w:date="2024-11-05T05:29:00Z">
        <w:r w:rsidRPr="00033637" w:rsidDel="00FD77C5">
          <w:rPr>
            <w:rFonts w:ascii="Times New Roman" w:hAnsi="Times New Roman" w:cs="Times New Roman"/>
            <w:sz w:val="24"/>
            <w:szCs w:val="24"/>
          </w:rPr>
          <w:delText>i</w:delText>
        </w:r>
      </w:del>
      <w:ins w:id="444" w:author="Mohammad Nayeem Hasan" w:date="2024-11-05T05:29:00Z">
        <w:r w:rsidR="00FD77C5" w:rsidRPr="00033637">
          <w:rPr>
            <w:rFonts w:ascii="Times New Roman" w:hAnsi="Times New Roman" w:cs="Times New Roman"/>
            <w:sz w:val="24"/>
            <w:szCs w:val="24"/>
          </w:rPr>
          <w:t>a</w:t>
        </w:r>
      </w:ins>
      <w:r w:rsidRPr="00033637">
        <w:rPr>
          <w:rFonts w:ascii="Times New Roman" w:hAnsi="Times New Roman" w:cs="Times New Roman"/>
          <w:sz w:val="24"/>
          <w:szCs w:val="24"/>
        </w:rPr>
        <w:t>ve</w:t>
      </w:r>
      <w:del w:id="445" w:author="Mohammad Nayeem Hasan" w:date="2024-11-05T05:29:00Z">
        <w:r w:rsidRPr="00033637" w:rsidDel="00FD77C5">
          <w:rPr>
            <w:rFonts w:ascii="Times New Roman" w:hAnsi="Times New Roman" w:cs="Times New Roman"/>
            <w:sz w:val="24"/>
            <w:szCs w:val="24"/>
          </w:rPr>
          <w:delText>n</w:delText>
        </w:r>
      </w:del>
      <w:r w:rsidRPr="00033637">
        <w:rPr>
          <w:rFonts w:ascii="Times New Roman" w:hAnsi="Times New Roman" w:cs="Times New Roman"/>
          <w:sz w:val="24"/>
          <w:szCs w:val="24"/>
        </w:rPr>
        <w:t xml:space="preserve"> a response rate of 89.3 percent among visited households.</w:t>
      </w:r>
      <w:r w:rsidR="00D97196" w:rsidRPr="00033637">
        <w:rPr>
          <w:rFonts w:ascii="Times New Roman" w:hAnsi="Times New Roman" w:cs="Times New Roman"/>
          <w:sz w:val="24"/>
          <w:szCs w:val="24"/>
        </w:rPr>
        <w:t xml:space="preserve"> </w:t>
      </w:r>
      <w:r w:rsidRPr="00033637">
        <w:rPr>
          <w:rFonts w:ascii="Times New Roman" w:hAnsi="Times New Roman" w:cs="Times New Roman"/>
          <w:sz w:val="24"/>
          <w:szCs w:val="24"/>
        </w:rPr>
        <w:t xml:space="preserve">The sample of </w:t>
      </w:r>
      <w:ins w:id="446" w:author="Mohammad Nayeem Hasan" w:date="2024-11-05T05:29:00Z">
        <w:r w:rsidR="00FD77C5" w:rsidRPr="00033637">
          <w:rPr>
            <w:rFonts w:ascii="Times New Roman" w:hAnsi="Times New Roman" w:cs="Times New Roman"/>
            <w:sz w:val="24"/>
            <w:szCs w:val="24"/>
          </w:rPr>
          <w:t>the </w:t>
        </w:r>
      </w:ins>
      <w:r w:rsidRPr="00033637">
        <w:rPr>
          <w:rFonts w:ascii="Times New Roman" w:hAnsi="Times New Roman" w:cs="Times New Roman"/>
          <w:sz w:val="24"/>
          <w:szCs w:val="24"/>
        </w:rPr>
        <w:t xml:space="preserve">2019 survey selected 64,400 households and people </w:t>
      </w:r>
      <w:del w:id="447" w:author="Mohammad Nayeem Hasan" w:date="2024-11-05T05:29:00Z">
        <w:r w:rsidRPr="00033637" w:rsidDel="00FD77C5">
          <w:rPr>
            <w:rFonts w:ascii="Times New Roman" w:hAnsi="Times New Roman" w:cs="Times New Roman"/>
            <w:sz w:val="24"/>
            <w:szCs w:val="24"/>
          </w:rPr>
          <w:delText xml:space="preserve">were </w:delText>
        </w:r>
      </w:del>
      <w:r w:rsidRPr="00033637">
        <w:rPr>
          <w:rFonts w:ascii="Times New Roman" w:hAnsi="Times New Roman" w:cs="Times New Roman"/>
          <w:sz w:val="24"/>
          <w:szCs w:val="24"/>
        </w:rPr>
        <w:t xml:space="preserve">inhabited </w:t>
      </w:r>
      <w:del w:id="448" w:author="Mohammad Nayeem Hasan" w:date="2024-11-05T05:29:00Z">
        <w:r w:rsidRPr="00033637" w:rsidDel="00FD77C5">
          <w:rPr>
            <w:rFonts w:ascii="Times New Roman" w:hAnsi="Times New Roman" w:cs="Times New Roman"/>
            <w:sz w:val="24"/>
            <w:szCs w:val="24"/>
          </w:rPr>
          <w:delText xml:space="preserve">in </w:delText>
        </w:r>
      </w:del>
      <w:r w:rsidRPr="00033637">
        <w:rPr>
          <w:rFonts w:ascii="Times New Roman" w:hAnsi="Times New Roman" w:cs="Times New Roman"/>
          <w:sz w:val="24"/>
          <w:szCs w:val="24"/>
        </w:rPr>
        <w:t xml:space="preserve">61,602 households of them. Among those, 61,242 </w:t>
      </w:r>
      <w:del w:id="449" w:author="Mohammad Nayeem Hasan" w:date="2024-11-05T05:29:00Z">
        <w:r w:rsidRPr="00033637" w:rsidDel="00FD77C5">
          <w:rPr>
            <w:rFonts w:ascii="Times New Roman" w:hAnsi="Times New Roman" w:cs="Times New Roman"/>
            <w:sz w:val="24"/>
            <w:szCs w:val="24"/>
          </w:rPr>
          <w:delText xml:space="preserve">household </w:delText>
        </w:r>
      </w:del>
      <w:ins w:id="450" w:author="Mohammad Nayeem Hasan" w:date="2024-11-05T05:29:00Z">
        <w:r w:rsidR="00FD77C5" w:rsidRPr="00033637">
          <w:rPr>
            <w:rFonts w:ascii="Times New Roman" w:hAnsi="Times New Roman" w:cs="Times New Roman"/>
            <w:sz w:val="24"/>
            <w:szCs w:val="24"/>
          </w:rPr>
          <w:t xml:space="preserve">households </w:t>
        </w:r>
      </w:ins>
      <w:r w:rsidRPr="00033637">
        <w:rPr>
          <w:rFonts w:ascii="Times New Roman" w:hAnsi="Times New Roman" w:cs="Times New Roman"/>
          <w:sz w:val="24"/>
          <w:szCs w:val="24"/>
        </w:rPr>
        <w:t xml:space="preserve">completed the survey with </w:t>
      </w:r>
      <w:ins w:id="451" w:author="Mohammad Nayeem Hasan" w:date="2024-11-05T05:29:00Z">
        <w:r w:rsidR="00FD77C5" w:rsidRPr="00033637">
          <w:rPr>
            <w:rFonts w:ascii="Times New Roman" w:hAnsi="Times New Roman" w:cs="Times New Roman"/>
            <w:sz w:val="24"/>
            <w:szCs w:val="24"/>
          </w:rPr>
          <w:t>a </w:t>
        </w:r>
      </w:ins>
      <w:r w:rsidRPr="00033637">
        <w:rPr>
          <w:rFonts w:ascii="Times New Roman" w:hAnsi="Times New Roman" w:cs="Times New Roman"/>
          <w:sz w:val="24"/>
          <w:szCs w:val="24"/>
        </w:rPr>
        <w:t xml:space="preserve">response rate of 99.4 percent. 24,686 children under age five were included in </w:t>
      </w:r>
      <w:ins w:id="452" w:author="Mohammad Nayeem Hasan" w:date="2024-11-05T05:29:00Z">
        <w:r w:rsidR="00FD77C5" w:rsidRPr="00033637">
          <w:rPr>
            <w:rFonts w:ascii="Times New Roman" w:hAnsi="Times New Roman" w:cs="Times New Roman"/>
            <w:sz w:val="24"/>
            <w:szCs w:val="24"/>
          </w:rPr>
          <w:t>the </w:t>
        </w:r>
      </w:ins>
      <w:r w:rsidRPr="00033637">
        <w:rPr>
          <w:rFonts w:ascii="Times New Roman" w:hAnsi="Times New Roman" w:cs="Times New Roman"/>
          <w:sz w:val="24"/>
          <w:szCs w:val="24"/>
        </w:rPr>
        <w:t xml:space="preserve">household survey and among them completed information of 23,099 children </w:t>
      </w:r>
      <w:del w:id="453" w:author="Mohammad Nayeem Hasan" w:date="2024-11-05T05:29:00Z">
        <w:r w:rsidRPr="00033637" w:rsidDel="00FD77C5">
          <w:rPr>
            <w:rFonts w:ascii="Times New Roman" w:hAnsi="Times New Roman" w:cs="Times New Roman"/>
            <w:sz w:val="24"/>
            <w:szCs w:val="24"/>
          </w:rPr>
          <w:delText xml:space="preserve">were </w:delText>
        </w:r>
      </w:del>
      <w:ins w:id="454" w:author="Mohammad Nayeem Hasan" w:date="2024-11-05T05:29:00Z">
        <w:r w:rsidR="00FD77C5" w:rsidRPr="00033637">
          <w:rPr>
            <w:rFonts w:ascii="Times New Roman" w:hAnsi="Times New Roman" w:cs="Times New Roman"/>
            <w:sz w:val="24"/>
            <w:szCs w:val="24"/>
          </w:rPr>
          <w:t xml:space="preserve">was </w:t>
        </w:r>
      </w:ins>
      <w:r w:rsidRPr="00033637">
        <w:rPr>
          <w:rFonts w:ascii="Times New Roman" w:hAnsi="Times New Roman" w:cs="Times New Roman"/>
          <w:sz w:val="24"/>
          <w:szCs w:val="24"/>
        </w:rPr>
        <w:t xml:space="preserve">found with </w:t>
      </w:r>
      <w:ins w:id="455" w:author="Mohammad Nayeem Hasan" w:date="2024-11-05T05:29:00Z">
        <w:r w:rsidR="00FD77C5" w:rsidRPr="00033637">
          <w:rPr>
            <w:rFonts w:ascii="Times New Roman" w:hAnsi="Times New Roman" w:cs="Times New Roman"/>
            <w:sz w:val="24"/>
            <w:szCs w:val="24"/>
          </w:rPr>
          <w:t>a </w:t>
        </w:r>
      </w:ins>
      <w:r w:rsidRPr="00033637">
        <w:rPr>
          <w:rFonts w:ascii="Times New Roman" w:hAnsi="Times New Roman" w:cs="Times New Roman"/>
          <w:sz w:val="24"/>
          <w:szCs w:val="24"/>
        </w:rPr>
        <w:t xml:space="preserve">response rate of 93.6 percent </w:t>
      </w:r>
      <w:ins w:id="456" w:author="Mohammad Nayeem Hasan" w:date="2024-11-04T00:11:00Z">
        <w:r w:rsidR="00994FF0" w:rsidRPr="00033637">
          <w:rPr>
            <w:rFonts w:ascii="Times New Roman" w:hAnsi="Times New Roman" w:cs="Times New Roman"/>
            <w:sz w:val="24"/>
            <w:szCs w:val="24"/>
          </w:rPr>
          <w:t>(</w:t>
        </w:r>
      </w:ins>
      <w:del w:id="457" w:author="Mohammad Nayeem Hasan" w:date="2024-11-04T00:11:00Z">
        <w:r w:rsidRPr="00033637" w:rsidDel="00994FF0">
          <w:rPr>
            <w:rFonts w:ascii="Times New Roman" w:hAnsi="Times New Roman" w:cs="Times New Roman"/>
            <w:sz w:val="24"/>
            <w:szCs w:val="24"/>
          </w:rPr>
          <w:delText>[</w:delText>
        </w:r>
      </w:del>
      <w:r w:rsidRPr="00033637">
        <w:rPr>
          <w:rFonts w:ascii="Times New Roman" w:hAnsi="Times New Roman" w:cs="Times New Roman"/>
          <w:b/>
          <w:bCs/>
          <w:sz w:val="24"/>
          <w:szCs w:val="24"/>
        </w:rPr>
        <w:t xml:space="preserve">Figure </w:t>
      </w:r>
      <w:r w:rsidR="00D97196" w:rsidRPr="00033637">
        <w:rPr>
          <w:rFonts w:ascii="Times New Roman" w:hAnsi="Times New Roman" w:cs="Times New Roman"/>
          <w:b/>
          <w:bCs/>
          <w:sz w:val="24"/>
          <w:szCs w:val="24"/>
        </w:rPr>
        <w:t>1</w:t>
      </w:r>
      <w:ins w:id="458" w:author="Mohammad Nayeem Hasan" w:date="2024-11-04T00:12:00Z">
        <w:r w:rsidR="00994FF0" w:rsidRPr="00033637">
          <w:rPr>
            <w:rFonts w:ascii="Times New Roman" w:hAnsi="Times New Roman" w:cs="Times New Roman"/>
            <w:sz w:val="24"/>
            <w:szCs w:val="24"/>
          </w:rPr>
          <w:t>)</w:t>
        </w:r>
      </w:ins>
      <w:del w:id="459" w:author="Mohammad Nayeem Hasan" w:date="2024-11-04T00:12:00Z">
        <w:r w:rsidRPr="00033637" w:rsidDel="00994FF0">
          <w:rPr>
            <w:rFonts w:ascii="Times New Roman" w:hAnsi="Times New Roman" w:cs="Times New Roman"/>
            <w:sz w:val="24"/>
            <w:szCs w:val="24"/>
          </w:rPr>
          <w:delText>]</w:delText>
        </w:r>
      </w:del>
      <w:r w:rsidRPr="00033637">
        <w:rPr>
          <w:rFonts w:ascii="Times New Roman" w:hAnsi="Times New Roman" w:cs="Times New Roman"/>
          <w:sz w:val="24"/>
          <w:szCs w:val="24"/>
        </w:rPr>
        <w:t>.</w:t>
      </w:r>
      <w:r w:rsidR="004D5BF6" w:rsidRPr="00033637">
        <w:rPr>
          <w:rFonts w:ascii="Times New Roman" w:hAnsi="Times New Roman" w:cs="Times New Roman"/>
          <w:sz w:val="24"/>
          <w:szCs w:val="24"/>
        </w:rPr>
        <w:t xml:space="preserve"> The sample size estimation and sample allocation are available in detail in the final reports of each survey </w:t>
      </w:r>
      <w:sdt>
        <w:sdtPr>
          <w:rPr>
            <w:rFonts w:ascii="Times New Roman" w:hAnsi="Times New Roman" w:cs="Times New Roman"/>
            <w:color w:val="000000"/>
            <w:sz w:val="24"/>
            <w:szCs w:val="24"/>
          </w:rPr>
          <w:tag w:val="MENDELEY_CITATION_v3_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"/>
          <w:id w:val="-1455250113"/>
          <w:placeholder>
            <w:docPart w:val="DefaultPlaceholder_-1854013440"/>
          </w:placeholder>
        </w:sdtPr>
        <w:sdtContent>
          <w:r w:rsidR="00FE1019" w:rsidRPr="00033637">
            <w:rPr>
              <w:rFonts w:ascii="Times New Roman" w:hAnsi="Times New Roman" w:cs="Times New Roman"/>
              <w:color w:val="000000"/>
              <w:sz w:val="24"/>
              <w:szCs w:val="24"/>
            </w:rPr>
            <w:t>(UNICEF, 2023a)</w:t>
          </w:r>
        </w:sdtContent>
      </w:sdt>
      <w:del w:id="460" w:author="Mohammad Nayeem Hasan" w:date="2024-12-22T22:51:00Z" w16du:dateUtc="2024-12-22T16:51:00Z">
        <w:r w:rsidR="004D5BF6" w:rsidRPr="00033637" w:rsidDel="00C95CA7">
          <w:rPr>
            <w:rFonts w:ascii="Times New Roman" w:hAnsi="Times New Roman" w:cs="Times New Roman"/>
            <w:sz w:val="24"/>
            <w:szCs w:val="24"/>
          </w:rPr>
          <w:fldChar w:fldCharType="begin"/>
        </w:r>
        <w:r w:rsidR="00EE21D6" w:rsidRPr="00033637" w:rsidDel="00C95CA7">
          <w:rPr>
            <w:rFonts w:ascii="Times New Roman" w:hAnsi="Times New Roman" w:cs="Times New Roman"/>
            <w:sz w:val="24"/>
            <w:szCs w:val="24"/>
          </w:rPr>
          <w:delInstrText xml:space="preserve"> ADDIN ZOTERO_ITEM CSL_CITATION {"citationID":"a1oenutrvd5","properties":{"formattedCitation":"(\\uc0\\u8220{}Surveys - UNICEF MICS,\\uc0\\u8221{} 2023)","plainCitation":"(“Surveys - UNICEF MICS,” 2023)","noteIndex":0},"citationItems":[{"id":1443,"uris":["http://zotero.org/users/4185209/items/UUK68L4D"],"itemData":{"id":1443,"type":"webpage","title":"Surveys - UNICEF MICS","URL":"https://mics.unicef.org/surveys","accessed":{"date-parts":[["2022",6,23]]},"issued":{"date-parts":[["2023"]]}}}],"schema":"https://github.com/citation-style-language/schema/raw/master/csl-citation.json"} </w:delInstrText>
        </w:r>
        <w:r w:rsidR="004D5BF6" w:rsidRPr="00033637" w:rsidDel="00C95CA7">
          <w:rPr>
            <w:rFonts w:ascii="Times New Roman" w:hAnsi="Times New Roman" w:cs="Times New Roman"/>
            <w:sz w:val="24"/>
            <w:szCs w:val="24"/>
          </w:rPr>
          <w:fldChar w:fldCharType="separate"/>
        </w:r>
        <w:r w:rsidR="00EE21D6" w:rsidRPr="00033637" w:rsidDel="00C95CA7">
          <w:rPr>
            <w:rFonts w:ascii="Times New Roman" w:hAnsi="Times New Roman" w:cs="Times New Roman"/>
            <w:sz w:val="24"/>
            <w:szCs w:val="24"/>
          </w:rPr>
          <w:delText>(“Surveys - UNICEF MICS,” 2023)</w:delText>
        </w:r>
        <w:r w:rsidR="004D5BF6" w:rsidRPr="00033637" w:rsidDel="00C95CA7">
          <w:rPr>
            <w:rFonts w:ascii="Times New Roman" w:hAnsi="Times New Roman" w:cs="Times New Roman"/>
            <w:sz w:val="24"/>
            <w:szCs w:val="24"/>
          </w:rPr>
          <w:fldChar w:fldCharType="end"/>
        </w:r>
      </w:del>
      <w:r w:rsidR="004D5BF6" w:rsidRPr="00033637">
        <w:rPr>
          <w:rFonts w:ascii="Times New Roman" w:hAnsi="Times New Roman" w:cs="Times New Roman"/>
          <w:sz w:val="24"/>
          <w:szCs w:val="24"/>
        </w:rPr>
        <w:t xml:space="preserve">. </w:t>
      </w:r>
    </w:p>
    <w:p w14:paraId="610551B1" w14:textId="77777777" w:rsidR="00994FF0" w:rsidRPr="00033637" w:rsidRDefault="00994FF0" w:rsidP="00F31FB2">
      <w:pPr>
        <w:spacing w:line="480" w:lineRule="auto"/>
        <w:rPr>
          <w:moveTo w:id="461" w:author="Mohammad Nayeem Hasan" w:date="2024-11-04T00:10:00Z"/>
          <w:rFonts w:ascii="Times New Roman" w:hAnsi="Times New Roman" w:cs="Times New Roman"/>
          <w:sz w:val="24"/>
          <w:szCs w:val="24"/>
        </w:rPr>
        <w:pPrChange w:id="462" w:author="Mohammad Nayeem Hasan" w:date="2024-12-23T01:38:00Z" w16du:dateUtc="2024-12-22T19:38:00Z">
          <w:pPr/>
        </w:pPrChange>
      </w:pPr>
      <w:moveToRangeStart w:id="463" w:author="Mohammad Nayeem Hasan" w:date="2024-11-04T00:10:00Z" w:name="move181571416"/>
      <w:moveTo w:id="464" w:author="Mohammad Nayeem Hasan" w:date="2024-11-04T00:10:00Z">
        <w:r w:rsidRPr="00033637">
          <w:rPr>
            <w:rFonts w:ascii="Times New Roman" w:hAnsi="Times New Roman" w:cs="Times New Roman"/>
            <w:sz w:val="24"/>
            <w:szCs w:val="24"/>
          </w:rPr>
          <w:br w:type="page"/>
        </w:r>
      </w:moveTo>
    </w:p>
    <w:p w14:paraId="241BDDED" w14:textId="6C33C2FE" w:rsidR="00994FF0" w:rsidRPr="00033637" w:rsidDel="00FE1019" w:rsidRDefault="00994FF0" w:rsidP="00F31FB2">
      <w:pPr>
        <w:spacing w:line="480" w:lineRule="auto"/>
        <w:rPr>
          <w:del w:id="465" w:author="Mohammad Nayeem Hasan" w:date="2024-12-23T01:45:00Z" w16du:dateUtc="2024-12-22T19:45:00Z"/>
          <w:moveTo w:id="466" w:author="Mohammad Nayeem Hasan" w:date="2024-11-04T00:10:00Z"/>
          <w:rFonts w:ascii="Times New Roman" w:hAnsi="Times New Roman" w:cs="Times New Roman"/>
          <w:sz w:val="24"/>
          <w:szCs w:val="24"/>
        </w:rPr>
        <w:pPrChange w:id="467" w:author="Mohammad Nayeem Hasan" w:date="2024-12-23T01:38:00Z" w16du:dateUtc="2024-12-22T19:38:00Z">
          <w:pPr>
            <w:spacing w:line="240" w:lineRule="auto"/>
          </w:pPr>
        </w:pPrChange>
      </w:pPr>
    </w:p>
    <w:p w14:paraId="5C1D92C8" w14:textId="77777777" w:rsidR="00994FF0" w:rsidRPr="00033637" w:rsidRDefault="00994FF0" w:rsidP="00F31FB2">
      <w:pPr>
        <w:spacing w:line="480" w:lineRule="auto"/>
        <w:rPr>
          <w:moveTo w:id="468" w:author="Mohammad Nayeem Hasan" w:date="2024-11-04T00:10:00Z"/>
          <w:rFonts w:ascii="Times New Roman" w:hAnsi="Times New Roman" w:cs="Times New Roman"/>
          <w:sz w:val="24"/>
          <w:szCs w:val="24"/>
        </w:rPr>
        <w:pPrChange w:id="469" w:author="Mohammad Nayeem Hasan" w:date="2024-12-23T01:38:00Z" w16du:dateUtc="2024-12-22T19:38:00Z">
          <w:pPr>
            <w:spacing w:line="240" w:lineRule="auto"/>
          </w:pPr>
        </w:pPrChange>
      </w:pPr>
      <w:moveTo w:id="470" w:author="Mohammad Nayeem Hasan" w:date="2024-11-04T00:10:00Z">
        <w:r w:rsidRPr="00033637">
          <w:rPr>
            <w:rFonts w:ascii="Times New Roman" w:hAnsi="Times New Roman" w:cs="Times New Roman"/>
            <w:noProof/>
            <w:sz w:val="24"/>
            <w:szCs w:val="24"/>
            <w:rPrChange w:id="471" w:author="Mohammad Nayeem Hasan" w:date="2024-12-23T01:53:00Z" w16du:dateUtc="2024-12-22T19:53:00Z">
              <w:rPr>
                <w:noProof/>
              </w:rPr>
            </w:rPrChange>
          </w:rPr>
          <mc:AlternateContent>
            <mc:Choice Requires="wpg">
              <w:drawing>
                <wp:anchor distT="0" distB="0" distL="114300" distR="114300" simplePos="0" relativeHeight="251661312" behindDoc="0" locked="0" layoutInCell="1" allowOverlap="1" wp14:anchorId="257CF5AA" wp14:editId="45E952F3">
                  <wp:simplePos x="0" y="0"/>
                  <wp:positionH relativeFrom="column">
                    <wp:posOffset>-7620</wp:posOffset>
                  </wp:positionH>
                  <wp:positionV relativeFrom="paragraph">
                    <wp:posOffset>30480</wp:posOffset>
                  </wp:positionV>
                  <wp:extent cx="6050280" cy="5379720"/>
                  <wp:effectExtent l="0" t="0" r="26670" b="11430"/>
                  <wp:wrapNone/>
                  <wp:docPr id="837636356" name="Group 5"/>
                  <wp:cNvGraphicFramePr/>
                  <a:graphic xmlns:a="http://schemas.openxmlformats.org/drawingml/2006/main">
                    <a:graphicData uri="http://schemas.microsoft.com/office/word/2010/wordprocessingGroup">
                      <wpg:wgp>
                        <wpg:cNvGrpSpPr/>
                        <wpg:grpSpPr>
                          <a:xfrm>
                            <a:off x="0" y="0"/>
                            <a:ext cx="6050280" cy="5379720"/>
                            <a:chOff x="0" y="0"/>
                            <a:chExt cx="5676900" cy="5379720"/>
                          </a:xfrm>
                        </wpg:grpSpPr>
                        <wps:wsp>
                          <wps:cNvPr id="1722148700" name="Rounded Rectangle 1"/>
                          <wps:cNvSpPr/>
                          <wps:spPr>
                            <a:xfrm>
                              <a:off x="0" y="0"/>
                              <a:ext cx="5667375" cy="495300"/>
                            </a:xfrm>
                            <a:prstGeom prst="roundRect">
                              <a:avLst/>
                            </a:prstGeom>
                          </wps:spPr>
                          <wps:style>
                            <a:lnRef idx="2">
                              <a:schemeClr val="dk1"/>
                            </a:lnRef>
                            <a:fillRef idx="1">
                              <a:schemeClr val="lt1"/>
                            </a:fillRef>
                            <a:effectRef idx="0">
                              <a:schemeClr val="dk1"/>
                            </a:effectRef>
                            <a:fontRef idx="minor">
                              <a:schemeClr val="dk1"/>
                            </a:fontRef>
                          </wps:style>
                          <wps:txbx>
                            <w:txbxContent>
                              <w:p w14:paraId="1362C1E5" w14:textId="77777777" w:rsidR="00994FF0" w:rsidRDefault="00994FF0" w:rsidP="00994FF0">
                                <w:pPr>
                                  <w:jc w:val="center"/>
                                </w:pPr>
                                <w:r>
                                  <w:t>The list of enumeration areas (EAs) for the total population of Bangladesh from Census of 2001 and 2011 and update household list within EAs in 2006, 2012, and 2018.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1114276" name="Rounded Rectangle 2"/>
                          <wps:cNvSpPr/>
                          <wps:spPr>
                            <a:xfrm>
                              <a:off x="0" y="742950"/>
                              <a:ext cx="5657850" cy="476250"/>
                            </a:xfrm>
                            <a:prstGeom prst="roundRect">
                              <a:avLst/>
                            </a:prstGeom>
                          </wps:spPr>
                          <wps:style>
                            <a:lnRef idx="2">
                              <a:schemeClr val="dk1"/>
                            </a:lnRef>
                            <a:fillRef idx="1">
                              <a:schemeClr val="lt1"/>
                            </a:fillRef>
                            <a:effectRef idx="0">
                              <a:schemeClr val="dk1"/>
                            </a:effectRef>
                            <a:fontRef idx="minor">
                              <a:schemeClr val="dk1"/>
                            </a:fontRef>
                          </wps:style>
                          <wps:txbx>
                            <w:txbxContent>
                              <w:p w14:paraId="17ADF9B7" w14:textId="77777777" w:rsidR="00994FF0" w:rsidRDefault="00994FF0" w:rsidP="00994FF0">
                                <w:pPr>
                                  <w:jc w:val="center"/>
                                </w:pPr>
                                <w:r>
                                  <w:t>The main Sampling strata for the two-stage sampling were urban and rural areas within districts.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5743337" name="Rounded Rectangle 3"/>
                          <wps:cNvSpPr/>
                          <wps:spPr>
                            <a:xfrm>
                              <a:off x="0" y="1514475"/>
                              <a:ext cx="5657850" cy="466725"/>
                            </a:xfrm>
                            <a:prstGeom prst="roundRect">
                              <a:avLst/>
                            </a:prstGeom>
                          </wps:spPr>
                          <wps:style>
                            <a:lnRef idx="2">
                              <a:schemeClr val="dk1"/>
                            </a:lnRef>
                            <a:fillRef idx="1">
                              <a:schemeClr val="lt1"/>
                            </a:fillRef>
                            <a:effectRef idx="0">
                              <a:schemeClr val="dk1"/>
                            </a:effectRef>
                            <a:fontRef idx="minor">
                              <a:schemeClr val="dk1"/>
                            </a:fontRef>
                          </wps:style>
                          <wps:txbx>
                            <w:txbxContent>
                              <w:p w14:paraId="3F8C8CFE" w14:textId="77777777" w:rsidR="00994FF0" w:rsidRDefault="00994FF0" w:rsidP="00994FF0">
                                <w:pPr>
                                  <w:jc w:val="center"/>
                                </w:pPr>
                                <w:r>
                                  <w:t>Within each enumeration area (EA), 20 households were sampled using systematic sampling.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1761084" name="Rounded Rectangle 4"/>
                          <wps:cNvSpPr/>
                          <wps:spPr>
                            <a:xfrm>
                              <a:off x="0" y="2333626"/>
                              <a:ext cx="5676900" cy="485774"/>
                            </a:xfrm>
                            <a:prstGeom prst="roundRect">
                              <a:avLst/>
                            </a:prstGeom>
                          </wps:spPr>
                          <wps:style>
                            <a:lnRef idx="2">
                              <a:schemeClr val="dk1"/>
                            </a:lnRef>
                            <a:fillRef idx="1">
                              <a:schemeClr val="lt1"/>
                            </a:fillRef>
                            <a:effectRef idx="0">
                              <a:schemeClr val="dk1"/>
                            </a:effectRef>
                            <a:fontRef idx="minor">
                              <a:schemeClr val="dk1"/>
                            </a:fontRef>
                          </wps:style>
                          <wps:txbx>
                            <w:txbxContent>
                              <w:p w14:paraId="261C4E11" w14:textId="77777777" w:rsidR="00994FF0" w:rsidRDefault="00994FF0" w:rsidP="00994FF0">
                                <w:pPr>
                                  <w:jc w:val="center"/>
                                </w:pPr>
                                <w:r>
                                  <w:t>68,247, 55,120, 64,400 households were selected from the EAs in the sample 2006, 2012-13, and 2019 survey years, respectively.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6412207" name="Rounded Rectangle 5"/>
                          <wps:cNvSpPr/>
                          <wps:spPr>
                            <a:xfrm>
                              <a:off x="0" y="3194684"/>
                              <a:ext cx="5667375" cy="550545"/>
                            </a:xfrm>
                            <a:prstGeom prst="roundRect">
                              <a:avLst/>
                            </a:prstGeom>
                          </wps:spPr>
                          <wps:style>
                            <a:lnRef idx="2">
                              <a:schemeClr val="dk1"/>
                            </a:lnRef>
                            <a:fillRef idx="1">
                              <a:schemeClr val="lt1"/>
                            </a:fillRef>
                            <a:effectRef idx="0">
                              <a:schemeClr val="dk1"/>
                            </a:effectRef>
                            <a:fontRef idx="minor">
                              <a:schemeClr val="dk1"/>
                            </a:fontRef>
                          </wps:style>
                          <wps:txbx>
                            <w:txbxContent>
                              <w:p w14:paraId="37AACFE6" w14:textId="77777777" w:rsidR="00994FF0" w:rsidRDefault="00994FF0" w:rsidP="00994FF0">
                                <w:pPr>
                                  <w:jc w:val="center"/>
                                </w:pPr>
                                <w:r>
                                  <w:t>62,463, 51,895, and 61,242 households were completely interviewed with response rate of 92.5%, 98.5%, and 99.4%, respectively.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4399548" name="Rounded Rectangle 6"/>
                          <wps:cNvSpPr/>
                          <wps:spPr>
                            <a:xfrm>
                              <a:off x="0" y="4059554"/>
                              <a:ext cx="5657850" cy="512445"/>
                            </a:xfrm>
                            <a:prstGeom prst="roundRect">
                              <a:avLst/>
                            </a:prstGeom>
                          </wps:spPr>
                          <wps:style>
                            <a:lnRef idx="2">
                              <a:schemeClr val="dk1"/>
                            </a:lnRef>
                            <a:fillRef idx="1">
                              <a:schemeClr val="lt1"/>
                            </a:fillRef>
                            <a:effectRef idx="0">
                              <a:schemeClr val="dk1"/>
                            </a:effectRef>
                            <a:fontRef idx="minor">
                              <a:schemeClr val="dk1"/>
                            </a:fontRef>
                          </wps:style>
                          <wps:txbx>
                            <w:txbxContent>
                              <w:p w14:paraId="43197EAA" w14:textId="77777777" w:rsidR="00994FF0" w:rsidRDefault="00994FF0" w:rsidP="00994FF0">
                                <w:pPr>
                                  <w:jc w:val="center"/>
                                </w:pPr>
                                <w:r>
                                  <w:t>34,710, 23,402, and 24,686 children under age five were selected in the sample from the interviewed households 2006, 2012-13, and 2019 of survey years, respectively.</w:t>
                                </w:r>
                              </w:p>
                              <w:p w14:paraId="441D16F9" w14:textId="77777777" w:rsidR="00994FF0" w:rsidRDefault="00994FF0" w:rsidP="00994FF0"/>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925987" name="Rounded Rectangle 7"/>
                          <wps:cNvSpPr/>
                          <wps:spPr>
                            <a:xfrm>
                              <a:off x="0" y="4819650"/>
                              <a:ext cx="5648325" cy="560070"/>
                            </a:xfrm>
                            <a:prstGeom prst="roundRect">
                              <a:avLst/>
                            </a:prstGeom>
                          </wps:spPr>
                          <wps:style>
                            <a:lnRef idx="2">
                              <a:schemeClr val="dk1"/>
                            </a:lnRef>
                            <a:fillRef idx="1">
                              <a:schemeClr val="lt1"/>
                            </a:fillRef>
                            <a:effectRef idx="0">
                              <a:schemeClr val="dk1"/>
                            </a:effectRef>
                            <a:fontRef idx="minor">
                              <a:schemeClr val="dk1"/>
                            </a:fontRef>
                          </wps:style>
                          <wps:txbx>
                            <w:txbxContent>
                              <w:p w14:paraId="4F1A20D4" w14:textId="77777777" w:rsidR="00994FF0" w:rsidRDefault="00994FF0" w:rsidP="00994FF0">
                                <w:pPr>
                                  <w:jc w:val="center"/>
                                </w:pPr>
                                <w:r>
                                  <w:t>Completed data found from 31, 566, 20,903, and 23,099 children given a response rate of 90.9%, 89.3%, and 93.6%, respectively.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4704114" name="Straight Arrow Connector 914704114"/>
                          <wps:cNvCnPr/>
                          <wps:spPr>
                            <a:xfrm>
                              <a:off x="2583890" y="49530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0301340" name="Straight Arrow Connector 380301340"/>
                          <wps:cNvCnPr/>
                          <wps:spPr>
                            <a:xfrm>
                              <a:off x="2583890" y="1228725"/>
                              <a:ext cx="9525"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6577034" name="Straight Arrow Connector 366577034"/>
                          <wps:cNvCnPr/>
                          <wps:spPr>
                            <a:xfrm>
                              <a:off x="2571750" y="1990725"/>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3334090" name="Straight Arrow Connector 593334090"/>
                          <wps:cNvCnPr/>
                          <wps:spPr>
                            <a:xfrm>
                              <a:off x="2581275" y="2819400"/>
                              <a:ext cx="952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3158101" name="Straight Arrow Connector 573158101"/>
                          <wps:cNvCnPr/>
                          <wps:spPr>
                            <a:xfrm>
                              <a:off x="2571750" y="374523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3919615" name="Straight Arrow Connector 1373919615"/>
                          <wps:cNvCnPr/>
                          <wps:spPr>
                            <a:xfrm>
                              <a:off x="2581515" y="457200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257CF5AA" id="Group 5" o:spid="_x0000_s1026" style="position:absolute;margin-left:-.6pt;margin-top:2.4pt;width:476.4pt;height:423.6pt;z-index:251661312;mso-width-relative:margin" coordsize="56769,53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">
                  <v:roundrect id="Rounded Rectangle 1" o:spid="_x0000_s1027" style="position:absolute;width:56673;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" fillcolor="white [3201]" strokecolor="black [3200]" strokeweight="1pt">
                    <v:stroke joinstyle="miter"/>
                    <v:textbox>
                      <w:txbxContent>
                        <w:p w14:paraId="1362C1E5" w14:textId="77777777" w:rsidR="00994FF0" w:rsidRDefault="00994FF0" w:rsidP="00994FF0">
                          <w:pPr>
                            <w:jc w:val="center"/>
                          </w:pPr>
                          <w:r>
                            <w:t>The list of enumeration areas (EAs) for the total population of Bangladesh from Census of 2001 and 2011 and update household list within EAs in 2006, 2012, and 2018.</w:t>
                          </w:r>
                        </w:p>
                      </w:txbxContent>
                    </v:textbox>
                  </v:roundrect>
                  <v:roundrect id="Rounded Rectangle 2" o:spid="_x0000_s1028" style="position:absolute;top:7429;width:56578;height:4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" fillcolor="white [3201]" strokecolor="black [3200]" strokeweight="1pt">
                    <v:stroke joinstyle="miter"/>
                    <v:textbox>
                      <w:txbxContent>
                        <w:p w14:paraId="17ADF9B7" w14:textId="77777777" w:rsidR="00994FF0" w:rsidRDefault="00994FF0" w:rsidP="00994FF0">
                          <w:pPr>
                            <w:jc w:val="center"/>
                          </w:pPr>
                          <w:r>
                            <w:t>The main Sampling strata for the two-stage sampling were urban and rural areas within districts.</w:t>
                          </w:r>
                        </w:p>
                      </w:txbxContent>
                    </v:textbox>
                  </v:roundrect>
                  <v:roundrect id="Rounded Rectangle 3" o:spid="_x0000_s1029" style="position:absolute;top:15144;width:56578;height:4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" fillcolor="white [3201]" strokecolor="black [3200]" strokeweight="1pt">
                    <v:stroke joinstyle="miter"/>
                    <v:textbox>
                      <w:txbxContent>
                        <w:p w14:paraId="3F8C8CFE" w14:textId="77777777" w:rsidR="00994FF0" w:rsidRDefault="00994FF0" w:rsidP="00994FF0">
                          <w:pPr>
                            <w:jc w:val="center"/>
                          </w:pPr>
                          <w:r>
                            <w:t>Within each enumeration area (EA), 20 households were sampled using systematic sampling.</w:t>
                          </w:r>
                        </w:p>
                      </w:txbxContent>
                    </v:textbox>
                  </v:roundrect>
                  <v:roundrect id="Rounded Rectangle 4" o:spid="_x0000_s1030" style="position:absolute;top:23336;width:56769;height:4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" fillcolor="white [3201]" strokecolor="black [3200]" strokeweight="1pt">
                    <v:stroke joinstyle="miter"/>
                    <v:textbox>
                      <w:txbxContent>
                        <w:p w14:paraId="261C4E11" w14:textId="77777777" w:rsidR="00994FF0" w:rsidRDefault="00994FF0" w:rsidP="00994FF0">
                          <w:pPr>
                            <w:jc w:val="center"/>
                          </w:pPr>
                          <w:r>
                            <w:t>68,247, 55,120, 64,400 households were selected from the EAs in the sample 2006, 2012-13, and 2019 survey years, respectively.</w:t>
                          </w:r>
                        </w:p>
                      </w:txbxContent>
                    </v:textbox>
                  </v:roundrect>
                  <v:roundrect id="Rounded Rectangle 5" o:spid="_x0000_s1031" style="position:absolute;top:31946;width:56673;height:5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" fillcolor="white [3201]" strokecolor="black [3200]" strokeweight="1pt">
                    <v:stroke joinstyle="miter"/>
                    <v:textbox>
                      <w:txbxContent>
                        <w:p w14:paraId="37AACFE6" w14:textId="77777777" w:rsidR="00994FF0" w:rsidRDefault="00994FF0" w:rsidP="00994FF0">
                          <w:pPr>
                            <w:jc w:val="center"/>
                          </w:pPr>
                          <w:r>
                            <w:t>62,463, 51,895, and 61,242 households were completely interviewed with response rate of 92.5%, 98.5%, and 99.4%, respectively.</w:t>
                          </w:r>
                        </w:p>
                      </w:txbxContent>
                    </v:textbox>
                  </v:roundrect>
                  <v:roundrect id="Rounded Rectangle 6" o:spid="_x0000_s1032" style="position:absolute;top:40595;width:56578;height:51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" fillcolor="white [3201]" strokecolor="black [3200]" strokeweight="1pt">
                    <v:stroke joinstyle="miter"/>
                    <v:textbox>
                      <w:txbxContent>
                        <w:p w14:paraId="43197EAA" w14:textId="77777777" w:rsidR="00994FF0" w:rsidRDefault="00994FF0" w:rsidP="00994FF0">
                          <w:pPr>
                            <w:jc w:val="center"/>
                          </w:pPr>
                          <w:r>
                            <w:t>34,710, 23,402, and 24,686 children under age five were selected in the sample from the interviewed households 2006, 2012-13, and 2019 of survey years, respectively.</w:t>
                          </w:r>
                        </w:p>
                        <w:p w14:paraId="441D16F9" w14:textId="77777777" w:rsidR="00994FF0" w:rsidRDefault="00994FF0" w:rsidP="00994FF0"/>
                      </w:txbxContent>
                    </v:textbox>
                  </v:roundrect>
                  <v:roundrect id="Rounded Rectangle 7" o:spid="_x0000_s1033" style="position:absolute;top:48196;width:56483;height:56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" fillcolor="white [3201]" strokecolor="black [3200]" strokeweight="1pt">
                    <v:stroke joinstyle="miter"/>
                    <v:textbox>
                      <w:txbxContent>
                        <w:p w14:paraId="4F1A20D4" w14:textId="77777777" w:rsidR="00994FF0" w:rsidRDefault="00994FF0" w:rsidP="00994FF0">
                          <w:pPr>
                            <w:jc w:val="center"/>
                          </w:pPr>
                          <w:r>
                            <w:t>Completed data found from 31, 566, 20,903, and 23,099 children given a response rate of 90.9%, 89.3%, and 93.6%, respectively.</w:t>
                          </w:r>
                        </w:p>
                      </w:txbxContent>
                    </v:textbox>
                  </v:roundrect>
                  <v:shapetype id="_x0000_t32" coordsize="21600,21600" o:spt="32" o:oned="t" path="m,l21600,21600e" filled="f">
                    <v:path arrowok="t" fillok="f" o:connecttype="none"/>
                    <o:lock v:ext="edit" shapetype="t"/>
                  </v:shapetype>
                  <v:shape id="Straight Arrow Connector 914704114" o:spid="_x0000_s1034" type="#_x0000_t32" style="position:absolute;left:25838;top:4953;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" strokecolor="black [3200]" strokeweight=".5pt">
                    <v:stroke endarrow="block" joinstyle="miter"/>
                  </v:shape>
                  <v:shape id="Straight Arrow Connector 380301340" o:spid="_x0000_s1035" type="#_x0000_t32" style="position:absolute;left:25838;top:12287;width:96;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" strokecolor="black [3200]" strokeweight=".5pt">
                    <v:stroke endarrow="block" joinstyle="miter"/>
                  </v:shape>
                  <v:shape id="Straight Arrow Connector 366577034" o:spid="_x0000_s1036" type="#_x0000_t32" style="position:absolute;left:25717;top:19907;width:0;height:3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" strokecolor="black [3200]" strokeweight=".5pt">
                    <v:stroke endarrow="block" joinstyle="miter"/>
                  </v:shape>
                  <v:shape id="Straight Arrow Connector 593334090" o:spid="_x0000_s1037" type="#_x0000_t32" style="position:absolute;left:25812;top:28194;width:96;height:3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" strokecolor="black [3200]" strokeweight=".5pt">
                    <v:stroke endarrow="block" joinstyle="miter"/>
                  </v:shape>
                  <v:shape id="Straight Arrow Connector 573158101" o:spid="_x0000_s1038" type="#_x0000_t32" style="position:absolute;left:25717;top:37452;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" strokecolor="black [3200]" strokeweight=".5pt">
                    <v:stroke endarrow="block" joinstyle="miter"/>
                  </v:shape>
                  <v:shape id="Straight Arrow Connector 1373919615" o:spid="_x0000_s1039" type="#_x0000_t32" style="position:absolute;left:25815;top:45720;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" strokecolor="black [3200]" strokeweight=".5pt">
                    <v:stroke endarrow="block" joinstyle="miter"/>
                  </v:shape>
                </v:group>
              </w:pict>
            </mc:Fallback>
          </mc:AlternateContent>
        </w:r>
      </w:moveTo>
    </w:p>
    <w:p w14:paraId="7594D9A5" w14:textId="77777777" w:rsidR="00994FF0" w:rsidRPr="00033637" w:rsidRDefault="00994FF0" w:rsidP="00F31FB2">
      <w:pPr>
        <w:spacing w:line="480" w:lineRule="auto"/>
        <w:rPr>
          <w:moveTo w:id="472" w:author="Mohammad Nayeem Hasan" w:date="2024-11-04T00:10:00Z"/>
          <w:rFonts w:ascii="Times New Roman" w:hAnsi="Times New Roman" w:cs="Times New Roman"/>
          <w:sz w:val="24"/>
          <w:szCs w:val="24"/>
        </w:rPr>
        <w:pPrChange w:id="473" w:author="Mohammad Nayeem Hasan" w:date="2024-12-23T01:38:00Z" w16du:dateUtc="2024-12-22T19:38:00Z">
          <w:pPr>
            <w:spacing w:line="240" w:lineRule="auto"/>
          </w:pPr>
        </w:pPrChange>
      </w:pPr>
    </w:p>
    <w:p w14:paraId="6A6E8AB8" w14:textId="77777777" w:rsidR="00994FF0" w:rsidRPr="00033637" w:rsidRDefault="00994FF0" w:rsidP="00F31FB2">
      <w:pPr>
        <w:spacing w:line="480" w:lineRule="auto"/>
        <w:rPr>
          <w:moveTo w:id="474" w:author="Mohammad Nayeem Hasan" w:date="2024-11-04T00:10:00Z"/>
          <w:rFonts w:ascii="Times New Roman" w:hAnsi="Times New Roman" w:cs="Times New Roman"/>
          <w:sz w:val="24"/>
          <w:szCs w:val="24"/>
        </w:rPr>
        <w:pPrChange w:id="475" w:author="Mohammad Nayeem Hasan" w:date="2024-12-23T01:38:00Z" w16du:dateUtc="2024-12-22T19:38:00Z">
          <w:pPr>
            <w:spacing w:line="240" w:lineRule="auto"/>
          </w:pPr>
        </w:pPrChange>
      </w:pPr>
    </w:p>
    <w:p w14:paraId="2DCCB7BF" w14:textId="77777777" w:rsidR="00994FF0" w:rsidRPr="00033637" w:rsidRDefault="00994FF0" w:rsidP="00F31FB2">
      <w:pPr>
        <w:spacing w:line="480" w:lineRule="auto"/>
        <w:rPr>
          <w:moveTo w:id="476" w:author="Mohammad Nayeem Hasan" w:date="2024-11-04T00:10:00Z"/>
          <w:rFonts w:ascii="Times New Roman" w:hAnsi="Times New Roman" w:cs="Times New Roman"/>
          <w:sz w:val="24"/>
          <w:szCs w:val="24"/>
        </w:rPr>
        <w:pPrChange w:id="477" w:author="Mohammad Nayeem Hasan" w:date="2024-12-23T01:38:00Z" w16du:dateUtc="2024-12-22T19:38:00Z">
          <w:pPr>
            <w:spacing w:line="240" w:lineRule="auto"/>
          </w:pPr>
        </w:pPrChange>
      </w:pPr>
    </w:p>
    <w:p w14:paraId="21B1DA61" w14:textId="77777777" w:rsidR="00994FF0" w:rsidRPr="00033637" w:rsidRDefault="00994FF0" w:rsidP="00F31FB2">
      <w:pPr>
        <w:spacing w:line="480" w:lineRule="auto"/>
        <w:rPr>
          <w:moveTo w:id="478" w:author="Mohammad Nayeem Hasan" w:date="2024-11-04T00:10:00Z"/>
          <w:rFonts w:ascii="Times New Roman" w:hAnsi="Times New Roman" w:cs="Times New Roman"/>
          <w:sz w:val="24"/>
          <w:szCs w:val="24"/>
        </w:rPr>
        <w:pPrChange w:id="479" w:author="Mohammad Nayeem Hasan" w:date="2024-12-23T01:38:00Z" w16du:dateUtc="2024-12-22T19:38:00Z">
          <w:pPr>
            <w:spacing w:line="240" w:lineRule="auto"/>
          </w:pPr>
        </w:pPrChange>
      </w:pPr>
    </w:p>
    <w:p w14:paraId="3F13735C" w14:textId="77777777" w:rsidR="00994FF0" w:rsidRPr="00033637" w:rsidRDefault="00994FF0" w:rsidP="00F31FB2">
      <w:pPr>
        <w:spacing w:line="480" w:lineRule="auto"/>
        <w:rPr>
          <w:moveTo w:id="480" w:author="Mohammad Nayeem Hasan" w:date="2024-11-04T00:10:00Z"/>
          <w:rFonts w:ascii="Times New Roman" w:hAnsi="Times New Roman" w:cs="Times New Roman"/>
          <w:sz w:val="24"/>
          <w:szCs w:val="24"/>
        </w:rPr>
        <w:pPrChange w:id="481" w:author="Mohammad Nayeem Hasan" w:date="2024-12-23T01:38:00Z" w16du:dateUtc="2024-12-22T19:38:00Z">
          <w:pPr>
            <w:spacing w:line="240" w:lineRule="auto"/>
          </w:pPr>
        </w:pPrChange>
      </w:pPr>
    </w:p>
    <w:p w14:paraId="683D6C22" w14:textId="77777777" w:rsidR="00994FF0" w:rsidRPr="00033637" w:rsidRDefault="00994FF0" w:rsidP="00F31FB2">
      <w:pPr>
        <w:spacing w:line="480" w:lineRule="auto"/>
        <w:rPr>
          <w:moveTo w:id="482" w:author="Mohammad Nayeem Hasan" w:date="2024-11-04T00:10:00Z"/>
          <w:rFonts w:ascii="Times New Roman" w:hAnsi="Times New Roman" w:cs="Times New Roman"/>
          <w:sz w:val="24"/>
          <w:szCs w:val="24"/>
        </w:rPr>
        <w:pPrChange w:id="483" w:author="Mohammad Nayeem Hasan" w:date="2024-12-23T01:38:00Z" w16du:dateUtc="2024-12-22T19:38:00Z">
          <w:pPr>
            <w:spacing w:line="240" w:lineRule="auto"/>
          </w:pPr>
        </w:pPrChange>
      </w:pPr>
    </w:p>
    <w:p w14:paraId="176A3AC8" w14:textId="77777777" w:rsidR="00994FF0" w:rsidRPr="00033637" w:rsidRDefault="00994FF0" w:rsidP="00F31FB2">
      <w:pPr>
        <w:spacing w:line="480" w:lineRule="auto"/>
        <w:rPr>
          <w:moveTo w:id="484" w:author="Mohammad Nayeem Hasan" w:date="2024-11-04T00:10:00Z"/>
          <w:rFonts w:ascii="Times New Roman" w:hAnsi="Times New Roman" w:cs="Times New Roman"/>
          <w:sz w:val="24"/>
          <w:szCs w:val="24"/>
        </w:rPr>
        <w:pPrChange w:id="485" w:author="Mohammad Nayeem Hasan" w:date="2024-12-23T01:38:00Z" w16du:dateUtc="2024-12-22T19:38:00Z">
          <w:pPr>
            <w:spacing w:line="240" w:lineRule="auto"/>
          </w:pPr>
        </w:pPrChange>
      </w:pPr>
    </w:p>
    <w:p w14:paraId="615DC9BF" w14:textId="77777777" w:rsidR="00994FF0" w:rsidRPr="00033637" w:rsidRDefault="00994FF0" w:rsidP="00F31FB2">
      <w:pPr>
        <w:spacing w:line="480" w:lineRule="auto"/>
        <w:rPr>
          <w:moveTo w:id="486" w:author="Mohammad Nayeem Hasan" w:date="2024-11-04T00:10:00Z"/>
          <w:rFonts w:ascii="Times New Roman" w:hAnsi="Times New Roman" w:cs="Times New Roman"/>
          <w:sz w:val="24"/>
          <w:szCs w:val="24"/>
        </w:rPr>
        <w:pPrChange w:id="487" w:author="Mohammad Nayeem Hasan" w:date="2024-12-23T01:38:00Z" w16du:dateUtc="2024-12-22T19:38:00Z">
          <w:pPr>
            <w:spacing w:line="240" w:lineRule="auto"/>
          </w:pPr>
        </w:pPrChange>
      </w:pPr>
    </w:p>
    <w:p w14:paraId="66117BFA" w14:textId="77777777" w:rsidR="00994FF0" w:rsidRPr="00033637" w:rsidRDefault="00994FF0" w:rsidP="00F31FB2">
      <w:pPr>
        <w:spacing w:line="480" w:lineRule="auto"/>
        <w:rPr>
          <w:moveTo w:id="488" w:author="Mohammad Nayeem Hasan" w:date="2024-11-04T00:10:00Z"/>
          <w:rFonts w:ascii="Times New Roman" w:hAnsi="Times New Roman" w:cs="Times New Roman"/>
          <w:sz w:val="24"/>
          <w:szCs w:val="24"/>
        </w:rPr>
        <w:pPrChange w:id="489" w:author="Mohammad Nayeem Hasan" w:date="2024-12-23T01:38:00Z" w16du:dateUtc="2024-12-22T19:38:00Z">
          <w:pPr>
            <w:spacing w:line="240" w:lineRule="auto"/>
          </w:pPr>
        </w:pPrChange>
      </w:pPr>
    </w:p>
    <w:p w14:paraId="47CE0C9F" w14:textId="77777777" w:rsidR="00994FF0" w:rsidRPr="00033637" w:rsidRDefault="00994FF0" w:rsidP="00F31FB2">
      <w:pPr>
        <w:spacing w:line="480" w:lineRule="auto"/>
        <w:rPr>
          <w:moveTo w:id="490" w:author="Mohammad Nayeem Hasan" w:date="2024-11-04T00:10:00Z"/>
          <w:rFonts w:ascii="Times New Roman" w:hAnsi="Times New Roman" w:cs="Times New Roman"/>
          <w:sz w:val="24"/>
          <w:szCs w:val="24"/>
        </w:rPr>
        <w:pPrChange w:id="491" w:author="Mohammad Nayeem Hasan" w:date="2024-12-23T01:38:00Z" w16du:dateUtc="2024-12-22T19:38:00Z">
          <w:pPr>
            <w:spacing w:line="240" w:lineRule="auto"/>
          </w:pPr>
        </w:pPrChange>
      </w:pPr>
    </w:p>
    <w:p w14:paraId="46C711B1" w14:textId="77777777" w:rsidR="00994FF0" w:rsidRPr="00033637" w:rsidRDefault="00994FF0" w:rsidP="00F31FB2">
      <w:pPr>
        <w:spacing w:line="480" w:lineRule="auto"/>
        <w:rPr>
          <w:moveTo w:id="492" w:author="Mohammad Nayeem Hasan" w:date="2024-11-04T00:10:00Z"/>
          <w:rFonts w:ascii="Times New Roman" w:hAnsi="Times New Roman" w:cs="Times New Roman"/>
          <w:sz w:val="24"/>
          <w:szCs w:val="24"/>
        </w:rPr>
        <w:pPrChange w:id="493" w:author="Mohammad Nayeem Hasan" w:date="2024-12-23T01:38:00Z" w16du:dateUtc="2024-12-22T19:38:00Z">
          <w:pPr>
            <w:spacing w:line="240" w:lineRule="auto"/>
          </w:pPr>
        </w:pPrChange>
      </w:pPr>
    </w:p>
    <w:p w14:paraId="5DFE9CA6" w14:textId="77777777" w:rsidR="00994FF0" w:rsidRPr="00033637" w:rsidDel="00FE1019" w:rsidRDefault="00994FF0" w:rsidP="00F31FB2">
      <w:pPr>
        <w:spacing w:line="480" w:lineRule="auto"/>
        <w:rPr>
          <w:del w:id="494" w:author="Mohammad Nayeem Hasan" w:date="2024-12-23T01:45:00Z" w16du:dateUtc="2024-12-22T19:45:00Z"/>
          <w:rFonts w:ascii="Times New Roman" w:hAnsi="Times New Roman" w:cs="Times New Roman"/>
          <w:b/>
          <w:sz w:val="24"/>
          <w:szCs w:val="24"/>
        </w:rPr>
      </w:pPr>
    </w:p>
    <w:p w14:paraId="49AEEC6E" w14:textId="77777777" w:rsidR="00FE1019" w:rsidRPr="00033637" w:rsidRDefault="00FE1019" w:rsidP="00F31FB2">
      <w:pPr>
        <w:spacing w:line="480" w:lineRule="auto"/>
        <w:rPr>
          <w:ins w:id="495" w:author="Mohammad Nayeem Hasan" w:date="2024-12-23T01:45:00Z" w16du:dateUtc="2024-12-22T19:45:00Z"/>
          <w:moveTo w:id="496" w:author="Mohammad Nayeem Hasan" w:date="2024-11-04T00:10:00Z"/>
          <w:rFonts w:ascii="Times New Roman" w:hAnsi="Times New Roman" w:cs="Times New Roman"/>
          <w:sz w:val="24"/>
          <w:szCs w:val="24"/>
        </w:rPr>
        <w:pPrChange w:id="497" w:author="Mohammad Nayeem Hasan" w:date="2024-12-23T01:38:00Z" w16du:dateUtc="2024-12-22T19:38:00Z">
          <w:pPr>
            <w:spacing w:line="240" w:lineRule="auto"/>
          </w:pPr>
        </w:pPrChange>
      </w:pPr>
    </w:p>
    <w:p w14:paraId="0BCC74FC" w14:textId="77777777" w:rsidR="00994FF0" w:rsidRPr="00033637" w:rsidDel="00FE1019" w:rsidRDefault="00994FF0" w:rsidP="00F31FB2">
      <w:pPr>
        <w:spacing w:line="480" w:lineRule="auto"/>
        <w:rPr>
          <w:del w:id="498" w:author="Mohammad Nayeem Hasan" w:date="2024-12-23T01:45:00Z" w16du:dateUtc="2024-12-22T19:45:00Z"/>
          <w:moveTo w:id="499" w:author="Mohammad Nayeem Hasan" w:date="2024-11-04T00:10:00Z"/>
          <w:rFonts w:ascii="Times New Roman" w:hAnsi="Times New Roman" w:cs="Times New Roman"/>
          <w:sz w:val="24"/>
          <w:szCs w:val="24"/>
        </w:rPr>
        <w:pPrChange w:id="500" w:author="Mohammad Nayeem Hasan" w:date="2024-12-23T01:38:00Z" w16du:dateUtc="2024-12-22T19:38:00Z">
          <w:pPr>
            <w:spacing w:line="240" w:lineRule="auto"/>
          </w:pPr>
        </w:pPrChange>
      </w:pPr>
    </w:p>
    <w:p w14:paraId="3DB09182" w14:textId="77777777" w:rsidR="00994FF0" w:rsidRPr="00033637" w:rsidDel="00FE1019" w:rsidRDefault="00994FF0" w:rsidP="00F31FB2">
      <w:pPr>
        <w:spacing w:line="480" w:lineRule="auto"/>
        <w:rPr>
          <w:del w:id="501" w:author="Mohammad Nayeem Hasan" w:date="2024-12-23T01:45:00Z" w16du:dateUtc="2024-12-22T19:45:00Z"/>
          <w:moveTo w:id="502" w:author="Mohammad Nayeem Hasan" w:date="2024-11-04T00:10:00Z"/>
          <w:rFonts w:ascii="Times New Roman" w:hAnsi="Times New Roman" w:cs="Times New Roman"/>
          <w:sz w:val="24"/>
          <w:szCs w:val="24"/>
        </w:rPr>
        <w:pPrChange w:id="503" w:author="Mohammad Nayeem Hasan" w:date="2024-12-23T01:38:00Z" w16du:dateUtc="2024-12-22T19:38:00Z">
          <w:pPr>
            <w:spacing w:line="240" w:lineRule="auto"/>
          </w:pPr>
        </w:pPrChange>
      </w:pPr>
    </w:p>
    <w:p w14:paraId="39CAF747" w14:textId="77777777" w:rsidR="00994FF0" w:rsidRPr="00033637" w:rsidDel="00FE1019" w:rsidRDefault="00994FF0" w:rsidP="00F31FB2">
      <w:pPr>
        <w:spacing w:line="480" w:lineRule="auto"/>
        <w:rPr>
          <w:del w:id="504" w:author="Mohammad Nayeem Hasan" w:date="2024-12-23T01:45:00Z" w16du:dateUtc="2024-12-22T19:45:00Z"/>
          <w:moveTo w:id="505" w:author="Mohammad Nayeem Hasan" w:date="2024-11-04T00:10:00Z"/>
          <w:rFonts w:ascii="Times New Roman" w:hAnsi="Times New Roman" w:cs="Times New Roman"/>
          <w:sz w:val="24"/>
          <w:szCs w:val="24"/>
        </w:rPr>
        <w:pPrChange w:id="506" w:author="Mohammad Nayeem Hasan" w:date="2024-12-23T01:38:00Z" w16du:dateUtc="2024-12-22T19:38:00Z">
          <w:pPr/>
        </w:pPrChange>
      </w:pPr>
    </w:p>
    <w:p w14:paraId="3A7D2A79" w14:textId="77777777" w:rsidR="00994FF0" w:rsidRPr="00033637" w:rsidDel="00FE1019" w:rsidRDefault="00994FF0" w:rsidP="00F31FB2">
      <w:pPr>
        <w:spacing w:line="480" w:lineRule="auto"/>
        <w:rPr>
          <w:del w:id="507" w:author="Mohammad Nayeem Hasan" w:date="2024-12-23T01:45:00Z" w16du:dateUtc="2024-12-22T19:45:00Z"/>
          <w:moveTo w:id="508" w:author="Mohammad Nayeem Hasan" w:date="2024-11-04T00:10:00Z"/>
          <w:rFonts w:ascii="Times New Roman" w:hAnsi="Times New Roman" w:cs="Times New Roman"/>
          <w:sz w:val="24"/>
          <w:szCs w:val="24"/>
        </w:rPr>
        <w:pPrChange w:id="509" w:author="Mohammad Nayeem Hasan" w:date="2024-12-23T01:38:00Z" w16du:dateUtc="2024-12-22T19:38:00Z">
          <w:pPr/>
        </w:pPrChange>
      </w:pPr>
    </w:p>
    <w:p w14:paraId="6ED328F7" w14:textId="77777777" w:rsidR="00994FF0" w:rsidRPr="00033637" w:rsidDel="00FE1019" w:rsidRDefault="00994FF0" w:rsidP="00F31FB2">
      <w:pPr>
        <w:spacing w:line="480" w:lineRule="auto"/>
        <w:rPr>
          <w:del w:id="510" w:author="Mohammad Nayeem Hasan" w:date="2024-12-23T01:45:00Z" w16du:dateUtc="2024-12-22T19:45:00Z"/>
          <w:moveTo w:id="511" w:author="Mohammad Nayeem Hasan" w:date="2024-11-04T00:10:00Z"/>
          <w:rFonts w:ascii="Times New Roman" w:hAnsi="Times New Roman" w:cs="Times New Roman"/>
          <w:sz w:val="24"/>
          <w:szCs w:val="24"/>
        </w:rPr>
        <w:pPrChange w:id="512" w:author="Mohammad Nayeem Hasan" w:date="2024-12-23T01:38:00Z" w16du:dateUtc="2024-12-22T19:38:00Z">
          <w:pPr/>
        </w:pPrChange>
      </w:pPr>
    </w:p>
    <w:p w14:paraId="35D770BC" w14:textId="699DCA6E" w:rsidR="00994FF0" w:rsidRPr="00033637" w:rsidDel="00FE1019" w:rsidRDefault="00994FF0" w:rsidP="00F31FB2">
      <w:pPr>
        <w:spacing w:line="480" w:lineRule="auto"/>
        <w:rPr>
          <w:del w:id="513" w:author="Mohammad Nayeem Hasan" w:date="2024-12-23T01:45:00Z" w16du:dateUtc="2024-12-22T19:45:00Z"/>
          <w:moveTo w:id="514" w:author="Mohammad Nayeem Hasan" w:date="2024-11-04T00:10:00Z"/>
          <w:rFonts w:ascii="Times New Roman" w:hAnsi="Times New Roman" w:cs="Times New Roman"/>
          <w:sz w:val="24"/>
          <w:szCs w:val="24"/>
        </w:rPr>
        <w:pPrChange w:id="515" w:author="Mohammad Nayeem Hasan" w:date="2024-12-23T01:38:00Z" w16du:dateUtc="2024-12-22T19:38:00Z">
          <w:pPr/>
        </w:pPrChange>
      </w:pPr>
    </w:p>
    <w:p w14:paraId="250CB071" w14:textId="45307D0F" w:rsidR="00994FF0" w:rsidRPr="00033637" w:rsidDel="00FE1019" w:rsidRDefault="00994FF0" w:rsidP="00F31FB2">
      <w:pPr>
        <w:spacing w:line="480" w:lineRule="auto"/>
        <w:rPr>
          <w:del w:id="516" w:author="Mohammad Nayeem Hasan" w:date="2024-12-23T01:45:00Z" w16du:dateUtc="2024-12-22T19:45:00Z"/>
          <w:moveTo w:id="517" w:author="Mohammad Nayeem Hasan" w:date="2024-11-04T00:10:00Z"/>
          <w:rFonts w:ascii="Times New Roman" w:hAnsi="Times New Roman" w:cs="Times New Roman"/>
          <w:sz w:val="24"/>
          <w:szCs w:val="24"/>
        </w:rPr>
        <w:pPrChange w:id="518" w:author="Mohammad Nayeem Hasan" w:date="2024-12-23T01:38:00Z" w16du:dateUtc="2024-12-22T19:38:00Z">
          <w:pPr/>
        </w:pPrChange>
      </w:pPr>
    </w:p>
    <w:p w14:paraId="72D9B836" w14:textId="77777777" w:rsidR="00994FF0" w:rsidRPr="00033637" w:rsidRDefault="00994FF0" w:rsidP="00F31FB2">
      <w:pPr>
        <w:spacing w:line="480" w:lineRule="auto"/>
        <w:rPr>
          <w:moveTo w:id="519" w:author="Mohammad Nayeem Hasan" w:date="2024-11-04T00:10:00Z"/>
          <w:rFonts w:ascii="Times New Roman" w:hAnsi="Times New Roman" w:cs="Times New Roman"/>
          <w:b/>
          <w:sz w:val="24"/>
          <w:szCs w:val="24"/>
        </w:rPr>
        <w:pPrChange w:id="520" w:author="Mohammad Nayeem Hasan" w:date="2024-12-23T01:38:00Z" w16du:dateUtc="2024-12-22T19:38:00Z">
          <w:pPr>
            <w:spacing w:line="240" w:lineRule="auto"/>
          </w:pPr>
        </w:pPrChange>
      </w:pPr>
      <w:moveTo w:id="521" w:author="Mohammad Nayeem Hasan" w:date="2024-11-04T00:10:00Z">
        <w:r w:rsidRPr="00033637">
          <w:rPr>
            <w:rFonts w:ascii="Times New Roman" w:hAnsi="Times New Roman" w:cs="Times New Roman"/>
            <w:b/>
            <w:sz w:val="24"/>
            <w:szCs w:val="24"/>
          </w:rPr>
          <w:t>Figure 1: Study population and selection of sample for MICS 2006, 2012-13, and 2019</w:t>
        </w:r>
      </w:moveTo>
    </w:p>
    <w:moveToRangeEnd w:id="463"/>
    <w:p w14:paraId="3AD95530" w14:textId="77777777" w:rsidR="00994FF0" w:rsidRPr="00033637" w:rsidRDefault="00994FF0" w:rsidP="00F31FB2">
      <w:pPr>
        <w:spacing w:line="480" w:lineRule="auto"/>
        <w:ind w:firstLine="720"/>
        <w:rPr>
          <w:rFonts w:ascii="Times New Roman" w:hAnsi="Times New Roman" w:cs="Times New Roman"/>
          <w:sz w:val="24"/>
          <w:szCs w:val="24"/>
        </w:rPr>
      </w:pPr>
    </w:p>
    <w:p w14:paraId="3CB744A3" w14:textId="755463B6" w:rsidR="00275578" w:rsidRPr="00033637" w:rsidRDefault="00C2040A" w:rsidP="00F31FB2">
      <w:pPr>
        <w:spacing w:line="480" w:lineRule="auto"/>
        <w:rPr>
          <w:rFonts w:ascii="Times New Roman" w:hAnsi="Times New Roman" w:cs="Times New Roman"/>
          <w:b/>
          <w:sz w:val="24"/>
          <w:szCs w:val="24"/>
        </w:rPr>
      </w:pPr>
      <w:r w:rsidRPr="00033637">
        <w:rPr>
          <w:rFonts w:ascii="Times New Roman" w:hAnsi="Times New Roman" w:cs="Times New Roman"/>
          <w:b/>
          <w:sz w:val="24"/>
          <w:szCs w:val="24"/>
        </w:rPr>
        <w:t>Q</w:t>
      </w:r>
      <w:r w:rsidR="00275578" w:rsidRPr="00033637">
        <w:rPr>
          <w:rFonts w:ascii="Times New Roman" w:hAnsi="Times New Roman" w:cs="Times New Roman"/>
          <w:b/>
          <w:sz w:val="24"/>
          <w:szCs w:val="24"/>
        </w:rPr>
        <w:t>uestionnaires</w:t>
      </w:r>
    </w:p>
    <w:p w14:paraId="5DD0FD26" w14:textId="0CD3BEA7" w:rsidR="00275578" w:rsidRPr="00033637" w:rsidRDefault="00275578" w:rsidP="00F31FB2">
      <w:pPr>
        <w:spacing w:line="480" w:lineRule="auto"/>
        <w:ind w:firstLine="720"/>
        <w:rPr>
          <w:rFonts w:ascii="Times New Roman" w:hAnsi="Times New Roman" w:cs="Times New Roman"/>
          <w:sz w:val="24"/>
          <w:szCs w:val="24"/>
        </w:rPr>
      </w:pPr>
      <w:r w:rsidRPr="00033637">
        <w:rPr>
          <w:rFonts w:ascii="Times New Roman" w:hAnsi="Times New Roman" w:cs="Times New Roman"/>
          <w:sz w:val="24"/>
          <w:szCs w:val="24"/>
        </w:rPr>
        <w:t>The MICS tools</w:t>
      </w:r>
      <w:ins w:id="522" w:author="Mohammad Nayeem Hasan" w:date="2024-12-22T22:51:00Z" w16du:dateUtc="2024-12-22T16:51:00Z">
        <w:r w:rsidR="00C95CA7" w:rsidRPr="00033637">
          <w:rPr>
            <w:rFonts w:ascii="Times New Roman" w:hAnsi="Times New Roman" w:cs="Times New Roman"/>
            <w:sz w:val="24"/>
            <w:szCs w:val="24"/>
          </w:rPr>
          <w:t xml:space="preserve"> o</w:t>
        </w:r>
      </w:ins>
      <w:del w:id="523" w:author="Mohammad Nayeem Hasan" w:date="2024-12-22T22:51:00Z" w16du:dateUtc="2024-12-22T16:51:00Z">
        <w:r w:rsidRPr="00033637" w:rsidDel="00C95CA7">
          <w:rPr>
            <w:rFonts w:ascii="Times New Roman" w:hAnsi="Times New Roman" w:cs="Times New Roman"/>
            <w:sz w:val="24"/>
            <w:szCs w:val="24"/>
          </w:rPr>
          <w:delText xml:space="preserve"> </w:delText>
        </w:r>
        <w:r w:rsidRPr="00033637" w:rsidDel="00C95CA7">
          <w:rPr>
            <w:rFonts w:ascii="Times New Roman" w:hAnsi="Times New Roman" w:cs="Times New Roman"/>
            <w:sz w:val="24"/>
            <w:szCs w:val="24"/>
          </w:rPr>
          <w:fldChar w:fldCharType="begin"/>
        </w:r>
        <w:r w:rsidR="00B651A4" w:rsidRPr="00033637" w:rsidDel="00C95CA7">
          <w:rPr>
            <w:rFonts w:ascii="Times New Roman" w:hAnsi="Times New Roman" w:cs="Times New Roman"/>
            <w:sz w:val="24"/>
            <w:szCs w:val="24"/>
          </w:rPr>
          <w:delInstrText xml:space="preserve"> ADDIN ZOTERO_ITEM CSL_CITATION {"citationID":"yMdMJiaJ","properties":{"formattedCitation":"(\\uc0\\u8220{}Tools - UNICEF MICS,\\uc0\\u8221{} 2023)","plainCitation":"(“Tools - UNICEF MICS,” 2023)","noteIndex":0},"citationItems":[{"id":27,"uris":["http://zotero.org/users/4185209/items/9CIESYD6"],"itemData":{"id":27,"type":"webpage","title":"Tools - UNICEF MICS","URL":"http://mics.unicef.org/tools","accessed":{"date-parts":[["2017",8,27]]},"issued":{"date-parts":[["2023"]]}}}],"schema":"https://github.com/citation-style-language/schema/raw/master/csl-citation.json"} </w:delInstrText>
        </w:r>
        <w:r w:rsidRPr="00033637" w:rsidDel="00C95CA7">
          <w:rPr>
            <w:rFonts w:ascii="Times New Roman" w:hAnsi="Times New Roman" w:cs="Times New Roman"/>
            <w:sz w:val="24"/>
            <w:szCs w:val="24"/>
          </w:rPr>
          <w:fldChar w:fldCharType="separate"/>
        </w:r>
        <w:r w:rsidR="00B651A4" w:rsidRPr="00033637" w:rsidDel="00C95CA7">
          <w:rPr>
            <w:rFonts w:ascii="Times New Roman" w:hAnsi="Times New Roman" w:cs="Times New Roman"/>
            <w:sz w:val="24"/>
            <w:szCs w:val="24"/>
          </w:rPr>
          <w:delText>(“Tools - UNICEF MICS,” 2023)</w:delText>
        </w:r>
        <w:r w:rsidRPr="00033637" w:rsidDel="00C95CA7">
          <w:rPr>
            <w:rFonts w:ascii="Times New Roman" w:hAnsi="Times New Roman" w:cs="Times New Roman"/>
            <w:sz w:val="24"/>
            <w:szCs w:val="24"/>
          </w:rPr>
          <w:fldChar w:fldCharType="end"/>
        </w:r>
        <w:r w:rsidRPr="00033637" w:rsidDel="00C95CA7">
          <w:rPr>
            <w:rFonts w:ascii="Times New Roman" w:hAnsi="Times New Roman" w:cs="Times New Roman"/>
            <w:sz w:val="24"/>
            <w:szCs w:val="24"/>
          </w:rPr>
          <w:delText xml:space="preserve"> o</w:delText>
        </w:r>
      </w:del>
      <w:r w:rsidRPr="00033637">
        <w:rPr>
          <w:rFonts w:ascii="Times New Roman" w:hAnsi="Times New Roman" w:cs="Times New Roman"/>
          <w:sz w:val="24"/>
          <w:szCs w:val="24"/>
        </w:rPr>
        <w:t>f round MICS3 were used in the survey of 2006, MICS5 in 2012-2013</w:t>
      </w:r>
      <w:ins w:id="524" w:author="Mohammad Nayeem Hasan" w:date="2024-11-05T13:48:00Z">
        <w:r w:rsidR="00172E7A" w:rsidRPr="00033637">
          <w:rPr>
            <w:rFonts w:ascii="Times New Roman" w:hAnsi="Times New Roman" w:cs="Times New Roman"/>
            <w:sz w:val="24"/>
            <w:szCs w:val="24"/>
          </w:rPr>
          <w:t>,</w:t>
        </w:r>
      </w:ins>
      <w:r w:rsidRPr="00033637">
        <w:rPr>
          <w:rFonts w:ascii="Times New Roman" w:hAnsi="Times New Roman" w:cs="Times New Roman"/>
          <w:sz w:val="24"/>
          <w:szCs w:val="24"/>
        </w:rPr>
        <w:t xml:space="preserve"> and MICS6 in 2019 for Bangladesh</w:t>
      </w:r>
      <w:ins w:id="525" w:author="Mohammad Nayeem Hasan" w:date="2024-12-22T22:51:00Z" w16du:dateUtc="2024-12-22T16:51:00Z">
        <w:r w:rsidR="00C95CA7" w:rsidRPr="00033637">
          <w:rPr>
            <w:rFonts w:ascii="Times New Roman" w:hAnsi="Times New Roman" w:cs="Times New Roman"/>
            <w:sz w:val="24"/>
            <w:szCs w:val="24"/>
          </w:rPr>
          <w:t xml:space="preserve"> </w:t>
        </w:r>
      </w:ins>
      <w:sdt>
        <w:sdtPr>
          <w:rPr>
            <w:rFonts w:ascii="Times New Roman" w:hAnsi="Times New Roman" w:cs="Times New Roman"/>
            <w:color w:val="000000"/>
            <w:sz w:val="24"/>
            <w:szCs w:val="24"/>
          </w:rPr>
          <w:tag w:val="MENDELEY_CITATION_v3_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"/>
          <w:id w:val="-675571534"/>
          <w:placeholder>
            <w:docPart w:val="DefaultPlaceholder_-1854013440"/>
          </w:placeholder>
        </w:sdtPr>
        <w:sdtContent>
          <w:r w:rsidR="00FE1019" w:rsidRPr="00033637">
            <w:rPr>
              <w:rFonts w:ascii="Times New Roman" w:hAnsi="Times New Roman" w:cs="Times New Roman"/>
              <w:color w:val="000000"/>
              <w:sz w:val="24"/>
              <w:szCs w:val="24"/>
            </w:rPr>
            <w:t>(UNICEF, 2023b)</w:t>
          </w:r>
        </w:sdtContent>
      </w:sdt>
      <w:r w:rsidRPr="00033637">
        <w:rPr>
          <w:rFonts w:ascii="Times New Roman" w:hAnsi="Times New Roman" w:cs="Times New Roman"/>
          <w:sz w:val="24"/>
          <w:szCs w:val="24"/>
        </w:rPr>
        <w:t xml:space="preserve">. The round MICS3 had three questionnaires: </w:t>
      </w:r>
      <w:proofErr w:type="spellStart"/>
      <w:r w:rsidRPr="00033637">
        <w:rPr>
          <w:rFonts w:ascii="Times New Roman" w:hAnsi="Times New Roman" w:cs="Times New Roman"/>
          <w:sz w:val="24"/>
          <w:szCs w:val="24"/>
        </w:rPr>
        <w:t>i</w:t>
      </w:r>
      <w:proofErr w:type="spellEnd"/>
      <w:r w:rsidRPr="00033637">
        <w:rPr>
          <w:rFonts w:ascii="Times New Roman" w:hAnsi="Times New Roman" w:cs="Times New Roman"/>
          <w:sz w:val="24"/>
          <w:szCs w:val="24"/>
        </w:rPr>
        <w:t xml:space="preserve">) </w:t>
      </w:r>
      <w:ins w:id="526" w:author="Mohammad Nayeem Hasan" w:date="2024-11-05T13:48:00Z">
        <w:r w:rsidR="00172E7A" w:rsidRPr="00033637">
          <w:rPr>
            <w:rFonts w:ascii="Times New Roman" w:hAnsi="Times New Roman" w:cs="Times New Roman"/>
            <w:sz w:val="24"/>
            <w:szCs w:val="24"/>
          </w:rPr>
          <w:t>a </w:t>
        </w:r>
      </w:ins>
      <w:r w:rsidRPr="00033637">
        <w:rPr>
          <w:rFonts w:ascii="Times New Roman" w:hAnsi="Times New Roman" w:cs="Times New Roman"/>
          <w:sz w:val="24"/>
          <w:szCs w:val="24"/>
        </w:rPr>
        <w:t xml:space="preserve">household questionnaire which included information of the characteristics of </w:t>
      </w:r>
      <w:ins w:id="527" w:author="Mohammad Nayeem Hasan" w:date="2024-11-05T13:48:00Z">
        <w:r w:rsidR="00172E7A" w:rsidRPr="00033637">
          <w:rPr>
            <w:rFonts w:ascii="Times New Roman" w:hAnsi="Times New Roman" w:cs="Times New Roman"/>
            <w:sz w:val="24"/>
            <w:szCs w:val="24"/>
          </w:rPr>
          <w:lastRenderedPageBreak/>
          <w:t>the </w:t>
        </w:r>
      </w:ins>
      <w:r w:rsidRPr="00033637">
        <w:rPr>
          <w:rFonts w:ascii="Times New Roman" w:hAnsi="Times New Roman" w:cs="Times New Roman"/>
          <w:sz w:val="24"/>
          <w:szCs w:val="24"/>
        </w:rPr>
        <w:t xml:space="preserve">household, ii) </w:t>
      </w:r>
      <w:ins w:id="528" w:author="Mohammad Nayeem Hasan" w:date="2024-11-05T13:48:00Z">
        <w:r w:rsidR="00172E7A" w:rsidRPr="00033637">
          <w:rPr>
            <w:rFonts w:ascii="Times New Roman" w:hAnsi="Times New Roman" w:cs="Times New Roman"/>
            <w:sz w:val="24"/>
            <w:szCs w:val="24"/>
          </w:rPr>
          <w:t>a </w:t>
        </w:r>
      </w:ins>
      <w:r w:rsidRPr="00033637">
        <w:rPr>
          <w:rFonts w:ascii="Times New Roman" w:hAnsi="Times New Roman" w:cs="Times New Roman"/>
          <w:sz w:val="24"/>
          <w:szCs w:val="24"/>
        </w:rPr>
        <w:t xml:space="preserve">questionnaire for individual women which covered information of every woman aged 15-49 years in each household, and iii) </w:t>
      </w:r>
      <w:ins w:id="529" w:author="Mohammad Nayeem Hasan" w:date="2024-11-05T13:48:00Z">
        <w:r w:rsidR="00172E7A" w:rsidRPr="00033637">
          <w:rPr>
            <w:rFonts w:ascii="Times New Roman" w:hAnsi="Times New Roman" w:cs="Times New Roman"/>
            <w:sz w:val="24"/>
            <w:szCs w:val="24"/>
          </w:rPr>
          <w:t>a </w:t>
        </w:r>
      </w:ins>
      <w:r w:rsidRPr="00033637">
        <w:rPr>
          <w:rFonts w:ascii="Times New Roman" w:hAnsi="Times New Roman" w:cs="Times New Roman"/>
          <w:sz w:val="24"/>
          <w:szCs w:val="24"/>
        </w:rPr>
        <w:t xml:space="preserve">questionnaire for children under five which covered each children’s overall information. The round MICS5 used four sets of </w:t>
      </w:r>
      <w:del w:id="530" w:author="Mohammad Nayeem Hasan" w:date="2024-11-05T13:48:00Z">
        <w:r w:rsidRPr="00033637" w:rsidDel="00172E7A">
          <w:rPr>
            <w:rFonts w:ascii="Times New Roman" w:hAnsi="Times New Roman" w:cs="Times New Roman"/>
            <w:sz w:val="24"/>
            <w:szCs w:val="24"/>
          </w:rPr>
          <w:delText xml:space="preserve">questionnaire </w:delText>
        </w:r>
      </w:del>
      <w:ins w:id="531" w:author="Mohammad Nayeem Hasan" w:date="2024-11-05T13:48:00Z">
        <w:r w:rsidR="00172E7A" w:rsidRPr="00033637">
          <w:rPr>
            <w:rFonts w:ascii="Times New Roman" w:hAnsi="Times New Roman" w:cs="Times New Roman"/>
            <w:sz w:val="24"/>
            <w:szCs w:val="24"/>
          </w:rPr>
          <w:t xml:space="preserve">questionnaires </w:t>
        </w:r>
      </w:ins>
      <w:r w:rsidRPr="00033637">
        <w:rPr>
          <w:rFonts w:ascii="Times New Roman" w:hAnsi="Times New Roman" w:cs="Times New Roman"/>
          <w:sz w:val="24"/>
          <w:szCs w:val="24"/>
        </w:rPr>
        <w:t xml:space="preserve">and along with the three questionnaires of </w:t>
      </w:r>
      <w:ins w:id="532" w:author="Mohammad Nayeem Hasan" w:date="2024-11-05T13:48:00Z">
        <w:r w:rsidR="00172E7A" w:rsidRPr="00033637">
          <w:rPr>
            <w:rFonts w:ascii="Times New Roman" w:hAnsi="Times New Roman" w:cs="Times New Roman"/>
            <w:sz w:val="24"/>
            <w:szCs w:val="24"/>
          </w:rPr>
          <w:t>the </w:t>
        </w:r>
      </w:ins>
      <w:r w:rsidRPr="00033637">
        <w:rPr>
          <w:rFonts w:ascii="Times New Roman" w:hAnsi="Times New Roman" w:cs="Times New Roman"/>
          <w:sz w:val="24"/>
          <w:szCs w:val="24"/>
        </w:rPr>
        <w:t xml:space="preserve">MICS3 round, another questionnaire was for testing water quality which </w:t>
      </w:r>
      <w:ins w:id="533" w:author="Mohammad Nayeem Hasan" w:date="2024-11-05T13:49:00Z">
        <w:r w:rsidR="00172E7A" w:rsidRPr="00033637">
          <w:rPr>
            <w:rFonts w:ascii="Times New Roman" w:hAnsi="Times New Roman" w:cs="Times New Roman"/>
            <w:sz w:val="24"/>
            <w:szCs w:val="24"/>
          </w:rPr>
          <w:t>was </w:t>
        </w:r>
      </w:ins>
      <w:r w:rsidRPr="00033637">
        <w:rPr>
          <w:rFonts w:ascii="Times New Roman" w:hAnsi="Times New Roman" w:cs="Times New Roman"/>
          <w:sz w:val="24"/>
          <w:szCs w:val="24"/>
        </w:rPr>
        <w:t xml:space="preserve">used to find out the arsenic and E. coli content in </w:t>
      </w:r>
      <w:r w:rsidR="008B708E" w:rsidRPr="00033637">
        <w:rPr>
          <w:rFonts w:ascii="Times New Roman" w:hAnsi="Times New Roman" w:cs="Times New Roman"/>
          <w:sz w:val="24"/>
          <w:szCs w:val="24"/>
        </w:rPr>
        <w:t xml:space="preserve">potable </w:t>
      </w:r>
      <w:r w:rsidRPr="00033637">
        <w:rPr>
          <w:rFonts w:ascii="Times New Roman" w:hAnsi="Times New Roman" w:cs="Times New Roman"/>
          <w:sz w:val="24"/>
          <w:szCs w:val="24"/>
        </w:rPr>
        <w:t xml:space="preserve">water of </w:t>
      </w:r>
      <w:del w:id="534" w:author="Mohammad Nayeem Hasan" w:date="2024-11-05T13:49:00Z">
        <w:r w:rsidRPr="00033637" w:rsidDel="00172E7A">
          <w:rPr>
            <w:rFonts w:ascii="Times New Roman" w:hAnsi="Times New Roman" w:cs="Times New Roman"/>
            <w:sz w:val="24"/>
            <w:szCs w:val="24"/>
          </w:rPr>
          <w:delText>household</w:delText>
        </w:r>
      </w:del>
      <w:ins w:id="535" w:author="Mohammad Nayeem Hasan" w:date="2024-11-05T13:49:00Z">
        <w:r w:rsidR="00172E7A" w:rsidRPr="00033637">
          <w:rPr>
            <w:rFonts w:ascii="Times New Roman" w:hAnsi="Times New Roman" w:cs="Times New Roman"/>
            <w:sz w:val="24"/>
            <w:szCs w:val="24"/>
          </w:rPr>
          <w:t>households</w:t>
        </w:r>
      </w:ins>
      <w:r w:rsidRPr="00033637">
        <w:rPr>
          <w:rFonts w:ascii="Times New Roman" w:hAnsi="Times New Roman" w:cs="Times New Roman"/>
          <w:sz w:val="24"/>
          <w:szCs w:val="24"/>
        </w:rPr>
        <w:t xml:space="preserve">. The round MICS6 used five questionnaires and the addition in this round was </w:t>
      </w:r>
      <w:r w:rsidR="00803E03" w:rsidRPr="00033637">
        <w:rPr>
          <w:rFonts w:ascii="Times New Roman" w:hAnsi="Times New Roman" w:cs="Times New Roman"/>
          <w:sz w:val="24"/>
          <w:szCs w:val="24"/>
        </w:rPr>
        <w:t>collecting information of</w:t>
      </w:r>
      <w:r w:rsidR="002E3904" w:rsidRPr="00033637">
        <w:rPr>
          <w:rFonts w:ascii="Times New Roman" w:hAnsi="Times New Roman" w:cs="Times New Roman"/>
          <w:sz w:val="24"/>
          <w:szCs w:val="24"/>
        </w:rPr>
        <w:t xml:space="preserve"> one</w:t>
      </w:r>
      <w:r w:rsidRPr="00033637">
        <w:rPr>
          <w:rFonts w:ascii="Times New Roman" w:hAnsi="Times New Roman" w:cs="Times New Roman"/>
          <w:sz w:val="24"/>
          <w:szCs w:val="24"/>
        </w:rPr>
        <w:t xml:space="preserve"> </w:t>
      </w:r>
      <w:r w:rsidR="00DA6140" w:rsidRPr="00033637">
        <w:rPr>
          <w:rFonts w:ascii="Times New Roman" w:hAnsi="Times New Roman" w:cs="Times New Roman"/>
          <w:sz w:val="24"/>
          <w:szCs w:val="24"/>
        </w:rPr>
        <w:t xml:space="preserve">randomly selected </w:t>
      </w:r>
      <w:r w:rsidR="00FA4EE5" w:rsidRPr="00033637">
        <w:rPr>
          <w:rFonts w:ascii="Times New Roman" w:hAnsi="Times New Roman" w:cs="Times New Roman"/>
          <w:sz w:val="24"/>
          <w:szCs w:val="24"/>
        </w:rPr>
        <w:t xml:space="preserve">child </w:t>
      </w:r>
      <w:r w:rsidR="000D7F48" w:rsidRPr="00033637">
        <w:rPr>
          <w:rFonts w:ascii="Times New Roman" w:hAnsi="Times New Roman" w:cs="Times New Roman"/>
          <w:sz w:val="24"/>
          <w:szCs w:val="24"/>
        </w:rPr>
        <w:t>from</w:t>
      </w:r>
      <w:r w:rsidR="00BE2235" w:rsidRPr="00033637">
        <w:rPr>
          <w:rFonts w:ascii="Times New Roman" w:hAnsi="Times New Roman" w:cs="Times New Roman"/>
          <w:sz w:val="24"/>
          <w:szCs w:val="24"/>
        </w:rPr>
        <w:t xml:space="preserve"> </w:t>
      </w:r>
      <w:ins w:id="536" w:author="Mohammad Nayeem Hasan" w:date="2024-11-05T13:49:00Z">
        <w:r w:rsidR="00172E7A" w:rsidRPr="00033637">
          <w:rPr>
            <w:rFonts w:ascii="Times New Roman" w:hAnsi="Times New Roman" w:cs="Times New Roman"/>
            <w:sz w:val="24"/>
            <w:szCs w:val="24"/>
          </w:rPr>
          <w:t>the </w:t>
        </w:r>
      </w:ins>
      <w:r w:rsidR="00BE2235" w:rsidRPr="00033637">
        <w:rPr>
          <w:rFonts w:ascii="Times New Roman" w:hAnsi="Times New Roman" w:cs="Times New Roman"/>
          <w:sz w:val="24"/>
          <w:szCs w:val="24"/>
        </w:rPr>
        <w:t>5-17 years age group</w:t>
      </w:r>
      <w:r w:rsidR="0065247D" w:rsidRPr="00033637">
        <w:rPr>
          <w:rFonts w:ascii="Times New Roman" w:hAnsi="Times New Roman" w:cs="Times New Roman"/>
          <w:sz w:val="24"/>
          <w:szCs w:val="24"/>
        </w:rPr>
        <w:t xml:space="preserve"> from each household</w:t>
      </w:r>
      <w:r w:rsidRPr="00033637">
        <w:rPr>
          <w:rFonts w:ascii="Times New Roman" w:hAnsi="Times New Roman" w:cs="Times New Roman"/>
          <w:sz w:val="24"/>
          <w:szCs w:val="24"/>
        </w:rPr>
        <w:t>. All questionnaires were interpreted into Bangla.</w:t>
      </w:r>
    </w:p>
    <w:p w14:paraId="6D6895CD" w14:textId="2E8F1693" w:rsidR="00275578" w:rsidRPr="00033637" w:rsidDel="00172E7A" w:rsidRDefault="00275578" w:rsidP="00F31FB2">
      <w:pPr>
        <w:spacing w:line="480" w:lineRule="auto"/>
        <w:rPr>
          <w:del w:id="537" w:author="Mohammad Nayeem Hasan" w:date="2024-11-05T13:48:00Z"/>
          <w:rFonts w:ascii="Times New Roman" w:hAnsi="Times New Roman" w:cs="Times New Roman"/>
          <w:b/>
          <w:sz w:val="24"/>
          <w:szCs w:val="24"/>
        </w:rPr>
        <w:pPrChange w:id="538" w:author="Mohammad Nayeem Hasan" w:date="2024-12-23T01:38:00Z" w16du:dateUtc="2024-12-22T19:38:00Z">
          <w:pPr>
            <w:spacing w:line="480" w:lineRule="auto"/>
          </w:pPr>
        </w:pPrChange>
      </w:pPr>
      <w:del w:id="539" w:author="Mohammad Nayeem Hasan" w:date="2024-11-05T13:48:00Z">
        <w:r w:rsidRPr="00033637" w:rsidDel="00172E7A">
          <w:rPr>
            <w:rFonts w:ascii="Times New Roman" w:hAnsi="Times New Roman" w:cs="Times New Roman"/>
            <w:b/>
            <w:sz w:val="24"/>
            <w:szCs w:val="24"/>
          </w:rPr>
          <w:delText>Outcome and possible covariates</w:delText>
        </w:r>
      </w:del>
    </w:p>
    <w:p w14:paraId="6047D88D" w14:textId="5EFEBC6D" w:rsidR="00275578" w:rsidRPr="00033637" w:rsidRDefault="00275578" w:rsidP="00F31FB2">
      <w:pPr>
        <w:spacing w:line="480" w:lineRule="auto"/>
        <w:rPr>
          <w:rFonts w:ascii="Times New Roman" w:hAnsi="Times New Roman" w:cs="Times New Roman"/>
          <w:b/>
          <w:sz w:val="24"/>
          <w:szCs w:val="24"/>
        </w:rPr>
      </w:pPr>
      <w:r w:rsidRPr="00033637">
        <w:rPr>
          <w:rFonts w:ascii="Times New Roman" w:hAnsi="Times New Roman" w:cs="Times New Roman"/>
          <w:b/>
          <w:sz w:val="24"/>
          <w:szCs w:val="24"/>
        </w:rPr>
        <w:t xml:space="preserve">Outcome </w:t>
      </w:r>
      <w:ins w:id="540" w:author="Mohammad Nayeem Hasan" w:date="2024-12-23T01:47:00Z" w16du:dateUtc="2024-12-22T19:47:00Z">
        <w:r w:rsidR="00AD6C4A" w:rsidRPr="00033637">
          <w:rPr>
            <w:rFonts w:ascii="Times New Roman" w:hAnsi="Times New Roman" w:cs="Times New Roman"/>
            <w:b/>
            <w:sz w:val="24"/>
            <w:szCs w:val="24"/>
          </w:rPr>
          <w:t>V</w:t>
        </w:r>
      </w:ins>
      <w:del w:id="541" w:author="Mohammad Nayeem Hasan" w:date="2024-12-23T01:47:00Z" w16du:dateUtc="2024-12-22T19:47:00Z">
        <w:r w:rsidRPr="00033637" w:rsidDel="00AD6C4A">
          <w:rPr>
            <w:rFonts w:ascii="Times New Roman" w:hAnsi="Times New Roman" w:cs="Times New Roman"/>
            <w:b/>
            <w:sz w:val="24"/>
            <w:szCs w:val="24"/>
          </w:rPr>
          <w:delText>v</w:delText>
        </w:r>
      </w:del>
      <w:r w:rsidRPr="00033637">
        <w:rPr>
          <w:rFonts w:ascii="Times New Roman" w:hAnsi="Times New Roman" w:cs="Times New Roman"/>
          <w:b/>
          <w:sz w:val="24"/>
          <w:szCs w:val="24"/>
        </w:rPr>
        <w:t>ariable</w:t>
      </w:r>
    </w:p>
    <w:p w14:paraId="3F4B7576" w14:textId="5E87267E" w:rsidR="00275578" w:rsidRPr="00033637" w:rsidDel="00DE5805" w:rsidRDefault="00DE5805" w:rsidP="00F31FB2">
      <w:pPr>
        <w:spacing w:line="480" w:lineRule="auto"/>
        <w:ind w:firstLine="720"/>
        <w:rPr>
          <w:del w:id="542" w:author="Mohammad Nayeem Hasan" w:date="2024-11-03T04:08:00Z"/>
          <w:rFonts w:ascii="Times New Roman" w:hAnsi="Times New Roman" w:cs="Times New Roman"/>
          <w:sz w:val="24"/>
          <w:szCs w:val="24"/>
        </w:rPr>
        <w:pPrChange w:id="543" w:author="Mohammad Nayeem Hasan" w:date="2024-12-23T01:38:00Z" w16du:dateUtc="2024-12-22T19:38:00Z">
          <w:pPr>
            <w:spacing w:line="480" w:lineRule="auto"/>
            <w:ind w:firstLine="720"/>
          </w:pPr>
        </w:pPrChange>
      </w:pPr>
      <w:ins w:id="544" w:author="Mohammad Nayeem Hasan" w:date="2024-11-03T04:09:00Z">
        <w:r w:rsidRPr="00033637">
          <w:rPr>
            <w:rFonts w:ascii="Times New Roman" w:hAnsi="Times New Roman" w:cs="Times New Roman"/>
            <w:sz w:val="24"/>
            <w:szCs w:val="24"/>
          </w:rPr>
          <w:tab/>
        </w:r>
      </w:ins>
      <w:del w:id="545" w:author="Mohammad Nayeem Hasan" w:date="2024-11-03T04:08:00Z">
        <w:r w:rsidR="00275578" w:rsidRPr="00033637" w:rsidDel="00DE5805">
          <w:rPr>
            <w:rFonts w:ascii="Times New Roman" w:hAnsi="Times New Roman" w:cs="Times New Roman"/>
            <w:sz w:val="24"/>
            <w:szCs w:val="24"/>
          </w:rPr>
          <w:delText xml:space="preserve">Diarrhea </w:delText>
        </w:r>
      </w:del>
      <w:del w:id="546" w:author="Mohammad Nayeem Hasan" w:date="2024-11-03T04:02:00Z">
        <w:r w:rsidR="00275578" w:rsidRPr="00033637" w:rsidDel="00147D41">
          <w:rPr>
            <w:rFonts w:ascii="Times New Roman" w:hAnsi="Times New Roman" w:cs="Times New Roman"/>
            <w:sz w:val="24"/>
            <w:szCs w:val="24"/>
          </w:rPr>
          <w:delText>is determined</w:delText>
        </w:r>
      </w:del>
      <w:del w:id="547" w:author="Mohammad Nayeem Hasan" w:date="2024-11-03T04:08:00Z">
        <w:r w:rsidR="00275578" w:rsidRPr="00033637" w:rsidDel="00DE5805">
          <w:rPr>
            <w:rFonts w:ascii="Times New Roman" w:hAnsi="Times New Roman" w:cs="Times New Roman"/>
            <w:sz w:val="24"/>
            <w:szCs w:val="24"/>
          </w:rPr>
          <w:delText xml:space="preserve"> </w:delText>
        </w:r>
      </w:del>
      <w:del w:id="548" w:author="Mohammad Nayeem Hasan" w:date="2024-11-03T03:57:00Z">
        <w:r w:rsidR="00275578" w:rsidRPr="00033637" w:rsidDel="00147D41">
          <w:rPr>
            <w:rFonts w:ascii="Times New Roman" w:hAnsi="Times New Roman" w:cs="Times New Roman"/>
            <w:sz w:val="24"/>
            <w:szCs w:val="24"/>
          </w:rPr>
          <w:delText xml:space="preserve">as </w:delText>
        </w:r>
      </w:del>
      <w:del w:id="549" w:author="Mohammad Nayeem Hasan" w:date="2024-11-03T04:08:00Z">
        <w:r w:rsidR="00275578" w:rsidRPr="00033637" w:rsidDel="00DE5805">
          <w:rPr>
            <w:rFonts w:ascii="Times New Roman" w:hAnsi="Times New Roman" w:cs="Times New Roman"/>
            <w:sz w:val="24"/>
            <w:szCs w:val="24"/>
          </w:rPr>
          <w:delText xml:space="preserve">whether </w:delText>
        </w:r>
        <w:r w:rsidR="006629F1" w:rsidRPr="00033637" w:rsidDel="00DE5805">
          <w:rPr>
            <w:rFonts w:ascii="Times New Roman" w:hAnsi="Times New Roman" w:cs="Times New Roman"/>
            <w:sz w:val="24"/>
            <w:szCs w:val="24"/>
          </w:rPr>
          <w:delText>0-</w:delText>
        </w:r>
      </w:del>
      <w:del w:id="550" w:author="Mohammad Nayeem Hasan" w:date="2024-11-03T03:57:00Z">
        <w:r w:rsidR="006629F1" w:rsidRPr="00033637" w:rsidDel="00147D41">
          <w:rPr>
            <w:rFonts w:ascii="Times New Roman" w:hAnsi="Times New Roman" w:cs="Times New Roman"/>
            <w:sz w:val="24"/>
            <w:szCs w:val="24"/>
          </w:rPr>
          <w:delText xml:space="preserve">5 years </w:delText>
        </w:r>
      </w:del>
      <w:del w:id="551" w:author="Mohammad Nayeem Hasan" w:date="2024-11-03T04:08:00Z">
        <w:r w:rsidR="006629F1" w:rsidRPr="00033637" w:rsidDel="00DE5805">
          <w:rPr>
            <w:rFonts w:ascii="Times New Roman" w:hAnsi="Times New Roman" w:cs="Times New Roman"/>
            <w:sz w:val="24"/>
            <w:szCs w:val="24"/>
          </w:rPr>
          <w:delText>old children</w:delText>
        </w:r>
        <w:r w:rsidR="00275578" w:rsidRPr="00033637" w:rsidDel="00DE5805">
          <w:rPr>
            <w:rFonts w:ascii="Times New Roman" w:hAnsi="Times New Roman" w:cs="Times New Roman"/>
            <w:sz w:val="24"/>
            <w:szCs w:val="24"/>
          </w:rPr>
          <w:delText xml:space="preserve"> had diarrhea in past two weeks or not and the answer is given by mothers or caretakers of children. We considered binary variable “Diarrhea” as the outcome variable. Here, the Diarrhea variable has two categories: “Yes” for having diarrhea and “No” for not having diarrhea in past two weeks for </w:delText>
        </w:r>
      </w:del>
      <w:del w:id="552" w:author="Mohammad Nayeem Hasan" w:date="2024-11-03T03:58:00Z">
        <w:r w:rsidR="00275578" w:rsidRPr="00033637" w:rsidDel="00147D41">
          <w:rPr>
            <w:rFonts w:ascii="Times New Roman" w:hAnsi="Times New Roman" w:cs="Times New Roman"/>
            <w:sz w:val="24"/>
            <w:szCs w:val="24"/>
          </w:rPr>
          <w:delText xml:space="preserve">the </w:delText>
        </w:r>
      </w:del>
      <w:del w:id="553" w:author="Mohammad Nayeem Hasan" w:date="2024-11-03T04:08:00Z">
        <w:r w:rsidR="00275578" w:rsidRPr="00033637" w:rsidDel="00DE5805">
          <w:rPr>
            <w:rFonts w:ascii="Times New Roman" w:hAnsi="Times New Roman" w:cs="Times New Roman"/>
            <w:sz w:val="24"/>
            <w:szCs w:val="24"/>
          </w:rPr>
          <w:delText>children under age five.</w:delText>
        </w:r>
      </w:del>
    </w:p>
    <w:p w14:paraId="61EE0C37" w14:textId="77777777" w:rsidR="00DE5805" w:rsidRPr="00033637" w:rsidRDefault="00DE5805" w:rsidP="00F31FB2">
      <w:pPr>
        <w:spacing w:line="480" w:lineRule="auto"/>
        <w:rPr>
          <w:ins w:id="554" w:author="Mohammad Nayeem Hasan" w:date="2024-11-03T04:08:00Z"/>
          <w:rFonts w:ascii="Times New Roman" w:hAnsi="Times New Roman" w:cs="Times New Roman"/>
          <w:sz w:val="24"/>
          <w:szCs w:val="24"/>
          <w:rPrChange w:id="555" w:author="Mohammad Nayeem Hasan" w:date="2024-12-23T01:53:00Z" w16du:dateUtc="2024-12-22T19:53:00Z">
            <w:rPr>
              <w:ins w:id="556" w:author="Mohammad Nayeem Hasan" w:date="2024-11-03T04:08:00Z"/>
              <w:rFonts w:ascii="Times New Roman" w:hAnsi="Times New Roman" w:cs="Times New Roman"/>
              <w:b/>
              <w:bCs/>
              <w:sz w:val="24"/>
              <w:szCs w:val="24"/>
            </w:rPr>
          </w:rPrChange>
        </w:rPr>
      </w:pPr>
      <w:bookmarkStart w:id="557" w:name="_Hlk181499407"/>
      <w:ins w:id="558" w:author="Mohammad Nayeem Hasan" w:date="2024-11-03T04:08:00Z">
        <w:r w:rsidRPr="00033637">
          <w:rPr>
            <w:rFonts w:ascii="Times New Roman" w:hAnsi="Times New Roman" w:cs="Times New Roman"/>
            <w:sz w:val="24"/>
            <w:szCs w:val="24"/>
            <w:rPrChange w:id="559" w:author="Mohammad Nayeem Hasan" w:date="2024-12-23T01:53:00Z" w16du:dateUtc="2024-12-22T19:53:00Z">
              <w:rPr>
                <w:rFonts w:ascii="Times New Roman" w:hAnsi="Times New Roman" w:cs="Times New Roman"/>
                <w:b/>
                <w:bCs/>
                <w:sz w:val="24"/>
                <w:szCs w:val="24"/>
              </w:rPr>
            </w:rPrChange>
          </w:rPr>
          <w:t>In this study, we assessed diarrhea among children aged 0-5 years based on whether they experienced diarrhea in the two weeks prior to the survey. The responses were provided by mothers or caretakers. We defined the binary outcome variable “Diarrhea,” which has two categories: “Yes” for children who had diarrhea and “No” for those who did not in the two weeks before the survey.</w:t>
        </w:r>
      </w:ins>
    </w:p>
    <w:bookmarkEnd w:id="557"/>
    <w:p w14:paraId="4CE5FA58" w14:textId="45C2C30B" w:rsidR="00275578" w:rsidRPr="00033637" w:rsidRDefault="00275578" w:rsidP="00F31FB2">
      <w:pPr>
        <w:spacing w:line="480" w:lineRule="auto"/>
        <w:rPr>
          <w:rFonts w:ascii="Times New Roman" w:hAnsi="Times New Roman" w:cs="Times New Roman"/>
          <w:b/>
          <w:sz w:val="24"/>
          <w:szCs w:val="24"/>
        </w:rPr>
      </w:pPr>
      <w:r w:rsidRPr="00033637">
        <w:rPr>
          <w:rFonts w:ascii="Times New Roman" w:hAnsi="Times New Roman" w:cs="Times New Roman"/>
          <w:b/>
          <w:sz w:val="24"/>
          <w:szCs w:val="24"/>
        </w:rPr>
        <w:t>Covariates</w:t>
      </w:r>
    </w:p>
    <w:p w14:paraId="2DC1F0F0" w14:textId="5082DD9B" w:rsidR="00275578" w:rsidRPr="00033637" w:rsidRDefault="00275578" w:rsidP="00F31FB2">
      <w:pPr>
        <w:spacing w:line="480" w:lineRule="auto"/>
        <w:ind w:firstLine="720"/>
        <w:rPr>
          <w:rFonts w:ascii="Times New Roman" w:hAnsi="Times New Roman" w:cs="Times New Roman"/>
          <w:sz w:val="24"/>
          <w:szCs w:val="24"/>
          <w:lang w:val="fr-FR"/>
        </w:rPr>
      </w:pPr>
      <w:r w:rsidRPr="00033637">
        <w:rPr>
          <w:rFonts w:ascii="Times New Roman" w:hAnsi="Times New Roman" w:cs="Times New Roman"/>
          <w:sz w:val="24"/>
          <w:szCs w:val="24"/>
        </w:rPr>
        <w:t xml:space="preserve">Characteristics of children such as age, sex, child supervision, nutritional status (stunned, wasted, underweight, overweight), community characteristics e.g. place of residence, division, parental characteristics e.g. mother’s education and age, household characteristics e.g. wealth index, religion, sex of household head, type of toilet facility and its shared status, salt iodization, access to mass media, household size, possession of livestock, drinking water source and type, water treatment were considered as covariates in the analysis. </w:t>
      </w:r>
      <w:r w:rsidR="00AD11CE" w:rsidRPr="00033637">
        <w:rPr>
          <w:rFonts w:ascii="Times New Roman" w:hAnsi="Times New Roman" w:cs="Times New Roman"/>
          <w:sz w:val="24"/>
          <w:szCs w:val="24"/>
        </w:rPr>
        <w:t xml:space="preserve">The covariates were selected for the </w:t>
      </w:r>
      <w:r w:rsidR="005A6D7E" w:rsidRPr="00033637">
        <w:rPr>
          <w:rFonts w:ascii="Times New Roman" w:hAnsi="Times New Roman" w:cs="Times New Roman"/>
          <w:sz w:val="24"/>
          <w:szCs w:val="24"/>
        </w:rPr>
        <w:t xml:space="preserve">analysis </w:t>
      </w:r>
      <w:r w:rsidR="00554857" w:rsidRPr="00033637">
        <w:rPr>
          <w:rFonts w:ascii="Times New Roman" w:hAnsi="Times New Roman" w:cs="Times New Roman"/>
          <w:sz w:val="24"/>
          <w:szCs w:val="24"/>
        </w:rPr>
        <w:t>based on the</w:t>
      </w:r>
      <w:r w:rsidR="005A6D7E" w:rsidRPr="00033637">
        <w:rPr>
          <w:rFonts w:ascii="Times New Roman" w:hAnsi="Times New Roman" w:cs="Times New Roman"/>
          <w:sz w:val="24"/>
          <w:szCs w:val="24"/>
        </w:rPr>
        <w:t xml:space="preserve"> available information in </w:t>
      </w:r>
      <w:ins w:id="560" w:author="Mohammad Nayeem Hasan" w:date="2024-11-03T03:58:00Z">
        <w:r w:rsidR="00147D41" w:rsidRPr="00033637">
          <w:rPr>
            <w:rFonts w:ascii="Times New Roman" w:hAnsi="Times New Roman" w:cs="Times New Roman"/>
            <w:sz w:val="24"/>
            <w:szCs w:val="24"/>
          </w:rPr>
          <w:t>the </w:t>
        </w:r>
      </w:ins>
      <w:r w:rsidR="005A6D7E" w:rsidRPr="00033637">
        <w:rPr>
          <w:rFonts w:ascii="Times New Roman" w:hAnsi="Times New Roman" w:cs="Times New Roman"/>
          <w:sz w:val="24"/>
          <w:szCs w:val="24"/>
        </w:rPr>
        <w:t xml:space="preserve">MICS dataset and </w:t>
      </w:r>
      <w:r w:rsidR="007B6876" w:rsidRPr="00033637">
        <w:rPr>
          <w:rFonts w:ascii="Times New Roman" w:hAnsi="Times New Roman" w:cs="Times New Roman"/>
          <w:sz w:val="24"/>
          <w:szCs w:val="24"/>
        </w:rPr>
        <w:t xml:space="preserve">the findings of previous </w:t>
      </w:r>
      <w:r w:rsidR="007B6876" w:rsidRPr="00033637">
        <w:rPr>
          <w:rFonts w:ascii="Times New Roman" w:hAnsi="Times New Roman" w:cs="Times New Roman"/>
          <w:sz w:val="24"/>
          <w:szCs w:val="24"/>
        </w:rPr>
        <w:lastRenderedPageBreak/>
        <w:t>studies</w:t>
      </w:r>
      <w:ins w:id="561" w:author="Mohammad Nayeem Hasan" w:date="2024-12-22T22:58:00Z" w16du:dateUtc="2024-12-22T16:58:00Z">
        <w:r w:rsidR="00C95CA7" w:rsidRPr="00033637">
          <w:rPr>
            <w:rFonts w:ascii="Times New Roman" w:hAnsi="Times New Roman" w:cs="Times New Roman"/>
            <w:sz w:val="24"/>
            <w:szCs w:val="24"/>
          </w:rPr>
          <w:t xml:space="preserve"> </w:t>
        </w:r>
      </w:ins>
      <w:sdt>
        <w:sdtPr>
          <w:rPr>
            <w:rFonts w:ascii="Times New Roman" w:hAnsi="Times New Roman" w:cs="Times New Roman"/>
            <w:color w:val="000000"/>
            <w:sz w:val="24"/>
            <w:szCs w:val="24"/>
          </w:rPr>
          <w:tag w:val="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"/>
          <w:id w:val="300819449"/>
          <w:placeholder>
            <w:docPart w:val="DefaultPlaceholder_-1854013440"/>
          </w:placeholder>
        </w:sdtPr>
        <w:sdtContent>
          <w:r w:rsidR="00FE1019" w:rsidRPr="00033637">
            <w:rPr>
              <w:rFonts w:ascii="Times New Roman" w:eastAsia="Times New Roman" w:hAnsi="Times New Roman" w:cs="Times New Roman"/>
              <w:color w:val="000000"/>
              <w:sz w:val="24"/>
              <w:szCs w:val="24"/>
              <w:rPrChange w:id="562" w:author="Mohammad Nayeem Hasan" w:date="2024-12-23T01:53:00Z" w16du:dateUtc="2024-12-22T19:53:00Z">
                <w:rPr>
                  <w:rFonts w:eastAsia="Times New Roman"/>
                  <w:color w:val="000000"/>
                  <w:sz w:val="24"/>
                </w:rPr>
              </w:rPrChange>
            </w:rPr>
            <w:t xml:space="preserve">(Genser et al., 2006; Md. R. Islam et al., 2015; Maponga et al., 2013; Rahman &amp; Hossain, 2022; Sobel et al., 2004; </w:t>
          </w:r>
          <w:proofErr w:type="spellStart"/>
          <w:r w:rsidR="00FE1019" w:rsidRPr="00033637">
            <w:rPr>
              <w:rFonts w:ascii="Times New Roman" w:eastAsia="Times New Roman" w:hAnsi="Times New Roman" w:cs="Times New Roman"/>
              <w:color w:val="000000"/>
              <w:sz w:val="24"/>
              <w:szCs w:val="24"/>
              <w:rPrChange w:id="563" w:author="Mohammad Nayeem Hasan" w:date="2024-12-23T01:53:00Z" w16du:dateUtc="2024-12-22T19:53:00Z">
                <w:rPr>
                  <w:rFonts w:eastAsia="Times New Roman"/>
                  <w:color w:val="000000"/>
                  <w:sz w:val="24"/>
                </w:rPr>
              </w:rPrChange>
            </w:rPr>
            <w:t>Tornheim</w:t>
          </w:r>
          <w:proofErr w:type="spellEnd"/>
          <w:r w:rsidR="00FE1019" w:rsidRPr="00033637">
            <w:rPr>
              <w:rFonts w:ascii="Times New Roman" w:eastAsia="Times New Roman" w:hAnsi="Times New Roman" w:cs="Times New Roman"/>
              <w:color w:val="000000"/>
              <w:sz w:val="24"/>
              <w:szCs w:val="24"/>
              <w:rPrChange w:id="564" w:author="Mohammad Nayeem Hasan" w:date="2024-12-23T01:53:00Z" w16du:dateUtc="2024-12-22T19:53:00Z">
                <w:rPr>
                  <w:rFonts w:eastAsia="Times New Roman"/>
                  <w:color w:val="000000"/>
                  <w:sz w:val="24"/>
                </w:rPr>
              </w:rPrChange>
            </w:rPr>
            <w:t xml:space="preserve"> et al., 2009)</w:t>
          </w:r>
        </w:sdtContent>
      </w:sdt>
      <w:ins w:id="565" w:author="Mohammad Nayeem Hasan" w:date="2024-12-22T22:58:00Z" w16du:dateUtc="2024-12-22T16:58:00Z">
        <w:r w:rsidR="00C95CA7" w:rsidRPr="00033637">
          <w:rPr>
            <w:rFonts w:ascii="Times New Roman" w:hAnsi="Times New Roman" w:cs="Times New Roman"/>
            <w:sz w:val="24"/>
            <w:szCs w:val="24"/>
          </w:rPr>
          <w:t>.</w:t>
        </w:r>
      </w:ins>
      <w:del w:id="566" w:author="Mohammad Nayeem Hasan" w:date="2024-12-22T22:58:00Z" w16du:dateUtc="2024-12-22T16:58:00Z">
        <w:r w:rsidR="00554857" w:rsidRPr="00033637" w:rsidDel="00C95CA7">
          <w:rPr>
            <w:rFonts w:ascii="Times New Roman" w:hAnsi="Times New Roman" w:cs="Times New Roman"/>
            <w:sz w:val="24"/>
            <w:szCs w:val="24"/>
          </w:rPr>
          <w:delText xml:space="preserve"> </w:delText>
        </w:r>
        <w:r w:rsidR="00124882" w:rsidRPr="00033637" w:rsidDel="00C95CA7">
          <w:rPr>
            <w:rFonts w:ascii="Times New Roman" w:hAnsi="Times New Roman" w:cs="Times New Roman"/>
            <w:sz w:val="24"/>
            <w:szCs w:val="24"/>
          </w:rPr>
          <w:fldChar w:fldCharType="begin"/>
        </w:r>
        <w:r w:rsidR="00350CF8" w:rsidRPr="00033637" w:rsidDel="00C95CA7">
          <w:rPr>
            <w:rFonts w:ascii="Times New Roman" w:hAnsi="Times New Roman" w:cs="Times New Roman"/>
            <w:sz w:val="24"/>
            <w:szCs w:val="24"/>
          </w:rPr>
          <w:delInstrText xml:space="preserve"> ADDIN ZOTERO_ITEM CSL_CITATION {"citationID":"5mCmzG21","properties":{"formattedCitation":"(Blake et al., 1993; Dargent-Molina et al., 1994; D\\uc0\\u8217{}Souza, 1997; Genser et al., 2006; Ghosh et al., 1997; R. L. Guerrant et al., 1983; M. R. Islam et al., 2015; Kosek et al., 2008; Majorin et al., 2019; Maponga et al., 2013; M\\uc0\\u248{}lbak et al., 1997; Quick et al., 1999; Rahman &amp; Hossain, 2022; Sobel et al., 2004; Tornheim et al., 2009; VanDerslice et al., 1994)","plainCitation":"(Blake et al., 1993; Dargent-Molina et al., 1994; D’Souza, 1997; Genser et al., 2006; Ghosh et al., 1997; R. L. Guerrant et al., 1983; M. R. Islam et al., 2015; Kosek et al., 2008; Majorin et al., 2019; Maponga et al., 2013; Mølbak et al., 1997; Quick et al., 1999; Rahman &amp; Hossain, 2022; Sobel et al., 2004; Tornheim et al., 2009; VanDerslice et al., 1994)","noteIndex":0},"citationItems":[{"id":1431,"uris":["http://zotero.org/users/4185209/items/PWEH3VW6"],"itemData":{"id":1431,"type":"article-journal","abstract":"&lt;b&gt;Background:&lt;/b&gt; Children are the most vulnerable and high risk group in the prevalence of diarrhea in low income countries like Bangladesh. This can lead to the higher rate of child morbidity and mortality. Achievement of Millennium Development Goal’s (MDGs) at a target period, it is important to comprise the issue first. Therefore, the purpose of the present study is to find out the risk factors of diarrhea in the childhood. &lt;b&gt;Methods: &lt;/b&gt;Data and necessary information of 485 women were obtained from the Bangladesh Demographic and Health Survey (BDHS), 2007. These 485 women were extracted from 10,996 women whose children had experienced an episode of diarrhea in the two weeks before the survey. The chi-square test and binary logistic regression analyses have been used as the statistical tools. &lt;b&gt;Results:&lt;/b&gt; Majority of the women (76.9%) reported their child had experienced diarrhea in the last two weeks. Respondent’s educational level, husband occupation, living condition, birth interval and the sources of drinking water were found to be significantly associated (p&lt;0.05) with the disease of diarrhea. Finally, binary logistic model identified that respondents’ husband occupation, their living condition, birth interval and the source of drinking water were significant factors. &lt;b&gt;Conclusions:&lt;/b&gt; The prevalence of diarrhea disease is more common in Bangladeshi children. So, it is necessary to educate general people about the possible living arrangements for avoiding diarrhea and its termination.","container-title":"Journal of Health Science","ISSN":"2166-5990","issue":"1","language":"en","license":"http://creativecommons.org/licenses/by/2.0/","note":"publisher: Scientific &amp; Academic Publishing","page":"1-5","source":"article.sapub.org","title":"An Evidence of Socio-Demographic Effects on Child’s Diarrhoea in Bangladesh","volume":"5","author":[{"family":"Islam","given":"Md Rafiqul"},{"family":"Hossain","given":"Md Kamal"},{"family":"Khan","given":"Md Nuruzzaman"},{"family":"Ali","given":"Md Raihan"}],"issued":{"date-parts":[["2015"]]}}},{"id":1489,"uris":["http://zotero.org/users/4185209/items/76XQS6DQ"],"itemData":{"id":1489,"type":"article-journal","abstract":"Although efforts have been made by the international community to improve childhood health, risk factors linked with the healthiness of preschool-age children in low and middle-income countries (LMICs) are very diverse. Therefore, this paper examines the prevalence and determinants of fever, acute respiratory infection and diarrhea of preschool children in Bangladesh. A sample of 8,421 children from the latest country representative BDHS-2017–18 survey was analyzed by utilizing both the bivariate and multivariate techniques. The results revealed that about 4.7, 33.1, and 35.8% of the children aged under 5 years had suffered from diarrhea, fever and ARI respectively during the 2 weeks preceding the date of the survey. Demographic, socio-economic, and community and health characteristics likely to play an important role in suffering under-five children from diarrhea, fever, and ARI in Bangladesh. The child’s age of 13–24 months, delivery by cesarean section, unsafe drinking water, unhygienic toilet facility, low level of family wealth index and parental education, a higher number of living children in the household, rural residency and regional difference were all found to be most crucial determinants of the occurrences of fever, ARI and diarrhea. Interventions should focus on improving these significant demographic, socioeconomic, and community and health risk factors. A special attention is necessary to the people who live in rural areas and geospatially disadvantaged regions.","container-title":"BMC Pediatrics","DOI":"10.1186/s12887-022-03166-9","ISSN":"1471-2431","issue":"1","journalAbbreviation":"BMC Pediatr","language":"en","license":"2022 The Author(s)","note":"number: 1\npublisher: BioMed Central","page":"1-12","source":"bmcpediatr.biomedcentral.com","title":"Prevalence and determinants of fever, ARI and diarrhea among children aged 6–59 months in Bangladesh","volume":"22","author":[{"family":"Rahman","given":"Azizur"},{"family":"Hossain","given":"Md Moyazzem"}],"issued":{"date-parts":[["2022",12]]}}},{"id":1455,"uris":["http://zotero.org/users/4185209/items/R3YFLKMW"],"itemData":{"id":1455,"type":"article-journal","abstract":"To determine risk factors for diarrhea, the authors followed an open cohort of 1,314 children from Gulnea-Bissau by weekly diarrhea recall interviews between April 1987 and March 1990. Data on feeding practices and measles infection were available for all children and, for 531 children, comprehensive data on explanatory variables were recorded. Of 57 variables, seven were independently associated with an increased incidence of diarrhea. These were a recent (in the past 14 days) diarrheal episode, male sex, being weaned from breast milk, not being looked after by the mother, head of the household being &amp;lt;30 years old, eating cold leftovers, and drinking water from an unprotected public water supply. In breastfed children, only three variables were associated with diarrhea, including prior diarrhea, male sex, and not being looked after by the mother. Among weaned children, six variables delineated increased rates of diarrhea, including unprotected public water supply, eating of cold leftovers, and lack of maternal education. Major determinants of persistent diarrhea included weaning, lack of maternal education, and having pigs in the home. It is concluded that, in addition to the promotion of breastfeeding, important interventions against diarrhea include improvements in water supply, hygiene, and food handling. However, because of effect modification by breastfeeding, the largest effects of these interventions will probably be among weaned children. Am J Epidemiol 1997;146: 273–82.","container-title":"American Journal of Epidemiology","DOI":"10.1093/oxfordjournals.aje.a009263","ISSN":"0002-9262","issue":"3","journalAbbreviation":"American Journal of Epidemiology","page":"273-282","source":"Silverchair","title":"Risk Factors for Diarrheal Disease Incidence in Early Childhood: A Community Cohort Study from Guinea-Bissau","title-short":"Risk Factors for Diarrheal Disease Incidence in Early Childhood","volume":"146","author":[{"family":"Mølbak","given":"Kåre"},{"family":"Jensen","given":"Henrik"},{"family":"lngholt","given":"Liselotte"},{"family":"Aaby","given":"Peter"}],"issued":{"date-parts":[["1997",8,1]]}}},{"id":1460,"uris":["http://zotero.org/users/4185209/items/IF7NKG3Y"],"itemData":{"id":1460,"type":"article-journal","abstract":"Diarrhea is a leading cause of death in tropical countries. One of the highest childhood mortalities is in northeastern Brazil, where little is known about the morbidity, etiology, and risk factors of diarrhea. Prospective village surveillance over 30 months revealed diarrhea attack rates of more than seven episodes per child-year at six to 11 months of age among the children of the poorest families. Other risk factors included early weaning and the lack of toilets. Diarrhea led to weight loss and stunted growth. Enterotoxigenic Escherichia coli and rotaviruses were the most common pathogens, accounting for 21% and 19% of cases, respectively, followed by Shigella species (8.0%), Campylobacter jejuni (7.5%), Giardia species (6.7%), Strongyloides species (5.3%), and enteropathogenic E coli serotypes (4.6%). Most (84%) enterotoxigenic E coli were isolated during the rainy season of October to March (P less than 0.03), whereas 71% of rotaviral illnesses occurred during the drier months of June to October (P less than 0.03). In the present study, the early occurrence and nutritional impact of diarrhea and weaning, as well as the major etiologic agents of diarrhea and their different seasonal patterns have been defined for this region in which life-threatening diarrhea is endemic.","container-title":"The Journal of Infectious Diseases","DOI":"10.1093/infdis/148.6.986","ISSN":"0022-1899","issue":"6","journalAbbreviation":"J Infect Dis","language":"eng","note":"PMID: 6361176","page":"986-997","source":"PubMed","title":"Prospective study of diarrheal illnesses in northeastern Brazil: patterns of disease, nutritional impact, etiologies, and risk factors","title-short":"Prospective study of diarrheal illnesses in northeastern Brazil","volume":"148","author":[{"family":"Guerrant","given":"R. L."},{"family":"Kirchhoff","given":"L. V."},{"family":"Shields","given":"D. S."},{"family":"Nations","given":"M. K."},{"family":"Leslie","given":"J."},{"family":"Sousa","given":"M. A.","non-dropping-particle":"de"},{"family":"Araujo","given":"J. G."},{"family":"Correia","given":"L. L."},{"family":"Sauer","given":"K. T."},{"family":"McClelland","given":"K. E."}],"issued":{"date-parts":[["1983",12]]}}},{"id":1464,"uris":["http://zotero.org/users/4185209/items/3YAZQZX7"],"itemData":{"id":1464,"type":"article-journal","abstract":"OBJECTIVE\nOur goal was to estimate the impact of a Shigella vaccine in an area where shigellosis is endemic by characterizing the disease burden and antibiotic-resistance profiles of isolates and by determining the prevalence of Shigella flexneri serotypes.\n\nPATIENTS AND METHODS\nWe conducted a 43-month-long prospective, community-based diarrheal disease surveillance in 442 children &lt;72 months of age in the Peruvian Amazon between October 1, 2002, and April 15, 2006.\n\nRESULTS\nThe incidence of diarrheal disease was 4.38 episodes per child-year. The incidence rate for shigellosis was 0.34 episodes per child-year in children &lt;72 months of age and peaked in children between 12 and 23 months at 0.43 episodes per child-year. Maternal education at or beyond the primary grade level, piped water supply, weight-for-age z score, and improved water-storage practices were the most significant determinants of disease in this community with living conditions comparable to many rural areas in the developing world.\n\nCONCLUSIONS\nChildren living in this region had a 20-fold higher rate of disease incidence detected by active surveillance as those recently estimated by passive detection. Most symptomatic disease was caused by S flexneri, although the diversity of serotypes will require a multivalent vaccine to have a significant impact on the burden of disease caused by shigellosis. Several other public health disease-control interventions targeted at water source and improved storage, nutritional interventions, and improved maternal education seem to have a greater impact than a univalent S flexneri 2a vaccine.","container-title":"Pediatrics","DOI":"10.1542/peds.2008-0458","ISSN":"0031-4005","issue":"3","journalAbbreviation":"Pediatrics","note":"PMID: 18710884\nPMCID: PMC6204332","page":"e541-e549","source":"PubMed Central","title":"Epidemiology of Highly Endemic Multiply Antibiotic-Resistant Shigellosis in Children in the Peruvian Amazon","volume":"122","author":[{"family":"Kosek","given":"Margaret"},{"family":"Yori","given":"Pablo Peñataro"},{"family":"Pan","given":"William K."},{"family":"Olortegui","given":"Maribel Paredes"},{"family":"Gilman","given":"Robert H."},{"family":"Perez","given":"Juan"},{"family":"Chavez","given":"Cesar Banda"},{"family":"Sanchez","given":"Graciela Meza"},{"family":"Burga","given":"Rosa"},{"family":"Hall","given":"Eric"}],"issued":{"date-parts":[["2008",9]]}}},{"id":1458,"uris":["http://zotero.org/users/4185209/items/U8VEA3AW"],"itemData":{"id":1458,"type":"article-journal","abstract":"The promotion of proper infant feeding practices and the improvement of environmental sanitation have been two important strategies in the effort to reduce diarrhoeal morbidity among infants. Breast-feeding protects infants by decreasing their exposure to water- and foodborne pathogens and by improving their resistance to infection; good sanitation isolates faecal material from the human environment, reducing exposures to enteric pathogens. Taken together, breast-feeding and good sanitation form a set of sequential barriers that protect infants from diarrhoeal pathogens. As a result, breast-feeding may be most important if the sanitation barrier is not in place. This issue is explored using data from a prospective study of 2355 urban Filipino infants during the first 6 months of life. Longitudinal multivariate analyses are used to estimate the effects of full breast-feeding and mixed feeding on diarrhoeal disease at different levels of sanitation. Breast-feeding provides significant protection against diarrhoeal disease for infants in all environments. Administration of even small portions of contaminated water supplements to fully breast-fed infants nearly doubles their risk of diarrhoea. Mixed-fed and weaned infants consume much greater quantities of supplemental liquids, and as a result, the protective effect of full breast-feeding is greatest when drinking-water is contaminated. Similarly, full breast-feeding has stronger protective effects among infants living in crowded, highly contaminated settings.","container-title":"Bulletin of the World Health Organization","ISSN":"0042-9686","issue":"4","journalAbbreviation":"Bull World Health Organ","language":"eng","note":"PMID: 7923538\nPMCID: PMC2486614","page":"589-601","source":"PubMed","title":"Drinking-water quality, sanitation, and breast-feeding: their interactive effects on infant health","title-short":"Drinking-water quality, sanitation, and breast-feeding","volume":"72","author":[{"family":"VanDerslice","given":"J."},{"family":"Popkin","given":"B."},{"family":"Briscoe","given":"J."}],"issued":{"date-parts":[["1994"]]}}},{"id":1475,"uris":["http://zotero.org/users/4185209/items/AVG5BQG3"],"itemData":{"id":1475,"type":"article-journal","abstract":"Kadoma City experienced an increase in watery diarrhoea from 27 cases during week beginning 5th September, to 107 cases during week beginning 26th September 2011. The weekly diarrhoea cases crossed the threshold action line during week beginning 5th September at the children’s clinic in Rimuka Township, and the remaining four clinics reported cases crossing threshold action lines between week beginning 12th September and week beginning 26th September. Eighty-two percent of the cases were children less than 5 years old. We conducted a case controlstudy to determine risk factorsfor contracting watery diarrhoea in children less than 5 years in Kadoma City. An unmatched 1:1 case control study was conducted in Ngezi and Rimuka townships in Kadoma City, Zimbabwe. A case was a child less than 5 years old, who developed acute watery diarrhoea between 5th September and 1st October 2011. A control was a child less than 5 years old who stayed in the same township and did not suffer from diarrhoea. A structured questionnaire was administered to caregivers of cases and controls.Laboratory water quality tests and stool test results were reviewed.Epi Info™ statistical software was used to analyse data. A total of 109 cases and 109 controls were enrolled. Independent protective factors were: having been exclusively breastfed for six months [AOR = 0.44; 95% CI (0.24-0.82)]; using municipal water [AOR = 0.38; 95% CI (0.18-0.80)]; using aqua tablets, [AOR = 0.49; 95% CI (0.26–0.94)] and; storing water in closed containers, [AOR = 0.24; 95% CI (0.07–0.0.83). The only independent risk factor for contracting watery diarrhoea was hand washing in a single bowl, [AOR = 2.89; 95% CI (1.33–6.28)]. Salmonella, Shigella, Rotavirus, and Enteropathogenic Escherichia coli were isolated in the stool specimens. None of the 33 municipal water samples tested showed contamination with Escherichia coli, whilst 23 of 44 (52%) shallow well water samples and 3 of 15(20%) borehole water samples tested were positive for Escherichia coli. The outbreak resulted from inadequate clean water and use of contaminated water. Evidence from this study was used to guide public health response to the outbreak.","container-title":"BMC Infectious Diseases","DOI":"10.1186/1471-2334-13-567","ISSN":"1471-2334","issue":"1","journalAbbreviation":"BMC Infect Dis","language":"en","license":"2013 Maponga et al.; licensee BioMed Central Ltd.","note":"number: 1\npublisher: BioMed Central","page":"1-8","source":"bmcinfectdis-biomedcentral-com.uml.idm.oclc.org","title":"Risk factors for contracting watery diarrhoea in Kadoma City, Zimbabwe, 2011: a case control study","title-short":"Risk factors for contracting watery diarrhoea in Kadoma City, Zimbabwe, 2011","volume":"13","author":[{"family":"Maponga","given":"Brian A."},{"family":"Chirundu","given":"Daniel"},{"family":"Gombe","given":"Notion T."},{"family":"Tshimanga","given":"Mufuta"},{"family":"Shambira","given":"Gerald"},{"family":"Takundwa","given":"Lucia"}],"issued":{"date-parts":[["2013",12]]}}},{"id":1467,"uris":["http://zotero.org/users/4185209/items/8F2F9T5Y"],"itemData":{"id":1467,"type":"article-journal","abstract":"Maternal education is one of the strongest determinants of infant survival in developing countries, however, questions remain regarding the extent to which its effects vary as a function of contextual variables. In this study, a multi-level interactive model is used to assess whether the protective effect of maternal education on the risk of infant diarrhea is modified by three aspects of the mother's familial and community environment: household assets, community economic resources and the availability of mothers' clubs. 2484 study participants were interviewed in 1984 as part of the Cebu Longitudinal Infant Health and Nutrition Study. The findings suggest that the protective effect of maternal education on infant diarrhea varies according to the socio-economic environment in which the mother lives: maternal education protects against infant diarrhea in the more economically and socially advantaged communities but has no effect in the more disadvantaged communities. The results also indicate that the protective effect of maternal education is smaller in the wealthier households. These data suggest that improvement in maternal education level, alone, may not always have the expected beneficial effects on infant health. Corollary measures to improve access of mothers and children to basic community resources and efforts to help mothers be more effective in their various social roles may be necessary preconditions for higher levels of maternal education to result in improved infant health.","container-title":"Social Science &amp; Medicine (1982)","DOI":"10.1016/0277-9536(94)90404-9","ISSN":"0277-9536","issue":"2","journalAbbreviation":"Soc Sci Med","language":"eng","note":"PMID: 8140461","page":"343-350","source":"PubMed","title":"Association between maternal education and infant diarrhea in different household and community environments of Cebu, Philippines","volume":"38","author":[{"family":"Dargent-Molina","given":"P."},{"family":"James","given":"S. A."},{"family":"Strogatz","given":"D. S."},{"family":"Savitz","given":"D. A."}],"issued":{"date-parts":[["1994",1]]}}},{"id":1472,"uris":["http://zotero.org/users/4185209/items/FXCWVFFC"],"itemData":{"id":1472,"type":"article-journal","abstract":"Water and sanitation services are fundamental to the prevention of pediatric diarrhea. To enhance both access to water and investment, some argue for the privatization of municipal water networks. Water networks in multiple Bolivian cities were privatized in the 1990s, but contracts ended following popular protests citing poor access. A population-based retrospective cohort study was conducted in two Bolivian cities. Data were collected on family water utilization and sanitation practices and on the prevalence of diarrhea among 596 children. Drinking from an outdoor water source (OR, 2.08; 95%CI, 1.25–3.44) and shorter in-home water boiling times (OR, 1.99; 95%CI, 1.19–3.34) were associated with prevalence of diarrhea. Increased prevalence was also observed for children from families using private versus public water services, using off-network water from cistern trucks, or not treating their water in-home. Results suggest that water source, water provider, and in-home water treatment are important predictors of pediatric diarrhea.","container-title":"International Journal of Occupational and Environmental Health","DOI":"10.1179/oeh.2009.15.3.241","ISSN":"1077-3525","issue":"3","note":"publisher: Taylor &amp; Francis\n_eprint: https://doi.org/10.1179/oeh.2009.15.3.241\nPMID: 19650578","page":"241-248","source":"Taylor and Francis+NEJM","title":"Water Privatization, Water Source, and Pediatric Diarrhea in Bolivia: Epidemiologic Analysis of a Social Experiment","title-short":"Water Privatization, Water Source, and Pediatric Diarrhea in Bolivia","volume":"15","author":[{"family":"Tornheim","given":"Jeffrey A."},{"family":"Morland","given":"Kimberly B."},{"family":"Landrigan","given":"Philip J."},{"family":"Cifuentes","given":"Enrique"}],"issued":{"date-parts":[["2009",7,1]]}}},{"id":1480,"uris":["http://zotero.org/users/4185209/items/PAAXAQJF"],"itemData":{"id":1480,"type":"article-journal","abstract":"Maternal behaviours related to certain child care practices which possibly have a contributory role in causation of diarrhoea in children were studied. Comparison was made between behaviours of mothers in 108 families having diarrhoeal children (Case families) with mothers of 72 families having age and neighbourhood matched non diarrhoeal children (control families) using a logistic regression model. Five risk behaviours were identified and these are bottle feeding (OR-2.87; CI-1.30 to 6.34), non-use of soap for cleaning feeding container (OR-2.61; CI-1.30 to 5.23), water storage in wide-mouthed container (OR-2.75; CI-1.27 to 5.96), use of pond water for the same (OR-2.36; CI-1.15 to 4.84) and indiscriminate disposal of children's stool (OR-1.99; CI-0.97 to 4.08). Around 83 per cent of diarrhoeal families could be predicted using these five variables only. The first three of these five risk behaviours were responsible for occurrence of significantly higher incidence (3 or more episodes) of diarrhoea in the case families. All these risk behaviours are amenable to change if suitable intervention is initiated. The result of this study would be helpful in reducing diarrhoea associated morbidity to a substantial level.","container-title":"The Journal of Communicable Diseases","ISSN":"0019-5138","issue":"1","journalAbbreviation":"J Commun Dis","language":"eng","note":"PMID: 9282523","page":"7-14","source":"PubMed","title":"Risk behavioural practices of rural mothers as determinants of childhood diarrhoea","volume":"29","author":[{"family":"Ghosh","given":"S."},{"family":"Sengupta","given":"P. G."},{"family":"Mondal","given":"S. K."},{"family":"Banu","given":"M. K."},{"family":"Gupta","given":"D. N."},{"family":"Sircar","given":"B. K."}],"issued":{"date-parts":[["1997",3]]}}},{"id":1478,"uris":["http://zotero.org/users/4185209/items/9RMJQV53"],"itemData":{"id":1478,"type":"article-journal","abstract":"To examine the association of environmental factors (including housing) with respiratory infections and diarrhoea in children under 5 years of age, a cross-sectional study of 403 families was conducted in a squatter settlement of Karachi. In the 2-week period before the survey prevalence of diarrhoea and respiratory infections was 14.4% and 15.0% respectively. The factors significantly associated (p &lt; 0.05) with diarrhoea in households in the multivariate analysis were: number of children under 5, regular cleaning of sewers, storage of water in small utensils and cooking inside a one room house. Five households risk factors were identified for respiratory infections: the number of children under 5, poor housing structure, increased household density, humidity inside the house less than the humidity outside house, and frequent cooking inside the house. These results suggest that children under 5 years of age in lower income areas are at additional risk to health because of poor environmental conditions.","container-title":"Journal of Biosocial Science","DOI":"10.1017/s002193209700271x","ISSN":"0021-9320","issue":"3","journalAbbreviation":"J Biosoc Sci","language":"eng","note":"PMID: 9881135","page":"271-281","source":"PubMed","title":"Housing and environmental factors and their effects on the health of children in the slums of Karachi, Pakistan","volume":"29","author":[{"family":"D'Souza","given":"R. M."}],"issued":{"date-parts":[["1997",7]]}}},{"id":1462,"uris":["http://zotero.org/users/4185209/items/PGHXJ2KA"],"itemData":{"id":1462,"type":"article-journal","abstract":"To evaluate potential risk factors and protective factors for acute diarrheal disease in urban infants, 500 infants &lt; or = 12 months old with diarrhea and 500 age-matched control subjects coming to a São Paulo emergency room were studied. On multivariate analysis, these apparently sporadic community-acquired cases of diarrhea were significantly associated with hospitalization in the month before onset (odds ratio [OR], 3.4), day care center exposure (OR, 2.0), prior diarrhea in another household member (OR, 4.4), and low family income (OR, 1.8). Breast-feeding infants &lt; 6 months old (OR, 0.3) and boiling household drinking water (OR, 0.4) were protective. Enteropathogenic Escherichia coli (EPEC; OR, 12.0) and Salmonella (OR, 7/0, discordant pairs) infections were associated with prior hospitalization, rotavirus infections were associated with day care (OR, 6/0), and breast-feeding was protective against EPEC infections (OR, 0.1). These results suggest that certain preventive strategies can prevent a substantial proportion of cases of diarrheal disease in Brazilian infants.","container-title":"The Journal of Infectious Diseases","DOI":"10.1093/infdis/167.3.627","ISSN":"0022-1899","issue":"3","journalAbbreviation":"J Infect Dis","language":"eng","note":"PMID: 8440933","page":"627-632","source":"PubMed","title":"Pathogen-specific risk factors and protective factors for acute diarrheal disease in urban Brazilian infants","volume":"167","author":[{"family":"Blake","given":"P. A."},{"family":"Ramos","given":"S."},{"family":"MacDonald","given":"K. L."},{"family":"Rassi","given":"V."},{"family":"Gomes","given":"T. A."},{"family":"Ivey","given":"C."},{"family":"Bean","given":"N. H."},{"family":"Trabulsi","given":"L. R."}],"issued":{"date-parts":[["1993",3]]}}},{"id":1470,"uris":["http://zotero.org/users/4185209/items/UC4UV28G"],"itemData":{"id":1470,"type":"article-journal","abstract":"BACKGROUND: Several longitudinal studies have investigated factors associated with childhood diarrhea in developing countries. However, most studies have neglected important dynamic features of the longitudinal design and hierarchical interrelationships among the potential risk factors.\nMETHODS: We conducted a longitudinal study of 902 children, age 0 to 36 months at baseline, in a large urban center in northeastern Brazil. Diarrhea data were collected by following children from October 2000 until January 2002 with biweekly home visits. We used a dynamic time-to-event analysis to account for several longitudinal features. We applied an effect-decomposition strategy to quantify direct and indirect effects of risk factors grouped in different blocks.\nRESULTS: Child's age and an autoregressive effect of past diarrhea episodes explained some of the decline of diarrhea incidence observed throughout the study (from more than 14 episodes to 2 episodes per child-year), a phenomenon already observed but not explained in other longitudinal diarrhea studies. We identified the following major diarrhea determinants: low socioeconomic status, poor sanitation conditions, presence of intestinal parasites, and absence of prenatal examination. The effect of socioeconomic status was mediated mostly by living and sanitation conditions.\nCONCLUSION: Our study shows important advantages of applying a dynamic analysis approach to longitudinal observational studies of diarrhea or other acute diseases and highlights the complex interrelationships of diarrhea determinants. Our results confirm the importance of sanitation as a major determinant of child health in urban settings of developing countries.","container-title":"Epidemiology (Cambridge, Mass.)","DOI":"10.1097/01.ede.0000239728.75215.86","ISSN":"1044-3983","issue":"6","journalAbbreviation":"Epidemiology","language":"eng","note":"PMID: 17003687","page":"658-667","source":"PubMed","title":"Risk factors for childhood diarrhea incidence: dynamic analysis of a longitudinal study","title-short":"Risk factors for childhood diarrhea incidence","volume":"17","author":[{"family":"Genser","given":"Bernd"},{"family":"Strina","given":"Agostino"},{"family":"Teles","given":"Carlos A."},{"family":"Prado","given":"Matildes S."},{"family":"Barreto","given":"Mauricio L."}],"issued":{"date-parts":[["2006",11]]}}},{"id":1485,"uris":["http://zotero.org/users/4185209/items/H9I8QRVJ"],"itemData":{"id":1485,"type":"article-journal","abstract":"Diarrheal diseases are a leading cause of childhood morbidity and mortality in Latin America. Most studies have focused on infants but not on older children. We enrolled 505 children (age, 12-59 months) with diarrhea and age-matched controls in a case-control study in Sao Paulo, Brazil. Independent risk factors for diarrhea included another household member with diarrhea (matched odds ratio [mOR], 8.1; attributable fraction [AF], 0.17; P&lt;.001) and consumption of homemade juice (mOR, 1.8; AF, 0.10; P=.01); protective factors included boiling of the baby bottle or nipple (mOR, 0.60; AF, 0.19; P=.026), childcare at home (mOR, 0.58; AF, 0.12; P=.004), and piped sewage (mOR, 0.58; AF, 0.05; P=.047). Hand washing by the caretaker after helping the child defecate protected against Shigella infection (mOR, 0.35; P&lt;.05). Preparation of rice, beans, or soup in the morning and serving it to children after noon were associated with enterotoxigenic Escherichia coli infection (mOR, 8.0; P&lt;.05). In these poor households, 28% of cases of diarrhea in 1-4-year-old children was attributable to easily modifiable exposures.","container-title":"Clinical Infectious Diseases: An Official Publication of the Infectious Diseases Society of America","DOI":"10.1086/420822","ISSN":"1537-6591","issue":"11","journalAbbreviation":"Clin Infect Dis","language":"eng","note":"PMID: 15156440","page":"1545-1551","source":"PubMed","title":"Pathogen-specific risk factors and protective factors for acute diarrheal illness in children aged 12-59 months in São Paulo, Brazil","volume":"38","author":[{"family":"Sobel","given":"J."},{"family":"Gomes","given":"T. a. T."},{"family":"Ramos","given":"R. T. S."},{"family":"Hoekstra","given":"M."},{"family":"Rodrigue","given":"D."},{"family":"Rassi","given":"V."},{"family":"Griffin","given":"P. M."}],"issued":{"date-parts":[["2004",6,1]]}}},{"id":1482,"uris":["http://zotero.org/users/4185209/items/TRIRDWMU"],"itemData":{"id":1482,"type":"article-journal","abstract":"Interventions to improve child faeces disposal and prevent diarrhoea and soil‐transmitted helminths\n        , \n          What was the aim of this review?\n        , The aim of this Cochrane Review was to assess the impact of improved disposal of child faeces on diarrhoea and soil‐transmitted helminth (STH) infection. We collected and analysed all relevant studies and found 63 studies covering over 222,800 participants., \n          Key messages\n        , We found some evidence that interventions to promote safe disposal of child faeces were protective against diarrhoea. However, the evidence was mixed and its certainty was very low to moderate. We found no evidence that such interventions were protective against STH infections, but the evidence was very limited and the certainty was low to very low. More research is needed to study the health impact of different types of interventions to improve child faeces disposal., \n          What was studied in this review?\n        , Diarrhoea and STH infections affect millions of people worldwide, particularly in low‐income countries. Diarrhoea and STHs are transmitted through human faeces so the safe containment and management of human excreta has the potential to significantly reduce exposure and disease. An often‐neglected source of exposure is from the unsafe disposal of child faeces. Research has shown that even in settings with improved sanitation, child faeces are thrown into refuse piles or elsewhere and not disposed of in latrines as considered safe by the World Health Organization (WHO) and United Nations Children's Fund (UNICEF)., We included 26 studies with experimental designs and 37 observational studies in this review. Most included studies were conducted in low‐ and middle‐income countries., \n          What were the main results of the review?\n        , Results from studies using experimental study designs suggest that:, Education and hygiene promotion interventions that included child faeces disposal messages may reduce diarrhoea incidence by about 30% but did not show an effect on diarrhoea prevalence (low‐certainty evidence)., Evidence from interventions that addressed child faeces as part of a wider intervention aimed at ending open defecation by all household members did not detect an effect on diarrhoea prevalence (moderate‐certainty evidence) or STH infection (low‐certainty evidence)., Sanitation hardware (for example, faeces scoopers, potties) and behaviour change interventions (for example, to increase use of latrines) had mixed results on diarrhoea prevalence, but no effect was demonstrated in the combined analysis (very low‐certainty evidence)., Interventions that addressed safe disposal of child faeces education as part of a wider water, sanitation, and hygiene hardware intervention did not demonstrate an effect on diarrhoea prevalence (one study; very low‐certainty evidence). Although diarrhoea incidence (two studies) and STH prevalence (one study) were lower, the evidence was very low‐certainty so we do not know if this is a true effect., Results from observational studies (where researchers observe the effect of a treatment without trying to change who is or is not exposed to it) showed mixed results of education and hygiene promotion interventions, with two studies in Bangladesh showing no effect on diarrhoea prevalence (very low‐certainty evidence) and two studies in Ethiopia reducing diarrhoea prevalence (very low‐certainty evidence). One study evaluating an intervention aimed at ending open defecation found an increase in STH infection the intervention arm (very low‐certainty evidence). Pooled results from other studies that presented data for child faeces disposal indicate that disposal of faeces in the latrine may decrease the odds of diarrhoea by about a quarter among all ages (very low‐certainty evidence). Children using the latrine to defecate may reduce the odds of diarrhoea by about half in all ages (very low‐certainty evidence). However, given the very low‐certainty evidence we are unsure about the effects of these risk factors on diarrhoea., \n          How up to date was this review?\n        , We searched for available studies up to 27 September 2018.","container-title":"The Cochrane Database of Systematic Reviews","DOI":"10.1002/14651858.CD011055.pub2","ISSN":"1469-493X","issue":"9","journalAbbreviation":"Cochrane Database Syst Rev","note":"PMID: 31549742\nPMCID: PMC6757260","page":"CD011055","source":"PubMed Central","title":"Interventions to improve disposal of child faeces for preventing diarrhoea and soil‐transmitted helminth infection","volume":"2019","author":[{"family":"Majorin","given":"Fiona"},{"family":"Torondel","given":"Belen"},{"family":"Ka Seen Chan","given":"Gabrielle"},{"family":"Clasen","given":"Thomas"}],"issued":{"date-parts":[["2019",9,24]]}}},{"id":1453,"uris":["http://zotero.org/users/4185209/items/9VBW5UIF"],"itemData":{"id":1453,"type":"article-journal","abstract":"A novel water quality intervention that consists of point-of-use water disinfection, safe storage and community education was field tested in Bolivia. A total of 127 households in two periurban communities were randomized into intervention and control groups, surveyed and the intervention was distributed. Monthly water quality testing and weekly diarrhoea surveillance were conducted. Over a 5-month period, intervention households had 44% fewer diarrhoea episodes than control households (P = 0.002). Infants &lt; 1 year old (P = 0.05) and children 5-14 years old (P = 0.01) in intervention households had significantly less diarrhoe</w:delInstrText>
        </w:r>
        <w:r w:rsidR="00350CF8" w:rsidRPr="00033637" w:rsidDel="00C95CA7">
          <w:rPr>
            <w:rFonts w:ascii="Times New Roman" w:hAnsi="Times New Roman" w:cs="Times New Roman"/>
            <w:sz w:val="24"/>
            <w:szCs w:val="24"/>
            <w:lang w:val="fr-FR"/>
          </w:rPr>
          <w:delInstrText xml:space="preserve">a than control children. Campylobacter was less commonly isolated from intervention than control patients (P = 0.02). Stored water in intervention households was less contaminated with Escherichia coli than stored water in control households (P &lt; 0.0001). Intervention households exhibited less E. coli contamination of stored water and less diarrhoea than control households. This promising new strategy may have broad applicability for waterborne disease prevention.","container-title":"Epidemiology and Infection","ISSN":"0950-2688","issue":"1","journalAbbreviation":"Epidemiol Infect","note":"PMID: 10098789\nPMCID: PMC2809591","page":"83-90","source":"PubMed Central","title":"Diarrhoea prevention in Bolivia through point-of-use water treatment and safe storage: a promising new strategy.","title-short":"Diarrhoea prevention in Bolivia through point-of-use water treatment and safe storage","volume":"122","author":[{"family":"Quick","given":"R. E."},{"family":"Venczel","given":"L. V."},{"family":"Mintz","given":"E. D."},{"family":"Soleto","given":"L."},{"family":"Aparicio","given":"J."},{"family":"Gironaz","given":"M."},{"family":"Hutwagner","given":"L."},{"family":"Greene","given":"K."},{"family":"Bopp","given":"C."},{"family":"Maloney","given":"K."},{"family":"Chavez","given":"D."},{"family":"Sobsey","given":"M."},{"family":"Tauxe","given":"R. V."}],"issued":{"date-parts":[["1999",2]]}}}],"schema":"https://github.com/citation-style-language/schema/raw/master/csl-citation.json"} </w:delInstrText>
        </w:r>
        <w:r w:rsidR="00124882" w:rsidRPr="00033637" w:rsidDel="00C95CA7">
          <w:rPr>
            <w:rFonts w:ascii="Times New Roman" w:hAnsi="Times New Roman" w:cs="Times New Roman"/>
            <w:sz w:val="24"/>
            <w:szCs w:val="24"/>
          </w:rPr>
          <w:fldChar w:fldCharType="separate"/>
        </w:r>
        <w:r w:rsidR="00350CF8" w:rsidRPr="00033637" w:rsidDel="00C95CA7">
          <w:rPr>
            <w:rFonts w:ascii="Times New Roman" w:hAnsi="Times New Roman" w:cs="Times New Roman"/>
            <w:sz w:val="24"/>
            <w:szCs w:val="24"/>
            <w:lang w:val="fr-FR"/>
          </w:rPr>
          <w:delText>(Blake et al., 1993; Dargent-Molina et al., 1994; D’Souza, 1997; Genser et al., 2006; Ghosh et al., 1997; R. L. Guerrant et al., 1983; M. R. Islam et al., 2015; Kosek et al., 2008; Majorin et al., 2019; Maponga et al., 2013; Mølbak et al., 1997; Quick et al., 1999; Rahman &amp; Hossain, 2022; Sobel et al., 2004; Tornheim et al., 2009; VanDerslice et al., 1994)</w:delText>
        </w:r>
        <w:r w:rsidR="00124882" w:rsidRPr="00033637" w:rsidDel="00C95CA7">
          <w:rPr>
            <w:rFonts w:ascii="Times New Roman" w:hAnsi="Times New Roman" w:cs="Times New Roman"/>
            <w:sz w:val="24"/>
            <w:szCs w:val="24"/>
          </w:rPr>
          <w:fldChar w:fldCharType="end"/>
        </w:r>
        <w:r w:rsidR="007B6876" w:rsidRPr="00033637" w:rsidDel="00C95CA7">
          <w:rPr>
            <w:rFonts w:ascii="Times New Roman" w:hAnsi="Times New Roman" w:cs="Times New Roman"/>
            <w:sz w:val="24"/>
            <w:szCs w:val="24"/>
            <w:lang w:val="fr-FR"/>
          </w:rPr>
          <w:delText>.</w:delText>
        </w:r>
      </w:del>
    </w:p>
    <w:p w14:paraId="04450168" w14:textId="59F42492" w:rsidR="00275578" w:rsidRPr="00033637" w:rsidRDefault="00DF20EA" w:rsidP="00FE1019">
      <w:pPr>
        <w:spacing w:line="480" w:lineRule="auto"/>
        <w:rPr>
          <w:ins w:id="567" w:author="Mohammad Nayeem Hasan" w:date="2024-11-03T05:01:00Z"/>
          <w:rFonts w:ascii="Times New Roman" w:hAnsi="Times New Roman" w:cs="Times New Roman"/>
          <w:b/>
          <w:bCs/>
          <w:i/>
          <w:iCs/>
          <w:sz w:val="24"/>
          <w:szCs w:val="24"/>
          <w:rPrChange w:id="568" w:author="Mohammad Nayeem Hasan" w:date="2024-12-23T01:53:00Z" w16du:dateUtc="2024-12-22T19:53:00Z">
            <w:rPr>
              <w:ins w:id="569" w:author="Mohammad Nayeem Hasan" w:date="2024-11-03T05:01:00Z"/>
              <w:rFonts w:ascii="Times New Roman" w:hAnsi="Times New Roman" w:cs="Times New Roman"/>
              <w:sz w:val="24"/>
              <w:szCs w:val="24"/>
            </w:rPr>
          </w:rPrChange>
        </w:rPr>
        <w:pPrChange w:id="570" w:author="Mohammad Nayeem Hasan" w:date="2024-12-23T01:46:00Z" w16du:dateUtc="2024-12-22T19:46:00Z">
          <w:pPr>
            <w:spacing w:line="480" w:lineRule="auto"/>
            <w:ind w:firstLine="720"/>
          </w:pPr>
        </w:pPrChange>
      </w:pPr>
      <w:ins w:id="571" w:author="Mohammad Nayeem Hasan" w:date="2024-11-03T04:56:00Z">
        <w:r w:rsidRPr="00033637">
          <w:rPr>
            <w:rFonts w:ascii="Times New Roman" w:hAnsi="Times New Roman" w:cs="Times New Roman"/>
            <w:b/>
            <w:bCs/>
            <w:i/>
            <w:iCs/>
            <w:sz w:val="24"/>
            <w:szCs w:val="24"/>
            <w:rPrChange w:id="572" w:author="Mohammad Nayeem Hasan" w:date="2024-12-23T01:53:00Z" w16du:dateUtc="2024-12-22T19:53:00Z">
              <w:rPr>
                <w:rFonts w:ascii="Times New Roman" w:hAnsi="Times New Roman" w:cs="Times New Roman"/>
                <w:sz w:val="24"/>
                <w:szCs w:val="24"/>
              </w:rPr>
            </w:rPrChange>
          </w:rPr>
          <w:t>Child characteristics</w:t>
        </w:r>
      </w:ins>
      <w:ins w:id="573" w:author="Mohammad Nayeem Hasan" w:date="2024-12-23T01:46:00Z" w16du:dateUtc="2024-12-22T19:46:00Z">
        <w:r w:rsidR="00FE1019" w:rsidRPr="00033637">
          <w:rPr>
            <w:rFonts w:ascii="Times New Roman" w:hAnsi="Times New Roman" w:cs="Times New Roman"/>
            <w:b/>
            <w:bCs/>
            <w:i/>
            <w:iCs/>
            <w:sz w:val="24"/>
            <w:szCs w:val="24"/>
          </w:rPr>
          <w:t xml:space="preserve">: </w:t>
        </w:r>
      </w:ins>
      <w:ins w:id="574" w:author="Mohammad Nayeem Hasan" w:date="2024-11-03T05:01:00Z">
        <w:r w:rsidR="00BB4DC9" w:rsidRPr="00033637">
          <w:rPr>
            <w:rFonts w:ascii="Times New Roman" w:hAnsi="Times New Roman" w:cs="Times New Roman"/>
            <w:sz w:val="24"/>
            <w:szCs w:val="24"/>
          </w:rPr>
          <w:t xml:space="preserve">We categorized children's ages into six groups: 0-11 months, 12-23 months, 24-35 months, 36-47 months, and 48-59 months. Additionally, we classified child sex as male or female and assessed inadequate supervision, underweight, stunting, wasting, and overweight as binary variables (yes or no). </w:t>
        </w:r>
      </w:ins>
      <w:bookmarkStart w:id="575" w:name="_Hlk181562145"/>
      <w:r w:rsidR="00275578" w:rsidRPr="00033637">
        <w:rPr>
          <w:rFonts w:ascii="Times New Roman" w:hAnsi="Times New Roman" w:cs="Times New Roman"/>
          <w:sz w:val="24"/>
          <w:szCs w:val="24"/>
        </w:rPr>
        <w:t xml:space="preserve">A child </w:t>
      </w:r>
      <w:del w:id="576" w:author="Mohammad Nayeem Hasan" w:date="2024-11-03T21:31:00Z">
        <w:r w:rsidR="00275578" w:rsidRPr="00033637" w:rsidDel="001925C5">
          <w:rPr>
            <w:rFonts w:ascii="Times New Roman" w:hAnsi="Times New Roman" w:cs="Times New Roman"/>
            <w:sz w:val="24"/>
            <w:szCs w:val="24"/>
          </w:rPr>
          <w:delText xml:space="preserve">had </w:delText>
        </w:r>
      </w:del>
      <w:ins w:id="577" w:author="Mohammad Nayeem Hasan" w:date="2024-11-03T21:31:00Z">
        <w:r w:rsidR="001925C5" w:rsidRPr="00033637">
          <w:rPr>
            <w:rFonts w:ascii="Times New Roman" w:hAnsi="Times New Roman" w:cs="Times New Roman"/>
            <w:sz w:val="24"/>
            <w:szCs w:val="24"/>
          </w:rPr>
          <w:t xml:space="preserve">was considered under </w:t>
        </w:r>
      </w:ins>
      <w:r w:rsidR="00275578" w:rsidRPr="00033637">
        <w:rPr>
          <w:rFonts w:ascii="Times New Roman" w:hAnsi="Times New Roman" w:cs="Times New Roman"/>
          <w:sz w:val="24"/>
          <w:szCs w:val="24"/>
        </w:rPr>
        <w:t xml:space="preserve">inadequate supervision </w:t>
      </w:r>
      <w:del w:id="578" w:author="Mohammad Nayeem Hasan" w:date="2024-11-03T21:31:00Z">
        <w:r w:rsidR="00275578" w:rsidRPr="00033637" w:rsidDel="001925C5">
          <w:rPr>
            <w:rFonts w:ascii="Times New Roman" w:hAnsi="Times New Roman" w:cs="Times New Roman"/>
            <w:sz w:val="24"/>
            <w:szCs w:val="24"/>
          </w:rPr>
          <w:delText xml:space="preserve">if the child was </w:delText>
        </w:r>
        <w:r w:rsidR="00441BF5" w:rsidRPr="00033637" w:rsidDel="001925C5">
          <w:rPr>
            <w:rFonts w:ascii="Times New Roman" w:hAnsi="Times New Roman" w:cs="Times New Roman"/>
            <w:sz w:val="24"/>
            <w:szCs w:val="24"/>
          </w:rPr>
          <w:delText>not with any adult</w:delText>
        </w:r>
        <w:r w:rsidR="00275578" w:rsidRPr="00033637" w:rsidDel="001925C5">
          <w:rPr>
            <w:rFonts w:ascii="Times New Roman" w:hAnsi="Times New Roman" w:cs="Times New Roman"/>
            <w:sz w:val="24"/>
            <w:szCs w:val="24"/>
          </w:rPr>
          <w:delText xml:space="preserve"> for more than one hour at least once during last week</w:delText>
        </w:r>
      </w:del>
      <w:ins w:id="579" w:author="Mohammad Nayeem Hasan" w:date="2024-11-03T21:31:00Z">
        <w:r w:rsidR="001925C5" w:rsidRPr="00033637">
          <w:rPr>
            <w:rFonts w:ascii="Times New Roman" w:hAnsi="Times New Roman" w:cs="Times New Roman"/>
            <w:sz w:val="24"/>
            <w:szCs w:val="24"/>
          </w:rPr>
          <w:t>if the child under age 5 was left alone or under the supervision of another child younger than 10 years old for more than one hour at least once in the last week</w:t>
        </w:r>
      </w:ins>
      <w:ins w:id="580" w:author="Mohammad Nayeem Hasan" w:date="2024-11-03T21:33:00Z">
        <w:r w:rsidR="001925C5" w:rsidRPr="00033637">
          <w:rPr>
            <w:rFonts w:ascii="Times New Roman" w:hAnsi="Times New Roman" w:cs="Times New Roman"/>
            <w:sz w:val="24"/>
            <w:szCs w:val="24"/>
          </w:rPr>
          <w:t xml:space="preserve"> </w:t>
        </w:r>
      </w:ins>
      <w:sdt>
        <w:sdtPr>
          <w:rPr>
            <w:rFonts w:ascii="Times New Roman" w:hAnsi="Times New Roman" w:cs="Times New Roman"/>
            <w:color w:val="000000"/>
            <w:sz w:val="24"/>
            <w:szCs w:val="24"/>
          </w:rPr>
          <w:tag w:val="MENDELEY_CITATION_v3_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"/>
          <w:id w:val="-510058897"/>
          <w:placeholder>
            <w:docPart w:val="DefaultPlaceholder_-1854013440"/>
          </w:placeholder>
        </w:sdtPr>
        <w:sdtContent>
          <w:r w:rsidR="00FE1019" w:rsidRPr="00033637">
            <w:rPr>
              <w:rFonts w:ascii="Times New Roman" w:hAnsi="Times New Roman" w:cs="Times New Roman"/>
              <w:color w:val="000000"/>
              <w:sz w:val="24"/>
              <w:szCs w:val="24"/>
            </w:rPr>
            <w:t>(MICS, 2019)</w:t>
          </w:r>
        </w:sdtContent>
      </w:sdt>
      <w:r w:rsidR="00275578" w:rsidRPr="00033637">
        <w:rPr>
          <w:rFonts w:ascii="Times New Roman" w:hAnsi="Times New Roman" w:cs="Times New Roman"/>
          <w:sz w:val="24"/>
          <w:szCs w:val="24"/>
        </w:rPr>
        <w:t>.</w:t>
      </w:r>
      <w:ins w:id="581" w:author="Mohammad Nayeem Hasan" w:date="2024-11-03T21:34:00Z">
        <w:r w:rsidR="001925C5" w:rsidRPr="00033637">
          <w:rPr>
            <w:rFonts w:ascii="Times New Roman" w:hAnsi="Times New Roman" w:cs="Times New Roman"/>
            <w:sz w:val="24"/>
            <w:szCs w:val="24"/>
          </w:rPr>
          <w:t xml:space="preserve"> </w:t>
        </w:r>
      </w:ins>
      <w:ins w:id="582" w:author="Mohammad Nayeem Hasan" w:date="2024-11-03T21:35:00Z">
        <w:r w:rsidR="001925C5" w:rsidRPr="00033637">
          <w:rPr>
            <w:rFonts w:ascii="Times New Roman" w:hAnsi="Times New Roman" w:cs="Times New Roman"/>
            <w:sz w:val="24"/>
            <w:szCs w:val="24"/>
          </w:rPr>
          <w:t>In this study, we categorized inadequate supervision as either 'yes' or 'no.</w:t>
        </w:r>
      </w:ins>
      <w:r w:rsidR="00275578" w:rsidRPr="00033637">
        <w:rPr>
          <w:rFonts w:ascii="Times New Roman" w:hAnsi="Times New Roman" w:cs="Times New Roman"/>
          <w:sz w:val="24"/>
          <w:szCs w:val="24"/>
        </w:rPr>
        <w:t xml:space="preserve"> </w:t>
      </w:r>
      <w:bookmarkEnd w:id="575"/>
      <w:r w:rsidR="00275578" w:rsidRPr="00033637">
        <w:rPr>
          <w:rFonts w:ascii="Times New Roman" w:hAnsi="Times New Roman" w:cs="Times New Roman"/>
          <w:sz w:val="24"/>
          <w:szCs w:val="24"/>
        </w:rPr>
        <w:t xml:space="preserve">Stunting, </w:t>
      </w:r>
      <w:r w:rsidR="00B92378" w:rsidRPr="00033637">
        <w:rPr>
          <w:rFonts w:ascii="Times New Roman" w:hAnsi="Times New Roman" w:cs="Times New Roman"/>
          <w:sz w:val="24"/>
          <w:szCs w:val="24"/>
        </w:rPr>
        <w:t>wasting</w:t>
      </w:r>
      <w:r w:rsidR="00275578" w:rsidRPr="00033637">
        <w:rPr>
          <w:rFonts w:ascii="Times New Roman" w:hAnsi="Times New Roman" w:cs="Times New Roman"/>
          <w:sz w:val="24"/>
          <w:szCs w:val="24"/>
        </w:rPr>
        <w:t xml:space="preserve">, </w:t>
      </w:r>
      <w:r w:rsidR="00B92378" w:rsidRPr="00033637">
        <w:rPr>
          <w:rFonts w:ascii="Times New Roman" w:hAnsi="Times New Roman" w:cs="Times New Roman"/>
          <w:sz w:val="24"/>
          <w:szCs w:val="24"/>
        </w:rPr>
        <w:t>u</w:t>
      </w:r>
      <w:r w:rsidR="00275578" w:rsidRPr="00033637">
        <w:rPr>
          <w:rFonts w:ascii="Times New Roman" w:hAnsi="Times New Roman" w:cs="Times New Roman"/>
          <w:sz w:val="24"/>
          <w:szCs w:val="24"/>
        </w:rPr>
        <w:t>nderweight</w:t>
      </w:r>
      <w:ins w:id="583" w:author="Mohammad Nayeem Hasan" w:date="2024-11-03T04:55:00Z">
        <w:r w:rsidRPr="00033637">
          <w:rPr>
            <w:rFonts w:ascii="Times New Roman" w:hAnsi="Times New Roman" w:cs="Times New Roman"/>
            <w:sz w:val="24"/>
            <w:szCs w:val="24"/>
          </w:rPr>
          <w:t>,</w:t>
        </w:r>
      </w:ins>
      <w:r w:rsidR="00275578" w:rsidRPr="00033637">
        <w:rPr>
          <w:rFonts w:ascii="Times New Roman" w:hAnsi="Times New Roman" w:cs="Times New Roman"/>
          <w:sz w:val="24"/>
          <w:szCs w:val="24"/>
        </w:rPr>
        <w:t xml:space="preserve"> and </w:t>
      </w:r>
      <w:r w:rsidR="00B92378" w:rsidRPr="00033637">
        <w:rPr>
          <w:rFonts w:ascii="Times New Roman" w:hAnsi="Times New Roman" w:cs="Times New Roman"/>
          <w:sz w:val="24"/>
          <w:szCs w:val="24"/>
        </w:rPr>
        <w:t>o</w:t>
      </w:r>
      <w:r w:rsidR="00275578" w:rsidRPr="00033637">
        <w:rPr>
          <w:rFonts w:ascii="Times New Roman" w:hAnsi="Times New Roman" w:cs="Times New Roman"/>
          <w:sz w:val="24"/>
          <w:szCs w:val="24"/>
        </w:rPr>
        <w:t>verweight were used as the measurements of nutritional status and height-for-age, weight-for-age and weight-for-height z-scores were used to calculate these measures</w:t>
      </w:r>
      <w:ins w:id="584" w:author="Mohammad Nayeem Hasan" w:date="2024-12-22T22:59:00Z" w16du:dateUtc="2024-12-22T16:59:00Z">
        <w:r w:rsidR="00C95CA7" w:rsidRPr="00033637">
          <w:rPr>
            <w:rFonts w:ascii="Times New Roman" w:hAnsi="Times New Roman" w:cs="Times New Roman"/>
            <w:color w:val="000000"/>
            <w:sz w:val="24"/>
            <w:szCs w:val="24"/>
          </w:rPr>
          <w:t>.</w:t>
        </w:r>
      </w:ins>
      <w:del w:id="585" w:author="Mohammad Nayeem Hasan" w:date="2024-12-22T22:59:00Z" w16du:dateUtc="2024-12-22T16:59:00Z">
        <w:r w:rsidR="00275578" w:rsidRPr="00033637" w:rsidDel="00C95CA7">
          <w:rPr>
            <w:rFonts w:ascii="Times New Roman" w:hAnsi="Times New Roman" w:cs="Times New Roman"/>
            <w:sz w:val="24"/>
            <w:szCs w:val="24"/>
          </w:rPr>
          <w:delText xml:space="preserve"> </w:delText>
        </w:r>
        <w:r w:rsidR="00275578" w:rsidRPr="00033637" w:rsidDel="00C95CA7">
          <w:rPr>
            <w:rFonts w:ascii="Times New Roman" w:hAnsi="Times New Roman" w:cs="Times New Roman"/>
            <w:sz w:val="24"/>
            <w:szCs w:val="24"/>
          </w:rPr>
          <w:fldChar w:fldCharType="begin"/>
        </w:r>
        <w:r w:rsidR="00B651A4" w:rsidRPr="00033637" w:rsidDel="00C95CA7">
          <w:rPr>
            <w:rFonts w:ascii="Times New Roman" w:hAnsi="Times New Roman" w:cs="Times New Roman"/>
            <w:sz w:val="24"/>
            <w:szCs w:val="24"/>
          </w:rPr>
          <w:delInstrText xml:space="preserve"> ADDIN ZOTERO_ITEM CSL_CITATION {"citationID":"LpXfuPI3","properties":{"formattedCitation":"(\\uc0\\u8220{}The WHO Child Growth Standards,\\uc0\\u8221{} 2023)","plainCitation":"(“The WHO Child Growth Standards,” 2023)","noteIndex":0},"citationItems":[{"id":1496,"uris":["http://zotero.org/users/4185209/items/3WULCIQT"],"itemData":{"id":1496,"type":"webpage","abstract":"The WHO Child Growth Standards","language":"en","title":"The WHO Child Growth Standards","URL":"https://www.who.int/tools/child-growth-standards/standards","accessed":{"date-parts":[["2022",8,10]]},"issued":{"date-parts":[["2023"]]}}}],"schema":"https://github.com/citation-style-language/schema/raw/master/csl-citation.json"} </w:delInstrText>
        </w:r>
        <w:r w:rsidR="00275578" w:rsidRPr="00033637" w:rsidDel="00C95CA7">
          <w:rPr>
            <w:rFonts w:ascii="Times New Roman" w:hAnsi="Times New Roman" w:cs="Times New Roman"/>
            <w:sz w:val="24"/>
            <w:szCs w:val="24"/>
          </w:rPr>
          <w:fldChar w:fldCharType="separate"/>
        </w:r>
        <w:r w:rsidR="00B651A4" w:rsidRPr="00033637" w:rsidDel="00C95CA7">
          <w:rPr>
            <w:rFonts w:ascii="Times New Roman" w:hAnsi="Times New Roman" w:cs="Times New Roman"/>
            <w:sz w:val="24"/>
            <w:szCs w:val="24"/>
          </w:rPr>
          <w:delText>(“The WHO Child Growth Standards,” 2023)</w:delText>
        </w:r>
        <w:r w:rsidR="00275578" w:rsidRPr="00033637" w:rsidDel="00C95CA7">
          <w:rPr>
            <w:rFonts w:ascii="Times New Roman" w:hAnsi="Times New Roman" w:cs="Times New Roman"/>
            <w:sz w:val="24"/>
            <w:szCs w:val="24"/>
          </w:rPr>
          <w:fldChar w:fldCharType="end"/>
        </w:r>
        <w:r w:rsidR="00275578" w:rsidRPr="00033637" w:rsidDel="00C95CA7">
          <w:rPr>
            <w:rFonts w:ascii="Times New Roman" w:hAnsi="Times New Roman" w:cs="Times New Roman"/>
            <w:sz w:val="24"/>
            <w:szCs w:val="24"/>
          </w:rPr>
          <w:delText>.</w:delText>
        </w:r>
      </w:del>
      <w:r w:rsidR="00275578" w:rsidRPr="00033637">
        <w:rPr>
          <w:rFonts w:ascii="Times New Roman" w:hAnsi="Times New Roman" w:cs="Times New Roman"/>
          <w:sz w:val="24"/>
          <w:szCs w:val="24"/>
        </w:rPr>
        <w:t xml:space="preserve"> The z-scores </w:t>
      </w:r>
      <w:del w:id="586" w:author="Mohammad Nayeem Hasan" w:date="2024-11-03T03:58:00Z">
        <w:r w:rsidR="00275578" w:rsidRPr="00033637" w:rsidDel="00147D41">
          <w:rPr>
            <w:rFonts w:ascii="Times New Roman" w:hAnsi="Times New Roman" w:cs="Times New Roman"/>
            <w:sz w:val="24"/>
            <w:szCs w:val="24"/>
          </w:rPr>
          <w:delText xml:space="preserve">measures </w:delText>
        </w:r>
      </w:del>
      <w:ins w:id="587" w:author="Mohammad Nayeem Hasan" w:date="2024-11-03T03:58:00Z">
        <w:r w:rsidR="00147D41" w:rsidRPr="00033637">
          <w:rPr>
            <w:rFonts w:ascii="Times New Roman" w:hAnsi="Times New Roman" w:cs="Times New Roman"/>
            <w:sz w:val="24"/>
            <w:szCs w:val="24"/>
          </w:rPr>
          <w:t xml:space="preserve">measure </w:t>
        </w:r>
      </w:ins>
      <w:r w:rsidR="00275578" w:rsidRPr="00033637">
        <w:rPr>
          <w:rFonts w:ascii="Times New Roman" w:hAnsi="Times New Roman" w:cs="Times New Roman"/>
          <w:sz w:val="24"/>
          <w:szCs w:val="24"/>
        </w:rPr>
        <w:t>the distance of a measurement from its mean point in terms of standard deviation. A child was considered underweight if the weight for age z-score was less than or equal to -2 and overweight if the weight for height z-score was greater than or equal to 2. A child was stunned if the height for age z-score was less than or equal to -2 and wasted if the weight for height z-score was less than or equal to -2</w:t>
      </w:r>
      <w:r w:rsidR="004B627F" w:rsidRPr="0003363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"/>
          <w:id w:val="-1929411687"/>
          <w:placeholder>
            <w:docPart w:val="5BD7B25ED37448EFB1DF8AB9B8BDDBDF"/>
          </w:placeholder>
        </w:sdtPr>
        <w:sdtContent>
          <w:r w:rsidR="00FE1019" w:rsidRPr="00033637">
            <w:rPr>
              <w:rFonts w:ascii="Times New Roman" w:hAnsi="Times New Roman" w:cs="Times New Roman"/>
              <w:color w:val="000000"/>
              <w:sz w:val="24"/>
              <w:szCs w:val="24"/>
            </w:rPr>
            <w:t>(WHO, 2021)</w:t>
          </w:r>
        </w:sdtContent>
      </w:sdt>
      <w:del w:id="588" w:author="Mohammad Nayeem Hasan" w:date="2024-12-22T22:59:00Z" w16du:dateUtc="2024-12-22T16:59:00Z">
        <w:r w:rsidR="004B627F" w:rsidRPr="00033637" w:rsidDel="00E968C1">
          <w:rPr>
            <w:rFonts w:ascii="Times New Roman" w:hAnsi="Times New Roman" w:cs="Times New Roman"/>
            <w:sz w:val="24"/>
            <w:szCs w:val="24"/>
          </w:rPr>
          <w:fldChar w:fldCharType="begin"/>
        </w:r>
        <w:r w:rsidR="00EE21D6" w:rsidRPr="00033637" w:rsidDel="00E968C1">
          <w:rPr>
            <w:rFonts w:ascii="Times New Roman" w:hAnsi="Times New Roman" w:cs="Times New Roman"/>
            <w:sz w:val="24"/>
            <w:szCs w:val="24"/>
          </w:rPr>
          <w:delInstrText xml:space="preserve"> ADDIN ZOTERO_ITEM CSL_CITATION {"citationID":"a1so9keog06","properties":{"formattedCitation":"(\\uc0\\u8220{}WHO Child Growth Standards,\\uc0\\u8221{} 2008)","plainCitation":"(“WHO Child Growth Standards,” 2008)","noteIndex":0},"citationItems":[{"id":1690,"uris":["http://zotero.org/users/4185209/items/RTTQ8T36"],"itemData":{"id":1690,"type":"webpage","abstract":"The Training Course on Child Growth Assessment is a tool for the application of the WHO Child Growth Standards. It is intended primarily for health care providers who measure and assess the growth of children or who supervise these activities. The course is designed for use over 3 1/2 days. It teaches how to measure weight, length and height, how to interpret growth indicators, investigate causes of growth problems and counsel caregivers.","language":"en","title":"WHO child growth standards: training course on child growth assessment","title-short":"WHO child growth standards","URL":"https://www.who.int/publications-detail-redirect/9789241595070","accessed":{"date-parts":[["2023",1,21]]},"issued":{"date-parts":[["2008"]]}}}],"schema":"https://github.com/citation-style-language/schema/raw/master/csl-citation.json"} </w:delInstrText>
        </w:r>
        <w:r w:rsidR="004B627F" w:rsidRPr="00033637" w:rsidDel="00E968C1">
          <w:rPr>
            <w:rFonts w:ascii="Times New Roman" w:hAnsi="Times New Roman" w:cs="Times New Roman"/>
            <w:sz w:val="24"/>
            <w:szCs w:val="24"/>
          </w:rPr>
          <w:fldChar w:fldCharType="separate"/>
        </w:r>
        <w:r w:rsidR="00EE21D6" w:rsidRPr="00033637" w:rsidDel="00E968C1">
          <w:rPr>
            <w:rFonts w:ascii="Times New Roman" w:hAnsi="Times New Roman" w:cs="Times New Roman"/>
            <w:sz w:val="24"/>
            <w:szCs w:val="24"/>
          </w:rPr>
          <w:delText>(“WHO Child Growth Standards,” 2008)</w:delText>
        </w:r>
        <w:r w:rsidR="004B627F" w:rsidRPr="00033637" w:rsidDel="00E968C1">
          <w:rPr>
            <w:rFonts w:ascii="Times New Roman" w:hAnsi="Times New Roman" w:cs="Times New Roman"/>
            <w:sz w:val="24"/>
            <w:szCs w:val="24"/>
          </w:rPr>
          <w:fldChar w:fldCharType="end"/>
        </w:r>
      </w:del>
      <w:r w:rsidR="004B627F" w:rsidRPr="00033637">
        <w:rPr>
          <w:rFonts w:ascii="Times New Roman" w:hAnsi="Times New Roman" w:cs="Times New Roman"/>
          <w:sz w:val="24"/>
          <w:szCs w:val="24"/>
        </w:rPr>
        <w:t>.</w:t>
      </w:r>
      <w:r w:rsidR="00520CDF" w:rsidRPr="00033637">
        <w:rPr>
          <w:rFonts w:ascii="Times New Roman" w:hAnsi="Times New Roman" w:cs="Times New Roman"/>
          <w:sz w:val="24"/>
          <w:szCs w:val="24"/>
        </w:rPr>
        <w:t xml:space="preserve"> </w:t>
      </w:r>
    </w:p>
    <w:p w14:paraId="46C88B3A" w14:textId="0FAE980A" w:rsidR="00BB4DC9" w:rsidRPr="00033637" w:rsidRDefault="00BB4DC9" w:rsidP="00F31FB2">
      <w:pPr>
        <w:spacing w:line="480" w:lineRule="auto"/>
        <w:rPr>
          <w:ins w:id="589" w:author="Mohammad Nayeem Hasan" w:date="2024-11-03T18:53:00Z"/>
          <w:rFonts w:ascii="Times New Roman" w:hAnsi="Times New Roman" w:cs="Times New Roman"/>
          <w:b/>
          <w:bCs/>
          <w:i/>
          <w:iCs/>
          <w:sz w:val="24"/>
          <w:szCs w:val="24"/>
          <w:rPrChange w:id="590" w:author="Mohammad Nayeem Hasan" w:date="2024-12-23T01:53:00Z" w16du:dateUtc="2024-12-22T19:53:00Z">
            <w:rPr>
              <w:ins w:id="591" w:author="Mohammad Nayeem Hasan" w:date="2024-11-03T18:53:00Z"/>
              <w:rFonts w:ascii="Times New Roman" w:hAnsi="Times New Roman" w:cs="Times New Roman"/>
              <w:sz w:val="24"/>
              <w:szCs w:val="24"/>
            </w:rPr>
          </w:rPrChange>
        </w:rPr>
      </w:pPr>
      <w:ins w:id="592" w:author="Mohammad Nayeem Hasan" w:date="2024-11-03T05:01:00Z">
        <w:r w:rsidRPr="00033637">
          <w:rPr>
            <w:rFonts w:ascii="Times New Roman" w:hAnsi="Times New Roman" w:cs="Times New Roman"/>
            <w:b/>
            <w:bCs/>
            <w:i/>
            <w:iCs/>
            <w:sz w:val="24"/>
            <w:szCs w:val="24"/>
            <w:rPrChange w:id="593" w:author="Mohammad Nayeem Hasan" w:date="2024-12-23T01:53:00Z" w16du:dateUtc="2024-12-22T19:53:00Z">
              <w:rPr>
                <w:rFonts w:ascii="Times New Roman" w:hAnsi="Times New Roman" w:cs="Times New Roman"/>
                <w:b/>
                <w:bCs/>
                <w:sz w:val="24"/>
                <w:szCs w:val="24"/>
              </w:rPr>
            </w:rPrChange>
          </w:rPr>
          <w:t>C</w:t>
        </w:r>
        <w:r w:rsidRPr="00033637">
          <w:rPr>
            <w:rFonts w:ascii="Times New Roman" w:hAnsi="Times New Roman" w:cs="Times New Roman"/>
            <w:b/>
            <w:bCs/>
            <w:i/>
            <w:iCs/>
            <w:sz w:val="24"/>
            <w:szCs w:val="24"/>
            <w:rPrChange w:id="594" w:author="Mohammad Nayeem Hasan" w:date="2024-12-23T01:53:00Z" w16du:dateUtc="2024-12-22T19:53:00Z">
              <w:rPr>
                <w:rFonts w:ascii="Times New Roman" w:hAnsi="Times New Roman" w:cs="Times New Roman"/>
                <w:sz w:val="24"/>
                <w:szCs w:val="24"/>
              </w:rPr>
            </w:rPrChange>
          </w:rPr>
          <w:t>ommunity characteristics</w:t>
        </w:r>
      </w:ins>
      <w:ins w:id="595" w:author="Mohammad Nayeem Hasan" w:date="2024-12-23T01:46:00Z" w16du:dateUtc="2024-12-22T19:46:00Z">
        <w:r w:rsidR="00FE1019" w:rsidRPr="00033637">
          <w:rPr>
            <w:rFonts w:ascii="Times New Roman" w:hAnsi="Times New Roman" w:cs="Times New Roman"/>
            <w:b/>
            <w:bCs/>
            <w:i/>
            <w:iCs/>
            <w:sz w:val="24"/>
            <w:szCs w:val="24"/>
          </w:rPr>
          <w:t xml:space="preserve">: </w:t>
        </w:r>
      </w:ins>
      <w:ins w:id="596" w:author="Mohammad Nayeem Hasan" w:date="2024-11-03T18:53:00Z">
        <w:r w:rsidR="001B6172" w:rsidRPr="00033637">
          <w:rPr>
            <w:rFonts w:ascii="Times New Roman" w:hAnsi="Times New Roman" w:cs="Times New Roman"/>
            <w:sz w:val="24"/>
            <w:szCs w:val="24"/>
          </w:rPr>
          <w:t xml:space="preserve">This study categorized places of residence into three types: urban, rural, and tribal. It also included eight administrative divisions or geographic locations: </w:t>
        </w:r>
        <w:proofErr w:type="spellStart"/>
        <w:r w:rsidR="001B6172" w:rsidRPr="00033637">
          <w:rPr>
            <w:rFonts w:ascii="Times New Roman" w:hAnsi="Times New Roman" w:cs="Times New Roman"/>
            <w:sz w:val="24"/>
            <w:szCs w:val="24"/>
          </w:rPr>
          <w:t>Barishal</w:t>
        </w:r>
        <w:proofErr w:type="spellEnd"/>
        <w:r w:rsidR="001B6172" w:rsidRPr="00033637">
          <w:rPr>
            <w:rFonts w:ascii="Times New Roman" w:hAnsi="Times New Roman" w:cs="Times New Roman"/>
            <w:sz w:val="24"/>
            <w:szCs w:val="24"/>
          </w:rPr>
          <w:t xml:space="preserve">, Chattogram, Dhaka, Khulna, Mymensingh, </w:t>
        </w:r>
        <w:proofErr w:type="spellStart"/>
        <w:r w:rsidR="001B6172" w:rsidRPr="00033637">
          <w:rPr>
            <w:rFonts w:ascii="Times New Roman" w:hAnsi="Times New Roman" w:cs="Times New Roman"/>
            <w:sz w:val="24"/>
            <w:szCs w:val="24"/>
          </w:rPr>
          <w:t>Rajshahi</w:t>
        </w:r>
        <w:proofErr w:type="spellEnd"/>
        <w:r w:rsidR="001B6172" w:rsidRPr="00033637">
          <w:rPr>
            <w:rFonts w:ascii="Times New Roman" w:hAnsi="Times New Roman" w:cs="Times New Roman"/>
            <w:sz w:val="24"/>
            <w:szCs w:val="24"/>
          </w:rPr>
          <w:t>, Rangpur, and Sylhet.</w:t>
        </w:r>
      </w:ins>
    </w:p>
    <w:p w14:paraId="4A390ABD" w14:textId="6FE1860A" w:rsidR="001B6172" w:rsidRPr="00033637" w:rsidRDefault="001B6172" w:rsidP="00F31FB2">
      <w:pPr>
        <w:spacing w:line="480" w:lineRule="auto"/>
        <w:rPr>
          <w:ins w:id="597" w:author="Mohammad Nayeem Hasan" w:date="2024-11-03T20:16:00Z"/>
          <w:rFonts w:ascii="Times New Roman" w:hAnsi="Times New Roman" w:cs="Times New Roman"/>
          <w:b/>
          <w:bCs/>
          <w:i/>
          <w:iCs/>
          <w:sz w:val="24"/>
          <w:szCs w:val="24"/>
          <w:rPrChange w:id="598" w:author="Mohammad Nayeem Hasan" w:date="2024-12-23T01:53:00Z" w16du:dateUtc="2024-12-22T19:53:00Z">
            <w:rPr>
              <w:ins w:id="599" w:author="Mohammad Nayeem Hasan" w:date="2024-11-03T20:16:00Z"/>
              <w:rFonts w:ascii="Times New Roman" w:hAnsi="Times New Roman" w:cs="Times New Roman"/>
              <w:sz w:val="24"/>
              <w:szCs w:val="24"/>
            </w:rPr>
          </w:rPrChange>
        </w:rPr>
      </w:pPr>
      <w:ins w:id="600" w:author="Mohammad Nayeem Hasan" w:date="2024-11-03T18:53:00Z">
        <w:r w:rsidRPr="00033637">
          <w:rPr>
            <w:rFonts w:ascii="Times New Roman" w:hAnsi="Times New Roman" w:cs="Times New Roman"/>
            <w:b/>
            <w:bCs/>
            <w:i/>
            <w:iCs/>
            <w:sz w:val="24"/>
            <w:szCs w:val="24"/>
          </w:rPr>
          <w:t>P</w:t>
        </w:r>
        <w:r w:rsidRPr="00033637">
          <w:rPr>
            <w:rFonts w:ascii="Times New Roman" w:hAnsi="Times New Roman" w:cs="Times New Roman"/>
            <w:b/>
            <w:bCs/>
            <w:i/>
            <w:iCs/>
            <w:sz w:val="24"/>
            <w:szCs w:val="24"/>
            <w:rPrChange w:id="601" w:author="Mohammad Nayeem Hasan" w:date="2024-12-23T01:53:00Z" w16du:dateUtc="2024-12-22T19:53:00Z">
              <w:rPr>
                <w:rFonts w:ascii="Times New Roman" w:hAnsi="Times New Roman" w:cs="Times New Roman"/>
                <w:sz w:val="24"/>
                <w:szCs w:val="24"/>
              </w:rPr>
            </w:rPrChange>
          </w:rPr>
          <w:t>arental characteristics</w:t>
        </w:r>
      </w:ins>
      <w:ins w:id="602" w:author="Mohammad Nayeem Hasan" w:date="2024-12-23T01:46:00Z" w16du:dateUtc="2024-12-22T19:46:00Z">
        <w:r w:rsidR="00FE1019" w:rsidRPr="00033637">
          <w:rPr>
            <w:rFonts w:ascii="Times New Roman" w:hAnsi="Times New Roman" w:cs="Times New Roman"/>
            <w:b/>
            <w:bCs/>
            <w:i/>
            <w:iCs/>
            <w:sz w:val="24"/>
            <w:szCs w:val="24"/>
          </w:rPr>
          <w:t xml:space="preserve">: </w:t>
        </w:r>
      </w:ins>
      <w:ins w:id="603" w:author="Mohammad Nayeem Hasan" w:date="2024-11-03T20:16:00Z">
        <w:r w:rsidR="0029420A" w:rsidRPr="00033637">
          <w:rPr>
            <w:rFonts w:ascii="Times New Roman" w:hAnsi="Times New Roman" w:cs="Times New Roman"/>
            <w:sz w:val="24"/>
            <w:szCs w:val="24"/>
          </w:rPr>
          <w:t>Mother's education was categorized as follows: incomplete primary, complete primary, incomplete secondary, complete secondary or higher, and non-standard curriculum. Mother's age at the time of the survey was categorized into three groups: 15–19, 20–34, and 35 and older.</w:t>
        </w:r>
      </w:ins>
    </w:p>
    <w:p w14:paraId="44B749B5" w14:textId="647CA04C" w:rsidR="0029420A" w:rsidRPr="00033637" w:rsidDel="00FE1019" w:rsidRDefault="0029420A" w:rsidP="00F31FB2">
      <w:pPr>
        <w:spacing w:line="480" w:lineRule="auto"/>
        <w:rPr>
          <w:del w:id="604" w:author="Mohammad Nayeem Hasan" w:date="2024-12-23T01:46:00Z" w16du:dateUtc="2024-12-22T19:46:00Z"/>
          <w:rFonts w:ascii="Times New Roman" w:hAnsi="Times New Roman" w:cs="Times New Roman"/>
          <w:b/>
          <w:bCs/>
          <w:i/>
          <w:iCs/>
          <w:sz w:val="24"/>
          <w:szCs w:val="24"/>
          <w:rPrChange w:id="605" w:author="Mohammad Nayeem Hasan" w:date="2024-12-23T01:53:00Z" w16du:dateUtc="2024-12-22T19:53:00Z">
            <w:rPr>
              <w:del w:id="606" w:author="Mohammad Nayeem Hasan" w:date="2024-12-23T01:46:00Z" w16du:dateUtc="2024-12-22T19:46:00Z"/>
              <w:rFonts w:ascii="Times New Roman" w:hAnsi="Times New Roman" w:cs="Times New Roman"/>
              <w:sz w:val="24"/>
              <w:szCs w:val="24"/>
            </w:rPr>
          </w:rPrChange>
        </w:rPr>
        <w:pPrChange w:id="607" w:author="Mohammad Nayeem Hasan" w:date="2024-12-23T01:38:00Z" w16du:dateUtc="2024-12-22T19:38:00Z">
          <w:pPr>
            <w:spacing w:line="480" w:lineRule="auto"/>
            <w:ind w:firstLine="720"/>
          </w:pPr>
        </w:pPrChange>
      </w:pPr>
      <w:ins w:id="608" w:author="Mohammad Nayeem Hasan" w:date="2024-11-03T20:17:00Z">
        <w:r w:rsidRPr="00033637">
          <w:rPr>
            <w:rFonts w:ascii="Times New Roman" w:hAnsi="Times New Roman" w:cs="Times New Roman"/>
            <w:b/>
            <w:bCs/>
            <w:i/>
            <w:iCs/>
            <w:sz w:val="24"/>
            <w:szCs w:val="24"/>
            <w:rPrChange w:id="609" w:author="Mohammad Nayeem Hasan" w:date="2024-12-23T01:53:00Z" w16du:dateUtc="2024-12-22T19:53:00Z">
              <w:rPr>
                <w:rFonts w:ascii="Times New Roman" w:hAnsi="Times New Roman" w:cs="Times New Roman"/>
                <w:sz w:val="24"/>
                <w:szCs w:val="24"/>
              </w:rPr>
            </w:rPrChange>
          </w:rPr>
          <w:lastRenderedPageBreak/>
          <w:t>H</w:t>
        </w:r>
      </w:ins>
      <w:ins w:id="610" w:author="Mohammad Nayeem Hasan" w:date="2024-11-03T20:16:00Z">
        <w:r w:rsidRPr="00033637">
          <w:rPr>
            <w:rFonts w:ascii="Times New Roman" w:hAnsi="Times New Roman" w:cs="Times New Roman"/>
            <w:b/>
            <w:bCs/>
            <w:i/>
            <w:iCs/>
            <w:sz w:val="24"/>
            <w:szCs w:val="24"/>
            <w:rPrChange w:id="611" w:author="Mohammad Nayeem Hasan" w:date="2024-12-23T01:53:00Z" w16du:dateUtc="2024-12-22T19:53:00Z">
              <w:rPr>
                <w:rFonts w:ascii="Times New Roman" w:hAnsi="Times New Roman" w:cs="Times New Roman"/>
                <w:sz w:val="24"/>
                <w:szCs w:val="24"/>
              </w:rPr>
            </w:rPrChange>
          </w:rPr>
          <w:t>ousehold characteristics</w:t>
        </w:r>
      </w:ins>
      <w:ins w:id="612" w:author="Mohammad Nayeem Hasan" w:date="2024-12-23T01:46:00Z" w16du:dateUtc="2024-12-22T19:46:00Z">
        <w:r w:rsidR="00FE1019" w:rsidRPr="00033637">
          <w:rPr>
            <w:rFonts w:ascii="Times New Roman" w:hAnsi="Times New Roman" w:cs="Times New Roman"/>
            <w:sz w:val="24"/>
            <w:szCs w:val="24"/>
          </w:rPr>
          <w:t xml:space="preserve">: </w:t>
        </w:r>
      </w:ins>
    </w:p>
    <w:p w14:paraId="79769B6B" w14:textId="03D4EB3A" w:rsidR="00CF194C" w:rsidRPr="00033637" w:rsidRDefault="006B733E" w:rsidP="00FE1019">
      <w:pPr>
        <w:spacing w:line="480" w:lineRule="auto"/>
        <w:rPr>
          <w:ins w:id="613" w:author="Mohammad Nayeem Hasan" w:date="2024-11-03T21:19:00Z"/>
          <w:rFonts w:ascii="Times New Roman" w:hAnsi="Times New Roman" w:cs="Times New Roman"/>
          <w:sz w:val="24"/>
          <w:szCs w:val="24"/>
        </w:rPr>
        <w:pPrChange w:id="614" w:author="Mohammad Nayeem Hasan" w:date="2024-12-23T01:46:00Z" w16du:dateUtc="2024-12-22T19:46:00Z">
          <w:pPr>
            <w:spacing w:line="480" w:lineRule="auto"/>
            <w:ind w:firstLine="720"/>
          </w:pPr>
        </w:pPrChange>
      </w:pPr>
      <w:ins w:id="615" w:author="Mohammad Nayeem Hasan" w:date="2024-11-03T21:06:00Z">
        <w:r w:rsidRPr="00033637">
          <w:rPr>
            <w:rFonts w:ascii="Times New Roman" w:hAnsi="Times New Roman" w:cs="Times New Roman"/>
            <w:sz w:val="24"/>
            <w:szCs w:val="24"/>
          </w:rPr>
          <w:t>The wealth index is designed to reflect long-term wealth by utilizing information about household assets, aiming to rank households from poorest to richest</w:t>
        </w:r>
      </w:ins>
      <w:ins w:id="616" w:author="Mohammad Nayeem Hasan" w:date="2024-11-03T21:10:00Z">
        <w:r w:rsidRPr="00033637">
          <w:rPr>
            <w:rFonts w:ascii="Times New Roman" w:hAnsi="Times New Roman" w:cs="Times New Roman"/>
            <w:sz w:val="24"/>
            <w:szCs w:val="24"/>
          </w:rPr>
          <w:t xml:space="preserve"> </w:t>
        </w:r>
      </w:ins>
      <w:sdt>
        <w:sdtPr>
          <w:rPr>
            <w:rFonts w:ascii="Times New Roman" w:hAnsi="Times New Roman" w:cs="Times New Roman"/>
            <w:color w:val="000000"/>
            <w:sz w:val="24"/>
            <w:szCs w:val="24"/>
          </w:rPr>
          <w:tag w:val="MENDELEY_CITATION_v3_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"/>
          <w:id w:val="173155886"/>
          <w:placeholder>
            <w:docPart w:val="DefaultPlaceholder_-1854013440"/>
          </w:placeholder>
        </w:sdtPr>
        <w:sdtContent>
          <w:r w:rsidR="00FE1019" w:rsidRPr="00033637">
            <w:rPr>
              <w:rFonts w:ascii="Times New Roman" w:eastAsia="Times New Roman" w:hAnsi="Times New Roman" w:cs="Times New Roman"/>
              <w:color w:val="000000"/>
              <w:sz w:val="24"/>
              <w:szCs w:val="24"/>
              <w:rPrChange w:id="617" w:author="Mohammad Nayeem Hasan" w:date="2024-12-23T01:53:00Z" w16du:dateUtc="2024-12-22T19:53:00Z">
                <w:rPr>
                  <w:rFonts w:eastAsia="Times New Roman"/>
                  <w:color w:val="000000"/>
                  <w:sz w:val="24"/>
                </w:rPr>
              </w:rPrChange>
            </w:rPr>
            <w:t>(Filmer &amp; Pritchett, 2001)</w:t>
          </w:r>
        </w:sdtContent>
      </w:sdt>
      <w:ins w:id="618" w:author="Mohammad Nayeem Hasan" w:date="2024-11-03T21:06:00Z">
        <w:r w:rsidRPr="00033637">
          <w:rPr>
            <w:rFonts w:ascii="Times New Roman" w:hAnsi="Times New Roman" w:cs="Times New Roman"/>
            <w:sz w:val="24"/>
            <w:szCs w:val="24"/>
          </w:rPr>
          <w:t>.</w:t>
        </w:r>
      </w:ins>
      <w:ins w:id="619" w:author="Mohammad Nayeem Hasan" w:date="2024-11-03T21:11:00Z">
        <w:r w:rsidRPr="00033637">
          <w:rPr>
            <w:rFonts w:ascii="Times New Roman" w:hAnsi="Times New Roman" w:cs="Times New Roman"/>
            <w:sz w:val="24"/>
            <w:szCs w:val="24"/>
          </w:rPr>
          <w:t xml:space="preserve"> </w:t>
        </w:r>
      </w:ins>
      <w:ins w:id="620" w:author="Mohammad Nayeem Hasan" w:date="2024-11-03T21:07:00Z">
        <w:r w:rsidRPr="00033637">
          <w:rPr>
            <w:rFonts w:ascii="Times New Roman" w:hAnsi="Times New Roman" w:cs="Times New Roman"/>
            <w:sz w:val="24"/>
            <w:szCs w:val="24"/>
          </w:rPr>
          <w:t xml:space="preserve">The wealth index is designed to reflect long-term wealth by utilizing information about household assets, aiming to rank households from poorest to richest. In this study, we used five categories of the wealth index: Poorest, Poor, Middle, Rich, and Richest. </w:t>
        </w:r>
      </w:ins>
      <w:ins w:id="621" w:author="Mohammad Nayeem Hasan" w:date="2024-11-03T21:19:00Z">
        <w:r w:rsidR="00CF194C" w:rsidRPr="00033637">
          <w:rPr>
            <w:rFonts w:ascii="Times New Roman" w:hAnsi="Times New Roman" w:cs="Times New Roman"/>
            <w:sz w:val="24"/>
            <w:szCs w:val="24"/>
          </w:rPr>
          <w:t>Religion is categorized as Islam and others; the sex of the household head is classified as male or female; ethnicity is divided into Bengali and other; household size is categorized as less than 5 members and 5 or more members; and livestock ownership is classified as yes or no</w:t>
        </w:r>
      </w:ins>
      <w:ins w:id="622" w:author="Mohammad Nayeem Hasan" w:date="2024-11-03T21:13:00Z">
        <w:r w:rsidRPr="00033637">
          <w:rPr>
            <w:rFonts w:ascii="Times New Roman" w:hAnsi="Times New Roman" w:cs="Times New Roman"/>
            <w:sz w:val="24"/>
            <w:szCs w:val="24"/>
          </w:rPr>
          <w:t xml:space="preserve">. </w:t>
        </w:r>
      </w:ins>
    </w:p>
    <w:p w14:paraId="305D97D3" w14:textId="63BFF2DB" w:rsidR="00275578" w:rsidRPr="00033637" w:rsidRDefault="00275578" w:rsidP="00F31FB2">
      <w:pPr>
        <w:spacing w:line="480" w:lineRule="auto"/>
        <w:ind w:firstLine="720"/>
        <w:rPr>
          <w:rFonts w:ascii="Times New Roman" w:hAnsi="Times New Roman" w:cs="Times New Roman"/>
          <w:sz w:val="24"/>
          <w:szCs w:val="24"/>
        </w:rPr>
      </w:pPr>
      <w:r w:rsidRPr="00033637">
        <w:rPr>
          <w:rFonts w:ascii="Times New Roman" w:hAnsi="Times New Roman" w:cs="Times New Roman"/>
          <w:sz w:val="24"/>
          <w:szCs w:val="24"/>
        </w:rPr>
        <w:t xml:space="preserve">Flushed to </w:t>
      </w:r>
      <w:ins w:id="623" w:author="Mohammad Nayeem Hasan" w:date="2024-11-03T03:58:00Z">
        <w:r w:rsidR="00147D41" w:rsidRPr="00033637">
          <w:rPr>
            <w:rFonts w:ascii="Times New Roman" w:hAnsi="Times New Roman" w:cs="Times New Roman"/>
            <w:sz w:val="24"/>
            <w:szCs w:val="24"/>
          </w:rPr>
          <w:t>the </w:t>
        </w:r>
      </w:ins>
      <w:r w:rsidRPr="00033637">
        <w:rPr>
          <w:rFonts w:ascii="Times New Roman" w:hAnsi="Times New Roman" w:cs="Times New Roman"/>
          <w:sz w:val="24"/>
          <w:szCs w:val="24"/>
        </w:rPr>
        <w:t>piped sewer system, septic tank, pit latrine</w:t>
      </w:r>
      <w:ins w:id="624" w:author="Mohammad Nayeem Hasan" w:date="2024-11-03T03:58:00Z">
        <w:r w:rsidR="00147D41" w:rsidRPr="00033637">
          <w:rPr>
            <w:rFonts w:ascii="Times New Roman" w:hAnsi="Times New Roman" w:cs="Times New Roman"/>
            <w:sz w:val="24"/>
            <w:szCs w:val="24"/>
          </w:rPr>
          <w:t>,</w:t>
        </w:r>
      </w:ins>
      <w:r w:rsidRPr="00033637">
        <w:rPr>
          <w:rFonts w:ascii="Times New Roman" w:hAnsi="Times New Roman" w:cs="Times New Roman"/>
          <w:sz w:val="24"/>
          <w:szCs w:val="24"/>
        </w:rPr>
        <w:t xml:space="preserve"> and open drain, ventilated improved pit latrine, pit latrine with and without slab were categorized as improved toilet facility and </w:t>
      </w:r>
      <w:r w:rsidR="00F57F08" w:rsidRPr="00033637">
        <w:rPr>
          <w:rFonts w:ascii="Times New Roman" w:hAnsi="Times New Roman" w:cs="Times New Roman"/>
          <w:sz w:val="24"/>
          <w:szCs w:val="24"/>
        </w:rPr>
        <w:t xml:space="preserve">hanging toilet/latrine, </w:t>
      </w:r>
      <w:r w:rsidR="001968A9" w:rsidRPr="00033637">
        <w:rPr>
          <w:rFonts w:ascii="Times New Roman" w:hAnsi="Times New Roman" w:cs="Times New Roman"/>
          <w:sz w:val="24"/>
          <w:szCs w:val="24"/>
        </w:rPr>
        <w:t xml:space="preserve">bucket, </w:t>
      </w:r>
      <w:r w:rsidRPr="00033637">
        <w:rPr>
          <w:rFonts w:ascii="Times New Roman" w:hAnsi="Times New Roman" w:cs="Times New Roman"/>
          <w:sz w:val="24"/>
          <w:szCs w:val="24"/>
        </w:rPr>
        <w:t xml:space="preserve">composite toilet, and no facility/bush/field were categorized as </w:t>
      </w:r>
      <w:ins w:id="625" w:author="Mohammad Nayeem Hasan" w:date="2024-11-03T03:58:00Z">
        <w:r w:rsidR="00147D41" w:rsidRPr="00033637">
          <w:rPr>
            <w:rFonts w:ascii="Times New Roman" w:hAnsi="Times New Roman" w:cs="Times New Roman"/>
            <w:sz w:val="24"/>
            <w:szCs w:val="24"/>
          </w:rPr>
          <w:t>an </w:t>
        </w:r>
      </w:ins>
      <w:r w:rsidRPr="00033637">
        <w:rPr>
          <w:rFonts w:ascii="Times New Roman" w:hAnsi="Times New Roman" w:cs="Times New Roman"/>
          <w:sz w:val="24"/>
          <w:szCs w:val="24"/>
        </w:rPr>
        <w:t>unimproved toilet facility</w:t>
      </w:r>
      <w:r w:rsidR="006C08E6" w:rsidRPr="0003363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"/>
          <w:id w:val="1453514559"/>
          <w:placeholder>
            <w:docPart w:val="DefaultPlaceholder_-1854013440"/>
          </w:placeholder>
        </w:sdtPr>
        <w:sdtContent>
          <w:r w:rsidR="00FE1019" w:rsidRPr="00033637">
            <w:rPr>
              <w:rFonts w:ascii="Times New Roman" w:hAnsi="Times New Roman" w:cs="Times New Roman"/>
              <w:color w:val="000000"/>
              <w:sz w:val="24"/>
              <w:szCs w:val="24"/>
            </w:rPr>
            <w:t>(UNICEF, 2023a)</w:t>
          </w:r>
        </w:sdtContent>
      </w:sdt>
      <w:r w:rsidRPr="00033637">
        <w:rPr>
          <w:rFonts w:ascii="Times New Roman" w:hAnsi="Times New Roman" w:cs="Times New Roman"/>
          <w:sz w:val="24"/>
          <w:szCs w:val="24"/>
        </w:rPr>
        <w:t xml:space="preserve">. Salt iodization was considered “Yes” if the salt tested result showed 0 to 15 ppm or above 15 ppm and otherwise “No”. Having access to mass media indicated that a household at least accessed </w:t>
      </w:r>
      <w:del w:id="626" w:author="Mohammad Nayeem Hasan" w:date="2024-11-03T04:00:00Z">
        <w:r w:rsidRPr="00033637" w:rsidDel="00147D41">
          <w:rPr>
            <w:rFonts w:ascii="Times New Roman" w:hAnsi="Times New Roman" w:cs="Times New Roman"/>
            <w:sz w:val="24"/>
            <w:szCs w:val="24"/>
          </w:rPr>
          <w:delText>magazines/</w:delText>
        </w:r>
      </w:del>
      <w:r w:rsidRPr="00033637">
        <w:rPr>
          <w:rFonts w:ascii="Times New Roman" w:hAnsi="Times New Roman" w:cs="Times New Roman"/>
          <w:sz w:val="24"/>
          <w:szCs w:val="24"/>
        </w:rPr>
        <w:t xml:space="preserve">newspapers/TV/radio </w:t>
      </w:r>
      <w:del w:id="627" w:author="Mohammad Nayeem Hasan" w:date="2024-11-03T03:59:00Z">
        <w:r w:rsidRPr="00033637" w:rsidDel="00147D41">
          <w:rPr>
            <w:rFonts w:ascii="Times New Roman" w:hAnsi="Times New Roman" w:cs="Times New Roman"/>
            <w:sz w:val="24"/>
            <w:szCs w:val="24"/>
          </w:rPr>
          <w:delText xml:space="preserve">for </w:delText>
        </w:r>
      </w:del>
      <w:r w:rsidRPr="00033637">
        <w:rPr>
          <w:rFonts w:ascii="Times New Roman" w:hAnsi="Times New Roman" w:cs="Times New Roman"/>
          <w:sz w:val="24"/>
          <w:szCs w:val="24"/>
        </w:rPr>
        <w:t>less than once a week. Piped into dwelling, to yard and neighbor, public tap, tube well, dug well (protected), protected spring, rainwater, bottled and sachet water were considered as improved water source and dug well (unprotected), unprotected spring, tanker truck, cart with small tank, water selling plant, surface water (river, dam, lake, pond, canal) and other were considered as unimproved water source.</w:t>
      </w:r>
      <w:r w:rsidR="00F90467" w:rsidRPr="00033637">
        <w:rPr>
          <w:rFonts w:ascii="Times New Roman" w:hAnsi="Times New Roman" w:cs="Times New Roman"/>
          <w:sz w:val="24"/>
          <w:szCs w:val="24"/>
        </w:rPr>
        <w:t xml:space="preserve"> D</w:t>
      </w:r>
      <w:r w:rsidRPr="00033637">
        <w:rPr>
          <w:rFonts w:ascii="Times New Roman" w:hAnsi="Times New Roman" w:cs="Times New Roman"/>
          <w:sz w:val="24"/>
          <w:szCs w:val="24"/>
        </w:rPr>
        <w:t xml:space="preserve">rinking water was considered treated if any process among boiling, adding bleach/chlorine, straining through cloth, </w:t>
      </w:r>
      <w:ins w:id="628" w:author="Mohammad Nayeem Hasan" w:date="2024-11-03T05:07:00Z">
        <w:r w:rsidR="00BB4DC9" w:rsidRPr="00033637">
          <w:rPr>
            <w:rFonts w:ascii="Times New Roman" w:hAnsi="Times New Roman" w:cs="Times New Roman"/>
            <w:sz w:val="24"/>
            <w:szCs w:val="24"/>
          </w:rPr>
          <w:t>or </w:t>
        </w:r>
      </w:ins>
      <w:r w:rsidRPr="00033637">
        <w:rPr>
          <w:rFonts w:ascii="Times New Roman" w:hAnsi="Times New Roman" w:cs="Times New Roman"/>
          <w:sz w:val="24"/>
          <w:szCs w:val="24"/>
        </w:rPr>
        <w:t>using any kind of water filter was done</w:t>
      </w:r>
      <w:r w:rsidR="006C08E6" w:rsidRPr="0003363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"/>
          <w:id w:val="895091806"/>
          <w:placeholder>
            <w:docPart w:val="473B362D4EF64150A9BF29BE494D4776"/>
          </w:placeholder>
        </w:sdtPr>
        <w:sdtContent>
          <w:r w:rsidR="00FE1019" w:rsidRPr="00033637">
            <w:rPr>
              <w:rFonts w:ascii="Times New Roman" w:hAnsi="Times New Roman" w:cs="Times New Roman"/>
              <w:color w:val="000000"/>
              <w:sz w:val="24"/>
              <w:szCs w:val="24"/>
            </w:rPr>
            <w:t>(UNICEF, 2023a)</w:t>
          </w:r>
        </w:sdtContent>
      </w:sdt>
      <w:r w:rsidRPr="00033637">
        <w:rPr>
          <w:rFonts w:ascii="Times New Roman" w:hAnsi="Times New Roman" w:cs="Times New Roman"/>
          <w:sz w:val="24"/>
          <w:szCs w:val="24"/>
        </w:rPr>
        <w:t>.</w:t>
      </w:r>
    </w:p>
    <w:p w14:paraId="119649C1" w14:textId="008D6D24" w:rsidR="00275578" w:rsidRPr="00033637" w:rsidRDefault="00FE1019" w:rsidP="00F31FB2">
      <w:pPr>
        <w:spacing w:line="480" w:lineRule="auto"/>
        <w:rPr>
          <w:rFonts w:ascii="Times New Roman" w:hAnsi="Times New Roman" w:cs="Times New Roman"/>
          <w:b/>
          <w:sz w:val="24"/>
          <w:szCs w:val="24"/>
        </w:rPr>
      </w:pPr>
      <w:ins w:id="629" w:author="Mohammad Nayeem Hasan" w:date="2024-12-23T01:46:00Z" w16du:dateUtc="2024-12-22T19:46:00Z">
        <w:r w:rsidRPr="00033637">
          <w:rPr>
            <w:rFonts w:ascii="Times New Roman" w:hAnsi="Times New Roman" w:cs="Times New Roman"/>
            <w:b/>
            <w:sz w:val="24"/>
            <w:szCs w:val="24"/>
          </w:rPr>
          <w:t>Stat</w:t>
        </w:r>
      </w:ins>
      <w:ins w:id="630" w:author="Mohammad Nayeem Hasan" w:date="2024-12-23T01:47:00Z" w16du:dateUtc="2024-12-22T19:47:00Z">
        <w:r w:rsidRPr="00033637">
          <w:rPr>
            <w:rFonts w:ascii="Times New Roman" w:hAnsi="Times New Roman" w:cs="Times New Roman"/>
            <w:b/>
            <w:sz w:val="24"/>
            <w:szCs w:val="24"/>
          </w:rPr>
          <w:t>istical</w:t>
        </w:r>
      </w:ins>
      <w:del w:id="631" w:author="Mohammad Nayeem Hasan" w:date="2024-12-23T01:46:00Z" w16du:dateUtc="2024-12-22T19:46:00Z">
        <w:r w:rsidR="00275578" w:rsidRPr="00033637" w:rsidDel="00FE1019">
          <w:rPr>
            <w:rFonts w:ascii="Times New Roman" w:hAnsi="Times New Roman" w:cs="Times New Roman"/>
            <w:b/>
            <w:sz w:val="24"/>
            <w:szCs w:val="24"/>
          </w:rPr>
          <w:delText>Data</w:delText>
        </w:r>
      </w:del>
      <w:r w:rsidR="00275578" w:rsidRPr="00033637">
        <w:rPr>
          <w:rFonts w:ascii="Times New Roman" w:hAnsi="Times New Roman" w:cs="Times New Roman"/>
          <w:b/>
          <w:sz w:val="24"/>
          <w:szCs w:val="24"/>
        </w:rPr>
        <w:t xml:space="preserve"> </w:t>
      </w:r>
      <w:ins w:id="632" w:author="Mohammad Nayeem Hasan" w:date="2024-12-23T01:48:00Z" w16du:dateUtc="2024-12-22T19:48:00Z">
        <w:r w:rsidR="00AD6C4A" w:rsidRPr="00033637">
          <w:rPr>
            <w:rFonts w:ascii="Times New Roman" w:hAnsi="Times New Roman" w:cs="Times New Roman"/>
            <w:b/>
            <w:sz w:val="24"/>
            <w:szCs w:val="24"/>
          </w:rPr>
          <w:t>A</w:t>
        </w:r>
      </w:ins>
      <w:del w:id="633" w:author="Mohammad Nayeem Hasan" w:date="2024-12-23T01:48:00Z" w16du:dateUtc="2024-12-22T19:48:00Z">
        <w:r w:rsidR="00275578" w:rsidRPr="00033637" w:rsidDel="00AD6C4A">
          <w:rPr>
            <w:rFonts w:ascii="Times New Roman" w:hAnsi="Times New Roman" w:cs="Times New Roman"/>
            <w:b/>
            <w:sz w:val="24"/>
            <w:szCs w:val="24"/>
          </w:rPr>
          <w:delText>a</w:delText>
        </w:r>
      </w:del>
      <w:r w:rsidR="00275578" w:rsidRPr="00033637">
        <w:rPr>
          <w:rFonts w:ascii="Times New Roman" w:hAnsi="Times New Roman" w:cs="Times New Roman"/>
          <w:b/>
          <w:sz w:val="24"/>
          <w:szCs w:val="24"/>
        </w:rPr>
        <w:t>nalysis</w:t>
      </w:r>
    </w:p>
    <w:p w14:paraId="7AB65856" w14:textId="413F4D86" w:rsidR="00D60A98" w:rsidRPr="00033637" w:rsidRDefault="00275578" w:rsidP="00F31FB2">
      <w:pPr>
        <w:spacing w:line="480" w:lineRule="auto"/>
        <w:rPr>
          <w:rFonts w:ascii="Times New Roman" w:hAnsi="Times New Roman" w:cs="Times New Roman"/>
          <w:sz w:val="24"/>
          <w:szCs w:val="24"/>
        </w:rPr>
      </w:pPr>
      <w:del w:id="634" w:author="Mohammad Nayeem Hasan" w:date="2024-12-22T20:51:00Z" w16du:dateUtc="2024-12-22T14:51:00Z">
        <w:r w:rsidRPr="00033637" w:rsidDel="00845593">
          <w:rPr>
            <w:rFonts w:ascii="Times New Roman" w:hAnsi="Times New Roman" w:cs="Times New Roman"/>
            <w:sz w:val="24"/>
            <w:szCs w:val="24"/>
          </w:rPr>
          <w:lastRenderedPageBreak/>
          <w:delText xml:space="preserve">Stata Statistical software for data science version 17.0 </w:delText>
        </w:r>
        <w:r w:rsidR="00D62E49" w:rsidRPr="00033637" w:rsidDel="00845593">
          <w:rPr>
            <w:rFonts w:ascii="Times New Roman" w:hAnsi="Times New Roman" w:cs="Times New Roman"/>
            <w:sz w:val="24"/>
            <w:szCs w:val="24"/>
          </w:rPr>
          <w:delText>was</w:delText>
        </w:r>
        <w:r w:rsidRPr="00033637" w:rsidDel="00845593">
          <w:rPr>
            <w:rFonts w:ascii="Times New Roman" w:hAnsi="Times New Roman" w:cs="Times New Roman"/>
            <w:sz w:val="24"/>
            <w:szCs w:val="24"/>
          </w:rPr>
          <w:delText xml:space="preserve"> used for data </w:delText>
        </w:r>
        <w:r w:rsidR="008F3B8F" w:rsidRPr="00033637" w:rsidDel="00845593">
          <w:rPr>
            <w:rFonts w:ascii="Times New Roman" w:hAnsi="Times New Roman" w:cs="Times New Roman"/>
            <w:sz w:val="24"/>
            <w:szCs w:val="24"/>
          </w:rPr>
          <w:delText>analysis</w:delText>
        </w:r>
        <w:r w:rsidRPr="00033637" w:rsidDel="00845593">
          <w:rPr>
            <w:rFonts w:ascii="Times New Roman" w:hAnsi="Times New Roman" w:cs="Times New Roman"/>
            <w:sz w:val="24"/>
            <w:szCs w:val="24"/>
          </w:rPr>
          <w:delText xml:space="preserve">. </w:delText>
        </w:r>
      </w:del>
      <w:r w:rsidR="00650F36" w:rsidRPr="00033637">
        <w:rPr>
          <w:rFonts w:ascii="Times New Roman" w:hAnsi="Times New Roman" w:cs="Times New Roman"/>
          <w:sz w:val="24"/>
          <w:szCs w:val="24"/>
        </w:rPr>
        <w:t>W</w:t>
      </w:r>
      <w:r w:rsidRPr="00033637">
        <w:rPr>
          <w:rFonts w:ascii="Times New Roman" w:hAnsi="Times New Roman" w:cs="Times New Roman"/>
          <w:sz w:val="24"/>
          <w:szCs w:val="24"/>
        </w:rPr>
        <w:t>e applied univariate and multivari</w:t>
      </w:r>
      <w:r w:rsidR="00D62E49" w:rsidRPr="00033637">
        <w:rPr>
          <w:rFonts w:ascii="Times New Roman" w:hAnsi="Times New Roman" w:cs="Times New Roman"/>
          <w:sz w:val="24"/>
          <w:szCs w:val="24"/>
        </w:rPr>
        <w:t>able</w:t>
      </w:r>
      <w:r w:rsidRPr="00033637">
        <w:rPr>
          <w:rFonts w:ascii="Times New Roman" w:hAnsi="Times New Roman" w:cs="Times New Roman"/>
          <w:sz w:val="24"/>
          <w:szCs w:val="24"/>
        </w:rPr>
        <w:t xml:space="preserve"> logistic regression</w:t>
      </w:r>
      <w:r w:rsidR="003D0C44" w:rsidRPr="00033637">
        <w:rPr>
          <w:rFonts w:ascii="Times New Roman" w:hAnsi="Times New Roman" w:cs="Times New Roman"/>
          <w:sz w:val="24"/>
          <w:szCs w:val="24"/>
        </w:rPr>
        <w:t>s</w:t>
      </w:r>
      <w:r w:rsidRPr="00033637">
        <w:rPr>
          <w:rFonts w:ascii="Times New Roman" w:hAnsi="Times New Roman" w:cs="Times New Roman"/>
          <w:sz w:val="24"/>
          <w:szCs w:val="24"/>
        </w:rPr>
        <w:t xml:space="preserve"> </w:t>
      </w:r>
      <w:r w:rsidR="00650F36" w:rsidRPr="00033637">
        <w:rPr>
          <w:rFonts w:ascii="Times New Roman" w:hAnsi="Times New Roman" w:cs="Times New Roman"/>
          <w:sz w:val="24"/>
          <w:szCs w:val="24"/>
        </w:rPr>
        <w:t xml:space="preserve">to </w:t>
      </w:r>
      <w:r w:rsidR="00D62E49" w:rsidRPr="00033637">
        <w:rPr>
          <w:rFonts w:ascii="Times New Roman" w:hAnsi="Times New Roman" w:cs="Times New Roman"/>
          <w:sz w:val="24"/>
          <w:szCs w:val="24"/>
        </w:rPr>
        <w:t>assess</w:t>
      </w:r>
      <w:r w:rsidR="008B5FDB" w:rsidRPr="00033637">
        <w:rPr>
          <w:rFonts w:ascii="Times New Roman" w:hAnsi="Times New Roman" w:cs="Times New Roman"/>
          <w:sz w:val="24"/>
          <w:szCs w:val="24"/>
        </w:rPr>
        <w:t xml:space="preserve"> </w:t>
      </w:r>
      <w:r w:rsidR="00650F36" w:rsidRPr="00033637">
        <w:rPr>
          <w:rFonts w:ascii="Times New Roman" w:hAnsi="Times New Roman" w:cs="Times New Roman"/>
          <w:sz w:val="24"/>
          <w:szCs w:val="24"/>
        </w:rPr>
        <w:t xml:space="preserve">the </w:t>
      </w:r>
      <w:r w:rsidR="00EC3B70" w:rsidRPr="00033637">
        <w:rPr>
          <w:rFonts w:ascii="Times New Roman" w:hAnsi="Times New Roman" w:cs="Times New Roman"/>
          <w:sz w:val="24"/>
          <w:szCs w:val="24"/>
        </w:rPr>
        <w:t>association</w:t>
      </w:r>
      <w:r w:rsidR="00650F36" w:rsidRPr="00033637">
        <w:rPr>
          <w:rFonts w:ascii="Times New Roman" w:hAnsi="Times New Roman" w:cs="Times New Roman"/>
          <w:sz w:val="24"/>
          <w:szCs w:val="24"/>
        </w:rPr>
        <w:t xml:space="preserve"> </w:t>
      </w:r>
      <w:r w:rsidR="00CA09FF" w:rsidRPr="00033637">
        <w:rPr>
          <w:rFonts w:ascii="Times New Roman" w:hAnsi="Times New Roman" w:cs="Times New Roman"/>
          <w:sz w:val="24"/>
          <w:szCs w:val="24"/>
        </w:rPr>
        <w:t xml:space="preserve">between </w:t>
      </w:r>
      <w:r w:rsidR="00650F36" w:rsidRPr="00033637">
        <w:rPr>
          <w:rFonts w:ascii="Times New Roman" w:hAnsi="Times New Roman" w:cs="Times New Roman"/>
          <w:sz w:val="24"/>
          <w:szCs w:val="24"/>
        </w:rPr>
        <w:t xml:space="preserve">diarrhea </w:t>
      </w:r>
      <w:r w:rsidR="00CA09FF" w:rsidRPr="00033637">
        <w:rPr>
          <w:rFonts w:ascii="Times New Roman" w:hAnsi="Times New Roman" w:cs="Times New Roman"/>
          <w:sz w:val="24"/>
          <w:szCs w:val="24"/>
        </w:rPr>
        <w:t>and</w:t>
      </w:r>
      <w:r w:rsidR="00650F36" w:rsidRPr="00033637">
        <w:rPr>
          <w:rFonts w:ascii="Times New Roman" w:hAnsi="Times New Roman" w:cs="Times New Roman"/>
          <w:sz w:val="24"/>
          <w:szCs w:val="24"/>
        </w:rPr>
        <w:t xml:space="preserve"> the selected covariates at </w:t>
      </w:r>
      <w:ins w:id="635" w:author="Mohammad Nayeem Hasan" w:date="2024-11-05T13:49:00Z">
        <w:r w:rsidR="00172E7A" w:rsidRPr="00033637">
          <w:rPr>
            <w:rFonts w:ascii="Times New Roman" w:hAnsi="Times New Roman" w:cs="Times New Roman"/>
            <w:sz w:val="24"/>
            <w:szCs w:val="24"/>
          </w:rPr>
          <w:t>a </w:t>
        </w:r>
      </w:ins>
      <w:r w:rsidR="00650F36" w:rsidRPr="00033637">
        <w:rPr>
          <w:rFonts w:ascii="Times New Roman" w:hAnsi="Times New Roman" w:cs="Times New Roman"/>
          <w:sz w:val="24"/>
          <w:szCs w:val="24"/>
        </w:rPr>
        <w:t>5% significance level</w:t>
      </w:r>
      <w:r w:rsidRPr="00033637">
        <w:rPr>
          <w:rFonts w:ascii="Times New Roman" w:hAnsi="Times New Roman" w:cs="Times New Roman"/>
          <w:sz w:val="24"/>
          <w:szCs w:val="24"/>
        </w:rPr>
        <w:t xml:space="preserve"> for each dataset.</w:t>
      </w:r>
      <w:r w:rsidR="00650F36" w:rsidRPr="00033637">
        <w:rPr>
          <w:rFonts w:ascii="Times New Roman" w:hAnsi="Times New Roman" w:cs="Times New Roman"/>
          <w:sz w:val="24"/>
          <w:szCs w:val="24"/>
        </w:rPr>
        <w:t xml:space="preserve"> </w:t>
      </w:r>
      <w:r w:rsidR="004F4188" w:rsidRPr="00033637">
        <w:rPr>
          <w:rFonts w:ascii="Times New Roman" w:hAnsi="Times New Roman" w:cs="Times New Roman"/>
          <w:sz w:val="24"/>
          <w:szCs w:val="24"/>
        </w:rPr>
        <w:t xml:space="preserve">The final model output was represented in a </w:t>
      </w:r>
      <w:del w:id="636" w:author="Mohammad Nayeem Hasan" w:date="2024-11-05T13:49:00Z">
        <w:r w:rsidR="004F4188" w:rsidRPr="00033637" w:rsidDel="00172E7A">
          <w:rPr>
            <w:rFonts w:ascii="Times New Roman" w:hAnsi="Times New Roman" w:cs="Times New Roman"/>
            <w:sz w:val="24"/>
            <w:szCs w:val="24"/>
          </w:rPr>
          <w:delText>forest-plot</w:delText>
        </w:r>
      </w:del>
      <w:ins w:id="637" w:author="Mohammad Nayeem Hasan" w:date="2024-11-05T13:49:00Z">
        <w:r w:rsidR="00172E7A" w:rsidRPr="00033637">
          <w:rPr>
            <w:rFonts w:ascii="Times New Roman" w:hAnsi="Times New Roman" w:cs="Times New Roman"/>
            <w:sz w:val="24"/>
            <w:szCs w:val="24"/>
          </w:rPr>
          <w:t>forest plot</w:t>
        </w:r>
      </w:ins>
      <w:r w:rsidR="004F4188" w:rsidRPr="00033637">
        <w:rPr>
          <w:rFonts w:ascii="Times New Roman" w:hAnsi="Times New Roman" w:cs="Times New Roman"/>
          <w:sz w:val="24"/>
          <w:szCs w:val="24"/>
        </w:rPr>
        <w:t>.</w:t>
      </w:r>
    </w:p>
    <w:p w14:paraId="29BD4FF7" w14:textId="702755B9" w:rsidR="00D60A98" w:rsidRPr="00033637" w:rsidRDefault="009540A1" w:rsidP="00F31FB2">
      <w:pPr>
        <w:spacing w:line="480" w:lineRule="auto"/>
        <w:rPr>
          <w:rFonts w:ascii="Times New Roman" w:hAnsi="Times New Roman" w:cs="Times New Roman"/>
          <w:sz w:val="24"/>
          <w:szCs w:val="24"/>
        </w:rPr>
      </w:pPr>
      <w:r w:rsidRPr="00033637">
        <w:rPr>
          <w:rFonts w:ascii="Times New Roman" w:hAnsi="Times New Roman" w:cs="Times New Roman"/>
          <w:sz w:val="24"/>
          <w:szCs w:val="24"/>
        </w:rPr>
        <w:t xml:space="preserve">The procedure of choosing </w:t>
      </w:r>
      <w:r w:rsidR="00172E7A" w:rsidRPr="00033637">
        <w:rPr>
          <w:rFonts w:ascii="Times New Roman" w:hAnsi="Times New Roman" w:cs="Times New Roman"/>
          <w:sz w:val="24"/>
          <w:szCs w:val="24"/>
        </w:rPr>
        <w:t>the </w:t>
      </w:r>
      <w:r w:rsidRPr="00033637">
        <w:rPr>
          <w:rFonts w:ascii="Times New Roman" w:hAnsi="Times New Roman" w:cs="Times New Roman"/>
          <w:sz w:val="24"/>
          <w:szCs w:val="24"/>
        </w:rPr>
        <w:t>best model was step-wise logistic regression</w:t>
      </w:r>
      <w:r w:rsidR="00B24BD6" w:rsidRPr="00033637">
        <w:rPr>
          <w:rFonts w:ascii="Times New Roman" w:hAnsi="Times New Roman" w:cs="Times New Roman"/>
          <w:sz w:val="24"/>
          <w:szCs w:val="24"/>
        </w:rPr>
        <w:t xml:space="preserve">, and </w:t>
      </w:r>
      <w:r w:rsidRPr="00033637">
        <w:rPr>
          <w:rFonts w:ascii="Times New Roman" w:hAnsi="Times New Roman" w:cs="Times New Roman"/>
          <w:sz w:val="24"/>
          <w:szCs w:val="24"/>
        </w:rPr>
        <w:t>it included the factors found relevant and important to explain the behavior of the outcome variable from literature review</w:t>
      </w:r>
      <w:r w:rsidR="00B24BD6" w:rsidRPr="00033637">
        <w:rPr>
          <w:rFonts w:ascii="Times New Roman" w:hAnsi="Times New Roman" w:cs="Times New Roman"/>
          <w:sz w:val="24"/>
          <w:szCs w:val="24"/>
        </w:rPr>
        <w:t xml:space="preserve">. </w:t>
      </w:r>
      <w:ins w:id="638" w:author="Mohammad Nayeem Hasan" w:date="2024-12-22T21:59:00Z">
        <w:r w:rsidR="002F7442" w:rsidRPr="00033637">
          <w:rPr>
            <w:rFonts w:ascii="Times New Roman" w:hAnsi="Times New Roman" w:cs="Times New Roman"/>
            <w:sz w:val="24"/>
            <w:szCs w:val="24"/>
          </w:rPr>
          <w:t xml:space="preserve">we examined multicollinearity in the model using the variance inflation factor (VIF), with a cutoff value of 4.00 </w:t>
        </w:r>
      </w:ins>
      <w:customXmlInsRangeStart w:id="639" w:author="Mohammad Nayeem Hasan" w:date="2024-12-22T21:59:00Z"/>
      <w:sdt>
        <w:sdtPr>
          <w:rPr>
            <w:rFonts w:ascii="Times New Roman" w:hAnsi="Times New Roman" w:cs="Times New Roman"/>
            <w:color w:val="000000"/>
            <w:sz w:val="24"/>
            <w:szCs w:val="24"/>
          </w:rPr>
          <w:tag w:val="MENDELEY_CITATION_v3_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"/>
          <w:id w:val="1127819152"/>
          <w:placeholder>
            <w:docPart w:val="4332AB02BC3840C7B8DD62FDBD4C2B42"/>
          </w:placeholder>
        </w:sdtPr>
        <w:sdtContent>
          <w:customXmlInsRangeEnd w:id="639"/>
          <w:r w:rsidR="00FE1019" w:rsidRPr="00033637">
            <w:rPr>
              <w:rFonts w:ascii="Times New Roman" w:eastAsia="Times New Roman" w:hAnsi="Times New Roman" w:cs="Times New Roman"/>
              <w:color w:val="000000"/>
              <w:sz w:val="24"/>
              <w:szCs w:val="24"/>
            </w:rPr>
            <w:t>(Hasan et al., 2023)</w:t>
          </w:r>
          <w:customXmlInsRangeStart w:id="640" w:author="Mohammad Nayeem Hasan" w:date="2024-12-22T21:59:00Z"/>
        </w:sdtContent>
      </w:sdt>
      <w:customXmlInsRangeEnd w:id="640"/>
      <w:ins w:id="641" w:author="Mohammad Nayeem Hasan" w:date="2024-12-22T21:59:00Z">
        <w:r w:rsidR="002F7442" w:rsidRPr="00033637">
          <w:rPr>
            <w:rFonts w:ascii="Times New Roman" w:hAnsi="Times New Roman" w:cs="Times New Roman"/>
            <w:sz w:val="24"/>
            <w:szCs w:val="24"/>
          </w:rPr>
          <w:t>.</w:t>
        </w:r>
      </w:ins>
      <w:ins w:id="642" w:author="Mohammad Nayeem Hasan" w:date="2024-12-22T21:59:00Z" w16du:dateUtc="2024-12-22T15:59:00Z">
        <w:r w:rsidR="002F7442" w:rsidRPr="00033637">
          <w:rPr>
            <w:rFonts w:ascii="Times New Roman" w:hAnsi="Times New Roman" w:cs="Times New Roman"/>
            <w:sz w:val="24"/>
            <w:szCs w:val="24"/>
          </w:rPr>
          <w:t xml:space="preserve"> </w:t>
        </w:r>
      </w:ins>
      <w:r w:rsidR="00C711C8" w:rsidRPr="00033637">
        <w:rPr>
          <w:rFonts w:ascii="Times New Roman" w:hAnsi="Times New Roman" w:cs="Times New Roman"/>
          <w:sz w:val="24"/>
          <w:szCs w:val="24"/>
        </w:rPr>
        <w:t xml:space="preserve">No variables were excluded from the model at this stage, as their VIF values did not exceed the cutoff threshold. </w:t>
      </w:r>
      <w:r w:rsidR="00B24BD6" w:rsidRPr="00033637">
        <w:rPr>
          <w:rFonts w:ascii="Times New Roman" w:hAnsi="Times New Roman" w:cs="Times New Roman"/>
          <w:sz w:val="24"/>
          <w:szCs w:val="24"/>
        </w:rPr>
        <w:t>The measures of sensitivity and specificity</w:t>
      </w:r>
      <w:r w:rsidRPr="00033637">
        <w:rPr>
          <w:rFonts w:ascii="Times New Roman" w:hAnsi="Times New Roman" w:cs="Times New Roman"/>
          <w:sz w:val="24"/>
          <w:szCs w:val="24"/>
        </w:rPr>
        <w:t xml:space="preserve"> from </w:t>
      </w:r>
      <w:r w:rsidR="00B24BD6" w:rsidRPr="00033637">
        <w:rPr>
          <w:rFonts w:ascii="Times New Roman" w:hAnsi="Times New Roman" w:cs="Times New Roman"/>
          <w:sz w:val="24"/>
          <w:szCs w:val="24"/>
        </w:rPr>
        <w:t>the Receiver Operating Characteristic (ROC)</w:t>
      </w:r>
      <w:r w:rsidRPr="00033637">
        <w:rPr>
          <w:rFonts w:ascii="Times New Roman" w:hAnsi="Times New Roman" w:cs="Times New Roman"/>
          <w:sz w:val="24"/>
          <w:szCs w:val="24"/>
        </w:rPr>
        <w:t xml:space="preserve"> curve</w:t>
      </w:r>
      <w:r w:rsidR="00B24BD6" w:rsidRPr="00033637">
        <w:rPr>
          <w:rFonts w:ascii="Times New Roman" w:hAnsi="Times New Roman" w:cs="Times New Roman"/>
          <w:sz w:val="24"/>
          <w:szCs w:val="24"/>
        </w:rPr>
        <w:t xml:space="preserve">, </w:t>
      </w:r>
      <w:r w:rsidR="00D62E49" w:rsidRPr="00033637">
        <w:rPr>
          <w:rFonts w:ascii="Times New Roman" w:hAnsi="Times New Roman" w:cs="Times New Roman"/>
          <w:sz w:val="24"/>
          <w:szCs w:val="24"/>
        </w:rPr>
        <w:t>were</w:t>
      </w:r>
      <w:r w:rsidR="00B24BD6" w:rsidRPr="00033637">
        <w:rPr>
          <w:rFonts w:ascii="Times New Roman" w:hAnsi="Times New Roman" w:cs="Times New Roman"/>
          <w:sz w:val="24"/>
          <w:szCs w:val="24"/>
        </w:rPr>
        <w:t xml:space="preserve"> used to assess the optimal model. The models performed better, according to the higher </w:t>
      </w:r>
      <w:r w:rsidR="00D62E49" w:rsidRPr="00033637">
        <w:rPr>
          <w:rFonts w:ascii="Times New Roman" w:hAnsi="Times New Roman" w:cs="Times New Roman"/>
          <w:sz w:val="24"/>
          <w:szCs w:val="24"/>
        </w:rPr>
        <w:t xml:space="preserve">area under curve of the </w:t>
      </w:r>
      <w:r w:rsidR="00B24BD6" w:rsidRPr="00033637">
        <w:rPr>
          <w:rFonts w:ascii="Times New Roman" w:hAnsi="Times New Roman" w:cs="Times New Roman"/>
          <w:sz w:val="24"/>
          <w:szCs w:val="24"/>
        </w:rPr>
        <w:t>ROC. A bigger area under the curve than the 0.50 on the ROC curve indicates that the model discriminates between the two groups</w:t>
      </w:r>
      <w:ins w:id="643" w:author="Mohammad Nayeem Hasan" w:date="2024-12-22T21:39:00Z" w16du:dateUtc="2024-12-22T15:39:00Z">
        <w:r w:rsidR="009E68A7" w:rsidRPr="00033637">
          <w:rPr>
            <w:rFonts w:ascii="Times New Roman" w:hAnsi="Times New Roman" w:cs="Times New Roman"/>
            <w:sz w:val="24"/>
            <w:szCs w:val="24"/>
          </w:rPr>
          <w:t xml:space="preserve"> </w:t>
        </w:r>
      </w:ins>
      <w:sdt>
        <w:sdtPr>
          <w:rPr>
            <w:rFonts w:ascii="Times New Roman" w:hAnsi="Times New Roman" w:cs="Times New Roman"/>
            <w:color w:val="000000"/>
            <w:sz w:val="24"/>
            <w:szCs w:val="24"/>
          </w:rPr>
          <w:tag w:val="MENDELEY_CITATION_v3_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"/>
          <w:id w:val="-1087761295"/>
          <w:placeholder>
            <w:docPart w:val="DefaultPlaceholder_-1854013440"/>
          </w:placeholder>
        </w:sdtPr>
        <w:sdtContent>
          <w:r w:rsidR="00FE1019" w:rsidRPr="00033637">
            <w:rPr>
              <w:rFonts w:ascii="Times New Roman" w:eastAsia="Times New Roman" w:hAnsi="Times New Roman" w:cs="Times New Roman"/>
              <w:color w:val="000000"/>
              <w:sz w:val="24"/>
              <w:szCs w:val="24"/>
              <w:rPrChange w:id="644" w:author="Mohammad Nayeem Hasan" w:date="2024-12-23T01:53:00Z" w16du:dateUtc="2024-12-22T19:53:00Z">
                <w:rPr>
                  <w:rFonts w:eastAsia="Times New Roman"/>
                  <w:color w:val="000000"/>
                  <w:sz w:val="24"/>
                </w:rPr>
              </w:rPrChange>
            </w:rPr>
            <w:t>(Cook &amp; Rajbhandari, 2018; Hasan et al., 2022)</w:t>
          </w:r>
        </w:sdtContent>
      </w:sdt>
      <w:del w:id="645" w:author="Mohammad Nayeem Hasan" w:date="2024-12-22T21:39:00Z" w16du:dateUtc="2024-12-22T15:39:00Z">
        <w:r w:rsidR="004B627F" w:rsidRPr="00033637" w:rsidDel="009E68A7">
          <w:rPr>
            <w:rFonts w:ascii="Times New Roman" w:hAnsi="Times New Roman" w:cs="Times New Roman"/>
            <w:sz w:val="24"/>
            <w:szCs w:val="24"/>
          </w:rPr>
          <w:delText xml:space="preserve"> </w:delText>
        </w:r>
        <w:r w:rsidR="004B627F" w:rsidRPr="00033637" w:rsidDel="009E68A7">
          <w:rPr>
            <w:rFonts w:ascii="Times New Roman" w:hAnsi="Times New Roman" w:cs="Times New Roman"/>
            <w:sz w:val="24"/>
            <w:szCs w:val="24"/>
          </w:rPr>
          <w:fldChar w:fldCharType="begin"/>
        </w:r>
        <w:r w:rsidR="00350CF8" w:rsidRPr="00033637" w:rsidDel="009E68A7">
          <w:rPr>
            <w:rFonts w:ascii="Times New Roman" w:hAnsi="Times New Roman" w:cs="Times New Roman"/>
            <w:sz w:val="24"/>
            <w:szCs w:val="24"/>
          </w:rPr>
          <w:delInstrText xml:space="preserve"> ADDIN ZOTERO_ITEM CSL_CITATION {"citationID":"a1gcurse03j","properties":{"formattedCitation":"(Cook &amp; Rajbhandari, 2018)","plainCitation":"(Cook &amp; Rajbhandari, 2018)","noteIndex":0},"citationItems":[{"id":1692,"uris":["http://zotero.org/users/4185209/items/7ZRRH68U"],"itemData":{"id":1692,"type":"article-journal","abstract":"Receiver operating characteristic (ROC) curves can be misleading when they are constructed with selected samples. In this article, we describe heckroccurve, which implements a recently developed procedure for plotting ROC curves with selected samples. The command estimates the area under the ROC curve and a graphical display of the curve. A variety of plot options are available, including the ability to add confidence bands to the plot.","container-title":"The Stata Journal","DOI":"10.1177/1536867X1801800110","ISSN":"1536-867X","issue":"1","language":"en","note":"publisher: SAGE Publications","page":"174-183","source":"SAGE Journals","title":"Heckroccurve: ROC Curves for Selected Samples","title-short":"Heckroccurve","volume":"18","author":[{"family":"Cook","given":"Jonathan A."},{"family":"Rajbhandari","given":"Ashish"}],"issued":{"date-parts":[["2018",3,1]]}}}],"schema":"https://github.com/citation-style-language/schema/raw/master/csl-citation.json"} </w:delInstrText>
        </w:r>
        <w:r w:rsidR="004B627F" w:rsidRPr="00033637" w:rsidDel="009E68A7">
          <w:rPr>
            <w:rFonts w:ascii="Times New Roman" w:hAnsi="Times New Roman" w:cs="Times New Roman"/>
            <w:sz w:val="24"/>
            <w:szCs w:val="24"/>
          </w:rPr>
          <w:fldChar w:fldCharType="separate"/>
        </w:r>
        <w:r w:rsidR="00350CF8" w:rsidRPr="00033637" w:rsidDel="009E68A7">
          <w:rPr>
            <w:rFonts w:ascii="Times New Roman" w:hAnsi="Times New Roman" w:cs="Times New Roman"/>
            <w:sz w:val="24"/>
            <w:szCs w:val="24"/>
          </w:rPr>
          <w:delText>(Cook &amp; Rajbhandari, 2018)</w:delText>
        </w:r>
        <w:r w:rsidR="004B627F" w:rsidRPr="00033637" w:rsidDel="009E68A7">
          <w:rPr>
            <w:rFonts w:ascii="Times New Roman" w:hAnsi="Times New Roman" w:cs="Times New Roman"/>
            <w:sz w:val="24"/>
            <w:szCs w:val="24"/>
          </w:rPr>
          <w:fldChar w:fldCharType="end"/>
        </w:r>
      </w:del>
      <w:r w:rsidR="004B627F" w:rsidRPr="00033637">
        <w:rPr>
          <w:rFonts w:ascii="Times New Roman" w:hAnsi="Times New Roman" w:cs="Times New Roman"/>
          <w:sz w:val="24"/>
          <w:szCs w:val="24"/>
        </w:rPr>
        <w:t>.</w:t>
      </w:r>
      <w:r w:rsidR="00A35E10" w:rsidRPr="00033637">
        <w:rPr>
          <w:rFonts w:ascii="Times New Roman" w:hAnsi="Times New Roman" w:cs="Times New Roman"/>
          <w:sz w:val="24"/>
          <w:szCs w:val="24"/>
        </w:rPr>
        <w:t xml:space="preserve"> </w:t>
      </w:r>
      <w:r w:rsidR="002F18A7" w:rsidRPr="00033637">
        <w:rPr>
          <w:rFonts w:ascii="Times New Roman" w:hAnsi="Times New Roman" w:cs="Times New Roman"/>
          <w:sz w:val="24"/>
          <w:szCs w:val="24"/>
        </w:rPr>
        <w:t>W</w:t>
      </w:r>
      <w:r w:rsidR="008C2A80" w:rsidRPr="00033637">
        <w:rPr>
          <w:rFonts w:ascii="Times New Roman" w:hAnsi="Times New Roman" w:cs="Times New Roman"/>
          <w:sz w:val="24"/>
          <w:szCs w:val="24"/>
        </w:rPr>
        <w:t>e also employ information criteria, e.g., the</w:t>
      </w:r>
      <w:ins w:id="646" w:author="Mohammad Nayeem Hasan" w:date="2024-12-22T23:03:00Z" w16du:dateUtc="2024-12-22T17:03:00Z">
        <w:r w:rsidR="00FE0BDB" w:rsidRPr="00033637">
          <w:rPr>
            <w:rFonts w:ascii="Times New Roman" w:hAnsi="Times New Roman" w:cs="Times New Roman"/>
            <w:sz w:val="24"/>
            <w:szCs w:val="24"/>
          </w:rPr>
          <w:t xml:space="preserve"> </w:t>
        </w:r>
      </w:ins>
      <w:del w:id="647" w:author="Mohammad Nayeem Hasan" w:date="2024-12-22T23:03:00Z" w16du:dateUtc="2024-12-22T17:03:00Z">
        <w:r w:rsidR="008C2A80" w:rsidRPr="00033637" w:rsidDel="00FE0BDB">
          <w:rPr>
            <w:rFonts w:ascii="Times New Roman" w:hAnsi="Times New Roman" w:cs="Times New Roman"/>
            <w:sz w:val="24"/>
            <w:szCs w:val="24"/>
          </w:rPr>
          <w:delText xml:space="preserve"> </w:delText>
        </w:r>
      </w:del>
      <w:customXmlDelRangeStart w:id="648" w:author="Mohammad Nayeem Hasan" w:date="2024-12-22T23:03:00Z"/>
      <w:sdt>
        <w:sdtPr>
          <w:rPr>
            <w:rFonts w:ascii="Times New Roman" w:hAnsi="Times New Roman" w:cs="Times New Roman"/>
            <w:color w:val="000000"/>
            <w:sz w:val="24"/>
            <w:szCs w:val="24"/>
          </w:rPr>
          <w:tag w:val="MENDELEY_CITATION_v3_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"/>
          <w:id w:val="-452868258"/>
          <w:placeholder>
            <w:docPart w:val="DefaultPlaceholder_-1854013440"/>
          </w:placeholder>
        </w:sdtPr>
        <w:sdtContent>
          <w:customXmlDelRangeEnd w:id="648"/>
          <w:r w:rsidR="00FE1019" w:rsidRPr="00033637">
            <w:rPr>
              <w:rFonts w:ascii="Times New Roman" w:hAnsi="Times New Roman" w:cs="Times New Roman"/>
              <w:color w:val="000000"/>
              <w:sz w:val="24"/>
              <w:szCs w:val="24"/>
            </w:rPr>
            <w:t>(Akaike, 1974; G, 1978)</w:t>
          </w:r>
          <w:customXmlDelRangeStart w:id="649" w:author="Mohammad Nayeem Hasan" w:date="2024-12-22T23:03:00Z"/>
        </w:sdtContent>
      </w:sdt>
      <w:customXmlDelRangeEnd w:id="649"/>
      <w:r w:rsidR="008C2A80" w:rsidRPr="00033637">
        <w:rPr>
          <w:rFonts w:ascii="Times New Roman" w:hAnsi="Times New Roman" w:cs="Times New Roman"/>
          <w:sz w:val="24"/>
          <w:szCs w:val="24"/>
        </w:rPr>
        <w:t>Akaike information criterion (AIC</w:t>
      </w:r>
      <w:del w:id="650" w:author="Mohammad Nayeem Hasan" w:date="2024-12-22T23:00:00Z" w16du:dateUtc="2024-12-22T17:00:00Z">
        <w:r w:rsidR="004B627F" w:rsidRPr="00033637" w:rsidDel="000742FF">
          <w:rPr>
            <w:rFonts w:ascii="Times New Roman" w:hAnsi="Times New Roman" w:cs="Times New Roman"/>
            <w:sz w:val="24"/>
            <w:szCs w:val="24"/>
          </w:rPr>
          <w:delText xml:space="preserve"> </w:delText>
        </w:r>
        <w:r w:rsidR="004B627F" w:rsidRPr="00033637" w:rsidDel="000742FF">
          <w:rPr>
            <w:rFonts w:ascii="Times New Roman" w:hAnsi="Times New Roman" w:cs="Times New Roman"/>
            <w:sz w:val="24"/>
            <w:szCs w:val="24"/>
          </w:rPr>
          <w:fldChar w:fldCharType="begin"/>
        </w:r>
        <w:r w:rsidR="00350CF8" w:rsidRPr="00033637" w:rsidDel="000742FF">
          <w:rPr>
            <w:rFonts w:ascii="Times New Roman" w:hAnsi="Times New Roman" w:cs="Times New Roman"/>
            <w:sz w:val="24"/>
            <w:szCs w:val="24"/>
          </w:rPr>
          <w:delInstrText xml:space="preserve"> ADDIN ZOTERO_ITEM CSL_CITATION {"citationID":"am340c42ke","properties":{"formattedCitation":"(Akaike, 1974)","plainCitation":"(Akaike, 1974)","noteIndex":0},"citationItems":[{"id":1694,"uris":["http://zotero.org/users/4185209/items/ZK9KUQWE"],"itemData":{"id":1694,"type":"article-journal","abstract":"The history of the development of statistical hypothesis testing in time series analysis is reviewed briefly and it is pointed out that the hypothesis testing procedure is not adequately defined as the procedure for statistical model identification. The classical maximum likelihood estimation procedure is reviewed and a new estimate minimum information theoretical criterion (AIC) estimate (MAICE) which is designed for the purpose of statistical identification is introduced. When there are several competing models the MAICE is defined by the model and the maximum likelihood estimates of the parameters which give the minimum of AIC defined by AIC = (-2)log-(maximum likelihood) + 2(number of independently adjusted parameters within the model). MAICE provides a versatile procedure for statistical model identification which is free from the ambiguities inherent in the application of conventional hypothesis testing procedure. The practical utility of MAICE in time series analysis is demonstrated with some numerical examples.","container-title":"IEEE Transactions on Automatic Control","DOI":"10.1109/TAC.1974.1100705","ISSN":"1558-2523","issue":"6","note":"event-title: IEEE Transactions on Automatic Control","page":"716-723","source":"IEEE Xplore","title":"A new look at the statistical model identification","volume":"19","author":[{"family":"Akaike","given":"H."}],"issued":{"date-parts":[["1974",12]]}}}],"schema":"https://github.com/citation-style-language/schema/raw/master/csl-citation.json"} </w:delInstrText>
        </w:r>
        <w:r w:rsidR="004B627F" w:rsidRPr="00033637" w:rsidDel="000742FF">
          <w:rPr>
            <w:rFonts w:ascii="Times New Roman" w:hAnsi="Times New Roman" w:cs="Times New Roman"/>
            <w:sz w:val="24"/>
            <w:szCs w:val="24"/>
          </w:rPr>
          <w:fldChar w:fldCharType="separate"/>
        </w:r>
        <w:r w:rsidR="00350CF8" w:rsidRPr="00033637" w:rsidDel="000742FF">
          <w:rPr>
            <w:rFonts w:ascii="Times New Roman" w:hAnsi="Times New Roman" w:cs="Times New Roman"/>
            <w:sz w:val="24"/>
            <w:szCs w:val="24"/>
          </w:rPr>
          <w:delText>(Akaike, 1974)</w:delText>
        </w:r>
        <w:r w:rsidR="004B627F" w:rsidRPr="00033637" w:rsidDel="000742FF">
          <w:rPr>
            <w:rFonts w:ascii="Times New Roman" w:hAnsi="Times New Roman" w:cs="Times New Roman"/>
            <w:sz w:val="24"/>
            <w:szCs w:val="24"/>
          </w:rPr>
          <w:fldChar w:fldCharType="end"/>
        </w:r>
      </w:del>
      <w:r w:rsidR="004B627F" w:rsidRPr="00033637">
        <w:rPr>
          <w:rFonts w:ascii="Times New Roman" w:hAnsi="Times New Roman" w:cs="Times New Roman"/>
          <w:sz w:val="24"/>
          <w:szCs w:val="24"/>
        </w:rPr>
        <w:t xml:space="preserve">) </w:t>
      </w:r>
      <w:r w:rsidR="008C2A80" w:rsidRPr="00033637">
        <w:rPr>
          <w:rFonts w:ascii="Times New Roman" w:hAnsi="Times New Roman" w:cs="Times New Roman"/>
          <w:sz w:val="24"/>
          <w:szCs w:val="24"/>
        </w:rPr>
        <w:t>and Bayesian information criterion (BIC</w:t>
      </w:r>
      <w:del w:id="651" w:author="Mohammad Nayeem Hasan" w:date="2024-12-22T23:01:00Z" w16du:dateUtc="2024-12-22T17:01:00Z">
        <w:r w:rsidR="00510C28" w:rsidRPr="00033637" w:rsidDel="000742FF">
          <w:rPr>
            <w:rFonts w:ascii="Times New Roman" w:hAnsi="Times New Roman" w:cs="Times New Roman"/>
            <w:sz w:val="24"/>
            <w:szCs w:val="24"/>
          </w:rPr>
          <w:delText xml:space="preserve"> </w:delText>
        </w:r>
        <w:r w:rsidR="00510C28" w:rsidRPr="00033637" w:rsidDel="000742FF">
          <w:rPr>
            <w:rFonts w:ascii="Times New Roman" w:hAnsi="Times New Roman" w:cs="Times New Roman"/>
            <w:sz w:val="24"/>
            <w:szCs w:val="24"/>
          </w:rPr>
          <w:fldChar w:fldCharType="begin"/>
        </w:r>
        <w:r w:rsidR="00350CF8" w:rsidRPr="00033637" w:rsidDel="000742FF">
          <w:rPr>
            <w:rFonts w:ascii="Times New Roman" w:hAnsi="Times New Roman" w:cs="Times New Roman"/>
            <w:sz w:val="24"/>
            <w:szCs w:val="24"/>
          </w:rPr>
          <w:delInstrText xml:space="preserve"> ADDIN ZOTERO_ITEM CSL_CITATION {"citationID":"ajr72seeuq","properties":{"formattedCitation":"(Schwarz, 1978)","plainCitation":"(Schwarz, 1978)","noteIndex":0},"citationItems":[{"id":1697,"uris":["http://zotero.org/users/4185209/items/7RQDT3ZY"],"itemData":{"id":1697,"type":"article-journal","abstract":"The problem of selecting one of a number of models of different dimensions is treated by finding its Bayes solution, and evaluating the leading terms of its asymptotic expansion. These terms are a valid large-sample criterion beyond the Bayesian context, since they do not depend on the a priori distribution.","container-title":"The Annals of Statistics","ISSN":"0090-5364","issue":"2","note":"publisher: Institute of Mathematical Statistics","page":"461-464","source":"JSTOR","title":"Estimating the Dimension of a Model","volume":"6","author":[{"family":"Schwarz","given":"Gideon"}],"issued":{"date-parts":[["1978"]]}}}],"schema":"https://github.com/citation-style-language/schema/raw/master/csl-citation.json"} </w:delInstrText>
        </w:r>
        <w:r w:rsidR="00510C28" w:rsidRPr="00033637" w:rsidDel="000742FF">
          <w:rPr>
            <w:rFonts w:ascii="Times New Roman" w:hAnsi="Times New Roman" w:cs="Times New Roman"/>
            <w:sz w:val="24"/>
            <w:szCs w:val="24"/>
          </w:rPr>
          <w:fldChar w:fldCharType="separate"/>
        </w:r>
        <w:r w:rsidR="00350CF8" w:rsidRPr="00033637" w:rsidDel="000742FF">
          <w:rPr>
            <w:rFonts w:ascii="Times New Roman" w:hAnsi="Times New Roman" w:cs="Times New Roman"/>
            <w:sz w:val="24"/>
            <w:szCs w:val="24"/>
          </w:rPr>
          <w:delText>(Schwarz, 1978)</w:delText>
        </w:r>
        <w:r w:rsidR="00510C28" w:rsidRPr="00033637" w:rsidDel="000742FF">
          <w:rPr>
            <w:rFonts w:ascii="Times New Roman" w:hAnsi="Times New Roman" w:cs="Times New Roman"/>
            <w:sz w:val="24"/>
            <w:szCs w:val="24"/>
          </w:rPr>
          <w:fldChar w:fldCharType="end"/>
        </w:r>
      </w:del>
      <w:r w:rsidR="00510C28" w:rsidRPr="00033637">
        <w:rPr>
          <w:rFonts w:ascii="Times New Roman" w:hAnsi="Times New Roman" w:cs="Times New Roman"/>
          <w:sz w:val="24"/>
          <w:szCs w:val="24"/>
        </w:rPr>
        <w:t xml:space="preserve">) </w:t>
      </w:r>
      <w:r w:rsidR="008C2A80" w:rsidRPr="00033637">
        <w:rPr>
          <w:rFonts w:ascii="Times New Roman" w:hAnsi="Times New Roman" w:cs="Times New Roman"/>
          <w:sz w:val="24"/>
          <w:szCs w:val="24"/>
        </w:rPr>
        <w:t>as a goodness-of-fit measure for the</w:t>
      </w:r>
      <w:r w:rsidR="002F18A7" w:rsidRPr="00033637">
        <w:rPr>
          <w:rFonts w:ascii="Times New Roman" w:hAnsi="Times New Roman" w:cs="Times New Roman"/>
          <w:sz w:val="24"/>
          <w:szCs w:val="24"/>
        </w:rPr>
        <w:t xml:space="preserve"> final multiva</w:t>
      </w:r>
      <w:r w:rsidR="00D62E49" w:rsidRPr="00033637">
        <w:rPr>
          <w:rFonts w:ascii="Times New Roman" w:hAnsi="Times New Roman" w:cs="Times New Roman"/>
          <w:sz w:val="24"/>
          <w:szCs w:val="24"/>
        </w:rPr>
        <w:t xml:space="preserve">riable </w:t>
      </w:r>
      <w:r w:rsidR="008C2A80" w:rsidRPr="00033637">
        <w:rPr>
          <w:rFonts w:ascii="Times New Roman" w:hAnsi="Times New Roman" w:cs="Times New Roman"/>
          <w:sz w:val="24"/>
          <w:szCs w:val="24"/>
        </w:rPr>
        <w:t>logi</w:t>
      </w:r>
      <w:r w:rsidR="002F18A7" w:rsidRPr="00033637">
        <w:rPr>
          <w:rFonts w:ascii="Times New Roman" w:hAnsi="Times New Roman" w:cs="Times New Roman"/>
          <w:sz w:val="24"/>
          <w:szCs w:val="24"/>
        </w:rPr>
        <w:t xml:space="preserve">stic </w:t>
      </w:r>
      <w:r w:rsidR="008C2A80" w:rsidRPr="00033637">
        <w:rPr>
          <w:rFonts w:ascii="Times New Roman" w:hAnsi="Times New Roman" w:cs="Times New Roman"/>
          <w:sz w:val="24"/>
          <w:szCs w:val="24"/>
        </w:rPr>
        <w:t>model</w:t>
      </w:r>
      <w:ins w:id="652" w:author="Mohammad Nayeem Hasan" w:date="2024-12-22T23:02:00Z" w16du:dateUtc="2024-12-22T17:02:00Z">
        <w:r w:rsidR="0038778F" w:rsidRPr="00033637">
          <w:rPr>
            <w:rFonts w:ascii="Times New Roman" w:hAnsi="Times New Roman" w:cs="Times New Roman"/>
            <w:sz w:val="24"/>
            <w:szCs w:val="24"/>
          </w:rPr>
          <w:t xml:space="preserve"> </w:t>
        </w:r>
      </w:ins>
      <w:customXmlInsRangeStart w:id="653" w:author="Mohammad Nayeem Hasan" w:date="2024-12-22T23:03:00Z"/>
      <w:sdt>
        <w:sdtPr>
          <w:rPr>
            <w:rFonts w:ascii="Times New Roman" w:hAnsi="Times New Roman" w:cs="Times New Roman"/>
            <w:color w:val="000000"/>
            <w:sz w:val="24"/>
            <w:szCs w:val="24"/>
          </w:rPr>
          <w:tag w:val="MENDELEY_CITATION_v3_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"/>
          <w:id w:val="355316263"/>
          <w:placeholder>
            <w:docPart w:val="22AF9CA10D2545F49518C54151402461"/>
          </w:placeholder>
        </w:sdtPr>
        <w:sdtContent>
          <w:customXmlInsRangeEnd w:id="653"/>
          <w:r w:rsidR="00FE1019" w:rsidRPr="00033637">
            <w:rPr>
              <w:rFonts w:ascii="Times New Roman" w:hAnsi="Times New Roman" w:cs="Times New Roman"/>
              <w:color w:val="000000"/>
              <w:sz w:val="24"/>
              <w:szCs w:val="24"/>
            </w:rPr>
            <w:t>(Akaike, 1974; G, 1978)</w:t>
          </w:r>
          <w:customXmlInsRangeStart w:id="654" w:author="Mohammad Nayeem Hasan" w:date="2024-12-22T23:03:00Z"/>
        </w:sdtContent>
      </w:sdt>
      <w:customXmlInsRangeEnd w:id="654"/>
      <w:r w:rsidR="008C2A80" w:rsidRPr="00033637">
        <w:rPr>
          <w:rFonts w:ascii="Times New Roman" w:hAnsi="Times New Roman" w:cs="Times New Roman"/>
          <w:sz w:val="24"/>
          <w:szCs w:val="24"/>
        </w:rPr>
        <w:t>.</w:t>
      </w:r>
    </w:p>
    <w:p w14:paraId="7BA20466" w14:textId="2B2EBAD2" w:rsidR="00275578" w:rsidRPr="00033637" w:rsidRDefault="00275578" w:rsidP="00F31FB2">
      <w:pPr>
        <w:spacing w:line="480" w:lineRule="auto"/>
        <w:ind w:firstLine="720"/>
        <w:rPr>
          <w:ins w:id="655" w:author="Mohammad Nayeem Hasan" w:date="2024-12-23T01:48:00Z" w16du:dateUtc="2024-12-22T19:48:00Z"/>
          <w:rFonts w:ascii="Times New Roman" w:hAnsi="Times New Roman" w:cs="Times New Roman"/>
          <w:sz w:val="24"/>
          <w:szCs w:val="24"/>
        </w:rPr>
      </w:pPr>
      <w:r w:rsidRPr="00033637">
        <w:rPr>
          <w:rFonts w:ascii="Times New Roman" w:hAnsi="Times New Roman" w:cs="Times New Roman"/>
          <w:sz w:val="24"/>
          <w:szCs w:val="24"/>
        </w:rPr>
        <w:t xml:space="preserve">We used </w:t>
      </w:r>
      <w:ins w:id="656" w:author="Mohammad Nayeem Hasan" w:date="2024-11-03T23:08:00Z">
        <w:r w:rsidR="0077291E" w:rsidRPr="00033637">
          <w:rPr>
            <w:rFonts w:ascii="Times New Roman" w:hAnsi="Times New Roman" w:cs="Times New Roman"/>
            <w:sz w:val="24"/>
            <w:szCs w:val="24"/>
          </w:rPr>
          <w:t>the </w:t>
        </w:r>
      </w:ins>
      <w:r w:rsidRPr="00033637">
        <w:rPr>
          <w:rFonts w:ascii="Times New Roman" w:hAnsi="Times New Roman" w:cs="Times New Roman"/>
          <w:sz w:val="24"/>
          <w:szCs w:val="24"/>
        </w:rPr>
        <w:t>Stata command</w:t>
      </w:r>
      <w:r w:rsidR="00D60A98" w:rsidRPr="00033637">
        <w:rPr>
          <w:rFonts w:ascii="Times New Roman" w:hAnsi="Times New Roman" w:cs="Times New Roman"/>
          <w:sz w:val="24"/>
          <w:szCs w:val="24"/>
        </w:rPr>
        <w:t xml:space="preserve"> (</w:t>
      </w:r>
      <w:proofErr w:type="spellStart"/>
      <w:r w:rsidR="00D60A98" w:rsidRPr="00033637">
        <w:rPr>
          <w:rStyle w:val="fontstyle01"/>
          <w:rFonts w:ascii="Times New Roman" w:hAnsi="Times New Roman" w:cs="Times New Roman"/>
          <w:sz w:val="24"/>
          <w:szCs w:val="24"/>
        </w:rPr>
        <w:t>Svyset</w:t>
      </w:r>
      <w:proofErr w:type="spellEnd"/>
      <w:r w:rsidR="00D60A98" w:rsidRPr="00033637">
        <w:rPr>
          <w:rStyle w:val="fontstyle01"/>
          <w:rFonts w:ascii="Times New Roman" w:hAnsi="Times New Roman" w:cs="Times New Roman"/>
          <w:sz w:val="24"/>
          <w:szCs w:val="24"/>
        </w:rPr>
        <w:t>)</w:t>
      </w:r>
      <w:r w:rsidRPr="00033637">
        <w:rPr>
          <w:rFonts w:ascii="Times New Roman" w:hAnsi="Times New Roman" w:cs="Times New Roman"/>
          <w:sz w:val="24"/>
          <w:szCs w:val="24"/>
        </w:rPr>
        <w:t xml:space="preserve"> of the survey data reference manual to </w:t>
      </w:r>
      <w:del w:id="657" w:author="Mohammad Nayeem Hasan" w:date="2024-11-03T23:08:00Z">
        <w:r w:rsidRPr="00033637" w:rsidDel="0077291E">
          <w:rPr>
            <w:rFonts w:ascii="Times New Roman" w:hAnsi="Times New Roman" w:cs="Times New Roman"/>
            <w:sz w:val="24"/>
            <w:szCs w:val="24"/>
          </w:rPr>
          <w:delText>account</w:delText>
        </w:r>
        <w:r w:rsidR="00A809D3" w:rsidRPr="00033637" w:rsidDel="0077291E">
          <w:rPr>
            <w:rFonts w:ascii="Times New Roman" w:hAnsi="Times New Roman" w:cs="Times New Roman"/>
            <w:sz w:val="24"/>
            <w:szCs w:val="24"/>
          </w:rPr>
          <w:delText>ing</w:delText>
        </w:r>
        <w:r w:rsidRPr="00033637" w:rsidDel="0077291E">
          <w:rPr>
            <w:rFonts w:ascii="Times New Roman" w:hAnsi="Times New Roman" w:cs="Times New Roman"/>
            <w:sz w:val="24"/>
            <w:szCs w:val="24"/>
          </w:rPr>
          <w:delText xml:space="preserve"> </w:delText>
        </w:r>
      </w:del>
      <w:ins w:id="658" w:author="Mohammad Nayeem Hasan" w:date="2024-11-03T23:08:00Z">
        <w:r w:rsidR="0077291E" w:rsidRPr="00033637">
          <w:rPr>
            <w:rFonts w:ascii="Times New Roman" w:hAnsi="Times New Roman" w:cs="Times New Roman"/>
            <w:sz w:val="24"/>
            <w:szCs w:val="24"/>
          </w:rPr>
          <w:t xml:space="preserve">account </w:t>
        </w:r>
      </w:ins>
      <w:r w:rsidRPr="00033637">
        <w:rPr>
          <w:rFonts w:ascii="Times New Roman" w:hAnsi="Times New Roman" w:cs="Times New Roman"/>
          <w:sz w:val="24"/>
          <w:szCs w:val="24"/>
        </w:rPr>
        <w:t>for the complex survey settings of the datasets</w:t>
      </w:r>
      <w:ins w:id="659" w:author="Mohammad Nayeem Hasan" w:date="2024-12-22T23:03:00Z" w16du:dateUtc="2024-12-22T17:03:00Z">
        <w:r w:rsidR="00FE0BDB" w:rsidRPr="00033637">
          <w:rPr>
            <w:rFonts w:ascii="Times New Roman" w:hAnsi="Times New Roman" w:cs="Times New Roman"/>
            <w:sz w:val="24"/>
            <w:szCs w:val="24"/>
          </w:rPr>
          <w:t xml:space="preserve"> </w:t>
        </w:r>
      </w:ins>
      <w:sdt>
        <w:sdtPr>
          <w:rPr>
            <w:rFonts w:ascii="Times New Roman" w:hAnsi="Times New Roman" w:cs="Times New Roman"/>
            <w:color w:val="000000"/>
            <w:sz w:val="24"/>
            <w:szCs w:val="24"/>
          </w:rPr>
          <w:tag w:val="MENDELEY_CITATION_v3_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"/>
          <w:id w:val="106545655"/>
          <w:placeholder>
            <w:docPart w:val="DefaultPlaceholder_-1854013440"/>
          </w:placeholder>
        </w:sdtPr>
        <w:sdtContent>
          <w:r w:rsidR="00FE1019" w:rsidRPr="00033637">
            <w:rPr>
              <w:rFonts w:ascii="Times New Roman" w:hAnsi="Times New Roman" w:cs="Times New Roman"/>
              <w:color w:val="000000"/>
              <w:sz w:val="24"/>
              <w:szCs w:val="24"/>
            </w:rPr>
            <w:t>(Stata, 2023; UCLA, 2023)</w:t>
          </w:r>
        </w:sdtContent>
      </w:sdt>
      <w:r w:rsidRPr="00033637">
        <w:rPr>
          <w:rFonts w:ascii="Times New Roman" w:hAnsi="Times New Roman" w:cs="Times New Roman"/>
          <w:sz w:val="24"/>
          <w:szCs w:val="24"/>
        </w:rPr>
        <w:t>.</w:t>
      </w:r>
      <w:r w:rsidR="00D60A98" w:rsidRPr="00033637">
        <w:rPr>
          <w:rFonts w:ascii="Times New Roman" w:hAnsi="Times New Roman" w:cs="Times New Roman"/>
          <w:sz w:val="24"/>
          <w:szCs w:val="24"/>
        </w:rPr>
        <w:t xml:space="preserve"> </w:t>
      </w:r>
      <w:proofErr w:type="spellStart"/>
      <w:r w:rsidR="00D60A98" w:rsidRPr="00033637">
        <w:rPr>
          <w:rFonts w:ascii="Times New Roman" w:hAnsi="Times New Roman" w:cs="Times New Roman"/>
          <w:sz w:val="24"/>
          <w:szCs w:val="24"/>
        </w:rPr>
        <w:t>Svyset</w:t>
      </w:r>
      <w:proofErr w:type="spellEnd"/>
      <w:r w:rsidR="00D60A98" w:rsidRPr="00033637">
        <w:rPr>
          <w:rFonts w:ascii="Times New Roman" w:hAnsi="Times New Roman" w:cs="Times New Roman"/>
          <w:sz w:val="24"/>
          <w:szCs w:val="24"/>
        </w:rPr>
        <w:t xml:space="preserve"> commands </w:t>
      </w:r>
      <w:r w:rsidR="009540A1" w:rsidRPr="00033637">
        <w:rPr>
          <w:rFonts w:ascii="Times New Roman" w:hAnsi="Times New Roman" w:cs="Times New Roman"/>
          <w:sz w:val="24"/>
          <w:szCs w:val="24"/>
        </w:rPr>
        <w:t>were developed for STATA</w:t>
      </w:r>
      <w:ins w:id="660" w:author="Mohammad Nayeem Hasan" w:date="2024-11-05T04:32:00Z">
        <w:r w:rsidR="00E022DE" w:rsidRPr="00033637">
          <w:rPr>
            <w:rFonts w:ascii="Times New Roman" w:hAnsi="Times New Roman" w:cs="Times New Roman"/>
            <w:sz w:val="24"/>
            <w:szCs w:val="24"/>
          </w:rPr>
          <w:t xml:space="preserve"> (Version 18)</w:t>
        </w:r>
      </w:ins>
      <w:r w:rsidR="009540A1" w:rsidRPr="00033637">
        <w:rPr>
          <w:rFonts w:ascii="Times New Roman" w:hAnsi="Times New Roman" w:cs="Times New Roman"/>
          <w:sz w:val="24"/>
          <w:szCs w:val="24"/>
        </w:rPr>
        <w:t xml:space="preserve"> to consider the survey </w:t>
      </w:r>
      <w:r w:rsidR="00D60A98" w:rsidRPr="00033637">
        <w:rPr>
          <w:rFonts w:ascii="Times New Roman" w:hAnsi="Times New Roman" w:cs="Times New Roman"/>
          <w:sz w:val="24"/>
          <w:szCs w:val="24"/>
        </w:rPr>
        <w:t xml:space="preserve">design elements such as </w:t>
      </w:r>
      <w:r w:rsidR="009540A1" w:rsidRPr="00033637">
        <w:rPr>
          <w:rFonts w:ascii="Times New Roman" w:hAnsi="Times New Roman" w:cs="Times New Roman"/>
          <w:sz w:val="24"/>
          <w:szCs w:val="24"/>
        </w:rPr>
        <w:t>sample weights, PSU, clusters</w:t>
      </w:r>
      <w:ins w:id="661" w:author="Mohammad Nayeem Hasan" w:date="2024-11-03T23:08:00Z">
        <w:r w:rsidR="0077291E" w:rsidRPr="00033637">
          <w:rPr>
            <w:rFonts w:ascii="Times New Roman" w:hAnsi="Times New Roman" w:cs="Times New Roman"/>
            <w:sz w:val="24"/>
            <w:szCs w:val="24"/>
          </w:rPr>
          <w:t>,</w:t>
        </w:r>
      </w:ins>
      <w:r w:rsidR="00682909" w:rsidRPr="00033637">
        <w:rPr>
          <w:rFonts w:ascii="Times New Roman" w:hAnsi="Times New Roman" w:cs="Times New Roman"/>
          <w:sz w:val="24"/>
          <w:szCs w:val="24"/>
        </w:rPr>
        <w:t xml:space="preserve"> and </w:t>
      </w:r>
      <w:r w:rsidR="009540A1" w:rsidRPr="00033637">
        <w:rPr>
          <w:rFonts w:ascii="Times New Roman" w:hAnsi="Times New Roman" w:cs="Times New Roman"/>
          <w:sz w:val="24"/>
          <w:szCs w:val="24"/>
        </w:rPr>
        <w:t>strata</w:t>
      </w:r>
      <w:ins w:id="662" w:author="Mohammad Nayeem Hasan" w:date="2024-12-22T23:29:00Z" w16du:dateUtc="2024-12-22T17:29:00Z">
        <w:r w:rsidR="001F612D" w:rsidRPr="00033637">
          <w:rPr>
            <w:rFonts w:ascii="Times New Roman" w:hAnsi="Times New Roman" w:cs="Times New Roman"/>
            <w:sz w:val="24"/>
            <w:szCs w:val="24"/>
          </w:rPr>
          <w:t xml:space="preserve"> </w:t>
        </w:r>
      </w:ins>
      <w:sdt>
        <w:sdtPr>
          <w:rPr>
            <w:rFonts w:ascii="Times New Roman" w:hAnsi="Times New Roman" w:cs="Times New Roman"/>
            <w:color w:val="000000"/>
            <w:sz w:val="24"/>
            <w:szCs w:val="24"/>
          </w:rPr>
          <w:tag w:val="MENDELEY_CITATION_v3_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"/>
          <w:id w:val="-1898891229"/>
          <w:placeholder>
            <w:docPart w:val="DefaultPlaceholder_-1854013440"/>
          </w:placeholder>
        </w:sdtPr>
        <w:sdtContent>
          <w:r w:rsidR="00FE1019" w:rsidRPr="00033637">
            <w:rPr>
              <w:rFonts w:ascii="Times New Roman" w:hAnsi="Times New Roman" w:cs="Times New Roman"/>
              <w:color w:val="000000"/>
              <w:sz w:val="24"/>
              <w:szCs w:val="24"/>
            </w:rPr>
            <w:t>(UCLA, 2023)</w:t>
          </w:r>
        </w:sdtContent>
      </w:sdt>
      <w:del w:id="663" w:author="Mohammad Nayeem Hasan" w:date="2024-12-22T23:04:00Z" w16du:dateUtc="2024-12-22T17:04:00Z">
        <w:r w:rsidR="00FE0BDB" w:rsidRPr="00033637" w:rsidDel="00FE0BDB">
          <w:rPr>
            <w:rFonts w:ascii="Times New Roman" w:hAnsi="Times New Roman" w:cs="Times New Roman"/>
            <w:sz w:val="24"/>
            <w:szCs w:val="24"/>
          </w:rPr>
          <w:delText xml:space="preserve"> </w:delText>
        </w:r>
        <w:r w:rsidR="00D60A98" w:rsidRPr="00033637" w:rsidDel="00FE0BDB">
          <w:rPr>
            <w:rFonts w:ascii="Times New Roman" w:hAnsi="Times New Roman" w:cs="Times New Roman"/>
            <w:sz w:val="24"/>
            <w:szCs w:val="24"/>
          </w:rPr>
          <w:delText xml:space="preserve"> </w:delText>
        </w:r>
        <w:r w:rsidR="00510C28" w:rsidRPr="00033637" w:rsidDel="00FE0BDB">
          <w:rPr>
            <w:rFonts w:ascii="Times New Roman" w:hAnsi="Times New Roman" w:cs="Times New Roman"/>
            <w:sz w:val="24"/>
            <w:szCs w:val="24"/>
          </w:rPr>
          <w:fldChar w:fldCharType="begin"/>
        </w:r>
        <w:r w:rsidR="00EE21D6" w:rsidRPr="00033637" w:rsidDel="00FE0BDB">
          <w:rPr>
            <w:rFonts w:ascii="Times New Roman" w:hAnsi="Times New Roman" w:cs="Times New Roman"/>
            <w:sz w:val="24"/>
            <w:szCs w:val="24"/>
          </w:rPr>
          <w:delInstrText xml:space="preserve"> ADDIN ZOTERO_ITEM CSL_CITATION {"citationID":"a2v95v446a","properties":{"formattedCitation":"(\\uc0\\u8220{}Survey Data Analysis in Stata,\\uc0\\u8221{} 2021)","plainCitation":"(“Survey Data Analysis in Stata,” 2021)","noteIndex":0},"citationItems":[{"id":1698,"uris":["http://zotero.org/users/4185209/items/27YATJMV"],"itemData":{"id":1698,"type":"webpage","title":"Survey Data Analysis in Stata","URL":"https://stats.oarc.ucla.edu/stata/seminars/svy-stata-8/","accessed":{"date-parts":[["2023",1,21]]},"issued":{"date-parts":[["2021"]]}}}],"schema":"https://github.com/citation-style-language/schema/raw/master/csl-citation.json"} </w:delInstrText>
        </w:r>
        <w:r w:rsidR="00510C28" w:rsidRPr="00033637" w:rsidDel="00FE0BDB">
          <w:rPr>
            <w:rFonts w:ascii="Times New Roman" w:hAnsi="Times New Roman" w:cs="Times New Roman"/>
            <w:sz w:val="24"/>
            <w:szCs w:val="24"/>
          </w:rPr>
          <w:fldChar w:fldCharType="separate"/>
        </w:r>
        <w:r w:rsidR="00EE21D6" w:rsidRPr="00033637" w:rsidDel="00FE0BDB">
          <w:rPr>
            <w:rFonts w:ascii="Times New Roman" w:hAnsi="Times New Roman" w:cs="Times New Roman"/>
            <w:sz w:val="24"/>
            <w:szCs w:val="24"/>
          </w:rPr>
          <w:delText>(“Survey Data Analysis in Stata,” 2021)</w:delText>
        </w:r>
        <w:r w:rsidR="00510C28" w:rsidRPr="00033637" w:rsidDel="00FE0BDB">
          <w:rPr>
            <w:rFonts w:ascii="Times New Roman" w:hAnsi="Times New Roman" w:cs="Times New Roman"/>
            <w:sz w:val="24"/>
            <w:szCs w:val="24"/>
          </w:rPr>
          <w:fldChar w:fldCharType="end"/>
        </w:r>
      </w:del>
      <w:r w:rsidR="00510C28" w:rsidRPr="00033637">
        <w:rPr>
          <w:rFonts w:ascii="Times New Roman" w:hAnsi="Times New Roman" w:cs="Times New Roman"/>
          <w:sz w:val="24"/>
          <w:szCs w:val="24"/>
        </w:rPr>
        <w:t>.</w:t>
      </w:r>
    </w:p>
    <w:p w14:paraId="6DD410E5" w14:textId="77777777" w:rsidR="00AD6C4A" w:rsidRPr="00033637" w:rsidRDefault="00AD6C4A" w:rsidP="00F31FB2">
      <w:pPr>
        <w:spacing w:line="480" w:lineRule="auto"/>
        <w:ind w:firstLine="720"/>
        <w:rPr>
          <w:ins w:id="664" w:author="Mohammad Nayeem Hasan" w:date="2024-12-23T01:48:00Z" w16du:dateUtc="2024-12-22T19:48:00Z"/>
          <w:rFonts w:ascii="Times New Roman" w:hAnsi="Times New Roman" w:cs="Times New Roman"/>
          <w:sz w:val="24"/>
          <w:szCs w:val="24"/>
        </w:rPr>
      </w:pPr>
    </w:p>
    <w:p w14:paraId="485F3113" w14:textId="77777777" w:rsidR="00AD6C4A" w:rsidRPr="00033637" w:rsidRDefault="00AD6C4A" w:rsidP="00F31FB2">
      <w:pPr>
        <w:spacing w:line="480" w:lineRule="auto"/>
        <w:ind w:firstLine="720"/>
        <w:rPr>
          <w:ins w:id="665" w:author="Mohammad Nayeem Hasan" w:date="2024-11-05T13:44:00Z"/>
          <w:rFonts w:ascii="Times New Roman" w:hAnsi="Times New Roman" w:cs="Times New Roman"/>
          <w:sz w:val="24"/>
          <w:szCs w:val="24"/>
        </w:rPr>
      </w:pPr>
    </w:p>
    <w:p w14:paraId="1ACCA390" w14:textId="4462AD19" w:rsidR="007460F0" w:rsidRPr="00033637" w:rsidRDefault="007460F0" w:rsidP="00F31FB2">
      <w:pPr>
        <w:spacing w:line="480" w:lineRule="auto"/>
        <w:rPr>
          <w:ins w:id="666" w:author="Mohammad Nayeem Hasan" w:date="2024-11-05T13:44:00Z"/>
          <w:rFonts w:ascii="Times New Roman" w:hAnsi="Times New Roman" w:cs="Times New Roman"/>
          <w:b/>
          <w:sz w:val="24"/>
          <w:szCs w:val="24"/>
        </w:rPr>
      </w:pPr>
      <w:ins w:id="667" w:author="Mohammad Nayeem Hasan" w:date="2024-11-05T13:44:00Z">
        <w:r w:rsidRPr="00033637">
          <w:rPr>
            <w:rFonts w:ascii="Times New Roman" w:hAnsi="Times New Roman" w:cs="Times New Roman"/>
            <w:b/>
            <w:sz w:val="24"/>
            <w:szCs w:val="24"/>
          </w:rPr>
          <w:t xml:space="preserve">Ethical </w:t>
        </w:r>
      </w:ins>
      <w:ins w:id="668" w:author="Mohammad Nayeem Hasan" w:date="2024-12-23T01:49:00Z" w16du:dateUtc="2024-12-22T19:49:00Z">
        <w:r w:rsidR="00AD6C4A" w:rsidRPr="00033637">
          <w:rPr>
            <w:rFonts w:ascii="Times New Roman" w:hAnsi="Times New Roman" w:cs="Times New Roman"/>
            <w:b/>
            <w:sz w:val="24"/>
            <w:szCs w:val="24"/>
          </w:rPr>
          <w:t>Approval</w:t>
        </w:r>
      </w:ins>
    </w:p>
    <w:p w14:paraId="37AB96C4" w14:textId="77777777" w:rsidR="007460F0" w:rsidRPr="00033637" w:rsidRDefault="007460F0" w:rsidP="00F31FB2">
      <w:pPr>
        <w:spacing w:line="480" w:lineRule="auto"/>
        <w:rPr>
          <w:ins w:id="669" w:author="Mohammad Nayeem Hasan" w:date="2024-11-05T13:44:00Z"/>
          <w:rFonts w:ascii="Times New Roman" w:hAnsi="Times New Roman" w:cs="Times New Roman"/>
          <w:sz w:val="24"/>
          <w:szCs w:val="24"/>
        </w:rPr>
      </w:pPr>
      <w:ins w:id="670" w:author="Mohammad Nayeem Hasan" w:date="2024-11-05T13:44:00Z">
        <w:r w:rsidRPr="00033637">
          <w:rPr>
            <w:rFonts w:ascii="Times New Roman" w:hAnsi="Times New Roman" w:cs="Times New Roman"/>
            <w:sz w:val="24"/>
            <w:szCs w:val="24"/>
          </w:rPr>
          <w:lastRenderedPageBreak/>
          <w:t>Our study was wholly based on an analysis of existing public domain health survey datasets obtained from the MICS 2006, 2012, and 2019 which is freely available online with all personal identifying information removed. The MICS procedures were reviewed and approved by the Bangladesh Bureau of Statistics (BBS) and UNICEF. Informed consent was obtained from participants while interviewing them. Because this study involved the analysis of secondary data thus, it did not require the ethical approval of the respective institution.</w:t>
        </w:r>
      </w:ins>
    </w:p>
    <w:p w14:paraId="687E06D0" w14:textId="77777777" w:rsidR="007460F0" w:rsidRPr="00033637" w:rsidDel="0058318F" w:rsidRDefault="007460F0" w:rsidP="00F31FB2">
      <w:pPr>
        <w:spacing w:line="480" w:lineRule="auto"/>
        <w:rPr>
          <w:del w:id="671" w:author="Mohammad Nayeem Hasan" w:date="2024-12-23T01:49:00Z" w16du:dateUtc="2024-12-22T19:49:00Z"/>
          <w:rFonts w:ascii="Times New Roman" w:hAnsi="Times New Roman" w:cs="Times New Roman"/>
          <w:b/>
          <w:sz w:val="24"/>
          <w:szCs w:val="24"/>
        </w:rPr>
        <w:pPrChange w:id="672" w:author="Mohammad Nayeem Hasan" w:date="2024-12-23T01:38:00Z" w16du:dateUtc="2024-12-22T19:38:00Z">
          <w:pPr>
            <w:spacing w:line="480" w:lineRule="auto"/>
            <w:ind w:firstLine="720"/>
          </w:pPr>
        </w:pPrChange>
      </w:pPr>
    </w:p>
    <w:p w14:paraId="1EFCBEDB" w14:textId="3D77EBF5" w:rsidR="00714917" w:rsidRPr="00033637" w:rsidRDefault="00275578" w:rsidP="00F31FB2">
      <w:pPr>
        <w:spacing w:line="480" w:lineRule="auto"/>
        <w:rPr>
          <w:rFonts w:ascii="Times New Roman" w:hAnsi="Times New Roman" w:cs="Times New Roman"/>
          <w:b/>
          <w:sz w:val="24"/>
          <w:szCs w:val="24"/>
        </w:rPr>
      </w:pPr>
      <w:r w:rsidRPr="00033637">
        <w:rPr>
          <w:rFonts w:ascii="Times New Roman" w:hAnsi="Times New Roman" w:cs="Times New Roman"/>
          <w:b/>
          <w:sz w:val="24"/>
          <w:szCs w:val="24"/>
        </w:rPr>
        <w:t>Results</w:t>
      </w:r>
    </w:p>
    <w:p w14:paraId="7F080510" w14:textId="142B4529" w:rsidR="00E64C65" w:rsidRPr="00033637" w:rsidRDefault="00714917" w:rsidP="00F31FB2">
      <w:pPr>
        <w:spacing w:line="480" w:lineRule="auto"/>
        <w:ind w:firstLine="720"/>
        <w:rPr>
          <w:ins w:id="673" w:author="Mohammad Nayeem Hasan" w:date="2024-11-03T23:15:00Z"/>
          <w:rFonts w:ascii="Times New Roman" w:hAnsi="Times New Roman" w:cs="Times New Roman"/>
          <w:color w:val="313131"/>
          <w:sz w:val="24"/>
          <w:szCs w:val="24"/>
          <w:shd w:val="clear" w:color="auto" w:fill="FFFFFF"/>
        </w:rPr>
      </w:pPr>
      <w:r w:rsidRPr="00033637">
        <w:rPr>
          <w:rFonts w:ascii="Times New Roman" w:hAnsi="Times New Roman" w:cs="Times New Roman"/>
          <w:color w:val="313131"/>
          <w:sz w:val="24"/>
          <w:szCs w:val="24"/>
          <w:shd w:val="clear" w:color="auto" w:fill="FFFFFF"/>
        </w:rPr>
        <w:t xml:space="preserve">The </w:t>
      </w:r>
      <w:r w:rsidR="00533687" w:rsidRPr="00033637">
        <w:rPr>
          <w:rFonts w:ascii="Times New Roman" w:hAnsi="Times New Roman" w:cs="Times New Roman"/>
          <w:color w:val="313131"/>
          <w:sz w:val="24"/>
          <w:szCs w:val="24"/>
          <w:shd w:val="clear" w:color="auto" w:fill="FFFFFF"/>
        </w:rPr>
        <w:t>occurrence</w:t>
      </w:r>
      <w:r w:rsidRPr="00033637">
        <w:rPr>
          <w:rFonts w:ascii="Times New Roman" w:hAnsi="Times New Roman" w:cs="Times New Roman"/>
          <w:color w:val="313131"/>
          <w:sz w:val="24"/>
          <w:szCs w:val="24"/>
          <w:shd w:val="clear" w:color="auto" w:fill="FFFFFF"/>
        </w:rPr>
        <w:t xml:space="preserve"> of diarrhea among </w:t>
      </w:r>
      <w:r w:rsidR="002A6237" w:rsidRPr="00033637">
        <w:rPr>
          <w:rFonts w:ascii="Times New Roman" w:hAnsi="Times New Roman" w:cs="Times New Roman"/>
          <w:color w:val="313131"/>
          <w:sz w:val="24"/>
          <w:szCs w:val="24"/>
          <w:shd w:val="clear" w:color="auto" w:fill="FFFFFF"/>
        </w:rPr>
        <w:t>0-</w:t>
      </w:r>
      <w:del w:id="674" w:author="Mohammad Nayeem Hasan" w:date="2024-11-03T23:08:00Z">
        <w:r w:rsidR="002A6237" w:rsidRPr="00033637" w:rsidDel="0077291E">
          <w:rPr>
            <w:rFonts w:ascii="Times New Roman" w:hAnsi="Times New Roman" w:cs="Times New Roman"/>
            <w:color w:val="313131"/>
            <w:sz w:val="24"/>
            <w:szCs w:val="24"/>
            <w:shd w:val="clear" w:color="auto" w:fill="FFFFFF"/>
          </w:rPr>
          <w:delText xml:space="preserve">5 </w:delText>
        </w:r>
      </w:del>
      <w:ins w:id="675" w:author="Mohammad Nayeem Hasan" w:date="2024-11-03T23:08:00Z">
        <w:r w:rsidR="0077291E" w:rsidRPr="00033637">
          <w:rPr>
            <w:rFonts w:ascii="Times New Roman" w:hAnsi="Times New Roman" w:cs="Times New Roman"/>
            <w:color w:val="313131"/>
            <w:sz w:val="24"/>
            <w:szCs w:val="24"/>
            <w:shd w:val="clear" w:color="auto" w:fill="FFFFFF"/>
          </w:rPr>
          <w:t>5-</w:t>
        </w:r>
      </w:ins>
      <w:del w:id="676" w:author="Mohammad Nayeem Hasan" w:date="2024-11-03T23:08:00Z">
        <w:r w:rsidR="002A6237" w:rsidRPr="00033637" w:rsidDel="0077291E">
          <w:rPr>
            <w:rFonts w:ascii="Times New Roman" w:hAnsi="Times New Roman" w:cs="Times New Roman"/>
            <w:color w:val="313131"/>
            <w:sz w:val="24"/>
            <w:szCs w:val="24"/>
            <w:shd w:val="clear" w:color="auto" w:fill="FFFFFF"/>
          </w:rPr>
          <w:delText xml:space="preserve">years </w:delText>
        </w:r>
      </w:del>
      <w:ins w:id="677" w:author="Mohammad Nayeem Hasan" w:date="2024-11-03T23:08:00Z">
        <w:r w:rsidR="0077291E" w:rsidRPr="00033637">
          <w:rPr>
            <w:rFonts w:ascii="Times New Roman" w:hAnsi="Times New Roman" w:cs="Times New Roman"/>
            <w:color w:val="313131"/>
            <w:sz w:val="24"/>
            <w:szCs w:val="24"/>
            <w:shd w:val="clear" w:color="auto" w:fill="FFFFFF"/>
          </w:rPr>
          <w:t>year-</w:t>
        </w:r>
      </w:ins>
      <w:r w:rsidR="002A6237" w:rsidRPr="00033637">
        <w:rPr>
          <w:rFonts w:ascii="Times New Roman" w:hAnsi="Times New Roman" w:cs="Times New Roman"/>
          <w:color w:val="313131"/>
          <w:sz w:val="24"/>
          <w:szCs w:val="24"/>
          <w:shd w:val="clear" w:color="auto" w:fill="FFFFFF"/>
        </w:rPr>
        <w:t xml:space="preserve">old </w:t>
      </w:r>
      <w:r w:rsidRPr="00033637">
        <w:rPr>
          <w:rFonts w:ascii="Times New Roman" w:hAnsi="Times New Roman" w:cs="Times New Roman"/>
          <w:color w:val="313131"/>
          <w:sz w:val="24"/>
          <w:szCs w:val="24"/>
          <w:shd w:val="clear" w:color="auto" w:fill="FFFFFF"/>
        </w:rPr>
        <w:t xml:space="preserve">children decreased from 7.1% in 2006 to 3.9% in 2012 then increased to 6.9% in 2019.  </w:t>
      </w:r>
      <w:r w:rsidR="00864741" w:rsidRPr="00033637">
        <w:rPr>
          <w:rFonts w:ascii="Times New Roman" w:hAnsi="Times New Roman" w:cs="Times New Roman"/>
          <w:color w:val="313131"/>
          <w:sz w:val="24"/>
          <w:szCs w:val="24"/>
          <w:shd w:val="clear" w:color="auto" w:fill="FFFFFF"/>
        </w:rPr>
        <w:t>Moreover,</w:t>
      </w:r>
      <w:r w:rsidRPr="00033637">
        <w:rPr>
          <w:rFonts w:ascii="Times New Roman" w:hAnsi="Times New Roman" w:cs="Times New Roman"/>
          <w:color w:val="313131"/>
          <w:sz w:val="24"/>
          <w:szCs w:val="24"/>
          <w:shd w:val="clear" w:color="auto" w:fill="FFFFFF"/>
        </w:rPr>
        <w:t xml:space="preserve"> among the age group </w:t>
      </w:r>
      <w:r w:rsidR="00E0777D" w:rsidRPr="00033637">
        <w:rPr>
          <w:rFonts w:ascii="Times New Roman" w:hAnsi="Times New Roman" w:cs="Times New Roman"/>
          <w:color w:val="313131"/>
          <w:sz w:val="24"/>
          <w:szCs w:val="24"/>
          <w:shd w:val="clear" w:color="auto" w:fill="FFFFFF"/>
        </w:rPr>
        <w:t>12–</w:t>
      </w:r>
      <w:del w:id="678" w:author="Mohammad Nayeem Hasan" w:date="2024-11-03T23:08:00Z">
        <w:r w:rsidR="00E0777D" w:rsidRPr="00033637" w:rsidDel="0077291E">
          <w:rPr>
            <w:rFonts w:ascii="Times New Roman" w:hAnsi="Times New Roman" w:cs="Times New Roman"/>
            <w:color w:val="313131"/>
            <w:sz w:val="24"/>
            <w:szCs w:val="24"/>
            <w:shd w:val="clear" w:color="auto" w:fill="FFFFFF"/>
          </w:rPr>
          <w:delText>23-month</w:delText>
        </w:r>
      </w:del>
      <w:ins w:id="679" w:author="Mohammad Nayeem Hasan" w:date="2024-11-03T23:08:00Z">
        <w:r w:rsidR="0077291E" w:rsidRPr="00033637">
          <w:rPr>
            <w:rFonts w:ascii="Times New Roman" w:hAnsi="Times New Roman" w:cs="Times New Roman"/>
            <w:color w:val="313131"/>
            <w:sz w:val="24"/>
            <w:szCs w:val="24"/>
            <w:shd w:val="clear" w:color="auto" w:fill="FFFFFF"/>
          </w:rPr>
          <w:t>23-month-old</w:t>
        </w:r>
      </w:ins>
      <w:r w:rsidRPr="00033637">
        <w:rPr>
          <w:rFonts w:ascii="Times New Roman" w:hAnsi="Times New Roman" w:cs="Times New Roman"/>
          <w:color w:val="313131"/>
          <w:sz w:val="24"/>
          <w:szCs w:val="24"/>
          <w:shd w:val="clear" w:color="auto" w:fill="FFFFFF"/>
        </w:rPr>
        <w:t xml:space="preserve"> children 10.</w:t>
      </w:r>
      <w:r w:rsidR="004D0B15" w:rsidRPr="00033637">
        <w:rPr>
          <w:rFonts w:ascii="Times New Roman" w:hAnsi="Times New Roman" w:cs="Times New Roman"/>
          <w:color w:val="313131"/>
          <w:sz w:val="24"/>
          <w:szCs w:val="24"/>
          <w:shd w:val="clear" w:color="auto" w:fill="FFFFFF"/>
        </w:rPr>
        <w:t>0</w:t>
      </w:r>
      <w:r w:rsidRPr="00033637">
        <w:rPr>
          <w:rFonts w:ascii="Times New Roman" w:hAnsi="Times New Roman" w:cs="Times New Roman"/>
          <w:color w:val="313131"/>
          <w:sz w:val="24"/>
          <w:szCs w:val="24"/>
          <w:shd w:val="clear" w:color="auto" w:fill="FFFFFF"/>
        </w:rPr>
        <w:t>%, 7.7%</w:t>
      </w:r>
      <w:ins w:id="680" w:author="Mohammad Nayeem Hasan" w:date="2024-11-03T23:08:00Z">
        <w:r w:rsidR="0077291E" w:rsidRPr="00033637">
          <w:rPr>
            <w:rFonts w:ascii="Times New Roman" w:hAnsi="Times New Roman" w:cs="Times New Roman"/>
            <w:color w:val="313131"/>
            <w:sz w:val="24"/>
            <w:szCs w:val="24"/>
            <w:shd w:val="clear" w:color="auto" w:fill="FFFFFF"/>
          </w:rPr>
          <w:t>,</w:t>
        </w:r>
      </w:ins>
      <w:r w:rsidRPr="00033637">
        <w:rPr>
          <w:rFonts w:ascii="Times New Roman" w:hAnsi="Times New Roman" w:cs="Times New Roman"/>
          <w:color w:val="313131"/>
          <w:sz w:val="24"/>
          <w:szCs w:val="24"/>
          <w:shd w:val="clear" w:color="auto" w:fill="FFFFFF"/>
        </w:rPr>
        <w:t xml:space="preserve"> </w:t>
      </w:r>
      <w:r w:rsidR="00E0777D" w:rsidRPr="00033637">
        <w:rPr>
          <w:rFonts w:ascii="Times New Roman" w:hAnsi="Times New Roman" w:cs="Times New Roman"/>
          <w:color w:val="313131"/>
          <w:sz w:val="24"/>
          <w:szCs w:val="24"/>
          <w:shd w:val="clear" w:color="auto" w:fill="FFFFFF"/>
        </w:rPr>
        <w:t>and</w:t>
      </w:r>
      <w:r w:rsidRPr="00033637">
        <w:rPr>
          <w:rFonts w:ascii="Times New Roman" w:hAnsi="Times New Roman" w:cs="Times New Roman"/>
          <w:color w:val="313131"/>
          <w:sz w:val="24"/>
          <w:szCs w:val="24"/>
          <w:shd w:val="clear" w:color="auto" w:fill="FFFFFF"/>
        </w:rPr>
        <w:t xml:space="preserve"> 10.1% had diarrhea respectively based on the MICS data of 2006,</w:t>
      </w:r>
      <w:r w:rsidR="00E0777D" w:rsidRPr="00033637">
        <w:rPr>
          <w:rFonts w:ascii="Times New Roman" w:hAnsi="Times New Roman" w:cs="Times New Roman"/>
          <w:color w:val="313131"/>
          <w:sz w:val="24"/>
          <w:szCs w:val="24"/>
          <w:shd w:val="clear" w:color="auto" w:fill="FFFFFF"/>
        </w:rPr>
        <w:t xml:space="preserve"> </w:t>
      </w:r>
      <w:r w:rsidRPr="00033637">
        <w:rPr>
          <w:rFonts w:ascii="Times New Roman" w:hAnsi="Times New Roman" w:cs="Times New Roman"/>
          <w:color w:val="313131"/>
          <w:sz w:val="24"/>
          <w:szCs w:val="24"/>
          <w:shd w:val="clear" w:color="auto" w:fill="FFFFFF"/>
        </w:rPr>
        <w:t xml:space="preserve">2012 </w:t>
      </w:r>
      <w:r w:rsidR="00E0777D" w:rsidRPr="00033637">
        <w:rPr>
          <w:rFonts w:ascii="Times New Roman" w:hAnsi="Times New Roman" w:cs="Times New Roman"/>
          <w:color w:val="313131"/>
          <w:sz w:val="24"/>
          <w:szCs w:val="24"/>
          <w:shd w:val="clear" w:color="auto" w:fill="FFFFFF"/>
        </w:rPr>
        <w:t>and</w:t>
      </w:r>
      <w:r w:rsidRPr="00033637">
        <w:rPr>
          <w:rFonts w:ascii="Times New Roman" w:hAnsi="Times New Roman" w:cs="Times New Roman"/>
          <w:color w:val="313131"/>
          <w:sz w:val="24"/>
          <w:szCs w:val="24"/>
          <w:shd w:val="clear" w:color="auto" w:fill="FFFFFF"/>
        </w:rPr>
        <w:t xml:space="preserve"> 2019</w:t>
      </w:r>
      <w:r w:rsidR="000F6814" w:rsidRPr="00033637">
        <w:rPr>
          <w:rFonts w:ascii="Times New Roman" w:hAnsi="Times New Roman" w:cs="Times New Roman"/>
          <w:color w:val="313131"/>
          <w:sz w:val="24"/>
          <w:szCs w:val="24"/>
          <w:shd w:val="clear" w:color="auto" w:fill="FFFFFF"/>
        </w:rPr>
        <w:t>.</w:t>
      </w:r>
      <w:r w:rsidRPr="00033637">
        <w:rPr>
          <w:rFonts w:ascii="Times New Roman" w:hAnsi="Times New Roman" w:cs="Times New Roman"/>
          <w:color w:val="313131"/>
          <w:sz w:val="24"/>
          <w:szCs w:val="24"/>
          <w:shd w:val="clear" w:color="auto" w:fill="FFFFFF"/>
        </w:rPr>
        <w:t xml:space="preserve"> Among underweight children, 8.5% of them had diarrhea in the MICS data of 2019</w:t>
      </w:r>
      <w:r w:rsidR="00E0777D" w:rsidRPr="00033637">
        <w:rPr>
          <w:rFonts w:ascii="Times New Roman" w:hAnsi="Times New Roman" w:cs="Times New Roman"/>
          <w:color w:val="313131"/>
          <w:sz w:val="24"/>
          <w:szCs w:val="24"/>
          <w:shd w:val="clear" w:color="auto" w:fill="FFFFFF"/>
        </w:rPr>
        <w:t>, which was 4.0% in the MICS data of 2012</w:t>
      </w:r>
      <w:r w:rsidRPr="00033637">
        <w:rPr>
          <w:rFonts w:ascii="Times New Roman" w:hAnsi="Times New Roman" w:cs="Times New Roman"/>
          <w:color w:val="313131"/>
          <w:sz w:val="24"/>
          <w:szCs w:val="24"/>
          <w:shd w:val="clear" w:color="auto" w:fill="FFFFFF"/>
        </w:rPr>
        <w:t>. Based on the division in Barisal 8.9%, 6.3%, 14.1% children had diarrhea respectively as reported</w:t>
      </w:r>
      <w:r w:rsidR="00042110" w:rsidRPr="00033637">
        <w:rPr>
          <w:rFonts w:ascii="Times New Roman" w:hAnsi="Times New Roman" w:cs="Times New Roman"/>
          <w:color w:val="313131"/>
          <w:sz w:val="24"/>
          <w:szCs w:val="24"/>
          <w:shd w:val="clear" w:color="auto" w:fill="FFFFFF"/>
        </w:rPr>
        <w:t xml:space="preserve"> highest</w:t>
      </w:r>
      <w:r w:rsidRPr="00033637">
        <w:rPr>
          <w:rFonts w:ascii="Times New Roman" w:hAnsi="Times New Roman" w:cs="Times New Roman"/>
          <w:color w:val="313131"/>
          <w:sz w:val="24"/>
          <w:szCs w:val="24"/>
          <w:shd w:val="clear" w:color="auto" w:fill="FFFFFF"/>
        </w:rPr>
        <w:t xml:space="preserve"> in 2006, 2012 </w:t>
      </w:r>
      <w:r w:rsidR="000F6814" w:rsidRPr="00033637">
        <w:rPr>
          <w:rFonts w:ascii="Times New Roman" w:hAnsi="Times New Roman" w:cs="Times New Roman"/>
          <w:color w:val="313131"/>
          <w:sz w:val="24"/>
          <w:szCs w:val="24"/>
          <w:shd w:val="clear" w:color="auto" w:fill="FFFFFF"/>
        </w:rPr>
        <w:t>and</w:t>
      </w:r>
      <w:r w:rsidR="000F6814" w:rsidRPr="00033637" w:rsidDel="00E0777D">
        <w:rPr>
          <w:rFonts w:ascii="Times New Roman" w:hAnsi="Times New Roman" w:cs="Times New Roman"/>
          <w:color w:val="313131"/>
          <w:sz w:val="24"/>
          <w:szCs w:val="24"/>
          <w:shd w:val="clear" w:color="auto" w:fill="FFFFFF"/>
        </w:rPr>
        <w:t xml:space="preserve"> </w:t>
      </w:r>
      <w:r w:rsidR="000F6814" w:rsidRPr="00033637">
        <w:rPr>
          <w:rFonts w:ascii="Times New Roman" w:hAnsi="Times New Roman" w:cs="Times New Roman"/>
          <w:color w:val="313131"/>
          <w:sz w:val="24"/>
          <w:szCs w:val="24"/>
          <w:shd w:val="clear" w:color="auto" w:fill="FFFFFF"/>
        </w:rPr>
        <w:t>2019</w:t>
      </w:r>
      <w:r w:rsidRPr="00033637">
        <w:rPr>
          <w:rFonts w:ascii="Times New Roman" w:hAnsi="Times New Roman" w:cs="Times New Roman"/>
          <w:color w:val="313131"/>
          <w:sz w:val="24"/>
          <w:szCs w:val="24"/>
          <w:shd w:val="clear" w:color="auto" w:fill="FFFFFF"/>
        </w:rPr>
        <w:t xml:space="preserve"> MICS </w:t>
      </w:r>
      <w:r w:rsidR="00A72693" w:rsidRPr="00033637">
        <w:rPr>
          <w:rFonts w:ascii="Times New Roman" w:hAnsi="Times New Roman" w:cs="Times New Roman"/>
          <w:color w:val="313131"/>
          <w:sz w:val="24"/>
          <w:szCs w:val="24"/>
          <w:shd w:val="clear" w:color="auto" w:fill="FFFFFF"/>
        </w:rPr>
        <w:t>d</w:t>
      </w:r>
      <w:r w:rsidRPr="00033637">
        <w:rPr>
          <w:rFonts w:ascii="Times New Roman" w:hAnsi="Times New Roman" w:cs="Times New Roman"/>
          <w:color w:val="313131"/>
          <w:sz w:val="24"/>
          <w:szCs w:val="24"/>
          <w:shd w:val="clear" w:color="auto" w:fill="FFFFFF"/>
        </w:rPr>
        <w:t>ata. Likewise, the MICS data from 2006</w:t>
      </w:r>
      <w:r w:rsidR="004D0B15" w:rsidRPr="00033637">
        <w:rPr>
          <w:rFonts w:ascii="Times New Roman" w:hAnsi="Times New Roman" w:cs="Times New Roman"/>
          <w:color w:val="313131"/>
          <w:sz w:val="24"/>
          <w:szCs w:val="24"/>
          <w:shd w:val="clear" w:color="auto" w:fill="FFFFFF"/>
        </w:rPr>
        <w:t xml:space="preserve">, </w:t>
      </w:r>
      <w:r w:rsidRPr="00033637">
        <w:rPr>
          <w:rFonts w:ascii="Times New Roman" w:hAnsi="Times New Roman" w:cs="Times New Roman"/>
          <w:color w:val="313131"/>
          <w:sz w:val="24"/>
          <w:szCs w:val="24"/>
          <w:shd w:val="clear" w:color="auto" w:fill="FFFFFF"/>
        </w:rPr>
        <w:t>2012</w:t>
      </w:r>
      <w:r w:rsidR="004D0B15" w:rsidRPr="00033637">
        <w:rPr>
          <w:rFonts w:ascii="Times New Roman" w:hAnsi="Times New Roman" w:cs="Times New Roman"/>
          <w:color w:val="313131"/>
          <w:sz w:val="24"/>
          <w:szCs w:val="24"/>
          <w:shd w:val="clear" w:color="auto" w:fill="FFFFFF"/>
        </w:rPr>
        <w:t>, 2019</w:t>
      </w:r>
      <w:r w:rsidRPr="00033637">
        <w:rPr>
          <w:rFonts w:ascii="Times New Roman" w:hAnsi="Times New Roman" w:cs="Times New Roman"/>
          <w:color w:val="313131"/>
          <w:sz w:val="24"/>
          <w:szCs w:val="24"/>
          <w:shd w:val="clear" w:color="auto" w:fill="FFFFFF"/>
        </w:rPr>
        <w:t xml:space="preserve"> reported that in the </w:t>
      </w:r>
      <w:r w:rsidR="00042110" w:rsidRPr="00033637">
        <w:rPr>
          <w:rFonts w:ascii="Times New Roman" w:hAnsi="Times New Roman" w:cs="Times New Roman"/>
          <w:color w:val="313131"/>
          <w:sz w:val="24"/>
          <w:szCs w:val="24"/>
          <w:shd w:val="clear" w:color="auto" w:fill="FFFFFF"/>
        </w:rPr>
        <w:t xml:space="preserve">Khulna </w:t>
      </w:r>
      <w:r w:rsidRPr="00033637">
        <w:rPr>
          <w:rFonts w:ascii="Times New Roman" w:hAnsi="Times New Roman" w:cs="Times New Roman"/>
          <w:color w:val="313131"/>
          <w:sz w:val="24"/>
          <w:szCs w:val="24"/>
          <w:shd w:val="clear" w:color="auto" w:fill="FFFFFF"/>
        </w:rPr>
        <w:t xml:space="preserve">division </w:t>
      </w:r>
      <w:r w:rsidR="00042110" w:rsidRPr="00033637">
        <w:rPr>
          <w:rFonts w:ascii="Times New Roman" w:hAnsi="Times New Roman" w:cs="Times New Roman"/>
          <w:color w:val="313131"/>
          <w:sz w:val="24"/>
          <w:szCs w:val="24"/>
          <w:shd w:val="clear" w:color="auto" w:fill="FFFFFF"/>
        </w:rPr>
        <w:t>4.4</w:t>
      </w:r>
      <w:r w:rsidRPr="00033637">
        <w:rPr>
          <w:rFonts w:ascii="Times New Roman" w:hAnsi="Times New Roman" w:cs="Times New Roman"/>
          <w:color w:val="313131"/>
          <w:sz w:val="24"/>
          <w:szCs w:val="24"/>
          <w:shd w:val="clear" w:color="auto" w:fill="FFFFFF"/>
        </w:rPr>
        <w:t xml:space="preserve">%, </w:t>
      </w:r>
      <w:r w:rsidR="00042110" w:rsidRPr="00033637">
        <w:rPr>
          <w:rFonts w:ascii="Times New Roman" w:hAnsi="Times New Roman" w:cs="Times New Roman"/>
          <w:color w:val="313131"/>
          <w:sz w:val="24"/>
          <w:szCs w:val="24"/>
          <w:shd w:val="clear" w:color="auto" w:fill="FFFFFF"/>
        </w:rPr>
        <w:t>3.3</w:t>
      </w:r>
      <w:r w:rsidRPr="00033637">
        <w:rPr>
          <w:rFonts w:ascii="Times New Roman" w:hAnsi="Times New Roman" w:cs="Times New Roman"/>
          <w:color w:val="313131"/>
          <w:sz w:val="24"/>
          <w:szCs w:val="24"/>
          <w:shd w:val="clear" w:color="auto" w:fill="FFFFFF"/>
        </w:rPr>
        <w:t>%</w:t>
      </w:r>
      <w:r w:rsidR="004D0B15" w:rsidRPr="00033637">
        <w:rPr>
          <w:rFonts w:ascii="Times New Roman" w:hAnsi="Times New Roman" w:cs="Times New Roman"/>
          <w:color w:val="313131"/>
          <w:sz w:val="24"/>
          <w:szCs w:val="24"/>
          <w:shd w:val="clear" w:color="auto" w:fill="FFFFFF"/>
        </w:rPr>
        <w:t>, and 6.5%</w:t>
      </w:r>
      <w:r w:rsidRPr="00033637">
        <w:rPr>
          <w:rFonts w:ascii="Times New Roman" w:hAnsi="Times New Roman" w:cs="Times New Roman"/>
          <w:color w:val="313131"/>
          <w:sz w:val="24"/>
          <w:szCs w:val="24"/>
          <w:shd w:val="clear" w:color="auto" w:fill="FFFFFF"/>
        </w:rPr>
        <w:t xml:space="preserve"> of under-five children had </w:t>
      </w:r>
      <w:r w:rsidR="00042110" w:rsidRPr="00033637">
        <w:rPr>
          <w:rFonts w:ascii="Times New Roman" w:hAnsi="Times New Roman" w:cs="Times New Roman"/>
          <w:color w:val="313131"/>
          <w:sz w:val="24"/>
          <w:szCs w:val="24"/>
          <w:shd w:val="clear" w:color="auto" w:fill="FFFFFF"/>
        </w:rPr>
        <w:t xml:space="preserve">lowest </w:t>
      </w:r>
      <w:r w:rsidRPr="00033637">
        <w:rPr>
          <w:rFonts w:ascii="Times New Roman" w:hAnsi="Times New Roman" w:cs="Times New Roman"/>
          <w:color w:val="313131"/>
          <w:sz w:val="24"/>
          <w:szCs w:val="24"/>
          <w:shd w:val="clear" w:color="auto" w:fill="FFFFFF"/>
        </w:rPr>
        <w:t xml:space="preserve">diarrhea respectively. Among the under-five children whose mother's educational level was </w:t>
      </w:r>
      <w:r w:rsidR="0014020D" w:rsidRPr="00033637">
        <w:rPr>
          <w:rFonts w:ascii="Times New Roman" w:hAnsi="Times New Roman" w:cs="Times New Roman"/>
          <w:color w:val="313131"/>
          <w:sz w:val="24"/>
          <w:szCs w:val="24"/>
          <w:shd w:val="clear" w:color="auto" w:fill="FFFFFF"/>
        </w:rPr>
        <w:t>secondary</w:t>
      </w:r>
      <w:r w:rsidRPr="00033637">
        <w:rPr>
          <w:rFonts w:ascii="Times New Roman" w:hAnsi="Times New Roman" w:cs="Times New Roman"/>
          <w:color w:val="313131"/>
          <w:sz w:val="24"/>
          <w:szCs w:val="24"/>
          <w:shd w:val="clear" w:color="auto" w:fill="FFFFFF"/>
        </w:rPr>
        <w:t xml:space="preserve"> completed</w:t>
      </w:r>
      <w:r w:rsidR="0014020D" w:rsidRPr="00033637">
        <w:rPr>
          <w:rFonts w:ascii="Times New Roman" w:hAnsi="Times New Roman" w:cs="Times New Roman"/>
          <w:color w:val="313131"/>
          <w:sz w:val="24"/>
          <w:szCs w:val="24"/>
          <w:shd w:val="clear" w:color="auto" w:fill="FFFFFF"/>
        </w:rPr>
        <w:t xml:space="preserve"> or higher</w:t>
      </w:r>
      <w:r w:rsidRPr="00033637">
        <w:rPr>
          <w:rFonts w:ascii="Times New Roman" w:hAnsi="Times New Roman" w:cs="Times New Roman"/>
          <w:color w:val="313131"/>
          <w:sz w:val="24"/>
          <w:szCs w:val="24"/>
          <w:shd w:val="clear" w:color="auto" w:fill="FFFFFF"/>
        </w:rPr>
        <w:t xml:space="preserve"> </w:t>
      </w:r>
      <w:r w:rsidR="0014020D" w:rsidRPr="00033637">
        <w:rPr>
          <w:rFonts w:ascii="Times New Roman" w:hAnsi="Times New Roman" w:cs="Times New Roman"/>
          <w:color w:val="313131"/>
          <w:sz w:val="24"/>
          <w:szCs w:val="24"/>
          <w:shd w:val="clear" w:color="auto" w:fill="FFFFFF"/>
        </w:rPr>
        <w:t>5.5</w:t>
      </w:r>
      <w:r w:rsidRPr="00033637">
        <w:rPr>
          <w:rFonts w:ascii="Times New Roman" w:hAnsi="Times New Roman" w:cs="Times New Roman"/>
          <w:color w:val="313131"/>
          <w:sz w:val="24"/>
          <w:szCs w:val="24"/>
          <w:shd w:val="clear" w:color="auto" w:fill="FFFFFF"/>
        </w:rPr>
        <w:t>%</w:t>
      </w:r>
      <w:r w:rsidR="0014020D" w:rsidRPr="00033637">
        <w:rPr>
          <w:rFonts w:ascii="Times New Roman" w:hAnsi="Times New Roman" w:cs="Times New Roman"/>
          <w:color w:val="313131"/>
          <w:sz w:val="24"/>
          <w:szCs w:val="24"/>
          <w:shd w:val="clear" w:color="auto" w:fill="FFFFFF"/>
        </w:rPr>
        <w:t>, 3.9%, and 5.9%</w:t>
      </w:r>
      <w:r w:rsidRPr="00033637">
        <w:rPr>
          <w:rFonts w:ascii="Times New Roman" w:hAnsi="Times New Roman" w:cs="Times New Roman"/>
          <w:color w:val="313131"/>
          <w:sz w:val="24"/>
          <w:szCs w:val="24"/>
          <w:shd w:val="clear" w:color="auto" w:fill="FFFFFF"/>
        </w:rPr>
        <w:t xml:space="preserve"> of them had </w:t>
      </w:r>
      <w:r w:rsidR="0014020D" w:rsidRPr="00033637">
        <w:rPr>
          <w:rFonts w:ascii="Times New Roman" w:hAnsi="Times New Roman" w:cs="Times New Roman"/>
          <w:color w:val="313131"/>
          <w:sz w:val="24"/>
          <w:szCs w:val="24"/>
          <w:shd w:val="clear" w:color="auto" w:fill="FFFFFF"/>
        </w:rPr>
        <w:t xml:space="preserve">lowest </w:t>
      </w:r>
      <w:r w:rsidRPr="00033637">
        <w:rPr>
          <w:rFonts w:ascii="Times New Roman" w:hAnsi="Times New Roman" w:cs="Times New Roman"/>
          <w:color w:val="313131"/>
          <w:sz w:val="24"/>
          <w:szCs w:val="24"/>
          <w:shd w:val="clear" w:color="auto" w:fill="FFFFFF"/>
        </w:rPr>
        <w:t>diarrhea in 2006</w:t>
      </w:r>
      <w:r w:rsidR="0014020D" w:rsidRPr="00033637">
        <w:rPr>
          <w:rFonts w:ascii="Times New Roman" w:hAnsi="Times New Roman" w:cs="Times New Roman"/>
          <w:color w:val="313131"/>
          <w:sz w:val="24"/>
          <w:szCs w:val="24"/>
          <w:shd w:val="clear" w:color="auto" w:fill="FFFFFF"/>
        </w:rPr>
        <w:t>, 2012, and 2019</w:t>
      </w:r>
      <w:r w:rsidRPr="00033637">
        <w:rPr>
          <w:rFonts w:ascii="Times New Roman" w:hAnsi="Times New Roman" w:cs="Times New Roman"/>
          <w:color w:val="313131"/>
          <w:sz w:val="24"/>
          <w:szCs w:val="24"/>
          <w:shd w:val="clear" w:color="auto" w:fill="FFFFFF"/>
        </w:rPr>
        <w:t xml:space="preserve">. </w:t>
      </w:r>
      <w:r w:rsidR="0014020D" w:rsidRPr="00033637">
        <w:rPr>
          <w:rFonts w:ascii="Times New Roman" w:hAnsi="Times New Roman" w:cs="Times New Roman"/>
          <w:color w:val="313131"/>
          <w:sz w:val="24"/>
          <w:szCs w:val="24"/>
          <w:shd w:val="clear" w:color="auto" w:fill="FFFFFF"/>
        </w:rPr>
        <w:t>In 2012, it was lowest in over 35 years age group, 3.2%.</w:t>
      </w:r>
      <w:r w:rsidRPr="00033637">
        <w:rPr>
          <w:rFonts w:ascii="Times New Roman" w:hAnsi="Times New Roman" w:cs="Times New Roman"/>
          <w:color w:val="313131"/>
          <w:sz w:val="24"/>
          <w:szCs w:val="24"/>
          <w:shd w:val="clear" w:color="auto" w:fill="FFFFFF"/>
        </w:rPr>
        <w:t xml:space="preserve"> According to the wealth index, </w:t>
      </w:r>
      <w:r w:rsidRPr="00033637">
        <w:rPr>
          <w:rFonts w:ascii="Times New Roman" w:hAnsi="Times New Roman" w:cs="Times New Roman"/>
          <w:color w:val="313131"/>
          <w:sz w:val="24"/>
          <w:szCs w:val="24"/>
          <w:shd w:val="clear" w:color="auto" w:fill="FFFFFF"/>
          <w:rPrChange w:id="681" w:author="Mohammad Nayeem Hasan" w:date="2024-12-23T01:53:00Z" w16du:dateUtc="2024-12-22T19:53:00Z">
            <w:rPr>
              <w:rFonts w:ascii="Times New Roman" w:hAnsi="Times New Roman" w:cs="Times New Roman"/>
              <w:b/>
              <w:bCs/>
              <w:color w:val="313131"/>
              <w:sz w:val="24"/>
              <w:szCs w:val="24"/>
              <w:shd w:val="clear" w:color="auto" w:fill="FFFFFF"/>
            </w:rPr>
          </w:rPrChange>
        </w:rPr>
        <w:t>among under age five children</w:t>
      </w:r>
      <w:r w:rsidRPr="00033637">
        <w:rPr>
          <w:rFonts w:ascii="Times New Roman" w:hAnsi="Times New Roman" w:cs="Times New Roman"/>
          <w:color w:val="313131"/>
          <w:sz w:val="24"/>
          <w:szCs w:val="24"/>
          <w:shd w:val="clear" w:color="auto" w:fill="FFFFFF"/>
        </w:rPr>
        <w:t xml:space="preserve"> who belonged ​to </w:t>
      </w:r>
      <w:r w:rsidR="0084290F" w:rsidRPr="00033637">
        <w:rPr>
          <w:rFonts w:ascii="Times New Roman" w:hAnsi="Times New Roman" w:cs="Times New Roman"/>
          <w:color w:val="313131"/>
          <w:sz w:val="24"/>
          <w:szCs w:val="24"/>
          <w:shd w:val="clear" w:color="auto" w:fill="FFFFFF"/>
        </w:rPr>
        <w:t>rich</w:t>
      </w:r>
      <w:r w:rsidRPr="00033637">
        <w:rPr>
          <w:rFonts w:ascii="Times New Roman" w:hAnsi="Times New Roman" w:cs="Times New Roman"/>
          <w:color w:val="313131"/>
          <w:sz w:val="24"/>
          <w:szCs w:val="24"/>
          <w:shd w:val="clear" w:color="auto" w:fill="FFFFFF"/>
        </w:rPr>
        <w:t xml:space="preserve"> families </w:t>
      </w:r>
      <w:r w:rsidR="0084290F" w:rsidRPr="00033637">
        <w:rPr>
          <w:rFonts w:ascii="Times New Roman" w:hAnsi="Times New Roman" w:cs="Times New Roman"/>
          <w:color w:val="313131"/>
          <w:sz w:val="24"/>
          <w:szCs w:val="24"/>
          <w:shd w:val="clear" w:color="auto" w:fill="FFFFFF"/>
        </w:rPr>
        <w:t>5.6</w:t>
      </w:r>
      <w:r w:rsidRPr="00033637">
        <w:rPr>
          <w:rFonts w:ascii="Times New Roman" w:hAnsi="Times New Roman" w:cs="Times New Roman"/>
          <w:color w:val="313131"/>
          <w:sz w:val="24"/>
          <w:szCs w:val="24"/>
          <w:shd w:val="clear" w:color="auto" w:fill="FFFFFF"/>
        </w:rPr>
        <w:t xml:space="preserve">% of them had </w:t>
      </w:r>
      <w:r w:rsidR="0084290F" w:rsidRPr="00033637">
        <w:rPr>
          <w:rFonts w:ascii="Times New Roman" w:hAnsi="Times New Roman" w:cs="Times New Roman"/>
          <w:color w:val="313131"/>
          <w:sz w:val="24"/>
          <w:szCs w:val="24"/>
          <w:shd w:val="clear" w:color="auto" w:fill="FFFFFF"/>
        </w:rPr>
        <w:t xml:space="preserve">lowest </w:t>
      </w:r>
      <w:r w:rsidRPr="00033637">
        <w:rPr>
          <w:rFonts w:ascii="Times New Roman" w:hAnsi="Times New Roman" w:cs="Times New Roman"/>
          <w:color w:val="313131"/>
          <w:sz w:val="24"/>
          <w:szCs w:val="24"/>
          <w:shd w:val="clear" w:color="auto" w:fill="FFFFFF"/>
        </w:rPr>
        <w:t xml:space="preserve">diarrhea in the survey time of 2006, in contrast, it was </w:t>
      </w:r>
      <w:r w:rsidR="0084290F" w:rsidRPr="00033637">
        <w:rPr>
          <w:rFonts w:ascii="Times New Roman" w:hAnsi="Times New Roman" w:cs="Times New Roman"/>
          <w:color w:val="313131"/>
          <w:sz w:val="24"/>
          <w:szCs w:val="24"/>
          <w:shd w:val="clear" w:color="auto" w:fill="FFFFFF"/>
        </w:rPr>
        <w:t>lowest 3.4</w:t>
      </w:r>
      <w:r w:rsidRPr="00033637">
        <w:rPr>
          <w:rFonts w:ascii="Times New Roman" w:hAnsi="Times New Roman" w:cs="Times New Roman"/>
          <w:color w:val="313131"/>
          <w:sz w:val="24"/>
          <w:szCs w:val="24"/>
          <w:shd w:val="clear" w:color="auto" w:fill="FFFFFF"/>
        </w:rPr>
        <w:t xml:space="preserve">% in </w:t>
      </w:r>
      <w:r w:rsidR="0031457A" w:rsidRPr="00033637">
        <w:rPr>
          <w:rFonts w:ascii="Times New Roman" w:hAnsi="Times New Roman" w:cs="Times New Roman"/>
          <w:color w:val="313131"/>
          <w:sz w:val="24"/>
          <w:szCs w:val="24"/>
          <w:shd w:val="clear" w:color="auto" w:fill="FFFFFF"/>
        </w:rPr>
        <w:t>middle</w:t>
      </w:r>
      <w:r w:rsidR="0084290F" w:rsidRPr="00033637">
        <w:rPr>
          <w:rFonts w:ascii="Times New Roman" w:hAnsi="Times New Roman" w:cs="Times New Roman"/>
          <w:color w:val="313131"/>
          <w:sz w:val="24"/>
          <w:szCs w:val="24"/>
          <w:shd w:val="clear" w:color="auto" w:fill="FFFFFF"/>
        </w:rPr>
        <w:t xml:space="preserve"> and 5.5% in </w:t>
      </w:r>
      <w:r w:rsidR="0031457A" w:rsidRPr="00033637">
        <w:rPr>
          <w:rFonts w:ascii="Times New Roman" w:hAnsi="Times New Roman" w:cs="Times New Roman"/>
          <w:color w:val="313131"/>
          <w:sz w:val="24"/>
          <w:szCs w:val="24"/>
          <w:shd w:val="clear" w:color="auto" w:fill="FFFFFF"/>
        </w:rPr>
        <w:t>richest families in 2012 and 2019, respectively</w:t>
      </w:r>
      <w:r w:rsidRPr="00033637">
        <w:rPr>
          <w:rFonts w:ascii="Times New Roman" w:hAnsi="Times New Roman" w:cs="Times New Roman"/>
          <w:color w:val="313131"/>
          <w:sz w:val="24"/>
          <w:szCs w:val="24"/>
          <w:shd w:val="clear" w:color="auto" w:fill="FFFFFF"/>
        </w:rPr>
        <w:t>. Among the children under 5 years whose family didn’t consume adequately iodized salt 8.6% of them had</w:t>
      </w:r>
      <w:r w:rsidR="002C1126" w:rsidRPr="00033637">
        <w:rPr>
          <w:rFonts w:ascii="Times New Roman" w:hAnsi="Times New Roman" w:cs="Times New Roman"/>
          <w:color w:val="313131"/>
          <w:sz w:val="24"/>
          <w:szCs w:val="24"/>
          <w:shd w:val="clear" w:color="auto" w:fill="FFFFFF"/>
        </w:rPr>
        <w:t xml:space="preserve"> highest prevalence</w:t>
      </w:r>
      <w:r w:rsidRPr="00033637">
        <w:rPr>
          <w:rFonts w:ascii="Times New Roman" w:hAnsi="Times New Roman" w:cs="Times New Roman"/>
          <w:color w:val="313131"/>
          <w:sz w:val="24"/>
          <w:szCs w:val="24"/>
          <w:shd w:val="clear" w:color="auto" w:fill="FFFFFF"/>
        </w:rPr>
        <w:t xml:space="preserve"> </w:t>
      </w:r>
      <w:r w:rsidR="002C1126" w:rsidRPr="00033637">
        <w:rPr>
          <w:rFonts w:ascii="Times New Roman" w:hAnsi="Times New Roman" w:cs="Times New Roman"/>
          <w:color w:val="313131"/>
          <w:sz w:val="24"/>
          <w:szCs w:val="24"/>
          <w:shd w:val="clear" w:color="auto" w:fill="FFFFFF"/>
        </w:rPr>
        <w:t xml:space="preserve">of </w:t>
      </w:r>
      <w:r w:rsidRPr="00033637">
        <w:rPr>
          <w:rFonts w:ascii="Times New Roman" w:hAnsi="Times New Roman" w:cs="Times New Roman"/>
          <w:color w:val="313131"/>
          <w:sz w:val="24"/>
          <w:szCs w:val="24"/>
          <w:shd w:val="clear" w:color="auto" w:fill="FFFFFF"/>
        </w:rPr>
        <w:t>diarrhea in 2006 which was decreased to 8.0% in 2019</w:t>
      </w:r>
      <w:r w:rsidR="008933E3" w:rsidRPr="00033637">
        <w:rPr>
          <w:rFonts w:ascii="Times New Roman" w:hAnsi="Times New Roman" w:cs="Times New Roman"/>
          <w:color w:val="313131"/>
          <w:sz w:val="24"/>
          <w:szCs w:val="24"/>
          <w:shd w:val="clear" w:color="auto" w:fill="FFFFFF"/>
        </w:rPr>
        <w:t>, but lowest in 2012, 3.8</w:t>
      </w:r>
      <w:r w:rsidR="00A72693" w:rsidRPr="00033637">
        <w:rPr>
          <w:rFonts w:ascii="Times New Roman" w:hAnsi="Times New Roman" w:cs="Times New Roman"/>
          <w:color w:val="313131"/>
          <w:sz w:val="24"/>
          <w:szCs w:val="24"/>
          <w:shd w:val="clear" w:color="auto" w:fill="FFFFFF"/>
        </w:rPr>
        <w:t>%</w:t>
      </w:r>
      <w:r w:rsidR="00FE7E99" w:rsidRPr="00033637">
        <w:rPr>
          <w:rFonts w:ascii="Times New Roman" w:hAnsi="Times New Roman" w:cs="Times New Roman"/>
          <w:color w:val="313131"/>
          <w:sz w:val="24"/>
          <w:szCs w:val="24"/>
          <w:shd w:val="clear" w:color="auto" w:fill="FFFFFF"/>
        </w:rPr>
        <w:t xml:space="preserve"> (Table 1)</w:t>
      </w:r>
      <w:r w:rsidRPr="00033637">
        <w:rPr>
          <w:rFonts w:ascii="Times New Roman" w:hAnsi="Times New Roman" w:cs="Times New Roman"/>
          <w:color w:val="313131"/>
          <w:sz w:val="24"/>
          <w:szCs w:val="24"/>
          <w:shd w:val="clear" w:color="auto" w:fill="FFFFFF"/>
        </w:rPr>
        <w:t xml:space="preserve">. </w:t>
      </w:r>
    </w:p>
    <w:p w14:paraId="2934CF47" w14:textId="77777777" w:rsidR="00BB33D1" w:rsidRPr="00033637" w:rsidRDefault="00BB33D1" w:rsidP="00F31FB2">
      <w:pPr>
        <w:spacing w:line="480" w:lineRule="auto"/>
        <w:rPr>
          <w:ins w:id="682" w:author="Mohammad Nayeem Hasan" w:date="2024-11-03T23:15:00Z"/>
          <w:rFonts w:ascii="Times New Roman" w:hAnsi="Times New Roman" w:cs="Times New Roman"/>
          <w:b/>
          <w:sz w:val="24"/>
          <w:szCs w:val="24"/>
        </w:rPr>
        <w:pPrChange w:id="683" w:author="Mohammad Nayeem Hasan" w:date="2024-12-23T01:38:00Z" w16du:dateUtc="2024-12-22T19:38:00Z">
          <w:pPr>
            <w:spacing w:line="240" w:lineRule="auto"/>
          </w:pPr>
        </w:pPrChange>
      </w:pPr>
      <w:ins w:id="684" w:author="Mohammad Nayeem Hasan" w:date="2024-11-03T23:15:00Z">
        <w:r w:rsidRPr="00033637">
          <w:rPr>
            <w:rFonts w:ascii="Times New Roman" w:hAnsi="Times New Roman" w:cs="Times New Roman"/>
            <w:b/>
            <w:sz w:val="24"/>
            <w:szCs w:val="24"/>
          </w:rPr>
          <w:lastRenderedPageBreak/>
          <w:t>Table 1. Distribution of several factors with the diarrhea status of children, MICS 2006, 2012, and 2019.</w:t>
        </w:r>
      </w:ins>
    </w:p>
    <w:tbl>
      <w:tblPr>
        <w:tblStyle w:val="TableGrid"/>
        <w:tblW w:w="5000" w:type="pct"/>
        <w:jc w:val="center"/>
        <w:tblLook w:val="04A0" w:firstRow="1" w:lastRow="0" w:firstColumn="1" w:lastColumn="0" w:noHBand="0" w:noVBand="1"/>
      </w:tblPr>
      <w:tblGrid>
        <w:gridCol w:w="1776"/>
        <w:gridCol w:w="796"/>
        <w:gridCol w:w="816"/>
        <w:gridCol w:w="972"/>
        <w:gridCol w:w="676"/>
        <w:gridCol w:w="816"/>
        <w:gridCol w:w="893"/>
        <w:gridCol w:w="796"/>
        <w:gridCol w:w="916"/>
        <w:gridCol w:w="893"/>
      </w:tblGrid>
      <w:tr w:rsidR="00BB33D1" w:rsidRPr="00033637" w14:paraId="27C52562" w14:textId="77777777" w:rsidTr="000C3C54">
        <w:trPr>
          <w:trHeight w:val="161"/>
          <w:jc w:val="center"/>
          <w:ins w:id="685" w:author="Mohammad Nayeem Hasan" w:date="2024-11-03T23:15:00Z"/>
        </w:trPr>
        <w:tc>
          <w:tcPr>
            <w:tcW w:w="788" w:type="pct"/>
            <w:vMerge w:val="restart"/>
            <w:tcBorders>
              <w:top w:val="single" w:sz="4" w:space="0" w:color="auto"/>
              <w:left w:val="single" w:sz="4" w:space="0" w:color="auto"/>
              <w:bottom w:val="single" w:sz="4" w:space="0" w:color="auto"/>
              <w:right w:val="single" w:sz="4" w:space="0" w:color="auto"/>
            </w:tcBorders>
            <w:vAlign w:val="center"/>
            <w:hideMark/>
          </w:tcPr>
          <w:p w14:paraId="6A009581" w14:textId="77777777" w:rsidR="00BB33D1" w:rsidRPr="00033637" w:rsidRDefault="00BB33D1" w:rsidP="00F31FB2">
            <w:pPr>
              <w:spacing w:line="480" w:lineRule="auto"/>
              <w:rPr>
                <w:ins w:id="686" w:author="Mohammad Nayeem Hasan" w:date="2024-11-03T23:15:00Z"/>
                <w:rFonts w:ascii="Times New Roman" w:hAnsi="Times New Roman" w:cs="Times New Roman"/>
                <w:b/>
                <w:bCs/>
                <w:sz w:val="24"/>
                <w:szCs w:val="24"/>
              </w:rPr>
              <w:pPrChange w:id="687" w:author="Mohammad Nayeem Hasan" w:date="2024-12-23T01:38:00Z" w16du:dateUtc="2024-12-22T19:38:00Z">
                <w:pPr/>
              </w:pPrChange>
            </w:pPr>
            <w:ins w:id="688" w:author="Mohammad Nayeem Hasan" w:date="2024-11-03T23:15:00Z">
              <w:r w:rsidRPr="00033637">
                <w:rPr>
                  <w:rFonts w:ascii="Times New Roman" w:hAnsi="Times New Roman" w:cs="Times New Roman"/>
                  <w:b/>
                  <w:bCs/>
                  <w:sz w:val="24"/>
                  <w:szCs w:val="24"/>
                </w:rPr>
                <w:t>Characteristics</w:t>
              </w:r>
            </w:ins>
          </w:p>
        </w:tc>
        <w:tc>
          <w:tcPr>
            <w:tcW w:w="1721" w:type="pct"/>
            <w:gridSpan w:val="3"/>
            <w:tcBorders>
              <w:top w:val="single" w:sz="4" w:space="0" w:color="auto"/>
              <w:left w:val="single" w:sz="4" w:space="0" w:color="auto"/>
              <w:bottom w:val="single" w:sz="4" w:space="0" w:color="auto"/>
              <w:right w:val="single" w:sz="4" w:space="0" w:color="auto"/>
            </w:tcBorders>
            <w:vAlign w:val="center"/>
            <w:hideMark/>
          </w:tcPr>
          <w:p w14:paraId="33747757" w14:textId="77777777" w:rsidR="00BB33D1" w:rsidRPr="00033637" w:rsidRDefault="00BB33D1" w:rsidP="00F31FB2">
            <w:pPr>
              <w:spacing w:line="480" w:lineRule="auto"/>
              <w:rPr>
                <w:ins w:id="689" w:author="Mohammad Nayeem Hasan" w:date="2024-11-03T23:15:00Z"/>
                <w:rFonts w:ascii="Times New Roman" w:hAnsi="Times New Roman" w:cs="Times New Roman"/>
                <w:b/>
                <w:bCs/>
                <w:sz w:val="24"/>
                <w:szCs w:val="24"/>
              </w:rPr>
              <w:pPrChange w:id="690" w:author="Mohammad Nayeem Hasan" w:date="2024-12-23T01:38:00Z" w16du:dateUtc="2024-12-22T19:38:00Z">
                <w:pPr/>
              </w:pPrChange>
            </w:pPr>
            <w:ins w:id="691" w:author="Mohammad Nayeem Hasan" w:date="2024-11-03T23:15:00Z">
              <w:r w:rsidRPr="00033637">
                <w:rPr>
                  <w:rFonts w:ascii="Times New Roman" w:hAnsi="Times New Roman" w:cs="Times New Roman"/>
                  <w:b/>
                  <w:bCs/>
                  <w:sz w:val="24"/>
                  <w:szCs w:val="24"/>
                </w:rPr>
                <w:t>2006</w:t>
              </w:r>
            </w:ins>
          </w:p>
        </w:tc>
        <w:tc>
          <w:tcPr>
            <w:tcW w:w="1222" w:type="pct"/>
            <w:gridSpan w:val="3"/>
            <w:tcBorders>
              <w:top w:val="single" w:sz="4" w:space="0" w:color="auto"/>
              <w:left w:val="single" w:sz="4" w:space="0" w:color="auto"/>
              <w:bottom w:val="single" w:sz="4" w:space="0" w:color="auto"/>
              <w:right w:val="single" w:sz="4" w:space="0" w:color="auto"/>
            </w:tcBorders>
            <w:vAlign w:val="center"/>
            <w:hideMark/>
          </w:tcPr>
          <w:p w14:paraId="161319A7" w14:textId="77777777" w:rsidR="00BB33D1" w:rsidRPr="00033637" w:rsidRDefault="00BB33D1" w:rsidP="00F31FB2">
            <w:pPr>
              <w:spacing w:line="480" w:lineRule="auto"/>
              <w:rPr>
                <w:ins w:id="692" w:author="Mohammad Nayeem Hasan" w:date="2024-11-03T23:15:00Z"/>
                <w:rFonts w:ascii="Times New Roman" w:hAnsi="Times New Roman" w:cs="Times New Roman"/>
                <w:b/>
                <w:bCs/>
                <w:sz w:val="24"/>
                <w:szCs w:val="24"/>
              </w:rPr>
              <w:pPrChange w:id="693" w:author="Mohammad Nayeem Hasan" w:date="2024-12-23T01:38:00Z" w16du:dateUtc="2024-12-22T19:38:00Z">
                <w:pPr/>
              </w:pPrChange>
            </w:pPr>
            <w:ins w:id="694" w:author="Mohammad Nayeem Hasan" w:date="2024-11-03T23:15:00Z">
              <w:r w:rsidRPr="00033637">
                <w:rPr>
                  <w:rFonts w:ascii="Times New Roman" w:hAnsi="Times New Roman" w:cs="Times New Roman"/>
                  <w:b/>
                  <w:bCs/>
                  <w:sz w:val="24"/>
                  <w:szCs w:val="24"/>
                </w:rPr>
                <w:t>2012</w:t>
              </w:r>
            </w:ins>
          </w:p>
        </w:tc>
        <w:tc>
          <w:tcPr>
            <w:tcW w:w="1269" w:type="pct"/>
            <w:gridSpan w:val="3"/>
            <w:tcBorders>
              <w:top w:val="single" w:sz="4" w:space="0" w:color="auto"/>
              <w:left w:val="single" w:sz="4" w:space="0" w:color="auto"/>
              <w:bottom w:val="single" w:sz="4" w:space="0" w:color="auto"/>
              <w:right w:val="single" w:sz="4" w:space="0" w:color="auto"/>
            </w:tcBorders>
            <w:vAlign w:val="center"/>
            <w:hideMark/>
          </w:tcPr>
          <w:p w14:paraId="75CBD55C" w14:textId="77777777" w:rsidR="00BB33D1" w:rsidRPr="00033637" w:rsidRDefault="00BB33D1" w:rsidP="00F31FB2">
            <w:pPr>
              <w:spacing w:line="480" w:lineRule="auto"/>
              <w:rPr>
                <w:ins w:id="695" w:author="Mohammad Nayeem Hasan" w:date="2024-11-03T23:15:00Z"/>
                <w:rFonts w:ascii="Times New Roman" w:hAnsi="Times New Roman" w:cs="Times New Roman"/>
                <w:b/>
                <w:bCs/>
                <w:sz w:val="24"/>
                <w:szCs w:val="24"/>
              </w:rPr>
              <w:pPrChange w:id="696" w:author="Mohammad Nayeem Hasan" w:date="2024-12-23T01:38:00Z" w16du:dateUtc="2024-12-22T19:38:00Z">
                <w:pPr/>
              </w:pPrChange>
            </w:pPr>
            <w:ins w:id="697" w:author="Mohammad Nayeem Hasan" w:date="2024-11-03T23:15:00Z">
              <w:r w:rsidRPr="00033637">
                <w:rPr>
                  <w:rFonts w:ascii="Times New Roman" w:hAnsi="Times New Roman" w:cs="Times New Roman"/>
                  <w:b/>
                  <w:bCs/>
                  <w:sz w:val="24"/>
                  <w:szCs w:val="24"/>
                </w:rPr>
                <w:t>2019</w:t>
              </w:r>
            </w:ins>
          </w:p>
        </w:tc>
      </w:tr>
      <w:tr w:rsidR="00BB33D1" w:rsidRPr="00033637" w14:paraId="204A6A20" w14:textId="77777777" w:rsidTr="000C3C54">
        <w:trPr>
          <w:trHeight w:val="161"/>
          <w:jc w:val="center"/>
          <w:ins w:id="698" w:author="Mohammad Nayeem Hasan" w:date="2024-11-03T23:15: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37D6ED" w14:textId="77777777" w:rsidR="00BB33D1" w:rsidRPr="00033637" w:rsidRDefault="00BB33D1" w:rsidP="00F31FB2">
            <w:pPr>
              <w:spacing w:line="480" w:lineRule="auto"/>
              <w:rPr>
                <w:ins w:id="699" w:author="Mohammad Nayeem Hasan" w:date="2024-11-03T23:15:00Z"/>
                <w:rFonts w:ascii="Times New Roman" w:hAnsi="Times New Roman" w:cs="Times New Roman"/>
                <w:b/>
                <w:bCs/>
                <w:sz w:val="24"/>
                <w:szCs w:val="24"/>
              </w:rPr>
              <w:pPrChange w:id="700" w:author="Mohammad Nayeem Hasan" w:date="2024-12-23T01:38:00Z" w16du:dateUtc="2024-12-22T19:38:00Z">
                <w:pPr/>
              </w:pPrChange>
            </w:pPr>
          </w:p>
        </w:tc>
        <w:tc>
          <w:tcPr>
            <w:tcW w:w="1032" w:type="pct"/>
            <w:gridSpan w:val="2"/>
            <w:tcBorders>
              <w:top w:val="single" w:sz="4" w:space="0" w:color="auto"/>
              <w:left w:val="single" w:sz="4" w:space="0" w:color="auto"/>
              <w:bottom w:val="single" w:sz="4" w:space="0" w:color="auto"/>
              <w:right w:val="single" w:sz="4" w:space="0" w:color="auto"/>
            </w:tcBorders>
            <w:vAlign w:val="center"/>
            <w:hideMark/>
          </w:tcPr>
          <w:p w14:paraId="663D1005" w14:textId="77777777" w:rsidR="00BB33D1" w:rsidRPr="00033637" w:rsidRDefault="00BB33D1" w:rsidP="00F31FB2">
            <w:pPr>
              <w:spacing w:line="480" w:lineRule="auto"/>
              <w:rPr>
                <w:ins w:id="701" w:author="Mohammad Nayeem Hasan" w:date="2024-11-03T23:15:00Z"/>
                <w:rFonts w:ascii="Times New Roman" w:hAnsi="Times New Roman" w:cs="Times New Roman"/>
                <w:b/>
                <w:bCs/>
                <w:sz w:val="24"/>
                <w:szCs w:val="24"/>
              </w:rPr>
              <w:pPrChange w:id="702" w:author="Mohammad Nayeem Hasan" w:date="2024-12-23T01:38:00Z" w16du:dateUtc="2024-12-22T19:38:00Z">
                <w:pPr/>
              </w:pPrChange>
            </w:pPr>
            <w:ins w:id="703" w:author="Mohammad Nayeem Hasan" w:date="2024-11-03T23:15:00Z">
              <w:r w:rsidRPr="00033637">
                <w:rPr>
                  <w:rFonts w:ascii="Times New Roman" w:hAnsi="Times New Roman" w:cs="Times New Roman"/>
                  <w:b/>
                  <w:bCs/>
                  <w:sz w:val="24"/>
                  <w:szCs w:val="24"/>
                </w:rPr>
                <w:t>Diarrhea</w:t>
              </w:r>
            </w:ins>
          </w:p>
        </w:tc>
        <w:tc>
          <w:tcPr>
            <w:tcW w:w="689" w:type="pct"/>
            <w:tcBorders>
              <w:top w:val="single" w:sz="4" w:space="0" w:color="auto"/>
              <w:left w:val="single" w:sz="4" w:space="0" w:color="auto"/>
              <w:bottom w:val="single" w:sz="4" w:space="0" w:color="auto"/>
              <w:right w:val="single" w:sz="4" w:space="0" w:color="auto"/>
            </w:tcBorders>
            <w:vAlign w:val="center"/>
            <w:hideMark/>
          </w:tcPr>
          <w:p w14:paraId="4F9C8C6C" w14:textId="77777777" w:rsidR="00BB33D1" w:rsidRPr="00033637" w:rsidRDefault="00BB33D1" w:rsidP="00F31FB2">
            <w:pPr>
              <w:spacing w:line="480" w:lineRule="auto"/>
              <w:rPr>
                <w:ins w:id="704" w:author="Mohammad Nayeem Hasan" w:date="2024-11-03T23:15:00Z"/>
                <w:rFonts w:ascii="Times New Roman" w:hAnsi="Times New Roman" w:cs="Times New Roman"/>
                <w:b/>
                <w:bCs/>
                <w:sz w:val="24"/>
                <w:szCs w:val="24"/>
              </w:rPr>
              <w:pPrChange w:id="705" w:author="Mohammad Nayeem Hasan" w:date="2024-12-23T01:38:00Z" w16du:dateUtc="2024-12-22T19:38:00Z">
                <w:pPr/>
              </w:pPrChange>
            </w:pPr>
            <w:ins w:id="706" w:author="Mohammad Nayeem Hasan" w:date="2024-11-03T23:15:00Z">
              <w:r w:rsidRPr="00033637">
                <w:rPr>
                  <w:rFonts w:ascii="Times New Roman" w:hAnsi="Times New Roman" w:cs="Times New Roman"/>
                  <w:b/>
                  <w:bCs/>
                  <w:sz w:val="24"/>
                  <w:szCs w:val="24"/>
                </w:rPr>
                <w:t>P-value</w:t>
              </w:r>
            </w:ins>
          </w:p>
        </w:tc>
        <w:tc>
          <w:tcPr>
            <w:tcW w:w="787" w:type="pct"/>
            <w:gridSpan w:val="2"/>
            <w:tcBorders>
              <w:top w:val="single" w:sz="4" w:space="0" w:color="auto"/>
              <w:left w:val="single" w:sz="4" w:space="0" w:color="auto"/>
              <w:bottom w:val="single" w:sz="4" w:space="0" w:color="auto"/>
              <w:right w:val="single" w:sz="4" w:space="0" w:color="auto"/>
            </w:tcBorders>
            <w:vAlign w:val="center"/>
            <w:hideMark/>
          </w:tcPr>
          <w:p w14:paraId="43C3E7B2" w14:textId="77777777" w:rsidR="00BB33D1" w:rsidRPr="00033637" w:rsidRDefault="00BB33D1" w:rsidP="00F31FB2">
            <w:pPr>
              <w:spacing w:line="480" w:lineRule="auto"/>
              <w:rPr>
                <w:ins w:id="707" w:author="Mohammad Nayeem Hasan" w:date="2024-11-03T23:15:00Z"/>
                <w:rFonts w:ascii="Times New Roman" w:hAnsi="Times New Roman" w:cs="Times New Roman"/>
                <w:b/>
                <w:bCs/>
                <w:sz w:val="24"/>
                <w:szCs w:val="24"/>
              </w:rPr>
              <w:pPrChange w:id="708" w:author="Mohammad Nayeem Hasan" w:date="2024-12-23T01:38:00Z" w16du:dateUtc="2024-12-22T19:38:00Z">
                <w:pPr/>
              </w:pPrChange>
            </w:pPr>
            <w:ins w:id="709" w:author="Mohammad Nayeem Hasan" w:date="2024-11-03T23:15:00Z">
              <w:r w:rsidRPr="00033637">
                <w:rPr>
                  <w:rFonts w:ascii="Times New Roman" w:hAnsi="Times New Roman" w:cs="Times New Roman"/>
                  <w:b/>
                  <w:bCs/>
                  <w:sz w:val="24"/>
                  <w:szCs w:val="24"/>
                </w:rPr>
                <w:t>Diarrhea</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4D9C770C" w14:textId="77777777" w:rsidR="00BB33D1" w:rsidRPr="00033637" w:rsidRDefault="00BB33D1" w:rsidP="00F31FB2">
            <w:pPr>
              <w:spacing w:line="480" w:lineRule="auto"/>
              <w:rPr>
                <w:ins w:id="710" w:author="Mohammad Nayeem Hasan" w:date="2024-11-03T23:15:00Z"/>
                <w:rFonts w:ascii="Times New Roman" w:hAnsi="Times New Roman" w:cs="Times New Roman"/>
                <w:b/>
                <w:bCs/>
                <w:sz w:val="24"/>
                <w:szCs w:val="24"/>
              </w:rPr>
              <w:pPrChange w:id="711" w:author="Mohammad Nayeem Hasan" w:date="2024-12-23T01:38:00Z" w16du:dateUtc="2024-12-22T19:38:00Z">
                <w:pPr/>
              </w:pPrChange>
            </w:pPr>
            <w:ins w:id="712" w:author="Mohammad Nayeem Hasan" w:date="2024-11-03T23:15:00Z">
              <w:r w:rsidRPr="00033637">
                <w:rPr>
                  <w:rFonts w:ascii="Times New Roman" w:hAnsi="Times New Roman" w:cs="Times New Roman"/>
                  <w:b/>
                  <w:bCs/>
                  <w:sz w:val="24"/>
                  <w:szCs w:val="24"/>
                </w:rPr>
                <w:t>P-value</w:t>
              </w:r>
            </w:ins>
          </w:p>
        </w:tc>
        <w:tc>
          <w:tcPr>
            <w:tcW w:w="834" w:type="pct"/>
            <w:gridSpan w:val="2"/>
            <w:tcBorders>
              <w:top w:val="single" w:sz="4" w:space="0" w:color="auto"/>
              <w:left w:val="single" w:sz="4" w:space="0" w:color="auto"/>
              <w:bottom w:val="single" w:sz="4" w:space="0" w:color="auto"/>
              <w:right w:val="single" w:sz="4" w:space="0" w:color="auto"/>
            </w:tcBorders>
            <w:vAlign w:val="center"/>
            <w:hideMark/>
          </w:tcPr>
          <w:p w14:paraId="068FE9F8" w14:textId="77777777" w:rsidR="00BB33D1" w:rsidRPr="00033637" w:rsidRDefault="00BB33D1" w:rsidP="00F31FB2">
            <w:pPr>
              <w:spacing w:line="480" w:lineRule="auto"/>
              <w:rPr>
                <w:ins w:id="713" w:author="Mohammad Nayeem Hasan" w:date="2024-11-03T23:15:00Z"/>
                <w:rFonts w:ascii="Times New Roman" w:hAnsi="Times New Roman" w:cs="Times New Roman"/>
                <w:b/>
                <w:bCs/>
                <w:sz w:val="24"/>
                <w:szCs w:val="24"/>
              </w:rPr>
              <w:pPrChange w:id="714" w:author="Mohammad Nayeem Hasan" w:date="2024-12-23T01:38:00Z" w16du:dateUtc="2024-12-22T19:38:00Z">
                <w:pPr/>
              </w:pPrChange>
            </w:pPr>
            <w:ins w:id="715" w:author="Mohammad Nayeem Hasan" w:date="2024-11-03T23:15:00Z">
              <w:r w:rsidRPr="00033637">
                <w:rPr>
                  <w:rFonts w:ascii="Times New Roman" w:hAnsi="Times New Roman" w:cs="Times New Roman"/>
                  <w:b/>
                  <w:bCs/>
                  <w:sz w:val="24"/>
                  <w:szCs w:val="24"/>
                </w:rPr>
                <w:t>Diarrhea</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5A0F8411" w14:textId="77777777" w:rsidR="00BB33D1" w:rsidRPr="00033637" w:rsidRDefault="00BB33D1" w:rsidP="00F31FB2">
            <w:pPr>
              <w:spacing w:line="480" w:lineRule="auto"/>
              <w:rPr>
                <w:ins w:id="716" w:author="Mohammad Nayeem Hasan" w:date="2024-11-03T23:15:00Z"/>
                <w:rFonts w:ascii="Times New Roman" w:hAnsi="Times New Roman" w:cs="Times New Roman"/>
                <w:b/>
                <w:bCs/>
                <w:sz w:val="24"/>
                <w:szCs w:val="24"/>
              </w:rPr>
              <w:pPrChange w:id="717" w:author="Mohammad Nayeem Hasan" w:date="2024-12-23T01:38:00Z" w16du:dateUtc="2024-12-22T19:38:00Z">
                <w:pPr/>
              </w:pPrChange>
            </w:pPr>
            <w:ins w:id="718" w:author="Mohammad Nayeem Hasan" w:date="2024-11-03T23:15:00Z">
              <w:r w:rsidRPr="00033637">
                <w:rPr>
                  <w:rFonts w:ascii="Times New Roman" w:hAnsi="Times New Roman" w:cs="Times New Roman"/>
                  <w:b/>
                  <w:bCs/>
                  <w:sz w:val="24"/>
                  <w:szCs w:val="24"/>
                </w:rPr>
                <w:t>P-value</w:t>
              </w:r>
            </w:ins>
          </w:p>
        </w:tc>
      </w:tr>
      <w:tr w:rsidR="00BB33D1" w:rsidRPr="00033637" w14:paraId="01349A12" w14:textId="77777777" w:rsidTr="000C3C54">
        <w:trPr>
          <w:trHeight w:val="161"/>
          <w:jc w:val="center"/>
          <w:ins w:id="719" w:author="Mohammad Nayeem Hasan" w:date="2024-11-03T23:15: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D62151" w14:textId="77777777" w:rsidR="00BB33D1" w:rsidRPr="00033637" w:rsidRDefault="00BB33D1" w:rsidP="00F31FB2">
            <w:pPr>
              <w:spacing w:line="480" w:lineRule="auto"/>
              <w:rPr>
                <w:ins w:id="720" w:author="Mohammad Nayeem Hasan" w:date="2024-11-03T23:15:00Z"/>
                <w:rFonts w:ascii="Times New Roman" w:hAnsi="Times New Roman" w:cs="Times New Roman"/>
                <w:b/>
                <w:bCs/>
                <w:sz w:val="24"/>
                <w:szCs w:val="24"/>
              </w:rPr>
              <w:pPrChange w:id="721" w:author="Mohammad Nayeem Hasan" w:date="2024-12-23T01:38:00Z" w16du:dateUtc="2024-12-22T19:38:00Z">
                <w:pPr/>
              </w:pPrChange>
            </w:pPr>
          </w:p>
        </w:tc>
        <w:tc>
          <w:tcPr>
            <w:tcW w:w="445" w:type="pct"/>
            <w:tcBorders>
              <w:top w:val="single" w:sz="4" w:space="0" w:color="auto"/>
              <w:left w:val="single" w:sz="4" w:space="0" w:color="auto"/>
              <w:bottom w:val="single" w:sz="4" w:space="0" w:color="auto"/>
              <w:right w:val="single" w:sz="4" w:space="0" w:color="auto"/>
            </w:tcBorders>
            <w:vAlign w:val="center"/>
            <w:hideMark/>
          </w:tcPr>
          <w:p w14:paraId="6EC91C81" w14:textId="77777777" w:rsidR="00BB33D1" w:rsidRPr="00033637" w:rsidRDefault="00BB33D1" w:rsidP="00F31FB2">
            <w:pPr>
              <w:spacing w:line="480" w:lineRule="auto"/>
              <w:rPr>
                <w:ins w:id="722" w:author="Mohammad Nayeem Hasan" w:date="2024-11-03T23:15:00Z"/>
                <w:rFonts w:ascii="Times New Roman" w:hAnsi="Times New Roman" w:cs="Times New Roman"/>
                <w:b/>
                <w:bCs/>
                <w:sz w:val="24"/>
                <w:szCs w:val="24"/>
              </w:rPr>
              <w:pPrChange w:id="723" w:author="Mohammad Nayeem Hasan" w:date="2024-12-23T01:38:00Z" w16du:dateUtc="2024-12-22T19:38:00Z">
                <w:pPr/>
              </w:pPrChange>
            </w:pPr>
            <w:ins w:id="724" w:author="Mohammad Nayeem Hasan" w:date="2024-11-03T23:15:00Z">
              <w:r w:rsidRPr="00033637">
                <w:rPr>
                  <w:rFonts w:ascii="Times New Roman" w:hAnsi="Times New Roman" w:cs="Times New Roman"/>
                  <w:b/>
                  <w:bCs/>
                  <w:sz w:val="24"/>
                  <w:szCs w:val="24"/>
                </w:rPr>
                <w:t>Yes</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34577946" w14:textId="77777777" w:rsidR="00BB33D1" w:rsidRPr="00033637" w:rsidRDefault="00BB33D1" w:rsidP="00F31FB2">
            <w:pPr>
              <w:spacing w:line="480" w:lineRule="auto"/>
              <w:rPr>
                <w:ins w:id="725" w:author="Mohammad Nayeem Hasan" w:date="2024-11-03T23:15:00Z"/>
                <w:rFonts w:ascii="Times New Roman" w:hAnsi="Times New Roman" w:cs="Times New Roman"/>
                <w:b/>
                <w:bCs/>
                <w:sz w:val="24"/>
                <w:szCs w:val="24"/>
              </w:rPr>
              <w:pPrChange w:id="726" w:author="Mohammad Nayeem Hasan" w:date="2024-12-23T01:38:00Z" w16du:dateUtc="2024-12-22T19:38:00Z">
                <w:pPr/>
              </w:pPrChange>
            </w:pPr>
            <w:ins w:id="727" w:author="Mohammad Nayeem Hasan" w:date="2024-11-03T23:15:00Z">
              <w:r w:rsidRPr="00033637">
                <w:rPr>
                  <w:rFonts w:ascii="Times New Roman" w:hAnsi="Times New Roman" w:cs="Times New Roman"/>
                  <w:b/>
                  <w:bCs/>
                  <w:sz w:val="24"/>
                  <w:szCs w:val="24"/>
                </w:rPr>
                <w:t>No</w:t>
              </w:r>
            </w:ins>
          </w:p>
        </w:tc>
        <w:tc>
          <w:tcPr>
            <w:tcW w:w="689" w:type="pct"/>
            <w:tcBorders>
              <w:top w:val="single" w:sz="4" w:space="0" w:color="auto"/>
              <w:left w:val="single" w:sz="4" w:space="0" w:color="auto"/>
              <w:bottom w:val="single" w:sz="4" w:space="0" w:color="auto"/>
              <w:right w:val="single" w:sz="4" w:space="0" w:color="auto"/>
            </w:tcBorders>
            <w:vAlign w:val="center"/>
          </w:tcPr>
          <w:p w14:paraId="1AD44860" w14:textId="77777777" w:rsidR="00BB33D1" w:rsidRPr="00033637" w:rsidRDefault="00BB33D1" w:rsidP="00F31FB2">
            <w:pPr>
              <w:spacing w:line="480" w:lineRule="auto"/>
              <w:rPr>
                <w:ins w:id="728" w:author="Mohammad Nayeem Hasan" w:date="2024-11-03T23:15:00Z"/>
                <w:rFonts w:ascii="Times New Roman" w:hAnsi="Times New Roman" w:cs="Times New Roman"/>
                <w:b/>
                <w:bCs/>
                <w:sz w:val="24"/>
                <w:szCs w:val="24"/>
              </w:rPr>
              <w:pPrChange w:id="729"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5CE94B76" w14:textId="77777777" w:rsidR="00BB33D1" w:rsidRPr="00033637" w:rsidRDefault="00BB33D1" w:rsidP="00F31FB2">
            <w:pPr>
              <w:spacing w:line="480" w:lineRule="auto"/>
              <w:rPr>
                <w:ins w:id="730" w:author="Mohammad Nayeem Hasan" w:date="2024-11-03T23:15:00Z"/>
                <w:rFonts w:ascii="Times New Roman" w:hAnsi="Times New Roman" w:cs="Times New Roman"/>
                <w:b/>
                <w:bCs/>
                <w:sz w:val="24"/>
                <w:szCs w:val="24"/>
              </w:rPr>
              <w:pPrChange w:id="731" w:author="Mohammad Nayeem Hasan" w:date="2024-12-23T01:38:00Z" w16du:dateUtc="2024-12-22T19:38:00Z">
                <w:pPr/>
              </w:pPrChange>
            </w:pPr>
            <w:ins w:id="732" w:author="Mohammad Nayeem Hasan" w:date="2024-11-03T23:15:00Z">
              <w:r w:rsidRPr="00033637">
                <w:rPr>
                  <w:rFonts w:ascii="Times New Roman" w:hAnsi="Times New Roman" w:cs="Times New Roman"/>
                  <w:b/>
                  <w:bCs/>
                  <w:sz w:val="24"/>
                  <w:szCs w:val="24"/>
                </w:rPr>
                <w:t>Yes</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7D00DDBB" w14:textId="77777777" w:rsidR="00BB33D1" w:rsidRPr="00033637" w:rsidRDefault="00BB33D1" w:rsidP="00F31FB2">
            <w:pPr>
              <w:spacing w:line="480" w:lineRule="auto"/>
              <w:rPr>
                <w:ins w:id="733" w:author="Mohammad Nayeem Hasan" w:date="2024-11-03T23:15:00Z"/>
                <w:rFonts w:ascii="Times New Roman" w:hAnsi="Times New Roman" w:cs="Times New Roman"/>
                <w:b/>
                <w:bCs/>
                <w:sz w:val="24"/>
                <w:szCs w:val="24"/>
              </w:rPr>
              <w:pPrChange w:id="734" w:author="Mohammad Nayeem Hasan" w:date="2024-12-23T01:38:00Z" w16du:dateUtc="2024-12-22T19:38:00Z">
                <w:pPr/>
              </w:pPrChange>
            </w:pPr>
            <w:ins w:id="735" w:author="Mohammad Nayeem Hasan" w:date="2024-11-03T23:15:00Z">
              <w:r w:rsidRPr="00033637">
                <w:rPr>
                  <w:rFonts w:ascii="Times New Roman" w:hAnsi="Times New Roman" w:cs="Times New Roman"/>
                  <w:b/>
                  <w:bCs/>
                  <w:sz w:val="24"/>
                  <w:szCs w:val="24"/>
                </w:rPr>
                <w:t>No</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5475668" w14:textId="77777777" w:rsidR="00BB33D1" w:rsidRPr="00033637" w:rsidRDefault="00BB33D1" w:rsidP="00F31FB2">
            <w:pPr>
              <w:spacing w:line="480" w:lineRule="auto"/>
              <w:rPr>
                <w:ins w:id="736" w:author="Mohammad Nayeem Hasan" w:date="2024-11-03T23:15:00Z"/>
                <w:rFonts w:ascii="Times New Roman" w:hAnsi="Times New Roman" w:cs="Times New Roman"/>
                <w:b/>
                <w:bCs/>
                <w:sz w:val="24"/>
                <w:szCs w:val="24"/>
              </w:rPr>
              <w:pPrChange w:id="737"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3CCA96D8" w14:textId="77777777" w:rsidR="00BB33D1" w:rsidRPr="00033637" w:rsidRDefault="00BB33D1" w:rsidP="00F31FB2">
            <w:pPr>
              <w:spacing w:line="480" w:lineRule="auto"/>
              <w:rPr>
                <w:ins w:id="738" w:author="Mohammad Nayeem Hasan" w:date="2024-11-03T23:15:00Z"/>
                <w:rFonts w:ascii="Times New Roman" w:hAnsi="Times New Roman" w:cs="Times New Roman"/>
                <w:b/>
                <w:bCs/>
                <w:sz w:val="24"/>
                <w:szCs w:val="24"/>
              </w:rPr>
              <w:pPrChange w:id="739" w:author="Mohammad Nayeem Hasan" w:date="2024-12-23T01:38:00Z" w16du:dateUtc="2024-12-22T19:38:00Z">
                <w:pPr/>
              </w:pPrChange>
            </w:pPr>
            <w:ins w:id="740" w:author="Mohammad Nayeem Hasan" w:date="2024-11-03T23:15:00Z">
              <w:r w:rsidRPr="00033637">
                <w:rPr>
                  <w:rFonts w:ascii="Times New Roman" w:hAnsi="Times New Roman" w:cs="Times New Roman"/>
                  <w:b/>
                  <w:bCs/>
                  <w:sz w:val="24"/>
                  <w:szCs w:val="24"/>
                </w:rPr>
                <w:t>Yes</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4309A5C0" w14:textId="77777777" w:rsidR="00BB33D1" w:rsidRPr="00033637" w:rsidRDefault="00BB33D1" w:rsidP="00F31FB2">
            <w:pPr>
              <w:spacing w:line="480" w:lineRule="auto"/>
              <w:rPr>
                <w:ins w:id="741" w:author="Mohammad Nayeem Hasan" w:date="2024-11-03T23:15:00Z"/>
                <w:rFonts w:ascii="Times New Roman" w:hAnsi="Times New Roman" w:cs="Times New Roman"/>
                <w:b/>
                <w:bCs/>
                <w:sz w:val="24"/>
                <w:szCs w:val="24"/>
              </w:rPr>
              <w:pPrChange w:id="742" w:author="Mohammad Nayeem Hasan" w:date="2024-12-23T01:38:00Z" w16du:dateUtc="2024-12-22T19:38:00Z">
                <w:pPr/>
              </w:pPrChange>
            </w:pPr>
            <w:ins w:id="743" w:author="Mohammad Nayeem Hasan" w:date="2024-11-03T23:15:00Z">
              <w:r w:rsidRPr="00033637">
                <w:rPr>
                  <w:rFonts w:ascii="Times New Roman" w:hAnsi="Times New Roman" w:cs="Times New Roman"/>
                  <w:b/>
                  <w:bCs/>
                  <w:sz w:val="24"/>
                  <w:szCs w:val="24"/>
                </w:rPr>
                <w:t>No</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2882F3" w14:textId="77777777" w:rsidR="00BB33D1" w:rsidRPr="00033637" w:rsidRDefault="00BB33D1" w:rsidP="00F31FB2">
            <w:pPr>
              <w:spacing w:line="480" w:lineRule="auto"/>
              <w:rPr>
                <w:ins w:id="744" w:author="Mohammad Nayeem Hasan" w:date="2024-11-03T23:15:00Z"/>
                <w:rFonts w:ascii="Times New Roman" w:hAnsi="Times New Roman" w:cs="Times New Roman"/>
                <w:sz w:val="24"/>
                <w:szCs w:val="24"/>
              </w:rPr>
              <w:pPrChange w:id="745" w:author="Mohammad Nayeem Hasan" w:date="2024-12-23T01:38:00Z" w16du:dateUtc="2024-12-22T19:38:00Z">
                <w:pPr/>
              </w:pPrChange>
            </w:pPr>
          </w:p>
        </w:tc>
      </w:tr>
      <w:tr w:rsidR="00BB33D1" w:rsidRPr="00033637" w14:paraId="4CC17A2C" w14:textId="77777777" w:rsidTr="000C3C54">
        <w:trPr>
          <w:trHeight w:val="161"/>
          <w:jc w:val="center"/>
          <w:ins w:id="746" w:author="Mohammad Nayeem Hasan" w:date="2024-11-03T23:15: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074655" w14:textId="77777777" w:rsidR="00BB33D1" w:rsidRPr="00033637" w:rsidRDefault="00BB33D1" w:rsidP="00F31FB2">
            <w:pPr>
              <w:spacing w:line="480" w:lineRule="auto"/>
              <w:rPr>
                <w:ins w:id="747" w:author="Mohammad Nayeem Hasan" w:date="2024-11-03T23:15:00Z"/>
                <w:rFonts w:ascii="Times New Roman" w:hAnsi="Times New Roman" w:cs="Times New Roman"/>
                <w:b/>
                <w:bCs/>
                <w:sz w:val="24"/>
                <w:szCs w:val="24"/>
              </w:rPr>
              <w:pPrChange w:id="748" w:author="Mohammad Nayeem Hasan" w:date="2024-12-23T01:38:00Z" w16du:dateUtc="2024-12-22T19:38:00Z">
                <w:pPr/>
              </w:pPrChange>
            </w:pPr>
          </w:p>
        </w:tc>
        <w:tc>
          <w:tcPr>
            <w:tcW w:w="445" w:type="pct"/>
            <w:tcBorders>
              <w:top w:val="single" w:sz="4" w:space="0" w:color="auto"/>
              <w:left w:val="single" w:sz="4" w:space="0" w:color="auto"/>
              <w:bottom w:val="single" w:sz="4" w:space="0" w:color="auto"/>
              <w:right w:val="single" w:sz="4" w:space="0" w:color="auto"/>
            </w:tcBorders>
            <w:vAlign w:val="center"/>
            <w:hideMark/>
          </w:tcPr>
          <w:p w14:paraId="642201A5" w14:textId="77777777" w:rsidR="00BB33D1" w:rsidRPr="00033637" w:rsidRDefault="00BB33D1" w:rsidP="00F31FB2">
            <w:pPr>
              <w:spacing w:line="480" w:lineRule="auto"/>
              <w:rPr>
                <w:ins w:id="749" w:author="Mohammad Nayeem Hasan" w:date="2024-11-03T23:15:00Z"/>
                <w:rFonts w:ascii="Times New Roman" w:hAnsi="Times New Roman" w:cs="Times New Roman"/>
                <w:b/>
                <w:bCs/>
                <w:sz w:val="24"/>
                <w:szCs w:val="24"/>
              </w:rPr>
              <w:pPrChange w:id="750" w:author="Mohammad Nayeem Hasan" w:date="2024-12-23T01:38:00Z" w16du:dateUtc="2024-12-22T19:38:00Z">
                <w:pPr/>
              </w:pPrChange>
            </w:pPr>
            <w:ins w:id="751" w:author="Mohammad Nayeem Hasan" w:date="2024-11-03T23:15:00Z">
              <w:r w:rsidRPr="00033637">
                <w:rPr>
                  <w:rFonts w:ascii="Times New Roman" w:hAnsi="Times New Roman" w:cs="Times New Roman"/>
                  <w:b/>
                  <w:bCs/>
                  <w:sz w:val="24"/>
                  <w:szCs w:val="24"/>
                </w:rPr>
                <w:t>n (%)</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07A60949" w14:textId="77777777" w:rsidR="00BB33D1" w:rsidRPr="00033637" w:rsidRDefault="00BB33D1" w:rsidP="00F31FB2">
            <w:pPr>
              <w:spacing w:line="480" w:lineRule="auto"/>
              <w:rPr>
                <w:ins w:id="752" w:author="Mohammad Nayeem Hasan" w:date="2024-11-03T23:15:00Z"/>
                <w:rFonts w:ascii="Times New Roman" w:hAnsi="Times New Roman" w:cs="Times New Roman"/>
                <w:b/>
                <w:bCs/>
                <w:sz w:val="24"/>
                <w:szCs w:val="24"/>
              </w:rPr>
              <w:pPrChange w:id="753" w:author="Mohammad Nayeem Hasan" w:date="2024-12-23T01:38:00Z" w16du:dateUtc="2024-12-22T19:38:00Z">
                <w:pPr/>
              </w:pPrChange>
            </w:pPr>
            <w:ins w:id="754" w:author="Mohammad Nayeem Hasan" w:date="2024-11-03T23:15:00Z">
              <w:r w:rsidRPr="00033637">
                <w:rPr>
                  <w:rFonts w:ascii="Times New Roman" w:hAnsi="Times New Roman" w:cs="Times New Roman"/>
                  <w:b/>
                  <w:bCs/>
                  <w:sz w:val="24"/>
                  <w:szCs w:val="24"/>
                </w:rPr>
                <w:t>n (%)</w:t>
              </w:r>
            </w:ins>
          </w:p>
        </w:tc>
        <w:tc>
          <w:tcPr>
            <w:tcW w:w="689" w:type="pct"/>
            <w:tcBorders>
              <w:top w:val="single" w:sz="4" w:space="0" w:color="auto"/>
              <w:left w:val="single" w:sz="4" w:space="0" w:color="auto"/>
              <w:bottom w:val="single" w:sz="4" w:space="0" w:color="auto"/>
              <w:right w:val="single" w:sz="4" w:space="0" w:color="auto"/>
            </w:tcBorders>
            <w:vAlign w:val="center"/>
          </w:tcPr>
          <w:p w14:paraId="07BEF00B" w14:textId="77777777" w:rsidR="00BB33D1" w:rsidRPr="00033637" w:rsidRDefault="00BB33D1" w:rsidP="00F31FB2">
            <w:pPr>
              <w:spacing w:line="480" w:lineRule="auto"/>
              <w:rPr>
                <w:ins w:id="755" w:author="Mohammad Nayeem Hasan" w:date="2024-11-03T23:15:00Z"/>
                <w:rFonts w:ascii="Times New Roman" w:hAnsi="Times New Roman" w:cs="Times New Roman"/>
                <w:b/>
                <w:bCs/>
                <w:sz w:val="24"/>
                <w:szCs w:val="24"/>
              </w:rPr>
              <w:pPrChange w:id="756"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430B8427" w14:textId="77777777" w:rsidR="00BB33D1" w:rsidRPr="00033637" w:rsidRDefault="00BB33D1" w:rsidP="00F31FB2">
            <w:pPr>
              <w:spacing w:line="480" w:lineRule="auto"/>
              <w:rPr>
                <w:ins w:id="757" w:author="Mohammad Nayeem Hasan" w:date="2024-11-03T23:15:00Z"/>
                <w:rFonts w:ascii="Times New Roman" w:hAnsi="Times New Roman" w:cs="Times New Roman"/>
                <w:b/>
                <w:bCs/>
                <w:sz w:val="24"/>
                <w:szCs w:val="24"/>
              </w:rPr>
              <w:pPrChange w:id="758" w:author="Mohammad Nayeem Hasan" w:date="2024-12-23T01:38:00Z" w16du:dateUtc="2024-12-22T19:38:00Z">
                <w:pPr/>
              </w:pPrChange>
            </w:pPr>
            <w:ins w:id="759" w:author="Mohammad Nayeem Hasan" w:date="2024-11-03T23:15:00Z">
              <w:r w:rsidRPr="00033637">
                <w:rPr>
                  <w:rFonts w:ascii="Times New Roman" w:hAnsi="Times New Roman" w:cs="Times New Roman"/>
                  <w:b/>
                  <w:bCs/>
                  <w:sz w:val="24"/>
                  <w:szCs w:val="24"/>
                </w:rPr>
                <w:t>n (%)</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2BD9A1D0" w14:textId="77777777" w:rsidR="00BB33D1" w:rsidRPr="00033637" w:rsidRDefault="00BB33D1" w:rsidP="00F31FB2">
            <w:pPr>
              <w:spacing w:line="480" w:lineRule="auto"/>
              <w:rPr>
                <w:ins w:id="760" w:author="Mohammad Nayeem Hasan" w:date="2024-11-03T23:15:00Z"/>
                <w:rFonts w:ascii="Times New Roman" w:hAnsi="Times New Roman" w:cs="Times New Roman"/>
                <w:b/>
                <w:bCs/>
                <w:sz w:val="24"/>
                <w:szCs w:val="24"/>
              </w:rPr>
              <w:pPrChange w:id="761" w:author="Mohammad Nayeem Hasan" w:date="2024-12-23T01:38:00Z" w16du:dateUtc="2024-12-22T19:38:00Z">
                <w:pPr/>
              </w:pPrChange>
            </w:pPr>
            <w:ins w:id="762" w:author="Mohammad Nayeem Hasan" w:date="2024-11-03T23:15:00Z">
              <w:r w:rsidRPr="00033637">
                <w:rPr>
                  <w:rFonts w:ascii="Times New Roman" w:hAnsi="Times New Roman" w:cs="Times New Roman"/>
                  <w:b/>
                  <w:bCs/>
                  <w:sz w:val="24"/>
                  <w:szCs w:val="24"/>
                </w:rPr>
                <w:t>n (%)</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2173A4" w14:textId="77777777" w:rsidR="00BB33D1" w:rsidRPr="00033637" w:rsidRDefault="00BB33D1" w:rsidP="00F31FB2">
            <w:pPr>
              <w:spacing w:line="480" w:lineRule="auto"/>
              <w:rPr>
                <w:ins w:id="763" w:author="Mohammad Nayeem Hasan" w:date="2024-11-03T23:15:00Z"/>
                <w:rFonts w:ascii="Times New Roman" w:hAnsi="Times New Roman" w:cs="Times New Roman"/>
                <w:b/>
                <w:bCs/>
                <w:sz w:val="24"/>
                <w:szCs w:val="24"/>
              </w:rPr>
              <w:pPrChange w:id="764"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395E3491" w14:textId="77777777" w:rsidR="00BB33D1" w:rsidRPr="00033637" w:rsidRDefault="00BB33D1" w:rsidP="00F31FB2">
            <w:pPr>
              <w:spacing w:line="480" w:lineRule="auto"/>
              <w:rPr>
                <w:ins w:id="765" w:author="Mohammad Nayeem Hasan" w:date="2024-11-03T23:15:00Z"/>
                <w:rFonts w:ascii="Times New Roman" w:hAnsi="Times New Roman" w:cs="Times New Roman"/>
                <w:b/>
                <w:bCs/>
                <w:sz w:val="24"/>
                <w:szCs w:val="24"/>
              </w:rPr>
              <w:pPrChange w:id="766" w:author="Mohammad Nayeem Hasan" w:date="2024-12-23T01:38:00Z" w16du:dateUtc="2024-12-22T19:38:00Z">
                <w:pPr/>
              </w:pPrChange>
            </w:pPr>
            <w:ins w:id="767" w:author="Mohammad Nayeem Hasan" w:date="2024-11-03T23:15:00Z">
              <w:r w:rsidRPr="00033637">
                <w:rPr>
                  <w:rFonts w:ascii="Times New Roman" w:hAnsi="Times New Roman" w:cs="Times New Roman"/>
                  <w:b/>
                  <w:bCs/>
                  <w:sz w:val="24"/>
                  <w:szCs w:val="24"/>
                </w:rPr>
                <w:t>n (%)</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6E137E48" w14:textId="77777777" w:rsidR="00BB33D1" w:rsidRPr="00033637" w:rsidRDefault="00BB33D1" w:rsidP="00F31FB2">
            <w:pPr>
              <w:spacing w:line="480" w:lineRule="auto"/>
              <w:rPr>
                <w:ins w:id="768" w:author="Mohammad Nayeem Hasan" w:date="2024-11-03T23:15:00Z"/>
                <w:rFonts w:ascii="Times New Roman" w:hAnsi="Times New Roman" w:cs="Times New Roman"/>
                <w:b/>
                <w:bCs/>
                <w:sz w:val="24"/>
                <w:szCs w:val="24"/>
              </w:rPr>
              <w:pPrChange w:id="769" w:author="Mohammad Nayeem Hasan" w:date="2024-12-23T01:38:00Z" w16du:dateUtc="2024-12-22T19:38:00Z">
                <w:pPr/>
              </w:pPrChange>
            </w:pPr>
            <w:ins w:id="770" w:author="Mohammad Nayeem Hasan" w:date="2024-11-03T23:15:00Z">
              <w:r w:rsidRPr="00033637">
                <w:rPr>
                  <w:rFonts w:ascii="Times New Roman" w:hAnsi="Times New Roman" w:cs="Times New Roman"/>
                  <w:b/>
                  <w:bCs/>
                  <w:sz w:val="24"/>
                  <w:szCs w:val="24"/>
                </w:rPr>
                <w:t>n (%)</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CE087AA" w14:textId="77777777" w:rsidR="00BB33D1" w:rsidRPr="00033637" w:rsidRDefault="00BB33D1" w:rsidP="00F31FB2">
            <w:pPr>
              <w:spacing w:line="480" w:lineRule="auto"/>
              <w:rPr>
                <w:ins w:id="771" w:author="Mohammad Nayeem Hasan" w:date="2024-11-03T23:15:00Z"/>
                <w:rFonts w:ascii="Times New Roman" w:hAnsi="Times New Roman" w:cs="Times New Roman"/>
                <w:sz w:val="24"/>
                <w:szCs w:val="24"/>
              </w:rPr>
              <w:pPrChange w:id="772" w:author="Mohammad Nayeem Hasan" w:date="2024-12-23T01:38:00Z" w16du:dateUtc="2024-12-22T19:38:00Z">
                <w:pPr/>
              </w:pPrChange>
            </w:pPr>
          </w:p>
        </w:tc>
      </w:tr>
      <w:tr w:rsidR="00BB33D1" w:rsidRPr="00033637" w14:paraId="72E0DFA2" w14:textId="77777777" w:rsidTr="000C3C54">
        <w:trPr>
          <w:trHeight w:val="161"/>
          <w:jc w:val="center"/>
          <w:ins w:id="773" w:author="Mohammad Nayeem Hasan" w:date="2024-11-03T23:15: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3578B5BD" w14:textId="77777777" w:rsidR="00BB33D1" w:rsidRPr="00033637" w:rsidRDefault="00BB33D1" w:rsidP="00F31FB2">
            <w:pPr>
              <w:spacing w:line="480" w:lineRule="auto"/>
              <w:rPr>
                <w:ins w:id="774" w:author="Mohammad Nayeem Hasan" w:date="2024-11-03T23:15:00Z"/>
                <w:rFonts w:ascii="Times New Roman" w:hAnsi="Times New Roman" w:cs="Times New Roman"/>
                <w:b/>
                <w:bCs/>
                <w:sz w:val="24"/>
                <w:szCs w:val="24"/>
              </w:rPr>
              <w:pPrChange w:id="775" w:author="Mohammad Nayeem Hasan" w:date="2024-12-23T01:38:00Z" w16du:dateUtc="2024-12-22T19:38:00Z">
                <w:pPr/>
              </w:pPrChange>
            </w:pPr>
            <w:ins w:id="776" w:author="Mohammad Nayeem Hasan" w:date="2024-11-03T23:15:00Z">
              <w:r w:rsidRPr="00033637">
                <w:rPr>
                  <w:rFonts w:ascii="Times New Roman" w:hAnsi="Times New Roman" w:cs="Times New Roman"/>
                  <w:b/>
                  <w:bCs/>
                  <w:sz w:val="24"/>
                  <w:szCs w:val="24"/>
                </w:rPr>
                <w:t>Child characteristics</w:t>
              </w:r>
            </w:ins>
          </w:p>
        </w:tc>
      </w:tr>
      <w:tr w:rsidR="00BB33D1" w:rsidRPr="00033637" w14:paraId="196400AE" w14:textId="77777777" w:rsidTr="000C3C54">
        <w:trPr>
          <w:trHeight w:val="161"/>
          <w:jc w:val="center"/>
          <w:ins w:id="777" w:author="Mohammad Nayeem Hasan" w:date="2024-11-03T23:15: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37F05119" w14:textId="77777777" w:rsidR="00BB33D1" w:rsidRPr="00033637" w:rsidRDefault="00BB33D1" w:rsidP="00F31FB2">
            <w:pPr>
              <w:spacing w:line="480" w:lineRule="auto"/>
              <w:rPr>
                <w:ins w:id="778" w:author="Mohammad Nayeem Hasan" w:date="2024-11-03T23:15:00Z"/>
                <w:rFonts w:ascii="Times New Roman" w:hAnsi="Times New Roman" w:cs="Times New Roman"/>
                <w:sz w:val="24"/>
                <w:szCs w:val="24"/>
              </w:rPr>
              <w:pPrChange w:id="779" w:author="Mohammad Nayeem Hasan" w:date="2024-12-23T01:38:00Z" w16du:dateUtc="2024-12-22T19:38:00Z">
                <w:pPr/>
              </w:pPrChange>
            </w:pPr>
            <w:ins w:id="780" w:author="Mohammad Nayeem Hasan" w:date="2024-11-03T23:15:00Z">
              <w:r w:rsidRPr="00033637">
                <w:rPr>
                  <w:rFonts w:ascii="Times New Roman" w:hAnsi="Times New Roman" w:cs="Times New Roman"/>
                  <w:sz w:val="24"/>
                  <w:szCs w:val="24"/>
                </w:rPr>
                <w:t>Age of child (in months)</w:t>
              </w:r>
            </w:ins>
          </w:p>
        </w:tc>
      </w:tr>
      <w:tr w:rsidR="00BB33D1" w:rsidRPr="00033637" w14:paraId="3543E778" w14:textId="77777777" w:rsidTr="000C3C54">
        <w:trPr>
          <w:trHeight w:val="250"/>
          <w:jc w:val="center"/>
          <w:ins w:id="781"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2C7AC976" w14:textId="77777777" w:rsidR="00BB33D1" w:rsidRPr="00033637" w:rsidRDefault="00BB33D1" w:rsidP="00F31FB2">
            <w:pPr>
              <w:spacing w:line="480" w:lineRule="auto"/>
              <w:rPr>
                <w:ins w:id="782" w:author="Mohammad Nayeem Hasan" w:date="2024-11-03T23:15:00Z"/>
                <w:rFonts w:ascii="Times New Roman" w:hAnsi="Times New Roman" w:cs="Times New Roman"/>
                <w:sz w:val="24"/>
                <w:szCs w:val="24"/>
              </w:rPr>
              <w:pPrChange w:id="783" w:author="Mohammad Nayeem Hasan" w:date="2024-12-23T01:38:00Z" w16du:dateUtc="2024-12-22T19:38:00Z">
                <w:pPr/>
              </w:pPrChange>
            </w:pPr>
            <w:ins w:id="784" w:author="Mohammad Nayeem Hasan" w:date="2024-11-03T23:15:00Z">
              <w:r w:rsidRPr="00033637">
                <w:rPr>
                  <w:rFonts w:ascii="Times New Roman" w:hAnsi="Times New Roman" w:cs="Times New Roman"/>
                  <w:sz w:val="24"/>
                  <w:szCs w:val="24"/>
                </w:rPr>
                <w:t>0-11</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7D8F7AD2" w14:textId="77777777" w:rsidR="00BB33D1" w:rsidRPr="00033637" w:rsidRDefault="00BB33D1" w:rsidP="00F31FB2">
            <w:pPr>
              <w:spacing w:line="480" w:lineRule="auto"/>
              <w:rPr>
                <w:ins w:id="785" w:author="Mohammad Nayeem Hasan" w:date="2024-11-03T23:15:00Z"/>
                <w:rFonts w:ascii="Times New Roman" w:hAnsi="Times New Roman" w:cs="Times New Roman"/>
                <w:sz w:val="24"/>
                <w:szCs w:val="24"/>
              </w:rPr>
              <w:pPrChange w:id="786" w:author="Mohammad Nayeem Hasan" w:date="2024-12-23T01:38:00Z" w16du:dateUtc="2024-12-22T19:38:00Z">
                <w:pPr/>
              </w:pPrChange>
            </w:pPr>
            <w:ins w:id="787" w:author="Mohammad Nayeem Hasan" w:date="2024-11-03T23:15:00Z">
              <w:r w:rsidRPr="00033637">
                <w:rPr>
                  <w:rFonts w:ascii="Times New Roman" w:hAnsi="Times New Roman" w:cs="Times New Roman"/>
                  <w:sz w:val="24"/>
                  <w:szCs w:val="24"/>
                </w:rPr>
                <w:t>483 (8.5)</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0467CB05" w14:textId="77777777" w:rsidR="00BB33D1" w:rsidRPr="00033637" w:rsidRDefault="00BB33D1" w:rsidP="00F31FB2">
            <w:pPr>
              <w:spacing w:line="480" w:lineRule="auto"/>
              <w:rPr>
                <w:ins w:id="788" w:author="Mohammad Nayeem Hasan" w:date="2024-11-03T23:15:00Z"/>
                <w:rFonts w:ascii="Times New Roman" w:hAnsi="Times New Roman" w:cs="Times New Roman"/>
                <w:sz w:val="24"/>
                <w:szCs w:val="24"/>
              </w:rPr>
              <w:pPrChange w:id="789" w:author="Mohammad Nayeem Hasan" w:date="2024-12-23T01:38:00Z" w16du:dateUtc="2024-12-22T19:38:00Z">
                <w:pPr/>
              </w:pPrChange>
            </w:pPr>
            <w:ins w:id="790" w:author="Mohammad Nayeem Hasan" w:date="2024-11-03T23:15:00Z">
              <w:r w:rsidRPr="00033637">
                <w:rPr>
                  <w:rFonts w:ascii="Times New Roman" w:hAnsi="Times New Roman" w:cs="Times New Roman"/>
                  <w:sz w:val="24"/>
                  <w:szCs w:val="24"/>
                </w:rPr>
                <w:t>5185 (91.5)</w:t>
              </w:r>
            </w:ins>
          </w:p>
        </w:tc>
        <w:tc>
          <w:tcPr>
            <w:tcW w:w="689" w:type="pct"/>
            <w:vMerge w:val="restart"/>
            <w:tcBorders>
              <w:top w:val="single" w:sz="4" w:space="0" w:color="auto"/>
              <w:left w:val="single" w:sz="4" w:space="0" w:color="auto"/>
              <w:bottom w:val="single" w:sz="4" w:space="0" w:color="auto"/>
              <w:right w:val="single" w:sz="4" w:space="0" w:color="auto"/>
            </w:tcBorders>
            <w:vAlign w:val="center"/>
            <w:hideMark/>
          </w:tcPr>
          <w:p w14:paraId="1CE434B1" w14:textId="77777777" w:rsidR="00BB33D1" w:rsidRPr="00033637" w:rsidRDefault="00BB33D1" w:rsidP="00F31FB2">
            <w:pPr>
              <w:spacing w:line="480" w:lineRule="auto"/>
              <w:rPr>
                <w:ins w:id="791" w:author="Mohammad Nayeem Hasan" w:date="2024-11-03T23:15:00Z"/>
                <w:rFonts w:ascii="Times New Roman" w:hAnsi="Times New Roman" w:cs="Times New Roman"/>
                <w:b/>
                <w:bCs/>
                <w:sz w:val="24"/>
                <w:szCs w:val="24"/>
              </w:rPr>
              <w:pPrChange w:id="792" w:author="Mohammad Nayeem Hasan" w:date="2024-12-23T01:38:00Z" w16du:dateUtc="2024-12-22T19:38:00Z">
                <w:pPr/>
              </w:pPrChange>
            </w:pPr>
            <w:ins w:id="793" w:author="Mohammad Nayeem Hasan" w:date="2024-11-03T23:15:00Z">
              <w:r w:rsidRPr="00033637">
                <w:rPr>
                  <w:rFonts w:ascii="Times New Roman" w:hAnsi="Times New Roman" w:cs="Times New Roman"/>
                  <w:b/>
                  <w:bCs/>
                  <w:sz w:val="24"/>
                  <w:szCs w:val="24"/>
                </w:rPr>
                <w:t>&lt;0.001</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79C634C7" w14:textId="77777777" w:rsidR="00BB33D1" w:rsidRPr="00033637" w:rsidRDefault="00BB33D1" w:rsidP="00F31FB2">
            <w:pPr>
              <w:spacing w:line="480" w:lineRule="auto"/>
              <w:rPr>
                <w:ins w:id="794" w:author="Mohammad Nayeem Hasan" w:date="2024-11-03T23:15:00Z"/>
                <w:rFonts w:ascii="Times New Roman" w:hAnsi="Times New Roman" w:cs="Times New Roman"/>
                <w:sz w:val="24"/>
                <w:szCs w:val="24"/>
              </w:rPr>
              <w:pPrChange w:id="795" w:author="Mohammad Nayeem Hasan" w:date="2024-12-23T01:38:00Z" w16du:dateUtc="2024-12-22T19:38:00Z">
                <w:pPr/>
              </w:pPrChange>
            </w:pPr>
            <w:ins w:id="796" w:author="Mohammad Nayeem Hasan" w:date="2024-11-03T23:15:00Z">
              <w:r w:rsidRPr="00033637">
                <w:rPr>
                  <w:rFonts w:ascii="Times New Roman" w:hAnsi="Times New Roman" w:cs="Times New Roman"/>
                  <w:sz w:val="24"/>
                  <w:szCs w:val="24"/>
                </w:rPr>
                <w:t>213 (5.4)</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43E3A543" w14:textId="77777777" w:rsidR="00BB33D1" w:rsidRPr="00033637" w:rsidRDefault="00BB33D1" w:rsidP="00F31FB2">
            <w:pPr>
              <w:spacing w:line="480" w:lineRule="auto"/>
              <w:rPr>
                <w:ins w:id="797" w:author="Mohammad Nayeem Hasan" w:date="2024-11-03T23:15:00Z"/>
                <w:rFonts w:ascii="Times New Roman" w:hAnsi="Times New Roman" w:cs="Times New Roman"/>
                <w:sz w:val="24"/>
                <w:szCs w:val="24"/>
              </w:rPr>
              <w:pPrChange w:id="798" w:author="Mohammad Nayeem Hasan" w:date="2024-12-23T01:38:00Z" w16du:dateUtc="2024-12-22T19:38:00Z">
                <w:pPr/>
              </w:pPrChange>
            </w:pPr>
            <w:ins w:id="799" w:author="Mohammad Nayeem Hasan" w:date="2024-11-03T23:15:00Z">
              <w:r w:rsidRPr="00033637">
                <w:rPr>
                  <w:rFonts w:ascii="Times New Roman" w:hAnsi="Times New Roman" w:cs="Times New Roman"/>
                  <w:sz w:val="24"/>
                  <w:szCs w:val="24"/>
                </w:rPr>
                <w:t>3769 (94.6)</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0F47D5A2" w14:textId="77777777" w:rsidR="00BB33D1" w:rsidRPr="00033637" w:rsidRDefault="00BB33D1" w:rsidP="00F31FB2">
            <w:pPr>
              <w:spacing w:line="480" w:lineRule="auto"/>
              <w:rPr>
                <w:ins w:id="800" w:author="Mohammad Nayeem Hasan" w:date="2024-11-03T23:15:00Z"/>
                <w:rFonts w:ascii="Times New Roman" w:hAnsi="Times New Roman" w:cs="Times New Roman"/>
                <w:sz w:val="24"/>
                <w:szCs w:val="24"/>
              </w:rPr>
              <w:pPrChange w:id="801" w:author="Mohammad Nayeem Hasan" w:date="2024-12-23T01:38:00Z" w16du:dateUtc="2024-12-22T19:38:00Z">
                <w:pPr/>
              </w:pPrChange>
            </w:pPr>
            <w:ins w:id="802" w:author="Mohammad Nayeem Hasan" w:date="2024-11-03T23:15:00Z">
              <w:r w:rsidRPr="00033637">
                <w:rPr>
                  <w:rFonts w:ascii="Times New Roman" w:hAnsi="Times New Roman" w:cs="Times New Roman"/>
                  <w:b/>
                  <w:bCs/>
                  <w:sz w:val="24"/>
                  <w:szCs w:val="24"/>
                </w:rPr>
                <w:t>&lt;0.001</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51DB569B" w14:textId="77777777" w:rsidR="00BB33D1" w:rsidRPr="00033637" w:rsidRDefault="00BB33D1" w:rsidP="00F31FB2">
            <w:pPr>
              <w:spacing w:line="480" w:lineRule="auto"/>
              <w:rPr>
                <w:ins w:id="803" w:author="Mohammad Nayeem Hasan" w:date="2024-11-03T23:15:00Z"/>
                <w:rFonts w:ascii="Times New Roman" w:hAnsi="Times New Roman" w:cs="Times New Roman"/>
                <w:sz w:val="24"/>
                <w:szCs w:val="24"/>
              </w:rPr>
              <w:pPrChange w:id="804" w:author="Mohammad Nayeem Hasan" w:date="2024-12-23T01:38:00Z" w16du:dateUtc="2024-12-22T19:38:00Z">
                <w:pPr/>
              </w:pPrChange>
            </w:pPr>
            <w:ins w:id="805" w:author="Mohammad Nayeem Hasan" w:date="2024-11-03T23:15:00Z">
              <w:r w:rsidRPr="00033637">
                <w:rPr>
                  <w:rFonts w:ascii="Times New Roman" w:hAnsi="Times New Roman" w:cs="Times New Roman"/>
                  <w:sz w:val="24"/>
                  <w:szCs w:val="24"/>
                </w:rPr>
                <w:t>421 (9.1)</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66965F55" w14:textId="77777777" w:rsidR="00BB33D1" w:rsidRPr="00033637" w:rsidRDefault="00BB33D1" w:rsidP="00F31FB2">
            <w:pPr>
              <w:spacing w:line="480" w:lineRule="auto"/>
              <w:rPr>
                <w:ins w:id="806" w:author="Mohammad Nayeem Hasan" w:date="2024-11-03T23:15:00Z"/>
                <w:rFonts w:ascii="Times New Roman" w:hAnsi="Times New Roman" w:cs="Times New Roman"/>
                <w:sz w:val="24"/>
                <w:szCs w:val="24"/>
              </w:rPr>
              <w:pPrChange w:id="807" w:author="Mohammad Nayeem Hasan" w:date="2024-12-23T01:38:00Z" w16du:dateUtc="2024-12-22T19:38:00Z">
                <w:pPr/>
              </w:pPrChange>
            </w:pPr>
            <w:ins w:id="808" w:author="Mohammad Nayeem Hasan" w:date="2024-11-03T23:15:00Z">
              <w:r w:rsidRPr="00033637">
                <w:rPr>
                  <w:rFonts w:ascii="Times New Roman" w:hAnsi="Times New Roman" w:cs="Times New Roman"/>
                  <w:sz w:val="24"/>
                  <w:szCs w:val="24"/>
                </w:rPr>
                <w:t>4184 (90.9)</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31D436B7" w14:textId="77777777" w:rsidR="00BB33D1" w:rsidRPr="00033637" w:rsidRDefault="00BB33D1" w:rsidP="00F31FB2">
            <w:pPr>
              <w:spacing w:line="480" w:lineRule="auto"/>
              <w:rPr>
                <w:ins w:id="809" w:author="Mohammad Nayeem Hasan" w:date="2024-11-03T23:15:00Z"/>
                <w:rFonts w:ascii="Times New Roman" w:hAnsi="Times New Roman" w:cs="Times New Roman"/>
                <w:sz w:val="24"/>
                <w:szCs w:val="24"/>
              </w:rPr>
              <w:pPrChange w:id="810" w:author="Mohammad Nayeem Hasan" w:date="2024-12-23T01:38:00Z" w16du:dateUtc="2024-12-22T19:38:00Z">
                <w:pPr/>
              </w:pPrChange>
            </w:pPr>
            <w:ins w:id="811" w:author="Mohammad Nayeem Hasan" w:date="2024-11-03T23:15:00Z">
              <w:r w:rsidRPr="00033637">
                <w:rPr>
                  <w:rFonts w:ascii="Times New Roman" w:hAnsi="Times New Roman" w:cs="Times New Roman"/>
                  <w:b/>
                  <w:bCs/>
                  <w:sz w:val="24"/>
                  <w:szCs w:val="24"/>
                </w:rPr>
                <w:t>&lt;0.001</w:t>
              </w:r>
            </w:ins>
          </w:p>
        </w:tc>
      </w:tr>
      <w:tr w:rsidR="00BB33D1" w:rsidRPr="00033637" w14:paraId="226A60AF" w14:textId="77777777" w:rsidTr="000C3C54">
        <w:trPr>
          <w:trHeight w:val="138"/>
          <w:jc w:val="center"/>
          <w:ins w:id="812"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0913AA08" w14:textId="77777777" w:rsidR="00BB33D1" w:rsidRPr="00033637" w:rsidRDefault="00BB33D1" w:rsidP="00F31FB2">
            <w:pPr>
              <w:spacing w:line="480" w:lineRule="auto"/>
              <w:rPr>
                <w:ins w:id="813" w:author="Mohammad Nayeem Hasan" w:date="2024-11-03T23:15:00Z"/>
                <w:rFonts w:ascii="Times New Roman" w:hAnsi="Times New Roman" w:cs="Times New Roman"/>
                <w:sz w:val="24"/>
                <w:szCs w:val="24"/>
              </w:rPr>
              <w:pPrChange w:id="814" w:author="Mohammad Nayeem Hasan" w:date="2024-12-23T01:38:00Z" w16du:dateUtc="2024-12-22T19:38:00Z">
                <w:pPr/>
              </w:pPrChange>
            </w:pPr>
            <w:ins w:id="815" w:author="Mohammad Nayeem Hasan" w:date="2024-11-03T23:15:00Z">
              <w:r w:rsidRPr="00033637">
                <w:rPr>
                  <w:rFonts w:ascii="Times New Roman" w:hAnsi="Times New Roman" w:cs="Times New Roman"/>
                  <w:sz w:val="24"/>
                  <w:szCs w:val="24"/>
                </w:rPr>
                <w:t>12-23</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526EBAAA" w14:textId="77777777" w:rsidR="00BB33D1" w:rsidRPr="00033637" w:rsidRDefault="00BB33D1" w:rsidP="00F31FB2">
            <w:pPr>
              <w:spacing w:line="480" w:lineRule="auto"/>
              <w:rPr>
                <w:ins w:id="816" w:author="Mohammad Nayeem Hasan" w:date="2024-11-03T23:15:00Z"/>
                <w:rFonts w:ascii="Times New Roman" w:hAnsi="Times New Roman" w:cs="Times New Roman"/>
                <w:sz w:val="24"/>
                <w:szCs w:val="24"/>
              </w:rPr>
              <w:pPrChange w:id="817" w:author="Mohammad Nayeem Hasan" w:date="2024-12-23T01:38:00Z" w16du:dateUtc="2024-12-22T19:38:00Z">
                <w:pPr/>
              </w:pPrChange>
            </w:pPr>
            <w:ins w:id="818" w:author="Mohammad Nayeem Hasan" w:date="2024-11-03T23:15:00Z">
              <w:r w:rsidRPr="00033637">
                <w:rPr>
                  <w:rFonts w:ascii="Times New Roman" w:hAnsi="Times New Roman" w:cs="Times New Roman"/>
                  <w:sz w:val="24"/>
                  <w:szCs w:val="24"/>
                </w:rPr>
                <w:t>606 (10.0)</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7CFBE9B7" w14:textId="77777777" w:rsidR="00BB33D1" w:rsidRPr="00033637" w:rsidRDefault="00BB33D1" w:rsidP="00F31FB2">
            <w:pPr>
              <w:spacing w:line="480" w:lineRule="auto"/>
              <w:rPr>
                <w:ins w:id="819" w:author="Mohammad Nayeem Hasan" w:date="2024-11-03T23:15:00Z"/>
                <w:rFonts w:ascii="Times New Roman" w:hAnsi="Times New Roman" w:cs="Times New Roman"/>
                <w:sz w:val="24"/>
                <w:szCs w:val="24"/>
              </w:rPr>
              <w:pPrChange w:id="820" w:author="Mohammad Nayeem Hasan" w:date="2024-12-23T01:38:00Z" w16du:dateUtc="2024-12-22T19:38:00Z">
                <w:pPr/>
              </w:pPrChange>
            </w:pPr>
            <w:ins w:id="821" w:author="Mohammad Nayeem Hasan" w:date="2024-11-03T23:15:00Z">
              <w:r w:rsidRPr="00033637">
                <w:rPr>
                  <w:rFonts w:ascii="Times New Roman" w:hAnsi="Times New Roman" w:cs="Times New Roman"/>
                  <w:sz w:val="24"/>
                  <w:szCs w:val="24"/>
                </w:rPr>
                <w:t>5423 (90.0)</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7420924" w14:textId="77777777" w:rsidR="00BB33D1" w:rsidRPr="00033637" w:rsidRDefault="00BB33D1" w:rsidP="00F31FB2">
            <w:pPr>
              <w:spacing w:line="480" w:lineRule="auto"/>
              <w:rPr>
                <w:ins w:id="822" w:author="Mohammad Nayeem Hasan" w:date="2024-11-03T23:15:00Z"/>
                <w:rFonts w:ascii="Times New Roman" w:hAnsi="Times New Roman" w:cs="Times New Roman"/>
                <w:b/>
                <w:bCs/>
                <w:sz w:val="24"/>
                <w:szCs w:val="24"/>
              </w:rPr>
              <w:pPrChange w:id="823"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6B658710" w14:textId="77777777" w:rsidR="00BB33D1" w:rsidRPr="00033637" w:rsidRDefault="00BB33D1" w:rsidP="00F31FB2">
            <w:pPr>
              <w:spacing w:line="480" w:lineRule="auto"/>
              <w:rPr>
                <w:ins w:id="824" w:author="Mohammad Nayeem Hasan" w:date="2024-11-03T23:15:00Z"/>
                <w:rFonts w:ascii="Times New Roman" w:hAnsi="Times New Roman" w:cs="Times New Roman"/>
                <w:sz w:val="24"/>
                <w:szCs w:val="24"/>
              </w:rPr>
              <w:pPrChange w:id="825" w:author="Mohammad Nayeem Hasan" w:date="2024-12-23T01:38:00Z" w16du:dateUtc="2024-12-22T19:38:00Z">
                <w:pPr/>
              </w:pPrChange>
            </w:pPr>
            <w:ins w:id="826" w:author="Mohammad Nayeem Hasan" w:date="2024-11-03T23:15:00Z">
              <w:r w:rsidRPr="00033637">
                <w:rPr>
                  <w:rFonts w:ascii="Times New Roman" w:hAnsi="Times New Roman" w:cs="Times New Roman"/>
                  <w:sz w:val="24"/>
                  <w:szCs w:val="24"/>
                </w:rPr>
                <w:t>315 (7.7)</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30FB5A9D" w14:textId="77777777" w:rsidR="00BB33D1" w:rsidRPr="00033637" w:rsidRDefault="00BB33D1" w:rsidP="00F31FB2">
            <w:pPr>
              <w:spacing w:line="480" w:lineRule="auto"/>
              <w:rPr>
                <w:ins w:id="827" w:author="Mohammad Nayeem Hasan" w:date="2024-11-03T23:15:00Z"/>
                <w:rFonts w:ascii="Times New Roman" w:hAnsi="Times New Roman" w:cs="Times New Roman"/>
                <w:sz w:val="24"/>
                <w:szCs w:val="24"/>
              </w:rPr>
              <w:pPrChange w:id="828" w:author="Mohammad Nayeem Hasan" w:date="2024-12-23T01:38:00Z" w16du:dateUtc="2024-12-22T19:38:00Z">
                <w:pPr/>
              </w:pPrChange>
            </w:pPr>
            <w:ins w:id="829" w:author="Mohammad Nayeem Hasan" w:date="2024-11-03T23:15:00Z">
              <w:r w:rsidRPr="00033637">
                <w:rPr>
                  <w:rFonts w:ascii="Times New Roman" w:hAnsi="Times New Roman" w:cs="Times New Roman"/>
                  <w:sz w:val="24"/>
                  <w:szCs w:val="24"/>
                </w:rPr>
                <w:t>3776 (92.3)</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CFFECB" w14:textId="77777777" w:rsidR="00BB33D1" w:rsidRPr="00033637" w:rsidRDefault="00BB33D1" w:rsidP="00F31FB2">
            <w:pPr>
              <w:spacing w:line="480" w:lineRule="auto"/>
              <w:rPr>
                <w:ins w:id="830" w:author="Mohammad Nayeem Hasan" w:date="2024-11-03T23:15:00Z"/>
                <w:rFonts w:ascii="Times New Roman" w:hAnsi="Times New Roman" w:cs="Times New Roman"/>
                <w:sz w:val="24"/>
                <w:szCs w:val="24"/>
              </w:rPr>
              <w:pPrChange w:id="831"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076E8FB6" w14:textId="77777777" w:rsidR="00BB33D1" w:rsidRPr="00033637" w:rsidRDefault="00BB33D1" w:rsidP="00F31FB2">
            <w:pPr>
              <w:spacing w:line="480" w:lineRule="auto"/>
              <w:rPr>
                <w:ins w:id="832" w:author="Mohammad Nayeem Hasan" w:date="2024-11-03T23:15:00Z"/>
                <w:rFonts w:ascii="Times New Roman" w:hAnsi="Times New Roman" w:cs="Times New Roman"/>
                <w:sz w:val="24"/>
                <w:szCs w:val="24"/>
              </w:rPr>
              <w:pPrChange w:id="833" w:author="Mohammad Nayeem Hasan" w:date="2024-12-23T01:38:00Z" w16du:dateUtc="2024-12-22T19:38:00Z">
                <w:pPr/>
              </w:pPrChange>
            </w:pPr>
            <w:ins w:id="834" w:author="Mohammad Nayeem Hasan" w:date="2024-11-03T23:15:00Z">
              <w:r w:rsidRPr="00033637">
                <w:rPr>
                  <w:rFonts w:ascii="Times New Roman" w:hAnsi="Times New Roman" w:cs="Times New Roman"/>
                  <w:sz w:val="24"/>
                  <w:szCs w:val="24"/>
                </w:rPr>
                <w:t>448 (10.1)</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378BE40D" w14:textId="77777777" w:rsidR="00BB33D1" w:rsidRPr="00033637" w:rsidRDefault="00BB33D1" w:rsidP="00F31FB2">
            <w:pPr>
              <w:spacing w:line="480" w:lineRule="auto"/>
              <w:rPr>
                <w:ins w:id="835" w:author="Mohammad Nayeem Hasan" w:date="2024-11-03T23:15:00Z"/>
                <w:rFonts w:ascii="Times New Roman" w:hAnsi="Times New Roman" w:cs="Times New Roman"/>
                <w:sz w:val="24"/>
                <w:szCs w:val="24"/>
              </w:rPr>
              <w:pPrChange w:id="836" w:author="Mohammad Nayeem Hasan" w:date="2024-12-23T01:38:00Z" w16du:dateUtc="2024-12-22T19:38:00Z">
                <w:pPr/>
              </w:pPrChange>
            </w:pPr>
            <w:ins w:id="837" w:author="Mohammad Nayeem Hasan" w:date="2024-11-03T23:15:00Z">
              <w:r w:rsidRPr="00033637">
                <w:rPr>
                  <w:rFonts w:ascii="Times New Roman" w:hAnsi="Times New Roman" w:cs="Times New Roman"/>
                  <w:sz w:val="24"/>
                  <w:szCs w:val="24"/>
                </w:rPr>
                <w:t>3986 (89.9)</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B8A3A3" w14:textId="77777777" w:rsidR="00BB33D1" w:rsidRPr="00033637" w:rsidRDefault="00BB33D1" w:rsidP="00F31FB2">
            <w:pPr>
              <w:spacing w:line="480" w:lineRule="auto"/>
              <w:rPr>
                <w:ins w:id="838" w:author="Mohammad Nayeem Hasan" w:date="2024-11-03T23:15:00Z"/>
                <w:rFonts w:ascii="Times New Roman" w:hAnsi="Times New Roman" w:cs="Times New Roman"/>
                <w:sz w:val="24"/>
                <w:szCs w:val="24"/>
              </w:rPr>
              <w:pPrChange w:id="839" w:author="Mohammad Nayeem Hasan" w:date="2024-12-23T01:38:00Z" w16du:dateUtc="2024-12-22T19:38:00Z">
                <w:pPr/>
              </w:pPrChange>
            </w:pPr>
          </w:p>
        </w:tc>
      </w:tr>
      <w:tr w:rsidR="00BB33D1" w:rsidRPr="00033637" w14:paraId="3ECEB101" w14:textId="77777777" w:rsidTr="000C3C54">
        <w:trPr>
          <w:trHeight w:val="138"/>
          <w:jc w:val="center"/>
          <w:ins w:id="840"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660BE374" w14:textId="77777777" w:rsidR="00BB33D1" w:rsidRPr="00033637" w:rsidRDefault="00BB33D1" w:rsidP="00F31FB2">
            <w:pPr>
              <w:spacing w:line="480" w:lineRule="auto"/>
              <w:rPr>
                <w:ins w:id="841" w:author="Mohammad Nayeem Hasan" w:date="2024-11-03T23:15:00Z"/>
                <w:rFonts w:ascii="Times New Roman" w:hAnsi="Times New Roman" w:cs="Times New Roman"/>
                <w:sz w:val="24"/>
                <w:szCs w:val="24"/>
              </w:rPr>
              <w:pPrChange w:id="842" w:author="Mohammad Nayeem Hasan" w:date="2024-12-23T01:38:00Z" w16du:dateUtc="2024-12-22T19:38:00Z">
                <w:pPr/>
              </w:pPrChange>
            </w:pPr>
            <w:ins w:id="843" w:author="Mohammad Nayeem Hasan" w:date="2024-11-03T23:15:00Z">
              <w:r w:rsidRPr="00033637">
                <w:rPr>
                  <w:rFonts w:ascii="Times New Roman" w:hAnsi="Times New Roman" w:cs="Times New Roman"/>
                  <w:sz w:val="24"/>
                  <w:szCs w:val="24"/>
                </w:rPr>
                <w:t>24-35</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7121B6B9" w14:textId="77777777" w:rsidR="00BB33D1" w:rsidRPr="00033637" w:rsidRDefault="00BB33D1" w:rsidP="00F31FB2">
            <w:pPr>
              <w:spacing w:line="480" w:lineRule="auto"/>
              <w:rPr>
                <w:ins w:id="844" w:author="Mohammad Nayeem Hasan" w:date="2024-11-03T23:15:00Z"/>
                <w:rFonts w:ascii="Times New Roman" w:hAnsi="Times New Roman" w:cs="Times New Roman"/>
                <w:sz w:val="24"/>
                <w:szCs w:val="24"/>
              </w:rPr>
              <w:pPrChange w:id="845" w:author="Mohammad Nayeem Hasan" w:date="2024-12-23T01:38:00Z" w16du:dateUtc="2024-12-22T19:38:00Z">
                <w:pPr/>
              </w:pPrChange>
            </w:pPr>
            <w:ins w:id="846" w:author="Mohammad Nayeem Hasan" w:date="2024-11-03T23:15:00Z">
              <w:r w:rsidRPr="00033637">
                <w:rPr>
                  <w:rFonts w:ascii="Times New Roman" w:hAnsi="Times New Roman" w:cs="Times New Roman"/>
                  <w:sz w:val="24"/>
                  <w:szCs w:val="24"/>
                </w:rPr>
                <w:t>444 (7.0)</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356BD264" w14:textId="77777777" w:rsidR="00BB33D1" w:rsidRPr="00033637" w:rsidRDefault="00BB33D1" w:rsidP="00F31FB2">
            <w:pPr>
              <w:spacing w:line="480" w:lineRule="auto"/>
              <w:rPr>
                <w:ins w:id="847" w:author="Mohammad Nayeem Hasan" w:date="2024-11-03T23:15:00Z"/>
                <w:rFonts w:ascii="Times New Roman" w:hAnsi="Times New Roman" w:cs="Times New Roman"/>
                <w:sz w:val="24"/>
                <w:szCs w:val="24"/>
              </w:rPr>
              <w:pPrChange w:id="848" w:author="Mohammad Nayeem Hasan" w:date="2024-12-23T01:38:00Z" w16du:dateUtc="2024-12-22T19:38:00Z">
                <w:pPr/>
              </w:pPrChange>
            </w:pPr>
            <w:ins w:id="849" w:author="Mohammad Nayeem Hasan" w:date="2024-11-03T23:15:00Z">
              <w:r w:rsidRPr="00033637">
                <w:rPr>
                  <w:rFonts w:ascii="Times New Roman" w:hAnsi="Times New Roman" w:cs="Times New Roman"/>
                  <w:sz w:val="24"/>
                  <w:szCs w:val="24"/>
                </w:rPr>
                <w:t>5876 (93.0)</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73117C" w14:textId="77777777" w:rsidR="00BB33D1" w:rsidRPr="00033637" w:rsidRDefault="00BB33D1" w:rsidP="00F31FB2">
            <w:pPr>
              <w:spacing w:line="480" w:lineRule="auto"/>
              <w:rPr>
                <w:ins w:id="850" w:author="Mohammad Nayeem Hasan" w:date="2024-11-03T23:15:00Z"/>
                <w:rFonts w:ascii="Times New Roman" w:hAnsi="Times New Roman" w:cs="Times New Roman"/>
                <w:b/>
                <w:bCs/>
                <w:sz w:val="24"/>
                <w:szCs w:val="24"/>
              </w:rPr>
              <w:pPrChange w:id="851"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4D727CA4" w14:textId="77777777" w:rsidR="00BB33D1" w:rsidRPr="00033637" w:rsidRDefault="00BB33D1" w:rsidP="00F31FB2">
            <w:pPr>
              <w:spacing w:line="480" w:lineRule="auto"/>
              <w:rPr>
                <w:ins w:id="852" w:author="Mohammad Nayeem Hasan" w:date="2024-11-03T23:15:00Z"/>
                <w:rFonts w:ascii="Times New Roman" w:hAnsi="Times New Roman" w:cs="Times New Roman"/>
                <w:sz w:val="24"/>
                <w:szCs w:val="24"/>
              </w:rPr>
              <w:pPrChange w:id="853" w:author="Mohammad Nayeem Hasan" w:date="2024-12-23T01:38:00Z" w16du:dateUtc="2024-12-22T19:38:00Z">
                <w:pPr/>
              </w:pPrChange>
            </w:pPr>
            <w:ins w:id="854" w:author="Mohammad Nayeem Hasan" w:date="2024-11-03T23:15:00Z">
              <w:r w:rsidRPr="00033637">
                <w:rPr>
                  <w:rFonts w:ascii="Times New Roman" w:hAnsi="Times New Roman" w:cs="Times New Roman"/>
                  <w:sz w:val="24"/>
                  <w:szCs w:val="24"/>
                </w:rPr>
                <w:t>140 (3.3)</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3C247B11" w14:textId="77777777" w:rsidR="00BB33D1" w:rsidRPr="00033637" w:rsidRDefault="00BB33D1" w:rsidP="00F31FB2">
            <w:pPr>
              <w:spacing w:line="480" w:lineRule="auto"/>
              <w:rPr>
                <w:ins w:id="855" w:author="Mohammad Nayeem Hasan" w:date="2024-11-03T23:15:00Z"/>
                <w:rFonts w:ascii="Times New Roman" w:hAnsi="Times New Roman" w:cs="Times New Roman"/>
                <w:sz w:val="24"/>
                <w:szCs w:val="24"/>
              </w:rPr>
              <w:pPrChange w:id="856" w:author="Mohammad Nayeem Hasan" w:date="2024-12-23T01:38:00Z" w16du:dateUtc="2024-12-22T19:38:00Z">
                <w:pPr/>
              </w:pPrChange>
            </w:pPr>
            <w:ins w:id="857" w:author="Mohammad Nayeem Hasan" w:date="2024-11-03T23:15:00Z">
              <w:r w:rsidRPr="00033637">
                <w:rPr>
                  <w:rFonts w:ascii="Times New Roman" w:hAnsi="Times New Roman" w:cs="Times New Roman"/>
                  <w:sz w:val="24"/>
                  <w:szCs w:val="24"/>
                </w:rPr>
                <w:t>4048 (96.7)</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920CB2" w14:textId="77777777" w:rsidR="00BB33D1" w:rsidRPr="00033637" w:rsidRDefault="00BB33D1" w:rsidP="00F31FB2">
            <w:pPr>
              <w:spacing w:line="480" w:lineRule="auto"/>
              <w:rPr>
                <w:ins w:id="858" w:author="Mohammad Nayeem Hasan" w:date="2024-11-03T23:15:00Z"/>
                <w:rFonts w:ascii="Times New Roman" w:hAnsi="Times New Roman" w:cs="Times New Roman"/>
                <w:sz w:val="24"/>
                <w:szCs w:val="24"/>
              </w:rPr>
              <w:pPrChange w:id="859"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23FDFA7B" w14:textId="77777777" w:rsidR="00BB33D1" w:rsidRPr="00033637" w:rsidRDefault="00BB33D1" w:rsidP="00F31FB2">
            <w:pPr>
              <w:spacing w:line="480" w:lineRule="auto"/>
              <w:rPr>
                <w:ins w:id="860" w:author="Mohammad Nayeem Hasan" w:date="2024-11-03T23:15:00Z"/>
                <w:rFonts w:ascii="Times New Roman" w:hAnsi="Times New Roman" w:cs="Times New Roman"/>
                <w:sz w:val="24"/>
                <w:szCs w:val="24"/>
              </w:rPr>
              <w:pPrChange w:id="861" w:author="Mohammad Nayeem Hasan" w:date="2024-12-23T01:38:00Z" w16du:dateUtc="2024-12-22T19:38:00Z">
                <w:pPr/>
              </w:pPrChange>
            </w:pPr>
            <w:ins w:id="862" w:author="Mohammad Nayeem Hasan" w:date="2024-11-03T23:15:00Z">
              <w:r w:rsidRPr="00033637">
                <w:rPr>
                  <w:rFonts w:ascii="Times New Roman" w:hAnsi="Times New Roman" w:cs="Times New Roman"/>
                  <w:sz w:val="24"/>
                  <w:szCs w:val="24"/>
                </w:rPr>
                <w:t>326 (7.1)</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617F1726" w14:textId="77777777" w:rsidR="00BB33D1" w:rsidRPr="00033637" w:rsidRDefault="00BB33D1" w:rsidP="00F31FB2">
            <w:pPr>
              <w:spacing w:line="480" w:lineRule="auto"/>
              <w:rPr>
                <w:ins w:id="863" w:author="Mohammad Nayeem Hasan" w:date="2024-11-03T23:15:00Z"/>
                <w:rFonts w:ascii="Times New Roman" w:hAnsi="Times New Roman" w:cs="Times New Roman"/>
                <w:sz w:val="24"/>
                <w:szCs w:val="24"/>
              </w:rPr>
              <w:pPrChange w:id="864" w:author="Mohammad Nayeem Hasan" w:date="2024-12-23T01:38:00Z" w16du:dateUtc="2024-12-22T19:38:00Z">
                <w:pPr/>
              </w:pPrChange>
            </w:pPr>
            <w:ins w:id="865" w:author="Mohammad Nayeem Hasan" w:date="2024-11-03T23:15:00Z">
              <w:r w:rsidRPr="00033637">
                <w:rPr>
                  <w:rFonts w:ascii="Times New Roman" w:hAnsi="Times New Roman" w:cs="Times New Roman"/>
                  <w:sz w:val="24"/>
                  <w:szCs w:val="24"/>
                </w:rPr>
                <w:t>4279 (92.9)</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A7FE2B" w14:textId="77777777" w:rsidR="00BB33D1" w:rsidRPr="00033637" w:rsidRDefault="00BB33D1" w:rsidP="00F31FB2">
            <w:pPr>
              <w:spacing w:line="480" w:lineRule="auto"/>
              <w:rPr>
                <w:ins w:id="866" w:author="Mohammad Nayeem Hasan" w:date="2024-11-03T23:15:00Z"/>
                <w:rFonts w:ascii="Times New Roman" w:hAnsi="Times New Roman" w:cs="Times New Roman"/>
                <w:sz w:val="24"/>
                <w:szCs w:val="24"/>
              </w:rPr>
              <w:pPrChange w:id="867" w:author="Mohammad Nayeem Hasan" w:date="2024-12-23T01:38:00Z" w16du:dateUtc="2024-12-22T19:38:00Z">
                <w:pPr/>
              </w:pPrChange>
            </w:pPr>
          </w:p>
        </w:tc>
      </w:tr>
      <w:tr w:rsidR="00BB33D1" w:rsidRPr="00033637" w14:paraId="5F7635F9" w14:textId="77777777" w:rsidTr="000C3C54">
        <w:trPr>
          <w:trHeight w:val="138"/>
          <w:jc w:val="center"/>
          <w:ins w:id="868"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1A695718" w14:textId="77777777" w:rsidR="00BB33D1" w:rsidRPr="00033637" w:rsidRDefault="00BB33D1" w:rsidP="00F31FB2">
            <w:pPr>
              <w:spacing w:line="480" w:lineRule="auto"/>
              <w:rPr>
                <w:ins w:id="869" w:author="Mohammad Nayeem Hasan" w:date="2024-11-03T23:15:00Z"/>
                <w:rFonts w:ascii="Times New Roman" w:hAnsi="Times New Roman" w:cs="Times New Roman"/>
                <w:sz w:val="24"/>
                <w:szCs w:val="24"/>
              </w:rPr>
              <w:pPrChange w:id="870" w:author="Mohammad Nayeem Hasan" w:date="2024-12-23T01:38:00Z" w16du:dateUtc="2024-12-22T19:38:00Z">
                <w:pPr/>
              </w:pPrChange>
            </w:pPr>
            <w:ins w:id="871" w:author="Mohammad Nayeem Hasan" w:date="2024-11-03T23:15:00Z">
              <w:r w:rsidRPr="00033637">
                <w:rPr>
                  <w:rFonts w:ascii="Times New Roman" w:hAnsi="Times New Roman" w:cs="Times New Roman"/>
                  <w:sz w:val="24"/>
                  <w:szCs w:val="24"/>
                </w:rPr>
                <w:t>36-47</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563F047E" w14:textId="77777777" w:rsidR="00BB33D1" w:rsidRPr="00033637" w:rsidRDefault="00BB33D1" w:rsidP="00F31FB2">
            <w:pPr>
              <w:spacing w:line="480" w:lineRule="auto"/>
              <w:rPr>
                <w:ins w:id="872" w:author="Mohammad Nayeem Hasan" w:date="2024-11-03T23:15:00Z"/>
                <w:rFonts w:ascii="Times New Roman" w:hAnsi="Times New Roman" w:cs="Times New Roman"/>
                <w:sz w:val="24"/>
                <w:szCs w:val="24"/>
              </w:rPr>
              <w:pPrChange w:id="873" w:author="Mohammad Nayeem Hasan" w:date="2024-12-23T01:38:00Z" w16du:dateUtc="2024-12-22T19:38:00Z">
                <w:pPr/>
              </w:pPrChange>
            </w:pPr>
            <w:ins w:id="874" w:author="Mohammad Nayeem Hasan" w:date="2024-11-03T23:15:00Z">
              <w:r w:rsidRPr="00033637">
                <w:rPr>
                  <w:rFonts w:ascii="Times New Roman" w:hAnsi="Times New Roman" w:cs="Times New Roman"/>
                  <w:sz w:val="24"/>
                  <w:szCs w:val="24"/>
                </w:rPr>
                <w:t>388 (5.7)</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4A9C2845" w14:textId="77777777" w:rsidR="00BB33D1" w:rsidRPr="00033637" w:rsidRDefault="00BB33D1" w:rsidP="00F31FB2">
            <w:pPr>
              <w:spacing w:line="480" w:lineRule="auto"/>
              <w:rPr>
                <w:ins w:id="875" w:author="Mohammad Nayeem Hasan" w:date="2024-11-03T23:15:00Z"/>
                <w:rFonts w:ascii="Times New Roman" w:hAnsi="Times New Roman" w:cs="Times New Roman"/>
                <w:sz w:val="24"/>
                <w:szCs w:val="24"/>
              </w:rPr>
              <w:pPrChange w:id="876" w:author="Mohammad Nayeem Hasan" w:date="2024-12-23T01:38:00Z" w16du:dateUtc="2024-12-22T19:38:00Z">
                <w:pPr/>
              </w:pPrChange>
            </w:pPr>
            <w:ins w:id="877" w:author="Mohammad Nayeem Hasan" w:date="2024-11-03T23:15:00Z">
              <w:r w:rsidRPr="00033637">
                <w:rPr>
                  <w:rFonts w:ascii="Times New Roman" w:hAnsi="Times New Roman" w:cs="Times New Roman"/>
                  <w:sz w:val="24"/>
                  <w:szCs w:val="24"/>
                </w:rPr>
                <w:t>6398 (94.3)</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C1B861" w14:textId="77777777" w:rsidR="00BB33D1" w:rsidRPr="00033637" w:rsidRDefault="00BB33D1" w:rsidP="00F31FB2">
            <w:pPr>
              <w:spacing w:line="480" w:lineRule="auto"/>
              <w:rPr>
                <w:ins w:id="878" w:author="Mohammad Nayeem Hasan" w:date="2024-11-03T23:15:00Z"/>
                <w:rFonts w:ascii="Times New Roman" w:hAnsi="Times New Roman" w:cs="Times New Roman"/>
                <w:b/>
                <w:bCs/>
                <w:sz w:val="24"/>
                <w:szCs w:val="24"/>
              </w:rPr>
              <w:pPrChange w:id="879"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19CB4EDC" w14:textId="77777777" w:rsidR="00BB33D1" w:rsidRPr="00033637" w:rsidRDefault="00BB33D1" w:rsidP="00F31FB2">
            <w:pPr>
              <w:spacing w:line="480" w:lineRule="auto"/>
              <w:rPr>
                <w:ins w:id="880" w:author="Mohammad Nayeem Hasan" w:date="2024-11-03T23:15:00Z"/>
                <w:rFonts w:ascii="Times New Roman" w:hAnsi="Times New Roman" w:cs="Times New Roman"/>
                <w:sz w:val="24"/>
                <w:szCs w:val="24"/>
              </w:rPr>
              <w:pPrChange w:id="881" w:author="Mohammad Nayeem Hasan" w:date="2024-12-23T01:38:00Z" w16du:dateUtc="2024-12-22T19:38:00Z">
                <w:pPr/>
              </w:pPrChange>
            </w:pPr>
            <w:ins w:id="882" w:author="Mohammad Nayeem Hasan" w:date="2024-11-03T23:15:00Z">
              <w:r w:rsidRPr="00033637">
                <w:rPr>
                  <w:rFonts w:ascii="Times New Roman" w:hAnsi="Times New Roman" w:cs="Times New Roman"/>
                  <w:sz w:val="24"/>
                  <w:szCs w:val="24"/>
                </w:rPr>
                <w:t>97 (2.2)</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279D1DCC" w14:textId="77777777" w:rsidR="00BB33D1" w:rsidRPr="00033637" w:rsidRDefault="00BB33D1" w:rsidP="00F31FB2">
            <w:pPr>
              <w:spacing w:line="480" w:lineRule="auto"/>
              <w:rPr>
                <w:ins w:id="883" w:author="Mohammad Nayeem Hasan" w:date="2024-11-03T23:15:00Z"/>
                <w:rFonts w:ascii="Times New Roman" w:hAnsi="Times New Roman" w:cs="Times New Roman"/>
                <w:sz w:val="24"/>
                <w:szCs w:val="24"/>
              </w:rPr>
              <w:pPrChange w:id="884" w:author="Mohammad Nayeem Hasan" w:date="2024-12-23T01:38:00Z" w16du:dateUtc="2024-12-22T19:38:00Z">
                <w:pPr/>
              </w:pPrChange>
            </w:pPr>
            <w:ins w:id="885" w:author="Mohammad Nayeem Hasan" w:date="2024-11-03T23:15:00Z">
              <w:r w:rsidRPr="00033637">
                <w:rPr>
                  <w:rFonts w:ascii="Times New Roman" w:hAnsi="Times New Roman" w:cs="Times New Roman"/>
                  <w:sz w:val="24"/>
                  <w:szCs w:val="24"/>
                </w:rPr>
                <w:t>4232 (97.8)</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8CE6B6" w14:textId="77777777" w:rsidR="00BB33D1" w:rsidRPr="00033637" w:rsidRDefault="00BB33D1" w:rsidP="00F31FB2">
            <w:pPr>
              <w:spacing w:line="480" w:lineRule="auto"/>
              <w:rPr>
                <w:ins w:id="886" w:author="Mohammad Nayeem Hasan" w:date="2024-11-03T23:15:00Z"/>
                <w:rFonts w:ascii="Times New Roman" w:hAnsi="Times New Roman" w:cs="Times New Roman"/>
                <w:sz w:val="24"/>
                <w:szCs w:val="24"/>
              </w:rPr>
              <w:pPrChange w:id="887"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257BB886" w14:textId="77777777" w:rsidR="00BB33D1" w:rsidRPr="00033637" w:rsidRDefault="00BB33D1" w:rsidP="00F31FB2">
            <w:pPr>
              <w:spacing w:line="480" w:lineRule="auto"/>
              <w:rPr>
                <w:ins w:id="888" w:author="Mohammad Nayeem Hasan" w:date="2024-11-03T23:15:00Z"/>
                <w:rFonts w:ascii="Times New Roman" w:hAnsi="Times New Roman" w:cs="Times New Roman"/>
                <w:sz w:val="24"/>
                <w:szCs w:val="24"/>
              </w:rPr>
              <w:pPrChange w:id="889" w:author="Mohammad Nayeem Hasan" w:date="2024-12-23T01:38:00Z" w16du:dateUtc="2024-12-22T19:38:00Z">
                <w:pPr/>
              </w:pPrChange>
            </w:pPr>
            <w:ins w:id="890" w:author="Mohammad Nayeem Hasan" w:date="2024-11-03T23:15:00Z">
              <w:r w:rsidRPr="00033637">
                <w:rPr>
                  <w:rFonts w:ascii="Times New Roman" w:hAnsi="Times New Roman" w:cs="Times New Roman"/>
                  <w:sz w:val="24"/>
                  <w:szCs w:val="24"/>
                </w:rPr>
                <w:t>247 (5.1)</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1662AF72" w14:textId="77777777" w:rsidR="00BB33D1" w:rsidRPr="00033637" w:rsidRDefault="00BB33D1" w:rsidP="00F31FB2">
            <w:pPr>
              <w:spacing w:line="480" w:lineRule="auto"/>
              <w:rPr>
                <w:ins w:id="891" w:author="Mohammad Nayeem Hasan" w:date="2024-11-03T23:15:00Z"/>
                <w:rFonts w:ascii="Times New Roman" w:hAnsi="Times New Roman" w:cs="Times New Roman"/>
                <w:sz w:val="24"/>
                <w:szCs w:val="24"/>
              </w:rPr>
              <w:pPrChange w:id="892" w:author="Mohammad Nayeem Hasan" w:date="2024-12-23T01:38:00Z" w16du:dateUtc="2024-12-22T19:38:00Z">
                <w:pPr/>
              </w:pPrChange>
            </w:pPr>
            <w:ins w:id="893" w:author="Mohammad Nayeem Hasan" w:date="2024-11-03T23:15:00Z">
              <w:r w:rsidRPr="00033637">
                <w:rPr>
                  <w:rFonts w:ascii="Times New Roman" w:hAnsi="Times New Roman" w:cs="Times New Roman"/>
                  <w:sz w:val="24"/>
                  <w:szCs w:val="24"/>
                </w:rPr>
                <w:t>4570 (94.9)</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F155D2" w14:textId="77777777" w:rsidR="00BB33D1" w:rsidRPr="00033637" w:rsidRDefault="00BB33D1" w:rsidP="00F31FB2">
            <w:pPr>
              <w:spacing w:line="480" w:lineRule="auto"/>
              <w:rPr>
                <w:ins w:id="894" w:author="Mohammad Nayeem Hasan" w:date="2024-11-03T23:15:00Z"/>
                <w:rFonts w:ascii="Times New Roman" w:hAnsi="Times New Roman" w:cs="Times New Roman"/>
                <w:sz w:val="24"/>
                <w:szCs w:val="24"/>
              </w:rPr>
              <w:pPrChange w:id="895" w:author="Mohammad Nayeem Hasan" w:date="2024-12-23T01:38:00Z" w16du:dateUtc="2024-12-22T19:38:00Z">
                <w:pPr/>
              </w:pPrChange>
            </w:pPr>
          </w:p>
        </w:tc>
      </w:tr>
      <w:tr w:rsidR="00BB33D1" w:rsidRPr="00033637" w14:paraId="30A0038C" w14:textId="77777777" w:rsidTr="000C3C54">
        <w:trPr>
          <w:trHeight w:val="138"/>
          <w:jc w:val="center"/>
          <w:ins w:id="896"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550185BF" w14:textId="77777777" w:rsidR="00BB33D1" w:rsidRPr="00033637" w:rsidRDefault="00BB33D1" w:rsidP="00F31FB2">
            <w:pPr>
              <w:spacing w:line="480" w:lineRule="auto"/>
              <w:rPr>
                <w:ins w:id="897" w:author="Mohammad Nayeem Hasan" w:date="2024-11-03T23:15:00Z"/>
                <w:rFonts w:ascii="Times New Roman" w:hAnsi="Times New Roman" w:cs="Times New Roman"/>
                <w:sz w:val="24"/>
                <w:szCs w:val="24"/>
              </w:rPr>
              <w:pPrChange w:id="898" w:author="Mohammad Nayeem Hasan" w:date="2024-12-23T01:38:00Z" w16du:dateUtc="2024-12-22T19:38:00Z">
                <w:pPr/>
              </w:pPrChange>
            </w:pPr>
            <w:ins w:id="899" w:author="Mohammad Nayeem Hasan" w:date="2024-11-03T23:15:00Z">
              <w:r w:rsidRPr="00033637">
                <w:rPr>
                  <w:rFonts w:ascii="Times New Roman" w:hAnsi="Times New Roman" w:cs="Times New Roman"/>
                  <w:sz w:val="24"/>
                  <w:szCs w:val="24"/>
                </w:rPr>
                <w:t>48-59</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3674C6A1" w14:textId="77777777" w:rsidR="00BB33D1" w:rsidRPr="00033637" w:rsidRDefault="00BB33D1" w:rsidP="00F31FB2">
            <w:pPr>
              <w:spacing w:line="480" w:lineRule="auto"/>
              <w:rPr>
                <w:ins w:id="900" w:author="Mohammad Nayeem Hasan" w:date="2024-11-03T23:15:00Z"/>
                <w:rFonts w:ascii="Times New Roman" w:hAnsi="Times New Roman" w:cs="Times New Roman"/>
                <w:sz w:val="24"/>
                <w:szCs w:val="24"/>
              </w:rPr>
              <w:pPrChange w:id="901" w:author="Mohammad Nayeem Hasan" w:date="2024-12-23T01:38:00Z" w16du:dateUtc="2024-12-22T19:38:00Z">
                <w:pPr/>
              </w:pPrChange>
            </w:pPr>
            <w:ins w:id="902" w:author="Mohammad Nayeem Hasan" w:date="2024-11-03T23:15:00Z">
              <w:r w:rsidRPr="00033637">
                <w:rPr>
                  <w:rFonts w:ascii="Times New Roman" w:hAnsi="Times New Roman" w:cs="Times New Roman"/>
                  <w:sz w:val="24"/>
                  <w:szCs w:val="24"/>
                </w:rPr>
                <w:t>332 (4.9)</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38F4EAF3" w14:textId="77777777" w:rsidR="00BB33D1" w:rsidRPr="00033637" w:rsidRDefault="00BB33D1" w:rsidP="00F31FB2">
            <w:pPr>
              <w:spacing w:line="480" w:lineRule="auto"/>
              <w:rPr>
                <w:ins w:id="903" w:author="Mohammad Nayeem Hasan" w:date="2024-11-03T23:15:00Z"/>
                <w:rFonts w:ascii="Times New Roman" w:hAnsi="Times New Roman" w:cs="Times New Roman"/>
                <w:sz w:val="24"/>
                <w:szCs w:val="24"/>
              </w:rPr>
              <w:pPrChange w:id="904" w:author="Mohammad Nayeem Hasan" w:date="2024-12-23T01:38:00Z" w16du:dateUtc="2024-12-22T19:38:00Z">
                <w:pPr/>
              </w:pPrChange>
            </w:pPr>
            <w:ins w:id="905" w:author="Mohammad Nayeem Hasan" w:date="2024-11-03T23:15:00Z">
              <w:r w:rsidRPr="00033637">
                <w:rPr>
                  <w:rFonts w:ascii="Times New Roman" w:hAnsi="Times New Roman" w:cs="Times New Roman"/>
                  <w:sz w:val="24"/>
                  <w:szCs w:val="24"/>
                </w:rPr>
                <w:t>6410 (95.1)</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E64BAA" w14:textId="77777777" w:rsidR="00BB33D1" w:rsidRPr="00033637" w:rsidRDefault="00BB33D1" w:rsidP="00F31FB2">
            <w:pPr>
              <w:spacing w:line="480" w:lineRule="auto"/>
              <w:rPr>
                <w:ins w:id="906" w:author="Mohammad Nayeem Hasan" w:date="2024-11-03T23:15:00Z"/>
                <w:rFonts w:ascii="Times New Roman" w:hAnsi="Times New Roman" w:cs="Times New Roman"/>
                <w:b/>
                <w:bCs/>
                <w:sz w:val="24"/>
                <w:szCs w:val="24"/>
              </w:rPr>
              <w:pPrChange w:id="907"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6BF174FF" w14:textId="77777777" w:rsidR="00BB33D1" w:rsidRPr="00033637" w:rsidRDefault="00BB33D1" w:rsidP="00F31FB2">
            <w:pPr>
              <w:spacing w:line="480" w:lineRule="auto"/>
              <w:rPr>
                <w:ins w:id="908" w:author="Mohammad Nayeem Hasan" w:date="2024-11-03T23:15:00Z"/>
                <w:rFonts w:ascii="Times New Roman" w:hAnsi="Times New Roman" w:cs="Times New Roman"/>
                <w:sz w:val="24"/>
                <w:szCs w:val="24"/>
              </w:rPr>
              <w:pPrChange w:id="909" w:author="Mohammad Nayeem Hasan" w:date="2024-12-23T01:38:00Z" w16du:dateUtc="2024-12-22T19:38:00Z">
                <w:pPr/>
              </w:pPrChange>
            </w:pPr>
            <w:ins w:id="910" w:author="Mohammad Nayeem Hasan" w:date="2024-11-03T23:15:00Z">
              <w:r w:rsidRPr="00033637">
                <w:rPr>
                  <w:rFonts w:ascii="Times New Roman" w:hAnsi="Times New Roman" w:cs="Times New Roman"/>
                  <w:sz w:val="24"/>
                  <w:szCs w:val="24"/>
                </w:rPr>
                <w:t>61 (1.4)</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29225C57" w14:textId="77777777" w:rsidR="00BB33D1" w:rsidRPr="00033637" w:rsidRDefault="00BB33D1" w:rsidP="00F31FB2">
            <w:pPr>
              <w:spacing w:line="480" w:lineRule="auto"/>
              <w:rPr>
                <w:ins w:id="911" w:author="Mohammad Nayeem Hasan" w:date="2024-11-03T23:15:00Z"/>
                <w:rFonts w:ascii="Times New Roman" w:hAnsi="Times New Roman" w:cs="Times New Roman"/>
                <w:sz w:val="24"/>
                <w:szCs w:val="24"/>
              </w:rPr>
              <w:pPrChange w:id="912" w:author="Mohammad Nayeem Hasan" w:date="2024-12-23T01:38:00Z" w16du:dateUtc="2024-12-22T19:38:00Z">
                <w:pPr/>
              </w:pPrChange>
            </w:pPr>
            <w:ins w:id="913" w:author="Mohammad Nayeem Hasan" w:date="2024-11-03T23:15:00Z">
              <w:r w:rsidRPr="00033637">
                <w:rPr>
                  <w:rFonts w:ascii="Times New Roman" w:hAnsi="Times New Roman" w:cs="Times New Roman"/>
                  <w:sz w:val="24"/>
                  <w:szCs w:val="24"/>
                </w:rPr>
                <w:t>4242 (98.6)</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3D3945" w14:textId="77777777" w:rsidR="00BB33D1" w:rsidRPr="00033637" w:rsidRDefault="00BB33D1" w:rsidP="00F31FB2">
            <w:pPr>
              <w:spacing w:line="480" w:lineRule="auto"/>
              <w:rPr>
                <w:ins w:id="914" w:author="Mohammad Nayeem Hasan" w:date="2024-11-03T23:15:00Z"/>
                <w:rFonts w:ascii="Times New Roman" w:hAnsi="Times New Roman" w:cs="Times New Roman"/>
                <w:sz w:val="24"/>
                <w:szCs w:val="24"/>
              </w:rPr>
              <w:pPrChange w:id="915"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15CAC05F" w14:textId="77777777" w:rsidR="00BB33D1" w:rsidRPr="00033637" w:rsidRDefault="00BB33D1" w:rsidP="00F31FB2">
            <w:pPr>
              <w:spacing w:line="480" w:lineRule="auto"/>
              <w:rPr>
                <w:ins w:id="916" w:author="Mohammad Nayeem Hasan" w:date="2024-11-03T23:15:00Z"/>
                <w:rFonts w:ascii="Times New Roman" w:hAnsi="Times New Roman" w:cs="Times New Roman"/>
                <w:sz w:val="24"/>
                <w:szCs w:val="24"/>
              </w:rPr>
              <w:pPrChange w:id="917" w:author="Mohammad Nayeem Hasan" w:date="2024-12-23T01:38:00Z" w16du:dateUtc="2024-12-22T19:38:00Z">
                <w:pPr/>
              </w:pPrChange>
            </w:pPr>
            <w:ins w:id="918" w:author="Mohammad Nayeem Hasan" w:date="2024-11-03T23:15:00Z">
              <w:r w:rsidRPr="00033637">
                <w:rPr>
                  <w:rFonts w:ascii="Times New Roman" w:hAnsi="Times New Roman" w:cs="Times New Roman"/>
                  <w:sz w:val="24"/>
                  <w:szCs w:val="24"/>
                </w:rPr>
                <w:t>154 (3.3)</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1E42A7BF" w14:textId="77777777" w:rsidR="00BB33D1" w:rsidRPr="00033637" w:rsidRDefault="00BB33D1" w:rsidP="00F31FB2">
            <w:pPr>
              <w:spacing w:line="480" w:lineRule="auto"/>
              <w:rPr>
                <w:ins w:id="919" w:author="Mohammad Nayeem Hasan" w:date="2024-11-03T23:15:00Z"/>
                <w:rFonts w:ascii="Times New Roman" w:hAnsi="Times New Roman" w:cs="Times New Roman"/>
                <w:sz w:val="24"/>
                <w:szCs w:val="24"/>
              </w:rPr>
              <w:pPrChange w:id="920" w:author="Mohammad Nayeem Hasan" w:date="2024-12-23T01:38:00Z" w16du:dateUtc="2024-12-22T19:38:00Z">
                <w:pPr/>
              </w:pPrChange>
            </w:pPr>
            <w:ins w:id="921" w:author="Mohammad Nayeem Hasan" w:date="2024-11-03T23:15:00Z">
              <w:r w:rsidRPr="00033637">
                <w:rPr>
                  <w:rFonts w:ascii="Times New Roman" w:hAnsi="Times New Roman" w:cs="Times New Roman"/>
                  <w:sz w:val="24"/>
                  <w:szCs w:val="24"/>
                </w:rPr>
                <w:t>4473 (96.7)</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E2A1CCE" w14:textId="77777777" w:rsidR="00BB33D1" w:rsidRPr="00033637" w:rsidRDefault="00BB33D1" w:rsidP="00F31FB2">
            <w:pPr>
              <w:spacing w:line="480" w:lineRule="auto"/>
              <w:rPr>
                <w:ins w:id="922" w:author="Mohammad Nayeem Hasan" w:date="2024-11-03T23:15:00Z"/>
                <w:rFonts w:ascii="Times New Roman" w:hAnsi="Times New Roman" w:cs="Times New Roman"/>
                <w:sz w:val="24"/>
                <w:szCs w:val="24"/>
              </w:rPr>
              <w:pPrChange w:id="923" w:author="Mohammad Nayeem Hasan" w:date="2024-12-23T01:38:00Z" w16du:dateUtc="2024-12-22T19:38:00Z">
                <w:pPr/>
              </w:pPrChange>
            </w:pPr>
          </w:p>
        </w:tc>
      </w:tr>
      <w:tr w:rsidR="00BB33D1" w:rsidRPr="00033637" w14:paraId="069B1C89" w14:textId="77777777" w:rsidTr="000C3C54">
        <w:trPr>
          <w:trHeight w:val="138"/>
          <w:jc w:val="center"/>
          <w:ins w:id="924" w:author="Mohammad Nayeem Hasan" w:date="2024-11-03T23:15: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05B4DD51" w14:textId="77777777" w:rsidR="00BB33D1" w:rsidRPr="00033637" w:rsidRDefault="00BB33D1" w:rsidP="00F31FB2">
            <w:pPr>
              <w:spacing w:line="480" w:lineRule="auto"/>
              <w:rPr>
                <w:ins w:id="925" w:author="Mohammad Nayeem Hasan" w:date="2024-11-03T23:15:00Z"/>
                <w:rFonts w:ascii="Times New Roman" w:hAnsi="Times New Roman" w:cs="Times New Roman"/>
                <w:sz w:val="24"/>
                <w:szCs w:val="24"/>
              </w:rPr>
              <w:pPrChange w:id="926" w:author="Mohammad Nayeem Hasan" w:date="2024-12-23T01:38:00Z" w16du:dateUtc="2024-12-22T19:38:00Z">
                <w:pPr/>
              </w:pPrChange>
            </w:pPr>
            <w:ins w:id="927" w:author="Mohammad Nayeem Hasan" w:date="2024-11-03T23:15:00Z">
              <w:r w:rsidRPr="00033637">
                <w:rPr>
                  <w:rFonts w:ascii="Times New Roman" w:hAnsi="Times New Roman" w:cs="Times New Roman"/>
                  <w:sz w:val="24"/>
                  <w:szCs w:val="24"/>
                </w:rPr>
                <w:t>Child’s sex</w:t>
              </w:r>
            </w:ins>
          </w:p>
        </w:tc>
      </w:tr>
      <w:tr w:rsidR="00BB33D1" w:rsidRPr="00033637" w14:paraId="1CD843B8" w14:textId="77777777" w:rsidTr="000C3C54">
        <w:trPr>
          <w:trHeight w:val="268"/>
          <w:jc w:val="center"/>
          <w:ins w:id="928"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07A2586A" w14:textId="77777777" w:rsidR="00BB33D1" w:rsidRPr="00033637" w:rsidRDefault="00BB33D1" w:rsidP="00F31FB2">
            <w:pPr>
              <w:spacing w:line="480" w:lineRule="auto"/>
              <w:rPr>
                <w:ins w:id="929" w:author="Mohammad Nayeem Hasan" w:date="2024-11-03T23:15:00Z"/>
                <w:rFonts w:ascii="Times New Roman" w:hAnsi="Times New Roman" w:cs="Times New Roman"/>
                <w:sz w:val="24"/>
                <w:szCs w:val="24"/>
              </w:rPr>
              <w:pPrChange w:id="930" w:author="Mohammad Nayeem Hasan" w:date="2024-12-23T01:38:00Z" w16du:dateUtc="2024-12-22T19:38:00Z">
                <w:pPr/>
              </w:pPrChange>
            </w:pPr>
            <w:ins w:id="931" w:author="Mohammad Nayeem Hasan" w:date="2024-11-03T23:15:00Z">
              <w:r w:rsidRPr="00033637">
                <w:rPr>
                  <w:rFonts w:ascii="Times New Roman" w:hAnsi="Times New Roman" w:cs="Times New Roman"/>
                  <w:sz w:val="24"/>
                  <w:szCs w:val="24"/>
                </w:rPr>
                <w:lastRenderedPageBreak/>
                <w:t>Male</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7A268729" w14:textId="77777777" w:rsidR="00BB33D1" w:rsidRPr="00033637" w:rsidRDefault="00BB33D1" w:rsidP="00F31FB2">
            <w:pPr>
              <w:spacing w:line="480" w:lineRule="auto"/>
              <w:rPr>
                <w:ins w:id="932" w:author="Mohammad Nayeem Hasan" w:date="2024-11-03T23:15:00Z"/>
                <w:rFonts w:ascii="Times New Roman" w:hAnsi="Times New Roman" w:cs="Times New Roman"/>
                <w:sz w:val="24"/>
                <w:szCs w:val="24"/>
              </w:rPr>
              <w:pPrChange w:id="933" w:author="Mohammad Nayeem Hasan" w:date="2024-12-23T01:38:00Z" w16du:dateUtc="2024-12-22T19:38:00Z">
                <w:pPr/>
              </w:pPrChange>
            </w:pPr>
            <w:ins w:id="934" w:author="Mohammad Nayeem Hasan" w:date="2024-11-03T23:15:00Z">
              <w:r w:rsidRPr="00033637">
                <w:rPr>
                  <w:rFonts w:ascii="Times New Roman" w:hAnsi="Times New Roman" w:cs="Times New Roman"/>
                  <w:sz w:val="24"/>
                  <w:szCs w:val="24"/>
                </w:rPr>
                <w:t>1200 (7.4)</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331C39FD" w14:textId="77777777" w:rsidR="00BB33D1" w:rsidRPr="00033637" w:rsidRDefault="00BB33D1" w:rsidP="00F31FB2">
            <w:pPr>
              <w:spacing w:line="480" w:lineRule="auto"/>
              <w:rPr>
                <w:ins w:id="935" w:author="Mohammad Nayeem Hasan" w:date="2024-11-03T23:15:00Z"/>
                <w:rFonts w:ascii="Times New Roman" w:hAnsi="Times New Roman" w:cs="Times New Roman"/>
                <w:sz w:val="24"/>
                <w:szCs w:val="24"/>
              </w:rPr>
              <w:pPrChange w:id="936" w:author="Mohammad Nayeem Hasan" w:date="2024-12-23T01:38:00Z" w16du:dateUtc="2024-12-22T19:38:00Z">
                <w:pPr/>
              </w:pPrChange>
            </w:pPr>
            <w:ins w:id="937" w:author="Mohammad Nayeem Hasan" w:date="2024-11-03T23:15:00Z">
              <w:r w:rsidRPr="00033637">
                <w:rPr>
                  <w:rFonts w:ascii="Times New Roman" w:hAnsi="Times New Roman" w:cs="Times New Roman"/>
                  <w:sz w:val="24"/>
                  <w:szCs w:val="24"/>
                </w:rPr>
                <w:t>15017 (92.6)</w:t>
              </w:r>
            </w:ins>
          </w:p>
        </w:tc>
        <w:tc>
          <w:tcPr>
            <w:tcW w:w="689" w:type="pct"/>
            <w:vMerge w:val="restart"/>
            <w:tcBorders>
              <w:top w:val="single" w:sz="4" w:space="0" w:color="auto"/>
              <w:left w:val="single" w:sz="4" w:space="0" w:color="auto"/>
              <w:bottom w:val="single" w:sz="4" w:space="0" w:color="auto"/>
              <w:right w:val="single" w:sz="4" w:space="0" w:color="auto"/>
            </w:tcBorders>
            <w:vAlign w:val="center"/>
            <w:hideMark/>
          </w:tcPr>
          <w:p w14:paraId="5CE96FC2" w14:textId="77777777" w:rsidR="00BB33D1" w:rsidRPr="00033637" w:rsidRDefault="00BB33D1" w:rsidP="00F31FB2">
            <w:pPr>
              <w:spacing w:line="480" w:lineRule="auto"/>
              <w:rPr>
                <w:ins w:id="938" w:author="Mohammad Nayeem Hasan" w:date="2024-11-03T23:15:00Z"/>
                <w:rFonts w:ascii="Times New Roman" w:hAnsi="Times New Roman" w:cs="Times New Roman"/>
                <w:sz w:val="24"/>
                <w:szCs w:val="24"/>
              </w:rPr>
              <w:pPrChange w:id="939" w:author="Mohammad Nayeem Hasan" w:date="2024-12-23T01:38:00Z" w16du:dateUtc="2024-12-22T19:38:00Z">
                <w:pPr/>
              </w:pPrChange>
            </w:pPr>
            <w:ins w:id="940" w:author="Mohammad Nayeem Hasan" w:date="2024-11-03T23:15:00Z">
              <w:r w:rsidRPr="00033637">
                <w:rPr>
                  <w:rFonts w:ascii="Times New Roman" w:hAnsi="Times New Roman" w:cs="Times New Roman"/>
                  <w:sz w:val="24"/>
                  <w:szCs w:val="24"/>
                </w:rPr>
                <w:t>0.107</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02713EF2" w14:textId="77777777" w:rsidR="00BB33D1" w:rsidRPr="00033637" w:rsidRDefault="00BB33D1" w:rsidP="00F31FB2">
            <w:pPr>
              <w:spacing w:line="480" w:lineRule="auto"/>
              <w:rPr>
                <w:ins w:id="941" w:author="Mohammad Nayeem Hasan" w:date="2024-11-03T23:15:00Z"/>
                <w:rFonts w:ascii="Times New Roman" w:hAnsi="Times New Roman" w:cs="Times New Roman"/>
                <w:sz w:val="24"/>
                <w:szCs w:val="24"/>
              </w:rPr>
              <w:pPrChange w:id="942" w:author="Mohammad Nayeem Hasan" w:date="2024-12-23T01:38:00Z" w16du:dateUtc="2024-12-22T19:38:00Z">
                <w:pPr/>
              </w:pPrChange>
            </w:pPr>
            <w:ins w:id="943" w:author="Mohammad Nayeem Hasan" w:date="2024-11-03T23:15:00Z">
              <w:r w:rsidRPr="00033637">
                <w:rPr>
                  <w:rFonts w:ascii="Times New Roman" w:hAnsi="Times New Roman" w:cs="Times New Roman"/>
                  <w:sz w:val="24"/>
                  <w:szCs w:val="24"/>
                </w:rPr>
                <w:t>421 (3.9)</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4D8878BE" w14:textId="77777777" w:rsidR="00BB33D1" w:rsidRPr="00033637" w:rsidRDefault="00BB33D1" w:rsidP="00F31FB2">
            <w:pPr>
              <w:spacing w:line="480" w:lineRule="auto"/>
              <w:rPr>
                <w:ins w:id="944" w:author="Mohammad Nayeem Hasan" w:date="2024-11-03T23:15:00Z"/>
                <w:rFonts w:ascii="Times New Roman" w:hAnsi="Times New Roman" w:cs="Times New Roman"/>
                <w:sz w:val="24"/>
                <w:szCs w:val="24"/>
              </w:rPr>
              <w:pPrChange w:id="945" w:author="Mohammad Nayeem Hasan" w:date="2024-12-23T01:38:00Z" w16du:dateUtc="2024-12-22T19:38:00Z">
                <w:pPr/>
              </w:pPrChange>
            </w:pPr>
            <w:ins w:id="946" w:author="Mohammad Nayeem Hasan" w:date="2024-11-03T23:15:00Z">
              <w:r w:rsidRPr="00033637">
                <w:rPr>
                  <w:rFonts w:ascii="Times New Roman" w:hAnsi="Times New Roman" w:cs="Times New Roman"/>
                  <w:sz w:val="24"/>
                  <w:szCs w:val="24"/>
                </w:rPr>
                <w:t>10268 (96.1)</w:t>
              </w:r>
            </w:ins>
          </w:p>
        </w:tc>
        <w:tc>
          <w:tcPr>
            <w:tcW w:w="435" w:type="pct"/>
            <w:vMerge w:val="restart"/>
            <w:tcBorders>
              <w:top w:val="single" w:sz="4" w:space="0" w:color="auto"/>
              <w:left w:val="single" w:sz="4" w:space="0" w:color="auto"/>
              <w:bottom w:val="single" w:sz="4" w:space="0" w:color="auto"/>
              <w:right w:val="single" w:sz="4" w:space="0" w:color="auto"/>
            </w:tcBorders>
            <w:vAlign w:val="center"/>
          </w:tcPr>
          <w:p w14:paraId="078CFF06" w14:textId="77777777" w:rsidR="00BB33D1" w:rsidRPr="00033637" w:rsidRDefault="00BB33D1" w:rsidP="00F31FB2">
            <w:pPr>
              <w:spacing w:line="480" w:lineRule="auto"/>
              <w:rPr>
                <w:ins w:id="947" w:author="Mohammad Nayeem Hasan" w:date="2024-11-03T23:15:00Z"/>
                <w:rFonts w:ascii="Times New Roman" w:hAnsi="Times New Roman" w:cs="Times New Roman"/>
                <w:sz w:val="24"/>
                <w:szCs w:val="24"/>
              </w:rPr>
              <w:pPrChange w:id="948" w:author="Mohammad Nayeem Hasan" w:date="2024-12-23T01:38:00Z" w16du:dateUtc="2024-12-22T19:38:00Z">
                <w:pPr/>
              </w:pPrChange>
            </w:pPr>
            <w:ins w:id="949" w:author="Mohammad Nayeem Hasan" w:date="2024-11-03T23:15:00Z">
              <w:r w:rsidRPr="00033637">
                <w:rPr>
                  <w:rFonts w:ascii="Times New Roman" w:hAnsi="Times New Roman" w:cs="Times New Roman"/>
                  <w:sz w:val="24"/>
                  <w:szCs w:val="24"/>
                </w:rPr>
                <w:t>0.931</w:t>
              </w:r>
            </w:ins>
          </w:p>
          <w:p w14:paraId="4720462C" w14:textId="77777777" w:rsidR="00BB33D1" w:rsidRPr="00033637" w:rsidRDefault="00BB33D1" w:rsidP="00F31FB2">
            <w:pPr>
              <w:spacing w:line="480" w:lineRule="auto"/>
              <w:rPr>
                <w:ins w:id="950" w:author="Mohammad Nayeem Hasan" w:date="2024-11-03T23:15:00Z"/>
                <w:rFonts w:ascii="Times New Roman" w:hAnsi="Times New Roman" w:cs="Times New Roman"/>
                <w:sz w:val="24"/>
                <w:szCs w:val="24"/>
              </w:rPr>
              <w:pPrChange w:id="951"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3C30DA47" w14:textId="77777777" w:rsidR="00BB33D1" w:rsidRPr="00033637" w:rsidRDefault="00BB33D1" w:rsidP="00F31FB2">
            <w:pPr>
              <w:spacing w:line="480" w:lineRule="auto"/>
              <w:rPr>
                <w:ins w:id="952" w:author="Mohammad Nayeem Hasan" w:date="2024-11-03T23:15:00Z"/>
                <w:rFonts w:ascii="Times New Roman" w:hAnsi="Times New Roman" w:cs="Times New Roman"/>
                <w:sz w:val="24"/>
                <w:szCs w:val="24"/>
              </w:rPr>
              <w:pPrChange w:id="953" w:author="Mohammad Nayeem Hasan" w:date="2024-12-23T01:38:00Z" w16du:dateUtc="2024-12-22T19:38:00Z">
                <w:pPr/>
              </w:pPrChange>
            </w:pPr>
            <w:ins w:id="954" w:author="Mohammad Nayeem Hasan" w:date="2024-11-03T23:15:00Z">
              <w:r w:rsidRPr="00033637">
                <w:rPr>
                  <w:rFonts w:ascii="Times New Roman" w:hAnsi="Times New Roman" w:cs="Times New Roman"/>
                  <w:sz w:val="24"/>
                  <w:szCs w:val="24"/>
                </w:rPr>
                <w:t>860 (7.2)</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3932BCE5" w14:textId="77777777" w:rsidR="00BB33D1" w:rsidRPr="00033637" w:rsidRDefault="00BB33D1" w:rsidP="00F31FB2">
            <w:pPr>
              <w:spacing w:line="480" w:lineRule="auto"/>
              <w:rPr>
                <w:ins w:id="955" w:author="Mohammad Nayeem Hasan" w:date="2024-11-03T23:15:00Z"/>
                <w:rFonts w:ascii="Times New Roman" w:hAnsi="Times New Roman" w:cs="Times New Roman"/>
                <w:sz w:val="24"/>
                <w:szCs w:val="24"/>
              </w:rPr>
              <w:pPrChange w:id="956" w:author="Mohammad Nayeem Hasan" w:date="2024-12-23T01:38:00Z" w16du:dateUtc="2024-12-22T19:38:00Z">
                <w:pPr/>
              </w:pPrChange>
            </w:pPr>
            <w:ins w:id="957" w:author="Mohammad Nayeem Hasan" w:date="2024-11-03T23:15:00Z">
              <w:r w:rsidRPr="00033637">
                <w:rPr>
                  <w:rFonts w:ascii="Times New Roman" w:hAnsi="Times New Roman" w:cs="Times New Roman"/>
                  <w:sz w:val="24"/>
                  <w:szCs w:val="24"/>
                </w:rPr>
                <w:t>11144 (92.8)</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6A8574A1" w14:textId="77777777" w:rsidR="00BB33D1" w:rsidRPr="00033637" w:rsidRDefault="00BB33D1" w:rsidP="00F31FB2">
            <w:pPr>
              <w:spacing w:line="480" w:lineRule="auto"/>
              <w:rPr>
                <w:ins w:id="958" w:author="Mohammad Nayeem Hasan" w:date="2024-11-03T23:15:00Z"/>
                <w:rFonts w:ascii="Times New Roman" w:hAnsi="Times New Roman" w:cs="Times New Roman"/>
                <w:sz w:val="24"/>
                <w:szCs w:val="24"/>
              </w:rPr>
              <w:pPrChange w:id="959" w:author="Mohammad Nayeem Hasan" w:date="2024-12-23T01:38:00Z" w16du:dateUtc="2024-12-22T19:38:00Z">
                <w:pPr/>
              </w:pPrChange>
            </w:pPr>
            <w:ins w:id="960" w:author="Mohammad Nayeem Hasan" w:date="2024-11-03T23:15:00Z">
              <w:r w:rsidRPr="00033637">
                <w:rPr>
                  <w:rFonts w:ascii="Times New Roman" w:hAnsi="Times New Roman" w:cs="Times New Roman"/>
                  <w:sz w:val="24"/>
                  <w:szCs w:val="24"/>
                </w:rPr>
                <w:t>0.178</w:t>
              </w:r>
            </w:ins>
          </w:p>
        </w:tc>
      </w:tr>
      <w:tr w:rsidR="00BB33D1" w:rsidRPr="00033637" w14:paraId="455C72CF" w14:textId="77777777" w:rsidTr="000C3C54">
        <w:trPr>
          <w:trHeight w:val="138"/>
          <w:jc w:val="center"/>
          <w:ins w:id="961"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2FAAADA8" w14:textId="77777777" w:rsidR="00BB33D1" w:rsidRPr="00033637" w:rsidRDefault="00BB33D1" w:rsidP="00F31FB2">
            <w:pPr>
              <w:spacing w:line="480" w:lineRule="auto"/>
              <w:rPr>
                <w:ins w:id="962" w:author="Mohammad Nayeem Hasan" w:date="2024-11-03T23:15:00Z"/>
                <w:rFonts w:ascii="Times New Roman" w:hAnsi="Times New Roman" w:cs="Times New Roman"/>
                <w:sz w:val="24"/>
                <w:szCs w:val="24"/>
              </w:rPr>
              <w:pPrChange w:id="963" w:author="Mohammad Nayeem Hasan" w:date="2024-12-23T01:38:00Z" w16du:dateUtc="2024-12-22T19:38:00Z">
                <w:pPr/>
              </w:pPrChange>
            </w:pPr>
            <w:ins w:id="964" w:author="Mohammad Nayeem Hasan" w:date="2024-11-03T23:15:00Z">
              <w:r w:rsidRPr="00033637">
                <w:rPr>
                  <w:rFonts w:ascii="Times New Roman" w:hAnsi="Times New Roman" w:cs="Times New Roman"/>
                  <w:sz w:val="24"/>
                  <w:szCs w:val="24"/>
                </w:rPr>
                <w:t>Female</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41D4C845" w14:textId="77777777" w:rsidR="00BB33D1" w:rsidRPr="00033637" w:rsidRDefault="00BB33D1" w:rsidP="00F31FB2">
            <w:pPr>
              <w:spacing w:line="480" w:lineRule="auto"/>
              <w:rPr>
                <w:ins w:id="965" w:author="Mohammad Nayeem Hasan" w:date="2024-11-03T23:15:00Z"/>
                <w:rFonts w:ascii="Times New Roman" w:hAnsi="Times New Roman" w:cs="Times New Roman"/>
                <w:sz w:val="24"/>
                <w:szCs w:val="24"/>
              </w:rPr>
              <w:pPrChange w:id="966" w:author="Mohammad Nayeem Hasan" w:date="2024-12-23T01:38:00Z" w16du:dateUtc="2024-12-22T19:38:00Z">
                <w:pPr/>
              </w:pPrChange>
            </w:pPr>
            <w:ins w:id="967" w:author="Mohammad Nayeem Hasan" w:date="2024-11-03T23:15:00Z">
              <w:r w:rsidRPr="00033637">
                <w:rPr>
                  <w:rFonts w:ascii="Times New Roman" w:hAnsi="Times New Roman" w:cs="Times New Roman"/>
                  <w:sz w:val="24"/>
                  <w:szCs w:val="24"/>
                </w:rPr>
                <w:t>1054 (6.9)</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1B13C86C" w14:textId="77777777" w:rsidR="00BB33D1" w:rsidRPr="00033637" w:rsidRDefault="00BB33D1" w:rsidP="00F31FB2">
            <w:pPr>
              <w:spacing w:line="480" w:lineRule="auto"/>
              <w:rPr>
                <w:ins w:id="968" w:author="Mohammad Nayeem Hasan" w:date="2024-11-03T23:15:00Z"/>
                <w:rFonts w:ascii="Times New Roman" w:hAnsi="Times New Roman" w:cs="Times New Roman"/>
                <w:sz w:val="24"/>
                <w:szCs w:val="24"/>
              </w:rPr>
              <w:pPrChange w:id="969" w:author="Mohammad Nayeem Hasan" w:date="2024-12-23T01:38:00Z" w16du:dateUtc="2024-12-22T19:38:00Z">
                <w:pPr/>
              </w:pPrChange>
            </w:pPr>
            <w:ins w:id="970" w:author="Mohammad Nayeem Hasan" w:date="2024-11-03T23:15:00Z">
              <w:r w:rsidRPr="00033637">
                <w:rPr>
                  <w:rFonts w:ascii="Times New Roman" w:hAnsi="Times New Roman" w:cs="Times New Roman"/>
                  <w:sz w:val="24"/>
                  <w:szCs w:val="24"/>
                </w:rPr>
                <w:t>14278 (93.1)</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FCAA67" w14:textId="77777777" w:rsidR="00BB33D1" w:rsidRPr="00033637" w:rsidRDefault="00BB33D1" w:rsidP="00F31FB2">
            <w:pPr>
              <w:spacing w:line="480" w:lineRule="auto"/>
              <w:rPr>
                <w:ins w:id="971" w:author="Mohammad Nayeem Hasan" w:date="2024-11-03T23:15:00Z"/>
                <w:rFonts w:ascii="Times New Roman" w:hAnsi="Times New Roman" w:cs="Times New Roman"/>
                <w:sz w:val="24"/>
                <w:szCs w:val="24"/>
              </w:rPr>
              <w:pPrChange w:id="972"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58222315" w14:textId="77777777" w:rsidR="00BB33D1" w:rsidRPr="00033637" w:rsidRDefault="00BB33D1" w:rsidP="00F31FB2">
            <w:pPr>
              <w:spacing w:line="480" w:lineRule="auto"/>
              <w:rPr>
                <w:ins w:id="973" w:author="Mohammad Nayeem Hasan" w:date="2024-11-03T23:15:00Z"/>
                <w:rFonts w:ascii="Times New Roman" w:hAnsi="Times New Roman" w:cs="Times New Roman"/>
                <w:sz w:val="24"/>
                <w:szCs w:val="24"/>
              </w:rPr>
              <w:pPrChange w:id="974" w:author="Mohammad Nayeem Hasan" w:date="2024-12-23T01:38:00Z" w16du:dateUtc="2024-12-22T19:38:00Z">
                <w:pPr/>
              </w:pPrChange>
            </w:pPr>
            <w:ins w:id="975" w:author="Mohammad Nayeem Hasan" w:date="2024-11-03T23:15:00Z">
              <w:r w:rsidRPr="00033637">
                <w:rPr>
                  <w:rFonts w:ascii="Times New Roman" w:hAnsi="Times New Roman" w:cs="Times New Roman"/>
                  <w:sz w:val="24"/>
                  <w:szCs w:val="24"/>
                </w:rPr>
                <w:t>404 (4.0)</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30A8CB86" w14:textId="77777777" w:rsidR="00BB33D1" w:rsidRPr="00033637" w:rsidRDefault="00BB33D1" w:rsidP="00F31FB2">
            <w:pPr>
              <w:spacing w:line="480" w:lineRule="auto"/>
              <w:rPr>
                <w:ins w:id="976" w:author="Mohammad Nayeem Hasan" w:date="2024-11-03T23:15:00Z"/>
                <w:rFonts w:ascii="Times New Roman" w:hAnsi="Times New Roman" w:cs="Times New Roman"/>
                <w:sz w:val="24"/>
                <w:szCs w:val="24"/>
              </w:rPr>
              <w:pPrChange w:id="977" w:author="Mohammad Nayeem Hasan" w:date="2024-12-23T01:38:00Z" w16du:dateUtc="2024-12-22T19:38:00Z">
                <w:pPr/>
              </w:pPrChange>
            </w:pPr>
            <w:ins w:id="978" w:author="Mohammad Nayeem Hasan" w:date="2024-11-03T23:15:00Z">
              <w:r w:rsidRPr="00033637">
                <w:rPr>
                  <w:rFonts w:ascii="Times New Roman" w:hAnsi="Times New Roman" w:cs="Times New Roman"/>
                  <w:sz w:val="24"/>
                  <w:szCs w:val="24"/>
                </w:rPr>
                <w:t>9799 (96.0)</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94A6ED" w14:textId="77777777" w:rsidR="00BB33D1" w:rsidRPr="00033637" w:rsidRDefault="00BB33D1" w:rsidP="00F31FB2">
            <w:pPr>
              <w:spacing w:line="480" w:lineRule="auto"/>
              <w:rPr>
                <w:ins w:id="979" w:author="Mohammad Nayeem Hasan" w:date="2024-11-03T23:15:00Z"/>
                <w:rFonts w:ascii="Times New Roman" w:hAnsi="Times New Roman" w:cs="Times New Roman"/>
                <w:sz w:val="24"/>
                <w:szCs w:val="24"/>
              </w:rPr>
              <w:pPrChange w:id="980"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1FD4A45F" w14:textId="77777777" w:rsidR="00BB33D1" w:rsidRPr="00033637" w:rsidRDefault="00BB33D1" w:rsidP="00F31FB2">
            <w:pPr>
              <w:spacing w:line="480" w:lineRule="auto"/>
              <w:rPr>
                <w:ins w:id="981" w:author="Mohammad Nayeem Hasan" w:date="2024-11-03T23:15:00Z"/>
                <w:rFonts w:ascii="Times New Roman" w:hAnsi="Times New Roman" w:cs="Times New Roman"/>
                <w:sz w:val="24"/>
                <w:szCs w:val="24"/>
              </w:rPr>
              <w:pPrChange w:id="982" w:author="Mohammad Nayeem Hasan" w:date="2024-12-23T01:38:00Z" w16du:dateUtc="2024-12-22T19:38:00Z">
                <w:pPr/>
              </w:pPrChange>
            </w:pPr>
            <w:ins w:id="983" w:author="Mohammad Nayeem Hasan" w:date="2024-11-03T23:15:00Z">
              <w:r w:rsidRPr="00033637">
                <w:rPr>
                  <w:rFonts w:ascii="Times New Roman" w:hAnsi="Times New Roman" w:cs="Times New Roman"/>
                  <w:sz w:val="24"/>
                  <w:szCs w:val="24"/>
                </w:rPr>
                <w:t>736 (6.6)</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3BB294EC" w14:textId="77777777" w:rsidR="00BB33D1" w:rsidRPr="00033637" w:rsidRDefault="00BB33D1" w:rsidP="00F31FB2">
            <w:pPr>
              <w:spacing w:line="480" w:lineRule="auto"/>
              <w:rPr>
                <w:ins w:id="984" w:author="Mohammad Nayeem Hasan" w:date="2024-11-03T23:15:00Z"/>
                <w:rFonts w:ascii="Times New Roman" w:hAnsi="Times New Roman" w:cs="Times New Roman"/>
                <w:sz w:val="24"/>
                <w:szCs w:val="24"/>
              </w:rPr>
              <w:pPrChange w:id="985" w:author="Mohammad Nayeem Hasan" w:date="2024-12-23T01:38:00Z" w16du:dateUtc="2024-12-22T19:38:00Z">
                <w:pPr/>
              </w:pPrChange>
            </w:pPr>
            <w:ins w:id="986" w:author="Mohammad Nayeem Hasan" w:date="2024-11-03T23:15:00Z">
              <w:r w:rsidRPr="00033637">
                <w:rPr>
                  <w:rFonts w:ascii="Times New Roman" w:hAnsi="Times New Roman" w:cs="Times New Roman"/>
                  <w:sz w:val="24"/>
                  <w:szCs w:val="24"/>
                </w:rPr>
                <w:t>10347 (93.4)</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D07F55B" w14:textId="77777777" w:rsidR="00BB33D1" w:rsidRPr="00033637" w:rsidRDefault="00BB33D1" w:rsidP="00F31FB2">
            <w:pPr>
              <w:spacing w:line="480" w:lineRule="auto"/>
              <w:rPr>
                <w:ins w:id="987" w:author="Mohammad Nayeem Hasan" w:date="2024-11-03T23:15:00Z"/>
                <w:rFonts w:ascii="Times New Roman" w:hAnsi="Times New Roman" w:cs="Times New Roman"/>
                <w:sz w:val="24"/>
                <w:szCs w:val="24"/>
              </w:rPr>
              <w:pPrChange w:id="988" w:author="Mohammad Nayeem Hasan" w:date="2024-12-23T01:38:00Z" w16du:dateUtc="2024-12-22T19:38:00Z">
                <w:pPr/>
              </w:pPrChange>
            </w:pPr>
          </w:p>
        </w:tc>
      </w:tr>
      <w:tr w:rsidR="00BB33D1" w:rsidRPr="00033637" w14:paraId="404AFCA4" w14:textId="77777777" w:rsidTr="000C3C54">
        <w:trPr>
          <w:trHeight w:val="138"/>
          <w:jc w:val="center"/>
          <w:ins w:id="989" w:author="Mohammad Nayeem Hasan" w:date="2024-11-03T23:15: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06AD455F" w14:textId="77777777" w:rsidR="00BB33D1" w:rsidRPr="00033637" w:rsidRDefault="00BB33D1" w:rsidP="00F31FB2">
            <w:pPr>
              <w:spacing w:line="480" w:lineRule="auto"/>
              <w:rPr>
                <w:ins w:id="990" w:author="Mohammad Nayeem Hasan" w:date="2024-11-03T23:15:00Z"/>
                <w:rFonts w:ascii="Times New Roman" w:hAnsi="Times New Roman" w:cs="Times New Roman"/>
                <w:sz w:val="24"/>
                <w:szCs w:val="24"/>
              </w:rPr>
              <w:pPrChange w:id="991" w:author="Mohammad Nayeem Hasan" w:date="2024-12-23T01:38:00Z" w16du:dateUtc="2024-12-22T19:38:00Z">
                <w:pPr/>
              </w:pPrChange>
            </w:pPr>
            <w:ins w:id="992" w:author="Mohammad Nayeem Hasan" w:date="2024-11-03T23:15:00Z">
              <w:r w:rsidRPr="00033637">
                <w:rPr>
                  <w:rFonts w:ascii="Times New Roman" w:hAnsi="Times New Roman" w:cs="Times New Roman"/>
                  <w:sz w:val="24"/>
                  <w:szCs w:val="24"/>
                </w:rPr>
                <w:t>Inadequate supervision</w:t>
              </w:r>
            </w:ins>
          </w:p>
        </w:tc>
      </w:tr>
      <w:tr w:rsidR="00BB33D1" w:rsidRPr="00033637" w14:paraId="25ACD9E3" w14:textId="77777777" w:rsidTr="000C3C54">
        <w:trPr>
          <w:trHeight w:val="138"/>
          <w:jc w:val="center"/>
          <w:ins w:id="993"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17CB0316" w14:textId="77777777" w:rsidR="00BB33D1" w:rsidRPr="00033637" w:rsidRDefault="00BB33D1" w:rsidP="00F31FB2">
            <w:pPr>
              <w:spacing w:line="480" w:lineRule="auto"/>
              <w:rPr>
                <w:ins w:id="994" w:author="Mohammad Nayeem Hasan" w:date="2024-11-03T23:15:00Z"/>
                <w:rFonts w:ascii="Times New Roman" w:hAnsi="Times New Roman" w:cs="Times New Roman"/>
                <w:sz w:val="24"/>
                <w:szCs w:val="24"/>
              </w:rPr>
              <w:pPrChange w:id="995" w:author="Mohammad Nayeem Hasan" w:date="2024-12-23T01:38:00Z" w16du:dateUtc="2024-12-22T19:38:00Z">
                <w:pPr/>
              </w:pPrChange>
            </w:pPr>
            <w:ins w:id="996" w:author="Mohammad Nayeem Hasan" w:date="2024-11-03T23:15:00Z">
              <w:r w:rsidRPr="00033637">
                <w:rPr>
                  <w:rFonts w:ascii="Times New Roman" w:hAnsi="Times New Roman" w:cs="Times New Roman"/>
                  <w:sz w:val="24"/>
                  <w:szCs w:val="24"/>
                </w:rPr>
                <w:t>Yes</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62421EDC" w14:textId="77777777" w:rsidR="00BB33D1" w:rsidRPr="00033637" w:rsidRDefault="00BB33D1" w:rsidP="00F31FB2">
            <w:pPr>
              <w:spacing w:line="480" w:lineRule="auto"/>
              <w:rPr>
                <w:ins w:id="997" w:author="Mohammad Nayeem Hasan" w:date="2024-11-03T23:15:00Z"/>
                <w:rFonts w:ascii="Times New Roman" w:hAnsi="Times New Roman" w:cs="Times New Roman"/>
                <w:sz w:val="24"/>
                <w:szCs w:val="24"/>
              </w:rPr>
              <w:pPrChange w:id="998" w:author="Mohammad Nayeem Hasan" w:date="2024-12-23T01:38:00Z" w16du:dateUtc="2024-12-22T19:38:00Z">
                <w:pPr/>
              </w:pPrChange>
            </w:pPr>
            <w:ins w:id="999" w:author="Mohammad Nayeem Hasan" w:date="2024-11-03T23:15:00Z">
              <w:r w:rsidRPr="00033637">
                <w:rPr>
                  <w:rFonts w:ascii="Times New Roman" w:hAnsi="Times New Roman" w:cs="Times New Roman"/>
                  <w:sz w:val="24"/>
                  <w:szCs w:val="24"/>
                </w:rPr>
                <w:t>-</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1DA6BCC9" w14:textId="77777777" w:rsidR="00BB33D1" w:rsidRPr="00033637" w:rsidRDefault="00BB33D1" w:rsidP="00F31FB2">
            <w:pPr>
              <w:spacing w:line="480" w:lineRule="auto"/>
              <w:rPr>
                <w:ins w:id="1000" w:author="Mohammad Nayeem Hasan" w:date="2024-11-03T23:15:00Z"/>
                <w:rFonts w:ascii="Times New Roman" w:hAnsi="Times New Roman" w:cs="Times New Roman"/>
                <w:sz w:val="24"/>
                <w:szCs w:val="24"/>
              </w:rPr>
              <w:pPrChange w:id="1001" w:author="Mohammad Nayeem Hasan" w:date="2024-12-23T01:38:00Z" w16du:dateUtc="2024-12-22T19:38:00Z">
                <w:pPr/>
              </w:pPrChange>
            </w:pPr>
            <w:ins w:id="1002" w:author="Mohammad Nayeem Hasan" w:date="2024-11-03T23:15:00Z">
              <w:r w:rsidRPr="00033637">
                <w:rPr>
                  <w:rFonts w:ascii="Times New Roman" w:hAnsi="Times New Roman" w:cs="Times New Roman"/>
                  <w:sz w:val="24"/>
                  <w:szCs w:val="24"/>
                </w:rPr>
                <w:t>-</w:t>
              </w:r>
            </w:ins>
          </w:p>
        </w:tc>
        <w:tc>
          <w:tcPr>
            <w:tcW w:w="689" w:type="pct"/>
            <w:vMerge w:val="restart"/>
            <w:tcBorders>
              <w:top w:val="single" w:sz="4" w:space="0" w:color="auto"/>
              <w:left w:val="single" w:sz="4" w:space="0" w:color="auto"/>
              <w:bottom w:val="single" w:sz="4" w:space="0" w:color="auto"/>
              <w:right w:val="single" w:sz="4" w:space="0" w:color="auto"/>
            </w:tcBorders>
            <w:vAlign w:val="center"/>
          </w:tcPr>
          <w:p w14:paraId="20A51CD9" w14:textId="77777777" w:rsidR="00BB33D1" w:rsidRPr="00033637" w:rsidRDefault="00BB33D1" w:rsidP="00F31FB2">
            <w:pPr>
              <w:spacing w:line="480" w:lineRule="auto"/>
              <w:rPr>
                <w:ins w:id="1003" w:author="Mohammad Nayeem Hasan" w:date="2024-11-03T23:15:00Z"/>
                <w:rFonts w:ascii="Times New Roman" w:hAnsi="Times New Roman" w:cs="Times New Roman"/>
                <w:sz w:val="24"/>
                <w:szCs w:val="24"/>
              </w:rPr>
              <w:pPrChange w:id="1004"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795082A7" w14:textId="77777777" w:rsidR="00BB33D1" w:rsidRPr="00033637" w:rsidRDefault="00BB33D1" w:rsidP="00F31FB2">
            <w:pPr>
              <w:spacing w:line="480" w:lineRule="auto"/>
              <w:rPr>
                <w:ins w:id="1005" w:author="Mohammad Nayeem Hasan" w:date="2024-11-03T23:15:00Z"/>
                <w:rFonts w:ascii="Times New Roman" w:hAnsi="Times New Roman" w:cs="Times New Roman"/>
                <w:sz w:val="24"/>
                <w:szCs w:val="24"/>
              </w:rPr>
              <w:pPrChange w:id="1006" w:author="Mohammad Nayeem Hasan" w:date="2024-12-23T01:38:00Z" w16du:dateUtc="2024-12-22T19:38:00Z">
                <w:pPr/>
              </w:pPrChange>
            </w:pPr>
            <w:ins w:id="1007" w:author="Mohammad Nayeem Hasan" w:date="2024-11-03T23:15:00Z">
              <w:r w:rsidRPr="00033637">
                <w:rPr>
                  <w:rFonts w:ascii="Times New Roman" w:hAnsi="Times New Roman" w:cs="Times New Roman"/>
                  <w:sz w:val="24"/>
                  <w:szCs w:val="24"/>
                </w:rPr>
                <w:t>82 (5.1)</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20B127FF" w14:textId="77777777" w:rsidR="00BB33D1" w:rsidRPr="00033637" w:rsidRDefault="00BB33D1" w:rsidP="00F31FB2">
            <w:pPr>
              <w:spacing w:line="480" w:lineRule="auto"/>
              <w:rPr>
                <w:ins w:id="1008" w:author="Mohammad Nayeem Hasan" w:date="2024-11-03T23:15:00Z"/>
                <w:rFonts w:ascii="Times New Roman" w:hAnsi="Times New Roman" w:cs="Times New Roman"/>
                <w:sz w:val="24"/>
                <w:szCs w:val="24"/>
              </w:rPr>
              <w:pPrChange w:id="1009" w:author="Mohammad Nayeem Hasan" w:date="2024-12-23T01:38:00Z" w16du:dateUtc="2024-12-22T19:38:00Z">
                <w:pPr/>
              </w:pPrChange>
            </w:pPr>
            <w:ins w:id="1010" w:author="Mohammad Nayeem Hasan" w:date="2024-11-03T23:15:00Z">
              <w:r w:rsidRPr="00033637">
                <w:rPr>
                  <w:rFonts w:ascii="Times New Roman" w:hAnsi="Times New Roman" w:cs="Times New Roman"/>
                  <w:sz w:val="24"/>
                  <w:szCs w:val="24"/>
                </w:rPr>
                <w:t>1504 (94.9)</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475827B2" w14:textId="77777777" w:rsidR="00BB33D1" w:rsidRPr="00033637" w:rsidRDefault="00BB33D1" w:rsidP="00F31FB2">
            <w:pPr>
              <w:spacing w:line="480" w:lineRule="auto"/>
              <w:rPr>
                <w:ins w:id="1011" w:author="Mohammad Nayeem Hasan" w:date="2024-11-03T23:15:00Z"/>
                <w:rFonts w:ascii="Times New Roman" w:hAnsi="Times New Roman" w:cs="Times New Roman"/>
                <w:sz w:val="24"/>
                <w:szCs w:val="24"/>
              </w:rPr>
              <w:pPrChange w:id="1012" w:author="Mohammad Nayeem Hasan" w:date="2024-12-23T01:38:00Z" w16du:dateUtc="2024-12-22T19:38:00Z">
                <w:pPr/>
              </w:pPrChange>
            </w:pPr>
            <w:ins w:id="1013" w:author="Mohammad Nayeem Hasan" w:date="2024-11-03T23:15:00Z">
              <w:r w:rsidRPr="00033637">
                <w:rPr>
                  <w:rFonts w:ascii="Times New Roman" w:hAnsi="Times New Roman" w:cs="Times New Roman"/>
                  <w:sz w:val="24"/>
                  <w:szCs w:val="24"/>
                </w:rPr>
                <w:t>0.057</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1BF7AB23" w14:textId="77777777" w:rsidR="00BB33D1" w:rsidRPr="00033637" w:rsidRDefault="00BB33D1" w:rsidP="00F31FB2">
            <w:pPr>
              <w:spacing w:line="480" w:lineRule="auto"/>
              <w:rPr>
                <w:ins w:id="1014" w:author="Mohammad Nayeem Hasan" w:date="2024-11-03T23:15:00Z"/>
                <w:rFonts w:ascii="Times New Roman" w:hAnsi="Times New Roman" w:cs="Times New Roman"/>
                <w:sz w:val="24"/>
                <w:szCs w:val="24"/>
              </w:rPr>
              <w:pPrChange w:id="1015" w:author="Mohammad Nayeem Hasan" w:date="2024-12-23T01:38:00Z" w16du:dateUtc="2024-12-22T19:38:00Z">
                <w:pPr/>
              </w:pPrChange>
            </w:pPr>
            <w:ins w:id="1016" w:author="Mohammad Nayeem Hasan" w:date="2024-11-03T23:15:00Z">
              <w:r w:rsidRPr="00033637">
                <w:rPr>
                  <w:rFonts w:ascii="Times New Roman" w:hAnsi="Times New Roman" w:cs="Times New Roman"/>
                  <w:sz w:val="24"/>
                  <w:szCs w:val="24"/>
                </w:rPr>
                <w:t>120 (8.1)</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076D1E88" w14:textId="77777777" w:rsidR="00BB33D1" w:rsidRPr="00033637" w:rsidRDefault="00BB33D1" w:rsidP="00F31FB2">
            <w:pPr>
              <w:spacing w:line="480" w:lineRule="auto"/>
              <w:rPr>
                <w:ins w:id="1017" w:author="Mohammad Nayeem Hasan" w:date="2024-11-03T23:15:00Z"/>
                <w:rFonts w:ascii="Times New Roman" w:hAnsi="Times New Roman" w:cs="Times New Roman"/>
                <w:sz w:val="24"/>
                <w:szCs w:val="24"/>
              </w:rPr>
              <w:pPrChange w:id="1018" w:author="Mohammad Nayeem Hasan" w:date="2024-12-23T01:38:00Z" w16du:dateUtc="2024-12-22T19:38:00Z">
                <w:pPr/>
              </w:pPrChange>
            </w:pPr>
            <w:ins w:id="1019" w:author="Mohammad Nayeem Hasan" w:date="2024-11-03T23:15:00Z">
              <w:r w:rsidRPr="00033637">
                <w:rPr>
                  <w:rFonts w:ascii="Times New Roman" w:hAnsi="Times New Roman" w:cs="Times New Roman"/>
                  <w:sz w:val="24"/>
                  <w:szCs w:val="24"/>
                </w:rPr>
                <w:t>1367 (91.9)</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0038FF75" w14:textId="77777777" w:rsidR="00BB33D1" w:rsidRPr="00033637" w:rsidRDefault="00BB33D1" w:rsidP="00F31FB2">
            <w:pPr>
              <w:spacing w:line="480" w:lineRule="auto"/>
              <w:rPr>
                <w:ins w:id="1020" w:author="Mohammad Nayeem Hasan" w:date="2024-11-03T23:15:00Z"/>
                <w:rFonts w:ascii="Times New Roman" w:hAnsi="Times New Roman" w:cs="Times New Roman"/>
                <w:sz w:val="24"/>
                <w:szCs w:val="24"/>
              </w:rPr>
              <w:pPrChange w:id="1021" w:author="Mohammad Nayeem Hasan" w:date="2024-12-23T01:38:00Z" w16du:dateUtc="2024-12-22T19:38:00Z">
                <w:pPr/>
              </w:pPrChange>
            </w:pPr>
            <w:ins w:id="1022" w:author="Mohammad Nayeem Hasan" w:date="2024-11-03T23:15:00Z">
              <w:r w:rsidRPr="00033637">
                <w:rPr>
                  <w:rFonts w:ascii="Times New Roman" w:hAnsi="Times New Roman" w:cs="Times New Roman"/>
                  <w:sz w:val="24"/>
                  <w:szCs w:val="24"/>
                </w:rPr>
                <w:t>0.079</w:t>
              </w:r>
            </w:ins>
          </w:p>
        </w:tc>
      </w:tr>
      <w:tr w:rsidR="00BB33D1" w:rsidRPr="00033637" w14:paraId="5A41F655" w14:textId="77777777" w:rsidTr="000C3C54">
        <w:trPr>
          <w:trHeight w:val="138"/>
          <w:jc w:val="center"/>
          <w:ins w:id="1023"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732F9DA6" w14:textId="77777777" w:rsidR="00BB33D1" w:rsidRPr="00033637" w:rsidRDefault="00BB33D1" w:rsidP="00F31FB2">
            <w:pPr>
              <w:spacing w:line="480" w:lineRule="auto"/>
              <w:rPr>
                <w:ins w:id="1024" w:author="Mohammad Nayeem Hasan" w:date="2024-11-03T23:15:00Z"/>
                <w:rFonts w:ascii="Times New Roman" w:hAnsi="Times New Roman" w:cs="Times New Roman"/>
                <w:sz w:val="24"/>
                <w:szCs w:val="24"/>
              </w:rPr>
              <w:pPrChange w:id="1025" w:author="Mohammad Nayeem Hasan" w:date="2024-12-23T01:38:00Z" w16du:dateUtc="2024-12-22T19:38:00Z">
                <w:pPr/>
              </w:pPrChange>
            </w:pPr>
            <w:ins w:id="1026" w:author="Mohammad Nayeem Hasan" w:date="2024-11-03T23:15:00Z">
              <w:r w:rsidRPr="00033637">
                <w:rPr>
                  <w:rFonts w:ascii="Times New Roman" w:hAnsi="Times New Roman" w:cs="Times New Roman"/>
                  <w:sz w:val="24"/>
                  <w:szCs w:val="24"/>
                </w:rPr>
                <w:t>No</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04BFDCC6" w14:textId="77777777" w:rsidR="00BB33D1" w:rsidRPr="00033637" w:rsidRDefault="00BB33D1" w:rsidP="00F31FB2">
            <w:pPr>
              <w:spacing w:line="480" w:lineRule="auto"/>
              <w:rPr>
                <w:ins w:id="1027" w:author="Mohammad Nayeem Hasan" w:date="2024-11-03T23:15:00Z"/>
                <w:rFonts w:ascii="Times New Roman" w:hAnsi="Times New Roman" w:cs="Times New Roman"/>
                <w:sz w:val="24"/>
                <w:szCs w:val="24"/>
              </w:rPr>
              <w:pPrChange w:id="1028" w:author="Mohammad Nayeem Hasan" w:date="2024-12-23T01:38:00Z" w16du:dateUtc="2024-12-22T19:38:00Z">
                <w:pPr/>
              </w:pPrChange>
            </w:pPr>
            <w:ins w:id="1029" w:author="Mohammad Nayeem Hasan" w:date="2024-11-03T23:15:00Z">
              <w:r w:rsidRPr="00033637">
                <w:rPr>
                  <w:rFonts w:ascii="Times New Roman" w:hAnsi="Times New Roman" w:cs="Times New Roman"/>
                  <w:sz w:val="24"/>
                  <w:szCs w:val="24"/>
                </w:rPr>
                <w:t>-</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4F8547F5" w14:textId="77777777" w:rsidR="00BB33D1" w:rsidRPr="00033637" w:rsidRDefault="00BB33D1" w:rsidP="00F31FB2">
            <w:pPr>
              <w:spacing w:line="480" w:lineRule="auto"/>
              <w:rPr>
                <w:ins w:id="1030" w:author="Mohammad Nayeem Hasan" w:date="2024-11-03T23:15:00Z"/>
                <w:rFonts w:ascii="Times New Roman" w:hAnsi="Times New Roman" w:cs="Times New Roman"/>
                <w:sz w:val="24"/>
                <w:szCs w:val="24"/>
              </w:rPr>
              <w:pPrChange w:id="1031" w:author="Mohammad Nayeem Hasan" w:date="2024-12-23T01:38:00Z" w16du:dateUtc="2024-12-22T19:38:00Z">
                <w:pPr/>
              </w:pPrChange>
            </w:pPr>
            <w:ins w:id="1032" w:author="Mohammad Nayeem Hasan" w:date="2024-11-03T23:15:00Z">
              <w:r w:rsidRPr="00033637">
                <w:rPr>
                  <w:rFonts w:ascii="Times New Roman" w:hAnsi="Times New Roman" w:cs="Times New Roman"/>
                  <w:sz w:val="24"/>
                  <w:szCs w:val="24"/>
                </w:rPr>
                <w:t>-</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266C67" w14:textId="77777777" w:rsidR="00BB33D1" w:rsidRPr="00033637" w:rsidRDefault="00BB33D1" w:rsidP="00F31FB2">
            <w:pPr>
              <w:spacing w:line="480" w:lineRule="auto"/>
              <w:rPr>
                <w:ins w:id="1033" w:author="Mohammad Nayeem Hasan" w:date="2024-11-03T23:15:00Z"/>
                <w:rFonts w:ascii="Times New Roman" w:hAnsi="Times New Roman" w:cs="Times New Roman"/>
                <w:sz w:val="24"/>
                <w:szCs w:val="24"/>
              </w:rPr>
              <w:pPrChange w:id="1034"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28198290" w14:textId="77777777" w:rsidR="00BB33D1" w:rsidRPr="00033637" w:rsidRDefault="00BB33D1" w:rsidP="00F31FB2">
            <w:pPr>
              <w:spacing w:line="480" w:lineRule="auto"/>
              <w:rPr>
                <w:ins w:id="1035" w:author="Mohammad Nayeem Hasan" w:date="2024-11-03T23:15:00Z"/>
                <w:rFonts w:ascii="Times New Roman" w:hAnsi="Times New Roman" w:cs="Times New Roman"/>
                <w:sz w:val="24"/>
                <w:szCs w:val="24"/>
              </w:rPr>
              <w:pPrChange w:id="1036" w:author="Mohammad Nayeem Hasan" w:date="2024-12-23T01:38:00Z" w16du:dateUtc="2024-12-22T19:38:00Z">
                <w:pPr/>
              </w:pPrChange>
            </w:pPr>
            <w:ins w:id="1037" w:author="Mohammad Nayeem Hasan" w:date="2024-11-03T23:15:00Z">
              <w:r w:rsidRPr="00033637">
                <w:rPr>
                  <w:rFonts w:ascii="Times New Roman" w:hAnsi="Times New Roman" w:cs="Times New Roman"/>
                  <w:sz w:val="24"/>
                  <w:szCs w:val="24"/>
                </w:rPr>
                <w:t>742 (3.8)</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75B28B4D" w14:textId="77777777" w:rsidR="00BB33D1" w:rsidRPr="00033637" w:rsidRDefault="00BB33D1" w:rsidP="00F31FB2">
            <w:pPr>
              <w:spacing w:line="480" w:lineRule="auto"/>
              <w:rPr>
                <w:ins w:id="1038" w:author="Mohammad Nayeem Hasan" w:date="2024-11-03T23:15:00Z"/>
                <w:rFonts w:ascii="Times New Roman" w:hAnsi="Times New Roman" w:cs="Times New Roman"/>
                <w:sz w:val="24"/>
                <w:szCs w:val="24"/>
              </w:rPr>
              <w:pPrChange w:id="1039" w:author="Mohammad Nayeem Hasan" w:date="2024-12-23T01:38:00Z" w16du:dateUtc="2024-12-22T19:38:00Z">
                <w:pPr/>
              </w:pPrChange>
            </w:pPr>
            <w:ins w:id="1040" w:author="Mohammad Nayeem Hasan" w:date="2024-11-03T23:15:00Z">
              <w:r w:rsidRPr="00033637">
                <w:rPr>
                  <w:rFonts w:ascii="Times New Roman" w:hAnsi="Times New Roman" w:cs="Times New Roman"/>
                  <w:sz w:val="24"/>
                  <w:szCs w:val="24"/>
                </w:rPr>
                <w:t>18545 (96.2)</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9703A1" w14:textId="77777777" w:rsidR="00BB33D1" w:rsidRPr="00033637" w:rsidRDefault="00BB33D1" w:rsidP="00F31FB2">
            <w:pPr>
              <w:spacing w:line="480" w:lineRule="auto"/>
              <w:rPr>
                <w:ins w:id="1041" w:author="Mohammad Nayeem Hasan" w:date="2024-11-03T23:15:00Z"/>
                <w:rFonts w:ascii="Times New Roman" w:hAnsi="Times New Roman" w:cs="Times New Roman"/>
                <w:sz w:val="24"/>
                <w:szCs w:val="24"/>
              </w:rPr>
              <w:pPrChange w:id="1042"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05731EAB" w14:textId="77777777" w:rsidR="00BB33D1" w:rsidRPr="00033637" w:rsidRDefault="00BB33D1" w:rsidP="00F31FB2">
            <w:pPr>
              <w:spacing w:line="480" w:lineRule="auto"/>
              <w:rPr>
                <w:ins w:id="1043" w:author="Mohammad Nayeem Hasan" w:date="2024-11-03T23:15:00Z"/>
                <w:rFonts w:ascii="Times New Roman" w:hAnsi="Times New Roman" w:cs="Times New Roman"/>
                <w:sz w:val="24"/>
                <w:szCs w:val="24"/>
              </w:rPr>
              <w:pPrChange w:id="1044" w:author="Mohammad Nayeem Hasan" w:date="2024-12-23T01:38:00Z" w16du:dateUtc="2024-12-22T19:38:00Z">
                <w:pPr/>
              </w:pPrChange>
            </w:pPr>
            <w:ins w:id="1045" w:author="Mohammad Nayeem Hasan" w:date="2024-11-03T23:15:00Z">
              <w:r w:rsidRPr="00033637">
                <w:rPr>
                  <w:rFonts w:ascii="Times New Roman" w:hAnsi="Times New Roman" w:cs="Times New Roman"/>
                  <w:sz w:val="24"/>
                  <w:szCs w:val="24"/>
                </w:rPr>
                <w:t>1477 (6.8)</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2C6C3E2B" w14:textId="77777777" w:rsidR="00BB33D1" w:rsidRPr="00033637" w:rsidRDefault="00BB33D1" w:rsidP="00F31FB2">
            <w:pPr>
              <w:spacing w:line="480" w:lineRule="auto"/>
              <w:rPr>
                <w:ins w:id="1046" w:author="Mohammad Nayeem Hasan" w:date="2024-11-03T23:15:00Z"/>
                <w:rFonts w:ascii="Times New Roman" w:hAnsi="Times New Roman" w:cs="Times New Roman"/>
                <w:sz w:val="24"/>
                <w:szCs w:val="24"/>
              </w:rPr>
              <w:pPrChange w:id="1047" w:author="Mohammad Nayeem Hasan" w:date="2024-12-23T01:38:00Z" w16du:dateUtc="2024-12-22T19:38:00Z">
                <w:pPr/>
              </w:pPrChange>
            </w:pPr>
            <w:ins w:id="1048" w:author="Mohammad Nayeem Hasan" w:date="2024-11-03T23:15:00Z">
              <w:r w:rsidRPr="00033637">
                <w:rPr>
                  <w:rFonts w:ascii="Times New Roman" w:hAnsi="Times New Roman" w:cs="Times New Roman"/>
                  <w:sz w:val="24"/>
                  <w:szCs w:val="24"/>
                </w:rPr>
                <w:t>20122 (93.2)</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99CC5D" w14:textId="77777777" w:rsidR="00BB33D1" w:rsidRPr="00033637" w:rsidRDefault="00BB33D1" w:rsidP="00F31FB2">
            <w:pPr>
              <w:spacing w:line="480" w:lineRule="auto"/>
              <w:rPr>
                <w:ins w:id="1049" w:author="Mohammad Nayeem Hasan" w:date="2024-11-03T23:15:00Z"/>
                <w:rFonts w:ascii="Times New Roman" w:hAnsi="Times New Roman" w:cs="Times New Roman"/>
                <w:sz w:val="24"/>
                <w:szCs w:val="24"/>
              </w:rPr>
              <w:pPrChange w:id="1050" w:author="Mohammad Nayeem Hasan" w:date="2024-12-23T01:38:00Z" w16du:dateUtc="2024-12-22T19:38:00Z">
                <w:pPr/>
              </w:pPrChange>
            </w:pPr>
          </w:p>
        </w:tc>
      </w:tr>
      <w:tr w:rsidR="00BB33D1" w:rsidRPr="00033637" w14:paraId="5BCF351E" w14:textId="77777777" w:rsidTr="000C3C54">
        <w:trPr>
          <w:trHeight w:val="138"/>
          <w:jc w:val="center"/>
          <w:ins w:id="1051" w:author="Mohammad Nayeem Hasan" w:date="2024-11-03T23:15: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2F93FFF5" w14:textId="77777777" w:rsidR="00BB33D1" w:rsidRPr="00033637" w:rsidRDefault="00BB33D1" w:rsidP="00F31FB2">
            <w:pPr>
              <w:spacing w:line="480" w:lineRule="auto"/>
              <w:rPr>
                <w:ins w:id="1052" w:author="Mohammad Nayeem Hasan" w:date="2024-11-03T23:15:00Z"/>
                <w:rFonts w:ascii="Times New Roman" w:hAnsi="Times New Roman" w:cs="Times New Roman"/>
                <w:sz w:val="24"/>
                <w:szCs w:val="24"/>
              </w:rPr>
              <w:pPrChange w:id="1053" w:author="Mohammad Nayeem Hasan" w:date="2024-12-23T01:38:00Z" w16du:dateUtc="2024-12-22T19:38:00Z">
                <w:pPr/>
              </w:pPrChange>
            </w:pPr>
            <w:ins w:id="1054" w:author="Mohammad Nayeem Hasan" w:date="2024-11-03T23:15:00Z">
              <w:r w:rsidRPr="00033637">
                <w:rPr>
                  <w:rFonts w:ascii="Times New Roman" w:hAnsi="Times New Roman" w:cs="Times New Roman"/>
                  <w:sz w:val="24"/>
                  <w:szCs w:val="24"/>
                </w:rPr>
                <w:t>Underweight</w:t>
              </w:r>
            </w:ins>
          </w:p>
        </w:tc>
      </w:tr>
      <w:tr w:rsidR="00BB33D1" w:rsidRPr="00033637" w14:paraId="78EF7FF6" w14:textId="77777777" w:rsidTr="000C3C54">
        <w:trPr>
          <w:trHeight w:val="138"/>
          <w:jc w:val="center"/>
          <w:ins w:id="1055"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373594F1" w14:textId="77777777" w:rsidR="00BB33D1" w:rsidRPr="00033637" w:rsidRDefault="00BB33D1" w:rsidP="00F31FB2">
            <w:pPr>
              <w:spacing w:line="480" w:lineRule="auto"/>
              <w:rPr>
                <w:ins w:id="1056" w:author="Mohammad Nayeem Hasan" w:date="2024-11-03T23:15:00Z"/>
                <w:rFonts w:ascii="Times New Roman" w:hAnsi="Times New Roman" w:cs="Times New Roman"/>
                <w:sz w:val="24"/>
                <w:szCs w:val="24"/>
              </w:rPr>
              <w:pPrChange w:id="1057" w:author="Mohammad Nayeem Hasan" w:date="2024-12-23T01:38:00Z" w16du:dateUtc="2024-12-22T19:38:00Z">
                <w:pPr/>
              </w:pPrChange>
            </w:pPr>
            <w:ins w:id="1058" w:author="Mohammad Nayeem Hasan" w:date="2024-11-03T23:15:00Z">
              <w:r w:rsidRPr="00033637">
                <w:rPr>
                  <w:rFonts w:ascii="Times New Roman" w:hAnsi="Times New Roman" w:cs="Times New Roman"/>
                  <w:sz w:val="24"/>
                  <w:szCs w:val="24"/>
                </w:rPr>
                <w:t>Yes</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1D9FC19C" w14:textId="77777777" w:rsidR="00BB33D1" w:rsidRPr="00033637" w:rsidRDefault="00BB33D1" w:rsidP="00F31FB2">
            <w:pPr>
              <w:spacing w:line="480" w:lineRule="auto"/>
              <w:rPr>
                <w:ins w:id="1059" w:author="Mohammad Nayeem Hasan" w:date="2024-11-03T23:15:00Z"/>
                <w:rFonts w:ascii="Times New Roman" w:hAnsi="Times New Roman" w:cs="Times New Roman"/>
                <w:sz w:val="24"/>
                <w:szCs w:val="24"/>
              </w:rPr>
              <w:pPrChange w:id="1060" w:author="Mohammad Nayeem Hasan" w:date="2024-12-23T01:38:00Z" w16du:dateUtc="2024-12-22T19:38:00Z">
                <w:pPr/>
              </w:pPrChange>
            </w:pPr>
            <w:ins w:id="1061" w:author="Mohammad Nayeem Hasan" w:date="2024-11-03T23:15:00Z">
              <w:r w:rsidRPr="00033637">
                <w:rPr>
                  <w:rFonts w:ascii="Times New Roman" w:hAnsi="Times New Roman" w:cs="Times New Roman"/>
                  <w:sz w:val="24"/>
                  <w:szCs w:val="24"/>
                </w:rPr>
                <w:t>-</w:t>
              </w:r>
            </w:ins>
          </w:p>
        </w:tc>
        <w:tc>
          <w:tcPr>
            <w:tcW w:w="587" w:type="pct"/>
            <w:tcBorders>
              <w:top w:val="single" w:sz="4" w:space="0" w:color="auto"/>
              <w:left w:val="single" w:sz="4" w:space="0" w:color="auto"/>
              <w:bottom w:val="single" w:sz="4" w:space="0" w:color="auto"/>
              <w:right w:val="single" w:sz="4" w:space="0" w:color="auto"/>
            </w:tcBorders>
            <w:hideMark/>
          </w:tcPr>
          <w:p w14:paraId="14D35245" w14:textId="77777777" w:rsidR="00BB33D1" w:rsidRPr="00033637" w:rsidRDefault="00BB33D1" w:rsidP="00F31FB2">
            <w:pPr>
              <w:spacing w:line="480" w:lineRule="auto"/>
              <w:rPr>
                <w:ins w:id="1062" w:author="Mohammad Nayeem Hasan" w:date="2024-11-03T23:15:00Z"/>
                <w:rFonts w:ascii="Times New Roman" w:hAnsi="Times New Roman" w:cs="Times New Roman"/>
                <w:sz w:val="24"/>
                <w:szCs w:val="24"/>
              </w:rPr>
              <w:pPrChange w:id="1063" w:author="Mohammad Nayeem Hasan" w:date="2024-12-23T01:38:00Z" w16du:dateUtc="2024-12-22T19:38:00Z">
                <w:pPr/>
              </w:pPrChange>
            </w:pPr>
            <w:ins w:id="1064" w:author="Mohammad Nayeem Hasan" w:date="2024-11-03T23:15:00Z">
              <w:r w:rsidRPr="00033637">
                <w:rPr>
                  <w:rFonts w:ascii="Times New Roman" w:hAnsi="Times New Roman" w:cs="Times New Roman"/>
                  <w:sz w:val="24"/>
                  <w:szCs w:val="24"/>
                </w:rPr>
                <w:t>-</w:t>
              </w:r>
            </w:ins>
          </w:p>
        </w:tc>
        <w:tc>
          <w:tcPr>
            <w:tcW w:w="689" w:type="pct"/>
            <w:vMerge w:val="restart"/>
            <w:tcBorders>
              <w:top w:val="single" w:sz="4" w:space="0" w:color="auto"/>
              <w:left w:val="single" w:sz="4" w:space="0" w:color="auto"/>
              <w:bottom w:val="single" w:sz="4" w:space="0" w:color="auto"/>
              <w:right w:val="single" w:sz="4" w:space="0" w:color="auto"/>
            </w:tcBorders>
            <w:vAlign w:val="center"/>
          </w:tcPr>
          <w:p w14:paraId="0A07D751" w14:textId="77777777" w:rsidR="00BB33D1" w:rsidRPr="00033637" w:rsidRDefault="00BB33D1" w:rsidP="00F31FB2">
            <w:pPr>
              <w:spacing w:line="480" w:lineRule="auto"/>
              <w:rPr>
                <w:ins w:id="1065" w:author="Mohammad Nayeem Hasan" w:date="2024-11-03T23:15:00Z"/>
                <w:rFonts w:ascii="Times New Roman" w:hAnsi="Times New Roman" w:cs="Times New Roman"/>
                <w:sz w:val="24"/>
                <w:szCs w:val="24"/>
              </w:rPr>
              <w:pPrChange w:id="1066"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69DC0561" w14:textId="77777777" w:rsidR="00BB33D1" w:rsidRPr="00033637" w:rsidRDefault="00BB33D1" w:rsidP="00F31FB2">
            <w:pPr>
              <w:spacing w:line="480" w:lineRule="auto"/>
              <w:rPr>
                <w:ins w:id="1067" w:author="Mohammad Nayeem Hasan" w:date="2024-11-03T23:15:00Z"/>
                <w:rFonts w:ascii="Times New Roman" w:hAnsi="Times New Roman" w:cs="Times New Roman"/>
                <w:sz w:val="24"/>
                <w:szCs w:val="24"/>
              </w:rPr>
              <w:pPrChange w:id="1068" w:author="Mohammad Nayeem Hasan" w:date="2024-12-23T01:38:00Z" w16du:dateUtc="2024-12-22T19:38:00Z">
                <w:pPr/>
              </w:pPrChange>
            </w:pPr>
            <w:ins w:id="1069" w:author="Mohammad Nayeem Hasan" w:date="2024-11-03T23:15:00Z">
              <w:r w:rsidRPr="00033637">
                <w:rPr>
                  <w:rFonts w:ascii="Times New Roman" w:hAnsi="Times New Roman" w:cs="Times New Roman"/>
                  <w:sz w:val="24"/>
                  <w:szCs w:val="24"/>
                </w:rPr>
                <w:t>259 (4.0)</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38C75AF7" w14:textId="77777777" w:rsidR="00BB33D1" w:rsidRPr="00033637" w:rsidRDefault="00BB33D1" w:rsidP="00F31FB2">
            <w:pPr>
              <w:spacing w:line="480" w:lineRule="auto"/>
              <w:rPr>
                <w:ins w:id="1070" w:author="Mohammad Nayeem Hasan" w:date="2024-11-03T23:15:00Z"/>
                <w:rFonts w:ascii="Times New Roman" w:hAnsi="Times New Roman" w:cs="Times New Roman"/>
                <w:sz w:val="24"/>
                <w:szCs w:val="24"/>
              </w:rPr>
              <w:pPrChange w:id="1071" w:author="Mohammad Nayeem Hasan" w:date="2024-12-23T01:38:00Z" w16du:dateUtc="2024-12-22T19:38:00Z">
                <w:pPr/>
              </w:pPrChange>
            </w:pPr>
            <w:ins w:id="1072" w:author="Mohammad Nayeem Hasan" w:date="2024-11-03T23:15:00Z">
              <w:r w:rsidRPr="00033637">
                <w:rPr>
                  <w:rFonts w:ascii="Times New Roman" w:hAnsi="Times New Roman" w:cs="Times New Roman"/>
                  <w:sz w:val="24"/>
                  <w:szCs w:val="24"/>
                </w:rPr>
                <w:t>6167 (96.0)</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52F991D1" w14:textId="77777777" w:rsidR="00BB33D1" w:rsidRPr="00033637" w:rsidRDefault="00BB33D1" w:rsidP="00F31FB2">
            <w:pPr>
              <w:spacing w:line="480" w:lineRule="auto"/>
              <w:rPr>
                <w:ins w:id="1073" w:author="Mohammad Nayeem Hasan" w:date="2024-11-03T23:15:00Z"/>
                <w:rFonts w:ascii="Times New Roman" w:hAnsi="Times New Roman" w:cs="Times New Roman"/>
                <w:sz w:val="24"/>
                <w:szCs w:val="24"/>
              </w:rPr>
              <w:pPrChange w:id="1074" w:author="Mohammad Nayeem Hasan" w:date="2024-12-23T01:38:00Z" w16du:dateUtc="2024-12-22T19:38:00Z">
                <w:pPr/>
              </w:pPrChange>
            </w:pPr>
            <w:ins w:id="1075" w:author="Mohammad Nayeem Hasan" w:date="2024-11-03T23:15:00Z">
              <w:r w:rsidRPr="00033637">
                <w:rPr>
                  <w:rFonts w:ascii="Times New Roman" w:hAnsi="Times New Roman" w:cs="Times New Roman"/>
                  <w:sz w:val="24"/>
                  <w:szCs w:val="24"/>
                </w:rPr>
                <w:t>0.879</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4B5BE1D5" w14:textId="77777777" w:rsidR="00BB33D1" w:rsidRPr="00033637" w:rsidRDefault="00BB33D1" w:rsidP="00F31FB2">
            <w:pPr>
              <w:spacing w:line="480" w:lineRule="auto"/>
              <w:rPr>
                <w:ins w:id="1076" w:author="Mohammad Nayeem Hasan" w:date="2024-11-03T23:15:00Z"/>
                <w:rFonts w:ascii="Times New Roman" w:hAnsi="Times New Roman" w:cs="Times New Roman"/>
                <w:sz w:val="24"/>
                <w:szCs w:val="24"/>
              </w:rPr>
              <w:pPrChange w:id="1077" w:author="Mohammad Nayeem Hasan" w:date="2024-12-23T01:38:00Z" w16du:dateUtc="2024-12-22T19:38:00Z">
                <w:pPr/>
              </w:pPrChange>
            </w:pPr>
            <w:ins w:id="1078" w:author="Mohammad Nayeem Hasan" w:date="2024-11-03T23:15:00Z">
              <w:r w:rsidRPr="00033637">
                <w:rPr>
                  <w:rFonts w:ascii="Times New Roman" w:hAnsi="Times New Roman" w:cs="Times New Roman"/>
                  <w:sz w:val="24"/>
                  <w:szCs w:val="24"/>
                </w:rPr>
                <w:t>439 (8.5)</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1EF3793B" w14:textId="77777777" w:rsidR="00BB33D1" w:rsidRPr="00033637" w:rsidRDefault="00BB33D1" w:rsidP="00F31FB2">
            <w:pPr>
              <w:spacing w:line="480" w:lineRule="auto"/>
              <w:rPr>
                <w:ins w:id="1079" w:author="Mohammad Nayeem Hasan" w:date="2024-11-03T23:15:00Z"/>
                <w:rFonts w:ascii="Times New Roman" w:hAnsi="Times New Roman" w:cs="Times New Roman"/>
                <w:sz w:val="24"/>
                <w:szCs w:val="24"/>
              </w:rPr>
              <w:pPrChange w:id="1080" w:author="Mohammad Nayeem Hasan" w:date="2024-12-23T01:38:00Z" w16du:dateUtc="2024-12-22T19:38:00Z">
                <w:pPr/>
              </w:pPrChange>
            </w:pPr>
            <w:ins w:id="1081" w:author="Mohammad Nayeem Hasan" w:date="2024-11-03T23:15:00Z">
              <w:r w:rsidRPr="00033637">
                <w:rPr>
                  <w:rFonts w:ascii="Times New Roman" w:hAnsi="Times New Roman" w:cs="Times New Roman"/>
                  <w:sz w:val="24"/>
                  <w:szCs w:val="24"/>
                </w:rPr>
                <w:t>4698 (91.5)</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7D7E7F88" w14:textId="77777777" w:rsidR="00BB33D1" w:rsidRPr="00033637" w:rsidRDefault="00BB33D1" w:rsidP="00F31FB2">
            <w:pPr>
              <w:spacing w:line="480" w:lineRule="auto"/>
              <w:rPr>
                <w:ins w:id="1082" w:author="Mohammad Nayeem Hasan" w:date="2024-11-03T23:15:00Z"/>
                <w:rFonts w:ascii="Times New Roman" w:hAnsi="Times New Roman" w:cs="Times New Roman"/>
                <w:b/>
                <w:bCs/>
                <w:sz w:val="24"/>
                <w:szCs w:val="24"/>
              </w:rPr>
              <w:pPrChange w:id="1083" w:author="Mohammad Nayeem Hasan" w:date="2024-12-23T01:38:00Z" w16du:dateUtc="2024-12-22T19:38:00Z">
                <w:pPr/>
              </w:pPrChange>
            </w:pPr>
            <w:ins w:id="1084" w:author="Mohammad Nayeem Hasan" w:date="2024-11-03T23:15:00Z">
              <w:r w:rsidRPr="00033637">
                <w:rPr>
                  <w:rFonts w:ascii="Times New Roman" w:hAnsi="Times New Roman" w:cs="Times New Roman"/>
                  <w:b/>
                  <w:bCs/>
                  <w:sz w:val="24"/>
                  <w:szCs w:val="24"/>
                </w:rPr>
                <w:t>&lt;0.001</w:t>
              </w:r>
            </w:ins>
          </w:p>
        </w:tc>
      </w:tr>
      <w:tr w:rsidR="00BB33D1" w:rsidRPr="00033637" w14:paraId="79287D05" w14:textId="77777777" w:rsidTr="000C3C54">
        <w:trPr>
          <w:trHeight w:val="138"/>
          <w:jc w:val="center"/>
          <w:ins w:id="1085"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170CEE71" w14:textId="77777777" w:rsidR="00BB33D1" w:rsidRPr="00033637" w:rsidRDefault="00BB33D1" w:rsidP="00F31FB2">
            <w:pPr>
              <w:spacing w:line="480" w:lineRule="auto"/>
              <w:rPr>
                <w:ins w:id="1086" w:author="Mohammad Nayeem Hasan" w:date="2024-11-03T23:15:00Z"/>
                <w:rFonts w:ascii="Times New Roman" w:hAnsi="Times New Roman" w:cs="Times New Roman"/>
                <w:sz w:val="24"/>
                <w:szCs w:val="24"/>
              </w:rPr>
              <w:pPrChange w:id="1087" w:author="Mohammad Nayeem Hasan" w:date="2024-12-23T01:38:00Z" w16du:dateUtc="2024-12-22T19:38:00Z">
                <w:pPr/>
              </w:pPrChange>
            </w:pPr>
            <w:ins w:id="1088" w:author="Mohammad Nayeem Hasan" w:date="2024-11-03T23:15:00Z">
              <w:r w:rsidRPr="00033637">
                <w:rPr>
                  <w:rFonts w:ascii="Times New Roman" w:hAnsi="Times New Roman" w:cs="Times New Roman"/>
                  <w:sz w:val="24"/>
                  <w:szCs w:val="24"/>
                </w:rPr>
                <w:t>No</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66241215" w14:textId="77777777" w:rsidR="00BB33D1" w:rsidRPr="00033637" w:rsidRDefault="00BB33D1" w:rsidP="00F31FB2">
            <w:pPr>
              <w:spacing w:line="480" w:lineRule="auto"/>
              <w:rPr>
                <w:ins w:id="1089" w:author="Mohammad Nayeem Hasan" w:date="2024-11-03T23:15:00Z"/>
                <w:rFonts w:ascii="Times New Roman" w:hAnsi="Times New Roman" w:cs="Times New Roman"/>
                <w:sz w:val="24"/>
                <w:szCs w:val="24"/>
              </w:rPr>
              <w:pPrChange w:id="1090" w:author="Mohammad Nayeem Hasan" w:date="2024-12-23T01:38:00Z" w16du:dateUtc="2024-12-22T19:38:00Z">
                <w:pPr/>
              </w:pPrChange>
            </w:pPr>
            <w:ins w:id="1091" w:author="Mohammad Nayeem Hasan" w:date="2024-11-03T23:15:00Z">
              <w:r w:rsidRPr="00033637">
                <w:rPr>
                  <w:rFonts w:ascii="Times New Roman" w:hAnsi="Times New Roman" w:cs="Times New Roman"/>
                  <w:sz w:val="24"/>
                  <w:szCs w:val="24"/>
                </w:rPr>
                <w:t>-</w:t>
              </w:r>
            </w:ins>
          </w:p>
        </w:tc>
        <w:tc>
          <w:tcPr>
            <w:tcW w:w="587" w:type="pct"/>
            <w:tcBorders>
              <w:top w:val="single" w:sz="4" w:space="0" w:color="auto"/>
              <w:left w:val="single" w:sz="4" w:space="0" w:color="auto"/>
              <w:bottom w:val="single" w:sz="4" w:space="0" w:color="auto"/>
              <w:right w:val="single" w:sz="4" w:space="0" w:color="auto"/>
            </w:tcBorders>
            <w:hideMark/>
          </w:tcPr>
          <w:p w14:paraId="10D68FD7" w14:textId="77777777" w:rsidR="00BB33D1" w:rsidRPr="00033637" w:rsidRDefault="00BB33D1" w:rsidP="00F31FB2">
            <w:pPr>
              <w:spacing w:line="480" w:lineRule="auto"/>
              <w:rPr>
                <w:ins w:id="1092" w:author="Mohammad Nayeem Hasan" w:date="2024-11-03T23:15:00Z"/>
                <w:rFonts w:ascii="Times New Roman" w:hAnsi="Times New Roman" w:cs="Times New Roman"/>
                <w:sz w:val="24"/>
                <w:szCs w:val="24"/>
              </w:rPr>
              <w:pPrChange w:id="1093" w:author="Mohammad Nayeem Hasan" w:date="2024-12-23T01:38:00Z" w16du:dateUtc="2024-12-22T19:38:00Z">
                <w:pPr/>
              </w:pPrChange>
            </w:pPr>
            <w:ins w:id="1094" w:author="Mohammad Nayeem Hasan" w:date="2024-11-03T23:15:00Z">
              <w:r w:rsidRPr="00033637">
                <w:rPr>
                  <w:rFonts w:ascii="Times New Roman" w:hAnsi="Times New Roman" w:cs="Times New Roman"/>
                  <w:sz w:val="24"/>
                  <w:szCs w:val="24"/>
                </w:rPr>
                <w:t>-</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258E747" w14:textId="77777777" w:rsidR="00BB33D1" w:rsidRPr="00033637" w:rsidRDefault="00BB33D1" w:rsidP="00F31FB2">
            <w:pPr>
              <w:spacing w:line="480" w:lineRule="auto"/>
              <w:rPr>
                <w:ins w:id="1095" w:author="Mohammad Nayeem Hasan" w:date="2024-11-03T23:15:00Z"/>
                <w:rFonts w:ascii="Times New Roman" w:hAnsi="Times New Roman" w:cs="Times New Roman"/>
                <w:sz w:val="24"/>
                <w:szCs w:val="24"/>
              </w:rPr>
              <w:pPrChange w:id="1096"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77AD3CCC" w14:textId="77777777" w:rsidR="00BB33D1" w:rsidRPr="00033637" w:rsidRDefault="00BB33D1" w:rsidP="00F31FB2">
            <w:pPr>
              <w:spacing w:line="480" w:lineRule="auto"/>
              <w:rPr>
                <w:ins w:id="1097" w:author="Mohammad Nayeem Hasan" w:date="2024-11-03T23:15:00Z"/>
                <w:rFonts w:ascii="Times New Roman" w:hAnsi="Times New Roman" w:cs="Times New Roman"/>
                <w:sz w:val="24"/>
                <w:szCs w:val="24"/>
              </w:rPr>
              <w:pPrChange w:id="1098" w:author="Mohammad Nayeem Hasan" w:date="2024-12-23T01:38:00Z" w16du:dateUtc="2024-12-22T19:38:00Z">
                <w:pPr/>
              </w:pPrChange>
            </w:pPr>
            <w:ins w:id="1099" w:author="Mohammad Nayeem Hasan" w:date="2024-11-03T23:15:00Z">
              <w:r w:rsidRPr="00033637">
                <w:rPr>
                  <w:rFonts w:ascii="Times New Roman" w:hAnsi="Times New Roman" w:cs="Times New Roman"/>
                  <w:sz w:val="24"/>
                  <w:szCs w:val="24"/>
                </w:rPr>
                <w:t>537 (4.0)</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4C024C2E" w14:textId="77777777" w:rsidR="00BB33D1" w:rsidRPr="00033637" w:rsidRDefault="00BB33D1" w:rsidP="00F31FB2">
            <w:pPr>
              <w:spacing w:line="480" w:lineRule="auto"/>
              <w:rPr>
                <w:ins w:id="1100" w:author="Mohammad Nayeem Hasan" w:date="2024-11-03T23:15:00Z"/>
                <w:rFonts w:ascii="Times New Roman" w:hAnsi="Times New Roman" w:cs="Times New Roman"/>
                <w:sz w:val="24"/>
                <w:szCs w:val="24"/>
              </w:rPr>
              <w:pPrChange w:id="1101" w:author="Mohammad Nayeem Hasan" w:date="2024-12-23T01:38:00Z" w16du:dateUtc="2024-12-22T19:38:00Z">
                <w:pPr/>
              </w:pPrChange>
            </w:pPr>
            <w:ins w:id="1102" w:author="Mohammad Nayeem Hasan" w:date="2024-11-03T23:15:00Z">
              <w:r w:rsidRPr="00033637">
                <w:rPr>
                  <w:rFonts w:ascii="Times New Roman" w:hAnsi="Times New Roman" w:cs="Times New Roman"/>
                  <w:sz w:val="24"/>
                  <w:szCs w:val="24"/>
                </w:rPr>
                <w:t>12950 (96.0)</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F31541C" w14:textId="77777777" w:rsidR="00BB33D1" w:rsidRPr="00033637" w:rsidRDefault="00BB33D1" w:rsidP="00F31FB2">
            <w:pPr>
              <w:spacing w:line="480" w:lineRule="auto"/>
              <w:rPr>
                <w:ins w:id="1103" w:author="Mohammad Nayeem Hasan" w:date="2024-11-03T23:15:00Z"/>
                <w:rFonts w:ascii="Times New Roman" w:hAnsi="Times New Roman" w:cs="Times New Roman"/>
                <w:sz w:val="24"/>
                <w:szCs w:val="24"/>
              </w:rPr>
              <w:pPrChange w:id="1104"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72747004" w14:textId="77777777" w:rsidR="00BB33D1" w:rsidRPr="00033637" w:rsidRDefault="00BB33D1" w:rsidP="00F31FB2">
            <w:pPr>
              <w:spacing w:line="480" w:lineRule="auto"/>
              <w:rPr>
                <w:ins w:id="1105" w:author="Mohammad Nayeem Hasan" w:date="2024-11-03T23:15:00Z"/>
                <w:rFonts w:ascii="Times New Roman" w:hAnsi="Times New Roman" w:cs="Times New Roman"/>
                <w:sz w:val="24"/>
                <w:szCs w:val="24"/>
              </w:rPr>
              <w:pPrChange w:id="1106" w:author="Mohammad Nayeem Hasan" w:date="2024-12-23T01:38:00Z" w16du:dateUtc="2024-12-22T19:38:00Z">
                <w:pPr/>
              </w:pPrChange>
            </w:pPr>
            <w:ins w:id="1107" w:author="Mohammad Nayeem Hasan" w:date="2024-11-03T23:15:00Z">
              <w:r w:rsidRPr="00033637">
                <w:rPr>
                  <w:rFonts w:ascii="Times New Roman" w:hAnsi="Times New Roman" w:cs="Times New Roman"/>
                  <w:sz w:val="24"/>
                  <w:szCs w:val="24"/>
                </w:rPr>
                <w:t>1120 (6.5)</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77FA2BFB" w14:textId="77777777" w:rsidR="00BB33D1" w:rsidRPr="00033637" w:rsidRDefault="00BB33D1" w:rsidP="00F31FB2">
            <w:pPr>
              <w:spacing w:line="480" w:lineRule="auto"/>
              <w:rPr>
                <w:ins w:id="1108" w:author="Mohammad Nayeem Hasan" w:date="2024-11-03T23:15:00Z"/>
                <w:rFonts w:ascii="Times New Roman" w:hAnsi="Times New Roman" w:cs="Times New Roman"/>
                <w:sz w:val="24"/>
                <w:szCs w:val="24"/>
              </w:rPr>
              <w:pPrChange w:id="1109" w:author="Mohammad Nayeem Hasan" w:date="2024-12-23T01:38:00Z" w16du:dateUtc="2024-12-22T19:38:00Z">
                <w:pPr/>
              </w:pPrChange>
            </w:pPr>
            <w:ins w:id="1110" w:author="Mohammad Nayeem Hasan" w:date="2024-11-03T23:15:00Z">
              <w:r w:rsidRPr="00033637">
                <w:rPr>
                  <w:rFonts w:ascii="Times New Roman" w:hAnsi="Times New Roman" w:cs="Times New Roman"/>
                  <w:sz w:val="24"/>
                  <w:szCs w:val="24"/>
                </w:rPr>
                <w:t>16181 (93.5)</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7636FD" w14:textId="77777777" w:rsidR="00BB33D1" w:rsidRPr="00033637" w:rsidRDefault="00BB33D1" w:rsidP="00F31FB2">
            <w:pPr>
              <w:spacing w:line="480" w:lineRule="auto"/>
              <w:rPr>
                <w:ins w:id="1111" w:author="Mohammad Nayeem Hasan" w:date="2024-11-03T23:15:00Z"/>
                <w:rFonts w:ascii="Times New Roman" w:hAnsi="Times New Roman" w:cs="Times New Roman"/>
                <w:b/>
                <w:bCs/>
                <w:sz w:val="24"/>
                <w:szCs w:val="24"/>
              </w:rPr>
              <w:pPrChange w:id="1112" w:author="Mohammad Nayeem Hasan" w:date="2024-12-23T01:38:00Z" w16du:dateUtc="2024-12-22T19:38:00Z">
                <w:pPr/>
              </w:pPrChange>
            </w:pPr>
          </w:p>
        </w:tc>
      </w:tr>
      <w:tr w:rsidR="00BB33D1" w:rsidRPr="00033637" w14:paraId="41129CFA" w14:textId="77777777" w:rsidTr="000C3C54">
        <w:trPr>
          <w:trHeight w:val="138"/>
          <w:jc w:val="center"/>
          <w:ins w:id="1113" w:author="Mohammad Nayeem Hasan" w:date="2024-11-03T23:15: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21512559" w14:textId="77777777" w:rsidR="00BB33D1" w:rsidRPr="00033637" w:rsidRDefault="00BB33D1" w:rsidP="00F31FB2">
            <w:pPr>
              <w:spacing w:line="480" w:lineRule="auto"/>
              <w:rPr>
                <w:ins w:id="1114" w:author="Mohammad Nayeem Hasan" w:date="2024-11-03T23:15:00Z"/>
                <w:rFonts w:ascii="Times New Roman" w:hAnsi="Times New Roman" w:cs="Times New Roman"/>
                <w:sz w:val="24"/>
                <w:szCs w:val="24"/>
              </w:rPr>
              <w:pPrChange w:id="1115" w:author="Mohammad Nayeem Hasan" w:date="2024-12-23T01:38:00Z" w16du:dateUtc="2024-12-22T19:38:00Z">
                <w:pPr/>
              </w:pPrChange>
            </w:pPr>
            <w:ins w:id="1116" w:author="Mohammad Nayeem Hasan" w:date="2024-11-03T23:15:00Z">
              <w:r w:rsidRPr="00033637">
                <w:rPr>
                  <w:rFonts w:ascii="Times New Roman" w:hAnsi="Times New Roman" w:cs="Times New Roman"/>
                  <w:sz w:val="24"/>
                  <w:szCs w:val="24"/>
                </w:rPr>
                <w:t>Stunned</w:t>
              </w:r>
            </w:ins>
          </w:p>
        </w:tc>
      </w:tr>
      <w:tr w:rsidR="00BB33D1" w:rsidRPr="00033637" w14:paraId="6AFC3855" w14:textId="77777777" w:rsidTr="000C3C54">
        <w:trPr>
          <w:trHeight w:val="138"/>
          <w:jc w:val="center"/>
          <w:ins w:id="1117"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021CEDE7" w14:textId="77777777" w:rsidR="00BB33D1" w:rsidRPr="00033637" w:rsidRDefault="00BB33D1" w:rsidP="00F31FB2">
            <w:pPr>
              <w:spacing w:line="480" w:lineRule="auto"/>
              <w:rPr>
                <w:ins w:id="1118" w:author="Mohammad Nayeem Hasan" w:date="2024-11-03T23:15:00Z"/>
                <w:rFonts w:ascii="Times New Roman" w:hAnsi="Times New Roman" w:cs="Times New Roman"/>
                <w:sz w:val="24"/>
                <w:szCs w:val="24"/>
              </w:rPr>
              <w:pPrChange w:id="1119" w:author="Mohammad Nayeem Hasan" w:date="2024-12-23T01:38:00Z" w16du:dateUtc="2024-12-22T19:38:00Z">
                <w:pPr/>
              </w:pPrChange>
            </w:pPr>
            <w:ins w:id="1120" w:author="Mohammad Nayeem Hasan" w:date="2024-11-03T23:15:00Z">
              <w:r w:rsidRPr="00033637">
                <w:rPr>
                  <w:rFonts w:ascii="Times New Roman" w:hAnsi="Times New Roman" w:cs="Times New Roman"/>
                  <w:sz w:val="24"/>
                  <w:szCs w:val="24"/>
                </w:rPr>
                <w:t>Yes</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2ADF6A8C" w14:textId="77777777" w:rsidR="00BB33D1" w:rsidRPr="00033637" w:rsidRDefault="00BB33D1" w:rsidP="00F31FB2">
            <w:pPr>
              <w:spacing w:line="480" w:lineRule="auto"/>
              <w:rPr>
                <w:ins w:id="1121" w:author="Mohammad Nayeem Hasan" w:date="2024-11-03T23:15:00Z"/>
                <w:rFonts w:ascii="Times New Roman" w:hAnsi="Times New Roman" w:cs="Times New Roman"/>
                <w:sz w:val="24"/>
                <w:szCs w:val="24"/>
              </w:rPr>
              <w:pPrChange w:id="1122" w:author="Mohammad Nayeem Hasan" w:date="2024-12-23T01:38:00Z" w16du:dateUtc="2024-12-22T19:38:00Z">
                <w:pPr/>
              </w:pPrChange>
            </w:pPr>
            <w:ins w:id="1123" w:author="Mohammad Nayeem Hasan" w:date="2024-11-03T23:15:00Z">
              <w:r w:rsidRPr="00033637">
                <w:rPr>
                  <w:rFonts w:ascii="Times New Roman" w:hAnsi="Times New Roman" w:cs="Times New Roman"/>
                  <w:sz w:val="24"/>
                  <w:szCs w:val="24"/>
                </w:rPr>
                <w:t>-</w:t>
              </w:r>
            </w:ins>
          </w:p>
        </w:tc>
        <w:tc>
          <w:tcPr>
            <w:tcW w:w="587" w:type="pct"/>
            <w:tcBorders>
              <w:top w:val="single" w:sz="4" w:space="0" w:color="auto"/>
              <w:left w:val="single" w:sz="4" w:space="0" w:color="auto"/>
              <w:bottom w:val="single" w:sz="4" w:space="0" w:color="auto"/>
              <w:right w:val="single" w:sz="4" w:space="0" w:color="auto"/>
            </w:tcBorders>
            <w:hideMark/>
          </w:tcPr>
          <w:p w14:paraId="5807361B" w14:textId="77777777" w:rsidR="00BB33D1" w:rsidRPr="00033637" w:rsidRDefault="00BB33D1" w:rsidP="00F31FB2">
            <w:pPr>
              <w:spacing w:line="480" w:lineRule="auto"/>
              <w:rPr>
                <w:ins w:id="1124" w:author="Mohammad Nayeem Hasan" w:date="2024-11-03T23:15:00Z"/>
                <w:rFonts w:ascii="Times New Roman" w:hAnsi="Times New Roman" w:cs="Times New Roman"/>
                <w:sz w:val="24"/>
                <w:szCs w:val="24"/>
              </w:rPr>
              <w:pPrChange w:id="1125" w:author="Mohammad Nayeem Hasan" w:date="2024-12-23T01:38:00Z" w16du:dateUtc="2024-12-22T19:38:00Z">
                <w:pPr/>
              </w:pPrChange>
            </w:pPr>
            <w:ins w:id="1126" w:author="Mohammad Nayeem Hasan" w:date="2024-11-03T23:15:00Z">
              <w:r w:rsidRPr="00033637">
                <w:rPr>
                  <w:rFonts w:ascii="Times New Roman" w:hAnsi="Times New Roman" w:cs="Times New Roman"/>
                  <w:sz w:val="24"/>
                  <w:szCs w:val="24"/>
                </w:rPr>
                <w:t>-</w:t>
              </w:r>
            </w:ins>
          </w:p>
        </w:tc>
        <w:tc>
          <w:tcPr>
            <w:tcW w:w="689" w:type="pct"/>
            <w:vMerge w:val="restart"/>
            <w:tcBorders>
              <w:top w:val="single" w:sz="4" w:space="0" w:color="auto"/>
              <w:left w:val="single" w:sz="4" w:space="0" w:color="auto"/>
              <w:bottom w:val="single" w:sz="4" w:space="0" w:color="auto"/>
              <w:right w:val="single" w:sz="4" w:space="0" w:color="auto"/>
            </w:tcBorders>
            <w:vAlign w:val="center"/>
          </w:tcPr>
          <w:p w14:paraId="27B391F6" w14:textId="77777777" w:rsidR="00BB33D1" w:rsidRPr="00033637" w:rsidRDefault="00BB33D1" w:rsidP="00F31FB2">
            <w:pPr>
              <w:spacing w:line="480" w:lineRule="auto"/>
              <w:rPr>
                <w:ins w:id="1127" w:author="Mohammad Nayeem Hasan" w:date="2024-11-03T23:15:00Z"/>
                <w:rFonts w:ascii="Times New Roman" w:hAnsi="Times New Roman" w:cs="Times New Roman"/>
                <w:sz w:val="24"/>
                <w:szCs w:val="24"/>
              </w:rPr>
              <w:pPrChange w:id="1128"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2EF35047" w14:textId="77777777" w:rsidR="00BB33D1" w:rsidRPr="00033637" w:rsidRDefault="00BB33D1" w:rsidP="00F31FB2">
            <w:pPr>
              <w:spacing w:line="480" w:lineRule="auto"/>
              <w:rPr>
                <w:ins w:id="1129" w:author="Mohammad Nayeem Hasan" w:date="2024-11-03T23:15:00Z"/>
                <w:rFonts w:ascii="Times New Roman" w:hAnsi="Times New Roman" w:cs="Times New Roman"/>
                <w:sz w:val="24"/>
                <w:szCs w:val="24"/>
              </w:rPr>
              <w:pPrChange w:id="1130" w:author="Mohammad Nayeem Hasan" w:date="2024-12-23T01:38:00Z" w16du:dateUtc="2024-12-22T19:38:00Z">
                <w:pPr/>
              </w:pPrChange>
            </w:pPr>
            <w:ins w:id="1131" w:author="Mohammad Nayeem Hasan" w:date="2024-11-03T23:15:00Z">
              <w:r w:rsidRPr="00033637">
                <w:rPr>
                  <w:rFonts w:ascii="Times New Roman" w:hAnsi="Times New Roman" w:cs="Times New Roman"/>
                  <w:sz w:val="24"/>
                  <w:szCs w:val="24"/>
                </w:rPr>
                <w:t>323 (3.9)</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475B7954" w14:textId="77777777" w:rsidR="00BB33D1" w:rsidRPr="00033637" w:rsidRDefault="00BB33D1" w:rsidP="00F31FB2">
            <w:pPr>
              <w:spacing w:line="480" w:lineRule="auto"/>
              <w:rPr>
                <w:ins w:id="1132" w:author="Mohammad Nayeem Hasan" w:date="2024-11-03T23:15:00Z"/>
                <w:rFonts w:ascii="Times New Roman" w:hAnsi="Times New Roman" w:cs="Times New Roman"/>
                <w:sz w:val="24"/>
                <w:szCs w:val="24"/>
              </w:rPr>
              <w:pPrChange w:id="1133" w:author="Mohammad Nayeem Hasan" w:date="2024-12-23T01:38:00Z" w16du:dateUtc="2024-12-22T19:38:00Z">
                <w:pPr/>
              </w:pPrChange>
            </w:pPr>
            <w:ins w:id="1134" w:author="Mohammad Nayeem Hasan" w:date="2024-11-03T23:15:00Z">
              <w:r w:rsidRPr="00033637">
                <w:rPr>
                  <w:rFonts w:ascii="Times New Roman" w:hAnsi="Times New Roman" w:cs="Times New Roman"/>
                  <w:sz w:val="24"/>
                  <w:szCs w:val="24"/>
                </w:rPr>
                <w:t>7893 (96.1)</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1B4A5493" w14:textId="77777777" w:rsidR="00BB33D1" w:rsidRPr="00033637" w:rsidRDefault="00BB33D1" w:rsidP="00F31FB2">
            <w:pPr>
              <w:spacing w:line="480" w:lineRule="auto"/>
              <w:rPr>
                <w:ins w:id="1135" w:author="Mohammad Nayeem Hasan" w:date="2024-11-03T23:15:00Z"/>
                <w:rFonts w:ascii="Times New Roman" w:hAnsi="Times New Roman" w:cs="Times New Roman"/>
                <w:sz w:val="24"/>
                <w:szCs w:val="24"/>
              </w:rPr>
              <w:pPrChange w:id="1136" w:author="Mohammad Nayeem Hasan" w:date="2024-12-23T01:38:00Z" w16du:dateUtc="2024-12-22T19:38:00Z">
                <w:pPr/>
              </w:pPrChange>
            </w:pPr>
            <w:ins w:id="1137" w:author="Mohammad Nayeem Hasan" w:date="2024-11-03T23:15:00Z">
              <w:r w:rsidRPr="00033637">
                <w:rPr>
                  <w:rFonts w:ascii="Times New Roman" w:hAnsi="Times New Roman" w:cs="Times New Roman"/>
                  <w:sz w:val="24"/>
                  <w:szCs w:val="24"/>
                </w:rPr>
                <w:t>0.867</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0D9B42B4" w14:textId="77777777" w:rsidR="00BB33D1" w:rsidRPr="00033637" w:rsidRDefault="00BB33D1" w:rsidP="00F31FB2">
            <w:pPr>
              <w:spacing w:line="480" w:lineRule="auto"/>
              <w:rPr>
                <w:ins w:id="1138" w:author="Mohammad Nayeem Hasan" w:date="2024-11-03T23:15:00Z"/>
                <w:rFonts w:ascii="Times New Roman" w:hAnsi="Times New Roman" w:cs="Times New Roman"/>
                <w:sz w:val="24"/>
                <w:szCs w:val="24"/>
              </w:rPr>
              <w:pPrChange w:id="1139" w:author="Mohammad Nayeem Hasan" w:date="2024-12-23T01:38:00Z" w16du:dateUtc="2024-12-22T19:38:00Z">
                <w:pPr/>
              </w:pPrChange>
            </w:pPr>
            <w:ins w:id="1140" w:author="Mohammad Nayeem Hasan" w:date="2024-11-03T23:15:00Z">
              <w:r w:rsidRPr="00033637">
                <w:rPr>
                  <w:rFonts w:ascii="Times New Roman" w:hAnsi="Times New Roman" w:cs="Times New Roman"/>
                  <w:sz w:val="24"/>
                  <w:szCs w:val="24"/>
                </w:rPr>
                <w:t>461 (7.4)</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185AA8D1" w14:textId="77777777" w:rsidR="00BB33D1" w:rsidRPr="00033637" w:rsidRDefault="00BB33D1" w:rsidP="00F31FB2">
            <w:pPr>
              <w:spacing w:line="480" w:lineRule="auto"/>
              <w:rPr>
                <w:ins w:id="1141" w:author="Mohammad Nayeem Hasan" w:date="2024-11-03T23:15:00Z"/>
                <w:rFonts w:ascii="Times New Roman" w:hAnsi="Times New Roman" w:cs="Times New Roman"/>
                <w:sz w:val="24"/>
                <w:szCs w:val="24"/>
              </w:rPr>
              <w:pPrChange w:id="1142" w:author="Mohammad Nayeem Hasan" w:date="2024-12-23T01:38:00Z" w16du:dateUtc="2024-12-22T19:38:00Z">
                <w:pPr/>
              </w:pPrChange>
            </w:pPr>
            <w:ins w:id="1143" w:author="Mohammad Nayeem Hasan" w:date="2024-11-03T23:15:00Z">
              <w:r w:rsidRPr="00033637">
                <w:rPr>
                  <w:rFonts w:ascii="Times New Roman" w:hAnsi="Times New Roman" w:cs="Times New Roman"/>
                  <w:sz w:val="24"/>
                  <w:szCs w:val="24"/>
                </w:rPr>
                <w:t>5765 (92.6)</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690B20F5" w14:textId="77777777" w:rsidR="00BB33D1" w:rsidRPr="00033637" w:rsidRDefault="00BB33D1" w:rsidP="00F31FB2">
            <w:pPr>
              <w:spacing w:line="480" w:lineRule="auto"/>
              <w:rPr>
                <w:ins w:id="1144" w:author="Mohammad Nayeem Hasan" w:date="2024-11-03T23:15:00Z"/>
                <w:rFonts w:ascii="Times New Roman" w:hAnsi="Times New Roman" w:cs="Times New Roman"/>
                <w:sz w:val="24"/>
                <w:szCs w:val="24"/>
              </w:rPr>
              <w:pPrChange w:id="1145" w:author="Mohammad Nayeem Hasan" w:date="2024-12-23T01:38:00Z" w16du:dateUtc="2024-12-22T19:38:00Z">
                <w:pPr/>
              </w:pPrChange>
            </w:pPr>
            <w:ins w:id="1146" w:author="Mohammad Nayeem Hasan" w:date="2024-11-03T23:15:00Z">
              <w:r w:rsidRPr="00033637">
                <w:rPr>
                  <w:rFonts w:ascii="Times New Roman" w:hAnsi="Times New Roman" w:cs="Times New Roman"/>
                  <w:sz w:val="24"/>
                  <w:szCs w:val="24"/>
                </w:rPr>
                <w:t>0.132</w:t>
              </w:r>
            </w:ins>
          </w:p>
        </w:tc>
      </w:tr>
      <w:tr w:rsidR="00BB33D1" w:rsidRPr="00033637" w14:paraId="05959E9F" w14:textId="77777777" w:rsidTr="000C3C54">
        <w:trPr>
          <w:trHeight w:val="138"/>
          <w:jc w:val="center"/>
          <w:ins w:id="1147"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690A1335" w14:textId="77777777" w:rsidR="00BB33D1" w:rsidRPr="00033637" w:rsidRDefault="00BB33D1" w:rsidP="00F31FB2">
            <w:pPr>
              <w:spacing w:line="480" w:lineRule="auto"/>
              <w:rPr>
                <w:ins w:id="1148" w:author="Mohammad Nayeem Hasan" w:date="2024-11-03T23:15:00Z"/>
                <w:rFonts w:ascii="Times New Roman" w:hAnsi="Times New Roman" w:cs="Times New Roman"/>
                <w:sz w:val="24"/>
                <w:szCs w:val="24"/>
              </w:rPr>
              <w:pPrChange w:id="1149" w:author="Mohammad Nayeem Hasan" w:date="2024-12-23T01:38:00Z" w16du:dateUtc="2024-12-22T19:38:00Z">
                <w:pPr/>
              </w:pPrChange>
            </w:pPr>
            <w:ins w:id="1150" w:author="Mohammad Nayeem Hasan" w:date="2024-11-03T23:15:00Z">
              <w:r w:rsidRPr="00033637">
                <w:rPr>
                  <w:rFonts w:ascii="Times New Roman" w:hAnsi="Times New Roman" w:cs="Times New Roman"/>
                  <w:sz w:val="24"/>
                  <w:szCs w:val="24"/>
                </w:rPr>
                <w:t>No</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428FBBAF" w14:textId="77777777" w:rsidR="00BB33D1" w:rsidRPr="00033637" w:rsidRDefault="00BB33D1" w:rsidP="00F31FB2">
            <w:pPr>
              <w:spacing w:line="480" w:lineRule="auto"/>
              <w:rPr>
                <w:ins w:id="1151" w:author="Mohammad Nayeem Hasan" w:date="2024-11-03T23:15:00Z"/>
                <w:rFonts w:ascii="Times New Roman" w:hAnsi="Times New Roman" w:cs="Times New Roman"/>
                <w:sz w:val="24"/>
                <w:szCs w:val="24"/>
              </w:rPr>
              <w:pPrChange w:id="1152" w:author="Mohammad Nayeem Hasan" w:date="2024-12-23T01:38:00Z" w16du:dateUtc="2024-12-22T19:38:00Z">
                <w:pPr/>
              </w:pPrChange>
            </w:pPr>
            <w:ins w:id="1153" w:author="Mohammad Nayeem Hasan" w:date="2024-11-03T23:15:00Z">
              <w:r w:rsidRPr="00033637">
                <w:rPr>
                  <w:rFonts w:ascii="Times New Roman" w:hAnsi="Times New Roman" w:cs="Times New Roman"/>
                  <w:sz w:val="24"/>
                  <w:szCs w:val="24"/>
                </w:rPr>
                <w:t>-</w:t>
              </w:r>
            </w:ins>
          </w:p>
        </w:tc>
        <w:tc>
          <w:tcPr>
            <w:tcW w:w="587" w:type="pct"/>
            <w:tcBorders>
              <w:top w:val="single" w:sz="4" w:space="0" w:color="auto"/>
              <w:left w:val="single" w:sz="4" w:space="0" w:color="auto"/>
              <w:bottom w:val="single" w:sz="4" w:space="0" w:color="auto"/>
              <w:right w:val="single" w:sz="4" w:space="0" w:color="auto"/>
            </w:tcBorders>
            <w:hideMark/>
          </w:tcPr>
          <w:p w14:paraId="1F2003D7" w14:textId="77777777" w:rsidR="00BB33D1" w:rsidRPr="00033637" w:rsidRDefault="00BB33D1" w:rsidP="00F31FB2">
            <w:pPr>
              <w:spacing w:line="480" w:lineRule="auto"/>
              <w:rPr>
                <w:ins w:id="1154" w:author="Mohammad Nayeem Hasan" w:date="2024-11-03T23:15:00Z"/>
                <w:rFonts w:ascii="Times New Roman" w:hAnsi="Times New Roman" w:cs="Times New Roman"/>
                <w:sz w:val="24"/>
                <w:szCs w:val="24"/>
              </w:rPr>
              <w:pPrChange w:id="1155" w:author="Mohammad Nayeem Hasan" w:date="2024-12-23T01:38:00Z" w16du:dateUtc="2024-12-22T19:38:00Z">
                <w:pPr/>
              </w:pPrChange>
            </w:pPr>
            <w:ins w:id="1156" w:author="Mohammad Nayeem Hasan" w:date="2024-11-03T23:15:00Z">
              <w:r w:rsidRPr="00033637">
                <w:rPr>
                  <w:rFonts w:ascii="Times New Roman" w:hAnsi="Times New Roman" w:cs="Times New Roman"/>
                  <w:sz w:val="24"/>
                  <w:szCs w:val="24"/>
                </w:rPr>
                <w:t>-</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400BB9" w14:textId="77777777" w:rsidR="00BB33D1" w:rsidRPr="00033637" w:rsidRDefault="00BB33D1" w:rsidP="00F31FB2">
            <w:pPr>
              <w:spacing w:line="480" w:lineRule="auto"/>
              <w:rPr>
                <w:ins w:id="1157" w:author="Mohammad Nayeem Hasan" w:date="2024-11-03T23:15:00Z"/>
                <w:rFonts w:ascii="Times New Roman" w:hAnsi="Times New Roman" w:cs="Times New Roman"/>
                <w:sz w:val="24"/>
                <w:szCs w:val="24"/>
              </w:rPr>
              <w:pPrChange w:id="1158"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760E9005" w14:textId="77777777" w:rsidR="00BB33D1" w:rsidRPr="00033637" w:rsidRDefault="00BB33D1" w:rsidP="00F31FB2">
            <w:pPr>
              <w:spacing w:line="480" w:lineRule="auto"/>
              <w:rPr>
                <w:ins w:id="1159" w:author="Mohammad Nayeem Hasan" w:date="2024-11-03T23:15:00Z"/>
                <w:rFonts w:ascii="Times New Roman" w:hAnsi="Times New Roman" w:cs="Times New Roman"/>
                <w:sz w:val="24"/>
                <w:szCs w:val="24"/>
              </w:rPr>
              <w:pPrChange w:id="1160" w:author="Mohammad Nayeem Hasan" w:date="2024-12-23T01:38:00Z" w16du:dateUtc="2024-12-22T19:38:00Z">
                <w:pPr/>
              </w:pPrChange>
            </w:pPr>
            <w:ins w:id="1161" w:author="Mohammad Nayeem Hasan" w:date="2024-11-03T23:15:00Z">
              <w:r w:rsidRPr="00033637">
                <w:rPr>
                  <w:rFonts w:ascii="Times New Roman" w:hAnsi="Times New Roman" w:cs="Times New Roman"/>
                  <w:sz w:val="24"/>
                  <w:szCs w:val="24"/>
                </w:rPr>
                <w:t>447 (4.0)</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27B80B86" w14:textId="77777777" w:rsidR="00BB33D1" w:rsidRPr="00033637" w:rsidRDefault="00BB33D1" w:rsidP="00F31FB2">
            <w:pPr>
              <w:spacing w:line="480" w:lineRule="auto"/>
              <w:rPr>
                <w:ins w:id="1162" w:author="Mohammad Nayeem Hasan" w:date="2024-11-03T23:15:00Z"/>
                <w:rFonts w:ascii="Times New Roman" w:hAnsi="Times New Roman" w:cs="Times New Roman"/>
                <w:sz w:val="24"/>
                <w:szCs w:val="24"/>
              </w:rPr>
              <w:pPrChange w:id="1163" w:author="Mohammad Nayeem Hasan" w:date="2024-12-23T01:38:00Z" w16du:dateUtc="2024-12-22T19:38:00Z">
                <w:pPr/>
              </w:pPrChange>
            </w:pPr>
            <w:ins w:id="1164" w:author="Mohammad Nayeem Hasan" w:date="2024-11-03T23:15:00Z">
              <w:r w:rsidRPr="00033637">
                <w:rPr>
                  <w:rFonts w:ascii="Times New Roman" w:hAnsi="Times New Roman" w:cs="Times New Roman"/>
                  <w:sz w:val="24"/>
                  <w:szCs w:val="24"/>
                </w:rPr>
                <w:t>10752 (96.0)</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9EE952" w14:textId="77777777" w:rsidR="00BB33D1" w:rsidRPr="00033637" w:rsidRDefault="00BB33D1" w:rsidP="00F31FB2">
            <w:pPr>
              <w:spacing w:line="480" w:lineRule="auto"/>
              <w:rPr>
                <w:ins w:id="1165" w:author="Mohammad Nayeem Hasan" w:date="2024-11-03T23:15:00Z"/>
                <w:rFonts w:ascii="Times New Roman" w:hAnsi="Times New Roman" w:cs="Times New Roman"/>
                <w:sz w:val="24"/>
                <w:szCs w:val="24"/>
              </w:rPr>
              <w:pPrChange w:id="1166"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1D69E03C" w14:textId="77777777" w:rsidR="00BB33D1" w:rsidRPr="00033637" w:rsidRDefault="00BB33D1" w:rsidP="00F31FB2">
            <w:pPr>
              <w:spacing w:line="480" w:lineRule="auto"/>
              <w:rPr>
                <w:ins w:id="1167" w:author="Mohammad Nayeem Hasan" w:date="2024-11-03T23:15:00Z"/>
                <w:rFonts w:ascii="Times New Roman" w:hAnsi="Times New Roman" w:cs="Times New Roman"/>
                <w:sz w:val="24"/>
                <w:szCs w:val="24"/>
              </w:rPr>
              <w:pPrChange w:id="1168" w:author="Mohammad Nayeem Hasan" w:date="2024-12-23T01:38:00Z" w16du:dateUtc="2024-12-22T19:38:00Z">
                <w:pPr/>
              </w:pPrChange>
            </w:pPr>
            <w:ins w:id="1169" w:author="Mohammad Nayeem Hasan" w:date="2024-11-03T23:15:00Z">
              <w:r w:rsidRPr="00033637">
                <w:rPr>
                  <w:rFonts w:ascii="Times New Roman" w:hAnsi="Times New Roman" w:cs="Times New Roman"/>
                  <w:sz w:val="24"/>
                  <w:szCs w:val="24"/>
                </w:rPr>
                <w:t>1071 (6.8)</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01CC116D" w14:textId="77777777" w:rsidR="00BB33D1" w:rsidRPr="00033637" w:rsidRDefault="00BB33D1" w:rsidP="00F31FB2">
            <w:pPr>
              <w:spacing w:line="480" w:lineRule="auto"/>
              <w:rPr>
                <w:ins w:id="1170" w:author="Mohammad Nayeem Hasan" w:date="2024-11-03T23:15:00Z"/>
                <w:rFonts w:ascii="Times New Roman" w:hAnsi="Times New Roman" w:cs="Times New Roman"/>
                <w:sz w:val="24"/>
                <w:szCs w:val="24"/>
              </w:rPr>
              <w:pPrChange w:id="1171" w:author="Mohammad Nayeem Hasan" w:date="2024-12-23T01:38:00Z" w16du:dateUtc="2024-12-22T19:38:00Z">
                <w:pPr/>
              </w:pPrChange>
            </w:pPr>
            <w:ins w:id="1172" w:author="Mohammad Nayeem Hasan" w:date="2024-11-03T23:15:00Z">
              <w:r w:rsidRPr="00033637">
                <w:rPr>
                  <w:rFonts w:ascii="Times New Roman" w:hAnsi="Times New Roman" w:cs="Times New Roman"/>
                  <w:sz w:val="24"/>
                  <w:szCs w:val="24"/>
                </w:rPr>
                <w:t>14747 (93.2)</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C53BD9" w14:textId="77777777" w:rsidR="00BB33D1" w:rsidRPr="00033637" w:rsidRDefault="00BB33D1" w:rsidP="00F31FB2">
            <w:pPr>
              <w:spacing w:line="480" w:lineRule="auto"/>
              <w:rPr>
                <w:ins w:id="1173" w:author="Mohammad Nayeem Hasan" w:date="2024-11-03T23:15:00Z"/>
                <w:rFonts w:ascii="Times New Roman" w:hAnsi="Times New Roman" w:cs="Times New Roman"/>
                <w:sz w:val="24"/>
                <w:szCs w:val="24"/>
              </w:rPr>
              <w:pPrChange w:id="1174" w:author="Mohammad Nayeem Hasan" w:date="2024-12-23T01:38:00Z" w16du:dateUtc="2024-12-22T19:38:00Z">
                <w:pPr/>
              </w:pPrChange>
            </w:pPr>
          </w:p>
        </w:tc>
      </w:tr>
      <w:tr w:rsidR="00BB33D1" w:rsidRPr="00033637" w14:paraId="1F555DE6" w14:textId="77777777" w:rsidTr="000C3C54">
        <w:trPr>
          <w:trHeight w:val="138"/>
          <w:jc w:val="center"/>
          <w:ins w:id="1175" w:author="Mohammad Nayeem Hasan" w:date="2024-11-03T23:15: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57F2F95E" w14:textId="77777777" w:rsidR="00BB33D1" w:rsidRPr="00033637" w:rsidRDefault="00BB33D1" w:rsidP="00F31FB2">
            <w:pPr>
              <w:spacing w:line="480" w:lineRule="auto"/>
              <w:rPr>
                <w:ins w:id="1176" w:author="Mohammad Nayeem Hasan" w:date="2024-11-03T23:15:00Z"/>
                <w:rFonts w:ascii="Times New Roman" w:hAnsi="Times New Roman" w:cs="Times New Roman"/>
                <w:sz w:val="24"/>
                <w:szCs w:val="24"/>
              </w:rPr>
              <w:pPrChange w:id="1177" w:author="Mohammad Nayeem Hasan" w:date="2024-12-23T01:38:00Z" w16du:dateUtc="2024-12-22T19:38:00Z">
                <w:pPr/>
              </w:pPrChange>
            </w:pPr>
            <w:ins w:id="1178" w:author="Mohammad Nayeem Hasan" w:date="2024-11-03T23:15:00Z">
              <w:r w:rsidRPr="00033637">
                <w:rPr>
                  <w:rFonts w:ascii="Times New Roman" w:hAnsi="Times New Roman" w:cs="Times New Roman"/>
                  <w:sz w:val="24"/>
                  <w:szCs w:val="24"/>
                </w:rPr>
                <w:t>Wasted</w:t>
              </w:r>
            </w:ins>
          </w:p>
        </w:tc>
      </w:tr>
      <w:tr w:rsidR="00BB33D1" w:rsidRPr="00033637" w14:paraId="5DC575B4" w14:textId="77777777" w:rsidTr="000C3C54">
        <w:trPr>
          <w:trHeight w:val="138"/>
          <w:jc w:val="center"/>
          <w:ins w:id="1179"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29000FD5" w14:textId="77777777" w:rsidR="00BB33D1" w:rsidRPr="00033637" w:rsidRDefault="00BB33D1" w:rsidP="00F31FB2">
            <w:pPr>
              <w:spacing w:line="480" w:lineRule="auto"/>
              <w:rPr>
                <w:ins w:id="1180" w:author="Mohammad Nayeem Hasan" w:date="2024-11-03T23:15:00Z"/>
                <w:rFonts w:ascii="Times New Roman" w:hAnsi="Times New Roman" w:cs="Times New Roman"/>
                <w:sz w:val="24"/>
                <w:szCs w:val="24"/>
              </w:rPr>
              <w:pPrChange w:id="1181" w:author="Mohammad Nayeem Hasan" w:date="2024-12-23T01:38:00Z" w16du:dateUtc="2024-12-22T19:38:00Z">
                <w:pPr/>
              </w:pPrChange>
            </w:pPr>
            <w:ins w:id="1182" w:author="Mohammad Nayeem Hasan" w:date="2024-11-03T23:15:00Z">
              <w:r w:rsidRPr="00033637">
                <w:rPr>
                  <w:rFonts w:ascii="Times New Roman" w:hAnsi="Times New Roman" w:cs="Times New Roman"/>
                  <w:sz w:val="24"/>
                  <w:szCs w:val="24"/>
                </w:rPr>
                <w:t>Yes</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026C189A" w14:textId="77777777" w:rsidR="00BB33D1" w:rsidRPr="00033637" w:rsidRDefault="00BB33D1" w:rsidP="00F31FB2">
            <w:pPr>
              <w:spacing w:line="480" w:lineRule="auto"/>
              <w:rPr>
                <w:ins w:id="1183" w:author="Mohammad Nayeem Hasan" w:date="2024-11-03T23:15:00Z"/>
                <w:rFonts w:ascii="Times New Roman" w:hAnsi="Times New Roman" w:cs="Times New Roman"/>
                <w:sz w:val="24"/>
                <w:szCs w:val="24"/>
              </w:rPr>
              <w:pPrChange w:id="1184" w:author="Mohammad Nayeem Hasan" w:date="2024-12-23T01:38:00Z" w16du:dateUtc="2024-12-22T19:38:00Z">
                <w:pPr/>
              </w:pPrChange>
            </w:pPr>
            <w:ins w:id="1185" w:author="Mohammad Nayeem Hasan" w:date="2024-11-03T23:15:00Z">
              <w:r w:rsidRPr="00033637">
                <w:rPr>
                  <w:rFonts w:ascii="Times New Roman" w:hAnsi="Times New Roman" w:cs="Times New Roman"/>
                  <w:sz w:val="24"/>
                  <w:szCs w:val="24"/>
                </w:rPr>
                <w:t>-</w:t>
              </w:r>
            </w:ins>
          </w:p>
        </w:tc>
        <w:tc>
          <w:tcPr>
            <w:tcW w:w="587" w:type="pct"/>
            <w:tcBorders>
              <w:top w:val="single" w:sz="4" w:space="0" w:color="auto"/>
              <w:left w:val="single" w:sz="4" w:space="0" w:color="auto"/>
              <w:bottom w:val="single" w:sz="4" w:space="0" w:color="auto"/>
              <w:right w:val="single" w:sz="4" w:space="0" w:color="auto"/>
            </w:tcBorders>
            <w:hideMark/>
          </w:tcPr>
          <w:p w14:paraId="07F88498" w14:textId="77777777" w:rsidR="00BB33D1" w:rsidRPr="00033637" w:rsidRDefault="00BB33D1" w:rsidP="00F31FB2">
            <w:pPr>
              <w:spacing w:line="480" w:lineRule="auto"/>
              <w:rPr>
                <w:ins w:id="1186" w:author="Mohammad Nayeem Hasan" w:date="2024-11-03T23:15:00Z"/>
                <w:rFonts w:ascii="Times New Roman" w:hAnsi="Times New Roman" w:cs="Times New Roman"/>
                <w:sz w:val="24"/>
                <w:szCs w:val="24"/>
              </w:rPr>
              <w:pPrChange w:id="1187" w:author="Mohammad Nayeem Hasan" w:date="2024-12-23T01:38:00Z" w16du:dateUtc="2024-12-22T19:38:00Z">
                <w:pPr/>
              </w:pPrChange>
            </w:pPr>
            <w:ins w:id="1188" w:author="Mohammad Nayeem Hasan" w:date="2024-11-03T23:15:00Z">
              <w:r w:rsidRPr="00033637">
                <w:rPr>
                  <w:rFonts w:ascii="Times New Roman" w:hAnsi="Times New Roman" w:cs="Times New Roman"/>
                  <w:sz w:val="24"/>
                  <w:szCs w:val="24"/>
                </w:rPr>
                <w:t>-</w:t>
              </w:r>
            </w:ins>
          </w:p>
        </w:tc>
        <w:tc>
          <w:tcPr>
            <w:tcW w:w="689" w:type="pct"/>
            <w:vMerge w:val="restart"/>
            <w:tcBorders>
              <w:top w:val="single" w:sz="4" w:space="0" w:color="auto"/>
              <w:left w:val="single" w:sz="4" w:space="0" w:color="auto"/>
              <w:bottom w:val="single" w:sz="4" w:space="0" w:color="auto"/>
              <w:right w:val="single" w:sz="4" w:space="0" w:color="auto"/>
            </w:tcBorders>
            <w:vAlign w:val="center"/>
          </w:tcPr>
          <w:p w14:paraId="64037AFC" w14:textId="77777777" w:rsidR="00BB33D1" w:rsidRPr="00033637" w:rsidRDefault="00BB33D1" w:rsidP="00F31FB2">
            <w:pPr>
              <w:spacing w:line="480" w:lineRule="auto"/>
              <w:rPr>
                <w:ins w:id="1189" w:author="Mohammad Nayeem Hasan" w:date="2024-11-03T23:15:00Z"/>
                <w:rFonts w:ascii="Times New Roman" w:hAnsi="Times New Roman" w:cs="Times New Roman"/>
                <w:sz w:val="24"/>
                <w:szCs w:val="24"/>
              </w:rPr>
              <w:pPrChange w:id="1190"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7491F61E" w14:textId="77777777" w:rsidR="00BB33D1" w:rsidRPr="00033637" w:rsidRDefault="00BB33D1" w:rsidP="00F31FB2">
            <w:pPr>
              <w:spacing w:line="480" w:lineRule="auto"/>
              <w:rPr>
                <w:ins w:id="1191" w:author="Mohammad Nayeem Hasan" w:date="2024-11-03T23:15:00Z"/>
                <w:rFonts w:ascii="Times New Roman" w:hAnsi="Times New Roman" w:cs="Times New Roman"/>
                <w:sz w:val="24"/>
                <w:szCs w:val="24"/>
              </w:rPr>
              <w:pPrChange w:id="1192" w:author="Mohammad Nayeem Hasan" w:date="2024-12-23T01:38:00Z" w16du:dateUtc="2024-12-22T19:38:00Z">
                <w:pPr/>
              </w:pPrChange>
            </w:pPr>
            <w:ins w:id="1193" w:author="Mohammad Nayeem Hasan" w:date="2024-11-03T23:15:00Z">
              <w:r w:rsidRPr="00033637">
                <w:rPr>
                  <w:rFonts w:ascii="Times New Roman" w:hAnsi="Times New Roman" w:cs="Times New Roman"/>
                  <w:sz w:val="24"/>
                  <w:szCs w:val="24"/>
                </w:rPr>
                <w:t>92 (4.7)</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1E9BD2FD" w14:textId="77777777" w:rsidR="00BB33D1" w:rsidRPr="00033637" w:rsidRDefault="00BB33D1" w:rsidP="00F31FB2">
            <w:pPr>
              <w:spacing w:line="480" w:lineRule="auto"/>
              <w:rPr>
                <w:ins w:id="1194" w:author="Mohammad Nayeem Hasan" w:date="2024-11-03T23:15:00Z"/>
                <w:rFonts w:ascii="Times New Roman" w:hAnsi="Times New Roman" w:cs="Times New Roman"/>
                <w:sz w:val="24"/>
                <w:szCs w:val="24"/>
              </w:rPr>
              <w:pPrChange w:id="1195" w:author="Mohammad Nayeem Hasan" w:date="2024-12-23T01:38:00Z" w16du:dateUtc="2024-12-22T19:38:00Z">
                <w:pPr/>
              </w:pPrChange>
            </w:pPr>
            <w:ins w:id="1196" w:author="Mohammad Nayeem Hasan" w:date="2024-11-03T23:15:00Z">
              <w:r w:rsidRPr="00033637">
                <w:rPr>
                  <w:rFonts w:ascii="Times New Roman" w:hAnsi="Times New Roman" w:cs="Times New Roman"/>
                  <w:sz w:val="24"/>
                  <w:szCs w:val="24"/>
                </w:rPr>
                <w:t>1862 (95.3)</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5AF9F193" w14:textId="77777777" w:rsidR="00BB33D1" w:rsidRPr="00033637" w:rsidRDefault="00BB33D1" w:rsidP="00F31FB2">
            <w:pPr>
              <w:spacing w:line="480" w:lineRule="auto"/>
              <w:rPr>
                <w:ins w:id="1197" w:author="Mohammad Nayeem Hasan" w:date="2024-11-03T23:15:00Z"/>
                <w:rFonts w:ascii="Times New Roman" w:hAnsi="Times New Roman" w:cs="Times New Roman"/>
                <w:sz w:val="24"/>
                <w:szCs w:val="24"/>
              </w:rPr>
              <w:pPrChange w:id="1198" w:author="Mohammad Nayeem Hasan" w:date="2024-12-23T01:38:00Z" w16du:dateUtc="2024-12-22T19:38:00Z">
                <w:pPr/>
              </w:pPrChange>
            </w:pPr>
            <w:ins w:id="1199" w:author="Mohammad Nayeem Hasan" w:date="2024-11-03T23:15:00Z">
              <w:r w:rsidRPr="00033637">
                <w:rPr>
                  <w:rFonts w:ascii="Times New Roman" w:hAnsi="Times New Roman" w:cs="Times New Roman"/>
                  <w:sz w:val="24"/>
                  <w:szCs w:val="24"/>
                </w:rPr>
                <w:t>0.148</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41B5810C" w14:textId="77777777" w:rsidR="00BB33D1" w:rsidRPr="00033637" w:rsidRDefault="00BB33D1" w:rsidP="00F31FB2">
            <w:pPr>
              <w:spacing w:line="480" w:lineRule="auto"/>
              <w:rPr>
                <w:ins w:id="1200" w:author="Mohammad Nayeem Hasan" w:date="2024-11-03T23:15:00Z"/>
                <w:rFonts w:ascii="Times New Roman" w:hAnsi="Times New Roman" w:cs="Times New Roman"/>
                <w:sz w:val="24"/>
                <w:szCs w:val="24"/>
              </w:rPr>
              <w:pPrChange w:id="1201" w:author="Mohammad Nayeem Hasan" w:date="2024-12-23T01:38:00Z" w16du:dateUtc="2024-12-22T19:38:00Z">
                <w:pPr/>
              </w:pPrChange>
            </w:pPr>
            <w:ins w:id="1202" w:author="Mohammad Nayeem Hasan" w:date="2024-11-03T23:15:00Z">
              <w:r w:rsidRPr="00033637">
                <w:rPr>
                  <w:rFonts w:ascii="Times New Roman" w:hAnsi="Times New Roman" w:cs="Times New Roman"/>
                  <w:sz w:val="24"/>
                  <w:szCs w:val="24"/>
                </w:rPr>
                <w:t>178 (8.1)</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6B2491BB" w14:textId="77777777" w:rsidR="00BB33D1" w:rsidRPr="00033637" w:rsidRDefault="00BB33D1" w:rsidP="00F31FB2">
            <w:pPr>
              <w:spacing w:line="480" w:lineRule="auto"/>
              <w:rPr>
                <w:ins w:id="1203" w:author="Mohammad Nayeem Hasan" w:date="2024-11-03T23:15:00Z"/>
                <w:rFonts w:ascii="Times New Roman" w:hAnsi="Times New Roman" w:cs="Times New Roman"/>
                <w:sz w:val="24"/>
                <w:szCs w:val="24"/>
              </w:rPr>
              <w:pPrChange w:id="1204" w:author="Mohammad Nayeem Hasan" w:date="2024-12-23T01:38:00Z" w16du:dateUtc="2024-12-22T19:38:00Z">
                <w:pPr/>
              </w:pPrChange>
            </w:pPr>
            <w:ins w:id="1205" w:author="Mohammad Nayeem Hasan" w:date="2024-11-03T23:15:00Z">
              <w:r w:rsidRPr="00033637">
                <w:rPr>
                  <w:rFonts w:ascii="Times New Roman" w:hAnsi="Times New Roman" w:cs="Times New Roman"/>
                  <w:sz w:val="24"/>
                  <w:szCs w:val="24"/>
                </w:rPr>
                <w:t>2028 (91.9)</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74F7B41B" w14:textId="77777777" w:rsidR="00BB33D1" w:rsidRPr="00033637" w:rsidRDefault="00BB33D1" w:rsidP="00F31FB2">
            <w:pPr>
              <w:spacing w:line="480" w:lineRule="auto"/>
              <w:rPr>
                <w:ins w:id="1206" w:author="Mohammad Nayeem Hasan" w:date="2024-11-03T23:15:00Z"/>
                <w:rFonts w:ascii="Times New Roman" w:hAnsi="Times New Roman" w:cs="Times New Roman"/>
                <w:sz w:val="24"/>
                <w:szCs w:val="24"/>
              </w:rPr>
              <w:pPrChange w:id="1207" w:author="Mohammad Nayeem Hasan" w:date="2024-12-23T01:38:00Z" w16du:dateUtc="2024-12-22T19:38:00Z">
                <w:pPr/>
              </w:pPrChange>
            </w:pPr>
            <w:ins w:id="1208" w:author="Mohammad Nayeem Hasan" w:date="2024-11-03T23:15:00Z">
              <w:r w:rsidRPr="00033637">
                <w:rPr>
                  <w:rFonts w:ascii="Times New Roman" w:hAnsi="Times New Roman" w:cs="Times New Roman"/>
                  <w:sz w:val="24"/>
                  <w:szCs w:val="24"/>
                </w:rPr>
                <w:t>0.053</w:t>
              </w:r>
            </w:ins>
          </w:p>
        </w:tc>
      </w:tr>
      <w:tr w:rsidR="00BB33D1" w:rsidRPr="00033637" w14:paraId="5B1E557F" w14:textId="77777777" w:rsidTr="000C3C54">
        <w:trPr>
          <w:trHeight w:val="138"/>
          <w:jc w:val="center"/>
          <w:ins w:id="1209"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7B416B01" w14:textId="77777777" w:rsidR="00BB33D1" w:rsidRPr="00033637" w:rsidRDefault="00BB33D1" w:rsidP="00F31FB2">
            <w:pPr>
              <w:spacing w:line="480" w:lineRule="auto"/>
              <w:rPr>
                <w:ins w:id="1210" w:author="Mohammad Nayeem Hasan" w:date="2024-11-03T23:15:00Z"/>
                <w:rFonts w:ascii="Times New Roman" w:hAnsi="Times New Roman" w:cs="Times New Roman"/>
                <w:sz w:val="24"/>
                <w:szCs w:val="24"/>
              </w:rPr>
              <w:pPrChange w:id="1211" w:author="Mohammad Nayeem Hasan" w:date="2024-12-23T01:38:00Z" w16du:dateUtc="2024-12-22T19:38:00Z">
                <w:pPr/>
              </w:pPrChange>
            </w:pPr>
            <w:ins w:id="1212" w:author="Mohammad Nayeem Hasan" w:date="2024-11-03T23:15:00Z">
              <w:r w:rsidRPr="00033637">
                <w:rPr>
                  <w:rFonts w:ascii="Times New Roman" w:hAnsi="Times New Roman" w:cs="Times New Roman"/>
                  <w:sz w:val="24"/>
                  <w:szCs w:val="24"/>
                </w:rPr>
                <w:lastRenderedPageBreak/>
                <w:t>No</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17B305CB" w14:textId="77777777" w:rsidR="00BB33D1" w:rsidRPr="00033637" w:rsidRDefault="00BB33D1" w:rsidP="00F31FB2">
            <w:pPr>
              <w:spacing w:line="480" w:lineRule="auto"/>
              <w:rPr>
                <w:ins w:id="1213" w:author="Mohammad Nayeem Hasan" w:date="2024-11-03T23:15:00Z"/>
                <w:rFonts w:ascii="Times New Roman" w:hAnsi="Times New Roman" w:cs="Times New Roman"/>
                <w:sz w:val="24"/>
                <w:szCs w:val="24"/>
              </w:rPr>
              <w:pPrChange w:id="1214" w:author="Mohammad Nayeem Hasan" w:date="2024-12-23T01:38:00Z" w16du:dateUtc="2024-12-22T19:38:00Z">
                <w:pPr/>
              </w:pPrChange>
            </w:pPr>
            <w:ins w:id="1215" w:author="Mohammad Nayeem Hasan" w:date="2024-11-03T23:15:00Z">
              <w:r w:rsidRPr="00033637">
                <w:rPr>
                  <w:rFonts w:ascii="Times New Roman" w:hAnsi="Times New Roman" w:cs="Times New Roman"/>
                  <w:sz w:val="24"/>
                  <w:szCs w:val="24"/>
                </w:rPr>
                <w:t>-</w:t>
              </w:r>
            </w:ins>
          </w:p>
        </w:tc>
        <w:tc>
          <w:tcPr>
            <w:tcW w:w="587" w:type="pct"/>
            <w:tcBorders>
              <w:top w:val="single" w:sz="4" w:space="0" w:color="auto"/>
              <w:left w:val="single" w:sz="4" w:space="0" w:color="auto"/>
              <w:bottom w:val="single" w:sz="4" w:space="0" w:color="auto"/>
              <w:right w:val="single" w:sz="4" w:space="0" w:color="auto"/>
            </w:tcBorders>
            <w:hideMark/>
          </w:tcPr>
          <w:p w14:paraId="49F1FD1C" w14:textId="77777777" w:rsidR="00BB33D1" w:rsidRPr="00033637" w:rsidRDefault="00BB33D1" w:rsidP="00F31FB2">
            <w:pPr>
              <w:spacing w:line="480" w:lineRule="auto"/>
              <w:rPr>
                <w:ins w:id="1216" w:author="Mohammad Nayeem Hasan" w:date="2024-11-03T23:15:00Z"/>
                <w:rFonts w:ascii="Times New Roman" w:hAnsi="Times New Roman" w:cs="Times New Roman"/>
                <w:sz w:val="24"/>
                <w:szCs w:val="24"/>
              </w:rPr>
              <w:pPrChange w:id="1217" w:author="Mohammad Nayeem Hasan" w:date="2024-12-23T01:38:00Z" w16du:dateUtc="2024-12-22T19:38:00Z">
                <w:pPr/>
              </w:pPrChange>
            </w:pPr>
            <w:ins w:id="1218" w:author="Mohammad Nayeem Hasan" w:date="2024-11-03T23:15:00Z">
              <w:r w:rsidRPr="00033637">
                <w:rPr>
                  <w:rFonts w:ascii="Times New Roman" w:hAnsi="Times New Roman" w:cs="Times New Roman"/>
                  <w:sz w:val="24"/>
                  <w:szCs w:val="24"/>
                </w:rPr>
                <w:t>-</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87F622" w14:textId="77777777" w:rsidR="00BB33D1" w:rsidRPr="00033637" w:rsidRDefault="00BB33D1" w:rsidP="00F31FB2">
            <w:pPr>
              <w:spacing w:line="480" w:lineRule="auto"/>
              <w:rPr>
                <w:ins w:id="1219" w:author="Mohammad Nayeem Hasan" w:date="2024-11-03T23:15:00Z"/>
                <w:rFonts w:ascii="Times New Roman" w:hAnsi="Times New Roman" w:cs="Times New Roman"/>
                <w:sz w:val="24"/>
                <w:szCs w:val="24"/>
              </w:rPr>
              <w:pPrChange w:id="1220"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71FA63D2" w14:textId="77777777" w:rsidR="00BB33D1" w:rsidRPr="00033637" w:rsidRDefault="00BB33D1" w:rsidP="00F31FB2">
            <w:pPr>
              <w:spacing w:line="480" w:lineRule="auto"/>
              <w:rPr>
                <w:ins w:id="1221" w:author="Mohammad Nayeem Hasan" w:date="2024-11-03T23:15:00Z"/>
                <w:rFonts w:ascii="Times New Roman" w:hAnsi="Times New Roman" w:cs="Times New Roman"/>
                <w:sz w:val="24"/>
                <w:szCs w:val="24"/>
              </w:rPr>
              <w:pPrChange w:id="1222" w:author="Mohammad Nayeem Hasan" w:date="2024-12-23T01:38:00Z" w16du:dateUtc="2024-12-22T19:38:00Z">
                <w:pPr/>
              </w:pPrChange>
            </w:pPr>
            <w:ins w:id="1223" w:author="Mohammad Nayeem Hasan" w:date="2024-11-03T23:15:00Z">
              <w:r w:rsidRPr="00033637">
                <w:rPr>
                  <w:rFonts w:ascii="Times New Roman" w:hAnsi="Times New Roman" w:cs="Times New Roman"/>
                  <w:sz w:val="24"/>
                  <w:szCs w:val="24"/>
                </w:rPr>
                <w:t>699 (4.0)</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2DD45797" w14:textId="77777777" w:rsidR="00BB33D1" w:rsidRPr="00033637" w:rsidRDefault="00BB33D1" w:rsidP="00F31FB2">
            <w:pPr>
              <w:spacing w:line="480" w:lineRule="auto"/>
              <w:rPr>
                <w:ins w:id="1224" w:author="Mohammad Nayeem Hasan" w:date="2024-11-03T23:15:00Z"/>
                <w:rFonts w:ascii="Times New Roman" w:hAnsi="Times New Roman" w:cs="Times New Roman"/>
                <w:sz w:val="24"/>
                <w:szCs w:val="24"/>
              </w:rPr>
              <w:pPrChange w:id="1225" w:author="Mohammad Nayeem Hasan" w:date="2024-12-23T01:38:00Z" w16du:dateUtc="2024-12-22T19:38:00Z">
                <w:pPr/>
              </w:pPrChange>
            </w:pPr>
            <w:ins w:id="1226" w:author="Mohammad Nayeem Hasan" w:date="2024-11-03T23:15:00Z">
              <w:r w:rsidRPr="00033637">
                <w:rPr>
                  <w:rFonts w:ascii="Times New Roman" w:hAnsi="Times New Roman" w:cs="Times New Roman"/>
                  <w:sz w:val="24"/>
                  <w:szCs w:val="24"/>
                </w:rPr>
                <w:t>16979 (96.0)</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310FB3" w14:textId="77777777" w:rsidR="00BB33D1" w:rsidRPr="00033637" w:rsidRDefault="00BB33D1" w:rsidP="00F31FB2">
            <w:pPr>
              <w:spacing w:line="480" w:lineRule="auto"/>
              <w:rPr>
                <w:ins w:id="1227" w:author="Mohammad Nayeem Hasan" w:date="2024-11-03T23:15:00Z"/>
                <w:rFonts w:ascii="Times New Roman" w:hAnsi="Times New Roman" w:cs="Times New Roman"/>
                <w:sz w:val="24"/>
                <w:szCs w:val="24"/>
              </w:rPr>
              <w:pPrChange w:id="1228"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633429AE" w14:textId="77777777" w:rsidR="00BB33D1" w:rsidRPr="00033637" w:rsidRDefault="00BB33D1" w:rsidP="00F31FB2">
            <w:pPr>
              <w:spacing w:line="480" w:lineRule="auto"/>
              <w:rPr>
                <w:ins w:id="1229" w:author="Mohammad Nayeem Hasan" w:date="2024-11-03T23:15:00Z"/>
                <w:rFonts w:ascii="Times New Roman" w:hAnsi="Times New Roman" w:cs="Times New Roman"/>
                <w:sz w:val="24"/>
                <w:szCs w:val="24"/>
              </w:rPr>
              <w:pPrChange w:id="1230" w:author="Mohammad Nayeem Hasan" w:date="2024-12-23T01:38:00Z" w16du:dateUtc="2024-12-22T19:38:00Z">
                <w:pPr/>
              </w:pPrChange>
            </w:pPr>
            <w:ins w:id="1231" w:author="Mohammad Nayeem Hasan" w:date="2024-11-03T23:15:00Z">
              <w:r w:rsidRPr="00033637">
                <w:rPr>
                  <w:rFonts w:ascii="Times New Roman" w:hAnsi="Times New Roman" w:cs="Times New Roman"/>
                  <w:sz w:val="24"/>
                  <w:szCs w:val="24"/>
                </w:rPr>
                <w:t>1353 (6.8)</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632FE860" w14:textId="77777777" w:rsidR="00BB33D1" w:rsidRPr="00033637" w:rsidRDefault="00BB33D1" w:rsidP="00F31FB2">
            <w:pPr>
              <w:spacing w:line="480" w:lineRule="auto"/>
              <w:rPr>
                <w:ins w:id="1232" w:author="Mohammad Nayeem Hasan" w:date="2024-11-03T23:15:00Z"/>
                <w:rFonts w:ascii="Times New Roman" w:hAnsi="Times New Roman" w:cs="Times New Roman"/>
                <w:sz w:val="24"/>
                <w:szCs w:val="24"/>
              </w:rPr>
              <w:pPrChange w:id="1233" w:author="Mohammad Nayeem Hasan" w:date="2024-12-23T01:38:00Z" w16du:dateUtc="2024-12-22T19:38:00Z">
                <w:pPr/>
              </w:pPrChange>
            </w:pPr>
            <w:ins w:id="1234" w:author="Mohammad Nayeem Hasan" w:date="2024-11-03T23:15:00Z">
              <w:r w:rsidRPr="00033637">
                <w:rPr>
                  <w:rFonts w:ascii="Times New Roman" w:hAnsi="Times New Roman" w:cs="Times New Roman"/>
                  <w:sz w:val="24"/>
                  <w:szCs w:val="24"/>
                </w:rPr>
                <w:t>18442 (93.2)</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F2A7DB" w14:textId="77777777" w:rsidR="00BB33D1" w:rsidRPr="00033637" w:rsidRDefault="00BB33D1" w:rsidP="00F31FB2">
            <w:pPr>
              <w:spacing w:line="480" w:lineRule="auto"/>
              <w:rPr>
                <w:ins w:id="1235" w:author="Mohammad Nayeem Hasan" w:date="2024-11-03T23:15:00Z"/>
                <w:rFonts w:ascii="Times New Roman" w:hAnsi="Times New Roman" w:cs="Times New Roman"/>
                <w:sz w:val="24"/>
                <w:szCs w:val="24"/>
              </w:rPr>
              <w:pPrChange w:id="1236" w:author="Mohammad Nayeem Hasan" w:date="2024-12-23T01:38:00Z" w16du:dateUtc="2024-12-22T19:38:00Z">
                <w:pPr/>
              </w:pPrChange>
            </w:pPr>
          </w:p>
        </w:tc>
      </w:tr>
      <w:tr w:rsidR="00BB33D1" w:rsidRPr="00033637" w14:paraId="0F3CBA46" w14:textId="77777777" w:rsidTr="000C3C54">
        <w:trPr>
          <w:trHeight w:val="138"/>
          <w:jc w:val="center"/>
          <w:ins w:id="1237" w:author="Mohammad Nayeem Hasan" w:date="2024-11-03T23:15: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35C2DA48" w14:textId="77777777" w:rsidR="00BB33D1" w:rsidRPr="00033637" w:rsidRDefault="00BB33D1" w:rsidP="00F31FB2">
            <w:pPr>
              <w:spacing w:line="480" w:lineRule="auto"/>
              <w:rPr>
                <w:ins w:id="1238" w:author="Mohammad Nayeem Hasan" w:date="2024-11-03T23:15:00Z"/>
                <w:rFonts w:ascii="Times New Roman" w:hAnsi="Times New Roman" w:cs="Times New Roman"/>
                <w:sz w:val="24"/>
                <w:szCs w:val="24"/>
              </w:rPr>
              <w:pPrChange w:id="1239" w:author="Mohammad Nayeem Hasan" w:date="2024-12-23T01:38:00Z" w16du:dateUtc="2024-12-22T19:38:00Z">
                <w:pPr/>
              </w:pPrChange>
            </w:pPr>
            <w:ins w:id="1240" w:author="Mohammad Nayeem Hasan" w:date="2024-11-03T23:15:00Z">
              <w:r w:rsidRPr="00033637">
                <w:rPr>
                  <w:rFonts w:ascii="Times New Roman" w:hAnsi="Times New Roman" w:cs="Times New Roman"/>
                  <w:sz w:val="24"/>
                  <w:szCs w:val="24"/>
                </w:rPr>
                <w:t>Overweight</w:t>
              </w:r>
            </w:ins>
          </w:p>
        </w:tc>
      </w:tr>
      <w:tr w:rsidR="00BB33D1" w:rsidRPr="00033637" w14:paraId="2CFED07B" w14:textId="77777777" w:rsidTr="000C3C54">
        <w:trPr>
          <w:trHeight w:val="138"/>
          <w:jc w:val="center"/>
          <w:ins w:id="1241"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27C2D929" w14:textId="77777777" w:rsidR="00BB33D1" w:rsidRPr="00033637" w:rsidRDefault="00BB33D1" w:rsidP="00F31FB2">
            <w:pPr>
              <w:spacing w:line="480" w:lineRule="auto"/>
              <w:rPr>
                <w:ins w:id="1242" w:author="Mohammad Nayeem Hasan" w:date="2024-11-03T23:15:00Z"/>
                <w:rFonts w:ascii="Times New Roman" w:hAnsi="Times New Roman" w:cs="Times New Roman"/>
                <w:sz w:val="24"/>
                <w:szCs w:val="24"/>
              </w:rPr>
              <w:pPrChange w:id="1243" w:author="Mohammad Nayeem Hasan" w:date="2024-12-23T01:38:00Z" w16du:dateUtc="2024-12-22T19:38:00Z">
                <w:pPr/>
              </w:pPrChange>
            </w:pPr>
            <w:ins w:id="1244" w:author="Mohammad Nayeem Hasan" w:date="2024-11-03T23:15:00Z">
              <w:r w:rsidRPr="00033637">
                <w:rPr>
                  <w:rFonts w:ascii="Times New Roman" w:hAnsi="Times New Roman" w:cs="Times New Roman"/>
                  <w:sz w:val="24"/>
                  <w:szCs w:val="24"/>
                </w:rPr>
                <w:t>Yes</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7911C98A" w14:textId="77777777" w:rsidR="00BB33D1" w:rsidRPr="00033637" w:rsidRDefault="00BB33D1" w:rsidP="00F31FB2">
            <w:pPr>
              <w:spacing w:line="480" w:lineRule="auto"/>
              <w:rPr>
                <w:ins w:id="1245" w:author="Mohammad Nayeem Hasan" w:date="2024-11-03T23:15:00Z"/>
                <w:rFonts w:ascii="Times New Roman" w:hAnsi="Times New Roman" w:cs="Times New Roman"/>
                <w:sz w:val="24"/>
                <w:szCs w:val="24"/>
              </w:rPr>
              <w:pPrChange w:id="1246" w:author="Mohammad Nayeem Hasan" w:date="2024-12-23T01:38:00Z" w16du:dateUtc="2024-12-22T19:38:00Z">
                <w:pPr/>
              </w:pPrChange>
            </w:pPr>
            <w:ins w:id="1247" w:author="Mohammad Nayeem Hasan" w:date="2024-11-03T23:15:00Z">
              <w:r w:rsidRPr="00033637">
                <w:rPr>
                  <w:rFonts w:ascii="Times New Roman" w:hAnsi="Times New Roman" w:cs="Times New Roman"/>
                  <w:sz w:val="24"/>
                  <w:szCs w:val="24"/>
                </w:rPr>
                <w:t>-</w:t>
              </w:r>
            </w:ins>
          </w:p>
        </w:tc>
        <w:tc>
          <w:tcPr>
            <w:tcW w:w="587" w:type="pct"/>
            <w:tcBorders>
              <w:top w:val="single" w:sz="4" w:space="0" w:color="auto"/>
              <w:left w:val="single" w:sz="4" w:space="0" w:color="auto"/>
              <w:bottom w:val="single" w:sz="4" w:space="0" w:color="auto"/>
              <w:right w:val="single" w:sz="4" w:space="0" w:color="auto"/>
            </w:tcBorders>
            <w:hideMark/>
          </w:tcPr>
          <w:p w14:paraId="3A6DB68F" w14:textId="77777777" w:rsidR="00BB33D1" w:rsidRPr="00033637" w:rsidRDefault="00BB33D1" w:rsidP="00F31FB2">
            <w:pPr>
              <w:spacing w:line="480" w:lineRule="auto"/>
              <w:rPr>
                <w:ins w:id="1248" w:author="Mohammad Nayeem Hasan" w:date="2024-11-03T23:15:00Z"/>
                <w:rFonts w:ascii="Times New Roman" w:hAnsi="Times New Roman" w:cs="Times New Roman"/>
                <w:sz w:val="24"/>
                <w:szCs w:val="24"/>
              </w:rPr>
              <w:pPrChange w:id="1249" w:author="Mohammad Nayeem Hasan" w:date="2024-12-23T01:38:00Z" w16du:dateUtc="2024-12-22T19:38:00Z">
                <w:pPr/>
              </w:pPrChange>
            </w:pPr>
            <w:ins w:id="1250" w:author="Mohammad Nayeem Hasan" w:date="2024-11-03T23:15:00Z">
              <w:r w:rsidRPr="00033637">
                <w:rPr>
                  <w:rFonts w:ascii="Times New Roman" w:hAnsi="Times New Roman" w:cs="Times New Roman"/>
                  <w:sz w:val="24"/>
                  <w:szCs w:val="24"/>
                </w:rPr>
                <w:t>-</w:t>
              </w:r>
            </w:ins>
          </w:p>
        </w:tc>
        <w:tc>
          <w:tcPr>
            <w:tcW w:w="689" w:type="pct"/>
            <w:vMerge w:val="restart"/>
            <w:tcBorders>
              <w:top w:val="single" w:sz="4" w:space="0" w:color="auto"/>
              <w:left w:val="single" w:sz="4" w:space="0" w:color="auto"/>
              <w:bottom w:val="single" w:sz="4" w:space="0" w:color="auto"/>
              <w:right w:val="single" w:sz="4" w:space="0" w:color="auto"/>
            </w:tcBorders>
            <w:vAlign w:val="center"/>
          </w:tcPr>
          <w:p w14:paraId="1E015681" w14:textId="77777777" w:rsidR="00BB33D1" w:rsidRPr="00033637" w:rsidRDefault="00BB33D1" w:rsidP="00F31FB2">
            <w:pPr>
              <w:spacing w:line="480" w:lineRule="auto"/>
              <w:rPr>
                <w:ins w:id="1251" w:author="Mohammad Nayeem Hasan" w:date="2024-11-03T23:15:00Z"/>
                <w:rFonts w:ascii="Times New Roman" w:hAnsi="Times New Roman" w:cs="Times New Roman"/>
                <w:sz w:val="24"/>
                <w:szCs w:val="24"/>
              </w:rPr>
              <w:pPrChange w:id="1252"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34606270" w14:textId="77777777" w:rsidR="00BB33D1" w:rsidRPr="00033637" w:rsidRDefault="00BB33D1" w:rsidP="00F31FB2">
            <w:pPr>
              <w:spacing w:line="480" w:lineRule="auto"/>
              <w:rPr>
                <w:ins w:id="1253" w:author="Mohammad Nayeem Hasan" w:date="2024-11-03T23:15:00Z"/>
                <w:rFonts w:ascii="Times New Roman" w:hAnsi="Times New Roman" w:cs="Times New Roman"/>
                <w:sz w:val="24"/>
                <w:szCs w:val="24"/>
              </w:rPr>
              <w:pPrChange w:id="1254" w:author="Mohammad Nayeem Hasan" w:date="2024-12-23T01:38:00Z" w16du:dateUtc="2024-12-22T19:38:00Z">
                <w:pPr/>
              </w:pPrChange>
            </w:pPr>
            <w:ins w:id="1255" w:author="Mohammad Nayeem Hasan" w:date="2024-11-03T23:15:00Z">
              <w:r w:rsidRPr="00033637">
                <w:rPr>
                  <w:rFonts w:ascii="Times New Roman" w:hAnsi="Times New Roman" w:cs="Times New Roman"/>
                  <w:sz w:val="24"/>
                  <w:szCs w:val="24"/>
                </w:rPr>
                <w:t>44 (2.8)</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70AD38C7" w14:textId="77777777" w:rsidR="00BB33D1" w:rsidRPr="00033637" w:rsidRDefault="00BB33D1" w:rsidP="00F31FB2">
            <w:pPr>
              <w:spacing w:line="480" w:lineRule="auto"/>
              <w:rPr>
                <w:ins w:id="1256" w:author="Mohammad Nayeem Hasan" w:date="2024-11-03T23:15:00Z"/>
                <w:rFonts w:ascii="Times New Roman" w:hAnsi="Times New Roman" w:cs="Times New Roman"/>
                <w:sz w:val="24"/>
                <w:szCs w:val="24"/>
              </w:rPr>
              <w:pPrChange w:id="1257" w:author="Mohammad Nayeem Hasan" w:date="2024-12-23T01:38:00Z" w16du:dateUtc="2024-12-22T19:38:00Z">
                <w:pPr/>
              </w:pPrChange>
            </w:pPr>
            <w:ins w:id="1258" w:author="Mohammad Nayeem Hasan" w:date="2024-11-03T23:15:00Z">
              <w:r w:rsidRPr="00033637">
                <w:rPr>
                  <w:rFonts w:ascii="Times New Roman" w:hAnsi="Times New Roman" w:cs="Times New Roman"/>
                  <w:sz w:val="24"/>
                  <w:szCs w:val="24"/>
                </w:rPr>
                <w:t>1529 (97.2)</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40681F2E" w14:textId="77777777" w:rsidR="00BB33D1" w:rsidRPr="00033637" w:rsidRDefault="00BB33D1" w:rsidP="00F31FB2">
            <w:pPr>
              <w:spacing w:line="480" w:lineRule="auto"/>
              <w:rPr>
                <w:ins w:id="1259" w:author="Mohammad Nayeem Hasan" w:date="2024-11-03T23:15:00Z"/>
                <w:rFonts w:ascii="Times New Roman" w:hAnsi="Times New Roman" w:cs="Times New Roman"/>
                <w:sz w:val="24"/>
                <w:szCs w:val="24"/>
              </w:rPr>
              <w:pPrChange w:id="1260" w:author="Mohammad Nayeem Hasan" w:date="2024-12-23T01:38:00Z" w16du:dateUtc="2024-12-22T19:38:00Z">
                <w:pPr/>
              </w:pPrChange>
            </w:pPr>
            <w:ins w:id="1261" w:author="Mohammad Nayeem Hasan" w:date="2024-11-03T23:15:00Z">
              <w:r w:rsidRPr="00033637">
                <w:rPr>
                  <w:rFonts w:ascii="Times New Roman" w:hAnsi="Times New Roman" w:cs="Times New Roman"/>
                  <w:sz w:val="24"/>
                  <w:szCs w:val="24"/>
                </w:rPr>
                <w:t>0.050</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75810F55" w14:textId="77777777" w:rsidR="00BB33D1" w:rsidRPr="00033637" w:rsidRDefault="00BB33D1" w:rsidP="00F31FB2">
            <w:pPr>
              <w:spacing w:line="480" w:lineRule="auto"/>
              <w:rPr>
                <w:ins w:id="1262" w:author="Mohammad Nayeem Hasan" w:date="2024-11-03T23:15:00Z"/>
                <w:rFonts w:ascii="Times New Roman" w:hAnsi="Times New Roman" w:cs="Times New Roman"/>
                <w:sz w:val="24"/>
                <w:szCs w:val="24"/>
              </w:rPr>
              <w:pPrChange w:id="1263" w:author="Mohammad Nayeem Hasan" w:date="2024-12-23T01:38:00Z" w16du:dateUtc="2024-12-22T19:38:00Z">
                <w:pPr/>
              </w:pPrChange>
            </w:pPr>
            <w:ins w:id="1264" w:author="Mohammad Nayeem Hasan" w:date="2024-11-03T23:15:00Z">
              <w:r w:rsidRPr="00033637">
                <w:rPr>
                  <w:rFonts w:ascii="Times New Roman" w:hAnsi="Times New Roman" w:cs="Times New Roman"/>
                  <w:sz w:val="24"/>
                  <w:szCs w:val="24"/>
                </w:rPr>
                <w:t>90 (5.5)</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73363819" w14:textId="77777777" w:rsidR="00BB33D1" w:rsidRPr="00033637" w:rsidRDefault="00BB33D1" w:rsidP="00F31FB2">
            <w:pPr>
              <w:spacing w:line="480" w:lineRule="auto"/>
              <w:rPr>
                <w:ins w:id="1265" w:author="Mohammad Nayeem Hasan" w:date="2024-11-03T23:15:00Z"/>
                <w:rFonts w:ascii="Times New Roman" w:hAnsi="Times New Roman" w:cs="Times New Roman"/>
                <w:sz w:val="24"/>
                <w:szCs w:val="24"/>
              </w:rPr>
              <w:pPrChange w:id="1266" w:author="Mohammad Nayeem Hasan" w:date="2024-12-23T01:38:00Z" w16du:dateUtc="2024-12-22T19:38:00Z">
                <w:pPr/>
              </w:pPrChange>
            </w:pPr>
            <w:ins w:id="1267" w:author="Mohammad Nayeem Hasan" w:date="2024-11-03T23:15:00Z">
              <w:r w:rsidRPr="00033637">
                <w:rPr>
                  <w:rFonts w:ascii="Times New Roman" w:hAnsi="Times New Roman" w:cs="Times New Roman"/>
                  <w:sz w:val="24"/>
                  <w:szCs w:val="24"/>
                </w:rPr>
                <w:t>1539 (94.5)</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0212F99E" w14:textId="77777777" w:rsidR="00BB33D1" w:rsidRPr="00033637" w:rsidRDefault="00BB33D1" w:rsidP="00F31FB2">
            <w:pPr>
              <w:spacing w:line="480" w:lineRule="auto"/>
              <w:rPr>
                <w:ins w:id="1268" w:author="Mohammad Nayeem Hasan" w:date="2024-11-03T23:15:00Z"/>
                <w:rFonts w:ascii="Times New Roman" w:hAnsi="Times New Roman" w:cs="Times New Roman"/>
                <w:sz w:val="24"/>
                <w:szCs w:val="24"/>
              </w:rPr>
              <w:pPrChange w:id="1269" w:author="Mohammad Nayeem Hasan" w:date="2024-12-23T01:38:00Z" w16du:dateUtc="2024-12-22T19:38:00Z">
                <w:pPr/>
              </w:pPrChange>
            </w:pPr>
            <w:ins w:id="1270" w:author="Mohammad Nayeem Hasan" w:date="2024-11-03T23:15:00Z">
              <w:r w:rsidRPr="00033637">
                <w:rPr>
                  <w:rFonts w:ascii="Times New Roman" w:hAnsi="Times New Roman" w:cs="Times New Roman"/>
                  <w:sz w:val="24"/>
                  <w:szCs w:val="24"/>
                </w:rPr>
                <w:t>0.057</w:t>
              </w:r>
            </w:ins>
          </w:p>
        </w:tc>
      </w:tr>
      <w:tr w:rsidR="00BB33D1" w:rsidRPr="00033637" w14:paraId="1137A419" w14:textId="77777777" w:rsidTr="000C3C54">
        <w:trPr>
          <w:trHeight w:val="138"/>
          <w:jc w:val="center"/>
          <w:ins w:id="1271"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4690CD5C" w14:textId="77777777" w:rsidR="00BB33D1" w:rsidRPr="00033637" w:rsidRDefault="00BB33D1" w:rsidP="00F31FB2">
            <w:pPr>
              <w:spacing w:line="480" w:lineRule="auto"/>
              <w:rPr>
                <w:ins w:id="1272" w:author="Mohammad Nayeem Hasan" w:date="2024-11-03T23:15:00Z"/>
                <w:rFonts w:ascii="Times New Roman" w:hAnsi="Times New Roman" w:cs="Times New Roman"/>
                <w:sz w:val="24"/>
                <w:szCs w:val="24"/>
              </w:rPr>
              <w:pPrChange w:id="1273" w:author="Mohammad Nayeem Hasan" w:date="2024-12-23T01:38:00Z" w16du:dateUtc="2024-12-22T19:38:00Z">
                <w:pPr/>
              </w:pPrChange>
            </w:pPr>
            <w:ins w:id="1274" w:author="Mohammad Nayeem Hasan" w:date="2024-11-03T23:15:00Z">
              <w:r w:rsidRPr="00033637">
                <w:rPr>
                  <w:rFonts w:ascii="Times New Roman" w:hAnsi="Times New Roman" w:cs="Times New Roman"/>
                  <w:sz w:val="24"/>
                  <w:szCs w:val="24"/>
                </w:rPr>
                <w:t>No</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3C2328A0" w14:textId="77777777" w:rsidR="00BB33D1" w:rsidRPr="00033637" w:rsidRDefault="00BB33D1" w:rsidP="00F31FB2">
            <w:pPr>
              <w:spacing w:line="480" w:lineRule="auto"/>
              <w:rPr>
                <w:ins w:id="1275" w:author="Mohammad Nayeem Hasan" w:date="2024-11-03T23:15:00Z"/>
                <w:rFonts w:ascii="Times New Roman" w:hAnsi="Times New Roman" w:cs="Times New Roman"/>
                <w:sz w:val="24"/>
                <w:szCs w:val="24"/>
              </w:rPr>
              <w:pPrChange w:id="1276" w:author="Mohammad Nayeem Hasan" w:date="2024-12-23T01:38:00Z" w16du:dateUtc="2024-12-22T19:38:00Z">
                <w:pPr/>
              </w:pPrChange>
            </w:pPr>
            <w:ins w:id="1277" w:author="Mohammad Nayeem Hasan" w:date="2024-11-03T23:15:00Z">
              <w:r w:rsidRPr="00033637">
                <w:rPr>
                  <w:rFonts w:ascii="Times New Roman" w:hAnsi="Times New Roman" w:cs="Times New Roman"/>
                  <w:sz w:val="24"/>
                  <w:szCs w:val="24"/>
                </w:rPr>
                <w:t>-</w:t>
              </w:r>
            </w:ins>
          </w:p>
        </w:tc>
        <w:tc>
          <w:tcPr>
            <w:tcW w:w="587" w:type="pct"/>
            <w:tcBorders>
              <w:top w:val="single" w:sz="4" w:space="0" w:color="auto"/>
              <w:left w:val="single" w:sz="4" w:space="0" w:color="auto"/>
              <w:bottom w:val="single" w:sz="4" w:space="0" w:color="auto"/>
              <w:right w:val="single" w:sz="4" w:space="0" w:color="auto"/>
            </w:tcBorders>
            <w:hideMark/>
          </w:tcPr>
          <w:p w14:paraId="2BDA52AD" w14:textId="77777777" w:rsidR="00BB33D1" w:rsidRPr="00033637" w:rsidRDefault="00BB33D1" w:rsidP="00F31FB2">
            <w:pPr>
              <w:spacing w:line="480" w:lineRule="auto"/>
              <w:rPr>
                <w:ins w:id="1278" w:author="Mohammad Nayeem Hasan" w:date="2024-11-03T23:15:00Z"/>
                <w:rFonts w:ascii="Times New Roman" w:hAnsi="Times New Roman" w:cs="Times New Roman"/>
                <w:sz w:val="24"/>
                <w:szCs w:val="24"/>
              </w:rPr>
              <w:pPrChange w:id="1279" w:author="Mohammad Nayeem Hasan" w:date="2024-12-23T01:38:00Z" w16du:dateUtc="2024-12-22T19:38:00Z">
                <w:pPr/>
              </w:pPrChange>
            </w:pPr>
            <w:ins w:id="1280" w:author="Mohammad Nayeem Hasan" w:date="2024-11-03T23:15:00Z">
              <w:r w:rsidRPr="00033637">
                <w:rPr>
                  <w:rFonts w:ascii="Times New Roman" w:hAnsi="Times New Roman" w:cs="Times New Roman"/>
                  <w:sz w:val="24"/>
                  <w:szCs w:val="24"/>
                </w:rPr>
                <w:t>-</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A27470" w14:textId="77777777" w:rsidR="00BB33D1" w:rsidRPr="00033637" w:rsidRDefault="00BB33D1" w:rsidP="00F31FB2">
            <w:pPr>
              <w:spacing w:line="480" w:lineRule="auto"/>
              <w:rPr>
                <w:ins w:id="1281" w:author="Mohammad Nayeem Hasan" w:date="2024-11-03T23:15:00Z"/>
                <w:rFonts w:ascii="Times New Roman" w:hAnsi="Times New Roman" w:cs="Times New Roman"/>
                <w:sz w:val="24"/>
                <w:szCs w:val="24"/>
              </w:rPr>
              <w:pPrChange w:id="1282"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0059D25F" w14:textId="77777777" w:rsidR="00BB33D1" w:rsidRPr="00033637" w:rsidRDefault="00BB33D1" w:rsidP="00F31FB2">
            <w:pPr>
              <w:spacing w:line="480" w:lineRule="auto"/>
              <w:rPr>
                <w:ins w:id="1283" w:author="Mohammad Nayeem Hasan" w:date="2024-11-03T23:15:00Z"/>
                <w:rFonts w:ascii="Times New Roman" w:hAnsi="Times New Roman" w:cs="Times New Roman"/>
                <w:sz w:val="24"/>
                <w:szCs w:val="24"/>
              </w:rPr>
              <w:pPrChange w:id="1284" w:author="Mohammad Nayeem Hasan" w:date="2024-12-23T01:38:00Z" w16du:dateUtc="2024-12-22T19:38:00Z">
                <w:pPr/>
              </w:pPrChange>
            </w:pPr>
            <w:ins w:id="1285" w:author="Mohammad Nayeem Hasan" w:date="2024-11-03T23:15:00Z">
              <w:r w:rsidRPr="00033637">
                <w:rPr>
                  <w:rFonts w:ascii="Times New Roman" w:hAnsi="Times New Roman" w:cs="Times New Roman"/>
                  <w:sz w:val="24"/>
                  <w:szCs w:val="24"/>
                </w:rPr>
                <w:t>781 (4.0)</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10E8265C" w14:textId="77777777" w:rsidR="00BB33D1" w:rsidRPr="00033637" w:rsidRDefault="00BB33D1" w:rsidP="00F31FB2">
            <w:pPr>
              <w:spacing w:line="480" w:lineRule="auto"/>
              <w:rPr>
                <w:ins w:id="1286" w:author="Mohammad Nayeem Hasan" w:date="2024-11-03T23:15:00Z"/>
                <w:rFonts w:ascii="Times New Roman" w:hAnsi="Times New Roman" w:cs="Times New Roman"/>
                <w:sz w:val="24"/>
                <w:szCs w:val="24"/>
              </w:rPr>
              <w:pPrChange w:id="1287" w:author="Mohammad Nayeem Hasan" w:date="2024-12-23T01:38:00Z" w16du:dateUtc="2024-12-22T19:38:00Z">
                <w:pPr/>
              </w:pPrChange>
            </w:pPr>
            <w:ins w:id="1288" w:author="Mohammad Nayeem Hasan" w:date="2024-11-03T23:15:00Z">
              <w:r w:rsidRPr="00033637">
                <w:rPr>
                  <w:rFonts w:ascii="Times New Roman" w:hAnsi="Times New Roman" w:cs="Times New Roman"/>
                  <w:sz w:val="24"/>
                  <w:szCs w:val="24"/>
                </w:rPr>
                <w:t>18538 (96.0)</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145278" w14:textId="77777777" w:rsidR="00BB33D1" w:rsidRPr="00033637" w:rsidRDefault="00BB33D1" w:rsidP="00F31FB2">
            <w:pPr>
              <w:spacing w:line="480" w:lineRule="auto"/>
              <w:rPr>
                <w:ins w:id="1289" w:author="Mohammad Nayeem Hasan" w:date="2024-11-03T23:15:00Z"/>
                <w:rFonts w:ascii="Times New Roman" w:hAnsi="Times New Roman" w:cs="Times New Roman"/>
                <w:sz w:val="24"/>
                <w:szCs w:val="24"/>
              </w:rPr>
              <w:pPrChange w:id="1290"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67AC8C88" w14:textId="77777777" w:rsidR="00BB33D1" w:rsidRPr="00033637" w:rsidRDefault="00BB33D1" w:rsidP="00F31FB2">
            <w:pPr>
              <w:spacing w:line="480" w:lineRule="auto"/>
              <w:rPr>
                <w:ins w:id="1291" w:author="Mohammad Nayeem Hasan" w:date="2024-11-03T23:15:00Z"/>
                <w:rFonts w:ascii="Times New Roman" w:hAnsi="Times New Roman" w:cs="Times New Roman"/>
                <w:sz w:val="24"/>
                <w:szCs w:val="24"/>
              </w:rPr>
              <w:pPrChange w:id="1292" w:author="Mohammad Nayeem Hasan" w:date="2024-12-23T01:38:00Z" w16du:dateUtc="2024-12-22T19:38:00Z">
                <w:pPr/>
              </w:pPrChange>
            </w:pPr>
            <w:ins w:id="1293" w:author="Mohammad Nayeem Hasan" w:date="2024-11-03T23:15:00Z">
              <w:r w:rsidRPr="00033637">
                <w:rPr>
                  <w:rFonts w:ascii="Times New Roman" w:hAnsi="Times New Roman" w:cs="Times New Roman"/>
                  <w:sz w:val="24"/>
                  <w:szCs w:val="24"/>
                </w:rPr>
                <w:t>1507 (7.0)</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61981FA3" w14:textId="77777777" w:rsidR="00BB33D1" w:rsidRPr="00033637" w:rsidRDefault="00BB33D1" w:rsidP="00F31FB2">
            <w:pPr>
              <w:spacing w:line="480" w:lineRule="auto"/>
              <w:rPr>
                <w:ins w:id="1294" w:author="Mohammad Nayeem Hasan" w:date="2024-11-03T23:15:00Z"/>
                <w:rFonts w:ascii="Times New Roman" w:hAnsi="Times New Roman" w:cs="Times New Roman"/>
                <w:sz w:val="24"/>
                <w:szCs w:val="24"/>
              </w:rPr>
              <w:pPrChange w:id="1295" w:author="Mohammad Nayeem Hasan" w:date="2024-12-23T01:38:00Z" w16du:dateUtc="2024-12-22T19:38:00Z">
                <w:pPr/>
              </w:pPrChange>
            </w:pPr>
            <w:ins w:id="1296" w:author="Mohammad Nayeem Hasan" w:date="2024-11-03T23:15:00Z">
              <w:r w:rsidRPr="00033637">
                <w:rPr>
                  <w:rFonts w:ascii="Times New Roman" w:hAnsi="Times New Roman" w:cs="Times New Roman"/>
                  <w:sz w:val="24"/>
                  <w:szCs w:val="24"/>
                </w:rPr>
                <w:t>19952 (93.0)</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028F13" w14:textId="77777777" w:rsidR="00BB33D1" w:rsidRPr="00033637" w:rsidRDefault="00BB33D1" w:rsidP="00F31FB2">
            <w:pPr>
              <w:spacing w:line="480" w:lineRule="auto"/>
              <w:rPr>
                <w:ins w:id="1297" w:author="Mohammad Nayeem Hasan" w:date="2024-11-03T23:15:00Z"/>
                <w:rFonts w:ascii="Times New Roman" w:hAnsi="Times New Roman" w:cs="Times New Roman"/>
                <w:sz w:val="24"/>
                <w:szCs w:val="24"/>
              </w:rPr>
              <w:pPrChange w:id="1298" w:author="Mohammad Nayeem Hasan" w:date="2024-12-23T01:38:00Z" w16du:dateUtc="2024-12-22T19:38:00Z">
                <w:pPr/>
              </w:pPrChange>
            </w:pPr>
          </w:p>
        </w:tc>
      </w:tr>
      <w:tr w:rsidR="00BB33D1" w:rsidRPr="00033637" w14:paraId="5497DB75" w14:textId="77777777" w:rsidTr="000C3C54">
        <w:trPr>
          <w:trHeight w:val="138"/>
          <w:jc w:val="center"/>
          <w:ins w:id="1299" w:author="Mohammad Nayeem Hasan" w:date="2024-11-03T23:15: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1E9EFE8B" w14:textId="77777777" w:rsidR="00BB33D1" w:rsidRPr="00033637" w:rsidRDefault="00BB33D1" w:rsidP="00F31FB2">
            <w:pPr>
              <w:spacing w:line="480" w:lineRule="auto"/>
              <w:rPr>
                <w:ins w:id="1300" w:author="Mohammad Nayeem Hasan" w:date="2024-11-03T23:15:00Z"/>
                <w:rFonts w:ascii="Times New Roman" w:hAnsi="Times New Roman" w:cs="Times New Roman"/>
                <w:b/>
                <w:bCs/>
                <w:sz w:val="24"/>
                <w:szCs w:val="24"/>
              </w:rPr>
              <w:pPrChange w:id="1301" w:author="Mohammad Nayeem Hasan" w:date="2024-12-23T01:38:00Z" w16du:dateUtc="2024-12-22T19:38:00Z">
                <w:pPr/>
              </w:pPrChange>
            </w:pPr>
            <w:ins w:id="1302" w:author="Mohammad Nayeem Hasan" w:date="2024-11-03T23:15:00Z">
              <w:r w:rsidRPr="00033637">
                <w:rPr>
                  <w:rFonts w:ascii="Times New Roman" w:hAnsi="Times New Roman" w:cs="Times New Roman"/>
                  <w:b/>
                  <w:bCs/>
                  <w:sz w:val="24"/>
                  <w:szCs w:val="24"/>
                </w:rPr>
                <w:t>Community characteristics</w:t>
              </w:r>
            </w:ins>
          </w:p>
        </w:tc>
      </w:tr>
      <w:tr w:rsidR="00BB33D1" w:rsidRPr="00033637" w14:paraId="675F8EB2" w14:textId="77777777" w:rsidTr="000C3C54">
        <w:trPr>
          <w:trHeight w:val="138"/>
          <w:jc w:val="center"/>
          <w:ins w:id="1303" w:author="Mohammad Nayeem Hasan" w:date="2024-11-03T23:15: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60CB03D9" w14:textId="77777777" w:rsidR="00BB33D1" w:rsidRPr="00033637" w:rsidRDefault="00BB33D1" w:rsidP="00F31FB2">
            <w:pPr>
              <w:spacing w:line="480" w:lineRule="auto"/>
              <w:rPr>
                <w:ins w:id="1304" w:author="Mohammad Nayeem Hasan" w:date="2024-11-03T23:15:00Z"/>
                <w:rFonts w:ascii="Times New Roman" w:hAnsi="Times New Roman" w:cs="Times New Roman"/>
                <w:sz w:val="24"/>
                <w:szCs w:val="24"/>
              </w:rPr>
              <w:pPrChange w:id="1305" w:author="Mohammad Nayeem Hasan" w:date="2024-12-23T01:38:00Z" w16du:dateUtc="2024-12-22T19:38:00Z">
                <w:pPr/>
              </w:pPrChange>
            </w:pPr>
            <w:ins w:id="1306" w:author="Mohammad Nayeem Hasan" w:date="2024-11-03T23:15:00Z">
              <w:r w:rsidRPr="00033637">
                <w:rPr>
                  <w:rFonts w:ascii="Times New Roman" w:hAnsi="Times New Roman" w:cs="Times New Roman"/>
                  <w:sz w:val="24"/>
                  <w:szCs w:val="24"/>
                </w:rPr>
                <w:t>Place of residence</w:t>
              </w:r>
            </w:ins>
          </w:p>
        </w:tc>
      </w:tr>
      <w:tr w:rsidR="00BB33D1" w:rsidRPr="00033637" w14:paraId="242CC11C" w14:textId="77777777" w:rsidTr="000C3C54">
        <w:trPr>
          <w:trHeight w:val="250"/>
          <w:jc w:val="center"/>
          <w:ins w:id="1307"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57F22DF6" w14:textId="77777777" w:rsidR="00BB33D1" w:rsidRPr="00033637" w:rsidRDefault="00BB33D1" w:rsidP="00F31FB2">
            <w:pPr>
              <w:spacing w:line="480" w:lineRule="auto"/>
              <w:rPr>
                <w:ins w:id="1308" w:author="Mohammad Nayeem Hasan" w:date="2024-11-03T23:15:00Z"/>
                <w:rFonts w:ascii="Times New Roman" w:hAnsi="Times New Roman" w:cs="Times New Roman"/>
                <w:sz w:val="24"/>
                <w:szCs w:val="24"/>
              </w:rPr>
              <w:pPrChange w:id="1309" w:author="Mohammad Nayeem Hasan" w:date="2024-12-23T01:38:00Z" w16du:dateUtc="2024-12-22T19:38:00Z">
                <w:pPr/>
              </w:pPrChange>
            </w:pPr>
            <w:ins w:id="1310" w:author="Mohammad Nayeem Hasan" w:date="2024-11-03T23:15:00Z">
              <w:r w:rsidRPr="00033637">
                <w:rPr>
                  <w:rFonts w:ascii="Times New Roman" w:hAnsi="Times New Roman" w:cs="Times New Roman"/>
                  <w:sz w:val="24"/>
                  <w:szCs w:val="24"/>
                </w:rPr>
                <w:t>Urban</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00DA1468" w14:textId="77777777" w:rsidR="00BB33D1" w:rsidRPr="00033637" w:rsidRDefault="00BB33D1" w:rsidP="00F31FB2">
            <w:pPr>
              <w:spacing w:line="480" w:lineRule="auto"/>
              <w:rPr>
                <w:ins w:id="1311" w:author="Mohammad Nayeem Hasan" w:date="2024-11-03T23:15:00Z"/>
                <w:rFonts w:ascii="Times New Roman" w:hAnsi="Times New Roman" w:cs="Times New Roman"/>
                <w:sz w:val="24"/>
                <w:szCs w:val="24"/>
              </w:rPr>
              <w:pPrChange w:id="1312" w:author="Mohammad Nayeem Hasan" w:date="2024-12-23T01:38:00Z" w16du:dateUtc="2024-12-22T19:38:00Z">
                <w:pPr/>
              </w:pPrChange>
            </w:pPr>
            <w:ins w:id="1313" w:author="Mohammad Nayeem Hasan" w:date="2024-11-03T23:15:00Z">
              <w:r w:rsidRPr="00033637">
                <w:rPr>
                  <w:rFonts w:ascii="Times New Roman" w:hAnsi="Times New Roman" w:cs="Times New Roman"/>
                  <w:sz w:val="24"/>
                  <w:szCs w:val="24"/>
                </w:rPr>
                <w:t>1630 (7.1)</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494D8BAF" w14:textId="77777777" w:rsidR="00BB33D1" w:rsidRPr="00033637" w:rsidRDefault="00BB33D1" w:rsidP="00F31FB2">
            <w:pPr>
              <w:spacing w:line="480" w:lineRule="auto"/>
              <w:rPr>
                <w:ins w:id="1314" w:author="Mohammad Nayeem Hasan" w:date="2024-11-03T23:15:00Z"/>
                <w:rFonts w:ascii="Times New Roman" w:hAnsi="Times New Roman" w:cs="Times New Roman"/>
                <w:sz w:val="24"/>
                <w:szCs w:val="24"/>
              </w:rPr>
              <w:pPrChange w:id="1315" w:author="Mohammad Nayeem Hasan" w:date="2024-12-23T01:38:00Z" w16du:dateUtc="2024-12-22T19:38:00Z">
                <w:pPr/>
              </w:pPrChange>
            </w:pPr>
            <w:ins w:id="1316" w:author="Mohammad Nayeem Hasan" w:date="2024-11-03T23:15:00Z">
              <w:r w:rsidRPr="00033637">
                <w:rPr>
                  <w:rFonts w:ascii="Times New Roman" w:hAnsi="Times New Roman" w:cs="Times New Roman"/>
                  <w:sz w:val="24"/>
                  <w:szCs w:val="24"/>
                </w:rPr>
                <w:t>21394 (92.9)</w:t>
              </w:r>
            </w:ins>
          </w:p>
        </w:tc>
        <w:tc>
          <w:tcPr>
            <w:tcW w:w="689" w:type="pct"/>
            <w:vMerge w:val="restart"/>
            <w:tcBorders>
              <w:top w:val="single" w:sz="4" w:space="0" w:color="auto"/>
              <w:left w:val="single" w:sz="4" w:space="0" w:color="auto"/>
              <w:bottom w:val="single" w:sz="4" w:space="0" w:color="auto"/>
              <w:right w:val="single" w:sz="4" w:space="0" w:color="auto"/>
            </w:tcBorders>
            <w:vAlign w:val="center"/>
            <w:hideMark/>
          </w:tcPr>
          <w:p w14:paraId="3EF4915E" w14:textId="77777777" w:rsidR="00BB33D1" w:rsidRPr="00033637" w:rsidRDefault="00BB33D1" w:rsidP="00F31FB2">
            <w:pPr>
              <w:spacing w:line="480" w:lineRule="auto"/>
              <w:rPr>
                <w:ins w:id="1317" w:author="Mohammad Nayeem Hasan" w:date="2024-11-03T23:15:00Z"/>
                <w:rFonts w:ascii="Times New Roman" w:hAnsi="Times New Roman" w:cs="Times New Roman"/>
                <w:sz w:val="24"/>
                <w:szCs w:val="24"/>
              </w:rPr>
              <w:pPrChange w:id="1318" w:author="Mohammad Nayeem Hasan" w:date="2024-12-23T01:38:00Z" w16du:dateUtc="2024-12-22T19:38:00Z">
                <w:pPr/>
              </w:pPrChange>
            </w:pPr>
            <w:ins w:id="1319" w:author="Mohammad Nayeem Hasan" w:date="2024-11-03T23:15:00Z">
              <w:r w:rsidRPr="00033637">
                <w:rPr>
                  <w:rFonts w:ascii="Times New Roman" w:hAnsi="Times New Roman" w:cs="Times New Roman"/>
                  <w:sz w:val="24"/>
                  <w:szCs w:val="24"/>
                </w:rPr>
                <w:t>0.293</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47798B74" w14:textId="77777777" w:rsidR="00BB33D1" w:rsidRPr="00033637" w:rsidRDefault="00BB33D1" w:rsidP="00F31FB2">
            <w:pPr>
              <w:spacing w:line="480" w:lineRule="auto"/>
              <w:rPr>
                <w:ins w:id="1320" w:author="Mohammad Nayeem Hasan" w:date="2024-11-03T23:15:00Z"/>
                <w:rFonts w:ascii="Times New Roman" w:hAnsi="Times New Roman" w:cs="Times New Roman"/>
                <w:sz w:val="24"/>
                <w:szCs w:val="24"/>
              </w:rPr>
              <w:pPrChange w:id="1321" w:author="Mohammad Nayeem Hasan" w:date="2024-12-23T01:38:00Z" w16du:dateUtc="2024-12-22T19:38:00Z">
                <w:pPr/>
              </w:pPrChange>
            </w:pPr>
            <w:ins w:id="1322" w:author="Mohammad Nayeem Hasan" w:date="2024-11-03T23:15:00Z">
              <w:r w:rsidRPr="00033637">
                <w:rPr>
                  <w:rFonts w:ascii="Times New Roman" w:hAnsi="Times New Roman" w:cs="Times New Roman"/>
                  <w:sz w:val="24"/>
                  <w:szCs w:val="24"/>
                </w:rPr>
                <w:t>627 (3.8)</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1CE7C5D9" w14:textId="77777777" w:rsidR="00BB33D1" w:rsidRPr="00033637" w:rsidRDefault="00BB33D1" w:rsidP="00F31FB2">
            <w:pPr>
              <w:spacing w:line="480" w:lineRule="auto"/>
              <w:rPr>
                <w:ins w:id="1323" w:author="Mohammad Nayeem Hasan" w:date="2024-11-03T23:15:00Z"/>
                <w:rFonts w:ascii="Times New Roman" w:hAnsi="Times New Roman" w:cs="Times New Roman"/>
                <w:sz w:val="24"/>
                <w:szCs w:val="24"/>
              </w:rPr>
              <w:pPrChange w:id="1324" w:author="Mohammad Nayeem Hasan" w:date="2024-12-23T01:38:00Z" w16du:dateUtc="2024-12-22T19:38:00Z">
                <w:pPr/>
              </w:pPrChange>
            </w:pPr>
            <w:ins w:id="1325" w:author="Mohammad Nayeem Hasan" w:date="2024-11-03T23:15:00Z">
              <w:r w:rsidRPr="00033637">
                <w:rPr>
                  <w:rFonts w:ascii="Times New Roman" w:hAnsi="Times New Roman" w:cs="Times New Roman"/>
                  <w:sz w:val="24"/>
                  <w:szCs w:val="24"/>
                </w:rPr>
                <w:t>15998 (96.2)</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029DCE1B" w14:textId="77777777" w:rsidR="00BB33D1" w:rsidRPr="00033637" w:rsidRDefault="00BB33D1" w:rsidP="00F31FB2">
            <w:pPr>
              <w:spacing w:line="480" w:lineRule="auto"/>
              <w:rPr>
                <w:ins w:id="1326" w:author="Mohammad Nayeem Hasan" w:date="2024-11-03T23:15:00Z"/>
                <w:rFonts w:ascii="Times New Roman" w:hAnsi="Times New Roman" w:cs="Times New Roman"/>
                <w:sz w:val="24"/>
                <w:szCs w:val="24"/>
              </w:rPr>
              <w:pPrChange w:id="1327" w:author="Mohammad Nayeem Hasan" w:date="2024-12-23T01:38:00Z" w16du:dateUtc="2024-12-22T19:38:00Z">
                <w:pPr/>
              </w:pPrChange>
            </w:pPr>
            <w:ins w:id="1328" w:author="Mohammad Nayeem Hasan" w:date="2024-11-03T23:15:00Z">
              <w:r w:rsidRPr="00033637">
                <w:rPr>
                  <w:rFonts w:ascii="Times New Roman" w:hAnsi="Times New Roman" w:cs="Times New Roman"/>
                  <w:sz w:val="24"/>
                  <w:szCs w:val="24"/>
                </w:rPr>
                <w:t>0.098</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7AF8A517" w14:textId="77777777" w:rsidR="00BB33D1" w:rsidRPr="00033637" w:rsidRDefault="00BB33D1" w:rsidP="00F31FB2">
            <w:pPr>
              <w:spacing w:line="480" w:lineRule="auto"/>
              <w:rPr>
                <w:ins w:id="1329" w:author="Mohammad Nayeem Hasan" w:date="2024-11-03T23:15:00Z"/>
                <w:rFonts w:ascii="Times New Roman" w:hAnsi="Times New Roman" w:cs="Times New Roman"/>
                <w:sz w:val="24"/>
                <w:szCs w:val="24"/>
              </w:rPr>
              <w:pPrChange w:id="1330" w:author="Mohammad Nayeem Hasan" w:date="2024-12-23T01:38:00Z" w16du:dateUtc="2024-12-22T19:38:00Z">
                <w:pPr/>
              </w:pPrChange>
            </w:pPr>
            <w:ins w:id="1331" w:author="Mohammad Nayeem Hasan" w:date="2024-11-03T23:15:00Z">
              <w:r w:rsidRPr="00033637">
                <w:rPr>
                  <w:rFonts w:ascii="Times New Roman" w:hAnsi="Times New Roman" w:cs="Times New Roman"/>
                  <w:sz w:val="24"/>
                  <w:szCs w:val="24"/>
                </w:rPr>
                <w:t>1255 (6.9)</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2FE267E8" w14:textId="77777777" w:rsidR="00BB33D1" w:rsidRPr="00033637" w:rsidRDefault="00BB33D1" w:rsidP="00F31FB2">
            <w:pPr>
              <w:spacing w:line="480" w:lineRule="auto"/>
              <w:rPr>
                <w:ins w:id="1332" w:author="Mohammad Nayeem Hasan" w:date="2024-11-03T23:15:00Z"/>
                <w:rFonts w:ascii="Times New Roman" w:hAnsi="Times New Roman" w:cs="Times New Roman"/>
                <w:sz w:val="24"/>
                <w:szCs w:val="24"/>
              </w:rPr>
              <w:pPrChange w:id="1333" w:author="Mohammad Nayeem Hasan" w:date="2024-12-23T01:38:00Z" w16du:dateUtc="2024-12-22T19:38:00Z">
                <w:pPr/>
              </w:pPrChange>
            </w:pPr>
            <w:ins w:id="1334" w:author="Mohammad Nayeem Hasan" w:date="2024-11-03T23:15:00Z">
              <w:r w:rsidRPr="00033637">
                <w:rPr>
                  <w:rFonts w:ascii="Times New Roman" w:hAnsi="Times New Roman" w:cs="Times New Roman"/>
                  <w:sz w:val="24"/>
                  <w:szCs w:val="24"/>
                </w:rPr>
                <w:t>16932 (93.1)</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1BB90620" w14:textId="77777777" w:rsidR="00BB33D1" w:rsidRPr="00033637" w:rsidRDefault="00BB33D1" w:rsidP="00F31FB2">
            <w:pPr>
              <w:spacing w:line="480" w:lineRule="auto"/>
              <w:rPr>
                <w:ins w:id="1335" w:author="Mohammad Nayeem Hasan" w:date="2024-11-03T23:15:00Z"/>
                <w:rFonts w:ascii="Times New Roman" w:hAnsi="Times New Roman" w:cs="Times New Roman"/>
                <w:sz w:val="24"/>
                <w:szCs w:val="24"/>
              </w:rPr>
              <w:pPrChange w:id="1336" w:author="Mohammad Nayeem Hasan" w:date="2024-12-23T01:38:00Z" w16du:dateUtc="2024-12-22T19:38:00Z">
                <w:pPr/>
              </w:pPrChange>
            </w:pPr>
            <w:ins w:id="1337" w:author="Mohammad Nayeem Hasan" w:date="2024-11-03T23:15:00Z">
              <w:r w:rsidRPr="00033637">
                <w:rPr>
                  <w:rFonts w:ascii="Times New Roman" w:hAnsi="Times New Roman" w:cs="Times New Roman"/>
                  <w:sz w:val="24"/>
                  <w:szCs w:val="24"/>
                </w:rPr>
                <w:t>0.896</w:t>
              </w:r>
            </w:ins>
          </w:p>
        </w:tc>
      </w:tr>
      <w:tr w:rsidR="00BB33D1" w:rsidRPr="00033637" w14:paraId="5321B5D1" w14:textId="77777777" w:rsidTr="000C3C54">
        <w:trPr>
          <w:trHeight w:val="138"/>
          <w:jc w:val="center"/>
          <w:ins w:id="1338"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63F90D96" w14:textId="77777777" w:rsidR="00BB33D1" w:rsidRPr="00033637" w:rsidRDefault="00BB33D1" w:rsidP="00F31FB2">
            <w:pPr>
              <w:spacing w:line="480" w:lineRule="auto"/>
              <w:rPr>
                <w:ins w:id="1339" w:author="Mohammad Nayeem Hasan" w:date="2024-11-03T23:15:00Z"/>
                <w:rFonts w:ascii="Times New Roman" w:hAnsi="Times New Roman" w:cs="Times New Roman"/>
                <w:sz w:val="24"/>
                <w:szCs w:val="24"/>
              </w:rPr>
              <w:pPrChange w:id="1340" w:author="Mohammad Nayeem Hasan" w:date="2024-12-23T01:38:00Z" w16du:dateUtc="2024-12-22T19:38:00Z">
                <w:pPr/>
              </w:pPrChange>
            </w:pPr>
            <w:ins w:id="1341" w:author="Mohammad Nayeem Hasan" w:date="2024-11-03T23:15:00Z">
              <w:r w:rsidRPr="00033637">
                <w:rPr>
                  <w:rFonts w:ascii="Times New Roman" w:hAnsi="Times New Roman" w:cs="Times New Roman"/>
                  <w:sz w:val="24"/>
                  <w:szCs w:val="24"/>
                </w:rPr>
                <w:t>Rural</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648B1918" w14:textId="77777777" w:rsidR="00BB33D1" w:rsidRPr="00033637" w:rsidRDefault="00BB33D1" w:rsidP="00F31FB2">
            <w:pPr>
              <w:spacing w:line="480" w:lineRule="auto"/>
              <w:rPr>
                <w:ins w:id="1342" w:author="Mohammad Nayeem Hasan" w:date="2024-11-03T23:15:00Z"/>
                <w:rFonts w:ascii="Times New Roman" w:hAnsi="Times New Roman" w:cs="Times New Roman"/>
                <w:sz w:val="24"/>
                <w:szCs w:val="24"/>
              </w:rPr>
              <w:pPrChange w:id="1343" w:author="Mohammad Nayeem Hasan" w:date="2024-12-23T01:38:00Z" w16du:dateUtc="2024-12-22T19:38:00Z">
                <w:pPr/>
              </w:pPrChange>
            </w:pPr>
            <w:ins w:id="1344" w:author="Mohammad Nayeem Hasan" w:date="2024-11-03T23:15:00Z">
              <w:r w:rsidRPr="00033637">
                <w:rPr>
                  <w:rFonts w:ascii="Times New Roman" w:hAnsi="Times New Roman" w:cs="Times New Roman"/>
                  <w:sz w:val="24"/>
                  <w:szCs w:val="24"/>
                </w:rPr>
                <w:t>611 (7.4)</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474E933F" w14:textId="77777777" w:rsidR="00BB33D1" w:rsidRPr="00033637" w:rsidRDefault="00BB33D1" w:rsidP="00F31FB2">
            <w:pPr>
              <w:spacing w:line="480" w:lineRule="auto"/>
              <w:rPr>
                <w:ins w:id="1345" w:author="Mohammad Nayeem Hasan" w:date="2024-11-03T23:15:00Z"/>
                <w:rFonts w:ascii="Times New Roman" w:hAnsi="Times New Roman" w:cs="Times New Roman"/>
                <w:sz w:val="24"/>
                <w:szCs w:val="24"/>
              </w:rPr>
              <w:pPrChange w:id="1346" w:author="Mohammad Nayeem Hasan" w:date="2024-12-23T01:38:00Z" w16du:dateUtc="2024-12-22T19:38:00Z">
                <w:pPr/>
              </w:pPrChange>
            </w:pPr>
            <w:ins w:id="1347" w:author="Mohammad Nayeem Hasan" w:date="2024-11-03T23:15:00Z">
              <w:r w:rsidRPr="00033637">
                <w:rPr>
                  <w:rFonts w:ascii="Times New Roman" w:hAnsi="Times New Roman" w:cs="Times New Roman"/>
                  <w:sz w:val="24"/>
                  <w:szCs w:val="24"/>
                </w:rPr>
                <w:t>7661 (92.6)</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C73B673" w14:textId="77777777" w:rsidR="00BB33D1" w:rsidRPr="00033637" w:rsidRDefault="00BB33D1" w:rsidP="00F31FB2">
            <w:pPr>
              <w:spacing w:line="480" w:lineRule="auto"/>
              <w:rPr>
                <w:ins w:id="1348" w:author="Mohammad Nayeem Hasan" w:date="2024-11-03T23:15:00Z"/>
                <w:rFonts w:ascii="Times New Roman" w:hAnsi="Times New Roman" w:cs="Times New Roman"/>
                <w:sz w:val="24"/>
                <w:szCs w:val="24"/>
              </w:rPr>
              <w:pPrChange w:id="1349"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6E2B1618" w14:textId="77777777" w:rsidR="00BB33D1" w:rsidRPr="00033637" w:rsidRDefault="00BB33D1" w:rsidP="00F31FB2">
            <w:pPr>
              <w:spacing w:line="480" w:lineRule="auto"/>
              <w:rPr>
                <w:ins w:id="1350" w:author="Mohammad Nayeem Hasan" w:date="2024-11-03T23:15:00Z"/>
                <w:rFonts w:ascii="Times New Roman" w:hAnsi="Times New Roman" w:cs="Times New Roman"/>
                <w:sz w:val="24"/>
                <w:szCs w:val="24"/>
              </w:rPr>
              <w:pPrChange w:id="1351" w:author="Mohammad Nayeem Hasan" w:date="2024-12-23T01:38:00Z" w16du:dateUtc="2024-12-22T19:38:00Z">
                <w:pPr/>
              </w:pPrChange>
            </w:pPr>
            <w:ins w:id="1352" w:author="Mohammad Nayeem Hasan" w:date="2024-11-03T23:15:00Z">
              <w:r w:rsidRPr="00033637">
                <w:rPr>
                  <w:rFonts w:ascii="Times New Roman" w:hAnsi="Times New Roman" w:cs="Times New Roman"/>
                  <w:sz w:val="24"/>
                  <w:szCs w:val="24"/>
                </w:rPr>
                <w:t>198 (4.6)</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05FB7907" w14:textId="77777777" w:rsidR="00BB33D1" w:rsidRPr="00033637" w:rsidRDefault="00BB33D1" w:rsidP="00F31FB2">
            <w:pPr>
              <w:spacing w:line="480" w:lineRule="auto"/>
              <w:rPr>
                <w:ins w:id="1353" w:author="Mohammad Nayeem Hasan" w:date="2024-11-03T23:15:00Z"/>
                <w:rFonts w:ascii="Times New Roman" w:hAnsi="Times New Roman" w:cs="Times New Roman"/>
                <w:sz w:val="24"/>
                <w:szCs w:val="24"/>
              </w:rPr>
              <w:pPrChange w:id="1354" w:author="Mohammad Nayeem Hasan" w:date="2024-12-23T01:38:00Z" w16du:dateUtc="2024-12-22T19:38:00Z">
                <w:pPr/>
              </w:pPrChange>
            </w:pPr>
            <w:ins w:id="1355" w:author="Mohammad Nayeem Hasan" w:date="2024-11-03T23:15:00Z">
              <w:r w:rsidRPr="00033637">
                <w:rPr>
                  <w:rFonts w:ascii="Times New Roman" w:hAnsi="Times New Roman" w:cs="Times New Roman"/>
                  <w:sz w:val="24"/>
                  <w:szCs w:val="24"/>
                </w:rPr>
                <w:t>4069 (95.4)</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5EC103" w14:textId="77777777" w:rsidR="00BB33D1" w:rsidRPr="00033637" w:rsidRDefault="00BB33D1" w:rsidP="00F31FB2">
            <w:pPr>
              <w:spacing w:line="480" w:lineRule="auto"/>
              <w:rPr>
                <w:ins w:id="1356" w:author="Mohammad Nayeem Hasan" w:date="2024-11-03T23:15:00Z"/>
                <w:rFonts w:ascii="Times New Roman" w:hAnsi="Times New Roman" w:cs="Times New Roman"/>
                <w:sz w:val="24"/>
                <w:szCs w:val="24"/>
              </w:rPr>
              <w:pPrChange w:id="1357"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1D1F3DCC" w14:textId="77777777" w:rsidR="00BB33D1" w:rsidRPr="00033637" w:rsidRDefault="00BB33D1" w:rsidP="00F31FB2">
            <w:pPr>
              <w:spacing w:line="480" w:lineRule="auto"/>
              <w:rPr>
                <w:ins w:id="1358" w:author="Mohammad Nayeem Hasan" w:date="2024-11-03T23:15:00Z"/>
                <w:rFonts w:ascii="Times New Roman" w:hAnsi="Times New Roman" w:cs="Times New Roman"/>
                <w:sz w:val="24"/>
                <w:szCs w:val="24"/>
              </w:rPr>
              <w:pPrChange w:id="1359" w:author="Mohammad Nayeem Hasan" w:date="2024-12-23T01:38:00Z" w16du:dateUtc="2024-12-22T19:38:00Z">
                <w:pPr/>
              </w:pPrChange>
            </w:pPr>
            <w:ins w:id="1360" w:author="Mohammad Nayeem Hasan" w:date="2024-11-03T23:15:00Z">
              <w:r w:rsidRPr="00033637">
                <w:rPr>
                  <w:rFonts w:ascii="Times New Roman" w:hAnsi="Times New Roman" w:cs="Times New Roman"/>
                  <w:sz w:val="24"/>
                  <w:szCs w:val="24"/>
                </w:rPr>
                <w:t>342 (7.0)</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52928D4E" w14:textId="77777777" w:rsidR="00BB33D1" w:rsidRPr="00033637" w:rsidRDefault="00BB33D1" w:rsidP="00F31FB2">
            <w:pPr>
              <w:spacing w:line="480" w:lineRule="auto"/>
              <w:rPr>
                <w:ins w:id="1361" w:author="Mohammad Nayeem Hasan" w:date="2024-11-03T23:15:00Z"/>
                <w:rFonts w:ascii="Times New Roman" w:hAnsi="Times New Roman" w:cs="Times New Roman"/>
                <w:sz w:val="24"/>
                <w:szCs w:val="24"/>
              </w:rPr>
              <w:pPrChange w:id="1362" w:author="Mohammad Nayeem Hasan" w:date="2024-12-23T01:38:00Z" w16du:dateUtc="2024-12-22T19:38:00Z">
                <w:pPr/>
              </w:pPrChange>
            </w:pPr>
            <w:ins w:id="1363" w:author="Mohammad Nayeem Hasan" w:date="2024-11-03T23:15:00Z">
              <w:r w:rsidRPr="00033637">
                <w:rPr>
                  <w:rFonts w:ascii="Times New Roman" w:hAnsi="Times New Roman" w:cs="Times New Roman"/>
                  <w:sz w:val="24"/>
                  <w:szCs w:val="24"/>
                </w:rPr>
                <w:t>4560 (93.0)</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43CD24" w14:textId="77777777" w:rsidR="00BB33D1" w:rsidRPr="00033637" w:rsidRDefault="00BB33D1" w:rsidP="00F31FB2">
            <w:pPr>
              <w:spacing w:line="480" w:lineRule="auto"/>
              <w:rPr>
                <w:ins w:id="1364" w:author="Mohammad Nayeem Hasan" w:date="2024-11-03T23:15:00Z"/>
                <w:rFonts w:ascii="Times New Roman" w:hAnsi="Times New Roman" w:cs="Times New Roman"/>
                <w:sz w:val="24"/>
                <w:szCs w:val="24"/>
              </w:rPr>
              <w:pPrChange w:id="1365" w:author="Mohammad Nayeem Hasan" w:date="2024-12-23T01:38:00Z" w16du:dateUtc="2024-12-22T19:38:00Z">
                <w:pPr/>
              </w:pPrChange>
            </w:pPr>
          </w:p>
        </w:tc>
      </w:tr>
      <w:tr w:rsidR="00BB33D1" w:rsidRPr="00033637" w14:paraId="31F2AE53" w14:textId="77777777" w:rsidTr="000C3C54">
        <w:trPr>
          <w:trHeight w:val="138"/>
          <w:jc w:val="center"/>
          <w:ins w:id="1366"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4F4907AA" w14:textId="77777777" w:rsidR="00BB33D1" w:rsidRPr="00033637" w:rsidRDefault="00BB33D1" w:rsidP="00F31FB2">
            <w:pPr>
              <w:spacing w:line="480" w:lineRule="auto"/>
              <w:rPr>
                <w:ins w:id="1367" w:author="Mohammad Nayeem Hasan" w:date="2024-11-03T23:15:00Z"/>
                <w:rFonts w:ascii="Times New Roman" w:hAnsi="Times New Roman" w:cs="Times New Roman"/>
                <w:sz w:val="24"/>
                <w:szCs w:val="24"/>
              </w:rPr>
              <w:pPrChange w:id="1368" w:author="Mohammad Nayeem Hasan" w:date="2024-12-23T01:38:00Z" w16du:dateUtc="2024-12-22T19:38:00Z">
                <w:pPr/>
              </w:pPrChange>
            </w:pPr>
            <w:ins w:id="1369" w:author="Mohammad Nayeem Hasan" w:date="2024-11-03T23:15:00Z">
              <w:r w:rsidRPr="00033637">
                <w:rPr>
                  <w:rFonts w:ascii="Times New Roman" w:hAnsi="Times New Roman" w:cs="Times New Roman"/>
                  <w:sz w:val="24"/>
                  <w:szCs w:val="24"/>
                </w:rPr>
                <w:t>Tribal</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3FB7DE73" w14:textId="77777777" w:rsidR="00BB33D1" w:rsidRPr="00033637" w:rsidRDefault="00BB33D1" w:rsidP="00F31FB2">
            <w:pPr>
              <w:spacing w:line="480" w:lineRule="auto"/>
              <w:rPr>
                <w:ins w:id="1370" w:author="Mohammad Nayeem Hasan" w:date="2024-11-03T23:15:00Z"/>
                <w:rFonts w:ascii="Times New Roman" w:hAnsi="Times New Roman" w:cs="Times New Roman"/>
                <w:sz w:val="24"/>
                <w:szCs w:val="24"/>
              </w:rPr>
              <w:pPrChange w:id="1371" w:author="Mohammad Nayeem Hasan" w:date="2024-12-23T01:38:00Z" w16du:dateUtc="2024-12-22T19:38:00Z">
                <w:pPr/>
              </w:pPrChange>
            </w:pPr>
            <w:ins w:id="1372" w:author="Mohammad Nayeem Hasan" w:date="2024-11-03T23:15:00Z">
              <w:r w:rsidRPr="00033637">
                <w:rPr>
                  <w:rFonts w:ascii="Times New Roman" w:hAnsi="Times New Roman" w:cs="Times New Roman"/>
                  <w:sz w:val="24"/>
                  <w:szCs w:val="24"/>
                </w:rPr>
                <w:t>13 (5.1)</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0BDDA584" w14:textId="77777777" w:rsidR="00BB33D1" w:rsidRPr="00033637" w:rsidRDefault="00BB33D1" w:rsidP="00F31FB2">
            <w:pPr>
              <w:spacing w:line="480" w:lineRule="auto"/>
              <w:rPr>
                <w:ins w:id="1373" w:author="Mohammad Nayeem Hasan" w:date="2024-11-03T23:15:00Z"/>
                <w:rFonts w:ascii="Times New Roman" w:hAnsi="Times New Roman" w:cs="Times New Roman"/>
                <w:sz w:val="24"/>
                <w:szCs w:val="24"/>
              </w:rPr>
              <w:pPrChange w:id="1374" w:author="Mohammad Nayeem Hasan" w:date="2024-12-23T01:38:00Z" w16du:dateUtc="2024-12-22T19:38:00Z">
                <w:pPr/>
              </w:pPrChange>
            </w:pPr>
            <w:ins w:id="1375" w:author="Mohammad Nayeem Hasan" w:date="2024-11-03T23:15:00Z">
              <w:r w:rsidRPr="00033637">
                <w:rPr>
                  <w:rFonts w:ascii="Times New Roman" w:hAnsi="Times New Roman" w:cs="Times New Roman"/>
                  <w:sz w:val="24"/>
                  <w:szCs w:val="24"/>
                </w:rPr>
                <w:t>240 (94.9)</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237438" w14:textId="77777777" w:rsidR="00BB33D1" w:rsidRPr="00033637" w:rsidRDefault="00BB33D1" w:rsidP="00F31FB2">
            <w:pPr>
              <w:spacing w:line="480" w:lineRule="auto"/>
              <w:rPr>
                <w:ins w:id="1376" w:author="Mohammad Nayeem Hasan" w:date="2024-11-03T23:15:00Z"/>
                <w:rFonts w:ascii="Times New Roman" w:hAnsi="Times New Roman" w:cs="Times New Roman"/>
                <w:sz w:val="24"/>
                <w:szCs w:val="24"/>
              </w:rPr>
              <w:pPrChange w:id="1377"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582E7C2F" w14:textId="77777777" w:rsidR="00BB33D1" w:rsidRPr="00033637" w:rsidRDefault="00BB33D1" w:rsidP="00F31FB2">
            <w:pPr>
              <w:spacing w:line="480" w:lineRule="auto"/>
              <w:rPr>
                <w:ins w:id="1378" w:author="Mohammad Nayeem Hasan" w:date="2024-11-03T23:15:00Z"/>
                <w:rFonts w:ascii="Times New Roman" w:hAnsi="Times New Roman" w:cs="Times New Roman"/>
                <w:sz w:val="24"/>
                <w:szCs w:val="24"/>
              </w:rPr>
              <w:pPrChange w:id="1379" w:author="Mohammad Nayeem Hasan" w:date="2024-12-23T01:38:00Z" w16du:dateUtc="2024-12-22T19:38:00Z">
                <w:pPr/>
              </w:pPrChange>
            </w:pPr>
            <w:ins w:id="1380" w:author="Mohammad Nayeem Hasan" w:date="2024-11-03T23:15:00Z">
              <w:r w:rsidRPr="00033637">
                <w:rPr>
                  <w:rFonts w:ascii="Times New Roman" w:hAnsi="Times New Roman" w:cs="Times New Roman"/>
                  <w:sz w:val="24"/>
                  <w:szCs w:val="24"/>
                </w:rPr>
                <w:t>-</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0A5EE9E0" w14:textId="77777777" w:rsidR="00BB33D1" w:rsidRPr="00033637" w:rsidRDefault="00BB33D1" w:rsidP="00F31FB2">
            <w:pPr>
              <w:spacing w:line="480" w:lineRule="auto"/>
              <w:rPr>
                <w:ins w:id="1381" w:author="Mohammad Nayeem Hasan" w:date="2024-11-03T23:15:00Z"/>
                <w:rFonts w:ascii="Times New Roman" w:hAnsi="Times New Roman" w:cs="Times New Roman"/>
                <w:sz w:val="24"/>
                <w:szCs w:val="24"/>
              </w:rPr>
              <w:pPrChange w:id="1382" w:author="Mohammad Nayeem Hasan" w:date="2024-12-23T01:38:00Z" w16du:dateUtc="2024-12-22T19:38:00Z">
                <w:pPr/>
              </w:pPrChange>
            </w:pPr>
            <w:ins w:id="1383" w:author="Mohammad Nayeem Hasan" w:date="2024-11-03T23:15:00Z">
              <w:r w:rsidRPr="00033637">
                <w:rPr>
                  <w:rFonts w:ascii="Times New Roman" w:hAnsi="Times New Roman" w:cs="Times New Roman"/>
                  <w:sz w:val="24"/>
                  <w:szCs w:val="24"/>
                </w:rPr>
                <w:t>-</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3EDED5" w14:textId="77777777" w:rsidR="00BB33D1" w:rsidRPr="00033637" w:rsidRDefault="00BB33D1" w:rsidP="00F31FB2">
            <w:pPr>
              <w:spacing w:line="480" w:lineRule="auto"/>
              <w:rPr>
                <w:ins w:id="1384" w:author="Mohammad Nayeem Hasan" w:date="2024-11-03T23:15:00Z"/>
                <w:rFonts w:ascii="Times New Roman" w:hAnsi="Times New Roman" w:cs="Times New Roman"/>
                <w:sz w:val="24"/>
                <w:szCs w:val="24"/>
              </w:rPr>
              <w:pPrChange w:id="1385"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64F794E0" w14:textId="77777777" w:rsidR="00BB33D1" w:rsidRPr="00033637" w:rsidRDefault="00BB33D1" w:rsidP="00F31FB2">
            <w:pPr>
              <w:spacing w:line="480" w:lineRule="auto"/>
              <w:rPr>
                <w:ins w:id="1386" w:author="Mohammad Nayeem Hasan" w:date="2024-11-03T23:15:00Z"/>
                <w:rFonts w:ascii="Times New Roman" w:hAnsi="Times New Roman" w:cs="Times New Roman"/>
                <w:sz w:val="24"/>
                <w:szCs w:val="24"/>
              </w:rPr>
              <w:pPrChange w:id="1387" w:author="Mohammad Nayeem Hasan" w:date="2024-12-23T01:38:00Z" w16du:dateUtc="2024-12-22T19:38:00Z">
                <w:pPr/>
              </w:pPrChange>
            </w:pPr>
            <w:ins w:id="1388" w:author="Mohammad Nayeem Hasan" w:date="2024-11-03T23:15:00Z">
              <w:r w:rsidRPr="00033637">
                <w:rPr>
                  <w:rFonts w:ascii="Times New Roman" w:hAnsi="Times New Roman" w:cs="Times New Roman"/>
                  <w:sz w:val="24"/>
                  <w:szCs w:val="24"/>
                </w:rPr>
                <w:t>-</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09174D30" w14:textId="77777777" w:rsidR="00BB33D1" w:rsidRPr="00033637" w:rsidRDefault="00BB33D1" w:rsidP="00F31FB2">
            <w:pPr>
              <w:spacing w:line="480" w:lineRule="auto"/>
              <w:rPr>
                <w:ins w:id="1389" w:author="Mohammad Nayeem Hasan" w:date="2024-11-03T23:15:00Z"/>
                <w:rFonts w:ascii="Times New Roman" w:hAnsi="Times New Roman" w:cs="Times New Roman"/>
                <w:sz w:val="24"/>
                <w:szCs w:val="24"/>
              </w:rPr>
              <w:pPrChange w:id="1390" w:author="Mohammad Nayeem Hasan" w:date="2024-12-23T01:38:00Z" w16du:dateUtc="2024-12-22T19:38:00Z">
                <w:pPr/>
              </w:pPrChange>
            </w:pPr>
            <w:ins w:id="1391" w:author="Mohammad Nayeem Hasan" w:date="2024-11-03T23:15:00Z">
              <w:r w:rsidRPr="00033637">
                <w:rPr>
                  <w:rFonts w:ascii="Times New Roman" w:hAnsi="Times New Roman" w:cs="Times New Roman"/>
                  <w:sz w:val="24"/>
                  <w:szCs w:val="24"/>
                </w:rPr>
                <w:t>-</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F8EEEC" w14:textId="77777777" w:rsidR="00BB33D1" w:rsidRPr="00033637" w:rsidRDefault="00BB33D1" w:rsidP="00F31FB2">
            <w:pPr>
              <w:spacing w:line="480" w:lineRule="auto"/>
              <w:rPr>
                <w:ins w:id="1392" w:author="Mohammad Nayeem Hasan" w:date="2024-11-03T23:15:00Z"/>
                <w:rFonts w:ascii="Times New Roman" w:hAnsi="Times New Roman" w:cs="Times New Roman"/>
                <w:sz w:val="24"/>
                <w:szCs w:val="24"/>
              </w:rPr>
              <w:pPrChange w:id="1393" w:author="Mohammad Nayeem Hasan" w:date="2024-12-23T01:38:00Z" w16du:dateUtc="2024-12-22T19:38:00Z">
                <w:pPr/>
              </w:pPrChange>
            </w:pPr>
          </w:p>
        </w:tc>
      </w:tr>
      <w:tr w:rsidR="00BB33D1" w:rsidRPr="00033637" w14:paraId="65F17F32" w14:textId="77777777" w:rsidTr="000C3C54">
        <w:trPr>
          <w:trHeight w:val="138"/>
          <w:jc w:val="center"/>
          <w:ins w:id="1394" w:author="Mohammad Nayeem Hasan" w:date="2024-11-03T23:15: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461670C8" w14:textId="77777777" w:rsidR="00BB33D1" w:rsidRPr="00033637" w:rsidRDefault="00BB33D1" w:rsidP="00F31FB2">
            <w:pPr>
              <w:spacing w:line="480" w:lineRule="auto"/>
              <w:rPr>
                <w:ins w:id="1395" w:author="Mohammad Nayeem Hasan" w:date="2024-11-03T23:15:00Z"/>
                <w:rFonts w:ascii="Times New Roman" w:hAnsi="Times New Roman" w:cs="Times New Roman"/>
                <w:sz w:val="24"/>
                <w:szCs w:val="24"/>
              </w:rPr>
              <w:pPrChange w:id="1396" w:author="Mohammad Nayeem Hasan" w:date="2024-12-23T01:38:00Z" w16du:dateUtc="2024-12-22T19:38:00Z">
                <w:pPr/>
              </w:pPrChange>
            </w:pPr>
            <w:ins w:id="1397" w:author="Mohammad Nayeem Hasan" w:date="2024-11-03T23:15:00Z">
              <w:r w:rsidRPr="00033637">
                <w:rPr>
                  <w:rFonts w:ascii="Times New Roman" w:hAnsi="Times New Roman" w:cs="Times New Roman"/>
                  <w:sz w:val="24"/>
                  <w:szCs w:val="24"/>
                </w:rPr>
                <w:t>Division</w:t>
              </w:r>
            </w:ins>
          </w:p>
        </w:tc>
      </w:tr>
      <w:tr w:rsidR="00BB33D1" w:rsidRPr="00033637" w14:paraId="088018B3" w14:textId="77777777" w:rsidTr="000C3C54">
        <w:trPr>
          <w:trHeight w:val="250"/>
          <w:jc w:val="center"/>
          <w:ins w:id="1398"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7CA9997F" w14:textId="77777777" w:rsidR="00BB33D1" w:rsidRPr="00033637" w:rsidRDefault="00BB33D1" w:rsidP="00F31FB2">
            <w:pPr>
              <w:spacing w:line="480" w:lineRule="auto"/>
              <w:rPr>
                <w:ins w:id="1399" w:author="Mohammad Nayeem Hasan" w:date="2024-11-03T23:15:00Z"/>
                <w:rFonts w:ascii="Times New Roman" w:hAnsi="Times New Roman" w:cs="Times New Roman"/>
                <w:sz w:val="24"/>
                <w:szCs w:val="24"/>
              </w:rPr>
              <w:pPrChange w:id="1400" w:author="Mohammad Nayeem Hasan" w:date="2024-12-23T01:38:00Z" w16du:dateUtc="2024-12-22T19:38:00Z">
                <w:pPr/>
              </w:pPrChange>
            </w:pPr>
            <w:proofErr w:type="spellStart"/>
            <w:ins w:id="1401" w:author="Mohammad Nayeem Hasan" w:date="2024-11-03T23:15:00Z">
              <w:r w:rsidRPr="00033637">
                <w:rPr>
                  <w:rFonts w:ascii="Times New Roman" w:hAnsi="Times New Roman" w:cs="Times New Roman"/>
                  <w:sz w:val="24"/>
                  <w:szCs w:val="24"/>
                </w:rPr>
                <w:t>Barishal</w:t>
              </w:r>
              <w:proofErr w:type="spellEnd"/>
            </w:ins>
          </w:p>
        </w:tc>
        <w:tc>
          <w:tcPr>
            <w:tcW w:w="445" w:type="pct"/>
            <w:tcBorders>
              <w:top w:val="single" w:sz="4" w:space="0" w:color="auto"/>
              <w:left w:val="single" w:sz="4" w:space="0" w:color="auto"/>
              <w:bottom w:val="single" w:sz="4" w:space="0" w:color="auto"/>
              <w:right w:val="single" w:sz="4" w:space="0" w:color="auto"/>
            </w:tcBorders>
            <w:vAlign w:val="center"/>
            <w:hideMark/>
          </w:tcPr>
          <w:p w14:paraId="11729267" w14:textId="77777777" w:rsidR="00BB33D1" w:rsidRPr="00033637" w:rsidRDefault="00BB33D1" w:rsidP="00F31FB2">
            <w:pPr>
              <w:spacing w:line="480" w:lineRule="auto"/>
              <w:rPr>
                <w:ins w:id="1402" w:author="Mohammad Nayeem Hasan" w:date="2024-11-03T23:15:00Z"/>
                <w:rFonts w:ascii="Times New Roman" w:hAnsi="Times New Roman" w:cs="Times New Roman"/>
                <w:sz w:val="24"/>
                <w:szCs w:val="24"/>
              </w:rPr>
              <w:pPrChange w:id="1403" w:author="Mohammad Nayeem Hasan" w:date="2024-12-23T01:38:00Z" w16du:dateUtc="2024-12-22T19:38:00Z">
                <w:pPr/>
              </w:pPrChange>
            </w:pPr>
            <w:ins w:id="1404" w:author="Mohammad Nayeem Hasan" w:date="2024-11-03T23:15:00Z">
              <w:r w:rsidRPr="00033637">
                <w:rPr>
                  <w:rFonts w:ascii="Times New Roman" w:hAnsi="Times New Roman" w:cs="Times New Roman"/>
                  <w:sz w:val="24"/>
                  <w:szCs w:val="24"/>
                </w:rPr>
                <w:t>167 (8.9)</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7367373B" w14:textId="77777777" w:rsidR="00BB33D1" w:rsidRPr="00033637" w:rsidRDefault="00BB33D1" w:rsidP="00F31FB2">
            <w:pPr>
              <w:spacing w:line="480" w:lineRule="auto"/>
              <w:rPr>
                <w:ins w:id="1405" w:author="Mohammad Nayeem Hasan" w:date="2024-11-03T23:15:00Z"/>
                <w:rFonts w:ascii="Times New Roman" w:hAnsi="Times New Roman" w:cs="Times New Roman"/>
                <w:sz w:val="24"/>
                <w:szCs w:val="24"/>
              </w:rPr>
              <w:pPrChange w:id="1406" w:author="Mohammad Nayeem Hasan" w:date="2024-12-23T01:38:00Z" w16du:dateUtc="2024-12-22T19:38:00Z">
                <w:pPr/>
              </w:pPrChange>
            </w:pPr>
            <w:ins w:id="1407" w:author="Mohammad Nayeem Hasan" w:date="2024-11-03T23:15:00Z">
              <w:r w:rsidRPr="00033637">
                <w:rPr>
                  <w:rFonts w:ascii="Times New Roman" w:hAnsi="Times New Roman" w:cs="Times New Roman"/>
                  <w:sz w:val="24"/>
                  <w:szCs w:val="24"/>
                </w:rPr>
                <w:t>1705 (91.1)</w:t>
              </w:r>
            </w:ins>
          </w:p>
        </w:tc>
        <w:tc>
          <w:tcPr>
            <w:tcW w:w="689" w:type="pct"/>
            <w:vMerge w:val="restart"/>
            <w:tcBorders>
              <w:top w:val="single" w:sz="4" w:space="0" w:color="auto"/>
              <w:left w:val="single" w:sz="4" w:space="0" w:color="auto"/>
              <w:bottom w:val="single" w:sz="4" w:space="0" w:color="auto"/>
              <w:right w:val="single" w:sz="4" w:space="0" w:color="auto"/>
            </w:tcBorders>
            <w:vAlign w:val="center"/>
            <w:hideMark/>
          </w:tcPr>
          <w:p w14:paraId="59BECD04" w14:textId="77777777" w:rsidR="00BB33D1" w:rsidRPr="00033637" w:rsidRDefault="00BB33D1" w:rsidP="00F31FB2">
            <w:pPr>
              <w:spacing w:line="480" w:lineRule="auto"/>
              <w:rPr>
                <w:ins w:id="1408" w:author="Mohammad Nayeem Hasan" w:date="2024-11-03T23:15:00Z"/>
                <w:rFonts w:ascii="Times New Roman" w:hAnsi="Times New Roman" w:cs="Times New Roman"/>
                <w:b/>
                <w:bCs/>
                <w:sz w:val="24"/>
                <w:szCs w:val="24"/>
              </w:rPr>
              <w:pPrChange w:id="1409" w:author="Mohammad Nayeem Hasan" w:date="2024-12-23T01:38:00Z" w16du:dateUtc="2024-12-22T19:38:00Z">
                <w:pPr/>
              </w:pPrChange>
            </w:pPr>
            <w:ins w:id="1410" w:author="Mohammad Nayeem Hasan" w:date="2024-11-03T23:15:00Z">
              <w:r w:rsidRPr="00033637">
                <w:rPr>
                  <w:rFonts w:ascii="Times New Roman" w:hAnsi="Times New Roman" w:cs="Times New Roman"/>
                  <w:b/>
                  <w:bCs/>
                  <w:sz w:val="24"/>
                  <w:szCs w:val="24"/>
                </w:rPr>
                <w:t>&lt;0.001</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07CBF297" w14:textId="77777777" w:rsidR="00BB33D1" w:rsidRPr="00033637" w:rsidRDefault="00BB33D1" w:rsidP="00F31FB2">
            <w:pPr>
              <w:spacing w:line="480" w:lineRule="auto"/>
              <w:rPr>
                <w:ins w:id="1411" w:author="Mohammad Nayeem Hasan" w:date="2024-11-03T23:15:00Z"/>
                <w:rFonts w:ascii="Times New Roman" w:hAnsi="Times New Roman" w:cs="Times New Roman"/>
                <w:sz w:val="24"/>
                <w:szCs w:val="24"/>
              </w:rPr>
              <w:pPrChange w:id="1412" w:author="Mohammad Nayeem Hasan" w:date="2024-12-23T01:38:00Z" w16du:dateUtc="2024-12-22T19:38:00Z">
                <w:pPr/>
              </w:pPrChange>
            </w:pPr>
            <w:ins w:id="1413" w:author="Mohammad Nayeem Hasan" w:date="2024-11-03T23:15:00Z">
              <w:r w:rsidRPr="00033637">
                <w:rPr>
                  <w:rFonts w:ascii="Times New Roman" w:hAnsi="Times New Roman" w:cs="Times New Roman"/>
                  <w:sz w:val="24"/>
                  <w:szCs w:val="24"/>
                </w:rPr>
                <w:t>80 (6.3)</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3626400E" w14:textId="77777777" w:rsidR="00BB33D1" w:rsidRPr="00033637" w:rsidRDefault="00BB33D1" w:rsidP="00F31FB2">
            <w:pPr>
              <w:spacing w:line="480" w:lineRule="auto"/>
              <w:rPr>
                <w:ins w:id="1414" w:author="Mohammad Nayeem Hasan" w:date="2024-11-03T23:15:00Z"/>
                <w:rFonts w:ascii="Times New Roman" w:hAnsi="Times New Roman" w:cs="Times New Roman"/>
                <w:sz w:val="24"/>
                <w:szCs w:val="24"/>
              </w:rPr>
              <w:pPrChange w:id="1415" w:author="Mohammad Nayeem Hasan" w:date="2024-12-23T01:38:00Z" w16du:dateUtc="2024-12-22T19:38:00Z">
                <w:pPr/>
              </w:pPrChange>
            </w:pPr>
            <w:ins w:id="1416" w:author="Mohammad Nayeem Hasan" w:date="2024-11-03T23:15:00Z">
              <w:r w:rsidRPr="00033637">
                <w:rPr>
                  <w:rFonts w:ascii="Times New Roman" w:hAnsi="Times New Roman" w:cs="Times New Roman"/>
                  <w:sz w:val="24"/>
                  <w:szCs w:val="24"/>
                </w:rPr>
                <w:t>1188 (93.7)</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74743193" w14:textId="77777777" w:rsidR="00BB33D1" w:rsidRPr="00033637" w:rsidRDefault="00BB33D1" w:rsidP="00F31FB2">
            <w:pPr>
              <w:spacing w:line="480" w:lineRule="auto"/>
              <w:rPr>
                <w:ins w:id="1417" w:author="Mohammad Nayeem Hasan" w:date="2024-11-03T23:15:00Z"/>
                <w:rFonts w:ascii="Times New Roman" w:hAnsi="Times New Roman" w:cs="Times New Roman"/>
                <w:b/>
                <w:bCs/>
                <w:sz w:val="24"/>
                <w:szCs w:val="24"/>
              </w:rPr>
              <w:pPrChange w:id="1418" w:author="Mohammad Nayeem Hasan" w:date="2024-12-23T01:38:00Z" w16du:dateUtc="2024-12-22T19:38:00Z">
                <w:pPr/>
              </w:pPrChange>
            </w:pPr>
            <w:ins w:id="1419" w:author="Mohammad Nayeem Hasan" w:date="2024-11-03T23:15:00Z">
              <w:r w:rsidRPr="00033637">
                <w:rPr>
                  <w:rFonts w:ascii="Times New Roman" w:hAnsi="Times New Roman" w:cs="Times New Roman"/>
                  <w:b/>
                  <w:bCs/>
                  <w:sz w:val="24"/>
                  <w:szCs w:val="24"/>
                </w:rPr>
                <w:t>0.002</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289EC219" w14:textId="77777777" w:rsidR="00BB33D1" w:rsidRPr="00033637" w:rsidRDefault="00BB33D1" w:rsidP="00F31FB2">
            <w:pPr>
              <w:spacing w:line="480" w:lineRule="auto"/>
              <w:rPr>
                <w:ins w:id="1420" w:author="Mohammad Nayeem Hasan" w:date="2024-11-03T23:15:00Z"/>
                <w:rFonts w:ascii="Times New Roman" w:hAnsi="Times New Roman" w:cs="Times New Roman"/>
                <w:sz w:val="24"/>
                <w:szCs w:val="24"/>
              </w:rPr>
              <w:pPrChange w:id="1421" w:author="Mohammad Nayeem Hasan" w:date="2024-12-23T01:38:00Z" w16du:dateUtc="2024-12-22T19:38:00Z">
                <w:pPr/>
              </w:pPrChange>
            </w:pPr>
            <w:ins w:id="1422" w:author="Mohammad Nayeem Hasan" w:date="2024-11-03T23:15:00Z">
              <w:r w:rsidRPr="00033637">
                <w:rPr>
                  <w:rFonts w:ascii="Times New Roman" w:hAnsi="Times New Roman" w:cs="Times New Roman"/>
                  <w:sz w:val="24"/>
                  <w:szCs w:val="24"/>
                </w:rPr>
                <w:t>185 (14.1)</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6D890FEC" w14:textId="77777777" w:rsidR="00BB33D1" w:rsidRPr="00033637" w:rsidRDefault="00BB33D1" w:rsidP="00F31FB2">
            <w:pPr>
              <w:spacing w:line="480" w:lineRule="auto"/>
              <w:rPr>
                <w:ins w:id="1423" w:author="Mohammad Nayeem Hasan" w:date="2024-11-03T23:15:00Z"/>
                <w:rFonts w:ascii="Times New Roman" w:hAnsi="Times New Roman" w:cs="Times New Roman"/>
                <w:sz w:val="24"/>
                <w:szCs w:val="24"/>
              </w:rPr>
              <w:pPrChange w:id="1424" w:author="Mohammad Nayeem Hasan" w:date="2024-12-23T01:38:00Z" w16du:dateUtc="2024-12-22T19:38:00Z">
                <w:pPr/>
              </w:pPrChange>
            </w:pPr>
            <w:ins w:id="1425" w:author="Mohammad Nayeem Hasan" w:date="2024-11-03T23:15:00Z">
              <w:r w:rsidRPr="00033637">
                <w:rPr>
                  <w:rFonts w:ascii="Times New Roman" w:hAnsi="Times New Roman" w:cs="Times New Roman"/>
                  <w:sz w:val="24"/>
                  <w:szCs w:val="24"/>
                </w:rPr>
                <w:t>1129 (85.9)</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3E34BE94" w14:textId="77777777" w:rsidR="00BB33D1" w:rsidRPr="00033637" w:rsidRDefault="00BB33D1" w:rsidP="00F31FB2">
            <w:pPr>
              <w:spacing w:line="480" w:lineRule="auto"/>
              <w:rPr>
                <w:ins w:id="1426" w:author="Mohammad Nayeem Hasan" w:date="2024-11-03T23:15:00Z"/>
                <w:rFonts w:ascii="Times New Roman" w:hAnsi="Times New Roman" w:cs="Times New Roman"/>
                <w:b/>
                <w:bCs/>
                <w:sz w:val="24"/>
                <w:szCs w:val="24"/>
              </w:rPr>
              <w:pPrChange w:id="1427" w:author="Mohammad Nayeem Hasan" w:date="2024-12-23T01:38:00Z" w16du:dateUtc="2024-12-22T19:38:00Z">
                <w:pPr/>
              </w:pPrChange>
            </w:pPr>
            <w:ins w:id="1428" w:author="Mohammad Nayeem Hasan" w:date="2024-11-03T23:15:00Z">
              <w:r w:rsidRPr="00033637">
                <w:rPr>
                  <w:rFonts w:ascii="Times New Roman" w:hAnsi="Times New Roman" w:cs="Times New Roman"/>
                  <w:b/>
                  <w:bCs/>
                  <w:sz w:val="24"/>
                  <w:szCs w:val="24"/>
                </w:rPr>
                <w:t>&lt;0.001</w:t>
              </w:r>
            </w:ins>
          </w:p>
        </w:tc>
      </w:tr>
      <w:tr w:rsidR="00BB33D1" w:rsidRPr="00033637" w14:paraId="657EA1D8" w14:textId="77777777" w:rsidTr="000C3C54">
        <w:trPr>
          <w:trHeight w:val="138"/>
          <w:jc w:val="center"/>
          <w:ins w:id="1429"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354031D7" w14:textId="77777777" w:rsidR="00BB33D1" w:rsidRPr="00033637" w:rsidRDefault="00BB33D1" w:rsidP="00F31FB2">
            <w:pPr>
              <w:spacing w:line="480" w:lineRule="auto"/>
              <w:rPr>
                <w:ins w:id="1430" w:author="Mohammad Nayeem Hasan" w:date="2024-11-03T23:15:00Z"/>
                <w:rFonts w:ascii="Times New Roman" w:hAnsi="Times New Roman" w:cs="Times New Roman"/>
                <w:sz w:val="24"/>
                <w:szCs w:val="24"/>
              </w:rPr>
              <w:pPrChange w:id="1431" w:author="Mohammad Nayeem Hasan" w:date="2024-12-23T01:38:00Z" w16du:dateUtc="2024-12-22T19:38:00Z">
                <w:pPr/>
              </w:pPrChange>
            </w:pPr>
            <w:ins w:id="1432" w:author="Mohammad Nayeem Hasan" w:date="2024-11-03T23:15:00Z">
              <w:r w:rsidRPr="00033637">
                <w:rPr>
                  <w:rFonts w:ascii="Times New Roman" w:hAnsi="Times New Roman" w:cs="Times New Roman"/>
                  <w:sz w:val="24"/>
                  <w:szCs w:val="24"/>
                </w:rPr>
                <w:t>Chattogram</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7AC4E263" w14:textId="77777777" w:rsidR="00BB33D1" w:rsidRPr="00033637" w:rsidRDefault="00BB33D1" w:rsidP="00F31FB2">
            <w:pPr>
              <w:spacing w:line="480" w:lineRule="auto"/>
              <w:rPr>
                <w:ins w:id="1433" w:author="Mohammad Nayeem Hasan" w:date="2024-11-03T23:15:00Z"/>
                <w:rFonts w:ascii="Times New Roman" w:hAnsi="Times New Roman" w:cs="Times New Roman"/>
                <w:sz w:val="24"/>
                <w:szCs w:val="24"/>
              </w:rPr>
              <w:pPrChange w:id="1434" w:author="Mohammad Nayeem Hasan" w:date="2024-12-23T01:38:00Z" w16du:dateUtc="2024-12-22T19:38:00Z">
                <w:pPr/>
              </w:pPrChange>
            </w:pPr>
            <w:ins w:id="1435" w:author="Mohammad Nayeem Hasan" w:date="2024-11-03T23:15:00Z">
              <w:r w:rsidRPr="00033637">
                <w:rPr>
                  <w:rFonts w:ascii="Times New Roman" w:hAnsi="Times New Roman" w:cs="Times New Roman"/>
                  <w:sz w:val="24"/>
                  <w:szCs w:val="24"/>
                </w:rPr>
                <w:t>515 (7.6)</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6E2DF5A2" w14:textId="77777777" w:rsidR="00BB33D1" w:rsidRPr="00033637" w:rsidRDefault="00BB33D1" w:rsidP="00F31FB2">
            <w:pPr>
              <w:spacing w:line="480" w:lineRule="auto"/>
              <w:rPr>
                <w:ins w:id="1436" w:author="Mohammad Nayeem Hasan" w:date="2024-11-03T23:15:00Z"/>
                <w:rFonts w:ascii="Times New Roman" w:hAnsi="Times New Roman" w:cs="Times New Roman"/>
                <w:sz w:val="24"/>
                <w:szCs w:val="24"/>
              </w:rPr>
              <w:pPrChange w:id="1437" w:author="Mohammad Nayeem Hasan" w:date="2024-12-23T01:38:00Z" w16du:dateUtc="2024-12-22T19:38:00Z">
                <w:pPr/>
              </w:pPrChange>
            </w:pPr>
            <w:ins w:id="1438" w:author="Mohammad Nayeem Hasan" w:date="2024-11-03T23:15:00Z">
              <w:r w:rsidRPr="00033637">
                <w:rPr>
                  <w:rFonts w:ascii="Times New Roman" w:hAnsi="Times New Roman" w:cs="Times New Roman"/>
                  <w:sz w:val="24"/>
                  <w:szCs w:val="24"/>
                </w:rPr>
                <w:t>6279 (92.4)</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3549D9" w14:textId="77777777" w:rsidR="00BB33D1" w:rsidRPr="00033637" w:rsidRDefault="00BB33D1" w:rsidP="00F31FB2">
            <w:pPr>
              <w:spacing w:line="480" w:lineRule="auto"/>
              <w:rPr>
                <w:ins w:id="1439" w:author="Mohammad Nayeem Hasan" w:date="2024-11-03T23:15:00Z"/>
                <w:rFonts w:ascii="Times New Roman" w:hAnsi="Times New Roman" w:cs="Times New Roman"/>
                <w:b/>
                <w:bCs/>
                <w:sz w:val="24"/>
                <w:szCs w:val="24"/>
              </w:rPr>
              <w:pPrChange w:id="1440"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3B5F0FBB" w14:textId="77777777" w:rsidR="00BB33D1" w:rsidRPr="00033637" w:rsidRDefault="00BB33D1" w:rsidP="00F31FB2">
            <w:pPr>
              <w:spacing w:line="480" w:lineRule="auto"/>
              <w:rPr>
                <w:ins w:id="1441" w:author="Mohammad Nayeem Hasan" w:date="2024-11-03T23:15:00Z"/>
                <w:rFonts w:ascii="Times New Roman" w:hAnsi="Times New Roman" w:cs="Times New Roman"/>
                <w:sz w:val="24"/>
                <w:szCs w:val="24"/>
              </w:rPr>
              <w:pPrChange w:id="1442" w:author="Mohammad Nayeem Hasan" w:date="2024-12-23T01:38:00Z" w16du:dateUtc="2024-12-22T19:38:00Z">
                <w:pPr/>
              </w:pPrChange>
            </w:pPr>
            <w:ins w:id="1443" w:author="Mohammad Nayeem Hasan" w:date="2024-11-03T23:15:00Z">
              <w:r w:rsidRPr="00033637">
                <w:rPr>
                  <w:rFonts w:ascii="Times New Roman" w:hAnsi="Times New Roman" w:cs="Times New Roman"/>
                  <w:sz w:val="24"/>
                  <w:szCs w:val="24"/>
                </w:rPr>
                <w:t>218 (4.6)</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48EB4330" w14:textId="77777777" w:rsidR="00BB33D1" w:rsidRPr="00033637" w:rsidRDefault="00BB33D1" w:rsidP="00F31FB2">
            <w:pPr>
              <w:spacing w:line="480" w:lineRule="auto"/>
              <w:rPr>
                <w:ins w:id="1444" w:author="Mohammad Nayeem Hasan" w:date="2024-11-03T23:15:00Z"/>
                <w:rFonts w:ascii="Times New Roman" w:hAnsi="Times New Roman" w:cs="Times New Roman"/>
                <w:sz w:val="24"/>
                <w:szCs w:val="24"/>
              </w:rPr>
              <w:pPrChange w:id="1445" w:author="Mohammad Nayeem Hasan" w:date="2024-12-23T01:38:00Z" w16du:dateUtc="2024-12-22T19:38:00Z">
                <w:pPr/>
              </w:pPrChange>
            </w:pPr>
            <w:ins w:id="1446" w:author="Mohammad Nayeem Hasan" w:date="2024-11-03T23:15:00Z">
              <w:r w:rsidRPr="00033637">
                <w:rPr>
                  <w:rFonts w:ascii="Times New Roman" w:hAnsi="Times New Roman" w:cs="Times New Roman"/>
                  <w:sz w:val="24"/>
                  <w:szCs w:val="24"/>
                </w:rPr>
                <w:t>4571 (95.4)</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7D6281" w14:textId="77777777" w:rsidR="00BB33D1" w:rsidRPr="00033637" w:rsidRDefault="00BB33D1" w:rsidP="00F31FB2">
            <w:pPr>
              <w:spacing w:line="480" w:lineRule="auto"/>
              <w:rPr>
                <w:ins w:id="1447" w:author="Mohammad Nayeem Hasan" w:date="2024-11-03T23:15:00Z"/>
                <w:rFonts w:ascii="Times New Roman" w:hAnsi="Times New Roman" w:cs="Times New Roman"/>
                <w:b/>
                <w:bCs/>
                <w:sz w:val="24"/>
                <w:szCs w:val="24"/>
              </w:rPr>
              <w:pPrChange w:id="1448"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5938AF13" w14:textId="77777777" w:rsidR="00BB33D1" w:rsidRPr="00033637" w:rsidRDefault="00BB33D1" w:rsidP="00F31FB2">
            <w:pPr>
              <w:spacing w:line="480" w:lineRule="auto"/>
              <w:rPr>
                <w:ins w:id="1449" w:author="Mohammad Nayeem Hasan" w:date="2024-11-03T23:15:00Z"/>
                <w:rFonts w:ascii="Times New Roman" w:hAnsi="Times New Roman" w:cs="Times New Roman"/>
                <w:sz w:val="24"/>
                <w:szCs w:val="24"/>
              </w:rPr>
              <w:pPrChange w:id="1450" w:author="Mohammad Nayeem Hasan" w:date="2024-12-23T01:38:00Z" w16du:dateUtc="2024-12-22T19:38:00Z">
                <w:pPr/>
              </w:pPrChange>
            </w:pPr>
            <w:ins w:id="1451" w:author="Mohammad Nayeem Hasan" w:date="2024-11-03T23:15:00Z">
              <w:r w:rsidRPr="00033637">
                <w:rPr>
                  <w:rFonts w:ascii="Times New Roman" w:hAnsi="Times New Roman" w:cs="Times New Roman"/>
                  <w:sz w:val="24"/>
                  <w:szCs w:val="24"/>
                </w:rPr>
                <w:t>380 (7.6)</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6EA15F4A" w14:textId="77777777" w:rsidR="00BB33D1" w:rsidRPr="00033637" w:rsidRDefault="00BB33D1" w:rsidP="00F31FB2">
            <w:pPr>
              <w:spacing w:line="480" w:lineRule="auto"/>
              <w:rPr>
                <w:ins w:id="1452" w:author="Mohammad Nayeem Hasan" w:date="2024-11-03T23:15:00Z"/>
                <w:rFonts w:ascii="Times New Roman" w:hAnsi="Times New Roman" w:cs="Times New Roman"/>
                <w:sz w:val="24"/>
                <w:szCs w:val="24"/>
              </w:rPr>
              <w:pPrChange w:id="1453" w:author="Mohammad Nayeem Hasan" w:date="2024-12-23T01:38:00Z" w16du:dateUtc="2024-12-22T19:38:00Z">
                <w:pPr/>
              </w:pPrChange>
            </w:pPr>
            <w:ins w:id="1454" w:author="Mohammad Nayeem Hasan" w:date="2024-11-03T23:15:00Z">
              <w:r w:rsidRPr="00033637">
                <w:rPr>
                  <w:rFonts w:ascii="Times New Roman" w:hAnsi="Times New Roman" w:cs="Times New Roman"/>
                  <w:sz w:val="24"/>
                  <w:szCs w:val="24"/>
                </w:rPr>
                <w:t>4651 (92.4)</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D18F98" w14:textId="77777777" w:rsidR="00BB33D1" w:rsidRPr="00033637" w:rsidRDefault="00BB33D1" w:rsidP="00F31FB2">
            <w:pPr>
              <w:spacing w:line="480" w:lineRule="auto"/>
              <w:rPr>
                <w:ins w:id="1455" w:author="Mohammad Nayeem Hasan" w:date="2024-11-03T23:15:00Z"/>
                <w:rFonts w:ascii="Times New Roman" w:hAnsi="Times New Roman" w:cs="Times New Roman"/>
                <w:b/>
                <w:bCs/>
                <w:sz w:val="24"/>
                <w:szCs w:val="24"/>
              </w:rPr>
              <w:pPrChange w:id="1456" w:author="Mohammad Nayeem Hasan" w:date="2024-12-23T01:38:00Z" w16du:dateUtc="2024-12-22T19:38:00Z">
                <w:pPr/>
              </w:pPrChange>
            </w:pPr>
          </w:p>
        </w:tc>
      </w:tr>
      <w:tr w:rsidR="00BB33D1" w:rsidRPr="00033637" w14:paraId="5230D8E5" w14:textId="77777777" w:rsidTr="000C3C54">
        <w:trPr>
          <w:trHeight w:val="138"/>
          <w:jc w:val="center"/>
          <w:ins w:id="1457"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4613BD53" w14:textId="77777777" w:rsidR="00BB33D1" w:rsidRPr="00033637" w:rsidRDefault="00BB33D1" w:rsidP="00F31FB2">
            <w:pPr>
              <w:spacing w:line="480" w:lineRule="auto"/>
              <w:rPr>
                <w:ins w:id="1458" w:author="Mohammad Nayeem Hasan" w:date="2024-11-03T23:15:00Z"/>
                <w:rFonts w:ascii="Times New Roman" w:hAnsi="Times New Roman" w:cs="Times New Roman"/>
                <w:sz w:val="24"/>
                <w:szCs w:val="24"/>
              </w:rPr>
              <w:pPrChange w:id="1459" w:author="Mohammad Nayeem Hasan" w:date="2024-12-23T01:38:00Z" w16du:dateUtc="2024-12-22T19:38:00Z">
                <w:pPr/>
              </w:pPrChange>
            </w:pPr>
            <w:ins w:id="1460" w:author="Mohammad Nayeem Hasan" w:date="2024-11-03T23:15:00Z">
              <w:r w:rsidRPr="00033637">
                <w:rPr>
                  <w:rFonts w:ascii="Times New Roman" w:hAnsi="Times New Roman" w:cs="Times New Roman"/>
                  <w:sz w:val="24"/>
                  <w:szCs w:val="24"/>
                </w:rPr>
                <w:t>Dhaka</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7E52FB88" w14:textId="77777777" w:rsidR="00BB33D1" w:rsidRPr="00033637" w:rsidRDefault="00BB33D1" w:rsidP="00F31FB2">
            <w:pPr>
              <w:spacing w:line="480" w:lineRule="auto"/>
              <w:rPr>
                <w:ins w:id="1461" w:author="Mohammad Nayeem Hasan" w:date="2024-11-03T23:15:00Z"/>
                <w:rFonts w:ascii="Times New Roman" w:hAnsi="Times New Roman" w:cs="Times New Roman"/>
                <w:sz w:val="24"/>
                <w:szCs w:val="24"/>
              </w:rPr>
              <w:pPrChange w:id="1462" w:author="Mohammad Nayeem Hasan" w:date="2024-12-23T01:38:00Z" w16du:dateUtc="2024-12-22T19:38:00Z">
                <w:pPr/>
              </w:pPrChange>
            </w:pPr>
            <w:ins w:id="1463" w:author="Mohammad Nayeem Hasan" w:date="2024-11-03T23:15:00Z">
              <w:r w:rsidRPr="00033637">
                <w:rPr>
                  <w:rFonts w:ascii="Times New Roman" w:hAnsi="Times New Roman" w:cs="Times New Roman"/>
                  <w:sz w:val="24"/>
                  <w:szCs w:val="24"/>
                </w:rPr>
                <w:t>704 (7.1)</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50887D34" w14:textId="77777777" w:rsidR="00BB33D1" w:rsidRPr="00033637" w:rsidRDefault="00BB33D1" w:rsidP="00F31FB2">
            <w:pPr>
              <w:spacing w:line="480" w:lineRule="auto"/>
              <w:rPr>
                <w:ins w:id="1464" w:author="Mohammad Nayeem Hasan" w:date="2024-11-03T23:15:00Z"/>
                <w:rFonts w:ascii="Times New Roman" w:hAnsi="Times New Roman" w:cs="Times New Roman"/>
                <w:sz w:val="24"/>
                <w:szCs w:val="24"/>
              </w:rPr>
              <w:pPrChange w:id="1465" w:author="Mohammad Nayeem Hasan" w:date="2024-12-23T01:38:00Z" w16du:dateUtc="2024-12-22T19:38:00Z">
                <w:pPr/>
              </w:pPrChange>
            </w:pPr>
            <w:ins w:id="1466" w:author="Mohammad Nayeem Hasan" w:date="2024-11-03T23:15:00Z">
              <w:r w:rsidRPr="00033637">
                <w:rPr>
                  <w:rFonts w:ascii="Times New Roman" w:hAnsi="Times New Roman" w:cs="Times New Roman"/>
                  <w:sz w:val="24"/>
                  <w:szCs w:val="24"/>
                </w:rPr>
                <w:t>9228 (92.9)</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3803D7" w14:textId="77777777" w:rsidR="00BB33D1" w:rsidRPr="00033637" w:rsidRDefault="00BB33D1" w:rsidP="00F31FB2">
            <w:pPr>
              <w:spacing w:line="480" w:lineRule="auto"/>
              <w:rPr>
                <w:ins w:id="1467" w:author="Mohammad Nayeem Hasan" w:date="2024-11-03T23:15:00Z"/>
                <w:rFonts w:ascii="Times New Roman" w:hAnsi="Times New Roman" w:cs="Times New Roman"/>
                <w:b/>
                <w:bCs/>
                <w:sz w:val="24"/>
                <w:szCs w:val="24"/>
              </w:rPr>
              <w:pPrChange w:id="1468"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42F821AD" w14:textId="77777777" w:rsidR="00BB33D1" w:rsidRPr="00033637" w:rsidRDefault="00BB33D1" w:rsidP="00F31FB2">
            <w:pPr>
              <w:spacing w:line="480" w:lineRule="auto"/>
              <w:rPr>
                <w:ins w:id="1469" w:author="Mohammad Nayeem Hasan" w:date="2024-11-03T23:15:00Z"/>
                <w:rFonts w:ascii="Times New Roman" w:hAnsi="Times New Roman" w:cs="Times New Roman"/>
                <w:sz w:val="24"/>
                <w:szCs w:val="24"/>
              </w:rPr>
              <w:pPrChange w:id="1470" w:author="Mohammad Nayeem Hasan" w:date="2024-12-23T01:38:00Z" w16du:dateUtc="2024-12-22T19:38:00Z">
                <w:pPr/>
              </w:pPrChange>
            </w:pPr>
            <w:ins w:id="1471" w:author="Mohammad Nayeem Hasan" w:date="2024-11-03T23:15:00Z">
              <w:r w:rsidRPr="00033637">
                <w:rPr>
                  <w:rFonts w:ascii="Times New Roman" w:hAnsi="Times New Roman" w:cs="Times New Roman"/>
                  <w:sz w:val="24"/>
                  <w:szCs w:val="24"/>
                </w:rPr>
                <w:t>224 (3.5)</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4430CA21" w14:textId="77777777" w:rsidR="00BB33D1" w:rsidRPr="00033637" w:rsidRDefault="00BB33D1" w:rsidP="00F31FB2">
            <w:pPr>
              <w:spacing w:line="480" w:lineRule="auto"/>
              <w:rPr>
                <w:ins w:id="1472" w:author="Mohammad Nayeem Hasan" w:date="2024-11-03T23:15:00Z"/>
                <w:rFonts w:ascii="Times New Roman" w:hAnsi="Times New Roman" w:cs="Times New Roman"/>
                <w:sz w:val="24"/>
                <w:szCs w:val="24"/>
              </w:rPr>
              <w:pPrChange w:id="1473" w:author="Mohammad Nayeem Hasan" w:date="2024-12-23T01:38:00Z" w16du:dateUtc="2024-12-22T19:38:00Z">
                <w:pPr/>
              </w:pPrChange>
            </w:pPr>
            <w:ins w:id="1474" w:author="Mohammad Nayeem Hasan" w:date="2024-11-03T23:15:00Z">
              <w:r w:rsidRPr="00033637">
                <w:rPr>
                  <w:rFonts w:ascii="Times New Roman" w:hAnsi="Times New Roman" w:cs="Times New Roman"/>
                  <w:sz w:val="24"/>
                  <w:szCs w:val="24"/>
                </w:rPr>
                <w:t>6231 (96.5)</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C73D7D" w14:textId="77777777" w:rsidR="00BB33D1" w:rsidRPr="00033637" w:rsidRDefault="00BB33D1" w:rsidP="00F31FB2">
            <w:pPr>
              <w:spacing w:line="480" w:lineRule="auto"/>
              <w:rPr>
                <w:ins w:id="1475" w:author="Mohammad Nayeem Hasan" w:date="2024-11-03T23:15:00Z"/>
                <w:rFonts w:ascii="Times New Roman" w:hAnsi="Times New Roman" w:cs="Times New Roman"/>
                <w:b/>
                <w:bCs/>
                <w:sz w:val="24"/>
                <w:szCs w:val="24"/>
              </w:rPr>
              <w:pPrChange w:id="1476"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5C8EB4A8" w14:textId="77777777" w:rsidR="00BB33D1" w:rsidRPr="00033637" w:rsidRDefault="00BB33D1" w:rsidP="00F31FB2">
            <w:pPr>
              <w:spacing w:line="480" w:lineRule="auto"/>
              <w:rPr>
                <w:ins w:id="1477" w:author="Mohammad Nayeem Hasan" w:date="2024-11-03T23:15:00Z"/>
                <w:rFonts w:ascii="Times New Roman" w:hAnsi="Times New Roman" w:cs="Times New Roman"/>
                <w:sz w:val="24"/>
                <w:szCs w:val="24"/>
              </w:rPr>
              <w:pPrChange w:id="1478" w:author="Mohammad Nayeem Hasan" w:date="2024-12-23T01:38:00Z" w16du:dateUtc="2024-12-22T19:38:00Z">
                <w:pPr/>
              </w:pPrChange>
            </w:pPr>
            <w:ins w:id="1479" w:author="Mohammad Nayeem Hasan" w:date="2024-11-03T23:15:00Z">
              <w:r w:rsidRPr="00033637">
                <w:rPr>
                  <w:rFonts w:ascii="Times New Roman" w:hAnsi="Times New Roman" w:cs="Times New Roman"/>
                  <w:sz w:val="24"/>
                  <w:szCs w:val="24"/>
                </w:rPr>
                <w:t>311 (5.7)</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69B57F79" w14:textId="77777777" w:rsidR="00BB33D1" w:rsidRPr="00033637" w:rsidRDefault="00BB33D1" w:rsidP="00F31FB2">
            <w:pPr>
              <w:spacing w:line="480" w:lineRule="auto"/>
              <w:rPr>
                <w:ins w:id="1480" w:author="Mohammad Nayeem Hasan" w:date="2024-11-03T23:15:00Z"/>
                <w:rFonts w:ascii="Times New Roman" w:hAnsi="Times New Roman" w:cs="Times New Roman"/>
                <w:sz w:val="24"/>
                <w:szCs w:val="24"/>
              </w:rPr>
              <w:pPrChange w:id="1481" w:author="Mohammad Nayeem Hasan" w:date="2024-12-23T01:38:00Z" w16du:dateUtc="2024-12-22T19:38:00Z">
                <w:pPr/>
              </w:pPrChange>
            </w:pPr>
            <w:ins w:id="1482" w:author="Mohammad Nayeem Hasan" w:date="2024-11-03T23:15:00Z">
              <w:r w:rsidRPr="00033637">
                <w:rPr>
                  <w:rFonts w:ascii="Times New Roman" w:hAnsi="Times New Roman" w:cs="Times New Roman"/>
                  <w:sz w:val="24"/>
                  <w:szCs w:val="24"/>
                </w:rPr>
                <w:t>5177 (94.3)</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E83B1E" w14:textId="77777777" w:rsidR="00BB33D1" w:rsidRPr="00033637" w:rsidRDefault="00BB33D1" w:rsidP="00F31FB2">
            <w:pPr>
              <w:spacing w:line="480" w:lineRule="auto"/>
              <w:rPr>
                <w:ins w:id="1483" w:author="Mohammad Nayeem Hasan" w:date="2024-11-03T23:15:00Z"/>
                <w:rFonts w:ascii="Times New Roman" w:hAnsi="Times New Roman" w:cs="Times New Roman"/>
                <w:b/>
                <w:bCs/>
                <w:sz w:val="24"/>
                <w:szCs w:val="24"/>
              </w:rPr>
              <w:pPrChange w:id="1484" w:author="Mohammad Nayeem Hasan" w:date="2024-12-23T01:38:00Z" w16du:dateUtc="2024-12-22T19:38:00Z">
                <w:pPr/>
              </w:pPrChange>
            </w:pPr>
          </w:p>
        </w:tc>
      </w:tr>
      <w:tr w:rsidR="00BB33D1" w:rsidRPr="00033637" w14:paraId="347BE653" w14:textId="77777777" w:rsidTr="000C3C54">
        <w:trPr>
          <w:trHeight w:val="138"/>
          <w:jc w:val="center"/>
          <w:ins w:id="1485"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36FDB1B8" w14:textId="77777777" w:rsidR="00BB33D1" w:rsidRPr="00033637" w:rsidRDefault="00BB33D1" w:rsidP="00F31FB2">
            <w:pPr>
              <w:spacing w:line="480" w:lineRule="auto"/>
              <w:rPr>
                <w:ins w:id="1486" w:author="Mohammad Nayeem Hasan" w:date="2024-11-03T23:15:00Z"/>
                <w:rFonts w:ascii="Times New Roman" w:hAnsi="Times New Roman" w:cs="Times New Roman"/>
                <w:sz w:val="24"/>
                <w:szCs w:val="24"/>
              </w:rPr>
              <w:pPrChange w:id="1487" w:author="Mohammad Nayeem Hasan" w:date="2024-12-23T01:38:00Z" w16du:dateUtc="2024-12-22T19:38:00Z">
                <w:pPr/>
              </w:pPrChange>
            </w:pPr>
            <w:ins w:id="1488" w:author="Mohammad Nayeem Hasan" w:date="2024-11-03T23:15:00Z">
              <w:r w:rsidRPr="00033637">
                <w:rPr>
                  <w:rFonts w:ascii="Times New Roman" w:hAnsi="Times New Roman" w:cs="Times New Roman"/>
                  <w:sz w:val="24"/>
                  <w:szCs w:val="24"/>
                </w:rPr>
                <w:lastRenderedPageBreak/>
                <w:t>Khulna</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3D97A23B" w14:textId="77777777" w:rsidR="00BB33D1" w:rsidRPr="00033637" w:rsidRDefault="00BB33D1" w:rsidP="00F31FB2">
            <w:pPr>
              <w:spacing w:line="480" w:lineRule="auto"/>
              <w:rPr>
                <w:ins w:id="1489" w:author="Mohammad Nayeem Hasan" w:date="2024-11-03T23:15:00Z"/>
                <w:rFonts w:ascii="Times New Roman" w:hAnsi="Times New Roman" w:cs="Times New Roman"/>
                <w:sz w:val="24"/>
                <w:szCs w:val="24"/>
              </w:rPr>
              <w:pPrChange w:id="1490" w:author="Mohammad Nayeem Hasan" w:date="2024-12-23T01:38:00Z" w16du:dateUtc="2024-12-22T19:38:00Z">
                <w:pPr/>
              </w:pPrChange>
            </w:pPr>
            <w:ins w:id="1491" w:author="Mohammad Nayeem Hasan" w:date="2024-11-03T23:15:00Z">
              <w:r w:rsidRPr="00033637">
                <w:rPr>
                  <w:rFonts w:ascii="Times New Roman" w:hAnsi="Times New Roman" w:cs="Times New Roman"/>
                  <w:sz w:val="24"/>
                  <w:szCs w:val="24"/>
                </w:rPr>
                <w:t>139 (4.4)</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7D3788B9" w14:textId="77777777" w:rsidR="00BB33D1" w:rsidRPr="00033637" w:rsidRDefault="00BB33D1" w:rsidP="00F31FB2">
            <w:pPr>
              <w:spacing w:line="480" w:lineRule="auto"/>
              <w:rPr>
                <w:ins w:id="1492" w:author="Mohammad Nayeem Hasan" w:date="2024-11-03T23:15:00Z"/>
                <w:rFonts w:ascii="Times New Roman" w:hAnsi="Times New Roman" w:cs="Times New Roman"/>
                <w:sz w:val="24"/>
                <w:szCs w:val="24"/>
              </w:rPr>
              <w:pPrChange w:id="1493" w:author="Mohammad Nayeem Hasan" w:date="2024-12-23T01:38:00Z" w16du:dateUtc="2024-12-22T19:38:00Z">
                <w:pPr/>
              </w:pPrChange>
            </w:pPr>
            <w:ins w:id="1494" w:author="Mohammad Nayeem Hasan" w:date="2024-11-03T23:15:00Z">
              <w:r w:rsidRPr="00033637">
                <w:rPr>
                  <w:rFonts w:ascii="Times New Roman" w:hAnsi="Times New Roman" w:cs="Times New Roman"/>
                  <w:sz w:val="24"/>
                  <w:szCs w:val="24"/>
                </w:rPr>
                <w:t>3008 (95.6)</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85127F" w14:textId="77777777" w:rsidR="00BB33D1" w:rsidRPr="00033637" w:rsidRDefault="00BB33D1" w:rsidP="00F31FB2">
            <w:pPr>
              <w:spacing w:line="480" w:lineRule="auto"/>
              <w:rPr>
                <w:ins w:id="1495" w:author="Mohammad Nayeem Hasan" w:date="2024-11-03T23:15:00Z"/>
                <w:rFonts w:ascii="Times New Roman" w:hAnsi="Times New Roman" w:cs="Times New Roman"/>
                <w:b/>
                <w:bCs/>
                <w:sz w:val="24"/>
                <w:szCs w:val="24"/>
              </w:rPr>
              <w:pPrChange w:id="1496"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4A23848D" w14:textId="77777777" w:rsidR="00BB33D1" w:rsidRPr="00033637" w:rsidRDefault="00BB33D1" w:rsidP="00F31FB2">
            <w:pPr>
              <w:spacing w:line="480" w:lineRule="auto"/>
              <w:rPr>
                <w:ins w:id="1497" w:author="Mohammad Nayeem Hasan" w:date="2024-11-03T23:15:00Z"/>
                <w:rFonts w:ascii="Times New Roman" w:hAnsi="Times New Roman" w:cs="Times New Roman"/>
                <w:sz w:val="24"/>
                <w:szCs w:val="24"/>
              </w:rPr>
              <w:pPrChange w:id="1498" w:author="Mohammad Nayeem Hasan" w:date="2024-12-23T01:38:00Z" w16du:dateUtc="2024-12-22T19:38:00Z">
                <w:pPr/>
              </w:pPrChange>
            </w:pPr>
            <w:ins w:id="1499" w:author="Mohammad Nayeem Hasan" w:date="2024-11-03T23:15:00Z">
              <w:r w:rsidRPr="00033637">
                <w:rPr>
                  <w:rFonts w:ascii="Times New Roman" w:hAnsi="Times New Roman" w:cs="Times New Roman"/>
                  <w:sz w:val="24"/>
                  <w:szCs w:val="24"/>
                </w:rPr>
                <w:t>67 (3.3)</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4FA0FD13" w14:textId="77777777" w:rsidR="00BB33D1" w:rsidRPr="00033637" w:rsidRDefault="00BB33D1" w:rsidP="00F31FB2">
            <w:pPr>
              <w:spacing w:line="480" w:lineRule="auto"/>
              <w:rPr>
                <w:ins w:id="1500" w:author="Mohammad Nayeem Hasan" w:date="2024-11-03T23:15:00Z"/>
                <w:rFonts w:ascii="Times New Roman" w:hAnsi="Times New Roman" w:cs="Times New Roman"/>
                <w:sz w:val="24"/>
                <w:szCs w:val="24"/>
              </w:rPr>
              <w:pPrChange w:id="1501" w:author="Mohammad Nayeem Hasan" w:date="2024-12-23T01:38:00Z" w16du:dateUtc="2024-12-22T19:38:00Z">
                <w:pPr/>
              </w:pPrChange>
            </w:pPr>
            <w:ins w:id="1502" w:author="Mohammad Nayeem Hasan" w:date="2024-11-03T23:15:00Z">
              <w:r w:rsidRPr="00033637">
                <w:rPr>
                  <w:rFonts w:ascii="Times New Roman" w:hAnsi="Times New Roman" w:cs="Times New Roman"/>
                  <w:sz w:val="24"/>
                  <w:szCs w:val="24"/>
                </w:rPr>
                <w:t>1942 (96.7)</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19924C" w14:textId="77777777" w:rsidR="00BB33D1" w:rsidRPr="00033637" w:rsidRDefault="00BB33D1" w:rsidP="00F31FB2">
            <w:pPr>
              <w:spacing w:line="480" w:lineRule="auto"/>
              <w:rPr>
                <w:ins w:id="1503" w:author="Mohammad Nayeem Hasan" w:date="2024-11-03T23:15:00Z"/>
                <w:rFonts w:ascii="Times New Roman" w:hAnsi="Times New Roman" w:cs="Times New Roman"/>
                <w:b/>
                <w:bCs/>
                <w:sz w:val="24"/>
                <w:szCs w:val="24"/>
              </w:rPr>
              <w:pPrChange w:id="1504"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660E69FD" w14:textId="77777777" w:rsidR="00BB33D1" w:rsidRPr="00033637" w:rsidRDefault="00BB33D1" w:rsidP="00F31FB2">
            <w:pPr>
              <w:spacing w:line="480" w:lineRule="auto"/>
              <w:rPr>
                <w:ins w:id="1505" w:author="Mohammad Nayeem Hasan" w:date="2024-11-03T23:15:00Z"/>
                <w:rFonts w:ascii="Times New Roman" w:hAnsi="Times New Roman" w:cs="Times New Roman"/>
                <w:sz w:val="24"/>
                <w:szCs w:val="24"/>
              </w:rPr>
              <w:pPrChange w:id="1506" w:author="Mohammad Nayeem Hasan" w:date="2024-12-23T01:38:00Z" w16du:dateUtc="2024-12-22T19:38:00Z">
                <w:pPr/>
              </w:pPrChange>
            </w:pPr>
            <w:ins w:id="1507" w:author="Mohammad Nayeem Hasan" w:date="2024-11-03T23:15:00Z">
              <w:r w:rsidRPr="00033637">
                <w:rPr>
                  <w:rFonts w:ascii="Times New Roman" w:hAnsi="Times New Roman" w:cs="Times New Roman"/>
                  <w:sz w:val="24"/>
                  <w:szCs w:val="24"/>
                </w:rPr>
                <w:t>155 (6.5)</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5204FCD4" w14:textId="77777777" w:rsidR="00BB33D1" w:rsidRPr="00033637" w:rsidRDefault="00BB33D1" w:rsidP="00F31FB2">
            <w:pPr>
              <w:spacing w:line="480" w:lineRule="auto"/>
              <w:rPr>
                <w:ins w:id="1508" w:author="Mohammad Nayeem Hasan" w:date="2024-11-03T23:15:00Z"/>
                <w:rFonts w:ascii="Times New Roman" w:hAnsi="Times New Roman" w:cs="Times New Roman"/>
                <w:sz w:val="24"/>
                <w:szCs w:val="24"/>
              </w:rPr>
              <w:pPrChange w:id="1509" w:author="Mohammad Nayeem Hasan" w:date="2024-12-23T01:38:00Z" w16du:dateUtc="2024-12-22T19:38:00Z">
                <w:pPr/>
              </w:pPrChange>
            </w:pPr>
            <w:ins w:id="1510" w:author="Mohammad Nayeem Hasan" w:date="2024-11-03T23:15:00Z">
              <w:r w:rsidRPr="00033637">
                <w:rPr>
                  <w:rFonts w:ascii="Times New Roman" w:hAnsi="Times New Roman" w:cs="Times New Roman"/>
                  <w:sz w:val="24"/>
                  <w:szCs w:val="24"/>
                </w:rPr>
                <w:t>2238 (93.5)</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643CC4" w14:textId="77777777" w:rsidR="00BB33D1" w:rsidRPr="00033637" w:rsidRDefault="00BB33D1" w:rsidP="00F31FB2">
            <w:pPr>
              <w:spacing w:line="480" w:lineRule="auto"/>
              <w:rPr>
                <w:ins w:id="1511" w:author="Mohammad Nayeem Hasan" w:date="2024-11-03T23:15:00Z"/>
                <w:rFonts w:ascii="Times New Roman" w:hAnsi="Times New Roman" w:cs="Times New Roman"/>
                <w:b/>
                <w:bCs/>
                <w:sz w:val="24"/>
                <w:szCs w:val="24"/>
              </w:rPr>
              <w:pPrChange w:id="1512" w:author="Mohammad Nayeem Hasan" w:date="2024-12-23T01:38:00Z" w16du:dateUtc="2024-12-22T19:38:00Z">
                <w:pPr/>
              </w:pPrChange>
            </w:pPr>
          </w:p>
        </w:tc>
      </w:tr>
      <w:tr w:rsidR="00BB33D1" w:rsidRPr="00033637" w14:paraId="592DD285" w14:textId="77777777" w:rsidTr="000C3C54">
        <w:trPr>
          <w:trHeight w:val="138"/>
          <w:jc w:val="center"/>
          <w:ins w:id="1513"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103FBDB2" w14:textId="77777777" w:rsidR="00BB33D1" w:rsidRPr="00033637" w:rsidRDefault="00BB33D1" w:rsidP="00F31FB2">
            <w:pPr>
              <w:spacing w:line="480" w:lineRule="auto"/>
              <w:rPr>
                <w:ins w:id="1514" w:author="Mohammad Nayeem Hasan" w:date="2024-11-03T23:15:00Z"/>
                <w:rFonts w:ascii="Times New Roman" w:hAnsi="Times New Roman" w:cs="Times New Roman"/>
                <w:sz w:val="24"/>
                <w:szCs w:val="24"/>
              </w:rPr>
              <w:pPrChange w:id="1515" w:author="Mohammad Nayeem Hasan" w:date="2024-12-23T01:38:00Z" w16du:dateUtc="2024-12-22T19:38:00Z">
                <w:pPr/>
              </w:pPrChange>
            </w:pPr>
            <w:ins w:id="1516" w:author="Mohammad Nayeem Hasan" w:date="2024-11-03T23:15:00Z">
              <w:r w:rsidRPr="00033637">
                <w:rPr>
                  <w:rFonts w:ascii="Times New Roman" w:hAnsi="Times New Roman" w:cs="Times New Roman"/>
                  <w:sz w:val="24"/>
                  <w:szCs w:val="24"/>
                </w:rPr>
                <w:t>Mymensingh</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785D0A56" w14:textId="77777777" w:rsidR="00BB33D1" w:rsidRPr="00033637" w:rsidRDefault="00BB33D1" w:rsidP="00F31FB2">
            <w:pPr>
              <w:spacing w:line="480" w:lineRule="auto"/>
              <w:rPr>
                <w:ins w:id="1517" w:author="Mohammad Nayeem Hasan" w:date="2024-11-03T23:15:00Z"/>
                <w:rFonts w:ascii="Times New Roman" w:hAnsi="Times New Roman" w:cs="Times New Roman"/>
                <w:sz w:val="24"/>
                <w:szCs w:val="24"/>
              </w:rPr>
              <w:pPrChange w:id="1518" w:author="Mohammad Nayeem Hasan" w:date="2024-12-23T01:38:00Z" w16du:dateUtc="2024-12-22T19:38:00Z">
                <w:pPr/>
              </w:pPrChange>
            </w:pPr>
            <w:ins w:id="1519" w:author="Mohammad Nayeem Hasan" w:date="2024-11-03T23:15:00Z">
              <w:r w:rsidRPr="00033637">
                <w:rPr>
                  <w:rFonts w:ascii="Times New Roman" w:hAnsi="Times New Roman" w:cs="Times New Roman"/>
                  <w:sz w:val="24"/>
                  <w:szCs w:val="24"/>
                </w:rPr>
                <w:t>-</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246279AF" w14:textId="77777777" w:rsidR="00BB33D1" w:rsidRPr="00033637" w:rsidRDefault="00BB33D1" w:rsidP="00F31FB2">
            <w:pPr>
              <w:spacing w:line="480" w:lineRule="auto"/>
              <w:rPr>
                <w:ins w:id="1520" w:author="Mohammad Nayeem Hasan" w:date="2024-11-03T23:15:00Z"/>
                <w:rFonts w:ascii="Times New Roman" w:hAnsi="Times New Roman" w:cs="Times New Roman"/>
                <w:sz w:val="24"/>
                <w:szCs w:val="24"/>
              </w:rPr>
              <w:pPrChange w:id="1521" w:author="Mohammad Nayeem Hasan" w:date="2024-12-23T01:38:00Z" w16du:dateUtc="2024-12-22T19:38:00Z">
                <w:pPr/>
              </w:pPrChange>
            </w:pPr>
            <w:ins w:id="1522" w:author="Mohammad Nayeem Hasan" w:date="2024-11-03T23:15:00Z">
              <w:r w:rsidRPr="00033637">
                <w:rPr>
                  <w:rFonts w:ascii="Times New Roman" w:hAnsi="Times New Roman" w:cs="Times New Roman"/>
                  <w:sz w:val="24"/>
                  <w:szCs w:val="24"/>
                </w:rPr>
                <w:t>-</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E2EC8A" w14:textId="77777777" w:rsidR="00BB33D1" w:rsidRPr="00033637" w:rsidRDefault="00BB33D1" w:rsidP="00F31FB2">
            <w:pPr>
              <w:spacing w:line="480" w:lineRule="auto"/>
              <w:rPr>
                <w:ins w:id="1523" w:author="Mohammad Nayeem Hasan" w:date="2024-11-03T23:15:00Z"/>
                <w:rFonts w:ascii="Times New Roman" w:hAnsi="Times New Roman" w:cs="Times New Roman"/>
                <w:b/>
                <w:bCs/>
                <w:sz w:val="24"/>
                <w:szCs w:val="24"/>
              </w:rPr>
              <w:pPrChange w:id="1524"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4C994C4A" w14:textId="77777777" w:rsidR="00BB33D1" w:rsidRPr="00033637" w:rsidRDefault="00BB33D1" w:rsidP="00F31FB2">
            <w:pPr>
              <w:spacing w:line="480" w:lineRule="auto"/>
              <w:rPr>
                <w:ins w:id="1525" w:author="Mohammad Nayeem Hasan" w:date="2024-11-03T23:15:00Z"/>
                <w:rFonts w:ascii="Times New Roman" w:hAnsi="Times New Roman" w:cs="Times New Roman"/>
                <w:sz w:val="24"/>
                <w:szCs w:val="24"/>
              </w:rPr>
              <w:pPrChange w:id="1526" w:author="Mohammad Nayeem Hasan" w:date="2024-12-23T01:38:00Z" w16du:dateUtc="2024-12-22T19:38:00Z">
                <w:pPr/>
              </w:pPrChange>
            </w:pPr>
            <w:ins w:id="1527" w:author="Mohammad Nayeem Hasan" w:date="2024-11-03T23:15:00Z">
              <w:r w:rsidRPr="00033637">
                <w:rPr>
                  <w:rFonts w:ascii="Times New Roman" w:hAnsi="Times New Roman" w:cs="Times New Roman"/>
                  <w:sz w:val="24"/>
                  <w:szCs w:val="24"/>
                </w:rPr>
                <w:t>-</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30108AED" w14:textId="77777777" w:rsidR="00BB33D1" w:rsidRPr="00033637" w:rsidRDefault="00BB33D1" w:rsidP="00F31FB2">
            <w:pPr>
              <w:spacing w:line="480" w:lineRule="auto"/>
              <w:rPr>
                <w:ins w:id="1528" w:author="Mohammad Nayeem Hasan" w:date="2024-11-03T23:15:00Z"/>
                <w:rFonts w:ascii="Times New Roman" w:hAnsi="Times New Roman" w:cs="Times New Roman"/>
                <w:sz w:val="24"/>
                <w:szCs w:val="24"/>
              </w:rPr>
              <w:pPrChange w:id="1529" w:author="Mohammad Nayeem Hasan" w:date="2024-12-23T01:38:00Z" w16du:dateUtc="2024-12-22T19:38:00Z">
                <w:pPr/>
              </w:pPrChange>
            </w:pPr>
            <w:ins w:id="1530" w:author="Mohammad Nayeem Hasan" w:date="2024-11-03T23:15:00Z">
              <w:r w:rsidRPr="00033637">
                <w:rPr>
                  <w:rFonts w:ascii="Times New Roman" w:hAnsi="Times New Roman" w:cs="Times New Roman"/>
                  <w:sz w:val="24"/>
                  <w:szCs w:val="24"/>
                </w:rPr>
                <w:t>-</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5AE69FD" w14:textId="77777777" w:rsidR="00BB33D1" w:rsidRPr="00033637" w:rsidRDefault="00BB33D1" w:rsidP="00F31FB2">
            <w:pPr>
              <w:spacing w:line="480" w:lineRule="auto"/>
              <w:rPr>
                <w:ins w:id="1531" w:author="Mohammad Nayeem Hasan" w:date="2024-11-03T23:15:00Z"/>
                <w:rFonts w:ascii="Times New Roman" w:hAnsi="Times New Roman" w:cs="Times New Roman"/>
                <w:b/>
                <w:bCs/>
                <w:sz w:val="24"/>
                <w:szCs w:val="24"/>
              </w:rPr>
              <w:pPrChange w:id="1532"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0F24B1C1" w14:textId="77777777" w:rsidR="00BB33D1" w:rsidRPr="00033637" w:rsidRDefault="00BB33D1" w:rsidP="00F31FB2">
            <w:pPr>
              <w:spacing w:line="480" w:lineRule="auto"/>
              <w:rPr>
                <w:ins w:id="1533" w:author="Mohammad Nayeem Hasan" w:date="2024-11-03T23:15:00Z"/>
                <w:rFonts w:ascii="Times New Roman" w:hAnsi="Times New Roman" w:cs="Times New Roman"/>
                <w:sz w:val="24"/>
                <w:szCs w:val="24"/>
              </w:rPr>
              <w:pPrChange w:id="1534" w:author="Mohammad Nayeem Hasan" w:date="2024-12-23T01:38:00Z" w16du:dateUtc="2024-12-22T19:38:00Z">
                <w:pPr/>
              </w:pPrChange>
            </w:pPr>
            <w:ins w:id="1535" w:author="Mohammad Nayeem Hasan" w:date="2024-11-03T23:15:00Z">
              <w:r w:rsidRPr="00033637">
                <w:rPr>
                  <w:rFonts w:ascii="Times New Roman" w:hAnsi="Times New Roman" w:cs="Times New Roman"/>
                  <w:sz w:val="24"/>
                  <w:szCs w:val="24"/>
                </w:rPr>
                <w:t>153 (8.7)</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0DC3FE5A" w14:textId="77777777" w:rsidR="00BB33D1" w:rsidRPr="00033637" w:rsidRDefault="00BB33D1" w:rsidP="00F31FB2">
            <w:pPr>
              <w:spacing w:line="480" w:lineRule="auto"/>
              <w:rPr>
                <w:ins w:id="1536" w:author="Mohammad Nayeem Hasan" w:date="2024-11-03T23:15:00Z"/>
                <w:rFonts w:ascii="Times New Roman" w:hAnsi="Times New Roman" w:cs="Times New Roman"/>
                <w:sz w:val="24"/>
                <w:szCs w:val="24"/>
              </w:rPr>
              <w:pPrChange w:id="1537" w:author="Mohammad Nayeem Hasan" w:date="2024-12-23T01:38:00Z" w16du:dateUtc="2024-12-22T19:38:00Z">
                <w:pPr/>
              </w:pPrChange>
            </w:pPr>
            <w:ins w:id="1538" w:author="Mohammad Nayeem Hasan" w:date="2024-11-03T23:15:00Z">
              <w:r w:rsidRPr="00033637">
                <w:rPr>
                  <w:rFonts w:ascii="Times New Roman" w:hAnsi="Times New Roman" w:cs="Times New Roman"/>
                  <w:sz w:val="24"/>
                  <w:szCs w:val="24"/>
                </w:rPr>
                <w:t>1597 (91.3)</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016FE1" w14:textId="77777777" w:rsidR="00BB33D1" w:rsidRPr="00033637" w:rsidRDefault="00BB33D1" w:rsidP="00F31FB2">
            <w:pPr>
              <w:spacing w:line="480" w:lineRule="auto"/>
              <w:rPr>
                <w:ins w:id="1539" w:author="Mohammad Nayeem Hasan" w:date="2024-11-03T23:15:00Z"/>
                <w:rFonts w:ascii="Times New Roman" w:hAnsi="Times New Roman" w:cs="Times New Roman"/>
                <w:b/>
                <w:bCs/>
                <w:sz w:val="24"/>
                <w:szCs w:val="24"/>
              </w:rPr>
              <w:pPrChange w:id="1540" w:author="Mohammad Nayeem Hasan" w:date="2024-12-23T01:38:00Z" w16du:dateUtc="2024-12-22T19:38:00Z">
                <w:pPr/>
              </w:pPrChange>
            </w:pPr>
          </w:p>
        </w:tc>
      </w:tr>
      <w:tr w:rsidR="00BB33D1" w:rsidRPr="00033637" w14:paraId="6A691B8E" w14:textId="77777777" w:rsidTr="000C3C54">
        <w:trPr>
          <w:trHeight w:val="138"/>
          <w:jc w:val="center"/>
          <w:ins w:id="1541"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4DF2129B" w14:textId="77777777" w:rsidR="00BB33D1" w:rsidRPr="00033637" w:rsidRDefault="00BB33D1" w:rsidP="00F31FB2">
            <w:pPr>
              <w:spacing w:line="480" w:lineRule="auto"/>
              <w:rPr>
                <w:ins w:id="1542" w:author="Mohammad Nayeem Hasan" w:date="2024-11-03T23:15:00Z"/>
                <w:rFonts w:ascii="Times New Roman" w:hAnsi="Times New Roman" w:cs="Times New Roman"/>
                <w:sz w:val="24"/>
                <w:szCs w:val="24"/>
              </w:rPr>
              <w:pPrChange w:id="1543" w:author="Mohammad Nayeem Hasan" w:date="2024-12-23T01:38:00Z" w16du:dateUtc="2024-12-22T19:38:00Z">
                <w:pPr/>
              </w:pPrChange>
            </w:pPr>
            <w:proofErr w:type="spellStart"/>
            <w:ins w:id="1544" w:author="Mohammad Nayeem Hasan" w:date="2024-11-03T23:15:00Z">
              <w:r w:rsidRPr="00033637">
                <w:rPr>
                  <w:rFonts w:ascii="Times New Roman" w:hAnsi="Times New Roman" w:cs="Times New Roman"/>
                  <w:sz w:val="24"/>
                  <w:szCs w:val="24"/>
                </w:rPr>
                <w:t>Rajshahi</w:t>
              </w:r>
              <w:proofErr w:type="spellEnd"/>
            </w:ins>
          </w:p>
        </w:tc>
        <w:tc>
          <w:tcPr>
            <w:tcW w:w="445" w:type="pct"/>
            <w:tcBorders>
              <w:top w:val="single" w:sz="4" w:space="0" w:color="auto"/>
              <w:left w:val="single" w:sz="4" w:space="0" w:color="auto"/>
              <w:bottom w:val="single" w:sz="4" w:space="0" w:color="auto"/>
              <w:right w:val="single" w:sz="4" w:space="0" w:color="auto"/>
            </w:tcBorders>
            <w:vAlign w:val="center"/>
            <w:hideMark/>
          </w:tcPr>
          <w:p w14:paraId="5AC0996D" w14:textId="77777777" w:rsidR="00BB33D1" w:rsidRPr="00033637" w:rsidRDefault="00BB33D1" w:rsidP="00F31FB2">
            <w:pPr>
              <w:spacing w:line="480" w:lineRule="auto"/>
              <w:rPr>
                <w:ins w:id="1545" w:author="Mohammad Nayeem Hasan" w:date="2024-11-03T23:15:00Z"/>
                <w:rFonts w:ascii="Times New Roman" w:hAnsi="Times New Roman" w:cs="Times New Roman"/>
                <w:sz w:val="24"/>
                <w:szCs w:val="24"/>
              </w:rPr>
              <w:pPrChange w:id="1546" w:author="Mohammad Nayeem Hasan" w:date="2024-12-23T01:38:00Z" w16du:dateUtc="2024-12-22T19:38:00Z">
                <w:pPr/>
              </w:pPrChange>
            </w:pPr>
            <w:ins w:id="1547" w:author="Mohammad Nayeem Hasan" w:date="2024-11-03T23:15:00Z">
              <w:r w:rsidRPr="00033637">
                <w:rPr>
                  <w:rFonts w:ascii="Times New Roman" w:hAnsi="Times New Roman" w:cs="Times New Roman"/>
                  <w:sz w:val="24"/>
                  <w:szCs w:val="24"/>
                </w:rPr>
                <w:t>540 (7.4)</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29CAD1A0" w14:textId="77777777" w:rsidR="00BB33D1" w:rsidRPr="00033637" w:rsidRDefault="00BB33D1" w:rsidP="00F31FB2">
            <w:pPr>
              <w:spacing w:line="480" w:lineRule="auto"/>
              <w:rPr>
                <w:ins w:id="1548" w:author="Mohammad Nayeem Hasan" w:date="2024-11-03T23:15:00Z"/>
                <w:rFonts w:ascii="Times New Roman" w:hAnsi="Times New Roman" w:cs="Times New Roman"/>
                <w:sz w:val="24"/>
                <w:szCs w:val="24"/>
              </w:rPr>
              <w:pPrChange w:id="1549" w:author="Mohammad Nayeem Hasan" w:date="2024-12-23T01:38:00Z" w16du:dateUtc="2024-12-22T19:38:00Z">
                <w:pPr/>
              </w:pPrChange>
            </w:pPr>
            <w:ins w:id="1550" w:author="Mohammad Nayeem Hasan" w:date="2024-11-03T23:15:00Z">
              <w:r w:rsidRPr="00033637">
                <w:rPr>
                  <w:rFonts w:ascii="Times New Roman" w:hAnsi="Times New Roman" w:cs="Times New Roman"/>
                  <w:sz w:val="24"/>
                  <w:szCs w:val="24"/>
                </w:rPr>
                <w:t>6743 (92.6)</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D8B799" w14:textId="77777777" w:rsidR="00BB33D1" w:rsidRPr="00033637" w:rsidRDefault="00BB33D1" w:rsidP="00F31FB2">
            <w:pPr>
              <w:spacing w:line="480" w:lineRule="auto"/>
              <w:rPr>
                <w:ins w:id="1551" w:author="Mohammad Nayeem Hasan" w:date="2024-11-03T23:15:00Z"/>
                <w:rFonts w:ascii="Times New Roman" w:hAnsi="Times New Roman" w:cs="Times New Roman"/>
                <w:b/>
                <w:bCs/>
                <w:sz w:val="24"/>
                <w:szCs w:val="24"/>
              </w:rPr>
              <w:pPrChange w:id="1552"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69084591" w14:textId="77777777" w:rsidR="00BB33D1" w:rsidRPr="00033637" w:rsidRDefault="00BB33D1" w:rsidP="00F31FB2">
            <w:pPr>
              <w:spacing w:line="480" w:lineRule="auto"/>
              <w:rPr>
                <w:ins w:id="1553" w:author="Mohammad Nayeem Hasan" w:date="2024-11-03T23:15:00Z"/>
                <w:rFonts w:ascii="Times New Roman" w:hAnsi="Times New Roman" w:cs="Times New Roman"/>
                <w:sz w:val="24"/>
                <w:szCs w:val="24"/>
              </w:rPr>
              <w:pPrChange w:id="1554" w:author="Mohammad Nayeem Hasan" w:date="2024-12-23T01:38:00Z" w16du:dateUtc="2024-12-22T19:38:00Z">
                <w:pPr/>
              </w:pPrChange>
            </w:pPr>
            <w:ins w:id="1555" w:author="Mohammad Nayeem Hasan" w:date="2024-11-03T23:15:00Z">
              <w:r w:rsidRPr="00033637">
                <w:rPr>
                  <w:rFonts w:ascii="Times New Roman" w:hAnsi="Times New Roman" w:cs="Times New Roman"/>
                  <w:sz w:val="24"/>
                  <w:szCs w:val="24"/>
                </w:rPr>
                <w:t>85 (3.6)</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7D61B579" w14:textId="77777777" w:rsidR="00BB33D1" w:rsidRPr="00033637" w:rsidRDefault="00BB33D1" w:rsidP="00F31FB2">
            <w:pPr>
              <w:spacing w:line="480" w:lineRule="auto"/>
              <w:rPr>
                <w:ins w:id="1556" w:author="Mohammad Nayeem Hasan" w:date="2024-11-03T23:15:00Z"/>
                <w:rFonts w:ascii="Times New Roman" w:hAnsi="Times New Roman" w:cs="Times New Roman"/>
                <w:sz w:val="24"/>
                <w:szCs w:val="24"/>
              </w:rPr>
              <w:pPrChange w:id="1557" w:author="Mohammad Nayeem Hasan" w:date="2024-12-23T01:38:00Z" w16du:dateUtc="2024-12-22T19:38:00Z">
                <w:pPr/>
              </w:pPrChange>
            </w:pPr>
            <w:ins w:id="1558" w:author="Mohammad Nayeem Hasan" w:date="2024-11-03T23:15:00Z">
              <w:r w:rsidRPr="00033637">
                <w:rPr>
                  <w:rFonts w:ascii="Times New Roman" w:hAnsi="Times New Roman" w:cs="Times New Roman"/>
                  <w:sz w:val="24"/>
                  <w:szCs w:val="24"/>
                </w:rPr>
                <w:t>2319 (96.4)</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7BCF15" w14:textId="77777777" w:rsidR="00BB33D1" w:rsidRPr="00033637" w:rsidRDefault="00BB33D1" w:rsidP="00F31FB2">
            <w:pPr>
              <w:spacing w:line="480" w:lineRule="auto"/>
              <w:rPr>
                <w:ins w:id="1559" w:author="Mohammad Nayeem Hasan" w:date="2024-11-03T23:15:00Z"/>
                <w:rFonts w:ascii="Times New Roman" w:hAnsi="Times New Roman" w:cs="Times New Roman"/>
                <w:b/>
                <w:bCs/>
                <w:sz w:val="24"/>
                <w:szCs w:val="24"/>
              </w:rPr>
              <w:pPrChange w:id="1560"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30C4104D" w14:textId="77777777" w:rsidR="00BB33D1" w:rsidRPr="00033637" w:rsidRDefault="00BB33D1" w:rsidP="00F31FB2">
            <w:pPr>
              <w:spacing w:line="480" w:lineRule="auto"/>
              <w:rPr>
                <w:ins w:id="1561" w:author="Mohammad Nayeem Hasan" w:date="2024-11-03T23:15:00Z"/>
                <w:rFonts w:ascii="Times New Roman" w:hAnsi="Times New Roman" w:cs="Times New Roman"/>
                <w:sz w:val="24"/>
                <w:szCs w:val="24"/>
              </w:rPr>
              <w:pPrChange w:id="1562" w:author="Mohammad Nayeem Hasan" w:date="2024-12-23T01:38:00Z" w16du:dateUtc="2024-12-22T19:38:00Z">
                <w:pPr/>
              </w:pPrChange>
            </w:pPr>
            <w:ins w:id="1563" w:author="Mohammad Nayeem Hasan" w:date="2024-11-03T23:15:00Z">
              <w:r w:rsidRPr="00033637">
                <w:rPr>
                  <w:rFonts w:ascii="Times New Roman" w:hAnsi="Times New Roman" w:cs="Times New Roman"/>
                  <w:sz w:val="24"/>
                  <w:szCs w:val="24"/>
                </w:rPr>
                <w:t>182 (6.6)</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6CB2323C" w14:textId="77777777" w:rsidR="00BB33D1" w:rsidRPr="00033637" w:rsidRDefault="00BB33D1" w:rsidP="00F31FB2">
            <w:pPr>
              <w:spacing w:line="480" w:lineRule="auto"/>
              <w:rPr>
                <w:ins w:id="1564" w:author="Mohammad Nayeem Hasan" w:date="2024-11-03T23:15:00Z"/>
                <w:rFonts w:ascii="Times New Roman" w:hAnsi="Times New Roman" w:cs="Times New Roman"/>
                <w:sz w:val="24"/>
                <w:szCs w:val="24"/>
              </w:rPr>
              <w:pPrChange w:id="1565" w:author="Mohammad Nayeem Hasan" w:date="2024-12-23T01:38:00Z" w16du:dateUtc="2024-12-22T19:38:00Z">
                <w:pPr/>
              </w:pPrChange>
            </w:pPr>
            <w:ins w:id="1566" w:author="Mohammad Nayeem Hasan" w:date="2024-11-03T23:15:00Z">
              <w:r w:rsidRPr="00033637">
                <w:rPr>
                  <w:rFonts w:ascii="Times New Roman" w:hAnsi="Times New Roman" w:cs="Times New Roman"/>
                  <w:sz w:val="24"/>
                  <w:szCs w:val="24"/>
                </w:rPr>
                <w:t>2568 (93.4)</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3E26F4" w14:textId="77777777" w:rsidR="00BB33D1" w:rsidRPr="00033637" w:rsidRDefault="00BB33D1" w:rsidP="00F31FB2">
            <w:pPr>
              <w:spacing w:line="480" w:lineRule="auto"/>
              <w:rPr>
                <w:ins w:id="1567" w:author="Mohammad Nayeem Hasan" w:date="2024-11-03T23:15:00Z"/>
                <w:rFonts w:ascii="Times New Roman" w:hAnsi="Times New Roman" w:cs="Times New Roman"/>
                <w:b/>
                <w:bCs/>
                <w:sz w:val="24"/>
                <w:szCs w:val="24"/>
              </w:rPr>
              <w:pPrChange w:id="1568" w:author="Mohammad Nayeem Hasan" w:date="2024-12-23T01:38:00Z" w16du:dateUtc="2024-12-22T19:38:00Z">
                <w:pPr/>
              </w:pPrChange>
            </w:pPr>
          </w:p>
        </w:tc>
      </w:tr>
      <w:tr w:rsidR="00BB33D1" w:rsidRPr="00033637" w14:paraId="58E1F1B0" w14:textId="77777777" w:rsidTr="000C3C54">
        <w:trPr>
          <w:trHeight w:val="138"/>
          <w:jc w:val="center"/>
          <w:ins w:id="1569"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5D530A46" w14:textId="77777777" w:rsidR="00BB33D1" w:rsidRPr="00033637" w:rsidRDefault="00BB33D1" w:rsidP="00F31FB2">
            <w:pPr>
              <w:spacing w:line="480" w:lineRule="auto"/>
              <w:rPr>
                <w:ins w:id="1570" w:author="Mohammad Nayeem Hasan" w:date="2024-11-03T23:15:00Z"/>
                <w:rFonts w:ascii="Times New Roman" w:hAnsi="Times New Roman" w:cs="Times New Roman"/>
                <w:sz w:val="24"/>
                <w:szCs w:val="24"/>
              </w:rPr>
              <w:pPrChange w:id="1571" w:author="Mohammad Nayeem Hasan" w:date="2024-12-23T01:38:00Z" w16du:dateUtc="2024-12-22T19:38:00Z">
                <w:pPr/>
              </w:pPrChange>
            </w:pPr>
            <w:ins w:id="1572" w:author="Mohammad Nayeem Hasan" w:date="2024-11-03T23:15:00Z">
              <w:r w:rsidRPr="00033637">
                <w:rPr>
                  <w:rFonts w:ascii="Times New Roman" w:hAnsi="Times New Roman" w:cs="Times New Roman"/>
                  <w:sz w:val="24"/>
                  <w:szCs w:val="24"/>
                </w:rPr>
                <w:t>Rangpur</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55BE0AA7" w14:textId="77777777" w:rsidR="00BB33D1" w:rsidRPr="00033637" w:rsidRDefault="00BB33D1" w:rsidP="00F31FB2">
            <w:pPr>
              <w:spacing w:line="480" w:lineRule="auto"/>
              <w:rPr>
                <w:ins w:id="1573" w:author="Mohammad Nayeem Hasan" w:date="2024-11-03T23:15:00Z"/>
                <w:rFonts w:ascii="Times New Roman" w:hAnsi="Times New Roman" w:cs="Times New Roman"/>
                <w:sz w:val="24"/>
                <w:szCs w:val="24"/>
              </w:rPr>
              <w:pPrChange w:id="1574" w:author="Mohammad Nayeem Hasan" w:date="2024-12-23T01:38:00Z" w16du:dateUtc="2024-12-22T19:38:00Z">
                <w:pPr/>
              </w:pPrChange>
            </w:pPr>
            <w:ins w:id="1575" w:author="Mohammad Nayeem Hasan" w:date="2024-11-03T23:15:00Z">
              <w:r w:rsidRPr="00033637">
                <w:rPr>
                  <w:rFonts w:ascii="Times New Roman" w:hAnsi="Times New Roman" w:cs="Times New Roman"/>
                  <w:sz w:val="24"/>
                  <w:szCs w:val="24"/>
                </w:rPr>
                <w:t>-</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76AB7FBB" w14:textId="77777777" w:rsidR="00BB33D1" w:rsidRPr="00033637" w:rsidRDefault="00BB33D1" w:rsidP="00F31FB2">
            <w:pPr>
              <w:spacing w:line="480" w:lineRule="auto"/>
              <w:rPr>
                <w:ins w:id="1576" w:author="Mohammad Nayeem Hasan" w:date="2024-11-03T23:15:00Z"/>
                <w:rFonts w:ascii="Times New Roman" w:hAnsi="Times New Roman" w:cs="Times New Roman"/>
                <w:sz w:val="24"/>
                <w:szCs w:val="24"/>
              </w:rPr>
              <w:pPrChange w:id="1577" w:author="Mohammad Nayeem Hasan" w:date="2024-12-23T01:38:00Z" w16du:dateUtc="2024-12-22T19:38:00Z">
                <w:pPr/>
              </w:pPrChange>
            </w:pPr>
            <w:ins w:id="1578" w:author="Mohammad Nayeem Hasan" w:date="2024-11-03T23:15:00Z">
              <w:r w:rsidRPr="00033637">
                <w:rPr>
                  <w:rFonts w:ascii="Times New Roman" w:hAnsi="Times New Roman" w:cs="Times New Roman"/>
                  <w:sz w:val="24"/>
                  <w:szCs w:val="24"/>
                </w:rPr>
                <w:t>-</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C502BAF" w14:textId="77777777" w:rsidR="00BB33D1" w:rsidRPr="00033637" w:rsidRDefault="00BB33D1" w:rsidP="00F31FB2">
            <w:pPr>
              <w:spacing w:line="480" w:lineRule="auto"/>
              <w:rPr>
                <w:ins w:id="1579" w:author="Mohammad Nayeem Hasan" w:date="2024-11-03T23:15:00Z"/>
                <w:rFonts w:ascii="Times New Roman" w:hAnsi="Times New Roman" w:cs="Times New Roman"/>
                <w:b/>
                <w:bCs/>
                <w:sz w:val="24"/>
                <w:szCs w:val="24"/>
              </w:rPr>
              <w:pPrChange w:id="1580"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1AA8B111" w14:textId="77777777" w:rsidR="00BB33D1" w:rsidRPr="00033637" w:rsidRDefault="00BB33D1" w:rsidP="00F31FB2">
            <w:pPr>
              <w:spacing w:line="480" w:lineRule="auto"/>
              <w:rPr>
                <w:ins w:id="1581" w:author="Mohammad Nayeem Hasan" w:date="2024-11-03T23:15:00Z"/>
                <w:rFonts w:ascii="Times New Roman" w:hAnsi="Times New Roman" w:cs="Times New Roman"/>
                <w:sz w:val="24"/>
                <w:szCs w:val="24"/>
              </w:rPr>
              <w:pPrChange w:id="1582" w:author="Mohammad Nayeem Hasan" w:date="2024-12-23T01:38:00Z" w16du:dateUtc="2024-12-22T19:38:00Z">
                <w:pPr/>
              </w:pPrChange>
            </w:pPr>
            <w:ins w:id="1583" w:author="Mohammad Nayeem Hasan" w:date="2024-11-03T23:15:00Z">
              <w:r w:rsidRPr="00033637">
                <w:rPr>
                  <w:rFonts w:ascii="Times New Roman" w:hAnsi="Times New Roman" w:cs="Times New Roman"/>
                  <w:sz w:val="24"/>
                  <w:szCs w:val="24"/>
                </w:rPr>
                <w:t>90 (3.8)</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549DA082" w14:textId="77777777" w:rsidR="00BB33D1" w:rsidRPr="00033637" w:rsidRDefault="00BB33D1" w:rsidP="00F31FB2">
            <w:pPr>
              <w:spacing w:line="480" w:lineRule="auto"/>
              <w:rPr>
                <w:ins w:id="1584" w:author="Mohammad Nayeem Hasan" w:date="2024-11-03T23:15:00Z"/>
                <w:rFonts w:ascii="Times New Roman" w:hAnsi="Times New Roman" w:cs="Times New Roman"/>
                <w:sz w:val="24"/>
                <w:szCs w:val="24"/>
              </w:rPr>
              <w:pPrChange w:id="1585" w:author="Mohammad Nayeem Hasan" w:date="2024-12-23T01:38:00Z" w16du:dateUtc="2024-12-22T19:38:00Z">
                <w:pPr/>
              </w:pPrChange>
            </w:pPr>
            <w:ins w:id="1586" w:author="Mohammad Nayeem Hasan" w:date="2024-11-03T23:15:00Z">
              <w:r w:rsidRPr="00033637">
                <w:rPr>
                  <w:rFonts w:ascii="Times New Roman" w:hAnsi="Times New Roman" w:cs="Times New Roman"/>
                  <w:sz w:val="24"/>
                  <w:szCs w:val="24"/>
                </w:rPr>
                <w:t>2282 (96.2)</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237212" w14:textId="77777777" w:rsidR="00BB33D1" w:rsidRPr="00033637" w:rsidRDefault="00BB33D1" w:rsidP="00F31FB2">
            <w:pPr>
              <w:spacing w:line="480" w:lineRule="auto"/>
              <w:rPr>
                <w:ins w:id="1587" w:author="Mohammad Nayeem Hasan" w:date="2024-11-03T23:15:00Z"/>
                <w:rFonts w:ascii="Times New Roman" w:hAnsi="Times New Roman" w:cs="Times New Roman"/>
                <w:b/>
                <w:bCs/>
                <w:sz w:val="24"/>
                <w:szCs w:val="24"/>
              </w:rPr>
              <w:pPrChange w:id="1588"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70DBE405" w14:textId="77777777" w:rsidR="00BB33D1" w:rsidRPr="00033637" w:rsidRDefault="00BB33D1" w:rsidP="00F31FB2">
            <w:pPr>
              <w:spacing w:line="480" w:lineRule="auto"/>
              <w:rPr>
                <w:ins w:id="1589" w:author="Mohammad Nayeem Hasan" w:date="2024-11-03T23:15:00Z"/>
                <w:rFonts w:ascii="Times New Roman" w:hAnsi="Times New Roman" w:cs="Times New Roman"/>
                <w:sz w:val="24"/>
                <w:szCs w:val="24"/>
              </w:rPr>
              <w:pPrChange w:id="1590" w:author="Mohammad Nayeem Hasan" w:date="2024-12-23T01:38:00Z" w16du:dateUtc="2024-12-22T19:38:00Z">
                <w:pPr/>
              </w:pPrChange>
            </w:pPr>
            <w:ins w:id="1591" w:author="Mohammad Nayeem Hasan" w:date="2024-11-03T23:15:00Z">
              <w:r w:rsidRPr="00033637">
                <w:rPr>
                  <w:rFonts w:ascii="Times New Roman" w:hAnsi="Times New Roman" w:cs="Times New Roman"/>
                  <w:sz w:val="24"/>
                  <w:szCs w:val="24"/>
                </w:rPr>
                <w:t>112 (4.5)</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3EC77898" w14:textId="77777777" w:rsidR="00BB33D1" w:rsidRPr="00033637" w:rsidRDefault="00BB33D1" w:rsidP="00F31FB2">
            <w:pPr>
              <w:spacing w:line="480" w:lineRule="auto"/>
              <w:rPr>
                <w:ins w:id="1592" w:author="Mohammad Nayeem Hasan" w:date="2024-11-03T23:15:00Z"/>
                <w:rFonts w:ascii="Times New Roman" w:hAnsi="Times New Roman" w:cs="Times New Roman"/>
                <w:sz w:val="24"/>
                <w:szCs w:val="24"/>
              </w:rPr>
              <w:pPrChange w:id="1593" w:author="Mohammad Nayeem Hasan" w:date="2024-12-23T01:38:00Z" w16du:dateUtc="2024-12-22T19:38:00Z">
                <w:pPr/>
              </w:pPrChange>
            </w:pPr>
            <w:ins w:id="1594" w:author="Mohammad Nayeem Hasan" w:date="2024-11-03T23:15:00Z">
              <w:r w:rsidRPr="00033637">
                <w:rPr>
                  <w:rFonts w:ascii="Times New Roman" w:hAnsi="Times New Roman" w:cs="Times New Roman"/>
                  <w:sz w:val="24"/>
                  <w:szCs w:val="24"/>
                </w:rPr>
                <w:t>2379 (95.5)</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56A44E6" w14:textId="77777777" w:rsidR="00BB33D1" w:rsidRPr="00033637" w:rsidRDefault="00BB33D1" w:rsidP="00F31FB2">
            <w:pPr>
              <w:spacing w:line="480" w:lineRule="auto"/>
              <w:rPr>
                <w:ins w:id="1595" w:author="Mohammad Nayeem Hasan" w:date="2024-11-03T23:15:00Z"/>
                <w:rFonts w:ascii="Times New Roman" w:hAnsi="Times New Roman" w:cs="Times New Roman"/>
                <w:b/>
                <w:bCs/>
                <w:sz w:val="24"/>
                <w:szCs w:val="24"/>
              </w:rPr>
              <w:pPrChange w:id="1596" w:author="Mohammad Nayeem Hasan" w:date="2024-12-23T01:38:00Z" w16du:dateUtc="2024-12-22T19:38:00Z">
                <w:pPr/>
              </w:pPrChange>
            </w:pPr>
          </w:p>
        </w:tc>
      </w:tr>
      <w:tr w:rsidR="00BB33D1" w:rsidRPr="00033637" w14:paraId="48F47A26" w14:textId="77777777" w:rsidTr="000C3C54">
        <w:trPr>
          <w:trHeight w:val="138"/>
          <w:jc w:val="center"/>
          <w:ins w:id="1597"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6F01C760" w14:textId="77777777" w:rsidR="00BB33D1" w:rsidRPr="00033637" w:rsidRDefault="00BB33D1" w:rsidP="00F31FB2">
            <w:pPr>
              <w:spacing w:line="480" w:lineRule="auto"/>
              <w:rPr>
                <w:ins w:id="1598" w:author="Mohammad Nayeem Hasan" w:date="2024-11-03T23:15:00Z"/>
                <w:rFonts w:ascii="Times New Roman" w:hAnsi="Times New Roman" w:cs="Times New Roman"/>
                <w:sz w:val="24"/>
                <w:szCs w:val="24"/>
              </w:rPr>
              <w:pPrChange w:id="1599" w:author="Mohammad Nayeem Hasan" w:date="2024-12-23T01:38:00Z" w16du:dateUtc="2024-12-22T19:38:00Z">
                <w:pPr/>
              </w:pPrChange>
            </w:pPr>
            <w:ins w:id="1600" w:author="Mohammad Nayeem Hasan" w:date="2024-11-03T23:15:00Z">
              <w:r w:rsidRPr="00033637">
                <w:rPr>
                  <w:rFonts w:ascii="Times New Roman" w:hAnsi="Times New Roman" w:cs="Times New Roman"/>
                  <w:sz w:val="24"/>
                  <w:szCs w:val="24"/>
                </w:rPr>
                <w:t>Sylhet</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324A90EE" w14:textId="77777777" w:rsidR="00BB33D1" w:rsidRPr="00033637" w:rsidRDefault="00BB33D1" w:rsidP="00F31FB2">
            <w:pPr>
              <w:spacing w:line="480" w:lineRule="auto"/>
              <w:rPr>
                <w:ins w:id="1601" w:author="Mohammad Nayeem Hasan" w:date="2024-11-03T23:15:00Z"/>
                <w:rFonts w:ascii="Times New Roman" w:hAnsi="Times New Roman" w:cs="Times New Roman"/>
                <w:sz w:val="24"/>
                <w:szCs w:val="24"/>
              </w:rPr>
              <w:pPrChange w:id="1602" w:author="Mohammad Nayeem Hasan" w:date="2024-12-23T01:38:00Z" w16du:dateUtc="2024-12-22T19:38:00Z">
                <w:pPr/>
              </w:pPrChange>
            </w:pPr>
            <w:ins w:id="1603" w:author="Mohammad Nayeem Hasan" w:date="2024-11-03T23:15:00Z">
              <w:r w:rsidRPr="00033637">
                <w:rPr>
                  <w:rFonts w:ascii="Times New Roman" w:hAnsi="Times New Roman" w:cs="Times New Roman"/>
                  <w:sz w:val="24"/>
                  <w:szCs w:val="24"/>
                </w:rPr>
                <w:t>189 (7.5)</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71A6D964" w14:textId="77777777" w:rsidR="00BB33D1" w:rsidRPr="00033637" w:rsidRDefault="00BB33D1" w:rsidP="00F31FB2">
            <w:pPr>
              <w:spacing w:line="480" w:lineRule="auto"/>
              <w:rPr>
                <w:ins w:id="1604" w:author="Mohammad Nayeem Hasan" w:date="2024-11-03T23:15:00Z"/>
                <w:rFonts w:ascii="Times New Roman" w:hAnsi="Times New Roman" w:cs="Times New Roman"/>
                <w:sz w:val="24"/>
                <w:szCs w:val="24"/>
              </w:rPr>
              <w:pPrChange w:id="1605" w:author="Mohammad Nayeem Hasan" w:date="2024-12-23T01:38:00Z" w16du:dateUtc="2024-12-22T19:38:00Z">
                <w:pPr/>
              </w:pPrChange>
            </w:pPr>
            <w:ins w:id="1606" w:author="Mohammad Nayeem Hasan" w:date="2024-11-03T23:15:00Z">
              <w:r w:rsidRPr="00033637">
                <w:rPr>
                  <w:rFonts w:ascii="Times New Roman" w:hAnsi="Times New Roman" w:cs="Times New Roman"/>
                  <w:sz w:val="24"/>
                  <w:szCs w:val="24"/>
                </w:rPr>
                <w:t>2333 (92.5)</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EED6DA" w14:textId="77777777" w:rsidR="00BB33D1" w:rsidRPr="00033637" w:rsidRDefault="00BB33D1" w:rsidP="00F31FB2">
            <w:pPr>
              <w:spacing w:line="480" w:lineRule="auto"/>
              <w:rPr>
                <w:ins w:id="1607" w:author="Mohammad Nayeem Hasan" w:date="2024-11-03T23:15:00Z"/>
                <w:rFonts w:ascii="Times New Roman" w:hAnsi="Times New Roman" w:cs="Times New Roman"/>
                <w:b/>
                <w:bCs/>
                <w:sz w:val="24"/>
                <w:szCs w:val="24"/>
              </w:rPr>
              <w:pPrChange w:id="1608"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6DB5370B" w14:textId="77777777" w:rsidR="00BB33D1" w:rsidRPr="00033637" w:rsidRDefault="00BB33D1" w:rsidP="00F31FB2">
            <w:pPr>
              <w:spacing w:line="480" w:lineRule="auto"/>
              <w:rPr>
                <w:ins w:id="1609" w:author="Mohammad Nayeem Hasan" w:date="2024-11-03T23:15:00Z"/>
                <w:rFonts w:ascii="Times New Roman" w:hAnsi="Times New Roman" w:cs="Times New Roman"/>
                <w:sz w:val="24"/>
                <w:szCs w:val="24"/>
              </w:rPr>
              <w:pPrChange w:id="1610" w:author="Mohammad Nayeem Hasan" w:date="2024-12-23T01:38:00Z" w16du:dateUtc="2024-12-22T19:38:00Z">
                <w:pPr/>
              </w:pPrChange>
            </w:pPr>
            <w:ins w:id="1611" w:author="Mohammad Nayeem Hasan" w:date="2024-11-03T23:15:00Z">
              <w:r w:rsidRPr="00033637">
                <w:rPr>
                  <w:rFonts w:ascii="Times New Roman" w:hAnsi="Times New Roman" w:cs="Times New Roman"/>
                  <w:sz w:val="24"/>
                  <w:szCs w:val="24"/>
                </w:rPr>
                <w:t>61 (3.8)</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5C0D96A2" w14:textId="77777777" w:rsidR="00BB33D1" w:rsidRPr="00033637" w:rsidRDefault="00BB33D1" w:rsidP="00F31FB2">
            <w:pPr>
              <w:spacing w:line="480" w:lineRule="auto"/>
              <w:rPr>
                <w:ins w:id="1612" w:author="Mohammad Nayeem Hasan" w:date="2024-11-03T23:15:00Z"/>
                <w:rFonts w:ascii="Times New Roman" w:hAnsi="Times New Roman" w:cs="Times New Roman"/>
                <w:sz w:val="24"/>
                <w:szCs w:val="24"/>
              </w:rPr>
              <w:pPrChange w:id="1613" w:author="Mohammad Nayeem Hasan" w:date="2024-12-23T01:38:00Z" w16du:dateUtc="2024-12-22T19:38:00Z">
                <w:pPr/>
              </w:pPrChange>
            </w:pPr>
            <w:ins w:id="1614" w:author="Mohammad Nayeem Hasan" w:date="2024-11-03T23:15:00Z">
              <w:r w:rsidRPr="00033637">
                <w:rPr>
                  <w:rFonts w:ascii="Times New Roman" w:hAnsi="Times New Roman" w:cs="Times New Roman"/>
                  <w:sz w:val="24"/>
                  <w:szCs w:val="24"/>
                </w:rPr>
                <w:t>1533 (96.2)</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58A596" w14:textId="77777777" w:rsidR="00BB33D1" w:rsidRPr="00033637" w:rsidRDefault="00BB33D1" w:rsidP="00F31FB2">
            <w:pPr>
              <w:spacing w:line="480" w:lineRule="auto"/>
              <w:rPr>
                <w:ins w:id="1615" w:author="Mohammad Nayeem Hasan" w:date="2024-11-03T23:15:00Z"/>
                <w:rFonts w:ascii="Times New Roman" w:hAnsi="Times New Roman" w:cs="Times New Roman"/>
                <w:b/>
                <w:bCs/>
                <w:sz w:val="24"/>
                <w:szCs w:val="24"/>
              </w:rPr>
              <w:pPrChange w:id="1616"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33D53213" w14:textId="77777777" w:rsidR="00BB33D1" w:rsidRPr="00033637" w:rsidRDefault="00BB33D1" w:rsidP="00F31FB2">
            <w:pPr>
              <w:spacing w:line="480" w:lineRule="auto"/>
              <w:rPr>
                <w:ins w:id="1617" w:author="Mohammad Nayeem Hasan" w:date="2024-11-03T23:15:00Z"/>
                <w:rFonts w:ascii="Times New Roman" w:hAnsi="Times New Roman" w:cs="Times New Roman"/>
                <w:sz w:val="24"/>
                <w:szCs w:val="24"/>
              </w:rPr>
              <w:pPrChange w:id="1618" w:author="Mohammad Nayeem Hasan" w:date="2024-12-23T01:38:00Z" w16du:dateUtc="2024-12-22T19:38:00Z">
                <w:pPr/>
              </w:pPrChange>
            </w:pPr>
            <w:ins w:id="1619" w:author="Mohammad Nayeem Hasan" w:date="2024-11-03T23:15:00Z">
              <w:r w:rsidRPr="00033637">
                <w:rPr>
                  <w:rFonts w:ascii="Times New Roman" w:hAnsi="Times New Roman" w:cs="Times New Roman"/>
                  <w:sz w:val="24"/>
                  <w:szCs w:val="24"/>
                </w:rPr>
                <w:t>119 (6.3)</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14EEE0CA" w14:textId="77777777" w:rsidR="00BB33D1" w:rsidRPr="00033637" w:rsidRDefault="00BB33D1" w:rsidP="00F31FB2">
            <w:pPr>
              <w:spacing w:line="480" w:lineRule="auto"/>
              <w:rPr>
                <w:ins w:id="1620" w:author="Mohammad Nayeem Hasan" w:date="2024-11-03T23:15:00Z"/>
                <w:rFonts w:ascii="Times New Roman" w:hAnsi="Times New Roman" w:cs="Times New Roman"/>
                <w:sz w:val="24"/>
                <w:szCs w:val="24"/>
              </w:rPr>
              <w:pPrChange w:id="1621" w:author="Mohammad Nayeem Hasan" w:date="2024-12-23T01:38:00Z" w16du:dateUtc="2024-12-22T19:38:00Z">
                <w:pPr/>
              </w:pPrChange>
            </w:pPr>
            <w:ins w:id="1622" w:author="Mohammad Nayeem Hasan" w:date="2024-11-03T23:15:00Z">
              <w:r w:rsidRPr="00033637">
                <w:rPr>
                  <w:rFonts w:ascii="Times New Roman" w:hAnsi="Times New Roman" w:cs="Times New Roman"/>
                  <w:sz w:val="24"/>
                  <w:szCs w:val="24"/>
                </w:rPr>
                <w:t>1753 (93.7)</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326FB7" w14:textId="77777777" w:rsidR="00BB33D1" w:rsidRPr="00033637" w:rsidRDefault="00BB33D1" w:rsidP="00F31FB2">
            <w:pPr>
              <w:spacing w:line="480" w:lineRule="auto"/>
              <w:rPr>
                <w:ins w:id="1623" w:author="Mohammad Nayeem Hasan" w:date="2024-11-03T23:15:00Z"/>
                <w:rFonts w:ascii="Times New Roman" w:hAnsi="Times New Roman" w:cs="Times New Roman"/>
                <w:b/>
                <w:bCs/>
                <w:sz w:val="24"/>
                <w:szCs w:val="24"/>
              </w:rPr>
              <w:pPrChange w:id="1624" w:author="Mohammad Nayeem Hasan" w:date="2024-12-23T01:38:00Z" w16du:dateUtc="2024-12-22T19:38:00Z">
                <w:pPr/>
              </w:pPrChange>
            </w:pPr>
          </w:p>
        </w:tc>
      </w:tr>
      <w:tr w:rsidR="00BB33D1" w:rsidRPr="00033637" w14:paraId="7ED465BD" w14:textId="77777777" w:rsidTr="000C3C54">
        <w:trPr>
          <w:trHeight w:val="138"/>
          <w:jc w:val="center"/>
          <w:ins w:id="1625" w:author="Mohammad Nayeem Hasan" w:date="2024-11-03T23:15: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65FEE642" w14:textId="77777777" w:rsidR="00BB33D1" w:rsidRPr="00033637" w:rsidRDefault="00BB33D1" w:rsidP="00F31FB2">
            <w:pPr>
              <w:spacing w:line="480" w:lineRule="auto"/>
              <w:rPr>
                <w:ins w:id="1626" w:author="Mohammad Nayeem Hasan" w:date="2024-11-03T23:15:00Z"/>
                <w:rFonts w:ascii="Times New Roman" w:hAnsi="Times New Roman" w:cs="Times New Roman"/>
                <w:b/>
                <w:bCs/>
                <w:sz w:val="24"/>
                <w:szCs w:val="24"/>
              </w:rPr>
              <w:pPrChange w:id="1627" w:author="Mohammad Nayeem Hasan" w:date="2024-12-23T01:38:00Z" w16du:dateUtc="2024-12-22T19:38:00Z">
                <w:pPr/>
              </w:pPrChange>
            </w:pPr>
            <w:ins w:id="1628" w:author="Mohammad Nayeem Hasan" w:date="2024-11-03T23:15:00Z">
              <w:r w:rsidRPr="00033637">
                <w:rPr>
                  <w:rFonts w:ascii="Times New Roman" w:hAnsi="Times New Roman" w:cs="Times New Roman"/>
                  <w:b/>
                  <w:bCs/>
                  <w:sz w:val="24"/>
                  <w:szCs w:val="24"/>
                </w:rPr>
                <w:t>Parental characteristics</w:t>
              </w:r>
            </w:ins>
          </w:p>
        </w:tc>
      </w:tr>
      <w:tr w:rsidR="00BB33D1" w:rsidRPr="00033637" w14:paraId="57977F24" w14:textId="77777777" w:rsidTr="000C3C54">
        <w:trPr>
          <w:trHeight w:val="138"/>
          <w:jc w:val="center"/>
          <w:ins w:id="1629" w:author="Mohammad Nayeem Hasan" w:date="2024-11-03T23:15: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354FF5DA" w14:textId="77777777" w:rsidR="00BB33D1" w:rsidRPr="00033637" w:rsidRDefault="00BB33D1" w:rsidP="00F31FB2">
            <w:pPr>
              <w:spacing w:line="480" w:lineRule="auto"/>
              <w:rPr>
                <w:ins w:id="1630" w:author="Mohammad Nayeem Hasan" w:date="2024-11-03T23:15:00Z"/>
                <w:rFonts w:ascii="Times New Roman" w:hAnsi="Times New Roman" w:cs="Times New Roman"/>
                <w:sz w:val="24"/>
                <w:szCs w:val="24"/>
              </w:rPr>
              <w:pPrChange w:id="1631" w:author="Mohammad Nayeem Hasan" w:date="2024-12-23T01:38:00Z" w16du:dateUtc="2024-12-22T19:38:00Z">
                <w:pPr/>
              </w:pPrChange>
            </w:pPr>
            <w:ins w:id="1632" w:author="Mohammad Nayeem Hasan" w:date="2024-11-03T23:15:00Z">
              <w:r w:rsidRPr="00033637">
                <w:rPr>
                  <w:rFonts w:ascii="Times New Roman" w:hAnsi="Times New Roman" w:cs="Times New Roman"/>
                  <w:sz w:val="24"/>
                  <w:szCs w:val="24"/>
                </w:rPr>
                <w:t>Mother’s education</w:t>
              </w:r>
            </w:ins>
          </w:p>
        </w:tc>
      </w:tr>
      <w:tr w:rsidR="00BB33D1" w:rsidRPr="00033637" w14:paraId="57951476" w14:textId="77777777" w:rsidTr="000C3C54">
        <w:trPr>
          <w:trHeight w:val="396"/>
          <w:jc w:val="center"/>
          <w:ins w:id="1633"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69F564D6" w14:textId="77777777" w:rsidR="00BB33D1" w:rsidRPr="00033637" w:rsidRDefault="00BB33D1" w:rsidP="00F31FB2">
            <w:pPr>
              <w:spacing w:line="480" w:lineRule="auto"/>
              <w:rPr>
                <w:ins w:id="1634" w:author="Mohammad Nayeem Hasan" w:date="2024-11-03T23:15:00Z"/>
                <w:rFonts w:ascii="Times New Roman" w:hAnsi="Times New Roman" w:cs="Times New Roman"/>
                <w:sz w:val="24"/>
                <w:szCs w:val="24"/>
              </w:rPr>
              <w:pPrChange w:id="1635" w:author="Mohammad Nayeem Hasan" w:date="2024-12-23T01:38:00Z" w16du:dateUtc="2024-12-22T19:38:00Z">
                <w:pPr/>
              </w:pPrChange>
            </w:pPr>
            <w:ins w:id="1636" w:author="Mohammad Nayeem Hasan" w:date="2024-11-03T23:15:00Z">
              <w:r w:rsidRPr="00033637">
                <w:rPr>
                  <w:rFonts w:ascii="Times New Roman" w:hAnsi="Times New Roman" w:cs="Times New Roman"/>
                  <w:sz w:val="24"/>
                  <w:szCs w:val="24"/>
                </w:rPr>
                <w:t>Primary incomplete</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062A6101" w14:textId="77777777" w:rsidR="00BB33D1" w:rsidRPr="00033637" w:rsidRDefault="00BB33D1" w:rsidP="00F31FB2">
            <w:pPr>
              <w:spacing w:line="480" w:lineRule="auto"/>
              <w:rPr>
                <w:ins w:id="1637" w:author="Mohammad Nayeem Hasan" w:date="2024-11-03T23:15:00Z"/>
                <w:rFonts w:ascii="Times New Roman" w:hAnsi="Times New Roman" w:cs="Times New Roman"/>
                <w:sz w:val="24"/>
                <w:szCs w:val="24"/>
              </w:rPr>
              <w:pPrChange w:id="1638" w:author="Mohammad Nayeem Hasan" w:date="2024-12-23T01:38:00Z" w16du:dateUtc="2024-12-22T19:38:00Z">
                <w:pPr/>
              </w:pPrChange>
            </w:pPr>
            <w:ins w:id="1639" w:author="Mohammad Nayeem Hasan" w:date="2024-11-03T23:15:00Z">
              <w:r w:rsidRPr="00033637">
                <w:rPr>
                  <w:rFonts w:ascii="Times New Roman" w:hAnsi="Times New Roman" w:cs="Times New Roman"/>
                  <w:sz w:val="24"/>
                  <w:szCs w:val="24"/>
                </w:rPr>
                <w:t>1299 (8.0)</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22D80F20" w14:textId="77777777" w:rsidR="00BB33D1" w:rsidRPr="00033637" w:rsidRDefault="00BB33D1" w:rsidP="00F31FB2">
            <w:pPr>
              <w:spacing w:line="480" w:lineRule="auto"/>
              <w:rPr>
                <w:ins w:id="1640" w:author="Mohammad Nayeem Hasan" w:date="2024-11-03T23:15:00Z"/>
                <w:rFonts w:ascii="Times New Roman" w:hAnsi="Times New Roman" w:cs="Times New Roman"/>
                <w:sz w:val="24"/>
                <w:szCs w:val="24"/>
              </w:rPr>
              <w:pPrChange w:id="1641" w:author="Mohammad Nayeem Hasan" w:date="2024-12-23T01:38:00Z" w16du:dateUtc="2024-12-22T19:38:00Z">
                <w:pPr/>
              </w:pPrChange>
            </w:pPr>
            <w:ins w:id="1642" w:author="Mohammad Nayeem Hasan" w:date="2024-11-03T23:15:00Z">
              <w:r w:rsidRPr="00033637">
                <w:rPr>
                  <w:rFonts w:ascii="Times New Roman" w:hAnsi="Times New Roman" w:cs="Times New Roman"/>
                  <w:sz w:val="24"/>
                  <w:szCs w:val="24"/>
                </w:rPr>
                <w:t>14912 (92.0)</w:t>
              </w:r>
            </w:ins>
          </w:p>
        </w:tc>
        <w:tc>
          <w:tcPr>
            <w:tcW w:w="689" w:type="pct"/>
            <w:vMerge w:val="restart"/>
            <w:tcBorders>
              <w:top w:val="single" w:sz="4" w:space="0" w:color="auto"/>
              <w:left w:val="single" w:sz="4" w:space="0" w:color="auto"/>
              <w:bottom w:val="single" w:sz="4" w:space="0" w:color="auto"/>
              <w:right w:val="single" w:sz="4" w:space="0" w:color="auto"/>
            </w:tcBorders>
            <w:vAlign w:val="center"/>
            <w:hideMark/>
          </w:tcPr>
          <w:p w14:paraId="55C8F519" w14:textId="77777777" w:rsidR="00BB33D1" w:rsidRPr="00033637" w:rsidRDefault="00BB33D1" w:rsidP="00F31FB2">
            <w:pPr>
              <w:spacing w:line="480" w:lineRule="auto"/>
              <w:rPr>
                <w:ins w:id="1643" w:author="Mohammad Nayeem Hasan" w:date="2024-11-03T23:15:00Z"/>
                <w:rFonts w:ascii="Times New Roman" w:hAnsi="Times New Roman" w:cs="Times New Roman"/>
                <w:b/>
                <w:bCs/>
                <w:sz w:val="24"/>
                <w:szCs w:val="24"/>
              </w:rPr>
              <w:pPrChange w:id="1644" w:author="Mohammad Nayeem Hasan" w:date="2024-12-23T01:38:00Z" w16du:dateUtc="2024-12-22T19:38:00Z">
                <w:pPr/>
              </w:pPrChange>
            </w:pPr>
            <w:ins w:id="1645" w:author="Mohammad Nayeem Hasan" w:date="2024-11-03T23:15:00Z">
              <w:r w:rsidRPr="00033637">
                <w:rPr>
                  <w:rFonts w:ascii="Times New Roman" w:hAnsi="Times New Roman" w:cs="Times New Roman"/>
                  <w:b/>
                  <w:bCs/>
                  <w:sz w:val="24"/>
                  <w:szCs w:val="24"/>
                </w:rPr>
                <w:t>&lt;0.001</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196F9BF2" w14:textId="77777777" w:rsidR="00BB33D1" w:rsidRPr="00033637" w:rsidRDefault="00BB33D1" w:rsidP="00F31FB2">
            <w:pPr>
              <w:spacing w:line="480" w:lineRule="auto"/>
              <w:rPr>
                <w:ins w:id="1646" w:author="Mohammad Nayeem Hasan" w:date="2024-11-03T23:15:00Z"/>
                <w:rFonts w:ascii="Times New Roman" w:hAnsi="Times New Roman" w:cs="Times New Roman"/>
                <w:sz w:val="24"/>
                <w:szCs w:val="24"/>
              </w:rPr>
              <w:pPrChange w:id="1647" w:author="Mohammad Nayeem Hasan" w:date="2024-12-23T01:38:00Z" w16du:dateUtc="2024-12-22T19:38:00Z">
                <w:pPr/>
              </w:pPrChange>
            </w:pPr>
            <w:ins w:id="1648" w:author="Mohammad Nayeem Hasan" w:date="2024-11-03T23:15:00Z">
              <w:r w:rsidRPr="00033637">
                <w:rPr>
                  <w:rFonts w:ascii="Times New Roman" w:hAnsi="Times New Roman" w:cs="Times New Roman"/>
                  <w:sz w:val="24"/>
                  <w:szCs w:val="24"/>
                </w:rPr>
                <w:t>319 (4.2)</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69BE60EA" w14:textId="77777777" w:rsidR="00BB33D1" w:rsidRPr="00033637" w:rsidRDefault="00BB33D1" w:rsidP="00F31FB2">
            <w:pPr>
              <w:spacing w:line="480" w:lineRule="auto"/>
              <w:rPr>
                <w:ins w:id="1649" w:author="Mohammad Nayeem Hasan" w:date="2024-11-03T23:15:00Z"/>
                <w:rFonts w:ascii="Times New Roman" w:hAnsi="Times New Roman" w:cs="Times New Roman"/>
                <w:sz w:val="24"/>
                <w:szCs w:val="24"/>
              </w:rPr>
              <w:pPrChange w:id="1650" w:author="Mohammad Nayeem Hasan" w:date="2024-12-23T01:38:00Z" w16du:dateUtc="2024-12-22T19:38:00Z">
                <w:pPr/>
              </w:pPrChange>
            </w:pPr>
            <w:ins w:id="1651" w:author="Mohammad Nayeem Hasan" w:date="2024-11-03T23:15:00Z">
              <w:r w:rsidRPr="00033637">
                <w:rPr>
                  <w:rFonts w:ascii="Times New Roman" w:hAnsi="Times New Roman" w:cs="Times New Roman"/>
                  <w:sz w:val="24"/>
                  <w:szCs w:val="24"/>
                </w:rPr>
                <w:t>7323 (95.8)</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4798CE38" w14:textId="77777777" w:rsidR="00BB33D1" w:rsidRPr="00033637" w:rsidRDefault="00BB33D1" w:rsidP="00F31FB2">
            <w:pPr>
              <w:spacing w:line="480" w:lineRule="auto"/>
              <w:rPr>
                <w:ins w:id="1652" w:author="Mohammad Nayeem Hasan" w:date="2024-11-03T23:15:00Z"/>
                <w:rFonts w:ascii="Times New Roman" w:hAnsi="Times New Roman" w:cs="Times New Roman"/>
                <w:sz w:val="24"/>
                <w:szCs w:val="24"/>
              </w:rPr>
              <w:pPrChange w:id="1653" w:author="Mohammad Nayeem Hasan" w:date="2024-12-23T01:38:00Z" w16du:dateUtc="2024-12-22T19:38:00Z">
                <w:pPr/>
              </w:pPrChange>
            </w:pPr>
            <w:ins w:id="1654" w:author="Mohammad Nayeem Hasan" w:date="2024-11-03T23:15:00Z">
              <w:r w:rsidRPr="00033637">
                <w:rPr>
                  <w:rFonts w:ascii="Times New Roman" w:hAnsi="Times New Roman" w:cs="Times New Roman"/>
                  <w:sz w:val="24"/>
                  <w:szCs w:val="24"/>
                </w:rPr>
                <w:t>0.786</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4C2C12AF" w14:textId="77777777" w:rsidR="00BB33D1" w:rsidRPr="00033637" w:rsidRDefault="00BB33D1" w:rsidP="00F31FB2">
            <w:pPr>
              <w:spacing w:line="480" w:lineRule="auto"/>
              <w:rPr>
                <w:ins w:id="1655" w:author="Mohammad Nayeem Hasan" w:date="2024-11-03T23:15:00Z"/>
                <w:rFonts w:ascii="Times New Roman" w:hAnsi="Times New Roman" w:cs="Times New Roman"/>
                <w:sz w:val="24"/>
                <w:szCs w:val="24"/>
              </w:rPr>
              <w:pPrChange w:id="1656" w:author="Mohammad Nayeem Hasan" w:date="2024-12-23T01:38:00Z" w16du:dateUtc="2024-12-22T19:38:00Z">
                <w:pPr/>
              </w:pPrChange>
            </w:pPr>
            <w:ins w:id="1657" w:author="Mohammad Nayeem Hasan" w:date="2024-11-03T23:15:00Z">
              <w:r w:rsidRPr="00033637">
                <w:rPr>
                  <w:rFonts w:ascii="Times New Roman" w:hAnsi="Times New Roman" w:cs="Times New Roman"/>
                  <w:sz w:val="24"/>
                  <w:szCs w:val="24"/>
                </w:rPr>
                <w:t>199 (7.7)</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51D5A355" w14:textId="77777777" w:rsidR="00BB33D1" w:rsidRPr="00033637" w:rsidRDefault="00BB33D1" w:rsidP="00F31FB2">
            <w:pPr>
              <w:spacing w:line="480" w:lineRule="auto"/>
              <w:rPr>
                <w:ins w:id="1658" w:author="Mohammad Nayeem Hasan" w:date="2024-11-03T23:15:00Z"/>
                <w:rFonts w:ascii="Times New Roman" w:hAnsi="Times New Roman" w:cs="Times New Roman"/>
                <w:sz w:val="24"/>
                <w:szCs w:val="24"/>
              </w:rPr>
              <w:pPrChange w:id="1659" w:author="Mohammad Nayeem Hasan" w:date="2024-12-23T01:38:00Z" w16du:dateUtc="2024-12-22T19:38:00Z">
                <w:pPr/>
              </w:pPrChange>
            </w:pPr>
            <w:ins w:id="1660" w:author="Mohammad Nayeem Hasan" w:date="2024-11-03T23:15:00Z">
              <w:r w:rsidRPr="00033637">
                <w:rPr>
                  <w:rFonts w:ascii="Times New Roman" w:hAnsi="Times New Roman" w:cs="Times New Roman"/>
                  <w:sz w:val="24"/>
                  <w:szCs w:val="24"/>
                </w:rPr>
                <w:t>2387 (92.3)</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0BE7D2F7" w14:textId="77777777" w:rsidR="00BB33D1" w:rsidRPr="00033637" w:rsidRDefault="00BB33D1" w:rsidP="00F31FB2">
            <w:pPr>
              <w:spacing w:line="480" w:lineRule="auto"/>
              <w:rPr>
                <w:ins w:id="1661" w:author="Mohammad Nayeem Hasan" w:date="2024-11-03T23:15:00Z"/>
                <w:rFonts w:ascii="Times New Roman" w:hAnsi="Times New Roman" w:cs="Times New Roman"/>
                <w:sz w:val="24"/>
                <w:szCs w:val="24"/>
              </w:rPr>
              <w:pPrChange w:id="1662" w:author="Mohammad Nayeem Hasan" w:date="2024-12-23T01:38:00Z" w16du:dateUtc="2024-12-22T19:38:00Z">
                <w:pPr/>
              </w:pPrChange>
            </w:pPr>
            <w:ins w:id="1663" w:author="Mohammad Nayeem Hasan" w:date="2024-11-03T23:15:00Z">
              <w:r w:rsidRPr="00033637">
                <w:rPr>
                  <w:rFonts w:ascii="Times New Roman" w:hAnsi="Times New Roman" w:cs="Times New Roman"/>
                  <w:sz w:val="24"/>
                  <w:szCs w:val="24"/>
                </w:rPr>
                <w:t>0.052</w:t>
              </w:r>
            </w:ins>
          </w:p>
        </w:tc>
      </w:tr>
      <w:tr w:rsidR="00BB33D1" w:rsidRPr="00033637" w14:paraId="4D000E37" w14:textId="77777777" w:rsidTr="000C3C54">
        <w:trPr>
          <w:trHeight w:val="138"/>
          <w:jc w:val="center"/>
          <w:ins w:id="1664"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0D3EDEB1" w14:textId="77777777" w:rsidR="00BB33D1" w:rsidRPr="00033637" w:rsidRDefault="00BB33D1" w:rsidP="00F31FB2">
            <w:pPr>
              <w:spacing w:line="480" w:lineRule="auto"/>
              <w:rPr>
                <w:ins w:id="1665" w:author="Mohammad Nayeem Hasan" w:date="2024-11-03T23:15:00Z"/>
                <w:rFonts w:ascii="Times New Roman" w:hAnsi="Times New Roman" w:cs="Times New Roman"/>
                <w:sz w:val="24"/>
                <w:szCs w:val="24"/>
              </w:rPr>
              <w:pPrChange w:id="1666" w:author="Mohammad Nayeem Hasan" w:date="2024-12-23T01:38:00Z" w16du:dateUtc="2024-12-22T19:38:00Z">
                <w:pPr/>
              </w:pPrChange>
            </w:pPr>
            <w:ins w:id="1667" w:author="Mohammad Nayeem Hasan" w:date="2024-11-03T23:15:00Z">
              <w:r w:rsidRPr="00033637">
                <w:rPr>
                  <w:rFonts w:ascii="Times New Roman" w:hAnsi="Times New Roman" w:cs="Times New Roman"/>
                  <w:sz w:val="24"/>
                  <w:szCs w:val="24"/>
                </w:rPr>
                <w:t>Primary complete</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3FF1EE63" w14:textId="77777777" w:rsidR="00BB33D1" w:rsidRPr="00033637" w:rsidRDefault="00BB33D1" w:rsidP="00F31FB2">
            <w:pPr>
              <w:spacing w:line="480" w:lineRule="auto"/>
              <w:rPr>
                <w:ins w:id="1668" w:author="Mohammad Nayeem Hasan" w:date="2024-11-03T23:15:00Z"/>
                <w:rFonts w:ascii="Times New Roman" w:hAnsi="Times New Roman" w:cs="Times New Roman"/>
                <w:sz w:val="24"/>
                <w:szCs w:val="24"/>
              </w:rPr>
              <w:pPrChange w:id="1669" w:author="Mohammad Nayeem Hasan" w:date="2024-12-23T01:38:00Z" w16du:dateUtc="2024-12-22T19:38:00Z">
                <w:pPr/>
              </w:pPrChange>
            </w:pPr>
            <w:ins w:id="1670" w:author="Mohammad Nayeem Hasan" w:date="2024-11-03T23:15:00Z">
              <w:r w:rsidRPr="00033637">
                <w:rPr>
                  <w:rFonts w:ascii="Times New Roman" w:hAnsi="Times New Roman" w:cs="Times New Roman"/>
                  <w:sz w:val="24"/>
                  <w:szCs w:val="24"/>
                </w:rPr>
                <w:t>274 (6.7)</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3F532DBF" w14:textId="77777777" w:rsidR="00BB33D1" w:rsidRPr="00033637" w:rsidRDefault="00BB33D1" w:rsidP="00F31FB2">
            <w:pPr>
              <w:spacing w:line="480" w:lineRule="auto"/>
              <w:rPr>
                <w:ins w:id="1671" w:author="Mohammad Nayeem Hasan" w:date="2024-11-03T23:15:00Z"/>
                <w:rFonts w:ascii="Times New Roman" w:hAnsi="Times New Roman" w:cs="Times New Roman"/>
                <w:sz w:val="24"/>
                <w:szCs w:val="24"/>
              </w:rPr>
              <w:pPrChange w:id="1672" w:author="Mohammad Nayeem Hasan" w:date="2024-12-23T01:38:00Z" w16du:dateUtc="2024-12-22T19:38:00Z">
                <w:pPr/>
              </w:pPrChange>
            </w:pPr>
            <w:ins w:id="1673" w:author="Mohammad Nayeem Hasan" w:date="2024-11-03T23:15:00Z">
              <w:r w:rsidRPr="00033637">
                <w:rPr>
                  <w:rFonts w:ascii="Times New Roman" w:hAnsi="Times New Roman" w:cs="Times New Roman"/>
                  <w:sz w:val="24"/>
                  <w:szCs w:val="24"/>
                </w:rPr>
                <w:t>3808 (93.3)</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50ED3CC" w14:textId="77777777" w:rsidR="00BB33D1" w:rsidRPr="00033637" w:rsidRDefault="00BB33D1" w:rsidP="00F31FB2">
            <w:pPr>
              <w:spacing w:line="480" w:lineRule="auto"/>
              <w:rPr>
                <w:ins w:id="1674" w:author="Mohammad Nayeem Hasan" w:date="2024-11-03T23:15:00Z"/>
                <w:rFonts w:ascii="Times New Roman" w:hAnsi="Times New Roman" w:cs="Times New Roman"/>
                <w:b/>
                <w:bCs/>
                <w:sz w:val="24"/>
                <w:szCs w:val="24"/>
              </w:rPr>
              <w:pPrChange w:id="1675"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54E02A06" w14:textId="77777777" w:rsidR="00BB33D1" w:rsidRPr="00033637" w:rsidRDefault="00BB33D1" w:rsidP="00F31FB2">
            <w:pPr>
              <w:spacing w:line="480" w:lineRule="auto"/>
              <w:rPr>
                <w:ins w:id="1676" w:author="Mohammad Nayeem Hasan" w:date="2024-11-03T23:15:00Z"/>
                <w:rFonts w:ascii="Times New Roman" w:hAnsi="Times New Roman" w:cs="Times New Roman"/>
                <w:sz w:val="24"/>
                <w:szCs w:val="24"/>
              </w:rPr>
              <w:pPrChange w:id="1677" w:author="Mohammad Nayeem Hasan" w:date="2024-12-23T01:38:00Z" w16du:dateUtc="2024-12-22T19:38:00Z">
                <w:pPr/>
              </w:pPrChange>
            </w:pPr>
            <w:ins w:id="1678" w:author="Mohammad Nayeem Hasan" w:date="2024-11-03T23:15:00Z">
              <w:r w:rsidRPr="00033637">
                <w:rPr>
                  <w:rFonts w:ascii="Times New Roman" w:hAnsi="Times New Roman" w:cs="Times New Roman"/>
                  <w:sz w:val="24"/>
                  <w:szCs w:val="24"/>
                </w:rPr>
                <w:t>118 (3.6)</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36B91E31" w14:textId="77777777" w:rsidR="00BB33D1" w:rsidRPr="00033637" w:rsidRDefault="00BB33D1" w:rsidP="00F31FB2">
            <w:pPr>
              <w:spacing w:line="480" w:lineRule="auto"/>
              <w:rPr>
                <w:ins w:id="1679" w:author="Mohammad Nayeem Hasan" w:date="2024-11-03T23:15:00Z"/>
                <w:rFonts w:ascii="Times New Roman" w:hAnsi="Times New Roman" w:cs="Times New Roman"/>
                <w:sz w:val="24"/>
                <w:szCs w:val="24"/>
              </w:rPr>
              <w:pPrChange w:id="1680" w:author="Mohammad Nayeem Hasan" w:date="2024-12-23T01:38:00Z" w16du:dateUtc="2024-12-22T19:38:00Z">
                <w:pPr/>
              </w:pPrChange>
            </w:pPr>
            <w:ins w:id="1681" w:author="Mohammad Nayeem Hasan" w:date="2024-11-03T23:15:00Z">
              <w:r w:rsidRPr="00033637">
                <w:rPr>
                  <w:rFonts w:ascii="Times New Roman" w:hAnsi="Times New Roman" w:cs="Times New Roman"/>
                  <w:sz w:val="24"/>
                  <w:szCs w:val="24"/>
                </w:rPr>
                <w:t>3137 (96.4)</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C81ADC" w14:textId="77777777" w:rsidR="00BB33D1" w:rsidRPr="00033637" w:rsidRDefault="00BB33D1" w:rsidP="00F31FB2">
            <w:pPr>
              <w:spacing w:line="480" w:lineRule="auto"/>
              <w:rPr>
                <w:ins w:id="1682" w:author="Mohammad Nayeem Hasan" w:date="2024-11-03T23:15:00Z"/>
                <w:rFonts w:ascii="Times New Roman" w:hAnsi="Times New Roman" w:cs="Times New Roman"/>
                <w:sz w:val="24"/>
                <w:szCs w:val="24"/>
              </w:rPr>
              <w:pPrChange w:id="1683"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75BB5AB0" w14:textId="77777777" w:rsidR="00BB33D1" w:rsidRPr="00033637" w:rsidRDefault="00BB33D1" w:rsidP="00F31FB2">
            <w:pPr>
              <w:spacing w:line="480" w:lineRule="auto"/>
              <w:rPr>
                <w:ins w:id="1684" w:author="Mohammad Nayeem Hasan" w:date="2024-11-03T23:15:00Z"/>
                <w:rFonts w:ascii="Times New Roman" w:hAnsi="Times New Roman" w:cs="Times New Roman"/>
                <w:sz w:val="24"/>
                <w:szCs w:val="24"/>
              </w:rPr>
              <w:pPrChange w:id="1685" w:author="Mohammad Nayeem Hasan" w:date="2024-12-23T01:38:00Z" w16du:dateUtc="2024-12-22T19:38:00Z">
                <w:pPr/>
              </w:pPrChange>
            </w:pPr>
            <w:ins w:id="1686" w:author="Mohammad Nayeem Hasan" w:date="2024-11-03T23:15:00Z">
              <w:r w:rsidRPr="00033637">
                <w:rPr>
                  <w:rFonts w:ascii="Times New Roman" w:hAnsi="Times New Roman" w:cs="Times New Roman"/>
                  <w:sz w:val="24"/>
                  <w:szCs w:val="24"/>
                </w:rPr>
                <w:t>402 (7.3)</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2F92FA04" w14:textId="77777777" w:rsidR="00BB33D1" w:rsidRPr="00033637" w:rsidRDefault="00BB33D1" w:rsidP="00F31FB2">
            <w:pPr>
              <w:spacing w:line="480" w:lineRule="auto"/>
              <w:rPr>
                <w:ins w:id="1687" w:author="Mohammad Nayeem Hasan" w:date="2024-11-03T23:15:00Z"/>
                <w:rFonts w:ascii="Times New Roman" w:hAnsi="Times New Roman" w:cs="Times New Roman"/>
                <w:sz w:val="24"/>
                <w:szCs w:val="24"/>
              </w:rPr>
              <w:pPrChange w:id="1688" w:author="Mohammad Nayeem Hasan" w:date="2024-12-23T01:38:00Z" w16du:dateUtc="2024-12-22T19:38:00Z">
                <w:pPr/>
              </w:pPrChange>
            </w:pPr>
            <w:ins w:id="1689" w:author="Mohammad Nayeem Hasan" w:date="2024-11-03T23:15:00Z">
              <w:r w:rsidRPr="00033637">
                <w:rPr>
                  <w:rFonts w:ascii="Times New Roman" w:hAnsi="Times New Roman" w:cs="Times New Roman"/>
                  <w:sz w:val="24"/>
                  <w:szCs w:val="24"/>
                </w:rPr>
                <w:t>5078 (92.7)</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48E2A78" w14:textId="77777777" w:rsidR="00BB33D1" w:rsidRPr="00033637" w:rsidRDefault="00BB33D1" w:rsidP="00F31FB2">
            <w:pPr>
              <w:spacing w:line="480" w:lineRule="auto"/>
              <w:rPr>
                <w:ins w:id="1690" w:author="Mohammad Nayeem Hasan" w:date="2024-11-03T23:15:00Z"/>
                <w:rFonts w:ascii="Times New Roman" w:hAnsi="Times New Roman" w:cs="Times New Roman"/>
                <w:sz w:val="24"/>
                <w:szCs w:val="24"/>
              </w:rPr>
              <w:pPrChange w:id="1691" w:author="Mohammad Nayeem Hasan" w:date="2024-12-23T01:38:00Z" w16du:dateUtc="2024-12-22T19:38:00Z">
                <w:pPr/>
              </w:pPrChange>
            </w:pPr>
          </w:p>
        </w:tc>
      </w:tr>
      <w:tr w:rsidR="00BB33D1" w:rsidRPr="00033637" w14:paraId="077DB160" w14:textId="77777777" w:rsidTr="000C3C54">
        <w:trPr>
          <w:trHeight w:val="138"/>
          <w:jc w:val="center"/>
          <w:ins w:id="1692"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162E3EE8" w14:textId="77777777" w:rsidR="00BB33D1" w:rsidRPr="00033637" w:rsidRDefault="00BB33D1" w:rsidP="00F31FB2">
            <w:pPr>
              <w:spacing w:line="480" w:lineRule="auto"/>
              <w:rPr>
                <w:ins w:id="1693" w:author="Mohammad Nayeem Hasan" w:date="2024-11-03T23:15:00Z"/>
                <w:rFonts w:ascii="Times New Roman" w:hAnsi="Times New Roman" w:cs="Times New Roman"/>
                <w:sz w:val="24"/>
                <w:szCs w:val="24"/>
              </w:rPr>
              <w:pPrChange w:id="1694" w:author="Mohammad Nayeem Hasan" w:date="2024-12-23T01:38:00Z" w16du:dateUtc="2024-12-22T19:38:00Z">
                <w:pPr/>
              </w:pPrChange>
            </w:pPr>
            <w:ins w:id="1695" w:author="Mohammad Nayeem Hasan" w:date="2024-11-03T23:15:00Z">
              <w:r w:rsidRPr="00033637">
                <w:rPr>
                  <w:rFonts w:ascii="Times New Roman" w:hAnsi="Times New Roman" w:cs="Times New Roman"/>
                  <w:sz w:val="24"/>
                  <w:szCs w:val="24"/>
                </w:rPr>
                <w:t>Secondary incomplete</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0730057A" w14:textId="77777777" w:rsidR="00BB33D1" w:rsidRPr="00033637" w:rsidRDefault="00BB33D1" w:rsidP="00F31FB2">
            <w:pPr>
              <w:spacing w:line="480" w:lineRule="auto"/>
              <w:rPr>
                <w:ins w:id="1696" w:author="Mohammad Nayeem Hasan" w:date="2024-11-03T23:15:00Z"/>
                <w:rFonts w:ascii="Times New Roman" w:hAnsi="Times New Roman" w:cs="Times New Roman"/>
                <w:sz w:val="24"/>
                <w:szCs w:val="24"/>
              </w:rPr>
              <w:pPrChange w:id="1697" w:author="Mohammad Nayeem Hasan" w:date="2024-12-23T01:38:00Z" w16du:dateUtc="2024-12-22T19:38:00Z">
                <w:pPr/>
              </w:pPrChange>
            </w:pPr>
            <w:ins w:id="1698" w:author="Mohammad Nayeem Hasan" w:date="2024-11-03T23:15:00Z">
              <w:r w:rsidRPr="00033637">
                <w:rPr>
                  <w:rFonts w:ascii="Times New Roman" w:hAnsi="Times New Roman" w:cs="Times New Roman"/>
                  <w:sz w:val="24"/>
                  <w:szCs w:val="24"/>
                </w:rPr>
                <w:t>489 (6.2)</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584EDFD4" w14:textId="77777777" w:rsidR="00BB33D1" w:rsidRPr="00033637" w:rsidRDefault="00BB33D1" w:rsidP="00F31FB2">
            <w:pPr>
              <w:spacing w:line="480" w:lineRule="auto"/>
              <w:rPr>
                <w:ins w:id="1699" w:author="Mohammad Nayeem Hasan" w:date="2024-11-03T23:15:00Z"/>
                <w:rFonts w:ascii="Times New Roman" w:hAnsi="Times New Roman" w:cs="Times New Roman"/>
                <w:sz w:val="24"/>
                <w:szCs w:val="24"/>
              </w:rPr>
              <w:pPrChange w:id="1700" w:author="Mohammad Nayeem Hasan" w:date="2024-12-23T01:38:00Z" w16du:dateUtc="2024-12-22T19:38:00Z">
                <w:pPr/>
              </w:pPrChange>
            </w:pPr>
            <w:ins w:id="1701" w:author="Mohammad Nayeem Hasan" w:date="2024-11-03T23:15:00Z">
              <w:r w:rsidRPr="00033637">
                <w:rPr>
                  <w:rFonts w:ascii="Times New Roman" w:hAnsi="Times New Roman" w:cs="Times New Roman"/>
                  <w:sz w:val="24"/>
                  <w:szCs w:val="24"/>
                </w:rPr>
                <w:t>7454 (93.8)</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ED9EEE" w14:textId="77777777" w:rsidR="00BB33D1" w:rsidRPr="00033637" w:rsidRDefault="00BB33D1" w:rsidP="00F31FB2">
            <w:pPr>
              <w:spacing w:line="480" w:lineRule="auto"/>
              <w:rPr>
                <w:ins w:id="1702" w:author="Mohammad Nayeem Hasan" w:date="2024-11-03T23:15:00Z"/>
                <w:rFonts w:ascii="Times New Roman" w:hAnsi="Times New Roman" w:cs="Times New Roman"/>
                <w:b/>
                <w:bCs/>
                <w:sz w:val="24"/>
                <w:szCs w:val="24"/>
              </w:rPr>
              <w:pPrChange w:id="1703"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0AF70547" w14:textId="77777777" w:rsidR="00BB33D1" w:rsidRPr="00033637" w:rsidRDefault="00BB33D1" w:rsidP="00F31FB2">
            <w:pPr>
              <w:spacing w:line="480" w:lineRule="auto"/>
              <w:rPr>
                <w:ins w:id="1704" w:author="Mohammad Nayeem Hasan" w:date="2024-11-03T23:15:00Z"/>
                <w:rFonts w:ascii="Times New Roman" w:hAnsi="Times New Roman" w:cs="Times New Roman"/>
                <w:sz w:val="24"/>
                <w:szCs w:val="24"/>
              </w:rPr>
              <w:pPrChange w:id="1705" w:author="Mohammad Nayeem Hasan" w:date="2024-12-23T01:38:00Z" w16du:dateUtc="2024-12-22T19:38:00Z">
                <w:pPr/>
              </w:pPrChange>
            </w:pPr>
            <w:ins w:id="1706" w:author="Mohammad Nayeem Hasan" w:date="2024-11-03T23:15:00Z">
              <w:r w:rsidRPr="00033637">
                <w:rPr>
                  <w:rFonts w:ascii="Times New Roman" w:hAnsi="Times New Roman" w:cs="Times New Roman"/>
                  <w:sz w:val="24"/>
                  <w:szCs w:val="24"/>
                </w:rPr>
                <w:t>282 (3.9)</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41922F16" w14:textId="77777777" w:rsidR="00BB33D1" w:rsidRPr="00033637" w:rsidRDefault="00BB33D1" w:rsidP="00F31FB2">
            <w:pPr>
              <w:spacing w:line="480" w:lineRule="auto"/>
              <w:rPr>
                <w:ins w:id="1707" w:author="Mohammad Nayeem Hasan" w:date="2024-11-03T23:15:00Z"/>
                <w:rFonts w:ascii="Times New Roman" w:hAnsi="Times New Roman" w:cs="Times New Roman"/>
                <w:sz w:val="24"/>
                <w:szCs w:val="24"/>
              </w:rPr>
              <w:pPrChange w:id="1708" w:author="Mohammad Nayeem Hasan" w:date="2024-12-23T01:38:00Z" w16du:dateUtc="2024-12-22T19:38:00Z">
                <w:pPr/>
              </w:pPrChange>
            </w:pPr>
            <w:ins w:id="1709" w:author="Mohammad Nayeem Hasan" w:date="2024-11-03T23:15:00Z">
              <w:r w:rsidRPr="00033637">
                <w:rPr>
                  <w:rFonts w:ascii="Times New Roman" w:hAnsi="Times New Roman" w:cs="Times New Roman"/>
                  <w:sz w:val="24"/>
                  <w:szCs w:val="24"/>
                </w:rPr>
                <w:t>7003 (96.1)</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2544F9" w14:textId="77777777" w:rsidR="00BB33D1" w:rsidRPr="00033637" w:rsidRDefault="00BB33D1" w:rsidP="00F31FB2">
            <w:pPr>
              <w:spacing w:line="480" w:lineRule="auto"/>
              <w:rPr>
                <w:ins w:id="1710" w:author="Mohammad Nayeem Hasan" w:date="2024-11-03T23:15:00Z"/>
                <w:rFonts w:ascii="Times New Roman" w:hAnsi="Times New Roman" w:cs="Times New Roman"/>
                <w:sz w:val="24"/>
                <w:szCs w:val="24"/>
              </w:rPr>
              <w:pPrChange w:id="1711"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50D3C019" w14:textId="77777777" w:rsidR="00BB33D1" w:rsidRPr="00033637" w:rsidRDefault="00BB33D1" w:rsidP="00F31FB2">
            <w:pPr>
              <w:spacing w:line="480" w:lineRule="auto"/>
              <w:rPr>
                <w:ins w:id="1712" w:author="Mohammad Nayeem Hasan" w:date="2024-11-03T23:15:00Z"/>
                <w:rFonts w:ascii="Times New Roman" w:hAnsi="Times New Roman" w:cs="Times New Roman"/>
                <w:sz w:val="24"/>
                <w:szCs w:val="24"/>
              </w:rPr>
              <w:pPrChange w:id="1713" w:author="Mohammad Nayeem Hasan" w:date="2024-12-23T01:38:00Z" w16du:dateUtc="2024-12-22T19:38:00Z">
                <w:pPr/>
              </w:pPrChange>
            </w:pPr>
            <w:ins w:id="1714" w:author="Mohammad Nayeem Hasan" w:date="2024-11-03T23:15:00Z">
              <w:r w:rsidRPr="00033637">
                <w:rPr>
                  <w:rFonts w:ascii="Times New Roman" w:hAnsi="Times New Roman" w:cs="Times New Roman"/>
                  <w:sz w:val="24"/>
                  <w:szCs w:val="24"/>
                </w:rPr>
                <w:t>779 (6.9)</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667D6F66" w14:textId="77777777" w:rsidR="00BB33D1" w:rsidRPr="00033637" w:rsidRDefault="00BB33D1" w:rsidP="00F31FB2">
            <w:pPr>
              <w:spacing w:line="480" w:lineRule="auto"/>
              <w:rPr>
                <w:ins w:id="1715" w:author="Mohammad Nayeem Hasan" w:date="2024-11-03T23:15:00Z"/>
                <w:rFonts w:ascii="Times New Roman" w:hAnsi="Times New Roman" w:cs="Times New Roman"/>
                <w:sz w:val="24"/>
                <w:szCs w:val="24"/>
              </w:rPr>
              <w:pPrChange w:id="1716" w:author="Mohammad Nayeem Hasan" w:date="2024-12-23T01:38:00Z" w16du:dateUtc="2024-12-22T19:38:00Z">
                <w:pPr/>
              </w:pPrChange>
            </w:pPr>
            <w:ins w:id="1717" w:author="Mohammad Nayeem Hasan" w:date="2024-11-03T23:15:00Z">
              <w:r w:rsidRPr="00033637">
                <w:rPr>
                  <w:rFonts w:ascii="Times New Roman" w:hAnsi="Times New Roman" w:cs="Times New Roman"/>
                  <w:sz w:val="24"/>
                  <w:szCs w:val="24"/>
                </w:rPr>
                <w:t>10548 (93.1)</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527809B" w14:textId="77777777" w:rsidR="00BB33D1" w:rsidRPr="00033637" w:rsidRDefault="00BB33D1" w:rsidP="00F31FB2">
            <w:pPr>
              <w:spacing w:line="480" w:lineRule="auto"/>
              <w:rPr>
                <w:ins w:id="1718" w:author="Mohammad Nayeem Hasan" w:date="2024-11-03T23:15:00Z"/>
                <w:rFonts w:ascii="Times New Roman" w:hAnsi="Times New Roman" w:cs="Times New Roman"/>
                <w:sz w:val="24"/>
                <w:szCs w:val="24"/>
              </w:rPr>
              <w:pPrChange w:id="1719" w:author="Mohammad Nayeem Hasan" w:date="2024-12-23T01:38:00Z" w16du:dateUtc="2024-12-22T19:38:00Z">
                <w:pPr/>
              </w:pPrChange>
            </w:pPr>
          </w:p>
        </w:tc>
      </w:tr>
      <w:tr w:rsidR="00BB33D1" w:rsidRPr="00033637" w14:paraId="4DFE3A18" w14:textId="77777777" w:rsidTr="000C3C54">
        <w:trPr>
          <w:trHeight w:val="138"/>
          <w:jc w:val="center"/>
          <w:ins w:id="1720"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7C0A551C" w14:textId="77777777" w:rsidR="00BB33D1" w:rsidRPr="00033637" w:rsidRDefault="00BB33D1" w:rsidP="00F31FB2">
            <w:pPr>
              <w:spacing w:line="480" w:lineRule="auto"/>
              <w:rPr>
                <w:ins w:id="1721" w:author="Mohammad Nayeem Hasan" w:date="2024-11-03T23:15:00Z"/>
                <w:rFonts w:ascii="Times New Roman" w:hAnsi="Times New Roman" w:cs="Times New Roman"/>
                <w:sz w:val="24"/>
                <w:szCs w:val="24"/>
              </w:rPr>
              <w:pPrChange w:id="1722" w:author="Mohammad Nayeem Hasan" w:date="2024-12-23T01:38:00Z" w16du:dateUtc="2024-12-22T19:38:00Z">
                <w:pPr/>
              </w:pPrChange>
            </w:pPr>
            <w:ins w:id="1723" w:author="Mohammad Nayeem Hasan" w:date="2024-11-03T23:15:00Z">
              <w:r w:rsidRPr="00033637">
                <w:rPr>
                  <w:rFonts w:ascii="Times New Roman" w:hAnsi="Times New Roman" w:cs="Times New Roman"/>
                  <w:sz w:val="24"/>
                  <w:szCs w:val="24"/>
                </w:rPr>
                <w:t>Secondary complete or higher</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33701DF1" w14:textId="77777777" w:rsidR="00BB33D1" w:rsidRPr="00033637" w:rsidRDefault="00BB33D1" w:rsidP="00F31FB2">
            <w:pPr>
              <w:spacing w:line="480" w:lineRule="auto"/>
              <w:rPr>
                <w:ins w:id="1724" w:author="Mohammad Nayeem Hasan" w:date="2024-11-03T23:15:00Z"/>
                <w:rFonts w:ascii="Times New Roman" w:hAnsi="Times New Roman" w:cs="Times New Roman"/>
                <w:sz w:val="24"/>
                <w:szCs w:val="24"/>
              </w:rPr>
              <w:pPrChange w:id="1725" w:author="Mohammad Nayeem Hasan" w:date="2024-12-23T01:38:00Z" w16du:dateUtc="2024-12-22T19:38:00Z">
                <w:pPr/>
              </w:pPrChange>
            </w:pPr>
            <w:ins w:id="1726" w:author="Mohammad Nayeem Hasan" w:date="2024-11-03T23:15:00Z">
              <w:r w:rsidRPr="00033637">
                <w:rPr>
                  <w:rFonts w:ascii="Times New Roman" w:hAnsi="Times New Roman" w:cs="Times New Roman"/>
                  <w:sz w:val="24"/>
                  <w:szCs w:val="24"/>
                </w:rPr>
                <w:t>178 (5.5)</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6F39694F" w14:textId="77777777" w:rsidR="00BB33D1" w:rsidRPr="00033637" w:rsidRDefault="00BB33D1" w:rsidP="00F31FB2">
            <w:pPr>
              <w:spacing w:line="480" w:lineRule="auto"/>
              <w:rPr>
                <w:ins w:id="1727" w:author="Mohammad Nayeem Hasan" w:date="2024-11-03T23:15:00Z"/>
                <w:rFonts w:ascii="Times New Roman" w:hAnsi="Times New Roman" w:cs="Times New Roman"/>
                <w:sz w:val="24"/>
                <w:szCs w:val="24"/>
              </w:rPr>
              <w:pPrChange w:id="1728" w:author="Mohammad Nayeem Hasan" w:date="2024-12-23T01:38:00Z" w16du:dateUtc="2024-12-22T19:38:00Z">
                <w:pPr/>
              </w:pPrChange>
            </w:pPr>
            <w:ins w:id="1729" w:author="Mohammad Nayeem Hasan" w:date="2024-11-03T23:15:00Z">
              <w:r w:rsidRPr="00033637">
                <w:rPr>
                  <w:rFonts w:ascii="Times New Roman" w:hAnsi="Times New Roman" w:cs="Times New Roman"/>
                  <w:sz w:val="24"/>
                  <w:szCs w:val="24"/>
                </w:rPr>
                <w:t>3027 (94.5)</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89F5D6" w14:textId="77777777" w:rsidR="00BB33D1" w:rsidRPr="00033637" w:rsidRDefault="00BB33D1" w:rsidP="00F31FB2">
            <w:pPr>
              <w:spacing w:line="480" w:lineRule="auto"/>
              <w:rPr>
                <w:ins w:id="1730" w:author="Mohammad Nayeem Hasan" w:date="2024-11-03T23:15:00Z"/>
                <w:rFonts w:ascii="Times New Roman" w:hAnsi="Times New Roman" w:cs="Times New Roman"/>
                <w:b/>
                <w:bCs/>
                <w:sz w:val="24"/>
                <w:szCs w:val="24"/>
              </w:rPr>
              <w:pPrChange w:id="1731"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2FA8C937" w14:textId="77777777" w:rsidR="00BB33D1" w:rsidRPr="00033637" w:rsidRDefault="00BB33D1" w:rsidP="00F31FB2">
            <w:pPr>
              <w:spacing w:line="480" w:lineRule="auto"/>
              <w:rPr>
                <w:ins w:id="1732" w:author="Mohammad Nayeem Hasan" w:date="2024-11-03T23:15:00Z"/>
                <w:rFonts w:ascii="Times New Roman" w:hAnsi="Times New Roman" w:cs="Times New Roman"/>
                <w:sz w:val="24"/>
                <w:szCs w:val="24"/>
              </w:rPr>
              <w:pPrChange w:id="1733" w:author="Mohammad Nayeem Hasan" w:date="2024-12-23T01:38:00Z" w16du:dateUtc="2024-12-22T19:38:00Z">
                <w:pPr/>
              </w:pPrChange>
            </w:pPr>
            <w:ins w:id="1734" w:author="Mohammad Nayeem Hasan" w:date="2024-11-03T23:15:00Z">
              <w:r w:rsidRPr="00033637">
                <w:rPr>
                  <w:rFonts w:ascii="Times New Roman" w:hAnsi="Times New Roman" w:cs="Times New Roman"/>
                  <w:sz w:val="24"/>
                  <w:szCs w:val="24"/>
                </w:rPr>
                <w:t>106 (3.9)</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793C1ED7" w14:textId="77777777" w:rsidR="00BB33D1" w:rsidRPr="00033637" w:rsidRDefault="00BB33D1" w:rsidP="00F31FB2">
            <w:pPr>
              <w:spacing w:line="480" w:lineRule="auto"/>
              <w:rPr>
                <w:ins w:id="1735" w:author="Mohammad Nayeem Hasan" w:date="2024-11-03T23:15:00Z"/>
                <w:rFonts w:ascii="Times New Roman" w:hAnsi="Times New Roman" w:cs="Times New Roman"/>
                <w:sz w:val="24"/>
                <w:szCs w:val="24"/>
              </w:rPr>
              <w:pPrChange w:id="1736" w:author="Mohammad Nayeem Hasan" w:date="2024-12-23T01:38:00Z" w16du:dateUtc="2024-12-22T19:38:00Z">
                <w:pPr/>
              </w:pPrChange>
            </w:pPr>
            <w:ins w:id="1737" w:author="Mohammad Nayeem Hasan" w:date="2024-11-03T23:15:00Z">
              <w:r w:rsidRPr="00033637">
                <w:rPr>
                  <w:rFonts w:ascii="Times New Roman" w:hAnsi="Times New Roman" w:cs="Times New Roman"/>
                  <w:sz w:val="24"/>
                  <w:szCs w:val="24"/>
                </w:rPr>
                <w:t>2605 (96.1)</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2781279" w14:textId="77777777" w:rsidR="00BB33D1" w:rsidRPr="00033637" w:rsidRDefault="00BB33D1" w:rsidP="00F31FB2">
            <w:pPr>
              <w:spacing w:line="480" w:lineRule="auto"/>
              <w:rPr>
                <w:ins w:id="1738" w:author="Mohammad Nayeem Hasan" w:date="2024-11-03T23:15:00Z"/>
                <w:rFonts w:ascii="Times New Roman" w:hAnsi="Times New Roman" w:cs="Times New Roman"/>
                <w:sz w:val="24"/>
                <w:szCs w:val="24"/>
              </w:rPr>
              <w:pPrChange w:id="1739"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236962E2" w14:textId="77777777" w:rsidR="00BB33D1" w:rsidRPr="00033637" w:rsidRDefault="00BB33D1" w:rsidP="00F31FB2">
            <w:pPr>
              <w:spacing w:line="480" w:lineRule="auto"/>
              <w:rPr>
                <w:ins w:id="1740" w:author="Mohammad Nayeem Hasan" w:date="2024-11-03T23:15:00Z"/>
                <w:rFonts w:ascii="Times New Roman" w:hAnsi="Times New Roman" w:cs="Times New Roman"/>
                <w:sz w:val="24"/>
                <w:szCs w:val="24"/>
              </w:rPr>
              <w:pPrChange w:id="1741" w:author="Mohammad Nayeem Hasan" w:date="2024-12-23T01:38:00Z" w16du:dateUtc="2024-12-22T19:38:00Z">
                <w:pPr/>
              </w:pPrChange>
            </w:pPr>
            <w:ins w:id="1742" w:author="Mohammad Nayeem Hasan" w:date="2024-11-03T23:15:00Z">
              <w:r w:rsidRPr="00033637">
                <w:rPr>
                  <w:rFonts w:ascii="Times New Roman" w:hAnsi="Times New Roman" w:cs="Times New Roman"/>
                  <w:sz w:val="24"/>
                  <w:szCs w:val="24"/>
                </w:rPr>
                <w:t>217 (5.9)</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1D03310D" w14:textId="77777777" w:rsidR="00BB33D1" w:rsidRPr="00033637" w:rsidRDefault="00BB33D1" w:rsidP="00F31FB2">
            <w:pPr>
              <w:spacing w:line="480" w:lineRule="auto"/>
              <w:rPr>
                <w:ins w:id="1743" w:author="Mohammad Nayeem Hasan" w:date="2024-11-03T23:15:00Z"/>
                <w:rFonts w:ascii="Times New Roman" w:hAnsi="Times New Roman" w:cs="Times New Roman"/>
                <w:sz w:val="24"/>
                <w:szCs w:val="24"/>
              </w:rPr>
              <w:pPrChange w:id="1744" w:author="Mohammad Nayeem Hasan" w:date="2024-12-23T01:38:00Z" w16du:dateUtc="2024-12-22T19:38:00Z">
                <w:pPr/>
              </w:pPrChange>
            </w:pPr>
            <w:ins w:id="1745" w:author="Mohammad Nayeem Hasan" w:date="2024-11-03T23:15:00Z">
              <w:r w:rsidRPr="00033637">
                <w:rPr>
                  <w:rFonts w:ascii="Times New Roman" w:hAnsi="Times New Roman" w:cs="Times New Roman"/>
                  <w:sz w:val="24"/>
                  <w:szCs w:val="24"/>
                </w:rPr>
                <w:t>3478 (94.1)</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7D7500" w14:textId="77777777" w:rsidR="00BB33D1" w:rsidRPr="00033637" w:rsidRDefault="00BB33D1" w:rsidP="00F31FB2">
            <w:pPr>
              <w:spacing w:line="480" w:lineRule="auto"/>
              <w:rPr>
                <w:ins w:id="1746" w:author="Mohammad Nayeem Hasan" w:date="2024-11-03T23:15:00Z"/>
                <w:rFonts w:ascii="Times New Roman" w:hAnsi="Times New Roman" w:cs="Times New Roman"/>
                <w:sz w:val="24"/>
                <w:szCs w:val="24"/>
              </w:rPr>
              <w:pPrChange w:id="1747" w:author="Mohammad Nayeem Hasan" w:date="2024-12-23T01:38:00Z" w16du:dateUtc="2024-12-22T19:38:00Z">
                <w:pPr/>
              </w:pPrChange>
            </w:pPr>
          </w:p>
        </w:tc>
      </w:tr>
      <w:tr w:rsidR="00BB33D1" w:rsidRPr="00033637" w14:paraId="6A203DB5" w14:textId="77777777" w:rsidTr="000C3C54">
        <w:trPr>
          <w:trHeight w:val="138"/>
          <w:jc w:val="center"/>
          <w:ins w:id="1748"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2D07944B" w14:textId="77777777" w:rsidR="00BB33D1" w:rsidRPr="00033637" w:rsidRDefault="00BB33D1" w:rsidP="00F31FB2">
            <w:pPr>
              <w:spacing w:line="480" w:lineRule="auto"/>
              <w:rPr>
                <w:ins w:id="1749" w:author="Mohammad Nayeem Hasan" w:date="2024-11-03T23:15:00Z"/>
                <w:rFonts w:ascii="Times New Roman" w:hAnsi="Times New Roman" w:cs="Times New Roman"/>
                <w:sz w:val="24"/>
                <w:szCs w:val="24"/>
              </w:rPr>
              <w:pPrChange w:id="1750" w:author="Mohammad Nayeem Hasan" w:date="2024-12-23T01:38:00Z" w16du:dateUtc="2024-12-22T19:38:00Z">
                <w:pPr/>
              </w:pPrChange>
            </w:pPr>
            <w:ins w:id="1751" w:author="Mohammad Nayeem Hasan" w:date="2024-11-03T23:15:00Z">
              <w:r w:rsidRPr="00033637">
                <w:rPr>
                  <w:rFonts w:ascii="Times New Roman" w:hAnsi="Times New Roman" w:cs="Times New Roman"/>
                  <w:sz w:val="24"/>
                  <w:szCs w:val="24"/>
                </w:rPr>
                <w:t>Non-standard curriculum</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16D0D877" w14:textId="77777777" w:rsidR="00BB33D1" w:rsidRPr="00033637" w:rsidRDefault="00BB33D1" w:rsidP="00F31FB2">
            <w:pPr>
              <w:spacing w:line="480" w:lineRule="auto"/>
              <w:rPr>
                <w:ins w:id="1752" w:author="Mohammad Nayeem Hasan" w:date="2024-11-03T23:15:00Z"/>
                <w:rFonts w:ascii="Times New Roman" w:hAnsi="Times New Roman" w:cs="Times New Roman"/>
                <w:sz w:val="24"/>
                <w:szCs w:val="24"/>
              </w:rPr>
              <w:pPrChange w:id="1753" w:author="Mohammad Nayeem Hasan" w:date="2024-12-23T01:38:00Z" w16du:dateUtc="2024-12-22T19:38:00Z">
                <w:pPr/>
              </w:pPrChange>
            </w:pPr>
            <w:ins w:id="1754" w:author="Mohammad Nayeem Hasan" w:date="2024-11-03T23:15:00Z">
              <w:r w:rsidRPr="00033637">
                <w:rPr>
                  <w:rFonts w:ascii="Times New Roman" w:hAnsi="Times New Roman" w:cs="Times New Roman"/>
                  <w:sz w:val="24"/>
                  <w:szCs w:val="24"/>
                </w:rPr>
                <w:t>14 (13.6)</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650D1130" w14:textId="77777777" w:rsidR="00BB33D1" w:rsidRPr="00033637" w:rsidRDefault="00BB33D1" w:rsidP="00F31FB2">
            <w:pPr>
              <w:spacing w:line="480" w:lineRule="auto"/>
              <w:rPr>
                <w:ins w:id="1755" w:author="Mohammad Nayeem Hasan" w:date="2024-11-03T23:15:00Z"/>
                <w:rFonts w:ascii="Times New Roman" w:hAnsi="Times New Roman" w:cs="Times New Roman"/>
                <w:sz w:val="24"/>
                <w:szCs w:val="24"/>
              </w:rPr>
              <w:pPrChange w:id="1756" w:author="Mohammad Nayeem Hasan" w:date="2024-12-23T01:38:00Z" w16du:dateUtc="2024-12-22T19:38:00Z">
                <w:pPr/>
              </w:pPrChange>
            </w:pPr>
            <w:ins w:id="1757" w:author="Mohammad Nayeem Hasan" w:date="2024-11-03T23:15:00Z">
              <w:r w:rsidRPr="00033637">
                <w:rPr>
                  <w:rFonts w:ascii="Times New Roman" w:hAnsi="Times New Roman" w:cs="Times New Roman"/>
                  <w:sz w:val="24"/>
                  <w:szCs w:val="24"/>
                </w:rPr>
                <w:t>92 (86.4)</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15954F9" w14:textId="77777777" w:rsidR="00BB33D1" w:rsidRPr="00033637" w:rsidRDefault="00BB33D1" w:rsidP="00F31FB2">
            <w:pPr>
              <w:spacing w:line="480" w:lineRule="auto"/>
              <w:rPr>
                <w:ins w:id="1758" w:author="Mohammad Nayeem Hasan" w:date="2024-11-03T23:15:00Z"/>
                <w:rFonts w:ascii="Times New Roman" w:hAnsi="Times New Roman" w:cs="Times New Roman"/>
                <w:b/>
                <w:bCs/>
                <w:sz w:val="24"/>
                <w:szCs w:val="24"/>
              </w:rPr>
              <w:pPrChange w:id="1759"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1B1DBBF0" w14:textId="77777777" w:rsidR="00BB33D1" w:rsidRPr="00033637" w:rsidRDefault="00BB33D1" w:rsidP="00F31FB2">
            <w:pPr>
              <w:spacing w:line="480" w:lineRule="auto"/>
              <w:rPr>
                <w:ins w:id="1760" w:author="Mohammad Nayeem Hasan" w:date="2024-11-03T23:15:00Z"/>
                <w:rFonts w:ascii="Times New Roman" w:hAnsi="Times New Roman" w:cs="Times New Roman"/>
                <w:sz w:val="24"/>
                <w:szCs w:val="24"/>
              </w:rPr>
              <w:pPrChange w:id="1761" w:author="Mohammad Nayeem Hasan" w:date="2024-12-23T01:38:00Z" w16du:dateUtc="2024-12-22T19:38:00Z">
                <w:pPr/>
              </w:pPrChange>
            </w:pPr>
            <w:ins w:id="1762" w:author="Mohammad Nayeem Hasan" w:date="2024-11-03T23:15:00Z">
              <w:r w:rsidRPr="00033637">
                <w:rPr>
                  <w:rFonts w:ascii="Times New Roman" w:hAnsi="Times New Roman" w:cs="Times New Roman"/>
                  <w:sz w:val="24"/>
                  <w:szCs w:val="24"/>
                </w:rPr>
                <w:t>-</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5EBF93BE" w14:textId="77777777" w:rsidR="00BB33D1" w:rsidRPr="00033637" w:rsidRDefault="00BB33D1" w:rsidP="00F31FB2">
            <w:pPr>
              <w:spacing w:line="480" w:lineRule="auto"/>
              <w:rPr>
                <w:ins w:id="1763" w:author="Mohammad Nayeem Hasan" w:date="2024-11-03T23:15:00Z"/>
                <w:rFonts w:ascii="Times New Roman" w:hAnsi="Times New Roman" w:cs="Times New Roman"/>
                <w:sz w:val="24"/>
                <w:szCs w:val="24"/>
              </w:rPr>
              <w:pPrChange w:id="1764" w:author="Mohammad Nayeem Hasan" w:date="2024-12-23T01:38:00Z" w16du:dateUtc="2024-12-22T19:38:00Z">
                <w:pPr/>
              </w:pPrChange>
            </w:pPr>
            <w:ins w:id="1765" w:author="Mohammad Nayeem Hasan" w:date="2024-11-03T23:15:00Z">
              <w:r w:rsidRPr="00033637">
                <w:rPr>
                  <w:rFonts w:ascii="Times New Roman" w:hAnsi="Times New Roman" w:cs="Times New Roman"/>
                  <w:sz w:val="24"/>
                  <w:szCs w:val="24"/>
                </w:rPr>
                <w:t>-</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93CAA5" w14:textId="77777777" w:rsidR="00BB33D1" w:rsidRPr="00033637" w:rsidRDefault="00BB33D1" w:rsidP="00F31FB2">
            <w:pPr>
              <w:spacing w:line="480" w:lineRule="auto"/>
              <w:rPr>
                <w:ins w:id="1766" w:author="Mohammad Nayeem Hasan" w:date="2024-11-03T23:15:00Z"/>
                <w:rFonts w:ascii="Times New Roman" w:hAnsi="Times New Roman" w:cs="Times New Roman"/>
                <w:sz w:val="24"/>
                <w:szCs w:val="24"/>
              </w:rPr>
              <w:pPrChange w:id="1767"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1ED207FE" w14:textId="77777777" w:rsidR="00BB33D1" w:rsidRPr="00033637" w:rsidRDefault="00BB33D1" w:rsidP="00F31FB2">
            <w:pPr>
              <w:spacing w:line="480" w:lineRule="auto"/>
              <w:rPr>
                <w:ins w:id="1768" w:author="Mohammad Nayeem Hasan" w:date="2024-11-03T23:15:00Z"/>
                <w:rFonts w:ascii="Times New Roman" w:hAnsi="Times New Roman" w:cs="Times New Roman"/>
                <w:sz w:val="24"/>
                <w:szCs w:val="24"/>
              </w:rPr>
              <w:pPrChange w:id="1769" w:author="Mohammad Nayeem Hasan" w:date="2024-12-23T01:38:00Z" w16du:dateUtc="2024-12-22T19:38:00Z">
                <w:pPr/>
              </w:pPrChange>
            </w:pPr>
            <w:ins w:id="1770" w:author="Mohammad Nayeem Hasan" w:date="2024-11-03T23:15:00Z">
              <w:r w:rsidRPr="00033637">
                <w:rPr>
                  <w:rFonts w:ascii="Times New Roman" w:hAnsi="Times New Roman" w:cs="Times New Roman"/>
                  <w:sz w:val="24"/>
                  <w:szCs w:val="24"/>
                </w:rPr>
                <w:t>-</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7A894C0C" w14:textId="77777777" w:rsidR="00BB33D1" w:rsidRPr="00033637" w:rsidRDefault="00BB33D1" w:rsidP="00F31FB2">
            <w:pPr>
              <w:spacing w:line="480" w:lineRule="auto"/>
              <w:rPr>
                <w:ins w:id="1771" w:author="Mohammad Nayeem Hasan" w:date="2024-11-03T23:15:00Z"/>
                <w:rFonts w:ascii="Times New Roman" w:hAnsi="Times New Roman" w:cs="Times New Roman"/>
                <w:sz w:val="24"/>
                <w:szCs w:val="24"/>
              </w:rPr>
              <w:pPrChange w:id="1772" w:author="Mohammad Nayeem Hasan" w:date="2024-12-23T01:38:00Z" w16du:dateUtc="2024-12-22T19:38:00Z">
                <w:pPr/>
              </w:pPrChange>
            </w:pPr>
            <w:ins w:id="1773" w:author="Mohammad Nayeem Hasan" w:date="2024-11-03T23:15:00Z">
              <w:r w:rsidRPr="00033637">
                <w:rPr>
                  <w:rFonts w:ascii="Times New Roman" w:hAnsi="Times New Roman" w:cs="Times New Roman"/>
                  <w:sz w:val="24"/>
                  <w:szCs w:val="24"/>
                </w:rPr>
                <w:t>-</w:t>
              </w:r>
            </w:ins>
          </w:p>
        </w:tc>
        <w:tc>
          <w:tcPr>
            <w:tcW w:w="435" w:type="pct"/>
            <w:tcBorders>
              <w:top w:val="single" w:sz="4" w:space="0" w:color="auto"/>
              <w:left w:val="single" w:sz="4" w:space="0" w:color="auto"/>
              <w:bottom w:val="single" w:sz="4" w:space="0" w:color="auto"/>
              <w:right w:val="single" w:sz="4" w:space="0" w:color="auto"/>
            </w:tcBorders>
            <w:vAlign w:val="center"/>
          </w:tcPr>
          <w:p w14:paraId="00377215" w14:textId="77777777" w:rsidR="00BB33D1" w:rsidRPr="00033637" w:rsidRDefault="00BB33D1" w:rsidP="00F31FB2">
            <w:pPr>
              <w:spacing w:line="480" w:lineRule="auto"/>
              <w:rPr>
                <w:ins w:id="1774" w:author="Mohammad Nayeem Hasan" w:date="2024-11-03T23:15:00Z"/>
                <w:rFonts w:ascii="Times New Roman" w:hAnsi="Times New Roman" w:cs="Times New Roman"/>
                <w:sz w:val="24"/>
                <w:szCs w:val="24"/>
              </w:rPr>
              <w:pPrChange w:id="1775" w:author="Mohammad Nayeem Hasan" w:date="2024-12-23T01:38:00Z" w16du:dateUtc="2024-12-22T19:38:00Z">
                <w:pPr/>
              </w:pPrChange>
            </w:pPr>
          </w:p>
        </w:tc>
      </w:tr>
      <w:tr w:rsidR="00BB33D1" w:rsidRPr="00033637" w14:paraId="0F0B7256" w14:textId="77777777" w:rsidTr="000C3C54">
        <w:trPr>
          <w:trHeight w:val="138"/>
          <w:jc w:val="center"/>
          <w:ins w:id="1776" w:author="Mohammad Nayeem Hasan" w:date="2024-11-03T23:15: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71EC3DCA" w14:textId="77777777" w:rsidR="00BB33D1" w:rsidRPr="00033637" w:rsidRDefault="00BB33D1" w:rsidP="00F31FB2">
            <w:pPr>
              <w:spacing w:line="480" w:lineRule="auto"/>
              <w:rPr>
                <w:ins w:id="1777" w:author="Mohammad Nayeem Hasan" w:date="2024-11-03T23:15:00Z"/>
                <w:rFonts w:ascii="Times New Roman" w:hAnsi="Times New Roman" w:cs="Times New Roman"/>
                <w:sz w:val="24"/>
                <w:szCs w:val="24"/>
              </w:rPr>
              <w:pPrChange w:id="1778" w:author="Mohammad Nayeem Hasan" w:date="2024-12-23T01:38:00Z" w16du:dateUtc="2024-12-22T19:38:00Z">
                <w:pPr/>
              </w:pPrChange>
            </w:pPr>
            <w:ins w:id="1779" w:author="Mohammad Nayeem Hasan" w:date="2024-11-03T23:15:00Z">
              <w:r w:rsidRPr="00033637">
                <w:rPr>
                  <w:rFonts w:ascii="Times New Roman" w:hAnsi="Times New Roman" w:cs="Times New Roman"/>
                  <w:sz w:val="24"/>
                  <w:szCs w:val="24"/>
                </w:rPr>
                <w:lastRenderedPageBreak/>
                <w:t xml:space="preserve">Mother’s age </w:t>
              </w:r>
            </w:ins>
          </w:p>
        </w:tc>
      </w:tr>
      <w:tr w:rsidR="00BB33D1" w:rsidRPr="00033637" w14:paraId="09998ECF" w14:textId="77777777" w:rsidTr="000C3C54">
        <w:trPr>
          <w:trHeight w:val="138"/>
          <w:jc w:val="center"/>
          <w:ins w:id="1780"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452DFBC6" w14:textId="77777777" w:rsidR="00BB33D1" w:rsidRPr="00033637" w:rsidRDefault="00BB33D1" w:rsidP="00F31FB2">
            <w:pPr>
              <w:spacing w:line="480" w:lineRule="auto"/>
              <w:rPr>
                <w:ins w:id="1781" w:author="Mohammad Nayeem Hasan" w:date="2024-11-03T23:15:00Z"/>
                <w:rFonts w:ascii="Times New Roman" w:hAnsi="Times New Roman" w:cs="Times New Roman"/>
                <w:sz w:val="24"/>
                <w:szCs w:val="24"/>
              </w:rPr>
              <w:pPrChange w:id="1782" w:author="Mohammad Nayeem Hasan" w:date="2024-12-23T01:38:00Z" w16du:dateUtc="2024-12-22T19:38:00Z">
                <w:pPr/>
              </w:pPrChange>
            </w:pPr>
            <w:ins w:id="1783" w:author="Mohammad Nayeem Hasan" w:date="2024-11-03T23:15:00Z">
              <w:r w:rsidRPr="00033637">
                <w:rPr>
                  <w:rFonts w:ascii="Times New Roman" w:hAnsi="Times New Roman" w:cs="Times New Roman"/>
                  <w:sz w:val="24"/>
                  <w:szCs w:val="24"/>
                </w:rPr>
                <w:t>15 – 19</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1020AD0E" w14:textId="77777777" w:rsidR="00BB33D1" w:rsidRPr="00033637" w:rsidRDefault="00BB33D1" w:rsidP="00F31FB2">
            <w:pPr>
              <w:spacing w:line="480" w:lineRule="auto"/>
              <w:rPr>
                <w:ins w:id="1784" w:author="Mohammad Nayeem Hasan" w:date="2024-11-03T23:15:00Z"/>
                <w:rFonts w:ascii="Times New Roman" w:hAnsi="Times New Roman" w:cs="Times New Roman"/>
                <w:sz w:val="24"/>
                <w:szCs w:val="24"/>
              </w:rPr>
              <w:pPrChange w:id="1785" w:author="Mohammad Nayeem Hasan" w:date="2024-12-23T01:38:00Z" w16du:dateUtc="2024-12-22T19:38:00Z">
                <w:pPr/>
              </w:pPrChange>
            </w:pPr>
            <w:ins w:id="1786" w:author="Mohammad Nayeem Hasan" w:date="2024-11-03T23:15:00Z">
              <w:r w:rsidRPr="00033637">
                <w:rPr>
                  <w:rFonts w:ascii="Times New Roman" w:hAnsi="Times New Roman" w:cs="Times New Roman"/>
                  <w:sz w:val="24"/>
                  <w:szCs w:val="24"/>
                </w:rPr>
                <w:t>471 (7.8)</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509BA88F" w14:textId="77777777" w:rsidR="00BB33D1" w:rsidRPr="00033637" w:rsidRDefault="00BB33D1" w:rsidP="00F31FB2">
            <w:pPr>
              <w:spacing w:line="480" w:lineRule="auto"/>
              <w:rPr>
                <w:ins w:id="1787" w:author="Mohammad Nayeem Hasan" w:date="2024-11-03T23:15:00Z"/>
                <w:rFonts w:ascii="Times New Roman" w:hAnsi="Times New Roman" w:cs="Times New Roman"/>
                <w:sz w:val="24"/>
                <w:szCs w:val="24"/>
              </w:rPr>
              <w:pPrChange w:id="1788" w:author="Mohammad Nayeem Hasan" w:date="2024-12-23T01:38:00Z" w16du:dateUtc="2024-12-22T19:38:00Z">
                <w:pPr/>
              </w:pPrChange>
            </w:pPr>
            <w:ins w:id="1789" w:author="Mohammad Nayeem Hasan" w:date="2024-11-03T23:15:00Z">
              <w:r w:rsidRPr="00033637">
                <w:rPr>
                  <w:rFonts w:ascii="Times New Roman" w:hAnsi="Times New Roman" w:cs="Times New Roman"/>
                  <w:sz w:val="24"/>
                  <w:szCs w:val="24"/>
                </w:rPr>
                <w:t>5605 (92.3)</w:t>
              </w:r>
            </w:ins>
          </w:p>
        </w:tc>
        <w:tc>
          <w:tcPr>
            <w:tcW w:w="689" w:type="pct"/>
            <w:vMerge w:val="restart"/>
            <w:tcBorders>
              <w:top w:val="single" w:sz="4" w:space="0" w:color="auto"/>
              <w:left w:val="single" w:sz="4" w:space="0" w:color="auto"/>
              <w:bottom w:val="single" w:sz="4" w:space="0" w:color="auto"/>
              <w:right w:val="single" w:sz="4" w:space="0" w:color="auto"/>
            </w:tcBorders>
            <w:vAlign w:val="center"/>
            <w:hideMark/>
          </w:tcPr>
          <w:p w14:paraId="7E9E51CF" w14:textId="77777777" w:rsidR="00BB33D1" w:rsidRPr="00033637" w:rsidRDefault="00BB33D1" w:rsidP="00F31FB2">
            <w:pPr>
              <w:spacing w:line="480" w:lineRule="auto"/>
              <w:rPr>
                <w:ins w:id="1790" w:author="Mohammad Nayeem Hasan" w:date="2024-11-03T23:15:00Z"/>
                <w:rFonts w:ascii="Times New Roman" w:hAnsi="Times New Roman" w:cs="Times New Roman"/>
                <w:sz w:val="24"/>
                <w:szCs w:val="24"/>
              </w:rPr>
              <w:pPrChange w:id="1791" w:author="Mohammad Nayeem Hasan" w:date="2024-12-23T01:38:00Z" w16du:dateUtc="2024-12-22T19:38:00Z">
                <w:pPr/>
              </w:pPrChange>
            </w:pPr>
            <w:ins w:id="1792" w:author="Mohammad Nayeem Hasan" w:date="2024-11-03T23:15:00Z">
              <w:r w:rsidRPr="00033637">
                <w:rPr>
                  <w:rFonts w:ascii="Times New Roman" w:hAnsi="Times New Roman" w:cs="Times New Roman"/>
                  <w:sz w:val="24"/>
                  <w:szCs w:val="24"/>
                </w:rPr>
                <w:t>0.390</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1AB56691" w14:textId="77777777" w:rsidR="00BB33D1" w:rsidRPr="00033637" w:rsidRDefault="00BB33D1" w:rsidP="00F31FB2">
            <w:pPr>
              <w:spacing w:line="480" w:lineRule="auto"/>
              <w:rPr>
                <w:ins w:id="1793" w:author="Mohammad Nayeem Hasan" w:date="2024-11-03T23:15:00Z"/>
                <w:rFonts w:ascii="Times New Roman" w:hAnsi="Times New Roman" w:cs="Times New Roman"/>
                <w:sz w:val="24"/>
                <w:szCs w:val="24"/>
              </w:rPr>
              <w:pPrChange w:id="1794" w:author="Mohammad Nayeem Hasan" w:date="2024-12-23T01:38:00Z" w16du:dateUtc="2024-12-22T19:38:00Z">
                <w:pPr/>
              </w:pPrChange>
            </w:pPr>
            <w:ins w:id="1795" w:author="Mohammad Nayeem Hasan" w:date="2024-11-03T23:15:00Z">
              <w:r w:rsidRPr="00033637">
                <w:rPr>
                  <w:rFonts w:ascii="Times New Roman" w:hAnsi="Times New Roman" w:cs="Times New Roman"/>
                  <w:sz w:val="24"/>
                  <w:szCs w:val="24"/>
                </w:rPr>
                <w:t>71 (5.4)</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3C2C7F99" w14:textId="77777777" w:rsidR="00BB33D1" w:rsidRPr="00033637" w:rsidRDefault="00BB33D1" w:rsidP="00F31FB2">
            <w:pPr>
              <w:spacing w:line="480" w:lineRule="auto"/>
              <w:rPr>
                <w:ins w:id="1796" w:author="Mohammad Nayeem Hasan" w:date="2024-11-03T23:15:00Z"/>
                <w:rFonts w:ascii="Times New Roman" w:hAnsi="Times New Roman" w:cs="Times New Roman"/>
                <w:sz w:val="24"/>
                <w:szCs w:val="24"/>
              </w:rPr>
              <w:pPrChange w:id="1797" w:author="Mohammad Nayeem Hasan" w:date="2024-12-23T01:38:00Z" w16du:dateUtc="2024-12-22T19:38:00Z">
                <w:pPr/>
              </w:pPrChange>
            </w:pPr>
            <w:ins w:id="1798" w:author="Mohammad Nayeem Hasan" w:date="2024-11-03T23:15:00Z">
              <w:r w:rsidRPr="00033637">
                <w:rPr>
                  <w:rFonts w:ascii="Times New Roman" w:hAnsi="Times New Roman" w:cs="Times New Roman"/>
                  <w:sz w:val="24"/>
                  <w:szCs w:val="24"/>
                </w:rPr>
                <w:t>1251 (94.6)</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1227EFE5" w14:textId="77777777" w:rsidR="00BB33D1" w:rsidRPr="00033637" w:rsidRDefault="00BB33D1" w:rsidP="00F31FB2">
            <w:pPr>
              <w:spacing w:line="480" w:lineRule="auto"/>
              <w:rPr>
                <w:ins w:id="1799" w:author="Mohammad Nayeem Hasan" w:date="2024-11-03T23:15:00Z"/>
                <w:rFonts w:ascii="Times New Roman" w:hAnsi="Times New Roman" w:cs="Times New Roman"/>
                <w:b/>
                <w:bCs/>
                <w:sz w:val="24"/>
                <w:szCs w:val="24"/>
              </w:rPr>
              <w:pPrChange w:id="1800" w:author="Mohammad Nayeem Hasan" w:date="2024-12-23T01:38:00Z" w16du:dateUtc="2024-12-22T19:38:00Z">
                <w:pPr/>
              </w:pPrChange>
            </w:pPr>
            <w:ins w:id="1801" w:author="Mohammad Nayeem Hasan" w:date="2024-11-03T23:15:00Z">
              <w:r w:rsidRPr="00033637">
                <w:rPr>
                  <w:rFonts w:ascii="Times New Roman" w:hAnsi="Times New Roman" w:cs="Times New Roman"/>
                  <w:b/>
                  <w:bCs/>
                  <w:sz w:val="24"/>
                  <w:szCs w:val="24"/>
                </w:rPr>
                <w:t>0.004</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212AD978" w14:textId="77777777" w:rsidR="00BB33D1" w:rsidRPr="00033637" w:rsidRDefault="00BB33D1" w:rsidP="00F31FB2">
            <w:pPr>
              <w:spacing w:line="480" w:lineRule="auto"/>
              <w:rPr>
                <w:ins w:id="1802" w:author="Mohammad Nayeem Hasan" w:date="2024-11-03T23:15:00Z"/>
                <w:rFonts w:ascii="Times New Roman" w:hAnsi="Times New Roman" w:cs="Times New Roman"/>
                <w:sz w:val="24"/>
                <w:szCs w:val="24"/>
              </w:rPr>
              <w:pPrChange w:id="1803" w:author="Mohammad Nayeem Hasan" w:date="2024-12-23T01:38:00Z" w16du:dateUtc="2024-12-22T19:38:00Z">
                <w:pPr/>
              </w:pPrChange>
            </w:pPr>
            <w:ins w:id="1804" w:author="Mohammad Nayeem Hasan" w:date="2024-11-03T23:15:00Z">
              <w:r w:rsidRPr="00033637">
                <w:rPr>
                  <w:rFonts w:ascii="Times New Roman" w:hAnsi="Times New Roman" w:cs="Times New Roman"/>
                  <w:sz w:val="24"/>
                  <w:szCs w:val="24"/>
                </w:rPr>
                <w:t>294 (6.9)</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03E589B1" w14:textId="77777777" w:rsidR="00BB33D1" w:rsidRPr="00033637" w:rsidRDefault="00BB33D1" w:rsidP="00F31FB2">
            <w:pPr>
              <w:spacing w:line="480" w:lineRule="auto"/>
              <w:rPr>
                <w:ins w:id="1805" w:author="Mohammad Nayeem Hasan" w:date="2024-11-03T23:15:00Z"/>
                <w:rFonts w:ascii="Times New Roman" w:hAnsi="Times New Roman" w:cs="Times New Roman"/>
                <w:sz w:val="24"/>
                <w:szCs w:val="24"/>
              </w:rPr>
              <w:pPrChange w:id="1806" w:author="Mohammad Nayeem Hasan" w:date="2024-12-23T01:38:00Z" w16du:dateUtc="2024-12-22T19:38:00Z">
                <w:pPr/>
              </w:pPrChange>
            </w:pPr>
            <w:ins w:id="1807" w:author="Mohammad Nayeem Hasan" w:date="2024-11-03T23:15:00Z">
              <w:r w:rsidRPr="00033637">
                <w:rPr>
                  <w:rFonts w:ascii="Times New Roman" w:hAnsi="Times New Roman" w:cs="Times New Roman"/>
                  <w:sz w:val="24"/>
                  <w:szCs w:val="24"/>
                </w:rPr>
                <w:t>3944 (93.1)</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17E00E84" w14:textId="77777777" w:rsidR="00BB33D1" w:rsidRPr="00033637" w:rsidRDefault="00BB33D1" w:rsidP="00F31FB2">
            <w:pPr>
              <w:spacing w:line="480" w:lineRule="auto"/>
              <w:rPr>
                <w:ins w:id="1808" w:author="Mohammad Nayeem Hasan" w:date="2024-11-03T23:15:00Z"/>
                <w:rFonts w:ascii="Times New Roman" w:hAnsi="Times New Roman" w:cs="Times New Roman"/>
                <w:sz w:val="24"/>
                <w:szCs w:val="24"/>
              </w:rPr>
              <w:pPrChange w:id="1809" w:author="Mohammad Nayeem Hasan" w:date="2024-12-23T01:38:00Z" w16du:dateUtc="2024-12-22T19:38:00Z">
                <w:pPr/>
              </w:pPrChange>
            </w:pPr>
            <w:ins w:id="1810" w:author="Mohammad Nayeem Hasan" w:date="2024-11-03T23:15:00Z">
              <w:r w:rsidRPr="00033637">
                <w:rPr>
                  <w:rFonts w:ascii="Times New Roman" w:hAnsi="Times New Roman" w:cs="Times New Roman"/>
                  <w:sz w:val="24"/>
                  <w:szCs w:val="24"/>
                </w:rPr>
                <w:t>0.991</w:t>
              </w:r>
            </w:ins>
          </w:p>
        </w:tc>
      </w:tr>
      <w:tr w:rsidR="00BB33D1" w:rsidRPr="00033637" w14:paraId="6F92444B" w14:textId="77777777" w:rsidTr="000C3C54">
        <w:trPr>
          <w:trHeight w:val="138"/>
          <w:jc w:val="center"/>
          <w:ins w:id="1811"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63085F28" w14:textId="77777777" w:rsidR="00BB33D1" w:rsidRPr="00033637" w:rsidRDefault="00BB33D1" w:rsidP="00F31FB2">
            <w:pPr>
              <w:spacing w:line="480" w:lineRule="auto"/>
              <w:rPr>
                <w:ins w:id="1812" w:author="Mohammad Nayeem Hasan" w:date="2024-11-03T23:15:00Z"/>
                <w:rFonts w:ascii="Times New Roman" w:hAnsi="Times New Roman" w:cs="Times New Roman"/>
                <w:sz w:val="24"/>
                <w:szCs w:val="24"/>
              </w:rPr>
              <w:pPrChange w:id="1813" w:author="Mohammad Nayeem Hasan" w:date="2024-12-23T01:38:00Z" w16du:dateUtc="2024-12-22T19:38:00Z">
                <w:pPr/>
              </w:pPrChange>
            </w:pPr>
            <w:ins w:id="1814" w:author="Mohammad Nayeem Hasan" w:date="2024-11-03T23:15:00Z">
              <w:r w:rsidRPr="00033637">
                <w:rPr>
                  <w:rFonts w:ascii="Times New Roman" w:hAnsi="Times New Roman" w:cs="Times New Roman"/>
                  <w:sz w:val="24"/>
                  <w:szCs w:val="24"/>
                </w:rPr>
                <w:t>20-34</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53377811" w14:textId="77777777" w:rsidR="00BB33D1" w:rsidRPr="00033637" w:rsidRDefault="00BB33D1" w:rsidP="00F31FB2">
            <w:pPr>
              <w:spacing w:line="480" w:lineRule="auto"/>
              <w:rPr>
                <w:ins w:id="1815" w:author="Mohammad Nayeem Hasan" w:date="2024-11-03T23:15:00Z"/>
                <w:rFonts w:ascii="Times New Roman" w:hAnsi="Times New Roman" w:cs="Times New Roman"/>
                <w:sz w:val="24"/>
                <w:szCs w:val="24"/>
              </w:rPr>
              <w:pPrChange w:id="1816" w:author="Mohammad Nayeem Hasan" w:date="2024-12-23T01:38:00Z" w16du:dateUtc="2024-12-22T19:38:00Z">
                <w:pPr/>
              </w:pPrChange>
            </w:pPr>
            <w:ins w:id="1817" w:author="Mohammad Nayeem Hasan" w:date="2024-11-03T23:15:00Z">
              <w:r w:rsidRPr="00033637">
                <w:rPr>
                  <w:rFonts w:ascii="Times New Roman" w:hAnsi="Times New Roman" w:cs="Times New Roman"/>
                  <w:sz w:val="24"/>
                  <w:szCs w:val="24"/>
                </w:rPr>
                <w:t>938 (7.1)</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12060BA8" w14:textId="77777777" w:rsidR="00BB33D1" w:rsidRPr="00033637" w:rsidRDefault="00BB33D1" w:rsidP="00F31FB2">
            <w:pPr>
              <w:spacing w:line="480" w:lineRule="auto"/>
              <w:rPr>
                <w:ins w:id="1818" w:author="Mohammad Nayeem Hasan" w:date="2024-11-03T23:15:00Z"/>
                <w:rFonts w:ascii="Times New Roman" w:hAnsi="Times New Roman" w:cs="Times New Roman"/>
                <w:sz w:val="24"/>
                <w:szCs w:val="24"/>
              </w:rPr>
              <w:pPrChange w:id="1819" w:author="Mohammad Nayeem Hasan" w:date="2024-12-23T01:38:00Z" w16du:dateUtc="2024-12-22T19:38:00Z">
                <w:pPr/>
              </w:pPrChange>
            </w:pPr>
            <w:ins w:id="1820" w:author="Mohammad Nayeem Hasan" w:date="2024-11-03T23:15:00Z">
              <w:r w:rsidRPr="00033637">
                <w:rPr>
                  <w:rFonts w:ascii="Times New Roman" w:hAnsi="Times New Roman" w:cs="Times New Roman"/>
                  <w:sz w:val="24"/>
                  <w:szCs w:val="24"/>
                </w:rPr>
                <w:t>12322 (92.9)</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F9D997" w14:textId="77777777" w:rsidR="00BB33D1" w:rsidRPr="00033637" w:rsidRDefault="00BB33D1" w:rsidP="00F31FB2">
            <w:pPr>
              <w:spacing w:line="480" w:lineRule="auto"/>
              <w:rPr>
                <w:ins w:id="1821" w:author="Mohammad Nayeem Hasan" w:date="2024-11-03T23:15:00Z"/>
                <w:rFonts w:ascii="Times New Roman" w:hAnsi="Times New Roman" w:cs="Times New Roman"/>
                <w:sz w:val="24"/>
                <w:szCs w:val="24"/>
              </w:rPr>
              <w:pPrChange w:id="1822"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681D3A1D" w14:textId="77777777" w:rsidR="00BB33D1" w:rsidRPr="00033637" w:rsidRDefault="00BB33D1" w:rsidP="00F31FB2">
            <w:pPr>
              <w:spacing w:line="480" w:lineRule="auto"/>
              <w:rPr>
                <w:ins w:id="1823" w:author="Mohammad Nayeem Hasan" w:date="2024-11-03T23:15:00Z"/>
                <w:rFonts w:ascii="Times New Roman" w:hAnsi="Times New Roman" w:cs="Times New Roman"/>
                <w:sz w:val="24"/>
                <w:szCs w:val="24"/>
              </w:rPr>
              <w:pPrChange w:id="1824" w:author="Mohammad Nayeem Hasan" w:date="2024-12-23T01:38:00Z" w16du:dateUtc="2024-12-22T19:38:00Z">
                <w:pPr/>
              </w:pPrChange>
            </w:pPr>
            <w:ins w:id="1825" w:author="Mohammad Nayeem Hasan" w:date="2024-11-03T23:15:00Z">
              <w:r w:rsidRPr="00033637">
                <w:rPr>
                  <w:rFonts w:ascii="Times New Roman" w:hAnsi="Times New Roman" w:cs="Times New Roman"/>
                  <w:sz w:val="24"/>
                  <w:szCs w:val="24"/>
                </w:rPr>
                <w:t>578 (4.5)</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444B5695" w14:textId="77777777" w:rsidR="00BB33D1" w:rsidRPr="00033637" w:rsidRDefault="00BB33D1" w:rsidP="00F31FB2">
            <w:pPr>
              <w:spacing w:line="480" w:lineRule="auto"/>
              <w:rPr>
                <w:ins w:id="1826" w:author="Mohammad Nayeem Hasan" w:date="2024-11-03T23:15:00Z"/>
                <w:rFonts w:ascii="Times New Roman" w:hAnsi="Times New Roman" w:cs="Times New Roman"/>
                <w:sz w:val="24"/>
                <w:szCs w:val="24"/>
              </w:rPr>
              <w:pPrChange w:id="1827" w:author="Mohammad Nayeem Hasan" w:date="2024-12-23T01:38:00Z" w16du:dateUtc="2024-12-22T19:38:00Z">
                <w:pPr/>
              </w:pPrChange>
            </w:pPr>
            <w:ins w:id="1828" w:author="Mohammad Nayeem Hasan" w:date="2024-11-03T23:15:00Z">
              <w:r w:rsidRPr="00033637">
                <w:rPr>
                  <w:rFonts w:ascii="Times New Roman" w:hAnsi="Times New Roman" w:cs="Times New Roman"/>
                  <w:sz w:val="24"/>
                  <w:szCs w:val="24"/>
                </w:rPr>
                <w:t>12410 (95.5)</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9456920" w14:textId="77777777" w:rsidR="00BB33D1" w:rsidRPr="00033637" w:rsidRDefault="00BB33D1" w:rsidP="00F31FB2">
            <w:pPr>
              <w:spacing w:line="480" w:lineRule="auto"/>
              <w:rPr>
                <w:ins w:id="1829" w:author="Mohammad Nayeem Hasan" w:date="2024-11-03T23:15:00Z"/>
                <w:rFonts w:ascii="Times New Roman" w:hAnsi="Times New Roman" w:cs="Times New Roman"/>
                <w:b/>
                <w:bCs/>
                <w:sz w:val="24"/>
                <w:szCs w:val="24"/>
              </w:rPr>
              <w:pPrChange w:id="1830"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16DE9FAF" w14:textId="77777777" w:rsidR="00BB33D1" w:rsidRPr="00033637" w:rsidRDefault="00BB33D1" w:rsidP="00F31FB2">
            <w:pPr>
              <w:spacing w:line="480" w:lineRule="auto"/>
              <w:rPr>
                <w:ins w:id="1831" w:author="Mohammad Nayeem Hasan" w:date="2024-11-03T23:15:00Z"/>
                <w:rFonts w:ascii="Times New Roman" w:hAnsi="Times New Roman" w:cs="Times New Roman"/>
                <w:sz w:val="24"/>
                <w:szCs w:val="24"/>
              </w:rPr>
              <w:pPrChange w:id="1832" w:author="Mohammad Nayeem Hasan" w:date="2024-12-23T01:38:00Z" w16du:dateUtc="2024-12-22T19:38:00Z">
                <w:pPr/>
              </w:pPrChange>
            </w:pPr>
            <w:ins w:id="1833" w:author="Mohammad Nayeem Hasan" w:date="2024-11-03T23:15:00Z">
              <w:r w:rsidRPr="00033637">
                <w:rPr>
                  <w:rFonts w:ascii="Times New Roman" w:hAnsi="Times New Roman" w:cs="Times New Roman"/>
                  <w:sz w:val="24"/>
                  <w:szCs w:val="24"/>
                </w:rPr>
                <w:t>715 (6.9)</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75A0B2BF" w14:textId="77777777" w:rsidR="00BB33D1" w:rsidRPr="00033637" w:rsidRDefault="00BB33D1" w:rsidP="00F31FB2">
            <w:pPr>
              <w:spacing w:line="480" w:lineRule="auto"/>
              <w:rPr>
                <w:ins w:id="1834" w:author="Mohammad Nayeem Hasan" w:date="2024-11-03T23:15:00Z"/>
                <w:rFonts w:ascii="Times New Roman" w:hAnsi="Times New Roman" w:cs="Times New Roman"/>
                <w:sz w:val="24"/>
                <w:szCs w:val="24"/>
              </w:rPr>
              <w:pPrChange w:id="1835" w:author="Mohammad Nayeem Hasan" w:date="2024-12-23T01:38:00Z" w16du:dateUtc="2024-12-22T19:38:00Z">
                <w:pPr/>
              </w:pPrChange>
            </w:pPr>
            <w:ins w:id="1836" w:author="Mohammad Nayeem Hasan" w:date="2024-11-03T23:15:00Z">
              <w:r w:rsidRPr="00033637">
                <w:rPr>
                  <w:rFonts w:ascii="Times New Roman" w:hAnsi="Times New Roman" w:cs="Times New Roman"/>
                  <w:sz w:val="24"/>
                  <w:szCs w:val="24"/>
                </w:rPr>
                <w:t>9620 (93.1)</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F62FBD" w14:textId="77777777" w:rsidR="00BB33D1" w:rsidRPr="00033637" w:rsidRDefault="00BB33D1" w:rsidP="00F31FB2">
            <w:pPr>
              <w:spacing w:line="480" w:lineRule="auto"/>
              <w:rPr>
                <w:ins w:id="1837" w:author="Mohammad Nayeem Hasan" w:date="2024-11-03T23:15:00Z"/>
                <w:rFonts w:ascii="Times New Roman" w:hAnsi="Times New Roman" w:cs="Times New Roman"/>
                <w:sz w:val="24"/>
                <w:szCs w:val="24"/>
              </w:rPr>
              <w:pPrChange w:id="1838" w:author="Mohammad Nayeem Hasan" w:date="2024-12-23T01:38:00Z" w16du:dateUtc="2024-12-22T19:38:00Z">
                <w:pPr/>
              </w:pPrChange>
            </w:pPr>
          </w:p>
        </w:tc>
      </w:tr>
      <w:tr w:rsidR="00BB33D1" w:rsidRPr="00033637" w14:paraId="778D2E42" w14:textId="77777777" w:rsidTr="000C3C54">
        <w:trPr>
          <w:trHeight w:val="138"/>
          <w:jc w:val="center"/>
          <w:ins w:id="1839"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5952DAE5" w14:textId="77777777" w:rsidR="00BB33D1" w:rsidRPr="00033637" w:rsidRDefault="00BB33D1" w:rsidP="00F31FB2">
            <w:pPr>
              <w:spacing w:line="480" w:lineRule="auto"/>
              <w:rPr>
                <w:ins w:id="1840" w:author="Mohammad Nayeem Hasan" w:date="2024-11-03T23:15:00Z"/>
                <w:rFonts w:ascii="Times New Roman" w:hAnsi="Times New Roman" w:cs="Times New Roman"/>
                <w:sz w:val="24"/>
                <w:szCs w:val="24"/>
              </w:rPr>
              <w:pPrChange w:id="1841" w:author="Mohammad Nayeem Hasan" w:date="2024-12-23T01:38:00Z" w16du:dateUtc="2024-12-22T19:38:00Z">
                <w:pPr/>
              </w:pPrChange>
            </w:pPr>
            <w:ins w:id="1842" w:author="Mohammad Nayeem Hasan" w:date="2024-11-03T23:15:00Z">
              <w:r w:rsidRPr="00033637">
                <w:rPr>
                  <w:rFonts w:ascii="Times New Roman" w:hAnsi="Times New Roman" w:cs="Times New Roman"/>
                  <w:sz w:val="24"/>
                  <w:szCs w:val="24"/>
                </w:rPr>
                <w:t>35+</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5AA46186" w14:textId="77777777" w:rsidR="00BB33D1" w:rsidRPr="00033637" w:rsidRDefault="00BB33D1" w:rsidP="00F31FB2">
            <w:pPr>
              <w:spacing w:line="480" w:lineRule="auto"/>
              <w:rPr>
                <w:ins w:id="1843" w:author="Mohammad Nayeem Hasan" w:date="2024-11-03T23:15:00Z"/>
                <w:rFonts w:ascii="Times New Roman" w:hAnsi="Times New Roman" w:cs="Times New Roman"/>
                <w:sz w:val="24"/>
                <w:szCs w:val="24"/>
              </w:rPr>
              <w:pPrChange w:id="1844" w:author="Mohammad Nayeem Hasan" w:date="2024-12-23T01:38:00Z" w16du:dateUtc="2024-12-22T19:38:00Z">
                <w:pPr/>
              </w:pPrChange>
            </w:pPr>
            <w:ins w:id="1845" w:author="Mohammad Nayeem Hasan" w:date="2024-11-03T23:15:00Z">
              <w:r w:rsidRPr="00033637">
                <w:rPr>
                  <w:rFonts w:ascii="Times New Roman" w:hAnsi="Times New Roman" w:cs="Times New Roman"/>
                  <w:sz w:val="24"/>
                  <w:szCs w:val="24"/>
                </w:rPr>
                <w:t>620 (7.2)</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6F3E45D1" w14:textId="77777777" w:rsidR="00BB33D1" w:rsidRPr="00033637" w:rsidRDefault="00BB33D1" w:rsidP="00F31FB2">
            <w:pPr>
              <w:spacing w:line="480" w:lineRule="auto"/>
              <w:rPr>
                <w:ins w:id="1846" w:author="Mohammad Nayeem Hasan" w:date="2024-11-03T23:15:00Z"/>
                <w:rFonts w:ascii="Times New Roman" w:hAnsi="Times New Roman" w:cs="Times New Roman"/>
                <w:sz w:val="24"/>
                <w:szCs w:val="24"/>
              </w:rPr>
              <w:pPrChange w:id="1847" w:author="Mohammad Nayeem Hasan" w:date="2024-12-23T01:38:00Z" w16du:dateUtc="2024-12-22T19:38:00Z">
                <w:pPr/>
              </w:pPrChange>
            </w:pPr>
            <w:ins w:id="1848" w:author="Mohammad Nayeem Hasan" w:date="2024-11-03T23:15:00Z">
              <w:r w:rsidRPr="00033637">
                <w:rPr>
                  <w:rFonts w:ascii="Times New Roman" w:hAnsi="Times New Roman" w:cs="Times New Roman"/>
                  <w:sz w:val="24"/>
                  <w:szCs w:val="24"/>
                </w:rPr>
                <w:t>7947 (92.8)</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095198" w14:textId="77777777" w:rsidR="00BB33D1" w:rsidRPr="00033637" w:rsidRDefault="00BB33D1" w:rsidP="00F31FB2">
            <w:pPr>
              <w:spacing w:line="480" w:lineRule="auto"/>
              <w:rPr>
                <w:ins w:id="1849" w:author="Mohammad Nayeem Hasan" w:date="2024-11-03T23:15:00Z"/>
                <w:rFonts w:ascii="Times New Roman" w:hAnsi="Times New Roman" w:cs="Times New Roman"/>
                <w:sz w:val="24"/>
                <w:szCs w:val="24"/>
              </w:rPr>
              <w:pPrChange w:id="1850"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578C18FF" w14:textId="77777777" w:rsidR="00BB33D1" w:rsidRPr="00033637" w:rsidRDefault="00BB33D1" w:rsidP="00F31FB2">
            <w:pPr>
              <w:spacing w:line="480" w:lineRule="auto"/>
              <w:rPr>
                <w:ins w:id="1851" w:author="Mohammad Nayeem Hasan" w:date="2024-11-03T23:15:00Z"/>
                <w:rFonts w:ascii="Times New Roman" w:hAnsi="Times New Roman" w:cs="Times New Roman"/>
                <w:sz w:val="24"/>
                <w:szCs w:val="24"/>
              </w:rPr>
              <w:pPrChange w:id="1852" w:author="Mohammad Nayeem Hasan" w:date="2024-12-23T01:38:00Z" w16du:dateUtc="2024-12-22T19:38:00Z">
                <w:pPr/>
              </w:pPrChange>
            </w:pPr>
            <w:ins w:id="1853" w:author="Mohammad Nayeem Hasan" w:date="2024-11-03T23:15:00Z">
              <w:r w:rsidRPr="00033637">
                <w:rPr>
                  <w:rFonts w:ascii="Times New Roman" w:hAnsi="Times New Roman" w:cs="Times New Roman"/>
                  <w:sz w:val="24"/>
                  <w:szCs w:val="24"/>
                </w:rPr>
                <w:t>112 (3.2)</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34A7D43E" w14:textId="77777777" w:rsidR="00BB33D1" w:rsidRPr="00033637" w:rsidRDefault="00BB33D1" w:rsidP="00F31FB2">
            <w:pPr>
              <w:spacing w:line="480" w:lineRule="auto"/>
              <w:rPr>
                <w:ins w:id="1854" w:author="Mohammad Nayeem Hasan" w:date="2024-11-03T23:15:00Z"/>
                <w:rFonts w:ascii="Times New Roman" w:hAnsi="Times New Roman" w:cs="Times New Roman"/>
                <w:sz w:val="24"/>
                <w:szCs w:val="24"/>
              </w:rPr>
              <w:pPrChange w:id="1855" w:author="Mohammad Nayeem Hasan" w:date="2024-12-23T01:38:00Z" w16du:dateUtc="2024-12-22T19:38:00Z">
                <w:pPr/>
              </w:pPrChange>
            </w:pPr>
            <w:ins w:id="1856" w:author="Mohammad Nayeem Hasan" w:date="2024-11-03T23:15:00Z">
              <w:r w:rsidRPr="00033637">
                <w:rPr>
                  <w:rFonts w:ascii="Times New Roman" w:hAnsi="Times New Roman" w:cs="Times New Roman"/>
                  <w:sz w:val="24"/>
                  <w:szCs w:val="24"/>
                </w:rPr>
                <w:t>3440 (96.8)</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5860DB1" w14:textId="77777777" w:rsidR="00BB33D1" w:rsidRPr="00033637" w:rsidRDefault="00BB33D1" w:rsidP="00F31FB2">
            <w:pPr>
              <w:spacing w:line="480" w:lineRule="auto"/>
              <w:rPr>
                <w:ins w:id="1857" w:author="Mohammad Nayeem Hasan" w:date="2024-11-03T23:15:00Z"/>
                <w:rFonts w:ascii="Times New Roman" w:hAnsi="Times New Roman" w:cs="Times New Roman"/>
                <w:b/>
                <w:bCs/>
                <w:sz w:val="24"/>
                <w:szCs w:val="24"/>
              </w:rPr>
              <w:pPrChange w:id="1858"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22C7F780" w14:textId="77777777" w:rsidR="00BB33D1" w:rsidRPr="00033637" w:rsidRDefault="00BB33D1" w:rsidP="00F31FB2">
            <w:pPr>
              <w:spacing w:line="480" w:lineRule="auto"/>
              <w:rPr>
                <w:ins w:id="1859" w:author="Mohammad Nayeem Hasan" w:date="2024-11-03T23:15:00Z"/>
                <w:rFonts w:ascii="Times New Roman" w:hAnsi="Times New Roman" w:cs="Times New Roman"/>
                <w:sz w:val="24"/>
                <w:szCs w:val="24"/>
              </w:rPr>
              <w:pPrChange w:id="1860" w:author="Mohammad Nayeem Hasan" w:date="2024-12-23T01:38:00Z" w16du:dateUtc="2024-12-22T19:38:00Z">
                <w:pPr/>
              </w:pPrChange>
            </w:pPr>
            <w:ins w:id="1861" w:author="Mohammad Nayeem Hasan" w:date="2024-11-03T23:15:00Z">
              <w:r w:rsidRPr="00033637">
                <w:rPr>
                  <w:rFonts w:ascii="Times New Roman" w:hAnsi="Times New Roman" w:cs="Times New Roman"/>
                  <w:sz w:val="24"/>
                  <w:szCs w:val="24"/>
                </w:rPr>
                <w:t>475 (7.0)</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6C6EA5D1" w14:textId="77777777" w:rsidR="00BB33D1" w:rsidRPr="00033637" w:rsidRDefault="00BB33D1" w:rsidP="00F31FB2">
            <w:pPr>
              <w:spacing w:line="480" w:lineRule="auto"/>
              <w:rPr>
                <w:ins w:id="1862" w:author="Mohammad Nayeem Hasan" w:date="2024-11-03T23:15:00Z"/>
                <w:rFonts w:ascii="Times New Roman" w:hAnsi="Times New Roman" w:cs="Times New Roman"/>
                <w:sz w:val="24"/>
                <w:szCs w:val="24"/>
              </w:rPr>
              <w:pPrChange w:id="1863" w:author="Mohammad Nayeem Hasan" w:date="2024-12-23T01:38:00Z" w16du:dateUtc="2024-12-22T19:38:00Z">
                <w:pPr/>
              </w:pPrChange>
            </w:pPr>
            <w:ins w:id="1864" w:author="Mohammad Nayeem Hasan" w:date="2024-11-03T23:15:00Z">
              <w:r w:rsidRPr="00033637">
                <w:rPr>
                  <w:rFonts w:ascii="Times New Roman" w:hAnsi="Times New Roman" w:cs="Times New Roman"/>
                  <w:sz w:val="24"/>
                  <w:szCs w:val="24"/>
                </w:rPr>
                <w:t>6334 (93.0)</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BDC253B" w14:textId="77777777" w:rsidR="00BB33D1" w:rsidRPr="00033637" w:rsidRDefault="00BB33D1" w:rsidP="00F31FB2">
            <w:pPr>
              <w:spacing w:line="480" w:lineRule="auto"/>
              <w:rPr>
                <w:ins w:id="1865" w:author="Mohammad Nayeem Hasan" w:date="2024-11-03T23:15:00Z"/>
                <w:rFonts w:ascii="Times New Roman" w:hAnsi="Times New Roman" w:cs="Times New Roman"/>
                <w:sz w:val="24"/>
                <w:szCs w:val="24"/>
              </w:rPr>
              <w:pPrChange w:id="1866" w:author="Mohammad Nayeem Hasan" w:date="2024-12-23T01:38:00Z" w16du:dateUtc="2024-12-22T19:38:00Z">
                <w:pPr/>
              </w:pPrChange>
            </w:pPr>
          </w:p>
        </w:tc>
      </w:tr>
      <w:tr w:rsidR="00BB33D1" w:rsidRPr="00033637" w14:paraId="42313249" w14:textId="77777777" w:rsidTr="000C3C54">
        <w:trPr>
          <w:trHeight w:val="138"/>
          <w:jc w:val="center"/>
          <w:ins w:id="1867" w:author="Mohammad Nayeem Hasan" w:date="2024-11-03T23:15: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7E34947B" w14:textId="77777777" w:rsidR="00BB33D1" w:rsidRPr="00033637" w:rsidRDefault="00BB33D1" w:rsidP="00F31FB2">
            <w:pPr>
              <w:spacing w:line="480" w:lineRule="auto"/>
              <w:rPr>
                <w:ins w:id="1868" w:author="Mohammad Nayeem Hasan" w:date="2024-11-03T23:15:00Z"/>
                <w:rFonts w:ascii="Times New Roman" w:hAnsi="Times New Roman" w:cs="Times New Roman"/>
                <w:b/>
                <w:bCs/>
                <w:sz w:val="24"/>
                <w:szCs w:val="24"/>
              </w:rPr>
              <w:pPrChange w:id="1869" w:author="Mohammad Nayeem Hasan" w:date="2024-12-23T01:38:00Z" w16du:dateUtc="2024-12-22T19:38:00Z">
                <w:pPr/>
              </w:pPrChange>
            </w:pPr>
            <w:ins w:id="1870" w:author="Mohammad Nayeem Hasan" w:date="2024-11-03T23:15:00Z">
              <w:r w:rsidRPr="00033637">
                <w:rPr>
                  <w:rFonts w:ascii="Times New Roman" w:hAnsi="Times New Roman" w:cs="Times New Roman"/>
                  <w:b/>
                  <w:bCs/>
                  <w:sz w:val="24"/>
                  <w:szCs w:val="24"/>
                </w:rPr>
                <w:t>Household characteristics</w:t>
              </w:r>
            </w:ins>
          </w:p>
        </w:tc>
      </w:tr>
      <w:tr w:rsidR="00BB33D1" w:rsidRPr="00033637" w14:paraId="1533A8DA" w14:textId="77777777" w:rsidTr="000C3C54">
        <w:trPr>
          <w:trHeight w:val="138"/>
          <w:jc w:val="center"/>
          <w:ins w:id="1871" w:author="Mohammad Nayeem Hasan" w:date="2024-11-03T23:15: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7463013E" w14:textId="77777777" w:rsidR="00BB33D1" w:rsidRPr="00033637" w:rsidRDefault="00BB33D1" w:rsidP="00F31FB2">
            <w:pPr>
              <w:spacing w:line="480" w:lineRule="auto"/>
              <w:rPr>
                <w:ins w:id="1872" w:author="Mohammad Nayeem Hasan" w:date="2024-11-03T23:15:00Z"/>
                <w:rFonts w:ascii="Times New Roman" w:hAnsi="Times New Roman" w:cs="Times New Roman"/>
                <w:sz w:val="24"/>
                <w:szCs w:val="24"/>
              </w:rPr>
              <w:pPrChange w:id="1873" w:author="Mohammad Nayeem Hasan" w:date="2024-12-23T01:38:00Z" w16du:dateUtc="2024-12-22T19:38:00Z">
                <w:pPr/>
              </w:pPrChange>
            </w:pPr>
            <w:ins w:id="1874" w:author="Mohammad Nayeem Hasan" w:date="2024-11-03T23:15:00Z">
              <w:r w:rsidRPr="00033637">
                <w:rPr>
                  <w:rFonts w:ascii="Times New Roman" w:hAnsi="Times New Roman" w:cs="Times New Roman"/>
                  <w:sz w:val="24"/>
                  <w:szCs w:val="24"/>
                </w:rPr>
                <w:t>Wealth index</w:t>
              </w:r>
            </w:ins>
          </w:p>
        </w:tc>
      </w:tr>
      <w:tr w:rsidR="00BB33D1" w:rsidRPr="00033637" w14:paraId="56594099" w14:textId="77777777" w:rsidTr="000C3C54">
        <w:trPr>
          <w:trHeight w:val="250"/>
          <w:jc w:val="center"/>
          <w:ins w:id="1875"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79E17A73" w14:textId="77777777" w:rsidR="00BB33D1" w:rsidRPr="00033637" w:rsidRDefault="00BB33D1" w:rsidP="00F31FB2">
            <w:pPr>
              <w:spacing w:line="480" w:lineRule="auto"/>
              <w:rPr>
                <w:ins w:id="1876" w:author="Mohammad Nayeem Hasan" w:date="2024-11-03T23:15:00Z"/>
                <w:rFonts w:ascii="Times New Roman" w:hAnsi="Times New Roman" w:cs="Times New Roman"/>
                <w:sz w:val="24"/>
                <w:szCs w:val="24"/>
              </w:rPr>
              <w:pPrChange w:id="1877" w:author="Mohammad Nayeem Hasan" w:date="2024-12-23T01:38:00Z" w16du:dateUtc="2024-12-22T19:38:00Z">
                <w:pPr/>
              </w:pPrChange>
            </w:pPr>
            <w:ins w:id="1878" w:author="Mohammad Nayeem Hasan" w:date="2024-11-03T23:15:00Z">
              <w:r w:rsidRPr="00033637">
                <w:rPr>
                  <w:rFonts w:ascii="Times New Roman" w:hAnsi="Times New Roman" w:cs="Times New Roman"/>
                  <w:sz w:val="24"/>
                  <w:szCs w:val="24"/>
                </w:rPr>
                <w:t>Poorest</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5A238403" w14:textId="77777777" w:rsidR="00BB33D1" w:rsidRPr="00033637" w:rsidRDefault="00BB33D1" w:rsidP="00F31FB2">
            <w:pPr>
              <w:spacing w:line="480" w:lineRule="auto"/>
              <w:rPr>
                <w:ins w:id="1879" w:author="Mohammad Nayeem Hasan" w:date="2024-11-03T23:15:00Z"/>
                <w:rFonts w:ascii="Times New Roman" w:hAnsi="Times New Roman" w:cs="Times New Roman"/>
                <w:sz w:val="24"/>
                <w:szCs w:val="24"/>
              </w:rPr>
              <w:pPrChange w:id="1880" w:author="Mohammad Nayeem Hasan" w:date="2024-12-23T01:38:00Z" w16du:dateUtc="2024-12-22T19:38:00Z">
                <w:pPr/>
              </w:pPrChange>
            </w:pPr>
            <w:ins w:id="1881" w:author="Mohammad Nayeem Hasan" w:date="2024-11-03T23:15:00Z">
              <w:r w:rsidRPr="00033637">
                <w:rPr>
                  <w:rFonts w:ascii="Times New Roman" w:hAnsi="Times New Roman" w:cs="Times New Roman"/>
                  <w:sz w:val="24"/>
                  <w:szCs w:val="24"/>
                </w:rPr>
                <w:t>685 (8.6)</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1F8C5935" w14:textId="77777777" w:rsidR="00BB33D1" w:rsidRPr="00033637" w:rsidRDefault="00BB33D1" w:rsidP="00F31FB2">
            <w:pPr>
              <w:spacing w:line="480" w:lineRule="auto"/>
              <w:rPr>
                <w:ins w:id="1882" w:author="Mohammad Nayeem Hasan" w:date="2024-11-03T23:15:00Z"/>
                <w:rFonts w:ascii="Times New Roman" w:hAnsi="Times New Roman" w:cs="Times New Roman"/>
                <w:sz w:val="24"/>
                <w:szCs w:val="24"/>
              </w:rPr>
              <w:pPrChange w:id="1883" w:author="Mohammad Nayeem Hasan" w:date="2024-12-23T01:38:00Z" w16du:dateUtc="2024-12-22T19:38:00Z">
                <w:pPr/>
              </w:pPrChange>
            </w:pPr>
            <w:ins w:id="1884" w:author="Mohammad Nayeem Hasan" w:date="2024-11-03T23:15:00Z">
              <w:r w:rsidRPr="00033637">
                <w:rPr>
                  <w:rFonts w:ascii="Times New Roman" w:hAnsi="Times New Roman" w:cs="Times New Roman"/>
                  <w:sz w:val="24"/>
                  <w:szCs w:val="24"/>
                </w:rPr>
                <w:t>7299 (91.4)</w:t>
              </w:r>
            </w:ins>
          </w:p>
        </w:tc>
        <w:tc>
          <w:tcPr>
            <w:tcW w:w="689" w:type="pct"/>
            <w:vMerge w:val="restart"/>
            <w:tcBorders>
              <w:top w:val="single" w:sz="4" w:space="0" w:color="auto"/>
              <w:left w:val="single" w:sz="4" w:space="0" w:color="auto"/>
              <w:bottom w:val="single" w:sz="4" w:space="0" w:color="auto"/>
              <w:right w:val="single" w:sz="4" w:space="0" w:color="auto"/>
            </w:tcBorders>
            <w:vAlign w:val="center"/>
            <w:hideMark/>
          </w:tcPr>
          <w:p w14:paraId="6647123B" w14:textId="77777777" w:rsidR="00BB33D1" w:rsidRPr="00033637" w:rsidRDefault="00BB33D1" w:rsidP="00F31FB2">
            <w:pPr>
              <w:spacing w:line="480" w:lineRule="auto"/>
              <w:rPr>
                <w:ins w:id="1885" w:author="Mohammad Nayeem Hasan" w:date="2024-11-03T23:15:00Z"/>
                <w:rFonts w:ascii="Times New Roman" w:hAnsi="Times New Roman" w:cs="Times New Roman"/>
                <w:b/>
                <w:bCs/>
                <w:sz w:val="24"/>
                <w:szCs w:val="24"/>
              </w:rPr>
              <w:pPrChange w:id="1886" w:author="Mohammad Nayeem Hasan" w:date="2024-12-23T01:38:00Z" w16du:dateUtc="2024-12-22T19:38:00Z">
                <w:pPr/>
              </w:pPrChange>
            </w:pPr>
            <w:ins w:id="1887" w:author="Mohammad Nayeem Hasan" w:date="2024-11-03T23:15:00Z">
              <w:r w:rsidRPr="00033637">
                <w:rPr>
                  <w:rFonts w:ascii="Times New Roman" w:hAnsi="Times New Roman" w:cs="Times New Roman"/>
                  <w:b/>
                  <w:bCs/>
                  <w:sz w:val="24"/>
                  <w:szCs w:val="24"/>
                </w:rPr>
                <w:t>&lt;0.001</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4F934251" w14:textId="77777777" w:rsidR="00BB33D1" w:rsidRPr="00033637" w:rsidRDefault="00BB33D1" w:rsidP="00F31FB2">
            <w:pPr>
              <w:spacing w:line="480" w:lineRule="auto"/>
              <w:rPr>
                <w:ins w:id="1888" w:author="Mohammad Nayeem Hasan" w:date="2024-11-03T23:15:00Z"/>
                <w:rFonts w:ascii="Times New Roman" w:hAnsi="Times New Roman" w:cs="Times New Roman"/>
                <w:sz w:val="24"/>
                <w:szCs w:val="24"/>
              </w:rPr>
              <w:pPrChange w:id="1889" w:author="Mohammad Nayeem Hasan" w:date="2024-12-23T01:38:00Z" w16du:dateUtc="2024-12-22T19:38:00Z">
                <w:pPr/>
              </w:pPrChange>
            </w:pPr>
            <w:ins w:id="1890" w:author="Mohammad Nayeem Hasan" w:date="2024-11-03T23:15:00Z">
              <w:r w:rsidRPr="00033637">
                <w:rPr>
                  <w:rFonts w:ascii="Times New Roman" w:hAnsi="Times New Roman" w:cs="Times New Roman"/>
                  <w:sz w:val="24"/>
                  <w:szCs w:val="24"/>
                </w:rPr>
                <w:t>246 (4.8)</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5F63F1F1" w14:textId="77777777" w:rsidR="00BB33D1" w:rsidRPr="00033637" w:rsidRDefault="00BB33D1" w:rsidP="00F31FB2">
            <w:pPr>
              <w:spacing w:line="480" w:lineRule="auto"/>
              <w:rPr>
                <w:ins w:id="1891" w:author="Mohammad Nayeem Hasan" w:date="2024-11-03T23:15:00Z"/>
                <w:rFonts w:ascii="Times New Roman" w:hAnsi="Times New Roman" w:cs="Times New Roman"/>
                <w:sz w:val="24"/>
                <w:szCs w:val="24"/>
              </w:rPr>
              <w:pPrChange w:id="1892" w:author="Mohammad Nayeem Hasan" w:date="2024-12-23T01:38:00Z" w16du:dateUtc="2024-12-22T19:38:00Z">
                <w:pPr/>
              </w:pPrChange>
            </w:pPr>
            <w:ins w:id="1893" w:author="Mohammad Nayeem Hasan" w:date="2024-11-03T23:15:00Z">
              <w:r w:rsidRPr="00033637">
                <w:rPr>
                  <w:rFonts w:ascii="Times New Roman" w:hAnsi="Times New Roman" w:cs="Times New Roman"/>
                  <w:sz w:val="24"/>
                  <w:szCs w:val="24"/>
                </w:rPr>
                <w:t>4857 (95.2)</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1845A68F" w14:textId="77777777" w:rsidR="00BB33D1" w:rsidRPr="00033637" w:rsidRDefault="00BB33D1" w:rsidP="00F31FB2">
            <w:pPr>
              <w:spacing w:line="480" w:lineRule="auto"/>
              <w:rPr>
                <w:ins w:id="1894" w:author="Mohammad Nayeem Hasan" w:date="2024-11-03T23:15:00Z"/>
                <w:rFonts w:ascii="Times New Roman" w:hAnsi="Times New Roman" w:cs="Times New Roman"/>
                <w:sz w:val="24"/>
                <w:szCs w:val="24"/>
              </w:rPr>
              <w:pPrChange w:id="1895" w:author="Mohammad Nayeem Hasan" w:date="2024-12-23T01:38:00Z" w16du:dateUtc="2024-12-22T19:38:00Z">
                <w:pPr/>
              </w:pPrChange>
            </w:pPr>
            <w:ins w:id="1896" w:author="Mohammad Nayeem Hasan" w:date="2024-11-03T23:15:00Z">
              <w:r w:rsidRPr="00033637">
                <w:rPr>
                  <w:rFonts w:ascii="Times New Roman" w:hAnsi="Times New Roman" w:cs="Times New Roman"/>
                  <w:sz w:val="24"/>
                  <w:szCs w:val="24"/>
                </w:rPr>
                <w:t>0.071</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43138707" w14:textId="77777777" w:rsidR="00BB33D1" w:rsidRPr="00033637" w:rsidRDefault="00BB33D1" w:rsidP="00F31FB2">
            <w:pPr>
              <w:spacing w:line="480" w:lineRule="auto"/>
              <w:rPr>
                <w:ins w:id="1897" w:author="Mohammad Nayeem Hasan" w:date="2024-11-03T23:15:00Z"/>
                <w:rFonts w:ascii="Times New Roman" w:hAnsi="Times New Roman" w:cs="Times New Roman"/>
                <w:sz w:val="24"/>
                <w:szCs w:val="24"/>
              </w:rPr>
              <w:pPrChange w:id="1898" w:author="Mohammad Nayeem Hasan" w:date="2024-12-23T01:38:00Z" w16du:dateUtc="2024-12-22T19:38:00Z">
                <w:pPr/>
              </w:pPrChange>
            </w:pPr>
            <w:ins w:id="1899" w:author="Mohammad Nayeem Hasan" w:date="2024-11-03T23:15:00Z">
              <w:r w:rsidRPr="00033637">
                <w:rPr>
                  <w:rFonts w:ascii="Times New Roman" w:hAnsi="Times New Roman" w:cs="Times New Roman"/>
                  <w:sz w:val="24"/>
                  <w:szCs w:val="24"/>
                </w:rPr>
                <w:t>421 (8.4)</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5F2FF188" w14:textId="77777777" w:rsidR="00BB33D1" w:rsidRPr="00033637" w:rsidRDefault="00BB33D1" w:rsidP="00F31FB2">
            <w:pPr>
              <w:spacing w:line="480" w:lineRule="auto"/>
              <w:rPr>
                <w:ins w:id="1900" w:author="Mohammad Nayeem Hasan" w:date="2024-11-03T23:15:00Z"/>
                <w:rFonts w:ascii="Times New Roman" w:hAnsi="Times New Roman" w:cs="Times New Roman"/>
                <w:sz w:val="24"/>
                <w:szCs w:val="24"/>
              </w:rPr>
              <w:pPrChange w:id="1901" w:author="Mohammad Nayeem Hasan" w:date="2024-12-23T01:38:00Z" w16du:dateUtc="2024-12-22T19:38:00Z">
                <w:pPr/>
              </w:pPrChange>
            </w:pPr>
            <w:ins w:id="1902" w:author="Mohammad Nayeem Hasan" w:date="2024-11-03T23:15:00Z">
              <w:r w:rsidRPr="00033637">
                <w:rPr>
                  <w:rFonts w:ascii="Times New Roman" w:hAnsi="Times New Roman" w:cs="Times New Roman"/>
                  <w:sz w:val="24"/>
                  <w:szCs w:val="24"/>
                </w:rPr>
                <w:t>4615 (91.6)</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4D51CE04" w14:textId="77777777" w:rsidR="00BB33D1" w:rsidRPr="00033637" w:rsidRDefault="00BB33D1" w:rsidP="00F31FB2">
            <w:pPr>
              <w:spacing w:line="480" w:lineRule="auto"/>
              <w:rPr>
                <w:ins w:id="1903" w:author="Mohammad Nayeem Hasan" w:date="2024-11-03T23:15:00Z"/>
                <w:rFonts w:ascii="Times New Roman" w:hAnsi="Times New Roman" w:cs="Times New Roman"/>
                <w:b/>
                <w:bCs/>
                <w:sz w:val="24"/>
                <w:szCs w:val="24"/>
              </w:rPr>
              <w:pPrChange w:id="1904" w:author="Mohammad Nayeem Hasan" w:date="2024-12-23T01:38:00Z" w16du:dateUtc="2024-12-22T19:38:00Z">
                <w:pPr/>
              </w:pPrChange>
            </w:pPr>
            <w:ins w:id="1905" w:author="Mohammad Nayeem Hasan" w:date="2024-11-03T23:15:00Z">
              <w:r w:rsidRPr="00033637">
                <w:rPr>
                  <w:rFonts w:ascii="Times New Roman" w:hAnsi="Times New Roman" w:cs="Times New Roman"/>
                  <w:b/>
                  <w:bCs/>
                  <w:sz w:val="24"/>
                  <w:szCs w:val="24"/>
                </w:rPr>
                <w:t>&lt;0.001</w:t>
              </w:r>
            </w:ins>
          </w:p>
        </w:tc>
      </w:tr>
      <w:tr w:rsidR="00BB33D1" w:rsidRPr="00033637" w14:paraId="509F4AC1" w14:textId="77777777" w:rsidTr="000C3C54">
        <w:trPr>
          <w:trHeight w:val="250"/>
          <w:jc w:val="center"/>
          <w:ins w:id="1906"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391022EC" w14:textId="77777777" w:rsidR="00BB33D1" w:rsidRPr="00033637" w:rsidRDefault="00BB33D1" w:rsidP="00F31FB2">
            <w:pPr>
              <w:spacing w:line="480" w:lineRule="auto"/>
              <w:rPr>
                <w:ins w:id="1907" w:author="Mohammad Nayeem Hasan" w:date="2024-11-03T23:15:00Z"/>
                <w:rFonts w:ascii="Times New Roman" w:hAnsi="Times New Roman" w:cs="Times New Roman"/>
                <w:sz w:val="24"/>
                <w:szCs w:val="24"/>
              </w:rPr>
              <w:pPrChange w:id="1908" w:author="Mohammad Nayeem Hasan" w:date="2024-12-23T01:38:00Z" w16du:dateUtc="2024-12-22T19:38:00Z">
                <w:pPr/>
              </w:pPrChange>
            </w:pPr>
            <w:ins w:id="1909" w:author="Mohammad Nayeem Hasan" w:date="2024-11-03T23:15:00Z">
              <w:r w:rsidRPr="00033637">
                <w:rPr>
                  <w:rFonts w:ascii="Times New Roman" w:hAnsi="Times New Roman" w:cs="Times New Roman"/>
                  <w:sz w:val="24"/>
                  <w:szCs w:val="24"/>
                </w:rPr>
                <w:t>Poor</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3B187C72" w14:textId="77777777" w:rsidR="00BB33D1" w:rsidRPr="00033637" w:rsidRDefault="00BB33D1" w:rsidP="00F31FB2">
            <w:pPr>
              <w:spacing w:line="480" w:lineRule="auto"/>
              <w:rPr>
                <w:ins w:id="1910" w:author="Mohammad Nayeem Hasan" w:date="2024-11-03T23:15:00Z"/>
                <w:rFonts w:ascii="Times New Roman" w:hAnsi="Times New Roman" w:cs="Times New Roman"/>
                <w:sz w:val="24"/>
                <w:szCs w:val="24"/>
              </w:rPr>
              <w:pPrChange w:id="1911" w:author="Mohammad Nayeem Hasan" w:date="2024-12-23T01:38:00Z" w16du:dateUtc="2024-12-22T19:38:00Z">
                <w:pPr/>
              </w:pPrChange>
            </w:pPr>
            <w:ins w:id="1912" w:author="Mohammad Nayeem Hasan" w:date="2024-11-03T23:15:00Z">
              <w:r w:rsidRPr="00033637">
                <w:rPr>
                  <w:rFonts w:ascii="Times New Roman" w:hAnsi="Times New Roman" w:cs="Times New Roman"/>
                  <w:sz w:val="24"/>
                  <w:szCs w:val="24"/>
                </w:rPr>
                <w:t>502 (7.6)</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356AEA8C" w14:textId="77777777" w:rsidR="00BB33D1" w:rsidRPr="00033637" w:rsidRDefault="00BB33D1" w:rsidP="00F31FB2">
            <w:pPr>
              <w:spacing w:line="480" w:lineRule="auto"/>
              <w:rPr>
                <w:ins w:id="1913" w:author="Mohammad Nayeem Hasan" w:date="2024-11-03T23:15:00Z"/>
                <w:rFonts w:ascii="Times New Roman" w:hAnsi="Times New Roman" w:cs="Times New Roman"/>
                <w:sz w:val="24"/>
                <w:szCs w:val="24"/>
              </w:rPr>
              <w:pPrChange w:id="1914" w:author="Mohammad Nayeem Hasan" w:date="2024-12-23T01:38:00Z" w16du:dateUtc="2024-12-22T19:38:00Z">
                <w:pPr/>
              </w:pPrChange>
            </w:pPr>
            <w:ins w:id="1915" w:author="Mohammad Nayeem Hasan" w:date="2024-11-03T23:15:00Z">
              <w:r w:rsidRPr="00033637">
                <w:rPr>
                  <w:rFonts w:ascii="Times New Roman" w:hAnsi="Times New Roman" w:cs="Times New Roman"/>
                  <w:sz w:val="24"/>
                  <w:szCs w:val="24"/>
                </w:rPr>
                <w:t>6107 (92.4)</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1B4BB20" w14:textId="77777777" w:rsidR="00BB33D1" w:rsidRPr="00033637" w:rsidRDefault="00BB33D1" w:rsidP="00F31FB2">
            <w:pPr>
              <w:spacing w:line="480" w:lineRule="auto"/>
              <w:rPr>
                <w:ins w:id="1916" w:author="Mohammad Nayeem Hasan" w:date="2024-11-03T23:15:00Z"/>
                <w:rFonts w:ascii="Times New Roman" w:hAnsi="Times New Roman" w:cs="Times New Roman"/>
                <w:b/>
                <w:bCs/>
                <w:sz w:val="24"/>
                <w:szCs w:val="24"/>
              </w:rPr>
              <w:pPrChange w:id="1917"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6D7B924A" w14:textId="77777777" w:rsidR="00BB33D1" w:rsidRPr="00033637" w:rsidRDefault="00BB33D1" w:rsidP="00F31FB2">
            <w:pPr>
              <w:spacing w:line="480" w:lineRule="auto"/>
              <w:rPr>
                <w:ins w:id="1918" w:author="Mohammad Nayeem Hasan" w:date="2024-11-03T23:15:00Z"/>
                <w:rFonts w:ascii="Times New Roman" w:hAnsi="Times New Roman" w:cs="Times New Roman"/>
                <w:sz w:val="24"/>
                <w:szCs w:val="24"/>
              </w:rPr>
              <w:pPrChange w:id="1919" w:author="Mohammad Nayeem Hasan" w:date="2024-12-23T01:38:00Z" w16du:dateUtc="2024-12-22T19:38:00Z">
                <w:pPr/>
              </w:pPrChange>
            </w:pPr>
            <w:ins w:id="1920" w:author="Mohammad Nayeem Hasan" w:date="2024-11-03T23:15:00Z">
              <w:r w:rsidRPr="00033637">
                <w:rPr>
                  <w:rFonts w:ascii="Times New Roman" w:hAnsi="Times New Roman" w:cs="Times New Roman"/>
                  <w:sz w:val="24"/>
                  <w:szCs w:val="24"/>
                </w:rPr>
                <w:t>155 (3.6)</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38A80EA7" w14:textId="77777777" w:rsidR="00BB33D1" w:rsidRPr="00033637" w:rsidRDefault="00BB33D1" w:rsidP="00F31FB2">
            <w:pPr>
              <w:spacing w:line="480" w:lineRule="auto"/>
              <w:rPr>
                <w:ins w:id="1921" w:author="Mohammad Nayeem Hasan" w:date="2024-11-03T23:15:00Z"/>
                <w:rFonts w:ascii="Times New Roman" w:hAnsi="Times New Roman" w:cs="Times New Roman"/>
                <w:sz w:val="24"/>
                <w:szCs w:val="24"/>
              </w:rPr>
              <w:pPrChange w:id="1922" w:author="Mohammad Nayeem Hasan" w:date="2024-12-23T01:38:00Z" w16du:dateUtc="2024-12-22T19:38:00Z">
                <w:pPr/>
              </w:pPrChange>
            </w:pPr>
            <w:ins w:id="1923" w:author="Mohammad Nayeem Hasan" w:date="2024-11-03T23:15:00Z">
              <w:r w:rsidRPr="00033637">
                <w:rPr>
                  <w:rFonts w:ascii="Times New Roman" w:hAnsi="Times New Roman" w:cs="Times New Roman"/>
                  <w:sz w:val="24"/>
                  <w:szCs w:val="24"/>
                </w:rPr>
                <w:t>4128 (96.4)</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46FA8E" w14:textId="77777777" w:rsidR="00BB33D1" w:rsidRPr="00033637" w:rsidRDefault="00BB33D1" w:rsidP="00F31FB2">
            <w:pPr>
              <w:spacing w:line="480" w:lineRule="auto"/>
              <w:rPr>
                <w:ins w:id="1924" w:author="Mohammad Nayeem Hasan" w:date="2024-11-03T23:15:00Z"/>
                <w:rFonts w:ascii="Times New Roman" w:hAnsi="Times New Roman" w:cs="Times New Roman"/>
                <w:sz w:val="24"/>
                <w:szCs w:val="24"/>
              </w:rPr>
              <w:pPrChange w:id="1925"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1806E3EB" w14:textId="77777777" w:rsidR="00BB33D1" w:rsidRPr="00033637" w:rsidRDefault="00BB33D1" w:rsidP="00F31FB2">
            <w:pPr>
              <w:spacing w:line="480" w:lineRule="auto"/>
              <w:rPr>
                <w:ins w:id="1926" w:author="Mohammad Nayeem Hasan" w:date="2024-11-03T23:15:00Z"/>
                <w:rFonts w:ascii="Times New Roman" w:hAnsi="Times New Roman" w:cs="Times New Roman"/>
                <w:sz w:val="24"/>
                <w:szCs w:val="24"/>
              </w:rPr>
              <w:pPrChange w:id="1927" w:author="Mohammad Nayeem Hasan" w:date="2024-12-23T01:38:00Z" w16du:dateUtc="2024-12-22T19:38:00Z">
                <w:pPr/>
              </w:pPrChange>
            </w:pPr>
            <w:ins w:id="1928" w:author="Mohammad Nayeem Hasan" w:date="2024-11-03T23:15:00Z">
              <w:r w:rsidRPr="00033637">
                <w:rPr>
                  <w:rFonts w:ascii="Times New Roman" w:hAnsi="Times New Roman" w:cs="Times New Roman"/>
                  <w:sz w:val="24"/>
                  <w:szCs w:val="24"/>
                </w:rPr>
                <w:t>371 (8.2)</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5B62690A" w14:textId="77777777" w:rsidR="00BB33D1" w:rsidRPr="00033637" w:rsidRDefault="00BB33D1" w:rsidP="00F31FB2">
            <w:pPr>
              <w:spacing w:line="480" w:lineRule="auto"/>
              <w:rPr>
                <w:ins w:id="1929" w:author="Mohammad Nayeem Hasan" w:date="2024-11-03T23:15:00Z"/>
                <w:rFonts w:ascii="Times New Roman" w:hAnsi="Times New Roman" w:cs="Times New Roman"/>
                <w:sz w:val="24"/>
                <w:szCs w:val="24"/>
              </w:rPr>
              <w:pPrChange w:id="1930" w:author="Mohammad Nayeem Hasan" w:date="2024-12-23T01:38:00Z" w16du:dateUtc="2024-12-22T19:38:00Z">
                <w:pPr/>
              </w:pPrChange>
            </w:pPr>
            <w:ins w:id="1931" w:author="Mohammad Nayeem Hasan" w:date="2024-11-03T23:15:00Z">
              <w:r w:rsidRPr="00033637">
                <w:rPr>
                  <w:rFonts w:ascii="Times New Roman" w:hAnsi="Times New Roman" w:cs="Times New Roman"/>
                  <w:sz w:val="24"/>
                  <w:szCs w:val="24"/>
                </w:rPr>
                <w:t>4159 (91.8)</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648716" w14:textId="77777777" w:rsidR="00BB33D1" w:rsidRPr="00033637" w:rsidRDefault="00BB33D1" w:rsidP="00F31FB2">
            <w:pPr>
              <w:spacing w:line="480" w:lineRule="auto"/>
              <w:rPr>
                <w:ins w:id="1932" w:author="Mohammad Nayeem Hasan" w:date="2024-11-03T23:15:00Z"/>
                <w:rFonts w:ascii="Times New Roman" w:hAnsi="Times New Roman" w:cs="Times New Roman"/>
                <w:b/>
                <w:bCs/>
                <w:sz w:val="24"/>
                <w:szCs w:val="24"/>
              </w:rPr>
              <w:pPrChange w:id="1933" w:author="Mohammad Nayeem Hasan" w:date="2024-12-23T01:38:00Z" w16du:dateUtc="2024-12-22T19:38:00Z">
                <w:pPr/>
              </w:pPrChange>
            </w:pPr>
          </w:p>
        </w:tc>
      </w:tr>
      <w:tr w:rsidR="00BB33D1" w:rsidRPr="00033637" w14:paraId="1F26AC63" w14:textId="77777777" w:rsidTr="000C3C54">
        <w:trPr>
          <w:trHeight w:val="138"/>
          <w:jc w:val="center"/>
          <w:ins w:id="1934"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0A03C04F" w14:textId="77777777" w:rsidR="00BB33D1" w:rsidRPr="00033637" w:rsidRDefault="00BB33D1" w:rsidP="00F31FB2">
            <w:pPr>
              <w:spacing w:line="480" w:lineRule="auto"/>
              <w:rPr>
                <w:ins w:id="1935" w:author="Mohammad Nayeem Hasan" w:date="2024-11-03T23:15:00Z"/>
                <w:rFonts w:ascii="Times New Roman" w:hAnsi="Times New Roman" w:cs="Times New Roman"/>
                <w:sz w:val="24"/>
                <w:szCs w:val="24"/>
              </w:rPr>
              <w:pPrChange w:id="1936" w:author="Mohammad Nayeem Hasan" w:date="2024-12-23T01:38:00Z" w16du:dateUtc="2024-12-22T19:38:00Z">
                <w:pPr/>
              </w:pPrChange>
            </w:pPr>
            <w:ins w:id="1937" w:author="Mohammad Nayeem Hasan" w:date="2024-11-03T23:15:00Z">
              <w:r w:rsidRPr="00033637">
                <w:rPr>
                  <w:rFonts w:ascii="Times New Roman" w:hAnsi="Times New Roman" w:cs="Times New Roman"/>
                  <w:sz w:val="24"/>
                  <w:szCs w:val="24"/>
                </w:rPr>
                <w:t>Middle</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4CF54348" w14:textId="77777777" w:rsidR="00BB33D1" w:rsidRPr="00033637" w:rsidRDefault="00BB33D1" w:rsidP="00F31FB2">
            <w:pPr>
              <w:spacing w:line="480" w:lineRule="auto"/>
              <w:rPr>
                <w:ins w:id="1938" w:author="Mohammad Nayeem Hasan" w:date="2024-11-03T23:15:00Z"/>
                <w:rFonts w:ascii="Times New Roman" w:hAnsi="Times New Roman" w:cs="Times New Roman"/>
                <w:sz w:val="24"/>
                <w:szCs w:val="24"/>
              </w:rPr>
              <w:pPrChange w:id="1939" w:author="Mohammad Nayeem Hasan" w:date="2024-12-23T01:38:00Z" w16du:dateUtc="2024-12-22T19:38:00Z">
                <w:pPr/>
              </w:pPrChange>
            </w:pPr>
            <w:ins w:id="1940" w:author="Mohammad Nayeem Hasan" w:date="2024-11-03T23:15:00Z">
              <w:r w:rsidRPr="00033637">
                <w:rPr>
                  <w:rFonts w:ascii="Times New Roman" w:hAnsi="Times New Roman" w:cs="Times New Roman"/>
                  <w:sz w:val="24"/>
                  <w:szCs w:val="24"/>
                </w:rPr>
                <w:t>420 (7.1)</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7822FDEA" w14:textId="77777777" w:rsidR="00BB33D1" w:rsidRPr="00033637" w:rsidRDefault="00BB33D1" w:rsidP="00F31FB2">
            <w:pPr>
              <w:spacing w:line="480" w:lineRule="auto"/>
              <w:rPr>
                <w:ins w:id="1941" w:author="Mohammad Nayeem Hasan" w:date="2024-11-03T23:15:00Z"/>
                <w:rFonts w:ascii="Times New Roman" w:hAnsi="Times New Roman" w:cs="Times New Roman"/>
                <w:sz w:val="24"/>
                <w:szCs w:val="24"/>
              </w:rPr>
              <w:pPrChange w:id="1942" w:author="Mohammad Nayeem Hasan" w:date="2024-12-23T01:38:00Z" w16du:dateUtc="2024-12-22T19:38:00Z">
                <w:pPr/>
              </w:pPrChange>
            </w:pPr>
            <w:ins w:id="1943" w:author="Mohammad Nayeem Hasan" w:date="2024-11-03T23:15:00Z">
              <w:r w:rsidRPr="00033637">
                <w:rPr>
                  <w:rFonts w:ascii="Times New Roman" w:hAnsi="Times New Roman" w:cs="Times New Roman"/>
                  <w:sz w:val="24"/>
                  <w:szCs w:val="24"/>
                </w:rPr>
                <w:t>5495 (92.9)</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73F543" w14:textId="77777777" w:rsidR="00BB33D1" w:rsidRPr="00033637" w:rsidRDefault="00BB33D1" w:rsidP="00F31FB2">
            <w:pPr>
              <w:spacing w:line="480" w:lineRule="auto"/>
              <w:rPr>
                <w:ins w:id="1944" w:author="Mohammad Nayeem Hasan" w:date="2024-11-03T23:15:00Z"/>
                <w:rFonts w:ascii="Times New Roman" w:hAnsi="Times New Roman" w:cs="Times New Roman"/>
                <w:b/>
                <w:bCs/>
                <w:sz w:val="24"/>
                <w:szCs w:val="24"/>
              </w:rPr>
              <w:pPrChange w:id="1945"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089503E7" w14:textId="77777777" w:rsidR="00BB33D1" w:rsidRPr="00033637" w:rsidRDefault="00BB33D1" w:rsidP="00F31FB2">
            <w:pPr>
              <w:spacing w:line="480" w:lineRule="auto"/>
              <w:rPr>
                <w:ins w:id="1946" w:author="Mohammad Nayeem Hasan" w:date="2024-11-03T23:15:00Z"/>
                <w:rFonts w:ascii="Times New Roman" w:hAnsi="Times New Roman" w:cs="Times New Roman"/>
                <w:sz w:val="24"/>
                <w:szCs w:val="24"/>
              </w:rPr>
              <w:pPrChange w:id="1947" w:author="Mohammad Nayeem Hasan" w:date="2024-12-23T01:38:00Z" w16du:dateUtc="2024-12-22T19:38:00Z">
                <w:pPr/>
              </w:pPrChange>
            </w:pPr>
            <w:ins w:id="1948" w:author="Mohammad Nayeem Hasan" w:date="2024-11-03T23:15:00Z">
              <w:r w:rsidRPr="00033637">
                <w:rPr>
                  <w:rFonts w:ascii="Times New Roman" w:hAnsi="Times New Roman" w:cs="Times New Roman"/>
                  <w:sz w:val="24"/>
                  <w:szCs w:val="24"/>
                </w:rPr>
                <w:t>130 (3.4)</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57C3726F" w14:textId="77777777" w:rsidR="00BB33D1" w:rsidRPr="00033637" w:rsidRDefault="00BB33D1" w:rsidP="00F31FB2">
            <w:pPr>
              <w:spacing w:line="480" w:lineRule="auto"/>
              <w:rPr>
                <w:ins w:id="1949" w:author="Mohammad Nayeem Hasan" w:date="2024-11-03T23:15:00Z"/>
                <w:rFonts w:ascii="Times New Roman" w:hAnsi="Times New Roman" w:cs="Times New Roman"/>
                <w:sz w:val="24"/>
                <w:szCs w:val="24"/>
              </w:rPr>
              <w:pPrChange w:id="1950" w:author="Mohammad Nayeem Hasan" w:date="2024-12-23T01:38:00Z" w16du:dateUtc="2024-12-22T19:38:00Z">
                <w:pPr/>
              </w:pPrChange>
            </w:pPr>
            <w:ins w:id="1951" w:author="Mohammad Nayeem Hasan" w:date="2024-11-03T23:15:00Z">
              <w:r w:rsidRPr="00033637">
                <w:rPr>
                  <w:rFonts w:ascii="Times New Roman" w:hAnsi="Times New Roman" w:cs="Times New Roman"/>
                  <w:sz w:val="24"/>
                  <w:szCs w:val="24"/>
                </w:rPr>
                <w:t>3752 (96.6)</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09EB0A" w14:textId="77777777" w:rsidR="00BB33D1" w:rsidRPr="00033637" w:rsidRDefault="00BB33D1" w:rsidP="00F31FB2">
            <w:pPr>
              <w:spacing w:line="480" w:lineRule="auto"/>
              <w:rPr>
                <w:ins w:id="1952" w:author="Mohammad Nayeem Hasan" w:date="2024-11-03T23:15:00Z"/>
                <w:rFonts w:ascii="Times New Roman" w:hAnsi="Times New Roman" w:cs="Times New Roman"/>
                <w:sz w:val="24"/>
                <w:szCs w:val="24"/>
              </w:rPr>
              <w:pPrChange w:id="1953"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178A8287" w14:textId="77777777" w:rsidR="00BB33D1" w:rsidRPr="00033637" w:rsidRDefault="00BB33D1" w:rsidP="00F31FB2">
            <w:pPr>
              <w:spacing w:line="480" w:lineRule="auto"/>
              <w:rPr>
                <w:ins w:id="1954" w:author="Mohammad Nayeem Hasan" w:date="2024-11-03T23:15:00Z"/>
                <w:rFonts w:ascii="Times New Roman" w:hAnsi="Times New Roman" w:cs="Times New Roman"/>
                <w:sz w:val="24"/>
                <w:szCs w:val="24"/>
              </w:rPr>
              <w:pPrChange w:id="1955" w:author="Mohammad Nayeem Hasan" w:date="2024-12-23T01:38:00Z" w16du:dateUtc="2024-12-22T19:38:00Z">
                <w:pPr/>
              </w:pPrChange>
            </w:pPr>
            <w:ins w:id="1956" w:author="Mohammad Nayeem Hasan" w:date="2024-11-03T23:15:00Z">
              <w:r w:rsidRPr="00033637">
                <w:rPr>
                  <w:rFonts w:ascii="Times New Roman" w:hAnsi="Times New Roman" w:cs="Times New Roman"/>
                  <w:sz w:val="24"/>
                  <w:szCs w:val="24"/>
                </w:rPr>
                <w:t>262 (6.1)</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37BE28BF" w14:textId="77777777" w:rsidR="00BB33D1" w:rsidRPr="00033637" w:rsidRDefault="00BB33D1" w:rsidP="00F31FB2">
            <w:pPr>
              <w:spacing w:line="480" w:lineRule="auto"/>
              <w:rPr>
                <w:ins w:id="1957" w:author="Mohammad Nayeem Hasan" w:date="2024-11-03T23:15:00Z"/>
                <w:rFonts w:ascii="Times New Roman" w:hAnsi="Times New Roman" w:cs="Times New Roman"/>
                <w:sz w:val="24"/>
                <w:szCs w:val="24"/>
              </w:rPr>
              <w:pPrChange w:id="1958" w:author="Mohammad Nayeem Hasan" w:date="2024-12-23T01:38:00Z" w16du:dateUtc="2024-12-22T19:38:00Z">
                <w:pPr/>
              </w:pPrChange>
            </w:pPr>
            <w:ins w:id="1959" w:author="Mohammad Nayeem Hasan" w:date="2024-11-03T23:15:00Z">
              <w:r w:rsidRPr="00033637">
                <w:rPr>
                  <w:rFonts w:ascii="Times New Roman" w:hAnsi="Times New Roman" w:cs="Times New Roman"/>
                  <w:sz w:val="24"/>
                  <w:szCs w:val="24"/>
                </w:rPr>
                <w:t>4036 (93.9)</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2DF542" w14:textId="77777777" w:rsidR="00BB33D1" w:rsidRPr="00033637" w:rsidRDefault="00BB33D1" w:rsidP="00F31FB2">
            <w:pPr>
              <w:spacing w:line="480" w:lineRule="auto"/>
              <w:rPr>
                <w:ins w:id="1960" w:author="Mohammad Nayeem Hasan" w:date="2024-11-03T23:15:00Z"/>
                <w:rFonts w:ascii="Times New Roman" w:hAnsi="Times New Roman" w:cs="Times New Roman"/>
                <w:b/>
                <w:bCs/>
                <w:sz w:val="24"/>
                <w:szCs w:val="24"/>
              </w:rPr>
              <w:pPrChange w:id="1961" w:author="Mohammad Nayeem Hasan" w:date="2024-12-23T01:38:00Z" w16du:dateUtc="2024-12-22T19:38:00Z">
                <w:pPr/>
              </w:pPrChange>
            </w:pPr>
          </w:p>
        </w:tc>
      </w:tr>
      <w:tr w:rsidR="00BB33D1" w:rsidRPr="00033637" w14:paraId="2AB93683" w14:textId="77777777" w:rsidTr="000C3C54">
        <w:trPr>
          <w:trHeight w:val="138"/>
          <w:jc w:val="center"/>
          <w:ins w:id="1962"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29B0096A" w14:textId="77777777" w:rsidR="00BB33D1" w:rsidRPr="00033637" w:rsidRDefault="00BB33D1" w:rsidP="00F31FB2">
            <w:pPr>
              <w:spacing w:line="480" w:lineRule="auto"/>
              <w:rPr>
                <w:ins w:id="1963" w:author="Mohammad Nayeem Hasan" w:date="2024-11-03T23:15:00Z"/>
                <w:rFonts w:ascii="Times New Roman" w:hAnsi="Times New Roman" w:cs="Times New Roman"/>
                <w:sz w:val="24"/>
                <w:szCs w:val="24"/>
              </w:rPr>
              <w:pPrChange w:id="1964" w:author="Mohammad Nayeem Hasan" w:date="2024-12-23T01:38:00Z" w16du:dateUtc="2024-12-22T19:38:00Z">
                <w:pPr/>
              </w:pPrChange>
            </w:pPr>
            <w:ins w:id="1965" w:author="Mohammad Nayeem Hasan" w:date="2024-11-03T23:15:00Z">
              <w:r w:rsidRPr="00033637">
                <w:rPr>
                  <w:rFonts w:ascii="Times New Roman" w:hAnsi="Times New Roman" w:cs="Times New Roman"/>
                  <w:sz w:val="24"/>
                  <w:szCs w:val="24"/>
                </w:rPr>
                <w:t>Rich</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6165EADE" w14:textId="77777777" w:rsidR="00BB33D1" w:rsidRPr="00033637" w:rsidRDefault="00BB33D1" w:rsidP="00F31FB2">
            <w:pPr>
              <w:spacing w:line="480" w:lineRule="auto"/>
              <w:rPr>
                <w:ins w:id="1966" w:author="Mohammad Nayeem Hasan" w:date="2024-11-03T23:15:00Z"/>
                <w:rFonts w:ascii="Times New Roman" w:hAnsi="Times New Roman" w:cs="Times New Roman"/>
                <w:sz w:val="24"/>
                <w:szCs w:val="24"/>
              </w:rPr>
              <w:pPrChange w:id="1967" w:author="Mohammad Nayeem Hasan" w:date="2024-12-23T01:38:00Z" w16du:dateUtc="2024-12-22T19:38:00Z">
                <w:pPr/>
              </w:pPrChange>
            </w:pPr>
            <w:ins w:id="1968" w:author="Mohammad Nayeem Hasan" w:date="2024-11-03T23:15:00Z">
              <w:r w:rsidRPr="00033637">
                <w:rPr>
                  <w:rFonts w:ascii="Times New Roman" w:hAnsi="Times New Roman" w:cs="Times New Roman"/>
                  <w:sz w:val="24"/>
                  <w:szCs w:val="24"/>
                </w:rPr>
                <w:t>326 (5.6)</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1DF02BCE" w14:textId="77777777" w:rsidR="00BB33D1" w:rsidRPr="00033637" w:rsidRDefault="00BB33D1" w:rsidP="00F31FB2">
            <w:pPr>
              <w:spacing w:line="480" w:lineRule="auto"/>
              <w:rPr>
                <w:ins w:id="1969" w:author="Mohammad Nayeem Hasan" w:date="2024-11-03T23:15:00Z"/>
                <w:rFonts w:ascii="Times New Roman" w:hAnsi="Times New Roman" w:cs="Times New Roman"/>
                <w:sz w:val="24"/>
                <w:szCs w:val="24"/>
              </w:rPr>
              <w:pPrChange w:id="1970" w:author="Mohammad Nayeem Hasan" w:date="2024-12-23T01:38:00Z" w16du:dateUtc="2024-12-22T19:38:00Z">
                <w:pPr/>
              </w:pPrChange>
            </w:pPr>
            <w:ins w:id="1971" w:author="Mohammad Nayeem Hasan" w:date="2024-11-03T23:15:00Z">
              <w:r w:rsidRPr="00033637">
                <w:rPr>
                  <w:rFonts w:ascii="Times New Roman" w:hAnsi="Times New Roman" w:cs="Times New Roman"/>
                  <w:sz w:val="24"/>
                  <w:szCs w:val="24"/>
                </w:rPr>
                <w:t>5526 (94.4)</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CD398E" w14:textId="77777777" w:rsidR="00BB33D1" w:rsidRPr="00033637" w:rsidRDefault="00BB33D1" w:rsidP="00F31FB2">
            <w:pPr>
              <w:spacing w:line="480" w:lineRule="auto"/>
              <w:rPr>
                <w:ins w:id="1972" w:author="Mohammad Nayeem Hasan" w:date="2024-11-03T23:15:00Z"/>
                <w:rFonts w:ascii="Times New Roman" w:hAnsi="Times New Roman" w:cs="Times New Roman"/>
                <w:b/>
                <w:bCs/>
                <w:sz w:val="24"/>
                <w:szCs w:val="24"/>
              </w:rPr>
              <w:pPrChange w:id="1973"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5925CD82" w14:textId="77777777" w:rsidR="00BB33D1" w:rsidRPr="00033637" w:rsidRDefault="00BB33D1" w:rsidP="00F31FB2">
            <w:pPr>
              <w:spacing w:line="480" w:lineRule="auto"/>
              <w:rPr>
                <w:ins w:id="1974" w:author="Mohammad Nayeem Hasan" w:date="2024-11-03T23:15:00Z"/>
                <w:rFonts w:ascii="Times New Roman" w:hAnsi="Times New Roman" w:cs="Times New Roman"/>
                <w:sz w:val="24"/>
                <w:szCs w:val="24"/>
              </w:rPr>
              <w:pPrChange w:id="1975" w:author="Mohammad Nayeem Hasan" w:date="2024-12-23T01:38:00Z" w16du:dateUtc="2024-12-22T19:38:00Z">
                <w:pPr/>
              </w:pPrChange>
            </w:pPr>
            <w:ins w:id="1976" w:author="Mohammad Nayeem Hasan" w:date="2024-11-03T23:15:00Z">
              <w:r w:rsidRPr="00033637">
                <w:rPr>
                  <w:rFonts w:ascii="Times New Roman" w:hAnsi="Times New Roman" w:cs="Times New Roman"/>
                  <w:sz w:val="24"/>
                  <w:szCs w:val="24"/>
                </w:rPr>
                <w:t>139 (3.7)</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1A49D4A9" w14:textId="77777777" w:rsidR="00BB33D1" w:rsidRPr="00033637" w:rsidRDefault="00BB33D1" w:rsidP="00F31FB2">
            <w:pPr>
              <w:spacing w:line="480" w:lineRule="auto"/>
              <w:rPr>
                <w:ins w:id="1977" w:author="Mohammad Nayeem Hasan" w:date="2024-11-03T23:15:00Z"/>
                <w:rFonts w:ascii="Times New Roman" w:hAnsi="Times New Roman" w:cs="Times New Roman"/>
                <w:sz w:val="24"/>
                <w:szCs w:val="24"/>
              </w:rPr>
              <w:pPrChange w:id="1978" w:author="Mohammad Nayeem Hasan" w:date="2024-12-23T01:38:00Z" w16du:dateUtc="2024-12-22T19:38:00Z">
                <w:pPr/>
              </w:pPrChange>
            </w:pPr>
            <w:ins w:id="1979" w:author="Mohammad Nayeem Hasan" w:date="2024-11-03T23:15:00Z">
              <w:r w:rsidRPr="00033637">
                <w:rPr>
                  <w:rFonts w:ascii="Times New Roman" w:hAnsi="Times New Roman" w:cs="Times New Roman"/>
                  <w:sz w:val="24"/>
                  <w:szCs w:val="24"/>
                </w:rPr>
                <w:t>3609 (96.3)</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702878" w14:textId="77777777" w:rsidR="00BB33D1" w:rsidRPr="00033637" w:rsidRDefault="00BB33D1" w:rsidP="00F31FB2">
            <w:pPr>
              <w:spacing w:line="480" w:lineRule="auto"/>
              <w:rPr>
                <w:ins w:id="1980" w:author="Mohammad Nayeem Hasan" w:date="2024-11-03T23:15:00Z"/>
                <w:rFonts w:ascii="Times New Roman" w:hAnsi="Times New Roman" w:cs="Times New Roman"/>
                <w:sz w:val="24"/>
                <w:szCs w:val="24"/>
              </w:rPr>
              <w:pPrChange w:id="1981"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72CD4B99" w14:textId="77777777" w:rsidR="00BB33D1" w:rsidRPr="00033637" w:rsidRDefault="00BB33D1" w:rsidP="00F31FB2">
            <w:pPr>
              <w:spacing w:line="480" w:lineRule="auto"/>
              <w:rPr>
                <w:ins w:id="1982" w:author="Mohammad Nayeem Hasan" w:date="2024-11-03T23:15:00Z"/>
                <w:rFonts w:ascii="Times New Roman" w:hAnsi="Times New Roman" w:cs="Times New Roman"/>
                <w:sz w:val="24"/>
                <w:szCs w:val="24"/>
              </w:rPr>
              <w:pPrChange w:id="1983" w:author="Mohammad Nayeem Hasan" w:date="2024-12-23T01:38:00Z" w16du:dateUtc="2024-12-22T19:38:00Z">
                <w:pPr/>
              </w:pPrChange>
            </w:pPr>
            <w:ins w:id="1984" w:author="Mohammad Nayeem Hasan" w:date="2024-11-03T23:15:00Z">
              <w:r w:rsidRPr="00033637">
                <w:rPr>
                  <w:rFonts w:ascii="Times New Roman" w:hAnsi="Times New Roman" w:cs="Times New Roman"/>
                  <w:sz w:val="24"/>
                  <w:szCs w:val="24"/>
                </w:rPr>
                <w:t>281 (6.2)</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48DA1BC7" w14:textId="77777777" w:rsidR="00BB33D1" w:rsidRPr="00033637" w:rsidRDefault="00BB33D1" w:rsidP="00F31FB2">
            <w:pPr>
              <w:spacing w:line="480" w:lineRule="auto"/>
              <w:rPr>
                <w:ins w:id="1985" w:author="Mohammad Nayeem Hasan" w:date="2024-11-03T23:15:00Z"/>
                <w:rFonts w:ascii="Times New Roman" w:hAnsi="Times New Roman" w:cs="Times New Roman"/>
                <w:sz w:val="24"/>
                <w:szCs w:val="24"/>
              </w:rPr>
              <w:pPrChange w:id="1986" w:author="Mohammad Nayeem Hasan" w:date="2024-12-23T01:38:00Z" w16du:dateUtc="2024-12-22T19:38:00Z">
                <w:pPr/>
              </w:pPrChange>
            </w:pPr>
            <w:ins w:id="1987" w:author="Mohammad Nayeem Hasan" w:date="2024-11-03T23:15:00Z">
              <w:r w:rsidRPr="00033637">
                <w:rPr>
                  <w:rFonts w:ascii="Times New Roman" w:hAnsi="Times New Roman" w:cs="Times New Roman"/>
                  <w:sz w:val="24"/>
                  <w:szCs w:val="24"/>
                </w:rPr>
                <w:t>4226 (93.8)</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686A0C" w14:textId="77777777" w:rsidR="00BB33D1" w:rsidRPr="00033637" w:rsidRDefault="00BB33D1" w:rsidP="00F31FB2">
            <w:pPr>
              <w:spacing w:line="480" w:lineRule="auto"/>
              <w:rPr>
                <w:ins w:id="1988" w:author="Mohammad Nayeem Hasan" w:date="2024-11-03T23:15:00Z"/>
                <w:rFonts w:ascii="Times New Roman" w:hAnsi="Times New Roman" w:cs="Times New Roman"/>
                <w:b/>
                <w:bCs/>
                <w:sz w:val="24"/>
                <w:szCs w:val="24"/>
              </w:rPr>
              <w:pPrChange w:id="1989" w:author="Mohammad Nayeem Hasan" w:date="2024-12-23T01:38:00Z" w16du:dateUtc="2024-12-22T19:38:00Z">
                <w:pPr/>
              </w:pPrChange>
            </w:pPr>
          </w:p>
        </w:tc>
      </w:tr>
      <w:tr w:rsidR="00BB33D1" w:rsidRPr="00033637" w14:paraId="34E53934" w14:textId="77777777" w:rsidTr="000C3C54">
        <w:trPr>
          <w:trHeight w:val="138"/>
          <w:jc w:val="center"/>
          <w:ins w:id="1990"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1E6D05A6" w14:textId="77777777" w:rsidR="00BB33D1" w:rsidRPr="00033637" w:rsidRDefault="00BB33D1" w:rsidP="00F31FB2">
            <w:pPr>
              <w:spacing w:line="480" w:lineRule="auto"/>
              <w:rPr>
                <w:ins w:id="1991" w:author="Mohammad Nayeem Hasan" w:date="2024-11-03T23:15:00Z"/>
                <w:rFonts w:ascii="Times New Roman" w:hAnsi="Times New Roman" w:cs="Times New Roman"/>
                <w:sz w:val="24"/>
                <w:szCs w:val="24"/>
              </w:rPr>
              <w:pPrChange w:id="1992" w:author="Mohammad Nayeem Hasan" w:date="2024-12-23T01:38:00Z" w16du:dateUtc="2024-12-22T19:38:00Z">
                <w:pPr/>
              </w:pPrChange>
            </w:pPr>
            <w:ins w:id="1993" w:author="Mohammad Nayeem Hasan" w:date="2024-11-03T23:15:00Z">
              <w:r w:rsidRPr="00033637">
                <w:rPr>
                  <w:rFonts w:ascii="Times New Roman" w:hAnsi="Times New Roman" w:cs="Times New Roman"/>
                  <w:sz w:val="24"/>
                  <w:szCs w:val="24"/>
                </w:rPr>
                <w:t>Richest</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577E84C6" w14:textId="77777777" w:rsidR="00BB33D1" w:rsidRPr="00033637" w:rsidRDefault="00BB33D1" w:rsidP="00F31FB2">
            <w:pPr>
              <w:spacing w:line="480" w:lineRule="auto"/>
              <w:rPr>
                <w:ins w:id="1994" w:author="Mohammad Nayeem Hasan" w:date="2024-11-03T23:15:00Z"/>
                <w:rFonts w:ascii="Times New Roman" w:hAnsi="Times New Roman" w:cs="Times New Roman"/>
                <w:sz w:val="24"/>
                <w:szCs w:val="24"/>
              </w:rPr>
              <w:pPrChange w:id="1995" w:author="Mohammad Nayeem Hasan" w:date="2024-12-23T01:38:00Z" w16du:dateUtc="2024-12-22T19:38:00Z">
                <w:pPr/>
              </w:pPrChange>
            </w:pPr>
            <w:ins w:id="1996" w:author="Mohammad Nayeem Hasan" w:date="2024-11-03T23:15:00Z">
              <w:r w:rsidRPr="00033637">
                <w:rPr>
                  <w:rFonts w:ascii="Times New Roman" w:hAnsi="Times New Roman" w:cs="Times New Roman"/>
                  <w:sz w:val="24"/>
                  <w:szCs w:val="24"/>
                </w:rPr>
                <w:t>321 (6.2)</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2BB8871C" w14:textId="77777777" w:rsidR="00BB33D1" w:rsidRPr="00033637" w:rsidRDefault="00BB33D1" w:rsidP="00F31FB2">
            <w:pPr>
              <w:spacing w:line="480" w:lineRule="auto"/>
              <w:rPr>
                <w:ins w:id="1997" w:author="Mohammad Nayeem Hasan" w:date="2024-11-03T23:15:00Z"/>
                <w:rFonts w:ascii="Times New Roman" w:hAnsi="Times New Roman" w:cs="Times New Roman"/>
                <w:sz w:val="24"/>
                <w:szCs w:val="24"/>
              </w:rPr>
              <w:pPrChange w:id="1998" w:author="Mohammad Nayeem Hasan" w:date="2024-12-23T01:38:00Z" w16du:dateUtc="2024-12-22T19:38:00Z">
                <w:pPr/>
              </w:pPrChange>
            </w:pPr>
            <w:ins w:id="1999" w:author="Mohammad Nayeem Hasan" w:date="2024-11-03T23:15:00Z">
              <w:r w:rsidRPr="00033637">
                <w:rPr>
                  <w:rFonts w:ascii="Times New Roman" w:hAnsi="Times New Roman" w:cs="Times New Roman"/>
                  <w:sz w:val="24"/>
                  <w:szCs w:val="24"/>
                </w:rPr>
                <w:t>4867 (93.8)</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123F537" w14:textId="77777777" w:rsidR="00BB33D1" w:rsidRPr="00033637" w:rsidRDefault="00BB33D1" w:rsidP="00F31FB2">
            <w:pPr>
              <w:spacing w:line="480" w:lineRule="auto"/>
              <w:rPr>
                <w:ins w:id="2000" w:author="Mohammad Nayeem Hasan" w:date="2024-11-03T23:15:00Z"/>
                <w:rFonts w:ascii="Times New Roman" w:hAnsi="Times New Roman" w:cs="Times New Roman"/>
                <w:b/>
                <w:bCs/>
                <w:sz w:val="24"/>
                <w:szCs w:val="24"/>
              </w:rPr>
              <w:pPrChange w:id="2001"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3B833A17" w14:textId="77777777" w:rsidR="00BB33D1" w:rsidRPr="00033637" w:rsidRDefault="00BB33D1" w:rsidP="00F31FB2">
            <w:pPr>
              <w:spacing w:line="480" w:lineRule="auto"/>
              <w:rPr>
                <w:ins w:id="2002" w:author="Mohammad Nayeem Hasan" w:date="2024-11-03T23:15:00Z"/>
                <w:rFonts w:ascii="Times New Roman" w:hAnsi="Times New Roman" w:cs="Times New Roman"/>
                <w:sz w:val="24"/>
                <w:szCs w:val="24"/>
              </w:rPr>
              <w:pPrChange w:id="2003" w:author="Mohammad Nayeem Hasan" w:date="2024-12-23T01:38:00Z" w16du:dateUtc="2024-12-22T19:38:00Z">
                <w:pPr/>
              </w:pPrChange>
            </w:pPr>
            <w:ins w:id="2004" w:author="Mohammad Nayeem Hasan" w:date="2024-11-03T23:15:00Z">
              <w:r w:rsidRPr="00033637">
                <w:rPr>
                  <w:rFonts w:ascii="Times New Roman" w:hAnsi="Times New Roman" w:cs="Times New Roman"/>
                  <w:sz w:val="24"/>
                  <w:szCs w:val="24"/>
                </w:rPr>
                <w:t>155 (4.0)</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3458488B" w14:textId="77777777" w:rsidR="00BB33D1" w:rsidRPr="00033637" w:rsidRDefault="00BB33D1" w:rsidP="00F31FB2">
            <w:pPr>
              <w:spacing w:line="480" w:lineRule="auto"/>
              <w:rPr>
                <w:ins w:id="2005" w:author="Mohammad Nayeem Hasan" w:date="2024-11-03T23:15:00Z"/>
                <w:rFonts w:ascii="Times New Roman" w:hAnsi="Times New Roman" w:cs="Times New Roman"/>
                <w:sz w:val="24"/>
                <w:szCs w:val="24"/>
              </w:rPr>
              <w:pPrChange w:id="2006" w:author="Mohammad Nayeem Hasan" w:date="2024-12-23T01:38:00Z" w16du:dateUtc="2024-12-22T19:38:00Z">
                <w:pPr/>
              </w:pPrChange>
            </w:pPr>
            <w:ins w:id="2007" w:author="Mohammad Nayeem Hasan" w:date="2024-11-03T23:15:00Z">
              <w:r w:rsidRPr="00033637">
                <w:rPr>
                  <w:rFonts w:ascii="Times New Roman" w:hAnsi="Times New Roman" w:cs="Times New Roman"/>
                  <w:sz w:val="24"/>
                  <w:szCs w:val="24"/>
                </w:rPr>
                <w:t>3722 (96.0)</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E3BB36" w14:textId="77777777" w:rsidR="00BB33D1" w:rsidRPr="00033637" w:rsidRDefault="00BB33D1" w:rsidP="00F31FB2">
            <w:pPr>
              <w:spacing w:line="480" w:lineRule="auto"/>
              <w:rPr>
                <w:ins w:id="2008" w:author="Mohammad Nayeem Hasan" w:date="2024-11-03T23:15:00Z"/>
                <w:rFonts w:ascii="Times New Roman" w:hAnsi="Times New Roman" w:cs="Times New Roman"/>
                <w:sz w:val="24"/>
                <w:szCs w:val="24"/>
              </w:rPr>
              <w:pPrChange w:id="2009"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7091E1BA" w14:textId="77777777" w:rsidR="00BB33D1" w:rsidRPr="00033637" w:rsidRDefault="00BB33D1" w:rsidP="00F31FB2">
            <w:pPr>
              <w:spacing w:line="480" w:lineRule="auto"/>
              <w:rPr>
                <w:ins w:id="2010" w:author="Mohammad Nayeem Hasan" w:date="2024-11-03T23:15:00Z"/>
                <w:rFonts w:ascii="Times New Roman" w:hAnsi="Times New Roman" w:cs="Times New Roman"/>
                <w:sz w:val="24"/>
                <w:szCs w:val="24"/>
              </w:rPr>
              <w:pPrChange w:id="2011" w:author="Mohammad Nayeem Hasan" w:date="2024-12-23T01:38:00Z" w16du:dateUtc="2024-12-22T19:38:00Z">
                <w:pPr/>
              </w:pPrChange>
            </w:pPr>
            <w:ins w:id="2012" w:author="Mohammad Nayeem Hasan" w:date="2024-11-03T23:15:00Z">
              <w:r w:rsidRPr="00033637">
                <w:rPr>
                  <w:rFonts w:ascii="Times New Roman" w:hAnsi="Times New Roman" w:cs="Times New Roman"/>
                  <w:sz w:val="24"/>
                  <w:szCs w:val="24"/>
                </w:rPr>
                <w:t>262 (5.5)</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278D97FB" w14:textId="77777777" w:rsidR="00BB33D1" w:rsidRPr="00033637" w:rsidRDefault="00BB33D1" w:rsidP="00F31FB2">
            <w:pPr>
              <w:spacing w:line="480" w:lineRule="auto"/>
              <w:rPr>
                <w:ins w:id="2013" w:author="Mohammad Nayeem Hasan" w:date="2024-11-03T23:15:00Z"/>
                <w:rFonts w:ascii="Times New Roman" w:hAnsi="Times New Roman" w:cs="Times New Roman"/>
                <w:sz w:val="24"/>
                <w:szCs w:val="24"/>
              </w:rPr>
              <w:pPrChange w:id="2014" w:author="Mohammad Nayeem Hasan" w:date="2024-12-23T01:38:00Z" w16du:dateUtc="2024-12-22T19:38:00Z">
                <w:pPr/>
              </w:pPrChange>
            </w:pPr>
            <w:ins w:id="2015" w:author="Mohammad Nayeem Hasan" w:date="2024-11-03T23:15:00Z">
              <w:r w:rsidRPr="00033637">
                <w:rPr>
                  <w:rFonts w:ascii="Times New Roman" w:hAnsi="Times New Roman" w:cs="Times New Roman"/>
                  <w:sz w:val="24"/>
                  <w:szCs w:val="24"/>
                </w:rPr>
                <w:t>4456 (94.5)</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E0C31F3" w14:textId="77777777" w:rsidR="00BB33D1" w:rsidRPr="00033637" w:rsidRDefault="00BB33D1" w:rsidP="00F31FB2">
            <w:pPr>
              <w:spacing w:line="480" w:lineRule="auto"/>
              <w:rPr>
                <w:ins w:id="2016" w:author="Mohammad Nayeem Hasan" w:date="2024-11-03T23:15:00Z"/>
                <w:rFonts w:ascii="Times New Roman" w:hAnsi="Times New Roman" w:cs="Times New Roman"/>
                <w:b/>
                <w:bCs/>
                <w:sz w:val="24"/>
                <w:szCs w:val="24"/>
              </w:rPr>
              <w:pPrChange w:id="2017" w:author="Mohammad Nayeem Hasan" w:date="2024-12-23T01:38:00Z" w16du:dateUtc="2024-12-22T19:38:00Z">
                <w:pPr/>
              </w:pPrChange>
            </w:pPr>
          </w:p>
        </w:tc>
      </w:tr>
      <w:tr w:rsidR="00BB33D1" w:rsidRPr="00033637" w14:paraId="4BE12EAD" w14:textId="77777777" w:rsidTr="000C3C54">
        <w:trPr>
          <w:trHeight w:val="138"/>
          <w:jc w:val="center"/>
          <w:ins w:id="2018" w:author="Mohammad Nayeem Hasan" w:date="2024-11-03T23:15: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58D05888" w14:textId="77777777" w:rsidR="00BB33D1" w:rsidRPr="00033637" w:rsidRDefault="00BB33D1" w:rsidP="00F31FB2">
            <w:pPr>
              <w:spacing w:line="480" w:lineRule="auto"/>
              <w:rPr>
                <w:ins w:id="2019" w:author="Mohammad Nayeem Hasan" w:date="2024-11-03T23:15:00Z"/>
                <w:rFonts w:ascii="Times New Roman" w:hAnsi="Times New Roman" w:cs="Times New Roman"/>
                <w:sz w:val="24"/>
                <w:szCs w:val="24"/>
              </w:rPr>
              <w:pPrChange w:id="2020" w:author="Mohammad Nayeem Hasan" w:date="2024-12-23T01:38:00Z" w16du:dateUtc="2024-12-22T19:38:00Z">
                <w:pPr/>
              </w:pPrChange>
            </w:pPr>
            <w:ins w:id="2021" w:author="Mohammad Nayeem Hasan" w:date="2024-11-03T23:15:00Z">
              <w:r w:rsidRPr="00033637">
                <w:rPr>
                  <w:rFonts w:ascii="Times New Roman" w:hAnsi="Times New Roman" w:cs="Times New Roman"/>
                  <w:sz w:val="24"/>
                  <w:szCs w:val="24"/>
                </w:rPr>
                <w:t>Religion</w:t>
              </w:r>
            </w:ins>
          </w:p>
        </w:tc>
      </w:tr>
      <w:tr w:rsidR="00BB33D1" w:rsidRPr="00033637" w14:paraId="35A3581B" w14:textId="77777777" w:rsidTr="000C3C54">
        <w:trPr>
          <w:trHeight w:val="268"/>
          <w:jc w:val="center"/>
          <w:ins w:id="2022"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18C87173" w14:textId="77777777" w:rsidR="00BB33D1" w:rsidRPr="00033637" w:rsidRDefault="00BB33D1" w:rsidP="00F31FB2">
            <w:pPr>
              <w:spacing w:line="480" w:lineRule="auto"/>
              <w:rPr>
                <w:ins w:id="2023" w:author="Mohammad Nayeem Hasan" w:date="2024-11-03T23:15:00Z"/>
                <w:rFonts w:ascii="Times New Roman" w:hAnsi="Times New Roman" w:cs="Times New Roman"/>
                <w:sz w:val="24"/>
                <w:szCs w:val="24"/>
              </w:rPr>
              <w:pPrChange w:id="2024" w:author="Mohammad Nayeem Hasan" w:date="2024-12-23T01:38:00Z" w16du:dateUtc="2024-12-22T19:38:00Z">
                <w:pPr/>
              </w:pPrChange>
            </w:pPr>
            <w:ins w:id="2025" w:author="Mohammad Nayeem Hasan" w:date="2024-11-03T23:15:00Z">
              <w:r w:rsidRPr="00033637">
                <w:rPr>
                  <w:rFonts w:ascii="Times New Roman" w:hAnsi="Times New Roman" w:cs="Times New Roman"/>
                  <w:sz w:val="24"/>
                  <w:szCs w:val="24"/>
                </w:rPr>
                <w:t>Islam</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5CB51102" w14:textId="77777777" w:rsidR="00BB33D1" w:rsidRPr="00033637" w:rsidRDefault="00BB33D1" w:rsidP="00F31FB2">
            <w:pPr>
              <w:spacing w:line="480" w:lineRule="auto"/>
              <w:rPr>
                <w:ins w:id="2026" w:author="Mohammad Nayeem Hasan" w:date="2024-11-03T23:15:00Z"/>
                <w:rFonts w:ascii="Times New Roman" w:hAnsi="Times New Roman" w:cs="Times New Roman"/>
                <w:sz w:val="24"/>
                <w:szCs w:val="24"/>
              </w:rPr>
              <w:pPrChange w:id="2027" w:author="Mohammad Nayeem Hasan" w:date="2024-12-23T01:38:00Z" w16du:dateUtc="2024-12-22T19:38:00Z">
                <w:pPr/>
              </w:pPrChange>
            </w:pPr>
            <w:ins w:id="2028" w:author="Mohammad Nayeem Hasan" w:date="2024-11-03T23:15:00Z">
              <w:r w:rsidRPr="00033637">
                <w:rPr>
                  <w:rFonts w:ascii="Times New Roman" w:hAnsi="Times New Roman" w:cs="Times New Roman"/>
                  <w:sz w:val="24"/>
                  <w:szCs w:val="24"/>
                </w:rPr>
                <w:t>2082 (7.3)</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295A5777" w14:textId="77777777" w:rsidR="00BB33D1" w:rsidRPr="00033637" w:rsidRDefault="00BB33D1" w:rsidP="00F31FB2">
            <w:pPr>
              <w:spacing w:line="480" w:lineRule="auto"/>
              <w:rPr>
                <w:ins w:id="2029" w:author="Mohammad Nayeem Hasan" w:date="2024-11-03T23:15:00Z"/>
                <w:rFonts w:ascii="Times New Roman" w:hAnsi="Times New Roman" w:cs="Times New Roman"/>
                <w:sz w:val="24"/>
                <w:szCs w:val="24"/>
              </w:rPr>
              <w:pPrChange w:id="2030" w:author="Mohammad Nayeem Hasan" w:date="2024-12-23T01:38:00Z" w16du:dateUtc="2024-12-22T19:38:00Z">
                <w:pPr/>
              </w:pPrChange>
            </w:pPr>
            <w:ins w:id="2031" w:author="Mohammad Nayeem Hasan" w:date="2024-11-03T23:15:00Z">
              <w:r w:rsidRPr="00033637">
                <w:rPr>
                  <w:rFonts w:ascii="Times New Roman" w:hAnsi="Times New Roman" w:cs="Times New Roman"/>
                  <w:sz w:val="24"/>
                  <w:szCs w:val="24"/>
                </w:rPr>
                <w:t>26611 (92.7)</w:t>
              </w:r>
            </w:ins>
          </w:p>
        </w:tc>
        <w:tc>
          <w:tcPr>
            <w:tcW w:w="689" w:type="pct"/>
            <w:vMerge w:val="restart"/>
            <w:tcBorders>
              <w:top w:val="single" w:sz="4" w:space="0" w:color="auto"/>
              <w:left w:val="single" w:sz="4" w:space="0" w:color="auto"/>
              <w:bottom w:val="single" w:sz="4" w:space="0" w:color="auto"/>
              <w:right w:val="single" w:sz="4" w:space="0" w:color="auto"/>
            </w:tcBorders>
            <w:vAlign w:val="center"/>
            <w:hideMark/>
          </w:tcPr>
          <w:p w14:paraId="09DA2CA0" w14:textId="77777777" w:rsidR="00BB33D1" w:rsidRPr="00033637" w:rsidRDefault="00BB33D1" w:rsidP="00F31FB2">
            <w:pPr>
              <w:spacing w:line="480" w:lineRule="auto"/>
              <w:rPr>
                <w:ins w:id="2032" w:author="Mohammad Nayeem Hasan" w:date="2024-11-03T23:15:00Z"/>
                <w:rFonts w:ascii="Times New Roman" w:hAnsi="Times New Roman" w:cs="Times New Roman"/>
                <w:sz w:val="24"/>
                <w:szCs w:val="24"/>
              </w:rPr>
              <w:pPrChange w:id="2033" w:author="Mohammad Nayeem Hasan" w:date="2024-12-23T01:38:00Z" w16du:dateUtc="2024-12-22T19:38:00Z">
                <w:pPr/>
              </w:pPrChange>
            </w:pPr>
            <w:ins w:id="2034" w:author="Mohammad Nayeem Hasan" w:date="2024-11-03T23:15:00Z">
              <w:r w:rsidRPr="00033637">
                <w:rPr>
                  <w:rFonts w:ascii="Times New Roman" w:hAnsi="Times New Roman" w:cs="Times New Roman"/>
                  <w:sz w:val="24"/>
                  <w:szCs w:val="24"/>
                </w:rPr>
                <w:t>0.061</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11EEB90A" w14:textId="77777777" w:rsidR="00BB33D1" w:rsidRPr="00033637" w:rsidRDefault="00BB33D1" w:rsidP="00F31FB2">
            <w:pPr>
              <w:spacing w:line="480" w:lineRule="auto"/>
              <w:rPr>
                <w:ins w:id="2035" w:author="Mohammad Nayeem Hasan" w:date="2024-11-03T23:15:00Z"/>
                <w:rFonts w:ascii="Times New Roman" w:hAnsi="Times New Roman" w:cs="Times New Roman"/>
                <w:sz w:val="24"/>
                <w:szCs w:val="24"/>
              </w:rPr>
              <w:pPrChange w:id="2036" w:author="Mohammad Nayeem Hasan" w:date="2024-12-23T01:38:00Z" w16du:dateUtc="2024-12-22T19:38:00Z">
                <w:pPr/>
              </w:pPrChange>
            </w:pPr>
            <w:ins w:id="2037" w:author="Mohammad Nayeem Hasan" w:date="2024-11-03T23:15:00Z">
              <w:r w:rsidRPr="00033637">
                <w:rPr>
                  <w:rFonts w:ascii="Times New Roman" w:hAnsi="Times New Roman" w:cs="Times New Roman"/>
                  <w:sz w:val="24"/>
                  <w:szCs w:val="24"/>
                </w:rPr>
                <w:t>710 (4.0)</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0E3D6FFB" w14:textId="77777777" w:rsidR="00BB33D1" w:rsidRPr="00033637" w:rsidRDefault="00BB33D1" w:rsidP="00F31FB2">
            <w:pPr>
              <w:spacing w:line="480" w:lineRule="auto"/>
              <w:rPr>
                <w:ins w:id="2038" w:author="Mohammad Nayeem Hasan" w:date="2024-11-03T23:15:00Z"/>
                <w:rFonts w:ascii="Times New Roman" w:hAnsi="Times New Roman" w:cs="Times New Roman"/>
                <w:sz w:val="24"/>
                <w:szCs w:val="24"/>
              </w:rPr>
              <w:pPrChange w:id="2039" w:author="Mohammad Nayeem Hasan" w:date="2024-12-23T01:38:00Z" w16du:dateUtc="2024-12-22T19:38:00Z">
                <w:pPr/>
              </w:pPrChange>
            </w:pPr>
            <w:ins w:id="2040" w:author="Mohammad Nayeem Hasan" w:date="2024-11-03T23:15:00Z">
              <w:r w:rsidRPr="00033637">
                <w:rPr>
                  <w:rFonts w:ascii="Times New Roman" w:hAnsi="Times New Roman" w:cs="Times New Roman"/>
                  <w:sz w:val="24"/>
                  <w:szCs w:val="24"/>
                </w:rPr>
                <w:t>17115 (96.0)</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65FD9E43" w14:textId="77777777" w:rsidR="00BB33D1" w:rsidRPr="00033637" w:rsidRDefault="00BB33D1" w:rsidP="00F31FB2">
            <w:pPr>
              <w:spacing w:line="480" w:lineRule="auto"/>
              <w:rPr>
                <w:ins w:id="2041" w:author="Mohammad Nayeem Hasan" w:date="2024-11-03T23:15:00Z"/>
                <w:rFonts w:ascii="Times New Roman" w:hAnsi="Times New Roman" w:cs="Times New Roman"/>
                <w:sz w:val="24"/>
                <w:szCs w:val="24"/>
              </w:rPr>
              <w:pPrChange w:id="2042" w:author="Mohammad Nayeem Hasan" w:date="2024-12-23T01:38:00Z" w16du:dateUtc="2024-12-22T19:38:00Z">
                <w:pPr/>
              </w:pPrChange>
            </w:pPr>
            <w:ins w:id="2043" w:author="Mohammad Nayeem Hasan" w:date="2024-11-03T23:15:00Z">
              <w:r w:rsidRPr="00033637">
                <w:rPr>
                  <w:rFonts w:ascii="Times New Roman" w:hAnsi="Times New Roman" w:cs="Times New Roman"/>
                  <w:sz w:val="24"/>
                  <w:szCs w:val="24"/>
                </w:rPr>
                <w:t>0.904</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4DAD6561" w14:textId="77777777" w:rsidR="00BB33D1" w:rsidRPr="00033637" w:rsidRDefault="00BB33D1" w:rsidP="00F31FB2">
            <w:pPr>
              <w:spacing w:line="480" w:lineRule="auto"/>
              <w:rPr>
                <w:ins w:id="2044" w:author="Mohammad Nayeem Hasan" w:date="2024-11-03T23:15:00Z"/>
                <w:rFonts w:ascii="Times New Roman" w:hAnsi="Times New Roman" w:cs="Times New Roman"/>
                <w:sz w:val="24"/>
                <w:szCs w:val="24"/>
              </w:rPr>
              <w:pPrChange w:id="2045" w:author="Mohammad Nayeem Hasan" w:date="2024-12-23T01:38:00Z" w16du:dateUtc="2024-12-22T19:38:00Z">
                <w:pPr/>
              </w:pPrChange>
            </w:pPr>
            <w:ins w:id="2046" w:author="Mohammad Nayeem Hasan" w:date="2024-11-03T23:15:00Z">
              <w:r w:rsidRPr="00033637">
                <w:rPr>
                  <w:rFonts w:ascii="Times New Roman" w:hAnsi="Times New Roman" w:cs="Times New Roman"/>
                  <w:sz w:val="24"/>
                  <w:szCs w:val="24"/>
                </w:rPr>
                <w:t>1489 (7.0)</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10170971" w14:textId="77777777" w:rsidR="00BB33D1" w:rsidRPr="00033637" w:rsidRDefault="00BB33D1" w:rsidP="00F31FB2">
            <w:pPr>
              <w:spacing w:line="480" w:lineRule="auto"/>
              <w:rPr>
                <w:ins w:id="2047" w:author="Mohammad Nayeem Hasan" w:date="2024-11-03T23:15:00Z"/>
                <w:rFonts w:ascii="Times New Roman" w:hAnsi="Times New Roman" w:cs="Times New Roman"/>
                <w:sz w:val="24"/>
                <w:szCs w:val="24"/>
              </w:rPr>
              <w:pPrChange w:id="2048" w:author="Mohammad Nayeem Hasan" w:date="2024-12-23T01:38:00Z" w16du:dateUtc="2024-12-22T19:38:00Z">
                <w:pPr/>
              </w:pPrChange>
            </w:pPr>
            <w:ins w:id="2049" w:author="Mohammad Nayeem Hasan" w:date="2024-11-03T23:15:00Z">
              <w:r w:rsidRPr="00033637">
                <w:rPr>
                  <w:rFonts w:ascii="Times New Roman" w:hAnsi="Times New Roman" w:cs="Times New Roman"/>
                  <w:sz w:val="24"/>
                  <w:szCs w:val="24"/>
                </w:rPr>
                <w:t>19658 (93.0)</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5ED1E74D" w14:textId="77777777" w:rsidR="00BB33D1" w:rsidRPr="00033637" w:rsidRDefault="00BB33D1" w:rsidP="00F31FB2">
            <w:pPr>
              <w:spacing w:line="480" w:lineRule="auto"/>
              <w:rPr>
                <w:ins w:id="2050" w:author="Mohammad Nayeem Hasan" w:date="2024-11-03T23:15:00Z"/>
                <w:rFonts w:ascii="Times New Roman" w:hAnsi="Times New Roman" w:cs="Times New Roman"/>
                <w:b/>
                <w:bCs/>
                <w:sz w:val="24"/>
                <w:szCs w:val="24"/>
              </w:rPr>
              <w:pPrChange w:id="2051" w:author="Mohammad Nayeem Hasan" w:date="2024-12-23T01:38:00Z" w16du:dateUtc="2024-12-22T19:38:00Z">
                <w:pPr/>
              </w:pPrChange>
            </w:pPr>
            <w:ins w:id="2052" w:author="Mohammad Nayeem Hasan" w:date="2024-11-03T23:15:00Z">
              <w:r w:rsidRPr="00033637">
                <w:rPr>
                  <w:rFonts w:ascii="Times New Roman" w:hAnsi="Times New Roman" w:cs="Times New Roman"/>
                  <w:b/>
                  <w:bCs/>
                  <w:sz w:val="24"/>
                  <w:szCs w:val="24"/>
                </w:rPr>
                <w:t>0.026</w:t>
              </w:r>
            </w:ins>
          </w:p>
        </w:tc>
      </w:tr>
      <w:tr w:rsidR="00BB33D1" w:rsidRPr="00033637" w14:paraId="51F40AC2" w14:textId="77777777" w:rsidTr="000C3C54">
        <w:trPr>
          <w:trHeight w:val="138"/>
          <w:jc w:val="center"/>
          <w:ins w:id="2053"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5677C332" w14:textId="77777777" w:rsidR="00BB33D1" w:rsidRPr="00033637" w:rsidRDefault="00BB33D1" w:rsidP="00F31FB2">
            <w:pPr>
              <w:spacing w:line="480" w:lineRule="auto"/>
              <w:rPr>
                <w:ins w:id="2054" w:author="Mohammad Nayeem Hasan" w:date="2024-11-03T23:15:00Z"/>
                <w:rFonts w:ascii="Times New Roman" w:hAnsi="Times New Roman" w:cs="Times New Roman"/>
                <w:sz w:val="24"/>
                <w:szCs w:val="24"/>
              </w:rPr>
              <w:pPrChange w:id="2055" w:author="Mohammad Nayeem Hasan" w:date="2024-12-23T01:38:00Z" w16du:dateUtc="2024-12-22T19:38:00Z">
                <w:pPr/>
              </w:pPrChange>
            </w:pPr>
            <w:ins w:id="2056" w:author="Mohammad Nayeem Hasan" w:date="2024-11-03T23:15:00Z">
              <w:r w:rsidRPr="00033637">
                <w:rPr>
                  <w:rFonts w:ascii="Times New Roman" w:hAnsi="Times New Roman" w:cs="Times New Roman"/>
                  <w:sz w:val="24"/>
                  <w:szCs w:val="24"/>
                </w:rPr>
                <w:lastRenderedPageBreak/>
                <w:t>Others</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4B8848A1" w14:textId="77777777" w:rsidR="00BB33D1" w:rsidRPr="00033637" w:rsidRDefault="00BB33D1" w:rsidP="00F31FB2">
            <w:pPr>
              <w:spacing w:line="480" w:lineRule="auto"/>
              <w:rPr>
                <w:ins w:id="2057" w:author="Mohammad Nayeem Hasan" w:date="2024-11-03T23:15:00Z"/>
                <w:rFonts w:ascii="Times New Roman" w:hAnsi="Times New Roman" w:cs="Times New Roman"/>
                <w:sz w:val="24"/>
                <w:szCs w:val="24"/>
              </w:rPr>
              <w:pPrChange w:id="2058" w:author="Mohammad Nayeem Hasan" w:date="2024-12-23T01:38:00Z" w16du:dateUtc="2024-12-22T19:38:00Z">
                <w:pPr/>
              </w:pPrChange>
            </w:pPr>
            <w:ins w:id="2059" w:author="Mohammad Nayeem Hasan" w:date="2024-11-03T23:15:00Z">
              <w:r w:rsidRPr="00033637">
                <w:rPr>
                  <w:rFonts w:ascii="Times New Roman" w:hAnsi="Times New Roman" w:cs="Times New Roman"/>
                  <w:sz w:val="24"/>
                  <w:szCs w:val="24"/>
                </w:rPr>
                <w:t>172 (6.0)</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46571ECE" w14:textId="77777777" w:rsidR="00BB33D1" w:rsidRPr="00033637" w:rsidRDefault="00BB33D1" w:rsidP="00F31FB2">
            <w:pPr>
              <w:spacing w:line="480" w:lineRule="auto"/>
              <w:rPr>
                <w:ins w:id="2060" w:author="Mohammad Nayeem Hasan" w:date="2024-11-03T23:15:00Z"/>
                <w:rFonts w:ascii="Times New Roman" w:hAnsi="Times New Roman" w:cs="Times New Roman"/>
                <w:sz w:val="24"/>
                <w:szCs w:val="24"/>
              </w:rPr>
              <w:pPrChange w:id="2061" w:author="Mohammad Nayeem Hasan" w:date="2024-12-23T01:38:00Z" w16du:dateUtc="2024-12-22T19:38:00Z">
                <w:pPr/>
              </w:pPrChange>
            </w:pPr>
            <w:ins w:id="2062" w:author="Mohammad Nayeem Hasan" w:date="2024-11-03T23:15:00Z">
              <w:r w:rsidRPr="00033637">
                <w:rPr>
                  <w:rFonts w:ascii="Times New Roman" w:hAnsi="Times New Roman" w:cs="Times New Roman"/>
                  <w:sz w:val="24"/>
                  <w:szCs w:val="24"/>
                </w:rPr>
                <w:t>2684 (94.0)</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745A845" w14:textId="77777777" w:rsidR="00BB33D1" w:rsidRPr="00033637" w:rsidRDefault="00BB33D1" w:rsidP="00F31FB2">
            <w:pPr>
              <w:spacing w:line="480" w:lineRule="auto"/>
              <w:rPr>
                <w:ins w:id="2063" w:author="Mohammad Nayeem Hasan" w:date="2024-11-03T23:15:00Z"/>
                <w:rFonts w:ascii="Times New Roman" w:hAnsi="Times New Roman" w:cs="Times New Roman"/>
                <w:sz w:val="24"/>
                <w:szCs w:val="24"/>
              </w:rPr>
              <w:pPrChange w:id="2064"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665513F7" w14:textId="77777777" w:rsidR="00BB33D1" w:rsidRPr="00033637" w:rsidRDefault="00BB33D1" w:rsidP="00F31FB2">
            <w:pPr>
              <w:spacing w:line="480" w:lineRule="auto"/>
              <w:rPr>
                <w:ins w:id="2065" w:author="Mohammad Nayeem Hasan" w:date="2024-11-03T23:15:00Z"/>
                <w:rFonts w:ascii="Times New Roman" w:hAnsi="Times New Roman" w:cs="Times New Roman"/>
                <w:sz w:val="24"/>
                <w:szCs w:val="24"/>
              </w:rPr>
              <w:pPrChange w:id="2066" w:author="Mohammad Nayeem Hasan" w:date="2024-12-23T01:38:00Z" w16du:dateUtc="2024-12-22T19:38:00Z">
                <w:pPr/>
              </w:pPrChange>
            </w:pPr>
            <w:ins w:id="2067" w:author="Mohammad Nayeem Hasan" w:date="2024-11-03T23:15:00Z">
              <w:r w:rsidRPr="00033637">
                <w:rPr>
                  <w:rFonts w:ascii="Times New Roman" w:hAnsi="Times New Roman" w:cs="Times New Roman"/>
                  <w:sz w:val="24"/>
                  <w:szCs w:val="24"/>
                </w:rPr>
                <w:t>80 (3.9)</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68EBCDB5" w14:textId="77777777" w:rsidR="00BB33D1" w:rsidRPr="00033637" w:rsidRDefault="00BB33D1" w:rsidP="00F31FB2">
            <w:pPr>
              <w:spacing w:line="480" w:lineRule="auto"/>
              <w:rPr>
                <w:ins w:id="2068" w:author="Mohammad Nayeem Hasan" w:date="2024-11-03T23:15:00Z"/>
                <w:rFonts w:ascii="Times New Roman" w:hAnsi="Times New Roman" w:cs="Times New Roman"/>
                <w:sz w:val="24"/>
                <w:szCs w:val="24"/>
              </w:rPr>
              <w:pPrChange w:id="2069" w:author="Mohammad Nayeem Hasan" w:date="2024-12-23T01:38:00Z" w16du:dateUtc="2024-12-22T19:38:00Z">
                <w:pPr/>
              </w:pPrChange>
            </w:pPr>
            <w:ins w:id="2070" w:author="Mohammad Nayeem Hasan" w:date="2024-11-03T23:15:00Z">
              <w:r w:rsidRPr="00033637">
                <w:rPr>
                  <w:rFonts w:ascii="Times New Roman" w:hAnsi="Times New Roman" w:cs="Times New Roman"/>
                  <w:sz w:val="24"/>
                  <w:szCs w:val="24"/>
                </w:rPr>
                <w:t>1956 (96.1)</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3F96EF" w14:textId="77777777" w:rsidR="00BB33D1" w:rsidRPr="00033637" w:rsidRDefault="00BB33D1" w:rsidP="00F31FB2">
            <w:pPr>
              <w:spacing w:line="480" w:lineRule="auto"/>
              <w:rPr>
                <w:ins w:id="2071" w:author="Mohammad Nayeem Hasan" w:date="2024-11-03T23:15:00Z"/>
                <w:rFonts w:ascii="Times New Roman" w:hAnsi="Times New Roman" w:cs="Times New Roman"/>
                <w:sz w:val="24"/>
                <w:szCs w:val="24"/>
              </w:rPr>
              <w:pPrChange w:id="2072"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578E242B" w14:textId="77777777" w:rsidR="00BB33D1" w:rsidRPr="00033637" w:rsidRDefault="00BB33D1" w:rsidP="00F31FB2">
            <w:pPr>
              <w:spacing w:line="480" w:lineRule="auto"/>
              <w:rPr>
                <w:ins w:id="2073" w:author="Mohammad Nayeem Hasan" w:date="2024-11-03T23:15:00Z"/>
                <w:rFonts w:ascii="Times New Roman" w:hAnsi="Times New Roman" w:cs="Times New Roman"/>
                <w:sz w:val="24"/>
                <w:szCs w:val="24"/>
              </w:rPr>
              <w:pPrChange w:id="2074" w:author="Mohammad Nayeem Hasan" w:date="2024-12-23T01:38:00Z" w16du:dateUtc="2024-12-22T19:38:00Z">
                <w:pPr/>
              </w:pPrChange>
            </w:pPr>
            <w:ins w:id="2075" w:author="Mohammad Nayeem Hasan" w:date="2024-11-03T23:15:00Z">
              <w:r w:rsidRPr="00033637">
                <w:rPr>
                  <w:rFonts w:ascii="Times New Roman" w:hAnsi="Times New Roman" w:cs="Times New Roman"/>
                  <w:sz w:val="24"/>
                  <w:szCs w:val="24"/>
                </w:rPr>
                <w:t>107 (5.5)</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030E5B31" w14:textId="77777777" w:rsidR="00BB33D1" w:rsidRPr="00033637" w:rsidRDefault="00BB33D1" w:rsidP="00F31FB2">
            <w:pPr>
              <w:spacing w:line="480" w:lineRule="auto"/>
              <w:rPr>
                <w:ins w:id="2076" w:author="Mohammad Nayeem Hasan" w:date="2024-11-03T23:15:00Z"/>
                <w:rFonts w:ascii="Times New Roman" w:hAnsi="Times New Roman" w:cs="Times New Roman"/>
                <w:sz w:val="24"/>
                <w:szCs w:val="24"/>
              </w:rPr>
              <w:pPrChange w:id="2077" w:author="Mohammad Nayeem Hasan" w:date="2024-12-23T01:38:00Z" w16du:dateUtc="2024-12-22T19:38:00Z">
                <w:pPr/>
              </w:pPrChange>
            </w:pPr>
            <w:ins w:id="2078" w:author="Mohammad Nayeem Hasan" w:date="2024-11-03T23:15:00Z">
              <w:r w:rsidRPr="00033637">
                <w:rPr>
                  <w:rFonts w:ascii="Times New Roman" w:hAnsi="Times New Roman" w:cs="Times New Roman"/>
                  <w:sz w:val="24"/>
                  <w:szCs w:val="24"/>
                </w:rPr>
                <w:t>1834 (94.5)</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8CD2AE9" w14:textId="77777777" w:rsidR="00BB33D1" w:rsidRPr="00033637" w:rsidRDefault="00BB33D1" w:rsidP="00F31FB2">
            <w:pPr>
              <w:spacing w:line="480" w:lineRule="auto"/>
              <w:rPr>
                <w:ins w:id="2079" w:author="Mohammad Nayeem Hasan" w:date="2024-11-03T23:15:00Z"/>
                <w:rFonts w:ascii="Times New Roman" w:hAnsi="Times New Roman" w:cs="Times New Roman"/>
                <w:b/>
                <w:bCs/>
                <w:sz w:val="24"/>
                <w:szCs w:val="24"/>
              </w:rPr>
              <w:pPrChange w:id="2080" w:author="Mohammad Nayeem Hasan" w:date="2024-12-23T01:38:00Z" w16du:dateUtc="2024-12-22T19:38:00Z">
                <w:pPr/>
              </w:pPrChange>
            </w:pPr>
          </w:p>
        </w:tc>
      </w:tr>
      <w:tr w:rsidR="00BB33D1" w:rsidRPr="00033637" w14:paraId="2ADB3C4D" w14:textId="77777777" w:rsidTr="000C3C54">
        <w:trPr>
          <w:trHeight w:val="188"/>
          <w:jc w:val="center"/>
          <w:ins w:id="2081" w:author="Mohammad Nayeem Hasan" w:date="2024-11-03T23:15: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1A4D845A" w14:textId="77777777" w:rsidR="00BB33D1" w:rsidRPr="00033637" w:rsidRDefault="00BB33D1" w:rsidP="00F31FB2">
            <w:pPr>
              <w:spacing w:line="480" w:lineRule="auto"/>
              <w:rPr>
                <w:ins w:id="2082" w:author="Mohammad Nayeem Hasan" w:date="2024-11-03T23:15:00Z"/>
                <w:rFonts w:ascii="Times New Roman" w:hAnsi="Times New Roman" w:cs="Times New Roman"/>
                <w:sz w:val="24"/>
                <w:szCs w:val="24"/>
              </w:rPr>
              <w:pPrChange w:id="2083" w:author="Mohammad Nayeem Hasan" w:date="2024-12-23T01:38:00Z" w16du:dateUtc="2024-12-22T19:38:00Z">
                <w:pPr/>
              </w:pPrChange>
            </w:pPr>
            <w:ins w:id="2084" w:author="Mohammad Nayeem Hasan" w:date="2024-11-03T23:15:00Z">
              <w:r w:rsidRPr="00033637">
                <w:rPr>
                  <w:rFonts w:ascii="Times New Roman" w:hAnsi="Times New Roman" w:cs="Times New Roman"/>
                  <w:sz w:val="24"/>
                  <w:szCs w:val="24"/>
                </w:rPr>
                <w:t>Household head sex</w:t>
              </w:r>
            </w:ins>
          </w:p>
        </w:tc>
      </w:tr>
      <w:tr w:rsidR="00BB33D1" w:rsidRPr="00033637" w14:paraId="037093B6" w14:textId="77777777" w:rsidTr="000C3C54">
        <w:trPr>
          <w:trHeight w:val="250"/>
          <w:jc w:val="center"/>
          <w:ins w:id="2085"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37A51404" w14:textId="77777777" w:rsidR="00BB33D1" w:rsidRPr="00033637" w:rsidRDefault="00BB33D1" w:rsidP="00F31FB2">
            <w:pPr>
              <w:spacing w:line="480" w:lineRule="auto"/>
              <w:rPr>
                <w:ins w:id="2086" w:author="Mohammad Nayeem Hasan" w:date="2024-11-03T23:15:00Z"/>
                <w:rFonts w:ascii="Times New Roman" w:hAnsi="Times New Roman" w:cs="Times New Roman"/>
                <w:sz w:val="24"/>
                <w:szCs w:val="24"/>
              </w:rPr>
              <w:pPrChange w:id="2087" w:author="Mohammad Nayeem Hasan" w:date="2024-12-23T01:38:00Z" w16du:dateUtc="2024-12-22T19:38:00Z">
                <w:pPr/>
              </w:pPrChange>
            </w:pPr>
            <w:ins w:id="2088" w:author="Mohammad Nayeem Hasan" w:date="2024-11-03T23:15:00Z">
              <w:r w:rsidRPr="00033637">
                <w:rPr>
                  <w:rFonts w:ascii="Times New Roman" w:hAnsi="Times New Roman" w:cs="Times New Roman"/>
                  <w:sz w:val="24"/>
                  <w:szCs w:val="24"/>
                </w:rPr>
                <w:t>Male</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52FDA037" w14:textId="77777777" w:rsidR="00BB33D1" w:rsidRPr="00033637" w:rsidRDefault="00BB33D1" w:rsidP="00F31FB2">
            <w:pPr>
              <w:spacing w:line="480" w:lineRule="auto"/>
              <w:rPr>
                <w:ins w:id="2089" w:author="Mohammad Nayeem Hasan" w:date="2024-11-03T23:15:00Z"/>
                <w:rFonts w:ascii="Times New Roman" w:hAnsi="Times New Roman" w:cs="Times New Roman"/>
                <w:sz w:val="24"/>
                <w:szCs w:val="24"/>
              </w:rPr>
              <w:pPrChange w:id="2090" w:author="Mohammad Nayeem Hasan" w:date="2024-12-23T01:38:00Z" w16du:dateUtc="2024-12-22T19:38:00Z">
                <w:pPr/>
              </w:pPrChange>
            </w:pPr>
            <w:ins w:id="2091" w:author="Mohammad Nayeem Hasan" w:date="2024-11-03T23:15:00Z">
              <w:r w:rsidRPr="00033637">
                <w:rPr>
                  <w:rFonts w:ascii="Times New Roman" w:hAnsi="Times New Roman" w:cs="Times New Roman"/>
                  <w:sz w:val="24"/>
                  <w:szCs w:val="24"/>
                </w:rPr>
                <w:t>2155 (7.2)</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66F831C0" w14:textId="77777777" w:rsidR="00BB33D1" w:rsidRPr="00033637" w:rsidRDefault="00BB33D1" w:rsidP="00F31FB2">
            <w:pPr>
              <w:spacing w:line="480" w:lineRule="auto"/>
              <w:rPr>
                <w:ins w:id="2092" w:author="Mohammad Nayeem Hasan" w:date="2024-11-03T23:15:00Z"/>
                <w:rFonts w:ascii="Times New Roman" w:hAnsi="Times New Roman" w:cs="Times New Roman"/>
                <w:sz w:val="24"/>
                <w:szCs w:val="24"/>
              </w:rPr>
              <w:pPrChange w:id="2093" w:author="Mohammad Nayeem Hasan" w:date="2024-12-23T01:38:00Z" w16du:dateUtc="2024-12-22T19:38:00Z">
                <w:pPr/>
              </w:pPrChange>
            </w:pPr>
            <w:ins w:id="2094" w:author="Mohammad Nayeem Hasan" w:date="2024-11-03T23:15:00Z">
              <w:r w:rsidRPr="00033637">
                <w:rPr>
                  <w:rFonts w:ascii="Times New Roman" w:hAnsi="Times New Roman" w:cs="Times New Roman"/>
                  <w:sz w:val="24"/>
                  <w:szCs w:val="24"/>
                </w:rPr>
                <w:t>27838 (92.8)</w:t>
              </w:r>
            </w:ins>
          </w:p>
        </w:tc>
        <w:tc>
          <w:tcPr>
            <w:tcW w:w="689" w:type="pct"/>
            <w:vMerge w:val="restart"/>
            <w:tcBorders>
              <w:top w:val="single" w:sz="4" w:space="0" w:color="auto"/>
              <w:left w:val="single" w:sz="4" w:space="0" w:color="auto"/>
              <w:bottom w:val="single" w:sz="4" w:space="0" w:color="auto"/>
              <w:right w:val="single" w:sz="4" w:space="0" w:color="auto"/>
            </w:tcBorders>
            <w:vAlign w:val="center"/>
            <w:hideMark/>
          </w:tcPr>
          <w:p w14:paraId="5A996F6F" w14:textId="77777777" w:rsidR="00BB33D1" w:rsidRPr="00033637" w:rsidRDefault="00BB33D1" w:rsidP="00F31FB2">
            <w:pPr>
              <w:spacing w:line="480" w:lineRule="auto"/>
              <w:rPr>
                <w:ins w:id="2095" w:author="Mohammad Nayeem Hasan" w:date="2024-11-03T23:15:00Z"/>
                <w:rFonts w:ascii="Times New Roman" w:hAnsi="Times New Roman" w:cs="Times New Roman"/>
                <w:sz w:val="24"/>
                <w:szCs w:val="24"/>
              </w:rPr>
              <w:pPrChange w:id="2096" w:author="Mohammad Nayeem Hasan" w:date="2024-12-23T01:38:00Z" w16du:dateUtc="2024-12-22T19:38:00Z">
                <w:pPr/>
              </w:pPrChange>
            </w:pPr>
            <w:ins w:id="2097" w:author="Mohammad Nayeem Hasan" w:date="2024-11-03T23:15:00Z">
              <w:r w:rsidRPr="00033637">
                <w:rPr>
                  <w:rFonts w:ascii="Times New Roman" w:hAnsi="Times New Roman" w:cs="Times New Roman"/>
                  <w:sz w:val="24"/>
                  <w:szCs w:val="24"/>
                </w:rPr>
                <w:t>0.285</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4B54E99D" w14:textId="77777777" w:rsidR="00BB33D1" w:rsidRPr="00033637" w:rsidRDefault="00BB33D1" w:rsidP="00F31FB2">
            <w:pPr>
              <w:spacing w:line="480" w:lineRule="auto"/>
              <w:rPr>
                <w:ins w:id="2098" w:author="Mohammad Nayeem Hasan" w:date="2024-11-03T23:15:00Z"/>
                <w:rFonts w:ascii="Times New Roman" w:hAnsi="Times New Roman" w:cs="Times New Roman"/>
                <w:sz w:val="24"/>
                <w:szCs w:val="24"/>
              </w:rPr>
              <w:pPrChange w:id="2099" w:author="Mohammad Nayeem Hasan" w:date="2024-12-23T01:38:00Z" w16du:dateUtc="2024-12-22T19:38:00Z">
                <w:pPr/>
              </w:pPrChange>
            </w:pPr>
            <w:ins w:id="2100" w:author="Mohammad Nayeem Hasan" w:date="2024-11-03T23:15:00Z">
              <w:r w:rsidRPr="00033637">
                <w:rPr>
                  <w:rFonts w:ascii="Times New Roman" w:hAnsi="Times New Roman" w:cs="Times New Roman"/>
                  <w:sz w:val="24"/>
                  <w:szCs w:val="24"/>
                </w:rPr>
                <w:t>689 (4.0)</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13930248" w14:textId="77777777" w:rsidR="00BB33D1" w:rsidRPr="00033637" w:rsidRDefault="00BB33D1" w:rsidP="00F31FB2">
            <w:pPr>
              <w:spacing w:line="480" w:lineRule="auto"/>
              <w:rPr>
                <w:ins w:id="2101" w:author="Mohammad Nayeem Hasan" w:date="2024-11-03T23:15:00Z"/>
                <w:rFonts w:ascii="Times New Roman" w:hAnsi="Times New Roman" w:cs="Times New Roman"/>
                <w:sz w:val="24"/>
                <w:szCs w:val="24"/>
              </w:rPr>
              <w:pPrChange w:id="2102" w:author="Mohammad Nayeem Hasan" w:date="2024-12-23T01:38:00Z" w16du:dateUtc="2024-12-22T19:38:00Z">
                <w:pPr/>
              </w:pPrChange>
            </w:pPr>
            <w:ins w:id="2103" w:author="Mohammad Nayeem Hasan" w:date="2024-11-03T23:15:00Z">
              <w:r w:rsidRPr="00033637">
                <w:rPr>
                  <w:rFonts w:ascii="Times New Roman" w:hAnsi="Times New Roman" w:cs="Times New Roman"/>
                  <w:sz w:val="24"/>
                  <w:szCs w:val="24"/>
                </w:rPr>
                <w:t>16519 (96.0)</w:t>
              </w:r>
            </w:ins>
          </w:p>
        </w:tc>
        <w:tc>
          <w:tcPr>
            <w:tcW w:w="435" w:type="pct"/>
            <w:vMerge w:val="restart"/>
            <w:tcBorders>
              <w:top w:val="single" w:sz="4" w:space="0" w:color="auto"/>
              <w:left w:val="single" w:sz="4" w:space="0" w:color="auto"/>
              <w:bottom w:val="single" w:sz="4" w:space="0" w:color="auto"/>
              <w:right w:val="single" w:sz="4" w:space="0" w:color="auto"/>
            </w:tcBorders>
            <w:vAlign w:val="center"/>
          </w:tcPr>
          <w:p w14:paraId="09CB3A42" w14:textId="77777777" w:rsidR="00BB33D1" w:rsidRPr="00033637" w:rsidRDefault="00BB33D1" w:rsidP="00F31FB2">
            <w:pPr>
              <w:spacing w:line="480" w:lineRule="auto"/>
              <w:rPr>
                <w:ins w:id="2104" w:author="Mohammad Nayeem Hasan" w:date="2024-11-03T23:15:00Z"/>
                <w:rFonts w:ascii="Times New Roman" w:hAnsi="Times New Roman" w:cs="Times New Roman"/>
                <w:sz w:val="24"/>
                <w:szCs w:val="24"/>
              </w:rPr>
              <w:pPrChange w:id="2105" w:author="Mohammad Nayeem Hasan" w:date="2024-12-23T01:38:00Z" w16du:dateUtc="2024-12-22T19:38:00Z">
                <w:pPr/>
              </w:pPrChange>
            </w:pPr>
            <w:ins w:id="2106" w:author="Mohammad Nayeem Hasan" w:date="2024-11-03T23:15:00Z">
              <w:r w:rsidRPr="00033637">
                <w:rPr>
                  <w:rFonts w:ascii="Times New Roman" w:hAnsi="Times New Roman" w:cs="Times New Roman"/>
                  <w:sz w:val="24"/>
                  <w:szCs w:val="24"/>
                </w:rPr>
                <w:t>0.704</w:t>
              </w:r>
            </w:ins>
          </w:p>
          <w:p w14:paraId="5486AEFF" w14:textId="77777777" w:rsidR="00BB33D1" w:rsidRPr="00033637" w:rsidRDefault="00BB33D1" w:rsidP="00F31FB2">
            <w:pPr>
              <w:spacing w:line="480" w:lineRule="auto"/>
              <w:rPr>
                <w:ins w:id="2107" w:author="Mohammad Nayeem Hasan" w:date="2024-11-03T23:15:00Z"/>
                <w:rFonts w:ascii="Times New Roman" w:hAnsi="Times New Roman" w:cs="Times New Roman"/>
                <w:sz w:val="24"/>
                <w:szCs w:val="24"/>
              </w:rPr>
              <w:pPrChange w:id="2108"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4DF44F3E" w14:textId="77777777" w:rsidR="00BB33D1" w:rsidRPr="00033637" w:rsidRDefault="00BB33D1" w:rsidP="00F31FB2">
            <w:pPr>
              <w:spacing w:line="480" w:lineRule="auto"/>
              <w:rPr>
                <w:ins w:id="2109" w:author="Mohammad Nayeem Hasan" w:date="2024-11-03T23:15:00Z"/>
                <w:rFonts w:ascii="Times New Roman" w:hAnsi="Times New Roman" w:cs="Times New Roman"/>
                <w:sz w:val="24"/>
                <w:szCs w:val="24"/>
              </w:rPr>
              <w:pPrChange w:id="2110" w:author="Mohammad Nayeem Hasan" w:date="2024-12-23T01:38:00Z" w16du:dateUtc="2024-12-22T19:38:00Z">
                <w:pPr/>
              </w:pPrChange>
            </w:pPr>
            <w:ins w:id="2111" w:author="Mohammad Nayeem Hasan" w:date="2024-11-03T23:15:00Z">
              <w:r w:rsidRPr="00033637">
                <w:rPr>
                  <w:rFonts w:ascii="Times New Roman" w:hAnsi="Times New Roman" w:cs="Times New Roman"/>
                  <w:sz w:val="24"/>
                  <w:szCs w:val="24"/>
                </w:rPr>
                <w:t>1483 (7.0)</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3090D8DD" w14:textId="77777777" w:rsidR="00BB33D1" w:rsidRPr="00033637" w:rsidRDefault="00BB33D1" w:rsidP="00F31FB2">
            <w:pPr>
              <w:spacing w:line="480" w:lineRule="auto"/>
              <w:rPr>
                <w:ins w:id="2112" w:author="Mohammad Nayeem Hasan" w:date="2024-11-03T23:15:00Z"/>
                <w:rFonts w:ascii="Times New Roman" w:hAnsi="Times New Roman" w:cs="Times New Roman"/>
                <w:sz w:val="24"/>
                <w:szCs w:val="24"/>
              </w:rPr>
              <w:pPrChange w:id="2113" w:author="Mohammad Nayeem Hasan" w:date="2024-12-23T01:38:00Z" w16du:dateUtc="2024-12-22T19:38:00Z">
                <w:pPr/>
              </w:pPrChange>
            </w:pPr>
            <w:ins w:id="2114" w:author="Mohammad Nayeem Hasan" w:date="2024-11-03T23:15:00Z">
              <w:r w:rsidRPr="00033637">
                <w:rPr>
                  <w:rFonts w:ascii="Times New Roman" w:hAnsi="Times New Roman" w:cs="Times New Roman"/>
                  <w:sz w:val="24"/>
                  <w:szCs w:val="24"/>
                </w:rPr>
                <w:t>19626 (93.0)</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3FDC59DF" w14:textId="77777777" w:rsidR="00BB33D1" w:rsidRPr="00033637" w:rsidRDefault="00BB33D1" w:rsidP="00F31FB2">
            <w:pPr>
              <w:spacing w:line="480" w:lineRule="auto"/>
              <w:rPr>
                <w:ins w:id="2115" w:author="Mohammad Nayeem Hasan" w:date="2024-11-03T23:15:00Z"/>
                <w:rFonts w:ascii="Times New Roman" w:hAnsi="Times New Roman" w:cs="Times New Roman"/>
                <w:sz w:val="24"/>
                <w:szCs w:val="24"/>
              </w:rPr>
              <w:pPrChange w:id="2116" w:author="Mohammad Nayeem Hasan" w:date="2024-12-23T01:38:00Z" w16du:dateUtc="2024-12-22T19:38:00Z">
                <w:pPr/>
              </w:pPrChange>
            </w:pPr>
            <w:ins w:id="2117" w:author="Mohammad Nayeem Hasan" w:date="2024-11-03T23:15:00Z">
              <w:r w:rsidRPr="00033637">
                <w:rPr>
                  <w:rFonts w:ascii="Times New Roman" w:hAnsi="Times New Roman" w:cs="Times New Roman"/>
                  <w:sz w:val="24"/>
                  <w:szCs w:val="24"/>
                </w:rPr>
                <w:t>0.067</w:t>
              </w:r>
            </w:ins>
          </w:p>
        </w:tc>
      </w:tr>
      <w:tr w:rsidR="00BB33D1" w:rsidRPr="00033637" w14:paraId="6DCAE936" w14:textId="77777777" w:rsidTr="000C3C54">
        <w:trPr>
          <w:trHeight w:val="138"/>
          <w:jc w:val="center"/>
          <w:ins w:id="2118"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10DF5C7A" w14:textId="77777777" w:rsidR="00BB33D1" w:rsidRPr="00033637" w:rsidRDefault="00BB33D1" w:rsidP="00F31FB2">
            <w:pPr>
              <w:spacing w:line="480" w:lineRule="auto"/>
              <w:rPr>
                <w:ins w:id="2119" w:author="Mohammad Nayeem Hasan" w:date="2024-11-03T23:15:00Z"/>
                <w:rFonts w:ascii="Times New Roman" w:hAnsi="Times New Roman" w:cs="Times New Roman"/>
                <w:sz w:val="24"/>
                <w:szCs w:val="24"/>
              </w:rPr>
              <w:pPrChange w:id="2120" w:author="Mohammad Nayeem Hasan" w:date="2024-12-23T01:38:00Z" w16du:dateUtc="2024-12-22T19:38:00Z">
                <w:pPr/>
              </w:pPrChange>
            </w:pPr>
            <w:ins w:id="2121" w:author="Mohammad Nayeem Hasan" w:date="2024-11-03T23:15:00Z">
              <w:r w:rsidRPr="00033637">
                <w:rPr>
                  <w:rFonts w:ascii="Times New Roman" w:hAnsi="Times New Roman" w:cs="Times New Roman"/>
                  <w:sz w:val="24"/>
                  <w:szCs w:val="24"/>
                </w:rPr>
                <w:t>Female</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63EB6000" w14:textId="77777777" w:rsidR="00BB33D1" w:rsidRPr="00033637" w:rsidRDefault="00BB33D1" w:rsidP="00F31FB2">
            <w:pPr>
              <w:spacing w:line="480" w:lineRule="auto"/>
              <w:rPr>
                <w:ins w:id="2122" w:author="Mohammad Nayeem Hasan" w:date="2024-11-03T23:15:00Z"/>
                <w:rFonts w:ascii="Times New Roman" w:hAnsi="Times New Roman" w:cs="Times New Roman"/>
                <w:sz w:val="24"/>
                <w:szCs w:val="24"/>
              </w:rPr>
              <w:pPrChange w:id="2123" w:author="Mohammad Nayeem Hasan" w:date="2024-12-23T01:38:00Z" w16du:dateUtc="2024-12-22T19:38:00Z">
                <w:pPr/>
              </w:pPrChange>
            </w:pPr>
            <w:ins w:id="2124" w:author="Mohammad Nayeem Hasan" w:date="2024-11-03T23:15:00Z">
              <w:r w:rsidRPr="00033637">
                <w:rPr>
                  <w:rFonts w:ascii="Times New Roman" w:hAnsi="Times New Roman" w:cs="Times New Roman"/>
                  <w:sz w:val="24"/>
                  <w:szCs w:val="24"/>
                </w:rPr>
                <w:t>99 (6.3)</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57CEDC3B" w14:textId="77777777" w:rsidR="00BB33D1" w:rsidRPr="00033637" w:rsidRDefault="00BB33D1" w:rsidP="00F31FB2">
            <w:pPr>
              <w:spacing w:line="480" w:lineRule="auto"/>
              <w:rPr>
                <w:ins w:id="2125" w:author="Mohammad Nayeem Hasan" w:date="2024-11-03T23:15:00Z"/>
                <w:rFonts w:ascii="Times New Roman" w:hAnsi="Times New Roman" w:cs="Times New Roman"/>
                <w:sz w:val="24"/>
                <w:szCs w:val="24"/>
              </w:rPr>
              <w:pPrChange w:id="2126" w:author="Mohammad Nayeem Hasan" w:date="2024-12-23T01:38:00Z" w16du:dateUtc="2024-12-22T19:38:00Z">
                <w:pPr/>
              </w:pPrChange>
            </w:pPr>
            <w:ins w:id="2127" w:author="Mohammad Nayeem Hasan" w:date="2024-11-03T23:15:00Z">
              <w:r w:rsidRPr="00033637">
                <w:rPr>
                  <w:rFonts w:ascii="Times New Roman" w:hAnsi="Times New Roman" w:cs="Times New Roman"/>
                  <w:sz w:val="24"/>
                  <w:szCs w:val="24"/>
                </w:rPr>
                <w:t>1456 (93.7)</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E3A36B" w14:textId="77777777" w:rsidR="00BB33D1" w:rsidRPr="00033637" w:rsidRDefault="00BB33D1" w:rsidP="00F31FB2">
            <w:pPr>
              <w:spacing w:line="480" w:lineRule="auto"/>
              <w:rPr>
                <w:ins w:id="2128" w:author="Mohammad Nayeem Hasan" w:date="2024-11-03T23:15:00Z"/>
                <w:rFonts w:ascii="Times New Roman" w:hAnsi="Times New Roman" w:cs="Times New Roman"/>
                <w:sz w:val="24"/>
                <w:szCs w:val="24"/>
              </w:rPr>
              <w:pPrChange w:id="2129"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79010D7E" w14:textId="77777777" w:rsidR="00BB33D1" w:rsidRPr="00033637" w:rsidRDefault="00BB33D1" w:rsidP="00F31FB2">
            <w:pPr>
              <w:spacing w:line="480" w:lineRule="auto"/>
              <w:rPr>
                <w:ins w:id="2130" w:author="Mohammad Nayeem Hasan" w:date="2024-11-03T23:15:00Z"/>
                <w:rFonts w:ascii="Times New Roman" w:hAnsi="Times New Roman" w:cs="Times New Roman"/>
                <w:sz w:val="24"/>
                <w:szCs w:val="24"/>
              </w:rPr>
              <w:pPrChange w:id="2131" w:author="Mohammad Nayeem Hasan" w:date="2024-12-23T01:38:00Z" w16du:dateUtc="2024-12-22T19:38:00Z">
                <w:pPr/>
              </w:pPrChange>
            </w:pPr>
            <w:ins w:id="2132" w:author="Mohammad Nayeem Hasan" w:date="2024-11-03T23:15:00Z">
              <w:r w:rsidRPr="00033637">
                <w:rPr>
                  <w:rFonts w:ascii="Times New Roman" w:hAnsi="Times New Roman" w:cs="Times New Roman"/>
                  <w:sz w:val="24"/>
                  <w:szCs w:val="24"/>
                </w:rPr>
                <w:t>101 (3.8)</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386FA1DF" w14:textId="77777777" w:rsidR="00BB33D1" w:rsidRPr="00033637" w:rsidRDefault="00BB33D1" w:rsidP="00F31FB2">
            <w:pPr>
              <w:spacing w:line="480" w:lineRule="auto"/>
              <w:rPr>
                <w:ins w:id="2133" w:author="Mohammad Nayeem Hasan" w:date="2024-11-03T23:15:00Z"/>
                <w:rFonts w:ascii="Times New Roman" w:hAnsi="Times New Roman" w:cs="Times New Roman"/>
                <w:sz w:val="24"/>
                <w:szCs w:val="24"/>
              </w:rPr>
              <w:pPrChange w:id="2134" w:author="Mohammad Nayeem Hasan" w:date="2024-12-23T01:38:00Z" w16du:dateUtc="2024-12-22T19:38:00Z">
                <w:pPr/>
              </w:pPrChange>
            </w:pPr>
            <w:ins w:id="2135" w:author="Mohammad Nayeem Hasan" w:date="2024-11-03T23:15:00Z">
              <w:r w:rsidRPr="00033637">
                <w:rPr>
                  <w:rFonts w:ascii="Times New Roman" w:hAnsi="Times New Roman" w:cs="Times New Roman"/>
                  <w:sz w:val="24"/>
                  <w:szCs w:val="24"/>
                </w:rPr>
                <w:t>2552 (96.2)</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A1AEAC" w14:textId="77777777" w:rsidR="00BB33D1" w:rsidRPr="00033637" w:rsidRDefault="00BB33D1" w:rsidP="00F31FB2">
            <w:pPr>
              <w:spacing w:line="480" w:lineRule="auto"/>
              <w:rPr>
                <w:ins w:id="2136" w:author="Mohammad Nayeem Hasan" w:date="2024-11-03T23:15:00Z"/>
                <w:rFonts w:ascii="Times New Roman" w:hAnsi="Times New Roman" w:cs="Times New Roman"/>
                <w:sz w:val="24"/>
                <w:szCs w:val="24"/>
              </w:rPr>
              <w:pPrChange w:id="2137"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2EB6BAFA" w14:textId="77777777" w:rsidR="00BB33D1" w:rsidRPr="00033637" w:rsidRDefault="00BB33D1" w:rsidP="00F31FB2">
            <w:pPr>
              <w:spacing w:line="480" w:lineRule="auto"/>
              <w:rPr>
                <w:ins w:id="2138" w:author="Mohammad Nayeem Hasan" w:date="2024-11-03T23:15:00Z"/>
                <w:rFonts w:ascii="Times New Roman" w:hAnsi="Times New Roman" w:cs="Times New Roman"/>
                <w:sz w:val="24"/>
                <w:szCs w:val="24"/>
              </w:rPr>
              <w:pPrChange w:id="2139" w:author="Mohammad Nayeem Hasan" w:date="2024-12-23T01:38:00Z" w16du:dateUtc="2024-12-22T19:38:00Z">
                <w:pPr/>
              </w:pPrChange>
            </w:pPr>
            <w:ins w:id="2140" w:author="Mohammad Nayeem Hasan" w:date="2024-11-03T23:15:00Z">
              <w:r w:rsidRPr="00033637">
                <w:rPr>
                  <w:rFonts w:ascii="Times New Roman" w:hAnsi="Times New Roman" w:cs="Times New Roman"/>
                  <w:sz w:val="24"/>
                  <w:szCs w:val="24"/>
                </w:rPr>
                <w:t>114 (5.7)</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332FCF07" w14:textId="77777777" w:rsidR="00BB33D1" w:rsidRPr="00033637" w:rsidRDefault="00BB33D1" w:rsidP="00F31FB2">
            <w:pPr>
              <w:spacing w:line="480" w:lineRule="auto"/>
              <w:rPr>
                <w:ins w:id="2141" w:author="Mohammad Nayeem Hasan" w:date="2024-11-03T23:15:00Z"/>
                <w:rFonts w:ascii="Times New Roman" w:hAnsi="Times New Roman" w:cs="Times New Roman"/>
                <w:sz w:val="24"/>
                <w:szCs w:val="24"/>
              </w:rPr>
              <w:pPrChange w:id="2142" w:author="Mohammad Nayeem Hasan" w:date="2024-12-23T01:38:00Z" w16du:dateUtc="2024-12-22T19:38:00Z">
                <w:pPr/>
              </w:pPrChange>
            </w:pPr>
            <w:ins w:id="2143" w:author="Mohammad Nayeem Hasan" w:date="2024-11-03T23:15:00Z">
              <w:r w:rsidRPr="00033637">
                <w:rPr>
                  <w:rFonts w:ascii="Times New Roman" w:hAnsi="Times New Roman" w:cs="Times New Roman"/>
                  <w:sz w:val="24"/>
                  <w:szCs w:val="24"/>
                </w:rPr>
                <w:t>1865 (94.0)</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2620F3" w14:textId="77777777" w:rsidR="00BB33D1" w:rsidRPr="00033637" w:rsidRDefault="00BB33D1" w:rsidP="00F31FB2">
            <w:pPr>
              <w:spacing w:line="480" w:lineRule="auto"/>
              <w:rPr>
                <w:ins w:id="2144" w:author="Mohammad Nayeem Hasan" w:date="2024-11-03T23:15:00Z"/>
                <w:rFonts w:ascii="Times New Roman" w:hAnsi="Times New Roman" w:cs="Times New Roman"/>
                <w:sz w:val="24"/>
                <w:szCs w:val="24"/>
              </w:rPr>
              <w:pPrChange w:id="2145" w:author="Mohammad Nayeem Hasan" w:date="2024-12-23T01:38:00Z" w16du:dateUtc="2024-12-22T19:38:00Z">
                <w:pPr/>
              </w:pPrChange>
            </w:pPr>
          </w:p>
        </w:tc>
      </w:tr>
      <w:tr w:rsidR="00BB33D1" w:rsidRPr="00033637" w14:paraId="67A1EF24" w14:textId="77777777" w:rsidTr="000C3C54">
        <w:trPr>
          <w:trHeight w:val="138"/>
          <w:jc w:val="center"/>
          <w:ins w:id="2146" w:author="Mohammad Nayeem Hasan" w:date="2024-11-03T23:15: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1C619BC7" w14:textId="77777777" w:rsidR="00BB33D1" w:rsidRPr="00033637" w:rsidRDefault="00BB33D1" w:rsidP="00F31FB2">
            <w:pPr>
              <w:spacing w:line="480" w:lineRule="auto"/>
              <w:rPr>
                <w:ins w:id="2147" w:author="Mohammad Nayeem Hasan" w:date="2024-11-03T23:15:00Z"/>
                <w:rFonts w:ascii="Times New Roman" w:hAnsi="Times New Roman" w:cs="Times New Roman"/>
                <w:sz w:val="24"/>
                <w:szCs w:val="24"/>
              </w:rPr>
              <w:pPrChange w:id="2148" w:author="Mohammad Nayeem Hasan" w:date="2024-12-23T01:38:00Z" w16du:dateUtc="2024-12-22T19:38:00Z">
                <w:pPr/>
              </w:pPrChange>
            </w:pPr>
            <w:ins w:id="2149" w:author="Mohammad Nayeem Hasan" w:date="2024-11-03T23:15:00Z">
              <w:r w:rsidRPr="00033637">
                <w:rPr>
                  <w:rFonts w:ascii="Times New Roman" w:hAnsi="Times New Roman" w:cs="Times New Roman"/>
                  <w:sz w:val="24"/>
                  <w:szCs w:val="24"/>
                </w:rPr>
                <w:t>Ethnicity</w:t>
              </w:r>
            </w:ins>
          </w:p>
        </w:tc>
      </w:tr>
      <w:tr w:rsidR="00BB33D1" w:rsidRPr="00033637" w14:paraId="7A165286" w14:textId="77777777" w:rsidTr="000C3C54">
        <w:trPr>
          <w:trHeight w:val="138"/>
          <w:jc w:val="center"/>
          <w:ins w:id="2150"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4A602DB7" w14:textId="77777777" w:rsidR="00BB33D1" w:rsidRPr="00033637" w:rsidRDefault="00BB33D1" w:rsidP="00F31FB2">
            <w:pPr>
              <w:spacing w:line="480" w:lineRule="auto"/>
              <w:rPr>
                <w:ins w:id="2151" w:author="Mohammad Nayeem Hasan" w:date="2024-11-03T23:15:00Z"/>
                <w:rFonts w:ascii="Times New Roman" w:hAnsi="Times New Roman" w:cs="Times New Roman"/>
                <w:sz w:val="24"/>
                <w:szCs w:val="24"/>
              </w:rPr>
              <w:pPrChange w:id="2152" w:author="Mohammad Nayeem Hasan" w:date="2024-12-23T01:38:00Z" w16du:dateUtc="2024-12-22T19:38:00Z">
                <w:pPr/>
              </w:pPrChange>
            </w:pPr>
            <w:ins w:id="2153" w:author="Mohammad Nayeem Hasan" w:date="2024-11-03T23:15:00Z">
              <w:r w:rsidRPr="00033637">
                <w:rPr>
                  <w:rFonts w:ascii="Times New Roman" w:hAnsi="Times New Roman" w:cs="Times New Roman"/>
                  <w:sz w:val="24"/>
                  <w:szCs w:val="24"/>
                </w:rPr>
                <w:t>Bengali</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66C6A610" w14:textId="77777777" w:rsidR="00BB33D1" w:rsidRPr="00033637" w:rsidRDefault="00BB33D1" w:rsidP="00F31FB2">
            <w:pPr>
              <w:spacing w:line="480" w:lineRule="auto"/>
              <w:rPr>
                <w:ins w:id="2154" w:author="Mohammad Nayeem Hasan" w:date="2024-11-03T23:15:00Z"/>
                <w:rFonts w:ascii="Times New Roman" w:hAnsi="Times New Roman" w:cs="Times New Roman"/>
                <w:sz w:val="24"/>
                <w:szCs w:val="24"/>
              </w:rPr>
              <w:pPrChange w:id="2155" w:author="Mohammad Nayeem Hasan" w:date="2024-12-23T01:38:00Z" w16du:dateUtc="2024-12-22T19:38:00Z">
                <w:pPr/>
              </w:pPrChange>
            </w:pPr>
            <w:ins w:id="2156" w:author="Mohammad Nayeem Hasan" w:date="2024-11-03T23:15:00Z">
              <w:r w:rsidRPr="00033637">
                <w:rPr>
                  <w:rFonts w:ascii="Times New Roman" w:hAnsi="Times New Roman" w:cs="Times New Roman"/>
                  <w:sz w:val="24"/>
                  <w:szCs w:val="24"/>
                </w:rPr>
                <w:t>2225 (7.2)</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6DDD92D2" w14:textId="77777777" w:rsidR="00BB33D1" w:rsidRPr="00033637" w:rsidRDefault="00BB33D1" w:rsidP="00F31FB2">
            <w:pPr>
              <w:spacing w:line="480" w:lineRule="auto"/>
              <w:rPr>
                <w:ins w:id="2157" w:author="Mohammad Nayeem Hasan" w:date="2024-11-03T23:15:00Z"/>
                <w:rFonts w:ascii="Times New Roman" w:hAnsi="Times New Roman" w:cs="Times New Roman"/>
                <w:sz w:val="24"/>
                <w:szCs w:val="24"/>
              </w:rPr>
              <w:pPrChange w:id="2158" w:author="Mohammad Nayeem Hasan" w:date="2024-12-23T01:38:00Z" w16du:dateUtc="2024-12-22T19:38:00Z">
                <w:pPr/>
              </w:pPrChange>
            </w:pPr>
            <w:ins w:id="2159" w:author="Mohammad Nayeem Hasan" w:date="2024-11-03T23:15:00Z">
              <w:r w:rsidRPr="00033637">
                <w:rPr>
                  <w:rFonts w:ascii="Times New Roman" w:hAnsi="Times New Roman" w:cs="Times New Roman"/>
                  <w:sz w:val="24"/>
                  <w:szCs w:val="24"/>
                </w:rPr>
                <w:t>28813 (92.8)</w:t>
              </w:r>
            </w:ins>
          </w:p>
        </w:tc>
        <w:tc>
          <w:tcPr>
            <w:tcW w:w="689" w:type="pct"/>
            <w:vMerge w:val="restart"/>
            <w:tcBorders>
              <w:top w:val="single" w:sz="4" w:space="0" w:color="auto"/>
              <w:left w:val="single" w:sz="4" w:space="0" w:color="auto"/>
              <w:bottom w:val="single" w:sz="4" w:space="0" w:color="auto"/>
              <w:right w:val="single" w:sz="4" w:space="0" w:color="auto"/>
            </w:tcBorders>
            <w:vAlign w:val="center"/>
            <w:hideMark/>
          </w:tcPr>
          <w:p w14:paraId="6856686A" w14:textId="77777777" w:rsidR="00BB33D1" w:rsidRPr="00033637" w:rsidRDefault="00BB33D1" w:rsidP="00F31FB2">
            <w:pPr>
              <w:spacing w:line="480" w:lineRule="auto"/>
              <w:rPr>
                <w:ins w:id="2160" w:author="Mohammad Nayeem Hasan" w:date="2024-11-03T23:15:00Z"/>
                <w:rFonts w:ascii="Times New Roman" w:hAnsi="Times New Roman" w:cs="Times New Roman"/>
                <w:sz w:val="24"/>
                <w:szCs w:val="24"/>
              </w:rPr>
              <w:pPrChange w:id="2161" w:author="Mohammad Nayeem Hasan" w:date="2024-12-23T01:38:00Z" w16du:dateUtc="2024-12-22T19:38:00Z">
                <w:pPr/>
              </w:pPrChange>
            </w:pPr>
            <w:ins w:id="2162" w:author="Mohammad Nayeem Hasan" w:date="2024-11-03T23:15:00Z">
              <w:r w:rsidRPr="00033637">
                <w:rPr>
                  <w:rFonts w:ascii="Times New Roman" w:hAnsi="Times New Roman" w:cs="Times New Roman"/>
                  <w:sz w:val="24"/>
                  <w:szCs w:val="24"/>
                </w:rPr>
                <w:t>0.144</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55F09A86" w14:textId="77777777" w:rsidR="00BB33D1" w:rsidRPr="00033637" w:rsidRDefault="00BB33D1" w:rsidP="00F31FB2">
            <w:pPr>
              <w:spacing w:line="480" w:lineRule="auto"/>
              <w:rPr>
                <w:ins w:id="2163" w:author="Mohammad Nayeem Hasan" w:date="2024-11-03T23:15:00Z"/>
                <w:rFonts w:ascii="Times New Roman" w:hAnsi="Times New Roman" w:cs="Times New Roman"/>
                <w:sz w:val="24"/>
                <w:szCs w:val="24"/>
              </w:rPr>
              <w:pPrChange w:id="2164" w:author="Mohammad Nayeem Hasan" w:date="2024-12-23T01:38:00Z" w16du:dateUtc="2024-12-22T19:38:00Z">
                <w:pPr/>
              </w:pPrChange>
            </w:pPr>
            <w:ins w:id="2165" w:author="Mohammad Nayeem Hasan" w:date="2024-11-03T23:15:00Z">
              <w:r w:rsidRPr="00033637">
                <w:rPr>
                  <w:rFonts w:ascii="Times New Roman" w:hAnsi="Times New Roman" w:cs="Times New Roman"/>
                  <w:sz w:val="24"/>
                  <w:szCs w:val="24"/>
                </w:rPr>
                <w:t>768 (4.0)</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0A64F5BA" w14:textId="77777777" w:rsidR="00BB33D1" w:rsidRPr="00033637" w:rsidRDefault="00BB33D1" w:rsidP="00F31FB2">
            <w:pPr>
              <w:spacing w:line="480" w:lineRule="auto"/>
              <w:rPr>
                <w:ins w:id="2166" w:author="Mohammad Nayeem Hasan" w:date="2024-11-03T23:15:00Z"/>
                <w:rFonts w:ascii="Times New Roman" w:hAnsi="Times New Roman" w:cs="Times New Roman"/>
                <w:sz w:val="24"/>
                <w:szCs w:val="24"/>
              </w:rPr>
              <w:pPrChange w:id="2167" w:author="Mohammad Nayeem Hasan" w:date="2024-12-23T01:38:00Z" w16du:dateUtc="2024-12-22T19:38:00Z">
                <w:pPr/>
              </w:pPrChange>
            </w:pPr>
            <w:ins w:id="2168" w:author="Mohammad Nayeem Hasan" w:date="2024-11-03T23:15:00Z">
              <w:r w:rsidRPr="00033637">
                <w:rPr>
                  <w:rFonts w:ascii="Times New Roman" w:hAnsi="Times New Roman" w:cs="Times New Roman"/>
                  <w:sz w:val="24"/>
                  <w:szCs w:val="24"/>
                </w:rPr>
                <w:t>18505 (96.0)</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5E339B63" w14:textId="77777777" w:rsidR="00BB33D1" w:rsidRPr="00033637" w:rsidRDefault="00BB33D1" w:rsidP="00F31FB2">
            <w:pPr>
              <w:spacing w:line="480" w:lineRule="auto"/>
              <w:rPr>
                <w:ins w:id="2169" w:author="Mohammad Nayeem Hasan" w:date="2024-11-03T23:15:00Z"/>
                <w:rFonts w:ascii="Times New Roman" w:hAnsi="Times New Roman" w:cs="Times New Roman"/>
                <w:sz w:val="24"/>
                <w:szCs w:val="24"/>
              </w:rPr>
              <w:pPrChange w:id="2170" w:author="Mohammad Nayeem Hasan" w:date="2024-12-23T01:38:00Z" w16du:dateUtc="2024-12-22T19:38:00Z">
                <w:pPr/>
              </w:pPrChange>
            </w:pPr>
            <w:ins w:id="2171" w:author="Mohammad Nayeem Hasan" w:date="2024-11-03T23:15:00Z">
              <w:r w:rsidRPr="00033637">
                <w:rPr>
                  <w:rFonts w:ascii="Times New Roman" w:hAnsi="Times New Roman" w:cs="Times New Roman"/>
                  <w:sz w:val="24"/>
                  <w:szCs w:val="24"/>
                </w:rPr>
                <w:t>0.814</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7CDD155B" w14:textId="77777777" w:rsidR="00BB33D1" w:rsidRPr="00033637" w:rsidRDefault="00BB33D1" w:rsidP="00F31FB2">
            <w:pPr>
              <w:spacing w:line="480" w:lineRule="auto"/>
              <w:rPr>
                <w:ins w:id="2172" w:author="Mohammad Nayeem Hasan" w:date="2024-11-03T23:15:00Z"/>
                <w:rFonts w:ascii="Times New Roman" w:hAnsi="Times New Roman" w:cs="Times New Roman"/>
                <w:sz w:val="24"/>
                <w:szCs w:val="24"/>
              </w:rPr>
              <w:pPrChange w:id="2173" w:author="Mohammad Nayeem Hasan" w:date="2024-12-23T01:38:00Z" w16du:dateUtc="2024-12-22T19:38:00Z">
                <w:pPr/>
              </w:pPrChange>
            </w:pPr>
            <w:ins w:id="2174" w:author="Mohammad Nayeem Hasan" w:date="2024-11-03T23:15:00Z">
              <w:r w:rsidRPr="00033637">
                <w:rPr>
                  <w:rFonts w:ascii="Times New Roman" w:hAnsi="Times New Roman" w:cs="Times New Roman"/>
                  <w:sz w:val="24"/>
                  <w:szCs w:val="24"/>
                </w:rPr>
                <w:t>1571 (6.9)</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48892F95" w14:textId="77777777" w:rsidR="00BB33D1" w:rsidRPr="00033637" w:rsidRDefault="00BB33D1" w:rsidP="00F31FB2">
            <w:pPr>
              <w:spacing w:line="480" w:lineRule="auto"/>
              <w:rPr>
                <w:ins w:id="2175" w:author="Mohammad Nayeem Hasan" w:date="2024-11-03T23:15:00Z"/>
                <w:rFonts w:ascii="Times New Roman" w:hAnsi="Times New Roman" w:cs="Times New Roman"/>
                <w:sz w:val="24"/>
                <w:szCs w:val="24"/>
              </w:rPr>
              <w:pPrChange w:id="2176" w:author="Mohammad Nayeem Hasan" w:date="2024-12-23T01:38:00Z" w16du:dateUtc="2024-12-22T19:38:00Z">
                <w:pPr/>
              </w:pPrChange>
            </w:pPr>
            <w:ins w:id="2177" w:author="Mohammad Nayeem Hasan" w:date="2024-11-03T23:15:00Z">
              <w:r w:rsidRPr="00033637">
                <w:rPr>
                  <w:rFonts w:ascii="Times New Roman" w:hAnsi="Times New Roman" w:cs="Times New Roman"/>
                  <w:sz w:val="24"/>
                  <w:szCs w:val="24"/>
                </w:rPr>
                <w:t>21263 (93.1)</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51F333C8" w14:textId="77777777" w:rsidR="00BB33D1" w:rsidRPr="00033637" w:rsidRDefault="00BB33D1" w:rsidP="00F31FB2">
            <w:pPr>
              <w:spacing w:line="480" w:lineRule="auto"/>
              <w:rPr>
                <w:ins w:id="2178" w:author="Mohammad Nayeem Hasan" w:date="2024-11-03T23:15:00Z"/>
                <w:rFonts w:ascii="Times New Roman" w:hAnsi="Times New Roman" w:cs="Times New Roman"/>
                <w:b/>
                <w:bCs/>
                <w:sz w:val="24"/>
                <w:szCs w:val="24"/>
              </w:rPr>
              <w:pPrChange w:id="2179" w:author="Mohammad Nayeem Hasan" w:date="2024-12-23T01:38:00Z" w16du:dateUtc="2024-12-22T19:38:00Z">
                <w:pPr/>
              </w:pPrChange>
            </w:pPr>
            <w:ins w:id="2180" w:author="Mohammad Nayeem Hasan" w:date="2024-11-03T23:15:00Z">
              <w:r w:rsidRPr="00033637">
                <w:rPr>
                  <w:rFonts w:ascii="Times New Roman" w:hAnsi="Times New Roman" w:cs="Times New Roman"/>
                  <w:b/>
                  <w:bCs/>
                  <w:sz w:val="24"/>
                  <w:szCs w:val="24"/>
                </w:rPr>
                <w:t>0.019</w:t>
              </w:r>
            </w:ins>
          </w:p>
        </w:tc>
      </w:tr>
      <w:tr w:rsidR="00BB33D1" w:rsidRPr="00033637" w14:paraId="236E41AD" w14:textId="77777777" w:rsidTr="000C3C54">
        <w:trPr>
          <w:trHeight w:val="138"/>
          <w:jc w:val="center"/>
          <w:ins w:id="2181"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4568DAD6" w14:textId="77777777" w:rsidR="00BB33D1" w:rsidRPr="00033637" w:rsidRDefault="00BB33D1" w:rsidP="00F31FB2">
            <w:pPr>
              <w:spacing w:line="480" w:lineRule="auto"/>
              <w:rPr>
                <w:ins w:id="2182" w:author="Mohammad Nayeem Hasan" w:date="2024-11-03T23:15:00Z"/>
                <w:rFonts w:ascii="Times New Roman" w:hAnsi="Times New Roman" w:cs="Times New Roman"/>
                <w:sz w:val="24"/>
                <w:szCs w:val="24"/>
              </w:rPr>
              <w:pPrChange w:id="2183" w:author="Mohammad Nayeem Hasan" w:date="2024-12-23T01:38:00Z" w16du:dateUtc="2024-12-22T19:38:00Z">
                <w:pPr/>
              </w:pPrChange>
            </w:pPr>
            <w:ins w:id="2184" w:author="Mohammad Nayeem Hasan" w:date="2024-11-03T23:15:00Z">
              <w:r w:rsidRPr="00033637">
                <w:rPr>
                  <w:rFonts w:ascii="Times New Roman" w:hAnsi="Times New Roman" w:cs="Times New Roman"/>
                  <w:sz w:val="24"/>
                  <w:szCs w:val="24"/>
                </w:rPr>
                <w:t>Other</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62A01CD5" w14:textId="77777777" w:rsidR="00BB33D1" w:rsidRPr="00033637" w:rsidRDefault="00BB33D1" w:rsidP="00F31FB2">
            <w:pPr>
              <w:spacing w:line="480" w:lineRule="auto"/>
              <w:rPr>
                <w:ins w:id="2185" w:author="Mohammad Nayeem Hasan" w:date="2024-11-03T23:15:00Z"/>
                <w:rFonts w:ascii="Times New Roman" w:hAnsi="Times New Roman" w:cs="Times New Roman"/>
                <w:sz w:val="24"/>
                <w:szCs w:val="24"/>
              </w:rPr>
              <w:pPrChange w:id="2186" w:author="Mohammad Nayeem Hasan" w:date="2024-12-23T01:38:00Z" w16du:dateUtc="2024-12-22T19:38:00Z">
                <w:pPr/>
              </w:pPrChange>
            </w:pPr>
            <w:ins w:id="2187" w:author="Mohammad Nayeem Hasan" w:date="2024-11-03T23:15:00Z">
              <w:r w:rsidRPr="00033637">
                <w:rPr>
                  <w:rFonts w:ascii="Times New Roman" w:hAnsi="Times New Roman" w:cs="Times New Roman"/>
                  <w:sz w:val="24"/>
                  <w:szCs w:val="24"/>
                </w:rPr>
                <w:t>29 (5.7)</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337EF018" w14:textId="77777777" w:rsidR="00BB33D1" w:rsidRPr="00033637" w:rsidRDefault="00BB33D1" w:rsidP="00F31FB2">
            <w:pPr>
              <w:spacing w:line="480" w:lineRule="auto"/>
              <w:rPr>
                <w:ins w:id="2188" w:author="Mohammad Nayeem Hasan" w:date="2024-11-03T23:15:00Z"/>
                <w:rFonts w:ascii="Times New Roman" w:hAnsi="Times New Roman" w:cs="Times New Roman"/>
                <w:sz w:val="24"/>
                <w:szCs w:val="24"/>
              </w:rPr>
              <w:pPrChange w:id="2189" w:author="Mohammad Nayeem Hasan" w:date="2024-12-23T01:38:00Z" w16du:dateUtc="2024-12-22T19:38:00Z">
                <w:pPr/>
              </w:pPrChange>
            </w:pPr>
            <w:ins w:id="2190" w:author="Mohammad Nayeem Hasan" w:date="2024-11-03T23:15:00Z">
              <w:r w:rsidRPr="00033637">
                <w:rPr>
                  <w:rFonts w:ascii="Times New Roman" w:hAnsi="Times New Roman" w:cs="Times New Roman"/>
                  <w:sz w:val="24"/>
                  <w:szCs w:val="24"/>
                </w:rPr>
                <w:t>476 (94.3)</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CDA4F5" w14:textId="77777777" w:rsidR="00BB33D1" w:rsidRPr="00033637" w:rsidRDefault="00BB33D1" w:rsidP="00F31FB2">
            <w:pPr>
              <w:spacing w:line="480" w:lineRule="auto"/>
              <w:rPr>
                <w:ins w:id="2191" w:author="Mohammad Nayeem Hasan" w:date="2024-11-03T23:15:00Z"/>
                <w:rFonts w:ascii="Times New Roman" w:hAnsi="Times New Roman" w:cs="Times New Roman"/>
                <w:sz w:val="24"/>
                <w:szCs w:val="24"/>
              </w:rPr>
              <w:pPrChange w:id="2192"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173E157C" w14:textId="77777777" w:rsidR="00BB33D1" w:rsidRPr="00033637" w:rsidRDefault="00BB33D1" w:rsidP="00F31FB2">
            <w:pPr>
              <w:spacing w:line="480" w:lineRule="auto"/>
              <w:rPr>
                <w:ins w:id="2193" w:author="Mohammad Nayeem Hasan" w:date="2024-11-03T23:15:00Z"/>
                <w:rFonts w:ascii="Times New Roman" w:hAnsi="Times New Roman" w:cs="Times New Roman"/>
                <w:sz w:val="24"/>
                <w:szCs w:val="24"/>
              </w:rPr>
              <w:pPrChange w:id="2194" w:author="Mohammad Nayeem Hasan" w:date="2024-12-23T01:38:00Z" w16du:dateUtc="2024-12-22T19:38:00Z">
                <w:pPr/>
              </w:pPrChange>
            </w:pPr>
            <w:ins w:id="2195" w:author="Mohammad Nayeem Hasan" w:date="2024-11-03T23:15:00Z">
              <w:r w:rsidRPr="00033637">
                <w:rPr>
                  <w:rFonts w:ascii="Times New Roman" w:hAnsi="Times New Roman" w:cs="Times New Roman"/>
                  <w:sz w:val="24"/>
                  <w:szCs w:val="24"/>
                </w:rPr>
                <w:t>22 (3.7)</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43CAFEA7" w14:textId="77777777" w:rsidR="00BB33D1" w:rsidRPr="00033637" w:rsidRDefault="00BB33D1" w:rsidP="00F31FB2">
            <w:pPr>
              <w:spacing w:line="480" w:lineRule="auto"/>
              <w:rPr>
                <w:ins w:id="2196" w:author="Mohammad Nayeem Hasan" w:date="2024-11-03T23:15:00Z"/>
                <w:rFonts w:ascii="Times New Roman" w:hAnsi="Times New Roman" w:cs="Times New Roman"/>
                <w:sz w:val="24"/>
                <w:szCs w:val="24"/>
              </w:rPr>
              <w:pPrChange w:id="2197" w:author="Mohammad Nayeem Hasan" w:date="2024-12-23T01:38:00Z" w16du:dateUtc="2024-12-22T19:38:00Z">
                <w:pPr/>
              </w:pPrChange>
            </w:pPr>
            <w:ins w:id="2198" w:author="Mohammad Nayeem Hasan" w:date="2024-11-03T23:15:00Z">
              <w:r w:rsidRPr="00033637">
                <w:rPr>
                  <w:rFonts w:ascii="Times New Roman" w:hAnsi="Times New Roman" w:cs="Times New Roman"/>
                  <w:sz w:val="24"/>
                  <w:szCs w:val="24"/>
                </w:rPr>
                <w:t>567 (96.3)</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9826E1" w14:textId="77777777" w:rsidR="00BB33D1" w:rsidRPr="00033637" w:rsidRDefault="00BB33D1" w:rsidP="00F31FB2">
            <w:pPr>
              <w:spacing w:line="480" w:lineRule="auto"/>
              <w:rPr>
                <w:ins w:id="2199" w:author="Mohammad Nayeem Hasan" w:date="2024-11-03T23:15:00Z"/>
                <w:rFonts w:ascii="Times New Roman" w:hAnsi="Times New Roman" w:cs="Times New Roman"/>
                <w:sz w:val="24"/>
                <w:szCs w:val="24"/>
              </w:rPr>
              <w:pPrChange w:id="2200"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31187A41" w14:textId="77777777" w:rsidR="00BB33D1" w:rsidRPr="00033637" w:rsidRDefault="00BB33D1" w:rsidP="00F31FB2">
            <w:pPr>
              <w:spacing w:line="480" w:lineRule="auto"/>
              <w:rPr>
                <w:ins w:id="2201" w:author="Mohammad Nayeem Hasan" w:date="2024-11-03T23:15:00Z"/>
                <w:rFonts w:ascii="Times New Roman" w:hAnsi="Times New Roman" w:cs="Times New Roman"/>
                <w:sz w:val="24"/>
                <w:szCs w:val="24"/>
              </w:rPr>
              <w:pPrChange w:id="2202" w:author="Mohammad Nayeem Hasan" w:date="2024-12-23T01:38:00Z" w16du:dateUtc="2024-12-22T19:38:00Z">
                <w:pPr/>
              </w:pPrChange>
            </w:pPr>
            <w:ins w:id="2203" w:author="Mohammad Nayeem Hasan" w:date="2024-11-03T23:15:00Z">
              <w:r w:rsidRPr="00033637">
                <w:rPr>
                  <w:rFonts w:ascii="Times New Roman" w:hAnsi="Times New Roman" w:cs="Times New Roman"/>
                  <w:sz w:val="24"/>
                  <w:szCs w:val="24"/>
                </w:rPr>
                <w:t>25 (10.0)</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1316D467" w14:textId="77777777" w:rsidR="00BB33D1" w:rsidRPr="00033637" w:rsidRDefault="00BB33D1" w:rsidP="00F31FB2">
            <w:pPr>
              <w:spacing w:line="480" w:lineRule="auto"/>
              <w:rPr>
                <w:ins w:id="2204" w:author="Mohammad Nayeem Hasan" w:date="2024-11-03T23:15:00Z"/>
                <w:rFonts w:ascii="Times New Roman" w:hAnsi="Times New Roman" w:cs="Times New Roman"/>
                <w:sz w:val="24"/>
                <w:szCs w:val="24"/>
              </w:rPr>
              <w:pPrChange w:id="2205" w:author="Mohammad Nayeem Hasan" w:date="2024-12-23T01:38:00Z" w16du:dateUtc="2024-12-22T19:38:00Z">
                <w:pPr/>
              </w:pPrChange>
            </w:pPr>
            <w:ins w:id="2206" w:author="Mohammad Nayeem Hasan" w:date="2024-11-03T23:15:00Z">
              <w:r w:rsidRPr="00033637">
                <w:rPr>
                  <w:rFonts w:ascii="Times New Roman" w:hAnsi="Times New Roman" w:cs="Times New Roman"/>
                  <w:sz w:val="24"/>
                  <w:szCs w:val="24"/>
                </w:rPr>
                <w:t>229 (90.0)</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DDF1D27" w14:textId="77777777" w:rsidR="00BB33D1" w:rsidRPr="00033637" w:rsidRDefault="00BB33D1" w:rsidP="00F31FB2">
            <w:pPr>
              <w:spacing w:line="480" w:lineRule="auto"/>
              <w:rPr>
                <w:ins w:id="2207" w:author="Mohammad Nayeem Hasan" w:date="2024-11-03T23:15:00Z"/>
                <w:rFonts w:ascii="Times New Roman" w:hAnsi="Times New Roman" w:cs="Times New Roman"/>
                <w:b/>
                <w:bCs/>
                <w:sz w:val="24"/>
                <w:szCs w:val="24"/>
              </w:rPr>
              <w:pPrChange w:id="2208" w:author="Mohammad Nayeem Hasan" w:date="2024-12-23T01:38:00Z" w16du:dateUtc="2024-12-22T19:38:00Z">
                <w:pPr/>
              </w:pPrChange>
            </w:pPr>
          </w:p>
        </w:tc>
      </w:tr>
      <w:tr w:rsidR="00BB33D1" w:rsidRPr="00033637" w14:paraId="6FEA2BB6" w14:textId="77777777" w:rsidTr="000C3C54">
        <w:trPr>
          <w:trHeight w:val="138"/>
          <w:jc w:val="center"/>
          <w:ins w:id="2209" w:author="Mohammad Nayeem Hasan" w:date="2024-11-03T23:15: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57DA61E3" w14:textId="77777777" w:rsidR="00BB33D1" w:rsidRPr="00033637" w:rsidRDefault="00BB33D1" w:rsidP="00F31FB2">
            <w:pPr>
              <w:spacing w:line="480" w:lineRule="auto"/>
              <w:rPr>
                <w:ins w:id="2210" w:author="Mohammad Nayeem Hasan" w:date="2024-11-03T23:15:00Z"/>
                <w:rFonts w:ascii="Times New Roman" w:hAnsi="Times New Roman" w:cs="Times New Roman"/>
                <w:sz w:val="24"/>
                <w:szCs w:val="24"/>
              </w:rPr>
              <w:pPrChange w:id="2211" w:author="Mohammad Nayeem Hasan" w:date="2024-12-23T01:38:00Z" w16du:dateUtc="2024-12-22T19:38:00Z">
                <w:pPr/>
              </w:pPrChange>
            </w:pPr>
            <w:ins w:id="2212" w:author="Mohammad Nayeem Hasan" w:date="2024-11-03T23:15:00Z">
              <w:r w:rsidRPr="00033637">
                <w:rPr>
                  <w:rFonts w:ascii="Times New Roman" w:hAnsi="Times New Roman" w:cs="Times New Roman"/>
                  <w:sz w:val="24"/>
                  <w:szCs w:val="24"/>
                </w:rPr>
                <w:t>Toilet facilities shared</w:t>
              </w:r>
            </w:ins>
          </w:p>
        </w:tc>
      </w:tr>
      <w:tr w:rsidR="00BB33D1" w:rsidRPr="00033637" w14:paraId="1045CC96" w14:textId="77777777" w:rsidTr="000C3C54">
        <w:trPr>
          <w:trHeight w:val="434"/>
          <w:jc w:val="center"/>
          <w:ins w:id="2213"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059BD4B0" w14:textId="77777777" w:rsidR="00BB33D1" w:rsidRPr="00033637" w:rsidRDefault="00BB33D1" w:rsidP="00F31FB2">
            <w:pPr>
              <w:spacing w:line="480" w:lineRule="auto"/>
              <w:rPr>
                <w:ins w:id="2214" w:author="Mohammad Nayeem Hasan" w:date="2024-11-03T23:15:00Z"/>
                <w:rFonts w:ascii="Times New Roman" w:hAnsi="Times New Roman" w:cs="Times New Roman"/>
                <w:sz w:val="24"/>
                <w:szCs w:val="24"/>
              </w:rPr>
              <w:pPrChange w:id="2215" w:author="Mohammad Nayeem Hasan" w:date="2024-12-23T01:38:00Z" w16du:dateUtc="2024-12-22T19:38:00Z">
                <w:pPr/>
              </w:pPrChange>
            </w:pPr>
            <w:ins w:id="2216" w:author="Mohammad Nayeem Hasan" w:date="2024-11-03T23:15:00Z">
              <w:r w:rsidRPr="00033637">
                <w:rPr>
                  <w:rFonts w:ascii="Times New Roman" w:hAnsi="Times New Roman" w:cs="Times New Roman"/>
                  <w:sz w:val="24"/>
                  <w:szCs w:val="24"/>
                </w:rPr>
                <w:t>Yes</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463B293F" w14:textId="77777777" w:rsidR="00BB33D1" w:rsidRPr="00033637" w:rsidRDefault="00BB33D1" w:rsidP="00F31FB2">
            <w:pPr>
              <w:spacing w:line="480" w:lineRule="auto"/>
              <w:rPr>
                <w:ins w:id="2217" w:author="Mohammad Nayeem Hasan" w:date="2024-11-03T23:15:00Z"/>
                <w:rFonts w:ascii="Times New Roman" w:hAnsi="Times New Roman" w:cs="Times New Roman"/>
                <w:sz w:val="24"/>
                <w:szCs w:val="24"/>
              </w:rPr>
              <w:pPrChange w:id="2218" w:author="Mohammad Nayeem Hasan" w:date="2024-12-23T01:38:00Z" w16du:dateUtc="2024-12-22T19:38:00Z">
                <w:pPr/>
              </w:pPrChange>
            </w:pPr>
            <w:ins w:id="2219" w:author="Mohammad Nayeem Hasan" w:date="2024-11-03T23:15:00Z">
              <w:r w:rsidRPr="00033637">
                <w:rPr>
                  <w:rFonts w:ascii="Times New Roman" w:hAnsi="Times New Roman" w:cs="Times New Roman"/>
                  <w:sz w:val="24"/>
                  <w:szCs w:val="24"/>
                </w:rPr>
                <w:t>943 (7.5)</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66AA3066" w14:textId="77777777" w:rsidR="00BB33D1" w:rsidRPr="00033637" w:rsidRDefault="00BB33D1" w:rsidP="00F31FB2">
            <w:pPr>
              <w:spacing w:line="480" w:lineRule="auto"/>
              <w:rPr>
                <w:ins w:id="2220" w:author="Mohammad Nayeem Hasan" w:date="2024-11-03T23:15:00Z"/>
                <w:rFonts w:ascii="Times New Roman" w:hAnsi="Times New Roman" w:cs="Times New Roman"/>
                <w:sz w:val="24"/>
                <w:szCs w:val="24"/>
              </w:rPr>
              <w:pPrChange w:id="2221" w:author="Mohammad Nayeem Hasan" w:date="2024-12-23T01:38:00Z" w16du:dateUtc="2024-12-22T19:38:00Z">
                <w:pPr/>
              </w:pPrChange>
            </w:pPr>
            <w:ins w:id="2222" w:author="Mohammad Nayeem Hasan" w:date="2024-11-03T23:15:00Z">
              <w:r w:rsidRPr="00033637">
                <w:rPr>
                  <w:rFonts w:ascii="Times New Roman" w:hAnsi="Times New Roman" w:cs="Times New Roman"/>
                  <w:sz w:val="24"/>
                  <w:szCs w:val="24"/>
                </w:rPr>
                <w:t>11636 (92.5)</w:t>
              </w:r>
            </w:ins>
          </w:p>
        </w:tc>
        <w:tc>
          <w:tcPr>
            <w:tcW w:w="689" w:type="pct"/>
            <w:vMerge w:val="restart"/>
            <w:tcBorders>
              <w:top w:val="single" w:sz="4" w:space="0" w:color="auto"/>
              <w:left w:val="single" w:sz="4" w:space="0" w:color="auto"/>
              <w:bottom w:val="single" w:sz="4" w:space="0" w:color="auto"/>
              <w:right w:val="single" w:sz="4" w:space="0" w:color="auto"/>
            </w:tcBorders>
            <w:vAlign w:val="center"/>
            <w:hideMark/>
          </w:tcPr>
          <w:p w14:paraId="2A0FA314" w14:textId="77777777" w:rsidR="00BB33D1" w:rsidRPr="00033637" w:rsidRDefault="00BB33D1" w:rsidP="00F31FB2">
            <w:pPr>
              <w:spacing w:line="480" w:lineRule="auto"/>
              <w:rPr>
                <w:ins w:id="2223" w:author="Mohammad Nayeem Hasan" w:date="2024-11-03T23:15:00Z"/>
                <w:rFonts w:ascii="Times New Roman" w:hAnsi="Times New Roman" w:cs="Times New Roman"/>
                <w:b/>
                <w:bCs/>
                <w:sz w:val="24"/>
                <w:szCs w:val="24"/>
              </w:rPr>
              <w:pPrChange w:id="2224" w:author="Mohammad Nayeem Hasan" w:date="2024-12-23T01:38:00Z" w16du:dateUtc="2024-12-22T19:38:00Z">
                <w:pPr/>
              </w:pPrChange>
            </w:pPr>
            <w:ins w:id="2225" w:author="Mohammad Nayeem Hasan" w:date="2024-11-03T23:15:00Z">
              <w:r w:rsidRPr="00033637">
                <w:rPr>
                  <w:rFonts w:ascii="Times New Roman" w:hAnsi="Times New Roman" w:cs="Times New Roman"/>
                  <w:b/>
                  <w:bCs/>
                  <w:sz w:val="24"/>
                  <w:szCs w:val="24"/>
                </w:rPr>
                <w:t>0.016</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34F010EE" w14:textId="77777777" w:rsidR="00BB33D1" w:rsidRPr="00033637" w:rsidRDefault="00BB33D1" w:rsidP="00F31FB2">
            <w:pPr>
              <w:spacing w:line="480" w:lineRule="auto"/>
              <w:rPr>
                <w:ins w:id="2226" w:author="Mohammad Nayeem Hasan" w:date="2024-11-03T23:15:00Z"/>
                <w:rFonts w:ascii="Times New Roman" w:hAnsi="Times New Roman" w:cs="Times New Roman"/>
                <w:sz w:val="24"/>
                <w:szCs w:val="24"/>
              </w:rPr>
              <w:pPrChange w:id="2227" w:author="Mohammad Nayeem Hasan" w:date="2024-12-23T01:38:00Z" w16du:dateUtc="2024-12-22T19:38:00Z">
                <w:pPr/>
              </w:pPrChange>
            </w:pPr>
            <w:ins w:id="2228" w:author="Mohammad Nayeem Hasan" w:date="2024-11-03T23:15:00Z">
              <w:r w:rsidRPr="00033637">
                <w:rPr>
                  <w:rFonts w:ascii="Times New Roman" w:hAnsi="Times New Roman" w:cs="Times New Roman"/>
                  <w:sz w:val="24"/>
                  <w:szCs w:val="24"/>
                </w:rPr>
                <w:t>175 (3.4)</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78C64C0E" w14:textId="77777777" w:rsidR="00BB33D1" w:rsidRPr="00033637" w:rsidRDefault="00BB33D1" w:rsidP="00F31FB2">
            <w:pPr>
              <w:spacing w:line="480" w:lineRule="auto"/>
              <w:rPr>
                <w:ins w:id="2229" w:author="Mohammad Nayeem Hasan" w:date="2024-11-03T23:15:00Z"/>
                <w:rFonts w:ascii="Times New Roman" w:hAnsi="Times New Roman" w:cs="Times New Roman"/>
                <w:sz w:val="24"/>
                <w:szCs w:val="24"/>
              </w:rPr>
              <w:pPrChange w:id="2230" w:author="Mohammad Nayeem Hasan" w:date="2024-12-23T01:38:00Z" w16du:dateUtc="2024-12-22T19:38:00Z">
                <w:pPr/>
              </w:pPrChange>
            </w:pPr>
            <w:ins w:id="2231" w:author="Mohammad Nayeem Hasan" w:date="2024-11-03T23:15:00Z">
              <w:r w:rsidRPr="00033637">
                <w:rPr>
                  <w:rFonts w:ascii="Times New Roman" w:hAnsi="Times New Roman" w:cs="Times New Roman"/>
                  <w:sz w:val="24"/>
                  <w:szCs w:val="24"/>
                </w:rPr>
                <w:t>4942 (96.6)</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6A60ADDE" w14:textId="77777777" w:rsidR="00BB33D1" w:rsidRPr="00033637" w:rsidRDefault="00BB33D1" w:rsidP="00F31FB2">
            <w:pPr>
              <w:spacing w:line="480" w:lineRule="auto"/>
              <w:rPr>
                <w:ins w:id="2232" w:author="Mohammad Nayeem Hasan" w:date="2024-11-03T23:15:00Z"/>
                <w:rFonts w:ascii="Times New Roman" w:hAnsi="Times New Roman" w:cs="Times New Roman"/>
                <w:b/>
                <w:bCs/>
                <w:sz w:val="24"/>
                <w:szCs w:val="24"/>
              </w:rPr>
              <w:pPrChange w:id="2233" w:author="Mohammad Nayeem Hasan" w:date="2024-12-23T01:38:00Z" w16du:dateUtc="2024-12-22T19:38:00Z">
                <w:pPr/>
              </w:pPrChange>
            </w:pPr>
            <w:ins w:id="2234" w:author="Mohammad Nayeem Hasan" w:date="2024-11-03T23:15:00Z">
              <w:r w:rsidRPr="00033637">
                <w:rPr>
                  <w:rFonts w:ascii="Times New Roman" w:hAnsi="Times New Roman" w:cs="Times New Roman"/>
                  <w:b/>
                  <w:bCs/>
                  <w:sz w:val="24"/>
                  <w:szCs w:val="24"/>
                </w:rPr>
                <w:t>0.038</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19FB165C" w14:textId="77777777" w:rsidR="00BB33D1" w:rsidRPr="00033637" w:rsidRDefault="00BB33D1" w:rsidP="00F31FB2">
            <w:pPr>
              <w:spacing w:line="480" w:lineRule="auto"/>
              <w:rPr>
                <w:ins w:id="2235" w:author="Mohammad Nayeem Hasan" w:date="2024-11-03T23:15:00Z"/>
                <w:rFonts w:ascii="Times New Roman" w:hAnsi="Times New Roman" w:cs="Times New Roman"/>
                <w:sz w:val="24"/>
                <w:szCs w:val="24"/>
              </w:rPr>
              <w:pPrChange w:id="2236" w:author="Mohammad Nayeem Hasan" w:date="2024-12-23T01:38:00Z" w16du:dateUtc="2024-12-22T19:38:00Z">
                <w:pPr/>
              </w:pPrChange>
            </w:pPr>
            <w:ins w:id="2237" w:author="Mohammad Nayeem Hasan" w:date="2024-11-03T23:15:00Z">
              <w:r w:rsidRPr="00033637">
                <w:rPr>
                  <w:rFonts w:ascii="Times New Roman" w:hAnsi="Times New Roman" w:cs="Times New Roman"/>
                  <w:sz w:val="24"/>
                  <w:szCs w:val="24"/>
                </w:rPr>
                <w:t>541 (7.8)</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509592CD" w14:textId="77777777" w:rsidR="00BB33D1" w:rsidRPr="00033637" w:rsidRDefault="00BB33D1" w:rsidP="00F31FB2">
            <w:pPr>
              <w:spacing w:line="480" w:lineRule="auto"/>
              <w:rPr>
                <w:ins w:id="2238" w:author="Mohammad Nayeem Hasan" w:date="2024-11-03T23:15:00Z"/>
                <w:rFonts w:ascii="Times New Roman" w:hAnsi="Times New Roman" w:cs="Times New Roman"/>
                <w:sz w:val="24"/>
                <w:szCs w:val="24"/>
              </w:rPr>
              <w:pPrChange w:id="2239" w:author="Mohammad Nayeem Hasan" w:date="2024-12-23T01:38:00Z" w16du:dateUtc="2024-12-22T19:38:00Z">
                <w:pPr/>
              </w:pPrChange>
            </w:pPr>
            <w:ins w:id="2240" w:author="Mohammad Nayeem Hasan" w:date="2024-11-03T23:15:00Z">
              <w:r w:rsidRPr="00033637">
                <w:rPr>
                  <w:rFonts w:ascii="Times New Roman" w:hAnsi="Times New Roman" w:cs="Times New Roman"/>
                  <w:sz w:val="24"/>
                  <w:szCs w:val="24"/>
                </w:rPr>
                <w:t>6365 (92.2)</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152D91F9" w14:textId="77777777" w:rsidR="00BB33D1" w:rsidRPr="00033637" w:rsidRDefault="00BB33D1" w:rsidP="00F31FB2">
            <w:pPr>
              <w:spacing w:line="480" w:lineRule="auto"/>
              <w:rPr>
                <w:ins w:id="2241" w:author="Mohammad Nayeem Hasan" w:date="2024-11-03T23:15:00Z"/>
                <w:rFonts w:ascii="Times New Roman" w:hAnsi="Times New Roman" w:cs="Times New Roman"/>
                <w:b/>
                <w:bCs/>
                <w:sz w:val="24"/>
                <w:szCs w:val="24"/>
              </w:rPr>
              <w:pPrChange w:id="2242" w:author="Mohammad Nayeem Hasan" w:date="2024-12-23T01:38:00Z" w16du:dateUtc="2024-12-22T19:38:00Z">
                <w:pPr/>
              </w:pPrChange>
            </w:pPr>
            <w:ins w:id="2243" w:author="Mohammad Nayeem Hasan" w:date="2024-11-03T23:15:00Z">
              <w:r w:rsidRPr="00033637">
                <w:rPr>
                  <w:rFonts w:ascii="Times New Roman" w:hAnsi="Times New Roman" w:cs="Times New Roman"/>
                  <w:b/>
                  <w:bCs/>
                  <w:sz w:val="24"/>
                  <w:szCs w:val="24"/>
                </w:rPr>
                <w:t>0.001</w:t>
              </w:r>
            </w:ins>
          </w:p>
        </w:tc>
      </w:tr>
      <w:tr w:rsidR="00BB33D1" w:rsidRPr="00033637" w14:paraId="0E92EBE0" w14:textId="77777777" w:rsidTr="000C3C54">
        <w:trPr>
          <w:trHeight w:val="288"/>
          <w:jc w:val="center"/>
          <w:ins w:id="2244"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60C642C6" w14:textId="77777777" w:rsidR="00BB33D1" w:rsidRPr="00033637" w:rsidRDefault="00BB33D1" w:rsidP="00F31FB2">
            <w:pPr>
              <w:spacing w:line="480" w:lineRule="auto"/>
              <w:rPr>
                <w:ins w:id="2245" w:author="Mohammad Nayeem Hasan" w:date="2024-11-03T23:15:00Z"/>
                <w:rFonts w:ascii="Times New Roman" w:hAnsi="Times New Roman" w:cs="Times New Roman"/>
                <w:sz w:val="24"/>
                <w:szCs w:val="24"/>
              </w:rPr>
              <w:pPrChange w:id="2246" w:author="Mohammad Nayeem Hasan" w:date="2024-12-23T01:38:00Z" w16du:dateUtc="2024-12-22T19:38:00Z">
                <w:pPr/>
              </w:pPrChange>
            </w:pPr>
            <w:ins w:id="2247" w:author="Mohammad Nayeem Hasan" w:date="2024-11-03T23:15:00Z">
              <w:r w:rsidRPr="00033637">
                <w:rPr>
                  <w:rFonts w:ascii="Times New Roman" w:hAnsi="Times New Roman" w:cs="Times New Roman"/>
                  <w:sz w:val="24"/>
                  <w:szCs w:val="24"/>
                </w:rPr>
                <w:t>No</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30FC8D2F" w14:textId="77777777" w:rsidR="00BB33D1" w:rsidRPr="00033637" w:rsidRDefault="00BB33D1" w:rsidP="00F31FB2">
            <w:pPr>
              <w:spacing w:line="480" w:lineRule="auto"/>
              <w:rPr>
                <w:ins w:id="2248" w:author="Mohammad Nayeem Hasan" w:date="2024-11-03T23:15:00Z"/>
                <w:rFonts w:ascii="Times New Roman" w:hAnsi="Times New Roman" w:cs="Times New Roman"/>
                <w:sz w:val="24"/>
                <w:szCs w:val="24"/>
              </w:rPr>
              <w:pPrChange w:id="2249" w:author="Mohammad Nayeem Hasan" w:date="2024-12-23T01:38:00Z" w16du:dateUtc="2024-12-22T19:38:00Z">
                <w:pPr/>
              </w:pPrChange>
            </w:pPr>
            <w:ins w:id="2250" w:author="Mohammad Nayeem Hasan" w:date="2024-11-03T23:15:00Z">
              <w:r w:rsidRPr="00033637">
                <w:rPr>
                  <w:rFonts w:ascii="Times New Roman" w:hAnsi="Times New Roman" w:cs="Times New Roman"/>
                  <w:sz w:val="24"/>
                  <w:szCs w:val="24"/>
                </w:rPr>
                <w:t>1076 (6.6)</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63C10316" w14:textId="77777777" w:rsidR="00BB33D1" w:rsidRPr="00033637" w:rsidRDefault="00BB33D1" w:rsidP="00F31FB2">
            <w:pPr>
              <w:spacing w:line="480" w:lineRule="auto"/>
              <w:rPr>
                <w:ins w:id="2251" w:author="Mohammad Nayeem Hasan" w:date="2024-11-03T23:15:00Z"/>
                <w:rFonts w:ascii="Times New Roman" w:hAnsi="Times New Roman" w:cs="Times New Roman"/>
                <w:sz w:val="24"/>
                <w:szCs w:val="24"/>
              </w:rPr>
              <w:pPrChange w:id="2252" w:author="Mohammad Nayeem Hasan" w:date="2024-12-23T01:38:00Z" w16du:dateUtc="2024-12-22T19:38:00Z">
                <w:pPr/>
              </w:pPrChange>
            </w:pPr>
            <w:ins w:id="2253" w:author="Mohammad Nayeem Hasan" w:date="2024-11-03T23:15:00Z">
              <w:r w:rsidRPr="00033637">
                <w:rPr>
                  <w:rFonts w:ascii="Times New Roman" w:hAnsi="Times New Roman" w:cs="Times New Roman"/>
                  <w:sz w:val="24"/>
                  <w:szCs w:val="24"/>
                </w:rPr>
                <w:t>15123 (93.4)</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EA059FA" w14:textId="77777777" w:rsidR="00BB33D1" w:rsidRPr="00033637" w:rsidRDefault="00BB33D1" w:rsidP="00F31FB2">
            <w:pPr>
              <w:spacing w:line="480" w:lineRule="auto"/>
              <w:rPr>
                <w:ins w:id="2254" w:author="Mohammad Nayeem Hasan" w:date="2024-11-03T23:15:00Z"/>
                <w:rFonts w:ascii="Times New Roman" w:hAnsi="Times New Roman" w:cs="Times New Roman"/>
                <w:b/>
                <w:bCs/>
                <w:sz w:val="24"/>
                <w:szCs w:val="24"/>
              </w:rPr>
              <w:pPrChange w:id="2255"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68A8B6BE" w14:textId="77777777" w:rsidR="00BB33D1" w:rsidRPr="00033637" w:rsidRDefault="00BB33D1" w:rsidP="00F31FB2">
            <w:pPr>
              <w:spacing w:line="480" w:lineRule="auto"/>
              <w:rPr>
                <w:ins w:id="2256" w:author="Mohammad Nayeem Hasan" w:date="2024-11-03T23:15:00Z"/>
                <w:rFonts w:ascii="Times New Roman" w:hAnsi="Times New Roman" w:cs="Times New Roman"/>
                <w:sz w:val="24"/>
                <w:szCs w:val="24"/>
              </w:rPr>
              <w:pPrChange w:id="2257" w:author="Mohammad Nayeem Hasan" w:date="2024-12-23T01:38:00Z" w16du:dateUtc="2024-12-22T19:38:00Z">
                <w:pPr/>
              </w:pPrChange>
            </w:pPr>
            <w:ins w:id="2258" w:author="Mohammad Nayeem Hasan" w:date="2024-11-03T23:15:00Z">
              <w:r w:rsidRPr="00033637">
                <w:rPr>
                  <w:rFonts w:ascii="Times New Roman" w:hAnsi="Times New Roman" w:cs="Times New Roman"/>
                  <w:sz w:val="24"/>
                  <w:szCs w:val="24"/>
                </w:rPr>
                <w:t>603 (4.2)</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2B7778A8" w14:textId="77777777" w:rsidR="00BB33D1" w:rsidRPr="00033637" w:rsidRDefault="00BB33D1" w:rsidP="00F31FB2">
            <w:pPr>
              <w:spacing w:line="480" w:lineRule="auto"/>
              <w:rPr>
                <w:ins w:id="2259" w:author="Mohammad Nayeem Hasan" w:date="2024-11-03T23:15:00Z"/>
                <w:rFonts w:ascii="Times New Roman" w:hAnsi="Times New Roman" w:cs="Times New Roman"/>
                <w:sz w:val="24"/>
                <w:szCs w:val="24"/>
              </w:rPr>
              <w:pPrChange w:id="2260" w:author="Mohammad Nayeem Hasan" w:date="2024-12-23T01:38:00Z" w16du:dateUtc="2024-12-22T19:38:00Z">
                <w:pPr/>
              </w:pPrChange>
            </w:pPr>
            <w:ins w:id="2261" w:author="Mohammad Nayeem Hasan" w:date="2024-11-03T23:15:00Z">
              <w:r w:rsidRPr="00033637">
                <w:rPr>
                  <w:rFonts w:ascii="Times New Roman" w:hAnsi="Times New Roman" w:cs="Times New Roman"/>
                  <w:sz w:val="24"/>
                  <w:szCs w:val="24"/>
                </w:rPr>
                <w:t>13815 (95.8)</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5C9282" w14:textId="77777777" w:rsidR="00BB33D1" w:rsidRPr="00033637" w:rsidRDefault="00BB33D1" w:rsidP="00F31FB2">
            <w:pPr>
              <w:spacing w:line="480" w:lineRule="auto"/>
              <w:rPr>
                <w:ins w:id="2262" w:author="Mohammad Nayeem Hasan" w:date="2024-11-03T23:15:00Z"/>
                <w:rFonts w:ascii="Times New Roman" w:hAnsi="Times New Roman" w:cs="Times New Roman"/>
                <w:b/>
                <w:bCs/>
                <w:sz w:val="24"/>
                <w:szCs w:val="24"/>
              </w:rPr>
              <w:pPrChange w:id="2263"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776D5805" w14:textId="77777777" w:rsidR="00BB33D1" w:rsidRPr="00033637" w:rsidRDefault="00BB33D1" w:rsidP="00F31FB2">
            <w:pPr>
              <w:spacing w:line="480" w:lineRule="auto"/>
              <w:rPr>
                <w:ins w:id="2264" w:author="Mohammad Nayeem Hasan" w:date="2024-11-03T23:15:00Z"/>
                <w:rFonts w:ascii="Times New Roman" w:hAnsi="Times New Roman" w:cs="Times New Roman"/>
                <w:sz w:val="24"/>
                <w:szCs w:val="24"/>
              </w:rPr>
              <w:pPrChange w:id="2265" w:author="Mohammad Nayeem Hasan" w:date="2024-12-23T01:38:00Z" w16du:dateUtc="2024-12-22T19:38:00Z">
                <w:pPr/>
              </w:pPrChange>
            </w:pPr>
            <w:ins w:id="2266" w:author="Mohammad Nayeem Hasan" w:date="2024-11-03T23:15:00Z">
              <w:r w:rsidRPr="00033637">
                <w:rPr>
                  <w:rFonts w:ascii="Times New Roman" w:hAnsi="Times New Roman" w:cs="Times New Roman"/>
                  <w:sz w:val="24"/>
                  <w:szCs w:val="24"/>
                </w:rPr>
                <w:t>1027 (6.5)</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38D6AD01" w14:textId="77777777" w:rsidR="00BB33D1" w:rsidRPr="00033637" w:rsidRDefault="00BB33D1" w:rsidP="00F31FB2">
            <w:pPr>
              <w:spacing w:line="480" w:lineRule="auto"/>
              <w:rPr>
                <w:ins w:id="2267" w:author="Mohammad Nayeem Hasan" w:date="2024-11-03T23:15:00Z"/>
                <w:rFonts w:ascii="Times New Roman" w:hAnsi="Times New Roman" w:cs="Times New Roman"/>
                <w:sz w:val="24"/>
                <w:szCs w:val="24"/>
              </w:rPr>
              <w:pPrChange w:id="2268" w:author="Mohammad Nayeem Hasan" w:date="2024-12-23T01:38:00Z" w16du:dateUtc="2024-12-22T19:38:00Z">
                <w:pPr/>
              </w:pPrChange>
            </w:pPr>
            <w:ins w:id="2269" w:author="Mohammad Nayeem Hasan" w:date="2024-11-03T23:15:00Z">
              <w:r w:rsidRPr="00033637">
                <w:rPr>
                  <w:rFonts w:ascii="Times New Roman" w:hAnsi="Times New Roman" w:cs="Times New Roman"/>
                  <w:sz w:val="24"/>
                  <w:szCs w:val="24"/>
                </w:rPr>
                <w:t>14781 (93.5)</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B7DC80" w14:textId="77777777" w:rsidR="00BB33D1" w:rsidRPr="00033637" w:rsidRDefault="00BB33D1" w:rsidP="00F31FB2">
            <w:pPr>
              <w:spacing w:line="480" w:lineRule="auto"/>
              <w:rPr>
                <w:ins w:id="2270" w:author="Mohammad Nayeem Hasan" w:date="2024-11-03T23:15:00Z"/>
                <w:rFonts w:ascii="Times New Roman" w:hAnsi="Times New Roman" w:cs="Times New Roman"/>
                <w:b/>
                <w:bCs/>
                <w:sz w:val="24"/>
                <w:szCs w:val="24"/>
              </w:rPr>
              <w:pPrChange w:id="2271" w:author="Mohammad Nayeem Hasan" w:date="2024-12-23T01:38:00Z" w16du:dateUtc="2024-12-22T19:38:00Z">
                <w:pPr/>
              </w:pPrChange>
            </w:pPr>
          </w:p>
        </w:tc>
      </w:tr>
      <w:tr w:rsidR="00BB33D1" w:rsidRPr="00033637" w14:paraId="186EE28A" w14:textId="77777777" w:rsidTr="000C3C54">
        <w:trPr>
          <w:trHeight w:val="288"/>
          <w:jc w:val="center"/>
          <w:ins w:id="2272" w:author="Mohammad Nayeem Hasan" w:date="2024-11-03T23:15: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356FADE4" w14:textId="77777777" w:rsidR="00BB33D1" w:rsidRPr="00033637" w:rsidRDefault="00BB33D1" w:rsidP="00F31FB2">
            <w:pPr>
              <w:spacing w:line="480" w:lineRule="auto"/>
              <w:rPr>
                <w:ins w:id="2273" w:author="Mohammad Nayeem Hasan" w:date="2024-11-03T23:15:00Z"/>
                <w:rFonts w:ascii="Times New Roman" w:hAnsi="Times New Roman" w:cs="Times New Roman"/>
                <w:sz w:val="24"/>
                <w:szCs w:val="24"/>
              </w:rPr>
              <w:pPrChange w:id="2274" w:author="Mohammad Nayeem Hasan" w:date="2024-12-23T01:38:00Z" w16du:dateUtc="2024-12-22T19:38:00Z">
                <w:pPr/>
              </w:pPrChange>
            </w:pPr>
            <w:ins w:id="2275" w:author="Mohammad Nayeem Hasan" w:date="2024-11-03T23:15:00Z">
              <w:r w:rsidRPr="00033637">
                <w:rPr>
                  <w:rFonts w:ascii="Times New Roman" w:hAnsi="Times New Roman" w:cs="Times New Roman"/>
                  <w:sz w:val="24"/>
                  <w:szCs w:val="24"/>
                </w:rPr>
                <w:t>Toilet facility type</w:t>
              </w:r>
            </w:ins>
          </w:p>
        </w:tc>
      </w:tr>
      <w:tr w:rsidR="00BB33D1" w:rsidRPr="00033637" w14:paraId="1A8B5294" w14:textId="77777777" w:rsidTr="000C3C54">
        <w:trPr>
          <w:trHeight w:val="288"/>
          <w:jc w:val="center"/>
          <w:ins w:id="2276"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70F59262" w14:textId="77777777" w:rsidR="00BB33D1" w:rsidRPr="00033637" w:rsidRDefault="00BB33D1" w:rsidP="00F31FB2">
            <w:pPr>
              <w:spacing w:line="480" w:lineRule="auto"/>
              <w:rPr>
                <w:ins w:id="2277" w:author="Mohammad Nayeem Hasan" w:date="2024-11-03T23:15:00Z"/>
                <w:rFonts w:ascii="Times New Roman" w:hAnsi="Times New Roman" w:cs="Times New Roman"/>
                <w:sz w:val="24"/>
                <w:szCs w:val="24"/>
              </w:rPr>
              <w:pPrChange w:id="2278" w:author="Mohammad Nayeem Hasan" w:date="2024-12-23T01:38:00Z" w16du:dateUtc="2024-12-22T19:38:00Z">
                <w:pPr/>
              </w:pPrChange>
            </w:pPr>
            <w:ins w:id="2279" w:author="Mohammad Nayeem Hasan" w:date="2024-11-03T23:15:00Z">
              <w:r w:rsidRPr="00033637">
                <w:rPr>
                  <w:rFonts w:ascii="Times New Roman" w:hAnsi="Times New Roman" w:cs="Times New Roman"/>
                  <w:sz w:val="24"/>
                  <w:szCs w:val="24"/>
                </w:rPr>
                <w:t>Improved</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17FDBA08" w14:textId="77777777" w:rsidR="00BB33D1" w:rsidRPr="00033637" w:rsidRDefault="00BB33D1" w:rsidP="00F31FB2">
            <w:pPr>
              <w:spacing w:line="480" w:lineRule="auto"/>
              <w:rPr>
                <w:ins w:id="2280" w:author="Mohammad Nayeem Hasan" w:date="2024-11-03T23:15:00Z"/>
                <w:rFonts w:ascii="Times New Roman" w:hAnsi="Times New Roman" w:cs="Times New Roman"/>
                <w:sz w:val="24"/>
                <w:szCs w:val="24"/>
              </w:rPr>
              <w:pPrChange w:id="2281" w:author="Mohammad Nayeem Hasan" w:date="2024-12-23T01:38:00Z" w16du:dateUtc="2024-12-22T19:38:00Z">
                <w:pPr/>
              </w:pPrChange>
            </w:pPr>
            <w:ins w:id="2282" w:author="Mohammad Nayeem Hasan" w:date="2024-11-03T23:15:00Z">
              <w:r w:rsidRPr="00033637">
                <w:rPr>
                  <w:rFonts w:ascii="Times New Roman" w:hAnsi="Times New Roman" w:cs="Times New Roman"/>
                  <w:sz w:val="24"/>
                  <w:szCs w:val="24"/>
                </w:rPr>
                <w:t>1436 (6.5)</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7BD68544" w14:textId="77777777" w:rsidR="00BB33D1" w:rsidRPr="00033637" w:rsidRDefault="00BB33D1" w:rsidP="00F31FB2">
            <w:pPr>
              <w:spacing w:line="480" w:lineRule="auto"/>
              <w:rPr>
                <w:ins w:id="2283" w:author="Mohammad Nayeem Hasan" w:date="2024-11-03T23:15:00Z"/>
                <w:rFonts w:ascii="Times New Roman" w:hAnsi="Times New Roman" w:cs="Times New Roman"/>
                <w:sz w:val="24"/>
                <w:szCs w:val="24"/>
              </w:rPr>
              <w:pPrChange w:id="2284" w:author="Mohammad Nayeem Hasan" w:date="2024-12-23T01:38:00Z" w16du:dateUtc="2024-12-22T19:38:00Z">
                <w:pPr/>
              </w:pPrChange>
            </w:pPr>
            <w:ins w:id="2285" w:author="Mohammad Nayeem Hasan" w:date="2024-11-03T23:15:00Z">
              <w:r w:rsidRPr="00033637">
                <w:rPr>
                  <w:rFonts w:ascii="Times New Roman" w:hAnsi="Times New Roman" w:cs="Times New Roman"/>
                  <w:sz w:val="24"/>
                  <w:szCs w:val="24"/>
                </w:rPr>
                <w:t>20646 (93.5)</w:t>
              </w:r>
            </w:ins>
          </w:p>
        </w:tc>
        <w:tc>
          <w:tcPr>
            <w:tcW w:w="689" w:type="pct"/>
            <w:vMerge w:val="restart"/>
            <w:tcBorders>
              <w:top w:val="single" w:sz="4" w:space="0" w:color="auto"/>
              <w:left w:val="single" w:sz="4" w:space="0" w:color="auto"/>
              <w:bottom w:val="single" w:sz="4" w:space="0" w:color="auto"/>
              <w:right w:val="single" w:sz="4" w:space="0" w:color="auto"/>
            </w:tcBorders>
            <w:vAlign w:val="center"/>
            <w:hideMark/>
          </w:tcPr>
          <w:p w14:paraId="6FC38307" w14:textId="77777777" w:rsidR="00BB33D1" w:rsidRPr="00033637" w:rsidRDefault="00BB33D1" w:rsidP="00F31FB2">
            <w:pPr>
              <w:spacing w:line="480" w:lineRule="auto"/>
              <w:rPr>
                <w:ins w:id="2286" w:author="Mohammad Nayeem Hasan" w:date="2024-11-03T23:15:00Z"/>
                <w:rFonts w:ascii="Times New Roman" w:hAnsi="Times New Roman" w:cs="Times New Roman"/>
                <w:b/>
                <w:bCs/>
                <w:sz w:val="24"/>
                <w:szCs w:val="24"/>
              </w:rPr>
              <w:pPrChange w:id="2287" w:author="Mohammad Nayeem Hasan" w:date="2024-12-23T01:38:00Z" w16du:dateUtc="2024-12-22T19:38:00Z">
                <w:pPr/>
              </w:pPrChange>
            </w:pPr>
            <w:ins w:id="2288" w:author="Mohammad Nayeem Hasan" w:date="2024-11-03T23:15:00Z">
              <w:r w:rsidRPr="00033637">
                <w:rPr>
                  <w:rFonts w:ascii="Times New Roman" w:hAnsi="Times New Roman" w:cs="Times New Roman"/>
                  <w:b/>
                  <w:bCs/>
                  <w:sz w:val="24"/>
                  <w:szCs w:val="24"/>
                </w:rPr>
                <w:t>&lt;0.001</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3A86912A" w14:textId="77777777" w:rsidR="00BB33D1" w:rsidRPr="00033637" w:rsidRDefault="00BB33D1" w:rsidP="00F31FB2">
            <w:pPr>
              <w:spacing w:line="480" w:lineRule="auto"/>
              <w:rPr>
                <w:ins w:id="2289" w:author="Mohammad Nayeem Hasan" w:date="2024-11-03T23:15:00Z"/>
                <w:rFonts w:ascii="Times New Roman" w:hAnsi="Times New Roman" w:cs="Times New Roman"/>
                <w:sz w:val="24"/>
                <w:szCs w:val="24"/>
              </w:rPr>
              <w:pPrChange w:id="2290" w:author="Mohammad Nayeem Hasan" w:date="2024-12-23T01:38:00Z" w16du:dateUtc="2024-12-22T19:38:00Z">
                <w:pPr/>
              </w:pPrChange>
            </w:pPr>
            <w:ins w:id="2291" w:author="Mohammad Nayeem Hasan" w:date="2024-11-03T23:15:00Z">
              <w:r w:rsidRPr="00033637">
                <w:rPr>
                  <w:rFonts w:ascii="Times New Roman" w:hAnsi="Times New Roman" w:cs="Times New Roman"/>
                  <w:sz w:val="24"/>
                  <w:szCs w:val="24"/>
                </w:rPr>
                <w:t>758 (4.0)</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577BC835" w14:textId="77777777" w:rsidR="00BB33D1" w:rsidRPr="00033637" w:rsidRDefault="00BB33D1" w:rsidP="00F31FB2">
            <w:pPr>
              <w:spacing w:line="480" w:lineRule="auto"/>
              <w:rPr>
                <w:ins w:id="2292" w:author="Mohammad Nayeem Hasan" w:date="2024-11-03T23:15:00Z"/>
                <w:rFonts w:ascii="Times New Roman" w:hAnsi="Times New Roman" w:cs="Times New Roman"/>
                <w:sz w:val="24"/>
                <w:szCs w:val="24"/>
              </w:rPr>
              <w:pPrChange w:id="2293" w:author="Mohammad Nayeem Hasan" w:date="2024-12-23T01:38:00Z" w16du:dateUtc="2024-12-22T19:38:00Z">
                <w:pPr/>
              </w:pPrChange>
            </w:pPr>
            <w:ins w:id="2294" w:author="Mohammad Nayeem Hasan" w:date="2024-11-03T23:15:00Z">
              <w:r w:rsidRPr="00033637">
                <w:rPr>
                  <w:rFonts w:ascii="Times New Roman" w:hAnsi="Times New Roman" w:cs="Times New Roman"/>
                  <w:sz w:val="24"/>
                  <w:szCs w:val="24"/>
                </w:rPr>
                <w:t>18343 (96.0)</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42BC6BD3" w14:textId="77777777" w:rsidR="00BB33D1" w:rsidRPr="00033637" w:rsidRDefault="00BB33D1" w:rsidP="00F31FB2">
            <w:pPr>
              <w:spacing w:line="480" w:lineRule="auto"/>
              <w:rPr>
                <w:ins w:id="2295" w:author="Mohammad Nayeem Hasan" w:date="2024-11-03T23:15:00Z"/>
                <w:rFonts w:ascii="Times New Roman" w:hAnsi="Times New Roman" w:cs="Times New Roman"/>
                <w:sz w:val="24"/>
                <w:szCs w:val="24"/>
              </w:rPr>
              <w:pPrChange w:id="2296" w:author="Mohammad Nayeem Hasan" w:date="2024-12-23T01:38:00Z" w16du:dateUtc="2024-12-22T19:38:00Z">
                <w:pPr/>
              </w:pPrChange>
            </w:pPr>
            <w:ins w:id="2297" w:author="Mohammad Nayeem Hasan" w:date="2024-11-03T23:15:00Z">
              <w:r w:rsidRPr="00033637">
                <w:rPr>
                  <w:rFonts w:ascii="Times New Roman" w:hAnsi="Times New Roman" w:cs="Times New Roman"/>
                  <w:sz w:val="24"/>
                  <w:szCs w:val="24"/>
                </w:rPr>
                <w:t>0.868</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51815DEF" w14:textId="77777777" w:rsidR="00BB33D1" w:rsidRPr="00033637" w:rsidRDefault="00BB33D1" w:rsidP="00F31FB2">
            <w:pPr>
              <w:spacing w:line="480" w:lineRule="auto"/>
              <w:rPr>
                <w:ins w:id="2298" w:author="Mohammad Nayeem Hasan" w:date="2024-11-03T23:15:00Z"/>
                <w:rFonts w:ascii="Times New Roman" w:hAnsi="Times New Roman" w:cs="Times New Roman"/>
                <w:sz w:val="24"/>
                <w:szCs w:val="24"/>
              </w:rPr>
              <w:pPrChange w:id="2299" w:author="Mohammad Nayeem Hasan" w:date="2024-12-23T01:38:00Z" w16du:dateUtc="2024-12-22T19:38:00Z">
                <w:pPr/>
              </w:pPrChange>
            </w:pPr>
            <w:ins w:id="2300" w:author="Mohammad Nayeem Hasan" w:date="2024-11-03T23:15:00Z">
              <w:r w:rsidRPr="00033637">
                <w:rPr>
                  <w:rFonts w:ascii="Times New Roman" w:hAnsi="Times New Roman" w:cs="Times New Roman"/>
                  <w:sz w:val="24"/>
                  <w:szCs w:val="24"/>
                </w:rPr>
                <w:t>1491 (6.8)</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6AFD8352" w14:textId="77777777" w:rsidR="00BB33D1" w:rsidRPr="00033637" w:rsidRDefault="00BB33D1" w:rsidP="00F31FB2">
            <w:pPr>
              <w:spacing w:line="480" w:lineRule="auto"/>
              <w:rPr>
                <w:ins w:id="2301" w:author="Mohammad Nayeem Hasan" w:date="2024-11-03T23:15:00Z"/>
                <w:rFonts w:ascii="Times New Roman" w:hAnsi="Times New Roman" w:cs="Times New Roman"/>
                <w:sz w:val="24"/>
                <w:szCs w:val="24"/>
              </w:rPr>
              <w:pPrChange w:id="2302" w:author="Mohammad Nayeem Hasan" w:date="2024-12-23T01:38:00Z" w16du:dateUtc="2024-12-22T19:38:00Z">
                <w:pPr/>
              </w:pPrChange>
            </w:pPr>
            <w:ins w:id="2303" w:author="Mohammad Nayeem Hasan" w:date="2024-11-03T23:15:00Z">
              <w:r w:rsidRPr="00033637">
                <w:rPr>
                  <w:rFonts w:ascii="Times New Roman" w:hAnsi="Times New Roman" w:cs="Times New Roman"/>
                  <w:sz w:val="24"/>
                  <w:szCs w:val="24"/>
                </w:rPr>
                <w:t>20531 (93.2)</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1AA3D767" w14:textId="77777777" w:rsidR="00BB33D1" w:rsidRPr="00033637" w:rsidRDefault="00BB33D1" w:rsidP="00F31FB2">
            <w:pPr>
              <w:spacing w:line="480" w:lineRule="auto"/>
              <w:rPr>
                <w:ins w:id="2304" w:author="Mohammad Nayeem Hasan" w:date="2024-11-03T23:15:00Z"/>
                <w:rFonts w:ascii="Times New Roman" w:hAnsi="Times New Roman" w:cs="Times New Roman"/>
                <w:b/>
                <w:bCs/>
                <w:sz w:val="24"/>
                <w:szCs w:val="24"/>
              </w:rPr>
              <w:pPrChange w:id="2305" w:author="Mohammad Nayeem Hasan" w:date="2024-12-23T01:38:00Z" w16du:dateUtc="2024-12-22T19:38:00Z">
                <w:pPr/>
              </w:pPrChange>
            </w:pPr>
            <w:ins w:id="2306" w:author="Mohammad Nayeem Hasan" w:date="2024-11-03T23:15:00Z">
              <w:r w:rsidRPr="00033637">
                <w:rPr>
                  <w:rFonts w:ascii="Times New Roman" w:hAnsi="Times New Roman" w:cs="Times New Roman"/>
                  <w:b/>
                  <w:bCs/>
                  <w:sz w:val="24"/>
                  <w:szCs w:val="24"/>
                </w:rPr>
                <w:t>0.001</w:t>
              </w:r>
            </w:ins>
          </w:p>
        </w:tc>
      </w:tr>
      <w:tr w:rsidR="00BB33D1" w:rsidRPr="00033637" w14:paraId="75CC05CF" w14:textId="77777777" w:rsidTr="000C3C54">
        <w:trPr>
          <w:trHeight w:val="288"/>
          <w:jc w:val="center"/>
          <w:ins w:id="2307"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6DEBA82B" w14:textId="77777777" w:rsidR="00BB33D1" w:rsidRPr="00033637" w:rsidRDefault="00BB33D1" w:rsidP="00F31FB2">
            <w:pPr>
              <w:spacing w:line="480" w:lineRule="auto"/>
              <w:rPr>
                <w:ins w:id="2308" w:author="Mohammad Nayeem Hasan" w:date="2024-11-03T23:15:00Z"/>
                <w:rFonts w:ascii="Times New Roman" w:hAnsi="Times New Roman" w:cs="Times New Roman"/>
                <w:sz w:val="24"/>
                <w:szCs w:val="24"/>
              </w:rPr>
              <w:pPrChange w:id="2309" w:author="Mohammad Nayeem Hasan" w:date="2024-12-23T01:38:00Z" w16du:dateUtc="2024-12-22T19:38:00Z">
                <w:pPr/>
              </w:pPrChange>
            </w:pPr>
            <w:ins w:id="2310" w:author="Mohammad Nayeem Hasan" w:date="2024-11-03T23:15:00Z">
              <w:r w:rsidRPr="00033637">
                <w:rPr>
                  <w:rFonts w:ascii="Times New Roman" w:hAnsi="Times New Roman" w:cs="Times New Roman"/>
                  <w:sz w:val="24"/>
                  <w:szCs w:val="24"/>
                </w:rPr>
                <w:t>Non-improved</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049F6080" w14:textId="77777777" w:rsidR="00BB33D1" w:rsidRPr="00033637" w:rsidRDefault="00BB33D1" w:rsidP="00F31FB2">
            <w:pPr>
              <w:spacing w:line="480" w:lineRule="auto"/>
              <w:rPr>
                <w:ins w:id="2311" w:author="Mohammad Nayeem Hasan" w:date="2024-11-03T23:15:00Z"/>
                <w:rFonts w:ascii="Times New Roman" w:hAnsi="Times New Roman" w:cs="Times New Roman"/>
                <w:sz w:val="24"/>
                <w:szCs w:val="24"/>
              </w:rPr>
              <w:pPrChange w:id="2312" w:author="Mohammad Nayeem Hasan" w:date="2024-12-23T01:38:00Z" w16du:dateUtc="2024-12-22T19:38:00Z">
                <w:pPr/>
              </w:pPrChange>
            </w:pPr>
            <w:ins w:id="2313" w:author="Mohammad Nayeem Hasan" w:date="2024-11-03T23:15:00Z">
              <w:r w:rsidRPr="00033637">
                <w:rPr>
                  <w:rFonts w:ascii="Times New Roman" w:hAnsi="Times New Roman" w:cs="Times New Roman"/>
                  <w:sz w:val="24"/>
                  <w:szCs w:val="24"/>
                </w:rPr>
                <w:t>814 (8.7)</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7145D11C" w14:textId="77777777" w:rsidR="00BB33D1" w:rsidRPr="00033637" w:rsidRDefault="00BB33D1" w:rsidP="00F31FB2">
            <w:pPr>
              <w:spacing w:line="480" w:lineRule="auto"/>
              <w:rPr>
                <w:ins w:id="2314" w:author="Mohammad Nayeem Hasan" w:date="2024-11-03T23:15:00Z"/>
                <w:rFonts w:ascii="Times New Roman" w:hAnsi="Times New Roman" w:cs="Times New Roman"/>
                <w:sz w:val="24"/>
                <w:szCs w:val="24"/>
              </w:rPr>
              <w:pPrChange w:id="2315" w:author="Mohammad Nayeem Hasan" w:date="2024-12-23T01:38:00Z" w16du:dateUtc="2024-12-22T19:38:00Z">
                <w:pPr/>
              </w:pPrChange>
            </w:pPr>
            <w:ins w:id="2316" w:author="Mohammad Nayeem Hasan" w:date="2024-11-03T23:15:00Z">
              <w:r w:rsidRPr="00033637">
                <w:rPr>
                  <w:rFonts w:ascii="Times New Roman" w:hAnsi="Times New Roman" w:cs="Times New Roman"/>
                  <w:sz w:val="24"/>
                  <w:szCs w:val="24"/>
                </w:rPr>
                <w:t>8597 (91.4)</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740B5F" w14:textId="77777777" w:rsidR="00BB33D1" w:rsidRPr="00033637" w:rsidRDefault="00BB33D1" w:rsidP="00F31FB2">
            <w:pPr>
              <w:spacing w:line="480" w:lineRule="auto"/>
              <w:rPr>
                <w:ins w:id="2317" w:author="Mohammad Nayeem Hasan" w:date="2024-11-03T23:15:00Z"/>
                <w:rFonts w:ascii="Times New Roman" w:hAnsi="Times New Roman" w:cs="Times New Roman"/>
                <w:b/>
                <w:bCs/>
                <w:sz w:val="24"/>
                <w:szCs w:val="24"/>
              </w:rPr>
              <w:pPrChange w:id="2318"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64E4FA13" w14:textId="77777777" w:rsidR="00BB33D1" w:rsidRPr="00033637" w:rsidRDefault="00BB33D1" w:rsidP="00F31FB2">
            <w:pPr>
              <w:spacing w:line="480" w:lineRule="auto"/>
              <w:rPr>
                <w:ins w:id="2319" w:author="Mohammad Nayeem Hasan" w:date="2024-11-03T23:15:00Z"/>
                <w:rFonts w:ascii="Times New Roman" w:hAnsi="Times New Roman" w:cs="Times New Roman"/>
                <w:sz w:val="24"/>
                <w:szCs w:val="24"/>
              </w:rPr>
              <w:pPrChange w:id="2320" w:author="Mohammad Nayeem Hasan" w:date="2024-12-23T01:38:00Z" w16du:dateUtc="2024-12-22T19:38:00Z">
                <w:pPr/>
              </w:pPrChange>
            </w:pPr>
            <w:ins w:id="2321" w:author="Mohammad Nayeem Hasan" w:date="2024-11-03T23:15:00Z">
              <w:r w:rsidRPr="00033637">
                <w:rPr>
                  <w:rFonts w:ascii="Times New Roman" w:hAnsi="Times New Roman" w:cs="Times New Roman"/>
                  <w:sz w:val="24"/>
                  <w:szCs w:val="24"/>
                </w:rPr>
                <w:t>31 (4.1)</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3F5A9E71" w14:textId="77777777" w:rsidR="00BB33D1" w:rsidRPr="00033637" w:rsidRDefault="00BB33D1" w:rsidP="00F31FB2">
            <w:pPr>
              <w:spacing w:line="480" w:lineRule="auto"/>
              <w:rPr>
                <w:ins w:id="2322" w:author="Mohammad Nayeem Hasan" w:date="2024-11-03T23:15:00Z"/>
                <w:rFonts w:ascii="Times New Roman" w:hAnsi="Times New Roman" w:cs="Times New Roman"/>
                <w:sz w:val="24"/>
                <w:szCs w:val="24"/>
              </w:rPr>
              <w:pPrChange w:id="2323" w:author="Mohammad Nayeem Hasan" w:date="2024-12-23T01:38:00Z" w16du:dateUtc="2024-12-22T19:38:00Z">
                <w:pPr/>
              </w:pPrChange>
            </w:pPr>
            <w:ins w:id="2324" w:author="Mohammad Nayeem Hasan" w:date="2024-11-03T23:15:00Z">
              <w:r w:rsidRPr="00033637">
                <w:rPr>
                  <w:rFonts w:ascii="Times New Roman" w:hAnsi="Times New Roman" w:cs="Times New Roman"/>
                  <w:sz w:val="24"/>
                  <w:szCs w:val="24"/>
                </w:rPr>
                <w:t>729 (95.9)</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27D3257" w14:textId="77777777" w:rsidR="00BB33D1" w:rsidRPr="00033637" w:rsidRDefault="00BB33D1" w:rsidP="00F31FB2">
            <w:pPr>
              <w:spacing w:line="480" w:lineRule="auto"/>
              <w:rPr>
                <w:ins w:id="2325" w:author="Mohammad Nayeem Hasan" w:date="2024-11-03T23:15:00Z"/>
                <w:rFonts w:ascii="Times New Roman" w:hAnsi="Times New Roman" w:cs="Times New Roman"/>
                <w:sz w:val="24"/>
                <w:szCs w:val="24"/>
              </w:rPr>
              <w:pPrChange w:id="2326"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6800EC8D" w14:textId="77777777" w:rsidR="00BB33D1" w:rsidRPr="00033637" w:rsidRDefault="00BB33D1" w:rsidP="00F31FB2">
            <w:pPr>
              <w:spacing w:line="480" w:lineRule="auto"/>
              <w:rPr>
                <w:ins w:id="2327" w:author="Mohammad Nayeem Hasan" w:date="2024-11-03T23:15:00Z"/>
                <w:rFonts w:ascii="Times New Roman" w:hAnsi="Times New Roman" w:cs="Times New Roman"/>
                <w:sz w:val="24"/>
                <w:szCs w:val="24"/>
              </w:rPr>
              <w:pPrChange w:id="2328" w:author="Mohammad Nayeem Hasan" w:date="2024-12-23T01:38:00Z" w16du:dateUtc="2024-12-22T19:38:00Z">
                <w:pPr/>
              </w:pPrChange>
            </w:pPr>
            <w:ins w:id="2329" w:author="Mohammad Nayeem Hasan" w:date="2024-11-03T23:15:00Z">
              <w:r w:rsidRPr="00033637">
                <w:rPr>
                  <w:rFonts w:ascii="Times New Roman" w:hAnsi="Times New Roman" w:cs="Times New Roman"/>
                  <w:sz w:val="24"/>
                  <w:szCs w:val="24"/>
                </w:rPr>
                <w:t>104 (9.8)</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067FB8DD" w14:textId="77777777" w:rsidR="00BB33D1" w:rsidRPr="00033637" w:rsidRDefault="00BB33D1" w:rsidP="00F31FB2">
            <w:pPr>
              <w:spacing w:line="480" w:lineRule="auto"/>
              <w:rPr>
                <w:ins w:id="2330" w:author="Mohammad Nayeem Hasan" w:date="2024-11-03T23:15:00Z"/>
                <w:rFonts w:ascii="Times New Roman" w:hAnsi="Times New Roman" w:cs="Times New Roman"/>
                <w:sz w:val="24"/>
                <w:szCs w:val="24"/>
              </w:rPr>
              <w:pPrChange w:id="2331" w:author="Mohammad Nayeem Hasan" w:date="2024-12-23T01:38:00Z" w16du:dateUtc="2024-12-22T19:38:00Z">
                <w:pPr/>
              </w:pPrChange>
            </w:pPr>
            <w:ins w:id="2332" w:author="Mohammad Nayeem Hasan" w:date="2024-11-03T23:15:00Z">
              <w:r w:rsidRPr="00033637">
                <w:rPr>
                  <w:rFonts w:ascii="Times New Roman" w:hAnsi="Times New Roman" w:cs="Times New Roman"/>
                  <w:sz w:val="24"/>
                  <w:szCs w:val="24"/>
                </w:rPr>
                <w:t>958 (90.2)</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E3AF61" w14:textId="77777777" w:rsidR="00BB33D1" w:rsidRPr="00033637" w:rsidRDefault="00BB33D1" w:rsidP="00F31FB2">
            <w:pPr>
              <w:spacing w:line="480" w:lineRule="auto"/>
              <w:rPr>
                <w:ins w:id="2333" w:author="Mohammad Nayeem Hasan" w:date="2024-11-03T23:15:00Z"/>
                <w:rFonts w:ascii="Times New Roman" w:hAnsi="Times New Roman" w:cs="Times New Roman"/>
                <w:b/>
                <w:bCs/>
                <w:sz w:val="24"/>
                <w:szCs w:val="24"/>
              </w:rPr>
              <w:pPrChange w:id="2334" w:author="Mohammad Nayeem Hasan" w:date="2024-12-23T01:38:00Z" w16du:dateUtc="2024-12-22T19:38:00Z">
                <w:pPr/>
              </w:pPrChange>
            </w:pPr>
          </w:p>
        </w:tc>
      </w:tr>
      <w:tr w:rsidR="00BB33D1" w:rsidRPr="00033637" w14:paraId="5A57438F" w14:textId="77777777" w:rsidTr="000C3C54">
        <w:trPr>
          <w:trHeight w:val="288"/>
          <w:jc w:val="center"/>
          <w:ins w:id="2335" w:author="Mohammad Nayeem Hasan" w:date="2024-11-03T23:15: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2F07D3DB" w14:textId="77777777" w:rsidR="00BB33D1" w:rsidRPr="00033637" w:rsidRDefault="00BB33D1" w:rsidP="00F31FB2">
            <w:pPr>
              <w:spacing w:line="480" w:lineRule="auto"/>
              <w:rPr>
                <w:ins w:id="2336" w:author="Mohammad Nayeem Hasan" w:date="2024-11-03T23:15:00Z"/>
                <w:rFonts w:ascii="Times New Roman" w:hAnsi="Times New Roman" w:cs="Times New Roman"/>
                <w:sz w:val="24"/>
                <w:szCs w:val="24"/>
              </w:rPr>
              <w:pPrChange w:id="2337" w:author="Mohammad Nayeem Hasan" w:date="2024-12-23T01:38:00Z" w16du:dateUtc="2024-12-22T19:38:00Z">
                <w:pPr/>
              </w:pPrChange>
            </w:pPr>
            <w:ins w:id="2338" w:author="Mohammad Nayeem Hasan" w:date="2024-11-03T23:15:00Z">
              <w:r w:rsidRPr="00033637">
                <w:rPr>
                  <w:rFonts w:ascii="Times New Roman" w:hAnsi="Times New Roman" w:cs="Times New Roman"/>
                  <w:sz w:val="24"/>
                  <w:szCs w:val="24"/>
                </w:rPr>
                <w:t>Salt iodization</w:t>
              </w:r>
            </w:ins>
          </w:p>
        </w:tc>
      </w:tr>
      <w:tr w:rsidR="00BB33D1" w:rsidRPr="00033637" w14:paraId="73198C68" w14:textId="77777777" w:rsidTr="000C3C54">
        <w:trPr>
          <w:trHeight w:val="288"/>
          <w:jc w:val="center"/>
          <w:ins w:id="2339"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60C7BE55" w14:textId="77777777" w:rsidR="00BB33D1" w:rsidRPr="00033637" w:rsidRDefault="00BB33D1" w:rsidP="00F31FB2">
            <w:pPr>
              <w:spacing w:line="480" w:lineRule="auto"/>
              <w:rPr>
                <w:ins w:id="2340" w:author="Mohammad Nayeem Hasan" w:date="2024-11-03T23:15:00Z"/>
                <w:rFonts w:ascii="Times New Roman" w:hAnsi="Times New Roman" w:cs="Times New Roman"/>
                <w:sz w:val="24"/>
                <w:szCs w:val="24"/>
              </w:rPr>
              <w:pPrChange w:id="2341" w:author="Mohammad Nayeem Hasan" w:date="2024-12-23T01:38:00Z" w16du:dateUtc="2024-12-22T19:38:00Z">
                <w:pPr/>
              </w:pPrChange>
            </w:pPr>
            <w:ins w:id="2342" w:author="Mohammad Nayeem Hasan" w:date="2024-11-03T23:15:00Z">
              <w:r w:rsidRPr="00033637">
                <w:rPr>
                  <w:rFonts w:ascii="Times New Roman" w:hAnsi="Times New Roman" w:cs="Times New Roman"/>
                  <w:sz w:val="24"/>
                  <w:szCs w:val="24"/>
                </w:rPr>
                <w:lastRenderedPageBreak/>
                <w:t>Yes</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69DDA69B" w14:textId="77777777" w:rsidR="00BB33D1" w:rsidRPr="00033637" w:rsidRDefault="00BB33D1" w:rsidP="00F31FB2">
            <w:pPr>
              <w:spacing w:line="480" w:lineRule="auto"/>
              <w:rPr>
                <w:ins w:id="2343" w:author="Mohammad Nayeem Hasan" w:date="2024-11-03T23:15:00Z"/>
                <w:rFonts w:ascii="Times New Roman" w:hAnsi="Times New Roman" w:cs="Times New Roman"/>
                <w:sz w:val="24"/>
                <w:szCs w:val="24"/>
              </w:rPr>
              <w:pPrChange w:id="2344" w:author="Mohammad Nayeem Hasan" w:date="2024-12-23T01:38:00Z" w16du:dateUtc="2024-12-22T19:38:00Z">
                <w:pPr/>
              </w:pPrChange>
            </w:pPr>
            <w:ins w:id="2345" w:author="Mohammad Nayeem Hasan" w:date="2024-11-03T23:15:00Z">
              <w:r w:rsidRPr="00033637">
                <w:rPr>
                  <w:rFonts w:ascii="Times New Roman" w:hAnsi="Times New Roman" w:cs="Times New Roman"/>
                  <w:sz w:val="24"/>
                  <w:szCs w:val="24"/>
                </w:rPr>
                <w:t>1803 (6.9)</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774D7F71" w14:textId="77777777" w:rsidR="00BB33D1" w:rsidRPr="00033637" w:rsidRDefault="00BB33D1" w:rsidP="00F31FB2">
            <w:pPr>
              <w:spacing w:line="480" w:lineRule="auto"/>
              <w:rPr>
                <w:ins w:id="2346" w:author="Mohammad Nayeem Hasan" w:date="2024-11-03T23:15:00Z"/>
                <w:rFonts w:ascii="Times New Roman" w:hAnsi="Times New Roman" w:cs="Times New Roman"/>
                <w:sz w:val="24"/>
                <w:szCs w:val="24"/>
              </w:rPr>
              <w:pPrChange w:id="2347" w:author="Mohammad Nayeem Hasan" w:date="2024-12-23T01:38:00Z" w16du:dateUtc="2024-12-22T19:38:00Z">
                <w:pPr/>
              </w:pPrChange>
            </w:pPr>
            <w:ins w:id="2348" w:author="Mohammad Nayeem Hasan" w:date="2024-11-03T23:15:00Z">
              <w:r w:rsidRPr="00033637">
                <w:rPr>
                  <w:rFonts w:ascii="Times New Roman" w:hAnsi="Times New Roman" w:cs="Times New Roman"/>
                  <w:sz w:val="24"/>
                  <w:szCs w:val="24"/>
                </w:rPr>
                <w:t>24430 (93.1)</w:t>
              </w:r>
            </w:ins>
          </w:p>
        </w:tc>
        <w:tc>
          <w:tcPr>
            <w:tcW w:w="689" w:type="pct"/>
            <w:vMerge w:val="restart"/>
            <w:tcBorders>
              <w:top w:val="single" w:sz="4" w:space="0" w:color="auto"/>
              <w:left w:val="single" w:sz="4" w:space="0" w:color="auto"/>
              <w:bottom w:val="single" w:sz="4" w:space="0" w:color="auto"/>
              <w:right w:val="single" w:sz="4" w:space="0" w:color="auto"/>
            </w:tcBorders>
            <w:vAlign w:val="center"/>
            <w:hideMark/>
          </w:tcPr>
          <w:p w14:paraId="731F0AE8" w14:textId="77777777" w:rsidR="00BB33D1" w:rsidRPr="00033637" w:rsidRDefault="00BB33D1" w:rsidP="00F31FB2">
            <w:pPr>
              <w:spacing w:line="480" w:lineRule="auto"/>
              <w:rPr>
                <w:ins w:id="2349" w:author="Mohammad Nayeem Hasan" w:date="2024-11-03T23:15:00Z"/>
                <w:rFonts w:ascii="Times New Roman" w:hAnsi="Times New Roman" w:cs="Times New Roman"/>
                <w:b/>
                <w:bCs/>
                <w:sz w:val="24"/>
                <w:szCs w:val="24"/>
              </w:rPr>
              <w:pPrChange w:id="2350" w:author="Mohammad Nayeem Hasan" w:date="2024-12-23T01:38:00Z" w16du:dateUtc="2024-12-22T19:38:00Z">
                <w:pPr/>
              </w:pPrChange>
            </w:pPr>
            <w:ins w:id="2351" w:author="Mohammad Nayeem Hasan" w:date="2024-11-03T23:15:00Z">
              <w:r w:rsidRPr="00033637">
                <w:rPr>
                  <w:rFonts w:ascii="Times New Roman" w:hAnsi="Times New Roman" w:cs="Times New Roman"/>
                  <w:b/>
                  <w:bCs/>
                  <w:sz w:val="24"/>
                  <w:szCs w:val="24"/>
                </w:rPr>
                <w:t>&lt;0.001</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08F2660A" w14:textId="77777777" w:rsidR="00BB33D1" w:rsidRPr="00033637" w:rsidRDefault="00BB33D1" w:rsidP="00F31FB2">
            <w:pPr>
              <w:spacing w:line="480" w:lineRule="auto"/>
              <w:rPr>
                <w:ins w:id="2352" w:author="Mohammad Nayeem Hasan" w:date="2024-11-03T23:15:00Z"/>
                <w:rFonts w:ascii="Times New Roman" w:hAnsi="Times New Roman" w:cs="Times New Roman"/>
                <w:sz w:val="24"/>
                <w:szCs w:val="24"/>
              </w:rPr>
              <w:pPrChange w:id="2353" w:author="Mohammad Nayeem Hasan" w:date="2024-12-23T01:38:00Z" w16du:dateUtc="2024-12-22T19:38:00Z">
                <w:pPr/>
              </w:pPrChange>
            </w:pPr>
            <w:ins w:id="2354" w:author="Mohammad Nayeem Hasan" w:date="2024-11-03T23:15:00Z">
              <w:r w:rsidRPr="00033637">
                <w:rPr>
                  <w:rFonts w:ascii="Times New Roman" w:hAnsi="Times New Roman" w:cs="Times New Roman"/>
                  <w:sz w:val="24"/>
                  <w:szCs w:val="24"/>
                </w:rPr>
                <w:t>591 (4.0)</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56413592" w14:textId="77777777" w:rsidR="00BB33D1" w:rsidRPr="00033637" w:rsidRDefault="00BB33D1" w:rsidP="00F31FB2">
            <w:pPr>
              <w:spacing w:line="480" w:lineRule="auto"/>
              <w:rPr>
                <w:ins w:id="2355" w:author="Mohammad Nayeem Hasan" w:date="2024-11-03T23:15:00Z"/>
                <w:rFonts w:ascii="Times New Roman" w:hAnsi="Times New Roman" w:cs="Times New Roman"/>
                <w:sz w:val="24"/>
                <w:szCs w:val="24"/>
              </w:rPr>
              <w:pPrChange w:id="2356" w:author="Mohammad Nayeem Hasan" w:date="2024-12-23T01:38:00Z" w16du:dateUtc="2024-12-22T19:38:00Z">
                <w:pPr/>
              </w:pPrChange>
            </w:pPr>
            <w:ins w:id="2357" w:author="Mohammad Nayeem Hasan" w:date="2024-11-03T23:15:00Z">
              <w:r w:rsidRPr="00033637">
                <w:rPr>
                  <w:rFonts w:ascii="Times New Roman" w:hAnsi="Times New Roman" w:cs="Times New Roman"/>
                  <w:sz w:val="24"/>
                  <w:szCs w:val="24"/>
                </w:rPr>
                <w:t>14067 (96.0)</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1EB0F4C3" w14:textId="77777777" w:rsidR="00BB33D1" w:rsidRPr="00033637" w:rsidRDefault="00BB33D1" w:rsidP="00F31FB2">
            <w:pPr>
              <w:spacing w:line="480" w:lineRule="auto"/>
              <w:rPr>
                <w:ins w:id="2358" w:author="Mohammad Nayeem Hasan" w:date="2024-11-03T23:15:00Z"/>
                <w:rFonts w:ascii="Times New Roman" w:hAnsi="Times New Roman" w:cs="Times New Roman"/>
                <w:sz w:val="24"/>
                <w:szCs w:val="24"/>
              </w:rPr>
              <w:pPrChange w:id="2359" w:author="Mohammad Nayeem Hasan" w:date="2024-12-23T01:38:00Z" w16du:dateUtc="2024-12-22T19:38:00Z">
                <w:pPr/>
              </w:pPrChange>
            </w:pPr>
            <w:ins w:id="2360" w:author="Mohammad Nayeem Hasan" w:date="2024-11-03T23:15:00Z">
              <w:r w:rsidRPr="00033637">
                <w:rPr>
                  <w:rFonts w:ascii="Times New Roman" w:hAnsi="Times New Roman" w:cs="Times New Roman"/>
                  <w:sz w:val="24"/>
                  <w:szCs w:val="24"/>
                </w:rPr>
                <w:t>0.601</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05AAA4B3" w14:textId="77777777" w:rsidR="00BB33D1" w:rsidRPr="00033637" w:rsidRDefault="00BB33D1" w:rsidP="00F31FB2">
            <w:pPr>
              <w:spacing w:line="480" w:lineRule="auto"/>
              <w:rPr>
                <w:ins w:id="2361" w:author="Mohammad Nayeem Hasan" w:date="2024-11-03T23:15:00Z"/>
                <w:rFonts w:ascii="Times New Roman" w:hAnsi="Times New Roman" w:cs="Times New Roman"/>
                <w:sz w:val="24"/>
                <w:szCs w:val="24"/>
              </w:rPr>
              <w:pPrChange w:id="2362" w:author="Mohammad Nayeem Hasan" w:date="2024-12-23T01:38:00Z" w16du:dateUtc="2024-12-22T19:38:00Z">
                <w:pPr/>
              </w:pPrChange>
            </w:pPr>
            <w:ins w:id="2363" w:author="Mohammad Nayeem Hasan" w:date="2024-11-03T23:15:00Z">
              <w:r w:rsidRPr="00033637">
                <w:rPr>
                  <w:rFonts w:ascii="Times New Roman" w:hAnsi="Times New Roman" w:cs="Times New Roman"/>
                  <w:sz w:val="24"/>
                  <w:szCs w:val="24"/>
                </w:rPr>
                <w:t>1141 (6.6)</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7E7D21EB" w14:textId="77777777" w:rsidR="00BB33D1" w:rsidRPr="00033637" w:rsidRDefault="00BB33D1" w:rsidP="00F31FB2">
            <w:pPr>
              <w:spacing w:line="480" w:lineRule="auto"/>
              <w:rPr>
                <w:ins w:id="2364" w:author="Mohammad Nayeem Hasan" w:date="2024-11-03T23:15:00Z"/>
                <w:rFonts w:ascii="Times New Roman" w:hAnsi="Times New Roman" w:cs="Times New Roman"/>
                <w:sz w:val="24"/>
                <w:szCs w:val="24"/>
              </w:rPr>
              <w:pPrChange w:id="2365" w:author="Mohammad Nayeem Hasan" w:date="2024-12-23T01:38:00Z" w16du:dateUtc="2024-12-22T19:38:00Z">
                <w:pPr/>
              </w:pPrChange>
            </w:pPr>
            <w:ins w:id="2366" w:author="Mohammad Nayeem Hasan" w:date="2024-11-03T23:15:00Z">
              <w:r w:rsidRPr="00033637">
                <w:rPr>
                  <w:rFonts w:ascii="Times New Roman" w:hAnsi="Times New Roman" w:cs="Times New Roman"/>
                  <w:sz w:val="24"/>
                  <w:szCs w:val="24"/>
                </w:rPr>
                <w:t>16239 (93.4)</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218B2BBC" w14:textId="77777777" w:rsidR="00BB33D1" w:rsidRPr="00033637" w:rsidRDefault="00BB33D1" w:rsidP="00F31FB2">
            <w:pPr>
              <w:spacing w:line="480" w:lineRule="auto"/>
              <w:rPr>
                <w:ins w:id="2367" w:author="Mohammad Nayeem Hasan" w:date="2024-11-03T23:15:00Z"/>
                <w:rFonts w:ascii="Times New Roman" w:hAnsi="Times New Roman" w:cs="Times New Roman"/>
                <w:b/>
                <w:bCs/>
                <w:sz w:val="24"/>
                <w:szCs w:val="24"/>
              </w:rPr>
              <w:pPrChange w:id="2368" w:author="Mohammad Nayeem Hasan" w:date="2024-12-23T01:38:00Z" w16du:dateUtc="2024-12-22T19:38:00Z">
                <w:pPr/>
              </w:pPrChange>
            </w:pPr>
            <w:ins w:id="2369" w:author="Mohammad Nayeem Hasan" w:date="2024-11-03T23:15:00Z">
              <w:r w:rsidRPr="00033637">
                <w:rPr>
                  <w:rFonts w:ascii="Times New Roman" w:hAnsi="Times New Roman" w:cs="Times New Roman"/>
                  <w:b/>
                  <w:bCs/>
                  <w:sz w:val="24"/>
                  <w:szCs w:val="24"/>
                </w:rPr>
                <w:t>0.002</w:t>
              </w:r>
            </w:ins>
          </w:p>
        </w:tc>
      </w:tr>
      <w:tr w:rsidR="00BB33D1" w:rsidRPr="00033637" w14:paraId="7DD7C7B5" w14:textId="77777777" w:rsidTr="000C3C54">
        <w:trPr>
          <w:trHeight w:val="288"/>
          <w:jc w:val="center"/>
          <w:ins w:id="2370"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362C6C11" w14:textId="77777777" w:rsidR="00BB33D1" w:rsidRPr="00033637" w:rsidRDefault="00BB33D1" w:rsidP="00F31FB2">
            <w:pPr>
              <w:spacing w:line="480" w:lineRule="auto"/>
              <w:rPr>
                <w:ins w:id="2371" w:author="Mohammad Nayeem Hasan" w:date="2024-11-03T23:15:00Z"/>
                <w:rFonts w:ascii="Times New Roman" w:hAnsi="Times New Roman" w:cs="Times New Roman"/>
                <w:sz w:val="24"/>
                <w:szCs w:val="24"/>
              </w:rPr>
              <w:pPrChange w:id="2372" w:author="Mohammad Nayeem Hasan" w:date="2024-12-23T01:38:00Z" w16du:dateUtc="2024-12-22T19:38:00Z">
                <w:pPr/>
              </w:pPrChange>
            </w:pPr>
            <w:ins w:id="2373" w:author="Mohammad Nayeem Hasan" w:date="2024-11-03T23:15:00Z">
              <w:r w:rsidRPr="00033637">
                <w:rPr>
                  <w:rFonts w:ascii="Times New Roman" w:hAnsi="Times New Roman" w:cs="Times New Roman"/>
                  <w:sz w:val="24"/>
                  <w:szCs w:val="24"/>
                </w:rPr>
                <w:t>No</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613A8C6F" w14:textId="77777777" w:rsidR="00BB33D1" w:rsidRPr="00033637" w:rsidRDefault="00BB33D1" w:rsidP="00F31FB2">
            <w:pPr>
              <w:spacing w:line="480" w:lineRule="auto"/>
              <w:rPr>
                <w:ins w:id="2374" w:author="Mohammad Nayeem Hasan" w:date="2024-11-03T23:15:00Z"/>
                <w:rFonts w:ascii="Times New Roman" w:hAnsi="Times New Roman" w:cs="Times New Roman"/>
                <w:sz w:val="24"/>
                <w:szCs w:val="24"/>
              </w:rPr>
              <w:pPrChange w:id="2375" w:author="Mohammad Nayeem Hasan" w:date="2024-12-23T01:38:00Z" w16du:dateUtc="2024-12-22T19:38:00Z">
                <w:pPr/>
              </w:pPrChange>
            </w:pPr>
            <w:ins w:id="2376" w:author="Mohammad Nayeem Hasan" w:date="2024-11-03T23:15:00Z">
              <w:r w:rsidRPr="00033637">
                <w:rPr>
                  <w:rFonts w:ascii="Times New Roman" w:hAnsi="Times New Roman" w:cs="Times New Roman"/>
                  <w:sz w:val="24"/>
                  <w:szCs w:val="24"/>
                </w:rPr>
                <w:t>449 (8.6)</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1E2A6A60" w14:textId="77777777" w:rsidR="00BB33D1" w:rsidRPr="00033637" w:rsidRDefault="00BB33D1" w:rsidP="00F31FB2">
            <w:pPr>
              <w:spacing w:line="480" w:lineRule="auto"/>
              <w:rPr>
                <w:ins w:id="2377" w:author="Mohammad Nayeem Hasan" w:date="2024-11-03T23:15:00Z"/>
                <w:rFonts w:ascii="Times New Roman" w:hAnsi="Times New Roman" w:cs="Times New Roman"/>
                <w:sz w:val="24"/>
                <w:szCs w:val="24"/>
              </w:rPr>
              <w:pPrChange w:id="2378" w:author="Mohammad Nayeem Hasan" w:date="2024-12-23T01:38:00Z" w16du:dateUtc="2024-12-22T19:38:00Z">
                <w:pPr/>
              </w:pPrChange>
            </w:pPr>
            <w:ins w:id="2379" w:author="Mohammad Nayeem Hasan" w:date="2024-11-03T23:15:00Z">
              <w:r w:rsidRPr="00033637">
                <w:rPr>
                  <w:rFonts w:ascii="Times New Roman" w:hAnsi="Times New Roman" w:cs="Times New Roman"/>
                  <w:sz w:val="24"/>
                  <w:szCs w:val="24"/>
                </w:rPr>
                <w:t>4793 (91.4)</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3F9581" w14:textId="77777777" w:rsidR="00BB33D1" w:rsidRPr="00033637" w:rsidRDefault="00BB33D1" w:rsidP="00F31FB2">
            <w:pPr>
              <w:spacing w:line="480" w:lineRule="auto"/>
              <w:rPr>
                <w:ins w:id="2380" w:author="Mohammad Nayeem Hasan" w:date="2024-11-03T23:15:00Z"/>
                <w:rFonts w:ascii="Times New Roman" w:hAnsi="Times New Roman" w:cs="Times New Roman"/>
                <w:b/>
                <w:bCs/>
                <w:sz w:val="24"/>
                <w:szCs w:val="24"/>
              </w:rPr>
              <w:pPrChange w:id="2381"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0E574B49" w14:textId="77777777" w:rsidR="00BB33D1" w:rsidRPr="00033637" w:rsidRDefault="00BB33D1" w:rsidP="00F31FB2">
            <w:pPr>
              <w:spacing w:line="480" w:lineRule="auto"/>
              <w:rPr>
                <w:ins w:id="2382" w:author="Mohammad Nayeem Hasan" w:date="2024-11-03T23:15:00Z"/>
                <w:rFonts w:ascii="Times New Roman" w:hAnsi="Times New Roman" w:cs="Times New Roman"/>
                <w:sz w:val="24"/>
                <w:szCs w:val="24"/>
              </w:rPr>
              <w:pPrChange w:id="2383" w:author="Mohammad Nayeem Hasan" w:date="2024-12-23T01:38:00Z" w16du:dateUtc="2024-12-22T19:38:00Z">
                <w:pPr/>
              </w:pPrChange>
            </w:pPr>
            <w:ins w:id="2384" w:author="Mohammad Nayeem Hasan" w:date="2024-11-03T23:15:00Z">
              <w:r w:rsidRPr="00033637">
                <w:rPr>
                  <w:rFonts w:ascii="Times New Roman" w:hAnsi="Times New Roman" w:cs="Times New Roman"/>
                  <w:sz w:val="24"/>
                  <w:szCs w:val="24"/>
                </w:rPr>
                <w:t>199 (3.8)</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45EFE5B1" w14:textId="77777777" w:rsidR="00BB33D1" w:rsidRPr="00033637" w:rsidRDefault="00BB33D1" w:rsidP="00F31FB2">
            <w:pPr>
              <w:spacing w:line="480" w:lineRule="auto"/>
              <w:rPr>
                <w:ins w:id="2385" w:author="Mohammad Nayeem Hasan" w:date="2024-11-03T23:15:00Z"/>
                <w:rFonts w:ascii="Times New Roman" w:hAnsi="Times New Roman" w:cs="Times New Roman"/>
                <w:sz w:val="24"/>
                <w:szCs w:val="24"/>
              </w:rPr>
              <w:pPrChange w:id="2386" w:author="Mohammad Nayeem Hasan" w:date="2024-12-23T01:38:00Z" w16du:dateUtc="2024-12-22T19:38:00Z">
                <w:pPr/>
              </w:pPrChange>
            </w:pPr>
            <w:ins w:id="2387" w:author="Mohammad Nayeem Hasan" w:date="2024-11-03T23:15:00Z">
              <w:r w:rsidRPr="00033637">
                <w:rPr>
                  <w:rFonts w:ascii="Times New Roman" w:hAnsi="Times New Roman" w:cs="Times New Roman"/>
                  <w:sz w:val="24"/>
                  <w:szCs w:val="24"/>
                </w:rPr>
                <w:t>5002 (96.2)</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4B9DA8" w14:textId="77777777" w:rsidR="00BB33D1" w:rsidRPr="00033637" w:rsidRDefault="00BB33D1" w:rsidP="00F31FB2">
            <w:pPr>
              <w:spacing w:line="480" w:lineRule="auto"/>
              <w:rPr>
                <w:ins w:id="2388" w:author="Mohammad Nayeem Hasan" w:date="2024-11-03T23:15:00Z"/>
                <w:rFonts w:ascii="Times New Roman" w:hAnsi="Times New Roman" w:cs="Times New Roman"/>
                <w:sz w:val="24"/>
                <w:szCs w:val="24"/>
              </w:rPr>
              <w:pPrChange w:id="2389"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32EBEE27" w14:textId="77777777" w:rsidR="00BB33D1" w:rsidRPr="00033637" w:rsidRDefault="00BB33D1" w:rsidP="00F31FB2">
            <w:pPr>
              <w:spacing w:line="480" w:lineRule="auto"/>
              <w:rPr>
                <w:ins w:id="2390" w:author="Mohammad Nayeem Hasan" w:date="2024-11-03T23:15:00Z"/>
                <w:rFonts w:ascii="Times New Roman" w:hAnsi="Times New Roman" w:cs="Times New Roman"/>
                <w:sz w:val="24"/>
                <w:szCs w:val="24"/>
              </w:rPr>
              <w:pPrChange w:id="2391" w:author="Mohammad Nayeem Hasan" w:date="2024-12-23T01:38:00Z" w16du:dateUtc="2024-12-22T19:38:00Z">
                <w:pPr/>
              </w:pPrChange>
            </w:pPr>
            <w:ins w:id="2392" w:author="Mohammad Nayeem Hasan" w:date="2024-11-03T23:15:00Z">
              <w:r w:rsidRPr="00033637">
                <w:rPr>
                  <w:rFonts w:ascii="Times New Roman" w:hAnsi="Times New Roman" w:cs="Times New Roman"/>
                  <w:sz w:val="24"/>
                  <w:szCs w:val="24"/>
                </w:rPr>
                <w:t>455 (8.0)</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201C29E2" w14:textId="77777777" w:rsidR="00BB33D1" w:rsidRPr="00033637" w:rsidRDefault="00BB33D1" w:rsidP="00F31FB2">
            <w:pPr>
              <w:spacing w:line="480" w:lineRule="auto"/>
              <w:rPr>
                <w:ins w:id="2393" w:author="Mohammad Nayeem Hasan" w:date="2024-11-03T23:15:00Z"/>
                <w:rFonts w:ascii="Times New Roman" w:hAnsi="Times New Roman" w:cs="Times New Roman"/>
                <w:sz w:val="24"/>
                <w:szCs w:val="24"/>
              </w:rPr>
              <w:pPrChange w:id="2394" w:author="Mohammad Nayeem Hasan" w:date="2024-12-23T01:38:00Z" w16du:dateUtc="2024-12-22T19:38:00Z">
                <w:pPr/>
              </w:pPrChange>
            </w:pPr>
            <w:ins w:id="2395" w:author="Mohammad Nayeem Hasan" w:date="2024-11-03T23:15:00Z">
              <w:r w:rsidRPr="00033637">
                <w:rPr>
                  <w:rFonts w:ascii="Times New Roman" w:hAnsi="Times New Roman" w:cs="Times New Roman"/>
                  <w:sz w:val="24"/>
                  <w:szCs w:val="24"/>
                </w:rPr>
                <w:t>5244 (92.0)</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7F832A" w14:textId="77777777" w:rsidR="00BB33D1" w:rsidRPr="00033637" w:rsidRDefault="00BB33D1" w:rsidP="00F31FB2">
            <w:pPr>
              <w:spacing w:line="480" w:lineRule="auto"/>
              <w:rPr>
                <w:ins w:id="2396" w:author="Mohammad Nayeem Hasan" w:date="2024-11-03T23:15:00Z"/>
                <w:rFonts w:ascii="Times New Roman" w:hAnsi="Times New Roman" w:cs="Times New Roman"/>
                <w:b/>
                <w:bCs/>
                <w:sz w:val="24"/>
                <w:szCs w:val="24"/>
              </w:rPr>
              <w:pPrChange w:id="2397" w:author="Mohammad Nayeem Hasan" w:date="2024-12-23T01:38:00Z" w16du:dateUtc="2024-12-22T19:38:00Z">
                <w:pPr/>
              </w:pPrChange>
            </w:pPr>
          </w:p>
        </w:tc>
      </w:tr>
      <w:tr w:rsidR="00BB33D1" w:rsidRPr="00033637" w14:paraId="02648E60" w14:textId="77777777" w:rsidTr="000C3C54">
        <w:trPr>
          <w:trHeight w:val="288"/>
          <w:jc w:val="center"/>
          <w:ins w:id="2398" w:author="Mohammad Nayeem Hasan" w:date="2024-11-03T23:15: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5A1568DB" w14:textId="77777777" w:rsidR="00BB33D1" w:rsidRPr="00033637" w:rsidRDefault="00BB33D1" w:rsidP="00F31FB2">
            <w:pPr>
              <w:spacing w:line="480" w:lineRule="auto"/>
              <w:rPr>
                <w:ins w:id="2399" w:author="Mohammad Nayeem Hasan" w:date="2024-11-03T23:15:00Z"/>
                <w:rFonts w:ascii="Times New Roman" w:hAnsi="Times New Roman" w:cs="Times New Roman"/>
                <w:sz w:val="24"/>
                <w:szCs w:val="24"/>
              </w:rPr>
              <w:pPrChange w:id="2400" w:author="Mohammad Nayeem Hasan" w:date="2024-12-23T01:38:00Z" w16du:dateUtc="2024-12-22T19:38:00Z">
                <w:pPr/>
              </w:pPrChange>
            </w:pPr>
            <w:ins w:id="2401" w:author="Mohammad Nayeem Hasan" w:date="2024-11-03T23:15:00Z">
              <w:r w:rsidRPr="00033637">
                <w:rPr>
                  <w:rFonts w:ascii="Times New Roman" w:hAnsi="Times New Roman" w:cs="Times New Roman"/>
                  <w:sz w:val="24"/>
                  <w:szCs w:val="24"/>
                </w:rPr>
                <w:t>Mass media</w:t>
              </w:r>
            </w:ins>
          </w:p>
        </w:tc>
      </w:tr>
      <w:tr w:rsidR="00BB33D1" w:rsidRPr="00033637" w14:paraId="3541A13E" w14:textId="77777777" w:rsidTr="000C3C54">
        <w:trPr>
          <w:trHeight w:val="288"/>
          <w:jc w:val="center"/>
          <w:ins w:id="2402"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66B6B32B" w14:textId="77777777" w:rsidR="00BB33D1" w:rsidRPr="00033637" w:rsidRDefault="00BB33D1" w:rsidP="00F31FB2">
            <w:pPr>
              <w:spacing w:line="480" w:lineRule="auto"/>
              <w:rPr>
                <w:ins w:id="2403" w:author="Mohammad Nayeem Hasan" w:date="2024-11-03T23:15:00Z"/>
                <w:rFonts w:ascii="Times New Roman" w:hAnsi="Times New Roman" w:cs="Times New Roman"/>
                <w:sz w:val="24"/>
                <w:szCs w:val="24"/>
              </w:rPr>
              <w:pPrChange w:id="2404" w:author="Mohammad Nayeem Hasan" w:date="2024-12-23T01:38:00Z" w16du:dateUtc="2024-12-22T19:38:00Z">
                <w:pPr/>
              </w:pPrChange>
            </w:pPr>
            <w:ins w:id="2405" w:author="Mohammad Nayeem Hasan" w:date="2024-11-03T23:15:00Z">
              <w:r w:rsidRPr="00033637">
                <w:rPr>
                  <w:rFonts w:ascii="Times New Roman" w:hAnsi="Times New Roman" w:cs="Times New Roman"/>
                  <w:sz w:val="24"/>
                  <w:szCs w:val="24"/>
                </w:rPr>
                <w:t>Yes</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0A045E9B" w14:textId="77777777" w:rsidR="00BB33D1" w:rsidRPr="00033637" w:rsidRDefault="00BB33D1" w:rsidP="00F31FB2">
            <w:pPr>
              <w:spacing w:line="480" w:lineRule="auto"/>
              <w:rPr>
                <w:ins w:id="2406" w:author="Mohammad Nayeem Hasan" w:date="2024-11-03T23:15:00Z"/>
                <w:rFonts w:ascii="Times New Roman" w:hAnsi="Times New Roman" w:cs="Times New Roman"/>
                <w:sz w:val="24"/>
                <w:szCs w:val="24"/>
              </w:rPr>
              <w:pPrChange w:id="2407" w:author="Mohammad Nayeem Hasan" w:date="2024-12-23T01:38:00Z" w16du:dateUtc="2024-12-22T19:38:00Z">
                <w:pPr/>
              </w:pPrChange>
            </w:pPr>
            <w:ins w:id="2408" w:author="Mohammad Nayeem Hasan" w:date="2024-11-03T23:15:00Z">
              <w:r w:rsidRPr="00033637">
                <w:rPr>
                  <w:rFonts w:ascii="Times New Roman" w:hAnsi="Times New Roman" w:cs="Times New Roman"/>
                  <w:sz w:val="24"/>
                  <w:szCs w:val="24"/>
                </w:rPr>
                <w:t>-</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64AE0C97" w14:textId="77777777" w:rsidR="00BB33D1" w:rsidRPr="00033637" w:rsidRDefault="00BB33D1" w:rsidP="00F31FB2">
            <w:pPr>
              <w:spacing w:line="480" w:lineRule="auto"/>
              <w:rPr>
                <w:ins w:id="2409" w:author="Mohammad Nayeem Hasan" w:date="2024-11-03T23:15:00Z"/>
                <w:rFonts w:ascii="Times New Roman" w:hAnsi="Times New Roman" w:cs="Times New Roman"/>
                <w:sz w:val="24"/>
                <w:szCs w:val="24"/>
              </w:rPr>
              <w:pPrChange w:id="2410" w:author="Mohammad Nayeem Hasan" w:date="2024-12-23T01:38:00Z" w16du:dateUtc="2024-12-22T19:38:00Z">
                <w:pPr/>
              </w:pPrChange>
            </w:pPr>
            <w:ins w:id="2411" w:author="Mohammad Nayeem Hasan" w:date="2024-11-03T23:15:00Z">
              <w:r w:rsidRPr="00033637">
                <w:rPr>
                  <w:rFonts w:ascii="Times New Roman" w:hAnsi="Times New Roman" w:cs="Times New Roman"/>
                  <w:sz w:val="24"/>
                  <w:szCs w:val="24"/>
                </w:rPr>
                <w:t>-</w:t>
              </w:r>
            </w:ins>
          </w:p>
        </w:tc>
        <w:tc>
          <w:tcPr>
            <w:tcW w:w="689" w:type="pct"/>
            <w:vMerge w:val="restart"/>
            <w:tcBorders>
              <w:top w:val="single" w:sz="4" w:space="0" w:color="auto"/>
              <w:left w:val="single" w:sz="4" w:space="0" w:color="auto"/>
              <w:bottom w:val="single" w:sz="4" w:space="0" w:color="auto"/>
              <w:right w:val="single" w:sz="4" w:space="0" w:color="auto"/>
            </w:tcBorders>
            <w:vAlign w:val="center"/>
            <w:hideMark/>
          </w:tcPr>
          <w:p w14:paraId="0425E41C" w14:textId="77777777" w:rsidR="00BB33D1" w:rsidRPr="00033637" w:rsidRDefault="00BB33D1" w:rsidP="00F31FB2">
            <w:pPr>
              <w:spacing w:line="480" w:lineRule="auto"/>
              <w:rPr>
                <w:ins w:id="2412" w:author="Mohammad Nayeem Hasan" w:date="2024-11-03T23:15:00Z"/>
                <w:rFonts w:ascii="Times New Roman" w:hAnsi="Times New Roman" w:cs="Times New Roman"/>
                <w:sz w:val="24"/>
                <w:szCs w:val="24"/>
              </w:rPr>
              <w:pPrChange w:id="2413" w:author="Mohammad Nayeem Hasan" w:date="2024-12-23T01:38:00Z" w16du:dateUtc="2024-12-22T19:38:00Z">
                <w:pPr/>
              </w:pPrChange>
            </w:pPr>
            <w:ins w:id="2414" w:author="Mohammad Nayeem Hasan" w:date="2024-11-03T23:15:00Z">
              <w:r w:rsidRPr="00033637">
                <w:rPr>
                  <w:rFonts w:ascii="Times New Roman" w:hAnsi="Times New Roman" w:cs="Times New Roman"/>
                  <w:sz w:val="24"/>
                  <w:szCs w:val="24"/>
                </w:rPr>
                <w:t>-</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3CACC530" w14:textId="77777777" w:rsidR="00BB33D1" w:rsidRPr="00033637" w:rsidRDefault="00BB33D1" w:rsidP="00F31FB2">
            <w:pPr>
              <w:spacing w:line="480" w:lineRule="auto"/>
              <w:rPr>
                <w:ins w:id="2415" w:author="Mohammad Nayeem Hasan" w:date="2024-11-03T23:15:00Z"/>
                <w:rFonts w:ascii="Times New Roman" w:hAnsi="Times New Roman" w:cs="Times New Roman"/>
                <w:sz w:val="24"/>
                <w:szCs w:val="24"/>
              </w:rPr>
              <w:pPrChange w:id="2416" w:author="Mohammad Nayeem Hasan" w:date="2024-12-23T01:38:00Z" w16du:dateUtc="2024-12-22T19:38:00Z">
                <w:pPr/>
              </w:pPrChange>
            </w:pPr>
            <w:ins w:id="2417" w:author="Mohammad Nayeem Hasan" w:date="2024-11-03T23:15:00Z">
              <w:r w:rsidRPr="00033637">
                <w:rPr>
                  <w:rFonts w:ascii="Times New Roman" w:hAnsi="Times New Roman" w:cs="Times New Roman"/>
                  <w:sz w:val="24"/>
                  <w:szCs w:val="24"/>
                </w:rPr>
                <w:t>398 (4.3)</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4B15930F" w14:textId="77777777" w:rsidR="00BB33D1" w:rsidRPr="00033637" w:rsidRDefault="00BB33D1" w:rsidP="00F31FB2">
            <w:pPr>
              <w:spacing w:line="480" w:lineRule="auto"/>
              <w:rPr>
                <w:ins w:id="2418" w:author="Mohammad Nayeem Hasan" w:date="2024-11-03T23:15:00Z"/>
                <w:rFonts w:ascii="Times New Roman" w:hAnsi="Times New Roman" w:cs="Times New Roman"/>
                <w:sz w:val="24"/>
                <w:szCs w:val="24"/>
              </w:rPr>
              <w:pPrChange w:id="2419" w:author="Mohammad Nayeem Hasan" w:date="2024-12-23T01:38:00Z" w16du:dateUtc="2024-12-22T19:38:00Z">
                <w:pPr/>
              </w:pPrChange>
            </w:pPr>
            <w:ins w:id="2420" w:author="Mohammad Nayeem Hasan" w:date="2024-11-03T23:15:00Z">
              <w:r w:rsidRPr="00033637">
                <w:rPr>
                  <w:rFonts w:ascii="Times New Roman" w:hAnsi="Times New Roman" w:cs="Times New Roman"/>
                  <w:sz w:val="24"/>
                  <w:szCs w:val="24"/>
                </w:rPr>
                <w:t>8845 (95.7)</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15B79160" w14:textId="77777777" w:rsidR="00BB33D1" w:rsidRPr="00033637" w:rsidRDefault="00BB33D1" w:rsidP="00F31FB2">
            <w:pPr>
              <w:spacing w:line="480" w:lineRule="auto"/>
              <w:rPr>
                <w:ins w:id="2421" w:author="Mohammad Nayeem Hasan" w:date="2024-11-03T23:15:00Z"/>
                <w:rFonts w:ascii="Times New Roman" w:hAnsi="Times New Roman" w:cs="Times New Roman"/>
                <w:sz w:val="24"/>
                <w:szCs w:val="24"/>
              </w:rPr>
              <w:pPrChange w:id="2422" w:author="Mohammad Nayeem Hasan" w:date="2024-12-23T01:38:00Z" w16du:dateUtc="2024-12-22T19:38:00Z">
                <w:pPr/>
              </w:pPrChange>
            </w:pPr>
            <w:ins w:id="2423" w:author="Mohammad Nayeem Hasan" w:date="2024-11-03T23:15:00Z">
              <w:r w:rsidRPr="00033637">
                <w:rPr>
                  <w:rFonts w:ascii="Times New Roman" w:hAnsi="Times New Roman" w:cs="Times New Roman"/>
                  <w:sz w:val="24"/>
                  <w:szCs w:val="24"/>
                </w:rPr>
                <w:t>0.817</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3E50CB12" w14:textId="77777777" w:rsidR="00BB33D1" w:rsidRPr="00033637" w:rsidRDefault="00BB33D1" w:rsidP="00F31FB2">
            <w:pPr>
              <w:spacing w:line="480" w:lineRule="auto"/>
              <w:rPr>
                <w:ins w:id="2424" w:author="Mohammad Nayeem Hasan" w:date="2024-11-03T23:15:00Z"/>
                <w:rFonts w:ascii="Times New Roman" w:hAnsi="Times New Roman" w:cs="Times New Roman"/>
                <w:sz w:val="24"/>
                <w:szCs w:val="24"/>
              </w:rPr>
              <w:pPrChange w:id="2425" w:author="Mohammad Nayeem Hasan" w:date="2024-12-23T01:38:00Z" w16du:dateUtc="2024-12-22T19:38:00Z">
                <w:pPr/>
              </w:pPrChange>
            </w:pPr>
            <w:ins w:id="2426" w:author="Mohammad Nayeem Hasan" w:date="2024-11-03T23:15:00Z">
              <w:r w:rsidRPr="00033637">
                <w:rPr>
                  <w:rFonts w:ascii="Times New Roman" w:hAnsi="Times New Roman" w:cs="Times New Roman"/>
                  <w:sz w:val="24"/>
                  <w:szCs w:val="24"/>
                </w:rPr>
                <w:t>851 (6.6)</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3C8B380C" w14:textId="77777777" w:rsidR="00BB33D1" w:rsidRPr="00033637" w:rsidRDefault="00BB33D1" w:rsidP="00F31FB2">
            <w:pPr>
              <w:spacing w:line="480" w:lineRule="auto"/>
              <w:rPr>
                <w:ins w:id="2427" w:author="Mohammad Nayeem Hasan" w:date="2024-11-03T23:15:00Z"/>
                <w:rFonts w:ascii="Times New Roman" w:hAnsi="Times New Roman" w:cs="Times New Roman"/>
                <w:sz w:val="24"/>
                <w:szCs w:val="24"/>
              </w:rPr>
              <w:pPrChange w:id="2428" w:author="Mohammad Nayeem Hasan" w:date="2024-12-23T01:38:00Z" w16du:dateUtc="2024-12-22T19:38:00Z">
                <w:pPr/>
              </w:pPrChange>
            </w:pPr>
            <w:ins w:id="2429" w:author="Mohammad Nayeem Hasan" w:date="2024-11-03T23:15:00Z">
              <w:r w:rsidRPr="00033637">
                <w:rPr>
                  <w:rFonts w:ascii="Times New Roman" w:hAnsi="Times New Roman" w:cs="Times New Roman"/>
                  <w:sz w:val="24"/>
                  <w:szCs w:val="24"/>
                </w:rPr>
                <w:t>11968 (93.4)</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43F1FB47" w14:textId="77777777" w:rsidR="00BB33D1" w:rsidRPr="00033637" w:rsidRDefault="00BB33D1" w:rsidP="00F31FB2">
            <w:pPr>
              <w:spacing w:line="480" w:lineRule="auto"/>
              <w:rPr>
                <w:ins w:id="2430" w:author="Mohammad Nayeem Hasan" w:date="2024-11-03T23:15:00Z"/>
                <w:rFonts w:ascii="Times New Roman" w:hAnsi="Times New Roman" w:cs="Times New Roman"/>
                <w:sz w:val="24"/>
                <w:szCs w:val="24"/>
              </w:rPr>
              <w:pPrChange w:id="2431" w:author="Mohammad Nayeem Hasan" w:date="2024-12-23T01:38:00Z" w16du:dateUtc="2024-12-22T19:38:00Z">
                <w:pPr/>
              </w:pPrChange>
            </w:pPr>
            <w:ins w:id="2432" w:author="Mohammad Nayeem Hasan" w:date="2024-11-03T23:15:00Z">
              <w:r w:rsidRPr="00033637">
                <w:rPr>
                  <w:rFonts w:ascii="Times New Roman" w:hAnsi="Times New Roman" w:cs="Times New Roman"/>
                  <w:sz w:val="24"/>
                  <w:szCs w:val="24"/>
                </w:rPr>
                <w:t>0.059</w:t>
              </w:r>
            </w:ins>
          </w:p>
        </w:tc>
      </w:tr>
      <w:tr w:rsidR="00BB33D1" w:rsidRPr="00033637" w14:paraId="68147000" w14:textId="77777777" w:rsidTr="000C3C54">
        <w:trPr>
          <w:trHeight w:val="288"/>
          <w:jc w:val="center"/>
          <w:ins w:id="2433"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31D3A82F" w14:textId="77777777" w:rsidR="00BB33D1" w:rsidRPr="00033637" w:rsidRDefault="00BB33D1" w:rsidP="00F31FB2">
            <w:pPr>
              <w:spacing w:line="480" w:lineRule="auto"/>
              <w:rPr>
                <w:ins w:id="2434" w:author="Mohammad Nayeem Hasan" w:date="2024-11-03T23:15:00Z"/>
                <w:rFonts w:ascii="Times New Roman" w:hAnsi="Times New Roman" w:cs="Times New Roman"/>
                <w:sz w:val="24"/>
                <w:szCs w:val="24"/>
              </w:rPr>
              <w:pPrChange w:id="2435" w:author="Mohammad Nayeem Hasan" w:date="2024-12-23T01:38:00Z" w16du:dateUtc="2024-12-22T19:38:00Z">
                <w:pPr/>
              </w:pPrChange>
            </w:pPr>
            <w:ins w:id="2436" w:author="Mohammad Nayeem Hasan" w:date="2024-11-03T23:15:00Z">
              <w:r w:rsidRPr="00033637">
                <w:rPr>
                  <w:rFonts w:ascii="Times New Roman" w:hAnsi="Times New Roman" w:cs="Times New Roman"/>
                  <w:sz w:val="24"/>
                  <w:szCs w:val="24"/>
                </w:rPr>
                <w:t>No</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1FE7D2B1" w14:textId="77777777" w:rsidR="00BB33D1" w:rsidRPr="00033637" w:rsidRDefault="00BB33D1" w:rsidP="00F31FB2">
            <w:pPr>
              <w:spacing w:line="480" w:lineRule="auto"/>
              <w:rPr>
                <w:ins w:id="2437" w:author="Mohammad Nayeem Hasan" w:date="2024-11-03T23:15:00Z"/>
                <w:rFonts w:ascii="Times New Roman" w:hAnsi="Times New Roman" w:cs="Times New Roman"/>
                <w:sz w:val="24"/>
                <w:szCs w:val="24"/>
              </w:rPr>
              <w:pPrChange w:id="2438" w:author="Mohammad Nayeem Hasan" w:date="2024-12-23T01:38:00Z" w16du:dateUtc="2024-12-22T19:38:00Z">
                <w:pPr/>
              </w:pPrChange>
            </w:pPr>
            <w:ins w:id="2439" w:author="Mohammad Nayeem Hasan" w:date="2024-11-03T23:15:00Z">
              <w:r w:rsidRPr="00033637">
                <w:rPr>
                  <w:rFonts w:ascii="Times New Roman" w:hAnsi="Times New Roman" w:cs="Times New Roman"/>
                  <w:sz w:val="24"/>
                  <w:szCs w:val="24"/>
                </w:rPr>
                <w:t>-</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1B8A8BF2" w14:textId="77777777" w:rsidR="00BB33D1" w:rsidRPr="00033637" w:rsidRDefault="00BB33D1" w:rsidP="00F31FB2">
            <w:pPr>
              <w:spacing w:line="480" w:lineRule="auto"/>
              <w:rPr>
                <w:ins w:id="2440" w:author="Mohammad Nayeem Hasan" w:date="2024-11-03T23:15:00Z"/>
                <w:rFonts w:ascii="Times New Roman" w:hAnsi="Times New Roman" w:cs="Times New Roman"/>
                <w:sz w:val="24"/>
                <w:szCs w:val="24"/>
              </w:rPr>
              <w:pPrChange w:id="2441" w:author="Mohammad Nayeem Hasan" w:date="2024-12-23T01:38:00Z" w16du:dateUtc="2024-12-22T19:38:00Z">
                <w:pPr/>
              </w:pPrChange>
            </w:pPr>
            <w:ins w:id="2442" w:author="Mohammad Nayeem Hasan" w:date="2024-11-03T23:15:00Z">
              <w:r w:rsidRPr="00033637">
                <w:rPr>
                  <w:rFonts w:ascii="Times New Roman" w:hAnsi="Times New Roman" w:cs="Times New Roman"/>
                  <w:sz w:val="24"/>
                  <w:szCs w:val="24"/>
                </w:rPr>
                <w:t>-</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278CDF" w14:textId="77777777" w:rsidR="00BB33D1" w:rsidRPr="00033637" w:rsidRDefault="00BB33D1" w:rsidP="00F31FB2">
            <w:pPr>
              <w:spacing w:line="480" w:lineRule="auto"/>
              <w:rPr>
                <w:ins w:id="2443" w:author="Mohammad Nayeem Hasan" w:date="2024-11-03T23:15:00Z"/>
                <w:rFonts w:ascii="Times New Roman" w:hAnsi="Times New Roman" w:cs="Times New Roman"/>
                <w:sz w:val="24"/>
                <w:szCs w:val="24"/>
              </w:rPr>
              <w:pPrChange w:id="2444"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61540533" w14:textId="77777777" w:rsidR="00BB33D1" w:rsidRPr="00033637" w:rsidRDefault="00BB33D1" w:rsidP="00F31FB2">
            <w:pPr>
              <w:spacing w:line="480" w:lineRule="auto"/>
              <w:rPr>
                <w:ins w:id="2445" w:author="Mohammad Nayeem Hasan" w:date="2024-11-03T23:15:00Z"/>
                <w:rFonts w:ascii="Times New Roman" w:hAnsi="Times New Roman" w:cs="Times New Roman"/>
                <w:sz w:val="24"/>
                <w:szCs w:val="24"/>
              </w:rPr>
              <w:pPrChange w:id="2446" w:author="Mohammad Nayeem Hasan" w:date="2024-12-23T01:38:00Z" w16du:dateUtc="2024-12-22T19:38:00Z">
                <w:pPr/>
              </w:pPrChange>
            </w:pPr>
            <w:ins w:id="2447" w:author="Mohammad Nayeem Hasan" w:date="2024-11-03T23:15:00Z">
              <w:r w:rsidRPr="00033637">
                <w:rPr>
                  <w:rFonts w:ascii="Times New Roman" w:hAnsi="Times New Roman" w:cs="Times New Roman"/>
                  <w:sz w:val="24"/>
                  <w:szCs w:val="24"/>
                </w:rPr>
                <w:t>363 (4.2)</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6F586C96" w14:textId="77777777" w:rsidR="00BB33D1" w:rsidRPr="00033637" w:rsidRDefault="00BB33D1" w:rsidP="00F31FB2">
            <w:pPr>
              <w:spacing w:line="480" w:lineRule="auto"/>
              <w:rPr>
                <w:ins w:id="2448" w:author="Mohammad Nayeem Hasan" w:date="2024-11-03T23:15:00Z"/>
                <w:rFonts w:ascii="Times New Roman" w:hAnsi="Times New Roman" w:cs="Times New Roman"/>
                <w:sz w:val="24"/>
                <w:szCs w:val="24"/>
              </w:rPr>
              <w:pPrChange w:id="2449" w:author="Mohammad Nayeem Hasan" w:date="2024-12-23T01:38:00Z" w16du:dateUtc="2024-12-22T19:38:00Z">
                <w:pPr/>
              </w:pPrChange>
            </w:pPr>
            <w:ins w:id="2450" w:author="Mohammad Nayeem Hasan" w:date="2024-11-03T23:15:00Z">
              <w:r w:rsidRPr="00033637">
                <w:rPr>
                  <w:rFonts w:ascii="Times New Roman" w:hAnsi="Times New Roman" w:cs="Times New Roman"/>
                  <w:sz w:val="24"/>
                  <w:szCs w:val="24"/>
                </w:rPr>
                <w:t>8250 (95.8)</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4AA862" w14:textId="77777777" w:rsidR="00BB33D1" w:rsidRPr="00033637" w:rsidRDefault="00BB33D1" w:rsidP="00F31FB2">
            <w:pPr>
              <w:spacing w:line="480" w:lineRule="auto"/>
              <w:rPr>
                <w:ins w:id="2451" w:author="Mohammad Nayeem Hasan" w:date="2024-11-03T23:15:00Z"/>
                <w:rFonts w:ascii="Times New Roman" w:hAnsi="Times New Roman" w:cs="Times New Roman"/>
                <w:sz w:val="24"/>
                <w:szCs w:val="24"/>
              </w:rPr>
              <w:pPrChange w:id="2452"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012A950B" w14:textId="77777777" w:rsidR="00BB33D1" w:rsidRPr="00033637" w:rsidRDefault="00BB33D1" w:rsidP="00F31FB2">
            <w:pPr>
              <w:spacing w:line="480" w:lineRule="auto"/>
              <w:rPr>
                <w:ins w:id="2453" w:author="Mohammad Nayeem Hasan" w:date="2024-11-03T23:15:00Z"/>
                <w:rFonts w:ascii="Times New Roman" w:hAnsi="Times New Roman" w:cs="Times New Roman"/>
                <w:sz w:val="24"/>
                <w:szCs w:val="24"/>
              </w:rPr>
              <w:pPrChange w:id="2454" w:author="Mohammad Nayeem Hasan" w:date="2024-12-23T01:38:00Z" w16du:dateUtc="2024-12-22T19:38:00Z">
                <w:pPr/>
              </w:pPrChange>
            </w:pPr>
            <w:ins w:id="2455" w:author="Mohammad Nayeem Hasan" w:date="2024-11-03T23:15:00Z">
              <w:r w:rsidRPr="00033637">
                <w:rPr>
                  <w:rFonts w:ascii="Times New Roman" w:hAnsi="Times New Roman" w:cs="Times New Roman"/>
                  <w:sz w:val="24"/>
                  <w:szCs w:val="24"/>
                </w:rPr>
                <w:t>634 (7.4)</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59A46784" w14:textId="77777777" w:rsidR="00BB33D1" w:rsidRPr="00033637" w:rsidRDefault="00BB33D1" w:rsidP="00F31FB2">
            <w:pPr>
              <w:spacing w:line="480" w:lineRule="auto"/>
              <w:rPr>
                <w:ins w:id="2456" w:author="Mohammad Nayeem Hasan" w:date="2024-11-03T23:15:00Z"/>
                <w:rFonts w:ascii="Times New Roman" w:hAnsi="Times New Roman" w:cs="Times New Roman"/>
                <w:sz w:val="24"/>
                <w:szCs w:val="24"/>
              </w:rPr>
              <w:pPrChange w:id="2457" w:author="Mohammad Nayeem Hasan" w:date="2024-12-23T01:38:00Z" w16du:dateUtc="2024-12-22T19:38:00Z">
                <w:pPr/>
              </w:pPrChange>
            </w:pPr>
            <w:ins w:id="2458" w:author="Mohammad Nayeem Hasan" w:date="2024-11-03T23:15:00Z">
              <w:r w:rsidRPr="00033637">
                <w:rPr>
                  <w:rFonts w:ascii="Times New Roman" w:hAnsi="Times New Roman" w:cs="Times New Roman"/>
                  <w:sz w:val="24"/>
                  <w:szCs w:val="24"/>
                </w:rPr>
                <w:t>7930 (92.6)</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324065A" w14:textId="77777777" w:rsidR="00BB33D1" w:rsidRPr="00033637" w:rsidRDefault="00BB33D1" w:rsidP="00F31FB2">
            <w:pPr>
              <w:spacing w:line="480" w:lineRule="auto"/>
              <w:rPr>
                <w:ins w:id="2459" w:author="Mohammad Nayeem Hasan" w:date="2024-11-03T23:15:00Z"/>
                <w:rFonts w:ascii="Times New Roman" w:hAnsi="Times New Roman" w:cs="Times New Roman"/>
                <w:sz w:val="24"/>
                <w:szCs w:val="24"/>
              </w:rPr>
              <w:pPrChange w:id="2460" w:author="Mohammad Nayeem Hasan" w:date="2024-12-23T01:38:00Z" w16du:dateUtc="2024-12-22T19:38:00Z">
                <w:pPr/>
              </w:pPrChange>
            </w:pPr>
          </w:p>
        </w:tc>
      </w:tr>
      <w:tr w:rsidR="00BB33D1" w:rsidRPr="00033637" w14:paraId="3BA36B66" w14:textId="77777777" w:rsidTr="000C3C54">
        <w:trPr>
          <w:trHeight w:val="257"/>
          <w:jc w:val="center"/>
          <w:ins w:id="2461" w:author="Mohammad Nayeem Hasan" w:date="2024-11-03T23:15: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7319B0E0" w14:textId="77777777" w:rsidR="00BB33D1" w:rsidRPr="00033637" w:rsidRDefault="00BB33D1" w:rsidP="00F31FB2">
            <w:pPr>
              <w:spacing w:line="480" w:lineRule="auto"/>
              <w:rPr>
                <w:ins w:id="2462" w:author="Mohammad Nayeem Hasan" w:date="2024-11-03T23:15:00Z"/>
                <w:rFonts w:ascii="Times New Roman" w:hAnsi="Times New Roman" w:cs="Times New Roman"/>
                <w:sz w:val="24"/>
                <w:szCs w:val="24"/>
              </w:rPr>
              <w:pPrChange w:id="2463" w:author="Mohammad Nayeem Hasan" w:date="2024-12-23T01:38:00Z" w16du:dateUtc="2024-12-22T19:38:00Z">
                <w:pPr/>
              </w:pPrChange>
            </w:pPr>
            <w:ins w:id="2464" w:author="Mohammad Nayeem Hasan" w:date="2024-11-03T23:15:00Z">
              <w:r w:rsidRPr="00033637">
                <w:rPr>
                  <w:rFonts w:ascii="Times New Roman" w:hAnsi="Times New Roman" w:cs="Times New Roman"/>
                  <w:sz w:val="24"/>
                  <w:szCs w:val="24"/>
                </w:rPr>
                <w:t>Household size</w:t>
              </w:r>
            </w:ins>
          </w:p>
        </w:tc>
      </w:tr>
      <w:tr w:rsidR="00BB33D1" w:rsidRPr="00033637" w14:paraId="13B19309" w14:textId="77777777" w:rsidTr="000C3C54">
        <w:trPr>
          <w:trHeight w:val="257"/>
          <w:jc w:val="center"/>
          <w:ins w:id="2465"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075C02CC" w14:textId="77777777" w:rsidR="00BB33D1" w:rsidRPr="00033637" w:rsidRDefault="00BB33D1" w:rsidP="00F31FB2">
            <w:pPr>
              <w:spacing w:line="480" w:lineRule="auto"/>
              <w:rPr>
                <w:ins w:id="2466" w:author="Mohammad Nayeem Hasan" w:date="2024-11-03T23:15:00Z"/>
                <w:rFonts w:ascii="Times New Roman" w:hAnsi="Times New Roman" w:cs="Times New Roman"/>
                <w:sz w:val="24"/>
                <w:szCs w:val="24"/>
              </w:rPr>
              <w:pPrChange w:id="2467" w:author="Mohammad Nayeem Hasan" w:date="2024-12-23T01:38:00Z" w16du:dateUtc="2024-12-22T19:38:00Z">
                <w:pPr/>
              </w:pPrChange>
            </w:pPr>
            <w:ins w:id="2468" w:author="Mohammad Nayeem Hasan" w:date="2024-11-03T23:15:00Z">
              <w:r w:rsidRPr="00033637">
                <w:rPr>
                  <w:rFonts w:ascii="Times New Roman" w:hAnsi="Times New Roman" w:cs="Times New Roman"/>
                  <w:sz w:val="24"/>
                  <w:szCs w:val="24"/>
                </w:rPr>
                <w:t>&lt;5</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6FE3FE4F" w14:textId="77777777" w:rsidR="00BB33D1" w:rsidRPr="00033637" w:rsidRDefault="00BB33D1" w:rsidP="00F31FB2">
            <w:pPr>
              <w:spacing w:line="480" w:lineRule="auto"/>
              <w:rPr>
                <w:ins w:id="2469" w:author="Mohammad Nayeem Hasan" w:date="2024-11-03T23:15:00Z"/>
                <w:rFonts w:ascii="Times New Roman" w:hAnsi="Times New Roman" w:cs="Times New Roman"/>
                <w:sz w:val="24"/>
                <w:szCs w:val="24"/>
              </w:rPr>
              <w:pPrChange w:id="2470" w:author="Mohammad Nayeem Hasan" w:date="2024-12-23T01:38:00Z" w16du:dateUtc="2024-12-22T19:38:00Z">
                <w:pPr/>
              </w:pPrChange>
            </w:pPr>
            <w:ins w:id="2471" w:author="Mohammad Nayeem Hasan" w:date="2024-11-03T23:15:00Z">
              <w:r w:rsidRPr="00033637">
                <w:rPr>
                  <w:rFonts w:ascii="Times New Roman" w:hAnsi="Times New Roman" w:cs="Times New Roman"/>
                  <w:sz w:val="24"/>
                  <w:szCs w:val="24"/>
                </w:rPr>
                <w:t>718 (6.9)</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18A0115E" w14:textId="77777777" w:rsidR="00BB33D1" w:rsidRPr="00033637" w:rsidRDefault="00BB33D1" w:rsidP="00F31FB2">
            <w:pPr>
              <w:spacing w:line="480" w:lineRule="auto"/>
              <w:rPr>
                <w:ins w:id="2472" w:author="Mohammad Nayeem Hasan" w:date="2024-11-03T23:15:00Z"/>
                <w:rFonts w:ascii="Times New Roman" w:hAnsi="Times New Roman" w:cs="Times New Roman"/>
                <w:sz w:val="24"/>
                <w:szCs w:val="24"/>
              </w:rPr>
              <w:pPrChange w:id="2473" w:author="Mohammad Nayeem Hasan" w:date="2024-12-23T01:38:00Z" w16du:dateUtc="2024-12-22T19:38:00Z">
                <w:pPr/>
              </w:pPrChange>
            </w:pPr>
            <w:ins w:id="2474" w:author="Mohammad Nayeem Hasan" w:date="2024-11-03T23:15:00Z">
              <w:r w:rsidRPr="00033637">
                <w:rPr>
                  <w:rFonts w:ascii="Times New Roman" w:hAnsi="Times New Roman" w:cs="Times New Roman"/>
                  <w:sz w:val="24"/>
                  <w:szCs w:val="24"/>
                </w:rPr>
                <w:t>9708 (93.1)</w:t>
              </w:r>
            </w:ins>
          </w:p>
        </w:tc>
        <w:tc>
          <w:tcPr>
            <w:tcW w:w="689" w:type="pct"/>
            <w:vMerge w:val="restart"/>
            <w:tcBorders>
              <w:top w:val="single" w:sz="4" w:space="0" w:color="auto"/>
              <w:left w:val="single" w:sz="4" w:space="0" w:color="auto"/>
              <w:bottom w:val="single" w:sz="4" w:space="0" w:color="auto"/>
              <w:right w:val="single" w:sz="4" w:space="0" w:color="auto"/>
            </w:tcBorders>
            <w:vAlign w:val="center"/>
            <w:hideMark/>
          </w:tcPr>
          <w:p w14:paraId="4FC6EF95" w14:textId="77777777" w:rsidR="00BB33D1" w:rsidRPr="00033637" w:rsidRDefault="00BB33D1" w:rsidP="00F31FB2">
            <w:pPr>
              <w:spacing w:line="480" w:lineRule="auto"/>
              <w:rPr>
                <w:ins w:id="2475" w:author="Mohammad Nayeem Hasan" w:date="2024-11-03T23:15:00Z"/>
                <w:rFonts w:ascii="Times New Roman" w:hAnsi="Times New Roman" w:cs="Times New Roman"/>
                <w:sz w:val="24"/>
                <w:szCs w:val="24"/>
              </w:rPr>
              <w:pPrChange w:id="2476" w:author="Mohammad Nayeem Hasan" w:date="2024-12-23T01:38:00Z" w16du:dateUtc="2024-12-22T19:38:00Z">
                <w:pPr/>
              </w:pPrChange>
            </w:pPr>
            <w:ins w:id="2477" w:author="Mohammad Nayeem Hasan" w:date="2024-11-03T23:15:00Z">
              <w:r w:rsidRPr="00033637">
                <w:rPr>
                  <w:rFonts w:ascii="Times New Roman" w:hAnsi="Times New Roman" w:cs="Times New Roman"/>
                  <w:sz w:val="24"/>
                  <w:szCs w:val="24"/>
                </w:rPr>
                <w:t>0.322</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1DE1F5F5" w14:textId="77777777" w:rsidR="00BB33D1" w:rsidRPr="00033637" w:rsidRDefault="00BB33D1" w:rsidP="00F31FB2">
            <w:pPr>
              <w:spacing w:line="480" w:lineRule="auto"/>
              <w:rPr>
                <w:ins w:id="2478" w:author="Mohammad Nayeem Hasan" w:date="2024-11-03T23:15:00Z"/>
                <w:rFonts w:ascii="Times New Roman" w:hAnsi="Times New Roman" w:cs="Times New Roman"/>
                <w:sz w:val="24"/>
                <w:szCs w:val="24"/>
              </w:rPr>
              <w:pPrChange w:id="2479" w:author="Mohammad Nayeem Hasan" w:date="2024-12-23T01:38:00Z" w16du:dateUtc="2024-12-22T19:38:00Z">
                <w:pPr/>
              </w:pPrChange>
            </w:pPr>
            <w:ins w:id="2480" w:author="Mohammad Nayeem Hasan" w:date="2024-11-03T23:15:00Z">
              <w:r w:rsidRPr="00033637">
                <w:rPr>
                  <w:rFonts w:ascii="Times New Roman" w:hAnsi="Times New Roman" w:cs="Times New Roman"/>
                  <w:sz w:val="24"/>
                  <w:szCs w:val="24"/>
                </w:rPr>
                <w:t>426 (3.8)</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00A56EC8" w14:textId="77777777" w:rsidR="00BB33D1" w:rsidRPr="00033637" w:rsidRDefault="00BB33D1" w:rsidP="00F31FB2">
            <w:pPr>
              <w:spacing w:line="480" w:lineRule="auto"/>
              <w:rPr>
                <w:ins w:id="2481" w:author="Mohammad Nayeem Hasan" w:date="2024-11-03T23:15:00Z"/>
                <w:rFonts w:ascii="Times New Roman" w:hAnsi="Times New Roman" w:cs="Times New Roman"/>
                <w:sz w:val="24"/>
                <w:szCs w:val="24"/>
              </w:rPr>
              <w:pPrChange w:id="2482" w:author="Mohammad Nayeem Hasan" w:date="2024-12-23T01:38:00Z" w16du:dateUtc="2024-12-22T19:38:00Z">
                <w:pPr/>
              </w:pPrChange>
            </w:pPr>
            <w:ins w:id="2483" w:author="Mohammad Nayeem Hasan" w:date="2024-11-03T23:15:00Z">
              <w:r w:rsidRPr="00033637">
                <w:rPr>
                  <w:rFonts w:ascii="Times New Roman" w:hAnsi="Times New Roman" w:cs="Times New Roman"/>
                  <w:sz w:val="24"/>
                  <w:szCs w:val="24"/>
                </w:rPr>
                <w:t>10960 (96.3)</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659799AA" w14:textId="77777777" w:rsidR="00BB33D1" w:rsidRPr="00033637" w:rsidRDefault="00BB33D1" w:rsidP="00F31FB2">
            <w:pPr>
              <w:spacing w:line="480" w:lineRule="auto"/>
              <w:rPr>
                <w:ins w:id="2484" w:author="Mohammad Nayeem Hasan" w:date="2024-11-03T23:15:00Z"/>
                <w:rFonts w:ascii="Times New Roman" w:hAnsi="Times New Roman" w:cs="Times New Roman"/>
                <w:sz w:val="24"/>
                <w:szCs w:val="24"/>
              </w:rPr>
              <w:pPrChange w:id="2485" w:author="Mohammad Nayeem Hasan" w:date="2024-12-23T01:38:00Z" w16du:dateUtc="2024-12-22T19:38:00Z">
                <w:pPr/>
              </w:pPrChange>
            </w:pPr>
            <w:ins w:id="2486" w:author="Mohammad Nayeem Hasan" w:date="2024-11-03T23:15:00Z">
              <w:r w:rsidRPr="00033637">
                <w:rPr>
                  <w:rFonts w:ascii="Times New Roman" w:hAnsi="Times New Roman" w:cs="Times New Roman"/>
                  <w:sz w:val="24"/>
                  <w:szCs w:val="24"/>
                </w:rPr>
                <w:t>0.154</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03EEF2A4" w14:textId="77777777" w:rsidR="00BB33D1" w:rsidRPr="00033637" w:rsidRDefault="00BB33D1" w:rsidP="00F31FB2">
            <w:pPr>
              <w:spacing w:line="480" w:lineRule="auto"/>
              <w:rPr>
                <w:ins w:id="2487" w:author="Mohammad Nayeem Hasan" w:date="2024-11-03T23:15:00Z"/>
                <w:rFonts w:ascii="Times New Roman" w:hAnsi="Times New Roman" w:cs="Times New Roman"/>
                <w:sz w:val="24"/>
                <w:szCs w:val="24"/>
              </w:rPr>
              <w:pPrChange w:id="2488" w:author="Mohammad Nayeem Hasan" w:date="2024-12-23T01:38:00Z" w16du:dateUtc="2024-12-22T19:38:00Z">
                <w:pPr/>
              </w:pPrChange>
            </w:pPr>
            <w:ins w:id="2489" w:author="Mohammad Nayeem Hasan" w:date="2024-11-03T23:15:00Z">
              <w:r w:rsidRPr="00033637">
                <w:rPr>
                  <w:rFonts w:ascii="Times New Roman" w:hAnsi="Times New Roman" w:cs="Times New Roman"/>
                  <w:sz w:val="24"/>
                  <w:szCs w:val="24"/>
                </w:rPr>
                <w:t>925 (6.7)</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00DF4164" w14:textId="77777777" w:rsidR="00BB33D1" w:rsidRPr="00033637" w:rsidRDefault="00BB33D1" w:rsidP="00F31FB2">
            <w:pPr>
              <w:spacing w:line="480" w:lineRule="auto"/>
              <w:rPr>
                <w:ins w:id="2490" w:author="Mohammad Nayeem Hasan" w:date="2024-11-03T23:15:00Z"/>
                <w:rFonts w:ascii="Times New Roman" w:hAnsi="Times New Roman" w:cs="Times New Roman"/>
                <w:sz w:val="24"/>
                <w:szCs w:val="24"/>
              </w:rPr>
              <w:pPrChange w:id="2491" w:author="Mohammad Nayeem Hasan" w:date="2024-12-23T01:38:00Z" w16du:dateUtc="2024-12-22T19:38:00Z">
                <w:pPr/>
              </w:pPrChange>
            </w:pPr>
            <w:ins w:id="2492" w:author="Mohammad Nayeem Hasan" w:date="2024-11-03T23:15:00Z">
              <w:r w:rsidRPr="00033637">
                <w:rPr>
                  <w:rFonts w:ascii="Times New Roman" w:hAnsi="Times New Roman" w:cs="Times New Roman"/>
                  <w:sz w:val="24"/>
                  <w:szCs w:val="24"/>
                </w:rPr>
                <w:t>12865 (93.3)</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0FDC5B91" w14:textId="77777777" w:rsidR="00BB33D1" w:rsidRPr="00033637" w:rsidRDefault="00BB33D1" w:rsidP="00F31FB2">
            <w:pPr>
              <w:spacing w:line="480" w:lineRule="auto"/>
              <w:rPr>
                <w:ins w:id="2493" w:author="Mohammad Nayeem Hasan" w:date="2024-11-03T23:15:00Z"/>
                <w:rFonts w:ascii="Times New Roman" w:hAnsi="Times New Roman" w:cs="Times New Roman"/>
                <w:sz w:val="24"/>
                <w:szCs w:val="24"/>
              </w:rPr>
              <w:pPrChange w:id="2494" w:author="Mohammad Nayeem Hasan" w:date="2024-12-23T01:38:00Z" w16du:dateUtc="2024-12-22T19:38:00Z">
                <w:pPr/>
              </w:pPrChange>
            </w:pPr>
            <w:ins w:id="2495" w:author="Mohammad Nayeem Hasan" w:date="2024-11-03T23:15:00Z">
              <w:r w:rsidRPr="00033637">
                <w:rPr>
                  <w:rFonts w:ascii="Times New Roman" w:hAnsi="Times New Roman" w:cs="Times New Roman"/>
                  <w:sz w:val="24"/>
                  <w:szCs w:val="24"/>
                </w:rPr>
                <w:t>0.191</w:t>
              </w:r>
            </w:ins>
          </w:p>
        </w:tc>
      </w:tr>
      <w:tr w:rsidR="00BB33D1" w:rsidRPr="00033637" w14:paraId="077F77E4" w14:textId="77777777" w:rsidTr="000C3C54">
        <w:trPr>
          <w:trHeight w:val="257"/>
          <w:jc w:val="center"/>
          <w:ins w:id="2496"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1E627895" w14:textId="77777777" w:rsidR="00BB33D1" w:rsidRPr="00033637" w:rsidRDefault="00BB33D1" w:rsidP="00F31FB2">
            <w:pPr>
              <w:spacing w:line="480" w:lineRule="auto"/>
              <w:rPr>
                <w:ins w:id="2497" w:author="Mohammad Nayeem Hasan" w:date="2024-11-03T23:15:00Z"/>
                <w:rFonts w:ascii="Times New Roman" w:hAnsi="Times New Roman" w:cs="Times New Roman"/>
                <w:sz w:val="24"/>
                <w:szCs w:val="24"/>
              </w:rPr>
              <w:pPrChange w:id="2498" w:author="Mohammad Nayeem Hasan" w:date="2024-12-23T01:38:00Z" w16du:dateUtc="2024-12-22T19:38:00Z">
                <w:pPr/>
              </w:pPrChange>
            </w:pPr>
            <w:ins w:id="2499" w:author="Mohammad Nayeem Hasan" w:date="2024-11-03T23:15:00Z">
              <w:r w:rsidRPr="00033637">
                <w:rPr>
                  <w:rFonts w:ascii="Times New Roman" w:hAnsi="Times New Roman" w:cs="Times New Roman"/>
                  <w:sz w:val="24"/>
                  <w:szCs w:val="24"/>
                </w:rPr>
                <w:t>5/5+</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42B89FB8" w14:textId="77777777" w:rsidR="00BB33D1" w:rsidRPr="00033637" w:rsidRDefault="00BB33D1" w:rsidP="00F31FB2">
            <w:pPr>
              <w:spacing w:line="480" w:lineRule="auto"/>
              <w:rPr>
                <w:ins w:id="2500" w:author="Mohammad Nayeem Hasan" w:date="2024-11-03T23:15:00Z"/>
                <w:rFonts w:ascii="Times New Roman" w:hAnsi="Times New Roman" w:cs="Times New Roman"/>
                <w:sz w:val="24"/>
                <w:szCs w:val="24"/>
              </w:rPr>
              <w:pPrChange w:id="2501" w:author="Mohammad Nayeem Hasan" w:date="2024-12-23T01:38:00Z" w16du:dateUtc="2024-12-22T19:38:00Z">
                <w:pPr/>
              </w:pPrChange>
            </w:pPr>
            <w:ins w:id="2502" w:author="Mohammad Nayeem Hasan" w:date="2024-11-03T23:15:00Z">
              <w:r w:rsidRPr="00033637">
                <w:rPr>
                  <w:rFonts w:ascii="Times New Roman" w:hAnsi="Times New Roman" w:cs="Times New Roman"/>
                  <w:sz w:val="24"/>
                  <w:szCs w:val="24"/>
                </w:rPr>
                <w:t>1536 (7.3)</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3FD41EC9" w14:textId="77777777" w:rsidR="00BB33D1" w:rsidRPr="00033637" w:rsidRDefault="00BB33D1" w:rsidP="00F31FB2">
            <w:pPr>
              <w:spacing w:line="480" w:lineRule="auto"/>
              <w:rPr>
                <w:ins w:id="2503" w:author="Mohammad Nayeem Hasan" w:date="2024-11-03T23:15:00Z"/>
                <w:rFonts w:ascii="Times New Roman" w:hAnsi="Times New Roman" w:cs="Times New Roman"/>
                <w:sz w:val="24"/>
                <w:szCs w:val="24"/>
              </w:rPr>
              <w:pPrChange w:id="2504" w:author="Mohammad Nayeem Hasan" w:date="2024-12-23T01:38:00Z" w16du:dateUtc="2024-12-22T19:38:00Z">
                <w:pPr/>
              </w:pPrChange>
            </w:pPr>
            <w:ins w:id="2505" w:author="Mohammad Nayeem Hasan" w:date="2024-11-03T23:15:00Z">
              <w:r w:rsidRPr="00033637">
                <w:rPr>
                  <w:rFonts w:ascii="Times New Roman" w:hAnsi="Times New Roman" w:cs="Times New Roman"/>
                  <w:sz w:val="24"/>
                  <w:szCs w:val="24"/>
                </w:rPr>
                <w:t>19587 (92.7)</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ADEB5F" w14:textId="77777777" w:rsidR="00BB33D1" w:rsidRPr="00033637" w:rsidRDefault="00BB33D1" w:rsidP="00F31FB2">
            <w:pPr>
              <w:spacing w:line="480" w:lineRule="auto"/>
              <w:rPr>
                <w:ins w:id="2506" w:author="Mohammad Nayeem Hasan" w:date="2024-11-03T23:15:00Z"/>
                <w:rFonts w:ascii="Times New Roman" w:hAnsi="Times New Roman" w:cs="Times New Roman"/>
                <w:sz w:val="24"/>
                <w:szCs w:val="24"/>
              </w:rPr>
              <w:pPrChange w:id="2507"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762B79FE" w14:textId="77777777" w:rsidR="00BB33D1" w:rsidRPr="00033637" w:rsidRDefault="00BB33D1" w:rsidP="00F31FB2">
            <w:pPr>
              <w:spacing w:line="480" w:lineRule="auto"/>
              <w:rPr>
                <w:ins w:id="2508" w:author="Mohammad Nayeem Hasan" w:date="2024-11-03T23:15:00Z"/>
                <w:rFonts w:ascii="Times New Roman" w:hAnsi="Times New Roman" w:cs="Times New Roman"/>
                <w:sz w:val="24"/>
                <w:szCs w:val="24"/>
              </w:rPr>
              <w:pPrChange w:id="2509" w:author="Mohammad Nayeem Hasan" w:date="2024-12-23T01:38:00Z" w16du:dateUtc="2024-12-22T19:38:00Z">
                <w:pPr/>
              </w:pPrChange>
            </w:pPr>
            <w:ins w:id="2510" w:author="Mohammad Nayeem Hasan" w:date="2024-11-03T23:15:00Z">
              <w:r w:rsidRPr="00033637">
                <w:rPr>
                  <w:rFonts w:ascii="Times New Roman" w:hAnsi="Times New Roman" w:cs="Times New Roman"/>
                  <w:sz w:val="24"/>
                  <w:szCs w:val="24"/>
                </w:rPr>
                <w:t>363 (4.3)</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7CF40758" w14:textId="77777777" w:rsidR="00BB33D1" w:rsidRPr="00033637" w:rsidRDefault="00BB33D1" w:rsidP="00F31FB2">
            <w:pPr>
              <w:spacing w:line="480" w:lineRule="auto"/>
              <w:rPr>
                <w:ins w:id="2511" w:author="Mohammad Nayeem Hasan" w:date="2024-11-03T23:15:00Z"/>
                <w:rFonts w:ascii="Times New Roman" w:hAnsi="Times New Roman" w:cs="Times New Roman"/>
                <w:sz w:val="24"/>
                <w:szCs w:val="24"/>
              </w:rPr>
              <w:pPrChange w:id="2512" w:author="Mohammad Nayeem Hasan" w:date="2024-12-23T01:38:00Z" w16du:dateUtc="2024-12-22T19:38:00Z">
                <w:pPr/>
              </w:pPrChange>
            </w:pPr>
            <w:ins w:id="2513" w:author="Mohammad Nayeem Hasan" w:date="2024-11-03T23:15:00Z">
              <w:r w:rsidRPr="00033637">
                <w:rPr>
                  <w:rFonts w:ascii="Times New Roman" w:hAnsi="Times New Roman" w:cs="Times New Roman"/>
                  <w:sz w:val="24"/>
                  <w:szCs w:val="24"/>
                </w:rPr>
                <w:t>8111 (95.7)</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CAC7C3" w14:textId="77777777" w:rsidR="00BB33D1" w:rsidRPr="00033637" w:rsidRDefault="00BB33D1" w:rsidP="00F31FB2">
            <w:pPr>
              <w:spacing w:line="480" w:lineRule="auto"/>
              <w:rPr>
                <w:ins w:id="2514" w:author="Mohammad Nayeem Hasan" w:date="2024-11-03T23:15:00Z"/>
                <w:rFonts w:ascii="Times New Roman" w:hAnsi="Times New Roman" w:cs="Times New Roman"/>
                <w:sz w:val="24"/>
                <w:szCs w:val="24"/>
              </w:rPr>
              <w:pPrChange w:id="2515"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565E4301" w14:textId="77777777" w:rsidR="00BB33D1" w:rsidRPr="00033637" w:rsidRDefault="00BB33D1" w:rsidP="00F31FB2">
            <w:pPr>
              <w:spacing w:line="480" w:lineRule="auto"/>
              <w:rPr>
                <w:ins w:id="2516" w:author="Mohammad Nayeem Hasan" w:date="2024-11-03T23:15:00Z"/>
                <w:rFonts w:ascii="Times New Roman" w:hAnsi="Times New Roman" w:cs="Times New Roman"/>
                <w:sz w:val="24"/>
                <w:szCs w:val="24"/>
              </w:rPr>
              <w:pPrChange w:id="2517" w:author="Mohammad Nayeem Hasan" w:date="2024-12-23T01:38:00Z" w16du:dateUtc="2024-12-22T19:38:00Z">
                <w:pPr/>
              </w:pPrChange>
            </w:pPr>
            <w:ins w:id="2518" w:author="Mohammad Nayeem Hasan" w:date="2024-11-03T23:15:00Z">
              <w:r w:rsidRPr="00033637">
                <w:rPr>
                  <w:rFonts w:ascii="Times New Roman" w:hAnsi="Times New Roman" w:cs="Times New Roman"/>
                  <w:sz w:val="24"/>
                  <w:szCs w:val="24"/>
                </w:rPr>
                <w:t>671 (7.2)</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793D5BEB" w14:textId="77777777" w:rsidR="00BB33D1" w:rsidRPr="00033637" w:rsidRDefault="00BB33D1" w:rsidP="00F31FB2">
            <w:pPr>
              <w:spacing w:line="480" w:lineRule="auto"/>
              <w:rPr>
                <w:ins w:id="2519" w:author="Mohammad Nayeem Hasan" w:date="2024-11-03T23:15:00Z"/>
                <w:rFonts w:ascii="Times New Roman" w:hAnsi="Times New Roman" w:cs="Times New Roman"/>
                <w:sz w:val="24"/>
                <w:szCs w:val="24"/>
              </w:rPr>
              <w:pPrChange w:id="2520" w:author="Mohammad Nayeem Hasan" w:date="2024-12-23T01:38:00Z" w16du:dateUtc="2024-12-22T19:38:00Z">
                <w:pPr/>
              </w:pPrChange>
            </w:pPr>
            <w:ins w:id="2521" w:author="Mohammad Nayeem Hasan" w:date="2024-11-03T23:15:00Z">
              <w:r w:rsidRPr="00033637">
                <w:rPr>
                  <w:rFonts w:ascii="Times New Roman" w:hAnsi="Times New Roman" w:cs="Times New Roman"/>
                  <w:sz w:val="24"/>
                  <w:szCs w:val="24"/>
                </w:rPr>
                <w:t>8626 (92.8)</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1FC4F6A" w14:textId="77777777" w:rsidR="00BB33D1" w:rsidRPr="00033637" w:rsidRDefault="00BB33D1" w:rsidP="00F31FB2">
            <w:pPr>
              <w:spacing w:line="480" w:lineRule="auto"/>
              <w:rPr>
                <w:ins w:id="2522" w:author="Mohammad Nayeem Hasan" w:date="2024-11-03T23:15:00Z"/>
                <w:rFonts w:ascii="Times New Roman" w:hAnsi="Times New Roman" w:cs="Times New Roman"/>
                <w:sz w:val="24"/>
                <w:szCs w:val="24"/>
              </w:rPr>
              <w:pPrChange w:id="2523" w:author="Mohammad Nayeem Hasan" w:date="2024-12-23T01:38:00Z" w16du:dateUtc="2024-12-22T19:38:00Z">
                <w:pPr/>
              </w:pPrChange>
            </w:pPr>
          </w:p>
        </w:tc>
      </w:tr>
      <w:tr w:rsidR="00BB33D1" w:rsidRPr="00033637" w14:paraId="39D9D64A" w14:textId="77777777" w:rsidTr="000C3C54">
        <w:trPr>
          <w:trHeight w:val="257"/>
          <w:jc w:val="center"/>
          <w:ins w:id="2524" w:author="Mohammad Nayeem Hasan" w:date="2024-11-03T23:15: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40272C43" w14:textId="77777777" w:rsidR="00BB33D1" w:rsidRPr="00033637" w:rsidRDefault="00BB33D1" w:rsidP="00F31FB2">
            <w:pPr>
              <w:spacing w:line="480" w:lineRule="auto"/>
              <w:rPr>
                <w:ins w:id="2525" w:author="Mohammad Nayeem Hasan" w:date="2024-11-03T23:15:00Z"/>
                <w:rFonts w:ascii="Times New Roman" w:hAnsi="Times New Roman" w:cs="Times New Roman"/>
                <w:sz w:val="24"/>
                <w:szCs w:val="24"/>
              </w:rPr>
              <w:pPrChange w:id="2526" w:author="Mohammad Nayeem Hasan" w:date="2024-12-23T01:38:00Z" w16du:dateUtc="2024-12-22T19:38:00Z">
                <w:pPr/>
              </w:pPrChange>
            </w:pPr>
            <w:ins w:id="2527" w:author="Mohammad Nayeem Hasan" w:date="2024-11-03T23:15:00Z">
              <w:r w:rsidRPr="00033637">
                <w:rPr>
                  <w:rFonts w:ascii="Times New Roman" w:hAnsi="Times New Roman" w:cs="Times New Roman"/>
                  <w:sz w:val="24"/>
                  <w:szCs w:val="24"/>
                </w:rPr>
                <w:t>Livestock ownership</w:t>
              </w:r>
            </w:ins>
          </w:p>
        </w:tc>
      </w:tr>
      <w:tr w:rsidR="00BB33D1" w:rsidRPr="00033637" w14:paraId="53B2BBEB" w14:textId="77777777" w:rsidTr="000C3C54">
        <w:trPr>
          <w:trHeight w:val="257"/>
          <w:jc w:val="center"/>
          <w:ins w:id="2528"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74FEA773" w14:textId="77777777" w:rsidR="00BB33D1" w:rsidRPr="00033637" w:rsidRDefault="00BB33D1" w:rsidP="00F31FB2">
            <w:pPr>
              <w:spacing w:line="480" w:lineRule="auto"/>
              <w:rPr>
                <w:ins w:id="2529" w:author="Mohammad Nayeem Hasan" w:date="2024-11-03T23:15:00Z"/>
                <w:rFonts w:ascii="Times New Roman" w:hAnsi="Times New Roman" w:cs="Times New Roman"/>
                <w:sz w:val="24"/>
                <w:szCs w:val="24"/>
              </w:rPr>
              <w:pPrChange w:id="2530" w:author="Mohammad Nayeem Hasan" w:date="2024-12-23T01:38:00Z" w16du:dateUtc="2024-12-22T19:38:00Z">
                <w:pPr/>
              </w:pPrChange>
            </w:pPr>
            <w:ins w:id="2531" w:author="Mohammad Nayeem Hasan" w:date="2024-11-03T23:15:00Z">
              <w:r w:rsidRPr="00033637">
                <w:rPr>
                  <w:rFonts w:ascii="Times New Roman" w:hAnsi="Times New Roman" w:cs="Times New Roman"/>
                  <w:sz w:val="24"/>
                  <w:szCs w:val="24"/>
                </w:rPr>
                <w:t>Yes</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686AED6C" w14:textId="77777777" w:rsidR="00BB33D1" w:rsidRPr="00033637" w:rsidRDefault="00BB33D1" w:rsidP="00F31FB2">
            <w:pPr>
              <w:spacing w:line="480" w:lineRule="auto"/>
              <w:rPr>
                <w:ins w:id="2532" w:author="Mohammad Nayeem Hasan" w:date="2024-11-03T23:15:00Z"/>
                <w:rFonts w:ascii="Times New Roman" w:hAnsi="Times New Roman" w:cs="Times New Roman"/>
                <w:sz w:val="24"/>
                <w:szCs w:val="24"/>
              </w:rPr>
              <w:pPrChange w:id="2533" w:author="Mohammad Nayeem Hasan" w:date="2024-12-23T01:38:00Z" w16du:dateUtc="2024-12-22T19:38:00Z">
                <w:pPr/>
              </w:pPrChange>
            </w:pPr>
            <w:ins w:id="2534" w:author="Mohammad Nayeem Hasan" w:date="2024-11-03T23:15:00Z">
              <w:r w:rsidRPr="00033637">
                <w:rPr>
                  <w:rFonts w:ascii="Times New Roman" w:hAnsi="Times New Roman" w:cs="Times New Roman"/>
                  <w:sz w:val="24"/>
                  <w:szCs w:val="24"/>
                </w:rPr>
                <w:t>-</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692331CE" w14:textId="77777777" w:rsidR="00BB33D1" w:rsidRPr="00033637" w:rsidRDefault="00BB33D1" w:rsidP="00F31FB2">
            <w:pPr>
              <w:spacing w:line="480" w:lineRule="auto"/>
              <w:rPr>
                <w:ins w:id="2535" w:author="Mohammad Nayeem Hasan" w:date="2024-11-03T23:15:00Z"/>
                <w:rFonts w:ascii="Times New Roman" w:hAnsi="Times New Roman" w:cs="Times New Roman"/>
                <w:sz w:val="24"/>
                <w:szCs w:val="24"/>
              </w:rPr>
              <w:pPrChange w:id="2536" w:author="Mohammad Nayeem Hasan" w:date="2024-12-23T01:38:00Z" w16du:dateUtc="2024-12-22T19:38:00Z">
                <w:pPr/>
              </w:pPrChange>
            </w:pPr>
            <w:ins w:id="2537" w:author="Mohammad Nayeem Hasan" w:date="2024-11-03T23:15:00Z">
              <w:r w:rsidRPr="00033637">
                <w:rPr>
                  <w:rFonts w:ascii="Times New Roman" w:hAnsi="Times New Roman" w:cs="Times New Roman"/>
                  <w:sz w:val="24"/>
                  <w:szCs w:val="24"/>
                </w:rPr>
                <w:t>-</w:t>
              </w:r>
            </w:ins>
          </w:p>
        </w:tc>
        <w:tc>
          <w:tcPr>
            <w:tcW w:w="689" w:type="pct"/>
            <w:vMerge w:val="restart"/>
            <w:tcBorders>
              <w:top w:val="single" w:sz="4" w:space="0" w:color="auto"/>
              <w:left w:val="single" w:sz="4" w:space="0" w:color="auto"/>
              <w:bottom w:val="single" w:sz="4" w:space="0" w:color="auto"/>
              <w:right w:val="single" w:sz="4" w:space="0" w:color="auto"/>
            </w:tcBorders>
            <w:vAlign w:val="center"/>
            <w:hideMark/>
          </w:tcPr>
          <w:p w14:paraId="063AA96B" w14:textId="77777777" w:rsidR="00BB33D1" w:rsidRPr="00033637" w:rsidRDefault="00BB33D1" w:rsidP="00F31FB2">
            <w:pPr>
              <w:spacing w:line="480" w:lineRule="auto"/>
              <w:rPr>
                <w:ins w:id="2538" w:author="Mohammad Nayeem Hasan" w:date="2024-11-03T23:15:00Z"/>
                <w:rFonts w:ascii="Times New Roman" w:hAnsi="Times New Roman" w:cs="Times New Roman"/>
                <w:sz w:val="24"/>
                <w:szCs w:val="24"/>
              </w:rPr>
              <w:pPrChange w:id="2539" w:author="Mohammad Nayeem Hasan" w:date="2024-12-23T01:38:00Z" w16du:dateUtc="2024-12-22T19:38:00Z">
                <w:pPr/>
              </w:pPrChange>
            </w:pPr>
            <w:ins w:id="2540" w:author="Mohammad Nayeem Hasan" w:date="2024-11-03T23:15:00Z">
              <w:r w:rsidRPr="00033637">
                <w:rPr>
                  <w:rFonts w:ascii="Times New Roman" w:hAnsi="Times New Roman" w:cs="Times New Roman"/>
                  <w:sz w:val="24"/>
                  <w:szCs w:val="24"/>
                </w:rPr>
                <w:t>-</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138231D6" w14:textId="77777777" w:rsidR="00BB33D1" w:rsidRPr="00033637" w:rsidRDefault="00BB33D1" w:rsidP="00F31FB2">
            <w:pPr>
              <w:spacing w:line="480" w:lineRule="auto"/>
              <w:rPr>
                <w:ins w:id="2541" w:author="Mohammad Nayeem Hasan" w:date="2024-11-03T23:15:00Z"/>
                <w:rFonts w:ascii="Times New Roman" w:hAnsi="Times New Roman" w:cs="Times New Roman"/>
                <w:sz w:val="24"/>
                <w:szCs w:val="24"/>
              </w:rPr>
              <w:pPrChange w:id="2542" w:author="Mohammad Nayeem Hasan" w:date="2024-12-23T01:38:00Z" w16du:dateUtc="2024-12-22T19:38:00Z">
                <w:pPr/>
              </w:pPrChange>
            </w:pPr>
            <w:ins w:id="2543" w:author="Mohammad Nayeem Hasan" w:date="2024-11-03T23:15:00Z">
              <w:r w:rsidRPr="00033637">
                <w:rPr>
                  <w:rFonts w:ascii="Times New Roman" w:hAnsi="Times New Roman" w:cs="Times New Roman"/>
                  <w:sz w:val="24"/>
                  <w:szCs w:val="24"/>
                </w:rPr>
                <w:t>452 (4.0)</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04BE888E" w14:textId="77777777" w:rsidR="00BB33D1" w:rsidRPr="00033637" w:rsidRDefault="00BB33D1" w:rsidP="00F31FB2">
            <w:pPr>
              <w:spacing w:line="480" w:lineRule="auto"/>
              <w:rPr>
                <w:ins w:id="2544" w:author="Mohammad Nayeem Hasan" w:date="2024-11-03T23:15:00Z"/>
                <w:rFonts w:ascii="Times New Roman" w:hAnsi="Times New Roman" w:cs="Times New Roman"/>
                <w:sz w:val="24"/>
                <w:szCs w:val="24"/>
              </w:rPr>
              <w:pPrChange w:id="2545" w:author="Mohammad Nayeem Hasan" w:date="2024-12-23T01:38:00Z" w16du:dateUtc="2024-12-22T19:38:00Z">
                <w:pPr/>
              </w:pPrChange>
            </w:pPr>
            <w:ins w:id="2546" w:author="Mohammad Nayeem Hasan" w:date="2024-11-03T23:15:00Z">
              <w:r w:rsidRPr="00033637">
                <w:rPr>
                  <w:rFonts w:ascii="Times New Roman" w:hAnsi="Times New Roman" w:cs="Times New Roman"/>
                  <w:sz w:val="24"/>
                  <w:szCs w:val="24"/>
                </w:rPr>
                <w:t>10773 (96.0)</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1C8970B3" w14:textId="77777777" w:rsidR="00BB33D1" w:rsidRPr="00033637" w:rsidRDefault="00BB33D1" w:rsidP="00F31FB2">
            <w:pPr>
              <w:spacing w:line="480" w:lineRule="auto"/>
              <w:rPr>
                <w:ins w:id="2547" w:author="Mohammad Nayeem Hasan" w:date="2024-11-03T23:15:00Z"/>
                <w:rFonts w:ascii="Times New Roman" w:hAnsi="Times New Roman" w:cs="Times New Roman"/>
                <w:sz w:val="24"/>
                <w:szCs w:val="24"/>
              </w:rPr>
              <w:pPrChange w:id="2548" w:author="Mohammad Nayeem Hasan" w:date="2024-12-23T01:38:00Z" w16du:dateUtc="2024-12-22T19:38:00Z">
                <w:pPr/>
              </w:pPrChange>
            </w:pPr>
            <w:ins w:id="2549" w:author="Mohammad Nayeem Hasan" w:date="2024-11-03T23:15:00Z">
              <w:r w:rsidRPr="00033637">
                <w:rPr>
                  <w:rFonts w:ascii="Times New Roman" w:hAnsi="Times New Roman" w:cs="Times New Roman"/>
                  <w:sz w:val="24"/>
                  <w:szCs w:val="24"/>
                </w:rPr>
                <w:t>0.786</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5FB556F2" w14:textId="77777777" w:rsidR="00BB33D1" w:rsidRPr="00033637" w:rsidRDefault="00BB33D1" w:rsidP="00F31FB2">
            <w:pPr>
              <w:spacing w:line="480" w:lineRule="auto"/>
              <w:rPr>
                <w:ins w:id="2550" w:author="Mohammad Nayeem Hasan" w:date="2024-11-03T23:15:00Z"/>
                <w:rFonts w:ascii="Times New Roman" w:hAnsi="Times New Roman" w:cs="Times New Roman"/>
                <w:sz w:val="24"/>
                <w:szCs w:val="24"/>
              </w:rPr>
              <w:pPrChange w:id="2551" w:author="Mohammad Nayeem Hasan" w:date="2024-12-23T01:38:00Z" w16du:dateUtc="2024-12-22T19:38:00Z">
                <w:pPr/>
              </w:pPrChange>
            </w:pPr>
            <w:ins w:id="2552" w:author="Mohammad Nayeem Hasan" w:date="2024-11-03T23:15:00Z">
              <w:r w:rsidRPr="00033637">
                <w:rPr>
                  <w:rFonts w:ascii="Times New Roman" w:hAnsi="Times New Roman" w:cs="Times New Roman"/>
                  <w:sz w:val="24"/>
                  <w:szCs w:val="24"/>
                </w:rPr>
                <w:t>913 (6.9)</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4AD56C89" w14:textId="77777777" w:rsidR="00BB33D1" w:rsidRPr="00033637" w:rsidRDefault="00BB33D1" w:rsidP="00F31FB2">
            <w:pPr>
              <w:spacing w:line="480" w:lineRule="auto"/>
              <w:rPr>
                <w:ins w:id="2553" w:author="Mohammad Nayeem Hasan" w:date="2024-11-03T23:15:00Z"/>
                <w:rFonts w:ascii="Times New Roman" w:hAnsi="Times New Roman" w:cs="Times New Roman"/>
                <w:sz w:val="24"/>
                <w:szCs w:val="24"/>
              </w:rPr>
              <w:pPrChange w:id="2554" w:author="Mohammad Nayeem Hasan" w:date="2024-12-23T01:38:00Z" w16du:dateUtc="2024-12-22T19:38:00Z">
                <w:pPr/>
              </w:pPrChange>
            </w:pPr>
            <w:ins w:id="2555" w:author="Mohammad Nayeem Hasan" w:date="2024-11-03T23:15:00Z">
              <w:r w:rsidRPr="00033637">
                <w:rPr>
                  <w:rFonts w:ascii="Times New Roman" w:hAnsi="Times New Roman" w:cs="Times New Roman"/>
                  <w:sz w:val="24"/>
                  <w:szCs w:val="24"/>
                </w:rPr>
                <w:t>12329 (93.1)</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78B1AFD0" w14:textId="77777777" w:rsidR="00BB33D1" w:rsidRPr="00033637" w:rsidRDefault="00BB33D1" w:rsidP="00F31FB2">
            <w:pPr>
              <w:spacing w:line="480" w:lineRule="auto"/>
              <w:rPr>
                <w:ins w:id="2556" w:author="Mohammad Nayeem Hasan" w:date="2024-11-03T23:15:00Z"/>
                <w:rFonts w:ascii="Times New Roman" w:hAnsi="Times New Roman" w:cs="Times New Roman"/>
                <w:sz w:val="24"/>
                <w:szCs w:val="24"/>
              </w:rPr>
              <w:pPrChange w:id="2557" w:author="Mohammad Nayeem Hasan" w:date="2024-12-23T01:38:00Z" w16du:dateUtc="2024-12-22T19:38:00Z">
                <w:pPr/>
              </w:pPrChange>
            </w:pPr>
            <w:ins w:id="2558" w:author="Mohammad Nayeem Hasan" w:date="2024-11-03T23:15:00Z">
              <w:r w:rsidRPr="00033637">
                <w:rPr>
                  <w:rFonts w:ascii="Times New Roman" w:hAnsi="Times New Roman" w:cs="Times New Roman"/>
                  <w:sz w:val="24"/>
                  <w:szCs w:val="24"/>
                </w:rPr>
                <w:t>0.858</w:t>
              </w:r>
            </w:ins>
          </w:p>
        </w:tc>
      </w:tr>
      <w:tr w:rsidR="00BB33D1" w:rsidRPr="00033637" w14:paraId="34303F38" w14:textId="77777777" w:rsidTr="000C3C54">
        <w:trPr>
          <w:trHeight w:val="257"/>
          <w:jc w:val="center"/>
          <w:ins w:id="2559"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0ADFFBDE" w14:textId="77777777" w:rsidR="00BB33D1" w:rsidRPr="00033637" w:rsidRDefault="00BB33D1" w:rsidP="00F31FB2">
            <w:pPr>
              <w:spacing w:line="480" w:lineRule="auto"/>
              <w:rPr>
                <w:ins w:id="2560" w:author="Mohammad Nayeem Hasan" w:date="2024-11-03T23:15:00Z"/>
                <w:rFonts w:ascii="Times New Roman" w:hAnsi="Times New Roman" w:cs="Times New Roman"/>
                <w:sz w:val="24"/>
                <w:szCs w:val="24"/>
              </w:rPr>
              <w:pPrChange w:id="2561" w:author="Mohammad Nayeem Hasan" w:date="2024-12-23T01:38:00Z" w16du:dateUtc="2024-12-22T19:38:00Z">
                <w:pPr/>
              </w:pPrChange>
            </w:pPr>
            <w:ins w:id="2562" w:author="Mohammad Nayeem Hasan" w:date="2024-11-03T23:15:00Z">
              <w:r w:rsidRPr="00033637">
                <w:rPr>
                  <w:rFonts w:ascii="Times New Roman" w:hAnsi="Times New Roman" w:cs="Times New Roman"/>
                  <w:sz w:val="24"/>
                  <w:szCs w:val="24"/>
                </w:rPr>
                <w:t>No</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4DCE30CA" w14:textId="77777777" w:rsidR="00BB33D1" w:rsidRPr="00033637" w:rsidRDefault="00BB33D1" w:rsidP="00F31FB2">
            <w:pPr>
              <w:spacing w:line="480" w:lineRule="auto"/>
              <w:rPr>
                <w:ins w:id="2563" w:author="Mohammad Nayeem Hasan" w:date="2024-11-03T23:15:00Z"/>
                <w:rFonts w:ascii="Times New Roman" w:hAnsi="Times New Roman" w:cs="Times New Roman"/>
                <w:sz w:val="24"/>
                <w:szCs w:val="24"/>
              </w:rPr>
              <w:pPrChange w:id="2564" w:author="Mohammad Nayeem Hasan" w:date="2024-12-23T01:38:00Z" w16du:dateUtc="2024-12-22T19:38:00Z">
                <w:pPr/>
              </w:pPrChange>
            </w:pPr>
            <w:ins w:id="2565" w:author="Mohammad Nayeem Hasan" w:date="2024-11-03T23:15:00Z">
              <w:r w:rsidRPr="00033637">
                <w:rPr>
                  <w:rFonts w:ascii="Times New Roman" w:hAnsi="Times New Roman" w:cs="Times New Roman"/>
                  <w:sz w:val="24"/>
                  <w:szCs w:val="24"/>
                </w:rPr>
                <w:t>-</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7A32979C" w14:textId="77777777" w:rsidR="00BB33D1" w:rsidRPr="00033637" w:rsidRDefault="00BB33D1" w:rsidP="00F31FB2">
            <w:pPr>
              <w:spacing w:line="480" w:lineRule="auto"/>
              <w:rPr>
                <w:ins w:id="2566" w:author="Mohammad Nayeem Hasan" w:date="2024-11-03T23:15:00Z"/>
                <w:rFonts w:ascii="Times New Roman" w:hAnsi="Times New Roman" w:cs="Times New Roman"/>
                <w:sz w:val="24"/>
                <w:szCs w:val="24"/>
              </w:rPr>
              <w:pPrChange w:id="2567" w:author="Mohammad Nayeem Hasan" w:date="2024-12-23T01:38:00Z" w16du:dateUtc="2024-12-22T19:38:00Z">
                <w:pPr/>
              </w:pPrChange>
            </w:pPr>
            <w:ins w:id="2568" w:author="Mohammad Nayeem Hasan" w:date="2024-11-03T23:15:00Z">
              <w:r w:rsidRPr="00033637">
                <w:rPr>
                  <w:rFonts w:ascii="Times New Roman" w:hAnsi="Times New Roman" w:cs="Times New Roman"/>
                  <w:sz w:val="24"/>
                  <w:szCs w:val="24"/>
                </w:rPr>
                <w:t>-</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EF40E6" w14:textId="77777777" w:rsidR="00BB33D1" w:rsidRPr="00033637" w:rsidRDefault="00BB33D1" w:rsidP="00F31FB2">
            <w:pPr>
              <w:spacing w:line="480" w:lineRule="auto"/>
              <w:rPr>
                <w:ins w:id="2569" w:author="Mohammad Nayeem Hasan" w:date="2024-11-03T23:15:00Z"/>
                <w:rFonts w:ascii="Times New Roman" w:hAnsi="Times New Roman" w:cs="Times New Roman"/>
                <w:sz w:val="24"/>
                <w:szCs w:val="24"/>
              </w:rPr>
              <w:pPrChange w:id="2570"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52996988" w14:textId="77777777" w:rsidR="00BB33D1" w:rsidRPr="00033637" w:rsidRDefault="00BB33D1" w:rsidP="00F31FB2">
            <w:pPr>
              <w:spacing w:line="480" w:lineRule="auto"/>
              <w:rPr>
                <w:ins w:id="2571" w:author="Mohammad Nayeem Hasan" w:date="2024-11-03T23:15:00Z"/>
                <w:rFonts w:ascii="Times New Roman" w:hAnsi="Times New Roman" w:cs="Times New Roman"/>
                <w:sz w:val="24"/>
                <w:szCs w:val="24"/>
              </w:rPr>
              <w:pPrChange w:id="2572" w:author="Mohammad Nayeem Hasan" w:date="2024-12-23T01:38:00Z" w16du:dateUtc="2024-12-22T19:38:00Z">
                <w:pPr/>
              </w:pPrChange>
            </w:pPr>
            <w:ins w:id="2573" w:author="Mohammad Nayeem Hasan" w:date="2024-11-03T23:15:00Z">
              <w:r w:rsidRPr="00033637">
                <w:rPr>
                  <w:rFonts w:ascii="Times New Roman" w:hAnsi="Times New Roman" w:cs="Times New Roman"/>
                  <w:sz w:val="24"/>
                  <w:szCs w:val="24"/>
                </w:rPr>
                <w:t>336 (3.9)</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6272662A" w14:textId="77777777" w:rsidR="00BB33D1" w:rsidRPr="00033637" w:rsidRDefault="00BB33D1" w:rsidP="00F31FB2">
            <w:pPr>
              <w:spacing w:line="480" w:lineRule="auto"/>
              <w:rPr>
                <w:ins w:id="2574" w:author="Mohammad Nayeem Hasan" w:date="2024-11-03T23:15:00Z"/>
                <w:rFonts w:ascii="Times New Roman" w:hAnsi="Times New Roman" w:cs="Times New Roman"/>
                <w:sz w:val="24"/>
                <w:szCs w:val="24"/>
              </w:rPr>
              <w:pPrChange w:id="2575" w:author="Mohammad Nayeem Hasan" w:date="2024-12-23T01:38:00Z" w16du:dateUtc="2024-12-22T19:38:00Z">
                <w:pPr/>
              </w:pPrChange>
            </w:pPr>
            <w:ins w:id="2576" w:author="Mohammad Nayeem Hasan" w:date="2024-11-03T23:15:00Z">
              <w:r w:rsidRPr="00033637">
                <w:rPr>
                  <w:rFonts w:ascii="Times New Roman" w:hAnsi="Times New Roman" w:cs="Times New Roman"/>
                  <w:sz w:val="24"/>
                  <w:szCs w:val="24"/>
                </w:rPr>
                <w:t>8234 (96.1)</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C64F58" w14:textId="77777777" w:rsidR="00BB33D1" w:rsidRPr="00033637" w:rsidRDefault="00BB33D1" w:rsidP="00F31FB2">
            <w:pPr>
              <w:spacing w:line="480" w:lineRule="auto"/>
              <w:rPr>
                <w:ins w:id="2577" w:author="Mohammad Nayeem Hasan" w:date="2024-11-03T23:15:00Z"/>
                <w:rFonts w:ascii="Times New Roman" w:hAnsi="Times New Roman" w:cs="Times New Roman"/>
                <w:sz w:val="24"/>
                <w:szCs w:val="24"/>
              </w:rPr>
              <w:pPrChange w:id="2578"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27DEC700" w14:textId="77777777" w:rsidR="00BB33D1" w:rsidRPr="00033637" w:rsidRDefault="00BB33D1" w:rsidP="00F31FB2">
            <w:pPr>
              <w:spacing w:line="480" w:lineRule="auto"/>
              <w:rPr>
                <w:ins w:id="2579" w:author="Mohammad Nayeem Hasan" w:date="2024-11-03T23:15:00Z"/>
                <w:rFonts w:ascii="Times New Roman" w:hAnsi="Times New Roman" w:cs="Times New Roman"/>
                <w:sz w:val="24"/>
                <w:szCs w:val="24"/>
              </w:rPr>
              <w:pPrChange w:id="2580" w:author="Mohammad Nayeem Hasan" w:date="2024-12-23T01:38:00Z" w16du:dateUtc="2024-12-22T19:38:00Z">
                <w:pPr/>
              </w:pPrChange>
            </w:pPr>
            <w:ins w:id="2581" w:author="Mohammad Nayeem Hasan" w:date="2024-11-03T23:15:00Z">
              <w:r w:rsidRPr="00033637">
                <w:rPr>
                  <w:rFonts w:ascii="Times New Roman" w:hAnsi="Times New Roman" w:cs="Times New Roman"/>
                  <w:sz w:val="24"/>
                  <w:szCs w:val="24"/>
                </w:rPr>
                <w:t>682 (6.9)</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28851149" w14:textId="77777777" w:rsidR="00BB33D1" w:rsidRPr="00033637" w:rsidRDefault="00BB33D1" w:rsidP="00F31FB2">
            <w:pPr>
              <w:spacing w:line="480" w:lineRule="auto"/>
              <w:rPr>
                <w:ins w:id="2582" w:author="Mohammad Nayeem Hasan" w:date="2024-11-03T23:15:00Z"/>
                <w:rFonts w:ascii="Times New Roman" w:hAnsi="Times New Roman" w:cs="Times New Roman"/>
                <w:sz w:val="24"/>
                <w:szCs w:val="24"/>
              </w:rPr>
              <w:pPrChange w:id="2583" w:author="Mohammad Nayeem Hasan" w:date="2024-12-23T01:38:00Z" w16du:dateUtc="2024-12-22T19:38:00Z">
                <w:pPr/>
              </w:pPrChange>
            </w:pPr>
            <w:ins w:id="2584" w:author="Mohammad Nayeem Hasan" w:date="2024-11-03T23:15:00Z">
              <w:r w:rsidRPr="00033637">
                <w:rPr>
                  <w:rFonts w:ascii="Times New Roman" w:hAnsi="Times New Roman" w:cs="Times New Roman"/>
                  <w:sz w:val="24"/>
                  <w:szCs w:val="24"/>
                </w:rPr>
                <w:t>9116 (93.1)</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3F4DF89" w14:textId="77777777" w:rsidR="00BB33D1" w:rsidRPr="00033637" w:rsidRDefault="00BB33D1" w:rsidP="00F31FB2">
            <w:pPr>
              <w:spacing w:line="480" w:lineRule="auto"/>
              <w:rPr>
                <w:ins w:id="2585" w:author="Mohammad Nayeem Hasan" w:date="2024-11-03T23:15:00Z"/>
                <w:rFonts w:ascii="Times New Roman" w:hAnsi="Times New Roman" w:cs="Times New Roman"/>
                <w:sz w:val="24"/>
                <w:szCs w:val="24"/>
              </w:rPr>
              <w:pPrChange w:id="2586" w:author="Mohammad Nayeem Hasan" w:date="2024-12-23T01:38:00Z" w16du:dateUtc="2024-12-22T19:38:00Z">
                <w:pPr/>
              </w:pPrChange>
            </w:pPr>
          </w:p>
        </w:tc>
      </w:tr>
      <w:tr w:rsidR="00BB33D1" w:rsidRPr="00033637" w14:paraId="333E4FEB" w14:textId="77777777" w:rsidTr="000C3C54">
        <w:trPr>
          <w:trHeight w:val="257"/>
          <w:jc w:val="center"/>
          <w:ins w:id="2587" w:author="Mohammad Nayeem Hasan" w:date="2024-11-03T23:15: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39F626E1" w14:textId="77777777" w:rsidR="00BB33D1" w:rsidRPr="00033637" w:rsidRDefault="00BB33D1" w:rsidP="00F31FB2">
            <w:pPr>
              <w:spacing w:line="480" w:lineRule="auto"/>
              <w:rPr>
                <w:ins w:id="2588" w:author="Mohammad Nayeem Hasan" w:date="2024-11-03T23:15:00Z"/>
                <w:rFonts w:ascii="Times New Roman" w:hAnsi="Times New Roman" w:cs="Times New Roman"/>
                <w:sz w:val="24"/>
                <w:szCs w:val="24"/>
              </w:rPr>
              <w:pPrChange w:id="2589" w:author="Mohammad Nayeem Hasan" w:date="2024-12-23T01:38:00Z" w16du:dateUtc="2024-12-22T19:38:00Z">
                <w:pPr/>
              </w:pPrChange>
            </w:pPr>
            <w:ins w:id="2590" w:author="Mohammad Nayeem Hasan" w:date="2024-11-03T23:15:00Z">
              <w:r w:rsidRPr="00033637">
                <w:rPr>
                  <w:rFonts w:ascii="Times New Roman" w:hAnsi="Times New Roman" w:cs="Times New Roman"/>
                  <w:sz w:val="24"/>
                  <w:szCs w:val="24"/>
                </w:rPr>
                <w:t>Source water type</w:t>
              </w:r>
            </w:ins>
          </w:p>
        </w:tc>
      </w:tr>
      <w:tr w:rsidR="00BB33D1" w:rsidRPr="00033637" w14:paraId="41EE0CA3" w14:textId="77777777" w:rsidTr="000C3C54">
        <w:trPr>
          <w:trHeight w:val="257"/>
          <w:jc w:val="center"/>
          <w:ins w:id="2591"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788CBD77" w14:textId="77777777" w:rsidR="00BB33D1" w:rsidRPr="00033637" w:rsidRDefault="00BB33D1" w:rsidP="00F31FB2">
            <w:pPr>
              <w:spacing w:line="480" w:lineRule="auto"/>
              <w:rPr>
                <w:ins w:id="2592" w:author="Mohammad Nayeem Hasan" w:date="2024-11-03T23:15:00Z"/>
                <w:rFonts w:ascii="Times New Roman" w:hAnsi="Times New Roman" w:cs="Times New Roman"/>
                <w:sz w:val="24"/>
                <w:szCs w:val="24"/>
              </w:rPr>
              <w:pPrChange w:id="2593" w:author="Mohammad Nayeem Hasan" w:date="2024-12-23T01:38:00Z" w16du:dateUtc="2024-12-22T19:38:00Z">
                <w:pPr/>
              </w:pPrChange>
            </w:pPr>
            <w:ins w:id="2594" w:author="Mohammad Nayeem Hasan" w:date="2024-11-03T23:15:00Z">
              <w:r w:rsidRPr="00033637">
                <w:rPr>
                  <w:rFonts w:ascii="Times New Roman" w:hAnsi="Times New Roman" w:cs="Times New Roman"/>
                  <w:sz w:val="24"/>
                  <w:szCs w:val="24"/>
                </w:rPr>
                <w:t>Improved</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4A4D68EE" w14:textId="77777777" w:rsidR="00BB33D1" w:rsidRPr="00033637" w:rsidRDefault="00BB33D1" w:rsidP="00F31FB2">
            <w:pPr>
              <w:spacing w:line="480" w:lineRule="auto"/>
              <w:rPr>
                <w:ins w:id="2595" w:author="Mohammad Nayeem Hasan" w:date="2024-11-03T23:15:00Z"/>
                <w:rFonts w:ascii="Times New Roman" w:hAnsi="Times New Roman" w:cs="Times New Roman"/>
                <w:sz w:val="24"/>
                <w:szCs w:val="24"/>
              </w:rPr>
              <w:pPrChange w:id="2596" w:author="Mohammad Nayeem Hasan" w:date="2024-12-23T01:38:00Z" w16du:dateUtc="2024-12-22T19:38:00Z">
                <w:pPr/>
              </w:pPrChange>
            </w:pPr>
            <w:ins w:id="2597" w:author="Mohammad Nayeem Hasan" w:date="2024-11-03T23:15:00Z">
              <w:r w:rsidRPr="00033637">
                <w:rPr>
                  <w:rFonts w:ascii="Times New Roman" w:hAnsi="Times New Roman" w:cs="Times New Roman"/>
                  <w:sz w:val="24"/>
                  <w:szCs w:val="24"/>
                </w:rPr>
                <w:t>2216 (7.1)</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16BF3F1E" w14:textId="77777777" w:rsidR="00BB33D1" w:rsidRPr="00033637" w:rsidRDefault="00BB33D1" w:rsidP="00F31FB2">
            <w:pPr>
              <w:spacing w:line="480" w:lineRule="auto"/>
              <w:rPr>
                <w:ins w:id="2598" w:author="Mohammad Nayeem Hasan" w:date="2024-11-03T23:15:00Z"/>
                <w:rFonts w:ascii="Times New Roman" w:hAnsi="Times New Roman" w:cs="Times New Roman"/>
                <w:sz w:val="24"/>
                <w:szCs w:val="24"/>
              </w:rPr>
              <w:pPrChange w:id="2599" w:author="Mohammad Nayeem Hasan" w:date="2024-12-23T01:38:00Z" w16du:dateUtc="2024-12-22T19:38:00Z">
                <w:pPr/>
              </w:pPrChange>
            </w:pPr>
            <w:ins w:id="2600" w:author="Mohammad Nayeem Hasan" w:date="2024-11-03T23:15:00Z">
              <w:r w:rsidRPr="00033637">
                <w:rPr>
                  <w:rFonts w:ascii="Times New Roman" w:hAnsi="Times New Roman" w:cs="Times New Roman"/>
                  <w:sz w:val="24"/>
                  <w:szCs w:val="24"/>
                </w:rPr>
                <w:t>28783 (92.9)</w:t>
              </w:r>
            </w:ins>
          </w:p>
        </w:tc>
        <w:tc>
          <w:tcPr>
            <w:tcW w:w="689" w:type="pct"/>
            <w:vMerge w:val="restart"/>
            <w:tcBorders>
              <w:top w:val="single" w:sz="4" w:space="0" w:color="auto"/>
              <w:left w:val="single" w:sz="4" w:space="0" w:color="auto"/>
              <w:bottom w:val="single" w:sz="4" w:space="0" w:color="auto"/>
              <w:right w:val="single" w:sz="4" w:space="0" w:color="auto"/>
            </w:tcBorders>
            <w:vAlign w:val="center"/>
            <w:hideMark/>
          </w:tcPr>
          <w:p w14:paraId="41E50E68" w14:textId="77777777" w:rsidR="00BB33D1" w:rsidRPr="00033637" w:rsidRDefault="00BB33D1" w:rsidP="00F31FB2">
            <w:pPr>
              <w:spacing w:line="480" w:lineRule="auto"/>
              <w:rPr>
                <w:ins w:id="2601" w:author="Mohammad Nayeem Hasan" w:date="2024-11-03T23:15:00Z"/>
                <w:rFonts w:ascii="Times New Roman" w:hAnsi="Times New Roman" w:cs="Times New Roman"/>
                <w:sz w:val="24"/>
                <w:szCs w:val="24"/>
              </w:rPr>
              <w:pPrChange w:id="2602" w:author="Mohammad Nayeem Hasan" w:date="2024-12-23T01:38:00Z" w16du:dateUtc="2024-12-22T19:38:00Z">
                <w:pPr/>
              </w:pPrChange>
            </w:pPr>
            <w:ins w:id="2603" w:author="Mohammad Nayeem Hasan" w:date="2024-11-03T23:15:00Z">
              <w:r w:rsidRPr="00033637">
                <w:rPr>
                  <w:rFonts w:ascii="Times New Roman" w:hAnsi="Times New Roman" w:cs="Times New Roman"/>
                  <w:sz w:val="24"/>
                  <w:szCs w:val="24"/>
                </w:rPr>
                <w:t>0.854</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0B668194" w14:textId="77777777" w:rsidR="00BB33D1" w:rsidRPr="00033637" w:rsidRDefault="00BB33D1" w:rsidP="00F31FB2">
            <w:pPr>
              <w:spacing w:line="480" w:lineRule="auto"/>
              <w:rPr>
                <w:ins w:id="2604" w:author="Mohammad Nayeem Hasan" w:date="2024-11-03T23:15:00Z"/>
                <w:rFonts w:ascii="Times New Roman" w:hAnsi="Times New Roman" w:cs="Times New Roman"/>
                <w:sz w:val="24"/>
                <w:szCs w:val="24"/>
              </w:rPr>
              <w:pPrChange w:id="2605" w:author="Mohammad Nayeem Hasan" w:date="2024-12-23T01:38:00Z" w16du:dateUtc="2024-12-22T19:38:00Z">
                <w:pPr/>
              </w:pPrChange>
            </w:pPr>
            <w:ins w:id="2606" w:author="Mohammad Nayeem Hasan" w:date="2024-11-03T23:15:00Z">
              <w:r w:rsidRPr="00033637">
                <w:rPr>
                  <w:rFonts w:ascii="Times New Roman" w:hAnsi="Times New Roman" w:cs="Times New Roman"/>
                  <w:sz w:val="24"/>
                  <w:szCs w:val="24"/>
                </w:rPr>
                <w:t>772 (4.0)</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7685BD6A" w14:textId="77777777" w:rsidR="00BB33D1" w:rsidRPr="00033637" w:rsidRDefault="00BB33D1" w:rsidP="00F31FB2">
            <w:pPr>
              <w:spacing w:line="480" w:lineRule="auto"/>
              <w:rPr>
                <w:ins w:id="2607" w:author="Mohammad Nayeem Hasan" w:date="2024-11-03T23:15:00Z"/>
                <w:rFonts w:ascii="Times New Roman" w:hAnsi="Times New Roman" w:cs="Times New Roman"/>
                <w:sz w:val="24"/>
                <w:szCs w:val="24"/>
              </w:rPr>
              <w:pPrChange w:id="2608" w:author="Mohammad Nayeem Hasan" w:date="2024-12-23T01:38:00Z" w16du:dateUtc="2024-12-22T19:38:00Z">
                <w:pPr/>
              </w:pPrChange>
            </w:pPr>
            <w:ins w:id="2609" w:author="Mohammad Nayeem Hasan" w:date="2024-11-03T23:15:00Z">
              <w:r w:rsidRPr="00033637">
                <w:rPr>
                  <w:rFonts w:ascii="Times New Roman" w:hAnsi="Times New Roman" w:cs="Times New Roman"/>
                  <w:sz w:val="24"/>
                  <w:szCs w:val="24"/>
                </w:rPr>
                <w:t>18590 (96.0)</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03C0839F" w14:textId="77777777" w:rsidR="00BB33D1" w:rsidRPr="00033637" w:rsidRDefault="00BB33D1" w:rsidP="00F31FB2">
            <w:pPr>
              <w:spacing w:line="480" w:lineRule="auto"/>
              <w:rPr>
                <w:ins w:id="2610" w:author="Mohammad Nayeem Hasan" w:date="2024-11-03T23:15:00Z"/>
                <w:rFonts w:ascii="Times New Roman" w:hAnsi="Times New Roman" w:cs="Times New Roman"/>
                <w:sz w:val="24"/>
                <w:szCs w:val="24"/>
              </w:rPr>
              <w:pPrChange w:id="2611" w:author="Mohammad Nayeem Hasan" w:date="2024-12-23T01:38:00Z" w16du:dateUtc="2024-12-22T19:38:00Z">
                <w:pPr/>
              </w:pPrChange>
            </w:pPr>
            <w:ins w:id="2612" w:author="Mohammad Nayeem Hasan" w:date="2024-11-03T23:15:00Z">
              <w:r w:rsidRPr="00033637">
                <w:rPr>
                  <w:rFonts w:ascii="Times New Roman" w:hAnsi="Times New Roman" w:cs="Times New Roman"/>
                  <w:sz w:val="24"/>
                  <w:szCs w:val="24"/>
                </w:rPr>
                <w:t>0.687</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0B8624D6" w14:textId="77777777" w:rsidR="00BB33D1" w:rsidRPr="00033637" w:rsidRDefault="00BB33D1" w:rsidP="00F31FB2">
            <w:pPr>
              <w:spacing w:line="480" w:lineRule="auto"/>
              <w:rPr>
                <w:ins w:id="2613" w:author="Mohammad Nayeem Hasan" w:date="2024-11-03T23:15:00Z"/>
                <w:rFonts w:ascii="Times New Roman" w:hAnsi="Times New Roman" w:cs="Times New Roman"/>
                <w:sz w:val="24"/>
                <w:szCs w:val="24"/>
              </w:rPr>
              <w:pPrChange w:id="2614" w:author="Mohammad Nayeem Hasan" w:date="2024-12-23T01:38:00Z" w16du:dateUtc="2024-12-22T19:38:00Z">
                <w:pPr/>
              </w:pPrChange>
            </w:pPr>
            <w:ins w:id="2615" w:author="Mohammad Nayeem Hasan" w:date="2024-11-03T23:15:00Z">
              <w:r w:rsidRPr="00033637">
                <w:rPr>
                  <w:rFonts w:ascii="Times New Roman" w:hAnsi="Times New Roman" w:cs="Times New Roman"/>
                  <w:sz w:val="24"/>
                  <w:szCs w:val="24"/>
                </w:rPr>
                <w:t>1566 (6.90)</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343FD074" w14:textId="77777777" w:rsidR="00BB33D1" w:rsidRPr="00033637" w:rsidRDefault="00BB33D1" w:rsidP="00F31FB2">
            <w:pPr>
              <w:spacing w:line="480" w:lineRule="auto"/>
              <w:rPr>
                <w:ins w:id="2616" w:author="Mohammad Nayeem Hasan" w:date="2024-11-03T23:15:00Z"/>
                <w:rFonts w:ascii="Times New Roman" w:hAnsi="Times New Roman" w:cs="Times New Roman"/>
                <w:sz w:val="24"/>
                <w:szCs w:val="24"/>
              </w:rPr>
              <w:pPrChange w:id="2617" w:author="Mohammad Nayeem Hasan" w:date="2024-12-23T01:38:00Z" w16du:dateUtc="2024-12-22T19:38:00Z">
                <w:pPr/>
              </w:pPrChange>
            </w:pPr>
            <w:ins w:id="2618" w:author="Mohammad Nayeem Hasan" w:date="2024-11-03T23:15:00Z">
              <w:r w:rsidRPr="00033637">
                <w:rPr>
                  <w:rFonts w:ascii="Times New Roman" w:hAnsi="Times New Roman" w:cs="Times New Roman"/>
                  <w:sz w:val="24"/>
                  <w:szCs w:val="24"/>
                </w:rPr>
                <w:t>21122 (93.10)</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0F2CBA26" w14:textId="77777777" w:rsidR="00BB33D1" w:rsidRPr="00033637" w:rsidRDefault="00BB33D1" w:rsidP="00F31FB2">
            <w:pPr>
              <w:spacing w:line="480" w:lineRule="auto"/>
              <w:rPr>
                <w:ins w:id="2619" w:author="Mohammad Nayeem Hasan" w:date="2024-11-03T23:15:00Z"/>
                <w:rFonts w:ascii="Times New Roman" w:hAnsi="Times New Roman" w:cs="Times New Roman"/>
                <w:sz w:val="24"/>
                <w:szCs w:val="24"/>
              </w:rPr>
              <w:pPrChange w:id="2620" w:author="Mohammad Nayeem Hasan" w:date="2024-12-23T01:38:00Z" w16du:dateUtc="2024-12-22T19:38:00Z">
                <w:pPr/>
              </w:pPrChange>
            </w:pPr>
            <w:ins w:id="2621" w:author="Mohammad Nayeem Hasan" w:date="2024-11-03T23:15:00Z">
              <w:r w:rsidRPr="00033637">
                <w:rPr>
                  <w:rFonts w:ascii="Times New Roman" w:hAnsi="Times New Roman" w:cs="Times New Roman"/>
                  <w:sz w:val="24"/>
                  <w:szCs w:val="24"/>
                </w:rPr>
                <w:t>0.537</w:t>
              </w:r>
            </w:ins>
          </w:p>
        </w:tc>
      </w:tr>
      <w:tr w:rsidR="00BB33D1" w:rsidRPr="00033637" w14:paraId="0CD646FF" w14:textId="77777777" w:rsidTr="000C3C54">
        <w:trPr>
          <w:trHeight w:val="257"/>
          <w:jc w:val="center"/>
          <w:ins w:id="2622"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646791F8" w14:textId="77777777" w:rsidR="00BB33D1" w:rsidRPr="00033637" w:rsidRDefault="00BB33D1" w:rsidP="00F31FB2">
            <w:pPr>
              <w:spacing w:line="480" w:lineRule="auto"/>
              <w:rPr>
                <w:ins w:id="2623" w:author="Mohammad Nayeem Hasan" w:date="2024-11-03T23:15:00Z"/>
                <w:rFonts w:ascii="Times New Roman" w:hAnsi="Times New Roman" w:cs="Times New Roman"/>
                <w:sz w:val="24"/>
                <w:szCs w:val="24"/>
              </w:rPr>
              <w:pPrChange w:id="2624" w:author="Mohammad Nayeem Hasan" w:date="2024-12-23T01:38:00Z" w16du:dateUtc="2024-12-22T19:38:00Z">
                <w:pPr/>
              </w:pPrChange>
            </w:pPr>
            <w:ins w:id="2625" w:author="Mohammad Nayeem Hasan" w:date="2024-11-03T23:15:00Z">
              <w:r w:rsidRPr="00033637">
                <w:rPr>
                  <w:rFonts w:ascii="Times New Roman" w:hAnsi="Times New Roman" w:cs="Times New Roman"/>
                  <w:sz w:val="24"/>
                  <w:szCs w:val="24"/>
                </w:rPr>
                <w:lastRenderedPageBreak/>
                <w:t>Unimproved</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7457BF3E" w14:textId="77777777" w:rsidR="00BB33D1" w:rsidRPr="00033637" w:rsidRDefault="00BB33D1" w:rsidP="00F31FB2">
            <w:pPr>
              <w:spacing w:line="480" w:lineRule="auto"/>
              <w:rPr>
                <w:ins w:id="2626" w:author="Mohammad Nayeem Hasan" w:date="2024-11-03T23:15:00Z"/>
                <w:rFonts w:ascii="Times New Roman" w:hAnsi="Times New Roman" w:cs="Times New Roman"/>
                <w:sz w:val="24"/>
                <w:szCs w:val="24"/>
              </w:rPr>
              <w:pPrChange w:id="2627" w:author="Mohammad Nayeem Hasan" w:date="2024-12-23T01:38:00Z" w16du:dateUtc="2024-12-22T19:38:00Z">
                <w:pPr/>
              </w:pPrChange>
            </w:pPr>
            <w:ins w:id="2628" w:author="Mohammad Nayeem Hasan" w:date="2024-11-03T23:15:00Z">
              <w:r w:rsidRPr="00033637">
                <w:rPr>
                  <w:rFonts w:ascii="Times New Roman" w:hAnsi="Times New Roman" w:cs="Times New Roman"/>
                  <w:sz w:val="24"/>
                  <w:szCs w:val="24"/>
                </w:rPr>
                <w:t>38 (6.9)</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655099CB" w14:textId="77777777" w:rsidR="00BB33D1" w:rsidRPr="00033637" w:rsidRDefault="00BB33D1" w:rsidP="00F31FB2">
            <w:pPr>
              <w:spacing w:line="480" w:lineRule="auto"/>
              <w:rPr>
                <w:ins w:id="2629" w:author="Mohammad Nayeem Hasan" w:date="2024-11-03T23:15:00Z"/>
                <w:rFonts w:ascii="Times New Roman" w:hAnsi="Times New Roman" w:cs="Times New Roman"/>
                <w:sz w:val="24"/>
                <w:szCs w:val="24"/>
              </w:rPr>
              <w:pPrChange w:id="2630" w:author="Mohammad Nayeem Hasan" w:date="2024-12-23T01:38:00Z" w16du:dateUtc="2024-12-22T19:38:00Z">
                <w:pPr/>
              </w:pPrChange>
            </w:pPr>
            <w:ins w:id="2631" w:author="Mohammad Nayeem Hasan" w:date="2024-11-03T23:15:00Z">
              <w:r w:rsidRPr="00033637">
                <w:rPr>
                  <w:rFonts w:ascii="Times New Roman" w:hAnsi="Times New Roman" w:cs="Times New Roman"/>
                  <w:sz w:val="24"/>
                  <w:szCs w:val="24"/>
                </w:rPr>
                <w:t>508 (93.1)</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28ECB7" w14:textId="77777777" w:rsidR="00BB33D1" w:rsidRPr="00033637" w:rsidRDefault="00BB33D1" w:rsidP="00F31FB2">
            <w:pPr>
              <w:spacing w:line="480" w:lineRule="auto"/>
              <w:rPr>
                <w:ins w:id="2632" w:author="Mohammad Nayeem Hasan" w:date="2024-11-03T23:15:00Z"/>
                <w:rFonts w:ascii="Times New Roman" w:hAnsi="Times New Roman" w:cs="Times New Roman"/>
                <w:sz w:val="24"/>
                <w:szCs w:val="24"/>
              </w:rPr>
              <w:pPrChange w:id="2633"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1D0E1EDF" w14:textId="77777777" w:rsidR="00BB33D1" w:rsidRPr="00033637" w:rsidRDefault="00BB33D1" w:rsidP="00F31FB2">
            <w:pPr>
              <w:spacing w:line="480" w:lineRule="auto"/>
              <w:rPr>
                <w:ins w:id="2634" w:author="Mohammad Nayeem Hasan" w:date="2024-11-03T23:15:00Z"/>
                <w:rFonts w:ascii="Times New Roman" w:hAnsi="Times New Roman" w:cs="Times New Roman"/>
                <w:sz w:val="24"/>
                <w:szCs w:val="24"/>
              </w:rPr>
              <w:pPrChange w:id="2635" w:author="Mohammad Nayeem Hasan" w:date="2024-12-23T01:38:00Z" w16du:dateUtc="2024-12-22T19:38:00Z">
                <w:pPr/>
              </w:pPrChange>
            </w:pPr>
            <w:ins w:id="2636" w:author="Mohammad Nayeem Hasan" w:date="2024-11-03T23:15:00Z">
              <w:r w:rsidRPr="00033637">
                <w:rPr>
                  <w:rFonts w:ascii="Times New Roman" w:hAnsi="Times New Roman" w:cs="Times New Roman"/>
                  <w:sz w:val="24"/>
                  <w:szCs w:val="24"/>
                </w:rPr>
                <w:t>17 (3.5)</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41C30430" w14:textId="77777777" w:rsidR="00BB33D1" w:rsidRPr="00033637" w:rsidRDefault="00BB33D1" w:rsidP="00F31FB2">
            <w:pPr>
              <w:spacing w:line="480" w:lineRule="auto"/>
              <w:rPr>
                <w:ins w:id="2637" w:author="Mohammad Nayeem Hasan" w:date="2024-11-03T23:15:00Z"/>
                <w:rFonts w:ascii="Times New Roman" w:hAnsi="Times New Roman" w:cs="Times New Roman"/>
                <w:sz w:val="24"/>
                <w:szCs w:val="24"/>
              </w:rPr>
              <w:pPrChange w:id="2638" w:author="Mohammad Nayeem Hasan" w:date="2024-12-23T01:38:00Z" w16du:dateUtc="2024-12-22T19:38:00Z">
                <w:pPr/>
              </w:pPrChange>
            </w:pPr>
            <w:ins w:id="2639" w:author="Mohammad Nayeem Hasan" w:date="2024-11-03T23:15:00Z">
              <w:r w:rsidRPr="00033637">
                <w:rPr>
                  <w:rFonts w:ascii="Times New Roman" w:hAnsi="Times New Roman" w:cs="Times New Roman"/>
                  <w:sz w:val="24"/>
                  <w:szCs w:val="24"/>
                </w:rPr>
                <w:t>481 (96.5)</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848199" w14:textId="77777777" w:rsidR="00BB33D1" w:rsidRPr="00033637" w:rsidRDefault="00BB33D1" w:rsidP="00F31FB2">
            <w:pPr>
              <w:spacing w:line="480" w:lineRule="auto"/>
              <w:rPr>
                <w:ins w:id="2640" w:author="Mohammad Nayeem Hasan" w:date="2024-11-03T23:15:00Z"/>
                <w:rFonts w:ascii="Times New Roman" w:hAnsi="Times New Roman" w:cs="Times New Roman"/>
                <w:sz w:val="24"/>
                <w:szCs w:val="24"/>
              </w:rPr>
              <w:pPrChange w:id="2641"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036CB476" w14:textId="77777777" w:rsidR="00BB33D1" w:rsidRPr="00033637" w:rsidRDefault="00BB33D1" w:rsidP="00F31FB2">
            <w:pPr>
              <w:spacing w:line="480" w:lineRule="auto"/>
              <w:rPr>
                <w:ins w:id="2642" w:author="Mohammad Nayeem Hasan" w:date="2024-11-03T23:15:00Z"/>
                <w:rFonts w:ascii="Times New Roman" w:hAnsi="Times New Roman" w:cs="Times New Roman"/>
                <w:sz w:val="24"/>
                <w:szCs w:val="24"/>
              </w:rPr>
              <w:pPrChange w:id="2643" w:author="Mohammad Nayeem Hasan" w:date="2024-12-23T01:38:00Z" w16du:dateUtc="2024-12-22T19:38:00Z">
                <w:pPr/>
              </w:pPrChange>
            </w:pPr>
            <w:ins w:id="2644" w:author="Mohammad Nayeem Hasan" w:date="2024-11-03T23:15:00Z">
              <w:r w:rsidRPr="00033637">
                <w:rPr>
                  <w:rFonts w:ascii="Times New Roman" w:hAnsi="Times New Roman" w:cs="Times New Roman"/>
                  <w:sz w:val="24"/>
                  <w:szCs w:val="24"/>
                </w:rPr>
                <w:t>30 (7.54)</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7C53B94D" w14:textId="77777777" w:rsidR="00BB33D1" w:rsidRPr="00033637" w:rsidRDefault="00BB33D1" w:rsidP="00F31FB2">
            <w:pPr>
              <w:spacing w:line="480" w:lineRule="auto"/>
              <w:rPr>
                <w:ins w:id="2645" w:author="Mohammad Nayeem Hasan" w:date="2024-11-03T23:15:00Z"/>
                <w:rFonts w:ascii="Times New Roman" w:hAnsi="Times New Roman" w:cs="Times New Roman"/>
                <w:sz w:val="24"/>
                <w:szCs w:val="24"/>
              </w:rPr>
              <w:pPrChange w:id="2646" w:author="Mohammad Nayeem Hasan" w:date="2024-12-23T01:38:00Z" w16du:dateUtc="2024-12-22T19:38:00Z">
                <w:pPr/>
              </w:pPrChange>
            </w:pPr>
            <w:ins w:id="2647" w:author="Mohammad Nayeem Hasan" w:date="2024-11-03T23:15:00Z">
              <w:r w:rsidRPr="00033637">
                <w:rPr>
                  <w:rFonts w:ascii="Times New Roman" w:hAnsi="Times New Roman" w:cs="Times New Roman"/>
                  <w:sz w:val="24"/>
                  <w:szCs w:val="24"/>
                </w:rPr>
                <w:t>370 (92.50)</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F8C625" w14:textId="77777777" w:rsidR="00BB33D1" w:rsidRPr="00033637" w:rsidRDefault="00BB33D1" w:rsidP="00F31FB2">
            <w:pPr>
              <w:spacing w:line="480" w:lineRule="auto"/>
              <w:rPr>
                <w:ins w:id="2648" w:author="Mohammad Nayeem Hasan" w:date="2024-11-03T23:15:00Z"/>
                <w:rFonts w:ascii="Times New Roman" w:hAnsi="Times New Roman" w:cs="Times New Roman"/>
                <w:sz w:val="24"/>
                <w:szCs w:val="24"/>
              </w:rPr>
              <w:pPrChange w:id="2649" w:author="Mohammad Nayeem Hasan" w:date="2024-12-23T01:38:00Z" w16du:dateUtc="2024-12-22T19:38:00Z">
                <w:pPr/>
              </w:pPrChange>
            </w:pPr>
          </w:p>
        </w:tc>
      </w:tr>
      <w:tr w:rsidR="00BB33D1" w:rsidRPr="00033637" w14:paraId="0B344257" w14:textId="77777777" w:rsidTr="000C3C54">
        <w:trPr>
          <w:trHeight w:val="257"/>
          <w:jc w:val="center"/>
          <w:ins w:id="2650" w:author="Mohammad Nayeem Hasan" w:date="2024-11-03T23:15: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136E580A" w14:textId="77777777" w:rsidR="00BB33D1" w:rsidRPr="00033637" w:rsidRDefault="00BB33D1" w:rsidP="00F31FB2">
            <w:pPr>
              <w:spacing w:line="480" w:lineRule="auto"/>
              <w:rPr>
                <w:ins w:id="2651" w:author="Mohammad Nayeem Hasan" w:date="2024-11-03T23:15:00Z"/>
                <w:rFonts w:ascii="Times New Roman" w:hAnsi="Times New Roman" w:cs="Times New Roman"/>
                <w:sz w:val="24"/>
                <w:szCs w:val="24"/>
              </w:rPr>
              <w:pPrChange w:id="2652" w:author="Mohammad Nayeem Hasan" w:date="2024-12-23T01:38:00Z" w16du:dateUtc="2024-12-22T19:38:00Z">
                <w:pPr/>
              </w:pPrChange>
            </w:pPr>
            <w:ins w:id="2653" w:author="Mohammad Nayeem Hasan" w:date="2024-11-03T23:15:00Z">
              <w:r w:rsidRPr="00033637">
                <w:rPr>
                  <w:rFonts w:ascii="Times New Roman" w:hAnsi="Times New Roman" w:cs="Times New Roman"/>
                  <w:sz w:val="24"/>
                  <w:szCs w:val="24"/>
                </w:rPr>
                <w:t>Source of water</w:t>
              </w:r>
            </w:ins>
          </w:p>
        </w:tc>
      </w:tr>
      <w:tr w:rsidR="00BB33D1" w:rsidRPr="00033637" w14:paraId="6BF590D3" w14:textId="77777777" w:rsidTr="000C3C54">
        <w:trPr>
          <w:trHeight w:val="257"/>
          <w:jc w:val="center"/>
          <w:ins w:id="2654"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6EE1BAC0" w14:textId="77777777" w:rsidR="00BB33D1" w:rsidRPr="00033637" w:rsidRDefault="00BB33D1" w:rsidP="00F31FB2">
            <w:pPr>
              <w:spacing w:line="480" w:lineRule="auto"/>
              <w:rPr>
                <w:ins w:id="2655" w:author="Mohammad Nayeem Hasan" w:date="2024-11-03T23:15:00Z"/>
                <w:rFonts w:ascii="Times New Roman" w:hAnsi="Times New Roman" w:cs="Times New Roman"/>
                <w:sz w:val="24"/>
                <w:szCs w:val="24"/>
              </w:rPr>
              <w:pPrChange w:id="2656" w:author="Mohammad Nayeem Hasan" w:date="2024-12-23T01:38:00Z" w16du:dateUtc="2024-12-22T19:38:00Z">
                <w:pPr/>
              </w:pPrChange>
            </w:pPr>
            <w:ins w:id="2657" w:author="Mohammad Nayeem Hasan" w:date="2024-11-03T23:15:00Z">
              <w:r w:rsidRPr="00033637">
                <w:rPr>
                  <w:rFonts w:ascii="Times New Roman" w:hAnsi="Times New Roman" w:cs="Times New Roman"/>
                  <w:sz w:val="24"/>
                  <w:szCs w:val="24"/>
                </w:rPr>
                <w:t>Direct from source</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64C64BF6" w14:textId="77777777" w:rsidR="00BB33D1" w:rsidRPr="00033637" w:rsidRDefault="00BB33D1" w:rsidP="00F31FB2">
            <w:pPr>
              <w:spacing w:line="480" w:lineRule="auto"/>
              <w:rPr>
                <w:ins w:id="2658" w:author="Mohammad Nayeem Hasan" w:date="2024-11-03T23:15:00Z"/>
                <w:rFonts w:ascii="Times New Roman" w:hAnsi="Times New Roman" w:cs="Times New Roman"/>
                <w:sz w:val="24"/>
                <w:szCs w:val="24"/>
              </w:rPr>
              <w:pPrChange w:id="2659" w:author="Mohammad Nayeem Hasan" w:date="2024-12-23T01:38:00Z" w16du:dateUtc="2024-12-22T19:38:00Z">
                <w:pPr/>
              </w:pPrChange>
            </w:pPr>
            <w:ins w:id="2660" w:author="Mohammad Nayeem Hasan" w:date="2024-11-03T23:15:00Z">
              <w:r w:rsidRPr="00033637">
                <w:rPr>
                  <w:rFonts w:ascii="Times New Roman" w:hAnsi="Times New Roman" w:cs="Times New Roman"/>
                  <w:sz w:val="24"/>
                  <w:szCs w:val="24"/>
                </w:rPr>
                <w:t>-</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265D1215" w14:textId="77777777" w:rsidR="00BB33D1" w:rsidRPr="00033637" w:rsidRDefault="00BB33D1" w:rsidP="00F31FB2">
            <w:pPr>
              <w:spacing w:line="480" w:lineRule="auto"/>
              <w:rPr>
                <w:ins w:id="2661" w:author="Mohammad Nayeem Hasan" w:date="2024-11-03T23:15:00Z"/>
                <w:rFonts w:ascii="Times New Roman" w:hAnsi="Times New Roman" w:cs="Times New Roman"/>
                <w:sz w:val="24"/>
                <w:szCs w:val="24"/>
              </w:rPr>
              <w:pPrChange w:id="2662" w:author="Mohammad Nayeem Hasan" w:date="2024-12-23T01:38:00Z" w16du:dateUtc="2024-12-22T19:38:00Z">
                <w:pPr/>
              </w:pPrChange>
            </w:pPr>
            <w:ins w:id="2663" w:author="Mohammad Nayeem Hasan" w:date="2024-11-03T23:15:00Z">
              <w:r w:rsidRPr="00033637">
                <w:rPr>
                  <w:rFonts w:ascii="Times New Roman" w:hAnsi="Times New Roman" w:cs="Times New Roman"/>
                  <w:sz w:val="24"/>
                  <w:szCs w:val="24"/>
                </w:rPr>
                <w:t>-</w:t>
              </w:r>
            </w:ins>
          </w:p>
        </w:tc>
        <w:tc>
          <w:tcPr>
            <w:tcW w:w="689" w:type="pct"/>
            <w:vMerge w:val="restart"/>
            <w:tcBorders>
              <w:top w:val="single" w:sz="4" w:space="0" w:color="auto"/>
              <w:left w:val="single" w:sz="4" w:space="0" w:color="auto"/>
              <w:bottom w:val="single" w:sz="4" w:space="0" w:color="auto"/>
              <w:right w:val="single" w:sz="4" w:space="0" w:color="auto"/>
            </w:tcBorders>
            <w:vAlign w:val="center"/>
            <w:hideMark/>
          </w:tcPr>
          <w:p w14:paraId="5B8B70D1" w14:textId="77777777" w:rsidR="00BB33D1" w:rsidRPr="00033637" w:rsidRDefault="00BB33D1" w:rsidP="00F31FB2">
            <w:pPr>
              <w:spacing w:line="480" w:lineRule="auto"/>
              <w:rPr>
                <w:ins w:id="2664" w:author="Mohammad Nayeem Hasan" w:date="2024-11-03T23:15:00Z"/>
                <w:rFonts w:ascii="Times New Roman" w:hAnsi="Times New Roman" w:cs="Times New Roman"/>
                <w:sz w:val="24"/>
                <w:szCs w:val="24"/>
              </w:rPr>
              <w:pPrChange w:id="2665" w:author="Mohammad Nayeem Hasan" w:date="2024-12-23T01:38:00Z" w16du:dateUtc="2024-12-22T19:38:00Z">
                <w:pPr/>
              </w:pPrChange>
            </w:pPr>
            <w:ins w:id="2666" w:author="Mohammad Nayeem Hasan" w:date="2024-11-03T23:15:00Z">
              <w:r w:rsidRPr="00033637">
                <w:rPr>
                  <w:rFonts w:ascii="Times New Roman" w:hAnsi="Times New Roman" w:cs="Times New Roman"/>
                  <w:sz w:val="24"/>
                  <w:szCs w:val="24"/>
                </w:rPr>
                <w:t>-</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0F73DCD1" w14:textId="77777777" w:rsidR="00BB33D1" w:rsidRPr="00033637" w:rsidRDefault="00BB33D1" w:rsidP="00F31FB2">
            <w:pPr>
              <w:spacing w:line="480" w:lineRule="auto"/>
              <w:rPr>
                <w:ins w:id="2667" w:author="Mohammad Nayeem Hasan" w:date="2024-11-03T23:15:00Z"/>
                <w:rFonts w:ascii="Times New Roman" w:hAnsi="Times New Roman" w:cs="Times New Roman"/>
                <w:sz w:val="24"/>
                <w:szCs w:val="24"/>
              </w:rPr>
              <w:pPrChange w:id="2668" w:author="Mohammad Nayeem Hasan" w:date="2024-12-23T01:38:00Z" w16du:dateUtc="2024-12-22T19:38:00Z">
                <w:pPr/>
              </w:pPrChange>
            </w:pPr>
            <w:ins w:id="2669" w:author="Mohammad Nayeem Hasan" w:date="2024-11-03T23:15:00Z">
              <w:r w:rsidRPr="00033637">
                <w:rPr>
                  <w:rFonts w:ascii="Times New Roman" w:hAnsi="Times New Roman" w:cs="Times New Roman"/>
                  <w:sz w:val="24"/>
                  <w:szCs w:val="24"/>
                </w:rPr>
                <w:t>8 (3.7)</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6AEAFE10" w14:textId="77777777" w:rsidR="00BB33D1" w:rsidRPr="00033637" w:rsidRDefault="00BB33D1" w:rsidP="00F31FB2">
            <w:pPr>
              <w:spacing w:line="480" w:lineRule="auto"/>
              <w:rPr>
                <w:ins w:id="2670" w:author="Mohammad Nayeem Hasan" w:date="2024-11-03T23:15:00Z"/>
                <w:rFonts w:ascii="Times New Roman" w:hAnsi="Times New Roman" w:cs="Times New Roman"/>
                <w:sz w:val="24"/>
                <w:szCs w:val="24"/>
              </w:rPr>
              <w:pPrChange w:id="2671" w:author="Mohammad Nayeem Hasan" w:date="2024-12-23T01:38:00Z" w16du:dateUtc="2024-12-22T19:38:00Z">
                <w:pPr/>
              </w:pPrChange>
            </w:pPr>
            <w:ins w:id="2672" w:author="Mohammad Nayeem Hasan" w:date="2024-11-03T23:15:00Z">
              <w:r w:rsidRPr="00033637">
                <w:rPr>
                  <w:rFonts w:ascii="Times New Roman" w:hAnsi="Times New Roman" w:cs="Times New Roman"/>
                  <w:sz w:val="24"/>
                  <w:szCs w:val="24"/>
                </w:rPr>
                <w:t>218 (96.3)</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5421983C" w14:textId="77777777" w:rsidR="00BB33D1" w:rsidRPr="00033637" w:rsidRDefault="00BB33D1" w:rsidP="00F31FB2">
            <w:pPr>
              <w:spacing w:line="480" w:lineRule="auto"/>
              <w:rPr>
                <w:ins w:id="2673" w:author="Mohammad Nayeem Hasan" w:date="2024-11-03T23:15:00Z"/>
                <w:rFonts w:ascii="Times New Roman" w:hAnsi="Times New Roman" w:cs="Times New Roman"/>
                <w:sz w:val="24"/>
                <w:szCs w:val="24"/>
              </w:rPr>
              <w:pPrChange w:id="2674" w:author="Mohammad Nayeem Hasan" w:date="2024-12-23T01:38:00Z" w16du:dateUtc="2024-12-22T19:38:00Z">
                <w:pPr/>
              </w:pPrChange>
            </w:pPr>
            <w:ins w:id="2675" w:author="Mohammad Nayeem Hasan" w:date="2024-11-03T23:15:00Z">
              <w:r w:rsidRPr="00033637">
                <w:rPr>
                  <w:rFonts w:ascii="Times New Roman" w:hAnsi="Times New Roman" w:cs="Times New Roman"/>
                  <w:sz w:val="24"/>
                  <w:szCs w:val="24"/>
                </w:rPr>
                <w:t>0.097</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27DA0958" w14:textId="77777777" w:rsidR="00BB33D1" w:rsidRPr="00033637" w:rsidRDefault="00BB33D1" w:rsidP="00F31FB2">
            <w:pPr>
              <w:spacing w:line="480" w:lineRule="auto"/>
              <w:rPr>
                <w:ins w:id="2676" w:author="Mohammad Nayeem Hasan" w:date="2024-11-03T23:15:00Z"/>
                <w:rFonts w:ascii="Times New Roman" w:hAnsi="Times New Roman" w:cs="Times New Roman"/>
                <w:sz w:val="24"/>
                <w:szCs w:val="24"/>
              </w:rPr>
              <w:pPrChange w:id="2677" w:author="Mohammad Nayeem Hasan" w:date="2024-12-23T01:38:00Z" w16du:dateUtc="2024-12-22T19:38:00Z">
                <w:pPr/>
              </w:pPrChange>
            </w:pPr>
            <w:ins w:id="2678" w:author="Mohammad Nayeem Hasan" w:date="2024-11-03T23:15:00Z">
              <w:r w:rsidRPr="00033637">
                <w:rPr>
                  <w:rFonts w:ascii="Times New Roman" w:hAnsi="Times New Roman" w:cs="Times New Roman"/>
                  <w:sz w:val="24"/>
                  <w:szCs w:val="24"/>
                </w:rPr>
                <w:t>27 (8.7)</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72A53CBF" w14:textId="77777777" w:rsidR="00BB33D1" w:rsidRPr="00033637" w:rsidRDefault="00BB33D1" w:rsidP="00F31FB2">
            <w:pPr>
              <w:spacing w:line="480" w:lineRule="auto"/>
              <w:rPr>
                <w:ins w:id="2679" w:author="Mohammad Nayeem Hasan" w:date="2024-11-03T23:15:00Z"/>
                <w:rFonts w:ascii="Times New Roman" w:hAnsi="Times New Roman" w:cs="Times New Roman"/>
                <w:sz w:val="24"/>
                <w:szCs w:val="24"/>
              </w:rPr>
              <w:pPrChange w:id="2680" w:author="Mohammad Nayeem Hasan" w:date="2024-12-23T01:38:00Z" w16du:dateUtc="2024-12-22T19:38:00Z">
                <w:pPr/>
              </w:pPrChange>
            </w:pPr>
            <w:ins w:id="2681" w:author="Mohammad Nayeem Hasan" w:date="2024-11-03T23:15:00Z">
              <w:r w:rsidRPr="00033637">
                <w:rPr>
                  <w:rFonts w:ascii="Times New Roman" w:hAnsi="Times New Roman" w:cs="Times New Roman"/>
                  <w:sz w:val="24"/>
                  <w:szCs w:val="24"/>
                </w:rPr>
                <w:t>290 (91.4)</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48186C0A" w14:textId="77777777" w:rsidR="00BB33D1" w:rsidRPr="00033637" w:rsidRDefault="00BB33D1" w:rsidP="00F31FB2">
            <w:pPr>
              <w:spacing w:line="480" w:lineRule="auto"/>
              <w:rPr>
                <w:ins w:id="2682" w:author="Mohammad Nayeem Hasan" w:date="2024-11-03T23:15:00Z"/>
                <w:rFonts w:ascii="Times New Roman" w:hAnsi="Times New Roman" w:cs="Times New Roman"/>
                <w:sz w:val="24"/>
                <w:szCs w:val="24"/>
              </w:rPr>
              <w:pPrChange w:id="2683" w:author="Mohammad Nayeem Hasan" w:date="2024-12-23T01:38:00Z" w16du:dateUtc="2024-12-22T19:38:00Z">
                <w:pPr/>
              </w:pPrChange>
            </w:pPr>
            <w:ins w:id="2684" w:author="Mohammad Nayeem Hasan" w:date="2024-11-03T23:15:00Z">
              <w:r w:rsidRPr="00033637">
                <w:rPr>
                  <w:rFonts w:ascii="Times New Roman" w:hAnsi="Times New Roman" w:cs="Times New Roman"/>
                  <w:sz w:val="24"/>
                  <w:szCs w:val="24"/>
                </w:rPr>
                <w:t>0.366</w:t>
              </w:r>
            </w:ins>
          </w:p>
        </w:tc>
      </w:tr>
      <w:tr w:rsidR="00BB33D1" w:rsidRPr="00033637" w14:paraId="04605279" w14:textId="77777777" w:rsidTr="000C3C54">
        <w:trPr>
          <w:trHeight w:val="257"/>
          <w:jc w:val="center"/>
          <w:ins w:id="2685"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46C1DCA6" w14:textId="77777777" w:rsidR="00BB33D1" w:rsidRPr="00033637" w:rsidRDefault="00BB33D1" w:rsidP="00F31FB2">
            <w:pPr>
              <w:spacing w:line="480" w:lineRule="auto"/>
              <w:rPr>
                <w:ins w:id="2686" w:author="Mohammad Nayeem Hasan" w:date="2024-11-03T23:15:00Z"/>
                <w:rFonts w:ascii="Times New Roman" w:hAnsi="Times New Roman" w:cs="Times New Roman"/>
                <w:sz w:val="24"/>
                <w:szCs w:val="24"/>
              </w:rPr>
              <w:pPrChange w:id="2687" w:author="Mohammad Nayeem Hasan" w:date="2024-12-23T01:38:00Z" w16du:dateUtc="2024-12-22T19:38:00Z">
                <w:pPr/>
              </w:pPrChange>
            </w:pPr>
            <w:ins w:id="2688" w:author="Mohammad Nayeem Hasan" w:date="2024-11-03T23:15:00Z">
              <w:r w:rsidRPr="00033637">
                <w:rPr>
                  <w:rFonts w:ascii="Times New Roman" w:hAnsi="Times New Roman" w:cs="Times New Roman"/>
                  <w:sz w:val="24"/>
                  <w:szCs w:val="24"/>
                </w:rPr>
                <w:t>Covered container</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163A98A9" w14:textId="77777777" w:rsidR="00BB33D1" w:rsidRPr="00033637" w:rsidRDefault="00BB33D1" w:rsidP="00F31FB2">
            <w:pPr>
              <w:spacing w:line="480" w:lineRule="auto"/>
              <w:rPr>
                <w:ins w:id="2689" w:author="Mohammad Nayeem Hasan" w:date="2024-11-03T23:15:00Z"/>
                <w:rFonts w:ascii="Times New Roman" w:hAnsi="Times New Roman" w:cs="Times New Roman"/>
                <w:sz w:val="24"/>
                <w:szCs w:val="24"/>
              </w:rPr>
              <w:pPrChange w:id="2690" w:author="Mohammad Nayeem Hasan" w:date="2024-12-23T01:38:00Z" w16du:dateUtc="2024-12-22T19:38:00Z">
                <w:pPr/>
              </w:pPrChange>
            </w:pPr>
            <w:ins w:id="2691" w:author="Mohammad Nayeem Hasan" w:date="2024-11-03T23:15:00Z">
              <w:r w:rsidRPr="00033637">
                <w:rPr>
                  <w:rFonts w:ascii="Times New Roman" w:hAnsi="Times New Roman" w:cs="Times New Roman"/>
                  <w:sz w:val="24"/>
                  <w:szCs w:val="24"/>
                </w:rPr>
                <w:t>-</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60FF4264" w14:textId="77777777" w:rsidR="00BB33D1" w:rsidRPr="00033637" w:rsidRDefault="00BB33D1" w:rsidP="00F31FB2">
            <w:pPr>
              <w:spacing w:line="480" w:lineRule="auto"/>
              <w:rPr>
                <w:ins w:id="2692" w:author="Mohammad Nayeem Hasan" w:date="2024-11-03T23:15:00Z"/>
                <w:rFonts w:ascii="Times New Roman" w:hAnsi="Times New Roman" w:cs="Times New Roman"/>
                <w:sz w:val="24"/>
                <w:szCs w:val="24"/>
              </w:rPr>
              <w:pPrChange w:id="2693" w:author="Mohammad Nayeem Hasan" w:date="2024-12-23T01:38:00Z" w16du:dateUtc="2024-12-22T19:38:00Z">
                <w:pPr/>
              </w:pPrChange>
            </w:pPr>
            <w:ins w:id="2694" w:author="Mohammad Nayeem Hasan" w:date="2024-11-03T23:15:00Z">
              <w:r w:rsidRPr="00033637">
                <w:rPr>
                  <w:rFonts w:ascii="Times New Roman" w:hAnsi="Times New Roman" w:cs="Times New Roman"/>
                  <w:sz w:val="24"/>
                  <w:szCs w:val="24"/>
                </w:rPr>
                <w:t>-</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A2DC9B" w14:textId="77777777" w:rsidR="00BB33D1" w:rsidRPr="00033637" w:rsidRDefault="00BB33D1" w:rsidP="00F31FB2">
            <w:pPr>
              <w:spacing w:line="480" w:lineRule="auto"/>
              <w:rPr>
                <w:ins w:id="2695" w:author="Mohammad Nayeem Hasan" w:date="2024-11-03T23:15:00Z"/>
                <w:rFonts w:ascii="Times New Roman" w:hAnsi="Times New Roman" w:cs="Times New Roman"/>
                <w:sz w:val="24"/>
                <w:szCs w:val="24"/>
              </w:rPr>
              <w:pPrChange w:id="2696"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71F5FDD2" w14:textId="77777777" w:rsidR="00BB33D1" w:rsidRPr="00033637" w:rsidRDefault="00BB33D1" w:rsidP="00F31FB2">
            <w:pPr>
              <w:spacing w:line="480" w:lineRule="auto"/>
              <w:rPr>
                <w:ins w:id="2697" w:author="Mohammad Nayeem Hasan" w:date="2024-11-03T23:15:00Z"/>
                <w:rFonts w:ascii="Times New Roman" w:hAnsi="Times New Roman" w:cs="Times New Roman"/>
                <w:sz w:val="24"/>
                <w:szCs w:val="24"/>
              </w:rPr>
              <w:pPrChange w:id="2698" w:author="Mohammad Nayeem Hasan" w:date="2024-12-23T01:38:00Z" w16du:dateUtc="2024-12-22T19:38:00Z">
                <w:pPr/>
              </w:pPrChange>
            </w:pPr>
            <w:ins w:id="2699" w:author="Mohammad Nayeem Hasan" w:date="2024-11-03T23:15:00Z">
              <w:r w:rsidRPr="00033637">
                <w:rPr>
                  <w:rFonts w:ascii="Times New Roman" w:hAnsi="Times New Roman" w:cs="Times New Roman"/>
                  <w:sz w:val="24"/>
                  <w:szCs w:val="24"/>
                </w:rPr>
                <w:t>113 (4.2)</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0517677D" w14:textId="77777777" w:rsidR="00BB33D1" w:rsidRPr="00033637" w:rsidRDefault="00BB33D1" w:rsidP="00F31FB2">
            <w:pPr>
              <w:spacing w:line="480" w:lineRule="auto"/>
              <w:rPr>
                <w:ins w:id="2700" w:author="Mohammad Nayeem Hasan" w:date="2024-11-03T23:15:00Z"/>
                <w:rFonts w:ascii="Times New Roman" w:hAnsi="Times New Roman" w:cs="Times New Roman"/>
                <w:sz w:val="24"/>
                <w:szCs w:val="24"/>
              </w:rPr>
              <w:pPrChange w:id="2701" w:author="Mohammad Nayeem Hasan" w:date="2024-12-23T01:38:00Z" w16du:dateUtc="2024-12-22T19:38:00Z">
                <w:pPr/>
              </w:pPrChange>
            </w:pPr>
            <w:ins w:id="2702" w:author="Mohammad Nayeem Hasan" w:date="2024-11-03T23:15:00Z">
              <w:r w:rsidRPr="00033637">
                <w:rPr>
                  <w:rFonts w:ascii="Times New Roman" w:hAnsi="Times New Roman" w:cs="Times New Roman"/>
                  <w:sz w:val="24"/>
                  <w:szCs w:val="24"/>
                </w:rPr>
                <w:t>2570 (95.8)</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DE9E62C" w14:textId="77777777" w:rsidR="00BB33D1" w:rsidRPr="00033637" w:rsidRDefault="00BB33D1" w:rsidP="00F31FB2">
            <w:pPr>
              <w:spacing w:line="480" w:lineRule="auto"/>
              <w:rPr>
                <w:ins w:id="2703" w:author="Mohammad Nayeem Hasan" w:date="2024-11-03T23:15:00Z"/>
                <w:rFonts w:ascii="Times New Roman" w:hAnsi="Times New Roman" w:cs="Times New Roman"/>
                <w:sz w:val="24"/>
                <w:szCs w:val="24"/>
              </w:rPr>
              <w:pPrChange w:id="2704"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413015ED" w14:textId="77777777" w:rsidR="00BB33D1" w:rsidRPr="00033637" w:rsidRDefault="00BB33D1" w:rsidP="00F31FB2">
            <w:pPr>
              <w:spacing w:line="480" w:lineRule="auto"/>
              <w:rPr>
                <w:ins w:id="2705" w:author="Mohammad Nayeem Hasan" w:date="2024-11-03T23:15:00Z"/>
                <w:rFonts w:ascii="Times New Roman" w:hAnsi="Times New Roman" w:cs="Times New Roman"/>
                <w:sz w:val="24"/>
                <w:szCs w:val="24"/>
              </w:rPr>
              <w:pPrChange w:id="2706" w:author="Mohammad Nayeem Hasan" w:date="2024-12-23T01:38:00Z" w16du:dateUtc="2024-12-22T19:38:00Z">
                <w:pPr/>
              </w:pPrChange>
            </w:pPr>
            <w:ins w:id="2707" w:author="Mohammad Nayeem Hasan" w:date="2024-11-03T23:15:00Z">
              <w:r w:rsidRPr="00033637">
                <w:rPr>
                  <w:rFonts w:ascii="Times New Roman" w:hAnsi="Times New Roman" w:cs="Times New Roman"/>
                  <w:sz w:val="24"/>
                  <w:szCs w:val="24"/>
                </w:rPr>
                <w:t>216 (7.4)</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6CC60D52" w14:textId="77777777" w:rsidR="00BB33D1" w:rsidRPr="00033637" w:rsidRDefault="00BB33D1" w:rsidP="00F31FB2">
            <w:pPr>
              <w:spacing w:line="480" w:lineRule="auto"/>
              <w:rPr>
                <w:ins w:id="2708" w:author="Mohammad Nayeem Hasan" w:date="2024-11-03T23:15:00Z"/>
                <w:rFonts w:ascii="Times New Roman" w:hAnsi="Times New Roman" w:cs="Times New Roman"/>
                <w:sz w:val="24"/>
                <w:szCs w:val="24"/>
              </w:rPr>
              <w:pPrChange w:id="2709" w:author="Mohammad Nayeem Hasan" w:date="2024-12-23T01:38:00Z" w16du:dateUtc="2024-12-22T19:38:00Z">
                <w:pPr/>
              </w:pPrChange>
            </w:pPr>
            <w:ins w:id="2710" w:author="Mohammad Nayeem Hasan" w:date="2024-11-03T23:15:00Z">
              <w:r w:rsidRPr="00033637">
                <w:rPr>
                  <w:rFonts w:ascii="Times New Roman" w:hAnsi="Times New Roman" w:cs="Times New Roman"/>
                  <w:sz w:val="24"/>
                  <w:szCs w:val="24"/>
                </w:rPr>
                <w:t>2706 (92.6)</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F9F608" w14:textId="77777777" w:rsidR="00BB33D1" w:rsidRPr="00033637" w:rsidRDefault="00BB33D1" w:rsidP="00F31FB2">
            <w:pPr>
              <w:spacing w:line="480" w:lineRule="auto"/>
              <w:rPr>
                <w:ins w:id="2711" w:author="Mohammad Nayeem Hasan" w:date="2024-11-03T23:15:00Z"/>
                <w:rFonts w:ascii="Times New Roman" w:hAnsi="Times New Roman" w:cs="Times New Roman"/>
                <w:sz w:val="24"/>
                <w:szCs w:val="24"/>
              </w:rPr>
              <w:pPrChange w:id="2712" w:author="Mohammad Nayeem Hasan" w:date="2024-12-23T01:38:00Z" w16du:dateUtc="2024-12-22T19:38:00Z">
                <w:pPr/>
              </w:pPrChange>
            </w:pPr>
          </w:p>
        </w:tc>
      </w:tr>
      <w:tr w:rsidR="00BB33D1" w:rsidRPr="00033637" w14:paraId="6654FEFF" w14:textId="77777777" w:rsidTr="000C3C54">
        <w:trPr>
          <w:trHeight w:val="257"/>
          <w:jc w:val="center"/>
          <w:ins w:id="2713"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7E489CF5" w14:textId="77777777" w:rsidR="00BB33D1" w:rsidRPr="00033637" w:rsidRDefault="00BB33D1" w:rsidP="00F31FB2">
            <w:pPr>
              <w:spacing w:line="480" w:lineRule="auto"/>
              <w:rPr>
                <w:ins w:id="2714" w:author="Mohammad Nayeem Hasan" w:date="2024-11-03T23:15:00Z"/>
                <w:rFonts w:ascii="Times New Roman" w:hAnsi="Times New Roman" w:cs="Times New Roman"/>
                <w:sz w:val="24"/>
                <w:szCs w:val="24"/>
              </w:rPr>
              <w:pPrChange w:id="2715" w:author="Mohammad Nayeem Hasan" w:date="2024-12-23T01:38:00Z" w16du:dateUtc="2024-12-22T19:38:00Z">
                <w:pPr/>
              </w:pPrChange>
            </w:pPr>
            <w:ins w:id="2716" w:author="Mohammad Nayeem Hasan" w:date="2024-11-03T23:15:00Z">
              <w:r w:rsidRPr="00033637">
                <w:rPr>
                  <w:rFonts w:ascii="Times New Roman" w:hAnsi="Times New Roman" w:cs="Times New Roman"/>
                  <w:sz w:val="24"/>
                  <w:szCs w:val="24"/>
                </w:rPr>
                <w:t>Uncovered container</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42BA5B44" w14:textId="77777777" w:rsidR="00BB33D1" w:rsidRPr="00033637" w:rsidRDefault="00BB33D1" w:rsidP="00F31FB2">
            <w:pPr>
              <w:spacing w:line="480" w:lineRule="auto"/>
              <w:rPr>
                <w:ins w:id="2717" w:author="Mohammad Nayeem Hasan" w:date="2024-11-03T23:15:00Z"/>
                <w:rFonts w:ascii="Times New Roman" w:hAnsi="Times New Roman" w:cs="Times New Roman"/>
                <w:sz w:val="24"/>
                <w:szCs w:val="24"/>
              </w:rPr>
              <w:pPrChange w:id="2718" w:author="Mohammad Nayeem Hasan" w:date="2024-12-23T01:38:00Z" w16du:dateUtc="2024-12-22T19:38:00Z">
                <w:pPr/>
              </w:pPrChange>
            </w:pPr>
            <w:ins w:id="2719" w:author="Mohammad Nayeem Hasan" w:date="2024-11-03T23:15:00Z">
              <w:r w:rsidRPr="00033637">
                <w:rPr>
                  <w:rFonts w:ascii="Times New Roman" w:hAnsi="Times New Roman" w:cs="Times New Roman"/>
                  <w:sz w:val="24"/>
                  <w:szCs w:val="24"/>
                </w:rPr>
                <w:t>-</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024C07B7" w14:textId="77777777" w:rsidR="00BB33D1" w:rsidRPr="00033637" w:rsidRDefault="00BB33D1" w:rsidP="00F31FB2">
            <w:pPr>
              <w:spacing w:line="480" w:lineRule="auto"/>
              <w:rPr>
                <w:ins w:id="2720" w:author="Mohammad Nayeem Hasan" w:date="2024-11-03T23:15:00Z"/>
                <w:rFonts w:ascii="Times New Roman" w:hAnsi="Times New Roman" w:cs="Times New Roman"/>
                <w:sz w:val="24"/>
                <w:szCs w:val="24"/>
              </w:rPr>
              <w:pPrChange w:id="2721" w:author="Mohammad Nayeem Hasan" w:date="2024-12-23T01:38:00Z" w16du:dateUtc="2024-12-22T19:38:00Z">
                <w:pPr/>
              </w:pPrChange>
            </w:pPr>
            <w:ins w:id="2722" w:author="Mohammad Nayeem Hasan" w:date="2024-11-03T23:15:00Z">
              <w:r w:rsidRPr="00033637">
                <w:rPr>
                  <w:rFonts w:ascii="Times New Roman" w:hAnsi="Times New Roman" w:cs="Times New Roman"/>
                  <w:sz w:val="24"/>
                  <w:szCs w:val="24"/>
                </w:rPr>
                <w:t>-</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D099F3" w14:textId="77777777" w:rsidR="00BB33D1" w:rsidRPr="00033637" w:rsidRDefault="00BB33D1" w:rsidP="00F31FB2">
            <w:pPr>
              <w:spacing w:line="480" w:lineRule="auto"/>
              <w:rPr>
                <w:ins w:id="2723" w:author="Mohammad Nayeem Hasan" w:date="2024-11-03T23:15:00Z"/>
                <w:rFonts w:ascii="Times New Roman" w:hAnsi="Times New Roman" w:cs="Times New Roman"/>
                <w:sz w:val="24"/>
                <w:szCs w:val="24"/>
              </w:rPr>
              <w:pPrChange w:id="2724"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12AEC80A" w14:textId="77777777" w:rsidR="00BB33D1" w:rsidRPr="00033637" w:rsidRDefault="00BB33D1" w:rsidP="00F31FB2">
            <w:pPr>
              <w:spacing w:line="480" w:lineRule="auto"/>
              <w:rPr>
                <w:ins w:id="2725" w:author="Mohammad Nayeem Hasan" w:date="2024-11-03T23:15:00Z"/>
                <w:rFonts w:ascii="Times New Roman" w:hAnsi="Times New Roman" w:cs="Times New Roman"/>
                <w:sz w:val="24"/>
                <w:szCs w:val="24"/>
              </w:rPr>
              <w:pPrChange w:id="2726" w:author="Mohammad Nayeem Hasan" w:date="2024-12-23T01:38:00Z" w16du:dateUtc="2024-12-22T19:38:00Z">
                <w:pPr/>
              </w:pPrChange>
            </w:pPr>
            <w:ins w:id="2727" w:author="Mohammad Nayeem Hasan" w:date="2024-11-03T23:15:00Z">
              <w:r w:rsidRPr="00033637">
                <w:rPr>
                  <w:rFonts w:ascii="Times New Roman" w:hAnsi="Times New Roman" w:cs="Times New Roman"/>
                  <w:sz w:val="24"/>
                  <w:szCs w:val="24"/>
                </w:rPr>
                <w:t>32 (2.7)</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563CDA0F" w14:textId="77777777" w:rsidR="00BB33D1" w:rsidRPr="00033637" w:rsidRDefault="00BB33D1" w:rsidP="00F31FB2">
            <w:pPr>
              <w:spacing w:line="480" w:lineRule="auto"/>
              <w:rPr>
                <w:ins w:id="2728" w:author="Mohammad Nayeem Hasan" w:date="2024-11-03T23:15:00Z"/>
                <w:rFonts w:ascii="Times New Roman" w:hAnsi="Times New Roman" w:cs="Times New Roman"/>
                <w:sz w:val="24"/>
                <w:szCs w:val="24"/>
              </w:rPr>
              <w:pPrChange w:id="2729" w:author="Mohammad Nayeem Hasan" w:date="2024-12-23T01:38:00Z" w16du:dateUtc="2024-12-22T19:38:00Z">
                <w:pPr/>
              </w:pPrChange>
            </w:pPr>
            <w:ins w:id="2730" w:author="Mohammad Nayeem Hasan" w:date="2024-11-03T23:15:00Z">
              <w:r w:rsidRPr="00033637">
                <w:rPr>
                  <w:rFonts w:ascii="Times New Roman" w:hAnsi="Times New Roman" w:cs="Times New Roman"/>
                  <w:sz w:val="24"/>
                  <w:szCs w:val="24"/>
                </w:rPr>
                <w:t>1166 (97.3)</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8654A7" w14:textId="77777777" w:rsidR="00BB33D1" w:rsidRPr="00033637" w:rsidRDefault="00BB33D1" w:rsidP="00F31FB2">
            <w:pPr>
              <w:spacing w:line="480" w:lineRule="auto"/>
              <w:rPr>
                <w:ins w:id="2731" w:author="Mohammad Nayeem Hasan" w:date="2024-11-03T23:15:00Z"/>
                <w:rFonts w:ascii="Times New Roman" w:hAnsi="Times New Roman" w:cs="Times New Roman"/>
                <w:sz w:val="24"/>
                <w:szCs w:val="24"/>
              </w:rPr>
              <w:pPrChange w:id="2732"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776A7763" w14:textId="77777777" w:rsidR="00BB33D1" w:rsidRPr="00033637" w:rsidRDefault="00BB33D1" w:rsidP="00F31FB2">
            <w:pPr>
              <w:spacing w:line="480" w:lineRule="auto"/>
              <w:rPr>
                <w:ins w:id="2733" w:author="Mohammad Nayeem Hasan" w:date="2024-11-03T23:15:00Z"/>
                <w:rFonts w:ascii="Times New Roman" w:hAnsi="Times New Roman" w:cs="Times New Roman"/>
                <w:sz w:val="24"/>
                <w:szCs w:val="24"/>
              </w:rPr>
              <w:pPrChange w:id="2734" w:author="Mohammad Nayeem Hasan" w:date="2024-12-23T01:38:00Z" w16du:dateUtc="2024-12-22T19:38:00Z">
                <w:pPr/>
              </w:pPrChange>
            </w:pPr>
            <w:ins w:id="2735" w:author="Mohammad Nayeem Hasan" w:date="2024-11-03T23:15:00Z">
              <w:r w:rsidRPr="00033637">
                <w:rPr>
                  <w:rFonts w:ascii="Times New Roman" w:hAnsi="Times New Roman" w:cs="Times New Roman"/>
                  <w:sz w:val="24"/>
                  <w:szCs w:val="24"/>
                </w:rPr>
                <w:t>88 (6.3)</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4A730062" w14:textId="77777777" w:rsidR="00BB33D1" w:rsidRPr="00033637" w:rsidRDefault="00BB33D1" w:rsidP="00F31FB2">
            <w:pPr>
              <w:spacing w:line="480" w:lineRule="auto"/>
              <w:rPr>
                <w:ins w:id="2736" w:author="Mohammad Nayeem Hasan" w:date="2024-11-03T23:15:00Z"/>
                <w:rFonts w:ascii="Times New Roman" w:hAnsi="Times New Roman" w:cs="Times New Roman"/>
                <w:sz w:val="24"/>
                <w:szCs w:val="24"/>
              </w:rPr>
              <w:pPrChange w:id="2737" w:author="Mohammad Nayeem Hasan" w:date="2024-12-23T01:38:00Z" w16du:dateUtc="2024-12-22T19:38:00Z">
                <w:pPr/>
              </w:pPrChange>
            </w:pPr>
            <w:ins w:id="2738" w:author="Mohammad Nayeem Hasan" w:date="2024-11-03T23:15:00Z">
              <w:r w:rsidRPr="00033637">
                <w:rPr>
                  <w:rFonts w:ascii="Times New Roman" w:hAnsi="Times New Roman" w:cs="Times New Roman"/>
                  <w:sz w:val="24"/>
                  <w:szCs w:val="24"/>
                </w:rPr>
                <w:t>1304 (93.7)</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E28D56" w14:textId="77777777" w:rsidR="00BB33D1" w:rsidRPr="00033637" w:rsidRDefault="00BB33D1" w:rsidP="00F31FB2">
            <w:pPr>
              <w:spacing w:line="480" w:lineRule="auto"/>
              <w:rPr>
                <w:ins w:id="2739" w:author="Mohammad Nayeem Hasan" w:date="2024-11-03T23:15:00Z"/>
                <w:rFonts w:ascii="Times New Roman" w:hAnsi="Times New Roman" w:cs="Times New Roman"/>
                <w:sz w:val="24"/>
                <w:szCs w:val="24"/>
              </w:rPr>
              <w:pPrChange w:id="2740" w:author="Mohammad Nayeem Hasan" w:date="2024-12-23T01:38:00Z" w16du:dateUtc="2024-12-22T19:38:00Z">
                <w:pPr/>
              </w:pPrChange>
            </w:pPr>
          </w:p>
        </w:tc>
      </w:tr>
      <w:tr w:rsidR="00BB33D1" w:rsidRPr="00033637" w14:paraId="2D9D7D5A" w14:textId="77777777" w:rsidTr="000C3C54">
        <w:trPr>
          <w:trHeight w:val="257"/>
          <w:jc w:val="center"/>
          <w:ins w:id="2741" w:author="Mohammad Nayeem Hasan" w:date="2024-11-03T23:15: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65C765E9" w14:textId="77777777" w:rsidR="00BB33D1" w:rsidRPr="00033637" w:rsidRDefault="00BB33D1" w:rsidP="00F31FB2">
            <w:pPr>
              <w:spacing w:line="480" w:lineRule="auto"/>
              <w:rPr>
                <w:ins w:id="2742" w:author="Mohammad Nayeem Hasan" w:date="2024-11-03T23:15:00Z"/>
                <w:rFonts w:ascii="Times New Roman" w:hAnsi="Times New Roman" w:cs="Times New Roman"/>
                <w:sz w:val="24"/>
                <w:szCs w:val="24"/>
              </w:rPr>
              <w:pPrChange w:id="2743" w:author="Mohammad Nayeem Hasan" w:date="2024-12-23T01:38:00Z" w16du:dateUtc="2024-12-22T19:38:00Z">
                <w:pPr/>
              </w:pPrChange>
            </w:pPr>
            <w:ins w:id="2744" w:author="Mohammad Nayeem Hasan" w:date="2024-11-03T23:15:00Z">
              <w:r w:rsidRPr="00033637">
                <w:rPr>
                  <w:rFonts w:ascii="Times New Roman" w:hAnsi="Times New Roman" w:cs="Times New Roman"/>
                  <w:sz w:val="24"/>
                  <w:szCs w:val="24"/>
                </w:rPr>
                <w:t>Water treatment</w:t>
              </w:r>
            </w:ins>
          </w:p>
        </w:tc>
      </w:tr>
      <w:tr w:rsidR="00BB33D1" w:rsidRPr="00033637" w14:paraId="671C1F91" w14:textId="77777777" w:rsidTr="000C3C54">
        <w:trPr>
          <w:trHeight w:val="257"/>
          <w:jc w:val="center"/>
          <w:ins w:id="2745"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0DDEBA25" w14:textId="77777777" w:rsidR="00BB33D1" w:rsidRPr="00033637" w:rsidRDefault="00BB33D1" w:rsidP="00F31FB2">
            <w:pPr>
              <w:spacing w:line="480" w:lineRule="auto"/>
              <w:rPr>
                <w:ins w:id="2746" w:author="Mohammad Nayeem Hasan" w:date="2024-11-03T23:15:00Z"/>
                <w:rFonts w:ascii="Times New Roman" w:hAnsi="Times New Roman" w:cs="Times New Roman"/>
                <w:sz w:val="24"/>
                <w:szCs w:val="24"/>
              </w:rPr>
              <w:pPrChange w:id="2747" w:author="Mohammad Nayeem Hasan" w:date="2024-12-23T01:38:00Z" w16du:dateUtc="2024-12-22T19:38:00Z">
                <w:pPr/>
              </w:pPrChange>
            </w:pPr>
            <w:ins w:id="2748" w:author="Mohammad Nayeem Hasan" w:date="2024-11-03T23:15:00Z">
              <w:r w:rsidRPr="00033637">
                <w:rPr>
                  <w:rFonts w:ascii="Times New Roman" w:hAnsi="Times New Roman" w:cs="Times New Roman"/>
                  <w:sz w:val="24"/>
                  <w:szCs w:val="24"/>
                </w:rPr>
                <w:t>Yes</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3497C5C1" w14:textId="77777777" w:rsidR="00BB33D1" w:rsidRPr="00033637" w:rsidRDefault="00BB33D1" w:rsidP="00F31FB2">
            <w:pPr>
              <w:spacing w:line="480" w:lineRule="auto"/>
              <w:rPr>
                <w:ins w:id="2749" w:author="Mohammad Nayeem Hasan" w:date="2024-11-03T23:15:00Z"/>
                <w:rFonts w:ascii="Times New Roman" w:hAnsi="Times New Roman" w:cs="Times New Roman"/>
                <w:sz w:val="24"/>
                <w:szCs w:val="24"/>
              </w:rPr>
              <w:pPrChange w:id="2750" w:author="Mohammad Nayeem Hasan" w:date="2024-12-23T01:38:00Z" w16du:dateUtc="2024-12-22T19:38:00Z">
                <w:pPr/>
              </w:pPrChange>
            </w:pPr>
            <w:ins w:id="2751" w:author="Mohammad Nayeem Hasan" w:date="2024-11-03T23:15:00Z">
              <w:r w:rsidRPr="00033637">
                <w:rPr>
                  <w:rFonts w:ascii="Times New Roman" w:hAnsi="Times New Roman" w:cs="Times New Roman"/>
                  <w:sz w:val="24"/>
                  <w:szCs w:val="24"/>
                </w:rPr>
                <w:t>170 (8.1)</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3D8A4C50" w14:textId="77777777" w:rsidR="00BB33D1" w:rsidRPr="00033637" w:rsidRDefault="00BB33D1" w:rsidP="00F31FB2">
            <w:pPr>
              <w:spacing w:line="480" w:lineRule="auto"/>
              <w:rPr>
                <w:ins w:id="2752" w:author="Mohammad Nayeem Hasan" w:date="2024-11-03T23:15:00Z"/>
                <w:rFonts w:ascii="Times New Roman" w:hAnsi="Times New Roman" w:cs="Times New Roman"/>
                <w:sz w:val="24"/>
                <w:szCs w:val="24"/>
              </w:rPr>
              <w:pPrChange w:id="2753" w:author="Mohammad Nayeem Hasan" w:date="2024-12-23T01:38:00Z" w16du:dateUtc="2024-12-22T19:38:00Z">
                <w:pPr/>
              </w:pPrChange>
            </w:pPr>
            <w:ins w:id="2754" w:author="Mohammad Nayeem Hasan" w:date="2024-11-03T23:15:00Z">
              <w:r w:rsidRPr="00033637">
                <w:rPr>
                  <w:rFonts w:ascii="Times New Roman" w:hAnsi="Times New Roman" w:cs="Times New Roman"/>
                  <w:sz w:val="24"/>
                  <w:szCs w:val="24"/>
                </w:rPr>
                <w:t>1917 (91.9)</w:t>
              </w:r>
            </w:ins>
          </w:p>
        </w:tc>
        <w:tc>
          <w:tcPr>
            <w:tcW w:w="689" w:type="pct"/>
            <w:vMerge w:val="restart"/>
            <w:tcBorders>
              <w:top w:val="single" w:sz="4" w:space="0" w:color="auto"/>
              <w:left w:val="single" w:sz="4" w:space="0" w:color="auto"/>
              <w:bottom w:val="single" w:sz="4" w:space="0" w:color="auto"/>
              <w:right w:val="single" w:sz="4" w:space="0" w:color="auto"/>
            </w:tcBorders>
            <w:vAlign w:val="center"/>
            <w:hideMark/>
          </w:tcPr>
          <w:p w14:paraId="7D9E72AC" w14:textId="77777777" w:rsidR="00BB33D1" w:rsidRPr="00033637" w:rsidRDefault="00BB33D1" w:rsidP="00F31FB2">
            <w:pPr>
              <w:spacing w:line="480" w:lineRule="auto"/>
              <w:rPr>
                <w:ins w:id="2755" w:author="Mohammad Nayeem Hasan" w:date="2024-11-03T23:15:00Z"/>
                <w:rFonts w:ascii="Times New Roman" w:hAnsi="Times New Roman" w:cs="Times New Roman"/>
                <w:sz w:val="24"/>
                <w:szCs w:val="24"/>
              </w:rPr>
              <w:pPrChange w:id="2756" w:author="Mohammad Nayeem Hasan" w:date="2024-12-23T01:38:00Z" w16du:dateUtc="2024-12-22T19:38:00Z">
                <w:pPr/>
              </w:pPrChange>
            </w:pPr>
            <w:ins w:id="2757" w:author="Mohammad Nayeem Hasan" w:date="2024-11-03T23:15:00Z">
              <w:r w:rsidRPr="00033637">
                <w:rPr>
                  <w:rFonts w:ascii="Times New Roman" w:hAnsi="Times New Roman" w:cs="Times New Roman"/>
                  <w:sz w:val="24"/>
                  <w:szCs w:val="24"/>
                </w:rPr>
                <w:t>0.214</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42A239FA" w14:textId="77777777" w:rsidR="00BB33D1" w:rsidRPr="00033637" w:rsidRDefault="00BB33D1" w:rsidP="00F31FB2">
            <w:pPr>
              <w:spacing w:line="480" w:lineRule="auto"/>
              <w:rPr>
                <w:ins w:id="2758" w:author="Mohammad Nayeem Hasan" w:date="2024-11-03T23:15:00Z"/>
                <w:rFonts w:ascii="Times New Roman" w:hAnsi="Times New Roman" w:cs="Times New Roman"/>
                <w:sz w:val="24"/>
                <w:szCs w:val="24"/>
              </w:rPr>
              <w:pPrChange w:id="2759" w:author="Mohammad Nayeem Hasan" w:date="2024-12-23T01:38:00Z" w16du:dateUtc="2024-12-22T19:38:00Z">
                <w:pPr/>
              </w:pPrChange>
            </w:pPr>
            <w:ins w:id="2760" w:author="Mohammad Nayeem Hasan" w:date="2024-11-03T23:15:00Z">
              <w:r w:rsidRPr="00033637">
                <w:rPr>
                  <w:rFonts w:ascii="Times New Roman" w:hAnsi="Times New Roman" w:cs="Times New Roman"/>
                  <w:sz w:val="24"/>
                  <w:szCs w:val="24"/>
                </w:rPr>
                <w:t>88 (4.6)</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649711A5" w14:textId="77777777" w:rsidR="00BB33D1" w:rsidRPr="00033637" w:rsidRDefault="00BB33D1" w:rsidP="00F31FB2">
            <w:pPr>
              <w:spacing w:line="480" w:lineRule="auto"/>
              <w:rPr>
                <w:ins w:id="2761" w:author="Mohammad Nayeem Hasan" w:date="2024-11-03T23:15:00Z"/>
                <w:rFonts w:ascii="Times New Roman" w:hAnsi="Times New Roman" w:cs="Times New Roman"/>
                <w:sz w:val="24"/>
                <w:szCs w:val="24"/>
              </w:rPr>
              <w:pPrChange w:id="2762" w:author="Mohammad Nayeem Hasan" w:date="2024-12-23T01:38:00Z" w16du:dateUtc="2024-12-22T19:38:00Z">
                <w:pPr/>
              </w:pPrChange>
            </w:pPr>
            <w:ins w:id="2763" w:author="Mohammad Nayeem Hasan" w:date="2024-11-03T23:15:00Z">
              <w:r w:rsidRPr="00033637">
                <w:rPr>
                  <w:rFonts w:ascii="Times New Roman" w:hAnsi="Times New Roman" w:cs="Times New Roman"/>
                  <w:sz w:val="24"/>
                  <w:szCs w:val="24"/>
                </w:rPr>
                <w:t>1828 (95.4)</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128CE161" w14:textId="77777777" w:rsidR="00BB33D1" w:rsidRPr="00033637" w:rsidRDefault="00BB33D1" w:rsidP="00F31FB2">
            <w:pPr>
              <w:spacing w:line="480" w:lineRule="auto"/>
              <w:rPr>
                <w:ins w:id="2764" w:author="Mohammad Nayeem Hasan" w:date="2024-11-03T23:15:00Z"/>
                <w:rFonts w:ascii="Times New Roman" w:hAnsi="Times New Roman" w:cs="Times New Roman"/>
                <w:sz w:val="24"/>
                <w:szCs w:val="24"/>
              </w:rPr>
              <w:pPrChange w:id="2765" w:author="Mohammad Nayeem Hasan" w:date="2024-12-23T01:38:00Z" w16du:dateUtc="2024-12-22T19:38:00Z">
                <w:pPr/>
              </w:pPrChange>
            </w:pPr>
            <w:ins w:id="2766" w:author="Mohammad Nayeem Hasan" w:date="2024-11-03T23:15:00Z">
              <w:r w:rsidRPr="00033637">
                <w:rPr>
                  <w:rFonts w:ascii="Times New Roman" w:hAnsi="Times New Roman" w:cs="Times New Roman"/>
                  <w:sz w:val="24"/>
                  <w:szCs w:val="24"/>
                </w:rPr>
                <w:t>0.256</w:t>
              </w:r>
            </w:ins>
          </w:p>
        </w:tc>
        <w:tc>
          <w:tcPr>
            <w:tcW w:w="389" w:type="pct"/>
            <w:tcBorders>
              <w:top w:val="single" w:sz="4" w:space="0" w:color="auto"/>
              <w:left w:val="single" w:sz="4" w:space="0" w:color="auto"/>
              <w:bottom w:val="single" w:sz="4" w:space="0" w:color="auto"/>
              <w:right w:val="single" w:sz="4" w:space="0" w:color="auto"/>
            </w:tcBorders>
            <w:vAlign w:val="center"/>
            <w:hideMark/>
          </w:tcPr>
          <w:p w14:paraId="41AEF212" w14:textId="77777777" w:rsidR="00BB33D1" w:rsidRPr="00033637" w:rsidRDefault="00BB33D1" w:rsidP="00F31FB2">
            <w:pPr>
              <w:spacing w:line="480" w:lineRule="auto"/>
              <w:rPr>
                <w:ins w:id="2767" w:author="Mohammad Nayeem Hasan" w:date="2024-11-03T23:15:00Z"/>
                <w:rFonts w:ascii="Times New Roman" w:hAnsi="Times New Roman" w:cs="Times New Roman"/>
                <w:sz w:val="24"/>
                <w:szCs w:val="24"/>
              </w:rPr>
              <w:pPrChange w:id="2768" w:author="Mohammad Nayeem Hasan" w:date="2024-12-23T01:38:00Z" w16du:dateUtc="2024-12-22T19:38:00Z">
                <w:pPr/>
              </w:pPrChange>
            </w:pPr>
            <w:ins w:id="2769" w:author="Mohammad Nayeem Hasan" w:date="2024-11-03T23:15:00Z">
              <w:r w:rsidRPr="00033637">
                <w:rPr>
                  <w:rFonts w:ascii="Times New Roman" w:hAnsi="Times New Roman" w:cs="Times New Roman"/>
                  <w:sz w:val="24"/>
                  <w:szCs w:val="24"/>
                </w:rPr>
                <w:t>168 (6.9)</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6F898057" w14:textId="77777777" w:rsidR="00BB33D1" w:rsidRPr="00033637" w:rsidRDefault="00BB33D1" w:rsidP="00F31FB2">
            <w:pPr>
              <w:spacing w:line="480" w:lineRule="auto"/>
              <w:rPr>
                <w:ins w:id="2770" w:author="Mohammad Nayeem Hasan" w:date="2024-11-03T23:15:00Z"/>
                <w:rFonts w:ascii="Times New Roman" w:hAnsi="Times New Roman" w:cs="Times New Roman"/>
                <w:sz w:val="24"/>
                <w:szCs w:val="24"/>
              </w:rPr>
              <w:pPrChange w:id="2771" w:author="Mohammad Nayeem Hasan" w:date="2024-12-23T01:38:00Z" w16du:dateUtc="2024-12-22T19:38:00Z">
                <w:pPr/>
              </w:pPrChange>
            </w:pPr>
            <w:ins w:id="2772" w:author="Mohammad Nayeem Hasan" w:date="2024-11-03T23:15:00Z">
              <w:r w:rsidRPr="00033637">
                <w:rPr>
                  <w:rFonts w:ascii="Times New Roman" w:hAnsi="Times New Roman" w:cs="Times New Roman"/>
                  <w:sz w:val="24"/>
                  <w:szCs w:val="24"/>
                </w:rPr>
                <w:t>2271 (93.1)</w:t>
              </w:r>
            </w:ins>
          </w:p>
        </w:tc>
        <w:tc>
          <w:tcPr>
            <w:tcW w:w="435" w:type="pct"/>
            <w:vMerge w:val="restart"/>
            <w:tcBorders>
              <w:top w:val="single" w:sz="4" w:space="0" w:color="auto"/>
              <w:left w:val="single" w:sz="4" w:space="0" w:color="auto"/>
              <w:bottom w:val="single" w:sz="4" w:space="0" w:color="auto"/>
              <w:right w:val="single" w:sz="4" w:space="0" w:color="auto"/>
            </w:tcBorders>
            <w:vAlign w:val="center"/>
            <w:hideMark/>
          </w:tcPr>
          <w:p w14:paraId="090D87B7" w14:textId="77777777" w:rsidR="00BB33D1" w:rsidRPr="00033637" w:rsidRDefault="00BB33D1" w:rsidP="00F31FB2">
            <w:pPr>
              <w:spacing w:line="480" w:lineRule="auto"/>
              <w:rPr>
                <w:ins w:id="2773" w:author="Mohammad Nayeem Hasan" w:date="2024-11-03T23:15:00Z"/>
                <w:rFonts w:ascii="Times New Roman" w:hAnsi="Times New Roman" w:cs="Times New Roman"/>
                <w:sz w:val="24"/>
                <w:szCs w:val="24"/>
              </w:rPr>
              <w:pPrChange w:id="2774" w:author="Mohammad Nayeem Hasan" w:date="2024-12-23T01:38:00Z" w16du:dateUtc="2024-12-22T19:38:00Z">
                <w:pPr/>
              </w:pPrChange>
            </w:pPr>
            <w:ins w:id="2775" w:author="Mohammad Nayeem Hasan" w:date="2024-11-03T23:15:00Z">
              <w:r w:rsidRPr="00033637">
                <w:rPr>
                  <w:rFonts w:ascii="Times New Roman" w:hAnsi="Times New Roman" w:cs="Times New Roman"/>
                  <w:sz w:val="24"/>
                  <w:szCs w:val="24"/>
                </w:rPr>
                <w:t>0.945</w:t>
              </w:r>
            </w:ins>
          </w:p>
        </w:tc>
      </w:tr>
      <w:tr w:rsidR="00BB33D1" w:rsidRPr="00033637" w14:paraId="1A7A76E9" w14:textId="77777777" w:rsidTr="000C3C54">
        <w:trPr>
          <w:trHeight w:val="257"/>
          <w:jc w:val="center"/>
          <w:ins w:id="2776"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3CF3DE55" w14:textId="77777777" w:rsidR="00BB33D1" w:rsidRPr="00033637" w:rsidRDefault="00BB33D1" w:rsidP="00F31FB2">
            <w:pPr>
              <w:spacing w:line="480" w:lineRule="auto"/>
              <w:rPr>
                <w:ins w:id="2777" w:author="Mohammad Nayeem Hasan" w:date="2024-11-03T23:15:00Z"/>
                <w:rFonts w:ascii="Times New Roman" w:hAnsi="Times New Roman" w:cs="Times New Roman"/>
                <w:sz w:val="24"/>
                <w:szCs w:val="24"/>
              </w:rPr>
              <w:pPrChange w:id="2778" w:author="Mohammad Nayeem Hasan" w:date="2024-12-23T01:38:00Z" w16du:dateUtc="2024-12-22T19:38:00Z">
                <w:pPr/>
              </w:pPrChange>
            </w:pPr>
            <w:ins w:id="2779" w:author="Mohammad Nayeem Hasan" w:date="2024-11-03T23:15:00Z">
              <w:r w:rsidRPr="00033637">
                <w:rPr>
                  <w:rFonts w:ascii="Times New Roman" w:hAnsi="Times New Roman" w:cs="Times New Roman"/>
                  <w:sz w:val="24"/>
                  <w:szCs w:val="24"/>
                </w:rPr>
                <w:t>No</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72A548DB" w14:textId="77777777" w:rsidR="00BB33D1" w:rsidRPr="00033637" w:rsidRDefault="00BB33D1" w:rsidP="00F31FB2">
            <w:pPr>
              <w:spacing w:line="480" w:lineRule="auto"/>
              <w:rPr>
                <w:ins w:id="2780" w:author="Mohammad Nayeem Hasan" w:date="2024-11-03T23:15:00Z"/>
                <w:rFonts w:ascii="Times New Roman" w:hAnsi="Times New Roman" w:cs="Times New Roman"/>
                <w:sz w:val="24"/>
                <w:szCs w:val="24"/>
              </w:rPr>
              <w:pPrChange w:id="2781" w:author="Mohammad Nayeem Hasan" w:date="2024-12-23T01:38:00Z" w16du:dateUtc="2024-12-22T19:38:00Z">
                <w:pPr/>
              </w:pPrChange>
            </w:pPr>
            <w:ins w:id="2782" w:author="Mohammad Nayeem Hasan" w:date="2024-11-03T23:15:00Z">
              <w:r w:rsidRPr="00033637">
                <w:rPr>
                  <w:rFonts w:ascii="Times New Roman" w:hAnsi="Times New Roman" w:cs="Times New Roman"/>
                  <w:sz w:val="24"/>
                  <w:szCs w:val="24"/>
                </w:rPr>
                <w:t>2078 (7.1)</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49E8DB91" w14:textId="77777777" w:rsidR="00BB33D1" w:rsidRPr="00033637" w:rsidRDefault="00BB33D1" w:rsidP="00F31FB2">
            <w:pPr>
              <w:spacing w:line="480" w:lineRule="auto"/>
              <w:rPr>
                <w:ins w:id="2783" w:author="Mohammad Nayeem Hasan" w:date="2024-11-03T23:15:00Z"/>
                <w:rFonts w:ascii="Times New Roman" w:hAnsi="Times New Roman" w:cs="Times New Roman"/>
                <w:sz w:val="24"/>
                <w:szCs w:val="24"/>
              </w:rPr>
              <w:pPrChange w:id="2784" w:author="Mohammad Nayeem Hasan" w:date="2024-12-23T01:38:00Z" w16du:dateUtc="2024-12-22T19:38:00Z">
                <w:pPr/>
              </w:pPrChange>
            </w:pPr>
            <w:ins w:id="2785" w:author="Mohammad Nayeem Hasan" w:date="2024-11-03T23:15:00Z">
              <w:r w:rsidRPr="00033637">
                <w:rPr>
                  <w:rFonts w:ascii="Times New Roman" w:hAnsi="Times New Roman" w:cs="Times New Roman"/>
                  <w:sz w:val="24"/>
                  <w:szCs w:val="24"/>
                </w:rPr>
                <w:t>27344 (92.9)</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53C13A2" w14:textId="77777777" w:rsidR="00BB33D1" w:rsidRPr="00033637" w:rsidRDefault="00BB33D1" w:rsidP="00F31FB2">
            <w:pPr>
              <w:spacing w:line="480" w:lineRule="auto"/>
              <w:rPr>
                <w:ins w:id="2786" w:author="Mohammad Nayeem Hasan" w:date="2024-11-03T23:15:00Z"/>
                <w:rFonts w:ascii="Times New Roman" w:hAnsi="Times New Roman" w:cs="Times New Roman"/>
                <w:sz w:val="24"/>
                <w:szCs w:val="24"/>
              </w:rPr>
              <w:pPrChange w:id="2787"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6CC9EC0A" w14:textId="77777777" w:rsidR="00BB33D1" w:rsidRPr="00033637" w:rsidRDefault="00BB33D1" w:rsidP="00F31FB2">
            <w:pPr>
              <w:spacing w:line="480" w:lineRule="auto"/>
              <w:rPr>
                <w:ins w:id="2788" w:author="Mohammad Nayeem Hasan" w:date="2024-11-03T23:15:00Z"/>
                <w:rFonts w:ascii="Times New Roman" w:hAnsi="Times New Roman" w:cs="Times New Roman"/>
                <w:sz w:val="24"/>
                <w:szCs w:val="24"/>
              </w:rPr>
              <w:pPrChange w:id="2789" w:author="Mohammad Nayeem Hasan" w:date="2024-12-23T01:38:00Z" w16du:dateUtc="2024-12-22T19:38:00Z">
                <w:pPr/>
              </w:pPrChange>
            </w:pPr>
            <w:ins w:id="2790" w:author="Mohammad Nayeem Hasan" w:date="2024-11-03T23:15:00Z">
              <w:r w:rsidRPr="00033637">
                <w:rPr>
                  <w:rFonts w:ascii="Times New Roman" w:hAnsi="Times New Roman" w:cs="Times New Roman"/>
                  <w:sz w:val="24"/>
                  <w:szCs w:val="24"/>
                </w:rPr>
                <w:t>702 (3.9)</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197132B2" w14:textId="77777777" w:rsidR="00BB33D1" w:rsidRPr="00033637" w:rsidRDefault="00BB33D1" w:rsidP="00F31FB2">
            <w:pPr>
              <w:spacing w:line="480" w:lineRule="auto"/>
              <w:rPr>
                <w:ins w:id="2791" w:author="Mohammad Nayeem Hasan" w:date="2024-11-03T23:15:00Z"/>
                <w:rFonts w:ascii="Times New Roman" w:hAnsi="Times New Roman" w:cs="Times New Roman"/>
                <w:sz w:val="24"/>
                <w:szCs w:val="24"/>
              </w:rPr>
              <w:pPrChange w:id="2792" w:author="Mohammad Nayeem Hasan" w:date="2024-12-23T01:38:00Z" w16du:dateUtc="2024-12-22T19:38:00Z">
                <w:pPr/>
              </w:pPrChange>
            </w:pPr>
            <w:ins w:id="2793" w:author="Mohammad Nayeem Hasan" w:date="2024-11-03T23:15:00Z">
              <w:r w:rsidRPr="00033637">
                <w:rPr>
                  <w:rFonts w:ascii="Times New Roman" w:hAnsi="Times New Roman" w:cs="Times New Roman"/>
                  <w:sz w:val="24"/>
                  <w:szCs w:val="24"/>
                </w:rPr>
                <w:t>17238 (96.1)</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B2A245" w14:textId="77777777" w:rsidR="00BB33D1" w:rsidRPr="00033637" w:rsidRDefault="00BB33D1" w:rsidP="00F31FB2">
            <w:pPr>
              <w:spacing w:line="480" w:lineRule="auto"/>
              <w:rPr>
                <w:ins w:id="2794" w:author="Mohammad Nayeem Hasan" w:date="2024-11-03T23:15:00Z"/>
                <w:rFonts w:ascii="Times New Roman" w:hAnsi="Times New Roman" w:cs="Times New Roman"/>
                <w:sz w:val="24"/>
                <w:szCs w:val="24"/>
              </w:rPr>
              <w:pPrChange w:id="2795"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2E07EF1C" w14:textId="77777777" w:rsidR="00BB33D1" w:rsidRPr="00033637" w:rsidRDefault="00BB33D1" w:rsidP="00F31FB2">
            <w:pPr>
              <w:spacing w:line="480" w:lineRule="auto"/>
              <w:rPr>
                <w:ins w:id="2796" w:author="Mohammad Nayeem Hasan" w:date="2024-11-03T23:15:00Z"/>
                <w:rFonts w:ascii="Times New Roman" w:hAnsi="Times New Roman" w:cs="Times New Roman"/>
                <w:sz w:val="24"/>
                <w:szCs w:val="24"/>
              </w:rPr>
              <w:pPrChange w:id="2797" w:author="Mohammad Nayeem Hasan" w:date="2024-12-23T01:38:00Z" w16du:dateUtc="2024-12-22T19:38:00Z">
                <w:pPr/>
              </w:pPrChange>
            </w:pPr>
            <w:ins w:id="2798" w:author="Mohammad Nayeem Hasan" w:date="2024-11-03T23:15:00Z">
              <w:r w:rsidRPr="00033637">
                <w:rPr>
                  <w:rFonts w:ascii="Times New Roman" w:hAnsi="Times New Roman" w:cs="Times New Roman"/>
                  <w:sz w:val="24"/>
                  <w:szCs w:val="24"/>
                </w:rPr>
                <w:t>1429 (6.9)</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016CC7F0" w14:textId="77777777" w:rsidR="00BB33D1" w:rsidRPr="00033637" w:rsidRDefault="00BB33D1" w:rsidP="00F31FB2">
            <w:pPr>
              <w:spacing w:line="480" w:lineRule="auto"/>
              <w:rPr>
                <w:ins w:id="2799" w:author="Mohammad Nayeem Hasan" w:date="2024-11-03T23:15:00Z"/>
                <w:rFonts w:ascii="Times New Roman" w:hAnsi="Times New Roman" w:cs="Times New Roman"/>
                <w:sz w:val="24"/>
                <w:szCs w:val="24"/>
              </w:rPr>
              <w:pPrChange w:id="2800" w:author="Mohammad Nayeem Hasan" w:date="2024-12-23T01:38:00Z" w16du:dateUtc="2024-12-22T19:38:00Z">
                <w:pPr/>
              </w:pPrChange>
            </w:pPr>
            <w:ins w:id="2801" w:author="Mohammad Nayeem Hasan" w:date="2024-11-03T23:15:00Z">
              <w:r w:rsidRPr="00033637">
                <w:rPr>
                  <w:rFonts w:ascii="Times New Roman" w:hAnsi="Times New Roman" w:cs="Times New Roman"/>
                  <w:sz w:val="24"/>
                  <w:szCs w:val="24"/>
                </w:rPr>
                <w:t>19214 (93.1)</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3EEF98" w14:textId="77777777" w:rsidR="00BB33D1" w:rsidRPr="00033637" w:rsidRDefault="00BB33D1" w:rsidP="00F31FB2">
            <w:pPr>
              <w:spacing w:line="480" w:lineRule="auto"/>
              <w:rPr>
                <w:ins w:id="2802" w:author="Mohammad Nayeem Hasan" w:date="2024-11-03T23:15:00Z"/>
                <w:rFonts w:ascii="Times New Roman" w:hAnsi="Times New Roman" w:cs="Times New Roman"/>
                <w:sz w:val="24"/>
                <w:szCs w:val="24"/>
              </w:rPr>
              <w:pPrChange w:id="2803" w:author="Mohammad Nayeem Hasan" w:date="2024-12-23T01:38:00Z" w16du:dateUtc="2024-12-22T19:38:00Z">
                <w:pPr/>
              </w:pPrChange>
            </w:pPr>
          </w:p>
        </w:tc>
      </w:tr>
      <w:tr w:rsidR="00BB33D1" w:rsidRPr="00033637" w14:paraId="02185E4D" w14:textId="77777777" w:rsidTr="000C3C54">
        <w:trPr>
          <w:trHeight w:val="257"/>
          <w:jc w:val="center"/>
          <w:ins w:id="2804" w:author="Mohammad Nayeem Hasan" w:date="2024-11-03T23:15:00Z"/>
        </w:trPr>
        <w:tc>
          <w:tcPr>
            <w:tcW w:w="788" w:type="pct"/>
            <w:tcBorders>
              <w:top w:val="single" w:sz="4" w:space="0" w:color="auto"/>
              <w:left w:val="single" w:sz="4" w:space="0" w:color="auto"/>
              <w:bottom w:val="single" w:sz="4" w:space="0" w:color="auto"/>
              <w:right w:val="single" w:sz="4" w:space="0" w:color="auto"/>
            </w:tcBorders>
            <w:vAlign w:val="center"/>
            <w:hideMark/>
          </w:tcPr>
          <w:p w14:paraId="67307BAB" w14:textId="77777777" w:rsidR="00BB33D1" w:rsidRPr="00033637" w:rsidRDefault="00BB33D1" w:rsidP="00F31FB2">
            <w:pPr>
              <w:spacing w:line="480" w:lineRule="auto"/>
              <w:rPr>
                <w:ins w:id="2805" w:author="Mohammad Nayeem Hasan" w:date="2024-11-03T23:15:00Z"/>
                <w:rFonts w:ascii="Times New Roman" w:hAnsi="Times New Roman" w:cs="Times New Roman"/>
                <w:b/>
                <w:bCs/>
                <w:sz w:val="24"/>
                <w:szCs w:val="24"/>
              </w:rPr>
              <w:pPrChange w:id="2806" w:author="Mohammad Nayeem Hasan" w:date="2024-12-23T01:38:00Z" w16du:dateUtc="2024-12-22T19:38:00Z">
                <w:pPr/>
              </w:pPrChange>
            </w:pPr>
            <w:ins w:id="2807" w:author="Mohammad Nayeem Hasan" w:date="2024-11-03T23:15:00Z">
              <w:r w:rsidRPr="00033637">
                <w:rPr>
                  <w:rFonts w:ascii="Times New Roman" w:hAnsi="Times New Roman" w:cs="Times New Roman"/>
                  <w:b/>
                  <w:bCs/>
                  <w:sz w:val="24"/>
                  <w:szCs w:val="24"/>
                </w:rPr>
                <w:t>Total</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4A0543B6" w14:textId="77777777" w:rsidR="00BB33D1" w:rsidRPr="00033637" w:rsidRDefault="00BB33D1" w:rsidP="00F31FB2">
            <w:pPr>
              <w:spacing w:line="480" w:lineRule="auto"/>
              <w:rPr>
                <w:ins w:id="2808" w:author="Mohammad Nayeem Hasan" w:date="2024-11-03T23:15:00Z"/>
                <w:rFonts w:ascii="Times New Roman" w:hAnsi="Times New Roman" w:cs="Times New Roman"/>
                <w:b/>
                <w:bCs/>
                <w:sz w:val="24"/>
                <w:szCs w:val="24"/>
              </w:rPr>
              <w:pPrChange w:id="2809" w:author="Mohammad Nayeem Hasan" w:date="2024-12-23T01:38:00Z" w16du:dateUtc="2024-12-22T19:38:00Z">
                <w:pPr/>
              </w:pPrChange>
            </w:pPr>
            <w:ins w:id="2810" w:author="Mohammad Nayeem Hasan" w:date="2024-11-03T23:15:00Z">
              <w:r w:rsidRPr="00033637">
                <w:rPr>
                  <w:rFonts w:ascii="Times New Roman" w:hAnsi="Times New Roman" w:cs="Times New Roman"/>
                  <w:b/>
                  <w:bCs/>
                  <w:sz w:val="24"/>
                  <w:szCs w:val="24"/>
                </w:rPr>
                <w:t>2254 (7.1)</w:t>
              </w:r>
            </w:ins>
          </w:p>
        </w:tc>
        <w:tc>
          <w:tcPr>
            <w:tcW w:w="587" w:type="pct"/>
            <w:tcBorders>
              <w:top w:val="single" w:sz="4" w:space="0" w:color="auto"/>
              <w:left w:val="single" w:sz="4" w:space="0" w:color="auto"/>
              <w:bottom w:val="single" w:sz="4" w:space="0" w:color="auto"/>
              <w:right w:val="single" w:sz="4" w:space="0" w:color="auto"/>
            </w:tcBorders>
            <w:vAlign w:val="center"/>
            <w:hideMark/>
          </w:tcPr>
          <w:p w14:paraId="470368DF" w14:textId="77777777" w:rsidR="00BB33D1" w:rsidRPr="00033637" w:rsidRDefault="00BB33D1" w:rsidP="00F31FB2">
            <w:pPr>
              <w:spacing w:line="480" w:lineRule="auto"/>
              <w:rPr>
                <w:ins w:id="2811" w:author="Mohammad Nayeem Hasan" w:date="2024-11-03T23:15:00Z"/>
                <w:rFonts w:ascii="Times New Roman" w:hAnsi="Times New Roman" w:cs="Times New Roman"/>
                <w:b/>
                <w:bCs/>
                <w:sz w:val="24"/>
                <w:szCs w:val="24"/>
              </w:rPr>
              <w:pPrChange w:id="2812" w:author="Mohammad Nayeem Hasan" w:date="2024-12-23T01:38:00Z" w16du:dateUtc="2024-12-22T19:38:00Z">
                <w:pPr/>
              </w:pPrChange>
            </w:pPr>
            <w:ins w:id="2813" w:author="Mohammad Nayeem Hasan" w:date="2024-11-03T23:15:00Z">
              <w:r w:rsidRPr="00033637">
                <w:rPr>
                  <w:rFonts w:ascii="Times New Roman" w:hAnsi="Times New Roman" w:cs="Times New Roman"/>
                  <w:b/>
                  <w:bCs/>
                  <w:sz w:val="24"/>
                  <w:szCs w:val="24"/>
                </w:rPr>
                <w:t>29295 (92.9)</w:t>
              </w:r>
            </w:ins>
          </w:p>
        </w:tc>
        <w:tc>
          <w:tcPr>
            <w:tcW w:w="689" w:type="pct"/>
            <w:tcBorders>
              <w:top w:val="single" w:sz="4" w:space="0" w:color="auto"/>
              <w:left w:val="single" w:sz="4" w:space="0" w:color="auto"/>
              <w:bottom w:val="single" w:sz="4" w:space="0" w:color="auto"/>
              <w:right w:val="single" w:sz="4" w:space="0" w:color="auto"/>
            </w:tcBorders>
            <w:vAlign w:val="center"/>
          </w:tcPr>
          <w:p w14:paraId="68DAFEFD" w14:textId="77777777" w:rsidR="00BB33D1" w:rsidRPr="00033637" w:rsidRDefault="00BB33D1" w:rsidP="00F31FB2">
            <w:pPr>
              <w:spacing w:line="480" w:lineRule="auto"/>
              <w:rPr>
                <w:ins w:id="2814" w:author="Mohammad Nayeem Hasan" w:date="2024-11-03T23:15:00Z"/>
                <w:rFonts w:ascii="Times New Roman" w:hAnsi="Times New Roman" w:cs="Times New Roman"/>
                <w:b/>
                <w:bCs/>
                <w:sz w:val="24"/>
                <w:szCs w:val="24"/>
              </w:rPr>
              <w:pPrChange w:id="2815"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347510CB" w14:textId="77777777" w:rsidR="00BB33D1" w:rsidRPr="00033637" w:rsidRDefault="00BB33D1" w:rsidP="00F31FB2">
            <w:pPr>
              <w:spacing w:line="480" w:lineRule="auto"/>
              <w:rPr>
                <w:ins w:id="2816" w:author="Mohammad Nayeem Hasan" w:date="2024-11-03T23:15:00Z"/>
                <w:rFonts w:ascii="Times New Roman" w:hAnsi="Times New Roman" w:cs="Times New Roman"/>
                <w:b/>
                <w:bCs/>
                <w:sz w:val="24"/>
                <w:szCs w:val="24"/>
              </w:rPr>
              <w:pPrChange w:id="2817" w:author="Mohammad Nayeem Hasan" w:date="2024-12-23T01:38:00Z" w16du:dateUtc="2024-12-22T19:38:00Z">
                <w:pPr/>
              </w:pPrChange>
            </w:pPr>
            <w:ins w:id="2818" w:author="Mohammad Nayeem Hasan" w:date="2024-11-03T23:15:00Z">
              <w:r w:rsidRPr="00033637">
                <w:rPr>
                  <w:rFonts w:ascii="Times New Roman" w:hAnsi="Times New Roman" w:cs="Times New Roman"/>
                  <w:b/>
                  <w:bCs/>
                  <w:sz w:val="24"/>
                  <w:szCs w:val="24"/>
                </w:rPr>
                <w:t>825 (3.9)</w:t>
              </w:r>
            </w:ins>
          </w:p>
        </w:tc>
        <w:tc>
          <w:tcPr>
            <w:tcW w:w="398" w:type="pct"/>
            <w:tcBorders>
              <w:top w:val="single" w:sz="4" w:space="0" w:color="auto"/>
              <w:left w:val="single" w:sz="4" w:space="0" w:color="auto"/>
              <w:bottom w:val="single" w:sz="4" w:space="0" w:color="auto"/>
              <w:right w:val="single" w:sz="4" w:space="0" w:color="auto"/>
            </w:tcBorders>
            <w:vAlign w:val="center"/>
            <w:hideMark/>
          </w:tcPr>
          <w:p w14:paraId="0A121045" w14:textId="77777777" w:rsidR="00BB33D1" w:rsidRPr="00033637" w:rsidRDefault="00BB33D1" w:rsidP="00F31FB2">
            <w:pPr>
              <w:spacing w:line="480" w:lineRule="auto"/>
              <w:rPr>
                <w:ins w:id="2819" w:author="Mohammad Nayeem Hasan" w:date="2024-11-03T23:15:00Z"/>
                <w:rFonts w:ascii="Times New Roman" w:hAnsi="Times New Roman" w:cs="Times New Roman"/>
                <w:b/>
                <w:bCs/>
                <w:sz w:val="24"/>
                <w:szCs w:val="24"/>
              </w:rPr>
              <w:pPrChange w:id="2820" w:author="Mohammad Nayeem Hasan" w:date="2024-12-23T01:38:00Z" w16du:dateUtc="2024-12-22T19:38:00Z">
                <w:pPr/>
              </w:pPrChange>
            </w:pPr>
            <w:ins w:id="2821" w:author="Mohammad Nayeem Hasan" w:date="2024-11-03T23:15:00Z">
              <w:r w:rsidRPr="00033637">
                <w:rPr>
                  <w:rFonts w:ascii="Times New Roman" w:hAnsi="Times New Roman" w:cs="Times New Roman"/>
                  <w:b/>
                  <w:bCs/>
                  <w:sz w:val="24"/>
                  <w:szCs w:val="24"/>
                </w:rPr>
                <w:t>20067 (96.1)</w:t>
              </w:r>
            </w:ins>
          </w:p>
        </w:tc>
        <w:tc>
          <w:tcPr>
            <w:tcW w:w="435" w:type="pct"/>
            <w:tcBorders>
              <w:top w:val="single" w:sz="4" w:space="0" w:color="auto"/>
              <w:left w:val="single" w:sz="4" w:space="0" w:color="auto"/>
              <w:bottom w:val="single" w:sz="4" w:space="0" w:color="auto"/>
              <w:right w:val="single" w:sz="4" w:space="0" w:color="auto"/>
            </w:tcBorders>
            <w:vAlign w:val="center"/>
          </w:tcPr>
          <w:p w14:paraId="7206D658" w14:textId="77777777" w:rsidR="00BB33D1" w:rsidRPr="00033637" w:rsidRDefault="00BB33D1" w:rsidP="00F31FB2">
            <w:pPr>
              <w:spacing w:line="480" w:lineRule="auto"/>
              <w:rPr>
                <w:ins w:id="2822" w:author="Mohammad Nayeem Hasan" w:date="2024-11-03T23:15:00Z"/>
                <w:rFonts w:ascii="Times New Roman" w:hAnsi="Times New Roman" w:cs="Times New Roman"/>
                <w:b/>
                <w:bCs/>
                <w:sz w:val="24"/>
                <w:szCs w:val="24"/>
              </w:rPr>
              <w:pPrChange w:id="2823" w:author="Mohammad Nayeem Hasan" w:date="2024-12-23T01:38:00Z" w16du:dateUtc="2024-12-22T19:38:00Z">
                <w:pPr/>
              </w:pPrChange>
            </w:pPr>
          </w:p>
        </w:tc>
        <w:tc>
          <w:tcPr>
            <w:tcW w:w="389" w:type="pct"/>
            <w:tcBorders>
              <w:top w:val="single" w:sz="4" w:space="0" w:color="auto"/>
              <w:left w:val="single" w:sz="4" w:space="0" w:color="auto"/>
              <w:bottom w:val="single" w:sz="4" w:space="0" w:color="auto"/>
              <w:right w:val="single" w:sz="4" w:space="0" w:color="auto"/>
            </w:tcBorders>
            <w:vAlign w:val="center"/>
            <w:hideMark/>
          </w:tcPr>
          <w:p w14:paraId="0B59DF6A" w14:textId="77777777" w:rsidR="00BB33D1" w:rsidRPr="00033637" w:rsidRDefault="00BB33D1" w:rsidP="00F31FB2">
            <w:pPr>
              <w:spacing w:line="480" w:lineRule="auto"/>
              <w:rPr>
                <w:ins w:id="2824" w:author="Mohammad Nayeem Hasan" w:date="2024-11-03T23:15:00Z"/>
                <w:rFonts w:ascii="Times New Roman" w:hAnsi="Times New Roman" w:cs="Times New Roman"/>
                <w:b/>
                <w:bCs/>
                <w:sz w:val="24"/>
                <w:szCs w:val="24"/>
              </w:rPr>
              <w:pPrChange w:id="2825" w:author="Mohammad Nayeem Hasan" w:date="2024-12-23T01:38:00Z" w16du:dateUtc="2024-12-22T19:38:00Z">
                <w:pPr/>
              </w:pPrChange>
            </w:pPr>
            <w:ins w:id="2826" w:author="Mohammad Nayeem Hasan" w:date="2024-11-03T23:15:00Z">
              <w:r w:rsidRPr="00033637">
                <w:rPr>
                  <w:rFonts w:ascii="Times New Roman" w:hAnsi="Times New Roman" w:cs="Times New Roman"/>
                  <w:b/>
                  <w:bCs/>
                  <w:sz w:val="24"/>
                  <w:szCs w:val="24"/>
                </w:rPr>
                <w:t>1596 (6.9)</w:t>
              </w:r>
            </w:ins>
          </w:p>
        </w:tc>
        <w:tc>
          <w:tcPr>
            <w:tcW w:w="445" w:type="pct"/>
            <w:tcBorders>
              <w:top w:val="single" w:sz="4" w:space="0" w:color="auto"/>
              <w:left w:val="single" w:sz="4" w:space="0" w:color="auto"/>
              <w:bottom w:val="single" w:sz="4" w:space="0" w:color="auto"/>
              <w:right w:val="single" w:sz="4" w:space="0" w:color="auto"/>
            </w:tcBorders>
            <w:vAlign w:val="center"/>
            <w:hideMark/>
          </w:tcPr>
          <w:p w14:paraId="11DC9949" w14:textId="77777777" w:rsidR="00BB33D1" w:rsidRPr="00033637" w:rsidRDefault="00BB33D1" w:rsidP="00F31FB2">
            <w:pPr>
              <w:spacing w:line="480" w:lineRule="auto"/>
              <w:rPr>
                <w:ins w:id="2827" w:author="Mohammad Nayeem Hasan" w:date="2024-11-03T23:15:00Z"/>
                <w:rFonts w:ascii="Times New Roman" w:hAnsi="Times New Roman" w:cs="Times New Roman"/>
                <w:b/>
                <w:bCs/>
                <w:sz w:val="24"/>
                <w:szCs w:val="24"/>
              </w:rPr>
              <w:pPrChange w:id="2828" w:author="Mohammad Nayeem Hasan" w:date="2024-12-23T01:38:00Z" w16du:dateUtc="2024-12-22T19:38:00Z">
                <w:pPr/>
              </w:pPrChange>
            </w:pPr>
            <w:ins w:id="2829" w:author="Mohammad Nayeem Hasan" w:date="2024-11-03T23:15:00Z">
              <w:r w:rsidRPr="00033637">
                <w:rPr>
                  <w:rFonts w:ascii="Times New Roman" w:hAnsi="Times New Roman" w:cs="Times New Roman"/>
                  <w:b/>
                  <w:bCs/>
                  <w:sz w:val="24"/>
                  <w:szCs w:val="24"/>
                </w:rPr>
                <w:t>21492 (93.1)</w:t>
              </w:r>
            </w:ins>
          </w:p>
        </w:tc>
        <w:tc>
          <w:tcPr>
            <w:tcW w:w="435" w:type="pct"/>
            <w:tcBorders>
              <w:top w:val="single" w:sz="4" w:space="0" w:color="auto"/>
              <w:left w:val="single" w:sz="4" w:space="0" w:color="auto"/>
              <w:bottom w:val="single" w:sz="4" w:space="0" w:color="auto"/>
              <w:right w:val="single" w:sz="4" w:space="0" w:color="auto"/>
            </w:tcBorders>
            <w:vAlign w:val="center"/>
          </w:tcPr>
          <w:p w14:paraId="56F14CB3" w14:textId="77777777" w:rsidR="00BB33D1" w:rsidRPr="00033637" w:rsidRDefault="00BB33D1" w:rsidP="00F31FB2">
            <w:pPr>
              <w:spacing w:line="480" w:lineRule="auto"/>
              <w:rPr>
                <w:ins w:id="2830" w:author="Mohammad Nayeem Hasan" w:date="2024-11-03T23:15:00Z"/>
                <w:rFonts w:ascii="Times New Roman" w:hAnsi="Times New Roman" w:cs="Times New Roman"/>
                <w:b/>
                <w:bCs/>
                <w:sz w:val="24"/>
                <w:szCs w:val="24"/>
              </w:rPr>
              <w:pPrChange w:id="2831" w:author="Mohammad Nayeem Hasan" w:date="2024-12-23T01:38:00Z" w16du:dateUtc="2024-12-22T19:38:00Z">
                <w:pPr/>
              </w:pPrChange>
            </w:pPr>
          </w:p>
        </w:tc>
      </w:tr>
    </w:tbl>
    <w:p w14:paraId="7BE65954" w14:textId="77777777" w:rsidR="00BB33D1" w:rsidRPr="00033637" w:rsidRDefault="00BB33D1" w:rsidP="00F31FB2">
      <w:pPr>
        <w:spacing w:line="480" w:lineRule="auto"/>
        <w:rPr>
          <w:ins w:id="2832" w:author="Mohammad Nayeem Hasan" w:date="2024-11-03T23:15:00Z"/>
          <w:rFonts w:ascii="Times New Roman" w:hAnsi="Times New Roman" w:cs="Times New Roman"/>
          <w:b/>
          <w:bCs/>
          <w:sz w:val="24"/>
          <w:szCs w:val="24"/>
        </w:rPr>
        <w:pPrChange w:id="2833" w:author="Mohammad Nayeem Hasan" w:date="2024-12-23T01:38:00Z" w16du:dateUtc="2024-12-22T19:38:00Z">
          <w:pPr>
            <w:spacing w:line="240" w:lineRule="auto"/>
          </w:pPr>
        </w:pPrChange>
      </w:pPr>
    </w:p>
    <w:p w14:paraId="4AEAF29A" w14:textId="2A837953" w:rsidR="00BB33D1" w:rsidRPr="00033637" w:rsidDel="00BB33D1" w:rsidRDefault="00BB33D1" w:rsidP="00F31FB2">
      <w:pPr>
        <w:spacing w:line="480" w:lineRule="auto"/>
        <w:rPr>
          <w:del w:id="2834" w:author="Mohammad Nayeem Hasan" w:date="2024-11-03T23:15:00Z"/>
          <w:rFonts w:ascii="Times New Roman" w:hAnsi="Times New Roman" w:cs="Times New Roman"/>
          <w:sz w:val="24"/>
          <w:szCs w:val="24"/>
        </w:rPr>
        <w:pPrChange w:id="2835" w:author="Mohammad Nayeem Hasan" w:date="2024-12-23T01:38:00Z" w16du:dateUtc="2024-12-22T19:38:00Z">
          <w:pPr>
            <w:spacing w:line="480" w:lineRule="auto"/>
            <w:ind w:firstLine="720"/>
          </w:pPr>
        </w:pPrChange>
      </w:pPr>
    </w:p>
    <w:p w14:paraId="1990DD7E" w14:textId="16A1A703" w:rsidR="00933DD3" w:rsidRPr="00033637" w:rsidRDefault="0056434C" w:rsidP="00F31FB2">
      <w:pPr>
        <w:spacing w:line="480" w:lineRule="auto"/>
        <w:ind w:firstLine="720"/>
        <w:rPr>
          <w:ins w:id="2836" w:author="Mohammad Nayeem Hasan" w:date="2024-11-04T00:05:00Z"/>
          <w:rFonts w:ascii="Times New Roman" w:eastAsia="Times New Roman" w:hAnsi="Times New Roman" w:cs="Times New Roman"/>
          <w:color w:val="313131"/>
          <w:sz w:val="24"/>
          <w:szCs w:val="24"/>
        </w:rPr>
      </w:pPr>
      <w:r w:rsidRPr="00033637">
        <w:rPr>
          <w:rFonts w:ascii="Times New Roman" w:eastAsia="Times New Roman" w:hAnsi="Times New Roman" w:cs="Times New Roman"/>
          <w:color w:val="313131"/>
          <w:sz w:val="24"/>
          <w:szCs w:val="24"/>
        </w:rPr>
        <w:t xml:space="preserve">From the univariate model, we have found that the age of the child, </w:t>
      </w:r>
      <w:r w:rsidR="00C61779" w:rsidRPr="00033637">
        <w:rPr>
          <w:rFonts w:ascii="Times New Roman" w:eastAsia="Times New Roman" w:hAnsi="Times New Roman" w:cs="Times New Roman"/>
          <w:color w:val="313131"/>
          <w:sz w:val="24"/>
          <w:szCs w:val="24"/>
        </w:rPr>
        <w:t xml:space="preserve">underweight, </w:t>
      </w:r>
      <w:r w:rsidR="00054206" w:rsidRPr="00033637">
        <w:rPr>
          <w:rFonts w:ascii="Times New Roman" w:eastAsia="Times New Roman" w:hAnsi="Times New Roman" w:cs="Times New Roman"/>
          <w:color w:val="313131"/>
          <w:sz w:val="24"/>
          <w:szCs w:val="24"/>
        </w:rPr>
        <w:t xml:space="preserve">area of </w:t>
      </w:r>
      <w:ins w:id="2837" w:author="Mohammad Nayeem Hasan" w:date="2024-11-03T23:30:00Z">
        <w:r w:rsidR="0026158C" w:rsidRPr="00033637">
          <w:rPr>
            <w:rFonts w:ascii="Times New Roman" w:eastAsia="Times New Roman" w:hAnsi="Times New Roman" w:cs="Times New Roman"/>
            <w:color w:val="313131"/>
            <w:sz w:val="24"/>
            <w:szCs w:val="24"/>
          </w:rPr>
          <w:t>the </w:t>
        </w:r>
      </w:ins>
      <w:r w:rsidR="00054206" w:rsidRPr="00033637">
        <w:rPr>
          <w:rFonts w:ascii="Times New Roman" w:eastAsia="Times New Roman" w:hAnsi="Times New Roman" w:cs="Times New Roman"/>
          <w:color w:val="313131"/>
          <w:sz w:val="24"/>
          <w:szCs w:val="24"/>
        </w:rPr>
        <w:t xml:space="preserve">household, </w:t>
      </w:r>
      <w:r w:rsidRPr="00033637">
        <w:rPr>
          <w:rFonts w:ascii="Times New Roman" w:eastAsia="Times New Roman" w:hAnsi="Times New Roman" w:cs="Times New Roman"/>
          <w:color w:val="313131"/>
          <w:sz w:val="24"/>
          <w:szCs w:val="24"/>
        </w:rPr>
        <w:t>division, education</w:t>
      </w:r>
      <w:r w:rsidR="005A7789" w:rsidRPr="00033637">
        <w:rPr>
          <w:rFonts w:ascii="Times New Roman" w:eastAsia="Times New Roman" w:hAnsi="Times New Roman" w:cs="Times New Roman"/>
          <w:color w:val="313131"/>
          <w:sz w:val="24"/>
          <w:szCs w:val="24"/>
        </w:rPr>
        <w:t xml:space="preserve"> level of </w:t>
      </w:r>
      <w:ins w:id="2838" w:author="Mohammad Nayeem Hasan" w:date="2024-11-04T14:51:00Z">
        <w:r w:rsidR="00AD5407" w:rsidRPr="00033637">
          <w:rPr>
            <w:rFonts w:ascii="Times New Roman" w:eastAsia="Times New Roman" w:hAnsi="Times New Roman" w:cs="Times New Roman"/>
            <w:color w:val="313131"/>
            <w:sz w:val="24"/>
            <w:szCs w:val="24"/>
          </w:rPr>
          <w:t>the </w:t>
        </w:r>
      </w:ins>
      <w:r w:rsidR="005A7789" w:rsidRPr="00033637">
        <w:rPr>
          <w:rFonts w:ascii="Times New Roman" w:eastAsia="Times New Roman" w:hAnsi="Times New Roman" w:cs="Times New Roman"/>
          <w:color w:val="313131"/>
          <w:sz w:val="24"/>
          <w:szCs w:val="24"/>
        </w:rPr>
        <w:t>mother</w:t>
      </w:r>
      <w:r w:rsidRPr="00033637">
        <w:rPr>
          <w:rFonts w:ascii="Times New Roman" w:eastAsia="Times New Roman" w:hAnsi="Times New Roman" w:cs="Times New Roman"/>
          <w:color w:val="313131"/>
          <w:sz w:val="24"/>
          <w:szCs w:val="24"/>
        </w:rPr>
        <w:t>,</w:t>
      </w:r>
      <w:r w:rsidR="00C61779" w:rsidRPr="00033637">
        <w:rPr>
          <w:rFonts w:ascii="Times New Roman" w:eastAsia="Times New Roman" w:hAnsi="Times New Roman" w:cs="Times New Roman"/>
          <w:color w:val="313131"/>
          <w:sz w:val="24"/>
          <w:szCs w:val="24"/>
        </w:rPr>
        <w:t xml:space="preserve"> mother’s age,</w:t>
      </w:r>
      <w:r w:rsidRPr="00033637">
        <w:rPr>
          <w:rFonts w:ascii="Times New Roman" w:eastAsia="Times New Roman" w:hAnsi="Times New Roman" w:cs="Times New Roman"/>
          <w:color w:val="313131"/>
          <w:sz w:val="24"/>
          <w:szCs w:val="24"/>
        </w:rPr>
        <w:t xml:space="preserve"> wealth </w:t>
      </w:r>
      <w:r w:rsidR="005A7789" w:rsidRPr="00033637">
        <w:rPr>
          <w:rFonts w:ascii="Times New Roman" w:eastAsia="Times New Roman" w:hAnsi="Times New Roman" w:cs="Times New Roman"/>
          <w:color w:val="313131"/>
          <w:sz w:val="24"/>
          <w:szCs w:val="24"/>
        </w:rPr>
        <w:t>status</w:t>
      </w:r>
      <w:r w:rsidRPr="00033637">
        <w:rPr>
          <w:rFonts w:ascii="Times New Roman" w:eastAsia="Times New Roman" w:hAnsi="Times New Roman" w:cs="Times New Roman"/>
          <w:color w:val="313131"/>
          <w:sz w:val="24"/>
          <w:szCs w:val="24"/>
        </w:rPr>
        <w:t xml:space="preserve">, </w:t>
      </w:r>
      <w:r w:rsidR="00C61779" w:rsidRPr="00033637">
        <w:rPr>
          <w:rFonts w:ascii="Times New Roman" w:eastAsia="Times New Roman" w:hAnsi="Times New Roman" w:cs="Times New Roman"/>
          <w:color w:val="313131"/>
          <w:sz w:val="24"/>
          <w:szCs w:val="24"/>
        </w:rPr>
        <w:t xml:space="preserve">religion, ethnicity, </w:t>
      </w:r>
      <w:r w:rsidRPr="00033637">
        <w:rPr>
          <w:rFonts w:ascii="Times New Roman" w:eastAsia="Times New Roman" w:hAnsi="Times New Roman" w:cs="Times New Roman"/>
          <w:color w:val="313131"/>
          <w:sz w:val="24"/>
          <w:szCs w:val="24"/>
        </w:rPr>
        <w:t>toilet facilities shared, toilet facility type, salt iodization variables were significantly associated with diarrhea at 5% level of significanc</w:t>
      </w:r>
      <w:r w:rsidR="00C61779" w:rsidRPr="00033637">
        <w:rPr>
          <w:rFonts w:ascii="Times New Roman" w:eastAsia="Times New Roman" w:hAnsi="Times New Roman" w:cs="Times New Roman"/>
          <w:color w:val="313131"/>
          <w:sz w:val="24"/>
          <w:szCs w:val="24"/>
        </w:rPr>
        <w:t>e</w:t>
      </w:r>
      <w:r w:rsidR="00EC3496" w:rsidRPr="00033637">
        <w:rPr>
          <w:rFonts w:ascii="Times New Roman" w:eastAsia="Times New Roman" w:hAnsi="Times New Roman" w:cs="Times New Roman"/>
          <w:color w:val="313131"/>
          <w:sz w:val="24"/>
          <w:szCs w:val="24"/>
        </w:rPr>
        <w:t xml:space="preserve"> (Table </w:t>
      </w:r>
      <w:del w:id="2839" w:author="Mohammad Nayeem Hasan" w:date="2024-11-03T23:08:00Z">
        <w:r w:rsidR="00EC3496" w:rsidRPr="00033637" w:rsidDel="0077291E">
          <w:rPr>
            <w:rFonts w:ascii="Times New Roman" w:eastAsia="Times New Roman" w:hAnsi="Times New Roman" w:cs="Times New Roman"/>
            <w:color w:val="313131"/>
            <w:sz w:val="24"/>
            <w:szCs w:val="24"/>
          </w:rPr>
          <w:delText>S</w:delText>
        </w:r>
      </w:del>
      <w:r w:rsidR="00EC3496" w:rsidRPr="00033637">
        <w:rPr>
          <w:rFonts w:ascii="Times New Roman" w:eastAsia="Times New Roman" w:hAnsi="Times New Roman" w:cs="Times New Roman"/>
          <w:color w:val="313131"/>
          <w:sz w:val="24"/>
          <w:szCs w:val="24"/>
        </w:rPr>
        <w:t>2)</w:t>
      </w:r>
      <w:r w:rsidRPr="00033637">
        <w:rPr>
          <w:rFonts w:ascii="Times New Roman" w:eastAsia="Times New Roman" w:hAnsi="Times New Roman" w:cs="Times New Roman"/>
          <w:color w:val="313131"/>
          <w:sz w:val="24"/>
          <w:szCs w:val="24"/>
        </w:rPr>
        <w:t>.</w:t>
      </w:r>
    </w:p>
    <w:p w14:paraId="5A05985E" w14:textId="77777777" w:rsidR="00994FF0" w:rsidRPr="00033637" w:rsidRDefault="00994FF0" w:rsidP="00F31FB2">
      <w:pPr>
        <w:spacing w:line="480" w:lineRule="auto"/>
        <w:rPr>
          <w:ins w:id="2840" w:author="Mohammad Nayeem Hasan" w:date="2024-11-04T00:05:00Z"/>
          <w:rFonts w:ascii="Times New Roman" w:hAnsi="Times New Roman" w:cs="Times New Roman"/>
          <w:b/>
          <w:sz w:val="24"/>
          <w:szCs w:val="24"/>
        </w:rPr>
        <w:pPrChange w:id="2841" w:author="Mohammad Nayeem Hasan" w:date="2024-12-23T01:38:00Z" w16du:dateUtc="2024-12-22T19:38:00Z">
          <w:pPr>
            <w:spacing w:line="240" w:lineRule="auto"/>
          </w:pPr>
        </w:pPrChange>
      </w:pPr>
      <w:ins w:id="2842" w:author="Mohammad Nayeem Hasan" w:date="2024-11-04T00:05:00Z">
        <w:r w:rsidRPr="00033637">
          <w:rPr>
            <w:rFonts w:ascii="Times New Roman" w:hAnsi="Times New Roman" w:cs="Times New Roman"/>
            <w:b/>
            <w:sz w:val="24"/>
            <w:szCs w:val="24"/>
          </w:rPr>
          <w:t>Table 2. Factors associated with the diarrhea status of children using univariate logistic regression model (MICS 2006, 2012, and 2019)</w:t>
        </w:r>
      </w:ins>
    </w:p>
    <w:tbl>
      <w:tblPr>
        <w:tblStyle w:val="TableGrid"/>
        <w:tblW w:w="5000" w:type="pct"/>
        <w:jc w:val="center"/>
        <w:tblLook w:val="04A0" w:firstRow="1" w:lastRow="0" w:firstColumn="1" w:lastColumn="0" w:noHBand="0" w:noVBand="1"/>
      </w:tblPr>
      <w:tblGrid>
        <w:gridCol w:w="1776"/>
        <w:gridCol w:w="1529"/>
        <w:gridCol w:w="893"/>
        <w:gridCol w:w="1536"/>
        <w:gridCol w:w="894"/>
        <w:gridCol w:w="1829"/>
        <w:gridCol w:w="893"/>
      </w:tblGrid>
      <w:tr w:rsidR="00994FF0" w:rsidRPr="00033637" w14:paraId="1EA3C2A1" w14:textId="77777777" w:rsidTr="000C3C54">
        <w:trPr>
          <w:trHeight w:val="161"/>
          <w:jc w:val="center"/>
          <w:ins w:id="2843" w:author="Mohammad Nayeem Hasan" w:date="2024-11-04T00:05:00Z"/>
        </w:trPr>
        <w:tc>
          <w:tcPr>
            <w:tcW w:w="950" w:type="pct"/>
            <w:vMerge w:val="restart"/>
            <w:vAlign w:val="center"/>
          </w:tcPr>
          <w:p w14:paraId="23B33819" w14:textId="77777777" w:rsidR="00994FF0" w:rsidRPr="00033637" w:rsidRDefault="00994FF0" w:rsidP="00F31FB2">
            <w:pPr>
              <w:spacing w:line="480" w:lineRule="auto"/>
              <w:rPr>
                <w:ins w:id="2844" w:author="Mohammad Nayeem Hasan" w:date="2024-11-04T00:05:00Z"/>
                <w:rFonts w:ascii="Times New Roman" w:hAnsi="Times New Roman" w:cs="Times New Roman"/>
                <w:b/>
                <w:bCs/>
                <w:sz w:val="24"/>
                <w:szCs w:val="24"/>
              </w:rPr>
              <w:pPrChange w:id="2845" w:author="Mohammad Nayeem Hasan" w:date="2024-12-23T01:38:00Z" w16du:dateUtc="2024-12-22T19:38:00Z">
                <w:pPr/>
              </w:pPrChange>
            </w:pPr>
            <w:ins w:id="2846" w:author="Mohammad Nayeem Hasan" w:date="2024-11-04T00:05:00Z">
              <w:r w:rsidRPr="00033637">
                <w:rPr>
                  <w:rFonts w:ascii="Times New Roman" w:hAnsi="Times New Roman" w:cs="Times New Roman"/>
                  <w:b/>
                  <w:bCs/>
                  <w:sz w:val="24"/>
                  <w:szCs w:val="24"/>
                </w:rPr>
                <w:lastRenderedPageBreak/>
                <w:t>Characteristics</w:t>
              </w:r>
            </w:ins>
          </w:p>
        </w:tc>
        <w:tc>
          <w:tcPr>
            <w:tcW w:w="818" w:type="pct"/>
            <w:vAlign w:val="center"/>
          </w:tcPr>
          <w:p w14:paraId="2D7BEAC7" w14:textId="77777777" w:rsidR="00994FF0" w:rsidRPr="00033637" w:rsidRDefault="00994FF0" w:rsidP="00F31FB2">
            <w:pPr>
              <w:spacing w:line="480" w:lineRule="auto"/>
              <w:rPr>
                <w:ins w:id="2847" w:author="Mohammad Nayeem Hasan" w:date="2024-11-04T00:05:00Z"/>
                <w:rFonts w:ascii="Times New Roman" w:hAnsi="Times New Roman" w:cs="Times New Roman"/>
                <w:b/>
                <w:bCs/>
                <w:sz w:val="24"/>
                <w:szCs w:val="24"/>
              </w:rPr>
              <w:pPrChange w:id="2848" w:author="Mohammad Nayeem Hasan" w:date="2024-12-23T01:38:00Z" w16du:dateUtc="2024-12-22T19:38:00Z">
                <w:pPr/>
              </w:pPrChange>
            </w:pPr>
            <w:ins w:id="2849" w:author="Mohammad Nayeem Hasan" w:date="2024-11-04T00:05:00Z">
              <w:r w:rsidRPr="00033637">
                <w:rPr>
                  <w:rFonts w:ascii="Times New Roman" w:hAnsi="Times New Roman" w:cs="Times New Roman"/>
                  <w:b/>
                  <w:bCs/>
                  <w:sz w:val="24"/>
                  <w:szCs w:val="24"/>
                </w:rPr>
                <w:t>2006</w:t>
              </w:r>
            </w:ins>
          </w:p>
        </w:tc>
        <w:tc>
          <w:tcPr>
            <w:tcW w:w="478" w:type="pct"/>
            <w:vAlign w:val="center"/>
          </w:tcPr>
          <w:p w14:paraId="05EAAA04" w14:textId="77777777" w:rsidR="00994FF0" w:rsidRPr="00033637" w:rsidRDefault="00994FF0" w:rsidP="00F31FB2">
            <w:pPr>
              <w:spacing w:line="480" w:lineRule="auto"/>
              <w:rPr>
                <w:ins w:id="2850" w:author="Mohammad Nayeem Hasan" w:date="2024-11-04T00:05:00Z"/>
                <w:rFonts w:ascii="Times New Roman" w:hAnsi="Times New Roman" w:cs="Times New Roman"/>
                <w:b/>
                <w:bCs/>
                <w:sz w:val="24"/>
                <w:szCs w:val="24"/>
              </w:rPr>
              <w:pPrChange w:id="2851" w:author="Mohammad Nayeem Hasan" w:date="2024-12-23T01:38:00Z" w16du:dateUtc="2024-12-22T19:38:00Z">
                <w:pPr/>
              </w:pPrChange>
            </w:pPr>
          </w:p>
        </w:tc>
        <w:tc>
          <w:tcPr>
            <w:tcW w:w="822" w:type="pct"/>
            <w:vAlign w:val="center"/>
          </w:tcPr>
          <w:p w14:paraId="16890724" w14:textId="77777777" w:rsidR="00994FF0" w:rsidRPr="00033637" w:rsidRDefault="00994FF0" w:rsidP="00F31FB2">
            <w:pPr>
              <w:spacing w:line="480" w:lineRule="auto"/>
              <w:rPr>
                <w:ins w:id="2852" w:author="Mohammad Nayeem Hasan" w:date="2024-11-04T00:05:00Z"/>
                <w:rFonts w:ascii="Times New Roman" w:hAnsi="Times New Roman" w:cs="Times New Roman"/>
                <w:b/>
                <w:bCs/>
                <w:sz w:val="24"/>
                <w:szCs w:val="24"/>
              </w:rPr>
              <w:pPrChange w:id="2853" w:author="Mohammad Nayeem Hasan" w:date="2024-12-23T01:38:00Z" w16du:dateUtc="2024-12-22T19:38:00Z">
                <w:pPr/>
              </w:pPrChange>
            </w:pPr>
            <w:ins w:id="2854" w:author="Mohammad Nayeem Hasan" w:date="2024-11-04T00:05:00Z">
              <w:r w:rsidRPr="00033637">
                <w:rPr>
                  <w:rFonts w:ascii="Times New Roman" w:hAnsi="Times New Roman" w:cs="Times New Roman"/>
                  <w:b/>
                  <w:bCs/>
                  <w:sz w:val="24"/>
                  <w:szCs w:val="24"/>
                </w:rPr>
                <w:t>2012</w:t>
              </w:r>
            </w:ins>
          </w:p>
        </w:tc>
        <w:tc>
          <w:tcPr>
            <w:tcW w:w="478" w:type="pct"/>
            <w:vAlign w:val="center"/>
          </w:tcPr>
          <w:p w14:paraId="21E39F96" w14:textId="77777777" w:rsidR="00994FF0" w:rsidRPr="00033637" w:rsidRDefault="00994FF0" w:rsidP="00F31FB2">
            <w:pPr>
              <w:spacing w:line="480" w:lineRule="auto"/>
              <w:rPr>
                <w:ins w:id="2855" w:author="Mohammad Nayeem Hasan" w:date="2024-11-04T00:05:00Z"/>
                <w:rFonts w:ascii="Times New Roman" w:hAnsi="Times New Roman" w:cs="Times New Roman"/>
                <w:b/>
                <w:bCs/>
                <w:sz w:val="24"/>
                <w:szCs w:val="24"/>
              </w:rPr>
              <w:pPrChange w:id="2856" w:author="Mohammad Nayeem Hasan" w:date="2024-12-23T01:38:00Z" w16du:dateUtc="2024-12-22T19:38:00Z">
                <w:pPr/>
              </w:pPrChange>
            </w:pPr>
          </w:p>
        </w:tc>
        <w:tc>
          <w:tcPr>
            <w:tcW w:w="978" w:type="pct"/>
            <w:vAlign w:val="center"/>
          </w:tcPr>
          <w:p w14:paraId="346DF71D" w14:textId="77777777" w:rsidR="00994FF0" w:rsidRPr="00033637" w:rsidRDefault="00994FF0" w:rsidP="00F31FB2">
            <w:pPr>
              <w:spacing w:line="480" w:lineRule="auto"/>
              <w:rPr>
                <w:ins w:id="2857" w:author="Mohammad Nayeem Hasan" w:date="2024-11-04T00:05:00Z"/>
                <w:rFonts w:ascii="Times New Roman" w:hAnsi="Times New Roman" w:cs="Times New Roman"/>
                <w:b/>
                <w:bCs/>
                <w:sz w:val="24"/>
                <w:szCs w:val="24"/>
              </w:rPr>
              <w:pPrChange w:id="2858" w:author="Mohammad Nayeem Hasan" w:date="2024-12-23T01:38:00Z" w16du:dateUtc="2024-12-22T19:38:00Z">
                <w:pPr/>
              </w:pPrChange>
            </w:pPr>
            <w:ins w:id="2859" w:author="Mohammad Nayeem Hasan" w:date="2024-11-04T00:05:00Z">
              <w:r w:rsidRPr="00033637">
                <w:rPr>
                  <w:rFonts w:ascii="Times New Roman" w:hAnsi="Times New Roman" w:cs="Times New Roman"/>
                  <w:b/>
                  <w:bCs/>
                  <w:sz w:val="24"/>
                  <w:szCs w:val="24"/>
                </w:rPr>
                <w:t>2019</w:t>
              </w:r>
            </w:ins>
          </w:p>
        </w:tc>
        <w:tc>
          <w:tcPr>
            <w:tcW w:w="478" w:type="pct"/>
            <w:vAlign w:val="center"/>
          </w:tcPr>
          <w:p w14:paraId="79ADE128" w14:textId="77777777" w:rsidR="00994FF0" w:rsidRPr="00033637" w:rsidRDefault="00994FF0" w:rsidP="00F31FB2">
            <w:pPr>
              <w:spacing w:line="480" w:lineRule="auto"/>
              <w:rPr>
                <w:ins w:id="2860" w:author="Mohammad Nayeem Hasan" w:date="2024-11-04T00:05:00Z"/>
                <w:rFonts w:ascii="Times New Roman" w:hAnsi="Times New Roman" w:cs="Times New Roman"/>
                <w:b/>
                <w:bCs/>
                <w:sz w:val="24"/>
                <w:szCs w:val="24"/>
              </w:rPr>
              <w:pPrChange w:id="2861" w:author="Mohammad Nayeem Hasan" w:date="2024-12-23T01:38:00Z" w16du:dateUtc="2024-12-22T19:38:00Z">
                <w:pPr/>
              </w:pPrChange>
            </w:pPr>
          </w:p>
        </w:tc>
      </w:tr>
      <w:tr w:rsidR="00994FF0" w:rsidRPr="00033637" w14:paraId="6E38B7FB" w14:textId="77777777" w:rsidTr="000C3C54">
        <w:trPr>
          <w:trHeight w:val="684"/>
          <w:jc w:val="center"/>
          <w:ins w:id="2862" w:author="Mohammad Nayeem Hasan" w:date="2024-11-04T00:05:00Z"/>
        </w:trPr>
        <w:tc>
          <w:tcPr>
            <w:tcW w:w="950" w:type="pct"/>
            <w:vMerge/>
            <w:vAlign w:val="center"/>
          </w:tcPr>
          <w:p w14:paraId="0B6E6126" w14:textId="77777777" w:rsidR="00994FF0" w:rsidRPr="00033637" w:rsidRDefault="00994FF0" w:rsidP="00F31FB2">
            <w:pPr>
              <w:spacing w:line="480" w:lineRule="auto"/>
              <w:rPr>
                <w:ins w:id="2863" w:author="Mohammad Nayeem Hasan" w:date="2024-11-04T00:05:00Z"/>
                <w:rFonts w:ascii="Times New Roman" w:hAnsi="Times New Roman" w:cs="Times New Roman"/>
                <w:b/>
                <w:bCs/>
                <w:sz w:val="24"/>
                <w:szCs w:val="24"/>
              </w:rPr>
              <w:pPrChange w:id="2864" w:author="Mohammad Nayeem Hasan" w:date="2024-12-23T01:38:00Z" w16du:dateUtc="2024-12-22T19:38:00Z">
                <w:pPr/>
              </w:pPrChange>
            </w:pPr>
          </w:p>
        </w:tc>
        <w:tc>
          <w:tcPr>
            <w:tcW w:w="818" w:type="pct"/>
            <w:vAlign w:val="center"/>
          </w:tcPr>
          <w:p w14:paraId="2491AD4C" w14:textId="77777777" w:rsidR="00994FF0" w:rsidRPr="00033637" w:rsidRDefault="00994FF0" w:rsidP="00F31FB2">
            <w:pPr>
              <w:spacing w:line="480" w:lineRule="auto"/>
              <w:rPr>
                <w:ins w:id="2865" w:author="Mohammad Nayeem Hasan" w:date="2024-11-04T00:05:00Z"/>
                <w:rFonts w:ascii="Times New Roman" w:hAnsi="Times New Roman" w:cs="Times New Roman"/>
                <w:b/>
                <w:bCs/>
                <w:sz w:val="24"/>
                <w:szCs w:val="24"/>
              </w:rPr>
              <w:pPrChange w:id="2866" w:author="Mohammad Nayeem Hasan" w:date="2024-12-23T01:38:00Z" w16du:dateUtc="2024-12-22T19:38:00Z">
                <w:pPr/>
              </w:pPrChange>
            </w:pPr>
            <w:ins w:id="2867" w:author="Mohammad Nayeem Hasan" w:date="2024-11-04T00:05:00Z">
              <w:r w:rsidRPr="00033637">
                <w:rPr>
                  <w:rFonts w:ascii="Times New Roman" w:hAnsi="Times New Roman" w:cs="Times New Roman"/>
                  <w:b/>
                  <w:bCs/>
                  <w:sz w:val="24"/>
                  <w:szCs w:val="24"/>
                </w:rPr>
                <w:t>COR (95% CI)</w:t>
              </w:r>
            </w:ins>
          </w:p>
        </w:tc>
        <w:tc>
          <w:tcPr>
            <w:tcW w:w="478" w:type="pct"/>
            <w:vAlign w:val="center"/>
          </w:tcPr>
          <w:p w14:paraId="03B202D2" w14:textId="77777777" w:rsidR="00994FF0" w:rsidRPr="00033637" w:rsidRDefault="00994FF0" w:rsidP="00F31FB2">
            <w:pPr>
              <w:spacing w:line="480" w:lineRule="auto"/>
              <w:rPr>
                <w:ins w:id="2868" w:author="Mohammad Nayeem Hasan" w:date="2024-11-04T00:05:00Z"/>
                <w:rFonts w:ascii="Times New Roman" w:hAnsi="Times New Roman" w:cs="Times New Roman"/>
                <w:b/>
                <w:bCs/>
                <w:sz w:val="24"/>
                <w:szCs w:val="24"/>
              </w:rPr>
              <w:pPrChange w:id="2869" w:author="Mohammad Nayeem Hasan" w:date="2024-12-23T01:38:00Z" w16du:dateUtc="2024-12-22T19:38:00Z">
                <w:pPr/>
              </w:pPrChange>
            </w:pPr>
            <w:ins w:id="2870" w:author="Mohammad Nayeem Hasan" w:date="2024-11-04T00:05:00Z">
              <w:r w:rsidRPr="00033637">
                <w:rPr>
                  <w:rFonts w:ascii="Times New Roman" w:hAnsi="Times New Roman" w:cs="Times New Roman"/>
                  <w:b/>
                  <w:bCs/>
                  <w:sz w:val="24"/>
                  <w:szCs w:val="24"/>
                </w:rPr>
                <w:t>P-value</w:t>
              </w:r>
            </w:ins>
          </w:p>
        </w:tc>
        <w:tc>
          <w:tcPr>
            <w:tcW w:w="822" w:type="pct"/>
            <w:vAlign w:val="center"/>
          </w:tcPr>
          <w:p w14:paraId="5F22ED55" w14:textId="77777777" w:rsidR="00994FF0" w:rsidRPr="00033637" w:rsidRDefault="00994FF0" w:rsidP="00F31FB2">
            <w:pPr>
              <w:spacing w:line="480" w:lineRule="auto"/>
              <w:rPr>
                <w:ins w:id="2871" w:author="Mohammad Nayeem Hasan" w:date="2024-11-04T00:05:00Z"/>
                <w:rFonts w:ascii="Times New Roman" w:hAnsi="Times New Roman" w:cs="Times New Roman"/>
                <w:b/>
                <w:bCs/>
                <w:sz w:val="24"/>
                <w:szCs w:val="24"/>
              </w:rPr>
              <w:pPrChange w:id="2872" w:author="Mohammad Nayeem Hasan" w:date="2024-12-23T01:38:00Z" w16du:dateUtc="2024-12-22T19:38:00Z">
                <w:pPr/>
              </w:pPrChange>
            </w:pPr>
            <w:ins w:id="2873" w:author="Mohammad Nayeem Hasan" w:date="2024-11-04T00:05:00Z">
              <w:r w:rsidRPr="00033637">
                <w:rPr>
                  <w:rFonts w:ascii="Times New Roman" w:hAnsi="Times New Roman" w:cs="Times New Roman"/>
                  <w:b/>
                  <w:bCs/>
                  <w:sz w:val="24"/>
                  <w:szCs w:val="24"/>
                </w:rPr>
                <w:t>COR (95% CI)</w:t>
              </w:r>
            </w:ins>
          </w:p>
        </w:tc>
        <w:tc>
          <w:tcPr>
            <w:tcW w:w="478" w:type="pct"/>
            <w:vAlign w:val="center"/>
          </w:tcPr>
          <w:p w14:paraId="59F7B4D0" w14:textId="77777777" w:rsidR="00994FF0" w:rsidRPr="00033637" w:rsidRDefault="00994FF0" w:rsidP="00F31FB2">
            <w:pPr>
              <w:spacing w:line="480" w:lineRule="auto"/>
              <w:rPr>
                <w:ins w:id="2874" w:author="Mohammad Nayeem Hasan" w:date="2024-11-04T00:05:00Z"/>
                <w:rFonts w:ascii="Times New Roman" w:hAnsi="Times New Roman" w:cs="Times New Roman"/>
                <w:b/>
                <w:bCs/>
                <w:sz w:val="24"/>
                <w:szCs w:val="24"/>
              </w:rPr>
              <w:pPrChange w:id="2875" w:author="Mohammad Nayeem Hasan" w:date="2024-12-23T01:38:00Z" w16du:dateUtc="2024-12-22T19:38:00Z">
                <w:pPr/>
              </w:pPrChange>
            </w:pPr>
            <w:ins w:id="2876" w:author="Mohammad Nayeem Hasan" w:date="2024-11-04T00:05:00Z">
              <w:r w:rsidRPr="00033637">
                <w:rPr>
                  <w:rFonts w:ascii="Times New Roman" w:hAnsi="Times New Roman" w:cs="Times New Roman"/>
                  <w:b/>
                  <w:bCs/>
                  <w:sz w:val="24"/>
                  <w:szCs w:val="24"/>
                </w:rPr>
                <w:t>P-value</w:t>
              </w:r>
            </w:ins>
          </w:p>
        </w:tc>
        <w:tc>
          <w:tcPr>
            <w:tcW w:w="978" w:type="pct"/>
            <w:vAlign w:val="center"/>
          </w:tcPr>
          <w:p w14:paraId="0EE06EBA" w14:textId="77777777" w:rsidR="00994FF0" w:rsidRPr="00033637" w:rsidRDefault="00994FF0" w:rsidP="00F31FB2">
            <w:pPr>
              <w:spacing w:line="480" w:lineRule="auto"/>
              <w:rPr>
                <w:ins w:id="2877" w:author="Mohammad Nayeem Hasan" w:date="2024-11-04T00:05:00Z"/>
                <w:rFonts w:ascii="Times New Roman" w:hAnsi="Times New Roman" w:cs="Times New Roman"/>
                <w:b/>
                <w:bCs/>
                <w:sz w:val="24"/>
                <w:szCs w:val="24"/>
              </w:rPr>
              <w:pPrChange w:id="2878" w:author="Mohammad Nayeem Hasan" w:date="2024-12-23T01:38:00Z" w16du:dateUtc="2024-12-22T19:38:00Z">
                <w:pPr/>
              </w:pPrChange>
            </w:pPr>
            <w:ins w:id="2879" w:author="Mohammad Nayeem Hasan" w:date="2024-11-04T00:05:00Z">
              <w:r w:rsidRPr="00033637">
                <w:rPr>
                  <w:rFonts w:ascii="Times New Roman" w:hAnsi="Times New Roman" w:cs="Times New Roman"/>
                  <w:b/>
                  <w:bCs/>
                  <w:sz w:val="24"/>
                  <w:szCs w:val="24"/>
                </w:rPr>
                <w:t>COR</w:t>
              </w:r>
            </w:ins>
          </w:p>
        </w:tc>
        <w:tc>
          <w:tcPr>
            <w:tcW w:w="478" w:type="pct"/>
            <w:vAlign w:val="center"/>
          </w:tcPr>
          <w:p w14:paraId="53047CE8" w14:textId="77777777" w:rsidR="00994FF0" w:rsidRPr="00033637" w:rsidRDefault="00994FF0" w:rsidP="00F31FB2">
            <w:pPr>
              <w:spacing w:line="480" w:lineRule="auto"/>
              <w:rPr>
                <w:ins w:id="2880" w:author="Mohammad Nayeem Hasan" w:date="2024-11-04T00:05:00Z"/>
                <w:rFonts w:ascii="Times New Roman" w:hAnsi="Times New Roman" w:cs="Times New Roman"/>
                <w:b/>
                <w:bCs/>
                <w:sz w:val="24"/>
                <w:szCs w:val="24"/>
              </w:rPr>
              <w:pPrChange w:id="2881" w:author="Mohammad Nayeem Hasan" w:date="2024-12-23T01:38:00Z" w16du:dateUtc="2024-12-22T19:38:00Z">
                <w:pPr/>
              </w:pPrChange>
            </w:pPr>
            <w:ins w:id="2882" w:author="Mohammad Nayeem Hasan" w:date="2024-11-04T00:05:00Z">
              <w:r w:rsidRPr="00033637">
                <w:rPr>
                  <w:rFonts w:ascii="Times New Roman" w:hAnsi="Times New Roman" w:cs="Times New Roman"/>
                  <w:b/>
                  <w:bCs/>
                  <w:sz w:val="24"/>
                  <w:szCs w:val="24"/>
                </w:rPr>
                <w:t>P-value</w:t>
              </w:r>
            </w:ins>
          </w:p>
        </w:tc>
      </w:tr>
      <w:tr w:rsidR="00994FF0" w:rsidRPr="00033637" w14:paraId="6EEE880F" w14:textId="77777777" w:rsidTr="000C3C54">
        <w:trPr>
          <w:trHeight w:val="161"/>
          <w:jc w:val="center"/>
          <w:ins w:id="2883" w:author="Mohammad Nayeem Hasan" w:date="2024-11-04T00:05:00Z"/>
        </w:trPr>
        <w:tc>
          <w:tcPr>
            <w:tcW w:w="5000" w:type="pct"/>
            <w:gridSpan w:val="7"/>
            <w:vAlign w:val="center"/>
          </w:tcPr>
          <w:p w14:paraId="10F70103" w14:textId="77777777" w:rsidR="00994FF0" w:rsidRPr="00033637" w:rsidRDefault="00994FF0" w:rsidP="00F31FB2">
            <w:pPr>
              <w:spacing w:line="480" w:lineRule="auto"/>
              <w:rPr>
                <w:ins w:id="2884" w:author="Mohammad Nayeem Hasan" w:date="2024-11-04T00:05:00Z"/>
                <w:rFonts w:ascii="Times New Roman" w:hAnsi="Times New Roman" w:cs="Times New Roman"/>
                <w:sz w:val="24"/>
                <w:szCs w:val="24"/>
              </w:rPr>
              <w:pPrChange w:id="2885" w:author="Mohammad Nayeem Hasan" w:date="2024-12-23T01:38:00Z" w16du:dateUtc="2024-12-22T19:38:00Z">
                <w:pPr/>
              </w:pPrChange>
            </w:pPr>
            <w:ins w:id="2886" w:author="Mohammad Nayeem Hasan" w:date="2024-11-04T00:05:00Z">
              <w:r w:rsidRPr="00033637">
                <w:rPr>
                  <w:rFonts w:ascii="Times New Roman" w:hAnsi="Times New Roman" w:cs="Times New Roman"/>
                  <w:b/>
                  <w:bCs/>
                  <w:sz w:val="24"/>
                  <w:szCs w:val="24"/>
                </w:rPr>
                <w:t>Child characteristics</w:t>
              </w:r>
            </w:ins>
          </w:p>
        </w:tc>
      </w:tr>
      <w:tr w:rsidR="00994FF0" w:rsidRPr="00033637" w14:paraId="74E88D08" w14:textId="77777777" w:rsidTr="000C3C54">
        <w:trPr>
          <w:trHeight w:val="161"/>
          <w:jc w:val="center"/>
          <w:ins w:id="2887" w:author="Mohammad Nayeem Hasan" w:date="2024-11-04T00:05:00Z"/>
        </w:trPr>
        <w:tc>
          <w:tcPr>
            <w:tcW w:w="1767" w:type="pct"/>
            <w:gridSpan w:val="2"/>
            <w:vAlign w:val="center"/>
          </w:tcPr>
          <w:p w14:paraId="4FE69B96" w14:textId="77777777" w:rsidR="00994FF0" w:rsidRPr="00033637" w:rsidRDefault="00994FF0" w:rsidP="00F31FB2">
            <w:pPr>
              <w:spacing w:line="480" w:lineRule="auto"/>
              <w:rPr>
                <w:ins w:id="2888" w:author="Mohammad Nayeem Hasan" w:date="2024-11-04T00:05:00Z"/>
                <w:rFonts w:ascii="Times New Roman" w:hAnsi="Times New Roman" w:cs="Times New Roman"/>
                <w:sz w:val="24"/>
                <w:szCs w:val="24"/>
              </w:rPr>
              <w:pPrChange w:id="2889" w:author="Mohammad Nayeem Hasan" w:date="2024-12-23T01:38:00Z" w16du:dateUtc="2024-12-22T19:38:00Z">
                <w:pPr/>
              </w:pPrChange>
            </w:pPr>
            <w:ins w:id="2890" w:author="Mohammad Nayeem Hasan" w:date="2024-11-04T00:05:00Z">
              <w:r w:rsidRPr="00033637">
                <w:rPr>
                  <w:rFonts w:ascii="Times New Roman" w:hAnsi="Times New Roman" w:cs="Times New Roman"/>
                  <w:sz w:val="24"/>
                  <w:szCs w:val="24"/>
                </w:rPr>
                <w:t>Age of child (in months)</w:t>
              </w:r>
            </w:ins>
          </w:p>
        </w:tc>
        <w:tc>
          <w:tcPr>
            <w:tcW w:w="1300" w:type="pct"/>
            <w:gridSpan w:val="2"/>
            <w:vAlign w:val="center"/>
          </w:tcPr>
          <w:p w14:paraId="5CEBB84F" w14:textId="77777777" w:rsidR="00994FF0" w:rsidRPr="00033637" w:rsidRDefault="00994FF0" w:rsidP="00F31FB2">
            <w:pPr>
              <w:spacing w:line="480" w:lineRule="auto"/>
              <w:rPr>
                <w:ins w:id="2891" w:author="Mohammad Nayeem Hasan" w:date="2024-11-04T00:05:00Z"/>
                <w:rFonts w:ascii="Times New Roman" w:hAnsi="Times New Roman" w:cs="Times New Roman"/>
                <w:sz w:val="24"/>
                <w:szCs w:val="24"/>
              </w:rPr>
              <w:pPrChange w:id="2892" w:author="Mohammad Nayeem Hasan" w:date="2024-12-23T01:38:00Z" w16du:dateUtc="2024-12-22T19:38:00Z">
                <w:pPr/>
              </w:pPrChange>
            </w:pPr>
          </w:p>
        </w:tc>
        <w:tc>
          <w:tcPr>
            <w:tcW w:w="1455" w:type="pct"/>
            <w:gridSpan w:val="2"/>
            <w:vAlign w:val="center"/>
          </w:tcPr>
          <w:p w14:paraId="5A0AA157" w14:textId="77777777" w:rsidR="00994FF0" w:rsidRPr="00033637" w:rsidRDefault="00994FF0" w:rsidP="00F31FB2">
            <w:pPr>
              <w:spacing w:line="480" w:lineRule="auto"/>
              <w:rPr>
                <w:ins w:id="2893" w:author="Mohammad Nayeem Hasan" w:date="2024-11-04T00:05:00Z"/>
                <w:rFonts w:ascii="Times New Roman" w:hAnsi="Times New Roman" w:cs="Times New Roman"/>
                <w:sz w:val="24"/>
                <w:szCs w:val="24"/>
              </w:rPr>
              <w:pPrChange w:id="2894" w:author="Mohammad Nayeem Hasan" w:date="2024-12-23T01:38:00Z" w16du:dateUtc="2024-12-22T19:38:00Z">
                <w:pPr/>
              </w:pPrChange>
            </w:pPr>
          </w:p>
        </w:tc>
        <w:tc>
          <w:tcPr>
            <w:tcW w:w="478" w:type="pct"/>
            <w:vAlign w:val="center"/>
          </w:tcPr>
          <w:p w14:paraId="64DC5CFF" w14:textId="77777777" w:rsidR="00994FF0" w:rsidRPr="00033637" w:rsidRDefault="00994FF0" w:rsidP="00F31FB2">
            <w:pPr>
              <w:spacing w:line="480" w:lineRule="auto"/>
              <w:rPr>
                <w:ins w:id="2895" w:author="Mohammad Nayeem Hasan" w:date="2024-11-04T00:05:00Z"/>
                <w:rFonts w:ascii="Times New Roman" w:hAnsi="Times New Roman" w:cs="Times New Roman"/>
                <w:sz w:val="24"/>
                <w:szCs w:val="24"/>
              </w:rPr>
              <w:pPrChange w:id="2896" w:author="Mohammad Nayeem Hasan" w:date="2024-12-23T01:38:00Z" w16du:dateUtc="2024-12-22T19:38:00Z">
                <w:pPr/>
              </w:pPrChange>
            </w:pPr>
          </w:p>
        </w:tc>
      </w:tr>
      <w:tr w:rsidR="00994FF0" w:rsidRPr="00033637" w14:paraId="2CFBFE7F" w14:textId="77777777" w:rsidTr="000C3C54">
        <w:trPr>
          <w:trHeight w:val="250"/>
          <w:jc w:val="center"/>
          <w:ins w:id="2897" w:author="Mohammad Nayeem Hasan" w:date="2024-11-04T00:05:00Z"/>
        </w:trPr>
        <w:tc>
          <w:tcPr>
            <w:tcW w:w="950" w:type="pct"/>
            <w:vAlign w:val="center"/>
          </w:tcPr>
          <w:p w14:paraId="1877696A" w14:textId="77777777" w:rsidR="00994FF0" w:rsidRPr="00033637" w:rsidRDefault="00994FF0" w:rsidP="00F31FB2">
            <w:pPr>
              <w:spacing w:line="480" w:lineRule="auto"/>
              <w:rPr>
                <w:ins w:id="2898" w:author="Mohammad Nayeem Hasan" w:date="2024-11-04T00:05:00Z"/>
                <w:rFonts w:ascii="Times New Roman" w:hAnsi="Times New Roman" w:cs="Times New Roman"/>
                <w:sz w:val="24"/>
                <w:szCs w:val="24"/>
              </w:rPr>
              <w:pPrChange w:id="2899" w:author="Mohammad Nayeem Hasan" w:date="2024-12-23T01:38:00Z" w16du:dateUtc="2024-12-22T19:38:00Z">
                <w:pPr/>
              </w:pPrChange>
            </w:pPr>
            <w:ins w:id="2900" w:author="Mohammad Nayeem Hasan" w:date="2024-11-04T00:05:00Z">
              <w:r w:rsidRPr="00033637">
                <w:rPr>
                  <w:rFonts w:ascii="Times New Roman" w:hAnsi="Times New Roman" w:cs="Times New Roman"/>
                  <w:sz w:val="24"/>
                  <w:szCs w:val="24"/>
                </w:rPr>
                <w:t>0-11</w:t>
              </w:r>
            </w:ins>
          </w:p>
        </w:tc>
        <w:tc>
          <w:tcPr>
            <w:tcW w:w="818" w:type="pct"/>
            <w:vAlign w:val="center"/>
          </w:tcPr>
          <w:p w14:paraId="3813C493" w14:textId="77777777" w:rsidR="00994FF0" w:rsidRPr="00033637" w:rsidRDefault="00994FF0" w:rsidP="00F31FB2">
            <w:pPr>
              <w:spacing w:line="480" w:lineRule="auto"/>
              <w:rPr>
                <w:ins w:id="2901" w:author="Mohammad Nayeem Hasan" w:date="2024-11-04T00:05:00Z"/>
                <w:rFonts w:ascii="Times New Roman" w:hAnsi="Times New Roman" w:cs="Times New Roman"/>
                <w:sz w:val="24"/>
                <w:szCs w:val="24"/>
              </w:rPr>
              <w:pPrChange w:id="2902" w:author="Mohammad Nayeem Hasan" w:date="2024-12-23T01:38:00Z" w16du:dateUtc="2024-12-22T19:38:00Z">
                <w:pPr/>
              </w:pPrChange>
            </w:pPr>
            <w:ins w:id="2903" w:author="Mohammad Nayeem Hasan" w:date="2024-11-04T00:05:00Z">
              <w:r w:rsidRPr="00033637">
                <w:rPr>
                  <w:rFonts w:ascii="Times New Roman" w:hAnsi="Times New Roman" w:cs="Times New Roman"/>
                  <w:sz w:val="24"/>
                  <w:szCs w:val="24"/>
                </w:rPr>
                <w:t>1.80 (1.51, 2.15)</w:t>
              </w:r>
            </w:ins>
          </w:p>
        </w:tc>
        <w:tc>
          <w:tcPr>
            <w:tcW w:w="478" w:type="pct"/>
            <w:vAlign w:val="center"/>
          </w:tcPr>
          <w:p w14:paraId="696916AA" w14:textId="77777777" w:rsidR="00994FF0" w:rsidRPr="00033637" w:rsidRDefault="00994FF0" w:rsidP="00F31FB2">
            <w:pPr>
              <w:spacing w:line="480" w:lineRule="auto"/>
              <w:rPr>
                <w:ins w:id="2904" w:author="Mohammad Nayeem Hasan" w:date="2024-11-04T00:05:00Z"/>
                <w:rFonts w:ascii="Times New Roman" w:hAnsi="Times New Roman" w:cs="Times New Roman"/>
                <w:b/>
                <w:bCs/>
                <w:sz w:val="24"/>
                <w:szCs w:val="24"/>
              </w:rPr>
              <w:pPrChange w:id="2905" w:author="Mohammad Nayeem Hasan" w:date="2024-12-23T01:38:00Z" w16du:dateUtc="2024-12-22T19:38:00Z">
                <w:pPr/>
              </w:pPrChange>
            </w:pPr>
            <w:ins w:id="2906" w:author="Mohammad Nayeem Hasan" w:date="2024-11-04T00:05:00Z">
              <w:r w:rsidRPr="00033637">
                <w:rPr>
                  <w:rFonts w:ascii="Times New Roman" w:hAnsi="Times New Roman" w:cs="Times New Roman"/>
                  <w:b/>
                  <w:bCs/>
                  <w:sz w:val="24"/>
                  <w:szCs w:val="24"/>
                </w:rPr>
                <w:t>&lt;0.001</w:t>
              </w:r>
            </w:ins>
          </w:p>
        </w:tc>
        <w:tc>
          <w:tcPr>
            <w:tcW w:w="822" w:type="pct"/>
            <w:vAlign w:val="center"/>
          </w:tcPr>
          <w:p w14:paraId="7F975ABC" w14:textId="77777777" w:rsidR="00994FF0" w:rsidRPr="00033637" w:rsidRDefault="00994FF0" w:rsidP="00F31FB2">
            <w:pPr>
              <w:spacing w:line="480" w:lineRule="auto"/>
              <w:rPr>
                <w:ins w:id="2907" w:author="Mohammad Nayeem Hasan" w:date="2024-11-04T00:05:00Z"/>
                <w:rFonts w:ascii="Times New Roman" w:hAnsi="Times New Roman" w:cs="Times New Roman"/>
                <w:sz w:val="24"/>
                <w:szCs w:val="24"/>
              </w:rPr>
              <w:pPrChange w:id="2908" w:author="Mohammad Nayeem Hasan" w:date="2024-12-23T01:38:00Z" w16du:dateUtc="2024-12-22T19:38:00Z">
                <w:pPr/>
              </w:pPrChange>
            </w:pPr>
            <w:ins w:id="2909" w:author="Mohammad Nayeem Hasan" w:date="2024-11-04T00:05:00Z">
              <w:r w:rsidRPr="00033637">
                <w:rPr>
                  <w:rFonts w:ascii="Times New Roman" w:hAnsi="Times New Roman" w:cs="Times New Roman"/>
                  <w:sz w:val="24"/>
                  <w:szCs w:val="24"/>
                </w:rPr>
                <w:t>3.96 (2.71, 5.77)</w:t>
              </w:r>
            </w:ins>
          </w:p>
        </w:tc>
        <w:tc>
          <w:tcPr>
            <w:tcW w:w="478" w:type="pct"/>
            <w:vAlign w:val="center"/>
          </w:tcPr>
          <w:p w14:paraId="6C80DC79" w14:textId="77777777" w:rsidR="00994FF0" w:rsidRPr="00033637" w:rsidRDefault="00994FF0" w:rsidP="00F31FB2">
            <w:pPr>
              <w:spacing w:line="480" w:lineRule="auto"/>
              <w:rPr>
                <w:ins w:id="2910" w:author="Mohammad Nayeem Hasan" w:date="2024-11-04T00:05:00Z"/>
                <w:rFonts w:ascii="Times New Roman" w:hAnsi="Times New Roman" w:cs="Times New Roman"/>
                <w:b/>
                <w:bCs/>
                <w:sz w:val="24"/>
                <w:szCs w:val="24"/>
              </w:rPr>
              <w:pPrChange w:id="2911" w:author="Mohammad Nayeem Hasan" w:date="2024-12-23T01:38:00Z" w16du:dateUtc="2024-12-22T19:38:00Z">
                <w:pPr/>
              </w:pPrChange>
            </w:pPr>
            <w:ins w:id="2912" w:author="Mohammad Nayeem Hasan" w:date="2024-11-04T00:05:00Z">
              <w:r w:rsidRPr="00033637">
                <w:rPr>
                  <w:rFonts w:ascii="Times New Roman" w:hAnsi="Times New Roman" w:cs="Times New Roman"/>
                  <w:b/>
                  <w:bCs/>
                  <w:sz w:val="24"/>
                  <w:szCs w:val="24"/>
                </w:rPr>
                <w:t>&lt;0.001</w:t>
              </w:r>
            </w:ins>
          </w:p>
        </w:tc>
        <w:tc>
          <w:tcPr>
            <w:tcW w:w="978" w:type="pct"/>
            <w:vAlign w:val="center"/>
          </w:tcPr>
          <w:p w14:paraId="269709AA" w14:textId="77777777" w:rsidR="00994FF0" w:rsidRPr="00033637" w:rsidRDefault="00994FF0" w:rsidP="00F31FB2">
            <w:pPr>
              <w:spacing w:line="480" w:lineRule="auto"/>
              <w:rPr>
                <w:ins w:id="2913" w:author="Mohammad Nayeem Hasan" w:date="2024-11-04T00:05:00Z"/>
                <w:rFonts w:ascii="Times New Roman" w:hAnsi="Times New Roman" w:cs="Times New Roman"/>
                <w:sz w:val="24"/>
                <w:szCs w:val="24"/>
              </w:rPr>
              <w:pPrChange w:id="2914" w:author="Mohammad Nayeem Hasan" w:date="2024-12-23T01:38:00Z" w16du:dateUtc="2024-12-22T19:38:00Z">
                <w:pPr/>
              </w:pPrChange>
            </w:pPr>
            <w:ins w:id="2915" w:author="Mohammad Nayeem Hasan" w:date="2024-11-04T00:05:00Z">
              <w:r w:rsidRPr="00033637">
                <w:rPr>
                  <w:rFonts w:ascii="Times New Roman" w:hAnsi="Times New Roman" w:cs="Times New Roman"/>
                  <w:sz w:val="24"/>
                  <w:szCs w:val="24"/>
                </w:rPr>
                <w:t>2.92 (2.36, 3.60)</w:t>
              </w:r>
            </w:ins>
          </w:p>
        </w:tc>
        <w:tc>
          <w:tcPr>
            <w:tcW w:w="478" w:type="pct"/>
            <w:vAlign w:val="center"/>
          </w:tcPr>
          <w:p w14:paraId="0B5A9468" w14:textId="77777777" w:rsidR="00994FF0" w:rsidRPr="00033637" w:rsidRDefault="00994FF0" w:rsidP="00F31FB2">
            <w:pPr>
              <w:spacing w:line="480" w:lineRule="auto"/>
              <w:rPr>
                <w:ins w:id="2916" w:author="Mohammad Nayeem Hasan" w:date="2024-11-04T00:05:00Z"/>
                <w:rFonts w:ascii="Times New Roman" w:hAnsi="Times New Roman" w:cs="Times New Roman"/>
                <w:b/>
                <w:bCs/>
                <w:sz w:val="24"/>
                <w:szCs w:val="24"/>
              </w:rPr>
              <w:pPrChange w:id="2917" w:author="Mohammad Nayeem Hasan" w:date="2024-12-23T01:38:00Z" w16du:dateUtc="2024-12-22T19:38:00Z">
                <w:pPr/>
              </w:pPrChange>
            </w:pPr>
            <w:ins w:id="2918" w:author="Mohammad Nayeem Hasan" w:date="2024-11-04T00:05:00Z">
              <w:r w:rsidRPr="00033637">
                <w:rPr>
                  <w:rFonts w:ascii="Times New Roman" w:hAnsi="Times New Roman" w:cs="Times New Roman"/>
                  <w:b/>
                  <w:bCs/>
                  <w:sz w:val="24"/>
                  <w:szCs w:val="24"/>
                </w:rPr>
                <w:t>&lt;0.001</w:t>
              </w:r>
            </w:ins>
          </w:p>
        </w:tc>
      </w:tr>
      <w:tr w:rsidR="00994FF0" w:rsidRPr="00033637" w14:paraId="3E33F4C3" w14:textId="77777777" w:rsidTr="000C3C54">
        <w:trPr>
          <w:trHeight w:val="138"/>
          <w:jc w:val="center"/>
          <w:ins w:id="2919" w:author="Mohammad Nayeem Hasan" w:date="2024-11-04T00:05:00Z"/>
        </w:trPr>
        <w:tc>
          <w:tcPr>
            <w:tcW w:w="950" w:type="pct"/>
            <w:vAlign w:val="center"/>
          </w:tcPr>
          <w:p w14:paraId="5A5F2820" w14:textId="77777777" w:rsidR="00994FF0" w:rsidRPr="00033637" w:rsidRDefault="00994FF0" w:rsidP="00F31FB2">
            <w:pPr>
              <w:spacing w:line="480" w:lineRule="auto"/>
              <w:rPr>
                <w:ins w:id="2920" w:author="Mohammad Nayeem Hasan" w:date="2024-11-04T00:05:00Z"/>
                <w:rFonts w:ascii="Times New Roman" w:hAnsi="Times New Roman" w:cs="Times New Roman"/>
                <w:sz w:val="24"/>
                <w:szCs w:val="24"/>
              </w:rPr>
              <w:pPrChange w:id="2921" w:author="Mohammad Nayeem Hasan" w:date="2024-12-23T01:38:00Z" w16du:dateUtc="2024-12-22T19:38:00Z">
                <w:pPr/>
              </w:pPrChange>
            </w:pPr>
            <w:ins w:id="2922" w:author="Mohammad Nayeem Hasan" w:date="2024-11-04T00:05:00Z">
              <w:r w:rsidRPr="00033637">
                <w:rPr>
                  <w:rFonts w:ascii="Times New Roman" w:hAnsi="Times New Roman" w:cs="Times New Roman"/>
                  <w:sz w:val="24"/>
                  <w:szCs w:val="24"/>
                </w:rPr>
                <w:t>12-23</w:t>
              </w:r>
            </w:ins>
          </w:p>
        </w:tc>
        <w:tc>
          <w:tcPr>
            <w:tcW w:w="818" w:type="pct"/>
            <w:vAlign w:val="center"/>
          </w:tcPr>
          <w:p w14:paraId="0F93333D" w14:textId="77777777" w:rsidR="00994FF0" w:rsidRPr="00033637" w:rsidRDefault="00994FF0" w:rsidP="00F31FB2">
            <w:pPr>
              <w:spacing w:line="480" w:lineRule="auto"/>
              <w:rPr>
                <w:ins w:id="2923" w:author="Mohammad Nayeem Hasan" w:date="2024-11-04T00:05:00Z"/>
                <w:rFonts w:ascii="Times New Roman" w:hAnsi="Times New Roman" w:cs="Times New Roman"/>
                <w:sz w:val="24"/>
                <w:szCs w:val="24"/>
              </w:rPr>
              <w:pPrChange w:id="2924" w:author="Mohammad Nayeem Hasan" w:date="2024-12-23T01:38:00Z" w16du:dateUtc="2024-12-22T19:38:00Z">
                <w:pPr/>
              </w:pPrChange>
            </w:pPr>
            <w:ins w:id="2925" w:author="Mohammad Nayeem Hasan" w:date="2024-11-04T00:05:00Z">
              <w:r w:rsidRPr="00033637">
                <w:rPr>
                  <w:rFonts w:ascii="Times New Roman" w:hAnsi="Times New Roman" w:cs="Times New Roman"/>
                  <w:sz w:val="24"/>
                  <w:szCs w:val="24"/>
                </w:rPr>
                <w:t>2.16 (1.82, 2.56)</w:t>
              </w:r>
            </w:ins>
          </w:p>
        </w:tc>
        <w:tc>
          <w:tcPr>
            <w:tcW w:w="478" w:type="pct"/>
            <w:vAlign w:val="center"/>
          </w:tcPr>
          <w:p w14:paraId="1D2155F2" w14:textId="77777777" w:rsidR="00994FF0" w:rsidRPr="00033637" w:rsidRDefault="00994FF0" w:rsidP="00F31FB2">
            <w:pPr>
              <w:spacing w:line="480" w:lineRule="auto"/>
              <w:rPr>
                <w:ins w:id="2926" w:author="Mohammad Nayeem Hasan" w:date="2024-11-04T00:05:00Z"/>
                <w:rFonts w:ascii="Times New Roman" w:hAnsi="Times New Roman" w:cs="Times New Roman"/>
                <w:b/>
                <w:bCs/>
                <w:sz w:val="24"/>
                <w:szCs w:val="24"/>
              </w:rPr>
              <w:pPrChange w:id="2927" w:author="Mohammad Nayeem Hasan" w:date="2024-12-23T01:38:00Z" w16du:dateUtc="2024-12-22T19:38:00Z">
                <w:pPr/>
              </w:pPrChange>
            </w:pPr>
            <w:ins w:id="2928" w:author="Mohammad Nayeem Hasan" w:date="2024-11-04T00:05:00Z">
              <w:r w:rsidRPr="00033637">
                <w:rPr>
                  <w:rFonts w:ascii="Times New Roman" w:hAnsi="Times New Roman" w:cs="Times New Roman"/>
                  <w:b/>
                  <w:bCs/>
                  <w:sz w:val="24"/>
                  <w:szCs w:val="24"/>
                </w:rPr>
                <w:t>&lt;0.001</w:t>
              </w:r>
            </w:ins>
          </w:p>
        </w:tc>
        <w:tc>
          <w:tcPr>
            <w:tcW w:w="822" w:type="pct"/>
            <w:vAlign w:val="center"/>
          </w:tcPr>
          <w:p w14:paraId="22EAF3E4" w14:textId="77777777" w:rsidR="00994FF0" w:rsidRPr="00033637" w:rsidRDefault="00994FF0" w:rsidP="00F31FB2">
            <w:pPr>
              <w:spacing w:line="480" w:lineRule="auto"/>
              <w:rPr>
                <w:ins w:id="2929" w:author="Mohammad Nayeem Hasan" w:date="2024-11-04T00:05:00Z"/>
                <w:rFonts w:ascii="Times New Roman" w:hAnsi="Times New Roman" w:cs="Times New Roman"/>
                <w:sz w:val="24"/>
                <w:szCs w:val="24"/>
              </w:rPr>
              <w:pPrChange w:id="2930" w:author="Mohammad Nayeem Hasan" w:date="2024-12-23T01:38:00Z" w16du:dateUtc="2024-12-22T19:38:00Z">
                <w:pPr/>
              </w:pPrChange>
            </w:pPr>
            <w:ins w:id="2931" w:author="Mohammad Nayeem Hasan" w:date="2024-11-04T00:05:00Z">
              <w:r w:rsidRPr="00033637">
                <w:rPr>
                  <w:rFonts w:ascii="Times New Roman" w:hAnsi="Times New Roman" w:cs="Times New Roman"/>
                  <w:sz w:val="24"/>
                  <w:szCs w:val="24"/>
                </w:rPr>
                <w:t>5.84 (4.14, 8.25)</w:t>
              </w:r>
            </w:ins>
          </w:p>
        </w:tc>
        <w:tc>
          <w:tcPr>
            <w:tcW w:w="478" w:type="pct"/>
            <w:vAlign w:val="center"/>
          </w:tcPr>
          <w:p w14:paraId="2A9B368A" w14:textId="77777777" w:rsidR="00994FF0" w:rsidRPr="00033637" w:rsidRDefault="00994FF0" w:rsidP="00F31FB2">
            <w:pPr>
              <w:spacing w:line="480" w:lineRule="auto"/>
              <w:rPr>
                <w:ins w:id="2932" w:author="Mohammad Nayeem Hasan" w:date="2024-11-04T00:05:00Z"/>
                <w:rFonts w:ascii="Times New Roman" w:hAnsi="Times New Roman" w:cs="Times New Roman"/>
                <w:b/>
                <w:bCs/>
                <w:sz w:val="24"/>
                <w:szCs w:val="24"/>
              </w:rPr>
              <w:pPrChange w:id="2933" w:author="Mohammad Nayeem Hasan" w:date="2024-12-23T01:38:00Z" w16du:dateUtc="2024-12-22T19:38:00Z">
                <w:pPr/>
              </w:pPrChange>
            </w:pPr>
            <w:ins w:id="2934" w:author="Mohammad Nayeem Hasan" w:date="2024-11-04T00:05:00Z">
              <w:r w:rsidRPr="00033637">
                <w:rPr>
                  <w:rFonts w:ascii="Times New Roman" w:hAnsi="Times New Roman" w:cs="Times New Roman"/>
                  <w:b/>
                  <w:bCs/>
                  <w:sz w:val="24"/>
                  <w:szCs w:val="24"/>
                </w:rPr>
                <w:t>&lt;0.001</w:t>
              </w:r>
            </w:ins>
          </w:p>
        </w:tc>
        <w:tc>
          <w:tcPr>
            <w:tcW w:w="978" w:type="pct"/>
            <w:vAlign w:val="center"/>
          </w:tcPr>
          <w:p w14:paraId="1F881544" w14:textId="77777777" w:rsidR="00994FF0" w:rsidRPr="00033637" w:rsidRDefault="00994FF0" w:rsidP="00F31FB2">
            <w:pPr>
              <w:spacing w:line="480" w:lineRule="auto"/>
              <w:rPr>
                <w:ins w:id="2935" w:author="Mohammad Nayeem Hasan" w:date="2024-11-04T00:05:00Z"/>
                <w:rFonts w:ascii="Times New Roman" w:hAnsi="Times New Roman" w:cs="Times New Roman"/>
                <w:sz w:val="24"/>
                <w:szCs w:val="24"/>
              </w:rPr>
              <w:pPrChange w:id="2936" w:author="Mohammad Nayeem Hasan" w:date="2024-12-23T01:38:00Z" w16du:dateUtc="2024-12-22T19:38:00Z">
                <w:pPr/>
              </w:pPrChange>
            </w:pPr>
            <w:ins w:id="2937" w:author="Mohammad Nayeem Hasan" w:date="2024-11-04T00:05:00Z">
              <w:r w:rsidRPr="00033637">
                <w:rPr>
                  <w:rFonts w:ascii="Times New Roman" w:hAnsi="Times New Roman" w:cs="Times New Roman"/>
                  <w:sz w:val="24"/>
                  <w:szCs w:val="24"/>
                </w:rPr>
                <w:t>3.27 (2.64, 4.03)</w:t>
              </w:r>
            </w:ins>
          </w:p>
        </w:tc>
        <w:tc>
          <w:tcPr>
            <w:tcW w:w="478" w:type="pct"/>
            <w:vAlign w:val="center"/>
          </w:tcPr>
          <w:p w14:paraId="42A48FF8" w14:textId="77777777" w:rsidR="00994FF0" w:rsidRPr="00033637" w:rsidRDefault="00994FF0" w:rsidP="00F31FB2">
            <w:pPr>
              <w:spacing w:line="480" w:lineRule="auto"/>
              <w:rPr>
                <w:ins w:id="2938" w:author="Mohammad Nayeem Hasan" w:date="2024-11-04T00:05:00Z"/>
                <w:rFonts w:ascii="Times New Roman" w:hAnsi="Times New Roman" w:cs="Times New Roman"/>
                <w:b/>
                <w:bCs/>
                <w:sz w:val="24"/>
                <w:szCs w:val="24"/>
              </w:rPr>
              <w:pPrChange w:id="2939" w:author="Mohammad Nayeem Hasan" w:date="2024-12-23T01:38:00Z" w16du:dateUtc="2024-12-22T19:38:00Z">
                <w:pPr/>
              </w:pPrChange>
            </w:pPr>
            <w:ins w:id="2940" w:author="Mohammad Nayeem Hasan" w:date="2024-11-04T00:05:00Z">
              <w:r w:rsidRPr="00033637">
                <w:rPr>
                  <w:rFonts w:ascii="Times New Roman" w:hAnsi="Times New Roman" w:cs="Times New Roman"/>
                  <w:b/>
                  <w:bCs/>
                  <w:sz w:val="24"/>
                  <w:szCs w:val="24"/>
                </w:rPr>
                <w:t>&lt;0.001</w:t>
              </w:r>
            </w:ins>
          </w:p>
        </w:tc>
      </w:tr>
      <w:tr w:rsidR="00994FF0" w:rsidRPr="00033637" w14:paraId="5B5F90FA" w14:textId="77777777" w:rsidTr="000C3C54">
        <w:trPr>
          <w:trHeight w:val="138"/>
          <w:jc w:val="center"/>
          <w:ins w:id="2941" w:author="Mohammad Nayeem Hasan" w:date="2024-11-04T00:05:00Z"/>
        </w:trPr>
        <w:tc>
          <w:tcPr>
            <w:tcW w:w="950" w:type="pct"/>
            <w:vAlign w:val="center"/>
          </w:tcPr>
          <w:p w14:paraId="6A41A43F" w14:textId="77777777" w:rsidR="00994FF0" w:rsidRPr="00033637" w:rsidRDefault="00994FF0" w:rsidP="00F31FB2">
            <w:pPr>
              <w:spacing w:line="480" w:lineRule="auto"/>
              <w:rPr>
                <w:ins w:id="2942" w:author="Mohammad Nayeem Hasan" w:date="2024-11-04T00:05:00Z"/>
                <w:rFonts w:ascii="Times New Roman" w:hAnsi="Times New Roman" w:cs="Times New Roman"/>
                <w:sz w:val="24"/>
                <w:szCs w:val="24"/>
              </w:rPr>
              <w:pPrChange w:id="2943" w:author="Mohammad Nayeem Hasan" w:date="2024-12-23T01:38:00Z" w16du:dateUtc="2024-12-22T19:38:00Z">
                <w:pPr/>
              </w:pPrChange>
            </w:pPr>
            <w:ins w:id="2944" w:author="Mohammad Nayeem Hasan" w:date="2024-11-04T00:05:00Z">
              <w:r w:rsidRPr="00033637">
                <w:rPr>
                  <w:rFonts w:ascii="Times New Roman" w:hAnsi="Times New Roman" w:cs="Times New Roman"/>
                  <w:sz w:val="24"/>
                  <w:szCs w:val="24"/>
                </w:rPr>
                <w:t>24-35</w:t>
              </w:r>
            </w:ins>
          </w:p>
        </w:tc>
        <w:tc>
          <w:tcPr>
            <w:tcW w:w="818" w:type="pct"/>
            <w:vAlign w:val="center"/>
          </w:tcPr>
          <w:p w14:paraId="7346E2B2" w14:textId="77777777" w:rsidR="00994FF0" w:rsidRPr="00033637" w:rsidRDefault="00994FF0" w:rsidP="00F31FB2">
            <w:pPr>
              <w:spacing w:line="480" w:lineRule="auto"/>
              <w:rPr>
                <w:ins w:id="2945" w:author="Mohammad Nayeem Hasan" w:date="2024-11-04T00:05:00Z"/>
                <w:rFonts w:ascii="Times New Roman" w:hAnsi="Times New Roman" w:cs="Times New Roman"/>
                <w:sz w:val="24"/>
                <w:szCs w:val="24"/>
              </w:rPr>
              <w:pPrChange w:id="2946" w:author="Mohammad Nayeem Hasan" w:date="2024-12-23T01:38:00Z" w16du:dateUtc="2024-12-22T19:38:00Z">
                <w:pPr/>
              </w:pPrChange>
            </w:pPr>
            <w:ins w:id="2947" w:author="Mohammad Nayeem Hasan" w:date="2024-11-04T00:05:00Z">
              <w:r w:rsidRPr="00033637">
                <w:rPr>
                  <w:rFonts w:ascii="Times New Roman" w:hAnsi="Times New Roman" w:cs="Times New Roman"/>
                  <w:sz w:val="24"/>
                  <w:szCs w:val="24"/>
                </w:rPr>
                <w:t>1.46 (1.23, 1.72)</w:t>
              </w:r>
            </w:ins>
          </w:p>
        </w:tc>
        <w:tc>
          <w:tcPr>
            <w:tcW w:w="478" w:type="pct"/>
            <w:vAlign w:val="center"/>
          </w:tcPr>
          <w:p w14:paraId="0173B064" w14:textId="77777777" w:rsidR="00994FF0" w:rsidRPr="00033637" w:rsidRDefault="00994FF0" w:rsidP="00F31FB2">
            <w:pPr>
              <w:spacing w:line="480" w:lineRule="auto"/>
              <w:rPr>
                <w:ins w:id="2948" w:author="Mohammad Nayeem Hasan" w:date="2024-11-04T00:05:00Z"/>
                <w:rFonts w:ascii="Times New Roman" w:hAnsi="Times New Roman" w:cs="Times New Roman"/>
                <w:b/>
                <w:bCs/>
                <w:sz w:val="24"/>
                <w:szCs w:val="24"/>
              </w:rPr>
              <w:pPrChange w:id="2949" w:author="Mohammad Nayeem Hasan" w:date="2024-12-23T01:38:00Z" w16du:dateUtc="2024-12-22T19:38:00Z">
                <w:pPr/>
              </w:pPrChange>
            </w:pPr>
            <w:ins w:id="2950" w:author="Mohammad Nayeem Hasan" w:date="2024-11-04T00:05:00Z">
              <w:r w:rsidRPr="00033637">
                <w:rPr>
                  <w:rFonts w:ascii="Times New Roman" w:hAnsi="Times New Roman" w:cs="Times New Roman"/>
                  <w:b/>
                  <w:bCs/>
                  <w:sz w:val="24"/>
                  <w:szCs w:val="24"/>
                </w:rPr>
                <w:t>&lt;0.001</w:t>
              </w:r>
            </w:ins>
          </w:p>
        </w:tc>
        <w:tc>
          <w:tcPr>
            <w:tcW w:w="822" w:type="pct"/>
            <w:vAlign w:val="center"/>
          </w:tcPr>
          <w:p w14:paraId="4E42AB31" w14:textId="77777777" w:rsidR="00994FF0" w:rsidRPr="00033637" w:rsidRDefault="00994FF0" w:rsidP="00F31FB2">
            <w:pPr>
              <w:spacing w:line="480" w:lineRule="auto"/>
              <w:rPr>
                <w:ins w:id="2951" w:author="Mohammad Nayeem Hasan" w:date="2024-11-04T00:05:00Z"/>
                <w:rFonts w:ascii="Times New Roman" w:hAnsi="Times New Roman" w:cs="Times New Roman"/>
                <w:sz w:val="24"/>
                <w:szCs w:val="24"/>
              </w:rPr>
              <w:pPrChange w:id="2952" w:author="Mohammad Nayeem Hasan" w:date="2024-12-23T01:38:00Z" w16du:dateUtc="2024-12-22T19:38:00Z">
                <w:pPr/>
              </w:pPrChange>
            </w:pPr>
            <w:ins w:id="2953" w:author="Mohammad Nayeem Hasan" w:date="2024-11-04T00:05:00Z">
              <w:r w:rsidRPr="00033637">
                <w:rPr>
                  <w:rFonts w:ascii="Times New Roman" w:hAnsi="Times New Roman" w:cs="Times New Roman"/>
                  <w:sz w:val="24"/>
                  <w:szCs w:val="24"/>
                </w:rPr>
                <w:t>2.42 (1.68, 3.48)</w:t>
              </w:r>
            </w:ins>
          </w:p>
        </w:tc>
        <w:tc>
          <w:tcPr>
            <w:tcW w:w="478" w:type="pct"/>
            <w:vAlign w:val="center"/>
          </w:tcPr>
          <w:p w14:paraId="6EAE5FD9" w14:textId="77777777" w:rsidR="00994FF0" w:rsidRPr="00033637" w:rsidRDefault="00994FF0" w:rsidP="00F31FB2">
            <w:pPr>
              <w:spacing w:line="480" w:lineRule="auto"/>
              <w:rPr>
                <w:ins w:id="2954" w:author="Mohammad Nayeem Hasan" w:date="2024-11-04T00:05:00Z"/>
                <w:rFonts w:ascii="Times New Roman" w:hAnsi="Times New Roman" w:cs="Times New Roman"/>
                <w:b/>
                <w:bCs/>
                <w:sz w:val="24"/>
                <w:szCs w:val="24"/>
              </w:rPr>
              <w:pPrChange w:id="2955" w:author="Mohammad Nayeem Hasan" w:date="2024-12-23T01:38:00Z" w16du:dateUtc="2024-12-22T19:38:00Z">
                <w:pPr/>
              </w:pPrChange>
            </w:pPr>
            <w:ins w:id="2956" w:author="Mohammad Nayeem Hasan" w:date="2024-11-04T00:05:00Z">
              <w:r w:rsidRPr="00033637">
                <w:rPr>
                  <w:rFonts w:ascii="Times New Roman" w:hAnsi="Times New Roman" w:cs="Times New Roman"/>
                  <w:b/>
                  <w:bCs/>
                  <w:sz w:val="24"/>
                  <w:szCs w:val="24"/>
                </w:rPr>
                <w:t>&lt;0.001</w:t>
              </w:r>
            </w:ins>
          </w:p>
        </w:tc>
        <w:tc>
          <w:tcPr>
            <w:tcW w:w="978" w:type="pct"/>
            <w:vAlign w:val="center"/>
          </w:tcPr>
          <w:p w14:paraId="32A00676" w14:textId="77777777" w:rsidR="00994FF0" w:rsidRPr="00033637" w:rsidRDefault="00994FF0" w:rsidP="00F31FB2">
            <w:pPr>
              <w:spacing w:line="480" w:lineRule="auto"/>
              <w:rPr>
                <w:ins w:id="2957" w:author="Mohammad Nayeem Hasan" w:date="2024-11-04T00:05:00Z"/>
                <w:rFonts w:ascii="Times New Roman" w:hAnsi="Times New Roman" w:cs="Times New Roman"/>
                <w:sz w:val="24"/>
                <w:szCs w:val="24"/>
              </w:rPr>
              <w:pPrChange w:id="2958" w:author="Mohammad Nayeem Hasan" w:date="2024-12-23T01:38:00Z" w16du:dateUtc="2024-12-22T19:38:00Z">
                <w:pPr/>
              </w:pPrChange>
            </w:pPr>
            <w:ins w:id="2959" w:author="Mohammad Nayeem Hasan" w:date="2024-11-04T00:05:00Z">
              <w:r w:rsidRPr="00033637">
                <w:rPr>
                  <w:rFonts w:ascii="Times New Roman" w:hAnsi="Times New Roman" w:cs="Times New Roman"/>
                  <w:sz w:val="24"/>
                  <w:szCs w:val="24"/>
                </w:rPr>
                <w:t>2.21 (1.76, 2.77)</w:t>
              </w:r>
            </w:ins>
          </w:p>
        </w:tc>
        <w:tc>
          <w:tcPr>
            <w:tcW w:w="478" w:type="pct"/>
            <w:vAlign w:val="center"/>
          </w:tcPr>
          <w:p w14:paraId="4024B5CF" w14:textId="77777777" w:rsidR="00994FF0" w:rsidRPr="00033637" w:rsidRDefault="00994FF0" w:rsidP="00F31FB2">
            <w:pPr>
              <w:spacing w:line="480" w:lineRule="auto"/>
              <w:rPr>
                <w:ins w:id="2960" w:author="Mohammad Nayeem Hasan" w:date="2024-11-04T00:05:00Z"/>
                <w:rFonts w:ascii="Times New Roman" w:hAnsi="Times New Roman" w:cs="Times New Roman"/>
                <w:b/>
                <w:bCs/>
                <w:sz w:val="24"/>
                <w:szCs w:val="24"/>
              </w:rPr>
              <w:pPrChange w:id="2961" w:author="Mohammad Nayeem Hasan" w:date="2024-12-23T01:38:00Z" w16du:dateUtc="2024-12-22T19:38:00Z">
                <w:pPr/>
              </w:pPrChange>
            </w:pPr>
            <w:ins w:id="2962" w:author="Mohammad Nayeem Hasan" w:date="2024-11-04T00:05:00Z">
              <w:r w:rsidRPr="00033637">
                <w:rPr>
                  <w:rFonts w:ascii="Times New Roman" w:hAnsi="Times New Roman" w:cs="Times New Roman"/>
                  <w:b/>
                  <w:bCs/>
                  <w:sz w:val="24"/>
                  <w:szCs w:val="24"/>
                </w:rPr>
                <w:t>&lt;0.001</w:t>
              </w:r>
            </w:ins>
          </w:p>
        </w:tc>
      </w:tr>
      <w:tr w:rsidR="00994FF0" w:rsidRPr="00033637" w14:paraId="3B06D73E" w14:textId="77777777" w:rsidTr="000C3C54">
        <w:trPr>
          <w:trHeight w:val="138"/>
          <w:jc w:val="center"/>
          <w:ins w:id="2963" w:author="Mohammad Nayeem Hasan" w:date="2024-11-04T00:05:00Z"/>
        </w:trPr>
        <w:tc>
          <w:tcPr>
            <w:tcW w:w="950" w:type="pct"/>
            <w:vAlign w:val="center"/>
          </w:tcPr>
          <w:p w14:paraId="7C49AB4C" w14:textId="77777777" w:rsidR="00994FF0" w:rsidRPr="00033637" w:rsidRDefault="00994FF0" w:rsidP="00F31FB2">
            <w:pPr>
              <w:spacing w:line="480" w:lineRule="auto"/>
              <w:rPr>
                <w:ins w:id="2964" w:author="Mohammad Nayeem Hasan" w:date="2024-11-04T00:05:00Z"/>
                <w:rFonts w:ascii="Times New Roman" w:hAnsi="Times New Roman" w:cs="Times New Roman"/>
                <w:sz w:val="24"/>
                <w:szCs w:val="24"/>
              </w:rPr>
              <w:pPrChange w:id="2965" w:author="Mohammad Nayeem Hasan" w:date="2024-12-23T01:38:00Z" w16du:dateUtc="2024-12-22T19:38:00Z">
                <w:pPr/>
              </w:pPrChange>
            </w:pPr>
            <w:ins w:id="2966" w:author="Mohammad Nayeem Hasan" w:date="2024-11-04T00:05:00Z">
              <w:r w:rsidRPr="00033637">
                <w:rPr>
                  <w:rFonts w:ascii="Times New Roman" w:hAnsi="Times New Roman" w:cs="Times New Roman"/>
                  <w:sz w:val="24"/>
                  <w:szCs w:val="24"/>
                </w:rPr>
                <w:t>36-47</w:t>
              </w:r>
            </w:ins>
          </w:p>
        </w:tc>
        <w:tc>
          <w:tcPr>
            <w:tcW w:w="818" w:type="pct"/>
            <w:vAlign w:val="center"/>
          </w:tcPr>
          <w:p w14:paraId="313D72B4" w14:textId="77777777" w:rsidR="00994FF0" w:rsidRPr="00033637" w:rsidRDefault="00994FF0" w:rsidP="00F31FB2">
            <w:pPr>
              <w:spacing w:line="480" w:lineRule="auto"/>
              <w:rPr>
                <w:ins w:id="2967" w:author="Mohammad Nayeem Hasan" w:date="2024-11-04T00:05:00Z"/>
                <w:rFonts w:ascii="Times New Roman" w:hAnsi="Times New Roman" w:cs="Times New Roman"/>
                <w:sz w:val="24"/>
                <w:szCs w:val="24"/>
              </w:rPr>
              <w:pPrChange w:id="2968" w:author="Mohammad Nayeem Hasan" w:date="2024-12-23T01:38:00Z" w16du:dateUtc="2024-12-22T19:38:00Z">
                <w:pPr/>
              </w:pPrChange>
            </w:pPr>
            <w:ins w:id="2969" w:author="Mohammad Nayeem Hasan" w:date="2024-11-04T00:05:00Z">
              <w:r w:rsidRPr="00033637">
                <w:rPr>
                  <w:rFonts w:ascii="Times New Roman" w:hAnsi="Times New Roman" w:cs="Times New Roman"/>
                  <w:sz w:val="24"/>
                  <w:szCs w:val="24"/>
                </w:rPr>
                <w:t>1.17 (0.97, 1.42)</w:t>
              </w:r>
            </w:ins>
          </w:p>
        </w:tc>
        <w:tc>
          <w:tcPr>
            <w:tcW w:w="478" w:type="pct"/>
            <w:vAlign w:val="center"/>
          </w:tcPr>
          <w:p w14:paraId="1D66330B" w14:textId="77777777" w:rsidR="00994FF0" w:rsidRPr="00033637" w:rsidRDefault="00994FF0" w:rsidP="00F31FB2">
            <w:pPr>
              <w:spacing w:line="480" w:lineRule="auto"/>
              <w:rPr>
                <w:ins w:id="2970" w:author="Mohammad Nayeem Hasan" w:date="2024-11-04T00:05:00Z"/>
                <w:rFonts w:ascii="Times New Roman" w:hAnsi="Times New Roman" w:cs="Times New Roman"/>
                <w:sz w:val="24"/>
                <w:szCs w:val="24"/>
              </w:rPr>
              <w:pPrChange w:id="2971" w:author="Mohammad Nayeem Hasan" w:date="2024-12-23T01:38:00Z" w16du:dateUtc="2024-12-22T19:38:00Z">
                <w:pPr/>
              </w:pPrChange>
            </w:pPr>
            <w:ins w:id="2972" w:author="Mohammad Nayeem Hasan" w:date="2024-11-04T00:05:00Z">
              <w:r w:rsidRPr="00033637">
                <w:rPr>
                  <w:rFonts w:ascii="Times New Roman" w:hAnsi="Times New Roman" w:cs="Times New Roman"/>
                  <w:sz w:val="24"/>
                  <w:szCs w:val="24"/>
                </w:rPr>
                <w:t>0.097</w:t>
              </w:r>
            </w:ins>
          </w:p>
        </w:tc>
        <w:tc>
          <w:tcPr>
            <w:tcW w:w="822" w:type="pct"/>
            <w:vAlign w:val="center"/>
          </w:tcPr>
          <w:p w14:paraId="74C0E3B1" w14:textId="77777777" w:rsidR="00994FF0" w:rsidRPr="00033637" w:rsidRDefault="00994FF0" w:rsidP="00F31FB2">
            <w:pPr>
              <w:spacing w:line="480" w:lineRule="auto"/>
              <w:rPr>
                <w:ins w:id="2973" w:author="Mohammad Nayeem Hasan" w:date="2024-11-04T00:05:00Z"/>
                <w:rFonts w:ascii="Times New Roman" w:hAnsi="Times New Roman" w:cs="Times New Roman"/>
                <w:sz w:val="24"/>
                <w:szCs w:val="24"/>
              </w:rPr>
              <w:pPrChange w:id="2974" w:author="Mohammad Nayeem Hasan" w:date="2024-12-23T01:38:00Z" w16du:dateUtc="2024-12-22T19:38:00Z">
                <w:pPr/>
              </w:pPrChange>
            </w:pPr>
            <w:ins w:id="2975" w:author="Mohammad Nayeem Hasan" w:date="2024-11-04T00:05:00Z">
              <w:r w:rsidRPr="00033637">
                <w:rPr>
                  <w:rFonts w:ascii="Times New Roman" w:hAnsi="Times New Roman" w:cs="Times New Roman"/>
                  <w:sz w:val="24"/>
                  <w:szCs w:val="24"/>
                </w:rPr>
                <w:t>1.60 (1.05, 2.42)</w:t>
              </w:r>
            </w:ins>
          </w:p>
        </w:tc>
        <w:tc>
          <w:tcPr>
            <w:tcW w:w="478" w:type="pct"/>
            <w:vAlign w:val="center"/>
          </w:tcPr>
          <w:p w14:paraId="26EBEE12" w14:textId="77777777" w:rsidR="00994FF0" w:rsidRPr="00033637" w:rsidRDefault="00994FF0" w:rsidP="00F31FB2">
            <w:pPr>
              <w:spacing w:line="480" w:lineRule="auto"/>
              <w:rPr>
                <w:ins w:id="2976" w:author="Mohammad Nayeem Hasan" w:date="2024-11-04T00:05:00Z"/>
                <w:rFonts w:ascii="Times New Roman" w:hAnsi="Times New Roman" w:cs="Times New Roman"/>
                <w:b/>
                <w:bCs/>
                <w:sz w:val="24"/>
                <w:szCs w:val="24"/>
              </w:rPr>
              <w:pPrChange w:id="2977" w:author="Mohammad Nayeem Hasan" w:date="2024-12-23T01:38:00Z" w16du:dateUtc="2024-12-22T19:38:00Z">
                <w:pPr/>
              </w:pPrChange>
            </w:pPr>
            <w:ins w:id="2978" w:author="Mohammad Nayeem Hasan" w:date="2024-11-04T00:05:00Z">
              <w:r w:rsidRPr="00033637">
                <w:rPr>
                  <w:rFonts w:ascii="Times New Roman" w:hAnsi="Times New Roman" w:cs="Times New Roman"/>
                  <w:b/>
                  <w:bCs/>
                  <w:sz w:val="24"/>
                  <w:szCs w:val="24"/>
                </w:rPr>
                <w:t>0.027</w:t>
              </w:r>
            </w:ins>
          </w:p>
        </w:tc>
        <w:tc>
          <w:tcPr>
            <w:tcW w:w="978" w:type="pct"/>
            <w:vAlign w:val="center"/>
          </w:tcPr>
          <w:p w14:paraId="4418EA40" w14:textId="77777777" w:rsidR="00994FF0" w:rsidRPr="00033637" w:rsidRDefault="00994FF0" w:rsidP="00F31FB2">
            <w:pPr>
              <w:spacing w:line="480" w:lineRule="auto"/>
              <w:rPr>
                <w:ins w:id="2979" w:author="Mohammad Nayeem Hasan" w:date="2024-11-04T00:05:00Z"/>
                <w:rFonts w:ascii="Times New Roman" w:hAnsi="Times New Roman" w:cs="Times New Roman"/>
                <w:sz w:val="24"/>
                <w:szCs w:val="24"/>
              </w:rPr>
              <w:pPrChange w:id="2980" w:author="Mohammad Nayeem Hasan" w:date="2024-12-23T01:38:00Z" w16du:dateUtc="2024-12-22T19:38:00Z">
                <w:pPr/>
              </w:pPrChange>
            </w:pPr>
            <w:ins w:id="2981" w:author="Mohammad Nayeem Hasan" w:date="2024-11-04T00:05:00Z">
              <w:r w:rsidRPr="00033637">
                <w:rPr>
                  <w:rFonts w:ascii="Times New Roman" w:hAnsi="Times New Roman" w:cs="Times New Roman"/>
                  <w:sz w:val="24"/>
                  <w:szCs w:val="24"/>
                </w:rPr>
                <w:t>1.57 (1.25, 1.97)</w:t>
              </w:r>
            </w:ins>
          </w:p>
        </w:tc>
        <w:tc>
          <w:tcPr>
            <w:tcW w:w="478" w:type="pct"/>
            <w:vAlign w:val="center"/>
          </w:tcPr>
          <w:p w14:paraId="0ADF7E8E" w14:textId="77777777" w:rsidR="00994FF0" w:rsidRPr="00033637" w:rsidRDefault="00994FF0" w:rsidP="00F31FB2">
            <w:pPr>
              <w:spacing w:line="480" w:lineRule="auto"/>
              <w:rPr>
                <w:ins w:id="2982" w:author="Mohammad Nayeem Hasan" w:date="2024-11-04T00:05:00Z"/>
                <w:rFonts w:ascii="Times New Roman" w:hAnsi="Times New Roman" w:cs="Times New Roman"/>
                <w:b/>
                <w:bCs/>
                <w:sz w:val="24"/>
                <w:szCs w:val="24"/>
              </w:rPr>
              <w:pPrChange w:id="2983" w:author="Mohammad Nayeem Hasan" w:date="2024-12-23T01:38:00Z" w16du:dateUtc="2024-12-22T19:38:00Z">
                <w:pPr/>
              </w:pPrChange>
            </w:pPr>
            <w:ins w:id="2984" w:author="Mohammad Nayeem Hasan" w:date="2024-11-04T00:05:00Z">
              <w:r w:rsidRPr="00033637">
                <w:rPr>
                  <w:rFonts w:ascii="Times New Roman" w:hAnsi="Times New Roman" w:cs="Times New Roman"/>
                  <w:b/>
                  <w:bCs/>
                  <w:sz w:val="24"/>
                  <w:szCs w:val="24"/>
                </w:rPr>
                <w:t>&lt;0.001</w:t>
              </w:r>
            </w:ins>
          </w:p>
        </w:tc>
      </w:tr>
      <w:tr w:rsidR="00994FF0" w:rsidRPr="00033637" w14:paraId="7D7B7396" w14:textId="77777777" w:rsidTr="000C3C54">
        <w:trPr>
          <w:trHeight w:val="138"/>
          <w:jc w:val="center"/>
          <w:ins w:id="2985" w:author="Mohammad Nayeem Hasan" w:date="2024-11-04T00:05:00Z"/>
        </w:trPr>
        <w:tc>
          <w:tcPr>
            <w:tcW w:w="950" w:type="pct"/>
            <w:vAlign w:val="center"/>
          </w:tcPr>
          <w:p w14:paraId="107C2E35" w14:textId="77777777" w:rsidR="00994FF0" w:rsidRPr="00033637" w:rsidRDefault="00994FF0" w:rsidP="00F31FB2">
            <w:pPr>
              <w:spacing w:line="480" w:lineRule="auto"/>
              <w:rPr>
                <w:ins w:id="2986" w:author="Mohammad Nayeem Hasan" w:date="2024-11-04T00:05:00Z"/>
                <w:rFonts w:ascii="Times New Roman" w:hAnsi="Times New Roman" w:cs="Times New Roman"/>
                <w:sz w:val="24"/>
                <w:szCs w:val="24"/>
              </w:rPr>
              <w:pPrChange w:id="2987" w:author="Mohammad Nayeem Hasan" w:date="2024-12-23T01:38:00Z" w16du:dateUtc="2024-12-22T19:38:00Z">
                <w:pPr/>
              </w:pPrChange>
            </w:pPr>
            <w:ins w:id="2988" w:author="Mohammad Nayeem Hasan" w:date="2024-11-04T00:05:00Z">
              <w:r w:rsidRPr="00033637">
                <w:rPr>
                  <w:rFonts w:ascii="Times New Roman" w:hAnsi="Times New Roman" w:cs="Times New Roman"/>
                  <w:sz w:val="24"/>
                  <w:szCs w:val="24"/>
                </w:rPr>
                <w:t>48-59</w:t>
              </w:r>
            </w:ins>
          </w:p>
        </w:tc>
        <w:tc>
          <w:tcPr>
            <w:tcW w:w="818" w:type="pct"/>
            <w:vAlign w:val="center"/>
          </w:tcPr>
          <w:p w14:paraId="07056214" w14:textId="77777777" w:rsidR="00994FF0" w:rsidRPr="00033637" w:rsidRDefault="00994FF0" w:rsidP="00F31FB2">
            <w:pPr>
              <w:spacing w:line="480" w:lineRule="auto"/>
              <w:rPr>
                <w:ins w:id="2989" w:author="Mohammad Nayeem Hasan" w:date="2024-11-04T00:05:00Z"/>
                <w:rFonts w:ascii="Times New Roman" w:hAnsi="Times New Roman" w:cs="Times New Roman"/>
                <w:sz w:val="24"/>
                <w:szCs w:val="24"/>
              </w:rPr>
              <w:pPrChange w:id="2990" w:author="Mohammad Nayeem Hasan" w:date="2024-12-23T01:38:00Z" w16du:dateUtc="2024-12-22T19:38:00Z">
                <w:pPr/>
              </w:pPrChange>
            </w:pPr>
            <w:ins w:id="2991" w:author="Mohammad Nayeem Hasan" w:date="2024-11-04T00:05:00Z">
              <w:r w:rsidRPr="00033637">
                <w:rPr>
                  <w:rFonts w:ascii="Times New Roman" w:hAnsi="Times New Roman" w:cs="Times New Roman"/>
                  <w:sz w:val="24"/>
                  <w:szCs w:val="24"/>
                </w:rPr>
                <w:t>Reference</w:t>
              </w:r>
            </w:ins>
          </w:p>
        </w:tc>
        <w:tc>
          <w:tcPr>
            <w:tcW w:w="478" w:type="pct"/>
            <w:vAlign w:val="center"/>
          </w:tcPr>
          <w:p w14:paraId="74903CEE" w14:textId="77777777" w:rsidR="00994FF0" w:rsidRPr="00033637" w:rsidRDefault="00994FF0" w:rsidP="00F31FB2">
            <w:pPr>
              <w:spacing w:line="480" w:lineRule="auto"/>
              <w:rPr>
                <w:ins w:id="2992" w:author="Mohammad Nayeem Hasan" w:date="2024-11-04T00:05:00Z"/>
                <w:rFonts w:ascii="Times New Roman" w:hAnsi="Times New Roman" w:cs="Times New Roman"/>
                <w:sz w:val="24"/>
                <w:szCs w:val="24"/>
              </w:rPr>
              <w:pPrChange w:id="2993" w:author="Mohammad Nayeem Hasan" w:date="2024-12-23T01:38:00Z" w16du:dateUtc="2024-12-22T19:38:00Z">
                <w:pPr/>
              </w:pPrChange>
            </w:pPr>
            <w:ins w:id="2994" w:author="Mohammad Nayeem Hasan" w:date="2024-11-04T00:05:00Z">
              <w:r w:rsidRPr="00033637">
                <w:rPr>
                  <w:rFonts w:ascii="Times New Roman" w:hAnsi="Times New Roman" w:cs="Times New Roman"/>
                  <w:sz w:val="24"/>
                  <w:szCs w:val="24"/>
                </w:rPr>
                <w:t>-</w:t>
              </w:r>
            </w:ins>
          </w:p>
        </w:tc>
        <w:tc>
          <w:tcPr>
            <w:tcW w:w="822" w:type="pct"/>
            <w:vAlign w:val="center"/>
          </w:tcPr>
          <w:p w14:paraId="5C7E61FB" w14:textId="77777777" w:rsidR="00994FF0" w:rsidRPr="00033637" w:rsidRDefault="00994FF0" w:rsidP="00F31FB2">
            <w:pPr>
              <w:spacing w:line="480" w:lineRule="auto"/>
              <w:rPr>
                <w:ins w:id="2995" w:author="Mohammad Nayeem Hasan" w:date="2024-11-04T00:05:00Z"/>
                <w:rFonts w:ascii="Times New Roman" w:hAnsi="Times New Roman" w:cs="Times New Roman"/>
                <w:sz w:val="24"/>
                <w:szCs w:val="24"/>
              </w:rPr>
              <w:pPrChange w:id="2996" w:author="Mohammad Nayeem Hasan" w:date="2024-12-23T01:38:00Z" w16du:dateUtc="2024-12-22T19:38:00Z">
                <w:pPr/>
              </w:pPrChange>
            </w:pPr>
            <w:ins w:id="2997" w:author="Mohammad Nayeem Hasan" w:date="2024-11-04T00:05:00Z">
              <w:r w:rsidRPr="00033637">
                <w:rPr>
                  <w:rFonts w:ascii="Times New Roman" w:hAnsi="Times New Roman" w:cs="Times New Roman"/>
                  <w:sz w:val="24"/>
                  <w:szCs w:val="24"/>
                </w:rPr>
                <w:t>Reference</w:t>
              </w:r>
            </w:ins>
          </w:p>
        </w:tc>
        <w:tc>
          <w:tcPr>
            <w:tcW w:w="478" w:type="pct"/>
            <w:vAlign w:val="center"/>
          </w:tcPr>
          <w:p w14:paraId="7781CD32" w14:textId="77777777" w:rsidR="00994FF0" w:rsidRPr="00033637" w:rsidRDefault="00994FF0" w:rsidP="00F31FB2">
            <w:pPr>
              <w:spacing w:line="480" w:lineRule="auto"/>
              <w:rPr>
                <w:ins w:id="2998" w:author="Mohammad Nayeem Hasan" w:date="2024-11-04T00:05:00Z"/>
                <w:rFonts w:ascii="Times New Roman" w:hAnsi="Times New Roman" w:cs="Times New Roman"/>
                <w:sz w:val="24"/>
                <w:szCs w:val="24"/>
              </w:rPr>
              <w:pPrChange w:id="2999" w:author="Mohammad Nayeem Hasan" w:date="2024-12-23T01:38:00Z" w16du:dateUtc="2024-12-22T19:38:00Z">
                <w:pPr/>
              </w:pPrChange>
            </w:pPr>
            <w:ins w:id="3000" w:author="Mohammad Nayeem Hasan" w:date="2024-11-04T00:05:00Z">
              <w:r w:rsidRPr="00033637">
                <w:rPr>
                  <w:rFonts w:ascii="Times New Roman" w:hAnsi="Times New Roman" w:cs="Times New Roman"/>
                  <w:sz w:val="24"/>
                  <w:szCs w:val="24"/>
                </w:rPr>
                <w:t>-</w:t>
              </w:r>
            </w:ins>
          </w:p>
        </w:tc>
        <w:tc>
          <w:tcPr>
            <w:tcW w:w="978" w:type="pct"/>
            <w:vAlign w:val="center"/>
          </w:tcPr>
          <w:p w14:paraId="49A9F066" w14:textId="77777777" w:rsidR="00994FF0" w:rsidRPr="00033637" w:rsidRDefault="00994FF0" w:rsidP="00F31FB2">
            <w:pPr>
              <w:spacing w:line="480" w:lineRule="auto"/>
              <w:rPr>
                <w:ins w:id="3001" w:author="Mohammad Nayeem Hasan" w:date="2024-11-04T00:05:00Z"/>
                <w:rFonts w:ascii="Times New Roman" w:hAnsi="Times New Roman" w:cs="Times New Roman"/>
                <w:sz w:val="24"/>
                <w:szCs w:val="24"/>
              </w:rPr>
              <w:pPrChange w:id="3002" w:author="Mohammad Nayeem Hasan" w:date="2024-12-23T01:38:00Z" w16du:dateUtc="2024-12-22T19:38:00Z">
                <w:pPr/>
              </w:pPrChange>
            </w:pPr>
            <w:ins w:id="3003" w:author="Mohammad Nayeem Hasan" w:date="2024-11-04T00:05:00Z">
              <w:r w:rsidRPr="00033637">
                <w:rPr>
                  <w:rFonts w:ascii="Times New Roman" w:hAnsi="Times New Roman" w:cs="Times New Roman"/>
                  <w:sz w:val="24"/>
                  <w:szCs w:val="24"/>
                </w:rPr>
                <w:t>Reference</w:t>
              </w:r>
            </w:ins>
          </w:p>
        </w:tc>
        <w:tc>
          <w:tcPr>
            <w:tcW w:w="478" w:type="pct"/>
            <w:vAlign w:val="center"/>
          </w:tcPr>
          <w:p w14:paraId="17784F00" w14:textId="77777777" w:rsidR="00994FF0" w:rsidRPr="00033637" w:rsidRDefault="00994FF0" w:rsidP="00F31FB2">
            <w:pPr>
              <w:spacing w:line="480" w:lineRule="auto"/>
              <w:rPr>
                <w:ins w:id="3004" w:author="Mohammad Nayeem Hasan" w:date="2024-11-04T00:05:00Z"/>
                <w:rFonts w:ascii="Times New Roman" w:hAnsi="Times New Roman" w:cs="Times New Roman"/>
                <w:sz w:val="24"/>
                <w:szCs w:val="24"/>
              </w:rPr>
              <w:pPrChange w:id="3005" w:author="Mohammad Nayeem Hasan" w:date="2024-12-23T01:38:00Z" w16du:dateUtc="2024-12-22T19:38:00Z">
                <w:pPr/>
              </w:pPrChange>
            </w:pPr>
            <w:ins w:id="3006" w:author="Mohammad Nayeem Hasan" w:date="2024-11-04T00:05:00Z">
              <w:r w:rsidRPr="00033637">
                <w:rPr>
                  <w:rFonts w:ascii="Times New Roman" w:hAnsi="Times New Roman" w:cs="Times New Roman"/>
                  <w:sz w:val="24"/>
                  <w:szCs w:val="24"/>
                </w:rPr>
                <w:t>-</w:t>
              </w:r>
            </w:ins>
          </w:p>
        </w:tc>
      </w:tr>
      <w:tr w:rsidR="00994FF0" w:rsidRPr="00033637" w14:paraId="49FB78C8" w14:textId="77777777" w:rsidTr="000C3C54">
        <w:trPr>
          <w:trHeight w:val="138"/>
          <w:jc w:val="center"/>
          <w:ins w:id="3007" w:author="Mohammad Nayeem Hasan" w:date="2024-11-04T00:05:00Z"/>
        </w:trPr>
        <w:tc>
          <w:tcPr>
            <w:tcW w:w="1767" w:type="pct"/>
            <w:gridSpan w:val="2"/>
            <w:vAlign w:val="center"/>
          </w:tcPr>
          <w:p w14:paraId="040E315D" w14:textId="77777777" w:rsidR="00994FF0" w:rsidRPr="00033637" w:rsidRDefault="00994FF0" w:rsidP="00F31FB2">
            <w:pPr>
              <w:spacing w:line="480" w:lineRule="auto"/>
              <w:rPr>
                <w:ins w:id="3008" w:author="Mohammad Nayeem Hasan" w:date="2024-11-04T00:05:00Z"/>
                <w:rFonts w:ascii="Times New Roman" w:hAnsi="Times New Roman" w:cs="Times New Roman"/>
                <w:sz w:val="24"/>
                <w:szCs w:val="24"/>
              </w:rPr>
              <w:pPrChange w:id="3009" w:author="Mohammad Nayeem Hasan" w:date="2024-12-23T01:38:00Z" w16du:dateUtc="2024-12-22T19:38:00Z">
                <w:pPr/>
              </w:pPrChange>
            </w:pPr>
            <w:ins w:id="3010" w:author="Mohammad Nayeem Hasan" w:date="2024-11-04T00:05:00Z">
              <w:r w:rsidRPr="00033637">
                <w:rPr>
                  <w:rFonts w:ascii="Times New Roman" w:hAnsi="Times New Roman" w:cs="Times New Roman"/>
                  <w:sz w:val="24"/>
                  <w:szCs w:val="24"/>
                </w:rPr>
                <w:t>Child’s sex</w:t>
              </w:r>
            </w:ins>
          </w:p>
        </w:tc>
        <w:tc>
          <w:tcPr>
            <w:tcW w:w="1300" w:type="pct"/>
            <w:gridSpan w:val="2"/>
            <w:vAlign w:val="center"/>
          </w:tcPr>
          <w:p w14:paraId="2F88779B" w14:textId="77777777" w:rsidR="00994FF0" w:rsidRPr="00033637" w:rsidRDefault="00994FF0" w:rsidP="00F31FB2">
            <w:pPr>
              <w:spacing w:line="480" w:lineRule="auto"/>
              <w:rPr>
                <w:ins w:id="3011" w:author="Mohammad Nayeem Hasan" w:date="2024-11-04T00:05:00Z"/>
                <w:rFonts w:ascii="Times New Roman" w:hAnsi="Times New Roman" w:cs="Times New Roman"/>
                <w:sz w:val="24"/>
                <w:szCs w:val="24"/>
              </w:rPr>
              <w:pPrChange w:id="3012" w:author="Mohammad Nayeem Hasan" w:date="2024-12-23T01:38:00Z" w16du:dateUtc="2024-12-22T19:38:00Z">
                <w:pPr/>
              </w:pPrChange>
            </w:pPr>
          </w:p>
        </w:tc>
        <w:tc>
          <w:tcPr>
            <w:tcW w:w="1455" w:type="pct"/>
            <w:gridSpan w:val="2"/>
            <w:vAlign w:val="center"/>
          </w:tcPr>
          <w:p w14:paraId="21613F57" w14:textId="77777777" w:rsidR="00994FF0" w:rsidRPr="00033637" w:rsidRDefault="00994FF0" w:rsidP="00F31FB2">
            <w:pPr>
              <w:spacing w:line="480" w:lineRule="auto"/>
              <w:rPr>
                <w:ins w:id="3013" w:author="Mohammad Nayeem Hasan" w:date="2024-11-04T00:05:00Z"/>
                <w:rFonts w:ascii="Times New Roman" w:hAnsi="Times New Roman" w:cs="Times New Roman"/>
                <w:sz w:val="24"/>
                <w:szCs w:val="24"/>
              </w:rPr>
              <w:pPrChange w:id="3014" w:author="Mohammad Nayeem Hasan" w:date="2024-12-23T01:38:00Z" w16du:dateUtc="2024-12-22T19:38:00Z">
                <w:pPr/>
              </w:pPrChange>
            </w:pPr>
          </w:p>
        </w:tc>
        <w:tc>
          <w:tcPr>
            <w:tcW w:w="478" w:type="pct"/>
            <w:vAlign w:val="center"/>
          </w:tcPr>
          <w:p w14:paraId="2AC7B1C4" w14:textId="77777777" w:rsidR="00994FF0" w:rsidRPr="00033637" w:rsidRDefault="00994FF0" w:rsidP="00F31FB2">
            <w:pPr>
              <w:spacing w:line="480" w:lineRule="auto"/>
              <w:rPr>
                <w:ins w:id="3015" w:author="Mohammad Nayeem Hasan" w:date="2024-11-04T00:05:00Z"/>
                <w:rFonts w:ascii="Times New Roman" w:hAnsi="Times New Roman" w:cs="Times New Roman"/>
                <w:sz w:val="24"/>
                <w:szCs w:val="24"/>
              </w:rPr>
              <w:pPrChange w:id="3016" w:author="Mohammad Nayeem Hasan" w:date="2024-12-23T01:38:00Z" w16du:dateUtc="2024-12-22T19:38:00Z">
                <w:pPr/>
              </w:pPrChange>
            </w:pPr>
          </w:p>
        </w:tc>
      </w:tr>
      <w:tr w:rsidR="00994FF0" w:rsidRPr="00033637" w14:paraId="68014C06" w14:textId="77777777" w:rsidTr="000C3C54">
        <w:trPr>
          <w:trHeight w:val="268"/>
          <w:jc w:val="center"/>
          <w:ins w:id="3017" w:author="Mohammad Nayeem Hasan" w:date="2024-11-04T00:05:00Z"/>
        </w:trPr>
        <w:tc>
          <w:tcPr>
            <w:tcW w:w="950" w:type="pct"/>
            <w:vAlign w:val="center"/>
          </w:tcPr>
          <w:p w14:paraId="4F555C8F" w14:textId="77777777" w:rsidR="00994FF0" w:rsidRPr="00033637" w:rsidRDefault="00994FF0" w:rsidP="00F31FB2">
            <w:pPr>
              <w:spacing w:line="480" w:lineRule="auto"/>
              <w:rPr>
                <w:ins w:id="3018" w:author="Mohammad Nayeem Hasan" w:date="2024-11-04T00:05:00Z"/>
                <w:rFonts w:ascii="Times New Roman" w:hAnsi="Times New Roman" w:cs="Times New Roman"/>
                <w:sz w:val="24"/>
                <w:szCs w:val="24"/>
              </w:rPr>
              <w:pPrChange w:id="3019" w:author="Mohammad Nayeem Hasan" w:date="2024-12-23T01:38:00Z" w16du:dateUtc="2024-12-22T19:38:00Z">
                <w:pPr/>
              </w:pPrChange>
            </w:pPr>
            <w:ins w:id="3020" w:author="Mohammad Nayeem Hasan" w:date="2024-11-04T00:05:00Z">
              <w:r w:rsidRPr="00033637">
                <w:rPr>
                  <w:rFonts w:ascii="Times New Roman" w:hAnsi="Times New Roman" w:cs="Times New Roman"/>
                  <w:sz w:val="24"/>
                  <w:szCs w:val="24"/>
                </w:rPr>
                <w:t>Male</w:t>
              </w:r>
            </w:ins>
          </w:p>
        </w:tc>
        <w:tc>
          <w:tcPr>
            <w:tcW w:w="818" w:type="pct"/>
            <w:vAlign w:val="center"/>
          </w:tcPr>
          <w:p w14:paraId="18CCB3DE" w14:textId="77777777" w:rsidR="00994FF0" w:rsidRPr="00033637" w:rsidRDefault="00994FF0" w:rsidP="00F31FB2">
            <w:pPr>
              <w:spacing w:line="480" w:lineRule="auto"/>
              <w:rPr>
                <w:ins w:id="3021" w:author="Mohammad Nayeem Hasan" w:date="2024-11-04T00:05:00Z"/>
                <w:rFonts w:ascii="Times New Roman" w:hAnsi="Times New Roman" w:cs="Times New Roman"/>
                <w:sz w:val="24"/>
                <w:szCs w:val="24"/>
              </w:rPr>
              <w:pPrChange w:id="3022" w:author="Mohammad Nayeem Hasan" w:date="2024-12-23T01:38:00Z" w16du:dateUtc="2024-12-22T19:38:00Z">
                <w:pPr/>
              </w:pPrChange>
            </w:pPr>
            <w:ins w:id="3023" w:author="Mohammad Nayeem Hasan" w:date="2024-11-04T00:05:00Z">
              <w:r w:rsidRPr="00033637">
                <w:rPr>
                  <w:rFonts w:ascii="Times New Roman" w:hAnsi="Times New Roman" w:cs="Times New Roman"/>
                  <w:sz w:val="24"/>
                  <w:szCs w:val="24"/>
                </w:rPr>
                <w:t>1.08 (0.98, 1.19)</w:t>
              </w:r>
            </w:ins>
          </w:p>
        </w:tc>
        <w:tc>
          <w:tcPr>
            <w:tcW w:w="478" w:type="pct"/>
            <w:vAlign w:val="center"/>
          </w:tcPr>
          <w:p w14:paraId="001CFDEE" w14:textId="77777777" w:rsidR="00994FF0" w:rsidRPr="00033637" w:rsidRDefault="00994FF0" w:rsidP="00F31FB2">
            <w:pPr>
              <w:spacing w:line="480" w:lineRule="auto"/>
              <w:rPr>
                <w:ins w:id="3024" w:author="Mohammad Nayeem Hasan" w:date="2024-11-04T00:05:00Z"/>
                <w:rFonts w:ascii="Times New Roman" w:hAnsi="Times New Roman" w:cs="Times New Roman"/>
                <w:sz w:val="24"/>
                <w:szCs w:val="24"/>
              </w:rPr>
              <w:pPrChange w:id="3025" w:author="Mohammad Nayeem Hasan" w:date="2024-12-23T01:38:00Z" w16du:dateUtc="2024-12-22T19:38:00Z">
                <w:pPr/>
              </w:pPrChange>
            </w:pPr>
            <w:ins w:id="3026" w:author="Mohammad Nayeem Hasan" w:date="2024-11-04T00:05:00Z">
              <w:r w:rsidRPr="00033637">
                <w:rPr>
                  <w:rFonts w:ascii="Times New Roman" w:hAnsi="Times New Roman" w:cs="Times New Roman"/>
                  <w:sz w:val="24"/>
                  <w:szCs w:val="24"/>
                </w:rPr>
                <w:t>0.107</w:t>
              </w:r>
            </w:ins>
          </w:p>
        </w:tc>
        <w:tc>
          <w:tcPr>
            <w:tcW w:w="822" w:type="pct"/>
            <w:vAlign w:val="center"/>
          </w:tcPr>
          <w:p w14:paraId="7346425D" w14:textId="77777777" w:rsidR="00994FF0" w:rsidRPr="00033637" w:rsidRDefault="00994FF0" w:rsidP="00F31FB2">
            <w:pPr>
              <w:spacing w:line="480" w:lineRule="auto"/>
              <w:rPr>
                <w:ins w:id="3027" w:author="Mohammad Nayeem Hasan" w:date="2024-11-04T00:05:00Z"/>
                <w:rFonts w:ascii="Times New Roman" w:hAnsi="Times New Roman" w:cs="Times New Roman"/>
                <w:sz w:val="24"/>
                <w:szCs w:val="24"/>
              </w:rPr>
              <w:pPrChange w:id="3028" w:author="Mohammad Nayeem Hasan" w:date="2024-12-23T01:38:00Z" w16du:dateUtc="2024-12-22T19:38:00Z">
                <w:pPr/>
              </w:pPrChange>
            </w:pPr>
            <w:ins w:id="3029" w:author="Mohammad Nayeem Hasan" w:date="2024-11-04T00:05:00Z">
              <w:r w:rsidRPr="00033637">
                <w:rPr>
                  <w:rFonts w:ascii="Times New Roman" w:hAnsi="Times New Roman" w:cs="Times New Roman"/>
                  <w:sz w:val="24"/>
                  <w:szCs w:val="24"/>
                </w:rPr>
                <w:t>0.99 (0.84, 1.18)</w:t>
              </w:r>
            </w:ins>
          </w:p>
        </w:tc>
        <w:tc>
          <w:tcPr>
            <w:tcW w:w="478" w:type="pct"/>
            <w:vAlign w:val="center"/>
          </w:tcPr>
          <w:p w14:paraId="696CDEBF" w14:textId="77777777" w:rsidR="00994FF0" w:rsidRPr="00033637" w:rsidRDefault="00994FF0" w:rsidP="00F31FB2">
            <w:pPr>
              <w:spacing w:line="480" w:lineRule="auto"/>
              <w:rPr>
                <w:ins w:id="3030" w:author="Mohammad Nayeem Hasan" w:date="2024-11-04T00:05:00Z"/>
                <w:rFonts w:ascii="Times New Roman" w:hAnsi="Times New Roman" w:cs="Times New Roman"/>
                <w:sz w:val="24"/>
                <w:szCs w:val="24"/>
              </w:rPr>
              <w:pPrChange w:id="3031" w:author="Mohammad Nayeem Hasan" w:date="2024-12-23T01:38:00Z" w16du:dateUtc="2024-12-22T19:38:00Z">
                <w:pPr/>
              </w:pPrChange>
            </w:pPr>
            <w:ins w:id="3032" w:author="Mohammad Nayeem Hasan" w:date="2024-11-04T00:05:00Z">
              <w:r w:rsidRPr="00033637">
                <w:rPr>
                  <w:rFonts w:ascii="Times New Roman" w:hAnsi="Times New Roman" w:cs="Times New Roman"/>
                  <w:sz w:val="24"/>
                  <w:szCs w:val="24"/>
                </w:rPr>
                <w:t>0.931</w:t>
              </w:r>
            </w:ins>
          </w:p>
        </w:tc>
        <w:tc>
          <w:tcPr>
            <w:tcW w:w="978" w:type="pct"/>
            <w:vAlign w:val="center"/>
          </w:tcPr>
          <w:p w14:paraId="10AA4272" w14:textId="77777777" w:rsidR="00994FF0" w:rsidRPr="00033637" w:rsidRDefault="00994FF0" w:rsidP="00F31FB2">
            <w:pPr>
              <w:spacing w:line="480" w:lineRule="auto"/>
              <w:rPr>
                <w:ins w:id="3033" w:author="Mohammad Nayeem Hasan" w:date="2024-11-04T00:05:00Z"/>
                <w:rFonts w:ascii="Times New Roman" w:hAnsi="Times New Roman" w:cs="Times New Roman"/>
                <w:sz w:val="24"/>
                <w:szCs w:val="24"/>
              </w:rPr>
              <w:pPrChange w:id="3034" w:author="Mohammad Nayeem Hasan" w:date="2024-12-23T01:38:00Z" w16du:dateUtc="2024-12-22T19:38:00Z">
                <w:pPr/>
              </w:pPrChange>
            </w:pPr>
            <w:ins w:id="3035" w:author="Mohammad Nayeem Hasan" w:date="2024-11-04T00:05:00Z">
              <w:r w:rsidRPr="00033637">
                <w:rPr>
                  <w:rFonts w:ascii="Times New Roman" w:hAnsi="Times New Roman" w:cs="Times New Roman"/>
                  <w:sz w:val="24"/>
                  <w:szCs w:val="24"/>
                </w:rPr>
                <w:t>1.08 (0.96, 1.22)</w:t>
              </w:r>
            </w:ins>
          </w:p>
        </w:tc>
        <w:tc>
          <w:tcPr>
            <w:tcW w:w="478" w:type="pct"/>
            <w:vAlign w:val="center"/>
          </w:tcPr>
          <w:p w14:paraId="6EC3C8F5" w14:textId="77777777" w:rsidR="00994FF0" w:rsidRPr="00033637" w:rsidRDefault="00994FF0" w:rsidP="00F31FB2">
            <w:pPr>
              <w:spacing w:line="480" w:lineRule="auto"/>
              <w:rPr>
                <w:ins w:id="3036" w:author="Mohammad Nayeem Hasan" w:date="2024-11-04T00:05:00Z"/>
                <w:rFonts w:ascii="Times New Roman" w:hAnsi="Times New Roman" w:cs="Times New Roman"/>
                <w:sz w:val="24"/>
                <w:szCs w:val="24"/>
              </w:rPr>
              <w:pPrChange w:id="3037" w:author="Mohammad Nayeem Hasan" w:date="2024-12-23T01:38:00Z" w16du:dateUtc="2024-12-22T19:38:00Z">
                <w:pPr/>
              </w:pPrChange>
            </w:pPr>
            <w:ins w:id="3038" w:author="Mohammad Nayeem Hasan" w:date="2024-11-04T00:05:00Z">
              <w:r w:rsidRPr="00033637">
                <w:rPr>
                  <w:rFonts w:ascii="Times New Roman" w:hAnsi="Times New Roman" w:cs="Times New Roman"/>
                  <w:sz w:val="24"/>
                  <w:szCs w:val="24"/>
                </w:rPr>
                <w:t>0.178</w:t>
              </w:r>
            </w:ins>
          </w:p>
        </w:tc>
      </w:tr>
      <w:tr w:rsidR="00994FF0" w:rsidRPr="00033637" w14:paraId="601C8732" w14:textId="77777777" w:rsidTr="000C3C54">
        <w:trPr>
          <w:trHeight w:val="138"/>
          <w:jc w:val="center"/>
          <w:ins w:id="3039" w:author="Mohammad Nayeem Hasan" w:date="2024-11-04T00:05:00Z"/>
        </w:trPr>
        <w:tc>
          <w:tcPr>
            <w:tcW w:w="950" w:type="pct"/>
            <w:vAlign w:val="center"/>
          </w:tcPr>
          <w:p w14:paraId="14CE671C" w14:textId="77777777" w:rsidR="00994FF0" w:rsidRPr="00033637" w:rsidRDefault="00994FF0" w:rsidP="00F31FB2">
            <w:pPr>
              <w:spacing w:line="480" w:lineRule="auto"/>
              <w:rPr>
                <w:ins w:id="3040" w:author="Mohammad Nayeem Hasan" w:date="2024-11-04T00:05:00Z"/>
                <w:rFonts w:ascii="Times New Roman" w:hAnsi="Times New Roman" w:cs="Times New Roman"/>
                <w:sz w:val="24"/>
                <w:szCs w:val="24"/>
              </w:rPr>
              <w:pPrChange w:id="3041" w:author="Mohammad Nayeem Hasan" w:date="2024-12-23T01:38:00Z" w16du:dateUtc="2024-12-22T19:38:00Z">
                <w:pPr/>
              </w:pPrChange>
            </w:pPr>
            <w:ins w:id="3042" w:author="Mohammad Nayeem Hasan" w:date="2024-11-04T00:05:00Z">
              <w:r w:rsidRPr="00033637">
                <w:rPr>
                  <w:rFonts w:ascii="Times New Roman" w:hAnsi="Times New Roman" w:cs="Times New Roman"/>
                  <w:sz w:val="24"/>
                  <w:szCs w:val="24"/>
                </w:rPr>
                <w:t>Female</w:t>
              </w:r>
            </w:ins>
          </w:p>
        </w:tc>
        <w:tc>
          <w:tcPr>
            <w:tcW w:w="818" w:type="pct"/>
            <w:vAlign w:val="center"/>
          </w:tcPr>
          <w:p w14:paraId="4D566A59" w14:textId="77777777" w:rsidR="00994FF0" w:rsidRPr="00033637" w:rsidRDefault="00994FF0" w:rsidP="00F31FB2">
            <w:pPr>
              <w:spacing w:line="480" w:lineRule="auto"/>
              <w:rPr>
                <w:ins w:id="3043" w:author="Mohammad Nayeem Hasan" w:date="2024-11-04T00:05:00Z"/>
                <w:rFonts w:ascii="Times New Roman" w:hAnsi="Times New Roman" w:cs="Times New Roman"/>
                <w:sz w:val="24"/>
                <w:szCs w:val="24"/>
              </w:rPr>
              <w:pPrChange w:id="3044" w:author="Mohammad Nayeem Hasan" w:date="2024-12-23T01:38:00Z" w16du:dateUtc="2024-12-22T19:38:00Z">
                <w:pPr/>
              </w:pPrChange>
            </w:pPr>
            <w:ins w:id="3045" w:author="Mohammad Nayeem Hasan" w:date="2024-11-04T00:05:00Z">
              <w:r w:rsidRPr="00033637">
                <w:rPr>
                  <w:rFonts w:ascii="Times New Roman" w:hAnsi="Times New Roman" w:cs="Times New Roman"/>
                  <w:sz w:val="24"/>
                  <w:szCs w:val="24"/>
                </w:rPr>
                <w:t>Reference</w:t>
              </w:r>
            </w:ins>
          </w:p>
        </w:tc>
        <w:tc>
          <w:tcPr>
            <w:tcW w:w="478" w:type="pct"/>
            <w:vAlign w:val="center"/>
          </w:tcPr>
          <w:p w14:paraId="073AB59F" w14:textId="77777777" w:rsidR="00994FF0" w:rsidRPr="00033637" w:rsidRDefault="00994FF0" w:rsidP="00F31FB2">
            <w:pPr>
              <w:spacing w:line="480" w:lineRule="auto"/>
              <w:rPr>
                <w:ins w:id="3046" w:author="Mohammad Nayeem Hasan" w:date="2024-11-04T00:05:00Z"/>
                <w:rFonts w:ascii="Times New Roman" w:hAnsi="Times New Roman" w:cs="Times New Roman"/>
                <w:sz w:val="24"/>
                <w:szCs w:val="24"/>
              </w:rPr>
              <w:pPrChange w:id="3047" w:author="Mohammad Nayeem Hasan" w:date="2024-12-23T01:38:00Z" w16du:dateUtc="2024-12-22T19:38:00Z">
                <w:pPr/>
              </w:pPrChange>
            </w:pPr>
            <w:ins w:id="3048" w:author="Mohammad Nayeem Hasan" w:date="2024-11-04T00:05:00Z">
              <w:r w:rsidRPr="00033637">
                <w:rPr>
                  <w:rFonts w:ascii="Times New Roman" w:hAnsi="Times New Roman" w:cs="Times New Roman"/>
                  <w:sz w:val="24"/>
                  <w:szCs w:val="24"/>
                </w:rPr>
                <w:t>-</w:t>
              </w:r>
            </w:ins>
          </w:p>
        </w:tc>
        <w:tc>
          <w:tcPr>
            <w:tcW w:w="822" w:type="pct"/>
            <w:vAlign w:val="center"/>
          </w:tcPr>
          <w:p w14:paraId="72564DB4" w14:textId="77777777" w:rsidR="00994FF0" w:rsidRPr="00033637" w:rsidRDefault="00994FF0" w:rsidP="00F31FB2">
            <w:pPr>
              <w:spacing w:line="480" w:lineRule="auto"/>
              <w:rPr>
                <w:ins w:id="3049" w:author="Mohammad Nayeem Hasan" w:date="2024-11-04T00:05:00Z"/>
                <w:rFonts w:ascii="Times New Roman" w:hAnsi="Times New Roman" w:cs="Times New Roman"/>
                <w:sz w:val="24"/>
                <w:szCs w:val="24"/>
              </w:rPr>
              <w:pPrChange w:id="3050" w:author="Mohammad Nayeem Hasan" w:date="2024-12-23T01:38:00Z" w16du:dateUtc="2024-12-22T19:38:00Z">
                <w:pPr/>
              </w:pPrChange>
            </w:pPr>
            <w:ins w:id="3051" w:author="Mohammad Nayeem Hasan" w:date="2024-11-04T00:05:00Z">
              <w:r w:rsidRPr="00033637">
                <w:rPr>
                  <w:rFonts w:ascii="Times New Roman" w:hAnsi="Times New Roman" w:cs="Times New Roman"/>
                  <w:sz w:val="24"/>
                  <w:szCs w:val="24"/>
                </w:rPr>
                <w:t>Reference</w:t>
              </w:r>
            </w:ins>
          </w:p>
        </w:tc>
        <w:tc>
          <w:tcPr>
            <w:tcW w:w="478" w:type="pct"/>
            <w:vAlign w:val="center"/>
          </w:tcPr>
          <w:p w14:paraId="73EFF463" w14:textId="77777777" w:rsidR="00994FF0" w:rsidRPr="00033637" w:rsidRDefault="00994FF0" w:rsidP="00F31FB2">
            <w:pPr>
              <w:spacing w:line="480" w:lineRule="auto"/>
              <w:rPr>
                <w:ins w:id="3052" w:author="Mohammad Nayeem Hasan" w:date="2024-11-04T00:05:00Z"/>
                <w:rFonts w:ascii="Times New Roman" w:hAnsi="Times New Roman" w:cs="Times New Roman"/>
                <w:sz w:val="24"/>
                <w:szCs w:val="24"/>
              </w:rPr>
              <w:pPrChange w:id="3053" w:author="Mohammad Nayeem Hasan" w:date="2024-12-23T01:38:00Z" w16du:dateUtc="2024-12-22T19:38:00Z">
                <w:pPr/>
              </w:pPrChange>
            </w:pPr>
            <w:ins w:id="3054" w:author="Mohammad Nayeem Hasan" w:date="2024-11-04T00:05:00Z">
              <w:r w:rsidRPr="00033637">
                <w:rPr>
                  <w:rFonts w:ascii="Times New Roman" w:hAnsi="Times New Roman" w:cs="Times New Roman"/>
                  <w:sz w:val="24"/>
                  <w:szCs w:val="24"/>
                </w:rPr>
                <w:t>-</w:t>
              </w:r>
            </w:ins>
          </w:p>
        </w:tc>
        <w:tc>
          <w:tcPr>
            <w:tcW w:w="978" w:type="pct"/>
            <w:vAlign w:val="center"/>
          </w:tcPr>
          <w:p w14:paraId="577F7FDC" w14:textId="77777777" w:rsidR="00994FF0" w:rsidRPr="00033637" w:rsidRDefault="00994FF0" w:rsidP="00F31FB2">
            <w:pPr>
              <w:spacing w:line="480" w:lineRule="auto"/>
              <w:rPr>
                <w:ins w:id="3055" w:author="Mohammad Nayeem Hasan" w:date="2024-11-04T00:05:00Z"/>
                <w:rFonts w:ascii="Times New Roman" w:hAnsi="Times New Roman" w:cs="Times New Roman"/>
                <w:sz w:val="24"/>
                <w:szCs w:val="24"/>
              </w:rPr>
              <w:pPrChange w:id="3056" w:author="Mohammad Nayeem Hasan" w:date="2024-12-23T01:38:00Z" w16du:dateUtc="2024-12-22T19:38:00Z">
                <w:pPr/>
              </w:pPrChange>
            </w:pPr>
            <w:ins w:id="3057" w:author="Mohammad Nayeem Hasan" w:date="2024-11-04T00:05:00Z">
              <w:r w:rsidRPr="00033637">
                <w:rPr>
                  <w:rFonts w:ascii="Times New Roman" w:hAnsi="Times New Roman" w:cs="Times New Roman"/>
                  <w:sz w:val="24"/>
                  <w:szCs w:val="24"/>
                </w:rPr>
                <w:t>Reference</w:t>
              </w:r>
            </w:ins>
          </w:p>
        </w:tc>
        <w:tc>
          <w:tcPr>
            <w:tcW w:w="478" w:type="pct"/>
            <w:vAlign w:val="center"/>
          </w:tcPr>
          <w:p w14:paraId="51590B8A" w14:textId="77777777" w:rsidR="00994FF0" w:rsidRPr="00033637" w:rsidRDefault="00994FF0" w:rsidP="00F31FB2">
            <w:pPr>
              <w:spacing w:line="480" w:lineRule="auto"/>
              <w:rPr>
                <w:ins w:id="3058" w:author="Mohammad Nayeem Hasan" w:date="2024-11-04T00:05:00Z"/>
                <w:rFonts w:ascii="Times New Roman" w:hAnsi="Times New Roman" w:cs="Times New Roman"/>
                <w:sz w:val="24"/>
                <w:szCs w:val="24"/>
              </w:rPr>
              <w:pPrChange w:id="3059" w:author="Mohammad Nayeem Hasan" w:date="2024-12-23T01:38:00Z" w16du:dateUtc="2024-12-22T19:38:00Z">
                <w:pPr/>
              </w:pPrChange>
            </w:pPr>
            <w:ins w:id="3060" w:author="Mohammad Nayeem Hasan" w:date="2024-11-04T00:05:00Z">
              <w:r w:rsidRPr="00033637">
                <w:rPr>
                  <w:rFonts w:ascii="Times New Roman" w:hAnsi="Times New Roman" w:cs="Times New Roman"/>
                  <w:sz w:val="24"/>
                  <w:szCs w:val="24"/>
                </w:rPr>
                <w:t>-</w:t>
              </w:r>
            </w:ins>
          </w:p>
        </w:tc>
      </w:tr>
      <w:tr w:rsidR="00994FF0" w:rsidRPr="00033637" w14:paraId="1A548E65" w14:textId="77777777" w:rsidTr="000C3C54">
        <w:trPr>
          <w:trHeight w:val="138"/>
          <w:jc w:val="center"/>
          <w:ins w:id="3061" w:author="Mohammad Nayeem Hasan" w:date="2024-11-04T00:05:00Z"/>
        </w:trPr>
        <w:tc>
          <w:tcPr>
            <w:tcW w:w="1767" w:type="pct"/>
            <w:gridSpan w:val="2"/>
            <w:vAlign w:val="center"/>
          </w:tcPr>
          <w:p w14:paraId="417B6FBE" w14:textId="77777777" w:rsidR="00994FF0" w:rsidRPr="00033637" w:rsidRDefault="00994FF0" w:rsidP="00F31FB2">
            <w:pPr>
              <w:spacing w:line="480" w:lineRule="auto"/>
              <w:rPr>
                <w:ins w:id="3062" w:author="Mohammad Nayeem Hasan" w:date="2024-11-04T00:05:00Z"/>
                <w:rFonts w:ascii="Times New Roman" w:hAnsi="Times New Roman" w:cs="Times New Roman"/>
                <w:sz w:val="24"/>
                <w:szCs w:val="24"/>
              </w:rPr>
              <w:pPrChange w:id="3063" w:author="Mohammad Nayeem Hasan" w:date="2024-12-23T01:38:00Z" w16du:dateUtc="2024-12-22T19:38:00Z">
                <w:pPr/>
              </w:pPrChange>
            </w:pPr>
            <w:ins w:id="3064" w:author="Mohammad Nayeem Hasan" w:date="2024-11-04T00:05:00Z">
              <w:r w:rsidRPr="00033637">
                <w:rPr>
                  <w:rFonts w:ascii="Times New Roman" w:hAnsi="Times New Roman" w:cs="Times New Roman"/>
                  <w:sz w:val="24"/>
                  <w:szCs w:val="24"/>
                </w:rPr>
                <w:t>Inadequate supervision</w:t>
              </w:r>
            </w:ins>
          </w:p>
        </w:tc>
        <w:tc>
          <w:tcPr>
            <w:tcW w:w="1300" w:type="pct"/>
            <w:gridSpan w:val="2"/>
            <w:vAlign w:val="center"/>
          </w:tcPr>
          <w:p w14:paraId="377A990D" w14:textId="77777777" w:rsidR="00994FF0" w:rsidRPr="00033637" w:rsidRDefault="00994FF0" w:rsidP="00F31FB2">
            <w:pPr>
              <w:spacing w:line="480" w:lineRule="auto"/>
              <w:rPr>
                <w:ins w:id="3065" w:author="Mohammad Nayeem Hasan" w:date="2024-11-04T00:05:00Z"/>
                <w:rFonts w:ascii="Times New Roman" w:hAnsi="Times New Roman" w:cs="Times New Roman"/>
                <w:sz w:val="24"/>
                <w:szCs w:val="24"/>
              </w:rPr>
              <w:pPrChange w:id="3066" w:author="Mohammad Nayeem Hasan" w:date="2024-12-23T01:38:00Z" w16du:dateUtc="2024-12-22T19:38:00Z">
                <w:pPr/>
              </w:pPrChange>
            </w:pPr>
          </w:p>
        </w:tc>
        <w:tc>
          <w:tcPr>
            <w:tcW w:w="1455" w:type="pct"/>
            <w:gridSpan w:val="2"/>
            <w:vAlign w:val="center"/>
          </w:tcPr>
          <w:p w14:paraId="754E5712" w14:textId="77777777" w:rsidR="00994FF0" w:rsidRPr="00033637" w:rsidRDefault="00994FF0" w:rsidP="00F31FB2">
            <w:pPr>
              <w:spacing w:line="480" w:lineRule="auto"/>
              <w:rPr>
                <w:ins w:id="3067" w:author="Mohammad Nayeem Hasan" w:date="2024-11-04T00:05:00Z"/>
                <w:rFonts w:ascii="Times New Roman" w:hAnsi="Times New Roman" w:cs="Times New Roman"/>
                <w:sz w:val="24"/>
                <w:szCs w:val="24"/>
              </w:rPr>
              <w:pPrChange w:id="3068" w:author="Mohammad Nayeem Hasan" w:date="2024-12-23T01:38:00Z" w16du:dateUtc="2024-12-22T19:38:00Z">
                <w:pPr/>
              </w:pPrChange>
            </w:pPr>
          </w:p>
        </w:tc>
        <w:tc>
          <w:tcPr>
            <w:tcW w:w="478" w:type="pct"/>
            <w:vAlign w:val="center"/>
          </w:tcPr>
          <w:p w14:paraId="596F3517" w14:textId="77777777" w:rsidR="00994FF0" w:rsidRPr="00033637" w:rsidRDefault="00994FF0" w:rsidP="00F31FB2">
            <w:pPr>
              <w:spacing w:line="480" w:lineRule="auto"/>
              <w:rPr>
                <w:ins w:id="3069" w:author="Mohammad Nayeem Hasan" w:date="2024-11-04T00:05:00Z"/>
                <w:rFonts w:ascii="Times New Roman" w:hAnsi="Times New Roman" w:cs="Times New Roman"/>
                <w:sz w:val="24"/>
                <w:szCs w:val="24"/>
              </w:rPr>
              <w:pPrChange w:id="3070" w:author="Mohammad Nayeem Hasan" w:date="2024-12-23T01:38:00Z" w16du:dateUtc="2024-12-22T19:38:00Z">
                <w:pPr/>
              </w:pPrChange>
            </w:pPr>
          </w:p>
        </w:tc>
      </w:tr>
      <w:tr w:rsidR="00994FF0" w:rsidRPr="00033637" w14:paraId="5B16F16A" w14:textId="77777777" w:rsidTr="000C3C54">
        <w:trPr>
          <w:trHeight w:val="138"/>
          <w:jc w:val="center"/>
          <w:ins w:id="3071" w:author="Mohammad Nayeem Hasan" w:date="2024-11-04T00:05:00Z"/>
        </w:trPr>
        <w:tc>
          <w:tcPr>
            <w:tcW w:w="950" w:type="pct"/>
            <w:vAlign w:val="center"/>
          </w:tcPr>
          <w:p w14:paraId="38E786C4" w14:textId="77777777" w:rsidR="00994FF0" w:rsidRPr="00033637" w:rsidRDefault="00994FF0" w:rsidP="00F31FB2">
            <w:pPr>
              <w:spacing w:line="480" w:lineRule="auto"/>
              <w:rPr>
                <w:ins w:id="3072" w:author="Mohammad Nayeem Hasan" w:date="2024-11-04T00:05:00Z"/>
                <w:rFonts w:ascii="Times New Roman" w:hAnsi="Times New Roman" w:cs="Times New Roman"/>
                <w:sz w:val="24"/>
                <w:szCs w:val="24"/>
              </w:rPr>
              <w:pPrChange w:id="3073" w:author="Mohammad Nayeem Hasan" w:date="2024-12-23T01:38:00Z" w16du:dateUtc="2024-12-22T19:38:00Z">
                <w:pPr/>
              </w:pPrChange>
            </w:pPr>
            <w:ins w:id="3074" w:author="Mohammad Nayeem Hasan" w:date="2024-11-04T00:05:00Z">
              <w:r w:rsidRPr="00033637">
                <w:rPr>
                  <w:rFonts w:ascii="Times New Roman" w:hAnsi="Times New Roman" w:cs="Times New Roman"/>
                  <w:sz w:val="24"/>
                  <w:szCs w:val="24"/>
                </w:rPr>
                <w:t>Yes</w:t>
              </w:r>
            </w:ins>
          </w:p>
        </w:tc>
        <w:tc>
          <w:tcPr>
            <w:tcW w:w="818" w:type="pct"/>
            <w:vAlign w:val="center"/>
          </w:tcPr>
          <w:p w14:paraId="2529F162" w14:textId="77777777" w:rsidR="00994FF0" w:rsidRPr="00033637" w:rsidRDefault="00994FF0" w:rsidP="00F31FB2">
            <w:pPr>
              <w:spacing w:line="480" w:lineRule="auto"/>
              <w:rPr>
                <w:ins w:id="3075" w:author="Mohammad Nayeem Hasan" w:date="2024-11-04T00:05:00Z"/>
                <w:rFonts w:ascii="Times New Roman" w:hAnsi="Times New Roman" w:cs="Times New Roman"/>
                <w:sz w:val="24"/>
                <w:szCs w:val="24"/>
              </w:rPr>
              <w:pPrChange w:id="3076" w:author="Mohammad Nayeem Hasan" w:date="2024-12-23T01:38:00Z" w16du:dateUtc="2024-12-22T19:38:00Z">
                <w:pPr/>
              </w:pPrChange>
            </w:pPr>
            <w:ins w:id="3077" w:author="Mohammad Nayeem Hasan" w:date="2024-11-04T00:05:00Z">
              <w:r w:rsidRPr="00033637">
                <w:rPr>
                  <w:rFonts w:ascii="Times New Roman" w:hAnsi="Times New Roman" w:cs="Times New Roman"/>
                  <w:sz w:val="24"/>
                  <w:szCs w:val="24"/>
                </w:rPr>
                <w:t>-</w:t>
              </w:r>
            </w:ins>
          </w:p>
        </w:tc>
        <w:tc>
          <w:tcPr>
            <w:tcW w:w="478" w:type="pct"/>
            <w:vAlign w:val="center"/>
          </w:tcPr>
          <w:p w14:paraId="551E10D2" w14:textId="77777777" w:rsidR="00994FF0" w:rsidRPr="00033637" w:rsidRDefault="00994FF0" w:rsidP="00F31FB2">
            <w:pPr>
              <w:spacing w:line="480" w:lineRule="auto"/>
              <w:rPr>
                <w:ins w:id="3078" w:author="Mohammad Nayeem Hasan" w:date="2024-11-04T00:05:00Z"/>
                <w:rFonts w:ascii="Times New Roman" w:hAnsi="Times New Roman" w:cs="Times New Roman"/>
                <w:sz w:val="24"/>
                <w:szCs w:val="24"/>
              </w:rPr>
              <w:pPrChange w:id="3079" w:author="Mohammad Nayeem Hasan" w:date="2024-12-23T01:38:00Z" w16du:dateUtc="2024-12-22T19:38:00Z">
                <w:pPr/>
              </w:pPrChange>
            </w:pPr>
          </w:p>
        </w:tc>
        <w:tc>
          <w:tcPr>
            <w:tcW w:w="822" w:type="pct"/>
            <w:vAlign w:val="center"/>
          </w:tcPr>
          <w:p w14:paraId="7D78286B" w14:textId="77777777" w:rsidR="00994FF0" w:rsidRPr="00033637" w:rsidRDefault="00994FF0" w:rsidP="00F31FB2">
            <w:pPr>
              <w:spacing w:line="480" w:lineRule="auto"/>
              <w:rPr>
                <w:ins w:id="3080" w:author="Mohammad Nayeem Hasan" w:date="2024-11-04T00:05:00Z"/>
                <w:rFonts w:ascii="Times New Roman" w:hAnsi="Times New Roman" w:cs="Times New Roman"/>
                <w:sz w:val="24"/>
                <w:szCs w:val="24"/>
              </w:rPr>
              <w:pPrChange w:id="3081" w:author="Mohammad Nayeem Hasan" w:date="2024-12-23T01:38:00Z" w16du:dateUtc="2024-12-22T19:38:00Z">
                <w:pPr/>
              </w:pPrChange>
            </w:pPr>
            <w:ins w:id="3082" w:author="Mohammad Nayeem Hasan" w:date="2024-11-04T00:05:00Z">
              <w:r w:rsidRPr="00033637">
                <w:rPr>
                  <w:rFonts w:ascii="Times New Roman" w:hAnsi="Times New Roman" w:cs="Times New Roman"/>
                  <w:sz w:val="24"/>
                  <w:szCs w:val="24"/>
                </w:rPr>
                <w:t>1.36 (0.99, 1.86)</w:t>
              </w:r>
            </w:ins>
          </w:p>
        </w:tc>
        <w:tc>
          <w:tcPr>
            <w:tcW w:w="478" w:type="pct"/>
            <w:vAlign w:val="center"/>
          </w:tcPr>
          <w:p w14:paraId="05B392CD" w14:textId="77777777" w:rsidR="00994FF0" w:rsidRPr="00033637" w:rsidRDefault="00994FF0" w:rsidP="00F31FB2">
            <w:pPr>
              <w:spacing w:line="480" w:lineRule="auto"/>
              <w:rPr>
                <w:ins w:id="3083" w:author="Mohammad Nayeem Hasan" w:date="2024-11-04T00:05:00Z"/>
                <w:rFonts w:ascii="Times New Roman" w:hAnsi="Times New Roman" w:cs="Times New Roman"/>
                <w:sz w:val="24"/>
                <w:szCs w:val="24"/>
              </w:rPr>
              <w:pPrChange w:id="3084" w:author="Mohammad Nayeem Hasan" w:date="2024-12-23T01:38:00Z" w16du:dateUtc="2024-12-22T19:38:00Z">
                <w:pPr/>
              </w:pPrChange>
            </w:pPr>
            <w:ins w:id="3085" w:author="Mohammad Nayeem Hasan" w:date="2024-11-04T00:05:00Z">
              <w:r w:rsidRPr="00033637">
                <w:rPr>
                  <w:rFonts w:ascii="Times New Roman" w:hAnsi="Times New Roman" w:cs="Times New Roman"/>
                  <w:sz w:val="24"/>
                  <w:szCs w:val="24"/>
                </w:rPr>
                <w:t>0.058</w:t>
              </w:r>
            </w:ins>
          </w:p>
        </w:tc>
        <w:tc>
          <w:tcPr>
            <w:tcW w:w="978" w:type="pct"/>
            <w:vAlign w:val="center"/>
          </w:tcPr>
          <w:p w14:paraId="551374C0" w14:textId="77777777" w:rsidR="00994FF0" w:rsidRPr="00033637" w:rsidRDefault="00994FF0" w:rsidP="00F31FB2">
            <w:pPr>
              <w:spacing w:line="480" w:lineRule="auto"/>
              <w:rPr>
                <w:ins w:id="3086" w:author="Mohammad Nayeem Hasan" w:date="2024-11-04T00:05:00Z"/>
                <w:rFonts w:ascii="Times New Roman" w:hAnsi="Times New Roman" w:cs="Times New Roman"/>
                <w:sz w:val="24"/>
                <w:szCs w:val="24"/>
              </w:rPr>
              <w:pPrChange w:id="3087" w:author="Mohammad Nayeem Hasan" w:date="2024-12-23T01:38:00Z" w16du:dateUtc="2024-12-22T19:38:00Z">
                <w:pPr/>
              </w:pPrChange>
            </w:pPr>
            <w:ins w:id="3088" w:author="Mohammad Nayeem Hasan" w:date="2024-11-04T00:05:00Z">
              <w:r w:rsidRPr="00033637">
                <w:rPr>
                  <w:rFonts w:ascii="Times New Roman" w:hAnsi="Times New Roman" w:cs="Times New Roman"/>
                  <w:sz w:val="24"/>
                  <w:szCs w:val="24"/>
                </w:rPr>
                <w:t>1.20 (0.98, 1.46)</w:t>
              </w:r>
            </w:ins>
          </w:p>
        </w:tc>
        <w:tc>
          <w:tcPr>
            <w:tcW w:w="478" w:type="pct"/>
            <w:vAlign w:val="center"/>
          </w:tcPr>
          <w:p w14:paraId="6672BF04" w14:textId="77777777" w:rsidR="00994FF0" w:rsidRPr="00033637" w:rsidRDefault="00994FF0" w:rsidP="00F31FB2">
            <w:pPr>
              <w:spacing w:line="480" w:lineRule="auto"/>
              <w:rPr>
                <w:ins w:id="3089" w:author="Mohammad Nayeem Hasan" w:date="2024-11-04T00:05:00Z"/>
                <w:rFonts w:ascii="Times New Roman" w:hAnsi="Times New Roman" w:cs="Times New Roman"/>
                <w:sz w:val="24"/>
                <w:szCs w:val="24"/>
              </w:rPr>
              <w:pPrChange w:id="3090" w:author="Mohammad Nayeem Hasan" w:date="2024-12-23T01:38:00Z" w16du:dateUtc="2024-12-22T19:38:00Z">
                <w:pPr/>
              </w:pPrChange>
            </w:pPr>
            <w:ins w:id="3091" w:author="Mohammad Nayeem Hasan" w:date="2024-11-04T00:05:00Z">
              <w:r w:rsidRPr="00033637">
                <w:rPr>
                  <w:rFonts w:ascii="Times New Roman" w:hAnsi="Times New Roman" w:cs="Times New Roman"/>
                  <w:sz w:val="24"/>
                  <w:szCs w:val="24"/>
                </w:rPr>
                <w:t>0.079</w:t>
              </w:r>
            </w:ins>
          </w:p>
        </w:tc>
      </w:tr>
      <w:tr w:rsidR="00994FF0" w:rsidRPr="00033637" w14:paraId="11E87326" w14:textId="77777777" w:rsidTr="000C3C54">
        <w:trPr>
          <w:trHeight w:val="138"/>
          <w:jc w:val="center"/>
          <w:ins w:id="3092" w:author="Mohammad Nayeem Hasan" w:date="2024-11-04T00:05:00Z"/>
        </w:trPr>
        <w:tc>
          <w:tcPr>
            <w:tcW w:w="950" w:type="pct"/>
            <w:vAlign w:val="center"/>
          </w:tcPr>
          <w:p w14:paraId="1A385E1B" w14:textId="77777777" w:rsidR="00994FF0" w:rsidRPr="00033637" w:rsidRDefault="00994FF0" w:rsidP="00F31FB2">
            <w:pPr>
              <w:spacing w:line="480" w:lineRule="auto"/>
              <w:rPr>
                <w:ins w:id="3093" w:author="Mohammad Nayeem Hasan" w:date="2024-11-04T00:05:00Z"/>
                <w:rFonts w:ascii="Times New Roman" w:hAnsi="Times New Roman" w:cs="Times New Roman"/>
                <w:sz w:val="24"/>
                <w:szCs w:val="24"/>
              </w:rPr>
              <w:pPrChange w:id="3094" w:author="Mohammad Nayeem Hasan" w:date="2024-12-23T01:38:00Z" w16du:dateUtc="2024-12-22T19:38:00Z">
                <w:pPr/>
              </w:pPrChange>
            </w:pPr>
            <w:ins w:id="3095" w:author="Mohammad Nayeem Hasan" w:date="2024-11-04T00:05:00Z">
              <w:r w:rsidRPr="00033637">
                <w:rPr>
                  <w:rFonts w:ascii="Times New Roman" w:hAnsi="Times New Roman" w:cs="Times New Roman"/>
                  <w:sz w:val="24"/>
                  <w:szCs w:val="24"/>
                </w:rPr>
                <w:t>No</w:t>
              </w:r>
            </w:ins>
          </w:p>
        </w:tc>
        <w:tc>
          <w:tcPr>
            <w:tcW w:w="818" w:type="pct"/>
            <w:vAlign w:val="center"/>
          </w:tcPr>
          <w:p w14:paraId="7F7EE92D" w14:textId="77777777" w:rsidR="00994FF0" w:rsidRPr="00033637" w:rsidRDefault="00994FF0" w:rsidP="00F31FB2">
            <w:pPr>
              <w:spacing w:line="480" w:lineRule="auto"/>
              <w:rPr>
                <w:ins w:id="3096" w:author="Mohammad Nayeem Hasan" w:date="2024-11-04T00:05:00Z"/>
                <w:rFonts w:ascii="Times New Roman" w:hAnsi="Times New Roman" w:cs="Times New Roman"/>
                <w:sz w:val="24"/>
                <w:szCs w:val="24"/>
              </w:rPr>
              <w:pPrChange w:id="3097" w:author="Mohammad Nayeem Hasan" w:date="2024-12-23T01:38:00Z" w16du:dateUtc="2024-12-22T19:38:00Z">
                <w:pPr/>
              </w:pPrChange>
            </w:pPr>
            <w:ins w:id="3098" w:author="Mohammad Nayeem Hasan" w:date="2024-11-04T00:05:00Z">
              <w:r w:rsidRPr="00033637">
                <w:rPr>
                  <w:rFonts w:ascii="Times New Roman" w:hAnsi="Times New Roman" w:cs="Times New Roman"/>
                  <w:sz w:val="24"/>
                  <w:szCs w:val="24"/>
                </w:rPr>
                <w:t>-</w:t>
              </w:r>
            </w:ins>
          </w:p>
        </w:tc>
        <w:tc>
          <w:tcPr>
            <w:tcW w:w="478" w:type="pct"/>
            <w:vAlign w:val="center"/>
          </w:tcPr>
          <w:p w14:paraId="42C46C77" w14:textId="77777777" w:rsidR="00994FF0" w:rsidRPr="00033637" w:rsidRDefault="00994FF0" w:rsidP="00F31FB2">
            <w:pPr>
              <w:spacing w:line="480" w:lineRule="auto"/>
              <w:rPr>
                <w:ins w:id="3099" w:author="Mohammad Nayeem Hasan" w:date="2024-11-04T00:05:00Z"/>
                <w:rFonts w:ascii="Times New Roman" w:hAnsi="Times New Roman" w:cs="Times New Roman"/>
                <w:sz w:val="24"/>
                <w:szCs w:val="24"/>
              </w:rPr>
              <w:pPrChange w:id="3100" w:author="Mohammad Nayeem Hasan" w:date="2024-12-23T01:38:00Z" w16du:dateUtc="2024-12-22T19:38:00Z">
                <w:pPr/>
              </w:pPrChange>
            </w:pPr>
          </w:p>
        </w:tc>
        <w:tc>
          <w:tcPr>
            <w:tcW w:w="822" w:type="pct"/>
            <w:vAlign w:val="center"/>
          </w:tcPr>
          <w:p w14:paraId="0481FAA9" w14:textId="77777777" w:rsidR="00994FF0" w:rsidRPr="00033637" w:rsidRDefault="00994FF0" w:rsidP="00F31FB2">
            <w:pPr>
              <w:spacing w:line="480" w:lineRule="auto"/>
              <w:rPr>
                <w:ins w:id="3101" w:author="Mohammad Nayeem Hasan" w:date="2024-11-04T00:05:00Z"/>
                <w:rFonts w:ascii="Times New Roman" w:hAnsi="Times New Roman" w:cs="Times New Roman"/>
                <w:sz w:val="24"/>
                <w:szCs w:val="24"/>
              </w:rPr>
              <w:pPrChange w:id="3102" w:author="Mohammad Nayeem Hasan" w:date="2024-12-23T01:38:00Z" w16du:dateUtc="2024-12-22T19:38:00Z">
                <w:pPr/>
              </w:pPrChange>
            </w:pPr>
            <w:ins w:id="3103" w:author="Mohammad Nayeem Hasan" w:date="2024-11-04T00:05:00Z">
              <w:r w:rsidRPr="00033637">
                <w:rPr>
                  <w:rFonts w:ascii="Times New Roman" w:hAnsi="Times New Roman" w:cs="Times New Roman"/>
                  <w:sz w:val="24"/>
                  <w:szCs w:val="24"/>
                </w:rPr>
                <w:t>Reference</w:t>
              </w:r>
            </w:ins>
          </w:p>
        </w:tc>
        <w:tc>
          <w:tcPr>
            <w:tcW w:w="478" w:type="pct"/>
            <w:vAlign w:val="center"/>
          </w:tcPr>
          <w:p w14:paraId="0979C851" w14:textId="77777777" w:rsidR="00994FF0" w:rsidRPr="00033637" w:rsidRDefault="00994FF0" w:rsidP="00F31FB2">
            <w:pPr>
              <w:spacing w:line="480" w:lineRule="auto"/>
              <w:rPr>
                <w:ins w:id="3104" w:author="Mohammad Nayeem Hasan" w:date="2024-11-04T00:05:00Z"/>
                <w:rFonts w:ascii="Times New Roman" w:hAnsi="Times New Roman" w:cs="Times New Roman"/>
                <w:sz w:val="24"/>
                <w:szCs w:val="24"/>
              </w:rPr>
              <w:pPrChange w:id="3105" w:author="Mohammad Nayeem Hasan" w:date="2024-12-23T01:38:00Z" w16du:dateUtc="2024-12-22T19:38:00Z">
                <w:pPr/>
              </w:pPrChange>
            </w:pPr>
            <w:ins w:id="3106" w:author="Mohammad Nayeem Hasan" w:date="2024-11-04T00:05:00Z">
              <w:r w:rsidRPr="00033637">
                <w:rPr>
                  <w:rFonts w:ascii="Times New Roman" w:hAnsi="Times New Roman" w:cs="Times New Roman"/>
                  <w:sz w:val="24"/>
                  <w:szCs w:val="24"/>
                </w:rPr>
                <w:t>-</w:t>
              </w:r>
            </w:ins>
          </w:p>
        </w:tc>
        <w:tc>
          <w:tcPr>
            <w:tcW w:w="978" w:type="pct"/>
            <w:vAlign w:val="center"/>
          </w:tcPr>
          <w:p w14:paraId="20067144" w14:textId="77777777" w:rsidR="00994FF0" w:rsidRPr="00033637" w:rsidRDefault="00994FF0" w:rsidP="00F31FB2">
            <w:pPr>
              <w:spacing w:line="480" w:lineRule="auto"/>
              <w:rPr>
                <w:ins w:id="3107" w:author="Mohammad Nayeem Hasan" w:date="2024-11-04T00:05:00Z"/>
                <w:rFonts w:ascii="Times New Roman" w:hAnsi="Times New Roman" w:cs="Times New Roman"/>
                <w:sz w:val="24"/>
                <w:szCs w:val="24"/>
              </w:rPr>
              <w:pPrChange w:id="3108" w:author="Mohammad Nayeem Hasan" w:date="2024-12-23T01:38:00Z" w16du:dateUtc="2024-12-22T19:38:00Z">
                <w:pPr/>
              </w:pPrChange>
            </w:pPr>
            <w:ins w:id="3109" w:author="Mohammad Nayeem Hasan" w:date="2024-11-04T00:05:00Z">
              <w:r w:rsidRPr="00033637">
                <w:rPr>
                  <w:rFonts w:ascii="Times New Roman" w:hAnsi="Times New Roman" w:cs="Times New Roman"/>
                  <w:sz w:val="24"/>
                  <w:szCs w:val="24"/>
                </w:rPr>
                <w:t>Reference</w:t>
              </w:r>
            </w:ins>
          </w:p>
        </w:tc>
        <w:tc>
          <w:tcPr>
            <w:tcW w:w="478" w:type="pct"/>
            <w:vAlign w:val="center"/>
          </w:tcPr>
          <w:p w14:paraId="32340D21" w14:textId="77777777" w:rsidR="00994FF0" w:rsidRPr="00033637" w:rsidRDefault="00994FF0" w:rsidP="00F31FB2">
            <w:pPr>
              <w:spacing w:line="480" w:lineRule="auto"/>
              <w:rPr>
                <w:ins w:id="3110" w:author="Mohammad Nayeem Hasan" w:date="2024-11-04T00:05:00Z"/>
                <w:rFonts w:ascii="Times New Roman" w:hAnsi="Times New Roman" w:cs="Times New Roman"/>
                <w:sz w:val="24"/>
                <w:szCs w:val="24"/>
              </w:rPr>
              <w:pPrChange w:id="3111" w:author="Mohammad Nayeem Hasan" w:date="2024-12-23T01:38:00Z" w16du:dateUtc="2024-12-22T19:38:00Z">
                <w:pPr/>
              </w:pPrChange>
            </w:pPr>
            <w:ins w:id="3112" w:author="Mohammad Nayeem Hasan" w:date="2024-11-04T00:05:00Z">
              <w:r w:rsidRPr="00033637">
                <w:rPr>
                  <w:rFonts w:ascii="Times New Roman" w:hAnsi="Times New Roman" w:cs="Times New Roman"/>
                  <w:sz w:val="24"/>
                  <w:szCs w:val="24"/>
                </w:rPr>
                <w:t>-</w:t>
              </w:r>
            </w:ins>
          </w:p>
        </w:tc>
      </w:tr>
      <w:tr w:rsidR="00994FF0" w:rsidRPr="00033637" w14:paraId="10FCEF5A" w14:textId="77777777" w:rsidTr="000C3C54">
        <w:trPr>
          <w:trHeight w:val="138"/>
          <w:jc w:val="center"/>
          <w:ins w:id="3113" w:author="Mohammad Nayeem Hasan" w:date="2024-11-04T00:05:00Z"/>
        </w:trPr>
        <w:tc>
          <w:tcPr>
            <w:tcW w:w="1767" w:type="pct"/>
            <w:gridSpan w:val="2"/>
            <w:vAlign w:val="center"/>
          </w:tcPr>
          <w:p w14:paraId="1D962936" w14:textId="77777777" w:rsidR="00994FF0" w:rsidRPr="00033637" w:rsidRDefault="00994FF0" w:rsidP="00F31FB2">
            <w:pPr>
              <w:spacing w:line="480" w:lineRule="auto"/>
              <w:rPr>
                <w:ins w:id="3114" w:author="Mohammad Nayeem Hasan" w:date="2024-11-04T00:05:00Z"/>
                <w:rFonts w:ascii="Times New Roman" w:hAnsi="Times New Roman" w:cs="Times New Roman"/>
                <w:sz w:val="24"/>
                <w:szCs w:val="24"/>
              </w:rPr>
              <w:pPrChange w:id="3115" w:author="Mohammad Nayeem Hasan" w:date="2024-12-23T01:38:00Z" w16du:dateUtc="2024-12-22T19:38:00Z">
                <w:pPr/>
              </w:pPrChange>
            </w:pPr>
            <w:ins w:id="3116" w:author="Mohammad Nayeem Hasan" w:date="2024-11-04T00:05:00Z">
              <w:r w:rsidRPr="00033637">
                <w:rPr>
                  <w:rFonts w:ascii="Times New Roman" w:hAnsi="Times New Roman" w:cs="Times New Roman"/>
                  <w:sz w:val="24"/>
                  <w:szCs w:val="24"/>
                </w:rPr>
                <w:t>Underweight</w:t>
              </w:r>
            </w:ins>
          </w:p>
        </w:tc>
        <w:tc>
          <w:tcPr>
            <w:tcW w:w="1300" w:type="pct"/>
            <w:gridSpan w:val="2"/>
            <w:vAlign w:val="center"/>
          </w:tcPr>
          <w:p w14:paraId="24B7BD22" w14:textId="77777777" w:rsidR="00994FF0" w:rsidRPr="00033637" w:rsidRDefault="00994FF0" w:rsidP="00F31FB2">
            <w:pPr>
              <w:spacing w:line="480" w:lineRule="auto"/>
              <w:rPr>
                <w:ins w:id="3117" w:author="Mohammad Nayeem Hasan" w:date="2024-11-04T00:05:00Z"/>
                <w:rFonts w:ascii="Times New Roman" w:hAnsi="Times New Roman" w:cs="Times New Roman"/>
                <w:sz w:val="24"/>
                <w:szCs w:val="24"/>
              </w:rPr>
              <w:pPrChange w:id="3118" w:author="Mohammad Nayeem Hasan" w:date="2024-12-23T01:38:00Z" w16du:dateUtc="2024-12-22T19:38:00Z">
                <w:pPr/>
              </w:pPrChange>
            </w:pPr>
          </w:p>
        </w:tc>
        <w:tc>
          <w:tcPr>
            <w:tcW w:w="1455" w:type="pct"/>
            <w:gridSpan w:val="2"/>
            <w:vAlign w:val="center"/>
          </w:tcPr>
          <w:p w14:paraId="37DF83E4" w14:textId="77777777" w:rsidR="00994FF0" w:rsidRPr="00033637" w:rsidRDefault="00994FF0" w:rsidP="00F31FB2">
            <w:pPr>
              <w:spacing w:line="480" w:lineRule="auto"/>
              <w:rPr>
                <w:ins w:id="3119" w:author="Mohammad Nayeem Hasan" w:date="2024-11-04T00:05:00Z"/>
                <w:rFonts w:ascii="Times New Roman" w:hAnsi="Times New Roman" w:cs="Times New Roman"/>
                <w:sz w:val="24"/>
                <w:szCs w:val="24"/>
              </w:rPr>
              <w:pPrChange w:id="3120" w:author="Mohammad Nayeem Hasan" w:date="2024-12-23T01:38:00Z" w16du:dateUtc="2024-12-22T19:38:00Z">
                <w:pPr/>
              </w:pPrChange>
            </w:pPr>
          </w:p>
        </w:tc>
        <w:tc>
          <w:tcPr>
            <w:tcW w:w="478" w:type="pct"/>
            <w:vAlign w:val="center"/>
          </w:tcPr>
          <w:p w14:paraId="14D380B2" w14:textId="77777777" w:rsidR="00994FF0" w:rsidRPr="00033637" w:rsidRDefault="00994FF0" w:rsidP="00F31FB2">
            <w:pPr>
              <w:spacing w:line="480" w:lineRule="auto"/>
              <w:rPr>
                <w:ins w:id="3121" w:author="Mohammad Nayeem Hasan" w:date="2024-11-04T00:05:00Z"/>
                <w:rFonts w:ascii="Times New Roman" w:hAnsi="Times New Roman" w:cs="Times New Roman"/>
                <w:sz w:val="24"/>
                <w:szCs w:val="24"/>
              </w:rPr>
              <w:pPrChange w:id="3122" w:author="Mohammad Nayeem Hasan" w:date="2024-12-23T01:38:00Z" w16du:dateUtc="2024-12-22T19:38:00Z">
                <w:pPr/>
              </w:pPrChange>
            </w:pPr>
          </w:p>
        </w:tc>
      </w:tr>
      <w:tr w:rsidR="00994FF0" w:rsidRPr="00033637" w14:paraId="02A6BDEB" w14:textId="77777777" w:rsidTr="000C3C54">
        <w:trPr>
          <w:trHeight w:val="138"/>
          <w:jc w:val="center"/>
          <w:ins w:id="3123" w:author="Mohammad Nayeem Hasan" w:date="2024-11-04T00:05:00Z"/>
        </w:trPr>
        <w:tc>
          <w:tcPr>
            <w:tcW w:w="950" w:type="pct"/>
            <w:vAlign w:val="center"/>
          </w:tcPr>
          <w:p w14:paraId="52771C7F" w14:textId="77777777" w:rsidR="00994FF0" w:rsidRPr="00033637" w:rsidRDefault="00994FF0" w:rsidP="00F31FB2">
            <w:pPr>
              <w:spacing w:line="480" w:lineRule="auto"/>
              <w:rPr>
                <w:ins w:id="3124" w:author="Mohammad Nayeem Hasan" w:date="2024-11-04T00:05:00Z"/>
                <w:rFonts w:ascii="Times New Roman" w:hAnsi="Times New Roman" w:cs="Times New Roman"/>
                <w:sz w:val="24"/>
                <w:szCs w:val="24"/>
              </w:rPr>
              <w:pPrChange w:id="3125" w:author="Mohammad Nayeem Hasan" w:date="2024-12-23T01:38:00Z" w16du:dateUtc="2024-12-22T19:38:00Z">
                <w:pPr/>
              </w:pPrChange>
            </w:pPr>
            <w:ins w:id="3126" w:author="Mohammad Nayeem Hasan" w:date="2024-11-04T00:05:00Z">
              <w:r w:rsidRPr="00033637">
                <w:rPr>
                  <w:rFonts w:ascii="Times New Roman" w:hAnsi="Times New Roman" w:cs="Times New Roman"/>
                  <w:sz w:val="24"/>
                  <w:szCs w:val="24"/>
                </w:rPr>
                <w:lastRenderedPageBreak/>
                <w:t>Yes</w:t>
              </w:r>
            </w:ins>
          </w:p>
        </w:tc>
        <w:tc>
          <w:tcPr>
            <w:tcW w:w="818" w:type="pct"/>
            <w:vAlign w:val="center"/>
          </w:tcPr>
          <w:p w14:paraId="3E8D14F2" w14:textId="77777777" w:rsidR="00994FF0" w:rsidRPr="00033637" w:rsidRDefault="00994FF0" w:rsidP="00F31FB2">
            <w:pPr>
              <w:spacing w:line="480" w:lineRule="auto"/>
              <w:rPr>
                <w:ins w:id="3127" w:author="Mohammad Nayeem Hasan" w:date="2024-11-04T00:05:00Z"/>
                <w:rFonts w:ascii="Times New Roman" w:hAnsi="Times New Roman" w:cs="Times New Roman"/>
                <w:sz w:val="24"/>
                <w:szCs w:val="24"/>
              </w:rPr>
              <w:pPrChange w:id="3128" w:author="Mohammad Nayeem Hasan" w:date="2024-12-23T01:38:00Z" w16du:dateUtc="2024-12-22T19:38:00Z">
                <w:pPr/>
              </w:pPrChange>
            </w:pPr>
            <w:ins w:id="3129" w:author="Mohammad Nayeem Hasan" w:date="2024-11-04T00:05:00Z">
              <w:r w:rsidRPr="00033637">
                <w:rPr>
                  <w:rFonts w:ascii="Times New Roman" w:hAnsi="Times New Roman" w:cs="Times New Roman"/>
                  <w:sz w:val="24"/>
                  <w:szCs w:val="24"/>
                </w:rPr>
                <w:t>-</w:t>
              </w:r>
            </w:ins>
          </w:p>
        </w:tc>
        <w:tc>
          <w:tcPr>
            <w:tcW w:w="478" w:type="pct"/>
            <w:vAlign w:val="center"/>
          </w:tcPr>
          <w:p w14:paraId="45695577" w14:textId="77777777" w:rsidR="00994FF0" w:rsidRPr="00033637" w:rsidRDefault="00994FF0" w:rsidP="00F31FB2">
            <w:pPr>
              <w:spacing w:line="480" w:lineRule="auto"/>
              <w:rPr>
                <w:ins w:id="3130" w:author="Mohammad Nayeem Hasan" w:date="2024-11-04T00:05:00Z"/>
                <w:rFonts w:ascii="Times New Roman" w:hAnsi="Times New Roman" w:cs="Times New Roman"/>
                <w:sz w:val="24"/>
                <w:szCs w:val="24"/>
              </w:rPr>
              <w:pPrChange w:id="3131" w:author="Mohammad Nayeem Hasan" w:date="2024-12-23T01:38:00Z" w16du:dateUtc="2024-12-22T19:38:00Z">
                <w:pPr/>
              </w:pPrChange>
            </w:pPr>
          </w:p>
        </w:tc>
        <w:tc>
          <w:tcPr>
            <w:tcW w:w="822" w:type="pct"/>
            <w:vAlign w:val="center"/>
          </w:tcPr>
          <w:p w14:paraId="75008FFE" w14:textId="77777777" w:rsidR="00994FF0" w:rsidRPr="00033637" w:rsidRDefault="00994FF0" w:rsidP="00F31FB2">
            <w:pPr>
              <w:spacing w:line="480" w:lineRule="auto"/>
              <w:rPr>
                <w:ins w:id="3132" w:author="Mohammad Nayeem Hasan" w:date="2024-11-04T00:05:00Z"/>
                <w:rFonts w:ascii="Times New Roman" w:hAnsi="Times New Roman" w:cs="Times New Roman"/>
                <w:sz w:val="24"/>
                <w:szCs w:val="24"/>
              </w:rPr>
              <w:pPrChange w:id="3133" w:author="Mohammad Nayeem Hasan" w:date="2024-12-23T01:38:00Z" w16du:dateUtc="2024-12-22T19:38:00Z">
                <w:pPr/>
              </w:pPrChange>
            </w:pPr>
            <w:ins w:id="3134" w:author="Mohammad Nayeem Hasan" w:date="2024-11-04T00:05:00Z">
              <w:r w:rsidRPr="00033637">
                <w:rPr>
                  <w:rFonts w:ascii="Times New Roman" w:hAnsi="Times New Roman" w:cs="Times New Roman"/>
                  <w:sz w:val="24"/>
                  <w:szCs w:val="24"/>
                </w:rPr>
                <w:t>1.02 (0.84, 1.23)</w:t>
              </w:r>
            </w:ins>
          </w:p>
        </w:tc>
        <w:tc>
          <w:tcPr>
            <w:tcW w:w="478" w:type="pct"/>
            <w:vAlign w:val="center"/>
          </w:tcPr>
          <w:p w14:paraId="31A0F457" w14:textId="77777777" w:rsidR="00994FF0" w:rsidRPr="00033637" w:rsidRDefault="00994FF0" w:rsidP="00F31FB2">
            <w:pPr>
              <w:spacing w:line="480" w:lineRule="auto"/>
              <w:rPr>
                <w:ins w:id="3135" w:author="Mohammad Nayeem Hasan" w:date="2024-11-04T00:05:00Z"/>
                <w:rFonts w:ascii="Times New Roman" w:hAnsi="Times New Roman" w:cs="Times New Roman"/>
                <w:sz w:val="24"/>
                <w:szCs w:val="24"/>
              </w:rPr>
              <w:pPrChange w:id="3136" w:author="Mohammad Nayeem Hasan" w:date="2024-12-23T01:38:00Z" w16du:dateUtc="2024-12-22T19:38:00Z">
                <w:pPr/>
              </w:pPrChange>
            </w:pPr>
            <w:ins w:id="3137" w:author="Mohammad Nayeem Hasan" w:date="2024-11-04T00:05:00Z">
              <w:r w:rsidRPr="00033637">
                <w:rPr>
                  <w:rFonts w:ascii="Times New Roman" w:hAnsi="Times New Roman" w:cs="Times New Roman"/>
                  <w:sz w:val="24"/>
                  <w:szCs w:val="24"/>
                </w:rPr>
                <w:t>0.879</w:t>
              </w:r>
            </w:ins>
          </w:p>
        </w:tc>
        <w:tc>
          <w:tcPr>
            <w:tcW w:w="978" w:type="pct"/>
            <w:vAlign w:val="center"/>
          </w:tcPr>
          <w:p w14:paraId="06CA8B32" w14:textId="77777777" w:rsidR="00994FF0" w:rsidRPr="00033637" w:rsidRDefault="00994FF0" w:rsidP="00F31FB2">
            <w:pPr>
              <w:spacing w:line="480" w:lineRule="auto"/>
              <w:rPr>
                <w:ins w:id="3138" w:author="Mohammad Nayeem Hasan" w:date="2024-11-04T00:05:00Z"/>
                <w:rFonts w:ascii="Times New Roman" w:hAnsi="Times New Roman" w:cs="Times New Roman"/>
                <w:sz w:val="24"/>
                <w:szCs w:val="24"/>
              </w:rPr>
              <w:pPrChange w:id="3139" w:author="Mohammad Nayeem Hasan" w:date="2024-12-23T01:38:00Z" w16du:dateUtc="2024-12-22T19:38:00Z">
                <w:pPr/>
              </w:pPrChange>
            </w:pPr>
            <w:ins w:id="3140" w:author="Mohammad Nayeem Hasan" w:date="2024-11-04T00:05:00Z">
              <w:r w:rsidRPr="00033637">
                <w:rPr>
                  <w:rFonts w:ascii="Times New Roman" w:hAnsi="Times New Roman" w:cs="Times New Roman"/>
                  <w:sz w:val="24"/>
                  <w:szCs w:val="24"/>
                </w:rPr>
                <w:t>1.35 (1.19, 1.54)</w:t>
              </w:r>
            </w:ins>
          </w:p>
        </w:tc>
        <w:tc>
          <w:tcPr>
            <w:tcW w:w="478" w:type="pct"/>
            <w:vAlign w:val="center"/>
          </w:tcPr>
          <w:p w14:paraId="234AAB9F" w14:textId="77777777" w:rsidR="00994FF0" w:rsidRPr="00033637" w:rsidRDefault="00994FF0" w:rsidP="00F31FB2">
            <w:pPr>
              <w:spacing w:line="480" w:lineRule="auto"/>
              <w:rPr>
                <w:ins w:id="3141" w:author="Mohammad Nayeem Hasan" w:date="2024-11-04T00:05:00Z"/>
                <w:rFonts w:ascii="Times New Roman" w:hAnsi="Times New Roman" w:cs="Times New Roman"/>
                <w:b/>
                <w:bCs/>
                <w:sz w:val="24"/>
                <w:szCs w:val="24"/>
              </w:rPr>
              <w:pPrChange w:id="3142" w:author="Mohammad Nayeem Hasan" w:date="2024-12-23T01:38:00Z" w16du:dateUtc="2024-12-22T19:38:00Z">
                <w:pPr/>
              </w:pPrChange>
            </w:pPr>
            <w:ins w:id="3143" w:author="Mohammad Nayeem Hasan" w:date="2024-11-04T00:05:00Z">
              <w:r w:rsidRPr="00033637">
                <w:rPr>
                  <w:rFonts w:ascii="Times New Roman" w:hAnsi="Times New Roman" w:cs="Times New Roman"/>
                  <w:b/>
                  <w:bCs/>
                  <w:sz w:val="24"/>
                  <w:szCs w:val="24"/>
                </w:rPr>
                <w:t>&lt;0.001</w:t>
              </w:r>
            </w:ins>
          </w:p>
        </w:tc>
      </w:tr>
      <w:tr w:rsidR="00994FF0" w:rsidRPr="00033637" w14:paraId="489FAD2E" w14:textId="77777777" w:rsidTr="000C3C54">
        <w:trPr>
          <w:trHeight w:val="138"/>
          <w:jc w:val="center"/>
          <w:ins w:id="3144" w:author="Mohammad Nayeem Hasan" w:date="2024-11-04T00:05:00Z"/>
        </w:trPr>
        <w:tc>
          <w:tcPr>
            <w:tcW w:w="950" w:type="pct"/>
            <w:vAlign w:val="center"/>
          </w:tcPr>
          <w:p w14:paraId="51D09AF7" w14:textId="77777777" w:rsidR="00994FF0" w:rsidRPr="00033637" w:rsidRDefault="00994FF0" w:rsidP="00F31FB2">
            <w:pPr>
              <w:spacing w:line="480" w:lineRule="auto"/>
              <w:rPr>
                <w:ins w:id="3145" w:author="Mohammad Nayeem Hasan" w:date="2024-11-04T00:05:00Z"/>
                <w:rFonts w:ascii="Times New Roman" w:hAnsi="Times New Roman" w:cs="Times New Roman"/>
                <w:sz w:val="24"/>
                <w:szCs w:val="24"/>
              </w:rPr>
              <w:pPrChange w:id="3146" w:author="Mohammad Nayeem Hasan" w:date="2024-12-23T01:38:00Z" w16du:dateUtc="2024-12-22T19:38:00Z">
                <w:pPr/>
              </w:pPrChange>
            </w:pPr>
            <w:ins w:id="3147" w:author="Mohammad Nayeem Hasan" w:date="2024-11-04T00:05:00Z">
              <w:r w:rsidRPr="00033637">
                <w:rPr>
                  <w:rFonts w:ascii="Times New Roman" w:hAnsi="Times New Roman" w:cs="Times New Roman"/>
                  <w:sz w:val="24"/>
                  <w:szCs w:val="24"/>
                </w:rPr>
                <w:t>No</w:t>
              </w:r>
            </w:ins>
          </w:p>
        </w:tc>
        <w:tc>
          <w:tcPr>
            <w:tcW w:w="818" w:type="pct"/>
            <w:vAlign w:val="center"/>
          </w:tcPr>
          <w:p w14:paraId="4AD5D138" w14:textId="77777777" w:rsidR="00994FF0" w:rsidRPr="00033637" w:rsidRDefault="00994FF0" w:rsidP="00F31FB2">
            <w:pPr>
              <w:spacing w:line="480" w:lineRule="auto"/>
              <w:rPr>
                <w:ins w:id="3148" w:author="Mohammad Nayeem Hasan" w:date="2024-11-04T00:05:00Z"/>
                <w:rFonts w:ascii="Times New Roman" w:hAnsi="Times New Roman" w:cs="Times New Roman"/>
                <w:sz w:val="24"/>
                <w:szCs w:val="24"/>
              </w:rPr>
              <w:pPrChange w:id="3149" w:author="Mohammad Nayeem Hasan" w:date="2024-12-23T01:38:00Z" w16du:dateUtc="2024-12-22T19:38:00Z">
                <w:pPr/>
              </w:pPrChange>
            </w:pPr>
            <w:ins w:id="3150" w:author="Mohammad Nayeem Hasan" w:date="2024-11-04T00:05:00Z">
              <w:r w:rsidRPr="00033637">
                <w:rPr>
                  <w:rFonts w:ascii="Times New Roman" w:hAnsi="Times New Roman" w:cs="Times New Roman"/>
                  <w:sz w:val="24"/>
                  <w:szCs w:val="24"/>
                </w:rPr>
                <w:t>-</w:t>
              </w:r>
            </w:ins>
          </w:p>
        </w:tc>
        <w:tc>
          <w:tcPr>
            <w:tcW w:w="478" w:type="pct"/>
            <w:vAlign w:val="center"/>
          </w:tcPr>
          <w:p w14:paraId="07C839DF" w14:textId="77777777" w:rsidR="00994FF0" w:rsidRPr="00033637" w:rsidRDefault="00994FF0" w:rsidP="00F31FB2">
            <w:pPr>
              <w:spacing w:line="480" w:lineRule="auto"/>
              <w:rPr>
                <w:ins w:id="3151" w:author="Mohammad Nayeem Hasan" w:date="2024-11-04T00:05:00Z"/>
                <w:rFonts w:ascii="Times New Roman" w:hAnsi="Times New Roman" w:cs="Times New Roman"/>
                <w:sz w:val="24"/>
                <w:szCs w:val="24"/>
              </w:rPr>
              <w:pPrChange w:id="3152" w:author="Mohammad Nayeem Hasan" w:date="2024-12-23T01:38:00Z" w16du:dateUtc="2024-12-22T19:38:00Z">
                <w:pPr/>
              </w:pPrChange>
            </w:pPr>
          </w:p>
        </w:tc>
        <w:tc>
          <w:tcPr>
            <w:tcW w:w="822" w:type="pct"/>
            <w:vAlign w:val="center"/>
          </w:tcPr>
          <w:p w14:paraId="2760E266" w14:textId="77777777" w:rsidR="00994FF0" w:rsidRPr="00033637" w:rsidRDefault="00994FF0" w:rsidP="00F31FB2">
            <w:pPr>
              <w:spacing w:line="480" w:lineRule="auto"/>
              <w:rPr>
                <w:ins w:id="3153" w:author="Mohammad Nayeem Hasan" w:date="2024-11-04T00:05:00Z"/>
                <w:rFonts w:ascii="Times New Roman" w:hAnsi="Times New Roman" w:cs="Times New Roman"/>
                <w:sz w:val="24"/>
                <w:szCs w:val="24"/>
              </w:rPr>
              <w:pPrChange w:id="3154" w:author="Mohammad Nayeem Hasan" w:date="2024-12-23T01:38:00Z" w16du:dateUtc="2024-12-22T19:38:00Z">
                <w:pPr/>
              </w:pPrChange>
            </w:pPr>
            <w:ins w:id="3155" w:author="Mohammad Nayeem Hasan" w:date="2024-11-04T00:05:00Z">
              <w:r w:rsidRPr="00033637">
                <w:rPr>
                  <w:rFonts w:ascii="Times New Roman" w:hAnsi="Times New Roman" w:cs="Times New Roman"/>
                  <w:sz w:val="24"/>
                  <w:szCs w:val="24"/>
                </w:rPr>
                <w:t>Reference</w:t>
              </w:r>
            </w:ins>
          </w:p>
        </w:tc>
        <w:tc>
          <w:tcPr>
            <w:tcW w:w="478" w:type="pct"/>
            <w:vAlign w:val="center"/>
          </w:tcPr>
          <w:p w14:paraId="4ADA3A59" w14:textId="77777777" w:rsidR="00994FF0" w:rsidRPr="00033637" w:rsidRDefault="00994FF0" w:rsidP="00F31FB2">
            <w:pPr>
              <w:spacing w:line="480" w:lineRule="auto"/>
              <w:rPr>
                <w:ins w:id="3156" w:author="Mohammad Nayeem Hasan" w:date="2024-11-04T00:05:00Z"/>
                <w:rFonts w:ascii="Times New Roman" w:hAnsi="Times New Roman" w:cs="Times New Roman"/>
                <w:sz w:val="24"/>
                <w:szCs w:val="24"/>
              </w:rPr>
              <w:pPrChange w:id="3157" w:author="Mohammad Nayeem Hasan" w:date="2024-12-23T01:38:00Z" w16du:dateUtc="2024-12-22T19:38:00Z">
                <w:pPr/>
              </w:pPrChange>
            </w:pPr>
            <w:ins w:id="3158" w:author="Mohammad Nayeem Hasan" w:date="2024-11-04T00:05:00Z">
              <w:r w:rsidRPr="00033637">
                <w:rPr>
                  <w:rFonts w:ascii="Times New Roman" w:hAnsi="Times New Roman" w:cs="Times New Roman"/>
                  <w:sz w:val="24"/>
                  <w:szCs w:val="24"/>
                </w:rPr>
                <w:t>-</w:t>
              </w:r>
            </w:ins>
          </w:p>
        </w:tc>
        <w:tc>
          <w:tcPr>
            <w:tcW w:w="978" w:type="pct"/>
            <w:vAlign w:val="center"/>
          </w:tcPr>
          <w:p w14:paraId="30FD3343" w14:textId="77777777" w:rsidR="00994FF0" w:rsidRPr="00033637" w:rsidRDefault="00994FF0" w:rsidP="00F31FB2">
            <w:pPr>
              <w:spacing w:line="480" w:lineRule="auto"/>
              <w:rPr>
                <w:ins w:id="3159" w:author="Mohammad Nayeem Hasan" w:date="2024-11-04T00:05:00Z"/>
                <w:rFonts w:ascii="Times New Roman" w:hAnsi="Times New Roman" w:cs="Times New Roman"/>
                <w:sz w:val="24"/>
                <w:szCs w:val="24"/>
              </w:rPr>
              <w:pPrChange w:id="3160" w:author="Mohammad Nayeem Hasan" w:date="2024-12-23T01:38:00Z" w16du:dateUtc="2024-12-22T19:38:00Z">
                <w:pPr/>
              </w:pPrChange>
            </w:pPr>
            <w:ins w:id="3161" w:author="Mohammad Nayeem Hasan" w:date="2024-11-04T00:05:00Z">
              <w:r w:rsidRPr="00033637">
                <w:rPr>
                  <w:rFonts w:ascii="Times New Roman" w:hAnsi="Times New Roman" w:cs="Times New Roman"/>
                  <w:sz w:val="24"/>
                  <w:szCs w:val="24"/>
                </w:rPr>
                <w:t>Reference</w:t>
              </w:r>
            </w:ins>
          </w:p>
        </w:tc>
        <w:tc>
          <w:tcPr>
            <w:tcW w:w="478" w:type="pct"/>
            <w:vAlign w:val="center"/>
          </w:tcPr>
          <w:p w14:paraId="7CA45D64" w14:textId="77777777" w:rsidR="00994FF0" w:rsidRPr="00033637" w:rsidRDefault="00994FF0" w:rsidP="00F31FB2">
            <w:pPr>
              <w:spacing w:line="480" w:lineRule="auto"/>
              <w:rPr>
                <w:ins w:id="3162" w:author="Mohammad Nayeem Hasan" w:date="2024-11-04T00:05:00Z"/>
                <w:rFonts w:ascii="Times New Roman" w:hAnsi="Times New Roman" w:cs="Times New Roman"/>
                <w:sz w:val="24"/>
                <w:szCs w:val="24"/>
              </w:rPr>
              <w:pPrChange w:id="3163" w:author="Mohammad Nayeem Hasan" w:date="2024-12-23T01:38:00Z" w16du:dateUtc="2024-12-22T19:38:00Z">
                <w:pPr/>
              </w:pPrChange>
            </w:pPr>
            <w:ins w:id="3164" w:author="Mohammad Nayeem Hasan" w:date="2024-11-04T00:05:00Z">
              <w:r w:rsidRPr="00033637">
                <w:rPr>
                  <w:rFonts w:ascii="Times New Roman" w:hAnsi="Times New Roman" w:cs="Times New Roman"/>
                  <w:sz w:val="24"/>
                  <w:szCs w:val="24"/>
                </w:rPr>
                <w:t>-</w:t>
              </w:r>
            </w:ins>
          </w:p>
        </w:tc>
      </w:tr>
      <w:tr w:rsidR="00994FF0" w:rsidRPr="00033637" w14:paraId="5C34720E" w14:textId="77777777" w:rsidTr="000C3C54">
        <w:trPr>
          <w:trHeight w:val="138"/>
          <w:jc w:val="center"/>
          <w:ins w:id="3165" w:author="Mohammad Nayeem Hasan" w:date="2024-11-04T00:05:00Z"/>
        </w:trPr>
        <w:tc>
          <w:tcPr>
            <w:tcW w:w="1767" w:type="pct"/>
            <w:gridSpan w:val="2"/>
            <w:vAlign w:val="center"/>
          </w:tcPr>
          <w:p w14:paraId="30C38E43" w14:textId="77777777" w:rsidR="00994FF0" w:rsidRPr="00033637" w:rsidRDefault="00994FF0" w:rsidP="00F31FB2">
            <w:pPr>
              <w:spacing w:line="480" w:lineRule="auto"/>
              <w:rPr>
                <w:ins w:id="3166" w:author="Mohammad Nayeem Hasan" w:date="2024-11-04T00:05:00Z"/>
                <w:rFonts w:ascii="Times New Roman" w:hAnsi="Times New Roman" w:cs="Times New Roman"/>
                <w:sz w:val="24"/>
                <w:szCs w:val="24"/>
              </w:rPr>
              <w:pPrChange w:id="3167" w:author="Mohammad Nayeem Hasan" w:date="2024-12-23T01:38:00Z" w16du:dateUtc="2024-12-22T19:38:00Z">
                <w:pPr/>
              </w:pPrChange>
            </w:pPr>
            <w:ins w:id="3168" w:author="Mohammad Nayeem Hasan" w:date="2024-11-04T00:05:00Z">
              <w:r w:rsidRPr="00033637">
                <w:rPr>
                  <w:rFonts w:ascii="Times New Roman" w:hAnsi="Times New Roman" w:cs="Times New Roman"/>
                  <w:sz w:val="24"/>
                  <w:szCs w:val="24"/>
                </w:rPr>
                <w:t>Stunned</w:t>
              </w:r>
            </w:ins>
          </w:p>
        </w:tc>
        <w:tc>
          <w:tcPr>
            <w:tcW w:w="1300" w:type="pct"/>
            <w:gridSpan w:val="2"/>
            <w:vAlign w:val="center"/>
          </w:tcPr>
          <w:p w14:paraId="59355DEE" w14:textId="77777777" w:rsidR="00994FF0" w:rsidRPr="00033637" w:rsidRDefault="00994FF0" w:rsidP="00F31FB2">
            <w:pPr>
              <w:spacing w:line="480" w:lineRule="auto"/>
              <w:rPr>
                <w:ins w:id="3169" w:author="Mohammad Nayeem Hasan" w:date="2024-11-04T00:05:00Z"/>
                <w:rFonts w:ascii="Times New Roman" w:hAnsi="Times New Roman" w:cs="Times New Roman"/>
                <w:sz w:val="24"/>
                <w:szCs w:val="24"/>
              </w:rPr>
              <w:pPrChange w:id="3170" w:author="Mohammad Nayeem Hasan" w:date="2024-12-23T01:38:00Z" w16du:dateUtc="2024-12-22T19:38:00Z">
                <w:pPr/>
              </w:pPrChange>
            </w:pPr>
          </w:p>
        </w:tc>
        <w:tc>
          <w:tcPr>
            <w:tcW w:w="1455" w:type="pct"/>
            <w:gridSpan w:val="2"/>
            <w:vAlign w:val="center"/>
          </w:tcPr>
          <w:p w14:paraId="6F615923" w14:textId="77777777" w:rsidR="00994FF0" w:rsidRPr="00033637" w:rsidRDefault="00994FF0" w:rsidP="00F31FB2">
            <w:pPr>
              <w:spacing w:line="480" w:lineRule="auto"/>
              <w:rPr>
                <w:ins w:id="3171" w:author="Mohammad Nayeem Hasan" w:date="2024-11-04T00:05:00Z"/>
                <w:rFonts w:ascii="Times New Roman" w:hAnsi="Times New Roman" w:cs="Times New Roman"/>
                <w:sz w:val="24"/>
                <w:szCs w:val="24"/>
              </w:rPr>
              <w:pPrChange w:id="3172" w:author="Mohammad Nayeem Hasan" w:date="2024-12-23T01:38:00Z" w16du:dateUtc="2024-12-22T19:38:00Z">
                <w:pPr/>
              </w:pPrChange>
            </w:pPr>
          </w:p>
        </w:tc>
        <w:tc>
          <w:tcPr>
            <w:tcW w:w="478" w:type="pct"/>
            <w:vAlign w:val="center"/>
          </w:tcPr>
          <w:p w14:paraId="04A58037" w14:textId="77777777" w:rsidR="00994FF0" w:rsidRPr="00033637" w:rsidRDefault="00994FF0" w:rsidP="00F31FB2">
            <w:pPr>
              <w:spacing w:line="480" w:lineRule="auto"/>
              <w:rPr>
                <w:ins w:id="3173" w:author="Mohammad Nayeem Hasan" w:date="2024-11-04T00:05:00Z"/>
                <w:rFonts w:ascii="Times New Roman" w:hAnsi="Times New Roman" w:cs="Times New Roman"/>
                <w:sz w:val="24"/>
                <w:szCs w:val="24"/>
              </w:rPr>
              <w:pPrChange w:id="3174" w:author="Mohammad Nayeem Hasan" w:date="2024-12-23T01:38:00Z" w16du:dateUtc="2024-12-22T19:38:00Z">
                <w:pPr/>
              </w:pPrChange>
            </w:pPr>
          </w:p>
        </w:tc>
      </w:tr>
      <w:tr w:rsidR="00994FF0" w:rsidRPr="00033637" w14:paraId="0A550564" w14:textId="77777777" w:rsidTr="000C3C54">
        <w:trPr>
          <w:trHeight w:val="138"/>
          <w:jc w:val="center"/>
          <w:ins w:id="3175" w:author="Mohammad Nayeem Hasan" w:date="2024-11-04T00:05:00Z"/>
        </w:trPr>
        <w:tc>
          <w:tcPr>
            <w:tcW w:w="950" w:type="pct"/>
            <w:vAlign w:val="center"/>
          </w:tcPr>
          <w:p w14:paraId="63086624" w14:textId="77777777" w:rsidR="00994FF0" w:rsidRPr="00033637" w:rsidRDefault="00994FF0" w:rsidP="00F31FB2">
            <w:pPr>
              <w:spacing w:line="480" w:lineRule="auto"/>
              <w:rPr>
                <w:ins w:id="3176" w:author="Mohammad Nayeem Hasan" w:date="2024-11-04T00:05:00Z"/>
                <w:rFonts w:ascii="Times New Roman" w:hAnsi="Times New Roman" w:cs="Times New Roman"/>
                <w:sz w:val="24"/>
                <w:szCs w:val="24"/>
              </w:rPr>
              <w:pPrChange w:id="3177" w:author="Mohammad Nayeem Hasan" w:date="2024-12-23T01:38:00Z" w16du:dateUtc="2024-12-22T19:38:00Z">
                <w:pPr/>
              </w:pPrChange>
            </w:pPr>
            <w:ins w:id="3178" w:author="Mohammad Nayeem Hasan" w:date="2024-11-04T00:05:00Z">
              <w:r w:rsidRPr="00033637">
                <w:rPr>
                  <w:rFonts w:ascii="Times New Roman" w:hAnsi="Times New Roman" w:cs="Times New Roman"/>
                  <w:sz w:val="24"/>
                  <w:szCs w:val="24"/>
                </w:rPr>
                <w:t>Yes</w:t>
              </w:r>
            </w:ins>
          </w:p>
        </w:tc>
        <w:tc>
          <w:tcPr>
            <w:tcW w:w="818" w:type="pct"/>
            <w:vAlign w:val="center"/>
          </w:tcPr>
          <w:p w14:paraId="544351DD" w14:textId="77777777" w:rsidR="00994FF0" w:rsidRPr="00033637" w:rsidRDefault="00994FF0" w:rsidP="00F31FB2">
            <w:pPr>
              <w:spacing w:line="480" w:lineRule="auto"/>
              <w:rPr>
                <w:ins w:id="3179" w:author="Mohammad Nayeem Hasan" w:date="2024-11-04T00:05:00Z"/>
                <w:rFonts w:ascii="Times New Roman" w:hAnsi="Times New Roman" w:cs="Times New Roman"/>
                <w:sz w:val="24"/>
                <w:szCs w:val="24"/>
              </w:rPr>
              <w:pPrChange w:id="3180" w:author="Mohammad Nayeem Hasan" w:date="2024-12-23T01:38:00Z" w16du:dateUtc="2024-12-22T19:38:00Z">
                <w:pPr/>
              </w:pPrChange>
            </w:pPr>
            <w:ins w:id="3181" w:author="Mohammad Nayeem Hasan" w:date="2024-11-04T00:05:00Z">
              <w:r w:rsidRPr="00033637">
                <w:rPr>
                  <w:rFonts w:ascii="Times New Roman" w:hAnsi="Times New Roman" w:cs="Times New Roman"/>
                  <w:sz w:val="24"/>
                  <w:szCs w:val="24"/>
                </w:rPr>
                <w:t>-</w:t>
              </w:r>
            </w:ins>
          </w:p>
        </w:tc>
        <w:tc>
          <w:tcPr>
            <w:tcW w:w="478" w:type="pct"/>
            <w:vAlign w:val="center"/>
          </w:tcPr>
          <w:p w14:paraId="35A85C82" w14:textId="77777777" w:rsidR="00994FF0" w:rsidRPr="00033637" w:rsidRDefault="00994FF0" w:rsidP="00F31FB2">
            <w:pPr>
              <w:spacing w:line="480" w:lineRule="auto"/>
              <w:rPr>
                <w:ins w:id="3182" w:author="Mohammad Nayeem Hasan" w:date="2024-11-04T00:05:00Z"/>
                <w:rFonts w:ascii="Times New Roman" w:hAnsi="Times New Roman" w:cs="Times New Roman"/>
                <w:sz w:val="24"/>
                <w:szCs w:val="24"/>
              </w:rPr>
              <w:pPrChange w:id="3183" w:author="Mohammad Nayeem Hasan" w:date="2024-12-23T01:38:00Z" w16du:dateUtc="2024-12-22T19:38:00Z">
                <w:pPr/>
              </w:pPrChange>
            </w:pPr>
          </w:p>
        </w:tc>
        <w:tc>
          <w:tcPr>
            <w:tcW w:w="822" w:type="pct"/>
            <w:vAlign w:val="center"/>
          </w:tcPr>
          <w:p w14:paraId="16F1BD2C" w14:textId="77777777" w:rsidR="00994FF0" w:rsidRPr="00033637" w:rsidRDefault="00994FF0" w:rsidP="00F31FB2">
            <w:pPr>
              <w:spacing w:line="480" w:lineRule="auto"/>
              <w:rPr>
                <w:ins w:id="3184" w:author="Mohammad Nayeem Hasan" w:date="2024-11-04T00:05:00Z"/>
                <w:rFonts w:ascii="Times New Roman" w:hAnsi="Times New Roman" w:cs="Times New Roman"/>
                <w:sz w:val="24"/>
                <w:szCs w:val="24"/>
              </w:rPr>
              <w:pPrChange w:id="3185" w:author="Mohammad Nayeem Hasan" w:date="2024-12-23T01:38:00Z" w16du:dateUtc="2024-12-22T19:38:00Z">
                <w:pPr/>
              </w:pPrChange>
            </w:pPr>
            <w:ins w:id="3186" w:author="Mohammad Nayeem Hasan" w:date="2024-11-04T00:05:00Z">
              <w:r w:rsidRPr="00033637">
                <w:rPr>
                  <w:rFonts w:ascii="Times New Roman" w:hAnsi="Times New Roman" w:cs="Times New Roman"/>
                  <w:sz w:val="24"/>
                  <w:szCs w:val="24"/>
                </w:rPr>
                <w:t>0.98 (0.81, 1.19)</w:t>
              </w:r>
            </w:ins>
          </w:p>
        </w:tc>
        <w:tc>
          <w:tcPr>
            <w:tcW w:w="478" w:type="pct"/>
            <w:vAlign w:val="center"/>
          </w:tcPr>
          <w:p w14:paraId="52F30192" w14:textId="77777777" w:rsidR="00994FF0" w:rsidRPr="00033637" w:rsidRDefault="00994FF0" w:rsidP="00F31FB2">
            <w:pPr>
              <w:spacing w:line="480" w:lineRule="auto"/>
              <w:rPr>
                <w:ins w:id="3187" w:author="Mohammad Nayeem Hasan" w:date="2024-11-04T00:05:00Z"/>
                <w:rFonts w:ascii="Times New Roman" w:hAnsi="Times New Roman" w:cs="Times New Roman"/>
                <w:sz w:val="24"/>
                <w:szCs w:val="24"/>
              </w:rPr>
              <w:pPrChange w:id="3188" w:author="Mohammad Nayeem Hasan" w:date="2024-12-23T01:38:00Z" w16du:dateUtc="2024-12-22T19:38:00Z">
                <w:pPr/>
              </w:pPrChange>
            </w:pPr>
            <w:ins w:id="3189" w:author="Mohammad Nayeem Hasan" w:date="2024-11-04T00:05:00Z">
              <w:r w:rsidRPr="00033637">
                <w:rPr>
                  <w:rFonts w:ascii="Times New Roman" w:hAnsi="Times New Roman" w:cs="Times New Roman"/>
                  <w:sz w:val="24"/>
                  <w:szCs w:val="24"/>
                </w:rPr>
                <w:t>0.867</w:t>
              </w:r>
            </w:ins>
          </w:p>
        </w:tc>
        <w:tc>
          <w:tcPr>
            <w:tcW w:w="978" w:type="pct"/>
            <w:vAlign w:val="center"/>
          </w:tcPr>
          <w:p w14:paraId="4F902DE8" w14:textId="77777777" w:rsidR="00994FF0" w:rsidRPr="00033637" w:rsidRDefault="00994FF0" w:rsidP="00F31FB2">
            <w:pPr>
              <w:spacing w:line="480" w:lineRule="auto"/>
              <w:rPr>
                <w:ins w:id="3190" w:author="Mohammad Nayeem Hasan" w:date="2024-11-04T00:05:00Z"/>
                <w:rFonts w:ascii="Times New Roman" w:hAnsi="Times New Roman" w:cs="Times New Roman"/>
                <w:sz w:val="24"/>
                <w:szCs w:val="24"/>
              </w:rPr>
              <w:pPrChange w:id="3191" w:author="Mohammad Nayeem Hasan" w:date="2024-12-23T01:38:00Z" w16du:dateUtc="2024-12-22T19:38:00Z">
                <w:pPr/>
              </w:pPrChange>
            </w:pPr>
            <w:ins w:id="3192" w:author="Mohammad Nayeem Hasan" w:date="2024-11-04T00:05:00Z">
              <w:r w:rsidRPr="00033637">
                <w:rPr>
                  <w:rFonts w:ascii="Times New Roman" w:hAnsi="Times New Roman" w:cs="Times New Roman"/>
                  <w:sz w:val="24"/>
                  <w:szCs w:val="24"/>
                </w:rPr>
                <w:t>1.10 (0.98, 1.25)</w:t>
              </w:r>
            </w:ins>
          </w:p>
        </w:tc>
        <w:tc>
          <w:tcPr>
            <w:tcW w:w="478" w:type="pct"/>
            <w:vAlign w:val="center"/>
          </w:tcPr>
          <w:p w14:paraId="693DFE63" w14:textId="77777777" w:rsidR="00994FF0" w:rsidRPr="00033637" w:rsidRDefault="00994FF0" w:rsidP="00F31FB2">
            <w:pPr>
              <w:spacing w:line="480" w:lineRule="auto"/>
              <w:rPr>
                <w:ins w:id="3193" w:author="Mohammad Nayeem Hasan" w:date="2024-11-04T00:05:00Z"/>
                <w:rFonts w:ascii="Times New Roman" w:hAnsi="Times New Roman" w:cs="Times New Roman"/>
                <w:sz w:val="24"/>
                <w:szCs w:val="24"/>
              </w:rPr>
              <w:pPrChange w:id="3194" w:author="Mohammad Nayeem Hasan" w:date="2024-12-23T01:38:00Z" w16du:dateUtc="2024-12-22T19:38:00Z">
                <w:pPr/>
              </w:pPrChange>
            </w:pPr>
            <w:ins w:id="3195" w:author="Mohammad Nayeem Hasan" w:date="2024-11-04T00:05:00Z">
              <w:r w:rsidRPr="00033637">
                <w:rPr>
                  <w:rFonts w:ascii="Times New Roman" w:hAnsi="Times New Roman" w:cs="Times New Roman"/>
                  <w:sz w:val="24"/>
                  <w:szCs w:val="24"/>
                </w:rPr>
                <w:t>0.132</w:t>
              </w:r>
            </w:ins>
          </w:p>
        </w:tc>
      </w:tr>
      <w:tr w:rsidR="00994FF0" w:rsidRPr="00033637" w14:paraId="1763E394" w14:textId="77777777" w:rsidTr="000C3C54">
        <w:trPr>
          <w:trHeight w:val="138"/>
          <w:jc w:val="center"/>
          <w:ins w:id="3196" w:author="Mohammad Nayeem Hasan" w:date="2024-11-04T00:05:00Z"/>
        </w:trPr>
        <w:tc>
          <w:tcPr>
            <w:tcW w:w="950" w:type="pct"/>
            <w:vAlign w:val="center"/>
          </w:tcPr>
          <w:p w14:paraId="7ABC969B" w14:textId="77777777" w:rsidR="00994FF0" w:rsidRPr="00033637" w:rsidRDefault="00994FF0" w:rsidP="00F31FB2">
            <w:pPr>
              <w:spacing w:line="480" w:lineRule="auto"/>
              <w:rPr>
                <w:ins w:id="3197" w:author="Mohammad Nayeem Hasan" w:date="2024-11-04T00:05:00Z"/>
                <w:rFonts w:ascii="Times New Roman" w:hAnsi="Times New Roman" w:cs="Times New Roman"/>
                <w:sz w:val="24"/>
                <w:szCs w:val="24"/>
              </w:rPr>
              <w:pPrChange w:id="3198" w:author="Mohammad Nayeem Hasan" w:date="2024-12-23T01:38:00Z" w16du:dateUtc="2024-12-22T19:38:00Z">
                <w:pPr/>
              </w:pPrChange>
            </w:pPr>
            <w:ins w:id="3199" w:author="Mohammad Nayeem Hasan" w:date="2024-11-04T00:05:00Z">
              <w:r w:rsidRPr="00033637">
                <w:rPr>
                  <w:rFonts w:ascii="Times New Roman" w:hAnsi="Times New Roman" w:cs="Times New Roman"/>
                  <w:sz w:val="24"/>
                  <w:szCs w:val="24"/>
                </w:rPr>
                <w:t>No</w:t>
              </w:r>
            </w:ins>
          </w:p>
        </w:tc>
        <w:tc>
          <w:tcPr>
            <w:tcW w:w="818" w:type="pct"/>
            <w:vAlign w:val="center"/>
          </w:tcPr>
          <w:p w14:paraId="2FEAAAE0" w14:textId="77777777" w:rsidR="00994FF0" w:rsidRPr="00033637" w:rsidRDefault="00994FF0" w:rsidP="00F31FB2">
            <w:pPr>
              <w:spacing w:line="480" w:lineRule="auto"/>
              <w:rPr>
                <w:ins w:id="3200" w:author="Mohammad Nayeem Hasan" w:date="2024-11-04T00:05:00Z"/>
                <w:rFonts w:ascii="Times New Roman" w:hAnsi="Times New Roman" w:cs="Times New Roman"/>
                <w:sz w:val="24"/>
                <w:szCs w:val="24"/>
              </w:rPr>
              <w:pPrChange w:id="3201" w:author="Mohammad Nayeem Hasan" w:date="2024-12-23T01:38:00Z" w16du:dateUtc="2024-12-22T19:38:00Z">
                <w:pPr/>
              </w:pPrChange>
            </w:pPr>
            <w:ins w:id="3202" w:author="Mohammad Nayeem Hasan" w:date="2024-11-04T00:05:00Z">
              <w:r w:rsidRPr="00033637">
                <w:rPr>
                  <w:rFonts w:ascii="Times New Roman" w:hAnsi="Times New Roman" w:cs="Times New Roman"/>
                  <w:sz w:val="24"/>
                  <w:szCs w:val="24"/>
                </w:rPr>
                <w:t>-</w:t>
              </w:r>
            </w:ins>
          </w:p>
        </w:tc>
        <w:tc>
          <w:tcPr>
            <w:tcW w:w="478" w:type="pct"/>
            <w:vAlign w:val="center"/>
          </w:tcPr>
          <w:p w14:paraId="58AA22DF" w14:textId="77777777" w:rsidR="00994FF0" w:rsidRPr="00033637" w:rsidRDefault="00994FF0" w:rsidP="00F31FB2">
            <w:pPr>
              <w:spacing w:line="480" w:lineRule="auto"/>
              <w:rPr>
                <w:ins w:id="3203" w:author="Mohammad Nayeem Hasan" w:date="2024-11-04T00:05:00Z"/>
                <w:rFonts w:ascii="Times New Roman" w:hAnsi="Times New Roman" w:cs="Times New Roman"/>
                <w:sz w:val="24"/>
                <w:szCs w:val="24"/>
              </w:rPr>
              <w:pPrChange w:id="3204" w:author="Mohammad Nayeem Hasan" w:date="2024-12-23T01:38:00Z" w16du:dateUtc="2024-12-22T19:38:00Z">
                <w:pPr/>
              </w:pPrChange>
            </w:pPr>
          </w:p>
        </w:tc>
        <w:tc>
          <w:tcPr>
            <w:tcW w:w="822" w:type="pct"/>
            <w:vAlign w:val="center"/>
          </w:tcPr>
          <w:p w14:paraId="1208BA81" w14:textId="77777777" w:rsidR="00994FF0" w:rsidRPr="00033637" w:rsidRDefault="00994FF0" w:rsidP="00F31FB2">
            <w:pPr>
              <w:spacing w:line="480" w:lineRule="auto"/>
              <w:rPr>
                <w:ins w:id="3205" w:author="Mohammad Nayeem Hasan" w:date="2024-11-04T00:05:00Z"/>
                <w:rFonts w:ascii="Times New Roman" w:hAnsi="Times New Roman" w:cs="Times New Roman"/>
                <w:sz w:val="24"/>
                <w:szCs w:val="24"/>
              </w:rPr>
              <w:pPrChange w:id="3206" w:author="Mohammad Nayeem Hasan" w:date="2024-12-23T01:38:00Z" w16du:dateUtc="2024-12-22T19:38:00Z">
                <w:pPr/>
              </w:pPrChange>
            </w:pPr>
            <w:ins w:id="3207" w:author="Mohammad Nayeem Hasan" w:date="2024-11-04T00:05:00Z">
              <w:r w:rsidRPr="00033637">
                <w:rPr>
                  <w:rFonts w:ascii="Times New Roman" w:hAnsi="Times New Roman" w:cs="Times New Roman"/>
                  <w:sz w:val="24"/>
                  <w:szCs w:val="24"/>
                </w:rPr>
                <w:t>Reference</w:t>
              </w:r>
            </w:ins>
          </w:p>
        </w:tc>
        <w:tc>
          <w:tcPr>
            <w:tcW w:w="478" w:type="pct"/>
            <w:vAlign w:val="center"/>
          </w:tcPr>
          <w:p w14:paraId="73E79325" w14:textId="77777777" w:rsidR="00994FF0" w:rsidRPr="00033637" w:rsidRDefault="00994FF0" w:rsidP="00F31FB2">
            <w:pPr>
              <w:spacing w:line="480" w:lineRule="auto"/>
              <w:rPr>
                <w:ins w:id="3208" w:author="Mohammad Nayeem Hasan" w:date="2024-11-04T00:05:00Z"/>
                <w:rFonts w:ascii="Times New Roman" w:hAnsi="Times New Roman" w:cs="Times New Roman"/>
                <w:sz w:val="24"/>
                <w:szCs w:val="24"/>
              </w:rPr>
              <w:pPrChange w:id="3209" w:author="Mohammad Nayeem Hasan" w:date="2024-12-23T01:38:00Z" w16du:dateUtc="2024-12-22T19:38:00Z">
                <w:pPr/>
              </w:pPrChange>
            </w:pPr>
            <w:ins w:id="3210" w:author="Mohammad Nayeem Hasan" w:date="2024-11-04T00:05:00Z">
              <w:r w:rsidRPr="00033637">
                <w:rPr>
                  <w:rFonts w:ascii="Times New Roman" w:hAnsi="Times New Roman" w:cs="Times New Roman"/>
                  <w:sz w:val="24"/>
                  <w:szCs w:val="24"/>
                </w:rPr>
                <w:t>-</w:t>
              </w:r>
            </w:ins>
          </w:p>
        </w:tc>
        <w:tc>
          <w:tcPr>
            <w:tcW w:w="978" w:type="pct"/>
            <w:vAlign w:val="center"/>
          </w:tcPr>
          <w:p w14:paraId="1604D9B2" w14:textId="77777777" w:rsidR="00994FF0" w:rsidRPr="00033637" w:rsidRDefault="00994FF0" w:rsidP="00F31FB2">
            <w:pPr>
              <w:spacing w:line="480" w:lineRule="auto"/>
              <w:rPr>
                <w:ins w:id="3211" w:author="Mohammad Nayeem Hasan" w:date="2024-11-04T00:05:00Z"/>
                <w:rFonts w:ascii="Times New Roman" w:hAnsi="Times New Roman" w:cs="Times New Roman"/>
                <w:sz w:val="24"/>
                <w:szCs w:val="24"/>
              </w:rPr>
              <w:pPrChange w:id="3212" w:author="Mohammad Nayeem Hasan" w:date="2024-12-23T01:38:00Z" w16du:dateUtc="2024-12-22T19:38:00Z">
                <w:pPr/>
              </w:pPrChange>
            </w:pPr>
            <w:ins w:id="3213" w:author="Mohammad Nayeem Hasan" w:date="2024-11-04T00:05:00Z">
              <w:r w:rsidRPr="00033637">
                <w:rPr>
                  <w:rFonts w:ascii="Times New Roman" w:hAnsi="Times New Roman" w:cs="Times New Roman"/>
                  <w:sz w:val="24"/>
                  <w:szCs w:val="24"/>
                </w:rPr>
                <w:t>Reference</w:t>
              </w:r>
            </w:ins>
          </w:p>
        </w:tc>
        <w:tc>
          <w:tcPr>
            <w:tcW w:w="478" w:type="pct"/>
            <w:vAlign w:val="center"/>
          </w:tcPr>
          <w:p w14:paraId="532040D4" w14:textId="77777777" w:rsidR="00994FF0" w:rsidRPr="00033637" w:rsidRDefault="00994FF0" w:rsidP="00F31FB2">
            <w:pPr>
              <w:spacing w:line="480" w:lineRule="auto"/>
              <w:rPr>
                <w:ins w:id="3214" w:author="Mohammad Nayeem Hasan" w:date="2024-11-04T00:05:00Z"/>
                <w:rFonts w:ascii="Times New Roman" w:hAnsi="Times New Roman" w:cs="Times New Roman"/>
                <w:sz w:val="24"/>
                <w:szCs w:val="24"/>
              </w:rPr>
              <w:pPrChange w:id="3215" w:author="Mohammad Nayeem Hasan" w:date="2024-12-23T01:38:00Z" w16du:dateUtc="2024-12-22T19:38:00Z">
                <w:pPr/>
              </w:pPrChange>
            </w:pPr>
            <w:ins w:id="3216" w:author="Mohammad Nayeem Hasan" w:date="2024-11-04T00:05:00Z">
              <w:r w:rsidRPr="00033637">
                <w:rPr>
                  <w:rFonts w:ascii="Times New Roman" w:hAnsi="Times New Roman" w:cs="Times New Roman"/>
                  <w:sz w:val="24"/>
                  <w:szCs w:val="24"/>
                </w:rPr>
                <w:t>-</w:t>
              </w:r>
            </w:ins>
          </w:p>
        </w:tc>
      </w:tr>
      <w:tr w:rsidR="00994FF0" w:rsidRPr="00033637" w14:paraId="417E90DB" w14:textId="77777777" w:rsidTr="000C3C54">
        <w:trPr>
          <w:trHeight w:val="138"/>
          <w:jc w:val="center"/>
          <w:ins w:id="3217" w:author="Mohammad Nayeem Hasan" w:date="2024-11-04T00:05:00Z"/>
        </w:trPr>
        <w:tc>
          <w:tcPr>
            <w:tcW w:w="1767" w:type="pct"/>
            <w:gridSpan w:val="2"/>
            <w:vAlign w:val="center"/>
          </w:tcPr>
          <w:p w14:paraId="6E1E6115" w14:textId="77777777" w:rsidR="00994FF0" w:rsidRPr="00033637" w:rsidRDefault="00994FF0" w:rsidP="00F31FB2">
            <w:pPr>
              <w:spacing w:line="480" w:lineRule="auto"/>
              <w:rPr>
                <w:ins w:id="3218" w:author="Mohammad Nayeem Hasan" w:date="2024-11-04T00:05:00Z"/>
                <w:rFonts w:ascii="Times New Roman" w:hAnsi="Times New Roman" w:cs="Times New Roman"/>
                <w:sz w:val="24"/>
                <w:szCs w:val="24"/>
              </w:rPr>
              <w:pPrChange w:id="3219" w:author="Mohammad Nayeem Hasan" w:date="2024-12-23T01:38:00Z" w16du:dateUtc="2024-12-22T19:38:00Z">
                <w:pPr/>
              </w:pPrChange>
            </w:pPr>
            <w:ins w:id="3220" w:author="Mohammad Nayeem Hasan" w:date="2024-11-04T00:05:00Z">
              <w:r w:rsidRPr="00033637">
                <w:rPr>
                  <w:rFonts w:ascii="Times New Roman" w:hAnsi="Times New Roman" w:cs="Times New Roman"/>
                  <w:sz w:val="24"/>
                  <w:szCs w:val="24"/>
                </w:rPr>
                <w:t>Wasted</w:t>
              </w:r>
            </w:ins>
          </w:p>
        </w:tc>
        <w:tc>
          <w:tcPr>
            <w:tcW w:w="1300" w:type="pct"/>
            <w:gridSpan w:val="2"/>
            <w:vAlign w:val="center"/>
          </w:tcPr>
          <w:p w14:paraId="1E7F44F0" w14:textId="77777777" w:rsidR="00994FF0" w:rsidRPr="00033637" w:rsidRDefault="00994FF0" w:rsidP="00F31FB2">
            <w:pPr>
              <w:spacing w:line="480" w:lineRule="auto"/>
              <w:rPr>
                <w:ins w:id="3221" w:author="Mohammad Nayeem Hasan" w:date="2024-11-04T00:05:00Z"/>
                <w:rFonts w:ascii="Times New Roman" w:hAnsi="Times New Roman" w:cs="Times New Roman"/>
                <w:sz w:val="24"/>
                <w:szCs w:val="24"/>
              </w:rPr>
              <w:pPrChange w:id="3222" w:author="Mohammad Nayeem Hasan" w:date="2024-12-23T01:38:00Z" w16du:dateUtc="2024-12-22T19:38:00Z">
                <w:pPr/>
              </w:pPrChange>
            </w:pPr>
          </w:p>
        </w:tc>
        <w:tc>
          <w:tcPr>
            <w:tcW w:w="1455" w:type="pct"/>
            <w:gridSpan w:val="2"/>
            <w:vAlign w:val="center"/>
          </w:tcPr>
          <w:p w14:paraId="13846AA8" w14:textId="77777777" w:rsidR="00994FF0" w:rsidRPr="00033637" w:rsidRDefault="00994FF0" w:rsidP="00F31FB2">
            <w:pPr>
              <w:spacing w:line="480" w:lineRule="auto"/>
              <w:rPr>
                <w:ins w:id="3223" w:author="Mohammad Nayeem Hasan" w:date="2024-11-04T00:05:00Z"/>
                <w:rFonts w:ascii="Times New Roman" w:hAnsi="Times New Roman" w:cs="Times New Roman"/>
                <w:sz w:val="24"/>
                <w:szCs w:val="24"/>
              </w:rPr>
              <w:pPrChange w:id="3224" w:author="Mohammad Nayeem Hasan" w:date="2024-12-23T01:38:00Z" w16du:dateUtc="2024-12-22T19:38:00Z">
                <w:pPr/>
              </w:pPrChange>
            </w:pPr>
          </w:p>
        </w:tc>
        <w:tc>
          <w:tcPr>
            <w:tcW w:w="478" w:type="pct"/>
            <w:vAlign w:val="center"/>
          </w:tcPr>
          <w:p w14:paraId="59FC5CBC" w14:textId="77777777" w:rsidR="00994FF0" w:rsidRPr="00033637" w:rsidRDefault="00994FF0" w:rsidP="00F31FB2">
            <w:pPr>
              <w:spacing w:line="480" w:lineRule="auto"/>
              <w:rPr>
                <w:ins w:id="3225" w:author="Mohammad Nayeem Hasan" w:date="2024-11-04T00:05:00Z"/>
                <w:rFonts w:ascii="Times New Roman" w:hAnsi="Times New Roman" w:cs="Times New Roman"/>
                <w:sz w:val="24"/>
                <w:szCs w:val="24"/>
              </w:rPr>
              <w:pPrChange w:id="3226" w:author="Mohammad Nayeem Hasan" w:date="2024-12-23T01:38:00Z" w16du:dateUtc="2024-12-22T19:38:00Z">
                <w:pPr/>
              </w:pPrChange>
            </w:pPr>
          </w:p>
        </w:tc>
      </w:tr>
      <w:tr w:rsidR="00994FF0" w:rsidRPr="00033637" w14:paraId="3ED11D8C" w14:textId="77777777" w:rsidTr="000C3C54">
        <w:trPr>
          <w:trHeight w:val="138"/>
          <w:jc w:val="center"/>
          <w:ins w:id="3227" w:author="Mohammad Nayeem Hasan" w:date="2024-11-04T00:05:00Z"/>
        </w:trPr>
        <w:tc>
          <w:tcPr>
            <w:tcW w:w="950" w:type="pct"/>
            <w:vAlign w:val="center"/>
          </w:tcPr>
          <w:p w14:paraId="2F88055D" w14:textId="77777777" w:rsidR="00994FF0" w:rsidRPr="00033637" w:rsidRDefault="00994FF0" w:rsidP="00F31FB2">
            <w:pPr>
              <w:spacing w:line="480" w:lineRule="auto"/>
              <w:rPr>
                <w:ins w:id="3228" w:author="Mohammad Nayeem Hasan" w:date="2024-11-04T00:05:00Z"/>
                <w:rFonts w:ascii="Times New Roman" w:hAnsi="Times New Roman" w:cs="Times New Roman"/>
                <w:sz w:val="24"/>
                <w:szCs w:val="24"/>
              </w:rPr>
              <w:pPrChange w:id="3229" w:author="Mohammad Nayeem Hasan" w:date="2024-12-23T01:38:00Z" w16du:dateUtc="2024-12-22T19:38:00Z">
                <w:pPr/>
              </w:pPrChange>
            </w:pPr>
            <w:ins w:id="3230" w:author="Mohammad Nayeem Hasan" w:date="2024-11-04T00:05:00Z">
              <w:r w:rsidRPr="00033637">
                <w:rPr>
                  <w:rFonts w:ascii="Times New Roman" w:hAnsi="Times New Roman" w:cs="Times New Roman"/>
                  <w:sz w:val="24"/>
                  <w:szCs w:val="24"/>
                </w:rPr>
                <w:t>Yes</w:t>
              </w:r>
            </w:ins>
          </w:p>
        </w:tc>
        <w:tc>
          <w:tcPr>
            <w:tcW w:w="818" w:type="pct"/>
            <w:vAlign w:val="center"/>
          </w:tcPr>
          <w:p w14:paraId="10429888" w14:textId="77777777" w:rsidR="00994FF0" w:rsidRPr="00033637" w:rsidRDefault="00994FF0" w:rsidP="00F31FB2">
            <w:pPr>
              <w:spacing w:line="480" w:lineRule="auto"/>
              <w:rPr>
                <w:ins w:id="3231" w:author="Mohammad Nayeem Hasan" w:date="2024-11-04T00:05:00Z"/>
                <w:rFonts w:ascii="Times New Roman" w:hAnsi="Times New Roman" w:cs="Times New Roman"/>
                <w:sz w:val="24"/>
                <w:szCs w:val="24"/>
              </w:rPr>
              <w:pPrChange w:id="3232" w:author="Mohammad Nayeem Hasan" w:date="2024-12-23T01:38:00Z" w16du:dateUtc="2024-12-22T19:38:00Z">
                <w:pPr/>
              </w:pPrChange>
            </w:pPr>
            <w:ins w:id="3233" w:author="Mohammad Nayeem Hasan" w:date="2024-11-04T00:05:00Z">
              <w:r w:rsidRPr="00033637">
                <w:rPr>
                  <w:rFonts w:ascii="Times New Roman" w:hAnsi="Times New Roman" w:cs="Times New Roman"/>
                  <w:sz w:val="24"/>
                  <w:szCs w:val="24"/>
                </w:rPr>
                <w:t>-</w:t>
              </w:r>
            </w:ins>
          </w:p>
        </w:tc>
        <w:tc>
          <w:tcPr>
            <w:tcW w:w="478" w:type="pct"/>
            <w:vAlign w:val="center"/>
          </w:tcPr>
          <w:p w14:paraId="65E2416A" w14:textId="77777777" w:rsidR="00994FF0" w:rsidRPr="00033637" w:rsidRDefault="00994FF0" w:rsidP="00F31FB2">
            <w:pPr>
              <w:spacing w:line="480" w:lineRule="auto"/>
              <w:rPr>
                <w:ins w:id="3234" w:author="Mohammad Nayeem Hasan" w:date="2024-11-04T00:05:00Z"/>
                <w:rFonts w:ascii="Times New Roman" w:hAnsi="Times New Roman" w:cs="Times New Roman"/>
                <w:sz w:val="24"/>
                <w:szCs w:val="24"/>
              </w:rPr>
              <w:pPrChange w:id="3235" w:author="Mohammad Nayeem Hasan" w:date="2024-12-23T01:38:00Z" w16du:dateUtc="2024-12-22T19:38:00Z">
                <w:pPr/>
              </w:pPrChange>
            </w:pPr>
          </w:p>
        </w:tc>
        <w:tc>
          <w:tcPr>
            <w:tcW w:w="822" w:type="pct"/>
            <w:vAlign w:val="center"/>
          </w:tcPr>
          <w:p w14:paraId="33F47F90" w14:textId="77777777" w:rsidR="00994FF0" w:rsidRPr="00033637" w:rsidRDefault="00994FF0" w:rsidP="00F31FB2">
            <w:pPr>
              <w:spacing w:line="480" w:lineRule="auto"/>
              <w:rPr>
                <w:ins w:id="3236" w:author="Mohammad Nayeem Hasan" w:date="2024-11-04T00:05:00Z"/>
                <w:rFonts w:ascii="Times New Roman" w:hAnsi="Times New Roman" w:cs="Times New Roman"/>
                <w:sz w:val="24"/>
                <w:szCs w:val="24"/>
              </w:rPr>
              <w:pPrChange w:id="3237" w:author="Mohammad Nayeem Hasan" w:date="2024-12-23T01:38:00Z" w16du:dateUtc="2024-12-22T19:38:00Z">
                <w:pPr/>
              </w:pPrChange>
            </w:pPr>
            <w:ins w:id="3238" w:author="Mohammad Nayeem Hasan" w:date="2024-11-04T00:05:00Z">
              <w:r w:rsidRPr="00033637">
                <w:rPr>
                  <w:rFonts w:ascii="Times New Roman" w:hAnsi="Times New Roman" w:cs="Times New Roman"/>
                  <w:sz w:val="24"/>
                  <w:szCs w:val="24"/>
                </w:rPr>
                <w:t>1.20 (0.94, 1.55)</w:t>
              </w:r>
            </w:ins>
          </w:p>
        </w:tc>
        <w:tc>
          <w:tcPr>
            <w:tcW w:w="478" w:type="pct"/>
            <w:vAlign w:val="center"/>
          </w:tcPr>
          <w:p w14:paraId="45CE7B0C" w14:textId="77777777" w:rsidR="00994FF0" w:rsidRPr="00033637" w:rsidRDefault="00994FF0" w:rsidP="00F31FB2">
            <w:pPr>
              <w:spacing w:line="480" w:lineRule="auto"/>
              <w:rPr>
                <w:ins w:id="3239" w:author="Mohammad Nayeem Hasan" w:date="2024-11-04T00:05:00Z"/>
                <w:rFonts w:ascii="Times New Roman" w:hAnsi="Times New Roman" w:cs="Times New Roman"/>
                <w:sz w:val="24"/>
                <w:szCs w:val="24"/>
              </w:rPr>
              <w:pPrChange w:id="3240" w:author="Mohammad Nayeem Hasan" w:date="2024-12-23T01:38:00Z" w16du:dateUtc="2024-12-22T19:38:00Z">
                <w:pPr/>
              </w:pPrChange>
            </w:pPr>
            <w:ins w:id="3241" w:author="Mohammad Nayeem Hasan" w:date="2024-11-04T00:05:00Z">
              <w:r w:rsidRPr="00033637">
                <w:rPr>
                  <w:rFonts w:ascii="Times New Roman" w:hAnsi="Times New Roman" w:cs="Times New Roman"/>
                  <w:sz w:val="24"/>
                  <w:szCs w:val="24"/>
                </w:rPr>
                <w:t>0.148</w:t>
              </w:r>
            </w:ins>
          </w:p>
        </w:tc>
        <w:tc>
          <w:tcPr>
            <w:tcW w:w="978" w:type="pct"/>
            <w:vAlign w:val="center"/>
          </w:tcPr>
          <w:p w14:paraId="1D535CFE" w14:textId="77777777" w:rsidR="00994FF0" w:rsidRPr="00033637" w:rsidRDefault="00994FF0" w:rsidP="00F31FB2">
            <w:pPr>
              <w:spacing w:line="480" w:lineRule="auto"/>
              <w:rPr>
                <w:ins w:id="3242" w:author="Mohammad Nayeem Hasan" w:date="2024-11-04T00:05:00Z"/>
                <w:rFonts w:ascii="Times New Roman" w:hAnsi="Times New Roman" w:cs="Times New Roman"/>
                <w:sz w:val="24"/>
                <w:szCs w:val="24"/>
              </w:rPr>
              <w:pPrChange w:id="3243" w:author="Mohammad Nayeem Hasan" w:date="2024-12-23T01:38:00Z" w16du:dateUtc="2024-12-22T19:38:00Z">
                <w:pPr/>
              </w:pPrChange>
            </w:pPr>
            <w:ins w:id="3244" w:author="Mohammad Nayeem Hasan" w:date="2024-11-04T00:05:00Z">
              <w:r w:rsidRPr="00033637">
                <w:rPr>
                  <w:rFonts w:ascii="Times New Roman" w:hAnsi="Times New Roman" w:cs="Times New Roman"/>
                  <w:sz w:val="24"/>
                  <w:szCs w:val="24"/>
                </w:rPr>
                <w:t>1.20 (1.00, 1.43)</w:t>
              </w:r>
            </w:ins>
          </w:p>
        </w:tc>
        <w:tc>
          <w:tcPr>
            <w:tcW w:w="478" w:type="pct"/>
            <w:vAlign w:val="center"/>
          </w:tcPr>
          <w:p w14:paraId="222349C0" w14:textId="77777777" w:rsidR="00994FF0" w:rsidRPr="00033637" w:rsidRDefault="00994FF0" w:rsidP="00F31FB2">
            <w:pPr>
              <w:spacing w:line="480" w:lineRule="auto"/>
              <w:rPr>
                <w:ins w:id="3245" w:author="Mohammad Nayeem Hasan" w:date="2024-11-04T00:05:00Z"/>
                <w:rFonts w:ascii="Times New Roman" w:hAnsi="Times New Roman" w:cs="Times New Roman"/>
                <w:sz w:val="24"/>
                <w:szCs w:val="24"/>
              </w:rPr>
              <w:pPrChange w:id="3246" w:author="Mohammad Nayeem Hasan" w:date="2024-12-23T01:38:00Z" w16du:dateUtc="2024-12-22T19:38:00Z">
                <w:pPr/>
              </w:pPrChange>
            </w:pPr>
            <w:ins w:id="3247" w:author="Mohammad Nayeem Hasan" w:date="2024-11-04T00:05:00Z">
              <w:r w:rsidRPr="00033637">
                <w:rPr>
                  <w:rFonts w:ascii="Times New Roman" w:hAnsi="Times New Roman" w:cs="Times New Roman"/>
                  <w:sz w:val="24"/>
                  <w:szCs w:val="24"/>
                </w:rPr>
                <w:t>0.053</w:t>
              </w:r>
            </w:ins>
          </w:p>
        </w:tc>
      </w:tr>
      <w:tr w:rsidR="00994FF0" w:rsidRPr="00033637" w14:paraId="44D3B1B5" w14:textId="77777777" w:rsidTr="000C3C54">
        <w:trPr>
          <w:trHeight w:val="138"/>
          <w:jc w:val="center"/>
          <w:ins w:id="3248" w:author="Mohammad Nayeem Hasan" w:date="2024-11-04T00:05:00Z"/>
        </w:trPr>
        <w:tc>
          <w:tcPr>
            <w:tcW w:w="950" w:type="pct"/>
            <w:vAlign w:val="center"/>
          </w:tcPr>
          <w:p w14:paraId="776752AE" w14:textId="77777777" w:rsidR="00994FF0" w:rsidRPr="00033637" w:rsidRDefault="00994FF0" w:rsidP="00F31FB2">
            <w:pPr>
              <w:spacing w:line="480" w:lineRule="auto"/>
              <w:rPr>
                <w:ins w:id="3249" w:author="Mohammad Nayeem Hasan" w:date="2024-11-04T00:05:00Z"/>
                <w:rFonts w:ascii="Times New Roman" w:hAnsi="Times New Roman" w:cs="Times New Roman"/>
                <w:sz w:val="24"/>
                <w:szCs w:val="24"/>
              </w:rPr>
              <w:pPrChange w:id="3250" w:author="Mohammad Nayeem Hasan" w:date="2024-12-23T01:38:00Z" w16du:dateUtc="2024-12-22T19:38:00Z">
                <w:pPr/>
              </w:pPrChange>
            </w:pPr>
            <w:ins w:id="3251" w:author="Mohammad Nayeem Hasan" w:date="2024-11-04T00:05:00Z">
              <w:r w:rsidRPr="00033637">
                <w:rPr>
                  <w:rFonts w:ascii="Times New Roman" w:hAnsi="Times New Roman" w:cs="Times New Roman"/>
                  <w:sz w:val="24"/>
                  <w:szCs w:val="24"/>
                </w:rPr>
                <w:t>No</w:t>
              </w:r>
            </w:ins>
          </w:p>
        </w:tc>
        <w:tc>
          <w:tcPr>
            <w:tcW w:w="818" w:type="pct"/>
            <w:vAlign w:val="center"/>
          </w:tcPr>
          <w:p w14:paraId="51DBE0B6" w14:textId="77777777" w:rsidR="00994FF0" w:rsidRPr="00033637" w:rsidRDefault="00994FF0" w:rsidP="00F31FB2">
            <w:pPr>
              <w:spacing w:line="480" w:lineRule="auto"/>
              <w:rPr>
                <w:ins w:id="3252" w:author="Mohammad Nayeem Hasan" w:date="2024-11-04T00:05:00Z"/>
                <w:rFonts w:ascii="Times New Roman" w:hAnsi="Times New Roman" w:cs="Times New Roman"/>
                <w:sz w:val="24"/>
                <w:szCs w:val="24"/>
              </w:rPr>
              <w:pPrChange w:id="3253" w:author="Mohammad Nayeem Hasan" w:date="2024-12-23T01:38:00Z" w16du:dateUtc="2024-12-22T19:38:00Z">
                <w:pPr/>
              </w:pPrChange>
            </w:pPr>
            <w:ins w:id="3254" w:author="Mohammad Nayeem Hasan" w:date="2024-11-04T00:05:00Z">
              <w:r w:rsidRPr="00033637">
                <w:rPr>
                  <w:rFonts w:ascii="Times New Roman" w:hAnsi="Times New Roman" w:cs="Times New Roman"/>
                  <w:sz w:val="24"/>
                  <w:szCs w:val="24"/>
                </w:rPr>
                <w:t>-</w:t>
              </w:r>
            </w:ins>
          </w:p>
        </w:tc>
        <w:tc>
          <w:tcPr>
            <w:tcW w:w="478" w:type="pct"/>
            <w:vAlign w:val="center"/>
          </w:tcPr>
          <w:p w14:paraId="7B487790" w14:textId="77777777" w:rsidR="00994FF0" w:rsidRPr="00033637" w:rsidRDefault="00994FF0" w:rsidP="00F31FB2">
            <w:pPr>
              <w:spacing w:line="480" w:lineRule="auto"/>
              <w:rPr>
                <w:ins w:id="3255" w:author="Mohammad Nayeem Hasan" w:date="2024-11-04T00:05:00Z"/>
                <w:rFonts w:ascii="Times New Roman" w:hAnsi="Times New Roman" w:cs="Times New Roman"/>
                <w:sz w:val="24"/>
                <w:szCs w:val="24"/>
              </w:rPr>
              <w:pPrChange w:id="3256" w:author="Mohammad Nayeem Hasan" w:date="2024-12-23T01:38:00Z" w16du:dateUtc="2024-12-22T19:38:00Z">
                <w:pPr/>
              </w:pPrChange>
            </w:pPr>
          </w:p>
        </w:tc>
        <w:tc>
          <w:tcPr>
            <w:tcW w:w="822" w:type="pct"/>
            <w:vAlign w:val="center"/>
          </w:tcPr>
          <w:p w14:paraId="261FBA2A" w14:textId="77777777" w:rsidR="00994FF0" w:rsidRPr="00033637" w:rsidRDefault="00994FF0" w:rsidP="00F31FB2">
            <w:pPr>
              <w:spacing w:line="480" w:lineRule="auto"/>
              <w:rPr>
                <w:ins w:id="3257" w:author="Mohammad Nayeem Hasan" w:date="2024-11-04T00:05:00Z"/>
                <w:rFonts w:ascii="Times New Roman" w:hAnsi="Times New Roman" w:cs="Times New Roman"/>
                <w:sz w:val="24"/>
                <w:szCs w:val="24"/>
              </w:rPr>
              <w:pPrChange w:id="3258" w:author="Mohammad Nayeem Hasan" w:date="2024-12-23T01:38:00Z" w16du:dateUtc="2024-12-22T19:38:00Z">
                <w:pPr/>
              </w:pPrChange>
            </w:pPr>
            <w:ins w:id="3259" w:author="Mohammad Nayeem Hasan" w:date="2024-11-04T00:05:00Z">
              <w:r w:rsidRPr="00033637">
                <w:rPr>
                  <w:rFonts w:ascii="Times New Roman" w:hAnsi="Times New Roman" w:cs="Times New Roman"/>
                  <w:sz w:val="24"/>
                  <w:szCs w:val="24"/>
                </w:rPr>
                <w:t>Reference</w:t>
              </w:r>
            </w:ins>
          </w:p>
        </w:tc>
        <w:tc>
          <w:tcPr>
            <w:tcW w:w="478" w:type="pct"/>
            <w:vAlign w:val="center"/>
          </w:tcPr>
          <w:p w14:paraId="2A3591A2" w14:textId="77777777" w:rsidR="00994FF0" w:rsidRPr="00033637" w:rsidRDefault="00994FF0" w:rsidP="00F31FB2">
            <w:pPr>
              <w:spacing w:line="480" w:lineRule="auto"/>
              <w:rPr>
                <w:ins w:id="3260" w:author="Mohammad Nayeem Hasan" w:date="2024-11-04T00:05:00Z"/>
                <w:rFonts w:ascii="Times New Roman" w:hAnsi="Times New Roman" w:cs="Times New Roman"/>
                <w:sz w:val="24"/>
                <w:szCs w:val="24"/>
              </w:rPr>
              <w:pPrChange w:id="3261" w:author="Mohammad Nayeem Hasan" w:date="2024-12-23T01:38:00Z" w16du:dateUtc="2024-12-22T19:38:00Z">
                <w:pPr/>
              </w:pPrChange>
            </w:pPr>
            <w:ins w:id="3262" w:author="Mohammad Nayeem Hasan" w:date="2024-11-04T00:05:00Z">
              <w:r w:rsidRPr="00033637">
                <w:rPr>
                  <w:rFonts w:ascii="Times New Roman" w:hAnsi="Times New Roman" w:cs="Times New Roman"/>
                  <w:sz w:val="24"/>
                  <w:szCs w:val="24"/>
                </w:rPr>
                <w:t>-</w:t>
              </w:r>
            </w:ins>
          </w:p>
        </w:tc>
        <w:tc>
          <w:tcPr>
            <w:tcW w:w="978" w:type="pct"/>
            <w:vAlign w:val="center"/>
          </w:tcPr>
          <w:p w14:paraId="6420CC6A" w14:textId="77777777" w:rsidR="00994FF0" w:rsidRPr="00033637" w:rsidRDefault="00994FF0" w:rsidP="00F31FB2">
            <w:pPr>
              <w:spacing w:line="480" w:lineRule="auto"/>
              <w:rPr>
                <w:ins w:id="3263" w:author="Mohammad Nayeem Hasan" w:date="2024-11-04T00:05:00Z"/>
                <w:rFonts w:ascii="Times New Roman" w:hAnsi="Times New Roman" w:cs="Times New Roman"/>
                <w:sz w:val="24"/>
                <w:szCs w:val="24"/>
              </w:rPr>
              <w:pPrChange w:id="3264" w:author="Mohammad Nayeem Hasan" w:date="2024-12-23T01:38:00Z" w16du:dateUtc="2024-12-22T19:38:00Z">
                <w:pPr/>
              </w:pPrChange>
            </w:pPr>
            <w:ins w:id="3265" w:author="Mohammad Nayeem Hasan" w:date="2024-11-04T00:05:00Z">
              <w:r w:rsidRPr="00033637">
                <w:rPr>
                  <w:rFonts w:ascii="Times New Roman" w:hAnsi="Times New Roman" w:cs="Times New Roman"/>
                  <w:sz w:val="24"/>
                  <w:szCs w:val="24"/>
                </w:rPr>
                <w:t>Reference</w:t>
              </w:r>
            </w:ins>
          </w:p>
        </w:tc>
        <w:tc>
          <w:tcPr>
            <w:tcW w:w="478" w:type="pct"/>
            <w:vAlign w:val="center"/>
          </w:tcPr>
          <w:p w14:paraId="594EF32C" w14:textId="77777777" w:rsidR="00994FF0" w:rsidRPr="00033637" w:rsidRDefault="00994FF0" w:rsidP="00F31FB2">
            <w:pPr>
              <w:spacing w:line="480" w:lineRule="auto"/>
              <w:rPr>
                <w:ins w:id="3266" w:author="Mohammad Nayeem Hasan" w:date="2024-11-04T00:05:00Z"/>
                <w:rFonts w:ascii="Times New Roman" w:hAnsi="Times New Roman" w:cs="Times New Roman"/>
                <w:sz w:val="24"/>
                <w:szCs w:val="24"/>
              </w:rPr>
              <w:pPrChange w:id="3267" w:author="Mohammad Nayeem Hasan" w:date="2024-12-23T01:38:00Z" w16du:dateUtc="2024-12-22T19:38:00Z">
                <w:pPr/>
              </w:pPrChange>
            </w:pPr>
            <w:ins w:id="3268" w:author="Mohammad Nayeem Hasan" w:date="2024-11-04T00:05:00Z">
              <w:r w:rsidRPr="00033637">
                <w:rPr>
                  <w:rFonts w:ascii="Times New Roman" w:hAnsi="Times New Roman" w:cs="Times New Roman"/>
                  <w:sz w:val="24"/>
                  <w:szCs w:val="24"/>
                </w:rPr>
                <w:t>-</w:t>
              </w:r>
            </w:ins>
          </w:p>
        </w:tc>
      </w:tr>
      <w:tr w:rsidR="00994FF0" w:rsidRPr="00033637" w14:paraId="6590303B" w14:textId="77777777" w:rsidTr="000C3C54">
        <w:trPr>
          <w:trHeight w:val="138"/>
          <w:jc w:val="center"/>
          <w:ins w:id="3269" w:author="Mohammad Nayeem Hasan" w:date="2024-11-04T00:05:00Z"/>
        </w:trPr>
        <w:tc>
          <w:tcPr>
            <w:tcW w:w="1767" w:type="pct"/>
            <w:gridSpan w:val="2"/>
            <w:vAlign w:val="center"/>
          </w:tcPr>
          <w:p w14:paraId="0855349D" w14:textId="77777777" w:rsidR="00994FF0" w:rsidRPr="00033637" w:rsidRDefault="00994FF0" w:rsidP="00F31FB2">
            <w:pPr>
              <w:spacing w:line="480" w:lineRule="auto"/>
              <w:rPr>
                <w:ins w:id="3270" w:author="Mohammad Nayeem Hasan" w:date="2024-11-04T00:05:00Z"/>
                <w:rFonts w:ascii="Times New Roman" w:hAnsi="Times New Roman" w:cs="Times New Roman"/>
                <w:sz w:val="24"/>
                <w:szCs w:val="24"/>
              </w:rPr>
              <w:pPrChange w:id="3271" w:author="Mohammad Nayeem Hasan" w:date="2024-12-23T01:38:00Z" w16du:dateUtc="2024-12-22T19:38:00Z">
                <w:pPr/>
              </w:pPrChange>
            </w:pPr>
            <w:ins w:id="3272" w:author="Mohammad Nayeem Hasan" w:date="2024-11-04T00:05:00Z">
              <w:r w:rsidRPr="00033637">
                <w:rPr>
                  <w:rFonts w:ascii="Times New Roman" w:hAnsi="Times New Roman" w:cs="Times New Roman"/>
                  <w:sz w:val="24"/>
                  <w:szCs w:val="24"/>
                </w:rPr>
                <w:t>Overweight</w:t>
              </w:r>
            </w:ins>
          </w:p>
        </w:tc>
        <w:tc>
          <w:tcPr>
            <w:tcW w:w="1300" w:type="pct"/>
            <w:gridSpan w:val="2"/>
            <w:vAlign w:val="center"/>
          </w:tcPr>
          <w:p w14:paraId="47D025EE" w14:textId="77777777" w:rsidR="00994FF0" w:rsidRPr="00033637" w:rsidRDefault="00994FF0" w:rsidP="00F31FB2">
            <w:pPr>
              <w:spacing w:line="480" w:lineRule="auto"/>
              <w:rPr>
                <w:ins w:id="3273" w:author="Mohammad Nayeem Hasan" w:date="2024-11-04T00:05:00Z"/>
                <w:rFonts w:ascii="Times New Roman" w:hAnsi="Times New Roman" w:cs="Times New Roman"/>
                <w:sz w:val="24"/>
                <w:szCs w:val="24"/>
              </w:rPr>
              <w:pPrChange w:id="3274" w:author="Mohammad Nayeem Hasan" w:date="2024-12-23T01:38:00Z" w16du:dateUtc="2024-12-22T19:38:00Z">
                <w:pPr/>
              </w:pPrChange>
            </w:pPr>
          </w:p>
        </w:tc>
        <w:tc>
          <w:tcPr>
            <w:tcW w:w="1455" w:type="pct"/>
            <w:gridSpan w:val="2"/>
            <w:vAlign w:val="center"/>
          </w:tcPr>
          <w:p w14:paraId="174BEC76" w14:textId="77777777" w:rsidR="00994FF0" w:rsidRPr="00033637" w:rsidRDefault="00994FF0" w:rsidP="00F31FB2">
            <w:pPr>
              <w:spacing w:line="480" w:lineRule="auto"/>
              <w:rPr>
                <w:ins w:id="3275" w:author="Mohammad Nayeem Hasan" w:date="2024-11-04T00:05:00Z"/>
                <w:rFonts w:ascii="Times New Roman" w:hAnsi="Times New Roman" w:cs="Times New Roman"/>
                <w:sz w:val="24"/>
                <w:szCs w:val="24"/>
              </w:rPr>
              <w:pPrChange w:id="3276" w:author="Mohammad Nayeem Hasan" w:date="2024-12-23T01:38:00Z" w16du:dateUtc="2024-12-22T19:38:00Z">
                <w:pPr/>
              </w:pPrChange>
            </w:pPr>
          </w:p>
        </w:tc>
        <w:tc>
          <w:tcPr>
            <w:tcW w:w="478" w:type="pct"/>
            <w:vAlign w:val="center"/>
          </w:tcPr>
          <w:p w14:paraId="56BB2BE7" w14:textId="77777777" w:rsidR="00994FF0" w:rsidRPr="00033637" w:rsidRDefault="00994FF0" w:rsidP="00F31FB2">
            <w:pPr>
              <w:spacing w:line="480" w:lineRule="auto"/>
              <w:rPr>
                <w:ins w:id="3277" w:author="Mohammad Nayeem Hasan" w:date="2024-11-04T00:05:00Z"/>
                <w:rFonts w:ascii="Times New Roman" w:hAnsi="Times New Roman" w:cs="Times New Roman"/>
                <w:sz w:val="24"/>
                <w:szCs w:val="24"/>
              </w:rPr>
              <w:pPrChange w:id="3278" w:author="Mohammad Nayeem Hasan" w:date="2024-12-23T01:38:00Z" w16du:dateUtc="2024-12-22T19:38:00Z">
                <w:pPr/>
              </w:pPrChange>
            </w:pPr>
          </w:p>
        </w:tc>
      </w:tr>
      <w:tr w:rsidR="00994FF0" w:rsidRPr="00033637" w14:paraId="23AFF7B2" w14:textId="77777777" w:rsidTr="000C3C54">
        <w:trPr>
          <w:trHeight w:val="138"/>
          <w:jc w:val="center"/>
          <w:ins w:id="3279" w:author="Mohammad Nayeem Hasan" w:date="2024-11-04T00:05:00Z"/>
        </w:trPr>
        <w:tc>
          <w:tcPr>
            <w:tcW w:w="950" w:type="pct"/>
            <w:vAlign w:val="center"/>
          </w:tcPr>
          <w:p w14:paraId="6797362D" w14:textId="77777777" w:rsidR="00994FF0" w:rsidRPr="00033637" w:rsidRDefault="00994FF0" w:rsidP="00F31FB2">
            <w:pPr>
              <w:spacing w:line="480" w:lineRule="auto"/>
              <w:rPr>
                <w:ins w:id="3280" w:author="Mohammad Nayeem Hasan" w:date="2024-11-04T00:05:00Z"/>
                <w:rFonts w:ascii="Times New Roman" w:hAnsi="Times New Roman" w:cs="Times New Roman"/>
                <w:sz w:val="24"/>
                <w:szCs w:val="24"/>
              </w:rPr>
              <w:pPrChange w:id="3281" w:author="Mohammad Nayeem Hasan" w:date="2024-12-23T01:38:00Z" w16du:dateUtc="2024-12-22T19:38:00Z">
                <w:pPr/>
              </w:pPrChange>
            </w:pPr>
            <w:ins w:id="3282" w:author="Mohammad Nayeem Hasan" w:date="2024-11-04T00:05:00Z">
              <w:r w:rsidRPr="00033637">
                <w:rPr>
                  <w:rFonts w:ascii="Times New Roman" w:hAnsi="Times New Roman" w:cs="Times New Roman"/>
                  <w:sz w:val="24"/>
                  <w:szCs w:val="24"/>
                </w:rPr>
                <w:t>No</w:t>
              </w:r>
            </w:ins>
          </w:p>
        </w:tc>
        <w:tc>
          <w:tcPr>
            <w:tcW w:w="818" w:type="pct"/>
            <w:vAlign w:val="center"/>
          </w:tcPr>
          <w:p w14:paraId="2F064805" w14:textId="77777777" w:rsidR="00994FF0" w:rsidRPr="00033637" w:rsidRDefault="00994FF0" w:rsidP="00F31FB2">
            <w:pPr>
              <w:spacing w:line="480" w:lineRule="auto"/>
              <w:rPr>
                <w:ins w:id="3283" w:author="Mohammad Nayeem Hasan" w:date="2024-11-04T00:05:00Z"/>
                <w:rFonts w:ascii="Times New Roman" w:hAnsi="Times New Roman" w:cs="Times New Roman"/>
                <w:sz w:val="24"/>
                <w:szCs w:val="24"/>
              </w:rPr>
              <w:pPrChange w:id="3284" w:author="Mohammad Nayeem Hasan" w:date="2024-12-23T01:38:00Z" w16du:dateUtc="2024-12-22T19:38:00Z">
                <w:pPr/>
              </w:pPrChange>
            </w:pPr>
            <w:ins w:id="3285" w:author="Mohammad Nayeem Hasan" w:date="2024-11-04T00:05:00Z">
              <w:r w:rsidRPr="00033637">
                <w:rPr>
                  <w:rFonts w:ascii="Times New Roman" w:hAnsi="Times New Roman" w:cs="Times New Roman"/>
                  <w:sz w:val="24"/>
                  <w:szCs w:val="24"/>
                </w:rPr>
                <w:t>-</w:t>
              </w:r>
            </w:ins>
          </w:p>
        </w:tc>
        <w:tc>
          <w:tcPr>
            <w:tcW w:w="478" w:type="pct"/>
            <w:vAlign w:val="center"/>
          </w:tcPr>
          <w:p w14:paraId="1F05C255" w14:textId="77777777" w:rsidR="00994FF0" w:rsidRPr="00033637" w:rsidRDefault="00994FF0" w:rsidP="00F31FB2">
            <w:pPr>
              <w:spacing w:line="480" w:lineRule="auto"/>
              <w:rPr>
                <w:ins w:id="3286" w:author="Mohammad Nayeem Hasan" w:date="2024-11-04T00:05:00Z"/>
                <w:rFonts w:ascii="Times New Roman" w:hAnsi="Times New Roman" w:cs="Times New Roman"/>
                <w:sz w:val="24"/>
                <w:szCs w:val="24"/>
              </w:rPr>
              <w:pPrChange w:id="3287" w:author="Mohammad Nayeem Hasan" w:date="2024-12-23T01:38:00Z" w16du:dateUtc="2024-12-22T19:38:00Z">
                <w:pPr/>
              </w:pPrChange>
            </w:pPr>
          </w:p>
        </w:tc>
        <w:tc>
          <w:tcPr>
            <w:tcW w:w="822" w:type="pct"/>
            <w:vAlign w:val="center"/>
          </w:tcPr>
          <w:p w14:paraId="3AFCFA8A" w14:textId="77777777" w:rsidR="00994FF0" w:rsidRPr="00033637" w:rsidRDefault="00994FF0" w:rsidP="00F31FB2">
            <w:pPr>
              <w:spacing w:line="480" w:lineRule="auto"/>
              <w:rPr>
                <w:ins w:id="3288" w:author="Mohammad Nayeem Hasan" w:date="2024-11-04T00:05:00Z"/>
                <w:rFonts w:ascii="Times New Roman" w:hAnsi="Times New Roman" w:cs="Times New Roman"/>
                <w:sz w:val="24"/>
                <w:szCs w:val="24"/>
              </w:rPr>
              <w:pPrChange w:id="3289" w:author="Mohammad Nayeem Hasan" w:date="2024-12-23T01:38:00Z" w16du:dateUtc="2024-12-22T19:38:00Z">
                <w:pPr/>
              </w:pPrChange>
            </w:pPr>
            <w:ins w:id="3290" w:author="Mohammad Nayeem Hasan" w:date="2024-11-04T00:05:00Z">
              <w:r w:rsidRPr="00033637">
                <w:rPr>
                  <w:rFonts w:ascii="Times New Roman" w:hAnsi="Times New Roman" w:cs="Times New Roman"/>
                  <w:sz w:val="24"/>
                  <w:szCs w:val="24"/>
                </w:rPr>
                <w:t>1.47 (1.00, 2.18)</w:t>
              </w:r>
            </w:ins>
          </w:p>
        </w:tc>
        <w:tc>
          <w:tcPr>
            <w:tcW w:w="478" w:type="pct"/>
            <w:vAlign w:val="center"/>
          </w:tcPr>
          <w:p w14:paraId="16245ACD" w14:textId="77777777" w:rsidR="00994FF0" w:rsidRPr="00033637" w:rsidRDefault="00994FF0" w:rsidP="00F31FB2">
            <w:pPr>
              <w:spacing w:line="480" w:lineRule="auto"/>
              <w:rPr>
                <w:ins w:id="3291" w:author="Mohammad Nayeem Hasan" w:date="2024-11-04T00:05:00Z"/>
                <w:rFonts w:ascii="Times New Roman" w:hAnsi="Times New Roman" w:cs="Times New Roman"/>
                <w:sz w:val="24"/>
                <w:szCs w:val="24"/>
              </w:rPr>
              <w:pPrChange w:id="3292" w:author="Mohammad Nayeem Hasan" w:date="2024-12-23T01:38:00Z" w16du:dateUtc="2024-12-22T19:38:00Z">
                <w:pPr/>
              </w:pPrChange>
            </w:pPr>
            <w:ins w:id="3293" w:author="Mohammad Nayeem Hasan" w:date="2024-11-04T00:05:00Z">
              <w:r w:rsidRPr="00033637">
                <w:rPr>
                  <w:rFonts w:ascii="Times New Roman" w:hAnsi="Times New Roman" w:cs="Times New Roman"/>
                  <w:sz w:val="24"/>
                  <w:szCs w:val="24"/>
                </w:rPr>
                <w:t>0.051</w:t>
              </w:r>
            </w:ins>
          </w:p>
        </w:tc>
        <w:tc>
          <w:tcPr>
            <w:tcW w:w="978" w:type="pct"/>
            <w:vAlign w:val="center"/>
          </w:tcPr>
          <w:p w14:paraId="0BBC15B6" w14:textId="77777777" w:rsidR="00994FF0" w:rsidRPr="00033637" w:rsidRDefault="00994FF0" w:rsidP="00F31FB2">
            <w:pPr>
              <w:spacing w:line="480" w:lineRule="auto"/>
              <w:rPr>
                <w:ins w:id="3294" w:author="Mohammad Nayeem Hasan" w:date="2024-11-04T00:05:00Z"/>
                <w:rFonts w:ascii="Times New Roman" w:hAnsi="Times New Roman" w:cs="Times New Roman"/>
                <w:sz w:val="24"/>
                <w:szCs w:val="24"/>
              </w:rPr>
              <w:pPrChange w:id="3295" w:author="Mohammad Nayeem Hasan" w:date="2024-12-23T01:38:00Z" w16du:dateUtc="2024-12-22T19:38:00Z">
                <w:pPr/>
              </w:pPrChange>
            </w:pPr>
            <w:ins w:id="3296" w:author="Mohammad Nayeem Hasan" w:date="2024-11-04T00:05:00Z">
              <w:r w:rsidRPr="00033637">
                <w:rPr>
                  <w:rFonts w:ascii="Times New Roman" w:hAnsi="Times New Roman" w:cs="Times New Roman"/>
                  <w:sz w:val="24"/>
                  <w:szCs w:val="24"/>
                </w:rPr>
                <w:t>1.30 (1.00, 1.70)</w:t>
              </w:r>
            </w:ins>
          </w:p>
        </w:tc>
        <w:tc>
          <w:tcPr>
            <w:tcW w:w="478" w:type="pct"/>
            <w:vAlign w:val="center"/>
          </w:tcPr>
          <w:p w14:paraId="4999932D" w14:textId="77777777" w:rsidR="00994FF0" w:rsidRPr="00033637" w:rsidRDefault="00994FF0" w:rsidP="00F31FB2">
            <w:pPr>
              <w:spacing w:line="480" w:lineRule="auto"/>
              <w:rPr>
                <w:ins w:id="3297" w:author="Mohammad Nayeem Hasan" w:date="2024-11-04T00:05:00Z"/>
                <w:rFonts w:ascii="Times New Roman" w:hAnsi="Times New Roman" w:cs="Times New Roman"/>
                <w:sz w:val="24"/>
                <w:szCs w:val="24"/>
              </w:rPr>
              <w:pPrChange w:id="3298" w:author="Mohammad Nayeem Hasan" w:date="2024-12-23T01:38:00Z" w16du:dateUtc="2024-12-22T19:38:00Z">
                <w:pPr/>
              </w:pPrChange>
            </w:pPr>
            <w:ins w:id="3299" w:author="Mohammad Nayeem Hasan" w:date="2024-11-04T00:05:00Z">
              <w:r w:rsidRPr="00033637">
                <w:rPr>
                  <w:rFonts w:ascii="Times New Roman" w:hAnsi="Times New Roman" w:cs="Times New Roman"/>
                  <w:sz w:val="24"/>
                  <w:szCs w:val="24"/>
                </w:rPr>
                <w:t>0.057</w:t>
              </w:r>
            </w:ins>
          </w:p>
        </w:tc>
      </w:tr>
      <w:tr w:rsidR="00994FF0" w:rsidRPr="00033637" w14:paraId="3EFDDD13" w14:textId="77777777" w:rsidTr="000C3C54">
        <w:trPr>
          <w:trHeight w:val="138"/>
          <w:jc w:val="center"/>
          <w:ins w:id="3300" w:author="Mohammad Nayeem Hasan" w:date="2024-11-04T00:05:00Z"/>
        </w:trPr>
        <w:tc>
          <w:tcPr>
            <w:tcW w:w="950" w:type="pct"/>
            <w:vAlign w:val="center"/>
          </w:tcPr>
          <w:p w14:paraId="30BE330B" w14:textId="77777777" w:rsidR="00994FF0" w:rsidRPr="00033637" w:rsidRDefault="00994FF0" w:rsidP="00F31FB2">
            <w:pPr>
              <w:spacing w:line="480" w:lineRule="auto"/>
              <w:rPr>
                <w:ins w:id="3301" w:author="Mohammad Nayeem Hasan" w:date="2024-11-04T00:05:00Z"/>
                <w:rFonts w:ascii="Times New Roman" w:hAnsi="Times New Roman" w:cs="Times New Roman"/>
                <w:sz w:val="24"/>
                <w:szCs w:val="24"/>
              </w:rPr>
              <w:pPrChange w:id="3302" w:author="Mohammad Nayeem Hasan" w:date="2024-12-23T01:38:00Z" w16du:dateUtc="2024-12-22T19:38:00Z">
                <w:pPr/>
              </w:pPrChange>
            </w:pPr>
            <w:ins w:id="3303" w:author="Mohammad Nayeem Hasan" w:date="2024-11-04T00:05:00Z">
              <w:r w:rsidRPr="00033637">
                <w:rPr>
                  <w:rFonts w:ascii="Times New Roman" w:hAnsi="Times New Roman" w:cs="Times New Roman"/>
                  <w:sz w:val="24"/>
                  <w:szCs w:val="24"/>
                </w:rPr>
                <w:t>Yes</w:t>
              </w:r>
            </w:ins>
          </w:p>
        </w:tc>
        <w:tc>
          <w:tcPr>
            <w:tcW w:w="818" w:type="pct"/>
            <w:vAlign w:val="center"/>
          </w:tcPr>
          <w:p w14:paraId="0BB8FC80" w14:textId="77777777" w:rsidR="00994FF0" w:rsidRPr="00033637" w:rsidRDefault="00994FF0" w:rsidP="00F31FB2">
            <w:pPr>
              <w:spacing w:line="480" w:lineRule="auto"/>
              <w:rPr>
                <w:ins w:id="3304" w:author="Mohammad Nayeem Hasan" w:date="2024-11-04T00:05:00Z"/>
                <w:rFonts w:ascii="Times New Roman" w:hAnsi="Times New Roman" w:cs="Times New Roman"/>
                <w:sz w:val="24"/>
                <w:szCs w:val="24"/>
              </w:rPr>
              <w:pPrChange w:id="3305" w:author="Mohammad Nayeem Hasan" w:date="2024-12-23T01:38:00Z" w16du:dateUtc="2024-12-22T19:38:00Z">
                <w:pPr/>
              </w:pPrChange>
            </w:pPr>
            <w:ins w:id="3306" w:author="Mohammad Nayeem Hasan" w:date="2024-11-04T00:05:00Z">
              <w:r w:rsidRPr="00033637">
                <w:rPr>
                  <w:rFonts w:ascii="Times New Roman" w:hAnsi="Times New Roman" w:cs="Times New Roman"/>
                  <w:sz w:val="24"/>
                  <w:szCs w:val="24"/>
                </w:rPr>
                <w:t>-</w:t>
              </w:r>
            </w:ins>
          </w:p>
        </w:tc>
        <w:tc>
          <w:tcPr>
            <w:tcW w:w="478" w:type="pct"/>
            <w:vAlign w:val="center"/>
          </w:tcPr>
          <w:p w14:paraId="52BB6343" w14:textId="77777777" w:rsidR="00994FF0" w:rsidRPr="00033637" w:rsidRDefault="00994FF0" w:rsidP="00F31FB2">
            <w:pPr>
              <w:spacing w:line="480" w:lineRule="auto"/>
              <w:rPr>
                <w:ins w:id="3307" w:author="Mohammad Nayeem Hasan" w:date="2024-11-04T00:05:00Z"/>
                <w:rFonts w:ascii="Times New Roman" w:hAnsi="Times New Roman" w:cs="Times New Roman"/>
                <w:sz w:val="24"/>
                <w:szCs w:val="24"/>
              </w:rPr>
              <w:pPrChange w:id="3308" w:author="Mohammad Nayeem Hasan" w:date="2024-12-23T01:38:00Z" w16du:dateUtc="2024-12-22T19:38:00Z">
                <w:pPr/>
              </w:pPrChange>
            </w:pPr>
          </w:p>
        </w:tc>
        <w:tc>
          <w:tcPr>
            <w:tcW w:w="822" w:type="pct"/>
            <w:vAlign w:val="center"/>
          </w:tcPr>
          <w:p w14:paraId="79DBD3FC" w14:textId="77777777" w:rsidR="00994FF0" w:rsidRPr="00033637" w:rsidRDefault="00994FF0" w:rsidP="00F31FB2">
            <w:pPr>
              <w:spacing w:line="480" w:lineRule="auto"/>
              <w:rPr>
                <w:ins w:id="3309" w:author="Mohammad Nayeem Hasan" w:date="2024-11-04T00:05:00Z"/>
                <w:rFonts w:ascii="Times New Roman" w:hAnsi="Times New Roman" w:cs="Times New Roman"/>
                <w:sz w:val="24"/>
                <w:szCs w:val="24"/>
              </w:rPr>
              <w:pPrChange w:id="3310" w:author="Mohammad Nayeem Hasan" w:date="2024-12-23T01:38:00Z" w16du:dateUtc="2024-12-22T19:38:00Z">
                <w:pPr/>
              </w:pPrChange>
            </w:pPr>
            <w:ins w:id="3311" w:author="Mohammad Nayeem Hasan" w:date="2024-11-04T00:05:00Z">
              <w:r w:rsidRPr="00033637">
                <w:rPr>
                  <w:rFonts w:ascii="Times New Roman" w:hAnsi="Times New Roman" w:cs="Times New Roman"/>
                  <w:sz w:val="24"/>
                  <w:szCs w:val="24"/>
                </w:rPr>
                <w:t>Reference</w:t>
              </w:r>
            </w:ins>
          </w:p>
        </w:tc>
        <w:tc>
          <w:tcPr>
            <w:tcW w:w="478" w:type="pct"/>
            <w:vAlign w:val="center"/>
          </w:tcPr>
          <w:p w14:paraId="016051CD" w14:textId="77777777" w:rsidR="00994FF0" w:rsidRPr="00033637" w:rsidRDefault="00994FF0" w:rsidP="00F31FB2">
            <w:pPr>
              <w:spacing w:line="480" w:lineRule="auto"/>
              <w:rPr>
                <w:ins w:id="3312" w:author="Mohammad Nayeem Hasan" w:date="2024-11-04T00:05:00Z"/>
                <w:rFonts w:ascii="Times New Roman" w:hAnsi="Times New Roman" w:cs="Times New Roman"/>
                <w:sz w:val="24"/>
                <w:szCs w:val="24"/>
              </w:rPr>
              <w:pPrChange w:id="3313" w:author="Mohammad Nayeem Hasan" w:date="2024-12-23T01:38:00Z" w16du:dateUtc="2024-12-22T19:38:00Z">
                <w:pPr/>
              </w:pPrChange>
            </w:pPr>
            <w:ins w:id="3314" w:author="Mohammad Nayeem Hasan" w:date="2024-11-04T00:05:00Z">
              <w:r w:rsidRPr="00033637">
                <w:rPr>
                  <w:rFonts w:ascii="Times New Roman" w:hAnsi="Times New Roman" w:cs="Times New Roman"/>
                  <w:sz w:val="24"/>
                  <w:szCs w:val="24"/>
                </w:rPr>
                <w:t>-</w:t>
              </w:r>
            </w:ins>
          </w:p>
        </w:tc>
        <w:tc>
          <w:tcPr>
            <w:tcW w:w="978" w:type="pct"/>
            <w:vAlign w:val="center"/>
          </w:tcPr>
          <w:p w14:paraId="672EE4A3" w14:textId="77777777" w:rsidR="00994FF0" w:rsidRPr="00033637" w:rsidRDefault="00994FF0" w:rsidP="00F31FB2">
            <w:pPr>
              <w:spacing w:line="480" w:lineRule="auto"/>
              <w:rPr>
                <w:ins w:id="3315" w:author="Mohammad Nayeem Hasan" w:date="2024-11-04T00:05:00Z"/>
                <w:rFonts w:ascii="Times New Roman" w:hAnsi="Times New Roman" w:cs="Times New Roman"/>
                <w:sz w:val="24"/>
                <w:szCs w:val="24"/>
              </w:rPr>
              <w:pPrChange w:id="3316" w:author="Mohammad Nayeem Hasan" w:date="2024-12-23T01:38:00Z" w16du:dateUtc="2024-12-22T19:38:00Z">
                <w:pPr/>
              </w:pPrChange>
            </w:pPr>
            <w:ins w:id="3317" w:author="Mohammad Nayeem Hasan" w:date="2024-11-04T00:05:00Z">
              <w:r w:rsidRPr="00033637">
                <w:rPr>
                  <w:rFonts w:ascii="Times New Roman" w:hAnsi="Times New Roman" w:cs="Times New Roman"/>
                  <w:sz w:val="24"/>
                  <w:szCs w:val="24"/>
                </w:rPr>
                <w:t>Reference</w:t>
              </w:r>
            </w:ins>
          </w:p>
        </w:tc>
        <w:tc>
          <w:tcPr>
            <w:tcW w:w="478" w:type="pct"/>
            <w:vAlign w:val="center"/>
          </w:tcPr>
          <w:p w14:paraId="0D061FC7" w14:textId="77777777" w:rsidR="00994FF0" w:rsidRPr="00033637" w:rsidRDefault="00994FF0" w:rsidP="00F31FB2">
            <w:pPr>
              <w:spacing w:line="480" w:lineRule="auto"/>
              <w:rPr>
                <w:ins w:id="3318" w:author="Mohammad Nayeem Hasan" w:date="2024-11-04T00:05:00Z"/>
                <w:rFonts w:ascii="Times New Roman" w:hAnsi="Times New Roman" w:cs="Times New Roman"/>
                <w:sz w:val="24"/>
                <w:szCs w:val="24"/>
              </w:rPr>
              <w:pPrChange w:id="3319" w:author="Mohammad Nayeem Hasan" w:date="2024-12-23T01:38:00Z" w16du:dateUtc="2024-12-22T19:38:00Z">
                <w:pPr/>
              </w:pPrChange>
            </w:pPr>
            <w:ins w:id="3320" w:author="Mohammad Nayeem Hasan" w:date="2024-11-04T00:05:00Z">
              <w:r w:rsidRPr="00033637">
                <w:rPr>
                  <w:rFonts w:ascii="Times New Roman" w:hAnsi="Times New Roman" w:cs="Times New Roman"/>
                  <w:sz w:val="24"/>
                  <w:szCs w:val="24"/>
                </w:rPr>
                <w:t>-</w:t>
              </w:r>
            </w:ins>
          </w:p>
        </w:tc>
      </w:tr>
      <w:tr w:rsidR="00994FF0" w:rsidRPr="00033637" w14:paraId="08D5B8EC" w14:textId="77777777" w:rsidTr="000C3C54">
        <w:trPr>
          <w:trHeight w:val="138"/>
          <w:jc w:val="center"/>
          <w:ins w:id="3321" w:author="Mohammad Nayeem Hasan" w:date="2024-11-04T00:05:00Z"/>
        </w:trPr>
        <w:tc>
          <w:tcPr>
            <w:tcW w:w="5000" w:type="pct"/>
            <w:gridSpan w:val="7"/>
            <w:vAlign w:val="center"/>
          </w:tcPr>
          <w:p w14:paraId="2C16FC31" w14:textId="77777777" w:rsidR="00994FF0" w:rsidRPr="00033637" w:rsidRDefault="00994FF0" w:rsidP="00F31FB2">
            <w:pPr>
              <w:spacing w:line="480" w:lineRule="auto"/>
              <w:rPr>
                <w:ins w:id="3322" w:author="Mohammad Nayeem Hasan" w:date="2024-11-04T00:05:00Z"/>
                <w:rFonts w:ascii="Times New Roman" w:hAnsi="Times New Roman" w:cs="Times New Roman"/>
                <w:sz w:val="24"/>
                <w:szCs w:val="24"/>
              </w:rPr>
              <w:pPrChange w:id="3323" w:author="Mohammad Nayeem Hasan" w:date="2024-12-23T01:38:00Z" w16du:dateUtc="2024-12-22T19:38:00Z">
                <w:pPr/>
              </w:pPrChange>
            </w:pPr>
            <w:ins w:id="3324" w:author="Mohammad Nayeem Hasan" w:date="2024-11-04T00:05:00Z">
              <w:r w:rsidRPr="00033637">
                <w:rPr>
                  <w:rFonts w:ascii="Times New Roman" w:hAnsi="Times New Roman" w:cs="Times New Roman"/>
                  <w:b/>
                  <w:bCs/>
                  <w:sz w:val="24"/>
                  <w:szCs w:val="24"/>
                </w:rPr>
                <w:t>Community characteristics</w:t>
              </w:r>
            </w:ins>
          </w:p>
        </w:tc>
      </w:tr>
      <w:tr w:rsidR="00994FF0" w:rsidRPr="00033637" w14:paraId="3ACE7EBA" w14:textId="77777777" w:rsidTr="000C3C54">
        <w:trPr>
          <w:trHeight w:val="138"/>
          <w:jc w:val="center"/>
          <w:ins w:id="3325" w:author="Mohammad Nayeem Hasan" w:date="2024-11-04T00:05:00Z"/>
        </w:trPr>
        <w:tc>
          <w:tcPr>
            <w:tcW w:w="1767" w:type="pct"/>
            <w:gridSpan w:val="2"/>
            <w:vAlign w:val="center"/>
          </w:tcPr>
          <w:p w14:paraId="0A23F667" w14:textId="77777777" w:rsidR="00994FF0" w:rsidRPr="00033637" w:rsidRDefault="00994FF0" w:rsidP="00F31FB2">
            <w:pPr>
              <w:spacing w:line="480" w:lineRule="auto"/>
              <w:rPr>
                <w:ins w:id="3326" w:author="Mohammad Nayeem Hasan" w:date="2024-11-04T00:05:00Z"/>
                <w:rFonts w:ascii="Times New Roman" w:hAnsi="Times New Roman" w:cs="Times New Roman"/>
                <w:sz w:val="24"/>
                <w:szCs w:val="24"/>
              </w:rPr>
              <w:pPrChange w:id="3327" w:author="Mohammad Nayeem Hasan" w:date="2024-12-23T01:38:00Z" w16du:dateUtc="2024-12-22T19:38:00Z">
                <w:pPr/>
              </w:pPrChange>
            </w:pPr>
            <w:ins w:id="3328" w:author="Mohammad Nayeem Hasan" w:date="2024-11-04T00:05:00Z">
              <w:r w:rsidRPr="00033637">
                <w:rPr>
                  <w:rFonts w:ascii="Times New Roman" w:hAnsi="Times New Roman" w:cs="Times New Roman"/>
                  <w:sz w:val="24"/>
                  <w:szCs w:val="24"/>
                </w:rPr>
                <w:t>Place of residence</w:t>
              </w:r>
            </w:ins>
          </w:p>
        </w:tc>
        <w:tc>
          <w:tcPr>
            <w:tcW w:w="1300" w:type="pct"/>
            <w:gridSpan w:val="2"/>
            <w:vAlign w:val="center"/>
          </w:tcPr>
          <w:p w14:paraId="20B07788" w14:textId="77777777" w:rsidR="00994FF0" w:rsidRPr="00033637" w:rsidRDefault="00994FF0" w:rsidP="00F31FB2">
            <w:pPr>
              <w:spacing w:line="480" w:lineRule="auto"/>
              <w:rPr>
                <w:ins w:id="3329" w:author="Mohammad Nayeem Hasan" w:date="2024-11-04T00:05:00Z"/>
                <w:rFonts w:ascii="Times New Roman" w:hAnsi="Times New Roman" w:cs="Times New Roman"/>
                <w:sz w:val="24"/>
                <w:szCs w:val="24"/>
              </w:rPr>
              <w:pPrChange w:id="3330" w:author="Mohammad Nayeem Hasan" w:date="2024-12-23T01:38:00Z" w16du:dateUtc="2024-12-22T19:38:00Z">
                <w:pPr/>
              </w:pPrChange>
            </w:pPr>
          </w:p>
        </w:tc>
        <w:tc>
          <w:tcPr>
            <w:tcW w:w="1455" w:type="pct"/>
            <w:gridSpan w:val="2"/>
            <w:vAlign w:val="center"/>
          </w:tcPr>
          <w:p w14:paraId="2CE65308" w14:textId="77777777" w:rsidR="00994FF0" w:rsidRPr="00033637" w:rsidRDefault="00994FF0" w:rsidP="00F31FB2">
            <w:pPr>
              <w:spacing w:line="480" w:lineRule="auto"/>
              <w:rPr>
                <w:ins w:id="3331" w:author="Mohammad Nayeem Hasan" w:date="2024-11-04T00:05:00Z"/>
                <w:rFonts w:ascii="Times New Roman" w:hAnsi="Times New Roman" w:cs="Times New Roman"/>
                <w:sz w:val="24"/>
                <w:szCs w:val="24"/>
              </w:rPr>
              <w:pPrChange w:id="3332" w:author="Mohammad Nayeem Hasan" w:date="2024-12-23T01:38:00Z" w16du:dateUtc="2024-12-22T19:38:00Z">
                <w:pPr/>
              </w:pPrChange>
            </w:pPr>
          </w:p>
        </w:tc>
        <w:tc>
          <w:tcPr>
            <w:tcW w:w="478" w:type="pct"/>
            <w:vAlign w:val="center"/>
          </w:tcPr>
          <w:p w14:paraId="1B0C1D58" w14:textId="77777777" w:rsidR="00994FF0" w:rsidRPr="00033637" w:rsidRDefault="00994FF0" w:rsidP="00F31FB2">
            <w:pPr>
              <w:spacing w:line="480" w:lineRule="auto"/>
              <w:rPr>
                <w:ins w:id="3333" w:author="Mohammad Nayeem Hasan" w:date="2024-11-04T00:05:00Z"/>
                <w:rFonts w:ascii="Times New Roman" w:hAnsi="Times New Roman" w:cs="Times New Roman"/>
                <w:sz w:val="24"/>
                <w:szCs w:val="24"/>
              </w:rPr>
              <w:pPrChange w:id="3334" w:author="Mohammad Nayeem Hasan" w:date="2024-12-23T01:38:00Z" w16du:dateUtc="2024-12-22T19:38:00Z">
                <w:pPr/>
              </w:pPrChange>
            </w:pPr>
          </w:p>
        </w:tc>
      </w:tr>
      <w:tr w:rsidR="00994FF0" w:rsidRPr="00033637" w14:paraId="2C170293" w14:textId="77777777" w:rsidTr="000C3C54">
        <w:trPr>
          <w:trHeight w:val="250"/>
          <w:jc w:val="center"/>
          <w:ins w:id="3335" w:author="Mohammad Nayeem Hasan" w:date="2024-11-04T00:05:00Z"/>
        </w:trPr>
        <w:tc>
          <w:tcPr>
            <w:tcW w:w="950" w:type="pct"/>
            <w:vAlign w:val="center"/>
          </w:tcPr>
          <w:p w14:paraId="1EE08388" w14:textId="77777777" w:rsidR="00994FF0" w:rsidRPr="00033637" w:rsidRDefault="00994FF0" w:rsidP="00F31FB2">
            <w:pPr>
              <w:spacing w:line="480" w:lineRule="auto"/>
              <w:rPr>
                <w:ins w:id="3336" w:author="Mohammad Nayeem Hasan" w:date="2024-11-04T00:05:00Z"/>
                <w:rFonts w:ascii="Times New Roman" w:hAnsi="Times New Roman" w:cs="Times New Roman"/>
                <w:sz w:val="24"/>
                <w:szCs w:val="24"/>
              </w:rPr>
              <w:pPrChange w:id="3337" w:author="Mohammad Nayeem Hasan" w:date="2024-12-23T01:38:00Z" w16du:dateUtc="2024-12-22T19:38:00Z">
                <w:pPr/>
              </w:pPrChange>
            </w:pPr>
            <w:ins w:id="3338" w:author="Mohammad Nayeem Hasan" w:date="2024-11-04T00:05:00Z">
              <w:r w:rsidRPr="00033637">
                <w:rPr>
                  <w:rFonts w:ascii="Times New Roman" w:hAnsi="Times New Roman" w:cs="Times New Roman"/>
                  <w:sz w:val="24"/>
                  <w:szCs w:val="24"/>
                </w:rPr>
                <w:t>Rural</w:t>
              </w:r>
            </w:ins>
          </w:p>
        </w:tc>
        <w:tc>
          <w:tcPr>
            <w:tcW w:w="818" w:type="pct"/>
            <w:vAlign w:val="center"/>
          </w:tcPr>
          <w:p w14:paraId="2622C9B5" w14:textId="77777777" w:rsidR="00994FF0" w:rsidRPr="00033637" w:rsidRDefault="00994FF0" w:rsidP="00F31FB2">
            <w:pPr>
              <w:spacing w:line="480" w:lineRule="auto"/>
              <w:rPr>
                <w:ins w:id="3339" w:author="Mohammad Nayeem Hasan" w:date="2024-11-04T00:05:00Z"/>
                <w:rFonts w:ascii="Times New Roman" w:hAnsi="Times New Roman" w:cs="Times New Roman"/>
                <w:sz w:val="24"/>
                <w:szCs w:val="24"/>
              </w:rPr>
              <w:pPrChange w:id="3340" w:author="Mohammad Nayeem Hasan" w:date="2024-12-23T01:38:00Z" w16du:dateUtc="2024-12-22T19:38:00Z">
                <w:pPr/>
              </w:pPrChange>
            </w:pPr>
            <w:ins w:id="3341" w:author="Mohammad Nayeem Hasan" w:date="2024-11-04T00:05:00Z">
              <w:r w:rsidRPr="00033637">
                <w:rPr>
                  <w:rFonts w:ascii="Times New Roman" w:hAnsi="Times New Roman" w:cs="Times New Roman"/>
                  <w:sz w:val="24"/>
                  <w:szCs w:val="24"/>
                </w:rPr>
                <w:t>1.43 (1.06, 1.92)</w:t>
              </w:r>
            </w:ins>
          </w:p>
        </w:tc>
        <w:tc>
          <w:tcPr>
            <w:tcW w:w="478" w:type="pct"/>
            <w:vAlign w:val="center"/>
          </w:tcPr>
          <w:p w14:paraId="1FA0DB4E" w14:textId="77777777" w:rsidR="00994FF0" w:rsidRPr="00033637" w:rsidRDefault="00994FF0" w:rsidP="00F31FB2">
            <w:pPr>
              <w:spacing w:line="480" w:lineRule="auto"/>
              <w:rPr>
                <w:ins w:id="3342" w:author="Mohammad Nayeem Hasan" w:date="2024-11-04T00:05:00Z"/>
                <w:rFonts w:ascii="Times New Roman" w:hAnsi="Times New Roman" w:cs="Times New Roman"/>
                <w:b/>
                <w:bCs/>
                <w:sz w:val="24"/>
                <w:szCs w:val="24"/>
              </w:rPr>
              <w:pPrChange w:id="3343" w:author="Mohammad Nayeem Hasan" w:date="2024-12-23T01:38:00Z" w16du:dateUtc="2024-12-22T19:38:00Z">
                <w:pPr/>
              </w:pPrChange>
            </w:pPr>
            <w:ins w:id="3344" w:author="Mohammad Nayeem Hasan" w:date="2024-11-04T00:05:00Z">
              <w:r w:rsidRPr="00033637">
                <w:rPr>
                  <w:rFonts w:ascii="Times New Roman" w:hAnsi="Times New Roman" w:cs="Times New Roman"/>
                  <w:b/>
                  <w:bCs/>
                  <w:sz w:val="24"/>
                  <w:szCs w:val="24"/>
                </w:rPr>
                <w:t>0.018</w:t>
              </w:r>
            </w:ins>
          </w:p>
        </w:tc>
        <w:tc>
          <w:tcPr>
            <w:tcW w:w="822" w:type="pct"/>
            <w:vAlign w:val="center"/>
          </w:tcPr>
          <w:p w14:paraId="7909FBCD" w14:textId="77777777" w:rsidR="00994FF0" w:rsidRPr="00033637" w:rsidRDefault="00994FF0" w:rsidP="00F31FB2">
            <w:pPr>
              <w:spacing w:line="480" w:lineRule="auto"/>
              <w:rPr>
                <w:ins w:id="3345" w:author="Mohammad Nayeem Hasan" w:date="2024-11-04T00:05:00Z"/>
                <w:rFonts w:ascii="Times New Roman" w:hAnsi="Times New Roman" w:cs="Times New Roman"/>
                <w:sz w:val="24"/>
                <w:szCs w:val="24"/>
              </w:rPr>
              <w:pPrChange w:id="3346" w:author="Mohammad Nayeem Hasan" w:date="2024-12-23T01:38:00Z" w16du:dateUtc="2024-12-22T19:38:00Z">
                <w:pPr/>
              </w:pPrChange>
            </w:pPr>
            <w:ins w:id="3347" w:author="Mohammad Nayeem Hasan" w:date="2024-11-04T00:05:00Z">
              <w:r w:rsidRPr="00033637">
                <w:rPr>
                  <w:rFonts w:ascii="Times New Roman" w:hAnsi="Times New Roman" w:cs="Times New Roman"/>
                  <w:sz w:val="24"/>
                  <w:szCs w:val="24"/>
                </w:rPr>
                <w:t>1.24 (0.96, 1.61)</w:t>
              </w:r>
            </w:ins>
          </w:p>
        </w:tc>
        <w:tc>
          <w:tcPr>
            <w:tcW w:w="478" w:type="pct"/>
            <w:vAlign w:val="center"/>
          </w:tcPr>
          <w:p w14:paraId="0F0DD7B8" w14:textId="77777777" w:rsidR="00994FF0" w:rsidRPr="00033637" w:rsidRDefault="00994FF0" w:rsidP="00F31FB2">
            <w:pPr>
              <w:spacing w:line="480" w:lineRule="auto"/>
              <w:rPr>
                <w:ins w:id="3348" w:author="Mohammad Nayeem Hasan" w:date="2024-11-04T00:05:00Z"/>
                <w:rFonts w:ascii="Times New Roman" w:hAnsi="Times New Roman" w:cs="Times New Roman"/>
                <w:sz w:val="24"/>
                <w:szCs w:val="24"/>
              </w:rPr>
              <w:pPrChange w:id="3349" w:author="Mohammad Nayeem Hasan" w:date="2024-12-23T01:38:00Z" w16du:dateUtc="2024-12-22T19:38:00Z">
                <w:pPr/>
              </w:pPrChange>
            </w:pPr>
            <w:ins w:id="3350" w:author="Mohammad Nayeem Hasan" w:date="2024-11-04T00:05:00Z">
              <w:r w:rsidRPr="00033637">
                <w:rPr>
                  <w:rFonts w:ascii="Times New Roman" w:hAnsi="Times New Roman" w:cs="Times New Roman"/>
                  <w:sz w:val="24"/>
                  <w:szCs w:val="24"/>
                </w:rPr>
                <w:t>0.099</w:t>
              </w:r>
            </w:ins>
          </w:p>
        </w:tc>
        <w:tc>
          <w:tcPr>
            <w:tcW w:w="978" w:type="pct"/>
            <w:vAlign w:val="center"/>
          </w:tcPr>
          <w:p w14:paraId="21196538" w14:textId="77777777" w:rsidR="00994FF0" w:rsidRPr="00033637" w:rsidRDefault="00994FF0" w:rsidP="00F31FB2">
            <w:pPr>
              <w:spacing w:line="480" w:lineRule="auto"/>
              <w:rPr>
                <w:ins w:id="3351" w:author="Mohammad Nayeem Hasan" w:date="2024-11-04T00:05:00Z"/>
                <w:rFonts w:ascii="Times New Roman" w:hAnsi="Times New Roman" w:cs="Times New Roman"/>
                <w:sz w:val="24"/>
                <w:szCs w:val="24"/>
              </w:rPr>
              <w:pPrChange w:id="3352" w:author="Mohammad Nayeem Hasan" w:date="2024-12-23T01:38:00Z" w16du:dateUtc="2024-12-22T19:38:00Z">
                <w:pPr/>
              </w:pPrChange>
            </w:pPr>
            <w:ins w:id="3353" w:author="Mohammad Nayeem Hasan" w:date="2024-11-04T00:05:00Z">
              <w:r w:rsidRPr="00033637">
                <w:rPr>
                  <w:rFonts w:ascii="Times New Roman" w:hAnsi="Times New Roman" w:cs="Times New Roman"/>
                  <w:sz w:val="24"/>
                  <w:szCs w:val="24"/>
                </w:rPr>
                <w:t>1.01 (0.85, 1.19)</w:t>
              </w:r>
            </w:ins>
          </w:p>
        </w:tc>
        <w:tc>
          <w:tcPr>
            <w:tcW w:w="478" w:type="pct"/>
            <w:vAlign w:val="center"/>
          </w:tcPr>
          <w:p w14:paraId="664CD1BC" w14:textId="77777777" w:rsidR="00994FF0" w:rsidRPr="00033637" w:rsidRDefault="00994FF0" w:rsidP="00F31FB2">
            <w:pPr>
              <w:spacing w:line="480" w:lineRule="auto"/>
              <w:rPr>
                <w:ins w:id="3354" w:author="Mohammad Nayeem Hasan" w:date="2024-11-04T00:05:00Z"/>
                <w:rFonts w:ascii="Times New Roman" w:hAnsi="Times New Roman" w:cs="Times New Roman"/>
                <w:sz w:val="24"/>
                <w:szCs w:val="24"/>
              </w:rPr>
              <w:pPrChange w:id="3355" w:author="Mohammad Nayeem Hasan" w:date="2024-12-23T01:38:00Z" w16du:dateUtc="2024-12-22T19:38:00Z">
                <w:pPr/>
              </w:pPrChange>
            </w:pPr>
            <w:ins w:id="3356" w:author="Mohammad Nayeem Hasan" w:date="2024-11-04T00:05:00Z">
              <w:r w:rsidRPr="00033637">
                <w:rPr>
                  <w:rFonts w:ascii="Times New Roman" w:hAnsi="Times New Roman" w:cs="Times New Roman"/>
                  <w:sz w:val="24"/>
                  <w:szCs w:val="24"/>
                </w:rPr>
                <w:t>0.896</w:t>
              </w:r>
            </w:ins>
          </w:p>
        </w:tc>
      </w:tr>
      <w:tr w:rsidR="00994FF0" w:rsidRPr="00033637" w14:paraId="648DFFA8" w14:textId="77777777" w:rsidTr="000C3C54">
        <w:trPr>
          <w:trHeight w:val="250"/>
          <w:jc w:val="center"/>
          <w:ins w:id="3357" w:author="Mohammad Nayeem Hasan" w:date="2024-11-04T00:05:00Z"/>
        </w:trPr>
        <w:tc>
          <w:tcPr>
            <w:tcW w:w="950" w:type="pct"/>
            <w:vAlign w:val="center"/>
          </w:tcPr>
          <w:p w14:paraId="09CA7CC0" w14:textId="77777777" w:rsidR="00994FF0" w:rsidRPr="00033637" w:rsidRDefault="00994FF0" w:rsidP="00F31FB2">
            <w:pPr>
              <w:spacing w:line="480" w:lineRule="auto"/>
              <w:rPr>
                <w:ins w:id="3358" w:author="Mohammad Nayeem Hasan" w:date="2024-11-04T00:05:00Z"/>
                <w:rFonts w:ascii="Times New Roman" w:hAnsi="Times New Roman" w:cs="Times New Roman"/>
                <w:sz w:val="24"/>
                <w:szCs w:val="24"/>
              </w:rPr>
              <w:pPrChange w:id="3359" w:author="Mohammad Nayeem Hasan" w:date="2024-12-23T01:38:00Z" w16du:dateUtc="2024-12-22T19:38:00Z">
                <w:pPr/>
              </w:pPrChange>
            </w:pPr>
            <w:ins w:id="3360" w:author="Mohammad Nayeem Hasan" w:date="2024-11-04T00:05:00Z">
              <w:r w:rsidRPr="00033637">
                <w:rPr>
                  <w:rFonts w:ascii="Times New Roman" w:hAnsi="Times New Roman" w:cs="Times New Roman"/>
                  <w:sz w:val="24"/>
                  <w:szCs w:val="24"/>
                </w:rPr>
                <w:t>Urban</w:t>
              </w:r>
            </w:ins>
          </w:p>
        </w:tc>
        <w:tc>
          <w:tcPr>
            <w:tcW w:w="818" w:type="pct"/>
            <w:vAlign w:val="center"/>
          </w:tcPr>
          <w:p w14:paraId="38207FD5" w14:textId="77777777" w:rsidR="00994FF0" w:rsidRPr="00033637" w:rsidRDefault="00994FF0" w:rsidP="00F31FB2">
            <w:pPr>
              <w:spacing w:line="480" w:lineRule="auto"/>
              <w:rPr>
                <w:ins w:id="3361" w:author="Mohammad Nayeem Hasan" w:date="2024-11-04T00:05:00Z"/>
                <w:rFonts w:ascii="Times New Roman" w:hAnsi="Times New Roman" w:cs="Times New Roman"/>
                <w:sz w:val="24"/>
                <w:szCs w:val="24"/>
              </w:rPr>
              <w:pPrChange w:id="3362" w:author="Mohammad Nayeem Hasan" w:date="2024-12-23T01:38:00Z" w16du:dateUtc="2024-12-22T19:38:00Z">
                <w:pPr/>
              </w:pPrChange>
            </w:pPr>
            <w:ins w:id="3363" w:author="Mohammad Nayeem Hasan" w:date="2024-11-04T00:05:00Z">
              <w:r w:rsidRPr="00033637">
                <w:rPr>
                  <w:rFonts w:ascii="Times New Roman" w:hAnsi="Times New Roman" w:cs="Times New Roman"/>
                  <w:sz w:val="24"/>
                  <w:szCs w:val="24"/>
                </w:rPr>
                <w:t>1.50 (1.10, 2.04)</w:t>
              </w:r>
            </w:ins>
          </w:p>
        </w:tc>
        <w:tc>
          <w:tcPr>
            <w:tcW w:w="478" w:type="pct"/>
            <w:vAlign w:val="center"/>
          </w:tcPr>
          <w:p w14:paraId="51D4DD0E" w14:textId="77777777" w:rsidR="00994FF0" w:rsidRPr="00033637" w:rsidRDefault="00994FF0" w:rsidP="00F31FB2">
            <w:pPr>
              <w:spacing w:line="480" w:lineRule="auto"/>
              <w:rPr>
                <w:ins w:id="3364" w:author="Mohammad Nayeem Hasan" w:date="2024-11-04T00:05:00Z"/>
                <w:rFonts w:ascii="Times New Roman" w:hAnsi="Times New Roman" w:cs="Times New Roman"/>
                <w:b/>
                <w:bCs/>
                <w:sz w:val="24"/>
                <w:szCs w:val="24"/>
              </w:rPr>
              <w:pPrChange w:id="3365" w:author="Mohammad Nayeem Hasan" w:date="2024-12-23T01:38:00Z" w16du:dateUtc="2024-12-22T19:38:00Z">
                <w:pPr/>
              </w:pPrChange>
            </w:pPr>
            <w:ins w:id="3366" w:author="Mohammad Nayeem Hasan" w:date="2024-11-04T00:05:00Z">
              <w:r w:rsidRPr="00033637">
                <w:rPr>
                  <w:rFonts w:ascii="Times New Roman" w:hAnsi="Times New Roman" w:cs="Times New Roman"/>
                  <w:b/>
                  <w:bCs/>
                  <w:sz w:val="24"/>
                  <w:szCs w:val="24"/>
                </w:rPr>
                <w:t>0.011</w:t>
              </w:r>
            </w:ins>
          </w:p>
        </w:tc>
        <w:tc>
          <w:tcPr>
            <w:tcW w:w="822" w:type="pct"/>
            <w:vAlign w:val="center"/>
          </w:tcPr>
          <w:p w14:paraId="6E313148" w14:textId="77777777" w:rsidR="00994FF0" w:rsidRPr="00033637" w:rsidRDefault="00994FF0" w:rsidP="00F31FB2">
            <w:pPr>
              <w:spacing w:line="480" w:lineRule="auto"/>
              <w:rPr>
                <w:ins w:id="3367" w:author="Mohammad Nayeem Hasan" w:date="2024-11-04T00:05:00Z"/>
                <w:rFonts w:ascii="Times New Roman" w:hAnsi="Times New Roman" w:cs="Times New Roman"/>
                <w:sz w:val="24"/>
                <w:szCs w:val="24"/>
              </w:rPr>
              <w:pPrChange w:id="3368" w:author="Mohammad Nayeem Hasan" w:date="2024-12-23T01:38:00Z" w16du:dateUtc="2024-12-22T19:38:00Z">
                <w:pPr/>
              </w:pPrChange>
            </w:pPr>
            <w:ins w:id="3369" w:author="Mohammad Nayeem Hasan" w:date="2024-11-04T00:05:00Z">
              <w:r w:rsidRPr="00033637">
                <w:rPr>
                  <w:rFonts w:ascii="Times New Roman" w:hAnsi="Times New Roman" w:cs="Times New Roman"/>
                  <w:sz w:val="24"/>
                  <w:szCs w:val="24"/>
                </w:rPr>
                <w:t>Reference</w:t>
              </w:r>
            </w:ins>
          </w:p>
        </w:tc>
        <w:tc>
          <w:tcPr>
            <w:tcW w:w="478" w:type="pct"/>
            <w:vAlign w:val="center"/>
          </w:tcPr>
          <w:p w14:paraId="703C9722" w14:textId="77777777" w:rsidR="00994FF0" w:rsidRPr="00033637" w:rsidRDefault="00994FF0" w:rsidP="00F31FB2">
            <w:pPr>
              <w:spacing w:line="480" w:lineRule="auto"/>
              <w:rPr>
                <w:ins w:id="3370" w:author="Mohammad Nayeem Hasan" w:date="2024-11-04T00:05:00Z"/>
                <w:rFonts w:ascii="Times New Roman" w:hAnsi="Times New Roman" w:cs="Times New Roman"/>
                <w:sz w:val="24"/>
                <w:szCs w:val="24"/>
              </w:rPr>
              <w:pPrChange w:id="3371" w:author="Mohammad Nayeem Hasan" w:date="2024-12-23T01:38:00Z" w16du:dateUtc="2024-12-22T19:38:00Z">
                <w:pPr/>
              </w:pPrChange>
            </w:pPr>
            <w:ins w:id="3372" w:author="Mohammad Nayeem Hasan" w:date="2024-11-04T00:05:00Z">
              <w:r w:rsidRPr="00033637">
                <w:rPr>
                  <w:rFonts w:ascii="Times New Roman" w:hAnsi="Times New Roman" w:cs="Times New Roman"/>
                  <w:sz w:val="24"/>
                  <w:szCs w:val="24"/>
                </w:rPr>
                <w:t>-</w:t>
              </w:r>
            </w:ins>
          </w:p>
        </w:tc>
        <w:tc>
          <w:tcPr>
            <w:tcW w:w="978" w:type="pct"/>
            <w:vAlign w:val="center"/>
          </w:tcPr>
          <w:p w14:paraId="5F7ED67B" w14:textId="77777777" w:rsidR="00994FF0" w:rsidRPr="00033637" w:rsidRDefault="00994FF0" w:rsidP="00F31FB2">
            <w:pPr>
              <w:spacing w:line="480" w:lineRule="auto"/>
              <w:rPr>
                <w:ins w:id="3373" w:author="Mohammad Nayeem Hasan" w:date="2024-11-04T00:05:00Z"/>
                <w:rFonts w:ascii="Times New Roman" w:hAnsi="Times New Roman" w:cs="Times New Roman"/>
                <w:sz w:val="24"/>
                <w:szCs w:val="24"/>
              </w:rPr>
              <w:pPrChange w:id="3374" w:author="Mohammad Nayeem Hasan" w:date="2024-12-23T01:38:00Z" w16du:dateUtc="2024-12-22T19:38:00Z">
                <w:pPr/>
              </w:pPrChange>
            </w:pPr>
            <w:ins w:id="3375" w:author="Mohammad Nayeem Hasan" w:date="2024-11-04T00:05:00Z">
              <w:r w:rsidRPr="00033637">
                <w:rPr>
                  <w:rFonts w:ascii="Times New Roman" w:hAnsi="Times New Roman" w:cs="Times New Roman"/>
                  <w:sz w:val="24"/>
                  <w:szCs w:val="24"/>
                </w:rPr>
                <w:t>Reference</w:t>
              </w:r>
            </w:ins>
          </w:p>
        </w:tc>
        <w:tc>
          <w:tcPr>
            <w:tcW w:w="478" w:type="pct"/>
            <w:vAlign w:val="center"/>
          </w:tcPr>
          <w:p w14:paraId="1FF71283" w14:textId="77777777" w:rsidR="00994FF0" w:rsidRPr="00033637" w:rsidRDefault="00994FF0" w:rsidP="00F31FB2">
            <w:pPr>
              <w:spacing w:line="480" w:lineRule="auto"/>
              <w:rPr>
                <w:ins w:id="3376" w:author="Mohammad Nayeem Hasan" w:date="2024-11-04T00:05:00Z"/>
                <w:rFonts w:ascii="Times New Roman" w:hAnsi="Times New Roman" w:cs="Times New Roman"/>
                <w:sz w:val="24"/>
                <w:szCs w:val="24"/>
              </w:rPr>
              <w:pPrChange w:id="3377" w:author="Mohammad Nayeem Hasan" w:date="2024-12-23T01:38:00Z" w16du:dateUtc="2024-12-22T19:38:00Z">
                <w:pPr/>
              </w:pPrChange>
            </w:pPr>
            <w:ins w:id="3378" w:author="Mohammad Nayeem Hasan" w:date="2024-11-04T00:05:00Z">
              <w:r w:rsidRPr="00033637">
                <w:rPr>
                  <w:rFonts w:ascii="Times New Roman" w:hAnsi="Times New Roman" w:cs="Times New Roman"/>
                  <w:sz w:val="24"/>
                  <w:szCs w:val="24"/>
                </w:rPr>
                <w:t>-</w:t>
              </w:r>
            </w:ins>
          </w:p>
        </w:tc>
      </w:tr>
      <w:tr w:rsidR="00994FF0" w:rsidRPr="00033637" w14:paraId="613DE02B" w14:textId="77777777" w:rsidTr="000C3C54">
        <w:trPr>
          <w:trHeight w:val="138"/>
          <w:jc w:val="center"/>
          <w:ins w:id="3379" w:author="Mohammad Nayeem Hasan" w:date="2024-11-04T00:05:00Z"/>
        </w:trPr>
        <w:tc>
          <w:tcPr>
            <w:tcW w:w="950" w:type="pct"/>
            <w:vAlign w:val="center"/>
          </w:tcPr>
          <w:p w14:paraId="3695C897" w14:textId="77777777" w:rsidR="00994FF0" w:rsidRPr="00033637" w:rsidRDefault="00994FF0" w:rsidP="00F31FB2">
            <w:pPr>
              <w:spacing w:line="480" w:lineRule="auto"/>
              <w:rPr>
                <w:ins w:id="3380" w:author="Mohammad Nayeem Hasan" w:date="2024-11-04T00:05:00Z"/>
                <w:rFonts w:ascii="Times New Roman" w:hAnsi="Times New Roman" w:cs="Times New Roman"/>
                <w:sz w:val="24"/>
                <w:szCs w:val="24"/>
              </w:rPr>
              <w:pPrChange w:id="3381" w:author="Mohammad Nayeem Hasan" w:date="2024-12-23T01:38:00Z" w16du:dateUtc="2024-12-22T19:38:00Z">
                <w:pPr/>
              </w:pPrChange>
            </w:pPr>
            <w:ins w:id="3382" w:author="Mohammad Nayeem Hasan" w:date="2024-11-04T00:05:00Z">
              <w:r w:rsidRPr="00033637">
                <w:rPr>
                  <w:rFonts w:ascii="Times New Roman" w:hAnsi="Times New Roman" w:cs="Times New Roman"/>
                  <w:sz w:val="24"/>
                  <w:szCs w:val="24"/>
                </w:rPr>
                <w:t>Tribal</w:t>
              </w:r>
            </w:ins>
          </w:p>
        </w:tc>
        <w:tc>
          <w:tcPr>
            <w:tcW w:w="818" w:type="pct"/>
            <w:vAlign w:val="center"/>
          </w:tcPr>
          <w:p w14:paraId="2B3D2CA9" w14:textId="77777777" w:rsidR="00994FF0" w:rsidRPr="00033637" w:rsidRDefault="00994FF0" w:rsidP="00F31FB2">
            <w:pPr>
              <w:spacing w:line="480" w:lineRule="auto"/>
              <w:rPr>
                <w:ins w:id="3383" w:author="Mohammad Nayeem Hasan" w:date="2024-11-04T00:05:00Z"/>
                <w:rFonts w:ascii="Times New Roman" w:hAnsi="Times New Roman" w:cs="Times New Roman"/>
                <w:sz w:val="24"/>
                <w:szCs w:val="24"/>
              </w:rPr>
              <w:pPrChange w:id="3384" w:author="Mohammad Nayeem Hasan" w:date="2024-12-23T01:38:00Z" w16du:dateUtc="2024-12-22T19:38:00Z">
                <w:pPr/>
              </w:pPrChange>
            </w:pPr>
            <w:ins w:id="3385" w:author="Mohammad Nayeem Hasan" w:date="2024-11-04T00:05:00Z">
              <w:r w:rsidRPr="00033637">
                <w:rPr>
                  <w:rFonts w:ascii="Times New Roman" w:hAnsi="Times New Roman" w:cs="Times New Roman"/>
                  <w:sz w:val="24"/>
                  <w:szCs w:val="24"/>
                </w:rPr>
                <w:t>Reference</w:t>
              </w:r>
            </w:ins>
          </w:p>
        </w:tc>
        <w:tc>
          <w:tcPr>
            <w:tcW w:w="478" w:type="pct"/>
            <w:vAlign w:val="center"/>
          </w:tcPr>
          <w:p w14:paraId="64E72722" w14:textId="77777777" w:rsidR="00994FF0" w:rsidRPr="00033637" w:rsidRDefault="00994FF0" w:rsidP="00F31FB2">
            <w:pPr>
              <w:spacing w:line="480" w:lineRule="auto"/>
              <w:rPr>
                <w:ins w:id="3386" w:author="Mohammad Nayeem Hasan" w:date="2024-11-04T00:05:00Z"/>
                <w:rFonts w:ascii="Times New Roman" w:hAnsi="Times New Roman" w:cs="Times New Roman"/>
                <w:sz w:val="24"/>
                <w:szCs w:val="24"/>
              </w:rPr>
              <w:pPrChange w:id="3387" w:author="Mohammad Nayeem Hasan" w:date="2024-12-23T01:38:00Z" w16du:dateUtc="2024-12-22T19:38:00Z">
                <w:pPr/>
              </w:pPrChange>
            </w:pPr>
            <w:ins w:id="3388" w:author="Mohammad Nayeem Hasan" w:date="2024-11-04T00:05:00Z">
              <w:r w:rsidRPr="00033637">
                <w:rPr>
                  <w:rFonts w:ascii="Times New Roman" w:hAnsi="Times New Roman" w:cs="Times New Roman"/>
                  <w:sz w:val="24"/>
                  <w:szCs w:val="24"/>
                </w:rPr>
                <w:t>-</w:t>
              </w:r>
            </w:ins>
          </w:p>
        </w:tc>
        <w:tc>
          <w:tcPr>
            <w:tcW w:w="822" w:type="pct"/>
            <w:vAlign w:val="center"/>
          </w:tcPr>
          <w:p w14:paraId="12D53818" w14:textId="77777777" w:rsidR="00994FF0" w:rsidRPr="00033637" w:rsidRDefault="00994FF0" w:rsidP="00F31FB2">
            <w:pPr>
              <w:spacing w:line="480" w:lineRule="auto"/>
              <w:rPr>
                <w:ins w:id="3389" w:author="Mohammad Nayeem Hasan" w:date="2024-11-04T00:05:00Z"/>
                <w:rFonts w:ascii="Times New Roman" w:hAnsi="Times New Roman" w:cs="Times New Roman"/>
                <w:sz w:val="24"/>
                <w:szCs w:val="24"/>
              </w:rPr>
              <w:pPrChange w:id="3390" w:author="Mohammad Nayeem Hasan" w:date="2024-12-23T01:38:00Z" w16du:dateUtc="2024-12-22T19:38:00Z">
                <w:pPr/>
              </w:pPrChange>
            </w:pPr>
            <w:ins w:id="3391" w:author="Mohammad Nayeem Hasan" w:date="2024-11-04T00:05:00Z">
              <w:r w:rsidRPr="00033637">
                <w:rPr>
                  <w:rFonts w:ascii="Times New Roman" w:hAnsi="Times New Roman" w:cs="Times New Roman"/>
                  <w:sz w:val="24"/>
                  <w:szCs w:val="24"/>
                </w:rPr>
                <w:t>-</w:t>
              </w:r>
            </w:ins>
          </w:p>
        </w:tc>
        <w:tc>
          <w:tcPr>
            <w:tcW w:w="478" w:type="pct"/>
            <w:vAlign w:val="center"/>
          </w:tcPr>
          <w:p w14:paraId="18D5A40C" w14:textId="77777777" w:rsidR="00994FF0" w:rsidRPr="00033637" w:rsidRDefault="00994FF0" w:rsidP="00F31FB2">
            <w:pPr>
              <w:spacing w:line="480" w:lineRule="auto"/>
              <w:rPr>
                <w:ins w:id="3392" w:author="Mohammad Nayeem Hasan" w:date="2024-11-04T00:05:00Z"/>
                <w:rFonts w:ascii="Times New Roman" w:hAnsi="Times New Roman" w:cs="Times New Roman"/>
                <w:sz w:val="24"/>
                <w:szCs w:val="24"/>
              </w:rPr>
              <w:pPrChange w:id="3393" w:author="Mohammad Nayeem Hasan" w:date="2024-12-23T01:38:00Z" w16du:dateUtc="2024-12-22T19:38:00Z">
                <w:pPr/>
              </w:pPrChange>
            </w:pPr>
          </w:p>
        </w:tc>
        <w:tc>
          <w:tcPr>
            <w:tcW w:w="978" w:type="pct"/>
            <w:vAlign w:val="center"/>
          </w:tcPr>
          <w:p w14:paraId="57032418" w14:textId="77777777" w:rsidR="00994FF0" w:rsidRPr="00033637" w:rsidRDefault="00994FF0" w:rsidP="00F31FB2">
            <w:pPr>
              <w:spacing w:line="480" w:lineRule="auto"/>
              <w:rPr>
                <w:ins w:id="3394" w:author="Mohammad Nayeem Hasan" w:date="2024-11-04T00:05:00Z"/>
                <w:rFonts w:ascii="Times New Roman" w:hAnsi="Times New Roman" w:cs="Times New Roman"/>
                <w:sz w:val="24"/>
                <w:szCs w:val="24"/>
              </w:rPr>
              <w:pPrChange w:id="3395" w:author="Mohammad Nayeem Hasan" w:date="2024-12-23T01:38:00Z" w16du:dateUtc="2024-12-22T19:38:00Z">
                <w:pPr/>
              </w:pPrChange>
            </w:pPr>
            <w:ins w:id="3396" w:author="Mohammad Nayeem Hasan" w:date="2024-11-04T00:05:00Z">
              <w:r w:rsidRPr="00033637">
                <w:rPr>
                  <w:rFonts w:ascii="Times New Roman" w:hAnsi="Times New Roman" w:cs="Times New Roman"/>
                  <w:sz w:val="24"/>
                  <w:szCs w:val="24"/>
                </w:rPr>
                <w:t>-</w:t>
              </w:r>
            </w:ins>
          </w:p>
        </w:tc>
        <w:tc>
          <w:tcPr>
            <w:tcW w:w="478" w:type="pct"/>
            <w:vAlign w:val="center"/>
          </w:tcPr>
          <w:p w14:paraId="2E8C8E5A" w14:textId="77777777" w:rsidR="00994FF0" w:rsidRPr="00033637" w:rsidRDefault="00994FF0" w:rsidP="00F31FB2">
            <w:pPr>
              <w:spacing w:line="480" w:lineRule="auto"/>
              <w:rPr>
                <w:ins w:id="3397" w:author="Mohammad Nayeem Hasan" w:date="2024-11-04T00:05:00Z"/>
                <w:rFonts w:ascii="Times New Roman" w:hAnsi="Times New Roman" w:cs="Times New Roman"/>
                <w:sz w:val="24"/>
                <w:szCs w:val="24"/>
              </w:rPr>
              <w:pPrChange w:id="3398" w:author="Mohammad Nayeem Hasan" w:date="2024-12-23T01:38:00Z" w16du:dateUtc="2024-12-22T19:38:00Z">
                <w:pPr/>
              </w:pPrChange>
            </w:pPr>
            <w:ins w:id="3399" w:author="Mohammad Nayeem Hasan" w:date="2024-11-04T00:05:00Z">
              <w:r w:rsidRPr="00033637">
                <w:rPr>
                  <w:rFonts w:ascii="Times New Roman" w:hAnsi="Times New Roman" w:cs="Times New Roman"/>
                  <w:sz w:val="24"/>
                  <w:szCs w:val="24"/>
                </w:rPr>
                <w:t>-</w:t>
              </w:r>
            </w:ins>
          </w:p>
        </w:tc>
      </w:tr>
      <w:tr w:rsidR="00994FF0" w:rsidRPr="00033637" w14:paraId="419C4C25" w14:textId="77777777" w:rsidTr="000C3C54">
        <w:trPr>
          <w:trHeight w:val="138"/>
          <w:jc w:val="center"/>
          <w:ins w:id="3400" w:author="Mohammad Nayeem Hasan" w:date="2024-11-04T00:05:00Z"/>
        </w:trPr>
        <w:tc>
          <w:tcPr>
            <w:tcW w:w="1767" w:type="pct"/>
            <w:gridSpan w:val="2"/>
            <w:vAlign w:val="center"/>
          </w:tcPr>
          <w:p w14:paraId="1DCDCAC8" w14:textId="77777777" w:rsidR="00994FF0" w:rsidRPr="00033637" w:rsidRDefault="00994FF0" w:rsidP="00F31FB2">
            <w:pPr>
              <w:spacing w:line="480" w:lineRule="auto"/>
              <w:rPr>
                <w:ins w:id="3401" w:author="Mohammad Nayeem Hasan" w:date="2024-11-04T00:05:00Z"/>
                <w:rFonts w:ascii="Times New Roman" w:hAnsi="Times New Roman" w:cs="Times New Roman"/>
                <w:sz w:val="24"/>
                <w:szCs w:val="24"/>
              </w:rPr>
              <w:pPrChange w:id="3402" w:author="Mohammad Nayeem Hasan" w:date="2024-12-23T01:38:00Z" w16du:dateUtc="2024-12-22T19:38:00Z">
                <w:pPr/>
              </w:pPrChange>
            </w:pPr>
            <w:ins w:id="3403" w:author="Mohammad Nayeem Hasan" w:date="2024-11-04T00:05:00Z">
              <w:r w:rsidRPr="00033637">
                <w:rPr>
                  <w:rFonts w:ascii="Times New Roman" w:hAnsi="Times New Roman" w:cs="Times New Roman"/>
                  <w:sz w:val="24"/>
                  <w:szCs w:val="24"/>
                </w:rPr>
                <w:t>Division</w:t>
              </w:r>
            </w:ins>
          </w:p>
        </w:tc>
        <w:tc>
          <w:tcPr>
            <w:tcW w:w="1300" w:type="pct"/>
            <w:gridSpan w:val="2"/>
            <w:vAlign w:val="center"/>
          </w:tcPr>
          <w:p w14:paraId="7AE9297A" w14:textId="77777777" w:rsidR="00994FF0" w:rsidRPr="00033637" w:rsidRDefault="00994FF0" w:rsidP="00F31FB2">
            <w:pPr>
              <w:spacing w:line="480" w:lineRule="auto"/>
              <w:rPr>
                <w:ins w:id="3404" w:author="Mohammad Nayeem Hasan" w:date="2024-11-04T00:05:00Z"/>
                <w:rFonts w:ascii="Times New Roman" w:hAnsi="Times New Roman" w:cs="Times New Roman"/>
                <w:sz w:val="24"/>
                <w:szCs w:val="24"/>
              </w:rPr>
              <w:pPrChange w:id="3405" w:author="Mohammad Nayeem Hasan" w:date="2024-12-23T01:38:00Z" w16du:dateUtc="2024-12-22T19:38:00Z">
                <w:pPr/>
              </w:pPrChange>
            </w:pPr>
          </w:p>
        </w:tc>
        <w:tc>
          <w:tcPr>
            <w:tcW w:w="1455" w:type="pct"/>
            <w:gridSpan w:val="2"/>
            <w:vAlign w:val="center"/>
          </w:tcPr>
          <w:p w14:paraId="5DE930D1" w14:textId="77777777" w:rsidR="00994FF0" w:rsidRPr="00033637" w:rsidRDefault="00994FF0" w:rsidP="00F31FB2">
            <w:pPr>
              <w:spacing w:line="480" w:lineRule="auto"/>
              <w:rPr>
                <w:ins w:id="3406" w:author="Mohammad Nayeem Hasan" w:date="2024-11-04T00:05:00Z"/>
                <w:rFonts w:ascii="Times New Roman" w:hAnsi="Times New Roman" w:cs="Times New Roman"/>
                <w:sz w:val="24"/>
                <w:szCs w:val="24"/>
              </w:rPr>
              <w:pPrChange w:id="3407" w:author="Mohammad Nayeem Hasan" w:date="2024-12-23T01:38:00Z" w16du:dateUtc="2024-12-22T19:38:00Z">
                <w:pPr/>
              </w:pPrChange>
            </w:pPr>
          </w:p>
        </w:tc>
        <w:tc>
          <w:tcPr>
            <w:tcW w:w="478" w:type="pct"/>
            <w:vAlign w:val="center"/>
          </w:tcPr>
          <w:p w14:paraId="5602B9BC" w14:textId="77777777" w:rsidR="00994FF0" w:rsidRPr="00033637" w:rsidRDefault="00994FF0" w:rsidP="00F31FB2">
            <w:pPr>
              <w:spacing w:line="480" w:lineRule="auto"/>
              <w:rPr>
                <w:ins w:id="3408" w:author="Mohammad Nayeem Hasan" w:date="2024-11-04T00:05:00Z"/>
                <w:rFonts w:ascii="Times New Roman" w:hAnsi="Times New Roman" w:cs="Times New Roman"/>
                <w:sz w:val="24"/>
                <w:szCs w:val="24"/>
              </w:rPr>
              <w:pPrChange w:id="3409" w:author="Mohammad Nayeem Hasan" w:date="2024-12-23T01:38:00Z" w16du:dateUtc="2024-12-22T19:38:00Z">
                <w:pPr/>
              </w:pPrChange>
            </w:pPr>
          </w:p>
        </w:tc>
      </w:tr>
      <w:tr w:rsidR="00994FF0" w:rsidRPr="00033637" w14:paraId="7054E1F2" w14:textId="77777777" w:rsidTr="000C3C54">
        <w:trPr>
          <w:trHeight w:val="250"/>
          <w:jc w:val="center"/>
          <w:ins w:id="3410" w:author="Mohammad Nayeem Hasan" w:date="2024-11-04T00:05:00Z"/>
        </w:trPr>
        <w:tc>
          <w:tcPr>
            <w:tcW w:w="950" w:type="pct"/>
            <w:vAlign w:val="center"/>
          </w:tcPr>
          <w:p w14:paraId="24220208" w14:textId="77777777" w:rsidR="00994FF0" w:rsidRPr="00033637" w:rsidRDefault="00994FF0" w:rsidP="00F31FB2">
            <w:pPr>
              <w:spacing w:line="480" w:lineRule="auto"/>
              <w:rPr>
                <w:ins w:id="3411" w:author="Mohammad Nayeem Hasan" w:date="2024-11-04T00:05:00Z"/>
                <w:rFonts w:ascii="Times New Roman" w:hAnsi="Times New Roman" w:cs="Times New Roman"/>
                <w:sz w:val="24"/>
                <w:szCs w:val="24"/>
              </w:rPr>
              <w:pPrChange w:id="3412" w:author="Mohammad Nayeem Hasan" w:date="2024-12-23T01:38:00Z" w16du:dateUtc="2024-12-22T19:38:00Z">
                <w:pPr/>
              </w:pPrChange>
            </w:pPr>
            <w:proofErr w:type="spellStart"/>
            <w:ins w:id="3413" w:author="Mohammad Nayeem Hasan" w:date="2024-11-04T00:05:00Z">
              <w:r w:rsidRPr="00033637">
                <w:rPr>
                  <w:rFonts w:ascii="Times New Roman" w:hAnsi="Times New Roman" w:cs="Times New Roman"/>
                  <w:sz w:val="24"/>
                  <w:szCs w:val="24"/>
                </w:rPr>
                <w:lastRenderedPageBreak/>
                <w:t>Barishal</w:t>
              </w:r>
              <w:proofErr w:type="spellEnd"/>
            </w:ins>
          </w:p>
        </w:tc>
        <w:tc>
          <w:tcPr>
            <w:tcW w:w="818" w:type="pct"/>
            <w:vAlign w:val="center"/>
          </w:tcPr>
          <w:p w14:paraId="47B4B789" w14:textId="77777777" w:rsidR="00994FF0" w:rsidRPr="00033637" w:rsidRDefault="00994FF0" w:rsidP="00F31FB2">
            <w:pPr>
              <w:spacing w:line="480" w:lineRule="auto"/>
              <w:rPr>
                <w:ins w:id="3414" w:author="Mohammad Nayeem Hasan" w:date="2024-11-04T00:05:00Z"/>
                <w:rFonts w:ascii="Times New Roman" w:hAnsi="Times New Roman" w:cs="Times New Roman"/>
                <w:sz w:val="24"/>
                <w:szCs w:val="24"/>
              </w:rPr>
              <w:pPrChange w:id="3415" w:author="Mohammad Nayeem Hasan" w:date="2024-12-23T01:38:00Z" w16du:dateUtc="2024-12-22T19:38:00Z">
                <w:pPr/>
              </w:pPrChange>
            </w:pPr>
            <w:ins w:id="3416" w:author="Mohammad Nayeem Hasan" w:date="2024-11-04T00:05:00Z">
              <w:r w:rsidRPr="00033637">
                <w:rPr>
                  <w:rFonts w:ascii="Times New Roman" w:hAnsi="Times New Roman" w:cs="Times New Roman"/>
                  <w:sz w:val="24"/>
                  <w:szCs w:val="24"/>
                </w:rPr>
                <w:t>1.21 (0.95, 1.55)</w:t>
              </w:r>
            </w:ins>
          </w:p>
        </w:tc>
        <w:tc>
          <w:tcPr>
            <w:tcW w:w="478" w:type="pct"/>
            <w:vAlign w:val="center"/>
          </w:tcPr>
          <w:p w14:paraId="7AF1D94F" w14:textId="77777777" w:rsidR="00994FF0" w:rsidRPr="00033637" w:rsidRDefault="00994FF0" w:rsidP="00F31FB2">
            <w:pPr>
              <w:spacing w:line="480" w:lineRule="auto"/>
              <w:rPr>
                <w:ins w:id="3417" w:author="Mohammad Nayeem Hasan" w:date="2024-11-04T00:05:00Z"/>
                <w:rFonts w:ascii="Times New Roman" w:hAnsi="Times New Roman" w:cs="Times New Roman"/>
                <w:sz w:val="24"/>
                <w:szCs w:val="24"/>
              </w:rPr>
              <w:pPrChange w:id="3418" w:author="Mohammad Nayeem Hasan" w:date="2024-12-23T01:38:00Z" w16du:dateUtc="2024-12-22T19:38:00Z">
                <w:pPr/>
              </w:pPrChange>
            </w:pPr>
            <w:ins w:id="3419" w:author="Mohammad Nayeem Hasan" w:date="2024-11-04T00:05:00Z">
              <w:r w:rsidRPr="00033637">
                <w:rPr>
                  <w:rFonts w:ascii="Times New Roman" w:hAnsi="Times New Roman" w:cs="Times New Roman"/>
                  <w:sz w:val="24"/>
                  <w:szCs w:val="24"/>
                </w:rPr>
                <w:t>0.114</w:t>
              </w:r>
            </w:ins>
          </w:p>
        </w:tc>
        <w:tc>
          <w:tcPr>
            <w:tcW w:w="822" w:type="pct"/>
            <w:vAlign w:val="center"/>
          </w:tcPr>
          <w:p w14:paraId="2B2AA409" w14:textId="77777777" w:rsidR="00994FF0" w:rsidRPr="00033637" w:rsidRDefault="00994FF0" w:rsidP="00F31FB2">
            <w:pPr>
              <w:spacing w:line="480" w:lineRule="auto"/>
              <w:rPr>
                <w:ins w:id="3420" w:author="Mohammad Nayeem Hasan" w:date="2024-11-04T00:05:00Z"/>
                <w:rFonts w:ascii="Times New Roman" w:hAnsi="Times New Roman" w:cs="Times New Roman"/>
                <w:sz w:val="24"/>
                <w:szCs w:val="24"/>
              </w:rPr>
              <w:pPrChange w:id="3421" w:author="Mohammad Nayeem Hasan" w:date="2024-12-23T01:38:00Z" w16du:dateUtc="2024-12-22T19:38:00Z">
                <w:pPr/>
              </w:pPrChange>
            </w:pPr>
            <w:ins w:id="3422" w:author="Mohammad Nayeem Hasan" w:date="2024-11-04T00:05:00Z">
              <w:r w:rsidRPr="00033637">
                <w:rPr>
                  <w:rFonts w:ascii="Times New Roman" w:hAnsi="Times New Roman" w:cs="Times New Roman"/>
                  <w:sz w:val="24"/>
                  <w:szCs w:val="24"/>
                </w:rPr>
                <w:t>1.70 (1.22, 2.37)</w:t>
              </w:r>
            </w:ins>
          </w:p>
        </w:tc>
        <w:tc>
          <w:tcPr>
            <w:tcW w:w="478" w:type="pct"/>
            <w:vAlign w:val="center"/>
          </w:tcPr>
          <w:p w14:paraId="1DE3BC52" w14:textId="77777777" w:rsidR="00994FF0" w:rsidRPr="00033637" w:rsidRDefault="00994FF0" w:rsidP="00F31FB2">
            <w:pPr>
              <w:spacing w:line="480" w:lineRule="auto"/>
              <w:rPr>
                <w:ins w:id="3423" w:author="Mohammad Nayeem Hasan" w:date="2024-11-04T00:05:00Z"/>
                <w:rFonts w:ascii="Times New Roman" w:hAnsi="Times New Roman" w:cs="Times New Roman"/>
                <w:b/>
                <w:bCs/>
                <w:sz w:val="24"/>
                <w:szCs w:val="24"/>
              </w:rPr>
              <w:pPrChange w:id="3424" w:author="Mohammad Nayeem Hasan" w:date="2024-12-23T01:38:00Z" w16du:dateUtc="2024-12-22T19:38:00Z">
                <w:pPr/>
              </w:pPrChange>
            </w:pPr>
            <w:ins w:id="3425" w:author="Mohammad Nayeem Hasan" w:date="2024-11-04T00:05:00Z">
              <w:r w:rsidRPr="00033637">
                <w:rPr>
                  <w:rFonts w:ascii="Times New Roman" w:hAnsi="Times New Roman" w:cs="Times New Roman"/>
                  <w:b/>
                  <w:bCs/>
                  <w:sz w:val="24"/>
                  <w:szCs w:val="24"/>
                </w:rPr>
                <w:t>0.002</w:t>
              </w:r>
            </w:ins>
          </w:p>
        </w:tc>
        <w:tc>
          <w:tcPr>
            <w:tcW w:w="978" w:type="pct"/>
            <w:vAlign w:val="center"/>
          </w:tcPr>
          <w:p w14:paraId="44BC6177" w14:textId="77777777" w:rsidR="00994FF0" w:rsidRPr="00033637" w:rsidRDefault="00994FF0" w:rsidP="00F31FB2">
            <w:pPr>
              <w:spacing w:line="480" w:lineRule="auto"/>
              <w:rPr>
                <w:ins w:id="3426" w:author="Mohammad Nayeem Hasan" w:date="2024-11-04T00:05:00Z"/>
                <w:rFonts w:ascii="Times New Roman" w:hAnsi="Times New Roman" w:cs="Times New Roman"/>
                <w:sz w:val="24"/>
                <w:szCs w:val="24"/>
              </w:rPr>
              <w:pPrChange w:id="3427" w:author="Mohammad Nayeem Hasan" w:date="2024-12-23T01:38:00Z" w16du:dateUtc="2024-12-22T19:38:00Z">
                <w:pPr/>
              </w:pPrChange>
            </w:pPr>
            <w:ins w:id="3428" w:author="Mohammad Nayeem Hasan" w:date="2024-11-04T00:05:00Z">
              <w:r w:rsidRPr="00033637">
                <w:rPr>
                  <w:rFonts w:ascii="Times New Roman" w:hAnsi="Times New Roman" w:cs="Times New Roman"/>
                  <w:sz w:val="24"/>
                  <w:szCs w:val="24"/>
                </w:rPr>
                <w:t>2.43 (1.79, 3.30)</w:t>
              </w:r>
            </w:ins>
          </w:p>
        </w:tc>
        <w:tc>
          <w:tcPr>
            <w:tcW w:w="478" w:type="pct"/>
            <w:vAlign w:val="center"/>
          </w:tcPr>
          <w:p w14:paraId="09F3FD9B" w14:textId="77777777" w:rsidR="00994FF0" w:rsidRPr="00033637" w:rsidRDefault="00994FF0" w:rsidP="00F31FB2">
            <w:pPr>
              <w:spacing w:line="480" w:lineRule="auto"/>
              <w:rPr>
                <w:ins w:id="3429" w:author="Mohammad Nayeem Hasan" w:date="2024-11-04T00:05:00Z"/>
                <w:rFonts w:ascii="Times New Roman" w:hAnsi="Times New Roman" w:cs="Times New Roman"/>
                <w:b/>
                <w:bCs/>
                <w:sz w:val="24"/>
                <w:szCs w:val="24"/>
              </w:rPr>
              <w:pPrChange w:id="3430" w:author="Mohammad Nayeem Hasan" w:date="2024-12-23T01:38:00Z" w16du:dateUtc="2024-12-22T19:38:00Z">
                <w:pPr/>
              </w:pPrChange>
            </w:pPr>
            <w:ins w:id="3431" w:author="Mohammad Nayeem Hasan" w:date="2024-11-04T00:05:00Z">
              <w:r w:rsidRPr="00033637">
                <w:rPr>
                  <w:rFonts w:ascii="Times New Roman" w:hAnsi="Times New Roman" w:cs="Times New Roman"/>
                  <w:b/>
                  <w:bCs/>
                  <w:sz w:val="24"/>
                  <w:szCs w:val="24"/>
                </w:rPr>
                <w:t>&lt;0.001</w:t>
              </w:r>
            </w:ins>
          </w:p>
        </w:tc>
      </w:tr>
      <w:tr w:rsidR="00994FF0" w:rsidRPr="00033637" w14:paraId="54A6F104" w14:textId="77777777" w:rsidTr="000C3C54">
        <w:trPr>
          <w:trHeight w:val="138"/>
          <w:jc w:val="center"/>
          <w:ins w:id="3432" w:author="Mohammad Nayeem Hasan" w:date="2024-11-04T00:05:00Z"/>
        </w:trPr>
        <w:tc>
          <w:tcPr>
            <w:tcW w:w="950" w:type="pct"/>
            <w:vAlign w:val="center"/>
          </w:tcPr>
          <w:p w14:paraId="036CFB6D" w14:textId="77777777" w:rsidR="00994FF0" w:rsidRPr="00033637" w:rsidRDefault="00994FF0" w:rsidP="00F31FB2">
            <w:pPr>
              <w:spacing w:line="480" w:lineRule="auto"/>
              <w:rPr>
                <w:ins w:id="3433" w:author="Mohammad Nayeem Hasan" w:date="2024-11-04T00:05:00Z"/>
                <w:rFonts w:ascii="Times New Roman" w:hAnsi="Times New Roman" w:cs="Times New Roman"/>
                <w:sz w:val="24"/>
                <w:szCs w:val="24"/>
              </w:rPr>
              <w:pPrChange w:id="3434" w:author="Mohammad Nayeem Hasan" w:date="2024-12-23T01:38:00Z" w16du:dateUtc="2024-12-22T19:38:00Z">
                <w:pPr/>
              </w:pPrChange>
            </w:pPr>
            <w:ins w:id="3435" w:author="Mohammad Nayeem Hasan" w:date="2024-11-04T00:05:00Z">
              <w:r w:rsidRPr="00033637">
                <w:rPr>
                  <w:rFonts w:ascii="Times New Roman" w:hAnsi="Times New Roman" w:cs="Times New Roman"/>
                  <w:sz w:val="24"/>
                  <w:szCs w:val="24"/>
                </w:rPr>
                <w:t>Chattogram</w:t>
              </w:r>
            </w:ins>
          </w:p>
        </w:tc>
        <w:tc>
          <w:tcPr>
            <w:tcW w:w="818" w:type="pct"/>
            <w:vAlign w:val="center"/>
          </w:tcPr>
          <w:p w14:paraId="06F6377A" w14:textId="77777777" w:rsidR="00994FF0" w:rsidRPr="00033637" w:rsidRDefault="00994FF0" w:rsidP="00F31FB2">
            <w:pPr>
              <w:spacing w:line="480" w:lineRule="auto"/>
              <w:rPr>
                <w:ins w:id="3436" w:author="Mohammad Nayeem Hasan" w:date="2024-11-04T00:05:00Z"/>
                <w:rFonts w:ascii="Times New Roman" w:hAnsi="Times New Roman" w:cs="Times New Roman"/>
                <w:sz w:val="24"/>
                <w:szCs w:val="24"/>
              </w:rPr>
              <w:pPrChange w:id="3437" w:author="Mohammad Nayeem Hasan" w:date="2024-12-23T01:38:00Z" w16du:dateUtc="2024-12-22T19:38:00Z">
                <w:pPr/>
              </w:pPrChange>
            </w:pPr>
            <w:ins w:id="3438" w:author="Mohammad Nayeem Hasan" w:date="2024-11-04T00:05:00Z">
              <w:r w:rsidRPr="00033637">
                <w:rPr>
                  <w:rFonts w:ascii="Times New Roman" w:hAnsi="Times New Roman" w:cs="Times New Roman"/>
                  <w:sz w:val="24"/>
                  <w:szCs w:val="24"/>
                </w:rPr>
                <w:t>1.01 (0.82, 1.26)</w:t>
              </w:r>
            </w:ins>
          </w:p>
        </w:tc>
        <w:tc>
          <w:tcPr>
            <w:tcW w:w="478" w:type="pct"/>
            <w:vAlign w:val="center"/>
          </w:tcPr>
          <w:p w14:paraId="2EBB039C" w14:textId="77777777" w:rsidR="00994FF0" w:rsidRPr="00033637" w:rsidRDefault="00994FF0" w:rsidP="00F31FB2">
            <w:pPr>
              <w:spacing w:line="480" w:lineRule="auto"/>
              <w:rPr>
                <w:ins w:id="3439" w:author="Mohammad Nayeem Hasan" w:date="2024-11-04T00:05:00Z"/>
                <w:rFonts w:ascii="Times New Roman" w:hAnsi="Times New Roman" w:cs="Times New Roman"/>
                <w:sz w:val="24"/>
                <w:szCs w:val="24"/>
              </w:rPr>
              <w:pPrChange w:id="3440" w:author="Mohammad Nayeem Hasan" w:date="2024-12-23T01:38:00Z" w16du:dateUtc="2024-12-22T19:38:00Z">
                <w:pPr/>
              </w:pPrChange>
            </w:pPr>
            <w:ins w:id="3441" w:author="Mohammad Nayeem Hasan" w:date="2024-11-04T00:05:00Z">
              <w:r w:rsidRPr="00033637">
                <w:rPr>
                  <w:rFonts w:ascii="Times New Roman" w:hAnsi="Times New Roman" w:cs="Times New Roman"/>
                  <w:sz w:val="24"/>
                  <w:szCs w:val="24"/>
                </w:rPr>
                <w:t>0.893</w:t>
              </w:r>
            </w:ins>
          </w:p>
        </w:tc>
        <w:tc>
          <w:tcPr>
            <w:tcW w:w="822" w:type="pct"/>
            <w:vAlign w:val="center"/>
          </w:tcPr>
          <w:p w14:paraId="57864BAA" w14:textId="77777777" w:rsidR="00994FF0" w:rsidRPr="00033637" w:rsidRDefault="00994FF0" w:rsidP="00F31FB2">
            <w:pPr>
              <w:spacing w:line="480" w:lineRule="auto"/>
              <w:rPr>
                <w:ins w:id="3442" w:author="Mohammad Nayeem Hasan" w:date="2024-11-04T00:05:00Z"/>
                <w:rFonts w:ascii="Times New Roman" w:hAnsi="Times New Roman" w:cs="Times New Roman"/>
                <w:sz w:val="24"/>
                <w:szCs w:val="24"/>
              </w:rPr>
              <w:pPrChange w:id="3443" w:author="Mohammad Nayeem Hasan" w:date="2024-12-23T01:38:00Z" w16du:dateUtc="2024-12-22T19:38:00Z">
                <w:pPr/>
              </w:pPrChange>
            </w:pPr>
            <w:ins w:id="3444" w:author="Mohammad Nayeem Hasan" w:date="2024-11-04T00:05:00Z">
              <w:r w:rsidRPr="00033637">
                <w:rPr>
                  <w:rFonts w:ascii="Times New Roman" w:hAnsi="Times New Roman" w:cs="Times New Roman"/>
                  <w:sz w:val="24"/>
                  <w:szCs w:val="24"/>
                </w:rPr>
                <w:t>1.20 (0.87, 1.66)</w:t>
              </w:r>
            </w:ins>
          </w:p>
        </w:tc>
        <w:tc>
          <w:tcPr>
            <w:tcW w:w="478" w:type="pct"/>
            <w:vAlign w:val="center"/>
          </w:tcPr>
          <w:p w14:paraId="5611AA59" w14:textId="77777777" w:rsidR="00994FF0" w:rsidRPr="00033637" w:rsidRDefault="00994FF0" w:rsidP="00F31FB2">
            <w:pPr>
              <w:spacing w:line="480" w:lineRule="auto"/>
              <w:rPr>
                <w:ins w:id="3445" w:author="Mohammad Nayeem Hasan" w:date="2024-11-04T00:05:00Z"/>
                <w:rFonts w:ascii="Times New Roman" w:hAnsi="Times New Roman" w:cs="Times New Roman"/>
                <w:sz w:val="24"/>
                <w:szCs w:val="24"/>
              </w:rPr>
              <w:pPrChange w:id="3446" w:author="Mohammad Nayeem Hasan" w:date="2024-12-23T01:38:00Z" w16du:dateUtc="2024-12-22T19:38:00Z">
                <w:pPr/>
              </w:pPrChange>
            </w:pPr>
            <w:ins w:id="3447" w:author="Mohammad Nayeem Hasan" w:date="2024-11-04T00:05:00Z">
              <w:r w:rsidRPr="00033637">
                <w:rPr>
                  <w:rFonts w:ascii="Times New Roman" w:hAnsi="Times New Roman" w:cs="Times New Roman"/>
                  <w:sz w:val="24"/>
                  <w:szCs w:val="24"/>
                </w:rPr>
                <w:t>0.265</w:t>
              </w:r>
            </w:ins>
          </w:p>
        </w:tc>
        <w:tc>
          <w:tcPr>
            <w:tcW w:w="978" w:type="pct"/>
            <w:vAlign w:val="center"/>
          </w:tcPr>
          <w:p w14:paraId="7EC10041" w14:textId="77777777" w:rsidR="00994FF0" w:rsidRPr="00033637" w:rsidRDefault="00994FF0" w:rsidP="00F31FB2">
            <w:pPr>
              <w:spacing w:line="480" w:lineRule="auto"/>
              <w:rPr>
                <w:ins w:id="3448" w:author="Mohammad Nayeem Hasan" w:date="2024-11-04T00:05:00Z"/>
                <w:rFonts w:ascii="Times New Roman" w:hAnsi="Times New Roman" w:cs="Times New Roman"/>
                <w:sz w:val="24"/>
                <w:szCs w:val="24"/>
              </w:rPr>
              <w:pPrChange w:id="3449" w:author="Mohammad Nayeem Hasan" w:date="2024-12-23T01:38:00Z" w16du:dateUtc="2024-12-22T19:38:00Z">
                <w:pPr/>
              </w:pPrChange>
            </w:pPr>
            <w:ins w:id="3450" w:author="Mohammad Nayeem Hasan" w:date="2024-11-04T00:05:00Z">
              <w:r w:rsidRPr="00033637">
                <w:rPr>
                  <w:rFonts w:ascii="Times New Roman" w:hAnsi="Times New Roman" w:cs="Times New Roman"/>
                  <w:sz w:val="24"/>
                  <w:szCs w:val="24"/>
                </w:rPr>
                <w:t>1.21 (0.90, 1.62)</w:t>
              </w:r>
            </w:ins>
          </w:p>
        </w:tc>
        <w:tc>
          <w:tcPr>
            <w:tcW w:w="478" w:type="pct"/>
            <w:vAlign w:val="center"/>
          </w:tcPr>
          <w:p w14:paraId="4D33BB58" w14:textId="77777777" w:rsidR="00994FF0" w:rsidRPr="00033637" w:rsidRDefault="00994FF0" w:rsidP="00F31FB2">
            <w:pPr>
              <w:spacing w:line="480" w:lineRule="auto"/>
              <w:rPr>
                <w:ins w:id="3451" w:author="Mohammad Nayeem Hasan" w:date="2024-11-04T00:05:00Z"/>
                <w:rFonts w:ascii="Times New Roman" w:hAnsi="Times New Roman" w:cs="Times New Roman"/>
                <w:sz w:val="24"/>
                <w:szCs w:val="24"/>
              </w:rPr>
              <w:pPrChange w:id="3452" w:author="Mohammad Nayeem Hasan" w:date="2024-12-23T01:38:00Z" w16du:dateUtc="2024-12-22T19:38:00Z">
                <w:pPr/>
              </w:pPrChange>
            </w:pPr>
            <w:ins w:id="3453" w:author="Mohammad Nayeem Hasan" w:date="2024-11-04T00:05:00Z">
              <w:r w:rsidRPr="00033637">
                <w:rPr>
                  <w:rFonts w:ascii="Times New Roman" w:hAnsi="Times New Roman" w:cs="Times New Roman"/>
                  <w:sz w:val="24"/>
                  <w:szCs w:val="24"/>
                </w:rPr>
                <w:t>0.213</w:t>
              </w:r>
            </w:ins>
          </w:p>
        </w:tc>
      </w:tr>
      <w:tr w:rsidR="00994FF0" w:rsidRPr="00033637" w14:paraId="38358BA2" w14:textId="77777777" w:rsidTr="000C3C54">
        <w:trPr>
          <w:trHeight w:val="138"/>
          <w:jc w:val="center"/>
          <w:ins w:id="3454" w:author="Mohammad Nayeem Hasan" w:date="2024-11-04T00:05:00Z"/>
        </w:trPr>
        <w:tc>
          <w:tcPr>
            <w:tcW w:w="950" w:type="pct"/>
            <w:vAlign w:val="center"/>
          </w:tcPr>
          <w:p w14:paraId="2378FC53" w14:textId="77777777" w:rsidR="00994FF0" w:rsidRPr="00033637" w:rsidRDefault="00994FF0" w:rsidP="00F31FB2">
            <w:pPr>
              <w:spacing w:line="480" w:lineRule="auto"/>
              <w:rPr>
                <w:ins w:id="3455" w:author="Mohammad Nayeem Hasan" w:date="2024-11-04T00:05:00Z"/>
                <w:rFonts w:ascii="Times New Roman" w:hAnsi="Times New Roman" w:cs="Times New Roman"/>
                <w:sz w:val="24"/>
                <w:szCs w:val="24"/>
              </w:rPr>
              <w:pPrChange w:id="3456" w:author="Mohammad Nayeem Hasan" w:date="2024-12-23T01:38:00Z" w16du:dateUtc="2024-12-22T19:38:00Z">
                <w:pPr/>
              </w:pPrChange>
            </w:pPr>
            <w:ins w:id="3457" w:author="Mohammad Nayeem Hasan" w:date="2024-11-04T00:05:00Z">
              <w:r w:rsidRPr="00033637">
                <w:rPr>
                  <w:rFonts w:ascii="Times New Roman" w:hAnsi="Times New Roman" w:cs="Times New Roman"/>
                  <w:sz w:val="24"/>
                  <w:szCs w:val="24"/>
                </w:rPr>
                <w:t>Dhaka</w:t>
              </w:r>
            </w:ins>
          </w:p>
        </w:tc>
        <w:tc>
          <w:tcPr>
            <w:tcW w:w="818" w:type="pct"/>
            <w:vAlign w:val="center"/>
          </w:tcPr>
          <w:p w14:paraId="7374B5C5" w14:textId="77777777" w:rsidR="00994FF0" w:rsidRPr="00033637" w:rsidRDefault="00994FF0" w:rsidP="00F31FB2">
            <w:pPr>
              <w:spacing w:line="480" w:lineRule="auto"/>
              <w:rPr>
                <w:ins w:id="3458" w:author="Mohammad Nayeem Hasan" w:date="2024-11-04T00:05:00Z"/>
                <w:rFonts w:ascii="Times New Roman" w:hAnsi="Times New Roman" w:cs="Times New Roman"/>
                <w:sz w:val="24"/>
                <w:szCs w:val="24"/>
              </w:rPr>
              <w:pPrChange w:id="3459" w:author="Mohammad Nayeem Hasan" w:date="2024-12-23T01:38:00Z" w16du:dateUtc="2024-12-22T19:38:00Z">
                <w:pPr/>
              </w:pPrChange>
            </w:pPr>
            <w:ins w:id="3460" w:author="Mohammad Nayeem Hasan" w:date="2024-11-04T00:05:00Z">
              <w:r w:rsidRPr="00033637">
                <w:rPr>
                  <w:rFonts w:ascii="Times New Roman" w:hAnsi="Times New Roman" w:cs="Times New Roman"/>
                  <w:sz w:val="24"/>
                  <w:szCs w:val="24"/>
                </w:rPr>
                <w:t>0.94 (0.77, 1.16)</w:t>
              </w:r>
            </w:ins>
          </w:p>
        </w:tc>
        <w:tc>
          <w:tcPr>
            <w:tcW w:w="478" w:type="pct"/>
            <w:vAlign w:val="center"/>
          </w:tcPr>
          <w:p w14:paraId="5F6E3A8E" w14:textId="77777777" w:rsidR="00994FF0" w:rsidRPr="00033637" w:rsidRDefault="00994FF0" w:rsidP="00F31FB2">
            <w:pPr>
              <w:spacing w:line="480" w:lineRule="auto"/>
              <w:rPr>
                <w:ins w:id="3461" w:author="Mohammad Nayeem Hasan" w:date="2024-11-04T00:05:00Z"/>
                <w:rFonts w:ascii="Times New Roman" w:hAnsi="Times New Roman" w:cs="Times New Roman"/>
                <w:sz w:val="24"/>
                <w:szCs w:val="24"/>
              </w:rPr>
              <w:pPrChange w:id="3462" w:author="Mohammad Nayeem Hasan" w:date="2024-12-23T01:38:00Z" w16du:dateUtc="2024-12-22T19:38:00Z">
                <w:pPr/>
              </w:pPrChange>
            </w:pPr>
            <w:ins w:id="3463" w:author="Mohammad Nayeem Hasan" w:date="2024-11-04T00:05:00Z">
              <w:r w:rsidRPr="00033637">
                <w:rPr>
                  <w:rFonts w:ascii="Times New Roman" w:hAnsi="Times New Roman" w:cs="Times New Roman"/>
                  <w:sz w:val="24"/>
                  <w:szCs w:val="24"/>
                </w:rPr>
                <w:t>0.579</w:t>
              </w:r>
            </w:ins>
          </w:p>
        </w:tc>
        <w:tc>
          <w:tcPr>
            <w:tcW w:w="822" w:type="pct"/>
            <w:vAlign w:val="center"/>
          </w:tcPr>
          <w:p w14:paraId="22C93A52" w14:textId="77777777" w:rsidR="00994FF0" w:rsidRPr="00033637" w:rsidRDefault="00994FF0" w:rsidP="00F31FB2">
            <w:pPr>
              <w:spacing w:line="480" w:lineRule="auto"/>
              <w:rPr>
                <w:ins w:id="3464" w:author="Mohammad Nayeem Hasan" w:date="2024-11-04T00:05:00Z"/>
                <w:rFonts w:ascii="Times New Roman" w:hAnsi="Times New Roman" w:cs="Times New Roman"/>
                <w:sz w:val="24"/>
                <w:szCs w:val="24"/>
              </w:rPr>
              <w:pPrChange w:id="3465" w:author="Mohammad Nayeem Hasan" w:date="2024-12-23T01:38:00Z" w16du:dateUtc="2024-12-22T19:38:00Z">
                <w:pPr/>
              </w:pPrChange>
            </w:pPr>
            <w:ins w:id="3466" w:author="Mohammad Nayeem Hasan" w:date="2024-11-04T00:05:00Z">
              <w:r w:rsidRPr="00033637">
                <w:rPr>
                  <w:rFonts w:ascii="Times New Roman" w:hAnsi="Times New Roman" w:cs="Times New Roman"/>
                  <w:sz w:val="24"/>
                  <w:szCs w:val="24"/>
                </w:rPr>
                <w:t>0.91 (0.65, 1.26)</w:t>
              </w:r>
            </w:ins>
          </w:p>
        </w:tc>
        <w:tc>
          <w:tcPr>
            <w:tcW w:w="478" w:type="pct"/>
            <w:vAlign w:val="center"/>
          </w:tcPr>
          <w:p w14:paraId="1CCF2260" w14:textId="77777777" w:rsidR="00994FF0" w:rsidRPr="00033637" w:rsidRDefault="00994FF0" w:rsidP="00F31FB2">
            <w:pPr>
              <w:spacing w:line="480" w:lineRule="auto"/>
              <w:rPr>
                <w:ins w:id="3467" w:author="Mohammad Nayeem Hasan" w:date="2024-11-04T00:05:00Z"/>
                <w:rFonts w:ascii="Times New Roman" w:hAnsi="Times New Roman" w:cs="Times New Roman"/>
                <w:sz w:val="24"/>
                <w:szCs w:val="24"/>
              </w:rPr>
              <w:pPrChange w:id="3468" w:author="Mohammad Nayeem Hasan" w:date="2024-12-23T01:38:00Z" w16du:dateUtc="2024-12-22T19:38:00Z">
                <w:pPr/>
              </w:pPrChange>
            </w:pPr>
            <w:ins w:id="3469" w:author="Mohammad Nayeem Hasan" w:date="2024-11-04T00:05:00Z">
              <w:r w:rsidRPr="00033637">
                <w:rPr>
                  <w:rFonts w:ascii="Times New Roman" w:hAnsi="Times New Roman" w:cs="Times New Roman"/>
                  <w:sz w:val="24"/>
                  <w:szCs w:val="24"/>
                </w:rPr>
                <w:t>0.559</w:t>
              </w:r>
            </w:ins>
          </w:p>
        </w:tc>
        <w:tc>
          <w:tcPr>
            <w:tcW w:w="978" w:type="pct"/>
            <w:vAlign w:val="center"/>
          </w:tcPr>
          <w:p w14:paraId="51667465" w14:textId="77777777" w:rsidR="00994FF0" w:rsidRPr="00033637" w:rsidRDefault="00994FF0" w:rsidP="00F31FB2">
            <w:pPr>
              <w:spacing w:line="480" w:lineRule="auto"/>
              <w:rPr>
                <w:ins w:id="3470" w:author="Mohammad Nayeem Hasan" w:date="2024-11-04T00:05:00Z"/>
                <w:rFonts w:ascii="Times New Roman" w:hAnsi="Times New Roman" w:cs="Times New Roman"/>
                <w:sz w:val="24"/>
                <w:szCs w:val="24"/>
              </w:rPr>
              <w:pPrChange w:id="3471" w:author="Mohammad Nayeem Hasan" w:date="2024-12-23T01:38:00Z" w16du:dateUtc="2024-12-22T19:38:00Z">
                <w:pPr/>
              </w:pPrChange>
            </w:pPr>
            <w:ins w:id="3472" w:author="Mohammad Nayeem Hasan" w:date="2024-11-04T00:05:00Z">
              <w:r w:rsidRPr="00033637">
                <w:rPr>
                  <w:rFonts w:ascii="Times New Roman" w:hAnsi="Times New Roman" w:cs="Times New Roman"/>
                  <w:sz w:val="24"/>
                  <w:szCs w:val="24"/>
                </w:rPr>
                <w:t>0.99 (0.65, 1.21)</w:t>
              </w:r>
            </w:ins>
          </w:p>
        </w:tc>
        <w:tc>
          <w:tcPr>
            <w:tcW w:w="478" w:type="pct"/>
            <w:vAlign w:val="center"/>
          </w:tcPr>
          <w:p w14:paraId="628C3762" w14:textId="77777777" w:rsidR="00994FF0" w:rsidRPr="00033637" w:rsidRDefault="00994FF0" w:rsidP="00F31FB2">
            <w:pPr>
              <w:spacing w:line="480" w:lineRule="auto"/>
              <w:rPr>
                <w:ins w:id="3473" w:author="Mohammad Nayeem Hasan" w:date="2024-11-04T00:05:00Z"/>
                <w:rFonts w:ascii="Times New Roman" w:hAnsi="Times New Roman" w:cs="Times New Roman"/>
                <w:sz w:val="24"/>
                <w:szCs w:val="24"/>
              </w:rPr>
              <w:pPrChange w:id="3474" w:author="Mohammad Nayeem Hasan" w:date="2024-12-23T01:38:00Z" w16du:dateUtc="2024-12-22T19:38:00Z">
                <w:pPr/>
              </w:pPrChange>
            </w:pPr>
            <w:ins w:id="3475" w:author="Mohammad Nayeem Hasan" w:date="2024-11-04T00:05:00Z">
              <w:r w:rsidRPr="00033637">
                <w:rPr>
                  <w:rFonts w:ascii="Times New Roman" w:hAnsi="Times New Roman" w:cs="Times New Roman"/>
                  <w:sz w:val="24"/>
                  <w:szCs w:val="24"/>
                </w:rPr>
                <w:t>0.455</w:t>
              </w:r>
            </w:ins>
          </w:p>
        </w:tc>
      </w:tr>
      <w:tr w:rsidR="00994FF0" w:rsidRPr="00033637" w14:paraId="14FD96BC" w14:textId="77777777" w:rsidTr="000C3C54">
        <w:trPr>
          <w:trHeight w:val="138"/>
          <w:jc w:val="center"/>
          <w:ins w:id="3476" w:author="Mohammad Nayeem Hasan" w:date="2024-11-04T00:05:00Z"/>
        </w:trPr>
        <w:tc>
          <w:tcPr>
            <w:tcW w:w="950" w:type="pct"/>
            <w:vAlign w:val="center"/>
          </w:tcPr>
          <w:p w14:paraId="793AA84E" w14:textId="77777777" w:rsidR="00994FF0" w:rsidRPr="00033637" w:rsidRDefault="00994FF0" w:rsidP="00F31FB2">
            <w:pPr>
              <w:spacing w:line="480" w:lineRule="auto"/>
              <w:rPr>
                <w:ins w:id="3477" w:author="Mohammad Nayeem Hasan" w:date="2024-11-04T00:05:00Z"/>
                <w:rFonts w:ascii="Times New Roman" w:hAnsi="Times New Roman" w:cs="Times New Roman"/>
                <w:sz w:val="24"/>
                <w:szCs w:val="24"/>
              </w:rPr>
              <w:pPrChange w:id="3478" w:author="Mohammad Nayeem Hasan" w:date="2024-12-23T01:38:00Z" w16du:dateUtc="2024-12-22T19:38:00Z">
                <w:pPr/>
              </w:pPrChange>
            </w:pPr>
            <w:ins w:id="3479" w:author="Mohammad Nayeem Hasan" w:date="2024-11-04T00:05:00Z">
              <w:r w:rsidRPr="00033637">
                <w:rPr>
                  <w:rFonts w:ascii="Times New Roman" w:hAnsi="Times New Roman" w:cs="Times New Roman"/>
                  <w:sz w:val="24"/>
                  <w:szCs w:val="24"/>
                </w:rPr>
                <w:t>Khulna</w:t>
              </w:r>
            </w:ins>
          </w:p>
        </w:tc>
        <w:tc>
          <w:tcPr>
            <w:tcW w:w="818" w:type="pct"/>
            <w:vAlign w:val="center"/>
          </w:tcPr>
          <w:p w14:paraId="5A57AC19" w14:textId="77777777" w:rsidR="00994FF0" w:rsidRPr="00033637" w:rsidRDefault="00994FF0" w:rsidP="00F31FB2">
            <w:pPr>
              <w:spacing w:line="480" w:lineRule="auto"/>
              <w:rPr>
                <w:ins w:id="3480" w:author="Mohammad Nayeem Hasan" w:date="2024-11-04T00:05:00Z"/>
                <w:rFonts w:ascii="Times New Roman" w:hAnsi="Times New Roman" w:cs="Times New Roman"/>
                <w:sz w:val="24"/>
                <w:szCs w:val="24"/>
              </w:rPr>
              <w:pPrChange w:id="3481" w:author="Mohammad Nayeem Hasan" w:date="2024-12-23T01:38:00Z" w16du:dateUtc="2024-12-22T19:38:00Z">
                <w:pPr/>
              </w:pPrChange>
            </w:pPr>
            <w:ins w:id="3482" w:author="Mohammad Nayeem Hasan" w:date="2024-11-04T00:05:00Z">
              <w:r w:rsidRPr="00033637">
                <w:rPr>
                  <w:rFonts w:ascii="Times New Roman" w:hAnsi="Times New Roman" w:cs="Times New Roman"/>
                  <w:sz w:val="24"/>
                  <w:szCs w:val="24"/>
                </w:rPr>
                <w:t>0.57 (0.45, 0.74)</w:t>
              </w:r>
            </w:ins>
          </w:p>
        </w:tc>
        <w:tc>
          <w:tcPr>
            <w:tcW w:w="478" w:type="pct"/>
            <w:vAlign w:val="center"/>
          </w:tcPr>
          <w:p w14:paraId="70722D58" w14:textId="77777777" w:rsidR="00994FF0" w:rsidRPr="00033637" w:rsidRDefault="00994FF0" w:rsidP="00F31FB2">
            <w:pPr>
              <w:spacing w:line="480" w:lineRule="auto"/>
              <w:rPr>
                <w:ins w:id="3483" w:author="Mohammad Nayeem Hasan" w:date="2024-11-04T00:05:00Z"/>
                <w:rFonts w:ascii="Times New Roman" w:hAnsi="Times New Roman" w:cs="Times New Roman"/>
                <w:b/>
                <w:bCs/>
                <w:sz w:val="24"/>
                <w:szCs w:val="24"/>
              </w:rPr>
              <w:pPrChange w:id="3484" w:author="Mohammad Nayeem Hasan" w:date="2024-12-23T01:38:00Z" w16du:dateUtc="2024-12-22T19:38:00Z">
                <w:pPr/>
              </w:pPrChange>
            </w:pPr>
            <w:ins w:id="3485" w:author="Mohammad Nayeem Hasan" w:date="2024-11-04T00:05:00Z">
              <w:r w:rsidRPr="00033637">
                <w:rPr>
                  <w:rFonts w:ascii="Times New Roman" w:hAnsi="Times New Roman" w:cs="Times New Roman"/>
                  <w:b/>
                  <w:bCs/>
                  <w:sz w:val="24"/>
                  <w:szCs w:val="24"/>
                </w:rPr>
                <w:t>&lt;0.001</w:t>
              </w:r>
            </w:ins>
          </w:p>
        </w:tc>
        <w:tc>
          <w:tcPr>
            <w:tcW w:w="822" w:type="pct"/>
            <w:vAlign w:val="center"/>
          </w:tcPr>
          <w:p w14:paraId="6742893E" w14:textId="77777777" w:rsidR="00994FF0" w:rsidRPr="00033637" w:rsidRDefault="00994FF0" w:rsidP="00F31FB2">
            <w:pPr>
              <w:spacing w:line="480" w:lineRule="auto"/>
              <w:rPr>
                <w:ins w:id="3486" w:author="Mohammad Nayeem Hasan" w:date="2024-11-04T00:05:00Z"/>
                <w:rFonts w:ascii="Times New Roman" w:hAnsi="Times New Roman" w:cs="Times New Roman"/>
                <w:sz w:val="24"/>
                <w:szCs w:val="24"/>
              </w:rPr>
              <w:pPrChange w:id="3487" w:author="Mohammad Nayeem Hasan" w:date="2024-12-23T01:38:00Z" w16du:dateUtc="2024-12-22T19:38:00Z">
                <w:pPr/>
              </w:pPrChange>
            </w:pPr>
            <w:ins w:id="3488" w:author="Mohammad Nayeem Hasan" w:date="2024-11-04T00:05:00Z">
              <w:r w:rsidRPr="00033637">
                <w:rPr>
                  <w:rFonts w:ascii="Times New Roman" w:hAnsi="Times New Roman" w:cs="Times New Roman"/>
                  <w:sz w:val="24"/>
                  <w:szCs w:val="24"/>
                </w:rPr>
                <w:t>0.87 (0.62, 1.23)</w:t>
              </w:r>
            </w:ins>
          </w:p>
        </w:tc>
        <w:tc>
          <w:tcPr>
            <w:tcW w:w="478" w:type="pct"/>
            <w:vAlign w:val="center"/>
          </w:tcPr>
          <w:p w14:paraId="7E980E86" w14:textId="77777777" w:rsidR="00994FF0" w:rsidRPr="00033637" w:rsidRDefault="00994FF0" w:rsidP="00F31FB2">
            <w:pPr>
              <w:spacing w:line="480" w:lineRule="auto"/>
              <w:rPr>
                <w:ins w:id="3489" w:author="Mohammad Nayeem Hasan" w:date="2024-11-04T00:05:00Z"/>
                <w:rFonts w:ascii="Times New Roman" w:hAnsi="Times New Roman" w:cs="Times New Roman"/>
                <w:sz w:val="24"/>
                <w:szCs w:val="24"/>
              </w:rPr>
              <w:pPrChange w:id="3490" w:author="Mohammad Nayeem Hasan" w:date="2024-12-23T01:38:00Z" w16du:dateUtc="2024-12-22T19:38:00Z">
                <w:pPr/>
              </w:pPrChange>
            </w:pPr>
            <w:ins w:id="3491" w:author="Mohammad Nayeem Hasan" w:date="2024-11-04T00:05:00Z">
              <w:r w:rsidRPr="00033637">
                <w:rPr>
                  <w:rFonts w:ascii="Times New Roman" w:hAnsi="Times New Roman" w:cs="Times New Roman"/>
                  <w:sz w:val="24"/>
                  <w:szCs w:val="24"/>
                </w:rPr>
                <w:t>0.429</w:t>
              </w:r>
            </w:ins>
          </w:p>
        </w:tc>
        <w:tc>
          <w:tcPr>
            <w:tcW w:w="978" w:type="pct"/>
            <w:vAlign w:val="center"/>
          </w:tcPr>
          <w:p w14:paraId="2A722650" w14:textId="77777777" w:rsidR="00994FF0" w:rsidRPr="00033637" w:rsidRDefault="00994FF0" w:rsidP="00F31FB2">
            <w:pPr>
              <w:spacing w:line="480" w:lineRule="auto"/>
              <w:rPr>
                <w:ins w:id="3492" w:author="Mohammad Nayeem Hasan" w:date="2024-11-04T00:05:00Z"/>
                <w:rFonts w:ascii="Times New Roman" w:hAnsi="Times New Roman" w:cs="Times New Roman"/>
                <w:sz w:val="24"/>
                <w:szCs w:val="24"/>
              </w:rPr>
              <w:pPrChange w:id="3493" w:author="Mohammad Nayeem Hasan" w:date="2024-12-23T01:38:00Z" w16du:dateUtc="2024-12-22T19:38:00Z">
                <w:pPr/>
              </w:pPrChange>
            </w:pPr>
            <w:ins w:id="3494" w:author="Mohammad Nayeem Hasan" w:date="2024-11-04T00:05:00Z">
              <w:r w:rsidRPr="00033637">
                <w:rPr>
                  <w:rFonts w:ascii="Times New Roman" w:hAnsi="Times New Roman" w:cs="Times New Roman"/>
                  <w:sz w:val="24"/>
                  <w:szCs w:val="24"/>
                </w:rPr>
                <w:t>1.02 (0.74, 1.42)</w:t>
              </w:r>
            </w:ins>
          </w:p>
        </w:tc>
        <w:tc>
          <w:tcPr>
            <w:tcW w:w="478" w:type="pct"/>
            <w:vAlign w:val="center"/>
          </w:tcPr>
          <w:p w14:paraId="783499CF" w14:textId="77777777" w:rsidR="00994FF0" w:rsidRPr="00033637" w:rsidRDefault="00994FF0" w:rsidP="00F31FB2">
            <w:pPr>
              <w:spacing w:line="480" w:lineRule="auto"/>
              <w:rPr>
                <w:ins w:id="3495" w:author="Mohammad Nayeem Hasan" w:date="2024-11-04T00:05:00Z"/>
                <w:rFonts w:ascii="Times New Roman" w:hAnsi="Times New Roman" w:cs="Times New Roman"/>
                <w:sz w:val="24"/>
                <w:szCs w:val="24"/>
              </w:rPr>
              <w:pPrChange w:id="3496" w:author="Mohammad Nayeem Hasan" w:date="2024-12-23T01:38:00Z" w16du:dateUtc="2024-12-22T19:38:00Z">
                <w:pPr/>
              </w:pPrChange>
            </w:pPr>
            <w:ins w:id="3497" w:author="Mohammad Nayeem Hasan" w:date="2024-11-04T00:05:00Z">
              <w:r w:rsidRPr="00033637">
                <w:rPr>
                  <w:rFonts w:ascii="Times New Roman" w:hAnsi="Times New Roman" w:cs="Times New Roman"/>
                  <w:sz w:val="24"/>
                  <w:szCs w:val="24"/>
                </w:rPr>
                <w:t>0.884</w:t>
              </w:r>
            </w:ins>
          </w:p>
        </w:tc>
      </w:tr>
      <w:tr w:rsidR="00994FF0" w:rsidRPr="00033637" w14:paraId="2EF624F5" w14:textId="77777777" w:rsidTr="000C3C54">
        <w:trPr>
          <w:trHeight w:val="138"/>
          <w:jc w:val="center"/>
          <w:ins w:id="3498" w:author="Mohammad Nayeem Hasan" w:date="2024-11-04T00:05:00Z"/>
        </w:trPr>
        <w:tc>
          <w:tcPr>
            <w:tcW w:w="950" w:type="pct"/>
            <w:vAlign w:val="center"/>
          </w:tcPr>
          <w:p w14:paraId="5F8C5993" w14:textId="77777777" w:rsidR="00994FF0" w:rsidRPr="00033637" w:rsidRDefault="00994FF0" w:rsidP="00F31FB2">
            <w:pPr>
              <w:spacing w:line="480" w:lineRule="auto"/>
              <w:rPr>
                <w:ins w:id="3499" w:author="Mohammad Nayeem Hasan" w:date="2024-11-04T00:05:00Z"/>
                <w:rFonts w:ascii="Times New Roman" w:hAnsi="Times New Roman" w:cs="Times New Roman"/>
                <w:sz w:val="24"/>
                <w:szCs w:val="24"/>
              </w:rPr>
              <w:pPrChange w:id="3500" w:author="Mohammad Nayeem Hasan" w:date="2024-12-23T01:38:00Z" w16du:dateUtc="2024-12-22T19:38:00Z">
                <w:pPr/>
              </w:pPrChange>
            </w:pPr>
            <w:ins w:id="3501" w:author="Mohammad Nayeem Hasan" w:date="2024-11-04T00:05:00Z">
              <w:r w:rsidRPr="00033637">
                <w:rPr>
                  <w:rFonts w:ascii="Times New Roman" w:hAnsi="Times New Roman" w:cs="Times New Roman"/>
                  <w:sz w:val="24"/>
                  <w:szCs w:val="24"/>
                </w:rPr>
                <w:t>Mymensingh</w:t>
              </w:r>
            </w:ins>
          </w:p>
        </w:tc>
        <w:tc>
          <w:tcPr>
            <w:tcW w:w="818" w:type="pct"/>
            <w:vAlign w:val="center"/>
          </w:tcPr>
          <w:p w14:paraId="26554DD8" w14:textId="77777777" w:rsidR="00994FF0" w:rsidRPr="00033637" w:rsidRDefault="00994FF0" w:rsidP="00F31FB2">
            <w:pPr>
              <w:spacing w:line="480" w:lineRule="auto"/>
              <w:rPr>
                <w:ins w:id="3502" w:author="Mohammad Nayeem Hasan" w:date="2024-11-04T00:05:00Z"/>
                <w:rFonts w:ascii="Times New Roman" w:hAnsi="Times New Roman" w:cs="Times New Roman"/>
                <w:sz w:val="24"/>
                <w:szCs w:val="24"/>
              </w:rPr>
              <w:pPrChange w:id="3503" w:author="Mohammad Nayeem Hasan" w:date="2024-12-23T01:38:00Z" w16du:dateUtc="2024-12-22T19:38:00Z">
                <w:pPr/>
              </w:pPrChange>
            </w:pPr>
            <w:ins w:id="3504" w:author="Mohammad Nayeem Hasan" w:date="2024-11-04T00:05:00Z">
              <w:r w:rsidRPr="00033637">
                <w:rPr>
                  <w:rFonts w:ascii="Times New Roman" w:hAnsi="Times New Roman" w:cs="Times New Roman"/>
                  <w:sz w:val="24"/>
                  <w:szCs w:val="24"/>
                </w:rPr>
                <w:t>-</w:t>
              </w:r>
            </w:ins>
          </w:p>
        </w:tc>
        <w:tc>
          <w:tcPr>
            <w:tcW w:w="478" w:type="pct"/>
            <w:vAlign w:val="center"/>
          </w:tcPr>
          <w:p w14:paraId="31983175" w14:textId="77777777" w:rsidR="00994FF0" w:rsidRPr="00033637" w:rsidRDefault="00994FF0" w:rsidP="00F31FB2">
            <w:pPr>
              <w:spacing w:line="480" w:lineRule="auto"/>
              <w:rPr>
                <w:ins w:id="3505" w:author="Mohammad Nayeem Hasan" w:date="2024-11-04T00:05:00Z"/>
                <w:rFonts w:ascii="Times New Roman" w:hAnsi="Times New Roman" w:cs="Times New Roman"/>
                <w:sz w:val="24"/>
                <w:szCs w:val="24"/>
              </w:rPr>
              <w:pPrChange w:id="3506" w:author="Mohammad Nayeem Hasan" w:date="2024-12-23T01:38:00Z" w16du:dateUtc="2024-12-22T19:38:00Z">
                <w:pPr/>
              </w:pPrChange>
            </w:pPr>
            <w:ins w:id="3507" w:author="Mohammad Nayeem Hasan" w:date="2024-11-04T00:05:00Z">
              <w:r w:rsidRPr="00033637">
                <w:rPr>
                  <w:rFonts w:ascii="Times New Roman" w:hAnsi="Times New Roman" w:cs="Times New Roman"/>
                  <w:sz w:val="24"/>
                  <w:szCs w:val="24"/>
                </w:rPr>
                <w:t>-</w:t>
              </w:r>
            </w:ins>
          </w:p>
        </w:tc>
        <w:tc>
          <w:tcPr>
            <w:tcW w:w="822" w:type="pct"/>
            <w:vAlign w:val="center"/>
          </w:tcPr>
          <w:p w14:paraId="36AE351D" w14:textId="77777777" w:rsidR="00994FF0" w:rsidRPr="00033637" w:rsidRDefault="00994FF0" w:rsidP="00F31FB2">
            <w:pPr>
              <w:spacing w:line="480" w:lineRule="auto"/>
              <w:rPr>
                <w:ins w:id="3508" w:author="Mohammad Nayeem Hasan" w:date="2024-11-04T00:05:00Z"/>
                <w:rFonts w:ascii="Times New Roman" w:hAnsi="Times New Roman" w:cs="Times New Roman"/>
                <w:sz w:val="24"/>
                <w:szCs w:val="24"/>
              </w:rPr>
              <w:pPrChange w:id="3509" w:author="Mohammad Nayeem Hasan" w:date="2024-12-23T01:38:00Z" w16du:dateUtc="2024-12-22T19:38:00Z">
                <w:pPr/>
              </w:pPrChange>
            </w:pPr>
            <w:ins w:id="3510" w:author="Mohammad Nayeem Hasan" w:date="2024-11-04T00:05:00Z">
              <w:r w:rsidRPr="00033637">
                <w:rPr>
                  <w:rFonts w:ascii="Times New Roman" w:hAnsi="Times New Roman" w:cs="Times New Roman"/>
                  <w:sz w:val="24"/>
                  <w:szCs w:val="24"/>
                </w:rPr>
                <w:t>-</w:t>
              </w:r>
            </w:ins>
          </w:p>
        </w:tc>
        <w:tc>
          <w:tcPr>
            <w:tcW w:w="478" w:type="pct"/>
            <w:vAlign w:val="center"/>
          </w:tcPr>
          <w:p w14:paraId="54386AAE" w14:textId="77777777" w:rsidR="00994FF0" w:rsidRPr="00033637" w:rsidRDefault="00994FF0" w:rsidP="00F31FB2">
            <w:pPr>
              <w:spacing w:line="480" w:lineRule="auto"/>
              <w:rPr>
                <w:ins w:id="3511" w:author="Mohammad Nayeem Hasan" w:date="2024-11-04T00:05:00Z"/>
                <w:rFonts w:ascii="Times New Roman" w:hAnsi="Times New Roman" w:cs="Times New Roman"/>
                <w:sz w:val="24"/>
                <w:szCs w:val="24"/>
              </w:rPr>
              <w:pPrChange w:id="3512" w:author="Mohammad Nayeem Hasan" w:date="2024-12-23T01:38:00Z" w16du:dateUtc="2024-12-22T19:38:00Z">
                <w:pPr/>
              </w:pPrChange>
            </w:pPr>
            <w:ins w:id="3513" w:author="Mohammad Nayeem Hasan" w:date="2024-11-04T00:05:00Z">
              <w:r w:rsidRPr="00033637">
                <w:rPr>
                  <w:rFonts w:ascii="Times New Roman" w:hAnsi="Times New Roman" w:cs="Times New Roman"/>
                  <w:sz w:val="24"/>
                  <w:szCs w:val="24"/>
                </w:rPr>
                <w:t>-</w:t>
              </w:r>
            </w:ins>
          </w:p>
        </w:tc>
        <w:tc>
          <w:tcPr>
            <w:tcW w:w="978" w:type="pct"/>
            <w:vAlign w:val="center"/>
          </w:tcPr>
          <w:p w14:paraId="13618A8D" w14:textId="77777777" w:rsidR="00994FF0" w:rsidRPr="00033637" w:rsidRDefault="00994FF0" w:rsidP="00F31FB2">
            <w:pPr>
              <w:spacing w:line="480" w:lineRule="auto"/>
              <w:rPr>
                <w:ins w:id="3514" w:author="Mohammad Nayeem Hasan" w:date="2024-11-04T00:05:00Z"/>
                <w:rFonts w:ascii="Times New Roman" w:hAnsi="Times New Roman" w:cs="Times New Roman"/>
                <w:sz w:val="24"/>
                <w:szCs w:val="24"/>
              </w:rPr>
              <w:pPrChange w:id="3515" w:author="Mohammad Nayeem Hasan" w:date="2024-12-23T01:38:00Z" w16du:dateUtc="2024-12-22T19:38:00Z">
                <w:pPr/>
              </w:pPrChange>
            </w:pPr>
            <w:ins w:id="3516" w:author="Mohammad Nayeem Hasan" w:date="2024-11-04T00:05:00Z">
              <w:r w:rsidRPr="00033637">
                <w:rPr>
                  <w:rFonts w:ascii="Times New Roman" w:hAnsi="Times New Roman" w:cs="Times New Roman"/>
                  <w:sz w:val="24"/>
                  <w:szCs w:val="24"/>
                </w:rPr>
                <w:t>1.41 (1.01, 1.97)</w:t>
              </w:r>
            </w:ins>
          </w:p>
        </w:tc>
        <w:tc>
          <w:tcPr>
            <w:tcW w:w="478" w:type="pct"/>
            <w:vAlign w:val="center"/>
          </w:tcPr>
          <w:p w14:paraId="200D07EF" w14:textId="77777777" w:rsidR="00994FF0" w:rsidRPr="00033637" w:rsidRDefault="00994FF0" w:rsidP="00F31FB2">
            <w:pPr>
              <w:spacing w:line="480" w:lineRule="auto"/>
              <w:rPr>
                <w:ins w:id="3517" w:author="Mohammad Nayeem Hasan" w:date="2024-11-04T00:05:00Z"/>
                <w:rFonts w:ascii="Times New Roman" w:hAnsi="Times New Roman" w:cs="Times New Roman"/>
                <w:sz w:val="24"/>
                <w:szCs w:val="24"/>
              </w:rPr>
              <w:pPrChange w:id="3518" w:author="Mohammad Nayeem Hasan" w:date="2024-12-23T01:38:00Z" w16du:dateUtc="2024-12-22T19:38:00Z">
                <w:pPr/>
              </w:pPrChange>
            </w:pPr>
            <w:ins w:id="3519" w:author="Mohammad Nayeem Hasan" w:date="2024-11-04T00:05:00Z">
              <w:r w:rsidRPr="00033637">
                <w:rPr>
                  <w:rFonts w:ascii="Times New Roman" w:hAnsi="Times New Roman" w:cs="Times New Roman"/>
                  <w:sz w:val="24"/>
                  <w:szCs w:val="24"/>
                </w:rPr>
                <w:t>0.043</w:t>
              </w:r>
            </w:ins>
          </w:p>
        </w:tc>
      </w:tr>
      <w:tr w:rsidR="00994FF0" w:rsidRPr="00033637" w14:paraId="3957C780" w14:textId="77777777" w:rsidTr="000C3C54">
        <w:trPr>
          <w:trHeight w:val="138"/>
          <w:jc w:val="center"/>
          <w:ins w:id="3520" w:author="Mohammad Nayeem Hasan" w:date="2024-11-04T00:05:00Z"/>
        </w:trPr>
        <w:tc>
          <w:tcPr>
            <w:tcW w:w="950" w:type="pct"/>
            <w:vAlign w:val="center"/>
          </w:tcPr>
          <w:p w14:paraId="33F48945" w14:textId="77777777" w:rsidR="00994FF0" w:rsidRPr="00033637" w:rsidRDefault="00994FF0" w:rsidP="00F31FB2">
            <w:pPr>
              <w:spacing w:line="480" w:lineRule="auto"/>
              <w:rPr>
                <w:ins w:id="3521" w:author="Mohammad Nayeem Hasan" w:date="2024-11-04T00:05:00Z"/>
                <w:rFonts w:ascii="Times New Roman" w:hAnsi="Times New Roman" w:cs="Times New Roman"/>
                <w:sz w:val="24"/>
                <w:szCs w:val="24"/>
              </w:rPr>
              <w:pPrChange w:id="3522" w:author="Mohammad Nayeem Hasan" w:date="2024-12-23T01:38:00Z" w16du:dateUtc="2024-12-22T19:38:00Z">
                <w:pPr/>
              </w:pPrChange>
            </w:pPr>
            <w:proofErr w:type="spellStart"/>
            <w:ins w:id="3523" w:author="Mohammad Nayeem Hasan" w:date="2024-11-04T00:05:00Z">
              <w:r w:rsidRPr="00033637">
                <w:rPr>
                  <w:rFonts w:ascii="Times New Roman" w:hAnsi="Times New Roman" w:cs="Times New Roman"/>
                  <w:sz w:val="24"/>
                  <w:szCs w:val="24"/>
                </w:rPr>
                <w:t>Rajshahi</w:t>
              </w:r>
              <w:proofErr w:type="spellEnd"/>
            </w:ins>
          </w:p>
        </w:tc>
        <w:tc>
          <w:tcPr>
            <w:tcW w:w="818" w:type="pct"/>
            <w:vAlign w:val="center"/>
          </w:tcPr>
          <w:p w14:paraId="4742F3BB" w14:textId="77777777" w:rsidR="00994FF0" w:rsidRPr="00033637" w:rsidRDefault="00994FF0" w:rsidP="00F31FB2">
            <w:pPr>
              <w:spacing w:line="480" w:lineRule="auto"/>
              <w:rPr>
                <w:ins w:id="3524" w:author="Mohammad Nayeem Hasan" w:date="2024-11-04T00:05:00Z"/>
                <w:rFonts w:ascii="Times New Roman" w:hAnsi="Times New Roman" w:cs="Times New Roman"/>
                <w:sz w:val="24"/>
                <w:szCs w:val="24"/>
              </w:rPr>
              <w:pPrChange w:id="3525" w:author="Mohammad Nayeem Hasan" w:date="2024-12-23T01:38:00Z" w16du:dateUtc="2024-12-22T19:38:00Z">
                <w:pPr/>
              </w:pPrChange>
            </w:pPr>
            <w:ins w:id="3526" w:author="Mohammad Nayeem Hasan" w:date="2024-11-04T00:05:00Z">
              <w:r w:rsidRPr="00033637">
                <w:rPr>
                  <w:rFonts w:ascii="Times New Roman" w:hAnsi="Times New Roman" w:cs="Times New Roman"/>
                  <w:sz w:val="24"/>
                  <w:szCs w:val="24"/>
                </w:rPr>
                <w:t>0.99 (0.81, 1.21)</w:t>
              </w:r>
            </w:ins>
          </w:p>
        </w:tc>
        <w:tc>
          <w:tcPr>
            <w:tcW w:w="478" w:type="pct"/>
            <w:vAlign w:val="center"/>
          </w:tcPr>
          <w:p w14:paraId="6E8D3AB3" w14:textId="77777777" w:rsidR="00994FF0" w:rsidRPr="00033637" w:rsidRDefault="00994FF0" w:rsidP="00F31FB2">
            <w:pPr>
              <w:spacing w:line="480" w:lineRule="auto"/>
              <w:rPr>
                <w:ins w:id="3527" w:author="Mohammad Nayeem Hasan" w:date="2024-11-04T00:05:00Z"/>
                <w:rFonts w:ascii="Times New Roman" w:hAnsi="Times New Roman" w:cs="Times New Roman"/>
                <w:sz w:val="24"/>
                <w:szCs w:val="24"/>
              </w:rPr>
              <w:pPrChange w:id="3528" w:author="Mohammad Nayeem Hasan" w:date="2024-12-23T01:38:00Z" w16du:dateUtc="2024-12-22T19:38:00Z">
                <w:pPr/>
              </w:pPrChange>
            </w:pPr>
            <w:ins w:id="3529" w:author="Mohammad Nayeem Hasan" w:date="2024-11-04T00:05:00Z">
              <w:r w:rsidRPr="00033637">
                <w:rPr>
                  <w:rFonts w:ascii="Times New Roman" w:hAnsi="Times New Roman" w:cs="Times New Roman"/>
                  <w:sz w:val="24"/>
                  <w:szCs w:val="24"/>
                </w:rPr>
                <w:t>0.933</w:t>
              </w:r>
            </w:ins>
          </w:p>
        </w:tc>
        <w:tc>
          <w:tcPr>
            <w:tcW w:w="822" w:type="pct"/>
            <w:vAlign w:val="center"/>
          </w:tcPr>
          <w:p w14:paraId="3B11E934" w14:textId="77777777" w:rsidR="00994FF0" w:rsidRPr="00033637" w:rsidRDefault="00994FF0" w:rsidP="00F31FB2">
            <w:pPr>
              <w:spacing w:line="480" w:lineRule="auto"/>
              <w:rPr>
                <w:ins w:id="3530" w:author="Mohammad Nayeem Hasan" w:date="2024-11-04T00:05:00Z"/>
                <w:rFonts w:ascii="Times New Roman" w:hAnsi="Times New Roman" w:cs="Times New Roman"/>
                <w:sz w:val="24"/>
                <w:szCs w:val="24"/>
              </w:rPr>
              <w:pPrChange w:id="3531" w:author="Mohammad Nayeem Hasan" w:date="2024-12-23T01:38:00Z" w16du:dateUtc="2024-12-22T19:38:00Z">
                <w:pPr/>
              </w:pPrChange>
            </w:pPr>
            <w:ins w:id="3532" w:author="Mohammad Nayeem Hasan" w:date="2024-11-04T00:05:00Z">
              <w:r w:rsidRPr="00033637">
                <w:rPr>
                  <w:rFonts w:ascii="Times New Roman" w:hAnsi="Times New Roman" w:cs="Times New Roman"/>
                  <w:sz w:val="24"/>
                  <w:szCs w:val="24"/>
                </w:rPr>
                <w:t>0.93 (0.65, 1.31)</w:t>
              </w:r>
            </w:ins>
          </w:p>
        </w:tc>
        <w:tc>
          <w:tcPr>
            <w:tcW w:w="478" w:type="pct"/>
            <w:vAlign w:val="center"/>
          </w:tcPr>
          <w:p w14:paraId="392C3340" w14:textId="77777777" w:rsidR="00994FF0" w:rsidRPr="00033637" w:rsidRDefault="00994FF0" w:rsidP="00F31FB2">
            <w:pPr>
              <w:spacing w:line="480" w:lineRule="auto"/>
              <w:rPr>
                <w:ins w:id="3533" w:author="Mohammad Nayeem Hasan" w:date="2024-11-04T00:05:00Z"/>
                <w:rFonts w:ascii="Times New Roman" w:hAnsi="Times New Roman" w:cs="Times New Roman"/>
                <w:sz w:val="24"/>
                <w:szCs w:val="24"/>
              </w:rPr>
              <w:pPrChange w:id="3534" w:author="Mohammad Nayeem Hasan" w:date="2024-12-23T01:38:00Z" w16du:dateUtc="2024-12-22T19:38:00Z">
                <w:pPr/>
              </w:pPrChange>
            </w:pPr>
            <w:ins w:id="3535" w:author="Mohammad Nayeem Hasan" w:date="2024-11-04T00:05:00Z">
              <w:r w:rsidRPr="00033637">
                <w:rPr>
                  <w:rFonts w:ascii="Times New Roman" w:hAnsi="Times New Roman" w:cs="Times New Roman"/>
                  <w:sz w:val="24"/>
                  <w:szCs w:val="24"/>
                </w:rPr>
                <w:t>0.666</w:t>
              </w:r>
            </w:ins>
          </w:p>
        </w:tc>
        <w:tc>
          <w:tcPr>
            <w:tcW w:w="978" w:type="pct"/>
            <w:vAlign w:val="center"/>
          </w:tcPr>
          <w:p w14:paraId="6FB70367" w14:textId="77777777" w:rsidR="00994FF0" w:rsidRPr="00033637" w:rsidRDefault="00994FF0" w:rsidP="00F31FB2">
            <w:pPr>
              <w:spacing w:line="480" w:lineRule="auto"/>
              <w:rPr>
                <w:ins w:id="3536" w:author="Mohammad Nayeem Hasan" w:date="2024-11-04T00:05:00Z"/>
                <w:rFonts w:ascii="Times New Roman" w:hAnsi="Times New Roman" w:cs="Times New Roman"/>
                <w:sz w:val="24"/>
                <w:szCs w:val="24"/>
              </w:rPr>
              <w:pPrChange w:id="3537" w:author="Mohammad Nayeem Hasan" w:date="2024-12-23T01:38:00Z" w16du:dateUtc="2024-12-22T19:38:00Z">
                <w:pPr/>
              </w:pPrChange>
            </w:pPr>
            <w:ins w:id="3538" w:author="Mohammad Nayeem Hasan" w:date="2024-11-04T00:05:00Z">
              <w:r w:rsidRPr="00033637">
                <w:rPr>
                  <w:rFonts w:ascii="Times New Roman" w:hAnsi="Times New Roman" w:cs="Times New Roman"/>
                  <w:sz w:val="24"/>
                  <w:szCs w:val="24"/>
                </w:rPr>
                <w:t>1.04 (0.75, 1.45)</w:t>
              </w:r>
            </w:ins>
          </w:p>
        </w:tc>
        <w:tc>
          <w:tcPr>
            <w:tcW w:w="478" w:type="pct"/>
            <w:vAlign w:val="center"/>
          </w:tcPr>
          <w:p w14:paraId="5B0A687F" w14:textId="77777777" w:rsidR="00994FF0" w:rsidRPr="00033637" w:rsidRDefault="00994FF0" w:rsidP="00F31FB2">
            <w:pPr>
              <w:spacing w:line="480" w:lineRule="auto"/>
              <w:rPr>
                <w:ins w:id="3539" w:author="Mohammad Nayeem Hasan" w:date="2024-11-04T00:05:00Z"/>
                <w:rFonts w:ascii="Times New Roman" w:hAnsi="Times New Roman" w:cs="Times New Roman"/>
                <w:sz w:val="24"/>
                <w:szCs w:val="24"/>
              </w:rPr>
              <w:pPrChange w:id="3540" w:author="Mohammad Nayeem Hasan" w:date="2024-12-23T01:38:00Z" w16du:dateUtc="2024-12-22T19:38:00Z">
                <w:pPr/>
              </w:pPrChange>
            </w:pPr>
            <w:ins w:id="3541" w:author="Mohammad Nayeem Hasan" w:date="2024-11-04T00:05:00Z">
              <w:r w:rsidRPr="00033637">
                <w:rPr>
                  <w:rFonts w:ascii="Times New Roman" w:hAnsi="Times New Roman" w:cs="Times New Roman"/>
                  <w:sz w:val="24"/>
                  <w:szCs w:val="24"/>
                </w:rPr>
                <w:t>0.788</w:t>
              </w:r>
            </w:ins>
          </w:p>
        </w:tc>
      </w:tr>
      <w:tr w:rsidR="00994FF0" w:rsidRPr="00033637" w14:paraId="73228EE1" w14:textId="77777777" w:rsidTr="000C3C54">
        <w:trPr>
          <w:trHeight w:val="138"/>
          <w:jc w:val="center"/>
          <w:ins w:id="3542" w:author="Mohammad Nayeem Hasan" w:date="2024-11-04T00:05:00Z"/>
        </w:trPr>
        <w:tc>
          <w:tcPr>
            <w:tcW w:w="950" w:type="pct"/>
            <w:vAlign w:val="center"/>
          </w:tcPr>
          <w:p w14:paraId="778D3A89" w14:textId="77777777" w:rsidR="00994FF0" w:rsidRPr="00033637" w:rsidRDefault="00994FF0" w:rsidP="00F31FB2">
            <w:pPr>
              <w:spacing w:line="480" w:lineRule="auto"/>
              <w:rPr>
                <w:ins w:id="3543" w:author="Mohammad Nayeem Hasan" w:date="2024-11-04T00:05:00Z"/>
                <w:rFonts w:ascii="Times New Roman" w:hAnsi="Times New Roman" w:cs="Times New Roman"/>
                <w:sz w:val="24"/>
                <w:szCs w:val="24"/>
              </w:rPr>
              <w:pPrChange w:id="3544" w:author="Mohammad Nayeem Hasan" w:date="2024-12-23T01:38:00Z" w16du:dateUtc="2024-12-22T19:38:00Z">
                <w:pPr/>
              </w:pPrChange>
            </w:pPr>
            <w:ins w:id="3545" w:author="Mohammad Nayeem Hasan" w:date="2024-11-04T00:05:00Z">
              <w:r w:rsidRPr="00033637">
                <w:rPr>
                  <w:rFonts w:ascii="Times New Roman" w:hAnsi="Times New Roman" w:cs="Times New Roman"/>
                  <w:sz w:val="24"/>
                  <w:szCs w:val="24"/>
                </w:rPr>
                <w:t>Rangpur</w:t>
              </w:r>
            </w:ins>
          </w:p>
        </w:tc>
        <w:tc>
          <w:tcPr>
            <w:tcW w:w="818" w:type="pct"/>
            <w:vAlign w:val="center"/>
          </w:tcPr>
          <w:p w14:paraId="000B8D17" w14:textId="77777777" w:rsidR="00994FF0" w:rsidRPr="00033637" w:rsidRDefault="00994FF0" w:rsidP="00F31FB2">
            <w:pPr>
              <w:spacing w:line="480" w:lineRule="auto"/>
              <w:rPr>
                <w:ins w:id="3546" w:author="Mohammad Nayeem Hasan" w:date="2024-11-04T00:05:00Z"/>
                <w:rFonts w:ascii="Times New Roman" w:hAnsi="Times New Roman" w:cs="Times New Roman"/>
                <w:sz w:val="24"/>
                <w:szCs w:val="24"/>
              </w:rPr>
              <w:pPrChange w:id="3547" w:author="Mohammad Nayeem Hasan" w:date="2024-12-23T01:38:00Z" w16du:dateUtc="2024-12-22T19:38:00Z">
                <w:pPr/>
              </w:pPrChange>
            </w:pPr>
            <w:ins w:id="3548" w:author="Mohammad Nayeem Hasan" w:date="2024-11-04T00:05:00Z">
              <w:r w:rsidRPr="00033637">
                <w:rPr>
                  <w:rFonts w:ascii="Times New Roman" w:hAnsi="Times New Roman" w:cs="Times New Roman"/>
                  <w:sz w:val="24"/>
                  <w:szCs w:val="24"/>
                </w:rPr>
                <w:t>-</w:t>
              </w:r>
            </w:ins>
          </w:p>
        </w:tc>
        <w:tc>
          <w:tcPr>
            <w:tcW w:w="478" w:type="pct"/>
            <w:vAlign w:val="center"/>
          </w:tcPr>
          <w:p w14:paraId="56304D72" w14:textId="77777777" w:rsidR="00994FF0" w:rsidRPr="00033637" w:rsidRDefault="00994FF0" w:rsidP="00F31FB2">
            <w:pPr>
              <w:spacing w:line="480" w:lineRule="auto"/>
              <w:rPr>
                <w:ins w:id="3549" w:author="Mohammad Nayeem Hasan" w:date="2024-11-04T00:05:00Z"/>
                <w:rFonts w:ascii="Times New Roman" w:hAnsi="Times New Roman" w:cs="Times New Roman"/>
                <w:sz w:val="24"/>
                <w:szCs w:val="24"/>
              </w:rPr>
              <w:pPrChange w:id="3550" w:author="Mohammad Nayeem Hasan" w:date="2024-12-23T01:38:00Z" w16du:dateUtc="2024-12-22T19:38:00Z">
                <w:pPr/>
              </w:pPrChange>
            </w:pPr>
            <w:ins w:id="3551" w:author="Mohammad Nayeem Hasan" w:date="2024-11-04T00:05:00Z">
              <w:r w:rsidRPr="00033637">
                <w:rPr>
                  <w:rFonts w:ascii="Times New Roman" w:hAnsi="Times New Roman" w:cs="Times New Roman"/>
                  <w:sz w:val="24"/>
                  <w:szCs w:val="24"/>
                </w:rPr>
                <w:t>-</w:t>
              </w:r>
            </w:ins>
          </w:p>
        </w:tc>
        <w:tc>
          <w:tcPr>
            <w:tcW w:w="822" w:type="pct"/>
            <w:vAlign w:val="center"/>
          </w:tcPr>
          <w:p w14:paraId="1618010F" w14:textId="77777777" w:rsidR="00994FF0" w:rsidRPr="00033637" w:rsidRDefault="00994FF0" w:rsidP="00F31FB2">
            <w:pPr>
              <w:spacing w:line="480" w:lineRule="auto"/>
              <w:rPr>
                <w:ins w:id="3552" w:author="Mohammad Nayeem Hasan" w:date="2024-11-04T00:05:00Z"/>
                <w:rFonts w:ascii="Times New Roman" w:hAnsi="Times New Roman" w:cs="Times New Roman"/>
                <w:sz w:val="24"/>
                <w:szCs w:val="24"/>
              </w:rPr>
              <w:pPrChange w:id="3553" w:author="Mohammad Nayeem Hasan" w:date="2024-12-23T01:38:00Z" w16du:dateUtc="2024-12-22T19:38:00Z">
                <w:pPr/>
              </w:pPrChange>
            </w:pPr>
            <w:ins w:id="3554" w:author="Mohammad Nayeem Hasan" w:date="2024-11-04T00:05:00Z">
              <w:r w:rsidRPr="00033637">
                <w:rPr>
                  <w:rFonts w:ascii="Times New Roman" w:hAnsi="Times New Roman" w:cs="Times New Roman"/>
                  <w:sz w:val="24"/>
                  <w:szCs w:val="24"/>
                </w:rPr>
                <w:t>0.99 (0.71, 1.39)</w:t>
              </w:r>
            </w:ins>
          </w:p>
        </w:tc>
        <w:tc>
          <w:tcPr>
            <w:tcW w:w="478" w:type="pct"/>
            <w:vAlign w:val="center"/>
          </w:tcPr>
          <w:p w14:paraId="31ED5A1E" w14:textId="77777777" w:rsidR="00994FF0" w:rsidRPr="00033637" w:rsidRDefault="00994FF0" w:rsidP="00F31FB2">
            <w:pPr>
              <w:spacing w:line="480" w:lineRule="auto"/>
              <w:rPr>
                <w:ins w:id="3555" w:author="Mohammad Nayeem Hasan" w:date="2024-11-04T00:05:00Z"/>
                <w:rFonts w:ascii="Times New Roman" w:hAnsi="Times New Roman" w:cs="Times New Roman"/>
                <w:sz w:val="24"/>
                <w:szCs w:val="24"/>
              </w:rPr>
              <w:pPrChange w:id="3556" w:author="Mohammad Nayeem Hasan" w:date="2024-12-23T01:38:00Z" w16du:dateUtc="2024-12-22T19:38:00Z">
                <w:pPr/>
              </w:pPrChange>
            </w:pPr>
            <w:ins w:id="3557" w:author="Mohammad Nayeem Hasan" w:date="2024-11-04T00:05:00Z">
              <w:r w:rsidRPr="00033637">
                <w:rPr>
                  <w:rFonts w:ascii="Times New Roman" w:hAnsi="Times New Roman" w:cs="Times New Roman"/>
                  <w:sz w:val="24"/>
                  <w:szCs w:val="24"/>
                </w:rPr>
                <w:t>0.955</w:t>
              </w:r>
            </w:ins>
          </w:p>
        </w:tc>
        <w:tc>
          <w:tcPr>
            <w:tcW w:w="978" w:type="pct"/>
            <w:vAlign w:val="center"/>
          </w:tcPr>
          <w:p w14:paraId="79A6F72E" w14:textId="77777777" w:rsidR="00994FF0" w:rsidRPr="00033637" w:rsidRDefault="00994FF0" w:rsidP="00F31FB2">
            <w:pPr>
              <w:spacing w:line="480" w:lineRule="auto"/>
              <w:rPr>
                <w:ins w:id="3558" w:author="Mohammad Nayeem Hasan" w:date="2024-11-04T00:05:00Z"/>
                <w:rFonts w:ascii="Times New Roman" w:hAnsi="Times New Roman" w:cs="Times New Roman"/>
                <w:sz w:val="24"/>
                <w:szCs w:val="24"/>
              </w:rPr>
              <w:pPrChange w:id="3559" w:author="Mohammad Nayeem Hasan" w:date="2024-12-23T01:38:00Z" w16du:dateUtc="2024-12-22T19:38:00Z">
                <w:pPr/>
              </w:pPrChange>
            </w:pPr>
            <w:ins w:id="3560" w:author="Mohammad Nayeem Hasan" w:date="2024-11-04T00:05:00Z">
              <w:r w:rsidRPr="00033637">
                <w:rPr>
                  <w:rFonts w:ascii="Times New Roman" w:hAnsi="Times New Roman" w:cs="Times New Roman"/>
                  <w:sz w:val="24"/>
                  <w:szCs w:val="24"/>
                </w:rPr>
                <w:t>0.70 (0.49, 0.98)</w:t>
              </w:r>
            </w:ins>
          </w:p>
        </w:tc>
        <w:tc>
          <w:tcPr>
            <w:tcW w:w="478" w:type="pct"/>
            <w:vAlign w:val="center"/>
          </w:tcPr>
          <w:p w14:paraId="15658817" w14:textId="77777777" w:rsidR="00994FF0" w:rsidRPr="00033637" w:rsidRDefault="00994FF0" w:rsidP="00F31FB2">
            <w:pPr>
              <w:spacing w:line="480" w:lineRule="auto"/>
              <w:rPr>
                <w:ins w:id="3561" w:author="Mohammad Nayeem Hasan" w:date="2024-11-04T00:05:00Z"/>
                <w:rFonts w:ascii="Times New Roman" w:hAnsi="Times New Roman" w:cs="Times New Roman"/>
                <w:b/>
                <w:bCs/>
                <w:sz w:val="24"/>
                <w:szCs w:val="24"/>
              </w:rPr>
              <w:pPrChange w:id="3562" w:author="Mohammad Nayeem Hasan" w:date="2024-12-23T01:38:00Z" w16du:dateUtc="2024-12-22T19:38:00Z">
                <w:pPr/>
              </w:pPrChange>
            </w:pPr>
            <w:ins w:id="3563" w:author="Mohammad Nayeem Hasan" w:date="2024-11-04T00:05:00Z">
              <w:r w:rsidRPr="00033637">
                <w:rPr>
                  <w:rFonts w:ascii="Times New Roman" w:hAnsi="Times New Roman" w:cs="Times New Roman"/>
                  <w:b/>
                  <w:bCs/>
                  <w:sz w:val="24"/>
                  <w:szCs w:val="24"/>
                </w:rPr>
                <w:t>0.037</w:t>
              </w:r>
            </w:ins>
          </w:p>
        </w:tc>
      </w:tr>
      <w:tr w:rsidR="00994FF0" w:rsidRPr="00033637" w14:paraId="6F4B0CC3" w14:textId="77777777" w:rsidTr="000C3C54">
        <w:trPr>
          <w:trHeight w:val="138"/>
          <w:jc w:val="center"/>
          <w:ins w:id="3564" w:author="Mohammad Nayeem Hasan" w:date="2024-11-04T00:05:00Z"/>
        </w:trPr>
        <w:tc>
          <w:tcPr>
            <w:tcW w:w="950" w:type="pct"/>
            <w:vAlign w:val="center"/>
          </w:tcPr>
          <w:p w14:paraId="0FD0343E" w14:textId="77777777" w:rsidR="00994FF0" w:rsidRPr="00033637" w:rsidRDefault="00994FF0" w:rsidP="00F31FB2">
            <w:pPr>
              <w:spacing w:line="480" w:lineRule="auto"/>
              <w:rPr>
                <w:ins w:id="3565" w:author="Mohammad Nayeem Hasan" w:date="2024-11-04T00:05:00Z"/>
                <w:rFonts w:ascii="Times New Roman" w:hAnsi="Times New Roman" w:cs="Times New Roman"/>
                <w:sz w:val="24"/>
                <w:szCs w:val="24"/>
              </w:rPr>
              <w:pPrChange w:id="3566" w:author="Mohammad Nayeem Hasan" w:date="2024-12-23T01:38:00Z" w16du:dateUtc="2024-12-22T19:38:00Z">
                <w:pPr/>
              </w:pPrChange>
            </w:pPr>
            <w:ins w:id="3567" w:author="Mohammad Nayeem Hasan" w:date="2024-11-04T00:05:00Z">
              <w:r w:rsidRPr="00033637">
                <w:rPr>
                  <w:rFonts w:ascii="Times New Roman" w:hAnsi="Times New Roman" w:cs="Times New Roman"/>
                  <w:sz w:val="24"/>
                  <w:szCs w:val="24"/>
                </w:rPr>
                <w:t>Sylhet</w:t>
              </w:r>
            </w:ins>
          </w:p>
        </w:tc>
        <w:tc>
          <w:tcPr>
            <w:tcW w:w="818" w:type="pct"/>
            <w:vAlign w:val="center"/>
          </w:tcPr>
          <w:p w14:paraId="4170F495" w14:textId="77777777" w:rsidR="00994FF0" w:rsidRPr="00033637" w:rsidRDefault="00994FF0" w:rsidP="00F31FB2">
            <w:pPr>
              <w:spacing w:line="480" w:lineRule="auto"/>
              <w:rPr>
                <w:ins w:id="3568" w:author="Mohammad Nayeem Hasan" w:date="2024-11-04T00:05:00Z"/>
                <w:rFonts w:ascii="Times New Roman" w:hAnsi="Times New Roman" w:cs="Times New Roman"/>
                <w:sz w:val="24"/>
                <w:szCs w:val="24"/>
              </w:rPr>
              <w:pPrChange w:id="3569" w:author="Mohammad Nayeem Hasan" w:date="2024-12-23T01:38:00Z" w16du:dateUtc="2024-12-22T19:38:00Z">
                <w:pPr/>
              </w:pPrChange>
            </w:pPr>
            <w:ins w:id="3570" w:author="Mohammad Nayeem Hasan" w:date="2024-11-04T00:05:00Z">
              <w:r w:rsidRPr="00033637">
                <w:rPr>
                  <w:rFonts w:ascii="Times New Roman" w:hAnsi="Times New Roman" w:cs="Times New Roman"/>
                  <w:sz w:val="24"/>
                  <w:szCs w:val="24"/>
                </w:rPr>
                <w:t>Reference</w:t>
              </w:r>
            </w:ins>
          </w:p>
        </w:tc>
        <w:tc>
          <w:tcPr>
            <w:tcW w:w="478" w:type="pct"/>
            <w:vAlign w:val="center"/>
          </w:tcPr>
          <w:p w14:paraId="2563CB9A" w14:textId="77777777" w:rsidR="00994FF0" w:rsidRPr="00033637" w:rsidRDefault="00994FF0" w:rsidP="00F31FB2">
            <w:pPr>
              <w:spacing w:line="480" w:lineRule="auto"/>
              <w:rPr>
                <w:ins w:id="3571" w:author="Mohammad Nayeem Hasan" w:date="2024-11-04T00:05:00Z"/>
                <w:rFonts w:ascii="Times New Roman" w:hAnsi="Times New Roman" w:cs="Times New Roman"/>
                <w:sz w:val="24"/>
                <w:szCs w:val="24"/>
              </w:rPr>
              <w:pPrChange w:id="3572" w:author="Mohammad Nayeem Hasan" w:date="2024-12-23T01:38:00Z" w16du:dateUtc="2024-12-22T19:38:00Z">
                <w:pPr/>
              </w:pPrChange>
            </w:pPr>
            <w:ins w:id="3573" w:author="Mohammad Nayeem Hasan" w:date="2024-11-04T00:05:00Z">
              <w:r w:rsidRPr="00033637">
                <w:rPr>
                  <w:rFonts w:ascii="Times New Roman" w:hAnsi="Times New Roman" w:cs="Times New Roman"/>
                  <w:sz w:val="24"/>
                  <w:szCs w:val="24"/>
                </w:rPr>
                <w:t>-</w:t>
              </w:r>
            </w:ins>
          </w:p>
        </w:tc>
        <w:tc>
          <w:tcPr>
            <w:tcW w:w="822" w:type="pct"/>
            <w:vAlign w:val="center"/>
          </w:tcPr>
          <w:p w14:paraId="008693C3" w14:textId="77777777" w:rsidR="00994FF0" w:rsidRPr="00033637" w:rsidRDefault="00994FF0" w:rsidP="00F31FB2">
            <w:pPr>
              <w:spacing w:line="480" w:lineRule="auto"/>
              <w:rPr>
                <w:ins w:id="3574" w:author="Mohammad Nayeem Hasan" w:date="2024-11-04T00:05:00Z"/>
                <w:rFonts w:ascii="Times New Roman" w:hAnsi="Times New Roman" w:cs="Times New Roman"/>
                <w:sz w:val="24"/>
                <w:szCs w:val="24"/>
              </w:rPr>
              <w:pPrChange w:id="3575" w:author="Mohammad Nayeem Hasan" w:date="2024-12-23T01:38:00Z" w16du:dateUtc="2024-12-22T19:38:00Z">
                <w:pPr/>
              </w:pPrChange>
            </w:pPr>
            <w:ins w:id="3576" w:author="Mohammad Nayeem Hasan" w:date="2024-11-04T00:05:00Z">
              <w:r w:rsidRPr="00033637">
                <w:rPr>
                  <w:rFonts w:ascii="Times New Roman" w:hAnsi="Times New Roman" w:cs="Times New Roman"/>
                  <w:sz w:val="24"/>
                  <w:szCs w:val="24"/>
                </w:rPr>
                <w:t>Reference</w:t>
              </w:r>
            </w:ins>
          </w:p>
        </w:tc>
        <w:tc>
          <w:tcPr>
            <w:tcW w:w="478" w:type="pct"/>
            <w:vAlign w:val="center"/>
          </w:tcPr>
          <w:p w14:paraId="45DF57E3" w14:textId="77777777" w:rsidR="00994FF0" w:rsidRPr="00033637" w:rsidRDefault="00994FF0" w:rsidP="00F31FB2">
            <w:pPr>
              <w:spacing w:line="480" w:lineRule="auto"/>
              <w:rPr>
                <w:ins w:id="3577" w:author="Mohammad Nayeem Hasan" w:date="2024-11-04T00:05:00Z"/>
                <w:rFonts w:ascii="Times New Roman" w:hAnsi="Times New Roman" w:cs="Times New Roman"/>
                <w:sz w:val="24"/>
                <w:szCs w:val="24"/>
              </w:rPr>
              <w:pPrChange w:id="3578" w:author="Mohammad Nayeem Hasan" w:date="2024-12-23T01:38:00Z" w16du:dateUtc="2024-12-22T19:38:00Z">
                <w:pPr/>
              </w:pPrChange>
            </w:pPr>
            <w:ins w:id="3579" w:author="Mohammad Nayeem Hasan" w:date="2024-11-04T00:05:00Z">
              <w:r w:rsidRPr="00033637">
                <w:rPr>
                  <w:rFonts w:ascii="Times New Roman" w:hAnsi="Times New Roman" w:cs="Times New Roman"/>
                  <w:sz w:val="24"/>
                  <w:szCs w:val="24"/>
                </w:rPr>
                <w:t>-</w:t>
              </w:r>
            </w:ins>
          </w:p>
        </w:tc>
        <w:tc>
          <w:tcPr>
            <w:tcW w:w="978" w:type="pct"/>
            <w:vAlign w:val="center"/>
          </w:tcPr>
          <w:p w14:paraId="243B7436" w14:textId="77777777" w:rsidR="00994FF0" w:rsidRPr="00033637" w:rsidRDefault="00994FF0" w:rsidP="00F31FB2">
            <w:pPr>
              <w:spacing w:line="480" w:lineRule="auto"/>
              <w:rPr>
                <w:ins w:id="3580" w:author="Mohammad Nayeem Hasan" w:date="2024-11-04T00:05:00Z"/>
                <w:rFonts w:ascii="Times New Roman" w:hAnsi="Times New Roman" w:cs="Times New Roman"/>
                <w:sz w:val="24"/>
                <w:szCs w:val="24"/>
              </w:rPr>
              <w:pPrChange w:id="3581" w:author="Mohammad Nayeem Hasan" w:date="2024-12-23T01:38:00Z" w16du:dateUtc="2024-12-22T19:38:00Z">
                <w:pPr/>
              </w:pPrChange>
            </w:pPr>
            <w:ins w:id="3582" w:author="Mohammad Nayeem Hasan" w:date="2024-11-04T00:05:00Z">
              <w:r w:rsidRPr="00033637">
                <w:rPr>
                  <w:rFonts w:ascii="Times New Roman" w:hAnsi="Times New Roman" w:cs="Times New Roman"/>
                  <w:sz w:val="24"/>
                  <w:szCs w:val="24"/>
                </w:rPr>
                <w:t>Reference</w:t>
              </w:r>
            </w:ins>
          </w:p>
        </w:tc>
        <w:tc>
          <w:tcPr>
            <w:tcW w:w="478" w:type="pct"/>
            <w:vAlign w:val="center"/>
          </w:tcPr>
          <w:p w14:paraId="17E60B45" w14:textId="77777777" w:rsidR="00994FF0" w:rsidRPr="00033637" w:rsidRDefault="00994FF0" w:rsidP="00F31FB2">
            <w:pPr>
              <w:spacing w:line="480" w:lineRule="auto"/>
              <w:rPr>
                <w:ins w:id="3583" w:author="Mohammad Nayeem Hasan" w:date="2024-11-04T00:05:00Z"/>
                <w:rFonts w:ascii="Times New Roman" w:hAnsi="Times New Roman" w:cs="Times New Roman"/>
                <w:sz w:val="24"/>
                <w:szCs w:val="24"/>
              </w:rPr>
              <w:pPrChange w:id="3584" w:author="Mohammad Nayeem Hasan" w:date="2024-12-23T01:38:00Z" w16du:dateUtc="2024-12-22T19:38:00Z">
                <w:pPr/>
              </w:pPrChange>
            </w:pPr>
            <w:ins w:id="3585" w:author="Mohammad Nayeem Hasan" w:date="2024-11-04T00:05:00Z">
              <w:r w:rsidRPr="00033637">
                <w:rPr>
                  <w:rFonts w:ascii="Times New Roman" w:hAnsi="Times New Roman" w:cs="Times New Roman"/>
                  <w:sz w:val="24"/>
                  <w:szCs w:val="24"/>
                </w:rPr>
                <w:t>-</w:t>
              </w:r>
            </w:ins>
          </w:p>
        </w:tc>
      </w:tr>
      <w:tr w:rsidR="00994FF0" w:rsidRPr="00033637" w14:paraId="79537361" w14:textId="77777777" w:rsidTr="000C3C54">
        <w:trPr>
          <w:trHeight w:val="138"/>
          <w:jc w:val="center"/>
          <w:ins w:id="3586" w:author="Mohammad Nayeem Hasan" w:date="2024-11-04T00:05:00Z"/>
        </w:trPr>
        <w:tc>
          <w:tcPr>
            <w:tcW w:w="5000" w:type="pct"/>
            <w:gridSpan w:val="7"/>
            <w:vAlign w:val="center"/>
          </w:tcPr>
          <w:p w14:paraId="2D35859C" w14:textId="77777777" w:rsidR="00994FF0" w:rsidRPr="00033637" w:rsidRDefault="00994FF0" w:rsidP="00F31FB2">
            <w:pPr>
              <w:spacing w:line="480" w:lineRule="auto"/>
              <w:rPr>
                <w:ins w:id="3587" w:author="Mohammad Nayeem Hasan" w:date="2024-11-04T00:05:00Z"/>
                <w:rFonts w:ascii="Times New Roman" w:hAnsi="Times New Roman" w:cs="Times New Roman"/>
                <w:sz w:val="24"/>
                <w:szCs w:val="24"/>
              </w:rPr>
              <w:pPrChange w:id="3588" w:author="Mohammad Nayeem Hasan" w:date="2024-12-23T01:38:00Z" w16du:dateUtc="2024-12-22T19:38:00Z">
                <w:pPr/>
              </w:pPrChange>
            </w:pPr>
            <w:ins w:id="3589" w:author="Mohammad Nayeem Hasan" w:date="2024-11-04T00:05:00Z">
              <w:r w:rsidRPr="00033637">
                <w:rPr>
                  <w:rFonts w:ascii="Times New Roman" w:hAnsi="Times New Roman" w:cs="Times New Roman"/>
                  <w:b/>
                  <w:bCs/>
                  <w:sz w:val="24"/>
                  <w:szCs w:val="24"/>
                </w:rPr>
                <w:t>Parental characteristics</w:t>
              </w:r>
            </w:ins>
          </w:p>
        </w:tc>
      </w:tr>
      <w:tr w:rsidR="00994FF0" w:rsidRPr="00033637" w14:paraId="0F92297C" w14:textId="77777777" w:rsidTr="000C3C54">
        <w:trPr>
          <w:trHeight w:val="138"/>
          <w:jc w:val="center"/>
          <w:ins w:id="3590" w:author="Mohammad Nayeem Hasan" w:date="2024-11-04T00:05:00Z"/>
        </w:trPr>
        <w:tc>
          <w:tcPr>
            <w:tcW w:w="1767" w:type="pct"/>
            <w:gridSpan w:val="2"/>
            <w:vAlign w:val="center"/>
          </w:tcPr>
          <w:p w14:paraId="117E5BE8" w14:textId="77777777" w:rsidR="00994FF0" w:rsidRPr="00033637" w:rsidRDefault="00994FF0" w:rsidP="00F31FB2">
            <w:pPr>
              <w:spacing w:line="480" w:lineRule="auto"/>
              <w:rPr>
                <w:ins w:id="3591" w:author="Mohammad Nayeem Hasan" w:date="2024-11-04T00:05:00Z"/>
                <w:rFonts w:ascii="Times New Roman" w:hAnsi="Times New Roman" w:cs="Times New Roman"/>
                <w:sz w:val="24"/>
                <w:szCs w:val="24"/>
              </w:rPr>
              <w:pPrChange w:id="3592" w:author="Mohammad Nayeem Hasan" w:date="2024-12-23T01:38:00Z" w16du:dateUtc="2024-12-22T19:38:00Z">
                <w:pPr/>
              </w:pPrChange>
            </w:pPr>
            <w:ins w:id="3593" w:author="Mohammad Nayeem Hasan" w:date="2024-11-04T00:05:00Z">
              <w:r w:rsidRPr="00033637">
                <w:rPr>
                  <w:rFonts w:ascii="Times New Roman" w:hAnsi="Times New Roman" w:cs="Times New Roman"/>
                  <w:sz w:val="24"/>
                  <w:szCs w:val="24"/>
                </w:rPr>
                <w:t>Mother’s education</w:t>
              </w:r>
            </w:ins>
          </w:p>
        </w:tc>
        <w:tc>
          <w:tcPr>
            <w:tcW w:w="1300" w:type="pct"/>
            <w:gridSpan w:val="2"/>
            <w:vAlign w:val="center"/>
          </w:tcPr>
          <w:p w14:paraId="37989CF0" w14:textId="77777777" w:rsidR="00994FF0" w:rsidRPr="00033637" w:rsidRDefault="00994FF0" w:rsidP="00F31FB2">
            <w:pPr>
              <w:spacing w:line="480" w:lineRule="auto"/>
              <w:rPr>
                <w:ins w:id="3594" w:author="Mohammad Nayeem Hasan" w:date="2024-11-04T00:05:00Z"/>
                <w:rFonts w:ascii="Times New Roman" w:hAnsi="Times New Roman" w:cs="Times New Roman"/>
                <w:sz w:val="24"/>
                <w:szCs w:val="24"/>
              </w:rPr>
              <w:pPrChange w:id="3595" w:author="Mohammad Nayeem Hasan" w:date="2024-12-23T01:38:00Z" w16du:dateUtc="2024-12-22T19:38:00Z">
                <w:pPr/>
              </w:pPrChange>
            </w:pPr>
          </w:p>
        </w:tc>
        <w:tc>
          <w:tcPr>
            <w:tcW w:w="1455" w:type="pct"/>
            <w:gridSpan w:val="2"/>
            <w:vAlign w:val="center"/>
          </w:tcPr>
          <w:p w14:paraId="74C96BDD" w14:textId="77777777" w:rsidR="00994FF0" w:rsidRPr="00033637" w:rsidRDefault="00994FF0" w:rsidP="00F31FB2">
            <w:pPr>
              <w:spacing w:line="480" w:lineRule="auto"/>
              <w:rPr>
                <w:ins w:id="3596" w:author="Mohammad Nayeem Hasan" w:date="2024-11-04T00:05:00Z"/>
                <w:rFonts w:ascii="Times New Roman" w:hAnsi="Times New Roman" w:cs="Times New Roman"/>
                <w:sz w:val="24"/>
                <w:szCs w:val="24"/>
              </w:rPr>
              <w:pPrChange w:id="3597" w:author="Mohammad Nayeem Hasan" w:date="2024-12-23T01:38:00Z" w16du:dateUtc="2024-12-22T19:38:00Z">
                <w:pPr/>
              </w:pPrChange>
            </w:pPr>
          </w:p>
        </w:tc>
        <w:tc>
          <w:tcPr>
            <w:tcW w:w="478" w:type="pct"/>
            <w:vAlign w:val="center"/>
          </w:tcPr>
          <w:p w14:paraId="6E3C04D4" w14:textId="77777777" w:rsidR="00994FF0" w:rsidRPr="00033637" w:rsidRDefault="00994FF0" w:rsidP="00F31FB2">
            <w:pPr>
              <w:spacing w:line="480" w:lineRule="auto"/>
              <w:rPr>
                <w:ins w:id="3598" w:author="Mohammad Nayeem Hasan" w:date="2024-11-04T00:05:00Z"/>
                <w:rFonts w:ascii="Times New Roman" w:hAnsi="Times New Roman" w:cs="Times New Roman"/>
                <w:sz w:val="24"/>
                <w:szCs w:val="24"/>
              </w:rPr>
              <w:pPrChange w:id="3599" w:author="Mohammad Nayeem Hasan" w:date="2024-12-23T01:38:00Z" w16du:dateUtc="2024-12-22T19:38:00Z">
                <w:pPr/>
              </w:pPrChange>
            </w:pPr>
          </w:p>
        </w:tc>
      </w:tr>
      <w:tr w:rsidR="00994FF0" w:rsidRPr="00033637" w14:paraId="149B2C06" w14:textId="77777777" w:rsidTr="000C3C54">
        <w:trPr>
          <w:trHeight w:val="396"/>
          <w:jc w:val="center"/>
          <w:ins w:id="3600" w:author="Mohammad Nayeem Hasan" w:date="2024-11-04T00:05:00Z"/>
        </w:trPr>
        <w:tc>
          <w:tcPr>
            <w:tcW w:w="950" w:type="pct"/>
            <w:vAlign w:val="center"/>
          </w:tcPr>
          <w:p w14:paraId="754E463F" w14:textId="77777777" w:rsidR="00994FF0" w:rsidRPr="00033637" w:rsidRDefault="00994FF0" w:rsidP="00F31FB2">
            <w:pPr>
              <w:spacing w:line="480" w:lineRule="auto"/>
              <w:rPr>
                <w:ins w:id="3601" w:author="Mohammad Nayeem Hasan" w:date="2024-11-04T00:05:00Z"/>
                <w:rFonts w:ascii="Times New Roman" w:hAnsi="Times New Roman" w:cs="Times New Roman"/>
                <w:sz w:val="24"/>
                <w:szCs w:val="24"/>
              </w:rPr>
              <w:pPrChange w:id="3602" w:author="Mohammad Nayeem Hasan" w:date="2024-12-23T01:38:00Z" w16du:dateUtc="2024-12-22T19:38:00Z">
                <w:pPr/>
              </w:pPrChange>
            </w:pPr>
            <w:ins w:id="3603" w:author="Mohammad Nayeem Hasan" w:date="2024-11-04T00:05:00Z">
              <w:r w:rsidRPr="00033637">
                <w:rPr>
                  <w:rFonts w:ascii="Times New Roman" w:hAnsi="Times New Roman" w:cs="Times New Roman"/>
                  <w:sz w:val="24"/>
                  <w:szCs w:val="24"/>
                </w:rPr>
                <w:t>Non-standard curriculum</w:t>
              </w:r>
            </w:ins>
          </w:p>
        </w:tc>
        <w:tc>
          <w:tcPr>
            <w:tcW w:w="818" w:type="pct"/>
            <w:vAlign w:val="center"/>
          </w:tcPr>
          <w:p w14:paraId="56E9D4AC" w14:textId="77777777" w:rsidR="00994FF0" w:rsidRPr="00033637" w:rsidRDefault="00994FF0" w:rsidP="00F31FB2">
            <w:pPr>
              <w:spacing w:line="480" w:lineRule="auto"/>
              <w:rPr>
                <w:ins w:id="3604" w:author="Mohammad Nayeem Hasan" w:date="2024-11-04T00:05:00Z"/>
                <w:rFonts w:ascii="Times New Roman" w:hAnsi="Times New Roman" w:cs="Times New Roman"/>
                <w:sz w:val="24"/>
                <w:szCs w:val="24"/>
              </w:rPr>
              <w:pPrChange w:id="3605" w:author="Mohammad Nayeem Hasan" w:date="2024-12-23T01:38:00Z" w16du:dateUtc="2024-12-22T19:38:00Z">
                <w:pPr/>
              </w:pPrChange>
            </w:pPr>
            <w:ins w:id="3606" w:author="Mohammad Nayeem Hasan" w:date="2024-11-04T00:05:00Z">
              <w:r w:rsidRPr="00033637">
                <w:rPr>
                  <w:rFonts w:ascii="Times New Roman" w:hAnsi="Times New Roman" w:cs="Times New Roman"/>
                  <w:sz w:val="24"/>
                  <w:szCs w:val="24"/>
                </w:rPr>
                <w:t>2.69 (1.36, 5.31)</w:t>
              </w:r>
            </w:ins>
          </w:p>
        </w:tc>
        <w:tc>
          <w:tcPr>
            <w:tcW w:w="478" w:type="pct"/>
            <w:vAlign w:val="center"/>
          </w:tcPr>
          <w:p w14:paraId="6390B900" w14:textId="77777777" w:rsidR="00994FF0" w:rsidRPr="00033637" w:rsidRDefault="00994FF0" w:rsidP="00F31FB2">
            <w:pPr>
              <w:spacing w:line="480" w:lineRule="auto"/>
              <w:rPr>
                <w:ins w:id="3607" w:author="Mohammad Nayeem Hasan" w:date="2024-11-04T00:05:00Z"/>
                <w:rFonts w:ascii="Times New Roman" w:hAnsi="Times New Roman" w:cs="Times New Roman"/>
                <w:b/>
                <w:bCs/>
                <w:sz w:val="24"/>
                <w:szCs w:val="24"/>
              </w:rPr>
              <w:pPrChange w:id="3608" w:author="Mohammad Nayeem Hasan" w:date="2024-12-23T01:38:00Z" w16du:dateUtc="2024-12-22T19:38:00Z">
                <w:pPr/>
              </w:pPrChange>
            </w:pPr>
            <w:ins w:id="3609" w:author="Mohammad Nayeem Hasan" w:date="2024-11-04T00:05:00Z">
              <w:r w:rsidRPr="00033637">
                <w:rPr>
                  <w:rFonts w:ascii="Times New Roman" w:hAnsi="Times New Roman" w:cs="Times New Roman"/>
                  <w:b/>
                  <w:bCs/>
                  <w:sz w:val="24"/>
                  <w:szCs w:val="24"/>
                </w:rPr>
                <w:t>0.004</w:t>
              </w:r>
            </w:ins>
          </w:p>
        </w:tc>
        <w:tc>
          <w:tcPr>
            <w:tcW w:w="822" w:type="pct"/>
            <w:vAlign w:val="center"/>
          </w:tcPr>
          <w:p w14:paraId="42163221" w14:textId="77777777" w:rsidR="00994FF0" w:rsidRPr="00033637" w:rsidRDefault="00994FF0" w:rsidP="00F31FB2">
            <w:pPr>
              <w:spacing w:line="480" w:lineRule="auto"/>
              <w:rPr>
                <w:ins w:id="3610" w:author="Mohammad Nayeem Hasan" w:date="2024-11-04T00:05:00Z"/>
                <w:rFonts w:ascii="Times New Roman" w:hAnsi="Times New Roman" w:cs="Times New Roman"/>
                <w:sz w:val="24"/>
                <w:szCs w:val="24"/>
              </w:rPr>
              <w:pPrChange w:id="3611" w:author="Mohammad Nayeem Hasan" w:date="2024-12-23T01:38:00Z" w16du:dateUtc="2024-12-22T19:38:00Z">
                <w:pPr/>
              </w:pPrChange>
            </w:pPr>
            <w:ins w:id="3612" w:author="Mohammad Nayeem Hasan" w:date="2024-11-04T00:05:00Z">
              <w:r w:rsidRPr="00033637">
                <w:rPr>
                  <w:rFonts w:ascii="Times New Roman" w:hAnsi="Times New Roman" w:cs="Times New Roman"/>
                  <w:sz w:val="24"/>
                  <w:szCs w:val="24"/>
                </w:rPr>
                <w:t>-</w:t>
              </w:r>
            </w:ins>
          </w:p>
        </w:tc>
        <w:tc>
          <w:tcPr>
            <w:tcW w:w="478" w:type="pct"/>
            <w:vAlign w:val="center"/>
          </w:tcPr>
          <w:p w14:paraId="688E02DD" w14:textId="77777777" w:rsidR="00994FF0" w:rsidRPr="00033637" w:rsidRDefault="00994FF0" w:rsidP="00F31FB2">
            <w:pPr>
              <w:spacing w:line="480" w:lineRule="auto"/>
              <w:rPr>
                <w:ins w:id="3613" w:author="Mohammad Nayeem Hasan" w:date="2024-11-04T00:05:00Z"/>
                <w:rFonts w:ascii="Times New Roman" w:hAnsi="Times New Roman" w:cs="Times New Roman"/>
                <w:sz w:val="24"/>
                <w:szCs w:val="24"/>
              </w:rPr>
              <w:pPrChange w:id="3614" w:author="Mohammad Nayeem Hasan" w:date="2024-12-23T01:38:00Z" w16du:dateUtc="2024-12-22T19:38:00Z">
                <w:pPr/>
              </w:pPrChange>
            </w:pPr>
            <w:ins w:id="3615" w:author="Mohammad Nayeem Hasan" w:date="2024-11-04T00:05:00Z">
              <w:r w:rsidRPr="00033637">
                <w:rPr>
                  <w:rFonts w:ascii="Times New Roman" w:hAnsi="Times New Roman" w:cs="Times New Roman"/>
                  <w:sz w:val="24"/>
                  <w:szCs w:val="24"/>
                </w:rPr>
                <w:t>-</w:t>
              </w:r>
            </w:ins>
          </w:p>
        </w:tc>
        <w:tc>
          <w:tcPr>
            <w:tcW w:w="978" w:type="pct"/>
            <w:vAlign w:val="center"/>
          </w:tcPr>
          <w:p w14:paraId="2B10C130" w14:textId="77777777" w:rsidR="00994FF0" w:rsidRPr="00033637" w:rsidRDefault="00994FF0" w:rsidP="00F31FB2">
            <w:pPr>
              <w:spacing w:line="480" w:lineRule="auto"/>
              <w:rPr>
                <w:ins w:id="3616" w:author="Mohammad Nayeem Hasan" w:date="2024-11-04T00:05:00Z"/>
                <w:rFonts w:ascii="Times New Roman" w:hAnsi="Times New Roman" w:cs="Times New Roman"/>
                <w:sz w:val="24"/>
                <w:szCs w:val="24"/>
              </w:rPr>
              <w:pPrChange w:id="3617" w:author="Mohammad Nayeem Hasan" w:date="2024-12-23T01:38:00Z" w16du:dateUtc="2024-12-22T19:38:00Z">
                <w:pPr/>
              </w:pPrChange>
            </w:pPr>
            <w:ins w:id="3618" w:author="Mohammad Nayeem Hasan" w:date="2024-11-04T00:05:00Z">
              <w:r w:rsidRPr="00033637">
                <w:rPr>
                  <w:rFonts w:ascii="Times New Roman" w:hAnsi="Times New Roman" w:cs="Times New Roman"/>
                  <w:sz w:val="24"/>
                  <w:szCs w:val="24"/>
                </w:rPr>
                <w:t>-</w:t>
              </w:r>
            </w:ins>
          </w:p>
        </w:tc>
        <w:tc>
          <w:tcPr>
            <w:tcW w:w="478" w:type="pct"/>
            <w:vAlign w:val="center"/>
          </w:tcPr>
          <w:p w14:paraId="3CD00D4E" w14:textId="77777777" w:rsidR="00994FF0" w:rsidRPr="00033637" w:rsidRDefault="00994FF0" w:rsidP="00F31FB2">
            <w:pPr>
              <w:spacing w:line="480" w:lineRule="auto"/>
              <w:rPr>
                <w:ins w:id="3619" w:author="Mohammad Nayeem Hasan" w:date="2024-11-04T00:05:00Z"/>
                <w:rFonts w:ascii="Times New Roman" w:hAnsi="Times New Roman" w:cs="Times New Roman"/>
                <w:b/>
                <w:bCs/>
                <w:sz w:val="24"/>
                <w:szCs w:val="24"/>
              </w:rPr>
              <w:pPrChange w:id="3620" w:author="Mohammad Nayeem Hasan" w:date="2024-12-23T01:38:00Z" w16du:dateUtc="2024-12-22T19:38:00Z">
                <w:pPr/>
              </w:pPrChange>
            </w:pPr>
            <w:ins w:id="3621" w:author="Mohammad Nayeem Hasan" w:date="2024-11-04T00:05:00Z">
              <w:r w:rsidRPr="00033637">
                <w:rPr>
                  <w:rFonts w:ascii="Times New Roman" w:hAnsi="Times New Roman" w:cs="Times New Roman"/>
                  <w:sz w:val="24"/>
                  <w:szCs w:val="24"/>
                </w:rPr>
                <w:t>-</w:t>
              </w:r>
            </w:ins>
          </w:p>
        </w:tc>
      </w:tr>
      <w:tr w:rsidR="00994FF0" w:rsidRPr="00033637" w14:paraId="49E19C32" w14:textId="77777777" w:rsidTr="000C3C54">
        <w:trPr>
          <w:trHeight w:val="396"/>
          <w:jc w:val="center"/>
          <w:ins w:id="3622" w:author="Mohammad Nayeem Hasan" w:date="2024-11-04T00:05:00Z"/>
        </w:trPr>
        <w:tc>
          <w:tcPr>
            <w:tcW w:w="950" w:type="pct"/>
            <w:vAlign w:val="center"/>
          </w:tcPr>
          <w:p w14:paraId="1FF4AEFC" w14:textId="77777777" w:rsidR="00994FF0" w:rsidRPr="00033637" w:rsidRDefault="00994FF0" w:rsidP="00F31FB2">
            <w:pPr>
              <w:spacing w:line="480" w:lineRule="auto"/>
              <w:rPr>
                <w:ins w:id="3623" w:author="Mohammad Nayeem Hasan" w:date="2024-11-04T00:05:00Z"/>
                <w:rFonts w:ascii="Times New Roman" w:hAnsi="Times New Roman" w:cs="Times New Roman"/>
                <w:sz w:val="24"/>
                <w:szCs w:val="24"/>
              </w:rPr>
              <w:pPrChange w:id="3624" w:author="Mohammad Nayeem Hasan" w:date="2024-12-23T01:38:00Z" w16du:dateUtc="2024-12-22T19:38:00Z">
                <w:pPr/>
              </w:pPrChange>
            </w:pPr>
            <w:ins w:id="3625" w:author="Mohammad Nayeem Hasan" w:date="2024-11-04T00:05:00Z">
              <w:r w:rsidRPr="00033637">
                <w:rPr>
                  <w:rFonts w:ascii="Times New Roman" w:hAnsi="Times New Roman" w:cs="Times New Roman"/>
                  <w:sz w:val="24"/>
                  <w:szCs w:val="24"/>
                </w:rPr>
                <w:t>Primary incomplete</w:t>
              </w:r>
            </w:ins>
          </w:p>
        </w:tc>
        <w:tc>
          <w:tcPr>
            <w:tcW w:w="818" w:type="pct"/>
            <w:vAlign w:val="center"/>
          </w:tcPr>
          <w:p w14:paraId="08E9B3FF" w14:textId="77777777" w:rsidR="00994FF0" w:rsidRPr="00033637" w:rsidRDefault="00994FF0" w:rsidP="00F31FB2">
            <w:pPr>
              <w:spacing w:line="480" w:lineRule="auto"/>
              <w:rPr>
                <w:ins w:id="3626" w:author="Mohammad Nayeem Hasan" w:date="2024-11-04T00:05:00Z"/>
                <w:rFonts w:ascii="Times New Roman" w:hAnsi="Times New Roman" w:cs="Times New Roman"/>
                <w:sz w:val="24"/>
                <w:szCs w:val="24"/>
              </w:rPr>
              <w:pPrChange w:id="3627" w:author="Mohammad Nayeem Hasan" w:date="2024-12-23T01:38:00Z" w16du:dateUtc="2024-12-22T19:38:00Z">
                <w:pPr/>
              </w:pPrChange>
            </w:pPr>
            <w:ins w:id="3628" w:author="Mohammad Nayeem Hasan" w:date="2024-11-04T00:05:00Z">
              <w:r w:rsidRPr="00033637">
                <w:rPr>
                  <w:rFonts w:ascii="Times New Roman" w:hAnsi="Times New Roman" w:cs="Times New Roman"/>
                  <w:sz w:val="24"/>
                  <w:szCs w:val="24"/>
                </w:rPr>
                <w:t>1.48 (1.18, 1.86)</w:t>
              </w:r>
            </w:ins>
          </w:p>
        </w:tc>
        <w:tc>
          <w:tcPr>
            <w:tcW w:w="478" w:type="pct"/>
            <w:vAlign w:val="center"/>
          </w:tcPr>
          <w:p w14:paraId="08AAE4D4" w14:textId="77777777" w:rsidR="00994FF0" w:rsidRPr="00033637" w:rsidRDefault="00994FF0" w:rsidP="00F31FB2">
            <w:pPr>
              <w:spacing w:line="480" w:lineRule="auto"/>
              <w:rPr>
                <w:ins w:id="3629" w:author="Mohammad Nayeem Hasan" w:date="2024-11-04T00:05:00Z"/>
                <w:rFonts w:ascii="Times New Roman" w:hAnsi="Times New Roman" w:cs="Times New Roman"/>
                <w:b/>
                <w:bCs/>
                <w:sz w:val="24"/>
                <w:szCs w:val="24"/>
              </w:rPr>
              <w:pPrChange w:id="3630" w:author="Mohammad Nayeem Hasan" w:date="2024-12-23T01:38:00Z" w16du:dateUtc="2024-12-22T19:38:00Z">
                <w:pPr/>
              </w:pPrChange>
            </w:pPr>
            <w:ins w:id="3631" w:author="Mohammad Nayeem Hasan" w:date="2024-11-04T00:05:00Z">
              <w:r w:rsidRPr="00033637">
                <w:rPr>
                  <w:rFonts w:ascii="Times New Roman" w:hAnsi="Times New Roman" w:cs="Times New Roman"/>
                  <w:b/>
                  <w:bCs/>
                  <w:sz w:val="24"/>
                  <w:szCs w:val="24"/>
                </w:rPr>
                <w:t>0.001</w:t>
              </w:r>
            </w:ins>
          </w:p>
        </w:tc>
        <w:tc>
          <w:tcPr>
            <w:tcW w:w="822" w:type="pct"/>
            <w:vAlign w:val="center"/>
          </w:tcPr>
          <w:p w14:paraId="1F194C6B" w14:textId="77777777" w:rsidR="00994FF0" w:rsidRPr="00033637" w:rsidRDefault="00994FF0" w:rsidP="00F31FB2">
            <w:pPr>
              <w:spacing w:line="480" w:lineRule="auto"/>
              <w:rPr>
                <w:ins w:id="3632" w:author="Mohammad Nayeem Hasan" w:date="2024-11-04T00:05:00Z"/>
                <w:rFonts w:ascii="Times New Roman" w:hAnsi="Times New Roman" w:cs="Times New Roman"/>
                <w:sz w:val="24"/>
                <w:szCs w:val="24"/>
              </w:rPr>
              <w:pPrChange w:id="3633" w:author="Mohammad Nayeem Hasan" w:date="2024-12-23T01:38:00Z" w16du:dateUtc="2024-12-22T19:38:00Z">
                <w:pPr/>
              </w:pPrChange>
            </w:pPr>
            <w:ins w:id="3634" w:author="Mohammad Nayeem Hasan" w:date="2024-11-04T00:05:00Z">
              <w:r w:rsidRPr="00033637">
                <w:rPr>
                  <w:rFonts w:ascii="Times New Roman" w:hAnsi="Times New Roman" w:cs="Times New Roman"/>
                  <w:sz w:val="24"/>
                  <w:szCs w:val="24"/>
                </w:rPr>
                <w:t>1.07 (0.76, 1.50)</w:t>
              </w:r>
            </w:ins>
          </w:p>
        </w:tc>
        <w:tc>
          <w:tcPr>
            <w:tcW w:w="478" w:type="pct"/>
            <w:vAlign w:val="center"/>
          </w:tcPr>
          <w:p w14:paraId="28956F94" w14:textId="77777777" w:rsidR="00994FF0" w:rsidRPr="00033637" w:rsidRDefault="00994FF0" w:rsidP="00F31FB2">
            <w:pPr>
              <w:spacing w:line="480" w:lineRule="auto"/>
              <w:rPr>
                <w:ins w:id="3635" w:author="Mohammad Nayeem Hasan" w:date="2024-11-04T00:05:00Z"/>
                <w:rFonts w:ascii="Times New Roman" w:hAnsi="Times New Roman" w:cs="Times New Roman"/>
                <w:sz w:val="24"/>
                <w:szCs w:val="24"/>
              </w:rPr>
              <w:pPrChange w:id="3636" w:author="Mohammad Nayeem Hasan" w:date="2024-12-23T01:38:00Z" w16du:dateUtc="2024-12-22T19:38:00Z">
                <w:pPr/>
              </w:pPrChange>
            </w:pPr>
            <w:ins w:id="3637" w:author="Mohammad Nayeem Hasan" w:date="2024-11-04T00:05:00Z">
              <w:r w:rsidRPr="00033637">
                <w:rPr>
                  <w:rFonts w:ascii="Times New Roman" w:hAnsi="Times New Roman" w:cs="Times New Roman"/>
                  <w:sz w:val="24"/>
                  <w:szCs w:val="24"/>
                </w:rPr>
                <w:t>0.706</w:t>
              </w:r>
            </w:ins>
          </w:p>
        </w:tc>
        <w:tc>
          <w:tcPr>
            <w:tcW w:w="978" w:type="pct"/>
            <w:vAlign w:val="center"/>
          </w:tcPr>
          <w:p w14:paraId="07E637EB" w14:textId="77777777" w:rsidR="00994FF0" w:rsidRPr="00033637" w:rsidRDefault="00994FF0" w:rsidP="00F31FB2">
            <w:pPr>
              <w:spacing w:line="480" w:lineRule="auto"/>
              <w:rPr>
                <w:ins w:id="3638" w:author="Mohammad Nayeem Hasan" w:date="2024-11-04T00:05:00Z"/>
                <w:rFonts w:ascii="Times New Roman" w:hAnsi="Times New Roman" w:cs="Times New Roman"/>
                <w:sz w:val="24"/>
                <w:szCs w:val="24"/>
              </w:rPr>
              <w:pPrChange w:id="3639" w:author="Mohammad Nayeem Hasan" w:date="2024-12-23T01:38:00Z" w16du:dateUtc="2024-12-22T19:38:00Z">
                <w:pPr/>
              </w:pPrChange>
            </w:pPr>
            <w:ins w:id="3640" w:author="Mohammad Nayeem Hasan" w:date="2024-11-04T00:05:00Z">
              <w:r w:rsidRPr="00033637">
                <w:rPr>
                  <w:rFonts w:ascii="Times New Roman" w:hAnsi="Times New Roman" w:cs="Times New Roman"/>
                  <w:sz w:val="24"/>
                  <w:szCs w:val="24"/>
                </w:rPr>
                <w:t>1.34 (1.06, 1.69)</w:t>
              </w:r>
            </w:ins>
          </w:p>
        </w:tc>
        <w:tc>
          <w:tcPr>
            <w:tcW w:w="478" w:type="pct"/>
            <w:vAlign w:val="center"/>
          </w:tcPr>
          <w:p w14:paraId="25FBD9DC" w14:textId="77777777" w:rsidR="00994FF0" w:rsidRPr="00033637" w:rsidRDefault="00994FF0" w:rsidP="00F31FB2">
            <w:pPr>
              <w:spacing w:line="480" w:lineRule="auto"/>
              <w:rPr>
                <w:ins w:id="3641" w:author="Mohammad Nayeem Hasan" w:date="2024-11-04T00:05:00Z"/>
                <w:rFonts w:ascii="Times New Roman" w:hAnsi="Times New Roman" w:cs="Times New Roman"/>
                <w:b/>
                <w:bCs/>
                <w:sz w:val="24"/>
                <w:szCs w:val="24"/>
              </w:rPr>
              <w:pPrChange w:id="3642" w:author="Mohammad Nayeem Hasan" w:date="2024-12-23T01:38:00Z" w16du:dateUtc="2024-12-22T19:38:00Z">
                <w:pPr/>
              </w:pPrChange>
            </w:pPr>
            <w:ins w:id="3643" w:author="Mohammad Nayeem Hasan" w:date="2024-11-04T00:05:00Z">
              <w:r w:rsidRPr="00033637">
                <w:rPr>
                  <w:rFonts w:ascii="Times New Roman" w:hAnsi="Times New Roman" w:cs="Times New Roman"/>
                  <w:b/>
                  <w:bCs/>
                  <w:sz w:val="24"/>
                  <w:szCs w:val="24"/>
                </w:rPr>
                <w:t>0.013</w:t>
              </w:r>
            </w:ins>
          </w:p>
        </w:tc>
      </w:tr>
      <w:tr w:rsidR="00994FF0" w:rsidRPr="00033637" w14:paraId="7BED52CE" w14:textId="77777777" w:rsidTr="000C3C54">
        <w:trPr>
          <w:trHeight w:val="138"/>
          <w:jc w:val="center"/>
          <w:ins w:id="3644" w:author="Mohammad Nayeem Hasan" w:date="2024-11-04T00:05:00Z"/>
        </w:trPr>
        <w:tc>
          <w:tcPr>
            <w:tcW w:w="950" w:type="pct"/>
            <w:vAlign w:val="center"/>
          </w:tcPr>
          <w:p w14:paraId="6F320ABE" w14:textId="77777777" w:rsidR="00994FF0" w:rsidRPr="00033637" w:rsidRDefault="00994FF0" w:rsidP="00F31FB2">
            <w:pPr>
              <w:spacing w:line="480" w:lineRule="auto"/>
              <w:rPr>
                <w:ins w:id="3645" w:author="Mohammad Nayeem Hasan" w:date="2024-11-04T00:05:00Z"/>
                <w:rFonts w:ascii="Times New Roman" w:hAnsi="Times New Roman" w:cs="Times New Roman"/>
                <w:sz w:val="24"/>
                <w:szCs w:val="24"/>
              </w:rPr>
              <w:pPrChange w:id="3646" w:author="Mohammad Nayeem Hasan" w:date="2024-12-23T01:38:00Z" w16du:dateUtc="2024-12-22T19:38:00Z">
                <w:pPr/>
              </w:pPrChange>
            </w:pPr>
            <w:ins w:id="3647" w:author="Mohammad Nayeem Hasan" w:date="2024-11-04T00:05:00Z">
              <w:r w:rsidRPr="00033637">
                <w:rPr>
                  <w:rFonts w:ascii="Times New Roman" w:hAnsi="Times New Roman" w:cs="Times New Roman"/>
                  <w:sz w:val="24"/>
                  <w:szCs w:val="24"/>
                </w:rPr>
                <w:t>Primary complete</w:t>
              </w:r>
            </w:ins>
          </w:p>
        </w:tc>
        <w:tc>
          <w:tcPr>
            <w:tcW w:w="818" w:type="pct"/>
            <w:vAlign w:val="center"/>
          </w:tcPr>
          <w:p w14:paraId="6DD32065" w14:textId="77777777" w:rsidR="00994FF0" w:rsidRPr="00033637" w:rsidRDefault="00994FF0" w:rsidP="00F31FB2">
            <w:pPr>
              <w:spacing w:line="480" w:lineRule="auto"/>
              <w:rPr>
                <w:ins w:id="3648" w:author="Mohammad Nayeem Hasan" w:date="2024-11-04T00:05:00Z"/>
                <w:rFonts w:ascii="Times New Roman" w:hAnsi="Times New Roman" w:cs="Times New Roman"/>
                <w:sz w:val="24"/>
                <w:szCs w:val="24"/>
              </w:rPr>
              <w:pPrChange w:id="3649" w:author="Mohammad Nayeem Hasan" w:date="2024-12-23T01:38:00Z" w16du:dateUtc="2024-12-22T19:38:00Z">
                <w:pPr/>
              </w:pPrChange>
            </w:pPr>
            <w:ins w:id="3650" w:author="Mohammad Nayeem Hasan" w:date="2024-11-04T00:05:00Z">
              <w:r w:rsidRPr="00033637">
                <w:rPr>
                  <w:rFonts w:ascii="Times New Roman" w:hAnsi="Times New Roman" w:cs="Times New Roman"/>
                  <w:sz w:val="24"/>
                  <w:szCs w:val="24"/>
                </w:rPr>
                <w:t>1.23 (0.94, 1.60)</w:t>
              </w:r>
            </w:ins>
          </w:p>
        </w:tc>
        <w:tc>
          <w:tcPr>
            <w:tcW w:w="478" w:type="pct"/>
            <w:vAlign w:val="center"/>
          </w:tcPr>
          <w:p w14:paraId="578EA8D1" w14:textId="77777777" w:rsidR="00994FF0" w:rsidRPr="00033637" w:rsidRDefault="00994FF0" w:rsidP="00F31FB2">
            <w:pPr>
              <w:spacing w:line="480" w:lineRule="auto"/>
              <w:rPr>
                <w:ins w:id="3651" w:author="Mohammad Nayeem Hasan" w:date="2024-11-04T00:05:00Z"/>
                <w:rFonts w:ascii="Times New Roman" w:hAnsi="Times New Roman" w:cs="Times New Roman"/>
                <w:sz w:val="24"/>
                <w:szCs w:val="24"/>
              </w:rPr>
              <w:pPrChange w:id="3652" w:author="Mohammad Nayeem Hasan" w:date="2024-12-23T01:38:00Z" w16du:dateUtc="2024-12-22T19:38:00Z">
                <w:pPr/>
              </w:pPrChange>
            </w:pPr>
            <w:ins w:id="3653" w:author="Mohammad Nayeem Hasan" w:date="2024-11-04T00:05:00Z">
              <w:r w:rsidRPr="00033637">
                <w:rPr>
                  <w:rFonts w:ascii="Times New Roman" w:hAnsi="Times New Roman" w:cs="Times New Roman"/>
                  <w:sz w:val="24"/>
                  <w:szCs w:val="24"/>
                </w:rPr>
                <w:t>0.133</w:t>
              </w:r>
            </w:ins>
          </w:p>
        </w:tc>
        <w:tc>
          <w:tcPr>
            <w:tcW w:w="822" w:type="pct"/>
            <w:vAlign w:val="center"/>
          </w:tcPr>
          <w:p w14:paraId="16EF49F2" w14:textId="77777777" w:rsidR="00994FF0" w:rsidRPr="00033637" w:rsidRDefault="00994FF0" w:rsidP="00F31FB2">
            <w:pPr>
              <w:spacing w:line="480" w:lineRule="auto"/>
              <w:rPr>
                <w:ins w:id="3654" w:author="Mohammad Nayeem Hasan" w:date="2024-11-04T00:05:00Z"/>
                <w:rFonts w:ascii="Times New Roman" w:hAnsi="Times New Roman" w:cs="Times New Roman"/>
                <w:sz w:val="24"/>
                <w:szCs w:val="24"/>
              </w:rPr>
              <w:pPrChange w:id="3655" w:author="Mohammad Nayeem Hasan" w:date="2024-12-23T01:38:00Z" w16du:dateUtc="2024-12-22T19:38:00Z">
                <w:pPr/>
              </w:pPrChange>
            </w:pPr>
            <w:ins w:id="3656" w:author="Mohammad Nayeem Hasan" w:date="2024-11-04T00:05:00Z">
              <w:r w:rsidRPr="00033637">
                <w:rPr>
                  <w:rFonts w:ascii="Times New Roman" w:hAnsi="Times New Roman" w:cs="Times New Roman"/>
                  <w:sz w:val="24"/>
                  <w:szCs w:val="24"/>
                </w:rPr>
                <w:t>0.93 (0.62, 1.37)</w:t>
              </w:r>
            </w:ins>
          </w:p>
        </w:tc>
        <w:tc>
          <w:tcPr>
            <w:tcW w:w="478" w:type="pct"/>
            <w:vAlign w:val="center"/>
          </w:tcPr>
          <w:p w14:paraId="74F49197" w14:textId="77777777" w:rsidR="00994FF0" w:rsidRPr="00033637" w:rsidRDefault="00994FF0" w:rsidP="00F31FB2">
            <w:pPr>
              <w:spacing w:line="480" w:lineRule="auto"/>
              <w:rPr>
                <w:ins w:id="3657" w:author="Mohammad Nayeem Hasan" w:date="2024-11-04T00:05:00Z"/>
                <w:rFonts w:ascii="Times New Roman" w:hAnsi="Times New Roman" w:cs="Times New Roman"/>
                <w:sz w:val="24"/>
                <w:szCs w:val="24"/>
              </w:rPr>
              <w:pPrChange w:id="3658" w:author="Mohammad Nayeem Hasan" w:date="2024-12-23T01:38:00Z" w16du:dateUtc="2024-12-22T19:38:00Z">
                <w:pPr/>
              </w:pPrChange>
            </w:pPr>
            <w:ins w:id="3659" w:author="Mohammad Nayeem Hasan" w:date="2024-11-04T00:05:00Z">
              <w:r w:rsidRPr="00033637">
                <w:rPr>
                  <w:rFonts w:ascii="Times New Roman" w:hAnsi="Times New Roman" w:cs="Times New Roman"/>
                  <w:sz w:val="24"/>
                  <w:szCs w:val="24"/>
                </w:rPr>
                <w:t>0.701</w:t>
              </w:r>
            </w:ins>
          </w:p>
        </w:tc>
        <w:tc>
          <w:tcPr>
            <w:tcW w:w="978" w:type="pct"/>
            <w:vAlign w:val="center"/>
          </w:tcPr>
          <w:p w14:paraId="65825566" w14:textId="77777777" w:rsidR="00994FF0" w:rsidRPr="00033637" w:rsidRDefault="00994FF0" w:rsidP="00F31FB2">
            <w:pPr>
              <w:spacing w:line="480" w:lineRule="auto"/>
              <w:rPr>
                <w:ins w:id="3660" w:author="Mohammad Nayeem Hasan" w:date="2024-11-04T00:05:00Z"/>
                <w:rFonts w:ascii="Times New Roman" w:hAnsi="Times New Roman" w:cs="Times New Roman"/>
                <w:sz w:val="24"/>
                <w:szCs w:val="24"/>
              </w:rPr>
              <w:pPrChange w:id="3661" w:author="Mohammad Nayeem Hasan" w:date="2024-12-23T01:38:00Z" w16du:dateUtc="2024-12-22T19:38:00Z">
                <w:pPr/>
              </w:pPrChange>
            </w:pPr>
            <w:ins w:id="3662" w:author="Mohammad Nayeem Hasan" w:date="2024-11-04T00:05:00Z">
              <w:r w:rsidRPr="00033637">
                <w:rPr>
                  <w:rFonts w:ascii="Times New Roman" w:hAnsi="Times New Roman" w:cs="Times New Roman"/>
                  <w:sz w:val="24"/>
                  <w:szCs w:val="24"/>
                </w:rPr>
                <w:t>1.27 (1.04, 1.55)</w:t>
              </w:r>
            </w:ins>
          </w:p>
        </w:tc>
        <w:tc>
          <w:tcPr>
            <w:tcW w:w="478" w:type="pct"/>
            <w:vAlign w:val="center"/>
          </w:tcPr>
          <w:p w14:paraId="54131A85" w14:textId="77777777" w:rsidR="00994FF0" w:rsidRPr="00033637" w:rsidRDefault="00994FF0" w:rsidP="00F31FB2">
            <w:pPr>
              <w:spacing w:line="480" w:lineRule="auto"/>
              <w:rPr>
                <w:ins w:id="3663" w:author="Mohammad Nayeem Hasan" w:date="2024-11-04T00:05:00Z"/>
                <w:rFonts w:ascii="Times New Roman" w:hAnsi="Times New Roman" w:cs="Times New Roman"/>
                <w:b/>
                <w:bCs/>
                <w:sz w:val="24"/>
                <w:szCs w:val="24"/>
              </w:rPr>
              <w:pPrChange w:id="3664" w:author="Mohammad Nayeem Hasan" w:date="2024-12-23T01:38:00Z" w16du:dateUtc="2024-12-22T19:38:00Z">
                <w:pPr/>
              </w:pPrChange>
            </w:pPr>
            <w:ins w:id="3665" w:author="Mohammad Nayeem Hasan" w:date="2024-11-04T00:05:00Z">
              <w:r w:rsidRPr="00033637">
                <w:rPr>
                  <w:rFonts w:ascii="Times New Roman" w:hAnsi="Times New Roman" w:cs="Times New Roman"/>
                  <w:b/>
                  <w:bCs/>
                  <w:sz w:val="24"/>
                  <w:szCs w:val="24"/>
                </w:rPr>
                <w:t>0.019</w:t>
              </w:r>
            </w:ins>
          </w:p>
        </w:tc>
      </w:tr>
      <w:tr w:rsidR="00994FF0" w:rsidRPr="00033637" w14:paraId="61AE2B38" w14:textId="77777777" w:rsidTr="000C3C54">
        <w:trPr>
          <w:trHeight w:val="138"/>
          <w:jc w:val="center"/>
          <w:ins w:id="3666" w:author="Mohammad Nayeem Hasan" w:date="2024-11-04T00:05:00Z"/>
        </w:trPr>
        <w:tc>
          <w:tcPr>
            <w:tcW w:w="950" w:type="pct"/>
            <w:vAlign w:val="center"/>
          </w:tcPr>
          <w:p w14:paraId="5A8E97A7" w14:textId="77777777" w:rsidR="00994FF0" w:rsidRPr="00033637" w:rsidRDefault="00994FF0" w:rsidP="00F31FB2">
            <w:pPr>
              <w:spacing w:line="480" w:lineRule="auto"/>
              <w:rPr>
                <w:ins w:id="3667" w:author="Mohammad Nayeem Hasan" w:date="2024-11-04T00:05:00Z"/>
                <w:rFonts w:ascii="Times New Roman" w:hAnsi="Times New Roman" w:cs="Times New Roman"/>
                <w:sz w:val="24"/>
                <w:szCs w:val="24"/>
              </w:rPr>
              <w:pPrChange w:id="3668" w:author="Mohammad Nayeem Hasan" w:date="2024-12-23T01:38:00Z" w16du:dateUtc="2024-12-22T19:38:00Z">
                <w:pPr/>
              </w:pPrChange>
            </w:pPr>
            <w:ins w:id="3669" w:author="Mohammad Nayeem Hasan" w:date="2024-11-04T00:05:00Z">
              <w:r w:rsidRPr="00033637">
                <w:rPr>
                  <w:rFonts w:ascii="Times New Roman" w:hAnsi="Times New Roman" w:cs="Times New Roman"/>
                  <w:sz w:val="24"/>
                  <w:szCs w:val="24"/>
                </w:rPr>
                <w:lastRenderedPageBreak/>
                <w:t>Secondary incomplete</w:t>
              </w:r>
            </w:ins>
          </w:p>
        </w:tc>
        <w:tc>
          <w:tcPr>
            <w:tcW w:w="818" w:type="pct"/>
            <w:vAlign w:val="center"/>
          </w:tcPr>
          <w:p w14:paraId="2B5CD463" w14:textId="77777777" w:rsidR="00994FF0" w:rsidRPr="00033637" w:rsidRDefault="00994FF0" w:rsidP="00F31FB2">
            <w:pPr>
              <w:spacing w:line="480" w:lineRule="auto"/>
              <w:rPr>
                <w:ins w:id="3670" w:author="Mohammad Nayeem Hasan" w:date="2024-11-04T00:05:00Z"/>
                <w:rFonts w:ascii="Times New Roman" w:hAnsi="Times New Roman" w:cs="Times New Roman"/>
                <w:sz w:val="24"/>
                <w:szCs w:val="24"/>
              </w:rPr>
              <w:pPrChange w:id="3671" w:author="Mohammad Nayeem Hasan" w:date="2024-12-23T01:38:00Z" w16du:dateUtc="2024-12-22T19:38:00Z">
                <w:pPr/>
              </w:pPrChange>
            </w:pPr>
            <w:ins w:id="3672" w:author="Mohammad Nayeem Hasan" w:date="2024-11-04T00:05:00Z">
              <w:r w:rsidRPr="00033637">
                <w:rPr>
                  <w:rFonts w:ascii="Times New Roman" w:hAnsi="Times New Roman" w:cs="Times New Roman"/>
                  <w:sz w:val="24"/>
                  <w:szCs w:val="24"/>
                </w:rPr>
                <w:t>1.12 (0.88, 1.41)</w:t>
              </w:r>
            </w:ins>
          </w:p>
        </w:tc>
        <w:tc>
          <w:tcPr>
            <w:tcW w:w="478" w:type="pct"/>
            <w:vAlign w:val="center"/>
          </w:tcPr>
          <w:p w14:paraId="234C90F7" w14:textId="77777777" w:rsidR="00994FF0" w:rsidRPr="00033637" w:rsidRDefault="00994FF0" w:rsidP="00F31FB2">
            <w:pPr>
              <w:spacing w:line="480" w:lineRule="auto"/>
              <w:rPr>
                <w:ins w:id="3673" w:author="Mohammad Nayeem Hasan" w:date="2024-11-04T00:05:00Z"/>
                <w:rFonts w:ascii="Times New Roman" w:hAnsi="Times New Roman" w:cs="Times New Roman"/>
                <w:sz w:val="24"/>
                <w:szCs w:val="24"/>
              </w:rPr>
              <w:pPrChange w:id="3674" w:author="Mohammad Nayeem Hasan" w:date="2024-12-23T01:38:00Z" w16du:dateUtc="2024-12-22T19:38:00Z">
                <w:pPr/>
              </w:pPrChange>
            </w:pPr>
            <w:ins w:id="3675" w:author="Mohammad Nayeem Hasan" w:date="2024-11-04T00:05:00Z">
              <w:r w:rsidRPr="00033637">
                <w:rPr>
                  <w:rFonts w:ascii="Times New Roman" w:hAnsi="Times New Roman" w:cs="Times New Roman"/>
                  <w:sz w:val="24"/>
                  <w:szCs w:val="24"/>
                </w:rPr>
                <w:t>0.353</w:t>
              </w:r>
            </w:ins>
          </w:p>
        </w:tc>
        <w:tc>
          <w:tcPr>
            <w:tcW w:w="822" w:type="pct"/>
            <w:vAlign w:val="center"/>
          </w:tcPr>
          <w:p w14:paraId="4B6213A5" w14:textId="77777777" w:rsidR="00994FF0" w:rsidRPr="00033637" w:rsidRDefault="00994FF0" w:rsidP="00F31FB2">
            <w:pPr>
              <w:spacing w:line="480" w:lineRule="auto"/>
              <w:rPr>
                <w:ins w:id="3676" w:author="Mohammad Nayeem Hasan" w:date="2024-11-04T00:05:00Z"/>
                <w:rFonts w:ascii="Times New Roman" w:hAnsi="Times New Roman" w:cs="Times New Roman"/>
                <w:sz w:val="24"/>
                <w:szCs w:val="24"/>
              </w:rPr>
              <w:pPrChange w:id="3677" w:author="Mohammad Nayeem Hasan" w:date="2024-12-23T01:38:00Z" w16du:dateUtc="2024-12-22T19:38:00Z">
                <w:pPr/>
              </w:pPrChange>
            </w:pPr>
            <w:ins w:id="3678" w:author="Mohammad Nayeem Hasan" w:date="2024-11-04T00:05:00Z">
              <w:r w:rsidRPr="00033637">
                <w:rPr>
                  <w:rFonts w:ascii="Times New Roman" w:hAnsi="Times New Roman" w:cs="Times New Roman"/>
                  <w:sz w:val="24"/>
                  <w:szCs w:val="24"/>
                </w:rPr>
                <w:t>0.99 (0.69, 1.41)</w:t>
              </w:r>
            </w:ins>
          </w:p>
        </w:tc>
        <w:tc>
          <w:tcPr>
            <w:tcW w:w="478" w:type="pct"/>
            <w:vAlign w:val="center"/>
          </w:tcPr>
          <w:p w14:paraId="0C987876" w14:textId="77777777" w:rsidR="00994FF0" w:rsidRPr="00033637" w:rsidRDefault="00994FF0" w:rsidP="00F31FB2">
            <w:pPr>
              <w:spacing w:line="480" w:lineRule="auto"/>
              <w:rPr>
                <w:ins w:id="3679" w:author="Mohammad Nayeem Hasan" w:date="2024-11-04T00:05:00Z"/>
                <w:rFonts w:ascii="Times New Roman" w:hAnsi="Times New Roman" w:cs="Times New Roman"/>
                <w:sz w:val="24"/>
                <w:szCs w:val="24"/>
              </w:rPr>
              <w:pPrChange w:id="3680" w:author="Mohammad Nayeem Hasan" w:date="2024-12-23T01:38:00Z" w16du:dateUtc="2024-12-22T19:38:00Z">
                <w:pPr/>
              </w:pPrChange>
            </w:pPr>
            <w:ins w:id="3681" w:author="Mohammad Nayeem Hasan" w:date="2024-11-04T00:05:00Z">
              <w:r w:rsidRPr="00033637">
                <w:rPr>
                  <w:rFonts w:ascii="Times New Roman" w:hAnsi="Times New Roman" w:cs="Times New Roman"/>
                  <w:sz w:val="24"/>
                  <w:szCs w:val="24"/>
                </w:rPr>
                <w:t>0.937</w:t>
              </w:r>
            </w:ins>
          </w:p>
        </w:tc>
        <w:tc>
          <w:tcPr>
            <w:tcW w:w="978" w:type="pct"/>
            <w:vAlign w:val="center"/>
          </w:tcPr>
          <w:p w14:paraId="50520056" w14:textId="77777777" w:rsidR="00994FF0" w:rsidRPr="00033637" w:rsidRDefault="00994FF0" w:rsidP="00F31FB2">
            <w:pPr>
              <w:spacing w:line="480" w:lineRule="auto"/>
              <w:rPr>
                <w:ins w:id="3682" w:author="Mohammad Nayeem Hasan" w:date="2024-11-04T00:05:00Z"/>
                <w:rFonts w:ascii="Times New Roman" w:hAnsi="Times New Roman" w:cs="Times New Roman"/>
                <w:sz w:val="24"/>
                <w:szCs w:val="24"/>
              </w:rPr>
              <w:pPrChange w:id="3683" w:author="Mohammad Nayeem Hasan" w:date="2024-12-23T01:38:00Z" w16du:dateUtc="2024-12-22T19:38:00Z">
                <w:pPr/>
              </w:pPrChange>
            </w:pPr>
            <w:ins w:id="3684" w:author="Mohammad Nayeem Hasan" w:date="2024-11-04T00:05:00Z">
              <w:r w:rsidRPr="00033637">
                <w:rPr>
                  <w:rFonts w:ascii="Times New Roman" w:hAnsi="Times New Roman" w:cs="Times New Roman"/>
                  <w:sz w:val="24"/>
                  <w:szCs w:val="24"/>
                </w:rPr>
                <w:t>1.18 (0.99, 1.42)</w:t>
              </w:r>
            </w:ins>
          </w:p>
        </w:tc>
        <w:tc>
          <w:tcPr>
            <w:tcW w:w="478" w:type="pct"/>
            <w:vAlign w:val="center"/>
          </w:tcPr>
          <w:p w14:paraId="74E3C94B" w14:textId="77777777" w:rsidR="00994FF0" w:rsidRPr="00033637" w:rsidRDefault="00994FF0" w:rsidP="00F31FB2">
            <w:pPr>
              <w:spacing w:line="480" w:lineRule="auto"/>
              <w:rPr>
                <w:ins w:id="3685" w:author="Mohammad Nayeem Hasan" w:date="2024-11-04T00:05:00Z"/>
                <w:rFonts w:ascii="Times New Roman" w:hAnsi="Times New Roman" w:cs="Times New Roman"/>
                <w:sz w:val="24"/>
                <w:szCs w:val="24"/>
              </w:rPr>
              <w:pPrChange w:id="3686" w:author="Mohammad Nayeem Hasan" w:date="2024-12-23T01:38:00Z" w16du:dateUtc="2024-12-22T19:38:00Z">
                <w:pPr/>
              </w:pPrChange>
            </w:pPr>
            <w:ins w:id="3687" w:author="Mohammad Nayeem Hasan" w:date="2024-11-04T00:05:00Z">
              <w:r w:rsidRPr="00033637">
                <w:rPr>
                  <w:rFonts w:ascii="Times New Roman" w:hAnsi="Times New Roman" w:cs="Times New Roman"/>
                  <w:sz w:val="24"/>
                  <w:szCs w:val="24"/>
                </w:rPr>
                <w:t>0.067</w:t>
              </w:r>
            </w:ins>
          </w:p>
        </w:tc>
      </w:tr>
      <w:tr w:rsidR="00994FF0" w:rsidRPr="00033637" w14:paraId="4032E5A8" w14:textId="77777777" w:rsidTr="000C3C54">
        <w:trPr>
          <w:trHeight w:val="138"/>
          <w:jc w:val="center"/>
          <w:ins w:id="3688" w:author="Mohammad Nayeem Hasan" w:date="2024-11-04T00:05:00Z"/>
        </w:trPr>
        <w:tc>
          <w:tcPr>
            <w:tcW w:w="950" w:type="pct"/>
            <w:vAlign w:val="center"/>
          </w:tcPr>
          <w:p w14:paraId="71BCEF9D" w14:textId="77777777" w:rsidR="00994FF0" w:rsidRPr="00033637" w:rsidRDefault="00994FF0" w:rsidP="00F31FB2">
            <w:pPr>
              <w:spacing w:line="480" w:lineRule="auto"/>
              <w:rPr>
                <w:ins w:id="3689" w:author="Mohammad Nayeem Hasan" w:date="2024-11-04T00:05:00Z"/>
                <w:rFonts w:ascii="Times New Roman" w:hAnsi="Times New Roman" w:cs="Times New Roman"/>
                <w:sz w:val="24"/>
                <w:szCs w:val="24"/>
              </w:rPr>
              <w:pPrChange w:id="3690" w:author="Mohammad Nayeem Hasan" w:date="2024-12-23T01:38:00Z" w16du:dateUtc="2024-12-22T19:38:00Z">
                <w:pPr/>
              </w:pPrChange>
            </w:pPr>
            <w:ins w:id="3691" w:author="Mohammad Nayeem Hasan" w:date="2024-11-04T00:05:00Z">
              <w:r w:rsidRPr="00033637">
                <w:rPr>
                  <w:rFonts w:ascii="Times New Roman" w:hAnsi="Times New Roman" w:cs="Times New Roman"/>
                  <w:sz w:val="24"/>
                  <w:szCs w:val="24"/>
                </w:rPr>
                <w:t>Secondary complete or higher</w:t>
              </w:r>
            </w:ins>
          </w:p>
        </w:tc>
        <w:tc>
          <w:tcPr>
            <w:tcW w:w="818" w:type="pct"/>
            <w:vAlign w:val="center"/>
          </w:tcPr>
          <w:p w14:paraId="784145EE" w14:textId="77777777" w:rsidR="00994FF0" w:rsidRPr="00033637" w:rsidRDefault="00994FF0" w:rsidP="00F31FB2">
            <w:pPr>
              <w:spacing w:line="480" w:lineRule="auto"/>
              <w:rPr>
                <w:ins w:id="3692" w:author="Mohammad Nayeem Hasan" w:date="2024-11-04T00:05:00Z"/>
                <w:rFonts w:ascii="Times New Roman" w:hAnsi="Times New Roman" w:cs="Times New Roman"/>
                <w:sz w:val="24"/>
                <w:szCs w:val="24"/>
              </w:rPr>
              <w:pPrChange w:id="3693" w:author="Mohammad Nayeem Hasan" w:date="2024-12-23T01:38:00Z" w16du:dateUtc="2024-12-22T19:38:00Z">
                <w:pPr/>
              </w:pPrChange>
            </w:pPr>
            <w:ins w:id="3694" w:author="Mohammad Nayeem Hasan" w:date="2024-11-04T00:05:00Z">
              <w:r w:rsidRPr="00033637">
                <w:rPr>
                  <w:rFonts w:ascii="Times New Roman" w:hAnsi="Times New Roman" w:cs="Times New Roman"/>
                  <w:sz w:val="24"/>
                  <w:szCs w:val="24"/>
                </w:rPr>
                <w:t>Reference</w:t>
              </w:r>
            </w:ins>
          </w:p>
        </w:tc>
        <w:tc>
          <w:tcPr>
            <w:tcW w:w="478" w:type="pct"/>
            <w:vAlign w:val="center"/>
          </w:tcPr>
          <w:p w14:paraId="7B24AAE0" w14:textId="77777777" w:rsidR="00994FF0" w:rsidRPr="00033637" w:rsidRDefault="00994FF0" w:rsidP="00F31FB2">
            <w:pPr>
              <w:spacing w:line="480" w:lineRule="auto"/>
              <w:rPr>
                <w:ins w:id="3695" w:author="Mohammad Nayeem Hasan" w:date="2024-11-04T00:05:00Z"/>
                <w:rFonts w:ascii="Times New Roman" w:hAnsi="Times New Roman" w:cs="Times New Roman"/>
                <w:sz w:val="24"/>
                <w:szCs w:val="24"/>
              </w:rPr>
              <w:pPrChange w:id="3696" w:author="Mohammad Nayeem Hasan" w:date="2024-12-23T01:38:00Z" w16du:dateUtc="2024-12-22T19:38:00Z">
                <w:pPr/>
              </w:pPrChange>
            </w:pPr>
            <w:ins w:id="3697" w:author="Mohammad Nayeem Hasan" w:date="2024-11-04T00:05:00Z">
              <w:r w:rsidRPr="00033637">
                <w:rPr>
                  <w:rFonts w:ascii="Times New Roman" w:hAnsi="Times New Roman" w:cs="Times New Roman"/>
                  <w:sz w:val="24"/>
                  <w:szCs w:val="24"/>
                </w:rPr>
                <w:t>-</w:t>
              </w:r>
            </w:ins>
          </w:p>
        </w:tc>
        <w:tc>
          <w:tcPr>
            <w:tcW w:w="822" w:type="pct"/>
            <w:vAlign w:val="center"/>
          </w:tcPr>
          <w:p w14:paraId="48BC5779" w14:textId="77777777" w:rsidR="00994FF0" w:rsidRPr="00033637" w:rsidRDefault="00994FF0" w:rsidP="00F31FB2">
            <w:pPr>
              <w:spacing w:line="480" w:lineRule="auto"/>
              <w:rPr>
                <w:ins w:id="3698" w:author="Mohammad Nayeem Hasan" w:date="2024-11-04T00:05:00Z"/>
                <w:rFonts w:ascii="Times New Roman" w:hAnsi="Times New Roman" w:cs="Times New Roman"/>
                <w:sz w:val="24"/>
                <w:szCs w:val="24"/>
              </w:rPr>
              <w:pPrChange w:id="3699" w:author="Mohammad Nayeem Hasan" w:date="2024-12-23T01:38:00Z" w16du:dateUtc="2024-12-22T19:38:00Z">
                <w:pPr/>
              </w:pPrChange>
            </w:pPr>
            <w:ins w:id="3700" w:author="Mohammad Nayeem Hasan" w:date="2024-11-04T00:05:00Z">
              <w:r w:rsidRPr="00033637">
                <w:rPr>
                  <w:rFonts w:ascii="Times New Roman" w:hAnsi="Times New Roman" w:cs="Times New Roman"/>
                  <w:sz w:val="24"/>
                  <w:szCs w:val="24"/>
                </w:rPr>
                <w:t>Reference</w:t>
              </w:r>
            </w:ins>
          </w:p>
        </w:tc>
        <w:tc>
          <w:tcPr>
            <w:tcW w:w="478" w:type="pct"/>
            <w:vAlign w:val="center"/>
          </w:tcPr>
          <w:p w14:paraId="7C749FC9" w14:textId="77777777" w:rsidR="00994FF0" w:rsidRPr="00033637" w:rsidRDefault="00994FF0" w:rsidP="00F31FB2">
            <w:pPr>
              <w:spacing w:line="480" w:lineRule="auto"/>
              <w:rPr>
                <w:ins w:id="3701" w:author="Mohammad Nayeem Hasan" w:date="2024-11-04T00:05:00Z"/>
                <w:rFonts w:ascii="Times New Roman" w:hAnsi="Times New Roman" w:cs="Times New Roman"/>
                <w:sz w:val="24"/>
                <w:szCs w:val="24"/>
              </w:rPr>
              <w:pPrChange w:id="3702" w:author="Mohammad Nayeem Hasan" w:date="2024-12-23T01:38:00Z" w16du:dateUtc="2024-12-22T19:38:00Z">
                <w:pPr/>
              </w:pPrChange>
            </w:pPr>
            <w:ins w:id="3703" w:author="Mohammad Nayeem Hasan" w:date="2024-11-04T00:05:00Z">
              <w:r w:rsidRPr="00033637">
                <w:rPr>
                  <w:rFonts w:ascii="Times New Roman" w:hAnsi="Times New Roman" w:cs="Times New Roman"/>
                  <w:sz w:val="24"/>
                  <w:szCs w:val="24"/>
                </w:rPr>
                <w:t>-</w:t>
              </w:r>
            </w:ins>
          </w:p>
        </w:tc>
        <w:tc>
          <w:tcPr>
            <w:tcW w:w="978" w:type="pct"/>
            <w:vAlign w:val="center"/>
          </w:tcPr>
          <w:p w14:paraId="2122D244" w14:textId="77777777" w:rsidR="00994FF0" w:rsidRPr="00033637" w:rsidRDefault="00994FF0" w:rsidP="00F31FB2">
            <w:pPr>
              <w:spacing w:line="480" w:lineRule="auto"/>
              <w:rPr>
                <w:ins w:id="3704" w:author="Mohammad Nayeem Hasan" w:date="2024-11-04T00:05:00Z"/>
                <w:rFonts w:ascii="Times New Roman" w:hAnsi="Times New Roman" w:cs="Times New Roman"/>
                <w:sz w:val="24"/>
                <w:szCs w:val="24"/>
              </w:rPr>
              <w:pPrChange w:id="3705" w:author="Mohammad Nayeem Hasan" w:date="2024-12-23T01:38:00Z" w16du:dateUtc="2024-12-22T19:38:00Z">
                <w:pPr/>
              </w:pPrChange>
            </w:pPr>
            <w:ins w:id="3706" w:author="Mohammad Nayeem Hasan" w:date="2024-11-04T00:05:00Z">
              <w:r w:rsidRPr="00033637">
                <w:rPr>
                  <w:rFonts w:ascii="Times New Roman" w:hAnsi="Times New Roman" w:cs="Times New Roman"/>
                  <w:sz w:val="24"/>
                  <w:szCs w:val="24"/>
                </w:rPr>
                <w:t>Reference</w:t>
              </w:r>
            </w:ins>
          </w:p>
        </w:tc>
        <w:tc>
          <w:tcPr>
            <w:tcW w:w="478" w:type="pct"/>
            <w:vAlign w:val="center"/>
          </w:tcPr>
          <w:p w14:paraId="4FE93213" w14:textId="77777777" w:rsidR="00994FF0" w:rsidRPr="00033637" w:rsidRDefault="00994FF0" w:rsidP="00F31FB2">
            <w:pPr>
              <w:spacing w:line="480" w:lineRule="auto"/>
              <w:rPr>
                <w:ins w:id="3707" w:author="Mohammad Nayeem Hasan" w:date="2024-11-04T00:05:00Z"/>
                <w:rFonts w:ascii="Times New Roman" w:hAnsi="Times New Roman" w:cs="Times New Roman"/>
                <w:sz w:val="24"/>
                <w:szCs w:val="24"/>
              </w:rPr>
              <w:pPrChange w:id="3708" w:author="Mohammad Nayeem Hasan" w:date="2024-12-23T01:38:00Z" w16du:dateUtc="2024-12-22T19:38:00Z">
                <w:pPr/>
              </w:pPrChange>
            </w:pPr>
            <w:ins w:id="3709" w:author="Mohammad Nayeem Hasan" w:date="2024-11-04T00:05:00Z">
              <w:r w:rsidRPr="00033637">
                <w:rPr>
                  <w:rFonts w:ascii="Times New Roman" w:hAnsi="Times New Roman" w:cs="Times New Roman"/>
                  <w:sz w:val="24"/>
                  <w:szCs w:val="24"/>
                </w:rPr>
                <w:t>-</w:t>
              </w:r>
            </w:ins>
          </w:p>
        </w:tc>
      </w:tr>
      <w:tr w:rsidR="00994FF0" w:rsidRPr="00033637" w14:paraId="153DD2A5" w14:textId="77777777" w:rsidTr="000C3C54">
        <w:trPr>
          <w:trHeight w:val="138"/>
          <w:jc w:val="center"/>
          <w:ins w:id="3710" w:author="Mohammad Nayeem Hasan" w:date="2024-11-04T00:05:00Z"/>
        </w:trPr>
        <w:tc>
          <w:tcPr>
            <w:tcW w:w="1767" w:type="pct"/>
            <w:gridSpan w:val="2"/>
            <w:vAlign w:val="center"/>
          </w:tcPr>
          <w:p w14:paraId="7BA1474D" w14:textId="77777777" w:rsidR="00994FF0" w:rsidRPr="00033637" w:rsidRDefault="00994FF0" w:rsidP="00F31FB2">
            <w:pPr>
              <w:spacing w:line="480" w:lineRule="auto"/>
              <w:rPr>
                <w:ins w:id="3711" w:author="Mohammad Nayeem Hasan" w:date="2024-11-04T00:05:00Z"/>
                <w:rFonts w:ascii="Times New Roman" w:hAnsi="Times New Roman" w:cs="Times New Roman"/>
                <w:sz w:val="24"/>
                <w:szCs w:val="24"/>
              </w:rPr>
              <w:pPrChange w:id="3712" w:author="Mohammad Nayeem Hasan" w:date="2024-12-23T01:38:00Z" w16du:dateUtc="2024-12-22T19:38:00Z">
                <w:pPr/>
              </w:pPrChange>
            </w:pPr>
            <w:ins w:id="3713" w:author="Mohammad Nayeem Hasan" w:date="2024-11-04T00:05:00Z">
              <w:r w:rsidRPr="00033637">
                <w:rPr>
                  <w:rFonts w:ascii="Times New Roman" w:hAnsi="Times New Roman" w:cs="Times New Roman"/>
                  <w:sz w:val="24"/>
                  <w:szCs w:val="24"/>
                </w:rPr>
                <w:t>Mother’s age</w:t>
              </w:r>
            </w:ins>
          </w:p>
        </w:tc>
        <w:tc>
          <w:tcPr>
            <w:tcW w:w="1300" w:type="pct"/>
            <w:gridSpan w:val="2"/>
            <w:vAlign w:val="center"/>
          </w:tcPr>
          <w:p w14:paraId="75395D0A" w14:textId="77777777" w:rsidR="00994FF0" w:rsidRPr="00033637" w:rsidRDefault="00994FF0" w:rsidP="00F31FB2">
            <w:pPr>
              <w:spacing w:line="480" w:lineRule="auto"/>
              <w:rPr>
                <w:ins w:id="3714" w:author="Mohammad Nayeem Hasan" w:date="2024-11-04T00:05:00Z"/>
                <w:rFonts w:ascii="Times New Roman" w:hAnsi="Times New Roman" w:cs="Times New Roman"/>
                <w:sz w:val="24"/>
                <w:szCs w:val="24"/>
              </w:rPr>
              <w:pPrChange w:id="3715" w:author="Mohammad Nayeem Hasan" w:date="2024-12-23T01:38:00Z" w16du:dateUtc="2024-12-22T19:38:00Z">
                <w:pPr/>
              </w:pPrChange>
            </w:pPr>
          </w:p>
        </w:tc>
        <w:tc>
          <w:tcPr>
            <w:tcW w:w="1455" w:type="pct"/>
            <w:gridSpan w:val="2"/>
            <w:vAlign w:val="center"/>
          </w:tcPr>
          <w:p w14:paraId="34B34371" w14:textId="77777777" w:rsidR="00994FF0" w:rsidRPr="00033637" w:rsidRDefault="00994FF0" w:rsidP="00F31FB2">
            <w:pPr>
              <w:spacing w:line="480" w:lineRule="auto"/>
              <w:rPr>
                <w:ins w:id="3716" w:author="Mohammad Nayeem Hasan" w:date="2024-11-04T00:05:00Z"/>
                <w:rFonts w:ascii="Times New Roman" w:hAnsi="Times New Roman" w:cs="Times New Roman"/>
                <w:sz w:val="24"/>
                <w:szCs w:val="24"/>
              </w:rPr>
              <w:pPrChange w:id="3717" w:author="Mohammad Nayeem Hasan" w:date="2024-12-23T01:38:00Z" w16du:dateUtc="2024-12-22T19:38:00Z">
                <w:pPr/>
              </w:pPrChange>
            </w:pPr>
          </w:p>
        </w:tc>
        <w:tc>
          <w:tcPr>
            <w:tcW w:w="478" w:type="pct"/>
            <w:vAlign w:val="center"/>
          </w:tcPr>
          <w:p w14:paraId="5C2F14CD" w14:textId="77777777" w:rsidR="00994FF0" w:rsidRPr="00033637" w:rsidRDefault="00994FF0" w:rsidP="00F31FB2">
            <w:pPr>
              <w:spacing w:line="480" w:lineRule="auto"/>
              <w:rPr>
                <w:ins w:id="3718" w:author="Mohammad Nayeem Hasan" w:date="2024-11-04T00:05:00Z"/>
                <w:rFonts w:ascii="Times New Roman" w:hAnsi="Times New Roman" w:cs="Times New Roman"/>
                <w:sz w:val="24"/>
                <w:szCs w:val="24"/>
              </w:rPr>
              <w:pPrChange w:id="3719" w:author="Mohammad Nayeem Hasan" w:date="2024-12-23T01:38:00Z" w16du:dateUtc="2024-12-22T19:38:00Z">
                <w:pPr/>
              </w:pPrChange>
            </w:pPr>
          </w:p>
        </w:tc>
      </w:tr>
      <w:tr w:rsidR="00994FF0" w:rsidRPr="00033637" w14:paraId="7ECA10A4" w14:textId="77777777" w:rsidTr="000C3C54">
        <w:trPr>
          <w:trHeight w:val="138"/>
          <w:jc w:val="center"/>
          <w:ins w:id="3720" w:author="Mohammad Nayeem Hasan" w:date="2024-11-04T00:05:00Z"/>
        </w:trPr>
        <w:tc>
          <w:tcPr>
            <w:tcW w:w="950" w:type="pct"/>
            <w:vAlign w:val="center"/>
          </w:tcPr>
          <w:p w14:paraId="7FC6B311" w14:textId="77777777" w:rsidR="00994FF0" w:rsidRPr="00033637" w:rsidRDefault="00994FF0" w:rsidP="00F31FB2">
            <w:pPr>
              <w:spacing w:line="480" w:lineRule="auto"/>
              <w:rPr>
                <w:ins w:id="3721" w:author="Mohammad Nayeem Hasan" w:date="2024-11-04T00:05:00Z"/>
                <w:rFonts w:ascii="Times New Roman" w:hAnsi="Times New Roman" w:cs="Times New Roman"/>
                <w:sz w:val="24"/>
                <w:szCs w:val="24"/>
              </w:rPr>
              <w:pPrChange w:id="3722" w:author="Mohammad Nayeem Hasan" w:date="2024-12-23T01:38:00Z" w16du:dateUtc="2024-12-22T19:38:00Z">
                <w:pPr/>
              </w:pPrChange>
            </w:pPr>
            <w:ins w:id="3723" w:author="Mohammad Nayeem Hasan" w:date="2024-11-04T00:05:00Z">
              <w:r w:rsidRPr="00033637">
                <w:rPr>
                  <w:rFonts w:ascii="Times New Roman" w:hAnsi="Times New Roman" w:cs="Times New Roman"/>
                  <w:sz w:val="24"/>
                  <w:szCs w:val="24"/>
                </w:rPr>
                <w:t>15 – 19</w:t>
              </w:r>
            </w:ins>
          </w:p>
        </w:tc>
        <w:tc>
          <w:tcPr>
            <w:tcW w:w="818" w:type="pct"/>
            <w:vAlign w:val="center"/>
          </w:tcPr>
          <w:p w14:paraId="04D09D0C" w14:textId="77777777" w:rsidR="00994FF0" w:rsidRPr="00033637" w:rsidRDefault="00994FF0" w:rsidP="00F31FB2">
            <w:pPr>
              <w:spacing w:line="480" w:lineRule="auto"/>
              <w:rPr>
                <w:ins w:id="3724" w:author="Mohammad Nayeem Hasan" w:date="2024-11-04T00:05:00Z"/>
                <w:rFonts w:ascii="Times New Roman" w:hAnsi="Times New Roman" w:cs="Times New Roman"/>
                <w:sz w:val="24"/>
                <w:szCs w:val="24"/>
              </w:rPr>
              <w:pPrChange w:id="3725" w:author="Mohammad Nayeem Hasan" w:date="2024-12-23T01:38:00Z" w16du:dateUtc="2024-12-22T19:38:00Z">
                <w:pPr/>
              </w:pPrChange>
            </w:pPr>
            <w:ins w:id="3726" w:author="Mohammad Nayeem Hasan" w:date="2024-11-04T00:05:00Z">
              <w:r w:rsidRPr="00033637">
                <w:rPr>
                  <w:rFonts w:ascii="Times New Roman" w:hAnsi="Times New Roman" w:cs="Times New Roman"/>
                  <w:sz w:val="24"/>
                  <w:szCs w:val="24"/>
                </w:rPr>
                <w:t>1.08 (0.92, 1.25)</w:t>
              </w:r>
            </w:ins>
          </w:p>
        </w:tc>
        <w:tc>
          <w:tcPr>
            <w:tcW w:w="478" w:type="pct"/>
            <w:vAlign w:val="center"/>
          </w:tcPr>
          <w:p w14:paraId="5225913A" w14:textId="77777777" w:rsidR="00994FF0" w:rsidRPr="00033637" w:rsidRDefault="00994FF0" w:rsidP="00F31FB2">
            <w:pPr>
              <w:spacing w:line="480" w:lineRule="auto"/>
              <w:rPr>
                <w:ins w:id="3727" w:author="Mohammad Nayeem Hasan" w:date="2024-11-04T00:05:00Z"/>
                <w:rFonts w:ascii="Times New Roman" w:hAnsi="Times New Roman" w:cs="Times New Roman"/>
                <w:sz w:val="24"/>
                <w:szCs w:val="24"/>
              </w:rPr>
              <w:pPrChange w:id="3728" w:author="Mohammad Nayeem Hasan" w:date="2024-12-23T01:38:00Z" w16du:dateUtc="2024-12-22T19:38:00Z">
                <w:pPr/>
              </w:pPrChange>
            </w:pPr>
            <w:ins w:id="3729" w:author="Mohammad Nayeem Hasan" w:date="2024-11-04T00:05:00Z">
              <w:r w:rsidRPr="00033637">
                <w:rPr>
                  <w:rFonts w:ascii="Times New Roman" w:hAnsi="Times New Roman" w:cs="Times New Roman"/>
                  <w:sz w:val="24"/>
                  <w:szCs w:val="24"/>
                </w:rPr>
                <w:t>0.355</w:t>
              </w:r>
            </w:ins>
          </w:p>
        </w:tc>
        <w:tc>
          <w:tcPr>
            <w:tcW w:w="822" w:type="pct"/>
            <w:vAlign w:val="center"/>
          </w:tcPr>
          <w:p w14:paraId="06413CEF" w14:textId="77777777" w:rsidR="00994FF0" w:rsidRPr="00033637" w:rsidRDefault="00994FF0" w:rsidP="00F31FB2">
            <w:pPr>
              <w:spacing w:line="480" w:lineRule="auto"/>
              <w:rPr>
                <w:ins w:id="3730" w:author="Mohammad Nayeem Hasan" w:date="2024-11-04T00:05:00Z"/>
                <w:rFonts w:ascii="Times New Roman" w:hAnsi="Times New Roman" w:cs="Times New Roman"/>
                <w:sz w:val="24"/>
                <w:szCs w:val="24"/>
              </w:rPr>
              <w:pPrChange w:id="3731" w:author="Mohammad Nayeem Hasan" w:date="2024-12-23T01:38:00Z" w16du:dateUtc="2024-12-22T19:38:00Z">
                <w:pPr/>
              </w:pPrChange>
            </w:pPr>
            <w:ins w:id="3732" w:author="Mohammad Nayeem Hasan" w:date="2024-11-04T00:05:00Z">
              <w:r w:rsidRPr="00033637">
                <w:rPr>
                  <w:rFonts w:ascii="Times New Roman" w:hAnsi="Times New Roman" w:cs="Times New Roman"/>
                  <w:sz w:val="24"/>
                  <w:szCs w:val="24"/>
                </w:rPr>
                <w:t>1.75 (1.22, 2.50)</w:t>
              </w:r>
            </w:ins>
          </w:p>
        </w:tc>
        <w:tc>
          <w:tcPr>
            <w:tcW w:w="478" w:type="pct"/>
            <w:vAlign w:val="center"/>
          </w:tcPr>
          <w:p w14:paraId="0FCB4EA8" w14:textId="77777777" w:rsidR="00994FF0" w:rsidRPr="00033637" w:rsidRDefault="00994FF0" w:rsidP="00F31FB2">
            <w:pPr>
              <w:spacing w:line="480" w:lineRule="auto"/>
              <w:rPr>
                <w:ins w:id="3733" w:author="Mohammad Nayeem Hasan" w:date="2024-11-04T00:05:00Z"/>
                <w:rFonts w:ascii="Times New Roman" w:hAnsi="Times New Roman" w:cs="Times New Roman"/>
                <w:b/>
                <w:bCs/>
                <w:sz w:val="24"/>
                <w:szCs w:val="24"/>
              </w:rPr>
              <w:pPrChange w:id="3734" w:author="Mohammad Nayeem Hasan" w:date="2024-12-23T01:38:00Z" w16du:dateUtc="2024-12-22T19:38:00Z">
                <w:pPr/>
              </w:pPrChange>
            </w:pPr>
            <w:ins w:id="3735" w:author="Mohammad Nayeem Hasan" w:date="2024-11-04T00:05:00Z">
              <w:r w:rsidRPr="00033637">
                <w:rPr>
                  <w:rFonts w:ascii="Times New Roman" w:hAnsi="Times New Roman" w:cs="Times New Roman"/>
                  <w:b/>
                  <w:bCs/>
                  <w:sz w:val="24"/>
                  <w:szCs w:val="24"/>
                </w:rPr>
                <w:t>0.002</w:t>
              </w:r>
            </w:ins>
          </w:p>
        </w:tc>
        <w:tc>
          <w:tcPr>
            <w:tcW w:w="978" w:type="pct"/>
            <w:vAlign w:val="center"/>
          </w:tcPr>
          <w:p w14:paraId="05952E7E" w14:textId="77777777" w:rsidR="00994FF0" w:rsidRPr="00033637" w:rsidRDefault="00994FF0" w:rsidP="00F31FB2">
            <w:pPr>
              <w:spacing w:line="480" w:lineRule="auto"/>
              <w:rPr>
                <w:ins w:id="3736" w:author="Mohammad Nayeem Hasan" w:date="2024-11-04T00:05:00Z"/>
                <w:rFonts w:ascii="Times New Roman" w:hAnsi="Times New Roman" w:cs="Times New Roman"/>
                <w:sz w:val="24"/>
                <w:szCs w:val="24"/>
              </w:rPr>
              <w:pPrChange w:id="3737" w:author="Mohammad Nayeem Hasan" w:date="2024-12-23T01:38:00Z" w16du:dateUtc="2024-12-22T19:38:00Z">
                <w:pPr/>
              </w:pPrChange>
            </w:pPr>
            <w:ins w:id="3738" w:author="Mohammad Nayeem Hasan" w:date="2024-11-04T00:05:00Z">
              <w:r w:rsidRPr="00033637">
                <w:rPr>
                  <w:rFonts w:ascii="Times New Roman" w:hAnsi="Times New Roman" w:cs="Times New Roman"/>
                  <w:sz w:val="24"/>
                  <w:szCs w:val="24"/>
                </w:rPr>
                <w:t>1.00 (0.85, 1.18)</w:t>
              </w:r>
            </w:ins>
          </w:p>
        </w:tc>
        <w:tc>
          <w:tcPr>
            <w:tcW w:w="478" w:type="pct"/>
            <w:vAlign w:val="center"/>
          </w:tcPr>
          <w:p w14:paraId="472558BC" w14:textId="77777777" w:rsidR="00994FF0" w:rsidRPr="00033637" w:rsidRDefault="00994FF0" w:rsidP="00F31FB2">
            <w:pPr>
              <w:spacing w:line="480" w:lineRule="auto"/>
              <w:rPr>
                <w:ins w:id="3739" w:author="Mohammad Nayeem Hasan" w:date="2024-11-04T00:05:00Z"/>
                <w:rFonts w:ascii="Times New Roman" w:hAnsi="Times New Roman" w:cs="Times New Roman"/>
                <w:sz w:val="24"/>
                <w:szCs w:val="24"/>
              </w:rPr>
              <w:pPrChange w:id="3740" w:author="Mohammad Nayeem Hasan" w:date="2024-12-23T01:38:00Z" w16du:dateUtc="2024-12-22T19:38:00Z">
                <w:pPr/>
              </w:pPrChange>
            </w:pPr>
            <w:ins w:id="3741" w:author="Mohammad Nayeem Hasan" w:date="2024-11-04T00:05:00Z">
              <w:r w:rsidRPr="00033637">
                <w:rPr>
                  <w:rFonts w:ascii="Times New Roman" w:hAnsi="Times New Roman" w:cs="Times New Roman"/>
                  <w:sz w:val="24"/>
                  <w:szCs w:val="24"/>
                </w:rPr>
                <w:t>0.952</w:t>
              </w:r>
            </w:ins>
          </w:p>
        </w:tc>
      </w:tr>
      <w:tr w:rsidR="00994FF0" w:rsidRPr="00033637" w14:paraId="2D6298A8" w14:textId="77777777" w:rsidTr="000C3C54">
        <w:trPr>
          <w:trHeight w:val="138"/>
          <w:jc w:val="center"/>
          <w:ins w:id="3742" w:author="Mohammad Nayeem Hasan" w:date="2024-11-04T00:05:00Z"/>
        </w:trPr>
        <w:tc>
          <w:tcPr>
            <w:tcW w:w="950" w:type="pct"/>
            <w:vAlign w:val="center"/>
          </w:tcPr>
          <w:p w14:paraId="28ED5672" w14:textId="77777777" w:rsidR="00994FF0" w:rsidRPr="00033637" w:rsidRDefault="00994FF0" w:rsidP="00F31FB2">
            <w:pPr>
              <w:spacing w:line="480" w:lineRule="auto"/>
              <w:rPr>
                <w:ins w:id="3743" w:author="Mohammad Nayeem Hasan" w:date="2024-11-04T00:05:00Z"/>
                <w:rFonts w:ascii="Times New Roman" w:hAnsi="Times New Roman" w:cs="Times New Roman"/>
                <w:sz w:val="24"/>
                <w:szCs w:val="24"/>
              </w:rPr>
              <w:pPrChange w:id="3744" w:author="Mohammad Nayeem Hasan" w:date="2024-12-23T01:38:00Z" w16du:dateUtc="2024-12-22T19:38:00Z">
                <w:pPr/>
              </w:pPrChange>
            </w:pPr>
            <w:ins w:id="3745" w:author="Mohammad Nayeem Hasan" w:date="2024-11-04T00:05:00Z">
              <w:r w:rsidRPr="00033637">
                <w:rPr>
                  <w:rFonts w:ascii="Times New Roman" w:hAnsi="Times New Roman" w:cs="Times New Roman"/>
                  <w:sz w:val="24"/>
                  <w:szCs w:val="24"/>
                </w:rPr>
                <w:t>20-34</w:t>
              </w:r>
            </w:ins>
          </w:p>
        </w:tc>
        <w:tc>
          <w:tcPr>
            <w:tcW w:w="818" w:type="pct"/>
            <w:vAlign w:val="center"/>
          </w:tcPr>
          <w:p w14:paraId="341A186D" w14:textId="77777777" w:rsidR="00994FF0" w:rsidRPr="00033637" w:rsidRDefault="00994FF0" w:rsidP="00F31FB2">
            <w:pPr>
              <w:spacing w:line="480" w:lineRule="auto"/>
              <w:rPr>
                <w:ins w:id="3746" w:author="Mohammad Nayeem Hasan" w:date="2024-11-04T00:05:00Z"/>
                <w:rFonts w:ascii="Times New Roman" w:hAnsi="Times New Roman" w:cs="Times New Roman"/>
                <w:sz w:val="24"/>
                <w:szCs w:val="24"/>
              </w:rPr>
              <w:pPrChange w:id="3747" w:author="Mohammad Nayeem Hasan" w:date="2024-12-23T01:38:00Z" w16du:dateUtc="2024-12-22T19:38:00Z">
                <w:pPr/>
              </w:pPrChange>
            </w:pPr>
            <w:ins w:id="3748" w:author="Mohammad Nayeem Hasan" w:date="2024-11-04T00:05:00Z">
              <w:r w:rsidRPr="00033637">
                <w:rPr>
                  <w:rFonts w:ascii="Times New Roman" w:hAnsi="Times New Roman" w:cs="Times New Roman"/>
                  <w:sz w:val="24"/>
                  <w:szCs w:val="24"/>
                </w:rPr>
                <w:t>0.98 (0.86, 1.10)</w:t>
              </w:r>
            </w:ins>
          </w:p>
        </w:tc>
        <w:tc>
          <w:tcPr>
            <w:tcW w:w="478" w:type="pct"/>
            <w:vAlign w:val="center"/>
          </w:tcPr>
          <w:p w14:paraId="6827CC3C" w14:textId="77777777" w:rsidR="00994FF0" w:rsidRPr="00033637" w:rsidRDefault="00994FF0" w:rsidP="00F31FB2">
            <w:pPr>
              <w:spacing w:line="480" w:lineRule="auto"/>
              <w:rPr>
                <w:ins w:id="3749" w:author="Mohammad Nayeem Hasan" w:date="2024-11-04T00:05:00Z"/>
                <w:rFonts w:ascii="Times New Roman" w:hAnsi="Times New Roman" w:cs="Times New Roman"/>
                <w:sz w:val="24"/>
                <w:szCs w:val="24"/>
              </w:rPr>
              <w:pPrChange w:id="3750" w:author="Mohammad Nayeem Hasan" w:date="2024-12-23T01:38:00Z" w16du:dateUtc="2024-12-22T19:38:00Z">
                <w:pPr/>
              </w:pPrChange>
            </w:pPr>
            <w:ins w:id="3751" w:author="Mohammad Nayeem Hasan" w:date="2024-11-04T00:05:00Z">
              <w:r w:rsidRPr="00033637">
                <w:rPr>
                  <w:rFonts w:ascii="Times New Roman" w:hAnsi="Times New Roman" w:cs="Times New Roman"/>
                  <w:sz w:val="24"/>
                  <w:szCs w:val="24"/>
                </w:rPr>
                <w:t>0.694</w:t>
              </w:r>
            </w:ins>
          </w:p>
        </w:tc>
        <w:tc>
          <w:tcPr>
            <w:tcW w:w="822" w:type="pct"/>
            <w:vAlign w:val="center"/>
          </w:tcPr>
          <w:p w14:paraId="59D3144E" w14:textId="77777777" w:rsidR="00994FF0" w:rsidRPr="00033637" w:rsidRDefault="00994FF0" w:rsidP="00F31FB2">
            <w:pPr>
              <w:spacing w:line="480" w:lineRule="auto"/>
              <w:rPr>
                <w:ins w:id="3752" w:author="Mohammad Nayeem Hasan" w:date="2024-11-04T00:05:00Z"/>
                <w:rFonts w:ascii="Times New Roman" w:hAnsi="Times New Roman" w:cs="Times New Roman"/>
                <w:sz w:val="24"/>
                <w:szCs w:val="24"/>
              </w:rPr>
              <w:pPrChange w:id="3753" w:author="Mohammad Nayeem Hasan" w:date="2024-12-23T01:38:00Z" w16du:dateUtc="2024-12-22T19:38:00Z">
                <w:pPr/>
              </w:pPrChange>
            </w:pPr>
            <w:ins w:id="3754" w:author="Mohammad Nayeem Hasan" w:date="2024-11-04T00:05:00Z">
              <w:r w:rsidRPr="00033637">
                <w:rPr>
                  <w:rFonts w:ascii="Times New Roman" w:hAnsi="Times New Roman" w:cs="Times New Roman"/>
                  <w:sz w:val="24"/>
                  <w:szCs w:val="24"/>
                </w:rPr>
                <w:t>1.43 (1.10, 1.86)</w:t>
              </w:r>
            </w:ins>
          </w:p>
        </w:tc>
        <w:tc>
          <w:tcPr>
            <w:tcW w:w="478" w:type="pct"/>
            <w:vAlign w:val="center"/>
          </w:tcPr>
          <w:p w14:paraId="11BECD81" w14:textId="77777777" w:rsidR="00994FF0" w:rsidRPr="00033637" w:rsidRDefault="00994FF0" w:rsidP="00F31FB2">
            <w:pPr>
              <w:spacing w:line="480" w:lineRule="auto"/>
              <w:rPr>
                <w:ins w:id="3755" w:author="Mohammad Nayeem Hasan" w:date="2024-11-04T00:05:00Z"/>
                <w:rFonts w:ascii="Times New Roman" w:hAnsi="Times New Roman" w:cs="Times New Roman"/>
                <w:b/>
                <w:bCs/>
                <w:sz w:val="24"/>
                <w:szCs w:val="24"/>
              </w:rPr>
              <w:pPrChange w:id="3756" w:author="Mohammad Nayeem Hasan" w:date="2024-12-23T01:38:00Z" w16du:dateUtc="2024-12-22T19:38:00Z">
                <w:pPr/>
              </w:pPrChange>
            </w:pPr>
            <w:ins w:id="3757" w:author="Mohammad Nayeem Hasan" w:date="2024-11-04T00:05:00Z">
              <w:r w:rsidRPr="00033637">
                <w:rPr>
                  <w:rFonts w:ascii="Times New Roman" w:hAnsi="Times New Roman" w:cs="Times New Roman"/>
                  <w:b/>
                  <w:bCs/>
                  <w:sz w:val="24"/>
                  <w:szCs w:val="24"/>
                </w:rPr>
                <w:t>0.007</w:t>
              </w:r>
            </w:ins>
          </w:p>
        </w:tc>
        <w:tc>
          <w:tcPr>
            <w:tcW w:w="978" w:type="pct"/>
            <w:vAlign w:val="center"/>
          </w:tcPr>
          <w:p w14:paraId="5FDE872F" w14:textId="77777777" w:rsidR="00994FF0" w:rsidRPr="00033637" w:rsidRDefault="00994FF0" w:rsidP="00F31FB2">
            <w:pPr>
              <w:spacing w:line="480" w:lineRule="auto"/>
              <w:rPr>
                <w:ins w:id="3758" w:author="Mohammad Nayeem Hasan" w:date="2024-11-04T00:05:00Z"/>
                <w:rFonts w:ascii="Times New Roman" w:hAnsi="Times New Roman" w:cs="Times New Roman"/>
                <w:sz w:val="24"/>
                <w:szCs w:val="24"/>
              </w:rPr>
              <w:pPrChange w:id="3759" w:author="Mohammad Nayeem Hasan" w:date="2024-12-23T01:38:00Z" w16du:dateUtc="2024-12-22T19:38:00Z">
                <w:pPr/>
              </w:pPrChange>
            </w:pPr>
            <w:ins w:id="3760" w:author="Mohammad Nayeem Hasan" w:date="2024-11-04T00:05:00Z">
              <w:r w:rsidRPr="00033637">
                <w:rPr>
                  <w:rFonts w:ascii="Times New Roman" w:hAnsi="Times New Roman" w:cs="Times New Roman"/>
                  <w:sz w:val="24"/>
                  <w:szCs w:val="24"/>
                </w:rPr>
                <w:t>1.00 (0.87, 1.13)</w:t>
              </w:r>
            </w:ins>
          </w:p>
        </w:tc>
        <w:tc>
          <w:tcPr>
            <w:tcW w:w="478" w:type="pct"/>
            <w:vAlign w:val="center"/>
          </w:tcPr>
          <w:p w14:paraId="76F4EE30" w14:textId="77777777" w:rsidR="00994FF0" w:rsidRPr="00033637" w:rsidRDefault="00994FF0" w:rsidP="00F31FB2">
            <w:pPr>
              <w:spacing w:line="480" w:lineRule="auto"/>
              <w:rPr>
                <w:ins w:id="3761" w:author="Mohammad Nayeem Hasan" w:date="2024-11-04T00:05:00Z"/>
                <w:rFonts w:ascii="Times New Roman" w:hAnsi="Times New Roman" w:cs="Times New Roman"/>
                <w:sz w:val="24"/>
                <w:szCs w:val="24"/>
              </w:rPr>
              <w:pPrChange w:id="3762" w:author="Mohammad Nayeem Hasan" w:date="2024-12-23T01:38:00Z" w16du:dateUtc="2024-12-22T19:38:00Z">
                <w:pPr/>
              </w:pPrChange>
            </w:pPr>
            <w:ins w:id="3763" w:author="Mohammad Nayeem Hasan" w:date="2024-11-04T00:05:00Z">
              <w:r w:rsidRPr="00033637">
                <w:rPr>
                  <w:rFonts w:ascii="Times New Roman" w:hAnsi="Times New Roman" w:cs="Times New Roman"/>
                  <w:sz w:val="24"/>
                  <w:szCs w:val="24"/>
                </w:rPr>
                <w:t>0.895</w:t>
              </w:r>
            </w:ins>
          </w:p>
        </w:tc>
      </w:tr>
      <w:tr w:rsidR="00994FF0" w:rsidRPr="00033637" w14:paraId="621A8BB9" w14:textId="77777777" w:rsidTr="000C3C54">
        <w:trPr>
          <w:trHeight w:val="138"/>
          <w:jc w:val="center"/>
          <w:ins w:id="3764" w:author="Mohammad Nayeem Hasan" w:date="2024-11-04T00:05:00Z"/>
        </w:trPr>
        <w:tc>
          <w:tcPr>
            <w:tcW w:w="950" w:type="pct"/>
            <w:vAlign w:val="center"/>
          </w:tcPr>
          <w:p w14:paraId="3A872A31" w14:textId="77777777" w:rsidR="00994FF0" w:rsidRPr="00033637" w:rsidRDefault="00994FF0" w:rsidP="00F31FB2">
            <w:pPr>
              <w:spacing w:line="480" w:lineRule="auto"/>
              <w:rPr>
                <w:ins w:id="3765" w:author="Mohammad Nayeem Hasan" w:date="2024-11-04T00:05:00Z"/>
                <w:rFonts w:ascii="Times New Roman" w:hAnsi="Times New Roman" w:cs="Times New Roman"/>
                <w:sz w:val="24"/>
                <w:szCs w:val="24"/>
              </w:rPr>
              <w:pPrChange w:id="3766" w:author="Mohammad Nayeem Hasan" w:date="2024-12-23T01:38:00Z" w16du:dateUtc="2024-12-22T19:38:00Z">
                <w:pPr/>
              </w:pPrChange>
            </w:pPr>
            <w:ins w:id="3767" w:author="Mohammad Nayeem Hasan" w:date="2024-11-04T00:05:00Z">
              <w:r w:rsidRPr="00033637">
                <w:rPr>
                  <w:rFonts w:ascii="Times New Roman" w:hAnsi="Times New Roman" w:cs="Times New Roman"/>
                  <w:sz w:val="24"/>
                  <w:szCs w:val="24"/>
                </w:rPr>
                <w:t>35+</w:t>
              </w:r>
            </w:ins>
          </w:p>
        </w:tc>
        <w:tc>
          <w:tcPr>
            <w:tcW w:w="818" w:type="pct"/>
            <w:vAlign w:val="center"/>
          </w:tcPr>
          <w:p w14:paraId="6E6A6660" w14:textId="77777777" w:rsidR="00994FF0" w:rsidRPr="00033637" w:rsidRDefault="00994FF0" w:rsidP="00F31FB2">
            <w:pPr>
              <w:spacing w:line="480" w:lineRule="auto"/>
              <w:rPr>
                <w:ins w:id="3768" w:author="Mohammad Nayeem Hasan" w:date="2024-11-04T00:05:00Z"/>
                <w:rFonts w:ascii="Times New Roman" w:hAnsi="Times New Roman" w:cs="Times New Roman"/>
                <w:sz w:val="24"/>
                <w:szCs w:val="24"/>
              </w:rPr>
              <w:pPrChange w:id="3769" w:author="Mohammad Nayeem Hasan" w:date="2024-12-23T01:38:00Z" w16du:dateUtc="2024-12-22T19:38:00Z">
                <w:pPr/>
              </w:pPrChange>
            </w:pPr>
            <w:ins w:id="3770" w:author="Mohammad Nayeem Hasan" w:date="2024-11-04T00:05:00Z">
              <w:r w:rsidRPr="00033637">
                <w:rPr>
                  <w:rFonts w:ascii="Times New Roman" w:hAnsi="Times New Roman" w:cs="Times New Roman"/>
                  <w:sz w:val="24"/>
                  <w:szCs w:val="24"/>
                </w:rPr>
                <w:t>Reference</w:t>
              </w:r>
            </w:ins>
          </w:p>
        </w:tc>
        <w:tc>
          <w:tcPr>
            <w:tcW w:w="478" w:type="pct"/>
            <w:vAlign w:val="center"/>
          </w:tcPr>
          <w:p w14:paraId="02E66325" w14:textId="77777777" w:rsidR="00994FF0" w:rsidRPr="00033637" w:rsidRDefault="00994FF0" w:rsidP="00F31FB2">
            <w:pPr>
              <w:spacing w:line="480" w:lineRule="auto"/>
              <w:rPr>
                <w:ins w:id="3771" w:author="Mohammad Nayeem Hasan" w:date="2024-11-04T00:05:00Z"/>
                <w:rFonts w:ascii="Times New Roman" w:hAnsi="Times New Roman" w:cs="Times New Roman"/>
                <w:sz w:val="24"/>
                <w:szCs w:val="24"/>
              </w:rPr>
              <w:pPrChange w:id="3772" w:author="Mohammad Nayeem Hasan" w:date="2024-12-23T01:38:00Z" w16du:dateUtc="2024-12-22T19:38:00Z">
                <w:pPr/>
              </w:pPrChange>
            </w:pPr>
            <w:ins w:id="3773" w:author="Mohammad Nayeem Hasan" w:date="2024-11-04T00:05:00Z">
              <w:r w:rsidRPr="00033637">
                <w:rPr>
                  <w:rFonts w:ascii="Times New Roman" w:hAnsi="Times New Roman" w:cs="Times New Roman"/>
                  <w:sz w:val="24"/>
                  <w:szCs w:val="24"/>
                </w:rPr>
                <w:t>-</w:t>
              </w:r>
            </w:ins>
          </w:p>
        </w:tc>
        <w:tc>
          <w:tcPr>
            <w:tcW w:w="822" w:type="pct"/>
            <w:vAlign w:val="center"/>
          </w:tcPr>
          <w:p w14:paraId="5B763611" w14:textId="77777777" w:rsidR="00994FF0" w:rsidRPr="00033637" w:rsidRDefault="00994FF0" w:rsidP="00F31FB2">
            <w:pPr>
              <w:spacing w:line="480" w:lineRule="auto"/>
              <w:rPr>
                <w:ins w:id="3774" w:author="Mohammad Nayeem Hasan" w:date="2024-11-04T00:05:00Z"/>
                <w:rFonts w:ascii="Times New Roman" w:hAnsi="Times New Roman" w:cs="Times New Roman"/>
                <w:sz w:val="24"/>
                <w:szCs w:val="24"/>
              </w:rPr>
              <w:pPrChange w:id="3775" w:author="Mohammad Nayeem Hasan" w:date="2024-12-23T01:38:00Z" w16du:dateUtc="2024-12-22T19:38:00Z">
                <w:pPr/>
              </w:pPrChange>
            </w:pPr>
            <w:ins w:id="3776" w:author="Mohammad Nayeem Hasan" w:date="2024-11-04T00:05:00Z">
              <w:r w:rsidRPr="00033637">
                <w:rPr>
                  <w:rFonts w:ascii="Times New Roman" w:hAnsi="Times New Roman" w:cs="Times New Roman"/>
                  <w:sz w:val="24"/>
                  <w:szCs w:val="24"/>
                </w:rPr>
                <w:t>Reference</w:t>
              </w:r>
            </w:ins>
          </w:p>
        </w:tc>
        <w:tc>
          <w:tcPr>
            <w:tcW w:w="478" w:type="pct"/>
            <w:vAlign w:val="center"/>
          </w:tcPr>
          <w:p w14:paraId="610509C9" w14:textId="77777777" w:rsidR="00994FF0" w:rsidRPr="00033637" w:rsidRDefault="00994FF0" w:rsidP="00F31FB2">
            <w:pPr>
              <w:spacing w:line="480" w:lineRule="auto"/>
              <w:rPr>
                <w:ins w:id="3777" w:author="Mohammad Nayeem Hasan" w:date="2024-11-04T00:05:00Z"/>
                <w:rFonts w:ascii="Times New Roman" w:hAnsi="Times New Roman" w:cs="Times New Roman"/>
                <w:sz w:val="24"/>
                <w:szCs w:val="24"/>
              </w:rPr>
              <w:pPrChange w:id="3778" w:author="Mohammad Nayeem Hasan" w:date="2024-12-23T01:38:00Z" w16du:dateUtc="2024-12-22T19:38:00Z">
                <w:pPr/>
              </w:pPrChange>
            </w:pPr>
            <w:ins w:id="3779" w:author="Mohammad Nayeem Hasan" w:date="2024-11-04T00:05:00Z">
              <w:r w:rsidRPr="00033637">
                <w:rPr>
                  <w:rFonts w:ascii="Times New Roman" w:hAnsi="Times New Roman" w:cs="Times New Roman"/>
                  <w:sz w:val="24"/>
                  <w:szCs w:val="24"/>
                </w:rPr>
                <w:t>-</w:t>
              </w:r>
            </w:ins>
          </w:p>
        </w:tc>
        <w:tc>
          <w:tcPr>
            <w:tcW w:w="978" w:type="pct"/>
            <w:vAlign w:val="center"/>
          </w:tcPr>
          <w:p w14:paraId="19554C2C" w14:textId="77777777" w:rsidR="00994FF0" w:rsidRPr="00033637" w:rsidRDefault="00994FF0" w:rsidP="00F31FB2">
            <w:pPr>
              <w:spacing w:line="480" w:lineRule="auto"/>
              <w:rPr>
                <w:ins w:id="3780" w:author="Mohammad Nayeem Hasan" w:date="2024-11-04T00:05:00Z"/>
                <w:rFonts w:ascii="Times New Roman" w:hAnsi="Times New Roman" w:cs="Times New Roman"/>
                <w:sz w:val="24"/>
                <w:szCs w:val="24"/>
              </w:rPr>
              <w:pPrChange w:id="3781" w:author="Mohammad Nayeem Hasan" w:date="2024-12-23T01:38:00Z" w16du:dateUtc="2024-12-22T19:38:00Z">
                <w:pPr/>
              </w:pPrChange>
            </w:pPr>
            <w:ins w:id="3782" w:author="Mohammad Nayeem Hasan" w:date="2024-11-04T00:05:00Z">
              <w:r w:rsidRPr="00033637">
                <w:rPr>
                  <w:rFonts w:ascii="Times New Roman" w:hAnsi="Times New Roman" w:cs="Times New Roman"/>
                  <w:sz w:val="24"/>
                  <w:szCs w:val="24"/>
                </w:rPr>
                <w:t>Reference</w:t>
              </w:r>
            </w:ins>
          </w:p>
        </w:tc>
        <w:tc>
          <w:tcPr>
            <w:tcW w:w="478" w:type="pct"/>
            <w:vAlign w:val="center"/>
          </w:tcPr>
          <w:p w14:paraId="7857F9E4" w14:textId="77777777" w:rsidR="00994FF0" w:rsidRPr="00033637" w:rsidRDefault="00994FF0" w:rsidP="00F31FB2">
            <w:pPr>
              <w:spacing w:line="480" w:lineRule="auto"/>
              <w:rPr>
                <w:ins w:id="3783" w:author="Mohammad Nayeem Hasan" w:date="2024-11-04T00:05:00Z"/>
                <w:rFonts w:ascii="Times New Roman" w:hAnsi="Times New Roman" w:cs="Times New Roman"/>
                <w:sz w:val="24"/>
                <w:szCs w:val="24"/>
              </w:rPr>
              <w:pPrChange w:id="3784" w:author="Mohammad Nayeem Hasan" w:date="2024-12-23T01:38:00Z" w16du:dateUtc="2024-12-22T19:38:00Z">
                <w:pPr/>
              </w:pPrChange>
            </w:pPr>
            <w:ins w:id="3785" w:author="Mohammad Nayeem Hasan" w:date="2024-11-04T00:05:00Z">
              <w:r w:rsidRPr="00033637">
                <w:rPr>
                  <w:rFonts w:ascii="Times New Roman" w:hAnsi="Times New Roman" w:cs="Times New Roman"/>
                  <w:sz w:val="24"/>
                  <w:szCs w:val="24"/>
                </w:rPr>
                <w:t>-</w:t>
              </w:r>
            </w:ins>
          </w:p>
        </w:tc>
      </w:tr>
      <w:tr w:rsidR="00994FF0" w:rsidRPr="00033637" w14:paraId="565002C9" w14:textId="77777777" w:rsidTr="000C3C54">
        <w:trPr>
          <w:trHeight w:val="138"/>
          <w:jc w:val="center"/>
          <w:ins w:id="3786" w:author="Mohammad Nayeem Hasan" w:date="2024-11-04T00:05:00Z"/>
        </w:trPr>
        <w:tc>
          <w:tcPr>
            <w:tcW w:w="5000" w:type="pct"/>
            <w:gridSpan w:val="7"/>
            <w:vAlign w:val="center"/>
          </w:tcPr>
          <w:p w14:paraId="2F6F27A0" w14:textId="77777777" w:rsidR="00994FF0" w:rsidRPr="00033637" w:rsidRDefault="00994FF0" w:rsidP="00F31FB2">
            <w:pPr>
              <w:spacing w:line="480" w:lineRule="auto"/>
              <w:rPr>
                <w:ins w:id="3787" w:author="Mohammad Nayeem Hasan" w:date="2024-11-04T00:05:00Z"/>
                <w:rFonts w:ascii="Times New Roman" w:hAnsi="Times New Roman" w:cs="Times New Roman"/>
                <w:sz w:val="24"/>
                <w:szCs w:val="24"/>
              </w:rPr>
              <w:pPrChange w:id="3788" w:author="Mohammad Nayeem Hasan" w:date="2024-12-23T01:38:00Z" w16du:dateUtc="2024-12-22T19:38:00Z">
                <w:pPr/>
              </w:pPrChange>
            </w:pPr>
            <w:ins w:id="3789" w:author="Mohammad Nayeem Hasan" w:date="2024-11-04T00:05:00Z">
              <w:r w:rsidRPr="00033637">
                <w:rPr>
                  <w:rFonts w:ascii="Times New Roman" w:hAnsi="Times New Roman" w:cs="Times New Roman"/>
                  <w:b/>
                  <w:bCs/>
                  <w:sz w:val="24"/>
                  <w:szCs w:val="24"/>
                </w:rPr>
                <w:t>Household characteristics</w:t>
              </w:r>
            </w:ins>
          </w:p>
        </w:tc>
      </w:tr>
      <w:tr w:rsidR="00994FF0" w:rsidRPr="00033637" w14:paraId="73E9B7E6" w14:textId="77777777" w:rsidTr="000C3C54">
        <w:trPr>
          <w:trHeight w:val="138"/>
          <w:jc w:val="center"/>
          <w:ins w:id="3790" w:author="Mohammad Nayeem Hasan" w:date="2024-11-04T00:05:00Z"/>
        </w:trPr>
        <w:tc>
          <w:tcPr>
            <w:tcW w:w="1767" w:type="pct"/>
            <w:gridSpan w:val="2"/>
            <w:vAlign w:val="center"/>
          </w:tcPr>
          <w:p w14:paraId="5687B4CE" w14:textId="77777777" w:rsidR="00994FF0" w:rsidRPr="00033637" w:rsidRDefault="00994FF0" w:rsidP="00F31FB2">
            <w:pPr>
              <w:spacing w:line="480" w:lineRule="auto"/>
              <w:rPr>
                <w:ins w:id="3791" w:author="Mohammad Nayeem Hasan" w:date="2024-11-04T00:05:00Z"/>
                <w:rFonts w:ascii="Times New Roman" w:hAnsi="Times New Roman" w:cs="Times New Roman"/>
                <w:sz w:val="24"/>
                <w:szCs w:val="24"/>
              </w:rPr>
              <w:pPrChange w:id="3792" w:author="Mohammad Nayeem Hasan" w:date="2024-12-23T01:38:00Z" w16du:dateUtc="2024-12-22T19:38:00Z">
                <w:pPr/>
              </w:pPrChange>
            </w:pPr>
            <w:ins w:id="3793" w:author="Mohammad Nayeem Hasan" w:date="2024-11-04T00:05:00Z">
              <w:r w:rsidRPr="00033637">
                <w:rPr>
                  <w:rFonts w:ascii="Times New Roman" w:hAnsi="Times New Roman" w:cs="Times New Roman"/>
                  <w:sz w:val="24"/>
                  <w:szCs w:val="24"/>
                </w:rPr>
                <w:t>Wealth index</w:t>
              </w:r>
            </w:ins>
          </w:p>
        </w:tc>
        <w:tc>
          <w:tcPr>
            <w:tcW w:w="1300" w:type="pct"/>
            <w:gridSpan w:val="2"/>
            <w:vAlign w:val="center"/>
          </w:tcPr>
          <w:p w14:paraId="2F30303C" w14:textId="77777777" w:rsidR="00994FF0" w:rsidRPr="00033637" w:rsidRDefault="00994FF0" w:rsidP="00F31FB2">
            <w:pPr>
              <w:spacing w:line="480" w:lineRule="auto"/>
              <w:rPr>
                <w:ins w:id="3794" w:author="Mohammad Nayeem Hasan" w:date="2024-11-04T00:05:00Z"/>
                <w:rFonts w:ascii="Times New Roman" w:hAnsi="Times New Roman" w:cs="Times New Roman"/>
                <w:sz w:val="24"/>
                <w:szCs w:val="24"/>
              </w:rPr>
              <w:pPrChange w:id="3795" w:author="Mohammad Nayeem Hasan" w:date="2024-12-23T01:38:00Z" w16du:dateUtc="2024-12-22T19:38:00Z">
                <w:pPr/>
              </w:pPrChange>
            </w:pPr>
          </w:p>
        </w:tc>
        <w:tc>
          <w:tcPr>
            <w:tcW w:w="1455" w:type="pct"/>
            <w:gridSpan w:val="2"/>
            <w:vAlign w:val="center"/>
          </w:tcPr>
          <w:p w14:paraId="66B728C3" w14:textId="77777777" w:rsidR="00994FF0" w:rsidRPr="00033637" w:rsidRDefault="00994FF0" w:rsidP="00F31FB2">
            <w:pPr>
              <w:spacing w:line="480" w:lineRule="auto"/>
              <w:rPr>
                <w:ins w:id="3796" w:author="Mohammad Nayeem Hasan" w:date="2024-11-04T00:05:00Z"/>
                <w:rFonts w:ascii="Times New Roman" w:hAnsi="Times New Roman" w:cs="Times New Roman"/>
                <w:sz w:val="24"/>
                <w:szCs w:val="24"/>
              </w:rPr>
              <w:pPrChange w:id="3797" w:author="Mohammad Nayeem Hasan" w:date="2024-12-23T01:38:00Z" w16du:dateUtc="2024-12-22T19:38:00Z">
                <w:pPr/>
              </w:pPrChange>
            </w:pPr>
          </w:p>
        </w:tc>
        <w:tc>
          <w:tcPr>
            <w:tcW w:w="478" w:type="pct"/>
            <w:vAlign w:val="center"/>
          </w:tcPr>
          <w:p w14:paraId="1BA3BF2C" w14:textId="77777777" w:rsidR="00994FF0" w:rsidRPr="00033637" w:rsidRDefault="00994FF0" w:rsidP="00F31FB2">
            <w:pPr>
              <w:spacing w:line="480" w:lineRule="auto"/>
              <w:rPr>
                <w:ins w:id="3798" w:author="Mohammad Nayeem Hasan" w:date="2024-11-04T00:05:00Z"/>
                <w:rFonts w:ascii="Times New Roman" w:hAnsi="Times New Roman" w:cs="Times New Roman"/>
                <w:sz w:val="24"/>
                <w:szCs w:val="24"/>
              </w:rPr>
              <w:pPrChange w:id="3799" w:author="Mohammad Nayeem Hasan" w:date="2024-12-23T01:38:00Z" w16du:dateUtc="2024-12-22T19:38:00Z">
                <w:pPr/>
              </w:pPrChange>
            </w:pPr>
          </w:p>
        </w:tc>
      </w:tr>
      <w:tr w:rsidR="00994FF0" w:rsidRPr="00033637" w14:paraId="6DF70708" w14:textId="77777777" w:rsidTr="000C3C54">
        <w:trPr>
          <w:trHeight w:val="250"/>
          <w:jc w:val="center"/>
          <w:ins w:id="3800" w:author="Mohammad Nayeem Hasan" w:date="2024-11-04T00:05:00Z"/>
        </w:trPr>
        <w:tc>
          <w:tcPr>
            <w:tcW w:w="950" w:type="pct"/>
            <w:vAlign w:val="center"/>
          </w:tcPr>
          <w:p w14:paraId="6840E63E" w14:textId="77777777" w:rsidR="00994FF0" w:rsidRPr="00033637" w:rsidRDefault="00994FF0" w:rsidP="00F31FB2">
            <w:pPr>
              <w:spacing w:line="480" w:lineRule="auto"/>
              <w:rPr>
                <w:ins w:id="3801" w:author="Mohammad Nayeem Hasan" w:date="2024-11-04T00:05:00Z"/>
                <w:rFonts w:ascii="Times New Roman" w:hAnsi="Times New Roman" w:cs="Times New Roman"/>
                <w:sz w:val="24"/>
                <w:szCs w:val="24"/>
              </w:rPr>
              <w:pPrChange w:id="3802" w:author="Mohammad Nayeem Hasan" w:date="2024-12-23T01:38:00Z" w16du:dateUtc="2024-12-22T19:38:00Z">
                <w:pPr/>
              </w:pPrChange>
            </w:pPr>
            <w:ins w:id="3803" w:author="Mohammad Nayeem Hasan" w:date="2024-11-04T00:05:00Z">
              <w:r w:rsidRPr="00033637">
                <w:rPr>
                  <w:rFonts w:ascii="Times New Roman" w:hAnsi="Times New Roman" w:cs="Times New Roman"/>
                  <w:sz w:val="24"/>
                  <w:szCs w:val="24"/>
                </w:rPr>
                <w:t>Poorest</w:t>
              </w:r>
            </w:ins>
          </w:p>
        </w:tc>
        <w:tc>
          <w:tcPr>
            <w:tcW w:w="818" w:type="pct"/>
            <w:vAlign w:val="center"/>
          </w:tcPr>
          <w:p w14:paraId="1CCDC3C0" w14:textId="77777777" w:rsidR="00994FF0" w:rsidRPr="00033637" w:rsidRDefault="00994FF0" w:rsidP="00F31FB2">
            <w:pPr>
              <w:spacing w:line="480" w:lineRule="auto"/>
              <w:rPr>
                <w:ins w:id="3804" w:author="Mohammad Nayeem Hasan" w:date="2024-11-04T00:05:00Z"/>
                <w:rFonts w:ascii="Times New Roman" w:hAnsi="Times New Roman" w:cs="Times New Roman"/>
                <w:sz w:val="24"/>
                <w:szCs w:val="24"/>
              </w:rPr>
              <w:pPrChange w:id="3805" w:author="Mohammad Nayeem Hasan" w:date="2024-12-23T01:38:00Z" w16du:dateUtc="2024-12-22T19:38:00Z">
                <w:pPr/>
              </w:pPrChange>
            </w:pPr>
            <w:ins w:id="3806" w:author="Mohammad Nayeem Hasan" w:date="2024-11-04T00:05:00Z">
              <w:r w:rsidRPr="00033637">
                <w:rPr>
                  <w:rFonts w:ascii="Times New Roman" w:hAnsi="Times New Roman" w:cs="Times New Roman"/>
                  <w:sz w:val="24"/>
                  <w:szCs w:val="24"/>
                </w:rPr>
                <w:t>1.42 (1.17, 1.74)</w:t>
              </w:r>
            </w:ins>
          </w:p>
        </w:tc>
        <w:tc>
          <w:tcPr>
            <w:tcW w:w="478" w:type="pct"/>
            <w:vAlign w:val="center"/>
          </w:tcPr>
          <w:p w14:paraId="1CDB4D75" w14:textId="77777777" w:rsidR="00994FF0" w:rsidRPr="00033637" w:rsidRDefault="00994FF0" w:rsidP="00F31FB2">
            <w:pPr>
              <w:spacing w:line="480" w:lineRule="auto"/>
              <w:rPr>
                <w:ins w:id="3807" w:author="Mohammad Nayeem Hasan" w:date="2024-11-04T00:05:00Z"/>
                <w:rFonts w:ascii="Times New Roman" w:hAnsi="Times New Roman" w:cs="Times New Roman"/>
                <w:b/>
                <w:bCs/>
                <w:sz w:val="24"/>
                <w:szCs w:val="24"/>
              </w:rPr>
              <w:pPrChange w:id="3808" w:author="Mohammad Nayeem Hasan" w:date="2024-12-23T01:38:00Z" w16du:dateUtc="2024-12-22T19:38:00Z">
                <w:pPr/>
              </w:pPrChange>
            </w:pPr>
            <w:ins w:id="3809" w:author="Mohammad Nayeem Hasan" w:date="2024-11-04T00:05:00Z">
              <w:r w:rsidRPr="00033637">
                <w:rPr>
                  <w:rFonts w:ascii="Times New Roman" w:hAnsi="Times New Roman" w:cs="Times New Roman"/>
                  <w:b/>
                  <w:bCs/>
                  <w:sz w:val="24"/>
                  <w:szCs w:val="24"/>
                </w:rPr>
                <w:t>0.001</w:t>
              </w:r>
            </w:ins>
          </w:p>
        </w:tc>
        <w:tc>
          <w:tcPr>
            <w:tcW w:w="822" w:type="pct"/>
            <w:vAlign w:val="center"/>
          </w:tcPr>
          <w:p w14:paraId="24373787" w14:textId="77777777" w:rsidR="00994FF0" w:rsidRPr="00033637" w:rsidRDefault="00994FF0" w:rsidP="00F31FB2">
            <w:pPr>
              <w:spacing w:line="480" w:lineRule="auto"/>
              <w:rPr>
                <w:ins w:id="3810" w:author="Mohammad Nayeem Hasan" w:date="2024-11-04T00:05:00Z"/>
                <w:rFonts w:ascii="Times New Roman" w:hAnsi="Times New Roman" w:cs="Times New Roman"/>
                <w:sz w:val="24"/>
                <w:szCs w:val="24"/>
              </w:rPr>
              <w:pPrChange w:id="3811" w:author="Mohammad Nayeem Hasan" w:date="2024-12-23T01:38:00Z" w16du:dateUtc="2024-12-22T19:38:00Z">
                <w:pPr/>
              </w:pPrChange>
            </w:pPr>
            <w:ins w:id="3812" w:author="Mohammad Nayeem Hasan" w:date="2024-11-04T00:05:00Z">
              <w:r w:rsidRPr="00033637">
                <w:rPr>
                  <w:rFonts w:ascii="Times New Roman" w:hAnsi="Times New Roman" w:cs="Times New Roman"/>
                  <w:sz w:val="24"/>
                  <w:szCs w:val="24"/>
                </w:rPr>
                <w:t>1.22 (0.89, 1.67)</w:t>
              </w:r>
            </w:ins>
          </w:p>
        </w:tc>
        <w:tc>
          <w:tcPr>
            <w:tcW w:w="478" w:type="pct"/>
            <w:vAlign w:val="center"/>
          </w:tcPr>
          <w:p w14:paraId="755A0E75" w14:textId="77777777" w:rsidR="00994FF0" w:rsidRPr="00033637" w:rsidRDefault="00994FF0" w:rsidP="00F31FB2">
            <w:pPr>
              <w:spacing w:line="480" w:lineRule="auto"/>
              <w:rPr>
                <w:ins w:id="3813" w:author="Mohammad Nayeem Hasan" w:date="2024-11-04T00:05:00Z"/>
                <w:rFonts w:ascii="Times New Roman" w:hAnsi="Times New Roman" w:cs="Times New Roman"/>
                <w:sz w:val="24"/>
                <w:szCs w:val="24"/>
              </w:rPr>
              <w:pPrChange w:id="3814" w:author="Mohammad Nayeem Hasan" w:date="2024-12-23T01:38:00Z" w16du:dateUtc="2024-12-22T19:38:00Z">
                <w:pPr/>
              </w:pPrChange>
            </w:pPr>
            <w:ins w:id="3815" w:author="Mohammad Nayeem Hasan" w:date="2024-11-04T00:05:00Z">
              <w:r w:rsidRPr="00033637">
                <w:rPr>
                  <w:rFonts w:ascii="Times New Roman" w:hAnsi="Times New Roman" w:cs="Times New Roman"/>
                  <w:sz w:val="24"/>
                  <w:szCs w:val="24"/>
                </w:rPr>
                <w:t>0.224</w:t>
              </w:r>
            </w:ins>
          </w:p>
        </w:tc>
        <w:tc>
          <w:tcPr>
            <w:tcW w:w="978" w:type="pct"/>
            <w:tcBorders>
              <w:top w:val="single" w:sz="4" w:space="0" w:color="auto"/>
              <w:left w:val="nil"/>
              <w:bottom w:val="single" w:sz="4" w:space="0" w:color="auto"/>
              <w:right w:val="nil"/>
            </w:tcBorders>
            <w:shd w:val="clear" w:color="auto" w:fill="auto"/>
            <w:vAlign w:val="bottom"/>
          </w:tcPr>
          <w:p w14:paraId="1AE9853C" w14:textId="77777777" w:rsidR="00994FF0" w:rsidRPr="00033637" w:rsidRDefault="00994FF0" w:rsidP="00F31FB2">
            <w:pPr>
              <w:spacing w:line="480" w:lineRule="auto"/>
              <w:rPr>
                <w:ins w:id="3816" w:author="Mohammad Nayeem Hasan" w:date="2024-11-04T00:05:00Z"/>
                <w:rFonts w:ascii="Times New Roman" w:hAnsi="Times New Roman" w:cs="Times New Roman"/>
                <w:sz w:val="24"/>
                <w:szCs w:val="24"/>
              </w:rPr>
              <w:pPrChange w:id="3817" w:author="Mohammad Nayeem Hasan" w:date="2024-12-23T01:38:00Z" w16du:dateUtc="2024-12-22T19:38:00Z">
                <w:pPr/>
              </w:pPrChange>
            </w:pPr>
            <w:ins w:id="3818" w:author="Mohammad Nayeem Hasan" w:date="2024-11-04T00:05:00Z">
              <w:r w:rsidRPr="00033637">
                <w:rPr>
                  <w:rFonts w:ascii="Times New Roman" w:hAnsi="Times New Roman" w:cs="Times New Roman"/>
                  <w:sz w:val="24"/>
                  <w:szCs w:val="24"/>
                </w:rPr>
                <w:t>1.55 (1.28, 1.89)</w:t>
              </w:r>
            </w:ins>
          </w:p>
        </w:tc>
        <w:tc>
          <w:tcPr>
            <w:tcW w:w="478" w:type="pct"/>
            <w:vAlign w:val="center"/>
          </w:tcPr>
          <w:p w14:paraId="0BA9037A" w14:textId="77777777" w:rsidR="00994FF0" w:rsidRPr="00033637" w:rsidRDefault="00994FF0" w:rsidP="00F31FB2">
            <w:pPr>
              <w:spacing w:line="480" w:lineRule="auto"/>
              <w:rPr>
                <w:ins w:id="3819" w:author="Mohammad Nayeem Hasan" w:date="2024-11-04T00:05:00Z"/>
                <w:rFonts w:ascii="Times New Roman" w:hAnsi="Times New Roman" w:cs="Times New Roman"/>
                <w:b/>
                <w:bCs/>
                <w:sz w:val="24"/>
                <w:szCs w:val="24"/>
              </w:rPr>
              <w:pPrChange w:id="3820" w:author="Mohammad Nayeem Hasan" w:date="2024-12-23T01:38:00Z" w16du:dateUtc="2024-12-22T19:38:00Z">
                <w:pPr/>
              </w:pPrChange>
            </w:pPr>
            <w:ins w:id="3821" w:author="Mohammad Nayeem Hasan" w:date="2024-11-04T00:05:00Z">
              <w:r w:rsidRPr="00033637">
                <w:rPr>
                  <w:rFonts w:ascii="Times New Roman" w:hAnsi="Times New Roman" w:cs="Times New Roman"/>
                  <w:b/>
                  <w:bCs/>
                  <w:sz w:val="24"/>
                  <w:szCs w:val="24"/>
                </w:rPr>
                <w:t>&lt;0.001</w:t>
              </w:r>
            </w:ins>
          </w:p>
        </w:tc>
      </w:tr>
      <w:tr w:rsidR="00994FF0" w:rsidRPr="00033637" w14:paraId="5551889E" w14:textId="77777777" w:rsidTr="000C3C54">
        <w:trPr>
          <w:trHeight w:val="250"/>
          <w:jc w:val="center"/>
          <w:ins w:id="3822" w:author="Mohammad Nayeem Hasan" w:date="2024-11-04T00:05:00Z"/>
        </w:trPr>
        <w:tc>
          <w:tcPr>
            <w:tcW w:w="950" w:type="pct"/>
            <w:vAlign w:val="center"/>
          </w:tcPr>
          <w:p w14:paraId="38D5A216" w14:textId="77777777" w:rsidR="00994FF0" w:rsidRPr="00033637" w:rsidRDefault="00994FF0" w:rsidP="00F31FB2">
            <w:pPr>
              <w:spacing w:line="480" w:lineRule="auto"/>
              <w:rPr>
                <w:ins w:id="3823" w:author="Mohammad Nayeem Hasan" w:date="2024-11-04T00:05:00Z"/>
                <w:rFonts w:ascii="Times New Roman" w:hAnsi="Times New Roman" w:cs="Times New Roman"/>
                <w:sz w:val="24"/>
                <w:szCs w:val="24"/>
              </w:rPr>
              <w:pPrChange w:id="3824" w:author="Mohammad Nayeem Hasan" w:date="2024-12-23T01:38:00Z" w16du:dateUtc="2024-12-22T19:38:00Z">
                <w:pPr/>
              </w:pPrChange>
            </w:pPr>
            <w:ins w:id="3825" w:author="Mohammad Nayeem Hasan" w:date="2024-11-04T00:05:00Z">
              <w:r w:rsidRPr="00033637">
                <w:rPr>
                  <w:rFonts w:ascii="Times New Roman" w:hAnsi="Times New Roman" w:cs="Times New Roman"/>
                  <w:sz w:val="24"/>
                  <w:szCs w:val="24"/>
                </w:rPr>
                <w:t>Poor</w:t>
              </w:r>
            </w:ins>
          </w:p>
        </w:tc>
        <w:tc>
          <w:tcPr>
            <w:tcW w:w="818" w:type="pct"/>
            <w:vAlign w:val="center"/>
          </w:tcPr>
          <w:p w14:paraId="76B7FA49" w14:textId="77777777" w:rsidR="00994FF0" w:rsidRPr="00033637" w:rsidRDefault="00994FF0" w:rsidP="00F31FB2">
            <w:pPr>
              <w:spacing w:line="480" w:lineRule="auto"/>
              <w:rPr>
                <w:ins w:id="3826" w:author="Mohammad Nayeem Hasan" w:date="2024-11-04T00:05:00Z"/>
                <w:rFonts w:ascii="Times New Roman" w:hAnsi="Times New Roman" w:cs="Times New Roman"/>
                <w:sz w:val="24"/>
                <w:szCs w:val="24"/>
              </w:rPr>
              <w:pPrChange w:id="3827" w:author="Mohammad Nayeem Hasan" w:date="2024-12-23T01:38:00Z" w16du:dateUtc="2024-12-22T19:38:00Z">
                <w:pPr/>
              </w:pPrChange>
            </w:pPr>
            <w:ins w:id="3828" w:author="Mohammad Nayeem Hasan" w:date="2024-11-04T00:05:00Z">
              <w:r w:rsidRPr="00033637">
                <w:rPr>
                  <w:rFonts w:ascii="Times New Roman" w:hAnsi="Times New Roman" w:cs="Times New Roman"/>
                  <w:sz w:val="24"/>
                  <w:szCs w:val="24"/>
                </w:rPr>
                <w:t>1.25 (1.01, 1.53)</w:t>
              </w:r>
            </w:ins>
          </w:p>
        </w:tc>
        <w:tc>
          <w:tcPr>
            <w:tcW w:w="478" w:type="pct"/>
            <w:vAlign w:val="center"/>
          </w:tcPr>
          <w:p w14:paraId="0B09A9A0" w14:textId="77777777" w:rsidR="00994FF0" w:rsidRPr="00033637" w:rsidRDefault="00994FF0" w:rsidP="00F31FB2">
            <w:pPr>
              <w:spacing w:line="480" w:lineRule="auto"/>
              <w:rPr>
                <w:ins w:id="3829" w:author="Mohammad Nayeem Hasan" w:date="2024-11-04T00:05:00Z"/>
                <w:rFonts w:ascii="Times New Roman" w:hAnsi="Times New Roman" w:cs="Times New Roman"/>
                <w:b/>
                <w:bCs/>
                <w:sz w:val="24"/>
                <w:szCs w:val="24"/>
              </w:rPr>
              <w:pPrChange w:id="3830" w:author="Mohammad Nayeem Hasan" w:date="2024-12-23T01:38:00Z" w16du:dateUtc="2024-12-22T19:38:00Z">
                <w:pPr/>
              </w:pPrChange>
            </w:pPr>
            <w:ins w:id="3831" w:author="Mohammad Nayeem Hasan" w:date="2024-11-04T00:05:00Z">
              <w:r w:rsidRPr="00033637">
                <w:rPr>
                  <w:rFonts w:ascii="Times New Roman" w:hAnsi="Times New Roman" w:cs="Times New Roman"/>
                  <w:b/>
                  <w:bCs/>
                  <w:sz w:val="24"/>
                  <w:szCs w:val="24"/>
                </w:rPr>
                <w:t>0.037</w:t>
              </w:r>
            </w:ins>
          </w:p>
        </w:tc>
        <w:tc>
          <w:tcPr>
            <w:tcW w:w="822" w:type="pct"/>
            <w:vAlign w:val="center"/>
          </w:tcPr>
          <w:p w14:paraId="0CBD1035" w14:textId="77777777" w:rsidR="00994FF0" w:rsidRPr="00033637" w:rsidRDefault="00994FF0" w:rsidP="00F31FB2">
            <w:pPr>
              <w:spacing w:line="480" w:lineRule="auto"/>
              <w:rPr>
                <w:ins w:id="3832" w:author="Mohammad Nayeem Hasan" w:date="2024-11-04T00:05:00Z"/>
                <w:rFonts w:ascii="Times New Roman" w:hAnsi="Times New Roman" w:cs="Times New Roman"/>
                <w:sz w:val="24"/>
                <w:szCs w:val="24"/>
              </w:rPr>
              <w:pPrChange w:id="3833" w:author="Mohammad Nayeem Hasan" w:date="2024-12-23T01:38:00Z" w16du:dateUtc="2024-12-22T19:38:00Z">
                <w:pPr/>
              </w:pPrChange>
            </w:pPr>
            <w:ins w:id="3834" w:author="Mohammad Nayeem Hasan" w:date="2024-11-04T00:05:00Z">
              <w:r w:rsidRPr="00033637">
                <w:rPr>
                  <w:rFonts w:ascii="Times New Roman" w:hAnsi="Times New Roman" w:cs="Times New Roman"/>
                  <w:sz w:val="24"/>
                  <w:szCs w:val="24"/>
                </w:rPr>
                <w:t>0.90 (0.65, 1.25)</w:t>
              </w:r>
            </w:ins>
          </w:p>
        </w:tc>
        <w:tc>
          <w:tcPr>
            <w:tcW w:w="478" w:type="pct"/>
            <w:vAlign w:val="center"/>
          </w:tcPr>
          <w:p w14:paraId="4C2373C1" w14:textId="77777777" w:rsidR="00994FF0" w:rsidRPr="00033637" w:rsidRDefault="00994FF0" w:rsidP="00F31FB2">
            <w:pPr>
              <w:spacing w:line="480" w:lineRule="auto"/>
              <w:rPr>
                <w:ins w:id="3835" w:author="Mohammad Nayeem Hasan" w:date="2024-11-04T00:05:00Z"/>
                <w:rFonts w:ascii="Times New Roman" w:hAnsi="Times New Roman" w:cs="Times New Roman"/>
                <w:sz w:val="24"/>
                <w:szCs w:val="24"/>
              </w:rPr>
              <w:pPrChange w:id="3836" w:author="Mohammad Nayeem Hasan" w:date="2024-12-23T01:38:00Z" w16du:dateUtc="2024-12-22T19:38:00Z">
                <w:pPr/>
              </w:pPrChange>
            </w:pPr>
            <w:ins w:id="3837" w:author="Mohammad Nayeem Hasan" w:date="2024-11-04T00:05:00Z">
              <w:r w:rsidRPr="00033637">
                <w:rPr>
                  <w:rFonts w:ascii="Times New Roman" w:hAnsi="Times New Roman" w:cs="Times New Roman"/>
                  <w:sz w:val="24"/>
                  <w:szCs w:val="24"/>
                </w:rPr>
                <w:t>0.539</w:t>
              </w:r>
            </w:ins>
          </w:p>
        </w:tc>
        <w:tc>
          <w:tcPr>
            <w:tcW w:w="978" w:type="pct"/>
            <w:tcBorders>
              <w:top w:val="single" w:sz="4" w:space="0" w:color="auto"/>
              <w:left w:val="nil"/>
              <w:bottom w:val="single" w:sz="4" w:space="0" w:color="auto"/>
              <w:right w:val="nil"/>
            </w:tcBorders>
            <w:shd w:val="clear" w:color="auto" w:fill="auto"/>
            <w:vAlign w:val="bottom"/>
          </w:tcPr>
          <w:p w14:paraId="071C9D4A" w14:textId="77777777" w:rsidR="00994FF0" w:rsidRPr="00033637" w:rsidRDefault="00994FF0" w:rsidP="00F31FB2">
            <w:pPr>
              <w:spacing w:line="480" w:lineRule="auto"/>
              <w:rPr>
                <w:ins w:id="3838" w:author="Mohammad Nayeem Hasan" w:date="2024-11-04T00:05:00Z"/>
                <w:rFonts w:ascii="Times New Roman" w:hAnsi="Times New Roman" w:cs="Times New Roman"/>
                <w:sz w:val="24"/>
                <w:szCs w:val="24"/>
              </w:rPr>
              <w:pPrChange w:id="3839" w:author="Mohammad Nayeem Hasan" w:date="2024-12-23T01:38:00Z" w16du:dateUtc="2024-12-22T19:38:00Z">
                <w:pPr/>
              </w:pPrChange>
            </w:pPr>
            <w:ins w:id="3840" w:author="Mohammad Nayeem Hasan" w:date="2024-11-04T00:05:00Z">
              <w:r w:rsidRPr="00033637">
                <w:rPr>
                  <w:rFonts w:ascii="Times New Roman" w:hAnsi="Times New Roman" w:cs="Times New Roman"/>
                  <w:sz w:val="24"/>
                  <w:szCs w:val="24"/>
                </w:rPr>
                <w:t>1.52 (1.24, 1.86)</w:t>
              </w:r>
            </w:ins>
          </w:p>
        </w:tc>
        <w:tc>
          <w:tcPr>
            <w:tcW w:w="478" w:type="pct"/>
            <w:vAlign w:val="center"/>
          </w:tcPr>
          <w:p w14:paraId="6FCAE21E" w14:textId="77777777" w:rsidR="00994FF0" w:rsidRPr="00033637" w:rsidRDefault="00994FF0" w:rsidP="00F31FB2">
            <w:pPr>
              <w:spacing w:line="480" w:lineRule="auto"/>
              <w:rPr>
                <w:ins w:id="3841" w:author="Mohammad Nayeem Hasan" w:date="2024-11-04T00:05:00Z"/>
                <w:rFonts w:ascii="Times New Roman" w:hAnsi="Times New Roman" w:cs="Times New Roman"/>
                <w:b/>
                <w:bCs/>
                <w:sz w:val="24"/>
                <w:szCs w:val="24"/>
              </w:rPr>
              <w:pPrChange w:id="3842" w:author="Mohammad Nayeem Hasan" w:date="2024-12-23T01:38:00Z" w16du:dateUtc="2024-12-22T19:38:00Z">
                <w:pPr/>
              </w:pPrChange>
            </w:pPr>
            <w:ins w:id="3843" w:author="Mohammad Nayeem Hasan" w:date="2024-11-04T00:05:00Z">
              <w:r w:rsidRPr="00033637">
                <w:rPr>
                  <w:rFonts w:ascii="Times New Roman" w:hAnsi="Times New Roman" w:cs="Times New Roman"/>
                  <w:b/>
                  <w:bCs/>
                  <w:sz w:val="24"/>
                  <w:szCs w:val="24"/>
                </w:rPr>
                <w:t>&lt;0.001</w:t>
              </w:r>
            </w:ins>
          </w:p>
        </w:tc>
      </w:tr>
      <w:tr w:rsidR="00994FF0" w:rsidRPr="00033637" w14:paraId="2ACE2F2E" w14:textId="77777777" w:rsidTr="000C3C54">
        <w:trPr>
          <w:trHeight w:val="138"/>
          <w:jc w:val="center"/>
          <w:ins w:id="3844" w:author="Mohammad Nayeem Hasan" w:date="2024-11-04T00:05:00Z"/>
        </w:trPr>
        <w:tc>
          <w:tcPr>
            <w:tcW w:w="950" w:type="pct"/>
            <w:vAlign w:val="center"/>
          </w:tcPr>
          <w:p w14:paraId="33F2E8A5" w14:textId="77777777" w:rsidR="00994FF0" w:rsidRPr="00033637" w:rsidRDefault="00994FF0" w:rsidP="00F31FB2">
            <w:pPr>
              <w:spacing w:line="480" w:lineRule="auto"/>
              <w:rPr>
                <w:ins w:id="3845" w:author="Mohammad Nayeem Hasan" w:date="2024-11-04T00:05:00Z"/>
                <w:rFonts w:ascii="Times New Roman" w:hAnsi="Times New Roman" w:cs="Times New Roman"/>
                <w:sz w:val="24"/>
                <w:szCs w:val="24"/>
              </w:rPr>
              <w:pPrChange w:id="3846" w:author="Mohammad Nayeem Hasan" w:date="2024-12-23T01:38:00Z" w16du:dateUtc="2024-12-22T19:38:00Z">
                <w:pPr/>
              </w:pPrChange>
            </w:pPr>
            <w:ins w:id="3847" w:author="Mohammad Nayeem Hasan" w:date="2024-11-04T00:05:00Z">
              <w:r w:rsidRPr="00033637">
                <w:rPr>
                  <w:rFonts w:ascii="Times New Roman" w:hAnsi="Times New Roman" w:cs="Times New Roman"/>
                  <w:sz w:val="24"/>
                  <w:szCs w:val="24"/>
                </w:rPr>
                <w:t>Middle</w:t>
              </w:r>
            </w:ins>
          </w:p>
        </w:tc>
        <w:tc>
          <w:tcPr>
            <w:tcW w:w="818" w:type="pct"/>
            <w:vAlign w:val="center"/>
          </w:tcPr>
          <w:p w14:paraId="08D3D437" w14:textId="77777777" w:rsidR="00994FF0" w:rsidRPr="00033637" w:rsidRDefault="00994FF0" w:rsidP="00F31FB2">
            <w:pPr>
              <w:spacing w:line="480" w:lineRule="auto"/>
              <w:rPr>
                <w:ins w:id="3848" w:author="Mohammad Nayeem Hasan" w:date="2024-11-04T00:05:00Z"/>
                <w:rFonts w:ascii="Times New Roman" w:hAnsi="Times New Roman" w:cs="Times New Roman"/>
                <w:sz w:val="24"/>
                <w:szCs w:val="24"/>
              </w:rPr>
              <w:pPrChange w:id="3849" w:author="Mohammad Nayeem Hasan" w:date="2024-12-23T01:38:00Z" w16du:dateUtc="2024-12-22T19:38:00Z">
                <w:pPr/>
              </w:pPrChange>
            </w:pPr>
            <w:ins w:id="3850" w:author="Mohammad Nayeem Hasan" w:date="2024-11-04T00:05:00Z">
              <w:r w:rsidRPr="00033637">
                <w:rPr>
                  <w:rFonts w:ascii="Times New Roman" w:hAnsi="Times New Roman" w:cs="Times New Roman"/>
                  <w:sz w:val="24"/>
                  <w:szCs w:val="24"/>
                </w:rPr>
                <w:t>1.16 (0.94, 1.43)</w:t>
              </w:r>
            </w:ins>
          </w:p>
        </w:tc>
        <w:tc>
          <w:tcPr>
            <w:tcW w:w="478" w:type="pct"/>
            <w:vAlign w:val="center"/>
          </w:tcPr>
          <w:p w14:paraId="41810664" w14:textId="77777777" w:rsidR="00994FF0" w:rsidRPr="00033637" w:rsidRDefault="00994FF0" w:rsidP="00F31FB2">
            <w:pPr>
              <w:spacing w:line="480" w:lineRule="auto"/>
              <w:rPr>
                <w:ins w:id="3851" w:author="Mohammad Nayeem Hasan" w:date="2024-11-04T00:05:00Z"/>
                <w:rFonts w:ascii="Times New Roman" w:hAnsi="Times New Roman" w:cs="Times New Roman"/>
                <w:sz w:val="24"/>
                <w:szCs w:val="24"/>
              </w:rPr>
              <w:pPrChange w:id="3852" w:author="Mohammad Nayeem Hasan" w:date="2024-12-23T01:38:00Z" w16du:dateUtc="2024-12-22T19:38:00Z">
                <w:pPr/>
              </w:pPrChange>
            </w:pPr>
            <w:ins w:id="3853" w:author="Mohammad Nayeem Hasan" w:date="2024-11-04T00:05:00Z">
              <w:r w:rsidRPr="00033637">
                <w:rPr>
                  <w:rFonts w:ascii="Times New Roman" w:hAnsi="Times New Roman" w:cs="Times New Roman"/>
                  <w:sz w:val="24"/>
                  <w:szCs w:val="24"/>
                </w:rPr>
                <w:t>0.164</w:t>
              </w:r>
            </w:ins>
          </w:p>
        </w:tc>
        <w:tc>
          <w:tcPr>
            <w:tcW w:w="822" w:type="pct"/>
            <w:vAlign w:val="center"/>
          </w:tcPr>
          <w:p w14:paraId="0DDEFDF4" w14:textId="77777777" w:rsidR="00994FF0" w:rsidRPr="00033637" w:rsidRDefault="00994FF0" w:rsidP="00F31FB2">
            <w:pPr>
              <w:spacing w:line="480" w:lineRule="auto"/>
              <w:rPr>
                <w:ins w:id="3854" w:author="Mohammad Nayeem Hasan" w:date="2024-11-04T00:05:00Z"/>
                <w:rFonts w:ascii="Times New Roman" w:hAnsi="Times New Roman" w:cs="Times New Roman"/>
                <w:sz w:val="24"/>
                <w:szCs w:val="24"/>
              </w:rPr>
              <w:pPrChange w:id="3855" w:author="Mohammad Nayeem Hasan" w:date="2024-12-23T01:38:00Z" w16du:dateUtc="2024-12-22T19:38:00Z">
                <w:pPr/>
              </w:pPrChange>
            </w:pPr>
            <w:ins w:id="3856" w:author="Mohammad Nayeem Hasan" w:date="2024-11-04T00:05:00Z">
              <w:r w:rsidRPr="00033637">
                <w:rPr>
                  <w:rFonts w:ascii="Times New Roman" w:hAnsi="Times New Roman" w:cs="Times New Roman"/>
                  <w:sz w:val="24"/>
                  <w:szCs w:val="24"/>
                </w:rPr>
                <w:t>0.83 (0.59, 1.17)</w:t>
              </w:r>
            </w:ins>
          </w:p>
        </w:tc>
        <w:tc>
          <w:tcPr>
            <w:tcW w:w="478" w:type="pct"/>
            <w:vAlign w:val="center"/>
          </w:tcPr>
          <w:p w14:paraId="3EC12207" w14:textId="77777777" w:rsidR="00994FF0" w:rsidRPr="00033637" w:rsidRDefault="00994FF0" w:rsidP="00F31FB2">
            <w:pPr>
              <w:spacing w:line="480" w:lineRule="auto"/>
              <w:rPr>
                <w:ins w:id="3857" w:author="Mohammad Nayeem Hasan" w:date="2024-11-04T00:05:00Z"/>
                <w:rFonts w:ascii="Times New Roman" w:hAnsi="Times New Roman" w:cs="Times New Roman"/>
                <w:sz w:val="24"/>
                <w:szCs w:val="24"/>
              </w:rPr>
              <w:pPrChange w:id="3858" w:author="Mohammad Nayeem Hasan" w:date="2024-12-23T01:38:00Z" w16du:dateUtc="2024-12-22T19:38:00Z">
                <w:pPr/>
              </w:pPrChange>
            </w:pPr>
            <w:ins w:id="3859" w:author="Mohammad Nayeem Hasan" w:date="2024-11-04T00:05:00Z">
              <w:r w:rsidRPr="00033637">
                <w:rPr>
                  <w:rFonts w:ascii="Times New Roman" w:hAnsi="Times New Roman" w:cs="Times New Roman"/>
                  <w:sz w:val="24"/>
                  <w:szCs w:val="24"/>
                </w:rPr>
                <w:t>0.303</w:t>
              </w:r>
            </w:ins>
          </w:p>
        </w:tc>
        <w:tc>
          <w:tcPr>
            <w:tcW w:w="978" w:type="pct"/>
            <w:tcBorders>
              <w:top w:val="single" w:sz="4" w:space="0" w:color="auto"/>
              <w:left w:val="nil"/>
              <w:bottom w:val="single" w:sz="4" w:space="0" w:color="auto"/>
              <w:right w:val="nil"/>
            </w:tcBorders>
            <w:shd w:val="clear" w:color="auto" w:fill="auto"/>
            <w:vAlign w:val="bottom"/>
          </w:tcPr>
          <w:p w14:paraId="12433CB7" w14:textId="77777777" w:rsidR="00994FF0" w:rsidRPr="00033637" w:rsidRDefault="00994FF0" w:rsidP="00F31FB2">
            <w:pPr>
              <w:spacing w:line="480" w:lineRule="auto"/>
              <w:rPr>
                <w:ins w:id="3860" w:author="Mohammad Nayeem Hasan" w:date="2024-11-04T00:05:00Z"/>
                <w:rFonts w:ascii="Times New Roman" w:hAnsi="Times New Roman" w:cs="Times New Roman"/>
                <w:sz w:val="24"/>
                <w:szCs w:val="24"/>
              </w:rPr>
              <w:pPrChange w:id="3861" w:author="Mohammad Nayeem Hasan" w:date="2024-12-23T01:38:00Z" w16du:dateUtc="2024-12-22T19:38:00Z">
                <w:pPr/>
              </w:pPrChange>
            </w:pPr>
            <w:ins w:id="3862" w:author="Mohammad Nayeem Hasan" w:date="2024-11-04T00:05:00Z">
              <w:r w:rsidRPr="00033637">
                <w:rPr>
                  <w:rFonts w:ascii="Times New Roman" w:hAnsi="Times New Roman" w:cs="Times New Roman"/>
                  <w:sz w:val="24"/>
                  <w:szCs w:val="24"/>
                </w:rPr>
                <w:t>1.11 (0.90, 1.37)</w:t>
              </w:r>
            </w:ins>
          </w:p>
        </w:tc>
        <w:tc>
          <w:tcPr>
            <w:tcW w:w="478" w:type="pct"/>
            <w:vAlign w:val="center"/>
          </w:tcPr>
          <w:p w14:paraId="387CE79C" w14:textId="77777777" w:rsidR="00994FF0" w:rsidRPr="00033637" w:rsidRDefault="00994FF0" w:rsidP="00F31FB2">
            <w:pPr>
              <w:spacing w:line="480" w:lineRule="auto"/>
              <w:rPr>
                <w:ins w:id="3863" w:author="Mohammad Nayeem Hasan" w:date="2024-11-04T00:05:00Z"/>
                <w:rFonts w:ascii="Times New Roman" w:hAnsi="Times New Roman" w:cs="Times New Roman"/>
                <w:sz w:val="24"/>
                <w:szCs w:val="24"/>
              </w:rPr>
              <w:pPrChange w:id="3864" w:author="Mohammad Nayeem Hasan" w:date="2024-12-23T01:38:00Z" w16du:dateUtc="2024-12-22T19:38:00Z">
                <w:pPr/>
              </w:pPrChange>
            </w:pPr>
            <w:ins w:id="3865" w:author="Mohammad Nayeem Hasan" w:date="2024-11-04T00:05:00Z">
              <w:r w:rsidRPr="00033637">
                <w:rPr>
                  <w:rFonts w:ascii="Times New Roman" w:hAnsi="Times New Roman" w:cs="Times New Roman"/>
                  <w:sz w:val="24"/>
                  <w:szCs w:val="24"/>
                </w:rPr>
                <w:t>0.347</w:t>
              </w:r>
            </w:ins>
          </w:p>
        </w:tc>
      </w:tr>
      <w:tr w:rsidR="00994FF0" w:rsidRPr="00033637" w14:paraId="77B1AFBA" w14:textId="77777777" w:rsidTr="000C3C54">
        <w:trPr>
          <w:trHeight w:val="138"/>
          <w:jc w:val="center"/>
          <w:ins w:id="3866" w:author="Mohammad Nayeem Hasan" w:date="2024-11-04T00:05:00Z"/>
        </w:trPr>
        <w:tc>
          <w:tcPr>
            <w:tcW w:w="950" w:type="pct"/>
            <w:vAlign w:val="center"/>
          </w:tcPr>
          <w:p w14:paraId="42F4B394" w14:textId="77777777" w:rsidR="00994FF0" w:rsidRPr="00033637" w:rsidRDefault="00994FF0" w:rsidP="00F31FB2">
            <w:pPr>
              <w:spacing w:line="480" w:lineRule="auto"/>
              <w:rPr>
                <w:ins w:id="3867" w:author="Mohammad Nayeem Hasan" w:date="2024-11-04T00:05:00Z"/>
                <w:rFonts w:ascii="Times New Roman" w:hAnsi="Times New Roman" w:cs="Times New Roman"/>
                <w:sz w:val="24"/>
                <w:szCs w:val="24"/>
              </w:rPr>
              <w:pPrChange w:id="3868" w:author="Mohammad Nayeem Hasan" w:date="2024-12-23T01:38:00Z" w16du:dateUtc="2024-12-22T19:38:00Z">
                <w:pPr/>
              </w:pPrChange>
            </w:pPr>
            <w:ins w:id="3869" w:author="Mohammad Nayeem Hasan" w:date="2024-11-04T00:05:00Z">
              <w:r w:rsidRPr="00033637">
                <w:rPr>
                  <w:rFonts w:ascii="Times New Roman" w:hAnsi="Times New Roman" w:cs="Times New Roman"/>
                  <w:sz w:val="24"/>
                  <w:szCs w:val="24"/>
                </w:rPr>
                <w:t>Rich</w:t>
              </w:r>
            </w:ins>
          </w:p>
        </w:tc>
        <w:tc>
          <w:tcPr>
            <w:tcW w:w="818" w:type="pct"/>
            <w:vAlign w:val="center"/>
          </w:tcPr>
          <w:p w14:paraId="409A13A0" w14:textId="77777777" w:rsidR="00994FF0" w:rsidRPr="00033637" w:rsidRDefault="00994FF0" w:rsidP="00F31FB2">
            <w:pPr>
              <w:spacing w:line="480" w:lineRule="auto"/>
              <w:rPr>
                <w:ins w:id="3870" w:author="Mohammad Nayeem Hasan" w:date="2024-11-04T00:05:00Z"/>
                <w:rFonts w:ascii="Times New Roman" w:hAnsi="Times New Roman" w:cs="Times New Roman"/>
                <w:sz w:val="24"/>
                <w:szCs w:val="24"/>
              </w:rPr>
              <w:pPrChange w:id="3871" w:author="Mohammad Nayeem Hasan" w:date="2024-12-23T01:38:00Z" w16du:dateUtc="2024-12-22T19:38:00Z">
                <w:pPr/>
              </w:pPrChange>
            </w:pPr>
            <w:ins w:id="3872" w:author="Mohammad Nayeem Hasan" w:date="2024-11-04T00:05:00Z">
              <w:r w:rsidRPr="00033637">
                <w:rPr>
                  <w:rFonts w:ascii="Times New Roman" w:hAnsi="Times New Roman" w:cs="Times New Roman"/>
                  <w:sz w:val="24"/>
                  <w:szCs w:val="24"/>
                </w:rPr>
                <w:t>0.89 (0.71, 1.12)</w:t>
              </w:r>
            </w:ins>
          </w:p>
        </w:tc>
        <w:tc>
          <w:tcPr>
            <w:tcW w:w="478" w:type="pct"/>
            <w:vAlign w:val="center"/>
          </w:tcPr>
          <w:p w14:paraId="71EFB950" w14:textId="77777777" w:rsidR="00994FF0" w:rsidRPr="00033637" w:rsidRDefault="00994FF0" w:rsidP="00F31FB2">
            <w:pPr>
              <w:spacing w:line="480" w:lineRule="auto"/>
              <w:rPr>
                <w:ins w:id="3873" w:author="Mohammad Nayeem Hasan" w:date="2024-11-04T00:05:00Z"/>
                <w:rFonts w:ascii="Times New Roman" w:hAnsi="Times New Roman" w:cs="Times New Roman"/>
                <w:sz w:val="24"/>
                <w:szCs w:val="24"/>
              </w:rPr>
              <w:pPrChange w:id="3874" w:author="Mohammad Nayeem Hasan" w:date="2024-12-23T01:38:00Z" w16du:dateUtc="2024-12-22T19:38:00Z">
                <w:pPr/>
              </w:pPrChange>
            </w:pPr>
            <w:ins w:id="3875" w:author="Mohammad Nayeem Hasan" w:date="2024-11-04T00:05:00Z">
              <w:r w:rsidRPr="00033637">
                <w:rPr>
                  <w:rFonts w:ascii="Times New Roman" w:hAnsi="Times New Roman" w:cs="Times New Roman"/>
                  <w:sz w:val="24"/>
                  <w:szCs w:val="24"/>
                </w:rPr>
                <w:t>0.322</w:t>
              </w:r>
            </w:ins>
          </w:p>
        </w:tc>
        <w:tc>
          <w:tcPr>
            <w:tcW w:w="822" w:type="pct"/>
            <w:vAlign w:val="center"/>
          </w:tcPr>
          <w:p w14:paraId="14A52A40" w14:textId="77777777" w:rsidR="00994FF0" w:rsidRPr="00033637" w:rsidRDefault="00994FF0" w:rsidP="00F31FB2">
            <w:pPr>
              <w:spacing w:line="480" w:lineRule="auto"/>
              <w:rPr>
                <w:ins w:id="3876" w:author="Mohammad Nayeem Hasan" w:date="2024-11-04T00:05:00Z"/>
                <w:rFonts w:ascii="Times New Roman" w:hAnsi="Times New Roman" w:cs="Times New Roman"/>
                <w:sz w:val="24"/>
                <w:szCs w:val="24"/>
              </w:rPr>
              <w:pPrChange w:id="3877" w:author="Mohammad Nayeem Hasan" w:date="2024-12-23T01:38:00Z" w16du:dateUtc="2024-12-22T19:38:00Z">
                <w:pPr/>
              </w:pPrChange>
            </w:pPr>
            <w:ins w:id="3878" w:author="Mohammad Nayeem Hasan" w:date="2024-11-04T00:05:00Z">
              <w:r w:rsidRPr="00033637">
                <w:rPr>
                  <w:rFonts w:ascii="Times New Roman" w:hAnsi="Times New Roman" w:cs="Times New Roman"/>
                  <w:sz w:val="24"/>
                  <w:szCs w:val="24"/>
                </w:rPr>
                <w:t>0.92 (0.65, 1.32)</w:t>
              </w:r>
            </w:ins>
          </w:p>
        </w:tc>
        <w:tc>
          <w:tcPr>
            <w:tcW w:w="478" w:type="pct"/>
            <w:vAlign w:val="center"/>
          </w:tcPr>
          <w:p w14:paraId="1F529A37" w14:textId="77777777" w:rsidR="00994FF0" w:rsidRPr="00033637" w:rsidRDefault="00994FF0" w:rsidP="00F31FB2">
            <w:pPr>
              <w:spacing w:line="480" w:lineRule="auto"/>
              <w:rPr>
                <w:ins w:id="3879" w:author="Mohammad Nayeem Hasan" w:date="2024-11-04T00:05:00Z"/>
                <w:rFonts w:ascii="Times New Roman" w:hAnsi="Times New Roman" w:cs="Times New Roman"/>
                <w:sz w:val="24"/>
                <w:szCs w:val="24"/>
              </w:rPr>
              <w:pPrChange w:id="3880" w:author="Mohammad Nayeem Hasan" w:date="2024-12-23T01:38:00Z" w16du:dateUtc="2024-12-22T19:38:00Z">
                <w:pPr/>
              </w:pPrChange>
            </w:pPr>
            <w:ins w:id="3881" w:author="Mohammad Nayeem Hasan" w:date="2024-11-04T00:05:00Z">
              <w:r w:rsidRPr="00033637">
                <w:rPr>
                  <w:rFonts w:ascii="Times New Roman" w:hAnsi="Times New Roman" w:cs="Times New Roman"/>
                  <w:sz w:val="24"/>
                  <w:szCs w:val="24"/>
                </w:rPr>
                <w:t>0.666</w:t>
              </w:r>
            </w:ins>
          </w:p>
        </w:tc>
        <w:tc>
          <w:tcPr>
            <w:tcW w:w="978" w:type="pct"/>
            <w:tcBorders>
              <w:top w:val="single" w:sz="4" w:space="0" w:color="auto"/>
              <w:left w:val="nil"/>
              <w:bottom w:val="single" w:sz="4" w:space="0" w:color="auto"/>
              <w:right w:val="nil"/>
            </w:tcBorders>
            <w:shd w:val="clear" w:color="auto" w:fill="auto"/>
            <w:vAlign w:val="bottom"/>
          </w:tcPr>
          <w:p w14:paraId="3EF2F5F7" w14:textId="77777777" w:rsidR="00994FF0" w:rsidRPr="00033637" w:rsidRDefault="00994FF0" w:rsidP="00F31FB2">
            <w:pPr>
              <w:spacing w:line="480" w:lineRule="auto"/>
              <w:rPr>
                <w:ins w:id="3882" w:author="Mohammad Nayeem Hasan" w:date="2024-11-04T00:05:00Z"/>
                <w:rFonts w:ascii="Times New Roman" w:hAnsi="Times New Roman" w:cs="Times New Roman"/>
                <w:sz w:val="24"/>
                <w:szCs w:val="24"/>
              </w:rPr>
              <w:pPrChange w:id="3883" w:author="Mohammad Nayeem Hasan" w:date="2024-12-23T01:38:00Z" w16du:dateUtc="2024-12-22T19:38:00Z">
                <w:pPr/>
              </w:pPrChange>
            </w:pPr>
            <w:ins w:id="3884" w:author="Mohammad Nayeem Hasan" w:date="2024-11-04T00:05:00Z">
              <w:r w:rsidRPr="00033637">
                <w:rPr>
                  <w:rFonts w:ascii="Times New Roman" w:hAnsi="Times New Roman" w:cs="Times New Roman"/>
                  <w:sz w:val="24"/>
                  <w:szCs w:val="24"/>
                </w:rPr>
                <w:t>1.13 (0.91, 1.41)</w:t>
              </w:r>
            </w:ins>
          </w:p>
        </w:tc>
        <w:tc>
          <w:tcPr>
            <w:tcW w:w="478" w:type="pct"/>
            <w:vAlign w:val="center"/>
          </w:tcPr>
          <w:p w14:paraId="09D2D13C" w14:textId="77777777" w:rsidR="00994FF0" w:rsidRPr="00033637" w:rsidRDefault="00994FF0" w:rsidP="00F31FB2">
            <w:pPr>
              <w:spacing w:line="480" w:lineRule="auto"/>
              <w:rPr>
                <w:ins w:id="3885" w:author="Mohammad Nayeem Hasan" w:date="2024-11-04T00:05:00Z"/>
                <w:rFonts w:ascii="Times New Roman" w:hAnsi="Times New Roman" w:cs="Times New Roman"/>
                <w:sz w:val="24"/>
                <w:szCs w:val="24"/>
              </w:rPr>
              <w:pPrChange w:id="3886" w:author="Mohammad Nayeem Hasan" w:date="2024-12-23T01:38:00Z" w16du:dateUtc="2024-12-22T19:38:00Z">
                <w:pPr/>
              </w:pPrChange>
            </w:pPr>
            <w:ins w:id="3887" w:author="Mohammad Nayeem Hasan" w:date="2024-11-04T00:05:00Z">
              <w:r w:rsidRPr="00033637">
                <w:rPr>
                  <w:rFonts w:ascii="Times New Roman" w:hAnsi="Times New Roman" w:cs="Times New Roman"/>
                  <w:sz w:val="24"/>
                  <w:szCs w:val="24"/>
                </w:rPr>
                <w:t>0.271</w:t>
              </w:r>
            </w:ins>
          </w:p>
        </w:tc>
      </w:tr>
      <w:tr w:rsidR="00994FF0" w:rsidRPr="00033637" w14:paraId="02A88868" w14:textId="77777777" w:rsidTr="000C3C54">
        <w:trPr>
          <w:trHeight w:val="138"/>
          <w:jc w:val="center"/>
          <w:ins w:id="3888" w:author="Mohammad Nayeem Hasan" w:date="2024-11-04T00:05:00Z"/>
        </w:trPr>
        <w:tc>
          <w:tcPr>
            <w:tcW w:w="950" w:type="pct"/>
            <w:vAlign w:val="center"/>
          </w:tcPr>
          <w:p w14:paraId="76AF76F7" w14:textId="77777777" w:rsidR="00994FF0" w:rsidRPr="00033637" w:rsidRDefault="00994FF0" w:rsidP="00F31FB2">
            <w:pPr>
              <w:spacing w:line="480" w:lineRule="auto"/>
              <w:rPr>
                <w:ins w:id="3889" w:author="Mohammad Nayeem Hasan" w:date="2024-11-04T00:05:00Z"/>
                <w:rFonts w:ascii="Times New Roman" w:hAnsi="Times New Roman" w:cs="Times New Roman"/>
                <w:sz w:val="24"/>
                <w:szCs w:val="24"/>
              </w:rPr>
              <w:pPrChange w:id="3890" w:author="Mohammad Nayeem Hasan" w:date="2024-12-23T01:38:00Z" w16du:dateUtc="2024-12-22T19:38:00Z">
                <w:pPr/>
              </w:pPrChange>
            </w:pPr>
            <w:ins w:id="3891" w:author="Mohammad Nayeem Hasan" w:date="2024-11-04T00:05:00Z">
              <w:r w:rsidRPr="00033637">
                <w:rPr>
                  <w:rFonts w:ascii="Times New Roman" w:hAnsi="Times New Roman" w:cs="Times New Roman"/>
                  <w:sz w:val="24"/>
                  <w:szCs w:val="24"/>
                </w:rPr>
                <w:t>Richest</w:t>
              </w:r>
            </w:ins>
          </w:p>
        </w:tc>
        <w:tc>
          <w:tcPr>
            <w:tcW w:w="818" w:type="pct"/>
            <w:vAlign w:val="center"/>
          </w:tcPr>
          <w:p w14:paraId="4473E06F" w14:textId="77777777" w:rsidR="00994FF0" w:rsidRPr="00033637" w:rsidRDefault="00994FF0" w:rsidP="00F31FB2">
            <w:pPr>
              <w:spacing w:line="480" w:lineRule="auto"/>
              <w:rPr>
                <w:ins w:id="3892" w:author="Mohammad Nayeem Hasan" w:date="2024-11-04T00:05:00Z"/>
                <w:rFonts w:ascii="Times New Roman" w:hAnsi="Times New Roman" w:cs="Times New Roman"/>
                <w:sz w:val="24"/>
                <w:szCs w:val="24"/>
              </w:rPr>
              <w:pPrChange w:id="3893" w:author="Mohammad Nayeem Hasan" w:date="2024-12-23T01:38:00Z" w16du:dateUtc="2024-12-22T19:38:00Z">
                <w:pPr/>
              </w:pPrChange>
            </w:pPr>
            <w:ins w:id="3894" w:author="Mohammad Nayeem Hasan" w:date="2024-11-04T00:05:00Z">
              <w:r w:rsidRPr="00033637">
                <w:rPr>
                  <w:rFonts w:ascii="Times New Roman" w:hAnsi="Times New Roman" w:cs="Times New Roman"/>
                  <w:sz w:val="24"/>
                  <w:szCs w:val="24"/>
                </w:rPr>
                <w:t>Reference</w:t>
              </w:r>
            </w:ins>
          </w:p>
        </w:tc>
        <w:tc>
          <w:tcPr>
            <w:tcW w:w="478" w:type="pct"/>
            <w:vAlign w:val="center"/>
          </w:tcPr>
          <w:p w14:paraId="2C75E229" w14:textId="77777777" w:rsidR="00994FF0" w:rsidRPr="00033637" w:rsidRDefault="00994FF0" w:rsidP="00F31FB2">
            <w:pPr>
              <w:spacing w:line="480" w:lineRule="auto"/>
              <w:rPr>
                <w:ins w:id="3895" w:author="Mohammad Nayeem Hasan" w:date="2024-11-04T00:05:00Z"/>
                <w:rFonts w:ascii="Times New Roman" w:hAnsi="Times New Roman" w:cs="Times New Roman"/>
                <w:sz w:val="24"/>
                <w:szCs w:val="24"/>
              </w:rPr>
              <w:pPrChange w:id="3896" w:author="Mohammad Nayeem Hasan" w:date="2024-12-23T01:38:00Z" w16du:dateUtc="2024-12-22T19:38:00Z">
                <w:pPr/>
              </w:pPrChange>
            </w:pPr>
            <w:ins w:id="3897" w:author="Mohammad Nayeem Hasan" w:date="2024-11-04T00:05:00Z">
              <w:r w:rsidRPr="00033637">
                <w:rPr>
                  <w:rFonts w:ascii="Times New Roman" w:hAnsi="Times New Roman" w:cs="Times New Roman"/>
                  <w:sz w:val="24"/>
                  <w:szCs w:val="24"/>
                </w:rPr>
                <w:t>-</w:t>
              </w:r>
            </w:ins>
          </w:p>
        </w:tc>
        <w:tc>
          <w:tcPr>
            <w:tcW w:w="822" w:type="pct"/>
            <w:vAlign w:val="center"/>
          </w:tcPr>
          <w:p w14:paraId="4171FE95" w14:textId="77777777" w:rsidR="00994FF0" w:rsidRPr="00033637" w:rsidRDefault="00994FF0" w:rsidP="00F31FB2">
            <w:pPr>
              <w:spacing w:line="480" w:lineRule="auto"/>
              <w:rPr>
                <w:ins w:id="3898" w:author="Mohammad Nayeem Hasan" w:date="2024-11-04T00:05:00Z"/>
                <w:rFonts w:ascii="Times New Roman" w:hAnsi="Times New Roman" w:cs="Times New Roman"/>
                <w:sz w:val="24"/>
                <w:szCs w:val="24"/>
              </w:rPr>
              <w:pPrChange w:id="3899" w:author="Mohammad Nayeem Hasan" w:date="2024-12-23T01:38:00Z" w16du:dateUtc="2024-12-22T19:38:00Z">
                <w:pPr/>
              </w:pPrChange>
            </w:pPr>
            <w:ins w:id="3900" w:author="Mohammad Nayeem Hasan" w:date="2024-11-04T00:05:00Z">
              <w:r w:rsidRPr="00033637">
                <w:rPr>
                  <w:rFonts w:ascii="Times New Roman" w:hAnsi="Times New Roman" w:cs="Times New Roman"/>
                  <w:sz w:val="24"/>
                  <w:szCs w:val="24"/>
                </w:rPr>
                <w:t>Reference</w:t>
              </w:r>
            </w:ins>
          </w:p>
        </w:tc>
        <w:tc>
          <w:tcPr>
            <w:tcW w:w="478" w:type="pct"/>
            <w:vAlign w:val="center"/>
          </w:tcPr>
          <w:p w14:paraId="4D40831A" w14:textId="77777777" w:rsidR="00994FF0" w:rsidRPr="00033637" w:rsidRDefault="00994FF0" w:rsidP="00F31FB2">
            <w:pPr>
              <w:spacing w:line="480" w:lineRule="auto"/>
              <w:rPr>
                <w:ins w:id="3901" w:author="Mohammad Nayeem Hasan" w:date="2024-11-04T00:05:00Z"/>
                <w:rFonts w:ascii="Times New Roman" w:hAnsi="Times New Roman" w:cs="Times New Roman"/>
                <w:sz w:val="24"/>
                <w:szCs w:val="24"/>
              </w:rPr>
              <w:pPrChange w:id="3902" w:author="Mohammad Nayeem Hasan" w:date="2024-12-23T01:38:00Z" w16du:dateUtc="2024-12-22T19:38:00Z">
                <w:pPr/>
              </w:pPrChange>
            </w:pPr>
            <w:ins w:id="3903" w:author="Mohammad Nayeem Hasan" w:date="2024-11-04T00:05:00Z">
              <w:r w:rsidRPr="00033637">
                <w:rPr>
                  <w:rFonts w:ascii="Times New Roman" w:hAnsi="Times New Roman" w:cs="Times New Roman"/>
                  <w:sz w:val="24"/>
                  <w:szCs w:val="24"/>
                </w:rPr>
                <w:t>-</w:t>
              </w:r>
            </w:ins>
          </w:p>
        </w:tc>
        <w:tc>
          <w:tcPr>
            <w:tcW w:w="978" w:type="pct"/>
            <w:tcBorders>
              <w:top w:val="single" w:sz="4" w:space="0" w:color="auto"/>
            </w:tcBorders>
            <w:vAlign w:val="center"/>
          </w:tcPr>
          <w:p w14:paraId="3EF268A4" w14:textId="77777777" w:rsidR="00994FF0" w:rsidRPr="00033637" w:rsidRDefault="00994FF0" w:rsidP="00F31FB2">
            <w:pPr>
              <w:spacing w:line="480" w:lineRule="auto"/>
              <w:rPr>
                <w:ins w:id="3904" w:author="Mohammad Nayeem Hasan" w:date="2024-11-04T00:05:00Z"/>
                <w:rFonts w:ascii="Times New Roman" w:hAnsi="Times New Roman" w:cs="Times New Roman"/>
                <w:sz w:val="24"/>
                <w:szCs w:val="24"/>
              </w:rPr>
              <w:pPrChange w:id="3905" w:author="Mohammad Nayeem Hasan" w:date="2024-12-23T01:38:00Z" w16du:dateUtc="2024-12-22T19:38:00Z">
                <w:pPr/>
              </w:pPrChange>
            </w:pPr>
            <w:ins w:id="3906" w:author="Mohammad Nayeem Hasan" w:date="2024-11-04T00:05:00Z">
              <w:r w:rsidRPr="00033637">
                <w:rPr>
                  <w:rFonts w:ascii="Times New Roman" w:hAnsi="Times New Roman" w:cs="Times New Roman"/>
                  <w:sz w:val="24"/>
                  <w:szCs w:val="24"/>
                </w:rPr>
                <w:t>Reference</w:t>
              </w:r>
            </w:ins>
          </w:p>
        </w:tc>
        <w:tc>
          <w:tcPr>
            <w:tcW w:w="478" w:type="pct"/>
            <w:vAlign w:val="center"/>
          </w:tcPr>
          <w:p w14:paraId="74A54081" w14:textId="77777777" w:rsidR="00994FF0" w:rsidRPr="00033637" w:rsidRDefault="00994FF0" w:rsidP="00F31FB2">
            <w:pPr>
              <w:spacing w:line="480" w:lineRule="auto"/>
              <w:rPr>
                <w:ins w:id="3907" w:author="Mohammad Nayeem Hasan" w:date="2024-11-04T00:05:00Z"/>
                <w:rFonts w:ascii="Times New Roman" w:hAnsi="Times New Roman" w:cs="Times New Roman"/>
                <w:sz w:val="24"/>
                <w:szCs w:val="24"/>
              </w:rPr>
              <w:pPrChange w:id="3908" w:author="Mohammad Nayeem Hasan" w:date="2024-12-23T01:38:00Z" w16du:dateUtc="2024-12-22T19:38:00Z">
                <w:pPr/>
              </w:pPrChange>
            </w:pPr>
            <w:ins w:id="3909" w:author="Mohammad Nayeem Hasan" w:date="2024-11-04T00:05:00Z">
              <w:r w:rsidRPr="00033637">
                <w:rPr>
                  <w:rFonts w:ascii="Times New Roman" w:hAnsi="Times New Roman" w:cs="Times New Roman"/>
                  <w:sz w:val="24"/>
                  <w:szCs w:val="24"/>
                </w:rPr>
                <w:t>-</w:t>
              </w:r>
            </w:ins>
          </w:p>
        </w:tc>
      </w:tr>
      <w:tr w:rsidR="00994FF0" w:rsidRPr="00033637" w14:paraId="43A4F1CD" w14:textId="77777777" w:rsidTr="000C3C54">
        <w:trPr>
          <w:trHeight w:val="138"/>
          <w:jc w:val="center"/>
          <w:ins w:id="3910" w:author="Mohammad Nayeem Hasan" w:date="2024-11-04T00:05:00Z"/>
        </w:trPr>
        <w:tc>
          <w:tcPr>
            <w:tcW w:w="1767" w:type="pct"/>
            <w:gridSpan w:val="2"/>
            <w:vAlign w:val="center"/>
          </w:tcPr>
          <w:p w14:paraId="1685B4DB" w14:textId="77777777" w:rsidR="00994FF0" w:rsidRPr="00033637" w:rsidRDefault="00994FF0" w:rsidP="00F31FB2">
            <w:pPr>
              <w:spacing w:line="480" w:lineRule="auto"/>
              <w:rPr>
                <w:ins w:id="3911" w:author="Mohammad Nayeem Hasan" w:date="2024-11-04T00:05:00Z"/>
                <w:rFonts w:ascii="Times New Roman" w:hAnsi="Times New Roman" w:cs="Times New Roman"/>
                <w:sz w:val="24"/>
                <w:szCs w:val="24"/>
              </w:rPr>
              <w:pPrChange w:id="3912" w:author="Mohammad Nayeem Hasan" w:date="2024-12-23T01:38:00Z" w16du:dateUtc="2024-12-22T19:38:00Z">
                <w:pPr/>
              </w:pPrChange>
            </w:pPr>
            <w:ins w:id="3913" w:author="Mohammad Nayeem Hasan" w:date="2024-11-04T00:05:00Z">
              <w:r w:rsidRPr="00033637">
                <w:rPr>
                  <w:rFonts w:ascii="Times New Roman" w:hAnsi="Times New Roman" w:cs="Times New Roman"/>
                  <w:sz w:val="24"/>
                  <w:szCs w:val="24"/>
                </w:rPr>
                <w:t>Religion</w:t>
              </w:r>
            </w:ins>
          </w:p>
        </w:tc>
        <w:tc>
          <w:tcPr>
            <w:tcW w:w="1300" w:type="pct"/>
            <w:gridSpan w:val="2"/>
            <w:vAlign w:val="center"/>
          </w:tcPr>
          <w:p w14:paraId="2277FC72" w14:textId="77777777" w:rsidR="00994FF0" w:rsidRPr="00033637" w:rsidRDefault="00994FF0" w:rsidP="00F31FB2">
            <w:pPr>
              <w:spacing w:line="480" w:lineRule="auto"/>
              <w:rPr>
                <w:ins w:id="3914" w:author="Mohammad Nayeem Hasan" w:date="2024-11-04T00:05:00Z"/>
                <w:rFonts w:ascii="Times New Roman" w:hAnsi="Times New Roman" w:cs="Times New Roman"/>
                <w:sz w:val="24"/>
                <w:szCs w:val="24"/>
              </w:rPr>
              <w:pPrChange w:id="3915" w:author="Mohammad Nayeem Hasan" w:date="2024-12-23T01:38:00Z" w16du:dateUtc="2024-12-22T19:38:00Z">
                <w:pPr/>
              </w:pPrChange>
            </w:pPr>
          </w:p>
        </w:tc>
        <w:tc>
          <w:tcPr>
            <w:tcW w:w="1455" w:type="pct"/>
            <w:gridSpan w:val="2"/>
            <w:vAlign w:val="center"/>
          </w:tcPr>
          <w:p w14:paraId="701C6572" w14:textId="77777777" w:rsidR="00994FF0" w:rsidRPr="00033637" w:rsidRDefault="00994FF0" w:rsidP="00F31FB2">
            <w:pPr>
              <w:spacing w:line="480" w:lineRule="auto"/>
              <w:rPr>
                <w:ins w:id="3916" w:author="Mohammad Nayeem Hasan" w:date="2024-11-04T00:05:00Z"/>
                <w:rFonts w:ascii="Times New Roman" w:hAnsi="Times New Roman" w:cs="Times New Roman"/>
                <w:sz w:val="24"/>
                <w:szCs w:val="24"/>
              </w:rPr>
              <w:pPrChange w:id="3917" w:author="Mohammad Nayeem Hasan" w:date="2024-12-23T01:38:00Z" w16du:dateUtc="2024-12-22T19:38:00Z">
                <w:pPr/>
              </w:pPrChange>
            </w:pPr>
          </w:p>
        </w:tc>
        <w:tc>
          <w:tcPr>
            <w:tcW w:w="478" w:type="pct"/>
            <w:vAlign w:val="center"/>
          </w:tcPr>
          <w:p w14:paraId="0C6CC3EC" w14:textId="77777777" w:rsidR="00994FF0" w:rsidRPr="00033637" w:rsidRDefault="00994FF0" w:rsidP="00F31FB2">
            <w:pPr>
              <w:spacing w:line="480" w:lineRule="auto"/>
              <w:rPr>
                <w:ins w:id="3918" w:author="Mohammad Nayeem Hasan" w:date="2024-11-04T00:05:00Z"/>
                <w:rFonts w:ascii="Times New Roman" w:hAnsi="Times New Roman" w:cs="Times New Roman"/>
                <w:sz w:val="24"/>
                <w:szCs w:val="24"/>
              </w:rPr>
              <w:pPrChange w:id="3919" w:author="Mohammad Nayeem Hasan" w:date="2024-12-23T01:38:00Z" w16du:dateUtc="2024-12-22T19:38:00Z">
                <w:pPr/>
              </w:pPrChange>
            </w:pPr>
          </w:p>
        </w:tc>
      </w:tr>
      <w:tr w:rsidR="00994FF0" w:rsidRPr="00033637" w14:paraId="0FE74483" w14:textId="77777777" w:rsidTr="000C3C54">
        <w:trPr>
          <w:trHeight w:val="268"/>
          <w:jc w:val="center"/>
          <w:ins w:id="3920" w:author="Mohammad Nayeem Hasan" w:date="2024-11-04T00:05:00Z"/>
        </w:trPr>
        <w:tc>
          <w:tcPr>
            <w:tcW w:w="950" w:type="pct"/>
            <w:vAlign w:val="center"/>
          </w:tcPr>
          <w:p w14:paraId="29DD20BD" w14:textId="77777777" w:rsidR="00994FF0" w:rsidRPr="00033637" w:rsidRDefault="00994FF0" w:rsidP="00F31FB2">
            <w:pPr>
              <w:spacing w:line="480" w:lineRule="auto"/>
              <w:rPr>
                <w:ins w:id="3921" w:author="Mohammad Nayeem Hasan" w:date="2024-11-04T00:05:00Z"/>
                <w:rFonts w:ascii="Times New Roman" w:hAnsi="Times New Roman" w:cs="Times New Roman"/>
                <w:sz w:val="24"/>
                <w:szCs w:val="24"/>
              </w:rPr>
              <w:pPrChange w:id="3922" w:author="Mohammad Nayeem Hasan" w:date="2024-12-23T01:38:00Z" w16du:dateUtc="2024-12-22T19:38:00Z">
                <w:pPr/>
              </w:pPrChange>
            </w:pPr>
            <w:ins w:id="3923" w:author="Mohammad Nayeem Hasan" w:date="2024-11-04T00:05:00Z">
              <w:r w:rsidRPr="00033637">
                <w:rPr>
                  <w:rFonts w:ascii="Times New Roman" w:hAnsi="Times New Roman" w:cs="Times New Roman"/>
                  <w:sz w:val="24"/>
                  <w:szCs w:val="24"/>
                </w:rPr>
                <w:lastRenderedPageBreak/>
                <w:t>Islam</w:t>
              </w:r>
            </w:ins>
          </w:p>
        </w:tc>
        <w:tc>
          <w:tcPr>
            <w:tcW w:w="818" w:type="pct"/>
            <w:vAlign w:val="center"/>
          </w:tcPr>
          <w:p w14:paraId="233DAF47" w14:textId="77777777" w:rsidR="00994FF0" w:rsidRPr="00033637" w:rsidRDefault="00994FF0" w:rsidP="00F31FB2">
            <w:pPr>
              <w:spacing w:line="480" w:lineRule="auto"/>
              <w:rPr>
                <w:ins w:id="3924" w:author="Mohammad Nayeem Hasan" w:date="2024-11-04T00:05:00Z"/>
                <w:rFonts w:ascii="Times New Roman" w:hAnsi="Times New Roman" w:cs="Times New Roman"/>
                <w:sz w:val="24"/>
                <w:szCs w:val="24"/>
              </w:rPr>
              <w:pPrChange w:id="3925" w:author="Mohammad Nayeem Hasan" w:date="2024-12-23T01:38:00Z" w16du:dateUtc="2024-12-22T19:38:00Z">
                <w:pPr/>
              </w:pPrChange>
            </w:pPr>
            <w:ins w:id="3926" w:author="Mohammad Nayeem Hasan" w:date="2024-11-04T00:05:00Z">
              <w:r w:rsidRPr="00033637">
                <w:rPr>
                  <w:rFonts w:ascii="Times New Roman" w:hAnsi="Times New Roman" w:cs="Times New Roman"/>
                  <w:sz w:val="24"/>
                  <w:szCs w:val="24"/>
                </w:rPr>
                <w:t>1.22 (0.99, 1.51)</w:t>
              </w:r>
            </w:ins>
          </w:p>
        </w:tc>
        <w:tc>
          <w:tcPr>
            <w:tcW w:w="478" w:type="pct"/>
            <w:vAlign w:val="center"/>
          </w:tcPr>
          <w:p w14:paraId="107A0E9D" w14:textId="77777777" w:rsidR="00994FF0" w:rsidRPr="00033637" w:rsidRDefault="00994FF0" w:rsidP="00F31FB2">
            <w:pPr>
              <w:spacing w:line="480" w:lineRule="auto"/>
              <w:rPr>
                <w:ins w:id="3927" w:author="Mohammad Nayeem Hasan" w:date="2024-11-04T00:05:00Z"/>
                <w:rFonts w:ascii="Times New Roman" w:hAnsi="Times New Roman" w:cs="Times New Roman"/>
                <w:sz w:val="24"/>
                <w:szCs w:val="24"/>
              </w:rPr>
              <w:pPrChange w:id="3928" w:author="Mohammad Nayeem Hasan" w:date="2024-12-23T01:38:00Z" w16du:dateUtc="2024-12-22T19:38:00Z">
                <w:pPr/>
              </w:pPrChange>
            </w:pPr>
            <w:ins w:id="3929" w:author="Mohammad Nayeem Hasan" w:date="2024-11-04T00:05:00Z">
              <w:r w:rsidRPr="00033637">
                <w:rPr>
                  <w:rFonts w:ascii="Times New Roman" w:hAnsi="Times New Roman" w:cs="Times New Roman"/>
                  <w:sz w:val="24"/>
                  <w:szCs w:val="24"/>
                </w:rPr>
                <w:t>0.061</w:t>
              </w:r>
            </w:ins>
          </w:p>
        </w:tc>
        <w:tc>
          <w:tcPr>
            <w:tcW w:w="822" w:type="pct"/>
            <w:vAlign w:val="center"/>
          </w:tcPr>
          <w:p w14:paraId="358F4C04" w14:textId="77777777" w:rsidR="00994FF0" w:rsidRPr="00033637" w:rsidRDefault="00994FF0" w:rsidP="00F31FB2">
            <w:pPr>
              <w:spacing w:line="480" w:lineRule="auto"/>
              <w:rPr>
                <w:ins w:id="3930" w:author="Mohammad Nayeem Hasan" w:date="2024-11-04T00:05:00Z"/>
                <w:rFonts w:ascii="Times New Roman" w:hAnsi="Times New Roman" w:cs="Times New Roman"/>
                <w:sz w:val="24"/>
                <w:szCs w:val="24"/>
              </w:rPr>
              <w:pPrChange w:id="3931" w:author="Mohammad Nayeem Hasan" w:date="2024-12-23T01:38:00Z" w16du:dateUtc="2024-12-22T19:38:00Z">
                <w:pPr/>
              </w:pPrChange>
            </w:pPr>
            <w:ins w:id="3932" w:author="Mohammad Nayeem Hasan" w:date="2024-11-04T00:05:00Z">
              <w:r w:rsidRPr="00033637">
                <w:rPr>
                  <w:rFonts w:ascii="Times New Roman" w:hAnsi="Times New Roman" w:cs="Times New Roman"/>
                  <w:sz w:val="24"/>
                  <w:szCs w:val="24"/>
                </w:rPr>
                <w:t>1.02 (0.76, 1.37)</w:t>
              </w:r>
            </w:ins>
          </w:p>
        </w:tc>
        <w:tc>
          <w:tcPr>
            <w:tcW w:w="478" w:type="pct"/>
            <w:vAlign w:val="center"/>
          </w:tcPr>
          <w:p w14:paraId="55640B05" w14:textId="77777777" w:rsidR="00994FF0" w:rsidRPr="00033637" w:rsidRDefault="00994FF0" w:rsidP="00F31FB2">
            <w:pPr>
              <w:spacing w:line="480" w:lineRule="auto"/>
              <w:rPr>
                <w:ins w:id="3933" w:author="Mohammad Nayeem Hasan" w:date="2024-11-04T00:05:00Z"/>
                <w:rFonts w:ascii="Times New Roman" w:hAnsi="Times New Roman" w:cs="Times New Roman"/>
                <w:sz w:val="24"/>
                <w:szCs w:val="24"/>
              </w:rPr>
              <w:pPrChange w:id="3934" w:author="Mohammad Nayeem Hasan" w:date="2024-12-23T01:38:00Z" w16du:dateUtc="2024-12-22T19:38:00Z">
                <w:pPr/>
              </w:pPrChange>
            </w:pPr>
            <w:ins w:id="3935" w:author="Mohammad Nayeem Hasan" w:date="2024-11-04T00:05:00Z">
              <w:r w:rsidRPr="00033637">
                <w:rPr>
                  <w:rFonts w:ascii="Times New Roman" w:hAnsi="Times New Roman" w:cs="Times New Roman"/>
                  <w:sz w:val="24"/>
                  <w:szCs w:val="24"/>
                </w:rPr>
                <w:t>0.904</w:t>
              </w:r>
            </w:ins>
          </w:p>
        </w:tc>
        <w:tc>
          <w:tcPr>
            <w:tcW w:w="978" w:type="pct"/>
            <w:vAlign w:val="center"/>
          </w:tcPr>
          <w:p w14:paraId="7A07A949" w14:textId="77777777" w:rsidR="00994FF0" w:rsidRPr="00033637" w:rsidRDefault="00994FF0" w:rsidP="00F31FB2">
            <w:pPr>
              <w:spacing w:line="480" w:lineRule="auto"/>
              <w:rPr>
                <w:ins w:id="3936" w:author="Mohammad Nayeem Hasan" w:date="2024-11-04T00:05:00Z"/>
                <w:rFonts w:ascii="Times New Roman" w:hAnsi="Times New Roman" w:cs="Times New Roman"/>
                <w:sz w:val="24"/>
                <w:szCs w:val="24"/>
              </w:rPr>
              <w:pPrChange w:id="3937" w:author="Mohammad Nayeem Hasan" w:date="2024-12-23T01:38:00Z" w16du:dateUtc="2024-12-22T19:38:00Z">
                <w:pPr/>
              </w:pPrChange>
            </w:pPr>
            <w:ins w:id="3938" w:author="Mohammad Nayeem Hasan" w:date="2024-11-04T00:05:00Z">
              <w:r w:rsidRPr="00033637">
                <w:rPr>
                  <w:rFonts w:ascii="Times New Roman" w:hAnsi="Times New Roman" w:cs="Times New Roman"/>
                  <w:sz w:val="24"/>
                  <w:szCs w:val="24"/>
                </w:rPr>
                <w:t>1.29 (1.03, 1.62)</w:t>
              </w:r>
            </w:ins>
          </w:p>
        </w:tc>
        <w:tc>
          <w:tcPr>
            <w:tcW w:w="478" w:type="pct"/>
            <w:vAlign w:val="center"/>
          </w:tcPr>
          <w:p w14:paraId="12F659FF" w14:textId="77777777" w:rsidR="00994FF0" w:rsidRPr="00033637" w:rsidRDefault="00994FF0" w:rsidP="00F31FB2">
            <w:pPr>
              <w:spacing w:line="480" w:lineRule="auto"/>
              <w:rPr>
                <w:ins w:id="3939" w:author="Mohammad Nayeem Hasan" w:date="2024-11-04T00:05:00Z"/>
                <w:rFonts w:ascii="Times New Roman" w:hAnsi="Times New Roman" w:cs="Times New Roman"/>
                <w:b/>
                <w:bCs/>
                <w:sz w:val="24"/>
                <w:szCs w:val="24"/>
              </w:rPr>
              <w:pPrChange w:id="3940" w:author="Mohammad Nayeem Hasan" w:date="2024-12-23T01:38:00Z" w16du:dateUtc="2024-12-22T19:38:00Z">
                <w:pPr/>
              </w:pPrChange>
            </w:pPr>
            <w:ins w:id="3941" w:author="Mohammad Nayeem Hasan" w:date="2024-11-04T00:05:00Z">
              <w:r w:rsidRPr="00033637">
                <w:rPr>
                  <w:rFonts w:ascii="Times New Roman" w:hAnsi="Times New Roman" w:cs="Times New Roman"/>
                  <w:b/>
                  <w:bCs/>
                  <w:sz w:val="24"/>
                  <w:szCs w:val="24"/>
                </w:rPr>
                <w:t>0.026</w:t>
              </w:r>
            </w:ins>
          </w:p>
        </w:tc>
      </w:tr>
      <w:tr w:rsidR="00994FF0" w:rsidRPr="00033637" w14:paraId="59EF8F1B" w14:textId="77777777" w:rsidTr="000C3C54">
        <w:trPr>
          <w:trHeight w:val="138"/>
          <w:jc w:val="center"/>
          <w:ins w:id="3942" w:author="Mohammad Nayeem Hasan" w:date="2024-11-04T00:05:00Z"/>
        </w:trPr>
        <w:tc>
          <w:tcPr>
            <w:tcW w:w="950" w:type="pct"/>
            <w:vAlign w:val="center"/>
          </w:tcPr>
          <w:p w14:paraId="363C03E5" w14:textId="77777777" w:rsidR="00994FF0" w:rsidRPr="00033637" w:rsidRDefault="00994FF0" w:rsidP="00F31FB2">
            <w:pPr>
              <w:spacing w:line="480" w:lineRule="auto"/>
              <w:rPr>
                <w:ins w:id="3943" w:author="Mohammad Nayeem Hasan" w:date="2024-11-04T00:05:00Z"/>
                <w:rFonts w:ascii="Times New Roman" w:hAnsi="Times New Roman" w:cs="Times New Roman"/>
                <w:sz w:val="24"/>
                <w:szCs w:val="24"/>
              </w:rPr>
              <w:pPrChange w:id="3944" w:author="Mohammad Nayeem Hasan" w:date="2024-12-23T01:38:00Z" w16du:dateUtc="2024-12-22T19:38:00Z">
                <w:pPr/>
              </w:pPrChange>
            </w:pPr>
            <w:ins w:id="3945" w:author="Mohammad Nayeem Hasan" w:date="2024-11-04T00:05:00Z">
              <w:r w:rsidRPr="00033637">
                <w:rPr>
                  <w:rFonts w:ascii="Times New Roman" w:hAnsi="Times New Roman" w:cs="Times New Roman"/>
                  <w:sz w:val="24"/>
                  <w:szCs w:val="24"/>
                </w:rPr>
                <w:t>Others</w:t>
              </w:r>
            </w:ins>
          </w:p>
        </w:tc>
        <w:tc>
          <w:tcPr>
            <w:tcW w:w="818" w:type="pct"/>
            <w:vAlign w:val="center"/>
          </w:tcPr>
          <w:p w14:paraId="376E4BC6" w14:textId="77777777" w:rsidR="00994FF0" w:rsidRPr="00033637" w:rsidRDefault="00994FF0" w:rsidP="00F31FB2">
            <w:pPr>
              <w:spacing w:line="480" w:lineRule="auto"/>
              <w:rPr>
                <w:ins w:id="3946" w:author="Mohammad Nayeem Hasan" w:date="2024-11-04T00:05:00Z"/>
                <w:rFonts w:ascii="Times New Roman" w:hAnsi="Times New Roman" w:cs="Times New Roman"/>
                <w:sz w:val="24"/>
                <w:szCs w:val="24"/>
              </w:rPr>
              <w:pPrChange w:id="3947" w:author="Mohammad Nayeem Hasan" w:date="2024-12-23T01:38:00Z" w16du:dateUtc="2024-12-22T19:38:00Z">
                <w:pPr/>
              </w:pPrChange>
            </w:pPr>
            <w:ins w:id="3948" w:author="Mohammad Nayeem Hasan" w:date="2024-11-04T00:05:00Z">
              <w:r w:rsidRPr="00033637">
                <w:rPr>
                  <w:rFonts w:ascii="Times New Roman" w:hAnsi="Times New Roman" w:cs="Times New Roman"/>
                  <w:sz w:val="24"/>
                  <w:szCs w:val="24"/>
                </w:rPr>
                <w:t>Reference</w:t>
              </w:r>
            </w:ins>
          </w:p>
        </w:tc>
        <w:tc>
          <w:tcPr>
            <w:tcW w:w="478" w:type="pct"/>
            <w:vAlign w:val="center"/>
          </w:tcPr>
          <w:p w14:paraId="1D5DADC5" w14:textId="77777777" w:rsidR="00994FF0" w:rsidRPr="00033637" w:rsidRDefault="00994FF0" w:rsidP="00F31FB2">
            <w:pPr>
              <w:spacing w:line="480" w:lineRule="auto"/>
              <w:rPr>
                <w:ins w:id="3949" w:author="Mohammad Nayeem Hasan" w:date="2024-11-04T00:05:00Z"/>
                <w:rFonts w:ascii="Times New Roman" w:hAnsi="Times New Roman" w:cs="Times New Roman"/>
                <w:sz w:val="24"/>
                <w:szCs w:val="24"/>
              </w:rPr>
              <w:pPrChange w:id="3950" w:author="Mohammad Nayeem Hasan" w:date="2024-12-23T01:38:00Z" w16du:dateUtc="2024-12-22T19:38:00Z">
                <w:pPr/>
              </w:pPrChange>
            </w:pPr>
            <w:ins w:id="3951" w:author="Mohammad Nayeem Hasan" w:date="2024-11-04T00:05:00Z">
              <w:r w:rsidRPr="00033637">
                <w:rPr>
                  <w:rFonts w:ascii="Times New Roman" w:hAnsi="Times New Roman" w:cs="Times New Roman"/>
                  <w:sz w:val="24"/>
                  <w:szCs w:val="24"/>
                </w:rPr>
                <w:t>-</w:t>
              </w:r>
            </w:ins>
          </w:p>
        </w:tc>
        <w:tc>
          <w:tcPr>
            <w:tcW w:w="822" w:type="pct"/>
            <w:vAlign w:val="center"/>
          </w:tcPr>
          <w:p w14:paraId="2DE012F1" w14:textId="77777777" w:rsidR="00994FF0" w:rsidRPr="00033637" w:rsidRDefault="00994FF0" w:rsidP="00F31FB2">
            <w:pPr>
              <w:spacing w:line="480" w:lineRule="auto"/>
              <w:rPr>
                <w:ins w:id="3952" w:author="Mohammad Nayeem Hasan" w:date="2024-11-04T00:05:00Z"/>
                <w:rFonts w:ascii="Times New Roman" w:hAnsi="Times New Roman" w:cs="Times New Roman"/>
                <w:sz w:val="24"/>
                <w:szCs w:val="24"/>
              </w:rPr>
              <w:pPrChange w:id="3953" w:author="Mohammad Nayeem Hasan" w:date="2024-12-23T01:38:00Z" w16du:dateUtc="2024-12-22T19:38:00Z">
                <w:pPr/>
              </w:pPrChange>
            </w:pPr>
            <w:ins w:id="3954" w:author="Mohammad Nayeem Hasan" w:date="2024-11-04T00:05:00Z">
              <w:r w:rsidRPr="00033637">
                <w:rPr>
                  <w:rFonts w:ascii="Times New Roman" w:hAnsi="Times New Roman" w:cs="Times New Roman"/>
                  <w:sz w:val="24"/>
                  <w:szCs w:val="24"/>
                </w:rPr>
                <w:t>Reference</w:t>
              </w:r>
            </w:ins>
          </w:p>
        </w:tc>
        <w:tc>
          <w:tcPr>
            <w:tcW w:w="478" w:type="pct"/>
            <w:vAlign w:val="center"/>
          </w:tcPr>
          <w:p w14:paraId="0843801F" w14:textId="77777777" w:rsidR="00994FF0" w:rsidRPr="00033637" w:rsidRDefault="00994FF0" w:rsidP="00F31FB2">
            <w:pPr>
              <w:spacing w:line="480" w:lineRule="auto"/>
              <w:rPr>
                <w:ins w:id="3955" w:author="Mohammad Nayeem Hasan" w:date="2024-11-04T00:05:00Z"/>
                <w:rFonts w:ascii="Times New Roman" w:hAnsi="Times New Roman" w:cs="Times New Roman"/>
                <w:sz w:val="24"/>
                <w:szCs w:val="24"/>
              </w:rPr>
              <w:pPrChange w:id="3956" w:author="Mohammad Nayeem Hasan" w:date="2024-12-23T01:38:00Z" w16du:dateUtc="2024-12-22T19:38:00Z">
                <w:pPr/>
              </w:pPrChange>
            </w:pPr>
            <w:ins w:id="3957" w:author="Mohammad Nayeem Hasan" w:date="2024-11-04T00:05:00Z">
              <w:r w:rsidRPr="00033637">
                <w:rPr>
                  <w:rFonts w:ascii="Times New Roman" w:hAnsi="Times New Roman" w:cs="Times New Roman"/>
                  <w:sz w:val="24"/>
                  <w:szCs w:val="24"/>
                </w:rPr>
                <w:t>-</w:t>
              </w:r>
            </w:ins>
          </w:p>
        </w:tc>
        <w:tc>
          <w:tcPr>
            <w:tcW w:w="978" w:type="pct"/>
            <w:vAlign w:val="center"/>
          </w:tcPr>
          <w:p w14:paraId="2096CD33" w14:textId="77777777" w:rsidR="00994FF0" w:rsidRPr="00033637" w:rsidRDefault="00994FF0" w:rsidP="00F31FB2">
            <w:pPr>
              <w:spacing w:line="480" w:lineRule="auto"/>
              <w:rPr>
                <w:ins w:id="3958" w:author="Mohammad Nayeem Hasan" w:date="2024-11-04T00:05:00Z"/>
                <w:rFonts w:ascii="Times New Roman" w:hAnsi="Times New Roman" w:cs="Times New Roman"/>
                <w:sz w:val="24"/>
                <w:szCs w:val="24"/>
              </w:rPr>
              <w:pPrChange w:id="3959" w:author="Mohammad Nayeem Hasan" w:date="2024-12-23T01:38:00Z" w16du:dateUtc="2024-12-22T19:38:00Z">
                <w:pPr/>
              </w:pPrChange>
            </w:pPr>
            <w:ins w:id="3960" w:author="Mohammad Nayeem Hasan" w:date="2024-11-04T00:05:00Z">
              <w:r w:rsidRPr="00033637">
                <w:rPr>
                  <w:rFonts w:ascii="Times New Roman" w:hAnsi="Times New Roman" w:cs="Times New Roman"/>
                  <w:sz w:val="24"/>
                  <w:szCs w:val="24"/>
                </w:rPr>
                <w:t>Reference</w:t>
              </w:r>
            </w:ins>
          </w:p>
        </w:tc>
        <w:tc>
          <w:tcPr>
            <w:tcW w:w="478" w:type="pct"/>
            <w:vAlign w:val="center"/>
          </w:tcPr>
          <w:p w14:paraId="544AF03F" w14:textId="77777777" w:rsidR="00994FF0" w:rsidRPr="00033637" w:rsidRDefault="00994FF0" w:rsidP="00F31FB2">
            <w:pPr>
              <w:spacing w:line="480" w:lineRule="auto"/>
              <w:rPr>
                <w:ins w:id="3961" w:author="Mohammad Nayeem Hasan" w:date="2024-11-04T00:05:00Z"/>
                <w:rFonts w:ascii="Times New Roman" w:hAnsi="Times New Roman" w:cs="Times New Roman"/>
                <w:sz w:val="24"/>
                <w:szCs w:val="24"/>
              </w:rPr>
              <w:pPrChange w:id="3962" w:author="Mohammad Nayeem Hasan" w:date="2024-12-23T01:38:00Z" w16du:dateUtc="2024-12-22T19:38:00Z">
                <w:pPr/>
              </w:pPrChange>
            </w:pPr>
            <w:ins w:id="3963" w:author="Mohammad Nayeem Hasan" w:date="2024-11-04T00:05:00Z">
              <w:r w:rsidRPr="00033637">
                <w:rPr>
                  <w:rFonts w:ascii="Times New Roman" w:hAnsi="Times New Roman" w:cs="Times New Roman"/>
                  <w:sz w:val="24"/>
                  <w:szCs w:val="24"/>
                </w:rPr>
                <w:t>-</w:t>
              </w:r>
            </w:ins>
          </w:p>
        </w:tc>
      </w:tr>
      <w:tr w:rsidR="00994FF0" w:rsidRPr="00033637" w14:paraId="165D2AEB" w14:textId="77777777" w:rsidTr="000C3C54">
        <w:trPr>
          <w:trHeight w:val="188"/>
          <w:jc w:val="center"/>
          <w:ins w:id="3964" w:author="Mohammad Nayeem Hasan" w:date="2024-11-04T00:05:00Z"/>
        </w:trPr>
        <w:tc>
          <w:tcPr>
            <w:tcW w:w="1767" w:type="pct"/>
            <w:gridSpan w:val="2"/>
            <w:vAlign w:val="center"/>
          </w:tcPr>
          <w:p w14:paraId="5651E011" w14:textId="77777777" w:rsidR="00994FF0" w:rsidRPr="00033637" w:rsidRDefault="00994FF0" w:rsidP="00F31FB2">
            <w:pPr>
              <w:spacing w:line="480" w:lineRule="auto"/>
              <w:rPr>
                <w:ins w:id="3965" w:author="Mohammad Nayeem Hasan" w:date="2024-11-04T00:05:00Z"/>
                <w:rFonts w:ascii="Times New Roman" w:hAnsi="Times New Roman" w:cs="Times New Roman"/>
                <w:sz w:val="24"/>
                <w:szCs w:val="24"/>
              </w:rPr>
              <w:pPrChange w:id="3966" w:author="Mohammad Nayeem Hasan" w:date="2024-12-23T01:38:00Z" w16du:dateUtc="2024-12-22T19:38:00Z">
                <w:pPr/>
              </w:pPrChange>
            </w:pPr>
            <w:ins w:id="3967" w:author="Mohammad Nayeem Hasan" w:date="2024-11-04T00:05:00Z">
              <w:r w:rsidRPr="00033637">
                <w:rPr>
                  <w:rFonts w:ascii="Times New Roman" w:hAnsi="Times New Roman" w:cs="Times New Roman"/>
                  <w:sz w:val="24"/>
                  <w:szCs w:val="24"/>
                </w:rPr>
                <w:t>Household head sex</w:t>
              </w:r>
            </w:ins>
          </w:p>
        </w:tc>
        <w:tc>
          <w:tcPr>
            <w:tcW w:w="2755" w:type="pct"/>
            <w:gridSpan w:val="4"/>
            <w:vAlign w:val="center"/>
          </w:tcPr>
          <w:p w14:paraId="1E0DBD2D" w14:textId="77777777" w:rsidR="00994FF0" w:rsidRPr="00033637" w:rsidRDefault="00994FF0" w:rsidP="00F31FB2">
            <w:pPr>
              <w:spacing w:line="480" w:lineRule="auto"/>
              <w:rPr>
                <w:ins w:id="3968" w:author="Mohammad Nayeem Hasan" w:date="2024-11-04T00:05:00Z"/>
                <w:rFonts w:ascii="Times New Roman" w:hAnsi="Times New Roman" w:cs="Times New Roman"/>
                <w:sz w:val="24"/>
                <w:szCs w:val="24"/>
              </w:rPr>
              <w:pPrChange w:id="3969" w:author="Mohammad Nayeem Hasan" w:date="2024-12-23T01:38:00Z" w16du:dateUtc="2024-12-22T19:38:00Z">
                <w:pPr/>
              </w:pPrChange>
            </w:pPr>
          </w:p>
        </w:tc>
        <w:tc>
          <w:tcPr>
            <w:tcW w:w="478" w:type="pct"/>
            <w:vAlign w:val="center"/>
          </w:tcPr>
          <w:p w14:paraId="101F2863" w14:textId="77777777" w:rsidR="00994FF0" w:rsidRPr="00033637" w:rsidRDefault="00994FF0" w:rsidP="00F31FB2">
            <w:pPr>
              <w:spacing w:line="480" w:lineRule="auto"/>
              <w:rPr>
                <w:ins w:id="3970" w:author="Mohammad Nayeem Hasan" w:date="2024-11-04T00:05:00Z"/>
                <w:rFonts w:ascii="Times New Roman" w:hAnsi="Times New Roman" w:cs="Times New Roman"/>
                <w:sz w:val="24"/>
                <w:szCs w:val="24"/>
              </w:rPr>
              <w:pPrChange w:id="3971" w:author="Mohammad Nayeem Hasan" w:date="2024-12-23T01:38:00Z" w16du:dateUtc="2024-12-22T19:38:00Z">
                <w:pPr/>
              </w:pPrChange>
            </w:pPr>
          </w:p>
        </w:tc>
      </w:tr>
      <w:tr w:rsidR="00994FF0" w:rsidRPr="00033637" w14:paraId="1FF447C1" w14:textId="77777777" w:rsidTr="000C3C54">
        <w:trPr>
          <w:trHeight w:val="250"/>
          <w:jc w:val="center"/>
          <w:ins w:id="3972" w:author="Mohammad Nayeem Hasan" w:date="2024-11-04T00:05:00Z"/>
        </w:trPr>
        <w:tc>
          <w:tcPr>
            <w:tcW w:w="950" w:type="pct"/>
            <w:vAlign w:val="center"/>
          </w:tcPr>
          <w:p w14:paraId="0F4441C1" w14:textId="77777777" w:rsidR="00994FF0" w:rsidRPr="00033637" w:rsidRDefault="00994FF0" w:rsidP="00F31FB2">
            <w:pPr>
              <w:spacing w:line="480" w:lineRule="auto"/>
              <w:rPr>
                <w:ins w:id="3973" w:author="Mohammad Nayeem Hasan" w:date="2024-11-04T00:05:00Z"/>
                <w:rFonts w:ascii="Times New Roman" w:hAnsi="Times New Roman" w:cs="Times New Roman"/>
                <w:sz w:val="24"/>
                <w:szCs w:val="24"/>
              </w:rPr>
              <w:pPrChange w:id="3974" w:author="Mohammad Nayeem Hasan" w:date="2024-12-23T01:38:00Z" w16du:dateUtc="2024-12-22T19:38:00Z">
                <w:pPr/>
              </w:pPrChange>
            </w:pPr>
            <w:ins w:id="3975" w:author="Mohammad Nayeem Hasan" w:date="2024-11-04T00:05:00Z">
              <w:r w:rsidRPr="00033637">
                <w:rPr>
                  <w:rFonts w:ascii="Times New Roman" w:hAnsi="Times New Roman" w:cs="Times New Roman"/>
                  <w:sz w:val="24"/>
                  <w:szCs w:val="24"/>
                </w:rPr>
                <w:t>Male</w:t>
              </w:r>
            </w:ins>
          </w:p>
        </w:tc>
        <w:tc>
          <w:tcPr>
            <w:tcW w:w="818" w:type="pct"/>
            <w:vAlign w:val="center"/>
          </w:tcPr>
          <w:p w14:paraId="489B4E6C" w14:textId="77777777" w:rsidR="00994FF0" w:rsidRPr="00033637" w:rsidRDefault="00994FF0" w:rsidP="00F31FB2">
            <w:pPr>
              <w:spacing w:line="480" w:lineRule="auto"/>
              <w:rPr>
                <w:ins w:id="3976" w:author="Mohammad Nayeem Hasan" w:date="2024-11-04T00:05:00Z"/>
                <w:rFonts w:ascii="Times New Roman" w:hAnsi="Times New Roman" w:cs="Times New Roman"/>
                <w:sz w:val="24"/>
                <w:szCs w:val="24"/>
              </w:rPr>
              <w:pPrChange w:id="3977" w:author="Mohammad Nayeem Hasan" w:date="2024-12-23T01:38:00Z" w16du:dateUtc="2024-12-22T19:38:00Z">
                <w:pPr/>
              </w:pPrChange>
            </w:pPr>
            <w:ins w:id="3978" w:author="Mohammad Nayeem Hasan" w:date="2024-11-04T00:05:00Z">
              <w:r w:rsidRPr="00033637">
                <w:rPr>
                  <w:rFonts w:ascii="Times New Roman" w:hAnsi="Times New Roman" w:cs="Times New Roman"/>
                  <w:sz w:val="24"/>
                  <w:szCs w:val="24"/>
                </w:rPr>
                <w:t>1.14 (0.89, 1.47)</w:t>
              </w:r>
            </w:ins>
          </w:p>
        </w:tc>
        <w:tc>
          <w:tcPr>
            <w:tcW w:w="478" w:type="pct"/>
            <w:vAlign w:val="center"/>
          </w:tcPr>
          <w:p w14:paraId="091C5FC0" w14:textId="77777777" w:rsidR="00994FF0" w:rsidRPr="00033637" w:rsidRDefault="00994FF0" w:rsidP="00F31FB2">
            <w:pPr>
              <w:spacing w:line="480" w:lineRule="auto"/>
              <w:rPr>
                <w:ins w:id="3979" w:author="Mohammad Nayeem Hasan" w:date="2024-11-04T00:05:00Z"/>
                <w:rFonts w:ascii="Times New Roman" w:hAnsi="Times New Roman" w:cs="Times New Roman"/>
                <w:sz w:val="24"/>
                <w:szCs w:val="24"/>
              </w:rPr>
              <w:pPrChange w:id="3980" w:author="Mohammad Nayeem Hasan" w:date="2024-12-23T01:38:00Z" w16du:dateUtc="2024-12-22T19:38:00Z">
                <w:pPr/>
              </w:pPrChange>
            </w:pPr>
            <w:ins w:id="3981" w:author="Mohammad Nayeem Hasan" w:date="2024-11-04T00:05:00Z">
              <w:r w:rsidRPr="00033637">
                <w:rPr>
                  <w:rFonts w:ascii="Times New Roman" w:hAnsi="Times New Roman" w:cs="Times New Roman"/>
                  <w:sz w:val="24"/>
                  <w:szCs w:val="24"/>
                </w:rPr>
                <w:t>0.285</w:t>
              </w:r>
            </w:ins>
          </w:p>
        </w:tc>
        <w:tc>
          <w:tcPr>
            <w:tcW w:w="822" w:type="pct"/>
            <w:vAlign w:val="center"/>
          </w:tcPr>
          <w:p w14:paraId="20920C6A" w14:textId="77777777" w:rsidR="00994FF0" w:rsidRPr="00033637" w:rsidRDefault="00994FF0" w:rsidP="00F31FB2">
            <w:pPr>
              <w:spacing w:line="480" w:lineRule="auto"/>
              <w:rPr>
                <w:ins w:id="3982" w:author="Mohammad Nayeem Hasan" w:date="2024-11-04T00:05:00Z"/>
                <w:rFonts w:ascii="Times New Roman" w:hAnsi="Times New Roman" w:cs="Times New Roman"/>
                <w:sz w:val="24"/>
                <w:szCs w:val="24"/>
              </w:rPr>
              <w:pPrChange w:id="3983" w:author="Mohammad Nayeem Hasan" w:date="2024-12-23T01:38:00Z" w16du:dateUtc="2024-12-22T19:38:00Z">
                <w:pPr/>
              </w:pPrChange>
            </w:pPr>
            <w:ins w:id="3984" w:author="Mohammad Nayeem Hasan" w:date="2024-11-04T00:05:00Z">
              <w:r w:rsidRPr="00033637">
                <w:rPr>
                  <w:rFonts w:ascii="Times New Roman" w:hAnsi="Times New Roman" w:cs="Times New Roman"/>
                  <w:sz w:val="24"/>
                  <w:szCs w:val="24"/>
                </w:rPr>
                <w:t>1.06 (0.79, 0.03)</w:t>
              </w:r>
            </w:ins>
          </w:p>
        </w:tc>
        <w:tc>
          <w:tcPr>
            <w:tcW w:w="478" w:type="pct"/>
            <w:vAlign w:val="center"/>
          </w:tcPr>
          <w:p w14:paraId="1DF2F2CF" w14:textId="77777777" w:rsidR="00994FF0" w:rsidRPr="00033637" w:rsidRDefault="00994FF0" w:rsidP="00F31FB2">
            <w:pPr>
              <w:spacing w:line="480" w:lineRule="auto"/>
              <w:rPr>
                <w:ins w:id="3985" w:author="Mohammad Nayeem Hasan" w:date="2024-11-04T00:05:00Z"/>
                <w:rFonts w:ascii="Times New Roman" w:hAnsi="Times New Roman" w:cs="Times New Roman"/>
                <w:sz w:val="24"/>
                <w:szCs w:val="24"/>
              </w:rPr>
              <w:pPrChange w:id="3986" w:author="Mohammad Nayeem Hasan" w:date="2024-12-23T01:38:00Z" w16du:dateUtc="2024-12-22T19:38:00Z">
                <w:pPr/>
              </w:pPrChange>
            </w:pPr>
            <w:ins w:id="3987" w:author="Mohammad Nayeem Hasan" w:date="2024-11-04T00:05:00Z">
              <w:r w:rsidRPr="00033637">
                <w:rPr>
                  <w:rFonts w:ascii="Times New Roman" w:hAnsi="Times New Roman" w:cs="Times New Roman"/>
                  <w:sz w:val="24"/>
                  <w:szCs w:val="24"/>
                </w:rPr>
                <w:t>0.704</w:t>
              </w:r>
            </w:ins>
          </w:p>
        </w:tc>
        <w:tc>
          <w:tcPr>
            <w:tcW w:w="978" w:type="pct"/>
            <w:vAlign w:val="center"/>
          </w:tcPr>
          <w:p w14:paraId="0C59C0CD" w14:textId="77777777" w:rsidR="00994FF0" w:rsidRPr="00033637" w:rsidRDefault="00994FF0" w:rsidP="00F31FB2">
            <w:pPr>
              <w:spacing w:line="480" w:lineRule="auto"/>
              <w:rPr>
                <w:ins w:id="3988" w:author="Mohammad Nayeem Hasan" w:date="2024-11-04T00:05:00Z"/>
                <w:rFonts w:ascii="Times New Roman" w:hAnsi="Times New Roman" w:cs="Times New Roman"/>
                <w:sz w:val="24"/>
                <w:szCs w:val="24"/>
              </w:rPr>
              <w:pPrChange w:id="3989" w:author="Mohammad Nayeem Hasan" w:date="2024-12-23T01:38:00Z" w16du:dateUtc="2024-12-22T19:38:00Z">
                <w:pPr/>
              </w:pPrChange>
            </w:pPr>
            <w:ins w:id="3990" w:author="Mohammad Nayeem Hasan" w:date="2024-11-04T00:05:00Z">
              <w:r w:rsidRPr="00033637">
                <w:rPr>
                  <w:rFonts w:ascii="Times New Roman" w:hAnsi="Times New Roman" w:cs="Times New Roman"/>
                  <w:sz w:val="24"/>
                  <w:szCs w:val="24"/>
                </w:rPr>
                <w:t>1.24 (0.98, 1.56)</w:t>
              </w:r>
            </w:ins>
          </w:p>
        </w:tc>
        <w:tc>
          <w:tcPr>
            <w:tcW w:w="478" w:type="pct"/>
            <w:vAlign w:val="center"/>
          </w:tcPr>
          <w:p w14:paraId="6A462487" w14:textId="77777777" w:rsidR="00994FF0" w:rsidRPr="00033637" w:rsidRDefault="00994FF0" w:rsidP="00F31FB2">
            <w:pPr>
              <w:spacing w:line="480" w:lineRule="auto"/>
              <w:rPr>
                <w:ins w:id="3991" w:author="Mohammad Nayeem Hasan" w:date="2024-11-04T00:05:00Z"/>
                <w:rFonts w:ascii="Times New Roman" w:hAnsi="Times New Roman" w:cs="Times New Roman"/>
                <w:sz w:val="24"/>
                <w:szCs w:val="24"/>
              </w:rPr>
              <w:pPrChange w:id="3992" w:author="Mohammad Nayeem Hasan" w:date="2024-12-23T01:38:00Z" w16du:dateUtc="2024-12-22T19:38:00Z">
                <w:pPr/>
              </w:pPrChange>
            </w:pPr>
            <w:ins w:id="3993" w:author="Mohammad Nayeem Hasan" w:date="2024-11-04T00:05:00Z">
              <w:r w:rsidRPr="00033637">
                <w:rPr>
                  <w:rFonts w:ascii="Times New Roman" w:hAnsi="Times New Roman" w:cs="Times New Roman"/>
                  <w:sz w:val="24"/>
                  <w:szCs w:val="24"/>
                </w:rPr>
                <w:t>0.068</w:t>
              </w:r>
            </w:ins>
          </w:p>
        </w:tc>
      </w:tr>
      <w:tr w:rsidR="00994FF0" w:rsidRPr="00033637" w14:paraId="1B91422C" w14:textId="77777777" w:rsidTr="000C3C54">
        <w:trPr>
          <w:trHeight w:val="138"/>
          <w:jc w:val="center"/>
          <w:ins w:id="3994" w:author="Mohammad Nayeem Hasan" w:date="2024-11-04T00:05:00Z"/>
        </w:trPr>
        <w:tc>
          <w:tcPr>
            <w:tcW w:w="950" w:type="pct"/>
            <w:vAlign w:val="center"/>
          </w:tcPr>
          <w:p w14:paraId="7971827D" w14:textId="77777777" w:rsidR="00994FF0" w:rsidRPr="00033637" w:rsidRDefault="00994FF0" w:rsidP="00F31FB2">
            <w:pPr>
              <w:spacing w:line="480" w:lineRule="auto"/>
              <w:rPr>
                <w:ins w:id="3995" w:author="Mohammad Nayeem Hasan" w:date="2024-11-04T00:05:00Z"/>
                <w:rFonts w:ascii="Times New Roman" w:hAnsi="Times New Roman" w:cs="Times New Roman"/>
                <w:sz w:val="24"/>
                <w:szCs w:val="24"/>
              </w:rPr>
              <w:pPrChange w:id="3996" w:author="Mohammad Nayeem Hasan" w:date="2024-12-23T01:38:00Z" w16du:dateUtc="2024-12-22T19:38:00Z">
                <w:pPr/>
              </w:pPrChange>
            </w:pPr>
            <w:ins w:id="3997" w:author="Mohammad Nayeem Hasan" w:date="2024-11-04T00:05:00Z">
              <w:r w:rsidRPr="00033637">
                <w:rPr>
                  <w:rFonts w:ascii="Times New Roman" w:hAnsi="Times New Roman" w:cs="Times New Roman"/>
                  <w:sz w:val="24"/>
                  <w:szCs w:val="24"/>
                </w:rPr>
                <w:t>Female</w:t>
              </w:r>
            </w:ins>
          </w:p>
        </w:tc>
        <w:tc>
          <w:tcPr>
            <w:tcW w:w="818" w:type="pct"/>
            <w:vAlign w:val="center"/>
          </w:tcPr>
          <w:p w14:paraId="12A7EB47" w14:textId="77777777" w:rsidR="00994FF0" w:rsidRPr="00033637" w:rsidRDefault="00994FF0" w:rsidP="00F31FB2">
            <w:pPr>
              <w:spacing w:line="480" w:lineRule="auto"/>
              <w:rPr>
                <w:ins w:id="3998" w:author="Mohammad Nayeem Hasan" w:date="2024-11-04T00:05:00Z"/>
                <w:rFonts w:ascii="Times New Roman" w:hAnsi="Times New Roman" w:cs="Times New Roman"/>
                <w:sz w:val="24"/>
                <w:szCs w:val="24"/>
              </w:rPr>
              <w:pPrChange w:id="3999" w:author="Mohammad Nayeem Hasan" w:date="2024-12-23T01:38:00Z" w16du:dateUtc="2024-12-22T19:38:00Z">
                <w:pPr/>
              </w:pPrChange>
            </w:pPr>
            <w:ins w:id="4000" w:author="Mohammad Nayeem Hasan" w:date="2024-11-04T00:05:00Z">
              <w:r w:rsidRPr="00033637">
                <w:rPr>
                  <w:rFonts w:ascii="Times New Roman" w:hAnsi="Times New Roman" w:cs="Times New Roman"/>
                  <w:sz w:val="24"/>
                  <w:szCs w:val="24"/>
                </w:rPr>
                <w:t>Reference</w:t>
              </w:r>
            </w:ins>
          </w:p>
        </w:tc>
        <w:tc>
          <w:tcPr>
            <w:tcW w:w="478" w:type="pct"/>
            <w:vAlign w:val="center"/>
          </w:tcPr>
          <w:p w14:paraId="4EF9ABA1" w14:textId="77777777" w:rsidR="00994FF0" w:rsidRPr="00033637" w:rsidRDefault="00994FF0" w:rsidP="00F31FB2">
            <w:pPr>
              <w:spacing w:line="480" w:lineRule="auto"/>
              <w:rPr>
                <w:ins w:id="4001" w:author="Mohammad Nayeem Hasan" w:date="2024-11-04T00:05:00Z"/>
                <w:rFonts w:ascii="Times New Roman" w:hAnsi="Times New Roman" w:cs="Times New Roman"/>
                <w:sz w:val="24"/>
                <w:szCs w:val="24"/>
              </w:rPr>
              <w:pPrChange w:id="4002" w:author="Mohammad Nayeem Hasan" w:date="2024-12-23T01:38:00Z" w16du:dateUtc="2024-12-22T19:38:00Z">
                <w:pPr/>
              </w:pPrChange>
            </w:pPr>
            <w:ins w:id="4003" w:author="Mohammad Nayeem Hasan" w:date="2024-11-04T00:05:00Z">
              <w:r w:rsidRPr="00033637">
                <w:rPr>
                  <w:rFonts w:ascii="Times New Roman" w:hAnsi="Times New Roman" w:cs="Times New Roman"/>
                  <w:sz w:val="24"/>
                  <w:szCs w:val="24"/>
                </w:rPr>
                <w:t>-</w:t>
              </w:r>
            </w:ins>
          </w:p>
        </w:tc>
        <w:tc>
          <w:tcPr>
            <w:tcW w:w="822" w:type="pct"/>
            <w:vAlign w:val="center"/>
          </w:tcPr>
          <w:p w14:paraId="5B3A191A" w14:textId="77777777" w:rsidR="00994FF0" w:rsidRPr="00033637" w:rsidRDefault="00994FF0" w:rsidP="00F31FB2">
            <w:pPr>
              <w:spacing w:line="480" w:lineRule="auto"/>
              <w:rPr>
                <w:ins w:id="4004" w:author="Mohammad Nayeem Hasan" w:date="2024-11-04T00:05:00Z"/>
                <w:rFonts w:ascii="Times New Roman" w:hAnsi="Times New Roman" w:cs="Times New Roman"/>
                <w:sz w:val="24"/>
                <w:szCs w:val="24"/>
              </w:rPr>
              <w:pPrChange w:id="4005" w:author="Mohammad Nayeem Hasan" w:date="2024-12-23T01:38:00Z" w16du:dateUtc="2024-12-22T19:38:00Z">
                <w:pPr/>
              </w:pPrChange>
            </w:pPr>
            <w:ins w:id="4006" w:author="Mohammad Nayeem Hasan" w:date="2024-11-04T00:05:00Z">
              <w:r w:rsidRPr="00033637">
                <w:rPr>
                  <w:rFonts w:ascii="Times New Roman" w:hAnsi="Times New Roman" w:cs="Times New Roman"/>
                  <w:sz w:val="24"/>
                  <w:szCs w:val="24"/>
                </w:rPr>
                <w:t>Reference</w:t>
              </w:r>
            </w:ins>
          </w:p>
        </w:tc>
        <w:tc>
          <w:tcPr>
            <w:tcW w:w="478" w:type="pct"/>
            <w:vAlign w:val="center"/>
          </w:tcPr>
          <w:p w14:paraId="5EE1DD93" w14:textId="77777777" w:rsidR="00994FF0" w:rsidRPr="00033637" w:rsidRDefault="00994FF0" w:rsidP="00F31FB2">
            <w:pPr>
              <w:spacing w:line="480" w:lineRule="auto"/>
              <w:rPr>
                <w:ins w:id="4007" w:author="Mohammad Nayeem Hasan" w:date="2024-11-04T00:05:00Z"/>
                <w:rFonts w:ascii="Times New Roman" w:hAnsi="Times New Roman" w:cs="Times New Roman"/>
                <w:sz w:val="24"/>
                <w:szCs w:val="24"/>
              </w:rPr>
              <w:pPrChange w:id="4008" w:author="Mohammad Nayeem Hasan" w:date="2024-12-23T01:38:00Z" w16du:dateUtc="2024-12-22T19:38:00Z">
                <w:pPr/>
              </w:pPrChange>
            </w:pPr>
            <w:ins w:id="4009" w:author="Mohammad Nayeem Hasan" w:date="2024-11-04T00:05:00Z">
              <w:r w:rsidRPr="00033637">
                <w:rPr>
                  <w:rFonts w:ascii="Times New Roman" w:hAnsi="Times New Roman" w:cs="Times New Roman"/>
                  <w:sz w:val="24"/>
                  <w:szCs w:val="24"/>
                </w:rPr>
                <w:t>-</w:t>
              </w:r>
            </w:ins>
          </w:p>
        </w:tc>
        <w:tc>
          <w:tcPr>
            <w:tcW w:w="978" w:type="pct"/>
            <w:vAlign w:val="center"/>
          </w:tcPr>
          <w:p w14:paraId="19FE3628" w14:textId="77777777" w:rsidR="00994FF0" w:rsidRPr="00033637" w:rsidRDefault="00994FF0" w:rsidP="00F31FB2">
            <w:pPr>
              <w:spacing w:line="480" w:lineRule="auto"/>
              <w:rPr>
                <w:ins w:id="4010" w:author="Mohammad Nayeem Hasan" w:date="2024-11-04T00:05:00Z"/>
                <w:rFonts w:ascii="Times New Roman" w:hAnsi="Times New Roman" w:cs="Times New Roman"/>
                <w:sz w:val="24"/>
                <w:szCs w:val="24"/>
              </w:rPr>
              <w:pPrChange w:id="4011" w:author="Mohammad Nayeem Hasan" w:date="2024-12-23T01:38:00Z" w16du:dateUtc="2024-12-22T19:38:00Z">
                <w:pPr/>
              </w:pPrChange>
            </w:pPr>
            <w:ins w:id="4012" w:author="Mohammad Nayeem Hasan" w:date="2024-11-04T00:05:00Z">
              <w:r w:rsidRPr="00033637">
                <w:rPr>
                  <w:rFonts w:ascii="Times New Roman" w:hAnsi="Times New Roman" w:cs="Times New Roman"/>
                  <w:sz w:val="24"/>
                  <w:szCs w:val="24"/>
                </w:rPr>
                <w:t>Reference</w:t>
              </w:r>
            </w:ins>
          </w:p>
        </w:tc>
        <w:tc>
          <w:tcPr>
            <w:tcW w:w="478" w:type="pct"/>
            <w:vAlign w:val="center"/>
          </w:tcPr>
          <w:p w14:paraId="487069A2" w14:textId="77777777" w:rsidR="00994FF0" w:rsidRPr="00033637" w:rsidRDefault="00994FF0" w:rsidP="00F31FB2">
            <w:pPr>
              <w:spacing w:line="480" w:lineRule="auto"/>
              <w:rPr>
                <w:ins w:id="4013" w:author="Mohammad Nayeem Hasan" w:date="2024-11-04T00:05:00Z"/>
                <w:rFonts w:ascii="Times New Roman" w:hAnsi="Times New Roman" w:cs="Times New Roman"/>
                <w:sz w:val="24"/>
                <w:szCs w:val="24"/>
              </w:rPr>
              <w:pPrChange w:id="4014" w:author="Mohammad Nayeem Hasan" w:date="2024-12-23T01:38:00Z" w16du:dateUtc="2024-12-22T19:38:00Z">
                <w:pPr/>
              </w:pPrChange>
            </w:pPr>
            <w:ins w:id="4015" w:author="Mohammad Nayeem Hasan" w:date="2024-11-04T00:05:00Z">
              <w:r w:rsidRPr="00033637">
                <w:rPr>
                  <w:rFonts w:ascii="Times New Roman" w:hAnsi="Times New Roman" w:cs="Times New Roman"/>
                  <w:sz w:val="24"/>
                  <w:szCs w:val="24"/>
                </w:rPr>
                <w:t>-</w:t>
              </w:r>
            </w:ins>
          </w:p>
        </w:tc>
      </w:tr>
      <w:tr w:rsidR="00994FF0" w:rsidRPr="00033637" w14:paraId="16920D24" w14:textId="77777777" w:rsidTr="000C3C54">
        <w:trPr>
          <w:trHeight w:val="138"/>
          <w:jc w:val="center"/>
          <w:ins w:id="4016" w:author="Mohammad Nayeem Hasan" w:date="2024-11-04T00:05:00Z"/>
        </w:trPr>
        <w:tc>
          <w:tcPr>
            <w:tcW w:w="1767" w:type="pct"/>
            <w:gridSpan w:val="2"/>
            <w:vAlign w:val="center"/>
          </w:tcPr>
          <w:p w14:paraId="2EA44F0D" w14:textId="77777777" w:rsidR="00994FF0" w:rsidRPr="00033637" w:rsidRDefault="00994FF0" w:rsidP="00F31FB2">
            <w:pPr>
              <w:spacing w:line="480" w:lineRule="auto"/>
              <w:rPr>
                <w:ins w:id="4017" w:author="Mohammad Nayeem Hasan" w:date="2024-11-04T00:05:00Z"/>
                <w:rFonts w:ascii="Times New Roman" w:hAnsi="Times New Roman" w:cs="Times New Roman"/>
                <w:sz w:val="24"/>
                <w:szCs w:val="24"/>
              </w:rPr>
              <w:pPrChange w:id="4018" w:author="Mohammad Nayeem Hasan" w:date="2024-12-23T01:38:00Z" w16du:dateUtc="2024-12-22T19:38:00Z">
                <w:pPr/>
              </w:pPrChange>
            </w:pPr>
            <w:ins w:id="4019" w:author="Mohammad Nayeem Hasan" w:date="2024-11-04T00:05:00Z">
              <w:r w:rsidRPr="00033637">
                <w:rPr>
                  <w:rFonts w:ascii="Times New Roman" w:hAnsi="Times New Roman" w:cs="Times New Roman"/>
                  <w:sz w:val="24"/>
                  <w:szCs w:val="24"/>
                </w:rPr>
                <w:t>Ethnicity</w:t>
              </w:r>
            </w:ins>
          </w:p>
        </w:tc>
        <w:tc>
          <w:tcPr>
            <w:tcW w:w="1300" w:type="pct"/>
            <w:gridSpan w:val="2"/>
            <w:vAlign w:val="center"/>
          </w:tcPr>
          <w:p w14:paraId="707980FC" w14:textId="77777777" w:rsidR="00994FF0" w:rsidRPr="00033637" w:rsidRDefault="00994FF0" w:rsidP="00F31FB2">
            <w:pPr>
              <w:spacing w:line="480" w:lineRule="auto"/>
              <w:rPr>
                <w:ins w:id="4020" w:author="Mohammad Nayeem Hasan" w:date="2024-11-04T00:05:00Z"/>
                <w:rFonts w:ascii="Times New Roman" w:hAnsi="Times New Roman" w:cs="Times New Roman"/>
                <w:sz w:val="24"/>
                <w:szCs w:val="24"/>
              </w:rPr>
              <w:pPrChange w:id="4021" w:author="Mohammad Nayeem Hasan" w:date="2024-12-23T01:38:00Z" w16du:dateUtc="2024-12-22T19:38:00Z">
                <w:pPr/>
              </w:pPrChange>
            </w:pPr>
          </w:p>
        </w:tc>
        <w:tc>
          <w:tcPr>
            <w:tcW w:w="1455" w:type="pct"/>
            <w:gridSpan w:val="2"/>
            <w:vAlign w:val="center"/>
          </w:tcPr>
          <w:p w14:paraId="00562688" w14:textId="77777777" w:rsidR="00994FF0" w:rsidRPr="00033637" w:rsidRDefault="00994FF0" w:rsidP="00F31FB2">
            <w:pPr>
              <w:spacing w:line="480" w:lineRule="auto"/>
              <w:rPr>
                <w:ins w:id="4022" w:author="Mohammad Nayeem Hasan" w:date="2024-11-04T00:05:00Z"/>
                <w:rFonts w:ascii="Times New Roman" w:hAnsi="Times New Roman" w:cs="Times New Roman"/>
                <w:sz w:val="24"/>
                <w:szCs w:val="24"/>
              </w:rPr>
              <w:pPrChange w:id="4023" w:author="Mohammad Nayeem Hasan" w:date="2024-12-23T01:38:00Z" w16du:dateUtc="2024-12-22T19:38:00Z">
                <w:pPr/>
              </w:pPrChange>
            </w:pPr>
          </w:p>
        </w:tc>
        <w:tc>
          <w:tcPr>
            <w:tcW w:w="478" w:type="pct"/>
            <w:vAlign w:val="center"/>
          </w:tcPr>
          <w:p w14:paraId="0410E0F0" w14:textId="77777777" w:rsidR="00994FF0" w:rsidRPr="00033637" w:rsidRDefault="00994FF0" w:rsidP="00F31FB2">
            <w:pPr>
              <w:spacing w:line="480" w:lineRule="auto"/>
              <w:rPr>
                <w:ins w:id="4024" w:author="Mohammad Nayeem Hasan" w:date="2024-11-04T00:05:00Z"/>
                <w:rFonts w:ascii="Times New Roman" w:hAnsi="Times New Roman" w:cs="Times New Roman"/>
                <w:sz w:val="24"/>
                <w:szCs w:val="24"/>
              </w:rPr>
              <w:pPrChange w:id="4025" w:author="Mohammad Nayeem Hasan" w:date="2024-12-23T01:38:00Z" w16du:dateUtc="2024-12-22T19:38:00Z">
                <w:pPr/>
              </w:pPrChange>
            </w:pPr>
          </w:p>
        </w:tc>
      </w:tr>
      <w:tr w:rsidR="00994FF0" w:rsidRPr="00033637" w14:paraId="10D3CBB9" w14:textId="77777777" w:rsidTr="000C3C54">
        <w:trPr>
          <w:trHeight w:val="138"/>
          <w:jc w:val="center"/>
          <w:ins w:id="4026" w:author="Mohammad Nayeem Hasan" w:date="2024-11-04T00:05:00Z"/>
        </w:trPr>
        <w:tc>
          <w:tcPr>
            <w:tcW w:w="950" w:type="pct"/>
            <w:vAlign w:val="center"/>
          </w:tcPr>
          <w:p w14:paraId="7C0ED788" w14:textId="77777777" w:rsidR="00994FF0" w:rsidRPr="00033637" w:rsidRDefault="00994FF0" w:rsidP="00F31FB2">
            <w:pPr>
              <w:spacing w:line="480" w:lineRule="auto"/>
              <w:rPr>
                <w:ins w:id="4027" w:author="Mohammad Nayeem Hasan" w:date="2024-11-04T00:05:00Z"/>
                <w:rFonts w:ascii="Times New Roman" w:hAnsi="Times New Roman" w:cs="Times New Roman"/>
                <w:sz w:val="24"/>
                <w:szCs w:val="24"/>
              </w:rPr>
              <w:pPrChange w:id="4028" w:author="Mohammad Nayeem Hasan" w:date="2024-12-23T01:38:00Z" w16du:dateUtc="2024-12-22T19:38:00Z">
                <w:pPr/>
              </w:pPrChange>
            </w:pPr>
            <w:ins w:id="4029" w:author="Mohammad Nayeem Hasan" w:date="2024-11-04T00:05:00Z">
              <w:r w:rsidRPr="00033637">
                <w:rPr>
                  <w:rFonts w:ascii="Times New Roman" w:hAnsi="Times New Roman" w:cs="Times New Roman"/>
                  <w:sz w:val="24"/>
                  <w:szCs w:val="24"/>
                </w:rPr>
                <w:t>Bengali</w:t>
              </w:r>
            </w:ins>
          </w:p>
        </w:tc>
        <w:tc>
          <w:tcPr>
            <w:tcW w:w="818" w:type="pct"/>
            <w:vAlign w:val="center"/>
          </w:tcPr>
          <w:p w14:paraId="606F71EE" w14:textId="77777777" w:rsidR="00994FF0" w:rsidRPr="00033637" w:rsidRDefault="00994FF0" w:rsidP="00F31FB2">
            <w:pPr>
              <w:spacing w:line="480" w:lineRule="auto"/>
              <w:rPr>
                <w:ins w:id="4030" w:author="Mohammad Nayeem Hasan" w:date="2024-11-04T00:05:00Z"/>
                <w:rFonts w:ascii="Times New Roman" w:hAnsi="Times New Roman" w:cs="Times New Roman"/>
                <w:sz w:val="24"/>
                <w:szCs w:val="24"/>
              </w:rPr>
              <w:pPrChange w:id="4031" w:author="Mohammad Nayeem Hasan" w:date="2024-12-23T01:38:00Z" w16du:dateUtc="2024-12-22T19:38:00Z">
                <w:pPr/>
              </w:pPrChange>
            </w:pPr>
            <w:ins w:id="4032" w:author="Mohammad Nayeem Hasan" w:date="2024-11-04T00:05:00Z">
              <w:r w:rsidRPr="00033637">
                <w:rPr>
                  <w:rFonts w:ascii="Times New Roman" w:hAnsi="Times New Roman" w:cs="Times New Roman"/>
                  <w:sz w:val="24"/>
                  <w:szCs w:val="24"/>
                </w:rPr>
                <w:t>1.28 (0.92, 1.77)</w:t>
              </w:r>
            </w:ins>
          </w:p>
        </w:tc>
        <w:tc>
          <w:tcPr>
            <w:tcW w:w="478" w:type="pct"/>
            <w:vAlign w:val="center"/>
          </w:tcPr>
          <w:p w14:paraId="2E72A0E3" w14:textId="77777777" w:rsidR="00994FF0" w:rsidRPr="00033637" w:rsidRDefault="00994FF0" w:rsidP="00F31FB2">
            <w:pPr>
              <w:spacing w:line="480" w:lineRule="auto"/>
              <w:rPr>
                <w:ins w:id="4033" w:author="Mohammad Nayeem Hasan" w:date="2024-11-04T00:05:00Z"/>
                <w:rFonts w:ascii="Times New Roman" w:hAnsi="Times New Roman" w:cs="Times New Roman"/>
                <w:sz w:val="24"/>
                <w:szCs w:val="24"/>
              </w:rPr>
              <w:pPrChange w:id="4034" w:author="Mohammad Nayeem Hasan" w:date="2024-12-23T01:38:00Z" w16du:dateUtc="2024-12-22T19:38:00Z">
                <w:pPr/>
              </w:pPrChange>
            </w:pPr>
            <w:ins w:id="4035" w:author="Mohammad Nayeem Hasan" w:date="2024-11-04T00:05:00Z">
              <w:r w:rsidRPr="00033637">
                <w:rPr>
                  <w:rFonts w:ascii="Times New Roman" w:hAnsi="Times New Roman" w:cs="Times New Roman"/>
                  <w:sz w:val="24"/>
                  <w:szCs w:val="24"/>
                </w:rPr>
                <w:t>0.145</w:t>
              </w:r>
            </w:ins>
          </w:p>
        </w:tc>
        <w:tc>
          <w:tcPr>
            <w:tcW w:w="822" w:type="pct"/>
            <w:vAlign w:val="center"/>
          </w:tcPr>
          <w:p w14:paraId="7E92EDBE" w14:textId="77777777" w:rsidR="00994FF0" w:rsidRPr="00033637" w:rsidRDefault="00994FF0" w:rsidP="00F31FB2">
            <w:pPr>
              <w:spacing w:line="480" w:lineRule="auto"/>
              <w:rPr>
                <w:ins w:id="4036" w:author="Mohammad Nayeem Hasan" w:date="2024-11-04T00:05:00Z"/>
                <w:rFonts w:ascii="Times New Roman" w:hAnsi="Times New Roman" w:cs="Times New Roman"/>
                <w:sz w:val="24"/>
                <w:szCs w:val="24"/>
              </w:rPr>
              <w:pPrChange w:id="4037" w:author="Mohammad Nayeem Hasan" w:date="2024-12-23T01:38:00Z" w16du:dateUtc="2024-12-22T19:38:00Z">
                <w:pPr/>
              </w:pPrChange>
            </w:pPr>
            <w:ins w:id="4038" w:author="Mohammad Nayeem Hasan" w:date="2024-11-04T00:05:00Z">
              <w:r w:rsidRPr="00033637">
                <w:rPr>
                  <w:rFonts w:ascii="Times New Roman" w:hAnsi="Times New Roman" w:cs="Times New Roman"/>
                  <w:sz w:val="24"/>
                  <w:szCs w:val="24"/>
                </w:rPr>
                <w:t>1.07 (0.59, 1.95)</w:t>
              </w:r>
            </w:ins>
          </w:p>
        </w:tc>
        <w:tc>
          <w:tcPr>
            <w:tcW w:w="478" w:type="pct"/>
            <w:vAlign w:val="center"/>
          </w:tcPr>
          <w:p w14:paraId="65B78496" w14:textId="77777777" w:rsidR="00994FF0" w:rsidRPr="00033637" w:rsidRDefault="00994FF0" w:rsidP="00F31FB2">
            <w:pPr>
              <w:spacing w:line="480" w:lineRule="auto"/>
              <w:rPr>
                <w:ins w:id="4039" w:author="Mohammad Nayeem Hasan" w:date="2024-11-04T00:05:00Z"/>
                <w:rFonts w:ascii="Times New Roman" w:hAnsi="Times New Roman" w:cs="Times New Roman"/>
                <w:sz w:val="24"/>
                <w:szCs w:val="24"/>
              </w:rPr>
              <w:pPrChange w:id="4040" w:author="Mohammad Nayeem Hasan" w:date="2024-12-23T01:38:00Z" w16du:dateUtc="2024-12-22T19:38:00Z">
                <w:pPr/>
              </w:pPrChange>
            </w:pPr>
            <w:ins w:id="4041" w:author="Mohammad Nayeem Hasan" w:date="2024-11-04T00:05:00Z">
              <w:r w:rsidRPr="00033637">
                <w:rPr>
                  <w:rFonts w:ascii="Times New Roman" w:hAnsi="Times New Roman" w:cs="Times New Roman"/>
                  <w:sz w:val="24"/>
                  <w:szCs w:val="24"/>
                </w:rPr>
                <w:t>0.814</w:t>
              </w:r>
            </w:ins>
          </w:p>
        </w:tc>
        <w:tc>
          <w:tcPr>
            <w:tcW w:w="978" w:type="pct"/>
            <w:vAlign w:val="center"/>
          </w:tcPr>
          <w:p w14:paraId="4C66645B" w14:textId="77777777" w:rsidR="00994FF0" w:rsidRPr="00033637" w:rsidRDefault="00994FF0" w:rsidP="00F31FB2">
            <w:pPr>
              <w:spacing w:line="480" w:lineRule="auto"/>
              <w:rPr>
                <w:ins w:id="4042" w:author="Mohammad Nayeem Hasan" w:date="2024-11-04T00:05:00Z"/>
                <w:rFonts w:ascii="Times New Roman" w:hAnsi="Times New Roman" w:cs="Times New Roman"/>
                <w:sz w:val="24"/>
                <w:szCs w:val="24"/>
              </w:rPr>
              <w:pPrChange w:id="4043" w:author="Mohammad Nayeem Hasan" w:date="2024-12-23T01:38:00Z" w16du:dateUtc="2024-12-22T19:38:00Z">
                <w:pPr/>
              </w:pPrChange>
            </w:pPr>
            <w:ins w:id="4044" w:author="Mohammad Nayeem Hasan" w:date="2024-11-04T00:05:00Z">
              <w:r w:rsidRPr="00033637">
                <w:rPr>
                  <w:rFonts w:ascii="Times New Roman" w:hAnsi="Times New Roman" w:cs="Times New Roman"/>
                  <w:sz w:val="24"/>
                  <w:szCs w:val="24"/>
                </w:rPr>
                <w:t>0.66 (0.47, 0.94)</w:t>
              </w:r>
            </w:ins>
          </w:p>
        </w:tc>
        <w:tc>
          <w:tcPr>
            <w:tcW w:w="478" w:type="pct"/>
            <w:vAlign w:val="center"/>
          </w:tcPr>
          <w:p w14:paraId="0F24C630" w14:textId="77777777" w:rsidR="00994FF0" w:rsidRPr="00033637" w:rsidRDefault="00994FF0" w:rsidP="00F31FB2">
            <w:pPr>
              <w:spacing w:line="480" w:lineRule="auto"/>
              <w:rPr>
                <w:ins w:id="4045" w:author="Mohammad Nayeem Hasan" w:date="2024-11-04T00:05:00Z"/>
                <w:rFonts w:ascii="Times New Roman" w:hAnsi="Times New Roman" w:cs="Times New Roman"/>
                <w:b/>
                <w:bCs/>
                <w:sz w:val="24"/>
                <w:szCs w:val="24"/>
              </w:rPr>
              <w:pPrChange w:id="4046" w:author="Mohammad Nayeem Hasan" w:date="2024-12-23T01:38:00Z" w16du:dateUtc="2024-12-22T19:38:00Z">
                <w:pPr/>
              </w:pPrChange>
            </w:pPr>
            <w:ins w:id="4047" w:author="Mohammad Nayeem Hasan" w:date="2024-11-04T00:05:00Z">
              <w:r w:rsidRPr="00033637">
                <w:rPr>
                  <w:rFonts w:ascii="Times New Roman" w:hAnsi="Times New Roman" w:cs="Times New Roman"/>
                  <w:b/>
                  <w:bCs/>
                  <w:sz w:val="24"/>
                  <w:szCs w:val="24"/>
                </w:rPr>
                <w:t>0.020</w:t>
              </w:r>
            </w:ins>
          </w:p>
        </w:tc>
      </w:tr>
      <w:tr w:rsidR="00994FF0" w:rsidRPr="00033637" w14:paraId="383FDB3F" w14:textId="77777777" w:rsidTr="000C3C54">
        <w:trPr>
          <w:trHeight w:val="138"/>
          <w:jc w:val="center"/>
          <w:ins w:id="4048" w:author="Mohammad Nayeem Hasan" w:date="2024-11-04T00:05:00Z"/>
        </w:trPr>
        <w:tc>
          <w:tcPr>
            <w:tcW w:w="950" w:type="pct"/>
            <w:vAlign w:val="center"/>
          </w:tcPr>
          <w:p w14:paraId="283B3919" w14:textId="77777777" w:rsidR="00994FF0" w:rsidRPr="00033637" w:rsidRDefault="00994FF0" w:rsidP="00F31FB2">
            <w:pPr>
              <w:spacing w:line="480" w:lineRule="auto"/>
              <w:rPr>
                <w:ins w:id="4049" w:author="Mohammad Nayeem Hasan" w:date="2024-11-04T00:05:00Z"/>
                <w:rFonts w:ascii="Times New Roman" w:hAnsi="Times New Roman" w:cs="Times New Roman"/>
                <w:sz w:val="24"/>
                <w:szCs w:val="24"/>
              </w:rPr>
              <w:pPrChange w:id="4050" w:author="Mohammad Nayeem Hasan" w:date="2024-12-23T01:38:00Z" w16du:dateUtc="2024-12-22T19:38:00Z">
                <w:pPr/>
              </w:pPrChange>
            </w:pPr>
            <w:ins w:id="4051" w:author="Mohammad Nayeem Hasan" w:date="2024-11-04T00:05:00Z">
              <w:r w:rsidRPr="00033637">
                <w:rPr>
                  <w:rFonts w:ascii="Times New Roman" w:hAnsi="Times New Roman" w:cs="Times New Roman"/>
                  <w:sz w:val="24"/>
                  <w:szCs w:val="24"/>
                </w:rPr>
                <w:t>Other</w:t>
              </w:r>
            </w:ins>
          </w:p>
        </w:tc>
        <w:tc>
          <w:tcPr>
            <w:tcW w:w="818" w:type="pct"/>
            <w:vAlign w:val="center"/>
          </w:tcPr>
          <w:p w14:paraId="030A331A" w14:textId="77777777" w:rsidR="00994FF0" w:rsidRPr="00033637" w:rsidRDefault="00994FF0" w:rsidP="00F31FB2">
            <w:pPr>
              <w:spacing w:line="480" w:lineRule="auto"/>
              <w:rPr>
                <w:ins w:id="4052" w:author="Mohammad Nayeem Hasan" w:date="2024-11-04T00:05:00Z"/>
                <w:rFonts w:ascii="Times New Roman" w:hAnsi="Times New Roman" w:cs="Times New Roman"/>
                <w:sz w:val="24"/>
                <w:szCs w:val="24"/>
              </w:rPr>
              <w:pPrChange w:id="4053" w:author="Mohammad Nayeem Hasan" w:date="2024-12-23T01:38:00Z" w16du:dateUtc="2024-12-22T19:38:00Z">
                <w:pPr/>
              </w:pPrChange>
            </w:pPr>
            <w:ins w:id="4054" w:author="Mohammad Nayeem Hasan" w:date="2024-11-04T00:05:00Z">
              <w:r w:rsidRPr="00033637">
                <w:rPr>
                  <w:rFonts w:ascii="Times New Roman" w:hAnsi="Times New Roman" w:cs="Times New Roman"/>
                  <w:sz w:val="24"/>
                  <w:szCs w:val="24"/>
                </w:rPr>
                <w:t>Reference</w:t>
              </w:r>
            </w:ins>
          </w:p>
        </w:tc>
        <w:tc>
          <w:tcPr>
            <w:tcW w:w="478" w:type="pct"/>
            <w:vAlign w:val="center"/>
          </w:tcPr>
          <w:p w14:paraId="395716B5" w14:textId="77777777" w:rsidR="00994FF0" w:rsidRPr="00033637" w:rsidRDefault="00994FF0" w:rsidP="00F31FB2">
            <w:pPr>
              <w:spacing w:line="480" w:lineRule="auto"/>
              <w:rPr>
                <w:ins w:id="4055" w:author="Mohammad Nayeem Hasan" w:date="2024-11-04T00:05:00Z"/>
                <w:rFonts w:ascii="Times New Roman" w:hAnsi="Times New Roman" w:cs="Times New Roman"/>
                <w:sz w:val="24"/>
                <w:szCs w:val="24"/>
              </w:rPr>
              <w:pPrChange w:id="4056" w:author="Mohammad Nayeem Hasan" w:date="2024-12-23T01:38:00Z" w16du:dateUtc="2024-12-22T19:38:00Z">
                <w:pPr/>
              </w:pPrChange>
            </w:pPr>
            <w:ins w:id="4057" w:author="Mohammad Nayeem Hasan" w:date="2024-11-04T00:05:00Z">
              <w:r w:rsidRPr="00033637">
                <w:rPr>
                  <w:rFonts w:ascii="Times New Roman" w:hAnsi="Times New Roman" w:cs="Times New Roman"/>
                  <w:sz w:val="24"/>
                  <w:szCs w:val="24"/>
                </w:rPr>
                <w:t>-</w:t>
              </w:r>
            </w:ins>
          </w:p>
        </w:tc>
        <w:tc>
          <w:tcPr>
            <w:tcW w:w="822" w:type="pct"/>
            <w:vAlign w:val="center"/>
          </w:tcPr>
          <w:p w14:paraId="5D0EE250" w14:textId="77777777" w:rsidR="00994FF0" w:rsidRPr="00033637" w:rsidRDefault="00994FF0" w:rsidP="00F31FB2">
            <w:pPr>
              <w:spacing w:line="480" w:lineRule="auto"/>
              <w:rPr>
                <w:ins w:id="4058" w:author="Mohammad Nayeem Hasan" w:date="2024-11-04T00:05:00Z"/>
                <w:rFonts w:ascii="Times New Roman" w:hAnsi="Times New Roman" w:cs="Times New Roman"/>
                <w:sz w:val="24"/>
                <w:szCs w:val="24"/>
              </w:rPr>
              <w:pPrChange w:id="4059" w:author="Mohammad Nayeem Hasan" w:date="2024-12-23T01:38:00Z" w16du:dateUtc="2024-12-22T19:38:00Z">
                <w:pPr/>
              </w:pPrChange>
            </w:pPr>
            <w:ins w:id="4060" w:author="Mohammad Nayeem Hasan" w:date="2024-11-04T00:05:00Z">
              <w:r w:rsidRPr="00033637">
                <w:rPr>
                  <w:rFonts w:ascii="Times New Roman" w:hAnsi="Times New Roman" w:cs="Times New Roman"/>
                  <w:sz w:val="24"/>
                  <w:szCs w:val="24"/>
                </w:rPr>
                <w:t>Reference</w:t>
              </w:r>
            </w:ins>
          </w:p>
        </w:tc>
        <w:tc>
          <w:tcPr>
            <w:tcW w:w="478" w:type="pct"/>
            <w:vAlign w:val="center"/>
          </w:tcPr>
          <w:p w14:paraId="1F0D0FA0" w14:textId="77777777" w:rsidR="00994FF0" w:rsidRPr="00033637" w:rsidRDefault="00994FF0" w:rsidP="00F31FB2">
            <w:pPr>
              <w:spacing w:line="480" w:lineRule="auto"/>
              <w:rPr>
                <w:ins w:id="4061" w:author="Mohammad Nayeem Hasan" w:date="2024-11-04T00:05:00Z"/>
                <w:rFonts w:ascii="Times New Roman" w:hAnsi="Times New Roman" w:cs="Times New Roman"/>
                <w:sz w:val="24"/>
                <w:szCs w:val="24"/>
              </w:rPr>
              <w:pPrChange w:id="4062" w:author="Mohammad Nayeem Hasan" w:date="2024-12-23T01:38:00Z" w16du:dateUtc="2024-12-22T19:38:00Z">
                <w:pPr/>
              </w:pPrChange>
            </w:pPr>
            <w:ins w:id="4063" w:author="Mohammad Nayeem Hasan" w:date="2024-11-04T00:05:00Z">
              <w:r w:rsidRPr="00033637">
                <w:rPr>
                  <w:rFonts w:ascii="Times New Roman" w:hAnsi="Times New Roman" w:cs="Times New Roman"/>
                  <w:sz w:val="24"/>
                  <w:szCs w:val="24"/>
                </w:rPr>
                <w:t>-</w:t>
              </w:r>
            </w:ins>
          </w:p>
        </w:tc>
        <w:tc>
          <w:tcPr>
            <w:tcW w:w="978" w:type="pct"/>
            <w:vAlign w:val="center"/>
          </w:tcPr>
          <w:p w14:paraId="531D2A91" w14:textId="77777777" w:rsidR="00994FF0" w:rsidRPr="00033637" w:rsidRDefault="00994FF0" w:rsidP="00F31FB2">
            <w:pPr>
              <w:spacing w:line="480" w:lineRule="auto"/>
              <w:rPr>
                <w:ins w:id="4064" w:author="Mohammad Nayeem Hasan" w:date="2024-11-04T00:05:00Z"/>
                <w:rFonts w:ascii="Times New Roman" w:hAnsi="Times New Roman" w:cs="Times New Roman"/>
                <w:sz w:val="24"/>
                <w:szCs w:val="24"/>
              </w:rPr>
              <w:pPrChange w:id="4065" w:author="Mohammad Nayeem Hasan" w:date="2024-12-23T01:38:00Z" w16du:dateUtc="2024-12-22T19:38:00Z">
                <w:pPr/>
              </w:pPrChange>
            </w:pPr>
            <w:ins w:id="4066" w:author="Mohammad Nayeem Hasan" w:date="2024-11-04T00:05:00Z">
              <w:r w:rsidRPr="00033637">
                <w:rPr>
                  <w:rFonts w:ascii="Times New Roman" w:hAnsi="Times New Roman" w:cs="Times New Roman"/>
                  <w:sz w:val="24"/>
                  <w:szCs w:val="24"/>
                </w:rPr>
                <w:t>Reference</w:t>
              </w:r>
            </w:ins>
          </w:p>
        </w:tc>
        <w:tc>
          <w:tcPr>
            <w:tcW w:w="478" w:type="pct"/>
            <w:vAlign w:val="center"/>
          </w:tcPr>
          <w:p w14:paraId="20F6D46B" w14:textId="77777777" w:rsidR="00994FF0" w:rsidRPr="00033637" w:rsidRDefault="00994FF0" w:rsidP="00F31FB2">
            <w:pPr>
              <w:spacing w:line="480" w:lineRule="auto"/>
              <w:rPr>
                <w:ins w:id="4067" w:author="Mohammad Nayeem Hasan" w:date="2024-11-04T00:05:00Z"/>
                <w:rFonts w:ascii="Times New Roman" w:hAnsi="Times New Roman" w:cs="Times New Roman"/>
                <w:sz w:val="24"/>
                <w:szCs w:val="24"/>
              </w:rPr>
              <w:pPrChange w:id="4068" w:author="Mohammad Nayeem Hasan" w:date="2024-12-23T01:38:00Z" w16du:dateUtc="2024-12-22T19:38:00Z">
                <w:pPr/>
              </w:pPrChange>
            </w:pPr>
            <w:ins w:id="4069" w:author="Mohammad Nayeem Hasan" w:date="2024-11-04T00:05:00Z">
              <w:r w:rsidRPr="00033637">
                <w:rPr>
                  <w:rFonts w:ascii="Times New Roman" w:hAnsi="Times New Roman" w:cs="Times New Roman"/>
                  <w:sz w:val="24"/>
                  <w:szCs w:val="24"/>
                </w:rPr>
                <w:t>-</w:t>
              </w:r>
            </w:ins>
          </w:p>
        </w:tc>
      </w:tr>
      <w:tr w:rsidR="00994FF0" w:rsidRPr="00033637" w14:paraId="1E8B16AF" w14:textId="77777777" w:rsidTr="000C3C54">
        <w:trPr>
          <w:trHeight w:val="138"/>
          <w:jc w:val="center"/>
          <w:ins w:id="4070" w:author="Mohammad Nayeem Hasan" w:date="2024-11-04T00:05:00Z"/>
        </w:trPr>
        <w:tc>
          <w:tcPr>
            <w:tcW w:w="1767" w:type="pct"/>
            <w:gridSpan w:val="2"/>
            <w:vAlign w:val="center"/>
          </w:tcPr>
          <w:p w14:paraId="04CAD994" w14:textId="77777777" w:rsidR="00994FF0" w:rsidRPr="00033637" w:rsidRDefault="00994FF0" w:rsidP="00F31FB2">
            <w:pPr>
              <w:spacing w:line="480" w:lineRule="auto"/>
              <w:rPr>
                <w:ins w:id="4071" w:author="Mohammad Nayeem Hasan" w:date="2024-11-04T00:05:00Z"/>
                <w:rFonts w:ascii="Times New Roman" w:hAnsi="Times New Roman" w:cs="Times New Roman"/>
                <w:sz w:val="24"/>
                <w:szCs w:val="24"/>
              </w:rPr>
              <w:pPrChange w:id="4072" w:author="Mohammad Nayeem Hasan" w:date="2024-12-23T01:38:00Z" w16du:dateUtc="2024-12-22T19:38:00Z">
                <w:pPr/>
              </w:pPrChange>
            </w:pPr>
            <w:ins w:id="4073" w:author="Mohammad Nayeem Hasan" w:date="2024-11-04T00:05:00Z">
              <w:r w:rsidRPr="00033637">
                <w:rPr>
                  <w:rFonts w:ascii="Times New Roman" w:hAnsi="Times New Roman" w:cs="Times New Roman"/>
                  <w:sz w:val="24"/>
                  <w:szCs w:val="24"/>
                </w:rPr>
                <w:t>Toilet facilities shared</w:t>
              </w:r>
            </w:ins>
          </w:p>
        </w:tc>
        <w:tc>
          <w:tcPr>
            <w:tcW w:w="1300" w:type="pct"/>
            <w:gridSpan w:val="2"/>
            <w:vAlign w:val="center"/>
          </w:tcPr>
          <w:p w14:paraId="7509C67F" w14:textId="77777777" w:rsidR="00994FF0" w:rsidRPr="00033637" w:rsidRDefault="00994FF0" w:rsidP="00F31FB2">
            <w:pPr>
              <w:spacing w:line="480" w:lineRule="auto"/>
              <w:rPr>
                <w:ins w:id="4074" w:author="Mohammad Nayeem Hasan" w:date="2024-11-04T00:05:00Z"/>
                <w:rFonts w:ascii="Times New Roman" w:hAnsi="Times New Roman" w:cs="Times New Roman"/>
                <w:sz w:val="24"/>
                <w:szCs w:val="24"/>
              </w:rPr>
              <w:pPrChange w:id="4075" w:author="Mohammad Nayeem Hasan" w:date="2024-12-23T01:38:00Z" w16du:dateUtc="2024-12-22T19:38:00Z">
                <w:pPr/>
              </w:pPrChange>
            </w:pPr>
          </w:p>
        </w:tc>
        <w:tc>
          <w:tcPr>
            <w:tcW w:w="1455" w:type="pct"/>
            <w:gridSpan w:val="2"/>
            <w:vAlign w:val="center"/>
          </w:tcPr>
          <w:p w14:paraId="1310FE22" w14:textId="77777777" w:rsidR="00994FF0" w:rsidRPr="00033637" w:rsidRDefault="00994FF0" w:rsidP="00F31FB2">
            <w:pPr>
              <w:spacing w:line="480" w:lineRule="auto"/>
              <w:rPr>
                <w:ins w:id="4076" w:author="Mohammad Nayeem Hasan" w:date="2024-11-04T00:05:00Z"/>
                <w:rFonts w:ascii="Times New Roman" w:hAnsi="Times New Roman" w:cs="Times New Roman"/>
                <w:sz w:val="24"/>
                <w:szCs w:val="24"/>
              </w:rPr>
              <w:pPrChange w:id="4077" w:author="Mohammad Nayeem Hasan" w:date="2024-12-23T01:38:00Z" w16du:dateUtc="2024-12-22T19:38:00Z">
                <w:pPr/>
              </w:pPrChange>
            </w:pPr>
          </w:p>
        </w:tc>
        <w:tc>
          <w:tcPr>
            <w:tcW w:w="478" w:type="pct"/>
            <w:vAlign w:val="center"/>
          </w:tcPr>
          <w:p w14:paraId="0DF22BE8" w14:textId="77777777" w:rsidR="00994FF0" w:rsidRPr="00033637" w:rsidRDefault="00994FF0" w:rsidP="00F31FB2">
            <w:pPr>
              <w:spacing w:line="480" w:lineRule="auto"/>
              <w:rPr>
                <w:ins w:id="4078" w:author="Mohammad Nayeem Hasan" w:date="2024-11-04T00:05:00Z"/>
                <w:rFonts w:ascii="Times New Roman" w:hAnsi="Times New Roman" w:cs="Times New Roman"/>
                <w:sz w:val="24"/>
                <w:szCs w:val="24"/>
              </w:rPr>
              <w:pPrChange w:id="4079" w:author="Mohammad Nayeem Hasan" w:date="2024-12-23T01:38:00Z" w16du:dateUtc="2024-12-22T19:38:00Z">
                <w:pPr/>
              </w:pPrChange>
            </w:pPr>
          </w:p>
        </w:tc>
      </w:tr>
      <w:tr w:rsidR="00994FF0" w:rsidRPr="00033637" w14:paraId="54657F0A" w14:textId="77777777" w:rsidTr="000C3C54">
        <w:trPr>
          <w:trHeight w:val="107"/>
          <w:jc w:val="center"/>
          <w:ins w:id="4080" w:author="Mohammad Nayeem Hasan" w:date="2024-11-04T00:05:00Z"/>
        </w:trPr>
        <w:tc>
          <w:tcPr>
            <w:tcW w:w="950" w:type="pct"/>
            <w:vAlign w:val="center"/>
          </w:tcPr>
          <w:p w14:paraId="58F20247" w14:textId="77777777" w:rsidR="00994FF0" w:rsidRPr="00033637" w:rsidRDefault="00994FF0" w:rsidP="00F31FB2">
            <w:pPr>
              <w:spacing w:line="480" w:lineRule="auto"/>
              <w:rPr>
                <w:ins w:id="4081" w:author="Mohammad Nayeem Hasan" w:date="2024-11-04T00:05:00Z"/>
                <w:rFonts w:ascii="Times New Roman" w:hAnsi="Times New Roman" w:cs="Times New Roman"/>
                <w:sz w:val="24"/>
                <w:szCs w:val="24"/>
              </w:rPr>
              <w:pPrChange w:id="4082" w:author="Mohammad Nayeem Hasan" w:date="2024-12-23T01:38:00Z" w16du:dateUtc="2024-12-22T19:38:00Z">
                <w:pPr/>
              </w:pPrChange>
            </w:pPr>
            <w:ins w:id="4083" w:author="Mohammad Nayeem Hasan" w:date="2024-11-04T00:05:00Z">
              <w:r w:rsidRPr="00033637">
                <w:rPr>
                  <w:rFonts w:ascii="Times New Roman" w:hAnsi="Times New Roman" w:cs="Times New Roman"/>
                  <w:sz w:val="24"/>
                  <w:szCs w:val="24"/>
                </w:rPr>
                <w:t>Yes</w:t>
              </w:r>
            </w:ins>
          </w:p>
        </w:tc>
        <w:tc>
          <w:tcPr>
            <w:tcW w:w="818" w:type="pct"/>
            <w:vAlign w:val="center"/>
          </w:tcPr>
          <w:p w14:paraId="574E3B4D" w14:textId="77777777" w:rsidR="00994FF0" w:rsidRPr="00033637" w:rsidRDefault="00994FF0" w:rsidP="00F31FB2">
            <w:pPr>
              <w:spacing w:line="480" w:lineRule="auto"/>
              <w:rPr>
                <w:ins w:id="4084" w:author="Mohammad Nayeem Hasan" w:date="2024-11-04T00:05:00Z"/>
                <w:rFonts w:ascii="Times New Roman" w:hAnsi="Times New Roman" w:cs="Times New Roman"/>
                <w:sz w:val="24"/>
                <w:szCs w:val="24"/>
              </w:rPr>
              <w:pPrChange w:id="4085" w:author="Mohammad Nayeem Hasan" w:date="2024-12-23T01:38:00Z" w16du:dateUtc="2024-12-22T19:38:00Z">
                <w:pPr/>
              </w:pPrChange>
            </w:pPr>
            <w:ins w:id="4086" w:author="Mohammad Nayeem Hasan" w:date="2024-11-04T00:05:00Z">
              <w:r w:rsidRPr="00033637">
                <w:rPr>
                  <w:rFonts w:ascii="Times New Roman" w:hAnsi="Times New Roman" w:cs="Times New Roman"/>
                  <w:sz w:val="24"/>
                  <w:szCs w:val="24"/>
                </w:rPr>
                <w:t>1.14 (1.02, 1.27)</w:t>
              </w:r>
            </w:ins>
          </w:p>
        </w:tc>
        <w:tc>
          <w:tcPr>
            <w:tcW w:w="478" w:type="pct"/>
            <w:vAlign w:val="center"/>
          </w:tcPr>
          <w:p w14:paraId="6F45ED2F" w14:textId="77777777" w:rsidR="00994FF0" w:rsidRPr="00033637" w:rsidRDefault="00994FF0" w:rsidP="00F31FB2">
            <w:pPr>
              <w:spacing w:line="480" w:lineRule="auto"/>
              <w:rPr>
                <w:ins w:id="4087" w:author="Mohammad Nayeem Hasan" w:date="2024-11-04T00:05:00Z"/>
                <w:rFonts w:ascii="Times New Roman" w:hAnsi="Times New Roman" w:cs="Times New Roman"/>
                <w:b/>
                <w:bCs/>
                <w:sz w:val="24"/>
                <w:szCs w:val="24"/>
              </w:rPr>
              <w:pPrChange w:id="4088" w:author="Mohammad Nayeem Hasan" w:date="2024-12-23T01:38:00Z" w16du:dateUtc="2024-12-22T19:38:00Z">
                <w:pPr/>
              </w:pPrChange>
            </w:pPr>
            <w:ins w:id="4089" w:author="Mohammad Nayeem Hasan" w:date="2024-11-04T00:05:00Z">
              <w:r w:rsidRPr="00033637">
                <w:rPr>
                  <w:rFonts w:ascii="Times New Roman" w:hAnsi="Times New Roman" w:cs="Times New Roman"/>
                  <w:b/>
                  <w:bCs/>
                  <w:sz w:val="24"/>
                  <w:szCs w:val="24"/>
                </w:rPr>
                <w:t>0.016</w:t>
              </w:r>
            </w:ins>
          </w:p>
        </w:tc>
        <w:tc>
          <w:tcPr>
            <w:tcW w:w="822" w:type="pct"/>
            <w:vAlign w:val="center"/>
          </w:tcPr>
          <w:p w14:paraId="68A919B6" w14:textId="77777777" w:rsidR="00994FF0" w:rsidRPr="00033637" w:rsidRDefault="00994FF0" w:rsidP="00F31FB2">
            <w:pPr>
              <w:spacing w:line="480" w:lineRule="auto"/>
              <w:rPr>
                <w:ins w:id="4090" w:author="Mohammad Nayeem Hasan" w:date="2024-11-04T00:05:00Z"/>
                <w:rFonts w:ascii="Times New Roman" w:hAnsi="Times New Roman" w:cs="Times New Roman"/>
                <w:sz w:val="24"/>
                <w:szCs w:val="24"/>
              </w:rPr>
              <w:pPrChange w:id="4091" w:author="Mohammad Nayeem Hasan" w:date="2024-12-23T01:38:00Z" w16du:dateUtc="2024-12-22T19:38:00Z">
                <w:pPr/>
              </w:pPrChange>
            </w:pPr>
            <w:ins w:id="4092" w:author="Mohammad Nayeem Hasan" w:date="2024-11-04T00:05:00Z">
              <w:r w:rsidRPr="00033637">
                <w:rPr>
                  <w:rFonts w:ascii="Times New Roman" w:hAnsi="Times New Roman" w:cs="Times New Roman"/>
                  <w:sz w:val="24"/>
                  <w:szCs w:val="24"/>
                </w:rPr>
                <w:t>0.81 (0.66, 0.99)</w:t>
              </w:r>
            </w:ins>
          </w:p>
        </w:tc>
        <w:tc>
          <w:tcPr>
            <w:tcW w:w="478" w:type="pct"/>
            <w:vAlign w:val="center"/>
          </w:tcPr>
          <w:p w14:paraId="3A4C3BDA" w14:textId="77777777" w:rsidR="00994FF0" w:rsidRPr="00033637" w:rsidRDefault="00994FF0" w:rsidP="00F31FB2">
            <w:pPr>
              <w:spacing w:line="480" w:lineRule="auto"/>
              <w:rPr>
                <w:ins w:id="4093" w:author="Mohammad Nayeem Hasan" w:date="2024-11-04T00:05:00Z"/>
                <w:rFonts w:ascii="Times New Roman" w:hAnsi="Times New Roman" w:cs="Times New Roman"/>
                <w:b/>
                <w:bCs/>
                <w:sz w:val="24"/>
                <w:szCs w:val="24"/>
              </w:rPr>
              <w:pPrChange w:id="4094" w:author="Mohammad Nayeem Hasan" w:date="2024-12-23T01:38:00Z" w16du:dateUtc="2024-12-22T19:38:00Z">
                <w:pPr/>
              </w:pPrChange>
            </w:pPr>
            <w:ins w:id="4095" w:author="Mohammad Nayeem Hasan" w:date="2024-11-04T00:05:00Z">
              <w:r w:rsidRPr="00033637">
                <w:rPr>
                  <w:rFonts w:ascii="Times New Roman" w:hAnsi="Times New Roman" w:cs="Times New Roman"/>
                  <w:b/>
                  <w:bCs/>
                  <w:sz w:val="24"/>
                  <w:szCs w:val="24"/>
                </w:rPr>
                <w:t>0.038</w:t>
              </w:r>
            </w:ins>
          </w:p>
        </w:tc>
        <w:tc>
          <w:tcPr>
            <w:tcW w:w="978" w:type="pct"/>
            <w:vAlign w:val="center"/>
          </w:tcPr>
          <w:p w14:paraId="19A0E0C8" w14:textId="77777777" w:rsidR="00994FF0" w:rsidRPr="00033637" w:rsidRDefault="00994FF0" w:rsidP="00F31FB2">
            <w:pPr>
              <w:spacing w:line="480" w:lineRule="auto"/>
              <w:rPr>
                <w:ins w:id="4096" w:author="Mohammad Nayeem Hasan" w:date="2024-11-04T00:05:00Z"/>
                <w:rFonts w:ascii="Times New Roman" w:hAnsi="Times New Roman" w:cs="Times New Roman"/>
                <w:sz w:val="24"/>
                <w:szCs w:val="24"/>
              </w:rPr>
              <w:pPrChange w:id="4097" w:author="Mohammad Nayeem Hasan" w:date="2024-12-23T01:38:00Z" w16du:dateUtc="2024-12-22T19:38:00Z">
                <w:pPr/>
              </w:pPrChange>
            </w:pPr>
            <w:ins w:id="4098" w:author="Mohammad Nayeem Hasan" w:date="2024-11-04T00:05:00Z">
              <w:r w:rsidRPr="00033637">
                <w:rPr>
                  <w:rFonts w:ascii="Times New Roman" w:hAnsi="Times New Roman" w:cs="Times New Roman"/>
                  <w:sz w:val="24"/>
                  <w:szCs w:val="24"/>
                </w:rPr>
                <w:t>1.22 (1.08, 1.38)</w:t>
              </w:r>
            </w:ins>
          </w:p>
        </w:tc>
        <w:tc>
          <w:tcPr>
            <w:tcW w:w="478" w:type="pct"/>
            <w:vAlign w:val="center"/>
          </w:tcPr>
          <w:p w14:paraId="4BDC102D" w14:textId="77777777" w:rsidR="00994FF0" w:rsidRPr="00033637" w:rsidRDefault="00994FF0" w:rsidP="00F31FB2">
            <w:pPr>
              <w:spacing w:line="480" w:lineRule="auto"/>
              <w:rPr>
                <w:ins w:id="4099" w:author="Mohammad Nayeem Hasan" w:date="2024-11-04T00:05:00Z"/>
                <w:rFonts w:ascii="Times New Roman" w:hAnsi="Times New Roman" w:cs="Times New Roman"/>
                <w:b/>
                <w:bCs/>
                <w:sz w:val="24"/>
                <w:szCs w:val="24"/>
              </w:rPr>
              <w:pPrChange w:id="4100" w:author="Mohammad Nayeem Hasan" w:date="2024-12-23T01:38:00Z" w16du:dateUtc="2024-12-22T19:38:00Z">
                <w:pPr/>
              </w:pPrChange>
            </w:pPr>
            <w:ins w:id="4101" w:author="Mohammad Nayeem Hasan" w:date="2024-11-04T00:05:00Z">
              <w:r w:rsidRPr="00033637">
                <w:rPr>
                  <w:rFonts w:ascii="Times New Roman" w:hAnsi="Times New Roman" w:cs="Times New Roman"/>
                  <w:b/>
                  <w:bCs/>
                  <w:sz w:val="24"/>
                  <w:szCs w:val="24"/>
                </w:rPr>
                <w:t>0.001</w:t>
              </w:r>
            </w:ins>
          </w:p>
        </w:tc>
      </w:tr>
      <w:tr w:rsidR="00994FF0" w:rsidRPr="00033637" w14:paraId="211792F4" w14:textId="77777777" w:rsidTr="000C3C54">
        <w:trPr>
          <w:trHeight w:val="288"/>
          <w:jc w:val="center"/>
          <w:ins w:id="4102" w:author="Mohammad Nayeem Hasan" w:date="2024-11-04T00:05:00Z"/>
        </w:trPr>
        <w:tc>
          <w:tcPr>
            <w:tcW w:w="950" w:type="pct"/>
            <w:vAlign w:val="center"/>
          </w:tcPr>
          <w:p w14:paraId="54C783AA" w14:textId="77777777" w:rsidR="00994FF0" w:rsidRPr="00033637" w:rsidRDefault="00994FF0" w:rsidP="00F31FB2">
            <w:pPr>
              <w:spacing w:line="480" w:lineRule="auto"/>
              <w:rPr>
                <w:ins w:id="4103" w:author="Mohammad Nayeem Hasan" w:date="2024-11-04T00:05:00Z"/>
                <w:rFonts w:ascii="Times New Roman" w:hAnsi="Times New Roman" w:cs="Times New Roman"/>
                <w:sz w:val="24"/>
                <w:szCs w:val="24"/>
              </w:rPr>
              <w:pPrChange w:id="4104" w:author="Mohammad Nayeem Hasan" w:date="2024-12-23T01:38:00Z" w16du:dateUtc="2024-12-22T19:38:00Z">
                <w:pPr/>
              </w:pPrChange>
            </w:pPr>
            <w:ins w:id="4105" w:author="Mohammad Nayeem Hasan" w:date="2024-11-04T00:05:00Z">
              <w:r w:rsidRPr="00033637">
                <w:rPr>
                  <w:rFonts w:ascii="Times New Roman" w:hAnsi="Times New Roman" w:cs="Times New Roman"/>
                  <w:sz w:val="24"/>
                  <w:szCs w:val="24"/>
                </w:rPr>
                <w:t>No</w:t>
              </w:r>
            </w:ins>
          </w:p>
        </w:tc>
        <w:tc>
          <w:tcPr>
            <w:tcW w:w="818" w:type="pct"/>
            <w:vAlign w:val="center"/>
          </w:tcPr>
          <w:p w14:paraId="0512F338" w14:textId="77777777" w:rsidR="00994FF0" w:rsidRPr="00033637" w:rsidRDefault="00994FF0" w:rsidP="00F31FB2">
            <w:pPr>
              <w:spacing w:line="480" w:lineRule="auto"/>
              <w:rPr>
                <w:ins w:id="4106" w:author="Mohammad Nayeem Hasan" w:date="2024-11-04T00:05:00Z"/>
                <w:rFonts w:ascii="Times New Roman" w:hAnsi="Times New Roman" w:cs="Times New Roman"/>
                <w:sz w:val="24"/>
                <w:szCs w:val="24"/>
              </w:rPr>
              <w:pPrChange w:id="4107" w:author="Mohammad Nayeem Hasan" w:date="2024-12-23T01:38:00Z" w16du:dateUtc="2024-12-22T19:38:00Z">
                <w:pPr/>
              </w:pPrChange>
            </w:pPr>
            <w:ins w:id="4108" w:author="Mohammad Nayeem Hasan" w:date="2024-11-04T00:05:00Z">
              <w:r w:rsidRPr="00033637">
                <w:rPr>
                  <w:rFonts w:ascii="Times New Roman" w:hAnsi="Times New Roman" w:cs="Times New Roman"/>
                  <w:sz w:val="24"/>
                  <w:szCs w:val="24"/>
                </w:rPr>
                <w:t>Reference</w:t>
              </w:r>
            </w:ins>
          </w:p>
        </w:tc>
        <w:tc>
          <w:tcPr>
            <w:tcW w:w="478" w:type="pct"/>
            <w:vAlign w:val="center"/>
          </w:tcPr>
          <w:p w14:paraId="43095262" w14:textId="77777777" w:rsidR="00994FF0" w:rsidRPr="00033637" w:rsidRDefault="00994FF0" w:rsidP="00F31FB2">
            <w:pPr>
              <w:spacing w:line="480" w:lineRule="auto"/>
              <w:rPr>
                <w:ins w:id="4109" w:author="Mohammad Nayeem Hasan" w:date="2024-11-04T00:05:00Z"/>
                <w:rFonts w:ascii="Times New Roman" w:hAnsi="Times New Roman" w:cs="Times New Roman"/>
                <w:sz w:val="24"/>
                <w:szCs w:val="24"/>
              </w:rPr>
              <w:pPrChange w:id="4110" w:author="Mohammad Nayeem Hasan" w:date="2024-12-23T01:38:00Z" w16du:dateUtc="2024-12-22T19:38:00Z">
                <w:pPr/>
              </w:pPrChange>
            </w:pPr>
            <w:ins w:id="4111" w:author="Mohammad Nayeem Hasan" w:date="2024-11-04T00:05:00Z">
              <w:r w:rsidRPr="00033637">
                <w:rPr>
                  <w:rFonts w:ascii="Times New Roman" w:hAnsi="Times New Roman" w:cs="Times New Roman"/>
                  <w:sz w:val="24"/>
                  <w:szCs w:val="24"/>
                </w:rPr>
                <w:t>-</w:t>
              </w:r>
            </w:ins>
          </w:p>
        </w:tc>
        <w:tc>
          <w:tcPr>
            <w:tcW w:w="822" w:type="pct"/>
            <w:vAlign w:val="center"/>
          </w:tcPr>
          <w:p w14:paraId="57AA456E" w14:textId="77777777" w:rsidR="00994FF0" w:rsidRPr="00033637" w:rsidRDefault="00994FF0" w:rsidP="00F31FB2">
            <w:pPr>
              <w:spacing w:line="480" w:lineRule="auto"/>
              <w:rPr>
                <w:ins w:id="4112" w:author="Mohammad Nayeem Hasan" w:date="2024-11-04T00:05:00Z"/>
                <w:rFonts w:ascii="Times New Roman" w:hAnsi="Times New Roman" w:cs="Times New Roman"/>
                <w:sz w:val="24"/>
                <w:szCs w:val="24"/>
              </w:rPr>
              <w:pPrChange w:id="4113" w:author="Mohammad Nayeem Hasan" w:date="2024-12-23T01:38:00Z" w16du:dateUtc="2024-12-22T19:38:00Z">
                <w:pPr/>
              </w:pPrChange>
            </w:pPr>
            <w:ins w:id="4114" w:author="Mohammad Nayeem Hasan" w:date="2024-11-04T00:05:00Z">
              <w:r w:rsidRPr="00033637">
                <w:rPr>
                  <w:rFonts w:ascii="Times New Roman" w:hAnsi="Times New Roman" w:cs="Times New Roman"/>
                  <w:sz w:val="24"/>
                  <w:szCs w:val="24"/>
                </w:rPr>
                <w:t>Reference</w:t>
              </w:r>
            </w:ins>
          </w:p>
        </w:tc>
        <w:tc>
          <w:tcPr>
            <w:tcW w:w="478" w:type="pct"/>
            <w:vAlign w:val="center"/>
          </w:tcPr>
          <w:p w14:paraId="3A365FE8" w14:textId="77777777" w:rsidR="00994FF0" w:rsidRPr="00033637" w:rsidRDefault="00994FF0" w:rsidP="00F31FB2">
            <w:pPr>
              <w:spacing w:line="480" w:lineRule="auto"/>
              <w:rPr>
                <w:ins w:id="4115" w:author="Mohammad Nayeem Hasan" w:date="2024-11-04T00:05:00Z"/>
                <w:rFonts w:ascii="Times New Roman" w:hAnsi="Times New Roman" w:cs="Times New Roman"/>
                <w:sz w:val="24"/>
                <w:szCs w:val="24"/>
              </w:rPr>
              <w:pPrChange w:id="4116" w:author="Mohammad Nayeem Hasan" w:date="2024-12-23T01:38:00Z" w16du:dateUtc="2024-12-22T19:38:00Z">
                <w:pPr/>
              </w:pPrChange>
            </w:pPr>
            <w:ins w:id="4117" w:author="Mohammad Nayeem Hasan" w:date="2024-11-04T00:05:00Z">
              <w:r w:rsidRPr="00033637">
                <w:rPr>
                  <w:rFonts w:ascii="Times New Roman" w:hAnsi="Times New Roman" w:cs="Times New Roman"/>
                  <w:sz w:val="24"/>
                  <w:szCs w:val="24"/>
                </w:rPr>
                <w:t>-</w:t>
              </w:r>
            </w:ins>
          </w:p>
        </w:tc>
        <w:tc>
          <w:tcPr>
            <w:tcW w:w="978" w:type="pct"/>
            <w:vAlign w:val="center"/>
          </w:tcPr>
          <w:p w14:paraId="530A240B" w14:textId="77777777" w:rsidR="00994FF0" w:rsidRPr="00033637" w:rsidRDefault="00994FF0" w:rsidP="00F31FB2">
            <w:pPr>
              <w:spacing w:line="480" w:lineRule="auto"/>
              <w:rPr>
                <w:ins w:id="4118" w:author="Mohammad Nayeem Hasan" w:date="2024-11-04T00:05:00Z"/>
                <w:rFonts w:ascii="Times New Roman" w:hAnsi="Times New Roman" w:cs="Times New Roman"/>
                <w:sz w:val="24"/>
                <w:szCs w:val="24"/>
              </w:rPr>
              <w:pPrChange w:id="4119" w:author="Mohammad Nayeem Hasan" w:date="2024-12-23T01:38:00Z" w16du:dateUtc="2024-12-22T19:38:00Z">
                <w:pPr/>
              </w:pPrChange>
            </w:pPr>
            <w:ins w:id="4120" w:author="Mohammad Nayeem Hasan" w:date="2024-11-04T00:05:00Z">
              <w:r w:rsidRPr="00033637">
                <w:rPr>
                  <w:rFonts w:ascii="Times New Roman" w:hAnsi="Times New Roman" w:cs="Times New Roman"/>
                  <w:sz w:val="24"/>
                  <w:szCs w:val="24"/>
                </w:rPr>
                <w:t>Reference</w:t>
              </w:r>
            </w:ins>
          </w:p>
        </w:tc>
        <w:tc>
          <w:tcPr>
            <w:tcW w:w="478" w:type="pct"/>
            <w:vAlign w:val="center"/>
          </w:tcPr>
          <w:p w14:paraId="47158EE4" w14:textId="77777777" w:rsidR="00994FF0" w:rsidRPr="00033637" w:rsidRDefault="00994FF0" w:rsidP="00F31FB2">
            <w:pPr>
              <w:spacing w:line="480" w:lineRule="auto"/>
              <w:rPr>
                <w:ins w:id="4121" w:author="Mohammad Nayeem Hasan" w:date="2024-11-04T00:05:00Z"/>
                <w:rFonts w:ascii="Times New Roman" w:hAnsi="Times New Roman" w:cs="Times New Roman"/>
                <w:sz w:val="24"/>
                <w:szCs w:val="24"/>
              </w:rPr>
              <w:pPrChange w:id="4122" w:author="Mohammad Nayeem Hasan" w:date="2024-12-23T01:38:00Z" w16du:dateUtc="2024-12-22T19:38:00Z">
                <w:pPr/>
              </w:pPrChange>
            </w:pPr>
            <w:ins w:id="4123" w:author="Mohammad Nayeem Hasan" w:date="2024-11-04T00:05:00Z">
              <w:r w:rsidRPr="00033637">
                <w:rPr>
                  <w:rFonts w:ascii="Times New Roman" w:hAnsi="Times New Roman" w:cs="Times New Roman"/>
                  <w:sz w:val="24"/>
                  <w:szCs w:val="24"/>
                </w:rPr>
                <w:t>-</w:t>
              </w:r>
            </w:ins>
          </w:p>
        </w:tc>
      </w:tr>
      <w:tr w:rsidR="00994FF0" w:rsidRPr="00033637" w14:paraId="3FE0CDF3" w14:textId="77777777" w:rsidTr="000C3C54">
        <w:trPr>
          <w:trHeight w:val="288"/>
          <w:jc w:val="center"/>
          <w:ins w:id="4124" w:author="Mohammad Nayeem Hasan" w:date="2024-11-04T00:05:00Z"/>
        </w:trPr>
        <w:tc>
          <w:tcPr>
            <w:tcW w:w="1767" w:type="pct"/>
            <w:gridSpan w:val="2"/>
            <w:vAlign w:val="center"/>
          </w:tcPr>
          <w:p w14:paraId="206D511E" w14:textId="77777777" w:rsidR="00994FF0" w:rsidRPr="00033637" w:rsidRDefault="00994FF0" w:rsidP="00F31FB2">
            <w:pPr>
              <w:spacing w:line="480" w:lineRule="auto"/>
              <w:rPr>
                <w:ins w:id="4125" w:author="Mohammad Nayeem Hasan" w:date="2024-11-04T00:05:00Z"/>
                <w:rFonts w:ascii="Times New Roman" w:hAnsi="Times New Roman" w:cs="Times New Roman"/>
                <w:sz w:val="24"/>
                <w:szCs w:val="24"/>
              </w:rPr>
              <w:pPrChange w:id="4126" w:author="Mohammad Nayeem Hasan" w:date="2024-12-23T01:38:00Z" w16du:dateUtc="2024-12-22T19:38:00Z">
                <w:pPr/>
              </w:pPrChange>
            </w:pPr>
            <w:ins w:id="4127" w:author="Mohammad Nayeem Hasan" w:date="2024-11-04T00:05:00Z">
              <w:r w:rsidRPr="00033637">
                <w:rPr>
                  <w:rFonts w:ascii="Times New Roman" w:hAnsi="Times New Roman" w:cs="Times New Roman"/>
                  <w:sz w:val="24"/>
                  <w:szCs w:val="24"/>
                </w:rPr>
                <w:t>Toilet facility type</w:t>
              </w:r>
            </w:ins>
          </w:p>
        </w:tc>
        <w:tc>
          <w:tcPr>
            <w:tcW w:w="1300" w:type="pct"/>
            <w:gridSpan w:val="2"/>
            <w:vAlign w:val="center"/>
          </w:tcPr>
          <w:p w14:paraId="1CCDA166" w14:textId="77777777" w:rsidR="00994FF0" w:rsidRPr="00033637" w:rsidRDefault="00994FF0" w:rsidP="00F31FB2">
            <w:pPr>
              <w:spacing w:line="480" w:lineRule="auto"/>
              <w:rPr>
                <w:ins w:id="4128" w:author="Mohammad Nayeem Hasan" w:date="2024-11-04T00:05:00Z"/>
                <w:rFonts w:ascii="Times New Roman" w:hAnsi="Times New Roman" w:cs="Times New Roman"/>
                <w:sz w:val="24"/>
                <w:szCs w:val="24"/>
              </w:rPr>
              <w:pPrChange w:id="4129" w:author="Mohammad Nayeem Hasan" w:date="2024-12-23T01:38:00Z" w16du:dateUtc="2024-12-22T19:38:00Z">
                <w:pPr/>
              </w:pPrChange>
            </w:pPr>
          </w:p>
        </w:tc>
        <w:tc>
          <w:tcPr>
            <w:tcW w:w="1455" w:type="pct"/>
            <w:gridSpan w:val="2"/>
            <w:vAlign w:val="center"/>
          </w:tcPr>
          <w:p w14:paraId="17B5940F" w14:textId="77777777" w:rsidR="00994FF0" w:rsidRPr="00033637" w:rsidRDefault="00994FF0" w:rsidP="00F31FB2">
            <w:pPr>
              <w:spacing w:line="480" w:lineRule="auto"/>
              <w:rPr>
                <w:ins w:id="4130" w:author="Mohammad Nayeem Hasan" w:date="2024-11-04T00:05:00Z"/>
                <w:rFonts w:ascii="Times New Roman" w:hAnsi="Times New Roman" w:cs="Times New Roman"/>
                <w:sz w:val="24"/>
                <w:szCs w:val="24"/>
              </w:rPr>
              <w:pPrChange w:id="4131" w:author="Mohammad Nayeem Hasan" w:date="2024-12-23T01:38:00Z" w16du:dateUtc="2024-12-22T19:38:00Z">
                <w:pPr/>
              </w:pPrChange>
            </w:pPr>
          </w:p>
        </w:tc>
        <w:tc>
          <w:tcPr>
            <w:tcW w:w="478" w:type="pct"/>
            <w:vAlign w:val="center"/>
          </w:tcPr>
          <w:p w14:paraId="2BFDBA4C" w14:textId="77777777" w:rsidR="00994FF0" w:rsidRPr="00033637" w:rsidRDefault="00994FF0" w:rsidP="00F31FB2">
            <w:pPr>
              <w:spacing w:line="480" w:lineRule="auto"/>
              <w:rPr>
                <w:ins w:id="4132" w:author="Mohammad Nayeem Hasan" w:date="2024-11-04T00:05:00Z"/>
                <w:rFonts w:ascii="Times New Roman" w:hAnsi="Times New Roman" w:cs="Times New Roman"/>
                <w:sz w:val="24"/>
                <w:szCs w:val="24"/>
              </w:rPr>
              <w:pPrChange w:id="4133" w:author="Mohammad Nayeem Hasan" w:date="2024-12-23T01:38:00Z" w16du:dateUtc="2024-12-22T19:38:00Z">
                <w:pPr/>
              </w:pPrChange>
            </w:pPr>
          </w:p>
        </w:tc>
      </w:tr>
      <w:tr w:rsidR="00994FF0" w:rsidRPr="00033637" w14:paraId="6E2F4FCA" w14:textId="77777777" w:rsidTr="000C3C54">
        <w:trPr>
          <w:trHeight w:val="288"/>
          <w:jc w:val="center"/>
          <w:ins w:id="4134" w:author="Mohammad Nayeem Hasan" w:date="2024-11-04T00:05:00Z"/>
        </w:trPr>
        <w:tc>
          <w:tcPr>
            <w:tcW w:w="950" w:type="pct"/>
            <w:vAlign w:val="center"/>
          </w:tcPr>
          <w:p w14:paraId="2E49C309" w14:textId="77777777" w:rsidR="00994FF0" w:rsidRPr="00033637" w:rsidRDefault="00994FF0" w:rsidP="00F31FB2">
            <w:pPr>
              <w:spacing w:line="480" w:lineRule="auto"/>
              <w:rPr>
                <w:ins w:id="4135" w:author="Mohammad Nayeem Hasan" w:date="2024-11-04T00:05:00Z"/>
                <w:rFonts w:ascii="Times New Roman" w:hAnsi="Times New Roman" w:cs="Times New Roman"/>
                <w:sz w:val="24"/>
                <w:szCs w:val="24"/>
              </w:rPr>
              <w:pPrChange w:id="4136" w:author="Mohammad Nayeem Hasan" w:date="2024-12-23T01:38:00Z" w16du:dateUtc="2024-12-22T19:38:00Z">
                <w:pPr/>
              </w:pPrChange>
            </w:pPr>
            <w:ins w:id="4137" w:author="Mohammad Nayeem Hasan" w:date="2024-11-04T00:05:00Z">
              <w:r w:rsidRPr="00033637">
                <w:rPr>
                  <w:rFonts w:ascii="Times New Roman" w:hAnsi="Times New Roman" w:cs="Times New Roman"/>
                  <w:sz w:val="24"/>
                  <w:szCs w:val="24"/>
                </w:rPr>
                <w:t>Non-improved</w:t>
              </w:r>
            </w:ins>
          </w:p>
        </w:tc>
        <w:tc>
          <w:tcPr>
            <w:tcW w:w="818" w:type="pct"/>
            <w:vAlign w:val="center"/>
          </w:tcPr>
          <w:p w14:paraId="5ECC0F5A" w14:textId="77777777" w:rsidR="00994FF0" w:rsidRPr="00033637" w:rsidRDefault="00994FF0" w:rsidP="00F31FB2">
            <w:pPr>
              <w:spacing w:line="480" w:lineRule="auto"/>
              <w:rPr>
                <w:ins w:id="4138" w:author="Mohammad Nayeem Hasan" w:date="2024-11-04T00:05:00Z"/>
                <w:rFonts w:ascii="Times New Roman" w:hAnsi="Times New Roman" w:cs="Times New Roman"/>
                <w:sz w:val="24"/>
                <w:szCs w:val="24"/>
              </w:rPr>
              <w:pPrChange w:id="4139" w:author="Mohammad Nayeem Hasan" w:date="2024-12-23T01:38:00Z" w16du:dateUtc="2024-12-22T19:38:00Z">
                <w:pPr/>
              </w:pPrChange>
            </w:pPr>
            <w:ins w:id="4140" w:author="Mohammad Nayeem Hasan" w:date="2024-11-04T00:05:00Z">
              <w:r w:rsidRPr="00033637">
                <w:rPr>
                  <w:rFonts w:ascii="Times New Roman" w:hAnsi="Times New Roman" w:cs="Times New Roman"/>
                  <w:sz w:val="24"/>
                  <w:szCs w:val="24"/>
                </w:rPr>
                <w:t>1.36 (1.22, 1.52)</w:t>
              </w:r>
            </w:ins>
          </w:p>
        </w:tc>
        <w:tc>
          <w:tcPr>
            <w:tcW w:w="478" w:type="pct"/>
            <w:vAlign w:val="center"/>
          </w:tcPr>
          <w:p w14:paraId="5575DCCA" w14:textId="77777777" w:rsidR="00994FF0" w:rsidRPr="00033637" w:rsidRDefault="00994FF0" w:rsidP="00F31FB2">
            <w:pPr>
              <w:spacing w:line="480" w:lineRule="auto"/>
              <w:rPr>
                <w:ins w:id="4141" w:author="Mohammad Nayeem Hasan" w:date="2024-11-04T00:05:00Z"/>
                <w:rFonts w:ascii="Times New Roman" w:hAnsi="Times New Roman" w:cs="Times New Roman"/>
                <w:sz w:val="24"/>
                <w:szCs w:val="24"/>
              </w:rPr>
              <w:pPrChange w:id="4142" w:author="Mohammad Nayeem Hasan" w:date="2024-12-23T01:38:00Z" w16du:dateUtc="2024-12-22T19:38:00Z">
                <w:pPr/>
              </w:pPrChange>
            </w:pPr>
            <w:ins w:id="4143" w:author="Mohammad Nayeem Hasan" w:date="2024-11-04T00:05:00Z">
              <w:r w:rsidRPr="00033637">
                <w:rPr>
                  <w:rFonts w:ascii="Times New Roman" w:hAnsi="Times New Roman" w:cs="Times New Roman"/>
                  <w:b/>
                  <w:bCs/>
                  <w:sz w:val="24"/>
                  <w:szCs w:val="24"/>
                </w:rPr>
                <w:t>&lt;0.001</w:t>
              </w:r>
            </w:ins>
          </w:p>
        </w:tc>
        <w:tc>
          <w:tcPr>
            <w:tcW w:w="822" w:type="pct"/>
            <w:vAlign w:val="center"/>
          </w:tcPr>
          <w:p w14:paraId="25A41D35" w14:textId="77777777" w:rsidR="00994FF0" w:rsidRPr="00033637" w:rsidRDefault="00994FF0" w:rsidP="00F31FB2">
            <w:pPr>
              <w:spacing w:line="480" w:lineRule="auto"/>
              <w:rPr>
                <w:ins w:id="4144" w:author="Mohammad Nayeem Hasan" w:date="2024-11-04T00:05:00Z"/>
                <w:rFonts w:ascii="Times New Roman" w:hAnsi="Times New Roman" w:cs="Times New Roman"/>
                <w:sz w:val="24"/>
                <w:szCs w:val="24"/>
              </w:rPr>
              <w:pPrChange w:id="4145" w:author="Mohammad Nayeem Hasan" w:date="2024-12-23T01:38:00Z" w16du:dateUtc="2024-12-22T19:38:00Z">
                <w:pPr/>
              </w:pPrChange>
            </w:pPr>
            <w:ins w:id="4146" w:author="Mohammad Nayeem Hasan" w:date="2024-11-04T00:05:00Z">
              <w:r w:rsidRPr="00033637">
                <w:rPr>
                  <w:rFonts w:ascii="Times New Roman" w:hAnsi="Times New Roman" w:cs="Times New Roman"/>
                  <w:sz w:val="24"/>
                  <w:szCs w:val="24"/>
                </w:rPr>
                <w:t>1.04 (0.63, 1.73)</w:t>
              </w:r>
            </w:ins>
          </w:p>
        </w:tc>
        <w:tc>
          <w:tcPr>
            <w:tcW w:w="478" w:type="pct"/>
            <w:vAlign w:val="center"/>
          </w:tcPr>
          <w:p w14:paraId="24013C58" w14:textId="77777777" w:rsidR="00994FF0" w:rsidRPr="00033637" w:rsidRDefault="00994FF0" w:rsidP="00F31FB2">
            <w:pPr>
              <w:spacing w:line="480" w:lineRule="auto"/>
              <w:rPr>
                <w:ins w:id="4147" w:author="Mohammad Nayeem Hasan" w:date="2024-11-04T00:05:00Z"/>
                <w:rFonts w:ascii="Times New Roman" w:hAnsi="Times New Roman" w:cs="Times New Roman"/>
                <w:sz w:val="24"/>
                <w:szCs w:val="24"/>
              </w:rPr>
              <w:pPrChange w:id="4148" w:author="Mohammad Nayeem Hasan" w:date="2024-12-23T01:38:00Z" w16du:dateUtc="2024-12-22T19:38:00Z">
                <w:pPr/>
              </w:pPrChange>
            </w:pPr>
            <w:ins w:id="4149" w:author="Mohammad Nayeem Hasan" w:date="2024-11-04T00:05:00Z">
              <w:r w:rsidRPr="00033637">
                <w:rPr>
                  <w:rFonts w:ascii="Times New Roman" w:hAnsi="Times New Roman" w:cs="Times New Roman"/>
                  <w:sz w:val="24"/>
                  <w:szCs w:val="24"/>
                </w:rPr>
                <w:t>0.868</w:t>
              </w:r>
            </w:ins>
          </w:p>
        </w:tc>
        <w:tc>
          <w:tcPr>
            <w:tcW w:w="978" w:type="pct"/>
            <w:vAlign w:val="center"/>
          </w:tcPr>
          <w:p w14:paraId="5E74B763" w14:textId="77777777" w:rsidR="00994FF0" w:rsidRPr="00033637" w:rsidRDefault="00994FF0" w:rsidP="00F31FB2">
            <w:pPr>
              <w:spacing w:line="480" w:lineRule="auto"/>
              <w:rPr>
                <w:ins w:id="4150" w:author="Mohammad Nayeem Hasan" w:date="2024-11-04T00:05:00Z"/>
                <w:rFonts w:ascii="Times New Roman" w:hAnsi="Times New Roman" w:cs="Times New Roman"/>
                <w:sz w:val="24"/>
                <w:szCs w:val="24"/>
              </w:rPr>
              <w:pPrChange w:id="4151" w:author="Mohammad Nayeem Hasan" w:date="2024-12-23T01:38:00Z" w16du:dateUtc="2024-12-22T19:38:00Z">
                <w:pPr/>
              </w:pPrChange>
            </w:pPr>
            <w:ins w:id="4152" w:author="Mohammad Nayeem Hasan" w:date="2024-11-04T00:05:00Z">
              <w:r w:rsidRPr="00033637">
                <w:rPr>
                  <w:rFonts w:ascii="Times New Roman" w:hAnsi="Times New Roman" w:cs="Times New Roman"/>
                  <w:sz w:val="24"/>
                  <w:szCs w:val="24"/>
                </w:rPr>
                <w:t>1.49 (1.17, 1.91)</w:t>
              </w:r>
            </w:ins>
          </w:p>
        </w:tc>
        <w:tc>
          <w:tcPr>
            <w:tcW w:w="478" w:type="pct"/>
            <w:vAlign w:val="center"/>
          </w:tcPr>
          <w:p w14:paraId="3EAC2C61" w14:textId="77777777" w:rsidR="00994FF0" w:rsidRPr="00033637" w:rsidRDefault="00994FF0" w:rsidP="00F31FB2">
            <w:pPr>
              <w:spacing w:line="480" w:lineRule="auto"/>
              <w:rPr>
                <w:ins w:id="4153" w:author="Mohammad Nayeem Hasan" w:date="2024-11-04T00:05:00Z"/>
                <w:rFonts w:ascii="Times New Roman" w:hAnsi="Times New Roman" w:cs="Times New Roman"/>
                <w:sz w:val="24"/>
                <w:szCs w:val="24"/>
              </w:rPr>
              <w:pPrChange w:id="4154" w:author="Mohammad Nayeem Hasan" w:date="2024-12-23T01:38:00Z" w16du:dateUtc="2024-12-22T19:38:00Z">
                <w:pPr/>
              </w:pPrChange>
            </w:pPr>
            <w:ins w:id="4155" w:author="Mohammad Nayeem Hasan" w:date="2024-11-04T00:05:00Z">
              <w:r w:rsidRPr="00033637">
                <w:rPr>
                  <w:rFonts w:ascii="Times New Roman" w:hAnsi="Times New Roman" w:cs="Times New Roman"/>
                  <w:b/>
                  <w:bCs/>
                  <w:sz w:val="24"/>
                  <w:szCs w:val="24"/>
                </w:rPr>
                <w:t>0.002</w:t>
              </w:r>
            </w:ins>
          </w:p>
        </w:tc>
      </w:tr>
      <w:tr w:rsidR="00994FF0" w:rsidRPr="00033637" w14:paraId="3824D18E" w14:textId="77777777" w:rsidTr="000C3C54">
        <w:trPr>
          <w:trHeight w:val="288"/>
          <w:jc w:val="center"/>
          <w:ins w:id="4156" w:author="Mohammad Nayeem Hasan" w:date="2024-11-04T00:05:00Z"/>
        </w:trPr>
        <w:tc>
          <w:tcPr>
            <w:tcW w:w="950" w:type="pct"/>
            <w:vAlign w:val="center"/>
          </w:tcPr>
          <w:p w14:paraId="2814EE52" w14:textId="77777777" w:rsidR="00994FF0" w:rsidRPr="00033637" w:rsidRDefault="00994FF0" w:rsidP="00F31FB2">
            <w:pPr>
              <w:spacing w:line="480" w:lineRule="auto"/>
              <w:rPr>
                <w:ins w:id="4157" w:author="Mohammad Nayeem Hasan" w:date="2024-11-04T00:05:00Z"/>
                <w:rFonts w:ascii="Times New Roman" w:hAnsi="Times New Roman" w:cs="Times New Roman"/>
                <w:sz w:val="24"/>
                <w:szCs w:val="24"/>
              </w:rPr>
              <w:pPrChange w:id="4158" w:author="Mohammad Nayeem Hasan" w:date="2024-12-23T01:38:00Z" w16du:dateUtc="2024-12-22T19:38:00Z">
                <w:pPr/>
              </w:pPrChange>
            </w:pPr>
            <w:ins w:id="4159" w:author="Mohammad Nayeem Hasan" w:date="2024-11-04T00:05:00Z">
              <w:r w:rsidRPr="00033637">
                <w:rPr>
                  <w:rFonts w:ascii="Times New Roman" w:hAnsi="Times New Roman" w:cs="Times New Roman"/>
                  <w:sz w:val="24"/>
                  <w:szCs w:val="24"/>
                </w:rPr>
                <w:t>Improved</w:t>
              </w:r>
            </w:ins>
          </w:p>
        </w:tc>
        <w:tc>
          <w:tcPr>
            <w:tcW w:w="818" w:type="pct"/>
            <w:vAlign w:val="center"/>
          </w:tcPr>
          <w:p w14:paraId="46079608" w14:textId="77777777" w:rsidR="00994FF0" w:rsidRPr="00033637" w:rsidRDefault="00994FF0" w:rsidP="00F31FB2">
            <w:pPr>
              <w:spacing w:line="480" w:lineRule="auto"/>
              <w:rPr>
                <w:ins w:id="4160" w:author="Mohammad Nayeem Hasan" w:date="2024-11-04T00:05:00Z"/>
                <w:rFonts w:ascii="Times New Roman" w:hAnsi="Times New Roman" w:cs="Times New Roman"/>
                <w:sz w:val="24"/>
                <w:szCs w:val="24"/>
              </w:rPr>
              <w:pPrChange w:id="4161" w:author="Mohammad Nayeem Hasan" w:date="2024-12-23T01:38:00Z" w16du:dateUtc="2024-12-22T19:38:00Z">
                <w:pPr/>
              </w:pPrChange>
            </w:pPr>
            <w:ins w:id="4162" w:author="Mohammad Nayeem Hasan" w:date="2024-11-04T00:05:00Z">
              <w:r w:rsidRPr="00033637">
                <w:rPr>
                  <w:rFonts w:ascii="Times New Roman" w:hAnsi="Times New Roman" w:cs="Times New Roman"/>
                  <w:sz w:val="24"/>
                  <w:szCs w:val="24"/>
                </w:rPr>
                <w:t>Reference</w:t>
              </w:r>
            </w:ins>
          </w:p>
        </w:tc>
        <w:tc>
          <w:tcPr>
            <w:tcW w:w="478" w:type="pct"/>
            <w:vAlign w:val="center"/>
          </w:tcPr>
          <w:p w14:paraId="2C138D5F" w14:textId="77777777" w:rsidR="00994FF0" w:rsidRPr="00033637" w:rsidRDefault="00994FF0" w:rsidP="00F31FB2">
            <w:pPr>
              <w:spacing w:line="480" w:lineRule="auto"/>
              <w:rPr>
                <w:ins w:id="4163" w:author="Mohammad Nayeem Hasan" w:date="2024-11-04T00:05:00Z"/>
                <w:rFonts w:ascii="Times New Roman" w:hAnsi="Times New Roman" w:cs="Times New Roman"/>
                <w:sz w:val="24"/>
                <w:szCs w:val="24"/>
              </w:rPr>
              <w:pPrChange w:id="4164" w:author="Mohammad Nayeem Hasan" w:date="2024-12-23T01:38:00Z" w16du:dateUtc="2024-12-22T19:38:00Z">
                <w:pPr/>
              </w:pPrChange>
            </w:pPr>
            <w:ins w:id="4165" w:author="Mohammad Nayeem Hasan" w:date="2024-11-04T00:05:00Z">
              <w:r w:rsidRPr="00033637">
                <w:rPr>
                  <w:rFonts w:ascii="Times New Roman" w:hAnsi="Times New Roman" w:cs="Times New Roman"/>
                  <w:sz w:val="24"/>
                  <w:szCs w:val="24"/>
                </w:rPr>
                <w:t>-</w:t>
              </w:r>
            </w:ins>
          </w:p>
        </w:tc>
        <w:tc>
          <w:tcPr>
            <w:tcW w:w="822" w:type="pct"/>
            <w:vAlign w:val="center"/>
          </w:tcPr>
          <w:p w14:paraId="05232E89" w14:textId="77777777" w:rsidR="00994FF0" w:rsidRPr="00033637" w:rsidRDefault="00994FF0" w:rsidP="00F31FB2">
            <w:pPr>
              <w:spacing w:line="480" w:lineRule="auto"/>
              <w:rPr>
                <w:ins w:id="4166" w:author="Mohammad Nayeem Hasan" w:date="2024-11-04T00:05:00Z"/>
                <w:rFonts w:ascii="Times New Roman" w:hAnsi="Times New Roman" w:cs="Times New Roman"/>
                <w:sz w:val="24"/>
                <w:szCs w:val="24"/>
              </w:rPr>
              <w:pPrChange w:id="4167" w:author="Mohammad Nayeem Hasan" w:date="2024-12-23T01:38:00Z" w16du:dateUtc="2024-12-22T19:38:00Z">
                <w:pPr/>
              </w:pPrChange>
            </w:pPr>
            <w:ins w:id="4168" w:author="Mohammad Nayeem Hasan" w:date="2024-11-04T00:05:00Z">
              <w:r w:rsidRPr="00033637">
                <w:rPr>
                  <w:rFonts w:ascii="Times New Roman" w:hAnsi="Times New Roman" w:cs="Times New Roman"/>
                  <w:sz w:val="24"/>
                  <w:szCs w:val="24"/>
                </w:rPr>
                <w:t>Reference</w:t>
              </w:r>
            </w:ins>
          </w:p>
        </w:tc>
        <w:tc>
          <w:tcPr>
            <w:tcW w:w="478" w:type="pct"/>
            <w:vAlign w:val="center"/>
          </w:tcPr>
          <w:p w14:paraId="31BCFA03" w14:textId="77777777" w:rsidR="00994FF0" w:rsidRPr="00033637" w:rsidRDefault="00994FF0" w:rsidP="00F31FB2">
            <w:pPr>
              <w:spacing w:line="480" w:lineRule="auto"/>
              <w:rPr>
                <w:ins w:id="4169" w:author="Mohammad Nayeem Hasan" w:date="2024-11-04T00:05:00Z"/>
                <w:rFonts w:ascii="Times New Roman" w:hAnsi="Times New Roman" w:cs="Times New Roman"/>
                <w:sz w:val="24"/>
                <w:szCs w:val="24"/>
              </w:rPr>
              <w:pPrChange w:id="4170" w:author="Mohammad Nayeem Hasan" w:date="2024-12-23T01:38:00Z" w16du:dateUtc="2024-12-22T19:38:00Z">
                <w:pPr/>
              </w:pPrChange>
            </w:pPr>
            <w:ins w:id="4171" w:author="Mohammad Nayeem Hasan" w:date="2024-11-04T00:05:00Z">
              <w:r w:rsidRPr="00033637">
                <w:rPr>
                  <w:rFonts w:ascii="Times New Roman" w:hAnsi="Times New Roman" w:cs="Times New Roman"/>
                  <w:sz w:val="24"/>
                  <w:szCs w:val="24"/>
                </w:rPr>
                <w:t>-</w:t>
              </w:r>
            </w:ins>
          </w:p>
        </w:tc>
        <w:tc>
          <w:tcPr>
            <w:tcW w:w="978" w:type="pct"/>
            <w:vAlign w:val="center"/>
          </w:tcPr>
          <w:p w14:paraId="39D0206E" w14:textId="77777777" w:rsidR="00994FF0" w:rsidRPr="00033637" w:rsidRDefault="00994FF0" w:rsidP="00F31FB2">
            <w:pPr>
              <w:spacing w:line="480" w:lineRule="auto"/>
              <w:rPr>
                <w:ins w:id="4172" w:author="Mohammad Nayeem Hasan" w:date="2024-11-04T00:05:00Z"/>
                <w:rFonts w:ascii="Times New Roman" w:hAnsi="Times New Roman" w:cs="Times New Roman"/>
                <w:sz w:val="24"/>
                <w:szCs w:val="24"/>
              </w:rPr>
              <w:pPrChange w:id="4173" w:author="Mohammad Nayeem Hasan" w:date="2024-12-23T01:38:00Z" w16du:dateUtc="2024-12-22T19:38:00Z">
                <w:pPr/>
              </w:pPrChange>
            </w:pPr>
            <w:ins w:id="4174" w:author="Mohammad Nayeem Hasan" w:date="2024-11-04T00:05:00Z">
              <w:r w:rsidRPr="00033637">
                <w:rPr>
                  <w:rFonts w:ascii="Times New Roman" w:hAnsi="Times New Roman" w:cs="Times New Roman"/>
                  <w:sz w:val="24"/>
                  <w:szCs w:val="24"/>
                </w:rPr>
                <w:t>Reference</w:t>
              </w:r>
            </w:ins>
          </w:p>
        </w:tc>
        <w:tc>
          <w:tcPr>
            <w:tcW w:w="478" w:type="pct"/>
            <w:vAlign w:val="center"/>
          </w:tcPr>
          <w:p w14:paraId="0078DF8D" w14:textId="77777777" w:rsidR="00994FF0" w:rsidRPr="00033637" w:rsidRDefault="00994FF0" w:rsidP="00F31FB2">
            <w:pPr>
              <w:spacing w:line="480" w:lineRule="auto"/>
              <w:rPr>
                <w:ins w:id="4175" w:author="Mohammad Nayeem Hasan" w:date="2024-11-04T00:05:00Z"/>
                <w:rFonts w:ascii="Times New Roman" w:hAnsi="Times New Roman" w:cs="Times New Roman"/>
                <w:sz w:val="24"/>
                <w:szCs w:val="24"/>
              </w:rPr>
              <w:pPrChange w:id="4176" w:author="Mohammad Nayeem Hasan" w:date="2024-12-23T01:38:00Z" w16du:dateUtc="2024-12-22T19:38:00Z">
                <w:pPr/>
              </w:pPrChange>
            </w:pPr>
            <w:ins w:id="4177" w:author="Mohammad Nayeem Hasan" w:date="2024-11-04T00:05:00Z">
              <w:r w:rsidRPr="00033637">
                <w:rPr>
                  <w:rFonts w:ascii="Times New Roman" w:hAnsi="Times New Roman" w:cs="Times New Roman"/>
                  <w:sz w:val="24"/>
                  <w:szCs w:val="24"/>
                </w:rPr>
                <w:t>-</w:t>
              </w:r>
            </w:ins>
          </w:p>
        </w:tc>
      </w:tr>
      <w:tr w:rsidR="00994FF0" w:rsidRPr="00033637" w14:paraId="3C639A6A" w14:textId="77777777" w:rsidTr="000C3C54">
        <w:trPr>
          <w:trHeight w:val="288"/>
          <w:jc w:val="center"/>
          <w:ins w:id="4178" w:author="Mohammad Nayeem Hasan" w:date="2024-11-04T00:05:00Z"/>
        </w:trPr>
        <w:tc>
          <w:tcPr>
            <w:tcW w:w="1767" w:type="pct"/>
            <w:gridSpan w:val="2"/>
            <w:vAlign w:val="center"/>
          </w:tcPr>
          <w:p w14:paraId="77880A4D" w14:textId="77777777" w:rsidR="00994FF0" w:rsidRPr="00033637" w:rsidRDefault="00994FF0" w:rsidP="00F31FB2">
            <w:pPr>
              <w:spacing w:line="480" w:lineRule="auto"/>
              <w:rPr>
                <w:ins w:id="4179" w:author="Mohammad Nayeem Hasan" w:date="2024-11-04T00:05:00Z"/>
                <w:rFonts w:ascii="Times New Roman" w:hAnsi="Times New Roman" w:cs="Times New Roman"/>
                <w:sz w:val="24"/>
                <w:szCs w:val="24"/>
              </w:rPr>
              <w:pPrChange w:id="4180" w:author="Mohammad Nayeem Hasan" w:date="2024-12-23T01:38:00Z" w16du:dateUtc="2024-12-22T19:38:00Z">
                <w:pPr/>
              </w:pPrChange>
            </w:pPr>
            <w:ins w:id="4181" w:author="Mohammad Nayeem Hasan" w:date="2024-11-04T00:05:00Z">
              <w:r w:rsidRPr="00033637">
                <w:rPr>
                  <w:rFonts w:ascii="Times New Roman" w:hAnsi="Times New Roman" w:cs="Times New Roman"/>
                  <w:sz w:val="24"/>
                  <w:szCs w:val="24"/>
                </w:rPr>
                <w:t>Salt iodization</w:t>
              </w:r>
            </w:ins>
          </w:p>
        </w:tc>
        <w:tc>
          <w:tcPr>
            <w:tcW w:w="1300" w:type="pct"/>
            <w:gridSpan w:val="2"/>
            <w:vAlign w:val="center"/>
          </w:tcPr>
          <w:p w14:paraId="39002FD9" w14:textId="77777777" w:rsidR="00994FF0" w:rsidRPr="00033637" w:rsidRDefault="00994FF0" w:rsidP="00F31FB2">
            <w:pPr>
              <w:spacing w:line="480" w:lineRule="auto"/>
              <w:rPr>
                <w:ins w:id="4182" w:author="Mohammad Nayeem Hasan" w:date="2024-11-04T00:05:00Z"/>
                <w:rFonts w:ascii="Times New Roman" w:hAnsi="Times New Roman" w:cs="Times New Roman"/>
                <w:sz w:val="24"/>
                <w:szCs w:val="24"/>
              </w:rPr>
              <w:pPrChange w:id="4183" w:author="Mohammad Nayeem Hasan" w:date="2024-12-23T01:38:00Z" w16du:dateUtc="2024-12-22T19:38:00Z">
                <w:pPr/>
              </w:pPrChange>
            </w:pPr>
          </w:p>
        </w:tc>
        <w:tc>
          <w:tcPr>
            <w:tcW w:w="1455" w:type="pct"/>
            <w:gridSpan w:val="2"/>
            <w:vAlign w:val="center"/>
          </w:tcPr>
          <w:p w14:paraId="573865AE" w14:textId="77777777" w:rsidR="00994FF0" w:rsidRPr="00033637" w:rsidRDefault="00994FF0" w:rsidP="00F31FB2">
            <w:pPr>
              <w:spacing w:line="480" w:lineRule="auto"/>
              <w:rPr>
                <w:ins w:id="4184" w:author="Mohammad Nayeem Hasan" w:date="2024-11-04T00:05:00Z"/>
                <w:rFonts w:ascii="Times New Roman" w:hAnsi="Times New Roman" w:cs="Times New Roman"/>
                <w:sz w:val="24"/>
                <w:szCs w:val="24"/>
              </w:rPr>
              <w:pPrChange w:id="4185" w:author="Mohammad Nayeem Hasan" w:date="2024-12-23T01:38:00Z" w16du:dateUtc="2024-12-22T19:38:00Z">
                <w:pPr/>
              </w:pPrChange>
            </w:pPr>
          </w:p>
        </w:tc>
        <w:tc>
          <w:tcPr>
            <w:tcW w:w="478" w:type="pct"/>
            <w:vAlign w:val="center"/>
          </w:tcPr>
          <w:p w14:paraId="29A1B9DA" w14:textId="77777777" w:rsidR="00994FF0" w:rsidRPr="00033637" w:rsidRDefault="00994FF0" w:rsidP="00F31FB2">
            <w:pPr>
              <w:spacing w:line="480" w:lineRule="auto"/>
              <w:rPr>
                <w:ins w:id="4186" w:author="Mohammad Nayeem Hasan" w:date="2024-11-04T00:05:00Z"/>
                <w:rFonts w:ascii="Times New Roman" w:hAnsi="Times New Roman" w:cs="Times New Roman"/>
                <w:sz w:val="24"/>
                <w:szCs w:val="24"/>
              </w:rPr>
              <w:pPrChange w:id="4187" w:author="Mohammad Nayeem Hasan" w:date="2024-12-23T01:38:00Z" w16du:dateUtc="2024-12-22T19:38:00Z">
                <w:pPr/>
              </w:pPrChange>
            </w:pPr>
          </w:p>
        </w:tc>
      </w:tr>
      <w:tr w:rsidR="00994FF0" w:rsidRPr="00033637" w14:paraId="28B88D67" w14:textId="77777777" w:rsidTr="000C3C54">
        <w:trPr>
          <w:trHeight w:val="288"/>
          <w:jc w:val="center"/>
          <w:ins w:id="4188" w:author="Mohammad Nayeem Hasan" w:date="2024-11-04T00:05:00Z"/>
        </w:trPr>
        <w:tc>
          <w:tcPr>
            <w:tcW w:w="950" w:type="pct"/>
            <w:vAlign w:val="center"/>
          </w:tcPr>
          <w:p w14:paraId="5427B384" w14:textId="77777777" w:rsidR="00994FF0" w:rsidRPr="00033637" w:rsidRDefault="00994FF0" w:rsidP="00F31FB2">
            <w:pPr>
              <w:spacing w:line="480" w:lineRule="auto"/>
              <w:rPr>
                <w:ins w:id="4189" w:author="Mohammad Nayeem Hasan" w:date="2024-11-04T00:05:00Z"/>
                <w:rFonts w:ascii="Times New Roman" w:hAnsi="Times New Roman" w:cs="Times New Roman"/>
                <w:sz w:val="24"/>
                <w:szCs w:val="24"/>
              </w:rPr>
              <w:pPrChange w:id="4190" w:author="Mohammad Nayeem Hasan" w:date="2024-12-23T01:38:00Z" w16du:dateUtc="2024-12-22T19:38:00Z">
                <w:pPr/>
              </w:pPrChange>
            </w:pPr>
            <w:ins w:id="4191" w:author="Mohammad Nayeem Hasan" w:date="2024-11-04T00:05:00Z">
              <w:r w:rsidRPr="00033637">
                <w:rPr>
                  <w:rFonts w:ascii="Times New Roman" w:hAnsi="Times New Roman" w:cs="Times New Roman"/>
                  <w:sz w:val="24"/>
                  <w:szCs w:val="24"/>
                </w:rPr>
                <w:t>No</w:t>
              </w:r>
            </w:ins>
          </w:p>
        </w:tc>
        <w:tc>
          <w:tcPr>
            <w:tcW w:w="818" w:type="pct"/>
            <w:vAlign w:val="center"/>
          </w:tcPr>
          <w:p w14:paraId="121EB515" w14:textId="77777777" w:rsidR="00994FF0" w:rsidRPr="00033637" w:rsidRDefault="00994FF0" w:rsidP="00F31FB2">
            <w:pPr>
              <w:spacing w:line="480" w:lineRule="auto"/>
              <w:rPr>
                <w:ins w:id="4192" w:author="Mohammad Nayeem Hasan" w:date="2024-11-04T00:05:00Z"/>
                <w:rFonts w:ascii="Times New Roman" w:hAnsi="Times New Roman" w:cs="Times New Roman"/>
                <w:sz w:val="24"/>
                <w:szCs w:val="24"/>
              </w:rPr>
              <w:pPrChange w:id="4193" w:author="Mohammad Nayeem Hasan" w:date="2024-12-23T01:38:00Z" w16du:dateUtc="2024-12-22T19:38:00Z">
                <w:pPr/>
              </w:pPrChange>
            </w:pPr>
            <w:ins w:id="4194" w:author="Mohammad Nayeem Hasan" w:date="2024-11-04T00:05:00Z">
              <w:r w:rsidRPr="00033637">
                <w:rPr>
                  <w:rFonts w:ascii="Times New Roman" w:hAnsi="Times New Roman" w:cs="Times New Roman"/>
                  <w:sz w:val="24"/>
                  <w:szCs w:val="24"/>
                </w:rPr>
                <w:t>1.27 (1.12, 1.45)</w:t>
              </w:r>
            </w:ins>
          </w:p>
        </w:tc>
        <w:tc>
          <w:tcPr>
            <w:tcW w:w="478" w:type="pct"/>
            <w:vAlign w:val="center"/>
          </w:tcPr>
          <w:p w14:paraId="3F15B035" w14:textId="77777777" w:rsidR="00994FF0" w:rsidRPr="00033637" w:rsidRDefault="00994FF0" w:rsidP="00F31FB2">
            <w:pPr>
              <w:spacing w:line="480" w:lineRule="auto"/>
              <w:rPr>
                <w:ins w:id="4195" w:author="Mohammad Nayeem Hasan" w:date="2024-11-04T00:05:00Z"/>
                <w:rFonts w:ascii="Times New Roman" w:hAnsi="Times New Roman" w:cs="Times New Roman"/>
                <w:sz w:val="24"/>
                <w:szCs w:val="24"/>
              </w:rPr>
              <w:pPrChange w:id="4196" w:author="Mohammad Nayeem Hasan" w:date="2024-12-23T01:38:00Z" w16du:dateUtc="2024-12-22T19:38:00Z">
                <w:pPr/>
              </w:pPrChange>
            </w:pPr>
            <w:ins w:id="4197" w:author="Mohammad Nayeem Hasan" w:date="2024-11-04T00:05:00Z">
              <w:r w:rsidRPr="00033637">
                <w:rPr>
                  <w:rFonts w:ascii="Times New Roman" w:hAnsi="Times New Roman" w:cs="Times New Roman"/>
                  <w:b/>
                  <w:bCs/>
                  <w:sz w:val="24"/>
                  <w:szCs w:val="24"/>
                </w:rPr>
                <w:t>&lt;0.001</w:t>
              </w:r>
            </w:ins>
          </w:p>
        </w:tc>
        <w:tc>
          <w:tcPr>
            <w:tcW w:w="822" w:type="pct"/>
            <w:vAlign w:val="center"/>
          </w:tcPr>
          <w:p w14:paraId="3E15C954" w14:textId="77777777" w:rsidR="00994FF0" w:rsidRPr="00033637" w:rsidRDefault="00994FF0" w:rsidP="00F31FB2">
            <w:pPr>
              <w:spacing w:line="480" w:lineRule="auto"/>
              <w:rPr>
                <w:ins w:id="4198" w:author="Mohammad Nayeem Hasan" w:date="2024-11-04T00:05:00Z"/>
                <w:rFonts w:ascii="Times New Roman" w:hAnsi="Times New Roman" w:cs="Times New Roman"/>
                <w:sz w:val="24"/>
                <w:szCs w:val="24"/>
              </w:rPr>
              <w:pPrChange w:id="4199" w:author="Mohammad Nayeem Hasan" w:date="2024-12-23T01:38:00Z" w16du:dateUtc="2024-12-22T19:38:00Z">
                <w:pPr/>
              </w:pPrChange>
            </w:pPr>
            <w:ins w:id="4200" w:author="Mohammad Nayeem Hasan" w:date="2024-11-04T00:05:00Z">
              <w:r w:rsidRPr="00033637">
                <w:rPr>
                  <w:rFonts w:ascii="Times New Roman" w:hAnsi="Times New Roman" w:cs="Times New Roman"/>
                  <w:sz w:val="24"/>
                  <w:szCs w:val="24"/>
                </w:rPr>
                <w:t>0.95 (0.77, 1.16)</w:t>
              </w:r>
            </w:ins>
          </w:p>
        </w:tc>
        <w:tc>
          <w:tcPr>
            <w:tcW w:w="478" w:type="pct"/>
            <w:vAlign w:val="center"/>
          </w:tcPr>
          <w:p w14:paraId="64D980D1" w14:textId="77777777" w:rsidR="00994FF0" w:rsidRPr="00033637" w:rsidRDefault="00994FF0" w:rsidP="00F31FB2">
            <w:pPr>
              <w:spacing w:line="480" w:lineRule="auto"/>
              <w:rPr>
                <w:ins w:id="4201" w:author="Mohammad Nayeem Hasan" w:date="2024-11-04T00:05:00Z"/>
                <w:rFonts w:ascii="Times New Roman" w:hAnsi="Times New Roman" w:cs="Times New Roman"/>
                <w:sz w:val="24"/>
                <w:szCs w:val="24"/>
              </w:rPr>
              <w:pPrChange w:id="4202" w:author="Mohammad Nayeem Hasan" w:date="2024-12-23T01:38:00Z" w16du:dateUtc="2024-12-22T19:38:00Z">
                <w:pPr/>
              </w:pPrChange>
            </w:pPr>
            <w:ins w:id="4203" w:author="Mohammad Nayeem Hasan" w:date="2024-11-04T00:05:00Z">
              <w:r w:rsidRPr="00033637">
                <w:rPr>
                  <w:rFonts w:ascii="Times New Roman" w:hAnsi="Times New Roman" w:cs="Times New Roman"/>
                  <w:sz w:val="24"/>
                  <w:szCs w:val="24"/>
                </w:rPr>
                <w:t>0.601</w:t>
              </w:r>
            </w:ins>
          </w:p>
        </w:tc>
        <w:tc>
          <w:tcPr>
            <w:tcW w:w="978" w:type="pct"/>
            <w:vAlign w:val="center"/>
          </w:tcPr>
          <w:p w14:paraId="072FC1F3" w14:textId="77777777" w:rsidR="00994FF0" w:rsidRPr="00033637" w:rsidRDefault="00994FF0" w:rsidP="00F31FB2">
            <w:pPr>
              <w:spacing w:line="480" w:lineRule="auto"/>
              <w:rPr>
                <w:ins w:id="4204" w:author="Mohammad Nayeem Hasan" w:date="2024-11-04T00:05:00Z"/>
                <w:rFonts w:ascii="Times New Roman" w:hAnsi="Times New Roman" w:cs="Times New Roman"/>
                <w:sz w:val="24"/>
                <w:szCs w:val="24"/>
              </w:rPr>
              <w:pPrChange w:id="4205" w:author="Mohammad Nayeem Hasan" w:date="2024-12-23T01:38:00Z" w16du:dateUtc="2024-12-22T19:38:00Z">
                <w:pPr/>
              </w:pPrChange>
            </w:pPr>
            <w:ins w:id="4206" w:author="Mohammad Nayeem Hasan" w:date="2024-11-04T00:05:00Z">
              <w:r w:rsidRPr="00033637">
                <w:rPr>
                  <w:rFonts w:ascii="Times New Roman" w:hAnsi="Times New Roman" w:cs="Times New Roman"/>
                  <w:sz w:val="24"/>
                  <w:szCs w:val="24"/>
                </w:rPr>
                <w:t>1.24 (1.08, 1.41)</w:t>
              </w:r>
            </w:ins>
          </w:p>
        </w:tc>
        <w:tc>
          <w:tcPr>
            <w:tcW w:w="478" w:type="pct"/>
            <w:vAlign w:val="center"/>
          </w:tcPr>
          <w:p w14:paraId="4E302998" w14:textId="77777777" w:rsidR="00994FF0" w:rsidRPr="00033637" w:rsidRDefault="00994FF0" w:rsidP="00F31FB2">
            <w:pPr>
              <w:spacing w:line="480" w:lineRule="auto"/>
              <w:rPr>
                <w:ins w:id="4207" w:author="Mohammad Nayeem Hasan" w:date="2024-11-04T00:05:00Z"/>
                <w:rFonts w:ascii="Times New Roman" w:hAnsi="Times New Roman" w:cs="Times New Roman"/>
                <w:sz w:val="24"/>
                <w:szCs w:val="24"/>
              </w:rPr>
              <w:pPrChange w:id="4208" w:author="Mohammad Nayeem Hasan" w:date="2024-12-23T01:38:00Z" w16du:dateUtc="2024-12-22T19:38:00Z">
                <w:pPr/>
              </w:pPrChange>
            </w:pPr>
            <w:ins w:id="4209" w:author="Mohammad Nayeem Hasan" w:date="2024-11-04T00:05:00Z">
              <w:r w:rsidRPr="00033637">
                <w:rPr>
                  <w:rFonts w:ascii="Times New Roman" w:hAnsi="Times New Roman" w:cs="Times New Roman"/>
                  <w:b/>
                  <w:bCs/>
                  <w:sz w:val="24"/>
                  <w:szCs w:val="24"/>
                </w:rPr>
                <w:t>0.002</w:t>
              </w:r>
            </w:ins>
          </w:p>
        </w:tc>
      </w:tr>
      <w:tr w:rsidR="00994FF0" w:rsidRPr="00033637" w14:paraId="7AFAB40B" w14:textId="77777777" w:rsidTr="000C3C54">
        <w:trPr>
          <w:trHeight w:val="288"/>
          <w:jc w:val="center"/>
          <w:ins w:id="4210" w:author="Mohammad Nayeem Hasan" w:date="2024-11-04T00:05:00Z"/>
        </w:trPr>
        <w:tc>
          <w:tcPr>
            <w:tcW w:w="950" w:type="pct"/>
            <w:vAlign w:val="center"/>
          </w:tcPr>
          <w:p w14:paraId="4B157272" w14:textId="77777777" w:rsidR="00994FF0" w:rsidRPr="00033637" w:rsidRDefault="00994FF0" w:rsidP="00F31FB2">
            <w:pPr>
              <w:spacing w:line="480" w:lineRule="auto"/>
              <w:rPr>
                <w:ins w:id="4211" w:author="Mohammad Nayeem Hasan" w:date="2024-11-04T00:05:00Z"/>
                <w:rFonts w:ascii="Times New Roman" w:hAnsi="Times New Roman" w:cs="Times New Roman"/>
                <w:sz w:val="24"/>
                <w:szCs w:val="24"/>
              </w:rPr>
              <w:pPrChange w:id="4212" w:author="Mohammad Nayeem Hasan" w:date="2024-12-23T01:38:00Z" w16du:dateUtc="2024-12-22T19:38:00Z">
                <w:pPr/>
              </w:pPrChange>
            </w:pPr>
            <w:ins w:id="4213" w:author="Mohammad Nayeem Hasan" w:date="2024-11-04T00:05:00Z">
              <w:r w:rsidRPr="00033637">
                <w:rPr>
                  <w:rFonts w:ascii="Times New Roman" w:hAnsi="Times New Roman" w:cs="Times New Roman"/>
                  <w:sz w:val="24"/>
                  <w:szCs w:val="24"/>
                </w:rPr>
                <w:t>Yes</w:t>
              </w:r>
            </w:ins>
          </w:p>
        </w:tc>
        <w:tc>
          <w:tcPr>
            <w:tcW w:w="818" w:type="pct"/>
            <w:vAlign w:val="center"/>
          </w:tcPr>
          <w:p w14:paraId="10D46AF0" w14:textId="77777777" w:rsidR="00994FF0" w:rsidRPr="00033637" w:rsidRDefault="00994FF0" w:rsidP="00F31FB2">
            <w:pPr>
              <w:spacing w:line="480" w:lineRule="auto"/>
              <w:rPr>
                <w:ins w:id="4214" w:author="Mohammad Nayeem Hasan" w:date="2024-11-04T00:05:00Z"/>
                <w:rFonts w:ascii="Times New Roman" w:hAnsi="Times New Roman" w:cs="Times New Roman"/>
                <w:sz w:val="24"/>
                <w:szCs w:val="24"/>
              </w:rPr>
              <w:pPrChange w:id="4215" w:author="Mohammad Nayeem Hasan" w:date="2024-12-23T01:38:00Z" w16du:dateUtc="2024-12-22T19:38:00Z">
                <w:pPr/>
              </w:pPrChange>
            </w:pPr>
            <w:ins w:id="4216" w:author="Mohammad Nayeem Hasan" w:date="2024-11-04T00:05:00Z">
              <w:r w:rsidRPr="00033637">
                <w:rPr>
                  <w:rFonts w:ascii="Times New Roman" w:hAnsi="Times New Roman" w:cs="Times New Roman"/>
                  <w:sz w:val="24"/>
                  <w:szCs w:val="24"/>
                </w:rPr>
                <w:t>Reference</w:t>
              </w:r>
            </w:ins>
          </w:p>
        </w:tc>
        <w:tc>
          <w:tcPr>
            <w:tcW w:w="478" w:type="pct"/>
            <w:vAlign w:val="center"/>
          </w:tcPr>
          <w:p w14:paraId="401745C4" w14:textId="77777777" w:rsidR="00994FF0" w:rsidRPr="00033637" w:rsidRDefault="00994FF0" w:rsidP="00F31FB2">
            <w:pPr>
              <w:spacing w:line="480" w:lineRule="auto"/>
              <w:rPr>
                <w:ins w:id="4217" w:author="Mohammad Nayeem Hasan" w:date="2024-11-04T00:05:00Z"/>
                <w:rFonts w:ascii="Times New Roman" w:hAnsi="Times New Roman" w:cs="Times New Roman"/>
                <w:sz w:val="24"/>
                <w:szCs w:val="24"/>
              </w:rPr>
              <w:pPrChange w:id="4218" w:author="Mohammad Nayeem Hasan" w:date="2024-12-23T01:38:00Z" w16du:dateUtc="2024-12-22T19:38:00Z">
                <w:pPr/>
              </w:pPrChange>
            </w:pPr>
            <w:ins w:id="4219" w:author="Mohammad Nayeem Hasan" w:date="2024-11-04T00:05:00Z">
              <w:r w:rsidRPr="00033637">
                <w:rPr>
                  <w:rFonts w:ascii="Times New Roman" w:hAnsi="Times New Roman" w:cs="Times New Roman"/>
                  <w:sz w:val="24"/>
                  <w:szCs w:val="24"/>
                </w:rPr>
                <w:t>-</w:t>
              </w:r>
            </w:ins>
          </w:p>
        </w:tc>
        <w:tc>
          <w:tcPr>
            <w:tcW w:w="822" w:type="pct"/>
            <w:vAlign w:val="center"/>
          </w:tcPr>
          <w:p w14:paraId="57DC3C1B" w14:textId="77777777" w:rsidR="00994FF0" w:rsidRPr="00033637" w:rsidRDefault="00994FF0" w:rsidP="00F31FB2">
            <w:pPr>
              <w:spacing w:line="480" w:lineRule="auto"/>
              <w:rPr>
                <w:ins w:id="4220" w:author="Mohammad Nayeem Hasan" w:date="2024-11-04T00:05:00Z"/>
                <w:rFonts w:ascii="Times New Roman" w:hAnsi="Times New Roman" w:cs="Times New Roman"/>
                <w:sz w:val="24"/>
                <w:szCs w:val="24"/>
              </w:rPr>
              <w:pPrChange w:id="4221" w:author="Mohammad Nayeem Hasan" w:date="2024-12-23T01:38:00Z" w16du:dateUtc="2024-12-22T19:38:00Z">
                <w:pPr/>
              </w:pPrChange>
            </w:pPr>
            <w:ins w:id="4222" w:author="Mohammad Nayeem Hasan" w:date="2024-11-04T00:05:00Z">
              <w:r w:rsidRPr="00033637">
                <w:rPr>
                  <w:rFonts w:ascii="Times New Roman" w:hAnsi="Times New Roman" w:cs="Times New Roman"/>
                  <w:sz w:val="24"/>
                  <w:szCs w:val="24"/>
                </w:rPr>
                <w:t>Reference</w:t>
              </w:r>
            </w:ins>
          </w:p>
        </w:tc>
        <w:tc>
          <w:tcPr>
            <w:tcW w:w="478" w:type="pct"/>
            <w:vAlign w:val="center"/>
          </w:tcPr>
          <w:p w14:paraId="36FAB1B9" w14:textId="77777777" w:rsidR="00994FF0" w:rsidRPr="00033637" w:rsidRDefault="00994FF0" w:rsidP="00F31FB2">
            <w:pPr>
              <w:spacing w:line="480" w:lineRule="auto"/>
              <w:rPr>
                <w:ins w:id="4223" w:author="Mohammad Nayeem Hasan" w:date="2024-11-04T00:05:00Z"/>
                <w:rFonts w:ascii="Times New Roman" w:hAnsi="Times New Roman" w:cs="Times New Roman"/>
                <w:sz w:val="24"/>
                <w:szCs w:val="24"/>
              </w:rPr>
              <w:pPrChange w:id="4224" w:author="Mohammad Nayeem Hasan" w:date="2024-12-23T01:38:00Z" w16du:dateUtc="2024-12-22T19:38:00Z">
                <w:pPr/>
              </w:pPrChange>
            </w:pPr>
            <w:ins w:id="4225" w:author="Mohammad Nayeem Hasan" w:date="2024-11-04T00:05:00Z">
              <w:r w:rsidRPr="00033637">
                <w:rPr>
                  <w:rFonts w:ascii="Times New Roman" w:hAnsi="Times New Roman" w:cs="Times New Roman"/>
                  <w:sz w:val="24"/>
                  <w:szCs w:val="24"/>
                </w:rPr>
                <w:t>-</w:t>
              </w:r>
            </w:ins>
          </w:p>
        </w:tc>
        <w:tc>
          <w:tcPr>
            <w:tcW w:w="978" w:type="pct"/>
            <w:vAlign w:val="center"/>
          </w:tcPr>
          <w:p w14:paraId="4A80DED9" w14:textId="77777777" w:rsidR="00994FF0" w:rsidRPr="00033637" w:rsidRDefault="00994FF0" w:rsidP="00F31FB2">
            <w:pPr>
              <w:spacing w:line="480" w:lineRule="auto"/>
              <w:rPr>
                <w:ins w:id="4226" w:author="Mohammad Nayeem Hasan" w:date="2024-11-04T00:05:00Z"/>
                <w:rFonts w:ascii="Times New Roman" w:hAnsi="Times New Roman" w:cs="Times New Roman"/>
                <w:sz w:val="24"/>
                <w:szCs w:val="24"/>
              </w:rPr>
              <w:pPrChange w:id="4227" w:author="Mohammad Nayeem Hasan" w:date="2024-12-23T01:38:00Z" w16du:dateUtc="2024-12-22T19:38:00Z">
                <w:pPr/>
              </w:pPrChange>
            </w:pPr>
            <w:ins w:id="4228" w:author="Mohammad Nayeem Hasan" w:date="2024-11-04T00:05:00Z">
              <w:r w:rsidRPr="00033637">
                <w:rPr>
                  <w:rFonts w:ascii="Times New Roman" w:hAnsi="Times New Roman" w:cs="Times New Roman"/>
                  <w:sz w:val="24"/>
                  <w:szCs w:val="24"/>
                </w:rPr>
                <w:t>Reference</w:t>
              </w:r>
            </w:ins>
          </w:p>
        </w:tc>
        <w:tc>
          <w:tcPr>
            <w:tcW w:w="478" w:type="pct"/>
            <w:vAlign w:val="center"/>
          </w:tcPr>
          <w:p w14:paraId="4CF2001A" w14:textId="77777777" w:rsidR="00994FF0" w:rsidRPr="00033637" w:rsidRDefault="00994FF0" w:rsidP="00F31FB2">
            <w:pPr>
              <w:spacing w:line="480" w:lineRule="auto"/>
              <w:rPr>
                <w:ins w:id="4229" w:author="Mohammad Nayeem Hasan" w:date="2024-11-04T00:05:00Z"/>
                <w:rFonts w:ascii="Times New Roman" w:hAnsi="Times New Roman" w:cs="Times New Roman"/>
                <w:sz w:val="24"/>
                <w:szCs w:val="24"/>
              </w:rPr>
              <w:pPrChange w:id="4230" w:author="Mohammad Nayeem Hasan" w:date="2024-12-23T01:38:00Z" w16du:dateUtc="2024-12-22T19:38:00Z">
                <w:pPr/>
              </w:pPrChange>
            </w:pPr>
            <w:ins w:id="4231" w:author="Mohammad Nayeem Hasan" w:date="2024-11-04T00:05:00Z">
              <w:r w:rsidRPr="00033637">
                <w:rPr>
                  <w:rFonts w:ascii="Times New Roman" w:hAnsi="Times New Roman" w:cs="Times New Roman"/>
                  <w:sz w:val="24"/>
                  <w:szCs w:val="24"/>
                </w:rPr>
                <w:t>-</w:t>
              </w:r>
            </w:ins>
          </w:p>
        </w:tc>
      </w:tr>
      <w:tr w:rsidR="00994FF0" w:rsidRPr="00033637" w14:paraId="6AF1DD82" w14:textId="77777777" w:rsidTr="000C3C54">
        <w:trPr>
          <w:trHeight w:val="288"/>
          <w:jc w:val="center"/>
          <w:ins w:id="4232" w:author="Mohammad Nayeem Hasan" w:date="2024-11-04T00:05:00Z"/>
        </w:trPr>
        <w:tc>
          <w:tcPr>
            <w:tcW w:w="1767" w:type="pct"/>
            <w:gridSpan w:val="2"/>
            <w:vAlign w:val="center"/>
          </w:tcPr>
          <w:p w14:paraId="7ED9F896" w14:textId="77777777" w:rsidR="00994FF0" w:rsidRPr="00033637" w:rsidRDefault="00994FF0" w:rsidP="00F31FB2">
            <w:pPr>
              <w:spacing w:line="480" w:lineRule="auto"/>
              <w:rPr>
                <w:ins w:id="4233" w:author="Mohammad Nayeem Hasan" w:date="2024-11-04T00:05:00Z"/>
                <w:rFonts w:ascii="Times New Roman" w:hAnsi="Times New Roman" w:cs="Times New Roman"/>
                <w:sz w:val="24"/>
                <w:szCs w:val="24"/>
              </w:rPr>
              <w:pPrChange w:id="4234" w:author="Mohammad Nayeem Hasan" w:date="2024-12-23T01:38:00Z" w16du:dateUtc="2024-12-22T19:38:00Z">
                <w:pPr/>
              </w:pPrChange>
            </w:pPr>
            <w:ins w:id="4235" w:author="Mohammad Nayeem Hasan" w:date="2024-11-04T00:05:00Z">
              <w:r w:rsidRPr="00033637">
                <w:rPr>
                  <w:rFonts w:ascii="Times New Roman" w:hAnsi="Times New Roman" w:cs="Times New Roman"/>
                  <w:sz w:val="24"/>
                  <w:szCs w:val="24"/>
                </w:rPr>
                <w:lastRenderedPageBreak/>
                <w:t>Mass media</w:t>
              </w:r>
            </w:ins>
          </w:p>
        </w:tc>
        <w:tc>
          <w:tcPr>
            <w:tcW w:w="1300" w:type="pct"/>
            <w:gridSpan w:val="2"/>
            <w:vAlign w:val="center"/>
          </w:tcPr>
          <w:p w14:paraId="0B229698" w14:textId="77777777" w:rsidR="00994FF0" w:rsidRPr="00033637" w:rsidRDefault="00994FF0" w:rsidP="00F31FB2">
            <w:pPr>
              <w:spacing w:line="480" w:lineRule="auto"/>
              <w:rPr>
                <w:ins w:id="4236" w:author="Mohammad Nayeem Hasan" w:date="2024-11-04T00:05:00Z"/>
                <w:rFonts w:ascii="Times New Roman" w:hAnsi="Times New Roman" w:cs="Times New Roman"/>
                <w:sz w:val="24"/>
                <w:szCs w:val="24"/>
              </w:rPr>
              <w:pPrChange w:id="4237" w:author="Mohammad Nayeem Hasan" w:date="2024-12-23T01:38:00Z" w16du:dateUtc="2024-12-22T19:38:00Z">
                <w:pPr/>
              </w:pPrChange>
            </w:pPr>
          </w:p>
        </w:tc>
        <w:tc>
          <w:tcPr>
            <w:tcW w:w="1455" w:type="pct"/>
            <w:gridSpan w:val="2"/>
            <w:vAlign w:val="center"/>
          </w:tcPr>
          <w:p w14:paraId="48F801B0" w14:textId="77777777" w:rsidR="00994FF0" w:rsidRPr="00033637" w:rsidRDefault="00994FF0" w:rsidP="00F31FB2">
            <w:pPr>
              <w:spacing w:line="480" w:lineRule="auto"/>
              <w:rPr>
                <w:ins w:id="4238" w:author="Mohammad Nayeem Hasan" w:date="2024-11-04T00:05:00Z"/>
                <w:rFonts w:ascii="Times New Roman" w:hAnsi="Times New Roman" w:cs="Times New Roman"/>
                <w:sz w:val="24"/>
                <w:szCs w:val="24"/>
              </w:rPr>
              <w:pPrChange w:id="4239" w:author="Mohammad Nayeem Hasan" w:date="2024-12-23T01:38:00Z" w16du:dateUtc="2024-12-22T19:38:00Z">
                <w:pPr/>
              </w:pPrChange>
            </w:pPr>
          </w:p>
        </w:tc>
        <w:tc>
          <w:tcPr>
            <w:tcW w:w="478" w:type="pct"/>
            <w:vAlign w:val="center"/>
          </w:tcPr>
          <w:p w14:paraId="6D6586D0" w14:textId="77777777" w:rsidR="00994FF0" w:rsidRPr="00033637" w:rsidRDefault="00994FF0" w:rsidP="00F31FB2">
            <w:pPr>
              <w:spacing w:line="480" w:lineRule="auto"/>
              <w:rPr>
                <w:ins w:id="4240" w:author="Mohammad Nayeem Hasan" w:date="2024-11-04T00:05:00Z"/>
                <w:rFonts w:ascii="Times New Roman" w:hAnsi="Times New Roman" w:cs="Times New Roman"/>
                <w:sz w:val="24"/>
                <w:szCs w:val="24"/>
              </w:rPr>
              <w:pPrChange w:id="4241" w:author="Mohammad Nayeem Hasan" w:date="2024-12-23T01:38:00Z" w16du:dateUtc="2024-12-22T19:38:00Z">
                <w:pPr/>
              </w:pPrChange>
            </w:pPr>
          </w:p>
        </w:tc>
      </w:tr>
      <w:tr w:rsidR="00994FF0" w:rsidRPr="00033637" w14:paraId="15DF1B50" w14:textId="77777777" w:rsidTr="000C3C54">
        <w:trPr>
          <w:trHeight w:val="288"/>
          <w:jc w:val="center"/>
          <w:ins w:id="4242" w:author="Mohammad Nayeem Hasan" w:date="2024-11-04T00:05:00Z"/>
        </w:trPr>
        <w:tc>
          <w:tcPr>
            <w:tcW w:w="950" w:type="pct"/>
            <w:vAlign w:val="center"/>
          </w:tcPr>
          <w:p w14:paraId="5BCBBF7B" w14:textId="77777777" w:rsidR="00994FF0" w:rsidRPr="00033637" w:rsidRDefault="00994FF0" w:rsidP="00F31FB2">
            <w:pPr>
              <w:spacing w:line="480" w:lineRule="auto"/>
              <w:rPr>
                <w:ins w:id="4243" w:author="Mohammad Nayeem Hasan" w:date="2024-11-04T00:05:00Z"/>
                <w:rFonts w:ascii="Times New Roman" w:hAnsi="Times New Roman" w:cs="Times New Roman"/>
                <w:sz w:val="24"/>
                <w:szCs w:val="24"/>
              </w:rPr>
              <w:pPrChange w:id="4244" w:author="Mohammad Nayeem Hasan" w:date="2024-12-23T01:38:00Z" w16du:dateUtc="2024-12-22T19:38:00Z">
                <w:pPr/>
              </w:pPrChange>
            </w:pPr>
            <w:ins w:id="4245" w:author="Mohammad Nayeem Hasan" w:date="2024-11-04T00:05:00Z">
              <w:r w:rsidRPr="00033637">
                <w:rPr>
                  <w:rFonts w:ascii="Times New Roman" w:hAnsi="Times New Roman" w:cs="Times New Roman"/>
                  <w:sz w:val="24"/>
                  <w:szCs w:val="24"/>
                </w:rPr>
                <w:t>No</w:t>
              </w:r>
            </w:ins>
          </w:p>
        </w:tc>
        <w:tc>
          <w:tcPr>
            <w:tcW w:w="818" w:type="pct"/>
            <w:vAlign w:val="center"/>
          </w:tcPr>
          <w:p w14:paraId="327DCA3F" w14:textId="77777777" w:rsidR="00994FF0" w:rsidRPr="00033637" w:rsidRDefault="00994FF0" w:rsidP="00F31FB2">
            <w:pPr>
              <w:spacing w:line="480" w:lineRule="auto"/>
              <w:rPr>
                <w:ins w:id="4246" w:author="Mohammad Nayeem Hasan" w:date="2024-11-04T00:05:00Z"/>
                <w:rFonts w:ascii="Times New Roman" w:hAnsi="Times New Roman" w:cs="Times New Roman"/>
                <w:sz w:val="24"/>
                <w:szCs w:val="24"/>
              </w:rPr>
              <w:pPrChange w:id="4247" w:author="Mohammad Nayeem Hasan" w:date="2024-12-23T01:38:00Z" w16du:dateUtc="2024-12-22T19:38:00Z">
                <w:pPr/>
              </w:pPrChange>
            </w:pPr>
            <w:ins w:id="4248" w:author="Mohammad Nayeem Hasan" w:date="2024-11-04T00:05:00Z">
              <w:r w:rsidRPr="00033637">
                <w:rPr>
                  <w:rFonts w:ascii="Times New Roman" w:hAnsi="Times New Roman" w:cs="Times New Roman"/>
                  <w:sz w:val="24"/>
                  <w:szCs w:val="24"/>
                </w:rPr>
                <w:t>-</w:t>
              </w:r>
            </w:ins>
          </w:p>
        </w:tc>
        <w:tc>
          <w:tcPr>
            <w:tcW w:w="478" w:type="pct"/>
            <w:vAlign w:val="center"/>
          </w:tcPr>
          <w:p w14:paraId="1EC49055" w14:textId="77777777" w:rsidR="00994FF0" w:rsidRPr="00033637" w:rsidRDefault="00994FF0" w:rsidP="00F31FB2">
            <w:pPr>
              <w:spacing w:line="480" w:lineRule="auto"/>
              <w:rPr>
                <w:ins w:id="4249" w:author="Mohammad Nayeem Hasan" w:date="2024-11-04T00:05:00Z"/>
                <w:rFonts w:ascii="Times New Roman" w:hAnsi="Times New Roman" w:cs="Times New Roman"/>
                <w:sz w:val="24"/>
                <w:szCs w:val="24"/>
              </w:rPr>
              <w:pPrChange w:id="4250" w:author="Mohammad Nayeem Hasan" w:date="2024-12-23T01:38:00Z" w16du:dateUtc="2024-12-22T19:38:00Z">
                <w:pPr/>
              </w:pPrChange>
            </w:pPr>
          </w:p>
        </w:tc>
        <w:tc>
          <w:tcPr>
            <w:tcW w:w="822" w:type="pct"/>
            <w:vAlign w:val="center"/>
          </w:tcPr>
          <w:p w14:paraId="75E1BE41" w14:textId="77777777" w:rsidR="00994FF0" w:rsidRPr="00033637" w:rsidRDefault="00994FF0" w:rsidP="00F31FB2">
            <w:pPr>
              <w:spacing w:line="480" w:lineRule="auto"/>
              <w:rPr>
                <w:ins w:id="4251" w:author="Mohammad Nayeem Hasan" w:date="2024-11-04T00:05:00Z"/>
                <w:rFonts w:ascii="Times New Roman" w:hAnsi="Times New Roman" w:cs="Times New Roman"/>
                <w:sz w:val="24"/>
                <w:szCs w:val="24"/>
              </w:rPr>
              <w:pPrChange w:id="4252" w:author="Mohammad Nayeem Hasan" w:date="2024-12-23T01:38:00Z" w16du:dateUtc="2024-12-22T19:38:00Z">
                <w:pPr/>
              </w:pPrChange>
            </w:pPr>
            <w:ins w:id="4253" w:author="Mohammad Nayeem Hasan" w:date="2024-11-04T00:05:00Z">
              <w:r w:rsidRPr="00033637">
                <w:rPr>
                  <w:rFonts w:ascii="Times New Roman" w:hAnsi="Times New Roman" w:cs="Times New Roman"/>
                  <w:sz w:val="24"/>
                  <w:szCs w:val="24"/>
                </w:rPr>
                <w:t>0.98 (0.81, 1.19)</w:t>
              </w:r>
            </w:ins>
          </w:p>
        </w:tc>
        <w:tc>
          <w:tcPr>
            <w:tcW w:w="478" w:type="pct"/>
            <w:vAlign w:val="center"/>
          </w:tcPr>
          <w:p w14:paraId="704CB859" w14:textId="77777777" w:rsidR="00994FF0" w:rsidRPr="00033637" w:rsidRDefault="00994FF0" w:rsidP="00F31FB2">
            <w:pPr>
              <w:spacing w:line="480" w:lineRule="auto"/>
              <w:rPr>
                <w:ins w:id="4254" w:author="Mohammad Nayeem Hasan" w:date="2024-11-04T00:05:00Z"/>
                <w:rFonts w:ascii="Times New Roman" w:hAnsi="Times New Roman" w:cs="Times New Roman"/>
                <w:sz w:val="24"/>
                <w:szCs w:val="24"/>
              </w:rPr>
              <w:pPrChange w:id="4255" w:author="Mohammad Nayeem Hasan" w:date="2024-12-23T01:38:00Z" w16du:dateUtc="2024-12-22T19:38:00Z">
                <w:pPr/>
              </w:pPrChange>
            </w:pPr>
            <w:ins w:id="4256" w:author="Mohammad Nayeem Hasan" w:date="2024-11-04T00:05:00Z">
              <w:r w:rsidRPr="00033637">
                <w:rPr>
                  <w:rFonts w:ascii="Times New Roman" w:hAnsi="Times New Roman" w:cs="Times New Roman"/>
                  <w:sz w:val="24"/>
                  <w:szCs w:val="24"/>
                </w:rPr>
                <w:t>0.817</w:t>
              </w:r>
            </w:ins>
          </w:p>
        </w:tc>
        <w:tc>
          <w:tcPr>
            <w:tcW w:w="978" w:type="pct"/>
            <w:vAlign w:val="center"/>
          </w:tcPr>
          <w:p w14:paraId="4A492E89" w14:textId="77777777" w:rsidR="00994FF0" w:rsidRPr="00033637" w:rsidRDefault="00994FF0" w:rsidP="00F31FB2">
            <w:pPr>
              <w:spacing w:line="480" w:lineRule="auto"/>
              <w:rPr>
                <w:ins w:id="4257" w:author="Mohammad Nayeem Hasan" w:date="2024-11-04T00:05:00Z"/>
                <w:rFonts w:ascii="Times New Roman" w:hAnsi="Times New Roman" w:cs="Times New Roman"/>
                <w:sz w:val="24"/>
                <w:szCs w:val="24"/>
              </w:rPr>
              <w:pPrChange w:id="4258" w:author="Mohammad Nayeem Hasan" w:date="2024-12-23T01:38:00Z" w16du:dateUtc="2024-12-22T19:38:00Z">
                <w:pPr/>
              </w:pPrChange>
            </w:pPr>
            <w:ins w:id="4259" w:author="Mohammad Nayeem Hasan" w:date="2024-11-04T00:05:00Z">
              <w:r w:rsidRPr="00033637">
                <w:rPr>
                  <w:rFonts w:ascii="Times New Roman" w:hAnsi="Times New Roman" w:cs="Times New Roman"/>
                  <w:sz w:val="24"/>
                  <w:szCs w:val="24"/>
                </w:rPr>
                <w:t>1.12 (1.00, 1.27)</w:t>
              </w:r>
            </w:ins>
          </w:p>
        </w:tc>
        <w:tc>
          <w:tcPr>
            <w:tcW w:w="478" w:type="pct"/>
            <w:vAlign w:val="center"/>
          </w:tcPr>
          <w:p w14:paraId="748B0F83" w14:textId="77777777" w:rsidR="00994FF0" w:rsidRPr="00033637" w:rsidRDefault="00994FF0" w:rsidP="00F31FB2">
            <w:pPr>
              <w:spacing w:line="480" w:lineRule="auto"/>
              <w:rPr>
                <w:ins w:id="4260" w:author="Mohammad Nayeem Hasan" w:date="2024-11-04T00:05:00Z"/>
                <w:rFonts w:ascii="Times New Roman" w:hAnsi="Times New Roman" w:cs="Times New Roman"/>
                <w:sz w:val="24"/>
                <w:szCs w:val="24"/>
              </w:rPr>
              <w:pPrChange w:id="4261" w:author="Mohammad Nayeem Hasan" w:date="2024-12-23T01:38:00Z" w16du:dateUtc="2024-12-22T19:38:00Z">
                <w:pPr/>
              </w:pPrChange>
            </w:pPr>
            <w:ins w:id="4262" w:author="Mohammad Nayeem Hasan" w:date="2024-11-04T00:05:00Z">
              <w:r w:rsidRPr="00033637">
                <w:rPr>
                  <w:rFonts w:ascii="Times New Roman" w:hAnsi="Times New Roman" w:cs="Times New Roman"/>
                  <w:sz w:val="24"/>
                  <w:szCs w:val="24"/>
                </w:rPr>
                <w:t>0.059</w:t>
              </w:r>
            </w:ins>
          </w:p>
        </w:tc>
      </w:tr>
      <w:tr w:rsidR="00994FF0" w:rsidRPr="00033637" w14:paraId="1626925A" w14:textId="77777777" w:rsidTr="000C3C54">
        <w:trPr>
          <w:trHeight w:val="288"/>
          <w:jc w:val="center"/>
          <w:ins w:id="4263" w:author="Mohammad Nayeem Hasan" w:date="2024-11-04T00:05:00Z"/>
        </w:trPr>
        <w:tc>
          <w:tcPr>
            <w:tcW w:w="950" w:type="pct"/>
            <w:vAlign w:val="center"/>
          </w:tcPr>
          <w:p w14:paraId="2B279651" w14:textId="77777777" w:rsidR="00994FF0" w:rsidRPr="00033637" w:rsidRDefault="00994FF0" w:rsidP="00F31FB2">
            <w:pPr>
              <w:spacing w:line="480" w:lineRule="auto"/>
              <w:rPr>
                <w:ins w:id="4264" w:author="Mohammad Nayeem Hasan" w:date="2024-11-04T00:05:00Z"/>
                <w:rFonts w:ascii="Times New Roman" w:hAnsi="Times New Roman" w:cs="Times New Roman"/>
                <w:sz w:val="24"/>
                <w:szCs w:val="24"/>
              </w:rPr>
              <w:pPrChange w:id="4265" w:author="Mohammad Nayeem Hasan" w:date="2024-12-23T01:38:00Z" w16du:dateUtc="2024-12-22T19:38:00Z">
                <w:pPr/>
              </w:pPrChange>
            </w:pPr>
            <w:ins w:id="4266" w:author="Mohammad Nayeem Hasan" w:date="2024-11-04T00:05:00Z">
              <w:r w:rsidRPr="00033637">
                <w:rPr>
                  <w:rFonts w:ascii="Times New Roman" w:hAnsi="Times New Roman" w:cs="Times New Roman"/>
                  <w:sz w:val="24"/>
                  <w:szCs w:val="24"/>
                </w:rPr>
                <w:t>Yes</w:t>
              </w:r>
            </w:ins>
          </w:p>
        </w:tc>
        <w:tc>
          <w:tcPr>
            <w:tcW w:w="818" w:type="pct"/>
            <w:vAlign w:val="center"/>
          </w:tcPr>
          <w:p w14:paraId="28BE7B7E" w14:textId="77777777" w:rsidR="00994FF0" w:rsidRPr="00033637" w:rsidRDefault="00994FF0" w:rsidP="00F31FB2">
            <w:pPr>
              <w:spacing w:line="480" w:lineRule="auto"/>
              <w:rPr>
                <w:ins w:id="4267" w:author="Mohammad Nayeem Hasan" w:date="2024-11-04T00:05:00Z"/>
                <w:rFonts w:ascii="Times New Roman" w:hAnsi="Times New Roman" w:cs="Times New Roman"/>
                <w:sz w:val="24"/>
                <w:szCs w:val="24"/>
              </w:rPr>
              <w:pPrChange w:id="4268" w:author="Mohammad Nayeem Hasan" w:date="2024-12-23T01:38:00Z" w16du:dateUtc="2024-12-22T19:38:00Z">
                <w:pPr/>
              </w:pPrChange>
            </w:pPr>
            <w:ins w:id="4269" w:author="Mohammad Nayeem Hasan" w:date="2024-11-04T00:05:00Z">
              <w:r w:rsidRPr="00033637">
                <w:rPr>
                  <w:rFonts w:ascii="Times New Roman" w:hAnsi="Times New Roman" w:cs="Times New Roman"/>
                  <w:sz w:val="24"/>
                  <w:szCs w:val="24"/>
                </w:rPr>
                <w:t>-</w:t>
              </w:r>
            </w:ins>
          </w:p>
        </w:tc>
        <w:tc>
          <w:tcPr>
            <w:tcW w:w="478" w:type="pct"/>
            <w:vAlign w:val="center"/>
          </w:tcPr>
          <w:p w14:paraId="2E9450FD" w14:textId="77777777" w:rsidR="00994FF0" w:rsidRPr="00033637" w:rsidRDefault="00994FF0" w:rsidP="00F31FB2">
            <w:pPr>
              <w:spacing w:line="480" w:lineRule="auto"/>
              <w:rPr>
                <w:ins w:id="4270" w:author="Mohammad Nayeem Hasan" w:date="2024-11-04T00:05:00Z"/>
                <w:rFonts w:ascii="Times New Roman" w:hAnsi="Times New Roman" w:cs="Times New Roman"/>
                <w:sz w:val="24"/>
                <w:szCs w:val="24"/>
              </w:rPr>
              <w:pPrChange w:id="4271" w:author="Mohammad Nayeem Hasan" w:date="2024-12-23T01:38:00Z" w16du:dateUtc="2024-12-22T19:38:00Z">
                <w:pPr/>
              </w:pPrChange>
            </w:pPr>
            <w:ins w:id="4272" w:author="Mohammad Nayeem Hasan" w:date="2024-11-04T00:05:00Z">
              <w:r w:rsidRPr="00033637">
                <w:rPr>
                  <w:rFonts w:ascii="Times New Roman" w:hAnsi="Times New Roman" w:cs="Times New Roman"/>
                  <w:sz w:val="24"/>
                  <w:szCs w:val="24"/>
                </w:rPr>
                <w:t>-</w:t>
              </w:r>
            </w:ins>
          </w:p>
        </w:tc>
        <w:tc>
          <w:tcPr>
            <w:tcW w:w="822" w:type="pct"/>
            <w:vAlign w:val="center"/>
          </w:tcPr>
          <w:p w14:paraId="0AF3C6F1" w14:textId="77777777" w:rsidR="00994FF0" w:rsidRPr="00033637" w:rsidRDefault="00994FF0" w:rsidP="00F31FB2">
            <w:pPr>
              <w:spacing w:line="480" w:lineRule="auto"/>
              <w:rPr>
                <w:ins w:id="4273" w:author="Mohammad Nayeem Hasan" w:date="2024-11-04T00:05:00Z"/>
                <w:rFonts w:ascii="Times New Roman" w:hAnsi="Times New Roman" w:cs="Times New Roman"/>
                <w:sz w:val="24"/>
                <w:szCs w:val="24"/>
              </w:rPr>
              <w:pPrChange w:id="4274" w:author="Mohammad Nayeem Hasan" w:date="2024-12-23T01:38:00Z" w16du:dateUtc="2024-12-22T19:38:00Z">
                <w:pPr/>
              </w:pPrChange>
            </w:pPr>
            <w:ins w:id="4275" w:author="Mohammad Nayeem Hasan" w:date="2024-11-04T00:05:00Z">
              <w:r w:rsidRPr="00033637">
                <w:rPr>
                  <w:rFonts w:ascii="Times New Roman" w:hAnsi="Times New Roman" w:cs="Times New Roman"/>
                  <w:sz w:val="24"/>
                  <w:szCs w:val="24"/>
                </w:rPr>
                <w:t>Reference</w:t>
              </w:r>
            </w:ins>
          </w:p>
        </w:tc>
        <w:tc>
          <w:tcPr>
            <w:tcW w:w="478" w:type="pct"/>
            <w:vAlign w:val="center"/>
          </w:tcPr>
          <w:p w14:paraId="4523B489" w14:textId="77777777" w:rsidR="00994FF0" w:rsidRPr="00033637" w:rsidRDefault="00994FF0" w:rsidP="00F31FB2">
            <w:pPr>
              <w:spacing w:line="480" w:lineRule="auto"/>
              <w:rPr>
                <w:ins w:id="4276" w:author="Mohammad Nayeem Hasan" w:date="2024-11-04T00:05:00Z"/>
                <w:rFonts w:ascii="Times New Roman" w:hAnsi="Times New Roman" w:cs="Times New Roman"/>
                <w:sz w:val="24"/>
                <w:szCs w:val="24"/>
              </w:rPr>
              <w:pPrChange w:id="4277" w:author="Mohammad Nayeem Hasan" w:date="2024-12-23T01:38:00Z" w16du:dateUtc="2024-12-22T19:38:00Z">
                <w:pPr/>
              </w:pPrChange>
            </w:pPr>
            <w:ins w:id="4278" w:author="Mohammad Nayeem Hasan" w:date="2024-11-04T00:05:00Z">
              <w:r w:rsidRPr="00033637">
                <w:rPr>
                  <w:rFonts w:ascii="Times New Roman" w:hAnsi="Times New Roman" w:cs="Times New Roman"/>
                  <w:sz w:val="24"/>
                  <w:szCs w:val="24"/>
                </w:rPr>
                <w:t>-</w:t>
              </w:r>
            </w:ins>
          </w:p>
        </w:tc>
        <w:tc>
          <w:tcPr>
            <w:tcW w:w="978" w:type="pct"/>
            <w:vAlign w:val="center"/>
          </w:tcPr>
          <w:p w14:paraId="05D1D353" w14:textId="77777777" w:rsidR="00994FF0" w:rsidRPr="00033637" w:rsidRDefault="00994FF0" w:rsidP="00F31FB2">
            <w:pPr>
              <w:spacing w:line="480" w:lineRule="auto"/>
              <w:rPr>
                <w:ins w:id="4279" w:author="Mohammad Nayeem Hasan" w:date="2024-11-04T00:05:00Z"/>
                <w:rFonts w:ascii="Times New Roman" w:hAnsi="Times New Roman" w:cs="Times New Roman"/>
                <w:sz w:val="24"/>
                <w:szCs w:val="24"/>
              </w:rPr>
              <w:pPrChange w:id="4280" w:author="Mohammad Nayeem Hasan" w:date="2024-12-23T01:38:00Z" w16du:dateUtc="2024-12-22T19:38:00Z">
                <w:pPr/>
              </w:pPrChange>
            </w:pPr>
            <w:ins w:id="4281" w:author="Mohammad Nayeem Hasan" w:date="2024-11-04T00:05:00Z">
              <w:r w:rsidRPr="00033637">
                <w:rPr>
                  <w:rFonts w:ascii="Times New Roman" w:hAnsi="Times New Roman" w:cs="Times New Roman"/>
                  <w:sz w:val="24"/>
                  <w:szCs w:val="24"/>
                </w:rPr>
                <w:t>Reference</w:t>
              </w:r>
            </w:ins>
          </w:p>
        </w:tc>
        <w:tc>
          <w:tcPr>
            <w:tcW w:w="478" w:type="pct"/>
            <w:vAlign w:val="center"/>
          </w:tcPr>
          <w:p w14:paraId="5DA4CBAD" w14:textId="77777777" w:rsidR="00994FF0" w:rsidRPr="00033637" w:rsidRDefault="00994FF0" w:rsidP="00F31FB2">
            <w:pPr>
              <w:spacing w:line="480" w:lineRule="auto"/>
              <w:rPr>
                <w:ins w:id="4282" w:author="Mohammad Nayeem Hasan" w:date="2024-11-04T00:05:00Z"/>
                <w:rFonts w:ascii="Times New Roman" w:hAnsi="Times New Roman" w:cs="Times New Roman"/>
                <w:sz w:val="24"/>
                <w:szCs w:val="24"/>
              </w:rPr>
              <w:pPrChange w:id="4283" w:author="Mohammad Nayeem Hasan" w:date="2024-12-23T01:38:00Z" w16du:dateUtc="2024-12-22T19:38:00Z">
                <w:pPr/>
              </w:pPrChange>
            </w:pPr>
            <w:ins w:id="4284" w:author="Mohammad Nayeem Hasan" w:date="2024-11-04T00:05:00Z">
              <w:r w:rsidRPr="00033637">
                <w:rPr>
                  <w:rFonts w:ascii="Times New Roman" w:hAnsi="Times New Roman" w:cs="Times New Roman"/>
                  <w:sz w:val="24"/>
                  <w:szCs w:val="24"/>
                </w:rPr>
                <w:t>-</w:t>
              </w:r>
            </w:ins>
          </w:p>
        </w:tc>
      </w:tr>
      <w:tr w:rsidR="00994FF0" w:rsidRPr="00033637" w14:paraId="02552422" w14:textId="77777777" w:rsidTr="000C3C54">
        <w:trPr>
          <w:trHeight w:val="257"/>
          <w:jc w:val="center"/>
          <w:ins w:id="4285" w:author="Mohammad Nayeem Hasan" w:date="2024-11-04T00:05:00Z"/>
        </w:trPr>
        <w:tc>
          <w:tcPr>
            <w:tcW w:w="1767" w:type="pct"/>
            <w:gridSpan w:val="2"/>
            <w:vAlign w:val="center"/>
          </w:tcPr>
          <w:p w14:paraId="60C94CC0" w14:textId="77777777" w:rsidR="00994FF0" w:rsidRPr="00033637" w:rsidRDefault="00994FF0" w:rsidP="00F31FB2">
            <w:pPr>
              <w:spacing w:line="480" w:lineRule="auto"/>
              <w:rPr>
                <w:ins w:id="4286" w:author="Mohammad Nayeem Hasan" w:date="2024-11-04T00:05:00Z"/>
                <w:rFonts w:ascii="Times New Roman" w:hAnsi="Times New Roman" w:cs="Times New Roman"/>
                <w:sz w:val="24"/>
                <w:szCs w:val="24"/>
              </w:rPr>
              <w:pPrChange w:id="4287" w:author="Mohammad Nayeem Hasan" w:date="2024-12-23T01:38:00Z" w16du:dateUtc="2024-12-22T19:38:00Z">
                <w:pPr/>
              </w:pPrChange>
            </w:pPr>
            <w:ins w:id="4288" w:author="Mohammad Nayeem Hasan" w:date="2024-11-04T00:05:00Z">
              <w:r w:rsidRPr="00033637">
                <w:rPr>
                  <w:rFonts w:ascii="Times New Roman" w:hAnsi="Times New Roman" w:cs="Times New Roman"/>
                  <w:sz w:val="24"/>
                  <w:szCs w:val="24"/>
                </w:rPr>
                <w:t>Household size</w:t>
              </w:r>
            </w:ins>
          </w:p>
        </w:tc>
        <w:tc>
          <w:tcPr>
            <w:tcW w:w="1300" w:type="pct"/>
            <w:gridSpan w:val="2"/>
            <w:vAlign w:val="center"/>
          </w:tcPr>
          <w:p w14:paraId="25925B96" w14:textId="77777777" w:rsidR="00994FF0" w:rsidRPr="00033637" w:rsidRDefault="00994FF0" w:rsidP="00F31FB2">
            <w:pPr>
              <w:spacing w:line="480" w:lineRule="auto"/>
              <w:rPr>
                <w:ins w:id="4289" w:author="Mohammad Nayeem Hasan" w:date="2024-11-04T00:05:00Z"/>
                <w:rFonts w:ascii="Times New Roman" w:hAnsi="Times New Roman" w:cs="Times New Roman"/>
                <w:sz w:val="24"/>
                <w:szCs w:val="24"/>
              </w:rPr>
              <w:pPrChange w:id="4290" w:author="Mohammad Nayeem Hasan" w:date="2024-12-23T01:38:00Z" w16du:dateUtc="2024-12-22T19:38:00Z">
                <w:pPr/>
              </w:pPrChange>
            </w:pPr>
          </w:p>
        </w:tc>
        <w:tc>
          <w:tcPr>
            <w:tcW w:w="1455" w:type="pct"/>
            <w:gridSpan w:val="2"/>
            <w:vAlign w:val="center"/>
          </w:tcPr>
          <w:p w14:paraId="7AD04A4D" w14:textId="77777777" w:rsidR="00994FF0" w:rsidRPr="00033637" w:rsidRDefault="00994FF0" w:rsidP="00F31FB2">
            <w:pPr>
              <w:spacing w:line="480" w:lineRule="auto"/>
              <w:rPr>
                <w:ins w:id="4291" w:author="Mohammad Nayeem Hasan" w:date="2024-11-04T00:05:00Z"/>
                <w:rFonts w:ascii="Times New Roman" w:hAnsi="Times New Roman" w:cs="Times New Roman"/>
                <w:sz w:val="24"/>
                <w:szCs w:val="24"/>
              </w:rPr>
              <w:pPrChange w:id="4292" w:author="Mohammad Nayeem Hasan" w:date="2024-12-23T01:38:00Z" w16du:dateUtc="2024-12-22T19:38:00Z">
                <w:pPr/>
              </w:pPrChange>
            </w:pPr>
          </w:p>
        </w:tc>
        <w:tc>
          <w:tcPr>
            <w:tcW w:w="478" w:type="pct"/>
            <w:vAlign w:val="center"/>
          </w:tcPr>
          <w:p w14:paraId="23BF70BF" w14:textId="77777777" w:rsidR="00994FF0" w:rsidRPr="00033637" w:rsidRDefault="00994FF0" w:rsidP="00F31FB2">
            <w:pPr>
              <w:spacing w:line="480" w:lineRule="auto"/>
              <w:rPr>
                <w:ins w:id="4293" w:author="Mohammad Nayeem Hasan" w:date="2024-11-04T00:05:00Z"/>
                <w:rFonts w:ascii="Times New Roman" w:hAnsi="Times New Roman" w:cs="Times New Roman"/>
                <w:sz w:val="24"/>
                <w:szCs w:val="24"/>
              </w:rPr>
              <w:pPrChange w:id="4294" w:author="Mohammad Nayeem Hasan" w:date="2024-12-23T01:38:00Z" w16du:dateUtc="2024-12-22T19:38:00Z">
                <w:pPr/>
              </w:pPrChange>
            </w:pPr>
          </w:p>
        </w:tc>
      </w:tr>
      <w:tr w:rsidR="00994FF0" w:rsidRPr="00033637" w14:paraId="7581D3FF" w14:textId="77777777" w:rsidTr="000C3C54">
        <w:trPr>
          <w:trHeight w:val="257"/>
          <w:jc w:val="center"/>
          <w:ins w:id="4295" w:author="Mohammad Nayeem Hasan" w:date="2024-11-04T00:05:00Z"/>
        </w:trPr>
        <w:tc>
          <w:tcPr>
            <w:tcW w:w="950" w:type="pct"/>
            <w:vAlign w:val="center"/>
          </w:tcPr>
          <w:p w14:paraId="1757F08A" w14:textId="77777777" w:rsidR="00994FF0" w:rsidRPr="00033637" w:rsidRDefault="00994FF0" w:rsidP="00F31FB2">
            <w:pPr>
              <w:spacing w:line="480" w:lineRule="auto"/>
              <w:rPr>
                <w:ins w:id="4296" w:author="Mohammad Nayeem Hasan" w:date="2024-11-04T00:05:00Z"/>
                <w:rFonts w:ascii="Times New Roman" w:hAnsi="Times New Roman" w:cs="Times New Roman"/>
                <w:sz w:val="24"/>
                <w:szCs w:val="24"/>
              </w:rPr>
              <w:pPrChange w:id="4297" w:author="Mohammad Nayeem Hasan" w:date="2024-12-23T01:38:00Z" w16du:dateUtc="2024-12-22T19:38:00Z">
                <w:pPr/>
              </w:pPrChange>
            </w:pPr>
            <w:ins w:id="4298" w:author="Mohammad Nayeem Hasan" w:date="2024-11-04T00:05:00Z">
              <w:r w:rsidRPr="00033637">
                <w:rPr>
                  <w:rFonts w:ascii="Times New Roman" w:hAnsi="Times New Roman" w:cs="Times New Roman"/>
                  <w:sz w:val="24"/>
                  <w:szCs w:val="24"/>
                </w:rPr>
                <w:t>5/5+</w:t>
              </w:r>
            </w:ins>
          </w:p>
        </w:tc>
        <w:tc>
          <w:tcPr>
            <w:tcW w:w="818" w:type="pct"/>
            <w:vAlign w:val="center"/>
          </w:tcPr>
          <w:p w14:paraId="23B39CDA" w14:textId="77777777" w:rsidR="00994FF0" w:rsidRPr="00033637" w:rsidRDefault="00994FF0" w:rsidP="00F31FB2">
            <w:pPr>
              <w:spacing w:line="480" w:lineRule="auto"/>
              <w:rPr>
                <w:ins w:id="4299" w:author="Mohammad Nayeem Hasan" w:date="2024-11-04T00:05:00Z"/>
                <w:rFonts w:ascii="Times New Roman" w:hAnsi="Times New Roman" w:cs="Times New Roman"/>
                <w:sz w:val="24"/>
                <w:szCs w:val="24"/>
              </w:rPr>
              <w:pPrChange w:id="4300" w:author="Mohammad Nayeem Hasan" w:date="2024-12-23T01:38:00Z" w16du:dateUtc="2024-12-22T19:38:00Z">
                <w:pPr/>
              </w:pPrChange>
            </w:pPr>
            <w:ins w:id="4301" w:author="Mohammad Nayeem Hasan" w:date="2024-11-04T00:05:00Z">
              <w:r w:rsidRPr="00033637">
                <w:rPr>
                  <w:rFonts w:ascii="Times New Roman" w:hAnsi="Times New Roman" w:cs="Times New Roman"/>
                  <w:sz w:val="24"/>
                  <w:szCs w:val="24"/>
                </w:rPr>
                <w:t>1.06 (0.94, 1.19)</w:t>
              </w:r>
            </w:ins>
          </w:p>
        </w:tc>
        <w:tc>
          <w:tcPr>
            <w:tcW w:w="478" w:type="pct"/>
            <w:vAlign w:val="center"/>
          </w:tcPr>
          <w:p w14:paraId="3C9522F3" w14:textId="77777777" w:rsidR="00994FF0" w:rsidRPr="00033637" w:rsidRDefault="00994FF0" w:rsidP="00F31FB2">
            <w:pPr>
              <w:spacing w:line="480" w:lineRule="auto"/>
              <w:rPr>
                <w:ins w:id="4302" w:author="Mohammad Nayeem Hasan" w:date="2024-11-04T00:05:00Z"/>
                <w:rFonts w:ascii="Times New Roman" w:hAnsi="Times New Roman" w:cs="Times New Roman"/>
                <w:sz w:val="24"/>
                <w:szCs w:val="24"/>
              </w:rPr>
              <w:pPrChange w:id="4303" w:author="Mohammad Nayeem Hasan" w:date="2024-12-23T01:38:00Z" w16du:dateUtc="2024-12-22T19:38:00Z">
                <w:pPr/>
              </w:pPrChange>
            </w:pPr>
            <w:ins w:id="4304" w:author="Mohammad Nayeem Hasan" w:date="2024-11-04T00:05:00Z">
              <w:r w:rsidRPr="00033637">
                <w:rPr>
                  <w:rFonts w:ascii="Times New Roman" w:hAnsi="Times New Roman" w:cs="Times New Roman"/>
                  <w:sz w:val="24"/>
                  <w:szCs w:val="24"/>
                </w:rPr>
                <w:t>0.322</w:t>
              </w:r>
            </w:ins>
          </w:p>
        </w:tc>
        <w:tc>
          <w:tcPr>
            <w:tcW w:w="822" w:type="pct"/>
            <w:vAlign w:val="center"/>
          </w:tcPr>
          <w:p w14:paraId="406A9041" w14:textId="77777777" w:rsidR="00994FF0" w:rsidRPr="00033637" w:rsidRDefault="00994FF0" w:rsidP="00F31FB2">
            <w:pPr>
              <w:spacing w:line="480" w:lineRule="auto"/>
              <w:rPr>
                <w:ins w:id="4305" w:author="Mohammad Nayeem Hasan" w:date="2024-11-04T00:05:00Z"/>
                <w:rFonts w:ascii="Times New Roman" w:hAnsi="Times New Roman" w:cs="Times New Roman"/>
                <w:sz w:val="24"/>
                <w:szCs w:val="24"/>
              </w:rPr>
              <w:pPrChange w:id="4306" w:author="Mohammad Nayeem Hasan" w:date="2024-12-23T01:38:00Z" w16du:dateUtc="2024-12-22T19:38:00Z">
                <w:pPr/>
              </w:pPrChange>
            </w:pPr>
            <w:ins w:id="4307" w:author="Mohammad Nayeem Hasan" w:date="2024-11-04T00:05:00Z">
              <w:r w:rsidRPr="00033637">
                <w:rPr>
                  <w:rFonts w:ascii="Times New Roman" w:hAnsi="Times New Roman" w:cs="Times New Roman"/>
                  <w:sz w:val="24"/>
                  <w:szCs w:val="24"/>
                </w:rPr>
                <w:t>1.15 (0.95, 1.40)</w:t>
              </w:r>
            </w:ins>
          </w:p>
        </w:tc>
        <w:tc>
          <w:tcPr>
            <w:tcW w:w="478" w:type="pct"/>
            <w:vAlign w:val="center"/>
          </w:tcPr>
          <w:p w14:paraId="532CEE7F" w14:textId="77777777" w:rsidR="00994FF0" w:rsidRPr="00033637" w:rsidRDefault="00994FF0" w:rsidP="00F31FB2">
            <w:pPr>
              <w:spacing w:line="480" w:lineRule="auto"/>
              <w:rPr>
                <w:ins w:id="4308" w:author="Mohammad Nayeem Hasan" w:date="2024-11-04T00:05:00Z"/>
                <w:rFonts w:ascii="Times New Roman" w:hAnsi="Times New Roman" w:cs="Times New Roman"/>
                <w:sz w:val="24"/>
                <w:szCs w:val="24"/>
              </w:rPr>
              <w:pPrChange w:id="4309" w:author="Mohammad Nayeem Hasan" w:date="2024-12-23T01:38:00Z" w16du:dateUtc="2024-12-22T19:38:00Z">
                <w:pPr/>
              </w:pPrChange>
            </w:pPr>
            <w:ins w:id="4310" w:author="Mohammad Nayeem Hasan" w:date="2024-11-04T00:05:00Z">
              <w:r w:rsidRPr="00033637">
                <w:rPr>
                  <w:rFonts w:ascii="Times New Roman" w:hAnsi="Times New Roman" w:cs="Times New Roman"/>
                  <w:sz w:val="24"/>
                  <w:szCs w:val="24"/>
                </w:rPr>
                <w:t>0.154</w:t>
              </w:r>
            </w:ins>
          </w:p>
        </w:tc>
        <w:tc>
          <w:tcPr>
            <w:tcW w:w="978" w:type="pct"/>
            <w:vAlign w:val="center"/>
          </w:tcPr>
          <w:p w14:paraId="7DC652A7" w14:textId="77777777" w:rsidR="00994FF0" w:rsidRPr="00033637" w:rsidRDefault="00994FF0" w:rsidP="00F31FB2">
            <w:pPr>
              <w:spacing w:line="480" w:lineRule="auto"/>
              <w:rPr>
                <w:ins w:id="4311" w:author="Mohammad Nayeem Hasan" w:date="2024-11-04T00:05:00Z"/>
                <w:rFonts w:ascii="Times New Roman" w:hAnsi="Times New Roman" w:cs="Times New Roman"/>
                <w:sz w:val="24"/>
                <w:szCs w:val="24"/>
              </w:rPr>
              <w:pPrChange w:id="4312" w:author="Mohammad Nayeem Hasan" w:date="2024-12-23T01:38:00Z" w16du:dateUtc="2024-12-22T19:38:00Z">
                <w:pPr/>
              </w:pPrChange>
            </w:pPr>
            <w:ins w:id="4313" w:author="Mohammad Nayeem Hasan" w:date="2024-11-04T00:05:00Z">
              <w:r w:rsidRPr="00033637">
                <w:rPr>
                  <w:rFonts w:ascii="Times New Roman" w:hAnsi="Times New Roman" w:cs="Times New Roman"/>
                  <w:sz w:val="24"/>
                  <w:szCs w:val="24"/>
                </w:rPr>
                <w:t>0.92 (0.82, 1.04)</w:t>
              </w:r>
            </w:ins>
          </w:p>
        </w:tc>
        <w:tc>
          <w:tcPr>
            <w:tcW w:w="478" w:type="pct"/>
            <w:vAlign w:val="center"/>
          </w:tcPr>
          <w:p w14:paraId="3C5DCCAD" w14:textId="77777777" w:rsidR="00994FF0" w:rsidRPr="00033637" w:rsidRDefault="00994FF0" w:rsidP="00F31FB2">
            <w:pPr>
              <w:spacing w:line="480" w:lineRule="auto"/>
              <w:rPr>
                <w:ins w:id="4314" w:author="Mohammad Nayeem Hasan" w:date="2024-11-04T00:05:00Z"/>
                <w:rFonts w:ascii="Times New Roman" w:hAnsi="Times New Roman" w:cs="Times New Roman"/>
                <w:sz w:val="24"/>
                <w:szCs w:val="24"/>
              </w:rPr>
              <w:pPrChange w:id="4315" w:author="Mohammad Nayeem Hasan" w:date="2024-12-23T01:38:00Z" w16du:dateUtc="2024-12-22T19:38:00Z">
                <w:pPr/>
              </w:pPrChange>
            </w:pPr>
            <w:ins w:id="4316" w:author="Mohammad Nayeem Hasan" w:date="2024-11-04T00:05:00Z">
              <w:r w:rsidRPr="00033637">
                <w:rPr>
                  <w:rFonts w:ascii="Times New Roman" w:hAnsi="Times New Roman" w:cs="Times New Roman"/>
                  <w:sz w:val="24"/>
                  <w:szCs w:val="24"/>
                </w:rPr>
                <w:t>0.191</w:t>
              </w:r>
            </w:ins>
          </w:p>
        </w:tc>
      </w:tr>
      <w:tr w:rsidR="00994FF0" w:rsidRPr="00033637" w14:paraId="5A38650C" w14:textId="77777777" w:rsidTr="000C3C54">
        <w:trPr>
          <w:trHeight w:val="257"/>
          <w:jc w:val="center"/>
          <w:ins w:id="4317" w:author="Mohammad Nayeem Hasan" w:date="2024-11-04T00:05:00Z"/>
        </w:trPr>
        <w:tc>
          <w:tcPr>
            <w:tcW w:w="950" w:type="pct"/>
            <w:vAlign w:val="center"/>
          </w:tcPr>
          <w:p w14:paraId="10AEE4F6" w14:textId="77777777" w:rsidR="00994FF0" w:rsidRPr="00033637" w:rsidRDefault="00994FF0" w:rsidP="00F31FB2">
            <w:pPr>
              <w:spacing w:line="480" w:lineRule="auto"/>
              <w:rPr>
                <w:ins w:id="4318" w:author="Mohammad Nayeem Hasan" w:date="2024-11-04T00:05:00Z"/>
                <w:rFonts w:ascii="Times New Roman" w:hAnsi="Times New Roman" w:cs="Times New Roman"/>
                <w:sz w:val="24"/>
                <w:szCs w:val="24"/>
              </w:rPr>
              <w:pPrChange w:id="4319" w:author="Mohammad Nayeem Hasan" w:date="2024-12-23T01:38:00Z" w16du:dateUtc="2024-12-22T19:38:00Z">
                <w:pPr/>
              </w:pPrChange>
            </w:pPr>
            <w:ins w:id="4320" w:author="Mohammad Nayeem Hasan" w:date="2024-11-04T00:05:00Z">
              <w:r w:rsidRPr="00033637">
                <w:rPr>
                  <w:rFonts w:ascii="Times New Roman" w:hAnsi="Times New Roman" w:cs="Times New Roman"/>
                  <w:sz w:val="24"/>
                  <w:szCs w:val="24"/>
                </w:rPr>
                <w:t>&lt;5</w:t>
              </w:r>
            </w:ins>
          </w:p>
        </w:tc>
        <w:tc>
          <w:tcPr>
            <w:tcW w:w="818" w:type="pct"/>
            <w:vAlign w:val="center"/>
          </w:tcPr>
          <w:p w14:paraId="209266A5" w14:textId="77777777" w:rsidR="00994FF0" w:rsidRPr="00033637" w:rsidRDefault="00994FF0" w:rsidP="00F31FB2">
            <w:pPr>
              <w:spacing w:line="480" w:lineRule="auto"/>
              <w:rPr>
                <w:ins w:id="4321" w:author="Mohammad Nayeem Hasan" w:date="2024-11-04T00:05:00Z"/>
                <w:rFonts w:ascii="Times New Roman" w:hAnsi="Times New Roman" w:cs="Times New Roman"/>
                <w:sz w:val="24"/>
                <w:szCs w:val="24"/>
              </w:rPr>
              <w:pPrChange w:id="4322" w:author="Mohammad Nayeem Hasan" w:date="2024-12-23T01:38:00Z" w16du:dateUtc="2024-12-22T19:38:00Z">
                <w:pPr/>
              </w:pPrChange>
            </w:pPr>
            <w:ins w:id="4323" w:author="Mohammad Nayeem Hasan" w:date="2024-11-04T00:05:00Z">
              <w:r w:rsidRPr="00033637">
                <w:rPr>
                  <w:rFonts w:ascii="Times New Roman" w:hAnsi="Times New Roman" w:cs="Times New Roman"/>
                  <w:sz w:val="24"/>
                  <w:szCs w:val="24"/>
                </w:rPr>
                <w:t>Reference</w:t>
              </w:r>
            </w:ins>
          </w:p>
        </w:tc>
        <w:tc>
          <w:tcPr>
            <w:tcW w:w="478" w:type="pct"/>
            <w:vAlign w:val="center"/>
          </w:tcPr>
          <w:p w14:paraId="2B78810A" w14:textId="77777777" w:rsidR="00994FF0" w:rsidRPr="00033637" w:rsidRDefault="00994FF0" w:rsidP="00F31FB2">
            <w:pPr>
              <w:spacing w:line="480" w:lineRule="auto"/>
              <w:rPr>
                <w:ins w:id="4324" w:author="Mohammad Nayeem Hasan" w:date="2024-11-04T00:05:00Z"/>
                <w:rFonts w:ascii="Times New Roman" w:hAnsi="Times New Roman" w:cs="Times New Roman"/>
                <w:sz w:val="24"/>
                <w:szCs w:val="24"/>
              </w:rPr>
              <w:pPrChange w:id="4325" w:author="Mohammad Nayeem Hasan" w:date="2024-12-23T01:38:00Z" w16du:dateUtc="2024-12-22T19:38:00Z">
                <w:pPr/>
              </w:pPrChange>
            </w:pPr>
            <w:ins w:id="4326" w:author="Mohammad Nayeem Hasan" w:date="2024-11-04T00:05:00Z">
              <w:r w:rsidRPr="00033637">
                <w:rPr>
                  <w:rFonts w:ascii="Times New Roman" w:hAnsi="Times New Roman" w:cs="Times New Roman"/>
                  <w:sz w:val="24"/>
                  <w:szCs w:val="24"/>
                </w:rPr>
                <w:t>-</w:t>
              </w:r>
            </w:ins>
          </w:p>
        </w:tc>
        <w:tc>
          <w:tcPr>
            <w:tcW w:w="822" w:type="pct"/>
            <w:vAlign w:val="center"/>
          </w:tcPr>
          <w:p w14:paraId="48FB1FD8" w14:textId="77777777" w:rsidR="00994FF0" w:rsidRPr="00033637" w:rsidRDefault="00994FF0" w:rsidP="00F31FB2">
            <w:pPr>
              <w:spacing w:line="480" w:lineRule="auto"/>
              <w:rPr>
                <w:ins w:id="4327" w:author="Mohammad Nayeem Hasan" w:date="2024-11-04T00:05:00Z"/>
                <w:rFonts w:ascii="Times New Roman" w:hAnsi="Times New Roman" w:cs="Times New Roman"/>
                <w:sz w:val="24"/>
                <w:szCs w:val="24"/>
              </w:rPr>
              <w:pPrChange w:id="4328" w:author="Mohammad Nayeem Hasan" w:date="2024-12-23T01:38:00Z" w16du:dateUtc="2024-12-22T19:38:00Z">
                <w:pPr/>
              </w:pPrChange>
            </w:pPr>
            <w:ins w:id="4329" w:author="Mohammad Nayeem Hasan" w:date="2024-11-04T00:05:00Z">
              <w:r w:rsidRPr="00033637">
                <w:rPr>
                  <w:rFonts w:ascii="Times New Roman" w:hAnsi="Times New Roman" w:cs="Times New Roman"/>
                  <w:sz w:val="24"/>
                  <w:szCs w:val="24"/>
                </w:rPr>
                <w:t>Reference</w:t>
              </w:r>
            </w:ins>
          </w:p>
        </w:tc>
        <w:tc>
          <w:tcPr>
            <w:tcW w:w="478" w:type="pct"/>
            <w:vAlign w:val="center"/>
          </w:tcPr>
          <w:p w14:paraId="650178AF" w14:textId="77777777" w:rsidR="00994FF0" w:rsidRPr="00033637" w:rsidRDefault="00994FF0" w:rsidP="00F31FB2">
            <w:pPr>
              <w:spacing w:line="480" w:lineRule="auto"/>
              <w:rPr>
                <w:ins w:id="4330" w:author="Mohammad Nayeem Hasan" w:date="2024-11-04T00:05:00Z"/>
                <w:rFonts w:ascii="Times New Roman" w:hAnsi="Times New Roman" w:cs="Times New Roman"/>
                <w:sz w:val="24"/>
                <w:szCs w:val="24"/>
              </w:rPr>
              <w:pPrChange w:id="4331" w:author="Mohammad Nayeem Hasan" w:date="2024-12-23T01:38:00Z" w16du:dateUtc="2024-12-22T19:38:00Z">
                <w:pPr/>
              </w:pPrChange>
            </w:pPr>
            <w:ins w:id="4332" w:author="Mohammad Nayeem Hasan" w:date="2024-11-04T00:05:00Z">
              <w:r w:rsidRPr="00033637">
                <w:rPr>
                  <w:rFonts w:ascii="Times New Roman" w:hAnsi="Times New Roman" w:cs="Times New Roman"/>
                  <w:sz w:val="24"/>
                  <w:szCs w:val="24"/>
                </w:rPr>
                <w:t>-</w:t>
              </w:r>
            </w:ins>
          </w:p>
        </w:tc>
        <w:tc>
          <w:tcPr>
            <w:tcW w:w="978" w:type="pct"/>
            <w:vAlign w:val="center"/>
          </w:tcPr>
          <w:p w14:paraId="047FBBE7" w14:textId="77777777" w:rsidR="00994FF0" w:rsidRPr="00033637" w:rsidRDefault="00994FF0" w:rsidP="00F31FB2">
            <w:pPr>
              <w:spacing w:line="480" w:lineRule="auto"/>
              <w:rPr>
                <w:ins w:id="4333" w:author="Mohammad Nayeem Hasan" w:date="2024-11-04T00:05:00Z"/>
                <w:rFonts w:ascii="Times New Roman" w:hAnsi="Times New Roman" w:cs="Times New Roman"/>
                <w:sz w:val="24"/>
                <w:szCs w:val="24"/>
              </w:rPr>
              <w:pPrChange w:id="4334" w:author="Mohammad Nayeem Hasan" w:date="2024-12-23T01:38:00Z" w16du:dateUtc="2024-12-22T19:38:00Z">
                <w:pPr/>
              </w:pPrChange>
            </w:pPr>
            <w:ins w:id="4335" w:author="Mohammad Nayeem Hasan" w:date="2024-11-04T00:05:00Z">
              <w:r w:rsidRPr="00033637">
                <w:rPr>
                  <w:rFonts w:ascii="Times New Roman" w:hAnsi="Times New Roman" w:cs="Times New Roman"/>
                  <w:sz w:val="24"/>
                  <w:szCs w:val="24"/>
                </w:rPr>
                <w:t>Reference</w:t>
              </w:r>
            </w:ins>
          </w:p>
        </w:tc>
        <w:tc>
          <w:tcPr>
            <w:tcW w:w="478" w:type="pct"/>
            <w:vAlign w:val="center"/>
          </w:tcPr>
          <w:p w14:paraId="335836BB" w14:textId="77777777" w:rsidR="00994FF0" w:rsidRPr="00033637" w:rsidRDefault="00994FF0" w:rsidP="00F31FB2">
            <w:pPr>
              <w:spacing w:line="480" w:lineRule="auto"/>
              <w:rPr>
                <w:ins w:id="4336" w:author="Mohammad Nayeem Hasan" w:date="2024-11-04T00:05:00Z"/>
                <w:rFonts w:ascii="Times New Roman" w:hAnsi="Times New Roman" w:cs="Times New Roman"/>
                <w:sz w:val="24"/>
                <w:szCs w:val="24"/>
              </w:rPr>
              <w:pPrChange w:id="4337" w:author="Mohammad Nayeem Hasan" w:date="2024-12-23T01:38:00Z" w16du:dateUtc="2024-12-22T19:38:00Z">
                <w:pPr/>
              </w:pPrChange>
            </w:pPr>
            <w:ins w:id="4338" w:author="Mohammad Nayeem Hasan" w:date="2024-11-04T00:05:00Z">
              <w:r w:rsidRPr="00033637">
                <w:rPr>
                  <w:rFonts w:ascii="Times New Roman" w:hAnsi="Times New Roman" w:cs="Times New Roman"/>
                  <w:sz w:val="24"/>
                  <w:szCs w:val="24"/>
                </w:rPr>
                <w:t>-</w:t>
              </w:r>
            </w:ins>
          </w:p>
        </w:tc>
      </w:tr>
      <w:tr w:rsidR="00994FF0" w:rsidRPr="00033637" w14:paraId="4ECD4E00" w14:textId="77777777" w:rsidTr="000C3C54">
        <w:trPr>
          <w:trHeight w:val="257"/>
          <w:jc w:val="center"/>
          <w:ins w:id="4339" w:author="Mohammad Nayeem Hasan" w:date="2024-11-04T00:05:00Z"/>
        </w:trPr>
        <w:tc>
          <w:tcPr>
            <w:tcW w:w="1767" w:type="pct"/>
            <w:gridSpan w:val="2"/>
            <w:vAlign w:val="center"/>
          </w:tcPr>
          <w:p w14:paraId="40895148" w14:textId="77777777" w:rsidR="00994FF0" w:rsidRPr="00033637" w:rsidRDefault="00994FF0" w:rsidP="00F31FB2">
            <w:pPr>
              <w:spacing w:line="480" w:lineRule="auto"/>
              <w:rPr>
                <w:ins w:id="4340" w:author="Mohammad Nayeem Hasan" w:date="2024-11-04T00:05:00Z"/>
                <w:rFonts w:ascii="Times New Roman" w:hAnsi="Times New Roman" w:cs="Times New Roman"/>
                <w:sz w:val="24"/>
                <w:szCs w:val="24"/>
              </w:rPr>
              <w:pPrChange w:id="4341" w:author="Mohammad Nayeem Hasan" w:date="2024-12-23T01:38:00Z" w16du:dateUtc="2024-12-22T19:38:00Z">
                <w:pPr/>
              </w:pPrChange>
            </w:pPr>
            <w:ins w:id="4342" w:author="Mohammad Nayeem Hasan" w:date="2024-11-04T00:05:00Z">
              <w:r w:rsidRPr="00033637">
                <w:rPr>
                  <w:rFonts w:ascii="Times New Roman" w:hAnsi="Times New Roman" w:cs="Times New Roman"/>
                  <w:sz w:val="24"/>
                  <w:szCs w:val="24"/>
                </w:rPr>
                <w:t>Livestock ownership</w:t>
              </w:r>
            </w:ins>
          </w:p>
        </w:tc>
        <w:tc>
          <w:tcPr>
            <w:tcW w:w="1300" w:type="pct"/>
            <w:gridSpan w:val="2"/>
            <w:vAlign w:val="center"/>
          </w:tcPr>
          <w:p w14:paraId="6EFFFB6A" w14:textId="77777777" w:rsidR="00994FF0" w:rsidRPr="00033637" w:rsidRDefault="00994FF0" w:rsidP="00F31FB2">
            <w:pPr>
              <w:spacing w:line="480" w:lineRule="auto"/>
              <w:rPr>
                <w:ins w:id="4343" w:author="Mohammad Nayeem Hasan" w:date="2024-11-04T00:05:00Z"/>
                <w:rFonts w:ascii="Times New Roman" w:hAnsi="Times New Roman" w:cs="Times New Roman"/>
                <w:sz w:val="24"/>
                <w:szCs w:val="24"/>
              </w:rPr>
              <w:pPrChange w:id="4344" w:author="Mohammad Nayeem Hasan" w:date="2024-12-23T01:38:00Z" w16du:dateUtc="2024-12-22T19:38:00Z">
                <w:pPr/>
              </w:pPrChange>
            </w:pPr>
          </w:p>
        </w:tc>
        <w:tc>
          <w:tcPr>
            <w:tcW w:w="1455" w:type="pct"/>
            <w:gridSpan w:val="2"/>
            <w:vAlign w:val="center"/>
          </w:tcPr>
          <w:p w14:paraId="6D5CFD8D" w14:textId="77777777" w:rsidR="00994FF0" w:rsidRPr="00033637" w:rsidRDefault="00994FF0" w:rsidP="00F31FB2">
            <w:pPr>
              <w:spacing w:line="480" w:lineRule="auto"/>
              <w:rPr>
                <w:ins w:id="4345" w:author="Mohammad Nayeem Hasan" w:date="2024-11-04T00:05:00Z"/>
                <w:rFonts w:ascii="Times New Roman" w:hAnsi="Times New Roman" w:cs="Times New Roman"/>
                <w:sz w:val="24"/>
                <w:szCs w:val="24"/>
              </w:rPr>
              <w:pPrChange w:id="4346" w:author="Mohammad Nayeem Hasan" w:date="2024-12-23T01:38:00Z" w16du:dateUtc="2024-12-22T19:38:00Z">
                <w:pPr/>
              </w:pPrChange>
            </w:pPr>
          </w:p>
        </w:tc>
        <w:tc>
          <w:tcPr>
            <w:tcW w:w="478" w:type="pct"/>
            <w:vAlign w:val="center"/>
          </w:tcPr>
          <w:p w14:paraId="237807BB" w14:textId="77777777" w:rsidR="00994FF0" w:rsidRPr="00033637" w:rsidRDefault="00994FF0" w:rsidP="00F31FB2">
            <w:pPr>
              <w:spacing w:line="480" w:lineRule="auto"/>
              <w:rPr>
                <w:ins w:id="4347" w:author="Mohammad Nayeem Hasan" w:date="2024-11-04T00:05:00Z"/>
                <w:rFonts w:ascii="Times New Roman" w:hAnsi="Times New Roman" w:cs="Times New Roman"/>
                <w:sz w:val="24"/>
                <w:szCs w:val="24"/>
              </w:rPr>
              <w:pPrChange w:id="4348" w:author="Mohammad Nayeem Hasan" w:date="2024-12-23T01:38:00Z" w16du:dateUtc="2024-12-22T19:38:00Z">
                <w:pPr/>
              </w:pPrChange>
            </w:pPr>
          </w:p>
        </w:tc>
      </w:tr>
      <w:tr w:rsidR="00994FF0" w:rsidRPr="00033637" w14:paraId="395EFC3C" w14:textId="77777777" w:rsidTr="000C3C54">
        <w:trPr>
          <w:trHeight w:val="257"/>
          <w:jc w:val="center"/>
          <w:ins w:id="4349" w:author="Mohammad Nayeem Hasan" w:date="2024-11-04T00:05:00Z"/>
        </w:trPr>
        <w:tc>
          <w:tcPr>
            <w:tcW w:w="950" w:type="pct"/>
            <w:vAlign w:val="center"/>
          </w:tcPr>
          <w:p w14:paraId="35363143" w14:textId="77777777" w:rsidR="00994FF0" w:rsidRPr="00033637" w:rsidRDefault="00994FF0" w:rsidP="00F31FB2">
            <w:pPr>
              <w:spacing w:line="480" w:lineRule="auto"/>
              <w:rPr>
                <w:ins w:id="4350" w:author="Mohammad Nayeem Hasan" w:date="2024-11-04T00:05:00Z"/>
                <w:rFonts w:ascii="Times New Roman" w:hAnsi="Times New Roman" w:cs="Times New Roman"/>
                <w:sz w:val="24"/>
                <w:szCs w:val="24"/>
              </w:rPr>
              <w:pPrChange w:id="4351" w:author="Mohammad Nayeem Hasan" w:date="2024-12-23T01:38:00Z" w16du:dateUtc="2024-12-22T19:38:00Z">
                <w:pPr/>
              </w:pPrChange>
            </w:pPr>
            <w:ins w:id="4352" w:author="Mohammad Nayeem Hasan" w:date="2024-11-04T00:05:00Z">
              <w:r w:rsidRPr="00033637">
                <w:rPr>
                  <w:rFonts w:ascii="Times New Roman" w:hAnsi="Times New Roman" w:cs="Times New Roman"/>
                  <w:sz w:val="24"/>
                  <w:szCs w:val="24"/>
                </w:rPr>
                <w:t>Yes</w:t>
              </w:r>
            </w:ins>
          </w:p>
        </w:tc>
        <w:tc>
          <w:tcPr>
            <w:tcW w:w="818" w:type="pct"/>
            <w:vAlign w:val="center"/>
          </w:tcPr>
          <w:p w14:paraId="7B0CBA51" w14:textId="77777777" w:rsidR="00994FF0" w:rsidRPr="00033637" w:rsidRDefault="00994FF0" w:rsidP="00F31FB2">
            <w:pPr>
              <w:spacing w:line="480" w:lineRule="auto"/>
              <w:rPr>
                <w:ins w:id="4353" w:author="Mohammad Nayeem Hasan" w:date="2024-11-04T00:05:00Z"/>
                <w:rFonts w:ascii="Times New Roman" w:hAnsi="Times New Roman" w:cs="Times New Roman"/>
                <w:sz w:val="24"/>
                <w:szCs w:val="24"/>
              </w:rPr>
              <w:pPrChange w:id="4354" w:author="Mohammad Nayeem Hasan" w:date="2024-12-23T01:38:00Z" w16du:dateUtc="2024-12-22T19:38:00Z">
                <w:pPr/>
              </w:pPrChange>
            </w:pPr>
            <w:ins w:id="4355" w:author="Mohammad Nayeem Hasan" w:date="2024-11-04T00:05:00Z">
              <w:r w:rsidRPr="00033637">
                <w:rPr>
                  <w:rFonts w:ascii="Times New Roman" w:hAnsi="Times New Roman" w:cs="Times New Roman"/>
                  <w:sz w:val="24"/>
                  <w:szCs w:val="24"/>
                </w:rPr>
                <w:t>-</w:t>
              </w:r>
            </w:ins>
          </w:p>
        </w:tc>
        <w:tc>
          <w:tcPr>
            <w:tcW w:w="478" w:type="pct"/>
            <w:vAlign w:val="center"/>
          </w:tcPr>
          <w:p w14:paraId="3254B39B" w14:textId="77777777" w:rsidR="00994FF0" w:rsidRPr="00033637" w:rsidRDefault="00994FF0" w:rsidP="00F31FB2">
            <w:pPr>
              <w:spacing w:line="480" w:lineRule="auto"/>
              <w:rPr>
                <w:ins w:id="4356" w:author="Mohammad Nayeem Hasan" w:date="2024-11-04T00:05:00Z"/>
                <w:rFonts w:ascii="Times New Roman" w:hAnsi="Times New Roman" w:cs="Times New Roman"/>
                <w:sz w:val="24"/>
                <w:szCs w:val="24"/>
              </w:rPr>
              <w:pPrChange w:id="4357" w:author="Mohammad Nayeem Hasan" w:date="2024-12-23T01:38:00Z" w16du:dateUtc="2024-12-22T19:38:00Z">
                <w:pPr/>
              </w:pPrChange>
            </w:pPr>
            <w:ins w:id="4358" w:author="Mohammad Nayeem Hasan" w:date="2024-11-04T00:05:00Z">
              <w:r w:rsidRPr="00033637">
                <w:rPr>
                  <w:rFonts w:ascii="Times New Roman" w:hAnsi="Times New Roman" w:cs="Times New Roman"/>
                  <w:sz w:val="24"/>
                  <w:szCs w:val="24"/>
                </w:rPr>
                <w:t>-</w:t>
              </w:r>
            </w:ins>
          </w:p>
        </w:tc>
        <w:tc>
          <w:tcPr>
            <w:tcW w:w="822" w:type="pct"/>
            <w:vAlign w:val="center"/>
          </w:tcPr>
          <w:p w14:paraId="767B16A6" w14:textId="77777777" w:rsidR="00994FF0" w:rsidRPr="00033637" w:rsidRDefault="00994FF0" w:rsidP="00F31FB2">
            <w:pPr>
              <w:spacing w:line="480" w:lineRule="auto"/>
              <w:rPr>
                <w:ins w:id="4359" w:author="Mohammad Nayeem Hasan" w:date="2024-11-04T00:05:00Z"/>
                <w:rFonts w:ascii="Times New Roman" w:hAnsi="Times New Roman" w:cs="Times New Roman"/>
                <w:sz w:val="24"/>
                <w:szCs w:val="24"/>
              </w:rPr>
              <w:pPrChange w:id="4360" w:author="Mohammad Nayeem Hasan" w:date="2024-12-23T01:38:00Z" w16du:dateUtc="2024-12-22T19:38:00Z">
                <w:pPr/>
              </w:pPrChange>
            </w:pPr>
            <w:ins w:id="4361" w:author="Mohammad Nayeem Hasan" w:date="2024-11-04T00:05:00Z">
              <w:r w:rsidRPr="00033637">
                <w:rPr>
                  <w:rFonts w:ascii="Times New Roman" w:hAnsi="Times New Roman" w:cs="Times New Roman"/>
                  <w:sz w:val="24"/>
                  <w:szCs w:val="24"/>
                </w:rPr>
                <w:t>1.03 (0.85, 1.25)</w:t>
              </w:r>
            </w:ins>
          </w:p>
        </w:tc>
        <w:tc>
          <w:tcPr>
            <w:tcW w:w="478" w:type="pct"/>
            <w:vAlign w:val="center"/>
          </w:tcPr>
          <w:p w14:paraId="6B20DA3C" w14:textId="77777777" w:rsidR="00994FF0" w:rsidRPr="00033637" w:rsidRDefault="00994FF0" w:rsidP="00F31FB2">
            <w:pPr>
              <w:spacing w:line="480" w:lineRule="auto"/>
              <w:rPr>
                <w:ins w:id="4362" w:author="Mohammad Nayeem Hasan" w:date="2024-11-04T00:05:00Z"/>
                <w:rFonts w:ascii="Times New Roman" w:hAnsi="Times New Roman" w:cs="Times New Roman"/>
                <w:sz w:val="24"/>
                <w:szCs w:val="24"/>
              </w:rPr>
              <w:pPrChange w:id="4363" w:author="Mohammad Nayeem Hasan" w:date="2024-12-23T01:38:00Z" w16du:dateUtc="2024-12-22T19:38:00Z">
                <w:pPr/>
              </w:pPrChange>
            </w:pPr>
            <w:ins w:id="4364" w:author="Mohammad Nayeem Hasan" w:date="2024-11-04T00:05:00Z">
              <w:r w:rsidRPr="00033637">
                <w:rPr>
                  <w:rFonts w:ascii="Times New Roman" w:hAnsi="Times New Roman" w:cs="Times New Roman"/>
                  <w:sz w:val="24"/>
                  <w:szCs w:val="24"/>
                </w:rPr>
                <w:t>0.786</w:t>
              </w:r>
            </w:ins>
          </w:p>
        </w:tc>
        <w:tc>
          <w:tcPr>
            <w:tcW w:w="978" w:type="pct"/>
            <w:vAlign w:val="center"/>
          </w:tcPr>
          <w:p w14:paraId="66611A6B" w14:textId="77777777" w:rsidR="00994FF0" w:rsidRPr="00033637" w:rsidRDefault="00994FF0" w:rsidP="00F31FB2">
            <w:pPr>
              <w:spacing w:line="480" w:lineRule="auto"/>
              <w:rPr>
                <w:ins w:id="4365" w:author="Mohammad Nayeem Hasan" w:date="2024-11-04T00:05:00Z"/>
                <w:rFonts w:ascii="Times New Roman" w:hAnsi="Times New Roman" w:cs="Times New Roman"/>
                <w:sz w:val="24"/>
                <w:szCs w:val="24"/>
              </w:rPr>
              <w:pPrChange w:id="4366" w:author="Mohammad Nayeem Hasan" w:date="2024-12-23T01:38:00Z" w16du:dateUtc="2024-12-22T19:38:00Z">
                <w:pPr/>
              </w:pPrChange>
            </w:pPr>
            <w:ins w:id="4367" w:author="Mohammad Nayeem Hasan" w:date="2024-11-04T00:05:00Z">
              <w:r w:rsidRPr="00033637">
                <w:rPr>
                  <w:rFonts w:ascii="Times New Roman" w:hAnsi="Times New Roman" w:cs="Times New Roman"/>
                  <w:sz w:val="24"/>
                  <w:szCs w:val="24"/>
                </w:rPr>
                <w:t>0.99 (0.88, 1.11)</w:t>
              </w:r>
            </w:ins>
          </w:p>
        </w:tc>
        <w:tc>
          <w:tcPr>
            <w:tcW w:w="478" w:type="pct"/>
            <w:vAlign w:val="center"/>
          </w:tcPr>
          <w:p w14:paraId="363F66FE" w14:textId="77777777" w:rsidR="00994FF0" w:rsidRPr="00033637" w:rsidRDefault="00994FF0" w:rsidP="00F31FB2">
            <w:pPr>
              <w:spacing w:line="480" w:lineRule="auto"/>
              <w:rPr>
                <w:ins w:id="4368" w:author="Mohammad Nayeem Hasan" w:date="2024-11-04T00:05:00Z"/>
                <w:rFonts w:ascii="Times New Roman" w:hAnsi="Times New Roman" w:cs="Times New Roman"/>
                <w:sz w:val="24"/>
                <w:szCs w:val="24"/>
              </w:rPr>
              <w:pPrChange w:id="4369" w:author="Mohammad Nayeem Hasan" w:date="2024-12-23T01:38:00Z" w16du:dateUtc="2024-12-22T19:38:00Z">
                <w:pPr/>
              </w:pPrChange>
            </w:pPr>
            <w:ins w:id="4370" w:author="Mohammad Nayeem Hasan" w:date="2024-11-04T00:05:00Z">
              <w:r w:rsidRPr="00033637">
                <w:rPr>
                  <w:rFonts w:ascii="Times New Roman" w:hAnsi="Times New Roman" w:cs="Times New Roman"/>
                  <w:sz w:val="24"/>
                  <w:szCs w:val="24"/>
                </w:rPr>
                <w:t>0.858</w:t>
              </w:r>
            </w:ins>
          </w:p>
        </w:tc>
      </w:tr>
      <w:tr w:rsidR="00994FF0" w:rsidRPr="00033637" w14:paraId="2527A58C" w14:textId="77777777" w:rsidTr="000C3C54">
        <w:trPr>
          <w:trHeight w:val="257"/>
          <w:jc w:val="center"/>
          <w:ins w:id="4371" w:author="Mohammad Nayeem Hasan" w:date="2024-11-04T00:05:00Z"/>
        </w:trPr>
        <w:tc>
          <w:tcPr>
            <w:tcW w:w="950" w:type="pct"/>
            <w:vAlign w:val="center"/>
          </w:tcPr>
          <w:p w14:paraId="0BFF5B19" w14:textId="77777777" w:rsidR="00994FF0" w:rsidRPr="00033637" w:rsidRDefault="00994FF0" w:rsidP="00F31FB2">
            <w:pPr>
              <w:spacing w:line="480" w:lineRule="auto"/>
              <w:rPr>
                <w:ins w:id="4372" w:author="Mohammad Nayeem Hasan" w:date="2024-11-04T00:05:00Z"/>
                <w:rFonts w:ascii="Times New Roman" w:hAnsi="Times New Roman" w:cs="Times New Roman"/>
                <w:sz w:val="24"/>
                <w:szCs w:val="24"/>
              </w:rPr>
              <w:pPrChange w:id="4373" w:author="Mohammad Nayeem Hasan" w:date="2024-12-23T01:38:00Z" w16du:dateUtc="2024-12-22T19:38:00Z">
                <w:pPr/>
              </w:pPrChange>
            </w:pPr>
            <w:ins w:id="4374" w:author="Mohammad Nayeem Hasan" w:date="2024-11-04T00:05:00Z">
              <w:r w:rsidRPr="00033637">
                <w:rPr>
                  <w:rFonts w:ascii="Times New Roman" w:hAnsi="Times New Roman" w:cs="Times New Roman"/>
                  <w:sz w:val="24"/>
                  <w:szCs w:val="24"/>
                </w:rPr>
                <w:t>No</w:t>
              </w:r>
            </w:ins>
          </w:p>
        </w:tc>
        <w:tc>
          <w:tcPr>
            <w:tcW w:w="818" w:type="pct"/>
            <w:vAlign w:val="center"/>
          </w:tcPr>
          <w:p w14:paraId="5E5684A1" w14:textId="77777777" w:rsidR="00994FF0" w:rsidRPr="00033637" w:rsidRDefault="00994FF0" w:rsidP="00F31FB2">
            <w:pPr>
              <w:spacing w:line="480" w:lineRule="auto"/>
              <w:rPr>
                <w:ins w:id="4375" w:author="Mohammad Nayeem Hasan" w:date="2024-11-04T00:05:00Z"/>
                <w:rFonts w:ascii="Times New Roman" w:hAnsi="Times New Roman" w:cs="Times New Roman"/>
                <w:sz w:val="24"/>
                <w:szCs w:val="24"/>
              </w:rPr>
              <w:pPrChange w:id="4376" w:author="Mohammad Nayeem Hasan" w:date="2024-12-23T01:38:00Z" w16du:dateUtc="2024-12-22T19:38:00Z">
                <w:pPr/>
              </w:pPrChange>
            </w:pPr>
            <w:ins w:id="4377" w:author="Mohammad Nayeem Hasan" w:date="2024-11-04T00:05:00Z">
              <w:r w:rsidRPr="00033637">
                <w:rPr>
                  <w:rFonts w:ascii="Times New Roman" w:hAnsi="Times New Roman" w:cs="Times New Roman"/>
                  <w:sz w:val="24"/>
                  <w:szCs w:val="24"/>
                </w:rPr>
                <w:t>-</w:t>
              </w:r>
            </w:ins>
          </w:p>
        </w:tc>
        <w:tc>
          <w:tcPr>
            <w:tcW w:w="478" w:type="pct"/>
            <w:vAlign w:val="center"/>
          </w:tcPr>
          <w:p w14:paraId="382AF752" w14:textId="77777777" w:rsidR="00994FF0" w:rsidRPr="00033637" w:rsidRDefault="00994FF0" w:rsidP="00F31FB2">
            <w:pPr>
              <w:spacing w:line="480" w:lineRule="auto"/>
              <w:rPr>
                <w:ins w:id="4378" w:author="Mohammad Nayeem Hasan" w:date="2024-11-04T00:05:00Z"/>
                <w:rFonts w:ascii="Times New Roman" w:hAnsi="Times New Roman" w:cs="Times New Roman"/>
                <w:sz w:val="24"/>
                <w:szCs w:val="24"/>
              </w:rPr>
              <w:pPrChange w:id="4379" w:author="Mohammad Nayeem Hasan" w:date="2024-12-23T01:38:00Z" w16du:dateUtc="2024-12-22T19:38:00Z">
                <w:pPr/>
              </w:pPrChange>
            </w:pPr>
            <w:ins w:id="4380" w:author="Mohammad Nayeem Hasan" w:date="2024-11-04T00:05:00Z">
              <w:r w:rsidRPr="00033637">
                <w:rPr>
                  <w:rFonts w:ascii="Times New Roman" w:hAnsi="Times New Roman" w:cs="Times New Roman"/>
                  <w:sz w:val="24"/>
                  <w:szCs w:val="24"/>
                </w:rPr>
                <w:t>-</w:t>
              </w:r>
            </w:ins>
          </w:p>
        </w:tc>
        <w:tc>
          <w:tcPr>
            <w:tcW w:w="822" w:type="pct"/>
            <w:vAlign w:val="center"/>
          </w:tcPr>
          <w:p w14:paraId="635ECEAB" w14:textId="77777777" w:rsidR="00994FF0" w:rsidRPr="00033637" w:rsidRDefault="00994FF0" w:rsidP="00F31FB2">
            <w:pPr>
              <w:spacing w:line="480" w:lineRule="auto"/>
              <w:rPr>
                <w:ins w:id="4381" w:author="Mohammad Nayeem Hasan" w:date="2024-11-04T00:05:00Z"/>
                <w:rFonts w:ascii="Times New Roman" w:hAnsi="Times New Roman" w:cs="Times New Roman"/>
                <w:sz w:val="24"/>
                <w:szCs w:val="24"/>
              </w:rPr>
              <w:pPrChange w:id="4382" w:author="Mohammad Nayeem Hasan" w:date="2024-12-23T01:38:00Z" w16du:dateUtc="2024-12-22T19:38:00Z">
                <w:pPr/>
              </w:pPrChange>
            </w:pPr>
            <w:ins w:id="4383" w:author="Mohammad Nayeem Hasan" w:date="2024-11-04T00:05:00Z">
              <w:r w:rsidRPr="00033637">
                <w:rPr>
                  <w:rFonts w:ascii="Times New Roman" w:hAnsi="Times New Roman" w:cs="Times New Roman"/>
                  <w:sz w:val="24"/>
                  <w:szCs w:val="24"/>
                </w:rPr>
                <w:t>Reference</w:t>
              </w:r>
            </w:ins>
          </w:p>
        </w:tc>
        <w:tc>
          <w:tcPr>
            <w:tcW w:w="478" w:type="pct"/>
            <w:vAlign w:val="center"/>
          </w:tcPr>
          <w:p w14:paraId="472B53B5" w14:textId="77777777" w:rsidR="00994FF0" w:rsidRPr="00033637" w:rsidRDefault="00994FF0" w:rsidP="00F31FB2">
            <w:pPr>
              <w:spacing w:line="480" w:lineRule="auto"/>
              <w:rPr>
                <w:ins w:id="4384" w:author="Mohammad Nayeem Hasan" w:date="2024-11-04T00:05:00Z"/>
                <w:rFonts w:ascii="Times New Roman" w:hAnsi="Times New Roman" w:cs="Times New Roman"/>
                <w:sz w:val="24"/>
                <w:szCs w:val="24"/>
              </w:rPr>
              <w:pPrChange w:id="4385" w:author="Mohammad Nayeem Hasan" w:date="2024-12-23T01:38:00Z" w16du:dateUtc="2024-12-22T19:38:00Z">
                <w:pPr/>
              </w:pPrChange>
            </w:pPr>
            <w:ins w:id="4386" w:author="Mohammad Nayeem Hasan" w:date="2024-11-04T00:05:00Z">
              <w:r w:rsidRPr="00033637">
                <w:rPr>
                  <w:rFonts w:ascii="Times New Roman" w:hAnsi="Times New Roman" w:cs="Times New Roman"/>
                  <w:sz w:val="24"/>
                  <w:szCs w:val="24"/>
                </w:rPr>
                <w:t>-</w:t>
              </w:r>
            </w:ins>
          </w:p>
        </w:tc>
        <w:tc>
          <w:tcPr>
            <w:tcW w:w="978" w:type="pct"/>
            <w:vAlign w:val="center"/>
          </w:tcPr>
          <w:p w14:paraId="64371B92" w14:textId="77777777" w:rsidR="00994FF0" w:rsidRPr="00033637" w:rsidRDefault="00994FF0" w:rsidP="00F31FB2">
            <w:pPr>
              <w:spacing w:line="480" w:lineRule="auto"/>
              <w:rPr>
                <w:ins w:id="4387" w:author="Mohammad Nayeem Hasan" w:date="2024-11-04T00:05:00Z"/>
                <w:rFonts w:ascii="Times New Roman" w:hAnsi="Times New Roman" w:cs="Times New Roman"/>
                <w:sz w:val="24"/>
                <w:szCs w:val="24"/>
              </w:rPr>
              <w:pPrChange w:id="4388" w:author="Mohammad Nayeem Hasan" w:date="2024-12-23T01:38:00Z" w16du:dateUtc="2024-12-22T19:38:00Z">
                <w:pPr/>
              </w:pPrChange>
            </w:pPr>
            <w:ins w:id="4389" w:author="Mohammad Nayeem Hasan" w:date="2024-11-04T00:05:00Z">
              <w:r w:rsidRPr="00033637">
                <w:rPr>
                  <w:rFonts w:ascii="Times New Roman" w:hAnsi="Times New Roman" w:cs="Times New Roman"/>
                  <w:sz w:val="24"/>
                  <w:szCs w:val="24"/>
                </w:rPr>
                <w:t>Reference</w:t>
              </w:r>
            </w:ins>
          </w:p>
        </w:tc>
        <w:tc>
          <w:tcPr>
            <w:tcW w:w="478" w:type="pct"/>
            <w:vAlign w:val="center"/>
          </w:tcPr>
          <w:p w14:paraId="3129A18F" w14:textId="77777777" w:rsidR="00994FF0" w:rsidRPr="00033637" w:rsidRDefault="00994FF0" w:rsidP="00F31FB2">
            <w:pPr>
              <w:spacing w:line="480" w:lineRule="auto"/>
              <w:rPr>
                <w:ins w:id="4390" w:author="Mohammad Nayeem Hasan" w:date="2024-11-04T00:05:00Z"/>
                <w:rFonts w:ascii="Times New Roman" w:hAnsi="Times New Roman" w:cs="Times New Roman"/>
                <w:sz w:val="24"/>
                <w:szCs w:val="24"/>
              </w:rPr>
              <w:pPrChange w:id="4391" w:author="Mohammad Nayeem Hasan" w:date="2024-12-23T01:38:00Z" w16du:dateUtc="2024-12-22T19:38:00Z">
                <w:pPr/>
              </w:pPrChange>
            </w:pPr>
            <w:ins w:id="4392" w:author="Mohammad Nayeem Hasan" w:date="2024-11-04T00:05:00Z">
              <w:r w:rsidRPr="00033637">
                <w:rPr>
                  <w:rFonts w:ascii="Times New Roman" w:hAnsi="Times New Roman" w:cs="Times New Roman"/>
                  <w:sz w:val="24"/>
                  <w:szCs w:val="24"/>
                </w:rPr>
                <w:t>-</w:t>
              </w:r>
            </w:ins>
          </w:p>
        </w:tc>
      </w:tr>
      <w:tr w:rsidR="00994FF0" w:rsidRPr="00033637" w14:paraId="183A6CBF" w14:textId="77777777" w:rsidTr="000C3C54">
        <w:trPr>
          <w:trHeight w:val="257"/>
          <w:jc w:val="center"/>
          <w:ins w:id="4393" w:author="Mohammad Nayeem Hasan" w:date="2024-11-04T00:05:00Z"/>
        </w:trPr>
        <w:tc>
          <w:tcPr>
            <w:tcW w:w="1767" w:type="pct"/>
            <w:gridSpan w:val="2"/>
            <w:vAlign w:val="center"/>
          </w:tcPr>
          <w:p w14:paraId="7D06A0FB" w14:textId="77777777" w:rsidR="00994FF0" w:rsidRPr="00033637" w:rsidRDefault="00994FF0" w:rsidP="00F31FB2">
            <w:pPr>
              <w:spacing w:line="480" w:lineRule="auto"/>
              <w:rPr>
                <w:ins w:id="4394" w:author="Mohammad Nayeem Hasan" w:date="2024-11-04T00:05:00Z"/>
                <w:rFonts w:ascii="Times New Roman" w:hAnsi="Times New Roman" w:cs="Times New Roman"/>
                <w:sz w:val="24"/>
                <w:szCs w:val="24"/>
              </w:rPr>
              <w:pPrChange w:id="4395" w:author="Mohammad Nayeem Hasan" w:date="2024-12-23T01:38:00Z" w16du:dateUtc="2024-12-22T19:38:00Z">
                <w:pPr/>
              </w:pPrChange>
            </w:pPr>
            <w:ins w:id="4396" w:author="Mohammad Nayeem Hasan" w:date="2024-11-04T00:05:00Z">
              <w:r w:rsidRPr="00033637">
                <w:rPr>
                  <w:rFonts w:ascii="Times New Roman" w:hAnsi="Times New Roman" w:cs="Times New Roman"/>
                  <w:sz w:val="24"/>
                  <w:szCs w:val="24"/>
                </w:rPr>
                <w:t>Source water type</w:t>
              </w:r>
            </w:ins>
          </w:p>
        </w:tc>
        <w:tc>
          <w:tcPr>
            <w:tcW w:w="2755" w:type="pct"/>
            <w:gridSpan w:val="4"/>
            <w:vAlign w:val="center"/>
          </w:tcPr>
          <w:p w14:paraId="025AB513" w14:textId="77777777" w:rsidR="00994FF0" w:rsidRPr="00033637" w:rsidRDefault="00994FF0" w:rsidP="00F31FB2">
            <w:pPr>
              <w:spacing w:line="480" w:lineRule="auto"/>
              <w:rPr>
                <w:ins w:id="4397" w:author="Mohammad Nayeem Hasan" w:date="2024-11-04T00:05:00Z"/>
                <w:rFonts w:ascii="Times New Roman" w:hAnsi="Times New Roman" w:cs="Times New Roman"/>
                <w:sz w:val="24"/>
                <w:szCs w:val="24"/>
              </w:rPr>
              <w:pPrChange w:id="4398" w:author="Mohammad Nayeem Hasan" w:date="2024-12-23T01:38:00Z" w16du:dateUtc="2024-12-22T19:38:00Z">
                <w:pPr/>
              </w:pPrChange>
            </w:pPr>
          </w:p>
        </w:tc>
        <w:tc>
          <w:tcPr>
            <w:tcW w:w="478" w:type="pct"/>
            <w:vAlign w:val="center"/>
          </w:tcPr>
          <w:p w14:paraId="6CE13EFD" w14:textId="77777777" w:rsidR="00994FF0" w:rsidRPr="00033637" w:rsidRDefault="00994FF0" w:rsidP="00F31FB2">
            <w:pPr>
              <w:spacing w:line="480" w:lineRule="auto"/>
              <w:rPr>
                <w:ins w:id="4399" w:author="Mohammad Nayeem Hasan" w:date="2024-11-04T00:05:00Z"/>
                <w:rFonts w:ascii="Times New Roman" w:hAnsi="Times New Roman" w:cs="Times New Roman"/>
                <w:sz w:val="24"/>
                <w:szCs w:val="24"/>
              </w:rPr>
              <w:pPrChange w:id="4400" w:author="Mohammad Nayeem Hasan" w:date="2024-12-23T01:38:00Z" w16du:dateUtc="2024-12-22T19:38:00Z">
                <w:pPr/>
              </w:pPrChange>
            </w:pPr>
          </w:p>
        </w:tc>
      </w:tr>
      <w:tr w:rsidR="00994FF0" w:rsidRPr="00033637" w14:paraId="0072825E" w14:textId="77777777" w:rsidTr="000C3C54">
        <w:trPr>
          <w:trHeight w:val="257"/>
          <w:jc w:val="center"/>
          <w:ins w:id="4401" w:author="Mohammad Nayeem Hasan" w:date="2024-11-04T00:05:00Z"/>
        </w:trPr>
        <w:tc>
          <w:tcPr>
            <w:tcW w:w="950" w:type="pct"/>
            <w:vAlign w:val="center"/>
          </w:tcPr>
          <w:p w14:paraId="146A971C" w14:textId="77777777" w:rsidR="00994FF0" w:rsidRPr="00033637" w:rsidRDefault="00994FF0" w:rsidP="00F31FB2">
            <w:pPr>
              <w:spacing w:line="480" w:lineRule="auto"/>
              <w:rPr>
                <w:ins w:id="4402" w:author="Mohammad Nayeem Hasan" w:date="2024-11-04T00:05:00Z"/>
                <w:rFonts w:ascii="Times New Roman" w:hAnsi="Times New Roman" w:cs="Times New Roman"/>
                <w:sz w:val="24"/>
                <w:szCs w:val="24"/>
              </w:rPr>
              <w:pPrChange w:id="4403" w:author="Mohammad Nayeem Hasan" w:date="2024-12-23T01:38:00Z" w16du:dateUtc="2024-12-22T19:38:00Z">
                <w:pPr/>
              </w:pPrChange>
            </w:pPr>
            <w:ins w:id="4404" w:author="Mohammad Nayeem Hasan" w:date="2024-11-04T00:05:00Z">
              <w:r w:rsidRPr="00033637">
                <w:rPr>
                  <w:rFonts w:ascii="Times New Roman" w:hAnsi="Times New Roman" w:cs="Times New Roman"/>
                  <w:sz w:val="24"/>
                  <w:szCs w:val="24"/>
                </w:rPr>
                <w:t>Improved</w:t>
              </w:r>
            </w:ins>
          </w:p>
        </w:tc>
        <w:tc>
          <w:tcPr>
            <w:tcW w:w="818" w:type="pct"/>
            <w:vAlign w:val="center"/>
          </w:tcPr>
          <w:p w14:paraId="5833B7BB" w14:textId="77777777" w:rsidR="00994FF0" w:rsidRPr="00033637" w:rsidRDefault="00994FF0" w:rsidP="00F31FB2">
            <w:pPr>
              <w:spacing w:line="480" w:lineRule="auto"/>
              <w:rPr>
                <w:ins w:id="4405" w:author="Mohammad Nayeem Hasan" w:date="2024-11-04T00:05:00Z"/>
                <w:rFonts w:ascii="Times New Roman" w:hAnsi="Times New Roman" w:cs="Times New Roman"/>
                <w:sz w:val="24"/>
                <w:szCs w:val="24"/>
              </w:rPr>
              <w:pPrChange w:id="4406" w:author="Mohammad Nayeem Hasan" w:date="2024-12-23T01:38:00Z" w16du:dateUtc="2024-12-22T19:38:00Z">
                <w:pPr/>
              </w:pPrChange>
            </w:pPr>
            <w:ins w:id="4407" w:author="Mohammad Nayeem Hasan" w:date="2024-11-04T00:05:00Z">
              <w:r w:rsidRPr="00033637">
                <w:rPr>
                  <w:rFonts w:ascii="Times New Roman" w:hAnsi="Times New Roman" w:cs="Times New Roman"/>
                  <w:sz w:val="24"/>
                  <w:szCs w:val="24"/>
                </w:rPr>
                <w:t>1.04 (0.69, 1.57)</w:t>
              </w:r>
            </w:ins>
          </w:p>
        </w:tc>
        <w:tc>
          <w:tcPr>
            <w:tcW w:w="478" w:type="pct"/>
            <w:vAlign w:val="center"/>
          </w:tcPr>
          <w:p w14:paraId="531C615E" w14:textId="77777777" w:rsidR="00994FF0" w:rsidRPr="00033637" w:rsidRDefault="00994FF0" w:rsidP="00F31FB2">
            <w:pPr>
              <w:spacing w:line="480" w:lineRule="auto"/>
              <w:rPr>
                <w:ins w:id="4408" w:author="Mohammad Nayeem Hasan" w:date="2024-11-04T00:05:00Z"/>
                <w:rFonts w:ascii="Times New Roman" w:hAnsi="Times New Roman" w:cs="Times New Roman"/>
                <w:sz w:val="24"/>
                <w:szCs w:val="24"/>
              </w:rPr>
              <w:pPrChange w:id="4409" w:author="Mohammad Nayeem Hasan" w:date="2024-12-23T01:38:00Z" w16du:dateUtc="2024-12-22T19:38:00Z">
                <w:pPr/>
              </w:pPrChange>
            </w:pPr>
            <w:ins w:id="4410" w:author="Mohammad Nayeem Hasan" w:date="2024-11-04T00:05:00Z">
              <w:r w:rsidRPr="00033637">
                <w:rPr>
                  <w:rFonts w:ascii="Times New Roman" w:hAnsi="Times New Roman" w:cs="Times New Roman"/>
                  <w:sz w:val="24"/>
                  <w:szCs w:val="24"/>
                </w:rPr>
                <w:t>0.854</w:t>
              </w:r>
            </w:ins>
          </w:p>
        </w:tc>
        <w:tc>
          <w:tcPr>
            <w:tcW w:w="822" w:type="pct"/>
            <w:vAlign w:val="center"/>
          </w:tcPr>
          <w:p w14:paraId="02D0243A" w14:textId="77777777" w:rsidR="00994FF0" w:rsidRPr="00033637" w:rsidRDefault="00994FF0" w:rsidP="00F31FB2">
            <w:pPr>
              <w:spacing w:line="480" w:lineRule="auto"/>
              <w:rPr>
                <w:ins w:id="4411" w:author="Mohammad Nayeem Hasan" w:date="2024-11-04T00:05:00Z"/>
                <w:rFonts w:ascii="Times New Roman" w:hAnsi="Times New Roman" w:cs="Times New Roman"/>
                <w:sz w:val="24"/>
                <w:szCs w:val="24"/>
              </w:rPr>
              <w:pPrChange w:id="4412" w:author="Mohammad Nayeem Hasan" w:date="2024-12-23T01:38:00Z" w16du:dateUtc="2024-12-22T19:38:00Z">
                <w:pPr/>
              </w:pPrChange>
            </w:pPr>
            <w:ins w:id="4413" w:author="Mohammad Nayeem Hasan" w:date="2024-11-04T00:05:00Z">
              <w:r w:rsidRPr="00033637">
                <w:rPr>
                  <w:rFonts w:ascii="Times New Roman" w:hAnsi="Times New Roman" w:cs="Times New Roman"/>
                  <w:sz w:val="24"/>
                  <w:szCs w:val="24"/>
                </w:rPr>
                <w:t>1.15 (0.58, 2.31)</w:t>
              </w:r>
            </w:ins>
          </w:p>
        </w:tc>
        <w:tc>
          <w:tcPr>
            <w:tcW w:w="478" w:type="pct"/>
            <w:vAlign w:val="center"/>
          </w:tcPr>
          <w:p w14:paraId="060A66B8" w14:textId="77777777" w:rsidR="00994FF0" w:rsidRPr="00033637" w:rsidRDefault="00994FF0" w:rsidP="00F31FB2">
            <w:pPr>
              <w:spacing w:line="480" w:lineRule="auto"/>
              <w:rPr>
                <w:ins w:id="4414" w:author="Mohammad Nayeem Hasan" w:date="2024-11-04T00:05:00Z"/>
                <w:rFonts w:ascii="Times New Roman" w:hAnsi="Times New Roman" w:cs="Times New Roman"/>
                <w:sz w:val="24"/>
                <w:szCs w:val="24"/>
              </w:rPr>
              <w:pPrChange w:id="4415" w:author="Mohammad Nayeem Hasan" w:date="2024-12-23T01:38:00Z" w16du:dateUtc="2024-12-22T19:38:00Z">
                <w:pPr/>
              </w:pPrChange>
            </w:pPr>
            <w:ins w:id="4416" w:author="Mohammad Nayeem Hasan" w:date="2024-11-04T00:05:00Z">
              <w:r w:rsidRPr="00033637">
                <w:rPr>
                  <w:rFonts w:ascii="Times New Roman" w:hAnsi="Times New Roman" w:cs="Times New Roman"/>
                  <w:sz w:val="24"/>
                  <w:szCs w:val="24"/>
                </w:rPr>
                <w:t>0.688</w:t>
              </w:r>
            </w:ins>
          </w:p>
        </w:tc>
        <w:tc>
          <w:tcPr>
            <w:tcW w:w="978" w:type="pct"/>
            <w:vAlign w:val="center"/>
          </w:tcPr>
          <w:p w14:paraId="58134350" w14:textId="77777777" w:rsidR="00994FF0" w:rsidRPr="00033637" w:rsidRDefault="00994FF0" w:rsidP="00F31FB2">
            <w:pPr>
              <w:spacing w:line="480" w:lineRule="auto"/>
              <w:rPr>
                <w:ins w:id="4417" w:author="Mohammad Nayeem Hasan" w:date="2024-11-04T00:05:00Z"/>
                <w:rFonts w:ascii="Times New Roman" w:hAnsi="Times New Roman" w:cs="Times New Roman"/>
                <w:sz w:val="24"/>
                <w:szCs w:val="24"/>
              </w:rPr>
              <w:pPrChange w:id="4418" w:author="Mohammad Nayeem Hasan" w:date="2024-12-23T01:38:00Z" w16du:dateUtc="2024-12-22T19:38:00Z">
                <w:pPr/>
              </w:pPrChange>
            </w:pPr>
            <w:ins w:id="4419" w:author="Mohammad Nayeem Hasan" w:date="2024-11-04T00:05:00Z">
              <w:r w:rsidRPr="00033637">
                <w:rPr>
                  <w:rFonts w:ascii="Times New Roman" w:hAnsi="Times New Roman" w:cs="Times New Roman"/>
                  <w:sz w:val="24"/>
                  <w:szCs w:val="24"/>
                </w:rPr>
                <w:t>0.91 (0.67, 1.23)</w:t>
              </w:r>
            </w:ins>
          </w:p>
        </w:tc>
        <w:tc>
          <w:tcPr>
            <w:tcW w:w="478" w:type="pct"/>
            <w:vAlign w:val="center"/>
          </w:tcPr>
          <w:p w14:paraId="760A33CF" w14:textId="77777777" w:rsidR="00994FF0" w:rsidRPr="00033637" w:rsidRDefault="00994FF0" w:rsidP="00F31FB2">
            <w:pPr>
              <w:spacing w:line="480" w:lineRule="auto"/>
              <w:rPr>
                <w:ins w:id="4420" w:author="Mohammad Nayeem Hasan" w:date="2024-11-04T00:05:00Z"/>
                <w:rFonts w:ascii="Times New Roman" w:hAnsi="Times New Roman" w:cs="Times New Roman"/>
                <w:sz w:val="24"/>
                <w:szCs w:val="24"/>
              </w:rPr>
              <w:pPrChange w:id="4421" w:author="Mohammad Nayeem Hasan" w:date="2024-12-23T01:38:00Z" w16du:dateUtc="2024-12-22T19:38:00Z">
                <w:pPr/>
              </w:pPrChange>
            </w:pPr>
            <w:ins w:id="4422" w:author="Mohammad Nayeem Hasan" w:date="2024-11-04T00:05:00Z">
              <w:r w:rsidRPr="00033637">
                <w:rPr>
                  <w:rFonts w:ascii="Times New Roman" w:hAnsi="Times New Roman" w:cs="Times New Roman"/>
                  <w:sz w:val="24"/>
                  <w:szCs w:val="24"/>
                </w:rPr>
                <w:t>0.537</w:t>
              </w:r>
            </w:ins>
          </w:p>
        </w:tc>
      </w:tr>
      <w:tr w:rsidR="00994FF0" w:rsidRPr="00033637" w14:paraId="74E859E6" w14:textId="77777777" w:rsidTr="000C3C54">
        <w:trPr>
          <w:trHeight w:val="257"/>
          <w:jc w:val="center"/>
          <w:ins w:id="4423" w:author="Mohammad Nayeem Hasan" w:date="2024-11-04T00:05:00Z"/>
        </w:trPr>
        <w:tc>
          <w:tcPr>
            <w:tcW w:w="950" w:type="pct"/>
            <w:vAlign w:val="center"/>
          </w:tcPr>
          <w:p w14:paraId="43FFEE7F" w14:textId="77777777" w:rsidR="00994FF0" w:rsidRPr="00033637" w:rsidRDefault="00994FF0" w:rsidP="00F31FB2">
            <w:pPr>
              <w:spacing w:line="480" w:lineRule="auto"/>
              <w:rPr>
                <w:ins w:id="4424" w:author="Mohammad Nayeem Hasan" w:date="2024-11-04T00:05:00Z"/>
                <w:rFonts w:ascii="Times New Roman" w:hAnsi="Times New Roman" w:cs="Times New Roman"/>
                <w:sz w:val="24"/>
                <w:szCs w:val="24"/>
              </w:rPr>
              <w:pPrChange w:id="4425" w:author="Mohammad Nayeem Hasan" w:date="2024-12-23T01:38:00Z" w16du:dateUtc="2024-12-22T19:38:00Z">
                <w:pPr/>
              </w:pPrChange>
            </w:pPr>
            <w:ins w:id="4426" w:author="Mohammad Nayeem Hasan" w:date="2024-11-04T00:05:00Z">
              <w:r w:rsidRPr="00033637">
                <w:rPr>
                  <w:rFonts w:ascii="Times New Roman" w:hAnsi="Times New Roman" w:cs="Times New Roman"/>
                  <w:sz w:val="24"/>
                  <w:szCs w:val="24"/>
                </w:rPr>
                <w:t>Unimproved</w:t>
              </w:r>
            </w:ins>
          </w:p>
        </w:tc>
        <w:tc>
          <w:tcPr>
            <w:tcW w:w="818" w:type="pct"/>
            <w:vAlign w:val="center"/>
          </w:tcPr>
          <w:p w14:paraId="4C6D4744" w14:textId="77777777" w:rsidR="00994FF0" w:rsidRPr="00033637" w:rsidRDefault="00994FF0" w:rsidP="00F31FB2">
            <w:pPr>
              <w:spacing w:line="480" w:lineRule="auto"/>
              <w:rPr>
                <w:ins w:id="4427" w:author="Mohammad Nayeem Hasan" w:date="2024-11-04T00:05:00Z"/>
                <w:rFonts w:ascii="Times New Roman" w:hAnsi="Times New Roman" w:cs="Times New Roman"/>
                <w:sz w:val="24"/>
                <w:szCs w:val="24"/>
              </w:rPr>
              <w:pPrChange w:id="4428" w:author="Mohammad Nayeem Hasan" w:date="2024-12-23T01:38:00Z" w16du:dateUtc="2024-12-22T19:38:00Z">
                <w:pPr/>
              </w:pPrChange>
            </w:pPr>
            <w:ins w:id="4429" w:author="Mohammad Nayeem Hasan" w:date="2024-11-04T00:05:00Z">
              <w:r w:rsidRPr="00033637">
                <w:rPr>
                  <w:rFonts w:ascii="Times New Roman" w:hAnsi="Times New Roman" w:cs="Times New Roman"/>
                  <w:sz w:val="24"/>
                  <w:szCs w:val="24"/>
                </w:rPr>
                <w:t>Reference</w:t>
              </w:r>
            </w:ins>
          </w:p>
        </w:tc>
        <w:tc>
          <w:tcPr>
            <w:tcW w:w="478" w:type="pct"/>
            <w:vAlign w:val="center"/>
          </w:tcPr>
          <w:p w14:paraId="1753EBCC" w14:textId="77777777" w:rsidR="00994FF0" w:rsidRPr="00033637" w:rsidRDefault="00994FF0" w:rsidP="00F31FB2">
            <w:pPr>
              <w:spacing w:line="480" w:lineRule="auto"/>
              <w:rPr>
                <w:ins w:id="4430" w:author="Mohammad Nayeem Hasan" w:date="2024-11-04T00:05:00Z"/>
                <w:rFonts w:ascii="Times New Roman" w:hAnsi="Times New Roman" w:cs="Times New Roman"/>
                <w:sz w:val="24"/>
                <w:szCs w:val="24"/>
              </w:rPr>
              <w:pPrChange w:id="4431" w:author="Mohammad Nayeem Hasan" w:date="2024-12-23T01:38:00Z" w16du:dateUtc="2024-12-22T19:38:00Z">
                <w:pPr/>
              </w:pPrChange>
            </w:pPr>
            <w:ins w:id="4432" w:author="Mohammad Nayeem Hasan" w:date="2024-11-04T00:05:00Z">
              <w:r w:rsidRPr="00033637">
                <w:rPr>
                  <w:rFonts w:ascii="Times New Roman" w:hAnsi="Times New Roman" w:cs="Times New Roman"/>
                  <w:sz w:val="24"/>
                  <w:szCs w:val="24"/>
                </w:rPr>
                <w:t>-</w:t>
              </w:r>
            </w:ins>
          </w:p>
        </w:tc>
        <w:tc>
          <w:tcPr>
            <w:tcW w:w="822" w:type="pct"/>
            <w:vAlign w:val="center"/>
          </w:tcPr>
          <w:p w14:paraId="0989C0C3" w14:textId="77777777" w:rsidR="00994FF0" w:rsidRPr="00033637" w:rsidRDefault="00994FF0" w:rsidP="00F31FB2">
            <w:pPr>
              <w:spacing w:line="480" w:lineRule="auto"/>
              <w:rPr>
                <w:ins w:id="4433" w:author="Mohammad Nayeem Hasan" w:date="2024-11-04T00:05:00Z"/>
                <w:rFonts w:ascii="Times New Roman" w:hAnsi="Times New Roman" w:cs="Times New Roman"/>
                <w:sz w:val="24"/>
                <w:szCs w:val="24"/>
              </w:rPr>
              <w:pPrChange w:id="4434" w:author="Mohammad Nayeem Hasan" w:date="2024-12-23T01:38:00Z" w16du:dateUtc="2024-12-22T19:38:00Z">
                <w:pPr/>
              </w:pPrChange>
            </w:pPr>
            <w:ins w:id="4435" w:author="Mohammad Nayeem Hasan" w:date="2024-11-04T00:05:00Z">
              <w:r w:rsidRPr="00033637">
                <w:rPr>
                  <w:rFonts w:ascii="Times New Roman" w:hAnsi="Times New Roman" w:cs="Times New Roman"/>
                  <w:sz w:val="24"/>
                  <w:szCs w:val="24"/>
                </w:rPr>
                <w:t>Reference</w:t>
              </w:r>
            </w:ins>
          </w:p>
        </w:tc>
        <w:tc>
          <w:tcPr>
            <w:tcW w:w="478" w:type="pct"/>
            <w:vAlign w:val="center"/>
          </w:tcPr>
          <w:p w14:paraId="04B4AF8B" w14:textId="77777777" w:rsidR="00994FF0" w:rsidRPr="00033637" w:rsidRDefault="00994FF0" w:rsidP="00F31FB2">
            <w:pPr>
              <w:spacing w:line="480" w:lineRule="auto"/>
              <w:rPr>
                <w:ins w:id="4436" w:author="Mohammad Nayeem Hasan" w:date="2024-11-04T00:05:00Z"/>
                <w:rFonts w:ascii="Times New Roman" w:hAnsi="Times New Roman" w:cs="Times New Roman"/>
                <w:sz w:val="24"/>
                <w:szCs w:val="24"/>
              </w:rPr>
              <w:pPrChange w:id="4437" w:author="Mohammad Nayeem Hasan" w:date="2024-12-23T01:38:00Z" w16du:dateUtc="2024-12-22T19:38:00Z">
                <w:pPr/>
              </w:pPrChange>
            </w:pPr>
            <w:ins w:id="4438" w:author="Mohammad Nayeem Hasan" w:date="2024-11-04T00:05:00Z">
              <w:r w:rsidRPr="00033637">
                <w:rPr>
                  <w:rFonts w:ascii="Times New Roman" w:hAnsi="Times New Roman" w:cs="Times New Roman"/>
                  <w:sz w:val="24"/>
                  <w:szCs w:val="24"/>
                </w:rPr>
                <w:t>-</w:t>
              </w:r>
            </w:ins>
          </w:p>
        </w:tc>
        <w:tc>
          <w:tcPr>
            <w:tcW w:w="978" w:type="pct"/>
            <w:vAlign w:val="center"/>
          </w:tcPr>
          <w:p w14:paraId="22BF0B8A" w14:textId="77777777" w:rsidR="00994FF0" w:rsidRPr="00033637" w:rsidRDefault="00994FF0" w:rsidP="00F31FB2">
            <w:pPr>
              <w:spacing w:line="480" w:lineRule="auto"/>
              <w:rPr>
                <w:ins w:id="4439" w:author="Mohammad Nayeem Hasan" w:date="2024-11-04T00:05:00Z"/>
                <w:rFonts w:ascii="Times New Roman" w:hAnsi="Times New Roman" w:cs="Times New Roman"/>
                <w:sz w:val="24"/>
                <w:szCs w:val="24"/>
              </w:rPr>
              <w:pPrChange w:id="4440" w:author="Mohammad Nayeem Hasan" w:date="2024-12-23T01:38:00Z" w16du:dateUtc="2024-12-22T19:38:00Z">
                <w:pPr/>
              </w:pPrChange>
            </w:pPr>
            <w:ins w:id="4441" w:author="Mohammad Nayeem Hasan" w:date="2024-11-04T00:05:00Z">
              <w:r w:rsidRPr="00033637">
                <w:rPr>
                  <w:rFonts w:ascii="Times New Roman" w:hAnsi="Times New Roman" w:cs="Times New Roman"/>
                  <w:sz w:val="24"/>
                  <w:szCs w:val="24"/>
                </w:rPr>
                <w:t>Reference</w:t>
              </w:r>
            </w:ins>
          </w:p>
        </w:tc>
        <w:tc>
          <w:tcPr>
            <w:tcW w:w="478" w:type="pct"/>
            <w:vAlign w:val="center"/>
          </w:tcPr>
          <w:p w14:paraId="162A6EC6" w14:textId="77777777" w:rsidR="00994FF0" w:rsidRPr="00033637" w:rsidRDefault="00994FF0" w:rsidP="00F31FB2">
            <w:pPr>
              <w:spacing w:line="480" w:lineRule="auto"/>
              <w:rPr>
                <w:ins w:id="4442" w:author="Mohammad Nayeem Hasan" w:date="2024-11-04T00:05:00Z"/>
                <w:rFonts w:ascii="Times New Roman" w:hAnsi="Times New Roman" w:cs="Times New Roman"/>
                <w:sz w:val="24"/>
                <w:szCs w:val="24"/>
              </w:rPr>
              <w:pPrChange w:id="4443" w:author="Mohammad Nayeem Hasan" w:date="2024-12-23T01:38:00Z" w16du:dateUtc="2024-12-22T19:38:00Z">
                <w:pPr/>
              </w:pPrChange>
            </w:pPr>
            <w:ins w:id="4444" w:author="Mohammad Nayeem Hasan" w:date="2024-11-04T00:05:00Z">
              <w:r w:rsidRPr="00033637">
                <w:rPr>
                  <w:rFonts w:ascii="Times New Roman" w:hAnsi="Times New Roman" w:cs="Times New Roman"/>
                  <w:sz w:val="24"/>
                  <w:szCs w:val="24"/>
                </w:rPr>
                <w:t>-</w:t>
              </w:r>
            </w:ins>
          </w:p>
        </w:tc>
      </w:tr>
      <w:tr w:rsidR="00994FF0" w:rsidRPr="00033637" w14:paraId="2A6BB514" w14:textId="77777777" w:rsidTr="000C3C54">
        <w:trPr>
          <w:trHeight w:val="257"/>
          <w:jc w:val="center"/>
          <w:ins w:id="4445" w:author="Mohammad Nayeem Hasan" w:date="2024-11-04T00:05:00Z"/>
        </w:trPr>
        <w:tc>
          <w:tcPr>
            <w:tcW w:w="1767" w:type="pct"/>
            <w:gridSpan w:val="2"/>
            <w:vAlign w:val="center"/>
          </w:tcPr>
          <w:p w14:paraId="10CDC0B2" w14:textId="77777777" w:rsidR="00994FF0" w:rsidRPr="00033637" w:rsidRDefault="00994FF0" w:rsidP="00F31FB2">
            <w:pPr>
              <w:spacing w:line="480" w:lineRule="auto"/>
              <w:rPr>
                <w:ins w:id="4446" w:author="Mohammad Nayeem Hasan" w:date="2024-11-04T00:05:00Z"/>
                <w:rFonts w:ascii="Times New Roman" w:hAnsi="Times New Roman" w:cs="Times New Roman"/>
                <w:sz w:val="24"/>
                <w:szCs w:val="24"/>
              </w:rPr>
              <w:pPrChange w:id="4447" w:author="Mohammad Nayeem Hasan" w:date="2024-12-23T01:38:00Z" w16du:dateUtc="2024-12-22T19:38:00Z">
                <w:pPr/>
              </w:pPrChange>
            </w:pPr>
            <w:ins w:id="4448" w:author="Mohammad Nayeem Hasan" w:date="2024-11-04T00:05:00Z">
              <w:r w:rsidRPr="00033637">
                <w:rPr>
                  <w:rFonts w:ascii="Times New Roman" w:hAnsi="Times New Roman" w:cs="Times New Roman"/>
                  <w:sz w:val="24"/>
                  <w:szCs w:val="24"/>
                </w:rPr>
                <w:t>Source of water</w:t>
              </w:r>
            </w:ins>
          </w:p>
        </w:tc>
        <w:tc>
          <w:tcPr>
            <w:tcW w:w="1300" w:type="pct"/>
            <w:gridSpan w:val="2"/>
            <w:vAlign w:val="center"/>
          </w:tcPr>
          <w:p w14:paraId="4066351F" w14:textId="77777777" w:rsidR="00994FF0" w:rsidRPr="00033637" w:rsidRDefault="00994FF0" w:rsidP="00F31FB2">
            <w:pPr>
              <w:spacing w:line="480" w:lineRule="auto"/>
              <w:rPr>
                <w:ins w:id="4449" w:author="Mohammad Nayeem Hasan" w:date="2024-11-04T00:05:00Z"/>
                <w:rFonts w:ascii="Times New Roman" w:hAnsi="Times New Roman" w:cs="Times New Roman"/>
                <w:sz w:val="24"/>
                <w:szCs w:val="24"/>
              </w:rPr>
              <w:pPrChange w:id="4450" w:author="Mohammad Nayeem Hasan" w:date="2024-12-23T01:38:00Z" w16du:dateUtc="2024-12-22T19:38:00Z">
                <w:pPr/>
              </w:pPrChange>
            </w:pPr>
          </w:p>
        </w:tc>
        <w:tc>
          <w:tcPr>
            <w:tcW w:w="1455" w:type="pct"/>
            <w:gridSpan w:val="2"/>
            <w:vAlign w:val="center"/>
          </w:tcPr>
          <w:p w14:paraId="2C10B28A" w14:textId="77777777" w:rsidR="00994FF0" w:rsidRPr="00033637" w:rsidRDefault="00994FF0" w:rsidP="00F31FB2">
            <w:pPr>
              <w:spacing w:line="480" w:lineRule="auto"/>
              <w:rPr>
                <w:ins w:id="4451" w:author="Mohammad Nayeem Hasan" w:date="2024-11-04T00:05:00Z"/>
                <w:rFonts w:ascii="Times New Roman" w:hAnsi="Times New Roman" w:cs="Times New Roman"/>
                <w:sz w:val="24"/>
                <w:szCs w:val="24"/>
              </w:rPr>
              <w:pPrChange w:id="4452" w:author="Mohammad Nayeem Hasan" w:date="2024-12-23T01:38:00Z" w16du:dateUtc="2024-12-22T19:38:00Z">
                <w:pPr/>
              </w:pPrChange>
            </w:pPr>
          </w:p>
        </w:tc>
        <w:tc>
          <w:tcPr>
            <w:tcW w:w="478" w:type="pct"/>
            <w:vAlign w:val="center"/>
          </w:tcPr>
          <w:p w14:paraId="179E2E87" w14:textId="77777777" w:rsidR="00994FF0" w:rsidRPr="00033637" w:rsidRDefault="00994FF0" w:rsidP="00F31FB2">
            <w:pPr>
              <w:spacing w:line="480" w:lineRule="auto"/>
              <w:rPr>
                <w:ins w:id="4453" w:author="Mohammad Nayeem Hasan" w:date="2024-11-04T00:05:00Z"/>
                <w:rFonts w:ascii="Times New Roman" w:hAnsi="Times New Roman" w:cs="Times New Roman"/>
                <w:sz w:val="24"/>
                <w:szCs w:val="24"/>
              </w:rPr>
              <w:pPrChange w:id="4454" w:author="Mohammad Nayeem Hasan" w:date="2024-12-23T01:38:00Z" w16du:dateUtc="2024-12-22T19:38:00Z">
                <w:pPr/>
              </w:pPrChange>
            </w:pPr>
          </w:p>
        </w:tc>
      </w:tr>
      <w:tr w:rsidR="00994FF0" w:rsidRPr="00033637" w14:paraId="7F1420A1" w14:textId="77777777" w:rsidTr="000C3C54">
        <w:trPr>
          <w:trHeight w:val="257"/>
          <w:jc w:val="center"/>
          <w:ins w:id="4455" w:author="Mohammad Nayeem Hasan" w:date="2024-11-04T00:05:00Z"/>
        </w:trPr>
        <w:tc>
          <w:tcPr>
            <w:tcW w:w="950" w:type="pct"/>
            <w:vAlign w:val="center"/>
          </w:tcPr>
          <w:p w14:paraId="010E9769" w14:textId="77777777" w:rsidR="00994FF0" w:rsidRPr="00033637" w:rsidRDefault="00994FF0" w:rsidP="00F31FB2">
            <w:pPr>
              <w:spacing w:line="480" w:lineRule="auto"/>
              <w:rPr>
                <w:ins w:id="4456" w:author="Mohammad Nayeem Hasan" w:date="2024-11-04T00:05:00Z"/>
                <w:rFonts w:ascii="Times New Roman" w:hAnsi="Times New Roman" w:cs="Times New Roman"/>
                <w:sz w:val="24"/>
                <w:szCs w:val="24"/>
              </w:rPr>
              <w:pPrChange w:id="4457" w:author="Mohammad Nayeem Hasan" w:date="2024-12-23T01:38:00Z" w16du:dateUtc="2024-12-22T19:38:00Z">
                <w:pPr/>
              </w:pPrChange>
            </w:pPr>
            <w:ins w:id="4458" w:author="Mohammad Nayeem Hasan" w:date="2024-11-04T00:05:00Z">
              <w:r w:rsidRPr="00033637">
                <w:rPr>
                  <w:rFonts w:ascii="Times New Roman" w:hAnsi="Times New Roman" w:cs="Times New Roman"/>
                  <w:sz w:val="24"/>
                  <w:szCs w:val="24"/>
                </w:rPr>
                <w:t>Direct from source</w:t>
              </w:r>
            </w:ins>
          </w:p>
        </w:tc>
        <w:tc>
          <w:tcPr>
            <w:tcW w:w="818" w:type="pct"/>
            <w:vAlign w:val="center"/>
          </w:tcPr>
          <w:p w14:paraId="27D35423" w14:textId="77777777" w:rsidR="00994FF0" w:rsidRPr="00033637" w:rsidRDefault="00994FF0" w:rsidP="00F31FB2">
            <w:pPr>
              <w:spacing w:line="480" w:lineRule="auto"/>
              <w:rPr>
                <w:ins w:id="4459" w:author="Mohammad Nayeem Hasan" w:date="2024-11-04T00:05:00Z"/>
                <w:rFonts w:ascii="Times New Roman" w:hAnsi="Times New Roman" w:cs="Times New Roman"/>
                <w:sz w:val="24"/>
                <w:szCs w:val="24"/>
              </w:rPr>
              <w:pPrChange w:id="4460" w:author="Mohammad Nayeem Hasan" w:date="2024-12-23T01:38:00Z" w16du:dateUtc="2024-12-22T19:38:00Z">
                <w:pPr/>
              </w:pPrChange>
            </w:pPr>
            <w:ins w:id="4461" w:author="Mohammad Nayeem Hasan" w:date="2024-11-04T00:05:00Z">
              <w:r w:rsidRPr="00033637">
                <w:rPr>
                  <w:rFonts w:ascii="Times New Roman" w:hAnsi="Times New Roman" w:cs="Times New Roman"/>
                  <w:sz w:val="24"/>
                  <w:szCs w:val="24"/>
                </w:rPr>
                <w:t>-</w:t>
              </w:r>
            </w:ins>
          </w:p>
        </w:tc>
        <w:tc>
          <w:tcPr>
            <w:tcW w:w="478" w:type="pct"/>
            <w:vAlign w:val="center"/>
          </w:tcPr>
          <w:p w14:paraId="714F9702" w14:textId="77777777" w:rsidR="00994FF0" w:rsidRPr="00033637" w:rsidRDefault="00994FF0" w:rsidP="00F31FB2">
            <w:pPr>
              <w:spacing w:line="480" w:lineRule="auto"/>
              <w:rPr>
                <w:ins w:id="4462" w:author="Mohammad Nayeem Hasan" w:date="2024-11-04T00:05:00Z"/>
                <w:rFonts w:ascii="Times New Roman" w:hAnsi="Times New Roman" w:cs="Times New Roman"/>
                <w:sz w:val="24"/>
                <w:szCs w:val="24"/>
              </w:rPr>
              <w:pPrChange w:id="4463" w:author="Mohammad Nayeem Hasan" w:date="2024-12-23T01:38:00Z" w16du:dateUtc="2024-12-22T19:38:00Z">
                <w:pPr/>
              </w:pPrChange>
            </w:pPr>
            <w:ins w:id="4464" w:author="Mohammad Nayeem Hasan" w:date="2024-11-04T00:05:00Z">
              <w:r w:rsidRPr="00033637">
                <w:rPr>
                  <w:rFonts w:ascii="Times New Roman" w:hAnsi="Times New Roman" w:cs="Times New Roman"/>
                  <w:sz w:val="24"/>
                  <w:szCs w:val="24"/>
                </w:rPr>
                <w:t>-</w:t>
              </w:r>
            </w:ins>
          </w:p>
        </w:tc>
        <w:tc>
          <w:tcPr>
            <w:tcW w:w="822" w:type="pct"/>
            <w:vAlign w:val="center"/>
          </w:tcPr>
          <w:p w14:paraId="15611A55" w14:textId="77777777" w:rsidR="00994FF0" w:rsidRPr="00033637" w:rsidRDefault="00994FF0" w:rsidP="00F31FB2">
            <w:pPr>
              <w:spacing w:line="480" w:lineRule="auto"/>
              <w:rPr>
                <w:ins w:id="4465" w:author="Mohammad Nayeem Hasan" w:date="2024-11-04T00:05:00Z"/>
                <w:rFonts w:ascii="Times New Roman" w:hAnsi="Times New Roman" w:cs="Times New Roman"/>
                <w:sz w:val="24"/>
                <w:szCs w:val="24"/>
              </w:rPr>
              <w:pPrChange w:id="4466" w:author="Mohammad Nayeem Hasan" w:date="2024-12-23T01:38:00Z" w16du:dateUtc="2024-12-22T19:38:00Z">
                <w:pPr/>
              </w:pPrChange>
            </w:pPr>
            <w:ins w:id="4467" w:author="Mohammad Nayeem Hasan" w:date="2024-11-04T00:05:00Z">
              <w:r w:rsidRPr="00033637">
                <w:rPr>
                  <w:rFonts w:ascii="Times New Roman" w:hAnsi="Times New Roman" w:cs="Times New Roman"/>
                  <w:sz w:val="24"/>
                  <w:szCs w:val="24"/>
                </w:rPr>
                <w:t>1.39 (0.61, 3.15)</w:t>
              </w:r>
            </w:ins>
          </w:p>
        </w:tc>
        <w:tc>
          <w:tcPr>
            <w:tcW w:w="478" w:type="pct"/>
            <w:vAlign w:val="center"/>
          </w:tcPr>
          <w:p w14:paraId="493BEEA5" w14:textId="77777777" w:rsidR="00994FF0" w:rsidRPr="00033637" w:rsidRDefault="00994FF0" w:rsidP="00F31FB2">
            <w:pPr>
              <w:spacing w:line="480" w:lineRule="auto"/>
              <w:rPr>
                <w:ins w:id="4468" w:author="Mohammad Nayeem Hasan" w:date="2024-11-04T00:05:00Z"/>
                <w:rFonts w:ascii="Times New Roman" w:hAnsi="Times New Roman" w:cs="Times New Roman"/>
                <w:sz w:val="24"/>
                <w:szCs w:val="24"/>
              </w:rPr>
              <w:pPrChange w:id="4469" w:author="Mohammad Nayeem Hasan" w:date="2024-12-23T01:38:00Z" w16du:dateUtc="2024-12-22T19:38:00Z">
                <w:pPr/>
              </w:pPrChange>
            </w:pPr>
            <w:ins w:id="4470" w:author="Mohammad Nayeem Hasan" w:date="2024-11-04T00:05:00Z">
              <w:r w:rsidRPr="00033637">
                <w:rPr>
                  <w:rFonts w:ascii="Times New Roman" w:hAnsi="Times New Roman" w:cs="Times New Roman"/>
                  <w:sz w:val="24"/>
                  <w:szCs w:val="24"/>
                </w:rPr>
                <w:t>0.431</w:t>
              </w:r>
            </w:ins>
          </w:p>
        </w:tc>
        <w:tc>
          <w:tcPr>
            <w:tcW w:w="978" w:type="pct"/>
            <w:vAlign w:val="center"/>
          </w:tcPr>
          <w:p w14:paraId="1B3EF986" w14:textId="77777777" w:rsidR="00994FF0" w:rsidRPr="00033637" w:rsidRDefault="00994FF0" w:rsidP="00F31FB2">
            <w:pPr>
              <w:spacing w:line="480" w:lineRule="auto"/>
              <w:rPr>
                <w:ins w:id="4471" w:author="Mohammad Nayeem Hasan" w:date="2024-11-04T00:05:00Z"/>
                <w:rFonts w:ascii="Times New Roman" w:hAnsi="Times New Roman" w:cs="Times New Roman"/>
                <w:sz w:val="24"/>
                <w:szCs w:val="24"/>
              </w:rPr>
              <w:pPrChange w:id="4472" w:author="Mohammad Nayeem Hasan" w:date="2024-12-23T01:38:00Z" w16du:dateUtc="2024-12-22T19:38:00Z">
                <w:pPr/>
              </w:pPrChange>
            </w:pPr>
            <w:ins w:id="4473" w:author="Mohammad Nayeem Hasan" w:date="2024-11-04T00:05:00Z">
              <w:r w:rsidRPr="00033637">
                <w:rPr>
                  <w:rFonts w:ascii="Times New Roman" w:hAnsi="Times New Roman" w:cs="Times New Roman"/>
                  <w:sz w:val="24"/>
                  <w:szCs w:val="24"/>
                </w:rPr>
                <w:t>1.40 (0.83, 2.35)</w:t>
              </w:r>
            </w:ins>
          </w:p>
        </w:tc>
        <w:tc>
          <w:tcPr>
            <w:tcW w:w="478" w:type="pct"/>
            <w:vAlign w:val="center"/>
          </w:tcPr>
          <w:p w14:paraId="59F74B64" w14:textId="77777777" w:rsidR="00994FF0" w:rsidRPr="00033637" w:rsidRDefault="00994FF0" w:rsidP="00F31FB2">
            <w:pPr>
              <w:spacing w:line="480" w:lineRule="auto"/>
              <w:rPr>
                <w:ins w:id="4474" w:author="Mohammad Nayeem Hasan" w:date="2024-11-04T00:05:00Z"/>
                <w:rFonts w:ascii="Times New Roman" w:hAnsi="Times New Roman" w:cs="Times New Roman"/>
                <w:sz w:val="24"/>
                <w:szCs w:val="24"/>
              </w:rPr>
              <w:pPrChange w:id="4475" w:author="Mohammad Nayeem Hasan" w:date="2024-12-23T01:38:00Z" w16du:dateUtc="2024-12-22T19:38:00Z">
                <w:pPr/>
              </w:pPrChange>
            </w:pPr>
            <w:ins w:id="4476" w:author="Mohammad Nayeem Hasan" w:date="2024-11-04T00:05:00Z">
              <w:r w:rsidRPr="00033637">
                <w:rPr>
                  <w:rFonts w:ascii="Times New Roman" w:hAnsi="Times New Roman" w:cs="Times New Roman"/>
                  <w:sz w:val="24"/>
                  <w:szCs w:val="24"/>
                </w:rPr>
                <w:t>0.205</w:t>
              </w:r>
            </w:ins>
          </w:p>
        </w:tc>
      </w:tr>
      <w:tr w:rsidR="00994FF0" w:rsidRPr="00033637" w14:paraId="77A372A1" w14:textId="77777777" w:rsidTr="000C3C54">
        <w:trPr>
          <w:trHeight w:val="257"/>
          <w:jc w:val="center"/>
          <w:ins w:id="4477" w:author="Mohammad Nayeem Hasan" w:date="2024-11-04T00:05:00Z"/>
        </w:trPr>
        <w:tc>
          <w:tcPr>
            <w:tcW w:w="950" w:type="pct"/>
            <w:vAlign w:val="center"/>
          </w:tcPr>
          <w:p w14:paraId="4234B082" w14:textId="77777777" w:rsidR="00994FF0" w:rsidRPr="00033637" w:rsidRDefault="00994FF0" w:rsidP="00F31FB2">
            <w:pPr>
              <w:spacing w:line="480" w:lineRule="auto"/>
              <w:rPr>
                <w:ins w:id="4478" w:author="Mohammad Nayeem Hasan" w:date="2024-11-04T00:05:00Z"/>
                <w:rFonts w:ascii="Times New Roman" w:hAnsi="Times New Roman" w:cs="Times New Roman"/>
                <w:sz w:val="24"/>
                <w:szCs w:val="24"/>
              </w:rPr>
              <w:pPrChange w:id="4479" w:author="Mohammad Nayeem Hasan" w:date="2024-12-23T01:38:00Z" w16du:dateUtc="2024-12-22T19:38:00Z">
                <w:pPr/>
              </w:pPrChange>
            </w:pPr>
            <w:ins w:id="4480" w:author="Mohammad Nayeem Hasan" w:date="2024-11-04T00:05:00Z">
              <w:r w:rsidRPr="00033637">
                <w:rPr>
                  <w:rFonts w:ascii="Times New Roman" w:hAnsi="Times New Roman" w:cs="Times New Roman"/>
                  <w:sz w:val="24"/>
                  <w:szCs w:val="24"/>
                </w:rPr>
                <w:t>Covered container</w:t>
              </w:r>
            </w:ins>
          </w:p>
        </w:tc>
        <w:tc>
          <w:tcPr>
            <w:tcW w:w="818" w:type="pct"/>
            <w:vAlign w:val="center"/>
          </w:tcPr>
          <w:p w14:paraId="7A6433FB" w14:textId="77777777" w:rsidR="00994FF0" w:rsidRPr="00033637" w:rsidRDefault="00994FF0" w:rsidP="00F31FB2">
            <w:pPr>
              <w:spacing w:line="480" w:lineRule="auto"/>
              <w:rPr>
                <w:ins w:id="4481" w:author="Mohammad Nayeem Hasan" w:date="2024-11-04T00:05:00Z"/>
                <w:rFonts w:ascii="Times New Roman" w:hAnsi="Times New Roman" w:cs="Times New Roman"/>
                <w:sz w:val="24"/>
                <w:szCs w:val="24"/>
              </w:rPr>
              <w:pPrChange w:id="4482" w:author="Mohammad Nayeem Hasan" w:date="2024-12-23T01:38:00Z" w16du:dateUtc="2024-12-22T19:38:00Z">
                <w:pPr/>
              </w:pPrChange>
            </w:pPr>
            <w:ins w:id="4483" w:author="Mohammad Nayeem Hasan" w:date="2024-11-04T00:05:00Z">
              <w:r w:rsidRPr="00033637">
                <w:rPr>
                  <w:rFonts w:ascii="Times New Roman" w:hAnsi="Times New Roman" w:cs="Times New Roman"/>
                  <w:sz w:val="24"/>
                  <w:szCs w:val="24"/>
                </w:rPr>
                <w:t>-</w:t>
              </w:r>
            </w:ins>
          </w:p>
        </w:tc>
        <w:tc>
          <w:tcPr>
            <w:tcW w:w="478" w:type="pct"/>
            <w:vAlign w:val="center"/>
          </w:tcPr>
          <w:p w14:paraId="712B0C55" w14:textId="77777777" w:rsidR="00994FF0" w:rsidRPr="00033637" w:rsidRDefault="00994FF0" w:rsidP="00F31FB2">
            <w:pPr>
              <w:spacing w:line="480" w:lineRule="auto"/>
              <w:rPr>
                <w:ins w:id="4484" w:author="Mohammad Nayeem Hasan" w:date="2024-11-04T00:05:00Z"/>
                <w:rFonts w:ascii="Times New Roman" w:hAnsi="Times New Roman" w:cs="Times New Roman"/>
                <w:sz w:val="24"/>
                <w:szCs w:val="24"/>
              </w:rPr>
              <w:pPrChange w:id="4485" w:author="Mohammad Nayeem Hasan" w:date="2024-12-23T01:38:00Z" w16du:dateUtc="2024-12-22T19:38:00Z">
                <w:pPr/>
              </w:pPrChange>
            </w:pPr>
            <w:ins w:id="4486" w:author="Mohammad Nayeem Hasan" w:date="2024-11-04T00:05:00Z">
              <w:r w:rsidRPr="00033637">
                <w:rPr>
                  <w:rFonts w:ascii="Times New Roman" w:hAnsi="Times New Roman" w:cs="Times New Roman"/>
                  <w:sz w:val="24"/>
                  <w:szCs w:val="24"/>
                </w:rPr>
                <w:t>-</w:t>
              </w:r>
            </w:ins>
          </w:p>
        </w:tc>
        <w:tc>
          <w:tcPr>
            <w:tcW w:w="822" w:type="pct"/>
            <w:vAlign w:val="center"/>
          </w:tcPr>
          <w:p w14:paraId="1B85054D" w14:textId="77777777" w:rsidR="00994FF0" w:rsidRPr="00033637" w:rsidRDefault="00994FF0" w:rsidP="00F31FB2">
            <w:pPr>
              <w:spacing w:line="480" w:lineRule="auto"/>
              <w:rPr>
                <w:ins w:id="4487" w:author="Mohammad Nayeem Hasan" w:date="2024-11-04T00:05:00Z"/>
                <w:rFonts w:ascii="Times New Roman" w:hAnsi="Times New Roman" w:cs="Times New Roman"/>
                <w:sz w:val="24"/>
                <w:szCs w:val="24"/>
              </w:rPr>
              <w:pPrChange w:id="4488" w:author="Mohammad Nayeem Hasan" w:date="2024-12-23T01:38:00Z" w16du:dateUtc="2024-12-22T19:38:00Z">
                <w:pPr/>
              </w:pPrChange>
            </w:pPr>
            <w:ins w:id="4489" w:author="Mohammad Nayeem Hasan" w:date="2024-11-04T00:05:00Z">
              <w:r w:rsidRPr="00033637">
                <w:rPr>
                  <w:rFonts w:ascii="Times New Roman" w:hAnsi="Times New Roman" w:cs="Times New Roman"/>
                  <w:sz w:val="24"/>
                  <w:szCs w:val="24"/>
                </w:rPr>
                <w:t>1.60 (1.04, 2.48)</w:t>
              </w:r>
            </w:ins>
          </w:p>
        </w:tc>
        <w:tc>
          <w:tcPr>
            <w:tcW w:w="478" w:type="pct"/>
            <w:vAlign w:val="center"/>
          </w:tcPr>
          <w:p w14:paraId="59292E84" w14:textId="77777777" w:rsidR="00994FF0" w:rsidRPr="00033637" w:rsidRDefault="00994FF0" w:rsidP="00F31FB2">
            <w:pPr>
              <w:spacing w:line="480" w:lineRule="auto"/>
              <w:rPr>
                <w:ins w:id="4490" w:author="Mohammad Nayeem Hasan" w:date="2024-11-04T00:05:00Z"/>
                <w:rFonts w:ascii="Times New Roman" w:hAnsi="Times New Roman" w:cs="Times New Roman"/>
                <w:b/>
                <w:bCs/>
                <w:sz w:val="24"/>
                <w:szCs w:val="24"/>
              </w:rPr>
              <w:pPrChange w:id="4491" w:author="Mohammad Nayeem Hasan" w:date="2024-12-23T01:38:00Z" w16du:dateUtc="2024-12-22T19:38:00Z">
                <w:pPr/>
              </w:pPrChange>
            </w:pPr>
            <w:ins w:id="4492" w:author="Mohammad Nayeem Hasan" w:date="2024-11-04T00:05:00Z">
              <w:r w:rsidRPr="00033637">
                <w:rPr>
                  <w:rFonts w:ascii="Times New Roman" w:hAnsi="Times New Roman" w:cs="Times New Roman"/>
                  <w:b/>
                  <w:bCs/>
                  <w:sz w:val="24"/>
                  <w:szCs w:val="24"/>
                </w:rPr>
                <w:t>0.033</w:t>
              </w:r>
            </w:ins>
          </w:p>
        </w:tc>
        <w:tc>
          <w:tcPr>
            <w:tcW w:w="978" w:type="pct"/>
            <w:vAlign w:val="center"/>
          </w:tcPr>
          <w:p w14:paraId="1BEA6C1A" w14:textId="77777777" w:rsidR="00994FF0" w:rsidRPr="00033637" w:rsidRDefault="00994FF0" w:rsidP="00F31FB2">
            <w:pPr>
              <w:spacing w:line="480" w:lineRule="auto"/>
              <w:rPr>
                <w:ins w:id="4493" w:author="Mohammad Nayeem Hasan" w:date="2024-11-04T00:05:00Z"/>
                <w:rFonts w:ascii="Times New Roman" w:hAnsi="Times New Roman" w:cs="Times New Roman"/>
                <w:sz w:val="24"/>
                <w:szCs w:val="24"/>
              </w:rPr>
              <w:pPrChange w:id="4494" w:author="Mohammad Nayeem Hasan" w:date="2024-12-23T01:38:00Z" w16du:dateUtc="2024-12-22T19:38:00Z">
                <w:pPr/>
              </w:pPrChange>
            </w:pPr>
            <w:ins w:id="4495" w:author="Mohammad Nayeem Hasan" w:date="2024-11-04T00:05:00Z">
              <w:r w:rsidRPr="00033637">
                <w:rPr>
                  <w:rFonts w:ascii="Times New Roman" w:hAnsi="Times New Roman" w:cs="Times New Roman"/>
                  <w:sz w:val="24"/>
                  <w:szCs w:val="24"/>
                </w:rPr>
                <w:t>1.18 (0.87, 1.60)</w:t>
              </w:r>
            </w:ins>
          </w:p>
        </w:tc>
        <w:tc>
          <w:tcPr>
            <w:tcW w:w="478" w:type="pct"/>
            <w:vAlign w:val="center"/>
          </w:tcPr>
          <w:p w14:paraId="0B41D560" w14:textId="77777777" w:rsidR="00994FF0" w:rsidRPr="00033637" w:rsidRDefault="00994FF0" w:rsidP="00F31FB2">
            <w:pPr>
              <w:spacing w:line="480" w:lineRule="auto"/>
              <w:rPr>
                <w:ins w:id="4496" w:author="Mohammad Nayeem Hasan" w:date="2024-11-04T00:05:00Z"/>
                <w:rFonts w:ascii="Times New Roman" w:hAnsi="Times New Roman" w:cs="Times New Roman"/>
                <w:sz w:val="24"/>
                <w:szCs w:val="24"/>
              </w:rPr>
              <w:pPrChange w:id="4497" w:author="Mohammad Nayeem Hasan" w:date="2024-12-23T01:38:00Z" w16du:dateUtc="2024-12-22T19:38:00Z">
                <w:pPr/>
              </w:pPrChange>
            </w:pPr>
            <w:ins w:id="4498" w:author="Mohammad Nayeem Hasan" w:date="2024-11-04T00:05:00Z">
              <w:r w:rsidRPr="00033637">
                <w:rPr>
                  <w:rFonts w:ascii="Times New Roman" w:hAnsi="Times New Roman" w:cs="Times New Roman"/>
                  <w:sz w:val="24"/>
                  <w:szCs w:val="24"/>
                </w:rPr>
                <w:t>0.281</w:t>
              </w:r>
            </w:ins>
          </w:p>
        </w:tc>
      </w:tr>
      <w:tr w:rsidR="00994FF0" w:rsidRPr="00033637" w14:paraId="790EF6EA" w14:textId="77777777" w:rsidTr="000C3C54">
        <w:trPr>
          <w:trHeight w:val="257"/>
          <w:jc w:val="center"/>
          <w:ins w:id="4499" w:author="Mohammad Nayeem Hasan" w:date="2024-11-04T00:05:00Z"/>
        </w:trPr>
        <w:tc>
          <w:tcPr>
            <w:tcW w:w="950" w:type="pct"/>
            <w:vAlign w:val="center"/>
          </w:tcPr>
          <w:p w14:paraId="54717184" w14:textId="77777777" w:rsidR="00994FF0" w:rsidRPr="00033637" w:rsidRDefault="00994FF0" w:rsidP="00F31FB2">
            <w:pPr>
              <w:spacing w:line="480" w:lineRule="auto"/>
              <w:rPr>
                <w:ins w:id="4500" w:author="Mohammad Nayeem Hasan" w:date="2024-11-04T00:05:00Z"/>
                <w:rFonts w:ascii="Times New Roman" w:hAnsi="Times New Roman" w:cs="Times New Roman"/>
                <w:sz w:val="24"/>
                <w:szCs w:val="24"/>
              </w:rPr>
              <w:pPrChange w:id="4501" w:author="Mohammad Nayeem Hasan" w:date="2024-12-23T01:38:00Z" w16du:dateUtc="2024-12-22T19:38:00Z">
                <w:pPr/>
              </w:pPrChange>
            </w:pPr>
            <w:ins w:id="4502" w:author="Mohammad Nayeem Hasan" w:date="2024-11-04T00:05:00Z">
              <w:r w:rsidRPr="00033637">
                <w:rPr>
                  <w:rFonts w:ascii="Times New Roman" w:hAnsi="Times New Roman" w:cs="Times New Roman"/>
                  <w:sz w:val="24"/>
                  <w:szCs w:val="24"/>
                </w:rPr>
                <w:t>Uncovered container</w:t>
              </w:r>
            </w:ins>
          </w:p>
        </w:tc>
        <w:tc>
          <w:tcPr>
            <w:tcW w:w="818" w:type="pct"/>
            <w:vAlign w:val="center"/>
          </w:tcPr>
          <w:p w14:paraId="1F1CA581" w14:textId="77777777" w:rsidR="00994FF0" w:rsidRPr="00033637" w:rsidRDefault="00994FF0" w:rsidP="00F31FB2">
            <w:pPr>
              <w:spacing w:line="480" w:lineRule="auto"/>
              <w:rPr>
                <w:ins w:id="4503" w:author="Mohammad Nayeem Hasan" w:date="2024-11-04T00:05:00Z"/>
                <w:rFonts w:ascii="Times New Roman" w:hAnsi="Times New Roman" w:cs="Times New Roman"/>
                <w:sz w:val="24"/>
                <w:szCs w:val="24"/>
              </w:rPr>
              <w:pPrChange w:id="4504" w:author="Mohammad Nayeem Hasan" w:date="2024-12-23T01:38:00Z" w16du:dateUtc="2024-12-22T19:38:00Z">
                <w:pPr/>
              </w:pPrChange>
            </w:pPr>
            <w:ins w:id="4505" w:author="Mohammad Nayeem Hasan" w:date="2024-11-04T00:05:00Z">
              <w:r w:rsidRPr="00033637">
                <w:rPr>
                  <w:rFonts w:ascii="Times New Roman" w:hAnsi="Times New Roman" w:cs="Times New Roman"/>
                  <w:sz w:val="24"/>
                  <w:szCs w:val="24"/>
                </w:rPr>
                <w:t>-</w:t>
              </w:r>
            </w:ins>
          </w:p>
        </w:tc>
        <w:tc>
          <w:tcPr>
            <w:tcW w:w="478" w:type="pct"/>
            <w:vAlign w:val="center"/>
          </w:tcPr>
          <w:p w14:paraId="29060375" w14:textId="77777777" w:rsidR="00994FF0" w:rsidRPr="00033637" w:rsidRDefault="00994FF0" w:rsidP="00F31FB2">
            <w:pPr>
              <w:spacing w:line="480" w:lineRule="auto"/>
              <w:rPr>
                <w:ins w:id="4506" w:author="Mohammad Nayeem Hasan" w:date="2024-11-04T00:05:00Z"/>
                <w:rFonts w:ascii="Times New Roman" w:hAnsi="Times New Roman" w:cs="Times New Roman"/>
                <w:sz w:val="24"/>
                <w:szCs w:val="24"/>
              </w:rPr>
              <w:pPrChange w:id="4507" w:author="Mohammad Nayeem Hasan" w:date="2024-12-23T01:38:00Z" w16du:dateUtc="2024-12-22T19:38:00Z">
                <w:pPr/>
              </w:pPrChange>
            </w:pPr>
            <w:ins w:id="4508" w:author="Mohammad Nayeem Hasan" w:date="2024-11-04T00:05:00Z">
              <w:r w:rsidRPr="00033637">
                <w:rPr>
                  <w:rFonts w:ascii="Times New Roman" w:hAnsi="Times New Roman" w:cs="Times New Roman"/>
                  <w:sz w:val="24"/>
                  <w:szCs w:val="24"/>
                </w:rPr>
                <w:t>-</w:t>
              </w:r>
            </w:ins>
          </w:p>
        </w:tc>
        <w:tc>
          <w:tcPr>
            <w:tcW w:w="822" w:type="pct"/>
            <w:vAlign w:val="center"/>
          </w:tcPr>
          <w:p w14:paraId="66BF5ED1" w14:textId="77777777" w:rsidR="00994FF0" w:rsidRPr="00033637" w:rsidRDefault="00994FF0" w:rsidP="00F31FB2">
            <w:pPr>
              <w:spacing w:line="480" w:lineRule="auto"/>
              <w:rPr>
                <w:ins w:id="4509" w:author="Mohammad Nayeem Hasan" w:date="2024-11-04T00:05:00Z"/>
                <w:rFonts w:ascii="Times New Roman" w:hAnsi="Times New Roman" w:cs="Times New Roman"/>
                <w:sz w:val="24"/>
                <w:szCs w:val="24"/>
              </w:rPr>
              <w:pPrChange w:id="4510" w:author="Mohammad Nayeem Hasan" w:date="2024-12-23T01:38:00Z" w16du:dateUtc="2024-12-22T19:38:00Z">
                <w:pPr/>
              </w:pPrChange>
            </w:pPr>
            <w:ins w:id="4511" w:author="Mohammad Nayeem Hasan" w:date="2024-11-04T00:05:00Z">
              <w:r w:rsidRPr="00033637">
                <w:rPr>
                  <w:rFonts w:ascii="Times New Roman" w:hAnsi="Times New Roman" w:cs="Times New Roman"/>
                  <w:sz w:val="24"/>
                  <w:szCs w:val="24"/>
                </w:rPr>
                <w:t>Reference</w:t>
              </w:r>
            </w:ins>
          </w:p>
        </w:tc>
        <w:tc>
          <w:tcPr>
            <w:tcW w:w="478" w:type="pct"/>
            <w:vAlign w:val="center"/>
          </w:tcPr>
          <w:p w14:paraId="56A5646C" w14:textId="77777777" w:rsidR="00994FF0" w:rsidRPr="00033637" w:rsidRDefault="00994FF0" w:rsidP="00F31FB2">
            <w:pPr>
              <w:spacing w:line="480" w:lineRule="auto"/>
              <w:rPr>
                <w:ins w:id="4512" w:author="Mohammad Nayeem Hasan" w:date="2024-11-04T00:05:00Z"/>
                <w:rFonts w:ascii="Times New Roman" w:hAnsi="Times New Roman" w:cs="Times New Roman"/>
                <w:sz w:val="24"/>
                <w:szCs w:val="24"/>
              </w:rPr>
              <w:pPrChange w:id="4513" w:author="Mohammad Nayeem Hasan" w:date="2024-12-23T01:38:00Z" w16du:dateUtc="2024-12-22T19:38:00Z">
                <w:pPr/>
              </w:pPrChange>
            </w:pPr>
            <w:ins w:id="4514" w:author="Mohammad Nayeem Hasan" w:date="2024-11-04T00:05:00Z">
              <w:r w:rsidRPr="00033637">
                <w:rPr>
                  <w:rFonts w:ascii="Times New Roman" w:hAnsi="Times New Roman" w:cs="Times New Roman"/>
                  <w:sz w:val="24"/>
                  <w:szCs w:val="24"/>
                </w:rPr>
                <w:t>-</w:t>
              </w:r>
            </w:ins>
          </w:p>
        </w:tc>
        <w:tc>
          <w:tcPr>
            <w:tcW w:w="978" w:type="pct"/>
            <w:vAlign w:val="center"/>
          </w:tcPr>
          <w:p w14:paraId="220A5DAD" w14:textId="77777777" w:rsidR="00994FF0" w:rsidRPr="00033637" w:rsidRDefault="00994FF0" w:rsidP="00F31FB2">
            <w:pPr>
              <w:spacing w:line="480" w:lineRule="auto"/>
              <w:rPr>
                <w:ins w:id="4515" w:author="Mohammad Nayeem Hasan" w:date="2024-11-04T00:05:00Z"/>
                <w:rFonts w:ascii="Times New Roman" w:hAnsi="Times New Roman" w:cs="Times New Roman"/>
                <w:sz w:val="24"/>
                <w:szCs w:val="24"/>
              </w:rPr>
              <w:pPrChange w:id="4516" w:author="Mohammad Nayeem Hasan" w:date="2024-12-23T01:38:00Z" w16du:dateUtc="2024-12-22T19:38:00Z">
                <w:pPr/>
              </w:pPrChange>
            </w:pPr>
            <w:ins w:id="4517" w:author="Mohammad Nayeem Hasan" w:date="2024-11-04T00:05:00Z">
              <w:r w:rsidRPr="00033637">
                <w:rPr>
                  <w:rFonts w:ascii="Times New Roman" w:hAnsi="Times New Roman" w:cs="Times New Roman"/>
                  <w:sz w:val="24"/>
                  <w:szCs w:val="24"/>
                </w:rPr>
                <w:t>Reference</w:t>
              </w:r>
            </w:ins>
          </w:p>
        </w:tc>
        <w:tc>
          <w:tcPr>
            <w:tcW w:w="478" w:type="pct"/>
            <w:vAlign w:val="center"/>
          </w:tcPr>
          <w:p w14:paraId="02B8728B" w14:textId="77777777" w:rsidR="00994FF0" w:rsidRPr="00033637" w:rsidRDefault="00994FF0" w:rsidP="00F31FB2">
            <w:pPr>
              <w:spacing w:line="480" w:lineRule="auto"/>
              <w:rPr>
                <w:ins w:id="4518" w:author="Mohammad Nayeem Hasan" w:date="2024-11-04T00:05:00Z"/>
                <w:rFonts w:ascii="Times New Roman" w:hAnsi="Times New Roman" w:cs="Times New Roman"/>
                <w:sz w:val="24"/>
                <w:szCs w:val="24"/>
              </w:rPr>
              <w:pPrChange w:id="4519" w:author="Mohammad Nayeem Hasan" w:date="2024-12-23T01:38:00Z" w16du:dateUtc="2024-12-22T19:38:00Z">
                <w:pPr/>
              </w:pPrChange>
            </w:pPr>
            <w:ins w:id="4520" w:author="Mohammad Nayeem Hasan" w:date="2024-11-04T00:05:00Z">
              <w:r w:rsidRPr="00033637">
                <w:rPr>
                  <w:rFonts w:ascii="Times New Roman" w:hAnsi="Times New Roman" w:cs="Times New Roman"/>
                  <w:sz w:val="24"/>
                  <w:szCs w:val="24"/>
                </w:rPr>
                <w:t>-</w:t>
              </w:r>
            </w:ins>
          </w:p>
        </w:tc>
      </w:tr>
      <w:tr w:rsidR="00994FF0" w:rsidRPr="00033637" w14:paraId="3C5092CD" w14:textId="77777777" w:rsidTr="000C3C54">
        <w:trPr>
          <w:trHeight w:val="257"/>
          <w:jc w:val="center"/>
          <w:ins w:id="4521" w:author="Mohammad Nayeem Hasan" w:date="2024-11-04T00:05:00Z"/>
        </w:trPr>
        <w:tc>
          <w:tcPr>
            <w:tcW w:w="1767" w:type="pct"/>
            <w:gridSpan w:val="2"/>
            <w:vAlign w:val="center"/>
          </w:tcPr>
          <w:p w14:paraId="4E236698" w14:textId="77777777" w:rsidR="00994FF0" w:rsidRPr="00033637" w:rsidRDefault="00994FF0" w:rsidP="00F31FB2">
            <w:pPr>
              <w:spacing w:line="480" w:lineRule="auto"/>
              <w:rPr>
                <w:ins w:id="4522" w:author="Mohammad Nayeem Hasan" w:date="2024-11-04T00:05:00Z"/>
                <w:rFonts w:ascii="Times New Roman" w:hAnsi="Times New Roman" w:cs="Times New Roman"/>
                <w:sz w:val="24"/>
                <w:szCs w:val="24"/>
              </w:rPr>
              <w:pPrChange w:id="4523" w:author="Mohammad Nayeem Hasan" w:date="2024-12-23T01:38:00Z" w16du:dateUtc="2024-12-22T19:38:00Z">
                <w:pPr/>
              </w:pPrChange>
            </w:pPr>
            <w:ins w:id="4524" w:author="Mohammad Nayeem Hasan" w:date="2024-11-04T00:05:00Z">
              <w:r w:rsidRPr="00033637">
                <w:rPr>
                  <w:rFonts w:ascii="Times New Roman" w:hAnsi="Times New Roman" w:cs="Times New Roman"/>
                  <w:sz w:val="24"/>
                  <w:szCs w:val="24"/>
                </w:rPr>
                <w:lastRenderedPageBreak/>
                <w:t>Water treatment</w:t>
              </w:r>
            </w:ins>
          </w:p>
        </w:tc>
        <w:tc>
          <w:tcPr>
            <w:tcW w:w="1300" w:type="pct"/>
            <w:gridSpan w:val="2"/>
            <w:vAlign w:val="center"/>
          </w:tcPr>
          <w:p w14:paraId="3F23C23D" w14:textId="77777777" w:rsidR="00994FF0" w:rsidRPr="00033637" w:rsidRDefault="00994FF0" w:rsidP="00F31FB2">
            <w:pPr>
              <w:spacing w:line="480" w:lineRule="auto"/>
              <w:rPr>
                <w:ins w:id="4525" w:author="Mohammad Nayeem Hasan" w:date="2024-11-04T00:05:00Z"/>
                <w:rFonts w:ascii="Times New Roman" w:hAnsi="Times New Roman" w:cs="Times New Roman"/>
                <w:sz w:val="24"/>
                <w:szCs w:val="24"/>
              </w:rPr>
              <w:pPrChange w:id="4526" w:author="Mohammad Nayeem Hasan" w:date="2024-12-23T01:38:00Z" w16du:dateUtc="2024-12-22T19:38:00Z">
                <w:pPr/>
              </w:pPrChange>
            </w:pPr>
          </w:p>
        </w:tc>
        <w:tc>
          <w:tcPr>
            <w:tcW w:w="1455" w:type="pct"/>
            <w:gridSpan w:val="2"/>
            <w:vAlign w:val="center"/>
          </w:tcPr>
          <w:p w14:paraId="59DF8303" w14:textId="77777777" w:rsidR="00994FF0" w:rsidRPr="00033637" w:rsidRDefault="00994FF0" w:rsidP="00F31FB2">
            <w:pPr>
              <w:spacing w:line="480" w:lineRule="auto"/>
              <w:rPr>
                <w:ins w:id="4527" w:author="Mohammad Nayeem Hasan" w:date="2024-11-04T00:05:00Z"/>
                <w:rFonts w:ascii="Times New Roman" w:hAnsi="Times New Roman" w:cs="Times New Roman"/>
                <w:sz w:val="24"/>
                <w:szCs w:val="24"/>
              </w:rPr>
              <w:pPrChange w:id="4528" w:author="Mohammad Nayeem Hasan" w:date="2024-12-23T01:38:00Z" w16du:dateUtc="2024-12-22T19:38:00Z">
                <w:pPr/>
              </w:pPrChange>
            </w:pPr>
          </w:p>
        </w:tc>
        <w:tc>
          <w:tcPr>
            <w:tcW w:w="478" w:type="pct"/>
            <w:vAlign w:val="center"/>
          </w:tcPr>
          <w:p w14:paraId="6EB1F6A9" w14:textId="77777777" w:rsidR="00994FF0" w:rsidRPr="00033637" w:rsidRDefault="00994FF0" w:rsidP="00F31FB2">
            <w:pPr>
              <w:spacing w:line="480" w:lineRule="auto"/>
              <w:rPr>
                <w:ins w:id="4529" w:author="Mohammad Nayeem Hasan" w:date="2024-11-04T00:05:00Z"/>
                <w:rFonts w:ascii="Times New Roman" w:hAnsi="Times New Roman" w:cs="Times New Roman"/>
                <w:sz w:val="24"/>
                <w:szCs w:val="24"/>
              </w:rPr>
              <w:pPrChange w:id="4530" w:author="Mohammad Nayeem Hasan" w:date="2024-12-23T01:38:00Z" w16du:dateUtc="2024-12-22T19:38:00Z">
                <w:pPr/>
              </w:pPrChange>
            </w:pPr>
          </w:p>
        </w:tc>
      </w:tr>
      <w:tr w:rsidR="00994FF0" w:rsidRPr="00033637" w14:paraId="2B7C248E" w14:textId="77777777" w:rsidTr="000C3C54">
        <w:trPr>
          <w:trHeight w:val="257"/>
          <w:jc w:val="center"/>
          <w:ins w:id="4531" w:author="Mohammad Nayeem Hasan" w:date="2024-11-04T00:05:00Z"/>
        </w:trPr>
        <w:tc>
          <w:tcPr>
            <w:tcW w:w="950" w:type="pct"/>
            <w:vAlign w:val="center"/>
          </w:tcPr>
          <w:p w14:paraId="7A1CA167" w14:textId="77777777" w:rsidR="00994FF0" w:rsidRPr="00033637" w:rsidRDefault="00994FF0" w:rsidP="00F31FB2">
            <w:pPr>
              <w:spacing w:line="480" w:lineRule="auto"/>
              <w:rPr>
                <w:ins w:id="4532" w:author="Mohammad Nayeem Hasan" w:date="2024-11-04T00:05:00Z"/>
                <w:rFonts w:ascii="Times New Roman" w:hAnsi="Times New Roman" w:cs="Times New Roman"/>
                <w:sz w:val="24"/>
                <w:szCs w:val="24"/>
              </w:rPr>
              <w:pPrChange w:id="4533" w:author="Mohammad Nayeem Hasan" w:date="2024-12-23T01:38:00Z" w16du:dateUtc="2024-12-22T19:38:00Z">
                <w:pPr/>
              </w:pPrChange>
            </w:pPr>
            <w:ins w:id="4534" w:author="Mohammad Nayeem Hasan" w:date="2024-11-04T00:05:00Z">
              <w:r w:rsidRPr="00033637">
                <w:rPr>
                  <w:rFonts w:ascii="Times New Roman" w:hAnsi="Times New Roman" w:cs="Times New Roman"/>
                  <w:sz w:val="24"/>
                  <w:szCs w:val="24"/>
                </w:rPr>
                <w:t>Yes</w:t>
              </w:r>
            </w:ins>
          </w:p>
        </w:tc>
        <w:tc>
          <w:tcPr>
            <w:tcW w:w="818" w:type="pct"/>
            <w:vAlign w:val="center"/>
          </w:tcPr>
          <w:p w14:paraId="3768F1F1" w14:textId="77777777" w:rsidR="00994FF0" w:rsidRPr="00033637" w:rsidRDefault="00994FF0" w:rsidP="00F31FB2">
            <w:pPr>
              <w:spacing w:line="480" w:lineRule="auto"/>
              <w:rPr>
                <w:ins w:id="4535" w:author="Mohammad Nayeem Hasan" w:date="2024-11-04T00:05:00Z"/>
                <w:rFonts w:ascii="Times New Roman" w:hAnsi="Times New Roman" w:cs="Times New Roman"/>
                <w:sz w:val="24"/>
                <w:szCs w:val="24"/>
              </w:rPr>
              <w:pPrChange w:id="4536" w:author="Mohammad Nayeem Hasan" w:date="2024-12-23T01:38:00Z" w16du:dateUtc="2024-12-22T19:38:00Z">
                <w:pPr/>
              </w:pPrChange>
            </w:pPr>
            <w:ins w:id="4537" w:author="Mohammad Nayeem Hasan" w:date="2024-11-04T00:05:00Z">
              <w:r w:rsidRPr="00033637">
                <w:rPr>
                  <w:rFonts w:ascii="Times New Roman" w:hAnsi="Times New Roman" w:cs="Times New Roman"/>
                  <w:sz w:val="24"/>
                  <w:szCs w:val="24"/>
                </w:rPr>
                <w:t>1.17 (0.91, 1.49)</w:t>
              </w:r>
            </w:ins>
          </w:p>
        </w:tc>
        <w:tc>
          <w:tcPr>
            <w:tcW w:w="478" w:type="pct"/>
            <w:vAlign w:val="center"/>
          </w:tcPr>
          <w:p w14:paraId="50167867" w14:textId="77777777" w:rsidR="00994FF0" w:rsidRPr="00033637" w:rsidRDefault="00994FF0" w:rsidP="00F31FB2">
            <w:pPr>
              <w:spacing w:line="480" w:lineRule="auto"/>
              <w:rPr>
                <w:ins w:id="4538" w:author="Mohammad Nayeem Hasan" w:date="2024-11-04T00:05:00Z"/>
                <w:rFonts w:ascii="Times New Roman" w:hAnsi="Times New Roman" w:cs="Times New Roman"/>
                <w:sz w:val="24"/>
                <w:szCs w:val="24"/>
              </w:rPr>
              <w:pPrChange w:id="4539" w:author="Mohammad Nayeem Hasan" w:date="2024-12-23T01:38:00Z" w16du:dateUtc="2024-12-22T19:38:00Z">
                <w:pPr/>
              </w:pPrChange>
            </w:pPr>
            <w:ins w:id="4540" w:author="Mohammad Nayeem Hasan" w:date="2024-11-04T00:05:00Z">
              <w:r w:rsidRPr="00033637">
                <w:rPr>
                  <w:rFonts w:ascii="Times New Roman" w:hAnsi="Times New Roman" w:cs="Times New Roman"/>
                  <w:sz w:val="24"/>
                  <w:szCs w:val="24"/>
                </w:rPr>
                <w:t>0.214</w:t>
              </w:r>
            </w:ins>
          </w:p>
        </w:tc>
        <w:tc>
          <w:tcPr>
            <w:tcW w:w="822" w:type="pct"/>
            <w:vAlign w:val="center"/>
          </w:tcPr>
          <w:p w14:paraId="0915D6B2" w14:textId="77777777" w:rsidR="00994FF0" w:rsidRPr="00033637" w:rsidRDefault="00994FF0" w:rsidP="00F31FB2">
            <w:pPr>
              <w:spacing w:line="480" w:lineRule="auto"/>
              <w:rPr>
                <w:ins w:id="4541" w:author="Mohammad Nayeem Hasan" w:date="2024-11-04T00:05:00Z"/>
                <w:rFonts w:ascii="Times New Roman" w:hAnsi="Times New Roman" w:cs="Times New Roman"/>
                <w:sz w:val="24"/>
                <w:szCs w:val="24"/>
              </w:rPr>
              <w:pPrChange w:id="4542" w:author="Mohammad Nayeem Hasan" w:date="2024-12-23T01:38:00Z" w16du:dateUtc="2024-12-22T19:38:00Z">
                <w:pPr/>
              </w:pPrChange>
            </w:pPr>
            <w:ins w:id="4543" w:author="Mohammad Nayeem Hasan" w:date="2024-11-04T00:05:00Z">
              <w:r w:rsidRPr="00033637">
                <w:rPr>
                  <w:rFonts w:ascii="Times New Roman" w:hAnsi="Times New Roman" w:cs="Times New Roman"/>
                  <w:sz w:val="24"/>
                  <w:szCs w:val="24"/>
                </w:rPr>
                <w:t>1.18 (0.89, 1.58)</w:t>
              </w:r>
            </w:ins>
          </w:p>
        </w:tc>
        <w:tc>
          <w:tcPr>
            <w:tcW w:w="478" w:type="pct"/>
            <w:vAlign w:val="center"/>
          </w:tcPr>
          <w:p w14:paraId="25DA24E3" w14:textId="77777777" w:rsidR="00994FF0" w:rsidRPr="00033637" w:rsidRDefault="00994FF0" w:rsidP="00F31FB2">
            <w:pPr>
              <w:spacing w:line="480" w:lineRule="auto"/>
              <w:rPr>
                <w:ins w:id="4544" w:author="Mohammad Nayeem Hasan" w:date="2024-11-04T00:05:00Z"/>
                <w:rFonts w:ascii="Times New Roman" w:hAnsi="Times New Roman" w:cs="Times New Roman"/>
                <w:sz w:val="24"/>
                <w:szCs w:val="24"/>
              </w:rPr>
              <w:pPrChange w:id="4545" w:author="Mohammad Nayeem Hasan" w:date="2024-12-23T01:38:00Z" w16du:dateUtc="2024-12-22T19:38:00Z">
                <w:pPr/>
              </w:pPrChange>
            </w:pPr>
            <w:ins w:id="4546" w:author="Mohammad Nayeem Hasan" w:date="2024-11-04T00:05:00Z">
              <w:r w:rsidRPr="00033637">
                <w:rPr>
                  <w:rFonts w:ascii="Times New Roman" w:hAnsi="Times New Roman" w:cs="Times New Roman"/>
                  <w:sz w:val="24"/>
                  <w:szCs w:val="24"/>
                </w:rPr>
                <w:t>0.257</w:t>
              </w:r>
            </w:ins>
          </w:p>
        </w:tc>
        <w:tc>
          <w:tcPr>
            <w:tcW w:w="978" w:type="pct"/>
            <w:vAlign w:val="center"/>
          </w:tcPr>
          <w:p w14:paraId="3CC5D11C" w14:textId="77777777" w:rsidR="00994FF0" w:rsidRPr="00033637" w:rsidRDefault="00994FF0" w:rsidP="00F31FB2">
            <w:pPr>
              <w:spacing w:line="480" w:lineRule="auto"/>
              <w:rPr>
                <w:ins w:id="4547" w:author="Mohammad Nayeem Hasan" w:date="2024-11-04T00:05:00Z"/>
                <w:rFonts w:ascii="Times New Roman" w:hAnsi="Times New Roman" w:cs="Times New Roman"/>
                <w:sz w:val="24"/>
                <w:szCs w:val="24"/>
              </w:rPr>
              <w:pPrChange w:id="4548" w:author="Mohammad Nayeem Hasan" w:date="2024-12-23T01:38:00Z" w16du:dateUtc="2024-12-22T19:38:00Z">
                <w:pPr/>
              </w:pPrChange>
            </w:pPr>
            <w:ins w:id="4549" w:author="Mohammad Nayeem Hasan" w:date="2024-11-04T00:05:00Z">
              <w:r w:rsidRPr="00033637">
                <w:rPr>
                  <w:rFonts w:ascii="Times New Roman" w:hAnsi="Times New Roman" w:cs="Times New Roman"/>
                  <w:sz w:val="24"/>
                  <w:szCs w:val="24"/>
                </w:rPr>
                <w:t>0.99 (0.81, 1.22)</w:t>
              </w:r>
            </w:ins>
          </w:p>
        </w:tc>
        <w:tc>
          <w:tcPr>
            <w:tcW w:w="478" w:type="pct"/>
            <w:vAlign w:val="center"/>
          </w:tcPr>
          <w:p w14:paraId="0BF4054D" w14:textId="77777777" w:rsidR="00994FF0" w:rsidRPr="00033637" w:rsidRDefault="00994FF0" w:rsidP="00F31FB2">
            <w:pPr>
              <w:spacing w:line="480" w:lineRule="auto"/>
              <w:rPr>
                <w:ins w:id="4550" w:author="Mohammad Nayeem Hasan" w:date="2024-11-04T00:05:00Z"/>
                <w:rFonts w:ascii="Times New Roman" w:hAnsi="Times New Roman" w:cs="Times New Roman"/>
                <w:sz w:val="24"/>
                <w:szCs w:val="24"/>
              </w:rPr>
              <w:pPrChange w:id="4551" w:author="Mohammad Nayeem Hasan" w:date="2024-12-23T01:38:00Z" w16du:dateUtc="2024-12-22T19:38:00Z">
                <w:pPr/>
              </w:pPrChange>
            </w:pPr>
            <w:ins w:id="4552" w:author="Mohammad Nayeem Hasan" w:date="2024-11-04T00:05:00Z">
              <w:r w:rsidRPr="00033637">
                <w:rPr>
                  <w:rFonts w:ascii="Times New Roman" w:hAnsi="Times New Roman" w:cs="Times New Roman"/>
                  <w:sz w:val="24"/>
                  <w:szCs w:val="24"/>
                </w:rPr>
                <w:t>0.945</w:t>
              </w:r>
            </w:ins>
          </w:p>
        </w:tc>
      </w:tr>
      <w:tr w:rsidR="00994FF0" w:rsidRPr="00033637" w14:paraId="678F1AFF" w14:textId="77777777" w:rsidTr="000C3C54">
        <w:trPr>
          <w:trHeight w:val="257"/>
          <w:jc w:val="center"/>
          <w:ins w:id="4553" w:author="Mohammad Nayeem Hasan" w:date="2024-11-04T00:05:00Z"/>
        </w:trPr>
        <w:tc>
          <w:tcPr>
            <w:tcW w:w="950" w:type="pct"/>
            <w:vAlign w:val="center"/>
          </w:tcPr>
          <w:p w14:paraId="54931D4C" w14:textId="77777777" w:rsidR="00994FF0" w:rsidRPr="00033637" w:rsidRDefault="00994FF0" w:rsidP="00F31FB2">
            <w:pPr>
              <w:spacing w:line="480" w:lineRule="auto"/>
              <w:rPr>
                <w:ins w:id="4554" w:author="Mohammad Nayeem Hasan" w:date="2024-11-04T00:05:00Z"/>
                <w:rFonts w:ascii="Times New Roman" w:hAnsi="Times New Roman" w:cs="Times New Roman"/>
                <w:sz w:val="24"/>
                <w:szCs w:val="24"/>
              </w:rPr>
              <w:pPrChange w:id="4555" w:author="Mohammad Nayeem Hasan" w:date="2024-12-23T01:38:00Z" w16du:dateUtc="2024-12-22T19:38:00Z">
                <w:pPr/>
              </w:pPrChange>
            </w:pPr>
            <w:ins w:id="4556" w:author="Mohammad Nayeem Hasan" w:date="2024-11-04T00:05:00Z">
              <w:r w:rsidRPr="00033637">
                <w:rPr>
                  <w:rFonts w:ascii="Times New Roman" w:hAnsi="Times New Roman" w:cs="Times New Roman"/>
                  <w:sz w:val="24"/>
                  <w:szCs w:val="24"/>
                </w:rPr>
                <w:t>No</w:t>
              </w:r>
            </w:ins>
          </w:p>
        </w:tc>
        <w:tc>
          <w:tcPr>
            <w:tcW w:w="818" w:type="pct"/>
            <w:vAlign w:val="center"/>
          </w:tcPr>
          <w:p w14:paraId="2AD7D1EA" w14:textId="77777777" w:rsidR="00994FF0" w:rsidRPr="00033637" w:rsidRDefault="00994FF0" w:rsidP="00F31FB2">
            <w:pPr>
              <w:spacing w:line="480" w:lineRule="auto"/>
              <w:rPr>
                <w:ins w:id="4557" w:author="Mohammad Nayeem Hasan" w:date="2024-11-04T00:05:00Z"/>
                <w:rFonts w:ascii="Times New Roman" w:hAnsi="Times New Roman" w:cs="Times New Roman"/>
                <w:sz w:val="24"/>
                <w:szCs w:val="24"/>
              </w:rPr>
              <w:pPrChange w:id="4558" w:author="Mohammad Nayeem Hasan" w:date="2024-12-23T01:38:00Z" w16du:dateUtc="2024-12-22T19:38:00Z">
                <w:pPr/>
              </w:pPrChange>
            </w:pPr>
            <w:ins w:id="4559" w:author="Mohammad Nayeem Hasan" w:date="2024-11-04T00:05:00Z">
              <w:r w:rsidRPr="00033637">
                <w:rPr>
                  <w:rFonts w:ascii="Times New Roman" w:hAnsi="Times New Roman" w:cs="Times New Roman"/>
                  <w:sz w:val="24"/>
                  <w:szCs w:val="24"/>
                </w:rPr>
                <w:t>Reference</w:t>
              </w:r>
            </w:ins>
          </w:p>
        </w:tc>
        <w:tc>
          <w:tcPr>
            <w:tcW w:w="478" w:type="pct"/>
            <w:vAlign w:val="center"/>
          </w:tcPr>
          <w:p w14:paraId="349CC7AA" w14:textId="77777777" w:rsidR="00994FF0" w:rsidRPr="00033637" w:rsidRDefault="00994FF0" w:rsidP="00F31FB2">
            <w:pPr>
              <w:spacing w:line="480" w:lineRule="auto"/>
              <w:rPr>
                <w:ins w:id="4560" w:author="Mohammad Nayeem Hasan" w:date="2024-11-04T00:05:00Z"/>
                <w:rFonts w:ascii="Times New Roman" w:hAnsi="Times New Roman" w:cs="Times New Roman"/>
                <w:sz w:val="24"/>
                <w:szCs w:val="24"/>
              </w:rPr>
              <w:pPrChange w:id="4561" w:author="Mohammad Nayeem Hasan" w:date="2024-12-23T01:38:00Z" w16du:dateUtc="2024-12-22T19:38:00Z">
                <w:pPr/>
              </w:pPrChange>
            </w:pPr>
            <w:ins w:id="4562" w:author="Mohammad Nayeem Hasan" w:date="2024-11-04T00:05:00Z">
              <w:r w:rsidRPr="00033637">
                <w:rPr>
                  <w:rFonts w:ascii="Times New Roman" w:hAnsi="Times New Roman" w:cs="Times New Roman"/>
                  <w:sz w:val="24"/>
                  <w:szCs w:val="24"/>
                </w:rPr>
                <w:t>-</w:t>
              </w:r>
            </w:ins>
          </w:p>
        </w:tc>
        <w:tc>
          <w:tcPr>
            <w:tcW w:w="822" w:type="pct"/>
            <w:vAlign w:val="center"/>
          </w:tcPr>
          <w:p w14:paraId="7DA48D6F" w14:textId="77777777" w:rsidR="00994FF0" w:rsidRPr="00033637" w:rsidRDefault="00994FF0" w:rsidP="00F31FB2">
            <w:pPr>
              <w:spacing w:line="480" w:lineRule="auto"/>
              <w:rPr>
                <w:ins w:id="4563" w:author="Mohammad Nayeem Hasan" w:date="2024-11-04T00:05:00Z"/>
                <w:rFonts w:ascii="Times New Roman" w:hAnsi="Times New Roman" w:cs="Times New Roman"/>
                <w:sz w:val="24"/>
                <w:szCs w:val="24"/>
              </w:rPr>
              <w:pPrChange w:id="4564" w:author="Mohammad Nayeem Hasan" w:date="2024-12-23T01:38:00Z" w16du:dateUtc="2024-12-22T19:38:00Z">
                <w:pPr/>
              </w:pPrChange>
            </w:pPr>
            <w:ins w:id="4565" w:author="Mohammad Nayeem Hasan" w:date="2024-11-04T00:05:00Z">
              <w:r w:rsidRPr="00033637">
                <w:rPr>
                  <w:rFonts w:ascii="Times New Roman" w:hAnsi="Times New Roman" w:cs="Times New Roman"/>
                  <w:sz w:val="24"/>
                  <w:szCs w:val="24"/>
                </w:rPr>
                <w:t>Reference</w:t>
              </w:r>
            </w:ins>
          </w:p>
        </w:tc>
        <w:tc>
          <w:tcPr>
            <w:tcW w:w="478" w:type="pct"/>
            <w:vAlign w:val="center"/>
          </w:tcPr>
          <w:p w14:paraId="2CD2E2DF" w14:textId="77777777" w:rsidR="00994FF0" w:rsidRPr="00033637" w:rsidRDefault="00994FF0" w:rsidP="00F31FB2">
            <w:pPr>
              <w:spacing w:line="480" w:lineRule="auto"/>
              <w:rPr>
                <w:ins w:id="4566" w:author="Mohammad Nayeem Hasan" w:date="2024-11-04T00:05:00Z"/>
                <w:rFonts w:ascii="Times New Roman" w:hAnsi="Times New Roman" w:cs="Times New Roman"/>
                <w:sz w:val="24"/>
                <w:szCs w:val="24"/>
              </w:rPr>
              <w:pPrChange w:id="4567" w:author="Mohammad Nayeem Hasan" w:date="2024-12-23T01:38:00Z" w16du:dateUtc="2024-12-22T19:38:00Z">
                <w:pPr/>
              </w:pPrChange>
            </w:pPr>
            <w:ins w:id="4568" w:author="Mohammad Nayeem Hasan" w:date="2024-11-04T00:05:00Z">
              <w:r w:rsidRPr="00033637">
                <w:rPr>
                  <w:rFonts w:ascii="Times New Roman" w:hAnsi="Times New Roman" w:cs="Times New Roman"/>
                  <w:sz w:val="24"/>
                  <w:szCs w:val="24"/>
                </w:rPr>
                <w:t>-</w:t>
              </w:r>
            </w:ins>
          </w:p>
        </w:tc>
        <w:tc>
          <w:tcPr>
            <w:tcW w:w="978" w:type="pct"/>
            <w:vAlign w:val="center"/>
          </w:tcPr>
          <w:p w14:paraId="31564F1E" w14:textId="77777777" w:rsidR="00994FF0" w:rsidRPr="00033637" w:rsidRDefault="00994FF0" w:rsidP="00F31FB2">
            <w:pPr>
              <w:spacing w:line="480" w:lineRule="auto"/>
              <w:rPr>
                <w:ins w:id="4569" w:author="Mohammad Nayeem Hasan" w:date="2024-11-04T00:05:00Z"/>
                <w:rFonts w:ascii="Times New Roman" w:hAnsi="Times New Roman" w:cs="Times New Roman"/>
                <w:sz w:val="24"/>
                <w:szCs w:val="24"/>
              </w:rPr>
              <w:pPrChange w:id="4570" w:author="Mohammad Nayeem Hasan" w:date="2024-12-23T01:38:00Z" w16du:dateUtc="2024-12-22T19:38:00Z">
                <w:pPr/>
              </w:pPrChange>
            </w:pPr>
            <w:ins w:id="4571" w:author="Mohammad Nayeem Hasan" w:date="2024-11-04T00:05:00Z">
              <w:r w:rsidRPr="00033637">
                <w:rPr>
                  <w:rFonts w:ascii="Times New Roman" w:hAnsi="Times New Roman" w:cs="Times New Roman"/>
                  <w:sz w:val="24"/>
                  <w:szCs w:val="24"/>
                </w:rPr>
                <w:t>Reference</w:t>
              </w:r>
            </w:ins>
          </w:p>
        </w:tc>
        <w:tc>
          <w:tcPr>
            <w:tcW w:w="478" w:type="pct"/>
            <w:vAlign w:val="center"/>
          </w:tcPr>
          <w:p w14:paraId="5725FE06" w14:textId="77777777" w:rsidR="00994FF0" w:rsidRPr="00033637" w:rsidRDefault="00994FF0" w:rsidP="00F31FB2">
            <w:pPr>
              <w:spacing w:line="480" w:lineRule="auto"/>
              <w:rPr>
                <w:ins w:id="4572" w:author="Mohammad Nayeem Hasan" w:date="2024-11-04T00:05:00Z"/>
                <w:rFonts w:ascii="Times New Roman" w:hAnsi="Times New Roman" w:cs="Times New Roman"/>
                <w:sz w:val="24"/>
                <w:szCs w:val="24"/>
              </w:rPr>
              <w:pPrChange w:id="4573" w:author="Mohammad Nayeem Hasan" w:date="2024-12-23T01:38:00Z" w16du:dateUtc="2024-12-22T19:38:00Z">
                <w:pPr/>
              </w:pPrChange>
            </w:pPr>
            <w:ins w:id="4574" w:author="Mohammad Nayeem Hasan" w:date="2024-11-04T00:05:00Z">
              <w:r w:rsidRPr="00033637">
                <w:rPr>
                  <w:rFonts w:ascii="Times New Roman" w:hAnsi="Times New Roman" w:cs="Times New Roman"/>
                  <w:sz w:val="24"/>
                  <w:szCs w:val="24"/>
                </w:rPr>
                <w:t>-</w:t>
              </w:r>
            </w:ins>
          </w:p>
        </w:tc>
      </w:tr>
    </w:tbl>
    <w:p w14:paraId="780B9B46" w14:textId="77777777" w:rsidR="00994FF0" w:rsidRPr="00033637" w:rsidRDefault="00994FF0" w:rsidP="00F31FB2">
      <w:pPr>
        <w:spacing w:line="480" w:lineRule="auto"/>
        <w:rPr>
          <w:ins w:id="4575" w:author="Mohammad Nayeem Hasan" w:date="2024-11-04T00:05:00Z"/>
          <w:rFonts w:ascii="Times New Roman" w:hAnsi="Times New Roman" w:cs="Times New Roman"/>
          <w:i/>
          <w:iCs/>
          <w:color w:val="313131"/>
          <w:sz w:val="24"/>
          <w:szCs w:val="24"/>
          <w:shd w:val="clear" w:color="auto" w:fill="FFFFFF"/>
        </w:rPr>
        <w:pPrChange w:id="4576" w:author="Mohammad Nayeem Hasan" w:date="2024-12-23T01:38:00Z" w16du:dateUtc="2024-12-22T19:38:00Z">
          <w:pPr>
            <w:spacing w:line="240" w:lineRule="auto"/>
          </w:pPr>
        </w:pPrChange>
      </w:pPr>
      <w:ins w:id="4577" w:author="Mohammad Nayeem Hasan" w:date="2024-11-04T00:05:00Z">
        <w:r w:rsidRPr="00033637">
          <w:rPr>
            <w:rFonts w:ascii="Times New Roman" w:hAnsi="Times New Roman" w:cs="Times New Roman"/>
            <w:i/>
            <w:iCs/>
            <w:color w:val="313131"/>
            <w:sz w:val="24"/>
            <w:szCs w:val="24"/>
            <w:shd w:val="clear" w:color="auto" w:fill="FFFFFF"/>
          </w:rPr>
          <w:t>AOR: Adjusted odds ratio, CI = Confidence Interval</w:t>
        </w:r>
      </w:ins>
    </w:p>
    <w:p w14:paraId="18241F2E" w14:textId="1F293CD6" w:rsidR="00994FF0" w:rsidRPr="00033637" w:rsidDel="00994FF0" w:rsidRDefault="00994FF0" w:rsidP="00F31FB2">
      <w:pPr>
        <w:spacing w:line="480" w:lineRule="auto"/>
        <w:ind w:firstLine="720"/>
        <w:rPr>
          <w:del w:id="4578" w:author="Mohammad Nayeem Hasan" w:date="2024-11-04T00:05:00Z"/>
          <w:rFonts w:ascii="Times New Roman" w:eastAsia="Times New Roman" w:hAnsi="Times New Roman" w:cs="Times New Roman"/>
          <w:color w:val="313131"/>
          <w:sz w:val="24"/>
          <w:szCs w:val="24"/>
        </w:rPr>
        <w:pPrChange w:id="4579" w:author="Mohammad Nayeem Hasan" w:date="2024-12-23T01:38:00Z" w16du:dateUtc="2024-12-22T19:38:00Z">
          <w:pPr>
            <w:spacing w:line="480" w:lineRule="auto"/>
            <w:ind w:firstLine="720"/>
          </w:pPr>
        </w:pPrChange>
      </w:pPr>
    </w:p>
    <w:p w14:paraId="16A937BD" w14:textId="4FC6FD3E" w:rsidR="00977F11" w:rsidRPr="00033637" w:rsidRDefault="0088002A" w:rsidP="00F31FB2">
      <w:pPr>
        <w:shd w:val="clear" w:color="auto" w:fill="FFFFFF"/>
        <w:spacing w:line="480" w:lineRule="auto"/>
        <w:ind w:firstLine="720"/>
        <w:rPr>
          <w:ins w:id="4580" w:author="Mohammad Nayeem Hasan" w:date="2024-11-04T00:07:00Z"/>
          <w:rFonts w:ascii="Times New Roman" w:eastAsia="Times New Roman" w:hAnsi="Times New Roman" w:cs="Times New Roman"/>
          <w:color w:val="313131"/>
          <w:sz w:val="24"/>
          <w:szCs w:val="24"/>
        </w:rPr>
      </w:pPr>
      <w:r w:rsidRPr="00033637">
        <w:rPr>
          <w:rFonts w:ascii="Times New Roman" w:eastAsia="Times New Roman" w:hAnsi="Times New Roman" w:cs="Times New Roman"/>
          <w:color w:val="313131"/>
          <w:sz w:val="24"/>
          <w:szCs w:val="24"/>
        </w:rPr>
        <w:t>According to multivariate model, we found that, the children of 0-11 months had 1.81 (</w:t>
      </w:r>
      <w:r w:rsidR="00294443" w:rsidRPr="00033637">
        <w:rPr>
          <w:rFonts w:ascii="Times New Roman" w:eastAsia="Times New Roman" w:hAnsi="Times New Roman" w:cs="Times New Roman"/>
          <w:color w:val="313131"/>
          <w:sz w:val="24"/>
          <w:szCs w:val="24"/>
        </w:rPr>
        <w:t xml:space="preserve">adjusted </w:t>
      </w:r>
      <w:r w:rsidRPr="00033637">
        <w:rPr>
          <w:rFonts w:ascii="Times New Roman" w:eastAsia="Times New Roman" w:hAnsi="Times New Roman" w:cs="Times New Roman"/>
          <w:color w:val="313131"/>
          <w:sz w:val="24"/>
          <w:szCs w:val="24"/>
        </w:rPr>
        <w:t>odds ratio (</w:t>
      </w:r>
      <w:r w:rsidR="00294443" w:rsidRPr="00033637">
        <w:rPr>
          <w:rFonts w:ascii="Times New Roman" w:eastAsia="Times New Roman" w:hAnsi="Times New Roman" w:cs="Times New Roman"/>
          <w:color w:val="313131"/>
          <w:sz w:val="24"/>
          <w:szCs w:val="24"/>
        </w:rPr>
        <w:t>A</w:t>
      </w:r>
      <w:r w:rsidRPr="00033637">
        <w:rPr>
          <w:rFonts w:ascii="Times New Roman" w:eastAsia="Times New Roman" w:hAnsi="Times New Roman" w:cs="Times New Roman"/>
          <w:color w:val="313131"/>
          <w:sz w:val="24"/>
          <w:szCs w:val="24"/>
        </w:rPr>
        <w:t>OR): 1.81, 95% CI: 1.50-2.18), 4.3</w:t>
      </w:r>
      <w:r w:rsidR="00D15616" w:rsidRPr="00033637">
        <w:rPr>
          <w:rFonts w:ascii="Times New Roman" w:eastAsia="Times New Roman" w:hAnsi="Times New Roman" w:cs="Times New Roman"/>
          <w:color w:val="313131"/>
          <w:sz w:val="24"/>
          <w:szCs w:val="24"/>
        </w:rPr>
        <w:t>5</w:t>
      </w:r>
      <w:r w:rsidRPr="00033637">
        <w:rPr>
          <w:rFonts w:ascii="Times New Roman" w:eastAsia="Times New Roman" w:hAnsi="Times New Roman" w:cs="Times New Roman"/>
          <w:color w:val="313131"/>
          <w:sz w:val="24"/>
          <w:szCs w:val="24"/>
        </w:rPr>
        <w:t xml:space="preserve"> (</w:t>
      </w:r>
      <w:r w:rsidR="00294443" w:rsidRPr="00033637">
        <w:rPr>
          <w:rFonts w:ascii="Times New Roman" w:eastAsia="Times New Roman" w:hAnsi="Times New Roman" w:cs="Times New Roman"/>
          <w:color w:val="313131"/>
          <w:sz w:val="24"/>
          <w:szCs w:val="24"/>
        </w:rPr>
        <w:t>A</w:t>
      </w:r>
      <w:r w:rsidRPr="00033637">
        <w:rPr>
          <w:rFonts w:ascii="Times New Roman" w:eastAsia="Times New Roman" w:hAnsi="Times New Roman" w:cs="Times New Roman"/>
          <w:color w:val="313131"/>
          <w:sz w:val="24"/>
          <w:szCs w:val="24"/>
        </w:rPr>
        <w:t>OR: 4.3</w:t>
      </w:r>
      <w:r w:rsidR="00D15616" w:rsidRPr="00033637">
        <w:rPr>
          <w:rFonts w:ascii="Times New Roman" w:eastAsia="Times New Roman" w:hAnsi="Times New Roman" w:cs="Times New Roman"/>
          <w:color w:val="313131"/>
          <w:sz w:val="24"/>
          <w:szCs w:val="24"/>
        </w:rPr>
        <w:t>5</w:t>
      </w:r>
      <w:r w:rsidRPr="00033637">
        <w:rPr>
          <w:rFonts w:ascii="Times New Roman" w:eastAsia="Times New Roman" w:hAnsi="Times New Roman" w:cs="Times New Roman"/>
          <w:color w:val="313131"/>
          <w:sz w:val="24"/>
          <w:szCs w:val="24"/>
        </w:rPr>
        <w:t>, 95% CI: 2.1</w:t>
      </w:r>
      <w:r w:rsidR="00D15616" w:rsidRPr="00033637">
        <w:rPr>
          <w:rFonts w:ascii="Times New Roman" w:eastAsia="Times New Roman" w:hAnsi="Times New Roman" w:cs="Times New Roman"/>
          <w:color w:val="313131"/>
          <w:sz w:val="24"/>
          <w:szCs w:val="24"/>
        </w:rPr>
        <w:t>0</w:t>
      </w:r>
      <w:r w:rsidRPr="00033637">
        <w:rPr>
          <w:rFonts w:ascii="Times New Roman" w:eastAsia="Times New Roman" w:hAnsi="Times New Roman" w:cs="Times New Roman"/>
          <w:color w:val="313131"/>
          <w:sz w:val="24"/>
          <w:szCs w:val="24"/>
        </w:rPr>
        <w:t>-9.</w:t>
      </w:r>
      <w:r w:rsidR="00D15616" w:rsidRPr="00033637">
        <w:rPr>
          <w:rFonts w:ascii="Times New Roman" w:eastAsia="Times New Roman" w:hAnsi="Times New Roman" w:cs="Times New Roman"/>
          <w:color w:val="313131"/>
          <w:sz w:val="24"/>
          <w:szCs w:val="24"/>
        </w:rPr>
        <w:t>01</w:t>
      </w:r>
      <w:r w:rsidRPr="00033637">
        <w:rPr>
          <w:rFonts w:ascii="Times New Roman" w:eastAsia="Times New Roman" w:hAnsi="Times New Roman" w:cs="Times New Roman"/>
          <w:color w:val="313131"/>
          <w:sz w:val="24"/>
          <w:szCs w:val="24"/>
        </w:rPr>
        <w:t>), and 3.32 (</w:t>
      </w:r>
      <w:r w:rsidR="00294443" w:rsidRPr="00033637">
        <w:rPr>
          <w:rFonts w:ascii="Times New Roman" w:eastAsia="Times New Roman" w:hAnsi="Times New Roman" w:cs="Times New Roman"/>
          <w:color w:val="313131"/>
          <w:sz w:val="24"/>
          <w:szCs w:val="24"/>
        </w:rPr>
        <w:t>A</w:t>
      </w:r>
      <w:r w:rsidRPr="00033637">
        <w:rPr>
          <w:rFonts w:ascii="Times New Roman" w:eastAsia="Times New Roman" w:hAnsi="Times New Roman" w:cs="Times New Roman"/>
          <w:color w:val="313131"/>
          <w:sz w:val="24"/>
          <w:szCs w:val="24"/>
        </w:rPr>
        <w:t>OR: 3.32, 95% CI: 2.63-4.19) times higher odds of having diarrhea compared with children aged 48-59 months</w:t>
      </w:r>
      <w:r w:rsidR="00511CF7" w:rsidRPr="00033637">
        <w:rPr>
          <w:rFonts w:ascii="Times New Roman" w:eastAsia="Times New Roman" w:hAnsi="Times New Roman" w:cs="Times New Roman"/>
          <w:color w:val="313131"/>
          <w:sz w:val="24"/>
          <w:szCs w:val="24"/>
        </w:rPr>
        <w:t xml:space="preserve"> in 2006, 2012 and 2019 </w:t>
      </w:r>
      <w:r w:rsidRPr="00033637">
        <w:rPr>
          <w:rFonts w:ascii="Times New Roman" w:eastAsia="Times New Roman" w:hAnsi="Times New Roman" w:cs="Times New Roman"/>
          <w:color w:val="313131"/>
          <w:sz w:val="24"/>
          <w:szCs w:val="24"/>
        </w:rPr>
        <w:t>respectively. The odds of having diarrhea for the children of all age group was higher than the children of 48-59 months respectively in all survey years. Compared with the children under age 5 from the Sylhet division in 2006, 2012, and 2019 survey, children of Barisal division had 1.27 (</w:t>
      </w:r>
      <w:r w:rsidR="00294443" w:rsidRPr="00033637">
        <w:rPr>
          <w:rFonts w:ascii="Times New Roman" w:eastAsia="Times New Roman" w:hAnsi="Times New Roman" w:cs="Times New Roman"/>
          <w:color w:val="313131"/>
          <w:sz w:val="24"/>
          <w:szCs w:val="24"/>
        </w:rPr>
        <w:t>A</w:t>
      </w:r>
      <w:r w:rsidRPr="00033637">
        <w:rPr>
          <w:rFonts w:ascii="Times New Roman" w:eastAsia="Times New Roman" w:hAnsi="Times New Roman" w:cs="Times New Roman"/>
          <w:color w:val="313131"/>
          <w:sz w:val="24"/>
          <w:szCs w:val="24"/>
        </w:rPr>
        <w:t>OR: 1.27, 95% CI: 0.99-1.63) and 2.51 (</w:t>
      </w:r>
      <w:r w:rsidR="00294443" w:rsidRPr="00033637">
        <w:rPr>
          <w:rFonts w:ascii="Times New Roman" w:eastAsia="Times New Roman" w:hAnsi="Times New Roman" w:cs="Times New Roman"/>
          <w:color w:val="313131"/>
          <w:sz w:val="24"/>
          <w:szCs w:val="24"/>
        </w:rPr>
        <w:t>A</w:t>
      </w:r>
      <w:r w:rsidRPr="00033637">
        <w:rPr>
          <w:rFonts w:ascii="Times New Roman" w:eastAsia="Times New Roman" w:hAnsi="Times New Roman" w:cs="Times New Roman"/>
          <w:color w:val="313131"/>
          <w:sz w:val="24"/>
          <w:szCs w:val="24"/>
        </w:rPr>
        <w:t xml:space="preserve">OR: 2.51, 95% CI: 1.74-3.63) times higher chance of having diarrhea, respectively. However, in 2012 survey, children of Barisal division had </w:t>
      </w:r>
      <w:r w:rsidR="00D15616" w:rsidRPr="00033637">
        <w:rPr>
          <w:rFonts w:ascii="Times New Roman" w:eastAsia="Times New Roman" w:hAnsi="Times New Roman" w:cs="Times New Roman"/>
          <w:color w:val="313131"/>
          <w:sz w:val="24"/>
          <w:szCs w:val="24"/>
        </w:rPr>
        <w:t>33</w:t>
      </w:r>
      <w:r w:rsidR="00C6039D" w:rsidRPr="00033637">
        <w:rPr>
          <w:rFonts w:ascii="Times New Roman" w:eastAsia="Times New Roman" w:hAnsi="Times New Roman" w:cs="Times New Roman"/>
          <w:color w:val="313131"/>
          <w:sz w:val="24"/>
          <w:szCs w:val="24"/>
        </w:rPr>
        <w:t>%</w:t>
      </w:r>
      <w:r w:rsidRPr="00033637">
        <w:rPr>
          <w:rFonts w:ascii="Times New Roman" w:eastAsia="Times New Roman" w:hAnsi="Times New Roman" w:cs="Times New Roman"/>
          <w:color w:val="313131"/>
          <w:sz w:val="24"/>
          <w:szCs w:val="24"/>
        </w:rPr>
        <w:t xml:space="preserve"> (</w:t>
      </w:r>
      <w:r w:rsidR="00294443" w:rsidRPr="00033637">
        <w:rPr>
          <w:rFonts w:ascii="Times New Roman" w:eastAsia="Times New Roman" w:hAnsi="Times New Roman" w:cs="Times New Roman"/>
          <w:color w:val="313131"/>
          <w:sz w:val="24"/>
          <w:szCs w:val="24"/>
        </w:rPr>
        <w:t>A</w:t>
      </w:r>
      <w:r w:rsidRPr="00033637">
        <w:rPr>
          <w:rFonts w:ascii="Times New Roman" w:eastAsia="Times New Roman" w:hAnsi="Times New Roman" w:cs="Times New Roman"/>
          <w:color w:val="313131"/>
          <w:sz w:val="24"/>
          <w:szCs w:val="24"/>
        </w:rPr>
        <w:t xml:space="preserve">OR: </w:t>
      </w:r>
      <w:r w:rsidR="00C6039D" w:rsidRPr="00033637">
        <w:rPr>
          <w:rFonts w:ascii="Times New Roman" w:eastAsia="Times New Roman" w:hAnsi="Times New Roman" w:cs="Times New Roman"/>
          <w:color w:val="313131"/>
          <w:sz w:val="24"/>
          <w:szCs w:val="24"/>
        </w:rPr>
        <w:t>0.</w:t>
      </w:r>
      <w:r w:rsidR="00D15616" w:rsidRPr="00033637">
        <w:rPr>
          <w:rFonts w:ascii="Times New Roman" w:eastAsia="Times New Roman" w:hAnsi="Times New Roman" w:cs="Times New Roman"/>
          <w:color w:val="313131"/>
          <w:sz w:val="24"/>
          <w:szCs w:val="24"/>
        </w:rPr>
        <w:t>67</w:t>
      </w:r>
      <w:r w:rsidRPr="00033637">
        <w:rPr>
          <w:rFonts w:ascii="Times New Roman" w:eastAsia="Times New Roman" w:hAnsi="Times New Roman" w:cs="Times New Roman"/>
          <w:color w:val="313131"/>
          <w:sz w:val="24"/>
          <w:szCs w:val="24"/>
        </w:rPr>
        <w:t>, 95% CI: 0.</w:t>
      </w:r>
      <w:r w:rsidR="00D15616" w:rsidRPr="00033637">
        <w:rPr>
          <w:rFonts w:ascii="Times New Roman" w:eastAsia="Times New Roman" w:hAnsi="Times New Roman" w:cs="Times New Roman"/>
          <w:color w:val="313131"/>
          <w:sz w:val="24"/>
          <w:szCs w:val="24"/>
        </w:rPr>
        <w:t>27</w:t>
      </w:r>
      <w:r w:rsidRPr="00033637">
        <w:rPr>
          <w:rFonts w:ascii="Times New Roman" w:eastAsia="Times New Roman" w:hAnsi="Times New Roman" w:cs="Times New Roman"/>
          <w:color w:val="313131"/>
          <w:sz w:val="24"/>
          <w:szCs w:val="24"/>
        </w:rPr>
        <w:t>-1.</w:t>
      </w:r>
      <w:r w:rsidR="00D15616" w:rsidRPr="00033637">
        <w:rPr>
          <w:rFonts w:ascii="Times New Roman" w:eastAsia="Times New Roman" w:hAnsi="Times New Roman" w:cs="Times New Roman"/>
          <w:color w:val="313131"/>
          <w:sz w:val="24"/>
          <w:szCs w:val="24"/>
        </w:rPr>
        <w:t>63</w:t>
      </w:r>
      <w:r w:rsidRPr="00033637">
        <w:rPr>
          <w:rFonts w:ascii="Times New Roman" w:eastAsia="Times New Roman" w:hAnsi="Times New Roman" w:cs="Times New Roman"/>
          <w:color w:val="313131"/>
          <w:sz w:val="24"/>
          <w:szCs w:val="24"/>
        </w:rPr>
        <w:t xml:space="preserve">) times </w:t>
      </w:r>
      <w:r w:rsidR="00C6039D" w:rsidRPr="00033637">
        <w:rPr>
          <w:rFonts w:ascii="Times New Roman" w:eastAsia="Times New Roman" w:hAnsi="Times New Roman" w:cs="Times New Roman"/>
          <w:color w:val="313131"/>
          <w:sz w:val="24"/>
          <w:szCs w:val="24"/>
        </w:rPr>
        <w:t>lower</w:t>
      </w:r>
      <w:r w:rsidRPr="00033637">
        <w:rPr>
          <w:rFonts w:ascii="Times New Roman" w:eastAsia="Times New Roman" w:hAnsi="Times New Roman" w:cs="Times New Roman"/>
          <w:color w:val="313131"/>
          <w:sz w:val="24"/>
          <w:szCs w:val="24"/>
        </w:rPr>
        <w:t xml:space="preserve"> chance of having diarrhea. Children from poorest family had </w:t>
      </w:r>
      <w:r w:rsidR="00C6039D" w:rsidRPr="00033637">
        <w:rPr>
          <w:rFonts w:ascii="Times New Roman" w:eastAsia="Times New Roman" w:hAnsi="Times New Roman" w:cs="Times New Roman"/>
          <w:color w:val="313131"/>
          <w:sz w:val="24"/>
          <w:szCs w:val="24"/>
        </w:rPr>
        <w:t>30</w:t>
      </w:r>
      <w:r w:rsidRPr="00033637">
        <w:rPr>
          <w:rFonts w:ascii="Times New Roman" w:eastAsia="Times New Roman" w:hAnsi="Times New Roman" w:cs="Times New Roman"/>
          <w:color w:val="313131"/>
          <w:sz w:val="24"/>
          <w:szCs w:val="24"/>
        </w:rPr>
        <w:t xml:space="preserve">% (MICS 2006 </w:t>
      </w:r>
      <w:r w:rsidR="00294443" w:rsidRPr="00033637">
        <w:rPr>
          <w:rFonts w:ascii="Times New Roman" w:eastAsia="Times New Roman" w:hAnsi="Times New Roman" w:cs="Times New Roman"/>
          <w:color w:val="313131"/>
          <w:sz w:val="24"/>
          <w:szCs w:val="24"/>
        </w:rPr>
        <w:t>A</w:t>
      </w:r>
      <w:r w:rsidRPr="00033637">
        <w:rPr>
          <w:rFonts w:ascii="Times New Roman" w:eastAsia="Times New Roman" w:hAnsi="Times New Roman" w:cs="Times New Roman"/>
          <w:color w:val="313131"/>
          <w:sz w:val="24"/>
          <w:szCs w:val="24"/>
        </w:rPr>
        <w:t>OR: 1.</w:t>
      </w:r>
      <w:r w:rsidR="00C6039D" w:rsidRPr="00033637">
        <w:rPr>
          <w:rFonts w:ascii="Times New Roman" w:eastAsia="Times New Roman" w:hAnsi="Times New Roman" w:cs="Times New Roman"/>
          <w:color w:val="313131"/>
          <w:sz w:val="24"/>
          <w:szCs w:val="24"/>
        </w:rPr>
        <w:t>30</w:t>
      </w:r>
      <w:r w:rsidRPr="00033637">
        <w:rPr>
          <w:rFonts w:ascii="Times New Roman" w:eastAsia="Times New Roman" w:hAnsi="Times New Roman" w:cs="Times New Roman"/>
          <w:color w:val="313131"/>
          <w:sz w:val="24"/>
          <w:szCs w:val="24"/>
        </w:rPr>
        <w:t>, 95% CI:1.</w:t>
      </w:r>
      <w:r w:rsidR="00C6039D" w:rsidRPr="00033637">
        <w:rPr>
          <w:rFonts w:ascii="Times New Roman" w:eastAsia="Times New Roman" w:hAnsi="Times New Roman" w:cs="Times New Roman"/>
          <w:color w:val="313131"/>
          <w:sz w:val="24"/>
          <w:szCs w:val="24"/>
        </w:rPr>
        <w:t>01</w:t>
      </w:r>
      <w:r w:rsidRPr="00033637">
        <w:rPr>
          <w:rFonts w:ascii="Times New Roman" w:eastAsia="Times New Roman" w:hAnsi="Times New Roman" w:cs="Times New Roman"/>
          <w:color w:val="313131"/>
          <w:sz w:val="24"/>
          <w:szCs w:val="24"/>
        </w:rPr>
        <w:t>-1.</w:t>
      </w:r>
      <w:r w:rsidR="00C6039D" w:rsidRPr="00033637">
        <w:rPr>
          <w:rFonts w:ascii="Times New Roman" w:eastAsia="Times New Roman" w:hAnsi="Times New Roman" w:cs="Times New Roman"/>
          <w:color w:val="313131"/>
          <w:sz w:val="24"/>
          <w:szCs w:val="24"/>
        </w:rPr>
        <w:t>65</w:t>
      </w:r>
      <w:r w:rsidRPr="00033637">
        <w:rPr>
          <w:rFonts w:ascii="Times New Roman" w:eastAsia="Times New Roman" w:hAnsi="Times New Roman" w:cs="Times New Roman"/>
          <w:color w:val="313131"/>
          <w:sz w:val="24"/>
          <w:szCs w:val="24"/>
        </w:rPr>
        <w:t>)</w:t>
      </w:r>
      <w:r w:rsidR="00C6039D" w:rsidRPr="00033637">
        <w:rPr>
          <w:rFonts w:ascii="Times New Roman" w:eastAsia="Times New Roman" w:hAnsi="Times New Roman" w:cs="Times New Roman"/>
          <w:color w:val="313131"/>
          <w:sz w:val="24"/>
          <w:szCs w:val="24"/>
        </w:rPr>
        <w:t xml:space="preserve"> and</w:t>
      </w:r>
      <w:r w:rsidRPr="00033637">
        <w:rPr>
          <w:rFonts w:ascii="Times New Roman" w:eastAsia="Times New Roman" w:hAnsi="Times New Roman" w:cs="Times New Roman"/>
          <w:color w:val="313131"/>
          <w:sz w:val="24"/>
          <w:szCs w:val="24"/>
        </w:rPr>
        <w:t xml:space="preserve"> </w:t>
      </w:r>
      <w:r w:rsidR="00402190" w:rsidRPr="00033637">
        <w:rPr>
          <w:rFonts w:ascii="Times New Roman" w:eastAsia="Times New Roman" w:hAnsi="Times New Roman" w:cs="Times New Roman"/>
          <w:color w:val="313131"/>
          <w:sz w:val="24"/>
          <w:szCs w:val="24"/>
        </w:rPr>
        <w:t>1</w:t>
      </w:r>
      <w:r w:rsidR="00C6039D" w:rsidRPr="00033637">
        <w:rPr>
          <w:rFonts w:ascii="Times New Roman" w:eastAsia="Times New Roman" w:hAnsi="Times New Roman" w:cs="Times New Roman"/>
          <w:color w:val="313131"/>
          <w:sz w:val="24"/>
          <w:szCs w:val="24"/>
        </w:rPr>
        <w:t>4</w:t>
      </w:r>
      <w:r w:rsidRPr="00033637">
        <w:rPr>
          <w:rFonts w:ascii="Times New Roman" w:eastAsia="Times New Roman" w:hAnsi="Times New Roman" w:cs="Times New Roman"/>
          <w:color w:val="313131"/>
          <w:sz w:val="24"/>
          <w:szCs w:val="24"/>
        </w:rPr>
        <w:t>% (MICS 201</w:t>
      </w:r>
      <w:r w:rsidR="00C6039D" w:rsidRPr="00033637">
        <w:rPr>
          <w:rFonts w:ascii="Times New Roman" w:eastAsia="Times New Roman" w:hAnsi="Times New Roman" w:cs="Times New Roman"/>
          <w:color w:val="313131"/>
          <w:sz w:val="24"/>
          <w:szCs w:val="24"/>
        </w:rPr>
        <w:t>9</w:t>
      </w:r>
      <w:r w:rsidRPr="00033637">
        <w:rPr>
          <w:rFonts w:ascii="Times New Roman" w:eastAsia="Times New Roman" w:hAnsi="Times New Roman" w:cs="Times New Roman"/>
          <w:color w:val="313131"/>
          <w:sz w:val="24"/>
          <w:szCs w:val="24"/>
        </w:rPr>
        <w:t xml:space="preserve"> </w:t>
      </w:r>
      <w:r w:rsidR="00294443" w:rsidRPr="00033637">
        <w:rPr>
          <w:rFonts w:ascii="Times New Roman" w:eastAsia="Times New Roman" w:hAnsi="Times New Roman" w:cs="Times New Roman"/>
          <w:color w:val="313131"/>
          <w:sz w:val="24"/>
          <w:szCs w:val="24"/>
        </w:rPr>
        <w:t>A</w:t>
      </w:r>
      <w:r w:rsidRPr="00033637">
        <w:rPr>
          <w:rFonts w:ascii="Times New Roman" w:eastAsia="Times New Roman" w:hAnsi="Times New Roman" w:cs="Times New Roman"/>
          <w:color w:val="313131"/>
          <w:sz w:val="24"/>
          <w:szCs w:val="24"/>
        </w:rPr>
        <w:t>OR: 1.</w:t>
      </w:r>
      <w:r w:rsidR="00402190" w:rsidRPr="00033637">
        <w:rPr>
          <w:rFonts w:ascii="Times New Roman" w:eastAsia="Times New Roman" w:hAnsi="Times New Roman" w:cs="Times New Roman"/>
          <w:color w:val="313131"/>
          <w:sz w:val="24"/>
          <w:szCs w:val="24"/>
        </w:rPr>
        <w:t>1</w:t>
      </w:r>
      <w:r w:rsidR="00C6039D" w:rsidRPr="00033637">
        <w:rPr>
          <w:rFonts w:ascii="Times New Roman" w:eastAsia="Times New Roman" w:hAnsi="Times New Roman" w:cs="Times New Roman"/>
          <w:color w:val="313131"/>
          <w:sz w:val="24"/>
          <w:szCs w:val="24"/>
        </w:rPr>
        <w:t>4</w:t>
      </w:r>
      <w:r w:rsidRPr="00033637">
        <w:rPr>
          <w:rFonts w:ascii="Times New Roman" w:eastAsia="Times New Roman" w:hAnsi="Times New Roman" w:cs="Times New Roman"/>
          <w:color w:val="313131"/>
          <w:sz w:val="24"/>
          <w:szCs w:val="24"/>
        </w:rPr>
        <w:t>, 95% CI: 0.</w:t>
      </w:r>
      <w:r w:rsidR="00C6039D" w:rsidRPr="00033637">
        <w:rPr>
          <w:rFonts w:ascii="Times New Roman" w:eastAsia="Times New Roman" w:hAnsi="Times New Roman" w:cs="Times New Roman"/>
          <w:color w:val="313131"/>
          <w:sz w:val="24"/>
          <w:szCs w:val="24"/>
        </w:rPr>
        <w:t>90</w:t>
      </w:r>
      <w:r w:rsidRPr="00033637">
        <w:rPr>
          <w:rFonts w:ascii="Times New Roman" w:eastAsia="Times New Roman" w:hAnsi="Times New Roman" w:cs="Times New Roman"/>
          <w:color w:val="313131"/>
          <w:sz w:val="24"/>
          <w:szCs w:val="24"/>
        </w:rPr>
        <w:t>-1.</w:t>
      </w:r>
      <w:r w:rsidR="00C6039D" w:rsidRPr="00033637">
        <w:rPr>
          <w:rFonts w:ascii="Times New Roman" w:eastAsia="Times New Roman" w:hAnsi="Times New Roman" w:cs="Times New Roman"/>
          <w:color w:val="313131"/>
          <w:sz w:val="24"/>
          <w:szCs w:val="24"/>
        </w:rPr>
        <w:t>44</w:t>
      </w:r>
      <w:r w:rsidRPr="00033637">
        <w:rPr>
          <w:rFonts w:ascii="Times New Roman" w:eastAsia="Times New Roman" w:hAnsi="Times New Roman" w:cs="Times New Roman"/>
          <w:color w:val="313131"/>
          <w:sz w:val="24"/>
          <w:szCs w:val="24"/>
        </w:rPr>
        <w:t xml:space="preserve">) higher </w:t>
      </w:r>
      <w:r w:rsidR="00C6039D" w:rsidRPr="00033637">
        <w:rPr>
          <w:rFonts w:ascii="Times New Roman" w:eastAsia="Times New Roman" w:hAnsi="Times New Roman" w:cs="Times New Roman"/>
          <w:color w:val="313131"/>
          <w:sz w:val="24"/>
          <w:szCs w:val="24"/>
        </w:rPr>
        <w:t>odds</w:t>
      </w:r>
      <w:r w:rsidRPr="00033637">
        <w:rPr>
          <w:rFonts w:ascii="Times New Roman" w:eastAsia="Times New Roman" w:hAnsi="Times New Roman" w:cs="Times New Roman"/>
          <w:color w:val="313131"/>
          <w:sz w:val="24"/>
          <w:szCs w:val="24"/>
        </w:rPr>
        <w:t xml:space="preserve"> of having diarrhea compared with children from </w:t>
      </w:r>
      <w:ins w:id="4581" w:author="Mohammad Nayeem Hasan" w:date="2024-11-03T23:09:00Z">
        <w:r w:rsidR="0077291E" w:rsidRPr="00033637">
          <w:rPr>
            <w:rFonts w:ascii="Times New Roman" w:eastAsia="Times New Roman" w:hAnsi="Times New Roman" w:cs="Times New Roman"/>
            <w:color w:val="313131"/>
            <w:sz w:val="24"/>
            <w:szCs w:val="24"/>
          </w:rPr>
          <w:t>the </w:t>
        </w:r>
      </w:ins>
      <w:r w:rsidRPr="00033637">
        <w:rPr>
          <w:rFonts w:ascii="Times New Roman" w:eastAsia="Times New Roman" w:hAnsi="Times New Roman" w:cs="Times New Roman"/>
          <w:color w:val="313131"/>
          <w:sz w:val="24"/>
          <w:szCs w:val="24"/>
        </w:rPr>
        <w:t xml:space="preserve">richest family. We found that among the children whose families use the shared toilet had </w:t>
      </w:r>
      <w:r w:rsidR="00B3123E" w:rsidRPr="00033637">
        <w:rPr>
          <w:rFonts w:ascii="Times New Roman" w:eastAsia="Times New Roman" w:hAnsi="Times New Roman" w:cs="Times New Roman"/>
          <w:color w:val="313131"/>
          <w:sz w:val="24"/>
          <w:szCs w:val="24"/>
        </w:rPr>
        <w:t>7</w:t>
      </w:r>
      <w:r w:rsidRPr="00033637">
        <w:rPr>
          <w:rFonts w:ascii="Times New Roman" w:eastAsia="Times New Roman" w:hAnsi="Times New Roman" w:cs="Times New Roman"/>
          <w:color w:val="313131"/>
          <w:sz w:val="24"/>
          <w:szCs w:val="24"/>
        </w:rPr>
        <w:t>% (</w:t>
      </w:r>
      <w:r w:rsidR="00294443" w:rsidRPr="00033637">
        <w:rPr>
          <w:rFonts w:ascii="Times New Roman" w:eastAsia="Times New Roman" w:hAnsi="Times New Roman" w:cs="Times New Roman"/>
          <w:color w:val="313131"/>
          <w:sz w:val="24"/>
          <w:szCs w:val="24"/>
        </w:rPr>
        <w:t>A</w:t>
      </w:r>
      <w:r w:rsidRPr="00033637">
        <w:rPr>
          <w:rFonts w:ascii="Times New Roman" w:eastAsia="Times New Roman" w:hAnsi="Times New Roman" w:cs="Times New Roman"/>
          <w:color w:val="313131"/>
          <w:sz w:val="24"/>
          <w:szCs w:val="24"/>
        </w:rPr>
        <w:t>OR: 1.</w:t>
      </w:r>
      <w:r w:rsidR="00B3123E" w:rsidRPr="00033637">
        <w:rPr>
          <w:rFonts w:ascii="Times New Roman" w:eastAsia="Times New Roman" w:hAnsi="Times New Roman" w:cs="Times New Roman"/>
          <w:color w:val="313131"/>
          <w:sz w:val="24"/>
          <w:szCs w:val="24"/>
        </w:rPr>
        <w:t>07</w:t>
      </w:r>
      <w:r w:rsidRPr="00033637">
        <w:rPr>
          <w:rFonts w:ascii="Times New Roman" w:eastAsia="Times New Roman" w:hAnsi="Times New Roman" w:cs="Times New Roman"/>
          <w:color w:val="313131"/>
          <w:sz w:val="24"/>
          <w:szCs w:val="24"/>
        </w:rPr>
        <w:t xml:space="preserve">, 95% CI: </w:t>
      </w:r>
      <w:r w:rsidR="00B3123E" w:rsidRPr="00033637">
        <w:rPr>
          <w:rFonts w:ascii="Times New Roman" w:eastAsia="Times New Roman" w:hAnsi="Times New Roman" w:cs="Times New Roman"/>
          <w:color w:val="313131"/>
          <w:sz w:val="24"/>
          <w:szCs w:val="24"/>
        </w:rPr>
        <w:t>0.96</w:t>
      </w:r>
      <w:r w:rsidRPr="00033637">
        <w:rPr>
          <w:rFonts w:ascii="Times New Roman" w:eastAsia="Times New Roman" w:hAnsi="Times New Roman" w:cs="Times New Roman"/>
          <w:color w:val="313131"/>
          <w:sz w:val="24"/>
          <w:szCs w:val="24"/>
        </w:rPr>
        <w:t>-1.2</w:t>
      </w:r>
      <w:r w:rsidR="00B3123E" w:rsidRPr="00033637">
        <w:rPr>
          <w:rFonts w:ascii="Times New Roman" w:eastAsia="Times New Roman" w:hAnsi="Times New Roman" w:cs="Times New Roman"/>
          <w:color w:val="313131"/>
          <w:sz w:val="24"/>
          <w:szCs w:val="24"/>
        </w:rPr>
        <w:t>0</w:t>
      </w:r>
      <w:r w:rsidRPr="00033637">
        <w:rPr>
          <w:rFonts w:ascii="Times New Roman" w:eastAsia="Times New Roman" w:hAnsi="Times New Roman" w:cs="Times New Roman"/>
          <w:color w:val="313131"/>
          <w:sz w:val="24"/>
          <w:szCs w:val="24"/>
        </w:rPr>
        <w:t xml:space="preserve">) </w:t>
      </w:r>
      <w:r w:rsidRPr="00033637">
        <w:rPr>
          <w:rFonts w:ascii="Times New Roman" w:hAnsi="Times New Roman" w:cs="Times New Roman"/>
          <w:color w:val="313131"/>
          <w:sz w:val="24"/>
          <w:szCs w:val="24"/>
          <w:shd w:val="clear" w:color="auto" w:fill="FFFFFF"/>
        </w:rPr>
        <w:t>and</w:t>
      </w:r>
      <w:r w:rsidRPr="00033637" w:rsidDel="00E0777D">
        <w:rPr>
          <w:rFonts w:ascii="Times New Roman" w:eastAsia="Times New Roman" w:hAnsi="Times New Roman" w:cs="Times New Roman"/>
          <w:color w:val="313131"/>
          <w:sz w:val="24"/>
          <w:szCs w:val="24"/>
        </w:rPr>
        <w:t xml:space="preserve"> </w:t>
      </w:r>
      <w:r w:rsidRPr="00033637">
        <w:rPr>
          <w:rFonts w:ascii="Times New Roman" w:eastAsia="Times New Roman" w:hAnsi="Times New Roman" w:cs="Times New Roman"/>
          <w:color w:val="313131"/>
          <w:sz w:val="24"/>
          <w:szCs w:val="24"/>
        </w:rPr>
        <w:t>2</w:t>
      </w:r>
      <w:r w:rsidR="00B3123E" w:rsidRPr="00033637">
        <w:rPr>
          <w:rFonts w:ascii="Times New Roman" w:eastAsia="Times New Roman" w:hAnsi="Times New Roman" w:cs="Times New Roman"/>
          <w:color w:val="313131"/>
          <w:sz w:val="24"/>
          <w:szCs w:val="24"/>
        </w:rPr>
        <w:t>3</w:t>
      </w:r>
      <w:r w:rsidRPr="00033637">
        <w:rPr>
          <w:rFonts w:ascii="Times New Roman" w:eastAsia="Times New Roman" w:hAnsi="Times New Roman" w:cs="Times New Roman"/>
          <w:color w:val="313131"/>
          <w:sz w:val="24"/>
          <w:szCs w:val="24"/>
        </w:rPr>
        <w:t>% (</w:t>
      </w:r>
      <w:r w:rsidR="00294443" w:rsidRPr="00033637">
        <w:rPr>
          <w:rFonts w:ascii="Times New Roman" w:eastAsia="Times New Roman" w:hAnsi="Times New Roman" w:cs="Times New Roman"/>
          <w:color w:val="313131"/>
          <w:sz w:val="24"/>
          <w:szCs w:val="24"/>
        </w:rPr>
        <w:t>A</w:t>
      </w:r>
      <w:r w:rsidRPr="00033637">
        <w:rPr>
          <w:rFonts w:ascii="Times New Roman" w:eastAsia="Times New Roman" w:hAnsi="Times New Roman" w:cs="Times New Roman"/>
          <w:color w:val="313131"/>
          <w:sz w:val="24"/>
          <w:szCs w:val="24"/>
        </w:rPr>
        <w:t>OR: 1.2</w:t>
      </w:r>
      <w:r w:rsidR="00B3123E" w:rsidRPr="00033637">
        <w:rPr>
          <w:rFonts w:ascii="Times New Roman" w:eastAsia="Times New Roman" w:hAnsi="Times New Roman" w:cs="Times New Roman"/>
          <w:color w:val="313131"/>
          <w:sz w:val="24"/>
          <w:szCs w:val="24"/>
        </w:rPr>
        <w:t>3</w:t>
      </w:r>
      <w:r w:rsidRPr="00033637">
        <w:rPr>
          <w:rFonts w:ascii="Times New Roman" w:eastAsia="Times New Roman" w:hAnsi="Times New Roman" w:cs="Times New Roman"/>
          <w:color w:val="313131"/>
          <w:sz w:val="24"/>
          <w:szCs w:val="24"/>
        </w:rPr>
        <w:t>, 95% CI: 1.0</w:t>
      </w:r>
      <w:r w:rsidR="00B3123E" w:rsidRPr="00033637">
        <w:rPr>
          <w:rFonts w:ascii="Times New Roman" w:eastAsia="Times New Roman" w:hAnsi="Times New Roman" w:cs="Times New Roman"/>
          <w:color w:val="313131"/>
          <w:sz w:val="24"/>
          <w:szCs w:val="24"/>
        </w:rPr>
        <w:t>7</w:t>
      </w:r>
      <w:r w:rsidRPr="00033637">
        <w:rPr>
          <w:rFonts w:ascii="Times New Roman" w:eastAsia="Times New Roman" w:hAnsi="Times New Roman" w:cs="Times New Roman"/>
          <w:color w:val="313131"/>
          <w:sz w:val="24"/>
          <w:szCs w:val="24"/>
        </w:rPr>
        <w:t>-1.</w:t>
      </w:r>
      <w:r w:rsidR="00B3123E" w:rsidRPr="00033637">
        <w:rPr>
          <w:rFonts w:ascii="Times New Roman" w:eastAsia="Times New Roman" w:hAnsi="Times New Roman" w:cs="Times New Roman"/>
          <w:color w:val="313131"/>
          <w:sz w:val="24"/>
          <w:szCs w:val="24"/>
        </w:rPr>
        <w:t>42</w:t>
      </w:r>
      <w:r w:rsidRPr="00033637">
        <w:rPr>
          <w:rFonts w:ascii="Times New Roman" w:eastAsia="Times New Roman" w:hAnsi="Times New Roman" w:cs="Times New Roman"/>
          <w:color w:val="313131"/>
          <w:sz w:val="24"/>
          <w:szCs w:val="24"/>
        </w:rPr>
        <w:t xml:space="preserve">) higher odds of having diarrhea in 2006 and 2019 respectively, in MICS 2012, </w:t>
      </w:r>
      <w:r w:rsidR="00B3123E" w:rsidRPr="00033637">
        <w:rPr>
          <w:rFonts w:ascii="Times New Roman" w:eastAsia="Times New Roman" w:hAnsi="Times New Roman" w:cs="Times New Roman"/>
          <w:color w:val="313131"/>
          <w:sz w:val="24"/>
          <w:szCs w:val="24"/>
        </w:rPr>
        <w:t>40</w:t>
      </w:r>
      <w:r w:rsidRPr="00033637">
        <w:rPr>
          <w:rFonts w:ascii="Times New Roman" w:eastAsia="Times New Roman" w:hAnsi="Times New Roman" w:cs="Times New Roman"/>
          <w:color w:val="313131"/>
          <w:sz w:val="24"/>
          <w:szCs w:val="24"/>
        </w:rPr>
        <w:t>% (</w:t>
      </w:r>
      <w:r w:rsidR="00294443" w:rsidRPr="00033637">
        <w:rPr>
          <w:rFonts w:ascii="Times New Roman" w:eastAsia="Times New Roman" w:hAnsi="Times New Roman" w:cs="Times New Roman"/>
          <w:color w:val="313131"/>
          <w:sz w:val="24"/>
          <w:szCs w:val="24"/>
        </w:rPr>
        <w:t>A</w:t>
      </w:r>
      <w:r w:rsidRPr="00033637">
        <w:rPr>
          <w:rFonts w:ascii="Times New Roman" w:eastAsia="Times New Roman" w:hAnsi="Times New Roman" w:cs="Times New Roman"/>
          <w:color w:val="313131"/>
          <w:sz w:val="24"/>
          <w:szCs w:val="24"/>
        </w:rPr>
        <w:t>OR: 0.</w:t>
      </w:r>
      <w:r w:rsidR="00B3123E" w:rsidRPr="00033637">
        <w:rPr>
          <w:rFonts w:ascii="Times New Roman" w:eastAsia="Times New Roman" w:hAnsi="Times New Roman" w:cs="Times New Roman"/>
          <w:color w:val="313131"/>
          <w:sz w:val="24"/>
          <w:szCs w:val="24"/>
        </w:rPr>
        <w:t>60</w:t>
      </w:r>
      <w:r w:rsidRPr="00033637">
        <w:rPr>
          <w:rFonts w:ascii="Times New Roman" w:eastAsia="Times New Roman" w:hAnsi="Times New Roman" w:cs="Times New Roman"/>
          <w:color w:val="313131"/>
          <w:sz w:val="24"/>
          <w:szCs w:val="24"/>
        </w:rPr>
        <w:t>, 95% CI: 0.</w:t>
      </w:r>
      <w:r w:rsidR="00B3123E" w:rsidRPr="00033637">
        <w:rPr>
          <w:rFonts w:ascii="Times New Roman" w:eastAsia="Times New Roman" w:hAnsi="Times New Roman" w:cs="Times New Roman"/>
          <w:color w:val="313131"/>
          <w:sz w:val="24"/>
          <w:szCs w:val="24"/>
        </w:rPr>
        <w:t>3</w:t>
      </w:r>
      <w:r w:rsidR="00402190" w:rsidRPr="00033637">
        <w:rPr>
          <w:rFonts w:ascii="Times New Roman" w:eastAsia="Times New Roman" w:hAnsi="Times New Roman" w:cs="Times New Roman"/>
          <w:color w:val="313131"/>
          <w:sz w:val="24"/>
          <w:szCs w:val="24"/>
        </w:rPr>
        <w:t>6</w:t>
      </w:r>
      <w:r w:rsidRPr="00033637">
        <w:rPr>
          <w:rFonts w:ascii="Times New Roman" w:eastAsia="Times New Roman" w:hAnsi="Times New Roman" w:cs="Times New Roman"/>
          <w:color w:val="313131"/>
          <w:sz w:val="24"/>
          <w:szCs w:val="24"/>
        </w:rPr>
        <w:t>-0.</w:t>
      </w:r>
      <w:r w:rsidR="00B3123E" w:rsidRPr="00033637">
        <w:rPr>
          <w:rFonts w:ascii="Times New Roman" w:eastAsia="Times New Roman" w:hAnsi="Times New Roman" w:cs="Times New Roman"/>
          <w:color w:val="313131"/>
          <w:sz w:val="24"/>
          <w:szCs w:val="24"/>
        </w:rPr>
        <w:t>99</w:t>
      </w:r>
      <w:r w:rsidRPr="00033637">
        <w:rPr>
          <w:rFonts w:ascii="Times New Roman" w:eastAsia="Times New Roman" w:hAnsi="Times New Roman" w:cs="Times New Roman"/>
          <w:color w:val="313131"/>
          <w:sz w:val="24"/>
          <w:szCs w:val="24"/>
        </w:rPr>
        <w:t>) lower odds of having diarrhea in compared with the children whose family did not use the shared toilet</w:t>
      </w:r>
      <w:r w:rsidR="00402190" w:rsidRPr="00033637">
        <w:rPr>
          <w:rFonts w:ascii="Times New Roman" w:eastAsia="Times New Roman" w:hAnsi="Times New Roman" w:cs="Times New Roman"/>
          <w:color w:val="313131"/>
          <w:sz w:val="24"/>
          <w:szCs w:val="24"/>
        </w:rPr>
        <w:t xml:space="preserve"> (Table </w:t>
      </w:r>
      <w:ins w:id="4582" w:author="Mohammad Nayeem Hasan" w:date="2024-11-03T23:08:00Z">
        <w:r w:rsidR="0077291E" w:rsidRPr="00033637">
          <w:rPr>
            <w:rFonts w:ascii="Times New Roman" w:eastAsia="Times New Roman" w:hAnsi="Times New Roman" w:cs="Times New Roman"/>
            <w:color w:val="313131"/>
            <w:sz w:val="24"/>
            <w:szCs w:val="24"/>
          </w:rPr>
          <w:t>3</w:t>
        </w:r>
      </w:ins>
      <w:del w:id="4583" w:author="Mohammad Nayeem Hasan" w:date="2024-11-03T23:08:00Z">
        <w:r w:rsidR="00233210" w:rsidRPr="00033637" w:rsidDel="0077291E">
          <w:rPr>
            <w:rFonts w:ascii="Times New Roman" w:eastAsia="Times New Roman" w:hAnsi="Times New Roman" w:cs="Times New Roman"/>
            <w:color w:val="313131"/>
            <w:sz w:val="24"/>
            <w:szCs w:val="24"/>
          </w:rPr>
          <w:delText>2</w:delText>
        </w:r>
      </w:del>
      <w:r w:rsidR="00402190" w:rsidRPr="00033637">
        <w:rPr>
          <w:rFonts w:ascii="Times New Roman" w:eastAsia="Times New Roman" w:hAnsi="Times New Roman" w:cs="Times New Roman"/>
          <w:color w:val="313131"/>
          <w:sz w:val="24"/>
          <w:szCs w:val="24"/>
        </w:rPr>
        <w:t xml:space="preserve"> and Figure </w:t>
      </w:r>
      <w:r w:rsidR="00FE7E99" w:rsidRPr="00033637">
        <w:rPr>
          <w:rFonts w:ascii="Times New Roman" w:eastAsia="Times New Roman" w:hAnsi="Times New Roman" w:cs="Times New Roman"/>
          <w:color w:val="313131"/>
          <w:sz w:val="24"/>
          <w:szCs w:val="24"/>
        </w:rPr>
        <w:t>2</w:t>
      </w:r>
      <w:r w:rsidR="00402190" w:rsidRPr="00033637">
        <w:rPr>
          <w:rFonts w:ascii="Times New Roman" w:eastAsia="Times New Roman" w:hAnsi="Times New Roman" w:cs="Times New Roman"/>
          <w:color w:val="313131"/>
          <w:sz w:val="24"/>
          <w:szCs w:val="24"/>
        </w:rPr>
        <w:t>)</w:t>
      </w:r>
      <w:r w:rsidRPr="00033637">
        <w:rPr>
          <w:rFonts w:ascii="Times New Roman" w:eastAsia="Times New Roman" w:hAnsi="Times New Roman" w:cs="Times New Roman"/>
          <w:color w:val="313131"/>
          <w:sz w:val="24"/>
          <w:szCs w:val="24"/>
        </w:rPr>
        <w:t>.</w:t>
      </w:r>
    </w:p>
    <w:p w14:paraId="3943E6C7" w14:textId="77777777" w:rsidR="0058318F" w:rsidRPr="00033637" w:rsidRDefault="0058318F">
      <w:pPr>
        <w:rPr>
          <w:ins w:id="4584" w:author="Mohammad Nayeem Hasan" w:date="2024-12-23T01:49:00Z" w16du:dateUtc="2024-12-22T19:49:00Z"/>
          <w:rFonts w:ascii="Times New Roman" w:hAnsi="Times New Roman" w:cs="Times New Roman"/>
          <w:b/>
          <w:sz w:val="24"/>
          <w:szCs w:val="24"/>
        </w:rPr>
      </w:pPr>
      <w:ins w:id="4585" w:author="Mohammad Nayeem Hasan" w:date="2024-12-23T01:49:00Z" w16du:dateUtc="2024-12-22T19:49:00Z">
        <w:r w:rsidRPr="00033637">
          <w:rPr>
            <w:rFonts w:ascii="Times New Roman" w:hAnsi="Times New Roman" w:cs="Times New Roman"/>
            <w:b/>
            <w:sz w:val="24"/>
            <w:szCs w:val="24"/>
          </w:rPr>
          <w:br w:type="page"/>
        </w:r>
      </w:ins>
    </w:p>
    <w:p w14:paraId="3C385395" w14:textId="5B006588" w:rsidR="00994FF0" w:rsidRPr="00033637" w:rsidRDefault="00994FF0" w:rsidP="00F31FB2">
      <w:pPr>
        <w:spacing w:line="480" w:lineRule="auto"/>
        <w:rPr>
          <w:ins w:id="4586" w:author="Mohammad Nayeem Hasan" w:date="2024-11-04T00:07:00Z"/>
          <w:rFonts w:ascii="Times New Roman" w:hAnsi="Times New Roman" w:cs="Times New Roman"/>
          <w:b/>
          <w:sz w:val="24"/>
          <w:szCs w:val="24"/>
        </w:rPr>
        <w:pPrChange w:id="4587" w:author="Mohammad Nayeem Hasan" w:date="2024-12-23T01:38:00Z" w16du:dateUtc="2024-12-22T19:38:00Z">
          <w:pPr>
            <w:spacing w:line="240" w:lineRule="auto"/>
          </w:pPr>
        </w:pPrChange>
      </w:pPr>
      <w:ins w:id="4588" w:author="Mohammad Nayeem Hasan" w:date="2024-11-04T00:07:00Z">
        <w:r w:rsidRPr="00033637">
          <w:rPr>
            <w:rFonts w:ascii="Times New Roman" w:hAnsi="Times New Roman" w:cs="Times New Roman"/>
            <w:b/>
            <w:sz w:val="24"/>
            <w:szCs w:val="24"/>
          </w:rPr>
          <w:lastRenderedPageBreak/>
          <w:t>Table 3. Factors associated with the diarrhea status of children using multivariable logistic regression model (MICS 2006, 2012, and 2019)</w:t>
        </w:r>
      </w:ins>
    </w:p>
    <w:tbl>
      <w:tblPr>
        <w:tblStyle w:val="TableGrid"/>
        <w:tblW w:w="5000" w:type="pct"/>
        <w:jc w:val="center"/>
        <w:tblLook w:val="04A0" w:firstRow="1" w:lastRow="0" w:firstColumn="1" w:lastColumn="0" w:noHBand="0" w:noVBand="1"/>
      </w:tblPr>
      <w:tblGrid>
        <w:gridCol w:w="1776"/>
        <w:gridCol w:w="1576"/>
        <w:gridCol w:w="912"/>
        <w:gridCol w:w="1634"/>
        <w:gridCol w:w="893"/>
        <w:gridCol w:w="1666"/>
        <w:gridCol w:w="893"/>
      </w:tblGrid>
      <w:tr w:rsidR="00994FF0" w:rsidRPr="00033637" w14:paraId="7B66316D" w14:textId="77777777" w:rsidTr="000C3C54">
        <w:trPr>
          <w:trHeight w:val="161"/>
          <w:jc w:val="center"/>
          <w:ins w:id="4589" w:author="Mohammad Nayeem Hasan" w:date="2024-11-04T00:07:00Z"/>
        </w:trPr>
        <w:tc>
          <w:tcPr>
            <w:tcW w:w="879" w:type="pct"/>
            <w:vMerge w:val="restart"/>
            <w:tcBorders>
              <w:top w:val="single" w:sz="4" w:space="0" w:color="auto"/>
              <w:left w:val="single" w:sz="4" w:space="0" w:color="auto"/>
              <w:bottom w:val="single" w:sz="4" w:space="0" w:color="auto"/>
              <w:right w:val="single" w:sz="4" w:space="0" w:color="auto"/>
            </w:tcBorders>
            <w:vAlign w:val="center"/>
            <w:hideMark/>
          </w:tcPr>
          <w:p w14:paraId="57EB605B" w14:textId="77777777" w:rsidR="00994FF0" w:rsidRPr="00033637" w:rsidRDefault="00994FF0" w:rsidP="00F31FB2">
            <w:pPr>
              <w:spacing w:line="480" w:lineRule="auto"/>
              <w:rPr>
                <w:ins w:id="4590" w:author="Mohammad Nayeem Hasan" w:date="2024-11-04T00:07:00Z"/>
                <w:rFonts w:ascii="Times New Roman" w:hAnsi="Times New Roman" w:cs="Times New Roman"/>
                <w:b/>
                <w:bCs/>
                <w:sz w:val="24"/>
                <w:szCs w:val="24"/>
              </w:rPr>
              <w:pPrChange w:id="4591" w:author="Mohammad Nayeem Hasan" w:date="2024-12-23T01:38:00Z" w16du:dateUtc="2024-12-22T19:38:00Z">
                <w:pPr/>
              </w:pPrChange>
            </w:pPr>
            <w:ins w:id="4592" w:author="Mohammad Nayeem Hasan" w:date="2024-11-04T00:07:00Z">
              <w:r w:rsidRPr="00033637">
                <w:rPr>
                  <w:rFonts w:ascii="Times New Roman" w:hAnsi="Times New Roman" w:cs="Times New Roman"/>
                  <w:b/>
                  <w:bCs/>
                  <w:sz w:val="24"/>
                  <w:szCs w:val="24"/>
                </w:rPr>
                <w:t>Characteristics</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7BDC6C1B" w14:textId="77777777" w:rsidR="00994FF0" w:rsidRPr="00033637" w:rsidRDefault="00994FF0" w:rsidP="00F31FB2">
            <w:pPr>
              <w:spacing w:line="480" w:lineRule="auto"/>
              <w:rPr>
                <w:ins w:id="4593" w:author="Mohammad Nayeem Hasan" w:date="2024-11-04T00:07:00Z"/>
                <w:rFonts w:ascii="Times New Roman" w:hAnsi="Times New Roman" w:cs="Times New Roman"/>
                <w:b/>
                <w:bCs/>
                <w:sz w:val="24"/>
                <w:szCs w:val="24"/>
              </w:rPr>
              <w:pPrChange w:id="4594" w:author="Mohammad Nayeem Hasan" w:date="2024-12-23T01:38:00Z" w16du:dateUtc="2024-12-22T19:38:00Z">
                <w:pPr/>
              </w:pPrChange>
            </w:pPr>
            <w:ins w:id="4595" w:author="Mohammad Nayeem Hasan" w:date="2024-11-04T00:07:00Z">
              <w:r w:rsidRPr="00033637">
                <w:rPr>
                  <w:rFonts w:ascii="Times New Roman" w:hAnsi="Times New Roman" w:cs="Times New Roman"/>
                  <w:b/>
                  <w:bCs/>
                  <w:sz w:val="24"/>
                  <w:szCs w:val="24"/>
                </w:rPr>
                <w:t>2006</w:t>
              </w:r>
            </w:ins>
          </w:p>
        </w:tc>
        <w:tc>
          <w:tcPr>
            <w:tcW w:w="502" w:type="pct"/>
            <w:tcBorders>
              <w:top w:val="single" w:sz="4" w:space="0" w:color="auto"/>
              <w:left w:val="single" w:sz="4" w:space="0" w:color="auto"/>
              <w:bottom w:val="single" w:sz="4" w:space="0" w:color="auto"/>
              <w:right w:val="single" w:sz="4" w:space="0" w:color="auto"/>
            </w:tcBorders>
            <w:vAlign w:val="center"/>
          </w:tcPr>
          <w:p w14:paraId="522C3AF9" w14:textId="77777777" w:rsidR="00994FF0" w:rsidRPr="00033637" w:rsidRDefault="00994FF0" w:rsidP="00F31FB2">
            <w:pPr>
              <w:spacing w:line="480" w:lineRule="auto"/>
              <w:rPr>
                <w:ins w:id="4596" w:author="Mohammad Nayeem Hasan" w:date="2024-11-04T00:07:00Z"/>
                <w:rFonts w:ascii="Times New Roman" w:hAnsi="Times New Roman" w:cs="Times New Roman"/>
                <w:b/>
                <w:bCs/>
                <w:sz w:val="24"/>
                <w:szCs w:val="24"/>
              </w:rPr>
              <w:pPrChange w:id="4597" w:author="Mohammad Nayeem Hasan" w:date="2024-12-23T01:38:00Z" w16du:dateUtc="2024-12-22T19:38:00Z">
                <w:pPr/>
              </w:pPrChange>
            </w:pPr>
          </w:p>
        </w:tc>
        <w:tc>
          <w:tcPr>
            <w:tcW w:w="888" w:type="pct"/>
            <w:tcBorders>
              <w:top w:val="single" w:sz="4" w:space="0" w:color="auto"/>
              <w:left w:val="single" w:sz="4" w:space="0" w:color="auto"/>
              <w:bottom w:val="single" w:sz="4" w:space="0" w:color="auto"/>
              <w:right w:val="single" w:sz="4" w:space="0" w:color="auto"/>
            </w:tcBorders>
            <w:vAlign w:val="center"/>
            <w:hideMark/>
          </w:tcPr>
          <w:p w14:paraId="05DF4358" w14:textId="77777777" w:rsidR="00994FF0" w:rsidRPr="00033637" w:rsidRDefault="00994FF0" w:rsidP="00F31FB2">
            <w:pPr>
              <w:spacing w:line="480" w:lineRule="auto"/>
              <w:rPr>
                <w:ins w:id="4598" w:author="Mohammad Nayeem Hasan" w:date="2024-11-04T00:07:00Z"/>
                <w:rFonts w:ascii="Times New Roman" w:hAnsi="Times New Roman" w:cs="Times New Roman"/>
                <w:b/>
                <w:bCs/>
                <w:sz w:val="24"/>
                <w:szCs w:val="24"/>
              </w:rPr>
              <w:pPrChange w:id="4599" w:author="Mohammad Nayeem Hasan" w:date="2024-12-23T01:38:00Z" w16du:dateUtc="2024-12-22T19:38:00Z">
                <w:pPr/>
              </w:pPrChange>
            </w:pPr>
            <w:ins w:id="4600" w:author="Mohammad Nayeem Hasan" w:date="2024-11-04T00:07:00Z">
              <w:r w:rsidRPr="00033637">
                <w:rPr>
                  <w:rFonts w:ascii="Times New Roman" w:hAnsi="Times New Roman" w:cs="Times New Roman"/>
                  <w:b/>
                  <w:bCs/>
                  <w:sz w:val="24"/>
                  <w:szCs w:val="24"/>
                </w:rPr>
                <w:t>2012</w:t>
              </w:r>
            </w:ins>
          </w:p>
        </w:tc>
        <w:tc>
          <w:tcPr>
            <w:tcW w:w="478" w:type="pct"/>
            <w:tcBorders>
              <w:top w:val="single" w:sz="4" w:space="0" w:color="auto"/>
              <w:left w:val="single" w:sz="4" w:space="0" w:color="auto"/>
              <w:bottom w:val="single" w:sz="4" w:space="0" w:color="auto"/>
              <w:right w:val="single" w:sz="4" w:space="0" w:color="auto"/>
            </w:tcBorders>
            <w:vAlign w:val="center"/>
          </w:tcPr>
          <w:p w14:paraId="6127351F" w14:textId="77777777" w:rsidR="00994FF0" w:rsidRPr="00033637" w:rsidRDefault="00994FF0" w:rsidP="00F31FB2">
            <w:pPr>
              <w:spacing w:line="480" w:lineRule="auto"/>
              <w:rPr>
                <w:ins w:id="4601" w:author="Mohammad Nayeem Hasan" w:date="2024-11-04T00:07:00Z"/>
                <w:rFonts w:ascii="Times New Roman" w:hAnsi="Times New Roman" w:cs="Times New Roman"/>
                <w:b/>
                <w:bCs/>
                <w:sz w:val="24"/>
                <w:szCs w:val="24"/>
              </w:rPr>
              <w:pPrChange w:id="4602" w:author="Mohammad Nayeem Hasan" w:date="2024-12-23T01:38:00Z" w16du:dateUtc="2024-12-22T19:38:00Z">
                <w:pPr/>
              </w:pPrChange>
            </w:pPr>
          </w:p>
        </w:tc>
        <w:tc>
          <w:tcPr>
            <w:tcW w:w="919" w:type="pct"/>
            <w:tcBorders>
              <w:top w:val="single" w:sz="4" w:space="0" w:color="auto"/>
              <w:left w:val="single" w:sz="4" w:space="0" w:color="auto"/>
              <w:bottom w:val="single" w:sz="4" w:space="0" w:color="auto"/>
              <w:right w:val="single" w:sz="4" w:space="0" w:color="auto"/>
            </w:tcBorders>
            <w:vAlign w:val="center"/>
            <w:hideMark/>
          </w:tcPr>
          <w:p w14:paraId="382DE245" w14:textId="77777777" w:rsidR="00994FF0" w:rsidRPr="00033637" w:rsidRDefault="00994FF0" w:rsidP="00F31FB2">
            <w:pPr>
              <w:spacing w:line="480" w:lineRule="auto"/>
              <w:rPr>
                <w:ins w:id="4603" w:author="Mohammad Nayeem Hasan" w:date="2024-11-04T00:07:00Z"/>
                <w:rFonts w:ascii="Times New Roman" w:hAnsi="Times New Roman" w:cs="Times New Roman"/>
                <w:b/>
                <w:bCs/>
                <w:sz w:val="24"/>
                <w:szCs w:val="24"/>
              </w:rPr>
              <w:pPrChange w:id="4604" w:author="Mohammad Nayeem Hasan" w:date="2024-12-23T01:38:00Z" w16du:dateUtc="2024-12-22T19:38:00Z">
                <w:pPr/>
              </w:pPrChange>
            </w:pPr>
            <w:ins w:id="4605" w:author="Mohammad Nayeem Hasan" w:date="2024-11-04T00:07:00Z">
              <w:r w:rsidRPr="00033637">
                <w:rPr>
                  <w:rFonts w:ascii="Times New Roman" w:hAnsi="Times New Roman" w:cs="Times New Roman"/>
                  <w:b/>
                  <w:bCs/>
                  <w:sz w:val="24"/>
                  <w:szCs w:val="24"/>
                </w:rPr>
                <w:t>2019</w:t>
              </w:r>
            </w:ins>
          </w:p>
        </w:tc>
        <w:tc>
          <w:tcPr>
            <w:tcW w:w="478" w:type="pct"/>
            <w:tcBorders>
              <w:top w:val="single" w:sz="4" w:space="0" w:color="auto"/>
              <w:left w:val="single" w:sz="4" w:space="0" w:color="auto"/>
              <w:bottom w:val="single" w:sz="4" w:space="0" w:color="auto"/>
              <w:right w:val="single" w:sz="4" w:space="0" w:color="auto"/>
            </w:tcBorders>
            <w:vAlign w:val="center"/>
          </w:tcPr>
          <w:p w14:paraId="534E3C25" w14:textId="77777777" w:rsidR="00994FF0" w:rsidRPr="00033637" w:rsidRDefault="00994FF0" w:rsidP="00F31FB2">
            <w:pPr>
              <w:spacing w:line="480" w:lineRule="auto"/>
              <w:rPr>
                <w:ins w:id="4606" w:author="Mohammad Nayeem Hasan" w:date="2024-11-04T00:07:00Z"/>
                <w:rFonts w:ascii="Times New Roman" w:hAnsi="Times New Roman" w:cs="Times New Roman"/>
                <w:b/>
                <w:bCs/>
                <w:sz w:val="24"/>
                <w:szCs w:val="24"/>
              </w:rPr>
              <w:pPrChange w:id="4607" w:author="Mohammad Nayeem Hasan" w:date="2024-12-23T01:38:00Z" w16du:dateUtc="2024-12-22T19:38:00Z">
                <w:pPr/>
              </w:pPrChange>
            </w:pPr>
          </w:p>
        </w:tc>
      </w:tr>
      <w:tr w:rsidR="00994FF0" w:rsidRPr="00033637" w14:paraId="4DA92E2C" w14:textId="77777777" w:rsidTr="000C3C54">
        <w:trPr>
          <w:trHeight w:val="684"/>
          <w:jc w:val="center"/>
          <w:ins w:id="4608" w:author="Mohammad Nayeem Hasan" w:date="2024-11-04T00:07: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832892" w14:textId="77777777" w:rsidR="00994FF0" w:rsidRPr="00033637" w:rsidRDefault="00994FF0" w:rsidP="00F31FB2">
            <w:pPr>
              <w:spacing w:line="480" w:lineRule="auto"/>
              <w:rPr>
                <w:ins w:id="4609" w:author="Mohammad Nayeem Hasan" w:date="2024-11-04T00:07:00Z"/>
                <w:rFonts w:ascii="Times New Roman" w:hAnsi="Times New Roman" w:cs="Times New Roman"/>
                <w:b/>
                <w:bCs/>
                <w:sz w:val="24"/>
                <w:szCs w:val="24"/>
              </w:rPr>
              <w:pPrChange w:id="4610" w:author="Mohammad Nayeem Hasan" w:date="2024-12-23T01:38:00Z" w16du:dateUtc="2024-12-22T19:38:00Z">
                <w:pPr/>
              </w:pPrChange>
            </w:pPr>
          </w:p>
        </w:tc>
        <w:tc>
          <w:tcPr>
            <w:tcW w:w="857" w:type="pct"/>
            <w:tcBorders>
              <w:top w:val="single" w:sz="4" w:space="0" w:color="auto"/>
              <w:left w:val="single" w:sz="4" w:space="0" w:color="auto"/>
              <w:bottom w:val="single" w:sz="4" w:space="0" w:color="auto"/>
              <w:right w:val="single" w:sz="4" w:space="0" w:color="auto"/>
            </w:tcBorders>
            <w:vAlign w:val="center"/>
            <w:hideMark/>
          </w:tcPr>
          <w:p w14:paraId="34B83A30" w14:textId="77777777" w:rsidR="00994FF0" w:rsidRPr="00033637" w:rsidRDefault="00994FF0" w:rsidP="00F31FB2">
            <w:pPr>
              <w:spacing w:line="480" w:lineRule="auto"/>
              <w:rPr>
                <w:ins w:id="4611" w:author="Mohammad Nayeem Hasan" w:date="2024-11-04T00:07:00Z"/>
                <w:rFonts w:ascii="Times New Roman" w:hAnsi="Times New Roman" w:cs="Times New Roman"/>
                <w:b/>
                <w:bCs/>
                <w:sz w:val="24"/>
                <w:szCs w:val="24"/>
              </w:rPr>
              <w:pPrChange w:id="4612" w:author="Mohammad Nayeem Hasan" w:date="2024-12-23T01:38:00Z" w16du:dateUtc="2024-12-22T19:38:00Z">
                <w:pPr/>
              </w:pPrChange>
            </w:pPr>
            <w:ins w:id="4613" w:author="Mohammad Nayeem Hasan" w:date="2024-11-04T00:07:00Z">
              <w:r w:rsidRPr="00033637">
                <w:rPr>
                  <w:rFonts w:ascii="Times New Roman" w:hAnsi="Times New Roman" w:cs="Times New Roman"/>
                  <w:b/>
                  <w:bCs/>
                  <w:sz w:val="24"/>
                  <w:szCs w:val="24"/>
                </w:rPr>
                <w:t>AOR (95% CI)</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1A9D126A" w14:textId="77777777" w:rsidR="00994FF0" w:rsidRPr="00033637" w:rsidRDefault="00994FF0" w:rsidP="00F31FB2">
            <w:pPr>
              <w:spacing w:line="480" w:lineRule="auto"/>
              <w:rPr>
                <w:ins w:id="4614" w:author="Mohammad Nayeem Hasan" w:date="2024-11-04T00:07:00Z"/>
                <w:rFonts w:ascii="Times New Roman" w:hAnsi="Times New Roman" w:cs="Times New Roman"/>
                <w:b/>
                <w:bCs/>
                <w:sz w:val="24"/>
                <w:szCs w:val="24"/>
              </w:rPr>
              <w:pPrChange w:id="4615" w:author="Mohammad Nayeem Hasan" w:date="2024-12-23T01:38:00Z" w16du:dateUtc="2024-12-22T19:38:00Z">
                <w:pPr/>
              </w:pPrChange>
            </w:pPr>
            <w:ins w:id="4616" w:author="Mohammad Nayeem Hasan" w:date="2024-11-04T00:07:00Z">
              <w:r w:rsidRPr="00033637">
                <w:rPr>
                  <w:rFonts w:ascii="Times New Roman" w:hAnsi="Times New Roman" w:cs="Times New Roman"/>
                  <w:b/>
                  <w:bCs/>
                  <w:sz w:val="24"/>
                  <w:szCs w:val="24"/>
                </w:rPr>
                <w:t>P-value</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16D83138" w14:textId="77777777" w:rsidR="00994FF0" w:rsidRPr="00033637" w:rsidRDefault="00994FF0" w:rsidP="00F31FB2">
            <w:pPr>
              <w:spacing w:line="480" w:lineRule="auto"/>
              <w:rPr>
                <w:ins w:id="4617" w:author="Mohammad Nayeem Hasan" w:date="2024-11-04T00:07:00Z"/>
                <w:rFonts w:ascii="Times New Roman" w:hAnsi="Times New Roman" w:cs="Times New Roman"/>
                <w:b/>
                <w:bCs/>
                <w:sz w:val="24"/>
                <w:szCs w:val="24"/>
              </w:rPr>
              <w:pPrChange w:id="4618" w:author="Mohammad Nayeem Hasan" w:date="2024-12-23T01:38:00Z" w16du:dateUtc="2024-12-22T19:38:00Z">
                <w:pPr/>
              </w:pPrChange>
            </w:pPr>
            <w:ins w:id="4619" w:author="Mohammad Nayeem Hasan" w:date="2024-11-04T00:07:00Z">
              <w:r w:rsidRPr="00033637">
                <w:rPr>
                  <w:rFonts w:ascii="Times New Roman" w:hAnsi="Times New Roman" w:cs="Times New Roman"/>
                  <w:b/>
                  <w:bCs/>
                  <w:sz w:val="24"/>
                  <w:szCs w:val="24"/>
                </w:rPr>
                <w:t>AOR (95% CI)</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7EE4FA78" w14:textId="77777777" w:rsidR="00994FF0" w:rsidRPr="00033637" w:rsidRDefault="00994FF0" w:rsidP="00F31FB2">
            <w:pPr>
              <w:spacing w:line="480" w:lineRule="auto"/>
              <w:rPr>
                <w:ins w:id="4620" w:author="Mohammad Nayeem Hasan" w:date="2024-11-04T00:07:00Z"/>
                <w:rFonts w:ascii="Times New Roman" w:hAnsi="Times New Roman" w:cs="Times New Roman"/>
                <w:b/>
                <w:bCs/>
                <w:sz w:val="24"/>
                <w:szCs w:val="24"/>
              </w:rPr>
              <w:pPrChange w:id="4621" w:author="Mohammad Nayeem Hasan" w:date="2024-12-23T01:38:00Z" w16du:dateUtc="2024-12-22T19:38:00Z">
                <w:pPr/>
              </w:pPrChange>
            </w:pPr>
            <w:ins w:id="4622" w:author="Mohammad Nayeem Hasan" w:date="2024-11-04T00:07:00Z">
              <w:r w:rsidRPr="00033637">
                <w:rPr>
                  <w:rFonts w:ascii="Times New Roman" w:hAnsi="Times New Roman" w:cs="Times New Roman"/>
                  <w:b/>
                  <w:bCs/>
                  <w:sz w:val="24"/>
                  <w:szCs w:val="24"/>
                </w:rPr>
                <w:t>P-value</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3169D896" w14:textId="77777777" w:rsidR="00994FF0" w:rsidRPr="00033637" w:rsidRDefault="00994FF0" w:rsidP="00F31FB2">
            <w:pPr>
              <w:spacing w:line="480" w:lineRule="auto"/>
              <w:rPr>
                <w:ins w:id="4623" w:author="Mohammad Nayeem Hasan" w:date="2024-11-04T00:07:00Z"/>
                <w:rFonts w:ascii="Times New Roman" w:hAnsi="Times New Roman" w:cs="Times New Roman"/>
                <w:b/>
                <w:bCs/>
                <w:sz w:val="24"/>
                <w:szCs w:val="24"/>
              </w:rPr>
              <w:pPrChange w:id="4624" w:author="Mohammad Nayeem Hasan" w:date="2024-12-23T01:38:00Z" w16du:dateUtc="2024-12-22T19:38:00Z">
                <w:pPr/>
              </w:pPrChange>
            </w:pPr>
            <w:ins w:id="4625" w:author="Mohammad Nayeem Hasan" w:date="2024-11-04T00:07:00Z">
              <w:r w:rsidRPr="00033637">
                <w:rPr>
                  <w:rFonts w:ascii="Times New Roman" w:hAnsi="Times New Roman" w:cs="Times New Roman"/>
                  <w:b/>
                  <w:bCs/>
                  <w:sz w:val="24"/>
                  <w:szCs w:val="24"/>
                </w:rPr>
                <w:t>AOR (95% CI)</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44A6CA3C" w14:textId="77777777" w:rsidR="00994FF0" w:rsidRPr="00033637" w:rsidRDefault="00994FF0" w:rsidP="00F31FB2">
            <w:pPr>
              <w:spacing w:line="480" w:lineRule="auto"/>
              <w:rPr>
                <w:ins w:id="4626" w:author="Mohammad Nayeem Hasan" w:date="2024-11-04T00:07:00Z"/>
                <w:rFonts w:ascii="Times New Roman" w:hAnsi="Times New Roman" w:cs="Times New Roman"/>
                <w:b/>
                <w:bCs/>
                <w:sz w:val="24"/>
                <w:szCs w:val="24"/>
              </w:rPr>
              <w:pPrChange w:id="4627" w:author="Mohammad Nayeem Hasan" w:date="2024-12-23T01:38:00Z" w16du:dateUtc="2024-12-22T19:38:00Z">
                <w:pPr/>
              </w:pPrChange>
            </w:pPr>
            <w:ins w:id="4628" w:author="Mohammad Nayeem Hasan" w:date="2024-11-04T00:07:00Z">
              <w:r w:rsidRPr="00033637">
                <w:rPr>
                  <w:rFonts w:ascii="Times New Roman" w:hAnsi="Times New Roman" w:cs="Times New Roman"/>
                  <w:b/>
                  <w:bCs/>
                  <w:sz w:val="24"/>
                  <w:szCs w:val="24"/>
                </w:rPr>
                <w:t>P-value</w:t>
              </w:r>
            </w:ins>
          </w:p>
        </w:tc>
      </w:tr>
      <w:tr w:rsidR="00994FF0" w:rsidRPr="00033637" w14:paraId="06C7DB96" w14:textId="77777777" w:rsidTr="000C3C54">
        <w:trPr>
          <w:trHeight w:val="323"/>
          <w:jc w:val="center"/>
          <w:ins w:id="4629" w:author="Mohammad Nayeem Hasan" w:date="2024-11-04T00:07:00Z"/>
        </w:trPr>
        <w:tc>
          <w:tcPr>
            <w:tcW w:w="5000" w:type="pct"/>
            <w:gridSpan w:val="7"/>
            <w:tcBorders>
              <w:top w:val="single" w:sz="4" w:space="0" w:color="auto"/>
              <w:left w:val="single" w:sz="4" w:space="0" w:color="auto"/>
              <w:bottom w:val="single" w:sz="4" w:space="0" w:color="auto"/>
              <w:right w:val="single" w:sz="4" w:space="0" w:color="auto"/>
            </w:tcBorders>
            <w:vAlign w:val="center"/>
            <w:hideMark/>
          </w:tcPr>
          <w:p w14:paraId="6E5D27AC" w14:textId="77777777" w:rsidR="00994FF0" w:rsidRPr="00033637" w:rsidRDefault="00994FF0" w:rsidP="00F31FB2">
            <w:pPr>
              <w:spacing w:line="480" w:lineRule="auto"/>
              <w:rPr>
                <w:ins w:id="4630" w:author="Mohammad Nayeem Hasan" w:date="2024-11-04T00:07:00Z"/>
                <w:rFonts w:ascii="Times New Roman" w:hAnsi="Times New Roman" w:cs="Times New Roman"/>
                <w:b/>
                <w:bCs/>
                <w:sz w:val="24"/>
                <w:szCs w:val="24"/>
              </w:rPr>
              <w:pPrChange w:id="4631" w:author="Mohammad Nayeem Hasan" w:date="2024-12-23T01:38:00Z" w16du:dateUtc="2024-12-22T19:38:00Z">
                <w:pPr/>
              </w:pPrChange>
            </w:pPr>
            <w:ins w:id="4632" w:author="Mohammad Nayeem Hasan" w:date="2024-11-04T00:07:00Z">
              <w:r w:rsidRPr="00033637">
                <w:rPr>
                  <w:rFonts w:ascii="Times New Roman" w:hAnsi="Times New Roman" w:cs="Times New Roman"/>
                  <w:b/>
                  <w:bCs/>
                  <w:sz w:val="24"/>
                  <w:szCs w:val="24"/>
                </w:rPr>
                <w:t>Child characteristics</w:t>
              </w:r>
            </w:ins>
          </w:p>
        </w:tc>
      </w:tr>
      <w:tr w:rsidR="00994FF0" w:rsidRPr="00033637" w14:paraId="01BFBB6B" w14:textId="77777777" w:rsidTr="000C3C54">
        <w:trPr>
          <w:trHeight w:val="161"/>
          <w:jc w:val="center"/>
          <w:ins w:id="4633"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3C3FC4C3" w14:textId="77777777" w:rsidR="00994FF0" w:rsidRPr="00033637" w:rsidRDefault="00994FF0" w:rsidP="00F31FB2">
            <w:pPr>
              <w:spacing w:line="480" w:lineRule="auto"/>
              <w:rPr>
                <w:ins w:id="4634" w:author="Mohammad Nayeem Hasan" w:date="2024-11-04T00:07:00Z"/>
                <w:rFonts w:ascii="Times New Roman" w:hAnsi="Times New Roman" w:cs="Times New Roman"/>
                <w:sz w:val="24"/>
                <w:szCs w:val="24"/>
              </w:rPr>
              <w:pPrChange w:id="4635" w:author="Mohammad Nayeem Hasan" w:date="2024-12-23T01:38:00Z" w16du:dateUtc="2024-12-22T19:38:00Z">
                <w:pPr/>
              </w:pPrChange>
            </w:pPr>
            <w:ins w:id="4636" w:author="Mohammad Nayeem Hasan" w:date="2024-11-04T00:07:00Z">
              <w:r w:rsidRPr="00033637">
                <w:rPr>
                  <w:rFonts w:ascii="Times New Roman" w:hAnsi="Times New Roman" w:cs="Times New Roman"/>
                  <w:sz w:val="24"/>
                  <w:szCs w:val="24"/>
                </w:rPr>
                <w:t>Age of child (in months)</w:t>
              </w:r>
            </w:ins>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756C3A50" w14:textId="77777777" w:rsidR="00994FF0" w:rsidRPr="00033637" w:rsidRDefault="00994FF0" w:rsidP="00F31FB2">
            <w:pPr>
              <w:spacing w:line="480" w:lineRule="auto"/>
              <w:rPr>
                <w:ins w:id="4637" w:author="Mohammad Nayeem Hasan" w:date="2024-11-04T00:07:00Z"/>
                <w:rFonts w:ascii="Times New Roman" w:hAnsi="Times New Roman" w:cs="Times New Roman"/>
                <w:sz w:val="24"/>
                <w:szCs w:val="24"/>
              </w:rPr>
              <w:pPrChange w:id="4638"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54060838" w14:textId="77777777" w:rsidR="00994FF0" w:rsidRPr="00033637" w:rsidRDefault="00994FF0" w:rsidP="00F31FB2">
            <w:pPr>
              <w:spacing w:line="480" w:lineRule="auto"/>
              <w:rPr>
                <w:ins w:id="4639" w:author="Mohammad Nayeem Hasan" w:date="2024-11-04T00:07:00Z"/>
                <w:rFonts w:ascii="Times New Roman" w:hAnsi="Times New Roman" w:cs="Times New Roman"/>
                <w:sz w:val="24"/>
                <w:szCs w:val="24"/>
              </w:rPr>
              <w:pPrChange w:id="4640"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0676419C" w14:textId="77777777" w:rsidR="00994FF0" w:rsidRPr="00033637" w:rsidRDefault="00994FF0" w:rsidP="00F31FB2">
            <w:pPr>
              <w:spacing w:line="480" w:lineRule="auto"/>
              <w:rPr>
                <w:ins w:id="4641" w:author="Mohammad Nayeem Hasan" w:date="2024-11-04T00:07:00Z"/>
                <w:rFonts w:ascii="Times New Roman" w:hAnsi="Times New Roman" w:cs="Times New Roman"/>
                <w:sz w:val="24"/>
                <w:szCs w:val="24"/>
              </w:rPr>
              <w:pPrChange w:id="4642" w:author="Mohammad Nayeem Hasan" w:date="2024-12-23T01:38:00Z" w16du:dateUtc="2024-12-22T19:38:00Z">
                <w:pPr/>
              </w:pPrChange>
            </w:pPr>
          </w:p>
        </w:tc>
      </w:tr>
      <w:tr w:rsidR="00994FF0" w:rsidRPr="00033637" w14:paraId="51A073E7" w14:textId="77777777" w:rsidTr="000C3C54">
        <w:trPr>
          <w:trHeight w:val="250"/>
          <w:jc w:val="center"/>
          <w:ins w:id="4643"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33859EC3" w14:textId="77777777" w:rsidR="00994FF0" w:rsidRPr="00033637" w:rsidRDefault="00994FF0" w:rsidP="00F31FB2">
            <w:pPr>
              <w:spacing w:line="480" w:lineRule="auto"/>
              <w:rPr>
                <w:ins w:id="4644" w:author="Mohammad Nayeem Hasan" w:date="2024-11-04T00:07:00Z"/>
                <w:rFonts w:ascii="Times New Roman" w:hAnsi="Times New Roman" w:cs="Times New Roman"/>
                <w:sz w:val="24"/>
                <w:szCs w:val="24"/>
              </w:rPr>
              <w:pPrChange w:id="4645" w:author="Mohammad Nayeem Hasan" w:date="2024-12-23T01:38:00Z" w16du:dateUtc="2024-12-22T19:38:00Z">
                <w:pPr/>
              </w:pPrChange>
            </w:pPr>
            <w:ins w:id="4646" w:author="Mohammad Nayeem Hasan" w:date="2024-11-04T00:07:00Z">
              <w:r w:rsidRPr="00033637">
                <w:rPr>
                  <w:rFonts w:ascii="Times New Roman" w:hAnsi="Times New Roman" w:cs="Times New Roman"/>
                  <w:sz w:val="24"/>
                  <w:szCs w:val="24"/>
                </w:rPr>
                <w:t>0-11</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28285CBC" w14:textId="77777777" w:rsidR="00994FF0" w:rsidRPr="00033637" w:rsidRDefault="00994FF0" w:rsidP="00F31FB2">
            <w:pPr>
              <w:spacing w:line="480" w:lineRule="auto"/>
              <w:rPr>
                <w:ins w:id="4647" w:author="Mohammad Nayeem Hasan" w:date="2024-11-04T00:07:00Z"/>
                <w:rFonts w:ascii="Times New Roman" w:hAnsi="Times New Roman" w:cs="Times New Roman"/>
                <w:sz w:val="24"/>
                <w:szCs w:val="24"/>
              </w:rPr>
              <w:pPrChange w:id="4648" w:author="Mohammad Nayeem Hasan" w:date="2024-12-23T01:38:00Z" w16du:dateUtc="2024-12-22T19:38:00Z">
                <w:pPr/>
              </w:pPrChange>
            </w:pPr>
            <w:ins w:id="4649" w:author="Mohammad Nayeem Hasan" w:date="2024-11-04T00:07:00Z">
              <w:r w:rsidRPr="00033637">
                <w:rPr>
                  <w:rFonts w:ascii="Times New Roman" w:hAnsi="Times New Roman" w:cs="Times New Roman"/>
                  <w:sz w:val="24"/>
                  <w:szCs w:val="24"/>
                </w:rPr>
                <w:t>1.81 (1.50, 2.18)</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2F7A6420" w14:textId="77777777" w:rsidR="00994FF0" w:rsidRPr="00033637" w:rsidRDefault="00994FF0" w:rsidP="00F31FB2">
            <w:pPr>
              <w:spacing w:line="480" w:lineRule="auto"/>
              <w:rPr>
                <w:ins w:id="4650" w:author="Mohammad Nayeem Hasan" w:date="2024-11-04T00:07:00Z"/>
                <w:rFonts w:ascii="Times New Roman" w:hAnsi="Times New Roman" w:cs="Times New Roman"/>
                <w:b/>
                <w:bCs/>
                <w:sz w:val="24"/>
                <w:szCs w:val="24"/>
              </w:rPr>
              <w:pPrChange w:id="4651" w:author="Mohammad Nayeem Hasan" w:date="2024-12-23T01:38:00Z" w16du:dateUtc="2024-12-22T19:38:00Z">
                <w:pPr/>
              </w:pPrChange>
            </w:pPr>
            <w:ins w:id="4652" w:author="Mohammad Nayeem Hasan" w:date="2024-11-04T00:07:00Z">
              <w:r w:rsidRPr="00033637">
                <w:rPr>
                  <w:rFonts w:ascii="Times New Roman" w:hAnsi="Times New Roman" w:cs="Times New Roman"/>
                  <w:b/>
                  <w:bCs/>
                  <w:sz w:val="24"/>
                  <w:szCs w:val="24"/>
                </w:rPr>
                <w:t>&lt;0.001</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055FF293" w14:textId="77777777" w:rsidR="00994FF0" w:rsidRPr="00033637" w:rsidRDefault="00994FF0" w:rsidP="00F31FB2">
            <w:pPr>
              <w:spacing w:line="480" w:lineRule="auto"/>
              <w:rPr>
                <w:ins w:id="4653" w:author="Mohammad Nayeem Hasan" w:date="2024-11-04T00:07:00Z"/>
                <w:rFonts w:ascii="Times New Roman" w:hAnsi="Times New Roman" w:cs="Times New Roman"/>
                <w:sz w:val="24"/>
                <w:szCs w:val="24"/>
              </w:rPr>
              <w:pPrChange w:id="4654" w:author="Mohammad Nayeem Hasan" w:date="2024-12-23T01:38:00Z" w16du:dateUtc="2024-12-22T19:38:00Z">
                <w:pPr/>
              </w:pPrChange>
            </w:pPr>
            <w:ins w:id="4655" w:author="Mohammad Nayeem Hasan" w:date="2024-11-04T00:07:00Z">
              <w:r w:rsidRPr="00033637">
                <w:rPr>
                  <w:rFonts w:ascii="Times New Roman" w:hAnsi="Times New Roman" w:cs="Times New Roman"/>
                  <w:sz w:val="24"/>
                  <w:szCs w:val="24"/>
                </w:rPr>
                <w:t>4.35 (2.10, 9.01)</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4CE9A7CD" w14:textId="77777777" w:rsidR="00994FF0" w:rsidRPr="00033637" w:rsidRDefault="00994FF0" w:rsidP="00F31FB2">
            <w:pPr>
              <w:spacing w:line="480" w:lineRule="auto"/>
              <w:rPr>
                <w:ins w:id="4656" w:author="Mohammad Nayeem Hasan" w:date="2024-11-04T00:07:00Z"/>
                <w:rFonts w:ascii="Times New Roman" w:hAnsi="Times New Roman" w:cs="Times New Roman"/>
                <w:b/>
                <w:bCs/>
                <w:sz w:val="24"/>
                <w:szCs w:val="24"/>
              </w:rPr>
              <w:pPrChange w:id="4657" w:author="Mohammad Nayeem Hasan" w:date="2024-12-23T01:38:00Z" w16du:dateUtc="2024-12-22T19:38:00Z">
                <w:pPr/>
              </w:pPrChange>
            </w:pPr>
            <w:ins w:id="4658" w:author="Mohammad Nayeem Hasan" w:date="2024-11-04T00:07:00Z">
              <w:r w:rsidRPr="00033637">
                <w:rPr>
                  <w:rFonts w:ascii="Times New Roman" w:hAnsi="Times New Roman" w:cs="Times New Roman"/>
                  <w:b/>
                  <w:bCs/>
                  <w:sz w:val="24"/>
                  <w:szCs w:val="24"/>
                </w:rPr>
                <w:t>&lt;0.001</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3AD7385E" w14:textId="77777777" w:rsidR="00994FF0" w:rsidRPr="00033637" w:rsidRDefault="00994FF0" w:rsidP="00F31FB2">
            <w:pPr>
              <w:spacing w:line="480" w:lineRule="auto"/>
              <w:rPr>
                <w:ins w:id="4659" w:author="Mohammad Nayeem Hasan" w:date="2024-11-04T00:07:00Z"/>
                <w:rFonts w:ascii="Times New Roman" w:hAnsi="Times New Roman" w:cs="Times New Roman"/>
                <w:sz w:val="24"/>
                <w:szCs w:val="24"/>
              </w:rPr>
              <w:pPrChange w:id="4660" w:author="Mohammad Nayeem Hasan" w:date="2024-12-23T01:38:00Z" w16du:dateUtc="2024-12-22T19:38:00Z">
                <w:pPr/>
              </w:pPrChange>
            </w:pPr>
            <w:ins w:id="4661" w:author="Mohammad Nayeem Hasan" w:date="2024-11-04T00:07:00Z">
              <w:r w:rsidRPr="00033637">
                <w:rPr>
                  <w:rFonts w:ascii="Times New Roman" w:hAnsi="Times New Roman" w:cs="Times New Roman"/>
                  <w:sz w:val="24"/>
                  <w:szCs w:val="24"/>
                </w:rPr>
                <w:t>3.32 (2.63, 4.19)</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6D9A4044" w14:textId="77777777" w:rsidR="00994FF0" w:rsidRPr="00033637" w:rsidRDefault="00994FF0" w:rsidP="00F31FB2">
            <w:pPr>
              <w:spacing w:line="480" w:lineRule="auto"/>
              <w:rPr>
                <w:ins w:id="4662" w:author="Mohammad Nayeem Hasan" w:date="2024-11-04T00:07:00Z"/>
                <w:rFonts w:ascii="Times New Roman" w:hAnsi="Times New Roman" w:cs="Times New Roman"/>
                <w:b/>
                <w:bCs/>
                <w:sz w:val="24"/>
                <w:szCs w:val="24"/>
                <w:highlight w:val="yellow"/>
              </w:rPr>
              <w:pPrChange w:id="4663" w:author="Mohammad Nayeem Hasan" w:date="2024-12-23T01:38:00Z" w16du:dateUtc="2024-12-22T19:38:00Z">
                <w:pPr/>
              </w:pPrChange>
            </w:pPr>
            <w:ins w:id="4664" w:author="Mohammad Nayeem Hasan" w:date="2024-11-04T00:07:00Z">
              <w:r w:rsidRPr="00033637">
                <w:rPr>
                  <w:rFonts w:ascii="Times New Roman" w:hAnsi="Times New Roman" w:cs="Times New Roman"/>
                  <w:b/>
                  <w:bCs/>
                  <w:sz w:val="24"/>
                  <w:szCs w:val="24"/>
                </w:rPr>
                <w:t>&lt;0.001</w:t>
              </w:r>
            </w:ins>
          </w:p>
        </w:tc>
      </w:tr>
      <w:tr w:rsidR="00994FF0" w:rsidRPr="00033637" w14:paraId="15711B2B" w14:textId="77777777" w:rsidTr="000C3C54">
        <w:trPr>
          <w:trHeight w:val="138"/>
          <w:jc w:val="center"/>
          <w:ins w:id="4665"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138B40DC" w14:textId="77777777" w:rsidR="00994FF0" w:rsidRPr="00033637" w:rsidRDefault="00994FF0" w:rsidP="00F31FB2">
            <w:pPr>
              <w:spacing w:line="480" w:lineRule="auto"/>
              <w:rPr>
                <w:ins w:id="4666" w:author="Mohammad Nayeem Hasan" w:date="2024-11-04T00:07:00Z"/>
                <w:rFonts w:ascii="Times New Roman" w:hAnsi="Times New Roman" w:cs="Times New Roman"/>
                <w:sz w:val="24"/>
                <w:szCs w:val="24"/>
              </w:rPr>
              <w:pPrChange w:id="4667" w:author="Mohammad Nayeem Hasan" w:date="2024-12-23T01:38:00Z" w16du:dateUtc="2024-12-22T19:38:00Z">
                <w:pPr/>
              </w:pPrChange>
            </w:pPr>
            <w:ins w:id="4668" w:author="Mohammad Nayeem Hasan" w:date="2024-11-04T00:07:00Z">
              <w:r w:rsidRPr="00033637">
                <w:rPr>
                  <w:rFonts w:ascii="Times New Roman" w:hAnsi="Times New Roman" w:cs="Times New Roman"/>
                  <w:sz w:val="24"/>
                  <w:szCs w:val="24"/>
                </w:rPr>
                <w:t>12-23</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6043E687" w14:textId="77777777" w:rsidR="00994FF0" w:rsidRPr="00033637" w:rsidRDefault="00994FF0" w:rsidP="00F31FB2">
            <w:pPr>
              <w:spacing w:line="480" w:lineRule="auto"/>
              <w:rPr>
                <w:ins w:id="4669" w:author="Mohammad Nayeem Hasan" w:date="2024-11-04T00:07:00Z"/>
                <w:rFonts w:ascii="Times New Roman" w:hAnsi="Times New Roman" w:cs="Times New Roman"/>
                <w:sz w:val="24"/>
                <w:szCs w:val="24"/>
              </w:rPr>
              <w:pPrChange w:id="4670" w:author="Mohammad Nayeem Hasan" w:date="2024-12-23T01:38:00Z" w16du:dateUtc="2024-12-22T19:38:00Z">
                <w:pPr/>
              </w:pPrChange>
            </w:pPr>
            <w:ins w:id="4671" w:author="Mohammad Nayeem Hasan" w:date="2024-11-04T00:07:00Z">
              <w:r w:rsidRPr="00033637">
                <w:rPr>
                  <w:rFonts w:ascii="Times New Roman" w:hAnsi="Times New Roman" w:cs="Times New Roman"/>
                  <w:sz w:val="24"/>
                  <w:szCs w:val="24"/>
                </w:rPr>
                <w:t>2.22 (1.86, 2.65)</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27EFA222" w14:textId="77777777" w:rsidR="00994FF0" w:rsidRPr="00033637" w:rsidRDefault="00994FF0" w:rsidP="00F31FB2">
            <w:pPr>
              <w:spacing w:line="480" w:lineRule="auto"/>
              <w:rPr>
                <w:ins w:id="4672" w:author="Mohammad Nayeem Hasan" w:date="2024-11-04T00:07:00Z"/>
                <w:rFonts w:ascii="Times New Roman" w:hAnsi="Times New Roman" w:cs="Times New Roman"/>
                <w:b/>
                <w:bCs/>
                <w:sz w:val="24"/>
                <w:szCs w:val="24"/>
              </w:rPr>
              <w:pPrChange w:id="4673" w:author="Mohammad Nayeem Hasan" w:date="2024-12-23T01:38:00Z" w16du:dateUtc="2024-12-22T19:38:00Z">
                <w:pPr/>
              </w:pPrChange>
            </w:pPr>
            <w:ins w:id="4674" w:author="Mohammad Nayeem Hasan" w:date="2024-11-04T00:07:00Z">
              <w:r w:rsidRPr="00033637">
                <w:rPr>
                  <w:rFonts w:ascii="Times New Roman" w:hAnsi="Times New Roman" w:cs="Times New Roman"/>
                  <w:b/>
                  <w:bCs/>
                  <w:sz w:val="24"/>
                  <w:szCs w:val="24"/>
                </w:rPr>
                <w:t>&lt;0.001</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2F2BCB11" w14:textId="77777777" w:rsidR="00994FF0" w:rsidRPr="00033637" w:rsidRDefault="00994FF0" w:rsidP="00F31FB2">
            <w:pPr>
              <w:spacing w:line="480" w:lineRule="auto"/>
              <w:rPr>
                <w:ins w:id="4675" w:author="Mohammad Nayeem Hasan" w:date="2024-11-04T00:07:00Z"/>
                <w:rFonts w:ascii="Times New Roman" w:hAnsi="Times New Roman" w:cs="Times New Roman"/>
                <w:sz w:val="24"/>
                <w:szCs w:val="24"/>
              </w:rPr>
              <w:pPrChange w:id="4676" w:author="Mohammad Nayeem Hasan" w:date="2024-12-23T01:38:00Z" w16du:dateUtc="2024-12-22T19:38:00Z">
                <w:pPr/>
              </w:pPrChange>
            </w:pPr>
            <w:ins w:id="4677" w:author="Mohammad Nayeem Hasan" w:date="2024-11-04T00:07:00Z">
              <w:r w:rsidRPr="00033637">
                <w:rPr>
                  <w:rFonts w:ascii="Times New Roman" w:hAnsi="Times New Roman" w:cs="Times New Roman"/>
                  <w:sz w:val="24"/>
                  <w:szCs w:val="24"/>
                </w:rPr>
                <w:t>5.24 (2.51, 10.95)</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3E1A276A" w14:textId="77777777" w:rsidR="00994FF0" w:rsidRPr="00033637" w:rsidRDefault="00994FF0" w:rsidP="00F31FB2">
            <w:pPr>
              <w:spacing w:line="480" w:lineRule="auto"/>
              <w:rPr>
                <w:ins w:id="4678" w:author="Mohammad Nayeem Hasan" w:date="2024-11-04T00:07:00Z"/>
                <w:rFonts w:ascii="Times New Roman" w:hAnsi="Times New Roman" w:cs="Times New Roman"/>
                <w:b/>
                <w:bCs/>
                <w:sz w:val="24"/>
                <w:szCs w:val="24"/>
              </w:rPr>
              <w:pPrChange w:id="4679" w:author="Mohammad Nayeem Hasan" w:date="2024-12-23T01:38:00Z" w16du:dateUtc="2024-12-22T19:38:00Z">
                <w:pPr/>
              </w:pPrChange>
            </w:pPr>
            <w:ins w:id="4680" w:author="Mohammad Nayeem Hasan" w:date="2024-11-04T00:07:00Z">
              <w:r w:rsidRPr="00033637">
                <w:rPr>
                  <w:rFonts w:ascii="Times New Roman" w:hAnsi="Times New Roman" w:cs="Times New Roman"/>
                  <w:b/>
                  <w:bCs/>
                  <w:sz w:val="24"/>
                  <w:szCs w:val="24"/>
                </w:rPr>
                <w:t>&lt;0.001</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0C66D7FD" w14:textId="77777777" w:rsidR="00994FF0" w:rsidRPr="00033637" w:rsidRDefault="00994FF0" w:rsidP="00F31FB2">
            <w:pPr>
              <w:spacing w:line="480" w:lineRule="auto"/>
              <w:rPr>
                <w:ins w:id="4681" w:author="Mohammad Nayeem Hasan" w:date="2024-11-04T00:07:00Z"/>
                <w:rFonts w:ascii="Times New Roman" w:hAnsi="Times New Roman" w:cs="Times New Roman"/>
                <w:sz w:val="24"/>
                <w:szCs w:val="24"/>
              </w:rPr>
              <w:pPrChange w:id="4682" w:author="Mohammad Nayeem Hasan" w:date="2024-12-23T01:38:00Z" w16du:dateUtc="2024-12-22T19:38:00Z">
                <w:pPr/>
              </w:pPrChange>
            </w:pPr>
            <w:ins w:id="4683" w:author="Mohammad Nayeem Hasan" w:date="2024-11-04T00:07:00Z">
              <w:r w:rsidRPr="00033637">
                <w:rPr>
                  <w:rFonts w:ascii="Times New Roman" w:hAnsi="Times New Roman" w:cs="Times New Roman"/>
                  <w:sz w:val="24"/>
                  <w:szCs w:val="24"/>
                </w:rPr>
                <w:t>3.36 (2.67, 4.22)</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6078CD84" w14:textId="77777777" w:rsidR="00994FF0" w:rsidRPr="00033637" w:rsidRDefault="00994FF0" w:rsidP="00F31FB2">
            <w:pPr>
              <w:spacing w:line="480" w:lineRule="auto"/>
              <w:rPr>
                <w:ins w:id="4684" w:author="Mohammad Nayeem Hasan" w:date="2024-11-04T00:07:00Z"/>
                <w:rFonts w:ascii="Times New Roman" w:hAnsi="Times New Roman" w:cs="Times New Roman"/>
                <w:b/>
                <w:bCs/>
                <w:sz w:val="24"/>
                <w:szCs w:val="24"/>
              </w:rPr>
              <w:pPrChange w:id="4685" w:author="Mohammad Nayeem Hasan" w:date="2024-12-23T01:38:00Z" w16du:dateUtc="2024-12-22T19:38:00Z">
                <w:pPr/>
              </w:pPrChange>
            </w:pPr>
            <w:ins w:id="4686" w:author="Mohammad Nayeem Hasan" w:date="2024-11-04T00:07:00Z">
              <w:r w:rsidRPr="00033637">
                <w:rPr>
                  <w:rFonts w:ascii="Times New Roman" w:hAnsi="Times New Roman" w:cs="Times New Roman"/>
                  <w:b/>
                  <w:bCs/>
                  <w:sz w:val="24"/>
                  <w:szCs w:val="24"/>
                </w:rPr>
                <w:t>&lt;0.001</w:t>
              </w:r>
            </w:ins>
          </w:p>
        </w:tc>
      </w:tr>
      <w:tr w:rsidR="00994FF0" w:rsidRPr="00033637" w14:paraId="383122D3" w14:textId="77777777" w:rsidTr="000C3C54">
        <w:trPr>
          <w:trHeight w:val="138"/>
          <w:jc w:val="center"/>
          <w:ins w:id="4687"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2F2C0EC6" w14:textId="77777777" w:rsidR="00994FF0" w:rsidRPr="00033637" w:rsidRDefault="00994FF0" w:rsidP="00F31FB2">
            <w:pPr>
              <w:spacing w:line="480" w:lineRule="auto"/>
              <w:rPr>
                <w:ins w:id="4688" w:author="Mohammad Nayeem Hasan" w:date="2024-11-04T00:07:00Z"/>
                <w:rFonts w:ascii="Times New Roman" w:hAnsi="Times New Roman" w:cs="Times New Roman"/>
                <w:sz w:val="24"/>
                <w:szCs w:val="24"/>
              </w:rPr>
              <w:pPrChange w:id="4689" w:author="Mohammad Nayeem Hasan" w:date="2024-12-23T01:38:00Z" w16du:dateUtc="2024-12-22T19:38:00Z">
                <w:pPr/>
              </w:pPrChange>
            </w:pPr>
            <w:ins w:id="4690" w:author="Mohammad Nayeem Hasan" w:date="2024-11-04T00:07:00Z">
              <w:r w:rsidRPr="00033637">
                <w:rPr>
                  <w:rFonts w:ascii="Times New Roman" w:hAnsi="Times New Roman" w:cs="Times New Roman"/>
                  <w:sz w:val="24"/>
                  <w:szCs w:val="24"/>
                </w:rPr>
                <w:t>24-35</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483F86B7" w14:textId="77777777" w:rsidR="00994FF0" w:rsidRPr="00033637" w:rsidRDefault="00994FF0" w:rsidP="00F31FB2">
            <w:pPr>
              <w:spacing w:line="480" w:lineRule="auto"/>
              <w:rPr>
                <w:ins w:id="4691" w:author="Mohammad Nayeem Hasan" w:date="2024-11-04T00:07:00Z"/>
                <w:rFonts w:ascii="Times New Roman" w:hAnsi="Times New Roman" w:cs="Times New Roman"/>
                <w:sz w:val="24"/>
                <w:szCs w:val="24"/>
              </w:rPr>
              <w:pPrChange w:id="4692" w:author="Mohammad Nayeem Hasan" w:date="2024-12-23T01:38:00Z" w16du:dateUtc="2024-12-22T19:38:00Z">
                <w:pPr/>
              </w:pPrChange>
            </w:pPr>
            <w:ins w:id="4693" w:author="Mohammad Nayeem Hasan" w:date="2024-11-04T00:07:00Z">
              <w:r w:rsidRPr="00033637">
                <w:rPr>
                  <w:rFonts w:ascii="Times New Roman" w:hAnsi="Times New Roman" w:cs="Times New Roman"/>
                  <w:sz w:val="24"/>
                  <w:szCs w:val="24"/>
                </w:rPr>
                <w:t>1.45 (1.22, 1.73)</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481FEA94" w14:textId="77777777" w:rsidR="00994FF0" w:rsidRPr="00033637" w:rsidRDefault="00994FF0" w:rsidP="00F31FB2">
            <w:pPr>
              <w:spacing w:line="480" w:lineRule="auto"/>
              <w:rPr>
                <w:ins w:id="4694" w:author="Mohammad Nayeem Hasan" w:date="2024-11-04T00:07:00Z"/>
                <w:rFonts w:ascii="Times New Roman" w:hAnsi="Times New Roman" w:cs="Times New Roman"/>
                <w:b/>
                <w:bCs/>
                <w:sz w:val="24"/>
                <w:szCs w:val="24"/>
              </w:rPr>
              <w:pPrChange w:id="4695" w:author="Mohammad Nayeem Hasan" w:date="2024-12-23T01:38:00Z" w16du:dateUtc="2024-12-22T19:38:00Z">
                <w:pPr/>
              </w:pPrChange>
            </w:pPr>
            <w:ins w:id="4696" w:author="Mohammad Nayeem Hasan" w:date="2024-11-04T00:07:00Z">
              <w:r w:rsidRPr="00033637">
                <w:rPr>
                  <w:rFonts w:ascii="Times New Roman" w:hAnsi="Times New Roman" w:cs="Times New Roman"/>
                  <w:b/>
                  <w:bCs/>
                  <w:sz w:val="24"/>
                  <w:szCs w:val="24"/>
                </w:rPr>
                <w:t>&lt;0.001</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0B771047" w14:textId="77777777" w:rsidR="00994FF0" w:rsidRPr="00033637" w:rsidRDefault="00994FF0" w:rsidP="00F31FB2">
            <w:pPr>
              <w:spacing w:line="480" w:lineRule="auto"/>
              <w:rPr>
                <w:ins w:id="4697" w:author="Mohammad Nayeem Hasan" w:date="2024-11-04T00:07:00Z"/>
                <w:rFonts w:ascii="Times New Roman" w:hAnsi="Times New Roman" w:cs="Times New Roman"/>
                <w:sz w:val="24"/>
                <w:szCs w:val="24"/>
              </w:rPr>
              <w:pPrChange w:id="4698" w:author="Mohammad Nayeem Hasan" w:date="2024-12-23T01:38:00Z" w16du:dateUtc="2024-12-22T19:38:00Z">
                <w:pPr/>
              </w:pPrChange>
            </w:pPr>
            <w:ins w:id="4699" w:author="Mohammad Nayeem Hasan" w:date="2024-11-04T00:07:00Z">
              <w:r w:rsidRPr="00033637">
                <w:rPr>
                  <w:rFonts w:ascii="Times New Roman" w:hAnsi="Times New Roman" w:cs="Times New Roman"/>
                  <w:sz w:val="24"/>
                  <w:szCs w:val="24"/>
                </w:rPr>
                <w:t>1.59 (0.71, 3.59)</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71B82578" w14:textId="77777777" w:rsidR="00994FF0" w:rsidRPr="00033637" w:rsidRDefault="00994FF0" w:rsidP="00F31FB2">
            <w:pPr>
              <w:spacing w:line="480" w:lineRule="auto"/>
              <w:rPr>
                <w:ins w:id="4700" w:author="Mohammad Nayeem Hasan" w:date="2024-11-04T00:07:00Z"/>
                <w:rFonts w:ascii="Times New Roman" w:hAnsi="Times New Roman" w:cs="Times New Roman"/>
                <w:sz w:val="24"/>
                <w:szCs w:val="24"/>
              </w:rPr>
              <w:pPrChange w:id="4701" w:author="Mohammad Nayeem Hasan" w:date="2024-12-23T01:38:00Z" w16du:dateUtc="2024-12-22T19:38:00Z">
                <w:pPr/>
              </w:pPrChange>
            </w:pPr>
            <w:ins w:id="4702" w:author="Mohammad Nayeem Hasan" w:date="2024-11-04T00:07:00Z">
              <w:r w:rsidRPr="00033637">
                <w:rPr>
                  <w:rFonts w:ascii="Times New Roman" w:hAnsi="Times New Roman" w:cs="Times New Roman"/>
                  <w:sz w:val="24"/>
                  <w:szCs w:val="24"/>
                </w:rPr>
                <w:t>0.261</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408256D8" w14:textId="77777777" w:rsidR="00994FF0" w:rsidRPr="00033637" w:rsidRDefault="00994FF0" w:rsidP="00F31FB2">
            <w:pPr>
              <w:spacing w:line="480" w:lineRule="auto"/>
              <w:rPr>
                <w:ins w:id="4703" w:author="Mohammad Nayeem Hasan" w:date="2024-11-04T00:07:00Z"/>
                <w:rFonts w:ascii="Times New Roman" w:hAnsi="Times New Roman" w:cs="Times New Roman"/>
                <w:sz w:val="24"/>
                <w:szCs w:val="24"/>
              </w:rPr>
              <w:pPrChange w:id="4704" w:author="Mohammad Nayeem Hasan" w:date="2024-12-23T01:38:00Z" w16du:dateUtc="2024-12-22T19:38:00Z">
                <w:pPr/>
              </w:pPrChange>
            </w:pPr>
            <w:ins w:id="4705" w:author="Mohammad Nayeem Hasan" w:date="2024-11-04T00:07:00Z">
              <w:r w:rsidRPr="00033637">
                <w:rPr>
                  <w:rFonts w:ascii="Times New Roman" w:hAnsi="Times New Roman" w:cs="Times New Roman"/>
                  <w:sz w:val="24"/>
                  <w:szCs w:val="24"/>
                </w:rPr>
                <w:t>2.26 (1.76, 2.89)</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634A65D2" w14:textId="77777777" w:rsidR="00994FF0" w:rsidRPr="00033637" w:rsidRDefault="00994FF0" w:rsidP="00F31FB2">
            <w:pPr>
              <w:spacing w:line="480" w:lineRule="auto"/>
              <w:rPr>
                <w:ins w:id="4706" w:author="Mohammad Nayeem Hasan" w:date="2024-11-04T00:07:00Z"/>
                <w:rFonts w:ascii="Times New Roman" w:hAnsi="Times New Roman" w:cs="Times New Roman"/>
                <w:b/>
                <w:bCs/>
                <w:sz w:val="24"/>
                <w:szCs w:val="24"/>
                <w:highlight w:val="yellow"/>
              </w:rPr>
              <w:pPrChange w:id="4707" w:author="Mohammad Nayeem Hasan" w:date="2024-12-23T01:38:00Z" w16du:dateUtc="2024-12-22T19:38:00Z">
                <w:pPr/>
              </w:pPrChange>
            </w:pPr>
            <w:ins w:id="4708" w:author="Mohammad Nayeem Hasan" w:date="2024-11-04T00:07:00Z">
              <w:r w:rsidRPr="00033637">
                <w:rPr>
                  <w:rFonts w:ascii="Times New Roman" w:hAnsi="Times New Roman" w:cs="Times New Roman"/>
                  <w:b/>
                  <w:bCs/>
                  <w:sz w:val="24"/>
                  <w:szCs w:val="24"/>
                </w:rPr>
                <w:t>&lt;0.001</w:t>
              </w:r>
            </w:ins>
          </w:p>
        </w:tc>
      </w:tr>
      <w:tr w:rsidR="00994FF0" w:rsidRPr="00033637" w14:paraId="767A48A8" w14:textId="77777777" w:rsidTr="000C3C54">
        <w:trPr>
          <w:trHeight w:val="138"/>
          <w:jc w:val="center"/>
          <w:ins w:id="4709"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5011C3F4" w14:textId="77777777" w:rsidR="00994FF0" w:rsidRPr="00033637" w:rsidRDefault="00994FF0" w:rsidP="00F31FB2">
            <w:pPr>
              <w:spacing w:line="480" w:lineRule="auto"/>
              <w:rPr>
                <w:ins w:id="4710" w:author="Mohammad Nayeem Hasan" w:date="2024-11-04T00:07:00Z"/>
                <w:rFonts w:ascii="Times New Roman" w:hAnsi="Times New Roman" w:cs="Times New Roman"/>
                <w:sz w:val="24"/>
                <w:szCs w:val="24"/>
              </w:rPr>
              <w:pPrChange w:id="4711" w:author="Mohammad Nayeem Hasan" w:date="2024-12-23T01:38:00Z" w16du:dateUtc="2024-12-22T19:38:00Z">
                <w:pPr/>
              </w:pPrChange>
            </w:pPr>
            <w:ins w:id="4712" w:author="Mohammad Nayeem Hasan" w:date="2024-11-04T00:07:00Z">
              <w:r w:rsidRPr="00033637">
                <w:rPr>
                  <w:rFonts w:ascii="Times New Roman" w:hAnsi="Times New Roman" w:cs="Times New Roman"/>
                  <w:sz w:val="24"/>
                  <w:szCs w:val="24"/>
                </w:rPr>
                <w:t>36-47</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54975689" w14:textId="77777777" w:rsidR="00994FF0" w:rsidRPr="00033637" w:rsidRDefault="00994FF0" w:rsidP="00F31FB2">
            <w:pPr>
              <w:spacing w:line="480" w:lineRule="auto"/>
              <w:rPr>
                <w:ins w:id="4713" w:author="Mohammad Nayeem Hasan" w:date="2024-11-04T00:07:00Z"/>
                <w:rFonts w:ascii="Times New Roman" w:hAnsi="Times New Roman" w:cs="Times New Roman"/>
                <w:sz w:val="24"/>
                <w:szCs w:val="24"/>
              </w:rPr>
              <w:pPrChange w:id="4714" w:author="Mohammad Nayeem Hasan" w:date="2024-12-23T01:38:00Z" w16du:dateUtc="2024-12-22T19:38:00Z">
                <w:pPr/>
              </w:pPrChange>
            </w:pPr>
            <w:ins w:id="4715" w:author="Mohammad Nayeem Hasan" w:date="2024-11-04T00:07:00Z">
              <w:r w:rsidRPr="00033637">
                <w:rPr>
                  <w:rFonts w:ascii="Times New Roman" w:hAnsi="Times New Roman" w:cs="Times New Roman"/>
                  <w:sz w:val="24"/>
                  <w:szCs w:val="24"/>
                </w:rPr>
                <w:t>1.17 (0.97, 1.42)</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4CDF9904" w14:textId="77777777" w:rsidR="00994FF0" w:rsidRPr="00033637" w:rsidRDefault="00994FF0" w:rsidP="00F31FB2">
            <w:pPr>
              <w:spacing w:line="480" w:lineRule="auto"/>
              <w:rPr>
                <w:ins w:id="4716" w:author="Mohammad Nayeem Hasan" w:date="2024-11-04T00:07:00Z"/>
                <w:rFonts w:ascii="Times New Roman" w:hAnsi="Times New Roman" w:cs="Times New Roman"/>
                <w:sz w:val="24"/>
                <w:szCs w:val="24"/>
              </w:rPr>
              <w:pPrChange w:id="4717" w:author="Mohammad Nayeem Hasan" w:date="2024-12-23T01:38:00Z" w16du:dateUtc="2024-12-22T19:38:00Z">
                <w:pPr/>
              </w:pPrChange>
            </w:pPr>
            <w:ins w:id="4718" w:author="Mohammad Nayeem Hasan" w:date="2024-11-04T00:07:00Z">
              <w:r w:rsidRPr="00033637">
                <w:rPr>
                  <w:rFonts w:ascii="Times New Roman" w:hAnsi="Times New Roman" w:cs="Times New Roman"/>
                  <w:sz w:val="24"/>
                  <w:szCs w:val="24"/>
                </w:rPr>
                <w:t>0.108</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38FE00BA" w14:textId="77777777" w:rsidR="00994FF0" w:rsidRPr="00033637" w:rsidRDefault="00994FF0" w:rsidP="00F31FB2">
            <w:pPr>
              <w:spacing w:line="480" w:lineRule="auto"/>
              <w:rPr>
                <w:ins w:id="4719" w:author="Mohammad Nayeem Hasan" w:date="2024-11-04T00:07:00Z"/>
                <w:rFonts w:ascii="Times New Roman" w:hAnsi="Times New Roman" w:cs="Times New Roman"/>
                <w:sz w:val="24"/>
                <w:szCs w:val="24"/>
              </w:rPr>
              <w:pPrChange w:id="4720" w:author="Mohammad Nayeem Hasan" w:date="2024-12-23T01:38:00Z" w16du:dateUtc="2024-12-22T19:38:00Z">
                <w:pPr/>
              </w:pPrChange>
            </w:pPr>
            <w:ins w:id="4721" w:author="Mohammad Nayeem Hasan" w:date="2024-11-04T00:07:00Z">
              <w:r w:rsidRPr="00033637">
                <w:rPr>
                  <w:rFonts w:ascii="Times New Roman" w:hAnsi="Times New Roman" w:cs="Times New Roman"/>
                  <w:sz w:val="24"/>
                  <w:szCs w:val="24"/>
                </w:rPr>
                <w:t>2.11 (0.92, 4.82)</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036EA3FC" w14:textId="77777777" w:rsidR="00994FF0" w:rsidRPr="00033637" w:rsidRDefault="00994FF0" w:rsidP="00F31FB2">
            <w:pPr>
              <w:spacing w:line="480" w:lineRule="auto"/>
              <w:rPr>
                <w:ins w:id="4722" w:author="Mohammad Nayeem Hasan" w:date="2024-11-04T00:07:00Z"/>
                <w:rFonts w:ascii="Times New Roman" w:hAnsi="Times New Roman" w:cs="Times New Roman"/>
                <w:sz w:val="24"/>
                <w:szCs w:val="24"/>
              </w:rPr>
              <w:pPrChange w:id="4723" w:author="Mohammad Nayeem Hasan" w:date="2024-12-23T01:38:00Z" w16du:dateUtc="2024-12-22T19:38:00Z">
                <w:pPr/>
              </w:pPrChange>
            </w:pPr>
            <w:ins w:id="4724" w:author="Mohammad Nayeem Hasan" w:date="2024-11-04T00:07:00Z">
              <w:r w:rsidRPr="00033637">
                <w:rPr>
                  <w:rFonts w:ascii="Times New Roman" w:hAnsi="Times New Roman" w:cs="Times New Roman"/>
                  <w:sz w:val="24"/>
                  <w:szCs w:val="24"/>
                </w:rPr>
                <w:t>0.077</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4695A7CE" w14:textId="77777777" w:rsidR="00994FF0" w:rsidRPr="00033637" w:rsidRDefault="00994FF0" w:rsidP="00F31FB2">
            <w:pPr>
              <w:spacing w:line="480" w:lineRule="auto"/>
              <w:rPr>
                <w:ins w:id="4725" w:author="Mohammad Nayeem Hasan" w:date="2024-11-04T00:07:00Z"/>
                <w:rFonts w:ascii="Times New Roman" w:hAnsi="Times New Roman" w:cs="Times New Roman"/>
                <w:sz w:val="24"/>
                <w:szCs w:val="24"/>
              </w:rPr>
              <w:pPrChange w:id="4726" w:author="Mohammad Nayeem Hasan" w:date="2024-12-23T01:38:00Z" w16du:dateUtc="2024-12-22T19:38:00Z">
                <w:pPr/>
              </w:pPrChange>
            </w:pPr>
            <w:ins w:id="4727" w:author="Mohammad Nayeem Hasan" w:date="2024-11-04T00:07:00Z">
              <w:r w:rsidRPr="00033637">
                <w:rPr>
                  <w:rFonts w:ascii="Times New Roman" w:hAnsi="Times New Roman" w:cs="Times New Roman"/>
                  <w:sz w:val="24"/>
                  <w:szCs w:val="24"/>
                </w:rPr>
                <w:t>1.52 (1.18, 1.95)</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76535895" w14:textId="77777777" w:rsidR="00994FF0" w:rsidRPr="00033637" w:rsidRDefault="00994FF0" w:rsidP="00F31FB2">
            <w:pPr>
              <w:spacing w:line="480" w:lineRule="auto"/>
              <w:rPr>
                <w:ins w:id="4728" w:author="Mohammad Nayeem Hasan" w:date="2024-11-04T00:07:00Z"/>
                <w:rFonts w:ascii="Times New Roman" w:hAnsi="Times New Roman" w:cs="Times New Roman"/>
                <w:b/>
                <w:bCs/>
                <w:sz w:val="24"/>
                <w:szCs w:val="24"/>
              </w:rPr>
              <w:pPrChange w:id="4729" w:author="Mohammad Nayeem Hasan" w:date="2024-12-23T01:38:00Z" w16du:dateUtc="2024-12-22T19:38:00Z">
                <w:pPr/>
              </w:pPrChange>
            </w:pPr>
            <w:ins w:id="4730" w:author="Mohammad Nayeem Hasan" w:date="2024-11-04T00:07:00Z">
              <w:r w:rsidRPr="00033637">
                <w:rPr>
                  <w:rFonts w:ascii="Times New Roman" w:hAnsi="Times New Roman" w:cs="Times New Roman"/>
                  <w:b/>
                  <w:bCs/>
                  <w:sz w:val="24"/>
                  <w:szCs w:val="24"/>
                </w:rPr>
                <w:t>0.001</w:t>
              </w:r>
            </w:ins>
          </w:p>
        </w:tc>
      </w:tr>
      <w:tr w:rsidR="00994FF0" w:rsidRPr="00033637" w14:paraId="5D559BC9" w14:textId="77777777" w:rsidTr="000C3C54">
        <w:trPr>
          <w:trHeight w:val="138"/>
          <w:jc w:val="center"/>
          <w:ins w:id="4731"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4C42510A" w14:textId="77777777" w:rsidR="00994FF0" w:rsidRPr="00033637" w:rsidRDefault="00994FF0" w:rsidP="00F31FB2">
            <w:pPr>
              <w:spacing w:line="480" w:lineRule="auto"/>
              <w:rPr>
                <w:ins w:id="4732" w:author="Mohammad Nayeem Hasan" w:date="2024-11-04T00:07:00Z"/>
                <w:rFonts w:ascii="Times New Roman" w:hAnsi="Times New Roman" w:cs="Times New Roman"/>
                <w:sz w:val="24"/>
                <w:szCs w:val="24"/>
              </w:rPr>
              <w:pPrChange w:id="4733" w:author="Mohammad Nayeem Hasan" w:date="2024-12-23T01:38:00Z" w16du:dateUtc="2024-12-22T19:38:00Z">
                <w:pPr/>
              </w:pPrChange>
            </w:pPr>
            <w:ins w:id="4734" w:author="Mohammad Nayeem Hasan" w:date="2024-11-04T00:07:00Z">
              <w:r w:rsidRPr="00033637">
                <w:rPr>
                  <w:rFonts w:ascii="Times New Roman" w:hAnsi="Times New Roman" w:cs="Times New Roman"/>
                  <w:sz w:val="24"/>
                  <w:szCs w:val="24"/>
                </w:rPr>
                <w:t>48-59</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272BB7CA" w14:textId="77777777" w:rsidR="00994FF0" w:rsidRPr="00033637" w:rsidRDefault="00994FF0" w:rsidP="00F31FB2">
            <w:pPr>
              <w:spacing w:line="480" w:lineRule="auto"/>
              <w:rPr>
                <w:ins w:id="4735" w:author="Mohammad Nayeem Hasan" w:date="2024-11-04T00:07:00Z"/>
                <w:rFonts w:ascii="Times New Roman" w:hAnsi="Times New Roman" w:cs="Times New Roman"/>
                <w:sz w:val="24"/>
                <w:szCs w:val="24"/>
              </w:rPr>
              <w:pPrChange w:id="4736" w:author="Mohammad Nayeem Hasan" w:date="2024-12-23T01:38:00Z" w16du:dateUtc="2024-12-22T19:38:00Z">
                <w:pPr/>
              </w:pPrChange>
            </w:pPr>
            <w:ins w:id="4737" w:author="Mohammad Nayeem Hasan" w:date="2024-11-04T00:07:00Z">
              <w:r w:rsidRPr="00033637">
                <w:rPr>
                  <w:rFonts w:ascii="Times New Roman" w:hAnsi="Times New Roman" w:cs="Times New Roman"/>
                  <w:sz w:val="24"/>
                  <w:szCs w:val="24"/>
                </w:rPr>
                <w:t>Reference</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53367AFA" w14:textId="77777777" w:rsidR="00994FF0" w:rsidRPr="00033637" w:rsidRDefault="00994FF0" w:rsidP="00F31FB2">
            <w:pPr>
              <w:spacing w:line="480" w:lineRule="auto"/>
              <w:rPr>
                <w:ins w:id="4738" w:author="Mohammad Nayeem Hasan" w:date="2024-11-04T00:07:00Z"/>
                <w:rFonts w:ascii="Times New Roman" w:hAnsi="Times New Roman" w:cs="Times New Roman"/>
                <w:sz w:val="24"/>
                <w:szCs w:val="24"/>
              </w:rPr>
              <w:pPrChange w:id="4739" w:author="Mohammad Nayeem Hasan" w:date="2024-12-23T01:38:00Z" w16du:dateUtc="2024-12-22T19:38:00Z">
                <w:pPr/>
              </w:pPrChange>
            </w:pPr>
            <w:ins w:id="4740"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6C18A44E" w14:textId="77777777" w:rsidR="00994FF0" w:rsidRPr="00033637" w:rsidRDefault="00994FF0" w:rsidP="00F31FB2">
            <w:pPr>
              <w:spacing w:line="480" w:lineRule="auto"/>
              <w:rPr>
                <w:ins w:id="4741" w:author="Mohammad Nayeem Hasan" w:date="2024-11-04T00:07:00Z"/>
                <w:rFonts w:ascii="Times New Roman" w:hAnsi="Times New Roman" w:cs="Times New Roman"/>
                <w:sz w:val="24"/>
                <w:szCs w:val="24"/>
              </w:rPr>
              <w:pPrChange w:id="4742" w:author="Mohammad Nayeem Hasan" w:date="2024-12-23T01:38:00Z" w16du:dateUtc="2024-12-22T19:38:00Z">
                <w:pPr/>
              </w:pPrChange>
            </w:pPr>
            <w:ins w:id="4743" w:author="Mohammad Nayeem Hasan" w:date="2024-11-04T00:07:00Z">
              <w:r w:rsidRPr="00033637">
                <w:rPr>
                  <w:rFonts w:ascii="Times New Roman" w:hAnsi="Times New Roman" w:cs="Times New Roman"/>
                  <w:sz w:val="24"/>
                  <w:szCs w:val="24"/>
                </w:rPr>
                <w:t>Reference</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08643C3A" w14:textId="77777777" w:rsidR="00994FF0" w:rsidRPr="00033637" w:rsidRDefault="00994FF0" w:rsidP="00F31FB2">
            <w:pPr>
              <w:spacing w:line="480" w:lineRule="auto"/>
              <w:rPr>
                <w:ins w:id="4744" w:author="Mohammad Nayeem Hasan" w:date="2024-11-04T00:07:00Z"/>
                <w:rFonts w:ascii="Times New Roman" w:hAnsi="Times New Roman" w:cs="Times New Roman"/>
                <w:sz w:val="24"/>
                <w:szCs w:val="24"/>
              </w:rPr>
              <w:pPrChange w:id="4745" w:author="Mohammad Nayeem Hasan" w:date="2024-12-23T01:38:00Z" w16du:dateUtc="2024-12-22T19:38:00Z">
                <w:pPr/>
              </w:pPrChange>
            </w:pPr>
            <w:ins w:id="4746"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0867222A" w14:textId="77777777" w:rsidR="00994FF0" w:rsidRPr="00033637" w:rsidRDefault="00994FF0" w:rsidP="00F31FB2">
            <w:pPr>
              <w:spacing w:line="480" w:lineRule="auto"/>
              <w:rPr>
                <w:ins w:id="4747" w:author="Mohammad Nayeem Hasan" w:date="2024-11-04T00:07:00Z"/>
                <w:rFonts w:ascii="Times New Roman" w:hAnsi="Times New Roman" w:cs="Times New Roman"/>
                <w:sz w:val="24"/>
                <w:szCs w:val="24"/>
              </w:rPr>
              <w:pPrChange w:id="4748" w:author="Mohammad Nayeem Hasan" w:date="2024-12-23T01:38:00Z" w16du:dateUtc="2024-12-22T19:38:00Z">
                <w:pPr/>
              </w:pPrChange>
            </w:pPr>
            <w:ins w:id="4749" w:author="Mohammad Nayeem Hasan" w:date="2024-11-04T00:07:00Z">
              <w:r w:rsidRPr="00033637">
                <w:rPr>
                  <w:rFonts w:ascii="Times New Roman" w:hAnsi="Times New Roman" w:cs="Times New Roman"/>
                  <w:sz w:val="24"/>
                  <w:szCs w:val="24"/>
                </w:rPr>
                <w:t>Reference</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7796555C" w14:textId="77777777" w:rsidR="00994FF0" w:rsidRPr="00033637" w:rsidRDefault="00994FF0" w:rsidP="00F31FB2">
            <w:pPr>
              <w:spacing w:line="480" w:lineRule="auto"/>
              <w:rPr>
                <w:ins w:id="4750" w:author="Mohammad Nayeem Hasan" w:date="2024-11-04T00:07:00Z"/>
                <w:rFonts w:ascii="Times New Roman" w:hAnsi="Times New Roman" w:cs="Times New Roman"/>
                <w:sz w:val="24"/>
                <w:szCs w:val="24"/>
              </w:rPr>
              <w:pPrChange w:id="4751" w:author="Mohammad Nayeem Hasan" w:date="2024-12-23T01:38:00Z" w16du:dateUtc="2024-12-22T19:38:00Z">
                <w:pPr/>
              </w:pPrChange>
            </w:pPr>
            <w:ins w:id="4752" w:author="Mohammad Nayeem Hasan" w:date="2024-11-04T00:07:00Z">
              <w:r w:rsidRPr="00033637">
                <w:rPr>
                  <w:rFonts w:ascii="Times New Roman" w:hAnsi="Times New Roman" w:cs="Times New Roman"/>
                  <w:sz w:val="24"/>
                  <w:szCs w:val="24"/>
                </w:rPr>
                <w:t>-</w:t>
              </w:r>
            </w:ins>
          </w:p>
        </w:tc>
      </w:tr>
      <w:tr w:rsidR="00994FF0" w:rsidRPr="00033637" w14:paraId="4F4462E5" w14:textId="77777777" w:rsidTr="000C3C54">
        <w:trPr>
          <w:trHeight w:val="138"/>
          <w:jc w:val="center"/>
          <w:ins w:id="4753"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3846677B" w14:textId="77777777" w:rsidR="00994FF0" w:rsidRPr="00033637" w:rsidRDefault="00994FF0" w:rsidP="00F31FB2">
            <w:pPr>
              <w:spacing w:line="480" w:lineRule="auto"/>
              <w:rPr>
                <w:ins w:id="4754" w:author="Mohammad Nayeem Hasan" w:date="2024-11-04T00:07:00Z"/>
                <w:rFonts w:ascii="Times New Roman" w:hAnsi="Times New Roman" w:cs="Times New Roman"/>
                <w:sz w:val="24"/>
                <w:szCs w:val="24"/>
              </w:rPr>
              <w:pPrChange w:id="4755" w:author="Mohammad Nayeem Hasan" w:date="2024-12-23T01:38:00Z" w16du:dateUtc="2024-12-22T19:38:00Z">
                <w:pPr/>
              </w:pPrChange>
            </w:pPr>
            <w:ins w:id="4756" w:author="Mohammad Nayeem Hasan" w:date="2024-11-04T00:07:00Z">
              <w:r w:rsidRPr="00033637">
                <w:rPr>
                  <w:rFonts w:ascii="Times New Roman" w:hAnsi="Times New Roman" w:cs="Times New Roman"/>
                  <w:sz w:val="24"/>
                  <w:szCs w:val="24"/>
                </w:rPr>
                <w:t>Child’s sex</w:t>
              </w:r>
            </w:ins>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7FFC9E04" w14:textId="77777777" w:rsidR="00994FF0" w:rsidRPr="00033637" w:rsidRDefault="00994FF0" w:rsidP="00F31FB2">
            <w:pPr>
              <w:spacing w:line="480" w:lineRule="auto"/>
              <w:rPr>
                <w:ins w:id="4757" w:author="Mohammad Nayeem Hasan" w:date="2024-11-04T00:07:00Z"/>
                <w:rFonts w:ascii="Times New Roman" w:hAnsi="Times New Roman" w:cs="Times New Roman"/>
                <w:sz w:val="24"/>
                <w:szCs w:val="24"/>
              </w:rPr>
              <w:pPrChange w:id="4758"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1946F279" w14:textId="77777777" w:rsidR="00994FF0" w:rsidRPr="00033637" w:rsidRDefault="00994FF0" w:rsidP="00F31FB2">
            <w:pPr>
              <w:spacing w:line="480" w:lineRule="auto"/>
              <w:rPr>
                <w:ins w:id="4759" w:author="Mohammad Nayeem Hasan" w:date="2024-11-04T00:07:00Z"/>
                <w:rFonts w:ascii="Times New Roman" w:hAnsi="Times New Roman" w:cs="Times New Roman"/>
                <w:sz w:val="24"/>
                <w:szCs w:val="24"/>
              </w:rPr>
              <w:pPrChange w:id="4760"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51D0B88A" w14:textId="77777777" w:rsidR="00994FF0" w:rsidRPr="00033637" w:rsidRDefault="00994FF0" w:rsidP="00F31FB2">
            <w:pPr>
              <w:spacing w:line="480" w:lineRule="auto"/>
              <w:rPr>
                <w:ins w:id="4761" w:author="Mohammad Nayeem Hasan" w:date="2024-11-04T00:07:00Z"/>
                <w:rFonts w:ascii="Times New Roman" w:hAnsi="Times New Roman" w:cs="Times New Roman"/>
                <w:sz w:val="24"/>
                <w:szCs w:val="24"/>
              </w:rPr>
              <w:pPrChange w:id="4762" w:author="Mohammad Nayeem Hasan" w:date="2024-12-23T01:38:00Z" w16du:dateUtc="2024-12-22T19:38:00Z">
                <w:pPr/>
              </w:pPrChange>
            </w:pPr>
          </w:p>
        </w:tc>
      </w:tr>
      <w:tr w:rsidR="00994FF0" w:rsidRPr="00033637" w14:paraId="33BD3A24" w14:textId="77777777" w:rsidTr="000C3C54">
        <w:trPr>
          <w:trHeight w:val="268"/>
          <w:jc w:val="center"/>
          <w:ins w:id="4763"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0D92C017" w14:textId="77777777" w:rsidR="00994FF0" w:rsidRPr="00033637" w:rsidRDefault="00994FF0" w:rsidP="00F31FB2">
            <w:pPr>
              <w:spacing w:line="480" w:lineRule="auto"/>
              <w:rPr>
                <w:ins w:id="4764" w:author="Mohammad Nayeem Hasan" w:date="2024-11-04T00:07:00Z"/>
                <w:rFonts w:ascii="Times New Roman" w:hAnsi="Times New Roman" w:cs="Times New Roman"/>
                <w:sz w:val="24"/>
                <w:szCs w:val="24"/>
              </w:rPr>
              <w:pPrChange w:id="4765" w:author="Mohammad Nayeem Hasan" w:date="2024-12-23T01:38:00Z" w16du:dateUtc="2024-12-22T19:38:00Z">
                <w:pPr/>
              </w:pPrChange>
            </w:pPr>
            <w:ins w:id="4766" w:author="Mohammad Nayeem Hasan" w:date="2024-11-04T00:07:00Z">
              <w:r w:rsidRPr="00033637">
                <w:rPr>
                  <w:rFonts w:ascii="Times New Roman" w:hAnsi="Times New Roman" w:cs="Times New Roman"/>
                  <w:sz w:val="24"/>
                  <w:szCs w:val="24"/>
                </w:rPr>
                <w:t>Male</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51DFDE1D" w14:textId="77777777" w:rsidR="00994FF0" w:rsidRPr="00033637" w:rsidRDefault="00994FF0" w:rsidP="00F31FB2">
            <w:pPr>
              <w:spacing w:line="480" w:lineRule="auto"/>
              <w:rPr>
                <w:ins w:id="4767" w:author="Mohammad Nayeem Hasan" w:date="2024-11-04T00:07:00Z"/>
                <w:rFonts w:ascii="Times New Roman" w:hAnsi="Times New Roman" w:cs="Times New Roman"/>
                <w:sz w:val="24"/>
                <w:szCs w:val="24"/>
              </w:rPr>
              <w:pPrChange w:id="4768" w:author="Mohammad Nayeem Hasan" w:date="2024-12-23T01:38:00Z" w16du:dateUtc="2024-12-22T19:38:00Z">
                <w:pPr/>
              </w:pPrChange>
            </w:pPr>
            <w:ins w:id="4769" w:author="Mohammad Nayeem Hasan" w:date="2024-11-04T00:07:00Z">
              <w:r w:rsidRPr="00033637">
                <w:rPr>
                  <w:rFonts w:ascii="Times New Roman" w:hAnsi="Times New Roman" w:cs="Times New Roman"/>
                  <w:sz w:val="24"/>
                  <w:szCs w:val="24"/>
                </w:rPr>
                <w:t>1.05 (0.95, 1.16)</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1458DB60" w14:textId="77777777" w:rsidR="00994FF0" w:rsidRPr="00033637" w:rsidRDefault="00994FF0" w:rsidP="00F31FB2">
            <w:pPr>
              <w:spacing w:line="480" w:lineRule="auto"/>
              <w:rPr>
                <w:ins w:id="4770" w:author="Mohammad Nayeem Hasan" w:date="2024-11-04T00:07:00Z"/>
                <w:rFonts w:ascii="Times New Roman" w:hAnsi="Times New Roman" w:cs="Times New Roman"/>
                <w:sz w:val="24"/>
                <w:szCs w:val="24"/>
              </w:rPr>
              <w:pPrChange w:id="4771" w:author="Mohammad Nayeem Hasan" w:date="2024-12-23T01:38:00Z" w16du:dateUtc="2024-12-22T19:38:00Z">
                <w:pPr/>
              </w:pPrChange>
            </w:pPr>
            <w:ins w:id="4772" w:author="Mohammad Nayeem Hasan" w:date="2024-11-04T00:07:00Z">
              <w:r w:rsidRPr="00033637">
                <w:rPr>
                  <w:rFonts w:ascii="Times New Roman" w:hAnsi="Times New Roman" w:cs="Times New Roman"/>
                  <w:sz w:val="24"/>
                  <w:szCs w:val="24"/>
                </w:rPr>
                <w:t>0.351</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2FE4A760" w14:textId="77777777" w:rsidR="00994FF0" w:rsidRPr="00033637" w:rsidRDefault="00994FF0" w:rsidP="00F31FB2">
            <w:pPr>
              <w:spacing w:line="480" w:lineRule="auto"/>
              <w:rPr>
                <w:ins w:id="4773" w:author="Mohammad Nayeem Hasan" w:date="2024-11-04T00:07:00Z"/>
                <w:rFonts w:ascii="Times New Roman" w:hAnsi="Times New Roman" w:cs="Times New Roman"/>
                <w:sz w:val="24"/>
                <w:szCs w:val="24"/>
              </w:rPr>
              <w:pPrChange w:id="4774" w:author="Mohammad Nayeem Hasan" w:date="2024-12-23T01:38:00Z" w16du:dateUtc="2024-12-22T19:38:00Z">
                <w:pPr/>
              </w:pPrChange>
            </w:pPr>
            <w:ins w:id="4775"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71F5DBDF" w14:textId="77777777" w:rsidR="00994FF0" w:rsidRPr="00033637" w:rsidRDefault="00994FF0" w:rsidP="00F31FB2">
            <w:pPr>
              <w:spacing w:line="480" w:lineRule="auto"/>
              <w:rPr>
                <w:ins w:id="4776" w:author="Mohammad Nayeem Hasan" w:date="2024-11-04T00:07:00Z"/>
                <w:rFonts w:ascii="Times New Roman" w:hAnsi="Times New Roman" w:cs="Times New Roman"/>
                <w:sz w:val="24"/>
                <w:szCs w:val="24"/>
              </w:rPr>
              <w:pPrChange w:id="4777" w:author="Mohammad Nayeem Hasan" w:date="2024-12-23T01:38:00Z" w16du:dateUtc="2024-12-22T19:38:00Z">
                <w:pPr/>
              </w:pPrChange>
            </w:pPr>
            <w:ins w:id="4778"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0000FD97" w14:textId="77777777" w:rsidR="00994FF0" w:rsidRPr="00033637" w:rsidRDefault="00994FF0" w:rsidP="00F31FB2">
            <w:pPr>
              <w:spacing w:line="480" w:lineRule="auto"/>
              <w:rPr>
                <w:ins w:id="4779" w:author="Mohammad Nayeem Hasan" w:date="2024-11-04T00:07:00Z"/>
                <w:rFonts w:ascii="Times New Roman" w:hAnsi="Times New Roman" w:cs="Times New Roman"/>
                <w:sz w:val="24"/>
                <w:szCs w:val="24"/>
              </w:rPr>
              <w:pPrChange w:id="4780" w:author="Mohammad Nayeem Hasan" w:date="2024-12-23T01:38:00Z" w16du:dateUtc="2024-12-22T19:38:00Z">
                <w:pPr/>
              </w:pPrChange>
            </w:pPr>
            <w:ins w:id="4781" w:author="Mohammad Nayeem Hasan" w:date="2024-11-04T00:07:00Z">
              <w:r w:rsidRPr="00033637">
                <w:rPr>
                  <w:rFonts w:ascii="Times New Roman" w:hAnsi="Times New Roman" w:cs="Times New Roman"/>
                  <w:sz w:val="24"/>
                  <w:szCs w:val="24"/>
                </w:rPr>
                <w:t>1.04 (0.92, 1.19)</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410D3BD5" w14:textId="77777777" w:rsidR="00994FF0" w:rsidRPr="00033637" w:rsidRDefault="00994FF0" w:rsidP="00F31FB2">
            <w:pPr>
              <w:spacing w:line="480" w:lineRule="auto"/>
              <w:rPr>
                <w:ins w:id="4782" w:author="Mohammad Nayeem Hasan" w:date="2024-11-04T00:07:00Z"/>
                <w:rFonts w:ascii="Times New Roman" w:hAnsi="Times New Roman" w:cs="Times New Roman"/>
                <w:sz w:val="24"/>
                <w:szCs w:val="24"/>
              </w:rPr>
              <w:pPrChange w:id="4783" w:author="Mohammad Nayeem Hasan" w:date="2024-12-23T01:38:00Z" w16du:dateUtc="2024-12-22T19:38:00Z">
                <w:pPr/>
              </w:pPrChange>
            </w:pPr>
            <w:ins w:id="4784" w:author="Mohammad Nayeem Hasan" w:date="2024-11-04T00:07:00Z">
              <w:r w:rsidRPr="00033637">
                <w:rPr>
                  <w:rFonts w:ascii="Times New Roman" w:hAnsi="Times New Roman" w:cs="Times New Roman"/>
                  <w:sz w:val="24"/>
                  <w:szCs w:val="24"/>
                </w:rPr>
                <w:t>0.526</w:t>
              </w:r>
            </w:ins>
          </w:p>
        </w:tc>
      </w:tr>
      <w:tr w:rsidR="00994FF0" w:rsidRPr="00033637" w14:paraId="16FABF19" w14:textId="77777777" w:rsidTr="000C3C54">
        <w:trPr>
          <w:trHeight w:val="138"/>
          <w:jc w:val="center"/>
          <w:ins w:id="4785"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7D6C3DA8" w14:textId="77777777" w:rsidR="00994FF0" w:rsidRPr="00033637" w:rsidRDefault="00994FF0" w:rsidP="00F31FB2">
            <w:pPr>
              <w:spacing w:line="480" w:lineRule="auto"/>
              <w:rPr>
                <w:ins w:id="4786" w:author="Mohammad Nayeem Hasan" w:date="2024-11-04T00:07:00Z"/>
                <w:rFonts w:ascii="Times New Roman" w:hAnsi="Times New Roman" w:cs="Times New Roman"/>
                <w:sz w:val="24"/>
                <w:szCs w:val="24"/>
              </w:rPr>
              <w:pPrChange w:id="4787" w:author="Mohammad Nayeem Hasan" w:date="2024-12-23T01:38:00Z" w16du:dateUtc="2024-12-22T19:38:00Z">
                <w:pPr/>
              </w:pPrChange>
            </w:pPr>
            <w:ins w:id="4788" w:author="Mohammad Nayeem Hasan" w:date="2024-11-04T00:07:00Z">
              <w:r w:rsidRPr="00033637">
                <w:rPr>
                  <w:rFonts w:ascii="Times New Roman" w:hAnsi="Times New Roman" w:cs="Times New Roman"/>
                  <w:sz w:val="24"/>
                  <w:szCs w:val="24"/>
                </w:rPr>
                <w:t>Female</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3C865A48" w14:textId="77777777" w:rsidR="00994FF0" w:rsidRPr="00033637" w:rsidRDefault="00994FF0" w:rsidP="00F31FB2">
            <w:pPr>
              <w:spacing w:line="480" w:lineRule="auto"/>
              <w:rPr>
                <w:ins w:id="4789" w:author="Mohammad Nayeem Hasan" w:date="2024-11-04T00:07:00Z"/>
                <w:rFonts w:ascii="Times New Roman" w:hAnsi="Times New Roman" w:cs="Times New Roman"/>
                <w:sz w:val="24"/>
                <w:szCs w:val="24"/>
              </w:rPr>
              <w:pPrChange w:id="4790" w:author="Mohammad Nayeem Hasan" w:date="2024-12-23T01:38:00Z" w16du:dateUtc="2024-12-22T19:38:00Z">
                <w:pPr/>
              </w:pPrChange>
            </w:pPr>
            <w:ins w:id="4791" w:author="Mohammad Nayeem Hasan" w:date="2024-11-04T00:07:00Z">
              <w:r w:rsidRPr="00033637">
                <w:rPr>
                  <w:rFonts w:ascii="Times New Roman" w:hAnsi="Times New Roman" w:cs="Times New Roman"/>
                  <w:sz w:val="24"/>
                  <w:szCs w:val="24"/>
                </w:rPr>
                <w:t>Reference</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09424690" w14:textId="77777777" w:rsidR="00994FF0" w:rsidRPr="00033637" w:rsidRDefault="00994FF0" w:rsidP="00F31FB2">
            <w:pPr>
              <w:spacing w:line="480" w:lineRule="auto"/>
              <w:rPr>
                <w:ins w:id="4792" w:author="Mohammad Nayeem Hasan" w:date="2024-11-04T00:07:00Z"/>
                <w:rFonts w:ascii="Times New Roman" w:hAnsi="Times New Roman" w:cs="Times New Roman"/>
                <w:sz w:val="24"/>
                <w:szCs w:val="24"/>
              </w:rPr>
              <w:pPrChange w:id="4793" w:author="Mohammad Nayeem Hasan" w:date="2024-12-23T01:38:00Z" w16du:dateUtc="2024-12-22T19:38:00Z">
                <w:pPr/>
              </w:pPrChange>
            </w:pPr>
            <w:ins w:id="4794"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4E99C3F3" w14:textId="77777777" w:rsidR="00994FF0" w:rsidRPr="00033637" w:rsidRDefault="00994FF0" w:rsidP="00F31FB2">
            <w:pPr>
              <w:spacing w:line="480" w:lineRule="auto"/>
              <w:rPr>
                <w:ins w:id="4795" w:author="Mohammad Nayeem Hasan" w:date="2024-11-04T00:07:00Z"/>
                <w:rFonts w:ascii="Times New Roman" w:hAnsi="Times New Roman" w:cs="Times New Roman"/>
                <w:sz w:val="24"/>
                <w:szCs w:val="24"/>
              </w:rPr>
              <w:pPrChange w:id="4796" w:author="Mohammad Nayeem Hasan" w:date="2024-12-23T01:38:00Z" w16du:dateUtc="2024-12-22T19:38:00Z">
                <w:pPr/>
              </w:pPrChange>
            </w:pPr>
            <w:ins w:id="4797"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7BFF1F9C" w14:textId="77777777" w:rsidR="00994FF0" w:rsidRPr="00033637" w:rsidRDefault="00994FF0" w:rsidP="00F31FB2">
            <w:pPr>
              <w:spacing w:line="480" w:lineRule="auto"/>
              <w:rPr>
                <w:ins w:id="4798" w:author="Mohammad Nayeem Hasan" w:date="2024-11-04T00:07:00Z"/>
                <w:rFonts w:ascii="Times New Roman" w:hAnsi="Times New Roman" w:cs="Times New Roman"/>
                <w:sz w:val="24"/>
                <w:szCs w:val="24"/>
              </w:rPr>
              <w:pPrChange w:id="4799" w:author="Mohammad Nayeem Hasan" w:date="2024-12-23T01:38:00Z" w16du:dateUtc="2024-12-22T19:38:00Z">
                <w:pPr/>
              </w:pPrChange>
            </w:pPr>
            <w:ins w:id="4800"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056C97D1" w14:textId="77777777" w:rsidR="00994FF0" w:rsidRPr="00033637" w:rsidRDefault="00994FF0" w:rsidP="00F31FB2">
            <w:pPr>
              <w:spacing w:line="480" w:lineRule="auto"/>
              <w:rPr>
                <w:ins w:id="4801" w:author="Mohammad Nayeem Hasan" w:date="2024-11-04T00:07:00Z"/>
                <w:rFonts w:ascii="Times New Roman" w:hAnsi="Times New Roman" w:cs="Times New Roman"/>
                <w:sz w:val="24"/>
                <w:szCs w:val="24"/>
              </w:rPr>
              <w:pPrChange w:id="4802" w:author="Mohammad Nayeem Hasan" w:date="2024-12-23T01:38:00Z" w16du:dateUtc="2024-12-22T19:38:00Z">
                <w:pPr/>
              </w:pPrChange>
            </w:pPr>
            <w:ins w:id="4803" w:author="Mohammad Nayeem Hasan" w:date="2024-11-04T00:07:00Z">
              <w:r w:rsidRPr="00033637">
                <w:rPr>
                  <w:rFonts w:ascii="Times New Roman" w:hAnsi="Times New Roman" w:cs="Times New Roman"/>
                  <w:sz w:val="24"/>
                  <w:szCs w:val="24"/>
                </w:rPr>
                <w:t>Reference</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3208CF05" w14:textId="77777777" w:rsidR="00994FF0" w:rsidRPr="00033637" w:rsidRDefault="00994FF0" w:rsidP="00F31FB2">
            <w:pPr>
              <w:spacing w:line="480" w:lineRule="auto"/>
              <w:rPr>
                <w:ins w:id="4804" w:author="Mohammad Nayeem Hasan" w:date="2024-11-04T00:07:00Z"/>
                <w:rFonts w:ascii="Times New Roman" w:hAnsi="Times New Roman" w:cs="Times New Roman"/>
                <w:sz w:val="24"/>
                <w:szCs w:val="24"/>
              </w:rPr>
              <w:pPrChange w:id="4805" w:author="Mohammad Nayeem Hasan" w:date="2024-12-23T01:38:00Z" w16du:dateUtc="2024-12-22T19:38:00Z">
                <w:pPr/>
              </w:pPrChange>
            </w:pPr>
            <w:ins w:id="4806" w:author="Mohammad Nayeem Hasan" w:date="2024-11-04T00:07:00Z">
              <w:r w:rsidRPr="00033637">
                <w:rPr>
                  <w:rFonts w:ascii="Times New Roman" w:hAnsi="Times New Roman" w:cs="Times New Roman"/>
                  <w:sz w:val="24"/>
                  <w:szCs w:val="24"/>
                </w:rPr>
                <w:t>-</w:t>
              </w:r>
            </w:ins>
          </w:p>
        </w:tc>
      </w:tr>
      <w:tr w:rsidR="00994FF0" w:rsidRPr="00033637" w14:paraId="63B97E9E" w14:textId="77777777" w:rsidTr="000C3C54">
        <w:trPr>
          <w:trHeight w:val="138"/>
          <w:jc w:val="center"/>
          <w:ins w:id="4807"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2C81D21D" w14:textId="77777777" w:rsidR="00994FF0" w:rsidRPr="00033637" w:rsidRDefault="00994FF0" w:rsidP="00F31FB2">
            <w:pPr>
              <w:spacing w:line="480" w:lineRule="auto"/>
              <w:rPr>
                <w:ins w:id="4808" w:author="Mohammad Nayeem Hasan" w:date="2024-11-04T00:07:00Z"/>
                <w:rFonts w:ascii="Times New Roman" w:hAnsi="Times New Roman" w:cs="Times New Roman"/>
                <w:sz w:val="24"/>
                <w:szCs w:val="24"/>
              </w:rPr>
              <w:pPrChange w:id="4809" w:author="Mohammad Nayeem Hasan" w:date="2024-12-23T01:38:00Z" w16du:dateUtc="2024-12-22T19:38:00Z">
                <w:pPr/>
              </w:pPrChange>
            </w:pPr>
            <w:ins w:id="4810" w:author="Mohammad Nayeem Hasan" w:date="2024-11-04T00:07:00Z">
              <w:r w:rsidRPr="00033637">
                <w:rPr>
                  <w:rFonts w:ascii="Times New Roman" w:hAnsi="Times New Roman" w:cs="Times New Roman"/>
                  <w:sz w:val="24"/>
                  <w:szCs w:val="24"/>
                </w:rPr>
                <w:t>Inadequate supervision</w:t>
              </w:r>
            </w:ins>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0B666693" w14:textId="77777777" w:rsidR="00994FF0" w:rsidRPr="00033637" w:rsidRDefault="00994FF0" w:rsidP="00F31FB2">
            <w:pPr>
              <w:spacing w:line="480" w:lineRule="auto"/>
              <w:rPr>
                <w:ins w:id="4811" w:author="Mohammad Nayeem Hasan" w:date="2024-11-04T00:07:00Z"/>
                <w:rFonts w:ascii="Times New Roman" w:hAnsi="Times New Roman" w:cs="Times New Roman"/>
                <w:sz w:val="24"/>
                <w:szCs w:val="24"/>
              </w:rPr>
              <w:pPrChange w:id="4812"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7279C62E" w14:textId="77777777" w:rsidR="00994FF0" w:rsidRPr="00033637" w:rsidRDefault="00994FF0" w:rsidP="00F31FB2">
            <w:pPr>
              <w:spacing w:line="480" w:lineRule="auto"/>
              <w:rPr>
                <w:ins w:id="4813" w:author="Mohammad Nayeem Hasan" w:date="2024-11-04T00:07:00Z"/>
                <w:rFonts w:ascii="Times New Roman" w:hAnsi="Times New Roman" w:cs="Times New Roman"/>
                <w:sz w:val="24"/>
                <w:szCs w:val="24"/>
              </w:rPr>
              <w:pPrChange w:id="4814"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44B4B611" w14:textId="77777777" w:rsidR="00994FF0" w:rsidRPr="00033637" w:rsidRDefault="00994FF0" w:rsidP="00F31FB2">
            <w:pPr>
              <w:spacing w:line="480" w:lineRule="auto"/>
              <w:rPr>
                <w:ins w:id="4815" w:author="Mohammad Nayeem Hasan" w:date="2024-11-04T00:07:00Z"/>
                <w:rFonts w:ascii="Times New Roman" w:hAnsi="Times New Roman" w:cs="Times New Roman"/>
                <w:sz w:val="24"/>
                <w:szCs w:val="24"/>
              </w:rPr>
              <w:pPrChange w:id="4816" w:author="Mohammad Nayeem Hasan" w:date="2024-12-23T01:38:00Z" w16du:dateUtc="2024-12-22T19:38:00Z">
                <w:pPr/>
              </w:pPrChange>
            </w:pPr>
          </w:p>
        </w:tc>
      </w:tr>
      <w:tr w:rsidR="00994FF0" w:rsidRPr="00033637" w14:paraId="345D897F" w14:textId="77777777" w:rsidTr="000C3C54">
        <w:trPr>
          <w:trHeight w:val="138"/>
          <w:jc w:val="center"/>
          <w:ins w:id="4817"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5E3B686F" w14:textId="77777777" w:rsidR="00994FF0" w:rsidRPr="00033637" w:rsidRDefault="00994FF0" w:rsidP="00F31FB2">
            <w:pPr>
              <w:spacing w:line="480" w:lineRule="auto"/>
              <w:rPr>
                <w:ins w:id="4818" w:author="Mohammad Nayeem Hasan" w:date="2024-11-04T00:07:00Z"/>
                <w:rFonts w:ascii="Times New Roman" w:hAnsi="Times New Roman" w:cs="Times New Roman"/>
                <w:sz w:val="24"/>
                <w:szCs w:val="24"/>
              </w:rPr>
              <w:pPrChange w:id="4819" w:author="Mohammad Nayeem Hasan" w:date="2024-12-23T01:38:00Z" w16du:dateUtc="2024-12-22T19:38:00Z">
                <w:pPr/>
              </w:pPrChange>
            </w:pPr>
            <w:ins w:id="4820" w:author="Mohammad Nayeem Hasan" w:date="2024-11-04T00:07:00Z">
              <w:r w:rsidRPr="00033637">
                <w:rPr>
                  <w:rFonts w:ascii="Times New Roman" w:hAnsi="Times New Roman" w:cs="Times New Roman"/>
                  <w:sz w:val="24"/>
                  <w:szCs w:val="24"/>
                </w:rPr>
                <w:lastRenderedPageBreak/>
                <w:t>Yes</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28225FE3" w14:textId="77777777" w:rsidR="00994FF0" w:rsidRPr="00033637" w:rsidRDefault="00994FF0" w:rsidP="00F31FB2">
            <w:pPr>
              <w:spacing w:line="480" w:lineRule="auto"/>
              <w:rPr>
                <w:ins w:id="4821" w:author="Mohammad Nayeem Hasan" w:date="2024-11-04T00:07:00Z"/>
                <w:rFonts w:ascii="Times New Roman" w:hAnsi="Times New Roman" w:cs="Times New Roman"/>
                <w:sz w:val="24"/>
                <w:szCs w:val="24"/>
              </w:rPr>
              <w:pPrChange w:id="4822" w:author="Mohammad Nayeem Hasan" w:date="2024-12-23T01:38:00Z" w16du:dateUtc="2024-12-22T19:38:00Z">
                <w:pPr/>
              </w:pPrChange>
            </w:pPr>
            <w:ins w:id="4823" w:author="Mohammad Nayeem Hasan" w:date="2024-11-04T00:07:00Z">
              <w:r w:rsidRPr="00033637">
                <w:rPr>
                  <w:rFonts w:ascii="Times New Roman" w:hAnsi="Times New Roman" w:cs="Times New Roman"/>
                  <w:sz w:val="24"/>
                  <w:szCs w:val="24"/>
                </w:rPr>
                <w:t>-</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49C56114" w14:textId="77777777" w:rsidR="00994FF0" w:rsidRPr="00033637" w:rsidRDefault="00994FF0" w:rsidP="00F31FB2">
            <w:pPr>
              <w:spacing w:line="480" w:lineRule="auto"/>
              <w:rPr>
                <w:ins w:id="4824" w:author="Mohammad Nayeem Hasan" w:date="2024-11-04T00:07:00Z"/>
                <w:rFonts w:ascii="Times New Roman" w:hAnsi="Times New Roman" w:cs="Times New Roman"/>
                <w:sz w:val="24"/>
                <w:szCs w:val="24"/>
              </w:rPr>
              <w:pPrChange w:id="4825" w:author="Mohammad Nayeem Hasan" w:date="2024-12-23T01:38:00Z" w16du:dateUtc="2024-12-22T19:38:00Z">
                <w:pPr/>
              </w:pPrChange>
            </w:pPr>
            <w:ins w:id="4826"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342A1F66" w14:textId="77777777" w:rsidR="00994FF0" w:rsidRPr="00033637" w:rsidRDefault="00994FF0" w:rsidP="00F31FB2">
            <w:pPr>
              <w:spacing w:line="480" w:lineRule="auto"/>
              <w:rPr>
                <w:ins w:id="4827" w:author="Mohammad Nayeem Hasan" w:date="2024-11-04T00:07:00Z"/>
                <w:rFonts w:ascii="Times New Roman" w:hAnsi="Times New Roman" w:cs="Times New Roman"/>
                <w:sz w:val="24"/>
                <w:szCs w:val="24"/>
              </w:rPr>
              <w:pPrChange w:id="4828" w:author="Mohammad Nayeem Hasan" w:date="2024-12-23T01:38:00Z" w16du:dateUtc="2024-12-22T19:38:00Z">
                <w:pPr/>
              </w:pPrChange>
            </w:pPr>
            <w:ins w:id="4829" w:author="Mohammad Nayeem Hasan" w:date="2024-11-04T00:07:00Z">
              <w:r w:rsidRPr="00033637">
                <w:rPr>
                  <w:rFonts w:ascii="Times New Roman" w:hAnsi="Times New Roman" w:cs="Times New Roman"/>
                  <w:sz w:val="24"/>
                  <w:szCs w:val="24"/>
                </w:rPr>
                <w:t>1.37 (0.69, 2.73)</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4F034B72" w14:textId="77777777" w:rsidR="00994FF0" w:rsidRPr="00033637" w:rsidRDefault="00994FF0" w:rsidP="00F31FB2">
            <w:pPr>
              <w:spacing w:line="480" w:lineRule="auto"/>
              <w:rPr>
                <w:ins w:id="4830" w:author="Mohammad Nayeem Hasan" w:date="2024-11-04T00:07:00Z"/>
                <w:rFonts w:ascii="Times New Roman" w:hAnsi="Times New Roman" w:cs="Times New Roman"/>
                <w:sz w:val="24"/>
                <w:szCs w:val="24"/>
              </w:rPr>
              <w:pPrChange w:id="4831" w:author="Mohammad Nayeem Hasan" w:date="2024-12-23T01:38:00Z" w16du:dateUtc="2024-12-22T19:38:00Z">
                <w:pPr/>
              </w:pPrChange>
            </w:pPr>
            <w:ins w:id="4832" w:author="Mohammad Nayeem Hasan" w:date="2024-11-04T00:07:00Z">
              <w:r w:rsidRPr="00033637">
                <w:rPr>
                  <w:rFonts w:ascii="Times New Roman" w:hAnsi="Times New Roman" w:cs="Times New Roman"/>
                  <w:sz w:val="24"/>
                  <w:szCs w:val="24"/>
                </w:rPr>
                <w:t>0.368</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4C722184" w14:textId="77777777" w:rsidR="00994FF0" w:rsidRPr="00033637" w:rsidRDefault="00994FF0" w:rsidP="00F31FB2">
            <w:pPr>
              <w:spacing w:line="480" w:lineRule="auto"/>
              <w:rPr>
                <w:ins w:id="4833" w:author="Mohammad Nayeem Hasan" w:date="2024-11-04T00:07:00Z"/>
                <w:rFonts w:ascii="Times New Roman" w:hAnsi="Times New Roman" w:cs="Times New Roman"/>
                <w:sz w:val="24"/>
                <w:szCs w:val="24"/>
              </w:rPr>
              <w:pPrChange w:id="4834" w:author="Mohammad Nayeem Hasan" w:date="2024-12-23T01:38:00Z" w16du:dateUtc="2024-12-22T19:38:00Z">
                <w:pPr/>
              </w:pPrChange>
            </w:pPr>
            <w:ins w:id="4835" w:author="Mohammad Nayeem Hasan" w:date="2024-11-04T00:07:00Z">
              <w:r w:rsidRPr="00033637">
                <w:rPr>
                  <w:rFonts w:ascii="Times New Roman" w:hAnsi="Times New Roman" w:cs="Times New Roman"/>
                  <w:sz w:val="24"/>
                  <w:szCs w:val="24"/>
                </w:rPr>
                <w:t>1.18 (0.94, 1.48)</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517C9B45" w14:textId="77777777" w:rsidR="00994FF0" w:rsidRPr="00033637" w:rsidRDefault="00994FF0" w:rsidP="00F31FB2">
            <w:pPr>
              <w:spacing w:line="480" w:lineRule="auto"/>
              <w:rPr>
                <w:ins w:id="4836" w:author="Mohammad Nayeem Hasan" w:date="2024-11-04T00:07:00Z"/>
                <w:rFonts w:ascii="Times New Roman" w:hAnsi="Times New Roman" w:cs="Times New Roman"/>
                <w:sz w:val="24"/>
                <w:szCs w:val="24"/>
              </w:rPr>
              <w:pPrChange w:id="4837" w:author="Mohammad Nayeem Hasan" w:date="2024-12-23T01:38:00Z" w16du:dateUtc="2024-12-22T19:38:00Z">
                <w:pPr/>
              </w:pPrChange>
            </w:pPr>
            <w:ins w:id="4838" w:author="Mohammad Nayeem Hasan" w:date="2024-11-04T00:07:00Z">
              <w:r w:rsidRPr="00033637">
                <w:rPr>
                  <w:rFonts w:ascii="Times New Roman" w:hAnsi="Times New Roman" w:cs="Times New Roman"/>
                  <w:sz w:val="24"/>
                  <w:szCs w:val="24"/>
                </w:rPr>
                <w:t>0.148</w:t>
              </w:r>
            </w:ins>
          </w:p>
        </w:tc>
      </w:tr>
      <w:tr w:rsidR="00994FF0" w:rsidRPr="00033637" w14:paraId="0098179B" w14:textId="77777777" w:rsidTr="000C3C54">
        <w:trPr>
          <w:trHeight w:val="138"/>
          <w:jc w:val="center"/>
          <w:ins w:id="4839"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0370A867" w14:textId="77777777" w:rsidR="00994FF0" w:rsidRPr="00033637" w:rsidRDefault="00994FF0" w:rsidP="00F31FB2">
            <w:pPr>
              <w:spacing w:line="480" w:lineRule="auto"/>
              <w:rPr>
                <w:ins w:id="4840" w:author="Mohammad Nayeem Hasan" w:date="2024-11-04T00:07:00Z"/>
                <w:rFonts w:ascii="Times New Roman" w:hAnsi="Times New Roman" w:cs="Times New Roman"/>
                <w:sz w:val="24"/>
                <w:szCs w:val="24"/>
              </w:rPr>
              <w:pPrChange w:id="4841" w:author="Mohammad Nayeem Hasan" w:date="2024-12-23T01:38:00Z" w16du:dateUtc="2024-12-22T19:38:00Z">
                <w:pPr/>
              </w:pPrChange>
            </w:pPr>
            <w:ins w:id="4842" w:author="Mohammad Nayeem Hasan" w:date="2024-11-04T00:07:00Z">
              <w:r w:rsidRPr="00033637">
                <w:rPr>
                  <w:rFonts w:ascii="Times New Roman" w:hAnsi="Times New Roman" w:cs="Times New Roman"/>
                  <w:sz w:val="24"/>
                  <w:szCs w:val="24"/>
                </w:rPr>
                <w:t>No</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13F9340A" w14:textId="77777777" w:rsidR="00994FF0" w:rsidRPr="00033637" w:rsidRDefault="00994FF0" w:rsidP="00F31FB2">
            <w:pPr>
              <w:spacing w:line="480" w:lineRule="auto"/>
              <w:rPr>
                <w:ins w:id="4843" w:author="Mohammad Nayeem Hasan" w:date="2024-11-04T00:07:00Z"/>
                <w:rFonts w:ascii="Times New Roman" w:hAnsi="Times New Roman" w:cs="Times New Roman"/>
                <w:sz w:val="24"/>
                <w:szCs w:val="24"/>
              </w:rPr>
              <w:pPrChange w:id="4844" w:author="Mohammad Nayeem Hasan" w:date="2024-12-23T01:38:00Z" w16du:dateUtc="2024-12-22T19:38:00Z">
                <w:pPr/>
              </w:pPrChange>
            </w:pPr>
            <w:ins w:id="4845" w:author="Mohammad Nayeem Hasan" w:date="2024-11-04T00:07:00Z">
              <w:r w:rsidRPr="00033637">
                <w:rPr>
                  <w:rFonts w:ascii="Times New Roman" w:hAnsi="Times New Roman" w:cs="Times New Roman"/>
                  <w:sz w:val="24"/>
                  <w:szCs w:val="24"/>
                </w:rPr>
                <w:t>-</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5A4E1516" w14:textId="77777777" w:rsidR="00994FF0" w:rsidRPr="00033637" w:rsidRDefault="00994FF0" w:rsidP="00F31FB2">
            <w:pPr>
              <w:spacing w:line="480" w:lineRule="auto"/>
              <w:rPr>
                <w:ins w:id="4846" w:author="Mohammad Nayeem Hasan" w:date="2024-11-04T00:07:00Z"/>
                <w:rFonts w:ascii="Times New Roman" w:hAnsi="Times New Roman" w:cs="Times New Roman"/>
                <w:sz w:val="24"/>
                <w:szCs w:val="24"/>
              </w:rPr>
              <w:pPrChange w:id="4847" w:author="Mohammad Nayeem Hasan" w:date="2024-12-23T01:38:00Z" w16du:dateUtc="2024-12-22T19:38:00Z">
                <w:pPr/>
              </w:pPrChange>
            </w:pPr>
            <w:ins w:id="4848"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008BC257" w14:textId="77777777" w:rsidR="00994FF0" w:rsidRPr="00033637" w:rsidRDefault="00994FF0" w:rsidP="00F31FB2">
            <w:pPr>
              <w:spacing w:line="480" w:lineRule="auto"/>
              <w:rPr>
                <w:ins w:id="4849" w:author="Mohammad Nayeem Hasan" w:date="2024-11-04T00:07:00Z"/>
                <w:rFonts w:ascii="Times New Roman" w:hAnsi="Times New Roman" w:cs="Times New Roman"/>
                <w:sz w:val="24"/>
                <w:szCs w:val="24"/>
              </w:rPr>
              <w:pPrChange w:id="4850" w:author="Mohammad Nayeem Hasan" w:date="2024-12-23T01:38:00Z" w16du:dateUtc="2024-12-22T19:38:00Z">
                <w:pPr/>
              </w:pPrChange>
            </w:pPr>
            <w:ins w:id="4851" w:author="Mohammad Nayeem Hasan" w:date="2024-11-04T00:07:00Z">
              <w:r w:rsidRPr="00033637">
                <w:rPr>
                  <w:rFonts w:ascii="Times New Roman" w:hAnsi="Times New Roman" w:cs="Times New Roman"/>
                  <w:sz w:val="24"/>
                  <w:szCs w:val="24"/>
                </w:rPr>
                <w:t>Reference</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0CAB32D0" w14:textId="77777777" w:rsidR="00994FF0" w:rsidRPr="00033637" w:rsidRDefault="00994FF0" w:rsidP="00F31FB2">
            <w:pPr>
              <w:spacing w:line="480" w:lineRule="auto"/>
              <w:rPr>
                <w:ins w:id="4852" w:author="Mohammad Nayeem Hasan" w:date="2024-11-04T00:07:00Z"/>
                <w:rFonts w:ascii="Times New Roman" w:hAnsi="Times New Roman" w:cs="Times New Roman"/>
                <w:sz w:val="24"/>
                <w:szCs w:val="24"/>
              </w:rPr>
              <w:pPrChange w:id="4853" w:author="Mohammad Nayeem Hasan" w:date="2024-12-23T01:38:00Z" w16du:dateUtc="2024-12-22T19:38:00Z">
                <w:pPr/>
              </w:pPrChange>
            </w:pPr>
            <w:ins w:id="4854"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1EC919AD" w14:textId="77777777" w:rsidR="00994FF0" w:rsidRPr="00033637" w:rsidRDefault="00994FF0" w:rsidP="00F31FB2">
            <w:pPr>
              <w:spacing w:line="480" w:lineRule="auto"/>
              <w:rPr>
                <w:ins w:id="4855" w:author="Mohammad Nayeem Hasan" w:date="2024-11-04T00:07:00Z"/>
                <w:rFonts w:ascii="Times New Roman" w:hAnsi="Times New Roman" w:cs="Times New Roman"/>
                <w:sz w:val="24"/>
                <w:szCs w:val="24"/>
              </w:rPr>
              <w:pPrChange w:id="4856" w:author="Mohammad Nayeem Hasan" w:date="2024-12-23T01:38:00Z" w16du:dateUtc="2024-12-22T19:38:00Z">
                <w:pPr/>
              </w:pPrChange>
            </w:pPr>
            <w:ins w:id="4857" w:author="Mohammad Nayeem Hasan" w:date="2024-11-04T00:07:00Z">
              <w:r w:rsidRPr="00033637">
                <w:rPr>
                  <w:rFonts w:ascii="Times New Roman" w:hAnsi="Times New Roman" w:cs="Times New Roman"/>
                  <w:sz w:val="24"/>
                  <w:szCs w:val="24"/>
                </w:rPr>
                <w:t>Reference</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23EAC519" w14:textId="77777777" w:rsidR="00994FF0" w:rsidRPr="00033637" w:rsidRDefault="00994FF0" w:rsidP="00F31FB2">
            <w:pPr>
              <w:spacing w:line="480" w:lineRule="auto"/>
              <w:rPr>
                <w:ins w:id="4858" w:author="Mohammad Nayeem Hasan" w:date="2024-11-04T00:07:00Z"/>
                <w:rFonts w:ascii="Times New Roman" w:hAnsi="Times New Roman" w:cs="Times New Roman"/>
                <w:sz w:val="24"/>
                <w:szCs w:val="24"/>
              </w:rPr>
              <w:pPrChange w:id="4859" w:author="Mohammad Nayeem Hasan" w:date="2024-12-23T01:38:00Z" w16du:dateUtc="2024-12-22T19:38:00Z">
                <w:pPr/>
              </w:pPrChange>
            </w:pPr>
            <w:ins w:id="4860" w:author="Mohammad Nayeem Hasan" w:date="2024-11-04T00:07:00Z">
              <w:r w:rsidRPr="00033637">
                <w:rPr>
                  <w:rFonts w:ascii="Times New Roman" w:hAnsi="Times New Roman" w:cs="Times New Roman"/>
                  <w:sz w:val="24"/>
                  <w:szCs w:val="24"/>
                </w:rPr>
                <w:t>-</w:t>
              </w:r>
            </w:ins>
          </w:p>
        </w:tc>
      </w:tr>
      <w:tr w:rsidR="00994FF0" w:rsidRPr="00033637" w14:paraId="0CF9AC3C" w14:textId="77777777" w:rsidTr="000C3C54">
        <w:trPr>
          <w:trHeight w:val="138"/>
          <w:jc w:val="center"/>
          <w:ins w:id="4861"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65CE4406" w14:textId="77777777" w:rsidR="00994FF0" w:rsidRPr="00033637" w:rsidRDefault="00994FF0" w:rsidP="00F31FB2">
            <w:pPr>
              <w:spacing w:line="480" w:lineRule="auto"/>
              <w:rPr>
                <w:ins w:id="4862" w:author="Mohammad Nayeem Hasan" w:date="2024-11-04T00:07:00Z"/>
                <w:rFonts w:ascii="Times New Roman" w:hAnsi="Times New Roman" w:cs="Times New Roman"/>
                <w:sz w:val="24"/>
                <w:szCs w:val="24"/>
              </w:rPr>
              <w:pPrChange w:id="4863" w:author="Mohammad Nayeem Hasan" w:date="2024-12-23T01:38:00Z" w16du:dateUtc="2024-12-22T19:38:00Z">
                <w:pPr/>
              </w:pPrChange>
            </w:pPr>
            <w:ins w:id="4864" w:author="Mohammad Nayeem Hasan" w:date="2024-11-04T00:07:00Z">
              <w:r w:rsidRPr="00033637">
                <w:rPr>
                  <w:rFonts w:ascii="Times New Roman" w:hAnsi="Times New Roman" w:cs="Times New Roman"/>
                  <w:sz w:val="24"/>
                  <w:szCs w:val="24"/>
                </w:rPr>
                <w:t>Underweight</w:t>
              </w:r>
            </w:ins>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351490E8" w14:textId="77777777" w:rsidR="00994FF0" w:rsidRPr="00033637" w:rsidRDefault="00994FF0" w:rsidP="00F31FB2">
            <w:pPr>
              <w:spacing w:line="480" w:lineRule="auto"/>
              <w:rPr>
                <w:ins w:id="4865" w:author="Mohammad Nayeem Hasan" w:date="2024-11-04T00:07:00Z"/>
                <w:rFonts w:ascii="Times New Roman" w:hAnsi="Times New Roman" w:cs="Times New Roman"/>
                <w:sz w:val="24"/>
                <w:szCs w:val="24"/>
              </w:rPr>
              <w:pPrChange w:id="4866"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7107DF22" w14:textId="77777777" w:rsidR="00994FF0" w:rsidRPr="00033637" w:rsidRDefault="00994FF0" w:rsidP="00F31FB2">
            <w:pPr>
              <w:spacing w:line="480" w:lineRule="auto"/>
              <w:rPr>
                <w:ins w:id="4867" w:author="Mohammad Nayeem Hasan" w:date="2024-11-04T00:07:00Z"/>
                <w:rFonts w:ascii="Times New Roman" w:hAnsi="Times New Roman" w:cs="Times New Roman"/>
                <w:sz w:val="24"/>
                <w:szCs w:val="24"/>
              </w:rPr>
              <w:pPrChange w:id="4868"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560806CC" w14:textId="77777777" w:rsidR="00994FF0" w:rsidRPr="00033637" w:rsidRDefault="00994FF0" w:rsidP="00F31FB2">
            <w:pPr>
              <w:spacing w:line="480" w:lineRule="auto"/>
              <w:rPr>
                <w:ins w:id="4869" w:author="Mohammad Nayeem Hasan" w:date="2024-11-04T00:07:00Z"/>
                <w:rFonts w:ascii="Times New Roman" w:hAnsi="Times New Roman" w:cs="Times New Roman"/>
                <w:sz w:val="24"/>
                <w:szCs w:val="24"/>
              </w:rPr>
              <w:pPrChange w:id="4870" w:author="Mohammad Nayeem Hasan" w:date="2024-12-23T01:38:00Z" w16du:dateUtc="2024-12-22T19:38:00Z">
                <w:pPr/>
              </w:pPrChange>
            </w:pPr>
          </w:p>
        </w:tc>
      </w:tr>
      <w:tr w:rsidR="00994FF0" w:rsidRPr="00033637" w14:paraId="44F64B53" w14:textId="77777777" w:rsidTr="000C3C54">
        <w:trPr>
          <w:trHeight w:val="138"/>
          <w:jc w:val="center"/>
          <w:ins w:id="4871"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61513164" w14:textId="77777777" w:rsidR="00994FF0" w:rsidRPr="00033637" w:rsidRDefault="00994FF0" w:rsidP="00F31FB2">
            <w:pPr>
              <w:spacing w:line="480" w:lineRule="auto"/>
              <w:rPr>
                <w:ins w:id="4872" w:author="Mohammad Nayeem Hasan" w:date="2024-11-04T00:07:00Z"/>
                <w:rFonts w:ascii="Times New Roman" w:hAnsi="Times New Roman" w:cs="Times New Roman"/>
                <w:sz w:val="24"/>
                <w:szCs w:val="24"/>
              </w:rPr>
              <w:pPrChange w:id="4873" w:author="Mohammad Nayeem Hasan" w:date="2024-12-23T01:38:00Z" w16du:dateUtc="2024-12-22T19:38:00Z">
                <w:pPr/>
              </w:pPrChange>
            </w:pPr>
            <w:ins w:id="4874" w:author="Mohammad Nayeem Hasan" w:date="2024-11-04T00:07:00Z">
              <w:r w:rsidRPr="00033637">
                <w:rPr>
                  <w:rFonts w:ascii="Times New Roman" w:hAnsi="Times New Roman" w:cs="Times New Roman"/>
                  <w:sz w:val="24"/>
                  <w:szCs w:val="24"/>
                </w:rPr>
                <w:t>Yes</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02E0C0FE" w14:textId="77777777" w:rsidR="00994FF0" w:rsidRPr="00033637" w:rsidRDefault="00994FF0" w:rsidP="00F31FB2">
            <w:pPr>
              <w:spacing w:line="480" w:lineRule="auto"/>
              <w:rPr>
                <w:ins w:id="4875" w:author="Mohammad Nayeem Hasan" w:date="2024-11-04T00:07:00Z"/>
                <w:rFonts w:ascii="Times New Roman" w:hAnsi="Times New Roman" w:cs="Times New Roman"/>
                <w:sz w:val="24"/>
                <w:szCs w:val="24"/>
              </w:rPr>
              <w:pPrChange w:id="4876" w:author="Mohammad Nayeem Hasan" w:date="2024-12-23T01:38:00Z" w16du:dateUtc="2024-12-22T19:38:00Z">
                <w:pPr/>
              </w:pPrChange>
            </w:pPr>
            <w:ins w:id="4877" w:author="Mohammad Nayeem Hasan" w:date="2024-11-04T00:07:00Z">
              <w:r w:rsidRPr="00033637">
                <w:rPr>
                  <w:rFonts w:ascii="Times New Roman" w:hAnsi="Times New Roman" w:cs="Times New Roman"/>
                  <w:sz w:val="24"/>
                  <w:szCs w:val="24"/>
                </w:rPr>
                <w:t>-</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035886D3" w14:textId="77777777" w:rsidR="00994FF0" w:rsidRPr="00033637" w:rsidRDefault="00994FF0" w:rsidP="00F31FB2">
            <w:pPr>
              <w:spacing w:line="480" w:lineRule="auto"/>
              <w:rPr>
                <w:ins w:id="4878" w:author="Mohammad Nayeem Hasan" w:date="2024-11-04T00:07:00Z"/>
                <w:rFonts w:ascii="Times New Roman" w:hAnsi="Times New Roman" w:cs="Times New Roman"/>
                <w:sz w:val="24"/>
                <w:szCs w:val="24"/>
              </w:rPr>
              <w:pPrChange w:id="4879" w:author="Mohammad Nayeem Hasan" w:date="2024-12-23T01:38:00Z" w16du:dateUtc="2024-12-22T19:38:00Z">
                <w:pPr/>
              </w:pPrChange>
            </w:pPr>
            <w:ins w:id="4880"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7639091E" w14:textId="77777777" w:rsidR="00994FF0" w:rsidRPr="00033637" w:rsidRDefault="00994FF0" w:rsidP="00F31FB2">
            <w:pPr>
              <w:spacing w:line="480" w:lineRule="auto"/>
              <w:rPr>
                <w:ins w:id="4881" w:author="Mohammad Nayeem Hasan" w:date="2024-11-04T00:07:00Z"/>
                <w:rFonts w:ascii="Times New Roman" w:hAnsi="Times New Roman" w:cs="Times New Roman"/>
                <w:sz w:val="24"/>
                <w:szCs w:val="24"/>
              </w:rPr>
              <w:pPrChange w:id="4882" w:author="Mohammad Nayeem Hasan" w:date="2024-12-23T01:38:00Z" w16du:dateUtc="2024-12-22T19:38:00Z">
                <w:pPr/>
              </w:pPrChange>
            </w:pPr>
            <w:ins w:id="4883"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051FCB23" w14:textId="77777777" w:rsidR="00994FF0" w:rsidRPr="00033637" w:rsidRDefault="00994FF0" w:rsidP="00F31FB2">
            <w:pPr>
              <w:spacing w:line="480" w:lineRule="auto"/>
              <w:rPr>
                <w:ins w:id="4884" w:author="Mohammad Nayeem Hasan" w:date="2024-11-04T00:07:00Z"/>
                <w:rFonts w:ascii="Times New Roman" w:hAnsi="Times New Roman" w:cs="Times New Roman"/>
                <w:sz w:val="24"/>
                <w:szCs w:val="24"/>
              </w:rPr>
              <w:pPrChange w:id="4885" w:author="Mohammad Nayeem Hasan" w:date="2024-12-23T01:38:00Z" w16du:dateUtc="2024-12-22T19:38:00Z">
                <w:pPr/>
              </w:pPrChange>
            </w:pPr>
            <w:ins w:id="4886"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2FC0C306" w14:textId="77777777" w:rsidR="00994FF0" w:rsidRPr="00033637" w:rsidRDefault="00994FF0" w:rsidP="00F31FB2">
            <w:pPr>
              <w:spacing w:line="480" w:lineRule="auto"/>
              <w:rPr>
                <w:ins w:id="4887" w:author="Mohammad Nayeem Hasan" w:date="2024-11-04T00:07:00Z"/>
                <w:rFonts w:ascii="Times New Roman" w:hAnsi="Times New Roman" w:cs="Times New Roman"/>
                <w:sz w:val="24"/>
                <w:szCs w:val="24"/>
              </w:rPr>
              <w:pPrChange w:id="4888" w:author="Mohammad Nayeem Hasan" w:date="2024-12-23T01:38:00Z" w16du:dateUtc="2024-12-22T19:38:00Z">
                <w:pPr/>
              </w:pPrChange>
            </w:pPr>
            <w:ins w:id="4889" w:author="Mohammad Nayeem Hasan" w:date="2024-11-04T00:07:00Z">
              <w:r w:rsidRPr="00033637">
                <w:rPr>
                  <w:rFonts w:ascii="Times New Roman" w:hAnsi="Times New Roman" w:cs="Times New Roman"/>
                  <w:sz w:val="24"/>
                  <w:szCs w:val="24"/>
                </w:rPr>
                <w:t>1.44 (1.20, 1.73)</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110697B2" w14:textId="77777777" w:rsidR="00994FF0" w:rsidRPr="00033637" w:rsidRDefault="00994FF0" w:rsidP="00F31FB2">
            <w:pPr>
              <w:spacing w:line="480" w:lineRule="auto"/>
              <w:rPr>
                <w:ins w:id="4890" w:author="Mohammad Nayeem Hasan" w:date="2024-11-04T00:07:00Z"/>
                <w:rFonts w:ascii="Times New Roman" w:hAnsi="Times New Roman" w:cs="Times New Roman"/>
                <w:b/>
                <w:bCs/>
                <w:sz w:val="24"/>
                <w:szCs w:val="24"/>
              </w:rPr>
              <w:pPrChange w:id="4891" w:author="Mohammad Nayeem Hasan" w:date="2024-12-23T01:38:00Z" w16du:dateUtc="2024-12-22T19:38:00Z">
                <w:pPr/>
              </w:pPrChange>
            </w:pPr>
            <w:ins w:id="4892" w:author="Mohammad Nayeem Hasan" w:date="2024-11-04T00:07:00Z">
              <w:r w:rsidRPr="00033637">
                <w:rPr>
                  <w:rFonts w:ascii="Times New Roman" w:hAnsi="Times New Roman" w:cs="Times New Roman"/>
                  <w:b/>
                  <w:bCs/>
                  <w:sz w:val="24"/>
                  <w:szCs w:val="24"/>
                </w:rPr>
                <w:t>&lt;0.001</w:t>
              </w:r>
            </w:ins>
          </w:p>
        </w:tc>
      </w:tr>
      <w:tr w:rsidR="00994FF0" w:rsidRPr="00033637" w14:paraId="6541EE0C" w14:textId="77777777" w:rsidTr="000C3C54">
        <w:trPr>
          <w:trHeight w:val="138"/>
          <w:jc w:val="center"/>
          <w:ins w:id="4893"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37B489D1" w14:textId="77777777" w:rsidR="00994FF0" w:rsidRPr="00033637" w:rsidRDefault="00994FF0" w:rsidP="00F31FB2">
            <w:pPr>
              <w:spacing w:line="480" w:lineRule="auto"/>
              <w:rPr>
                <w:ins w:id="4894" w:author="Mohammad Nayeem Hasan" w:date="2024-11-04T00:07:00Z"/>
                <w:rFonts w:ascii="Times New Roman" w:hAnsi="Times New Roman" w:cs="Times New Roman"/>
                <w:sz w:val="24"/>
                <w:szCs w:val="24"/>
              </w:rPr>
              <w:pPrChange w:id="4895" w:author="Mohammad Nayeem Hasan" w:date="2024-12-23T01:38:00Z" w16du:dateUtc="2024-12-22T19:38:00Z">
                <w:pPr/>
              </w:pPrChange>
            </w:pPr>
            <w:ins w:id="4896" w:author="Mohammad Nayeem Hasan" w:date="2024-11-04T00:07:00Z">
              <w:r w:rsidRPr="00033637">
                <w:rPr>
                  <w:rFonts w:ascii="Times New Roman" w:hAnsi="Times New Roman" w:cs="Times New Roman"/>
                  <w:sz w:val="24"/>
                  <w:szCs w:val="24"/>
                </w:rPr>
                <w:t>No</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2417E886" w14:textId="77777777" w:rsidR="00994FF0" w:rsidRPr="00033637" w:rsidRDefault="00994FF0" w:rsidP="00F31FB2">
            <w:pPr>
              <w:spacing w:line="480" w:lineRule="auto"/>
              <w:rPr>
                <w:ins w:id="4897" w:author="Mohammad Nayeem Hasan" w:date="2024-11-04T00:07:00Z"/>
                <w:rFonts w:ascii="Times New Roman" w:hAnsi="Times New Roman" w:cs="Times New Roman"/>
                <w:sz w:val="24"/>
                <w:szCs w:val="24"/>
              </w:rPr>
              <w:pPrChange w:id="4898" w:author="Mohammad Nayeem Hasan" w:date="2024-12-23T01:38:00Z" w16du:dateUtc="2024-12-22T19:38:00Z">
                <w:pPr/>
              </w:pPrChange>
            </w:pPr>
            <w:ins w:id="4899" w:author="Mohammad Nayeem Hasan" w:date="2024-11-04T00:07:00Z">
              <w:r w:rsidRPr="00033637">
                <w:rPr>
                  <w:rFonts w:ascii="Times New Roman" w:hAnsi="Times New Roman" w:cs="Times New Roman"/>
                  <w:sz w:val="24"/>
                  <w:szCs w:val="24"/>
                </w:rPr>
                <w:t>-</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44402F1A" w14:textId="77777777" w:rsidR="00994FF0" w:rsidRPr="00033637" w:rsidRDefault="00994FF0" w:rsidP="00F31FB2">
            <w:pPr>
              <w:spacing w:line="480" w:lineRule="auto"/>
              <w:rPr>
                <w:ins w:id="4900" w:author="Mohammad Nayeem Hasan" w:date="2024-11-04T00:07:00Z"/>
                <w:rFonts w:ascii="Times New Roman" w:hAnsi="Times New Roman" w:cs="Times New Roman"/>
                <w:sz w:val="24"/>
                <w:szCs w:val="24"/>
              </w:rPr>
              <w:pPrChange w:id="4901" w:author="Mohammad Nayeem Hasan" w:date="2024-12-23T01:38:00Z" w16du:dateUtc="2024-12-22T19:38:00Z">
                <w:pPr/>
              </w:pPrChange>
            </w:pPr>
            <w:ins w:id="4902"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6D5BCACA" w14:textId="77777777" w:rsidR="00994FF0" w:rsidRPr="00033637" w:rsidRDefault="00994FF0" w:rsidP="00F31FB2">
            <w:pPr>
              <w:spacing w:line="480" w:lineRule="auto"/>
              <w:rPr>
                <w:ins w:id="4903" w:author="Mohammad Nayeem Hasan" w:date="2024-11-04T00:07:00Z"/>
                <w:rFonts w:ascii="Times New Roman" w:hAnsi="Times New Roman" w:cs="Times New Roman"/>
                <w:sz w:val="24"/>
                <w:szCs w:val="24"/>
              </w:rPr>
              <w:pPrChange w:id="4904" w:author="Mohammad Nayeem Hasan" w:date="2024-12-23T01:38:00Z" w16du:dateUtc="2024-12-22T19:38:00Z">
                <w:pPr/>
              </w:pPrChange>
            </w:pPr>
            <w:ins w:id="4905"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757F991F" w14:textId="77777777" w:rsidR="00994FF0" w:rsidRPr="00033637" w:rsidRDefault="00994FF0" w:rsidP="00F31FB2">
            <w:pPr>
              <w:spacing w:line="480" w:lineRule="auto"/>
              <w:rPr>
                <w:ins w:id="4906" w:author="Mohammad Nayeem Hasan" w:date="2024-11-04T00:07:00Z"/>
                <w:rFonts w:ascii="Times New Roman" w:hAnsi="Times New Roman" w:cs="Times New Roman"/>
                <w:sz w:val="24"/>
                <w:szCs w:val="24"/>
              </w:rPr>
              <w:pPrChange w:id="4907" w:author="Mohammad Nayeem Hasan" w:date="2024-12-23T01:38:00Z" w16du:dateUtc="2024-12-22T19:38:00Z">
                <w:pPr/>
              </w:pPrChange>
            </w:pPr>
            <w:ins w:id="4908"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3B223046" w14:textId="77777777" w:rsidR="00994FF0" w:rsidRPr="00033637" w:rsidRDefault="00994FF0" w:rsidP="00F31FB2">
            <w:pPr>
              <w:spacing w:line="480" w:lineRule="auto"/>
              <w:rPr>
                <w:ins w:id="4909" w:author="Mohammad Nayeem Hasan" w:date="2024-11-04T00:07:00Z"/>
                <w:rFonts w:ascii="Times New Roman" w:hAnsi="Times New Roman" w:cs="Times New Roman"/>
                <w:sz w:val="24"/>
                <w:szCs w:val="24"/>
              </w:rPr>
              <w:pPrChange w:id="4910" w:author="Mohammad Nayeem Hasan" w:date="2024-12-23T01:38:00Z" w16du:dateUtc="2024-12-22T19:38:00Z">
                <w:pPr/>
              </w:pPrChange>
            </w:pPr>
            <w:ins w:id="4911" w:author="Mohammad Nayeem Hasan" w:date="2024-11-04T00:07:00Z">
              <w:r w:rsidRPr="00033637">
                <w:rPr>
                  <w:rFonts w:ascii="Times New Roman" w:hAnsi="Times New Roman" w:cs="Times New Roman"/>
                  <w:sz w:val="24"/>
                  <w:szCs w:val="24"/>
                </w:rPr>
                <w:t>Reference</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29A2CA91" w14:textId="77777777" w:rsidR="00994FF0" w:rsidRPr="00033637" w:rsidRDefault="00994FF0" w:rsidP="00F31FB2">
            <w:pPr>
              <w:spacing w:line="480" w:lineRule="auto"/>
              <w:rPr>
                <w:ins w:id="4912" w:author="Mohammad Nayeem Hasan" w:date="2024-11-04T00:07:00Z"/>
                <w:rFonts w:ascii="Times New Roman" w:hAnsi="Times New Roman" w:cs="Times New Roman"/>
                <w:sz w:val="24"/>
                <w:szCs w:val="24"/>
              </w:rPr>
              <w:pPrChange w:id="4913" w:author="Mohammad Nayeem Hasan" w:date="2024-12-23T01:38:00Z" w16du:dateUtc="2024-12-22T19:38:00Z">
                <w:pPr/>
              </w:pPrChange>
            </w:pPr>
            <w:ins w:id="4914" w:author="Mohammad Nayeem Hasan" w:date="2024-11-04T00:07:00Z">
              <w:r w:rsidRPr="00033637">
                <w:rPr>
                  <w:rFonts w:ascii="Times New Roman" w:hAnsi="Times New Roman" w:cs="Times New Roman"/>
                  <w:sz w:val="24"/>
                  <w:szCs w:val="24"/>
                </w:rPr>
                <w:t>-</w:t>
              </w:r>
            </w:ins>
          </w:p>
        </w:tc>
      </w:tr>
      <w:tr w:rsidR="00994FF0" w:rsidRPr="00033637" w14:paraId="290A94C8" w14:textId="77777777" w:rsidTr="000C3C54">
        <w:trPr>
          <w:trHeight w:val="138"/>
          <w:jc w:val="center"/>
          <w:ins w:id="4915"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2D56263E" w14:textId="77777777" w:rsidR="00994FF0" w:rsidRPr="00033637" w:rsidRDefault="00994FF0" w:rsidP="00F31FB2">
            <w:pPr>
              <w:spacing w:line="480" w:lineRule="auto"/>
              <w:rPr>
                <w:ins w:id="4916" w:author="Mohammad Nayeem Hasan" w:date="2024-11-04T00:07:00Z"/>
                <w:rFonts w:ascii="Times New Roman" w:hAnsi="Times New Roman" w:cs="Times New Roman"/>
                <w:sz w:val="24"/>
                <w:szCs w:val="24"/>
              </w:rPr>
              <w:pPrChange w:id="4917" w:author="Mohammad Nayeem Hasan" w:date="2024-12-23T01:38:00Z" w16du:dateUtc="2024-12-22T19:38:00Z">
                <w:pPr/>
              </w:pPrChange>
            </w:pPr>
            <w:ins w:id="4918" w:author="Mohammad Nayeem Hasan" w:date="2024-11-04T00:07:00Z">
              <w:r w:rsidRPr="00033637">
                <w:rPr>
                  <w:rFonts w:ascii="Times New Roman" w:hAnsi="Times New Roman" w:cs="Times New Roman"/>
                  <w:sz w:val="24"/>
                  <w:szCs w:val="24"/>
                </w:rPr>
                <w:t>Stunned</w:t>
              </w:r>
            </w:ins>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5D05D0DE" w14:textId="77777777" w:rsidR="00994FF0" w:rsidRPr="00033637" w:rsidRDefault="00994FF0" w:rsidP="00F31FB2">
            <w:pPr>
              <w:spacing w:line="480" w:lineRule="auto"/>
              <w:rPr>
                <w:ins w:id="4919" w:author="Mohammad Nayeem Hasan" w:date="2024-11-04T00:07:00Z"/>
                <w:rFonts w:ascii="Times New Roman" w:hAnsi="Times New Roman" w:cs="Times New Roman"/>
                <w:sz w:val="24"/>
                <w:szCs w:val="24"/>
              </w:rPr>
              <w:pPrChange w:id="4920"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432AC544" w14:textId="77777777" w:rsidR="00994FF0" w:rsidRPr="00033637" w:rsidRDefault="00994FF0" w:rsidP="00F31FB2">
            <w:pPr>
              <w:spacing w:line="480" w:lineRule="auto"/>
              <w:rPr>
                <w:ins w:id="4921" w:author="Mohammad Nayeem Hasan" w:date="2024-11-04T00:07:00Z"/>
                <w:rFonts w:ascii="Times New Roman" w:hAnsi="Times New Roman" w:cs="Times New Roman"/>
                <w:sz w:val="24"/>
                <w:szCs w:val="24"/>
              </w:rPr>
              <w:pPrChange w:id="4922"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5ADE9BC4" w14:textId="77777777" w:rsidR="00994FF0" w:rsidRPr="00033637" w:rsidRDefault="00994FF0" w:rsidP="00F31FB2">
            <w:pPr>
              <w:spacing w:line="480" w:lineRule="auto"/>
              <w:rPr>
                <w:ins w:id="4923" w:author="Mohammad Nayeem Hasan" w:date="2024-11-04T00:07:00Z"/>
                <w:rFonts w:ascii="Times New Roman" w:hAnsi="Times New Roman" w:cs="Times New Roman"/>
                <w:sz w:val="24"/>
                <w:szCs w:val="24"/>
              </w:rPr>
              <w:pPrChange w:id="4924" w:author="Mohammad Nayeem Hasan" w:date="2024-12-23T01:38:00Z" w16du:dateUtc="2024-12-22T19:38:00Z">
                <w:pPr/>
              </w:pPrChange>
            </w:pPr>
          </w:p>
        </w:tc>
      </w:tr>
      <w:tr w:rsidR="00994FF0" w:rsidRPr="00033637" w14:paraId="6EFA14D7" w14:textId="77777777" w:rsidTr="000C3C54">
        <w:trPr>
          <w:trHeight w:val="138"/>
          <w:jc w:val="center"/>
          <w:ins w:id="4925"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15FA89AF" w14:textId="77777777" w:rsidR="00994FF0" w:rsidRPr="00033637" w:rsidRDefault="00994FF0" w:rsidP="00F31FB2">
            <w:pPr>
              <w:spacing w:line="480" w:lineRule="auto"/>
              <w:rPr>
                <w:ins w:id="4926" w:author="Mohammad Nayeem Hasan" w:date="2024-11-04T00:07:00Z"/>
                <w:rFonts w:ascii="Times New Roman" w:hAnsi="Times New Roman" w:cs="Times New Roman"/>
                <w:sz w:val="24"/>
                <w:szCs w:val="24"/>
              </w:rPr>
              <w:pPrChange w:id="4927" w:author="Mohammad Nayeem Hasan" w:date="2024-12-23T01:38:00Z" w16du:dateUtc="2024-12-22T19:38:00Z">
                <w:pPr/>
              </w:pPrChange>
            </w:pPr>
            <w:ins w:id="4928" w:author="Mohammad Nayeem Hasan" w:date="2024-11-04T00:07:00Z">
              <w:r w:rsidRPr="00033637">
                <w:rPr>
                  <w:rFonts w:ascii="Times New Roman" w:hAnsi="Times New Roman" w:cs="Times New Roman"/>
                  <w:sz w:val="24"/>
                  <w:szCs w:val="24"/>
                </w:rPr>
                <w:t>Yes</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4780CDEC" w14:textId="77777777" w:rsidR="00994FF0" w:rsidRPr="00033637" w:rsidRDefault="00994FF0" w:rsidP="00F31FB2">
            <w:pPr>
              <w:spacing w:line="480" w:lineRule="auto"/>
              <w:rPr>
                <w:ins w:id="4929" w:author="Mohammad Nayeem Hasan" w:date="2024-11-04T00:07:00Z"/>
                <w:rFonts w:ascii="Times New Roman" w:hAnsi="Times New Roman" w:cs="Times New Roman"/>
                <w:sz w:val="24"/>
                <w:szCs w:val="24"/>
              </w:rPr>
              <w:pPrChange w:id="4930" w:author="Mohammad Nayeem Hasan" w:date="2024-12-23T01:38:00Z" w16du:dateUtc="2024-12-22T19:38:00Z">
                <w:pPr/>
              </w:pPrChange>
            </w:pPr>
            <w:ins w:id="4931" w:author="Mohammad Nayeem Hasan" w:date="2024-11-04T00:07:00Z">
              <w:r w:rsidRPr="00033637">
                <w:rPr>
                  <w:rFonts w:ascii="Times New Roman" w:hAnsi="Times New Roman" w:cs="Times New Roman"/>
                  <w:sz w:val="24"/>
                  <w:szCs w:val="24"/>
                </w:rPr>
                <w:t>-</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3368BE49" w14:textId="77777777" w:rsidR="00994FF0" w:rsidRPr="00033637" w:rsidRDefault="00994FF0" w:rsidP="00F31FB2">
            <w:pPr>
              <w:spacing w:line="480" w:lineRule="auto"/>
              <w:rPr>
                <w:ins w:id="4932" w:author="Mohammad Nayeem Hasan" w:date="2024-11-04T00:07:00Z"/>
                <w:rFonts w:ascii="Times New Roman" w:hAnsi="Times New Roman" w:cs="Times New Roman"/>
                <w:sz w:val="24"/>
                <w:szCs w:val="24"/>
              </w:rPr>
              <w:pPrChange w:id="4933" w:author="Mohammad Nayeem Hasan" w:date="2024-12-23T01:38:00Z" w16du:dateUtc="2024-12-22T19:38:00Z">
                <w:pPr/>
              </w:pPrChange>
            </w:pPr>
            <w:ins w:id="4934"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5458D168" w14:textId="77777777" w:rsidR="00994FF0" w:rsidRPr="00033637" w:rsidRDefault="00994FF0" w:rsidP="00F31FB2">
            <w:pPr>
              <w:spacing w:line="480" w:lineRule="auto"/>
              <w:rPr>
                <w:ins w:id="4935" w:author="Mohammad Nayeem Hasan" w:date="2024-11-04T00:07:00Z"/>
                <w:rFonts w:ascii="Times New Roman" w:hAnsi="Times New Roman" w:cs="Times New Roman"/>
                <w:sz w:val="24"/>
                <w:szCs w:val="24"/>
              </w:rPr>
              <w:pPrChange w:id="4936" w:author="Mohammad Nayeem Hasan" w:date="2024-12-23T01:38:00Z" w16du:dateUtc="2024-12-22T19:38:00Z">
                <w:pPr/>
              </w:pPrChange>
            </w:pPr>
            <w:ins w:id="4937"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6E666948" w14:textId="77777777" w:rsidR="00994FF0" w:rsidRPr="00033637" w:rsidRDefault="00994FF0" w:rsidP="00F31FB2">
            <w:pPr>
              <w:spacing w:line="480" w:lineRule="auto"/>
              <w:rPr>
                <w:ins w:id="4938" w:author="Mohammad Nayeem Hasan" w:date="2024-11-04T00:07:00Z"/>
                <w:rFonts w:ascii="Times New Roman" w:hAnsi="Times New Roman" w:cs="Times New Roman"/>
                <w:sz w:val="24"/>
                <w:szCs w:val="24"/>
              </w:rPr>
              <w:pPrChange w:id="4939" w:author="Mohammad Nayeem Hasan" w:date="2024-12-23T01:38:00Z" w16du:dateUtc="2024-12-22T19:38:00Z">
                <w:pPr/>
              </w:pPrChange>
            </w:pPr>
            <w:ins w:id="4940"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69E1DB93" w14:textId="77777777" w:rsidR="00994FF0" w:rsidRPr="00033637" w:rsidRDefault="00994FF0" w:rsidP="00F31FB2">
            <w:pPr>
              <w:spacing w:line="480" w:lineRule="auto"/>
              <w:rPr>
                <w:ins w:id="4941" w:author="Mohammad Nayeem Hasan" w:date="2024-11-04T00:07:00Z"/>
                <w:rFonts w:ascii="Times New Roman" w:hAnsi="Times New Roman" w:cs="Times New Roman"/>
                <w:sz w:val="24"/>
                <w:szCs w:val="24"/>
              </w:rPr>
              <w:pPrChange w:id="4942" w:author="Mohammad Nayeem Hasan" w:date="2024-12-23T01:38:00Z" w16du:dateUtc="2024-12-22T19:38:00Z">
                <w:pPr/>
              </w:pPrChange>
            </w:pPr>
            <w:ins w:id="4943" w:author="Mohammad Nayeem Hasan" w:date="2024-11-04T00:07:00Z">
              <w:r w:rsidRPr="00033637">
                <w:rPr>
                  <w:rFonts w:ascii="Times New Roman" w:hAnsi="Times New Roman" w:cs="Times New Roman"/>
                  <w:sz w:val="24"/>
                  <w:szCs w:val="24"/>
                </w:rPr>
                <w:t>0.93 (0.77, 1.10)</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18B19050" w14:textId="77777777" w:rsidR="00994FF0" w:rsidRPr="00033637" w:rsidRDefault="00994FF0" w:rsidP="00F31FB2">
            <w:pPr>
              <w:spacing w:line="480" w:lineRule="auto"/>
              <w:rPr>
                <w:ins w:id="4944" w:author="Mohammad Nayeem Hasan" w:date="2024-11-04T00:07:00Z"/>
                <w:rFonts w:ascii="Times New Roman" w:hAnsi="Times New Roman" w:cs="Times New Roman"/>
                <w:sz w:val="24"/>
                <w:szCs w:val="24"/>
              </w:rPr>
              <w:pPrChange w:id="4945" w:author="Mohammad Nayeem Hasan" w:date="2024-12-23T01:38:00Z" w16du:dateUtc="2024-12-22T19:38:00Z">
                <w:pPr/>
              </w:pPrChange>
            </w:pPr>
            <w:ins w:id="4946" w:author="Mohammad Nayeem Hasan" w:date="2024-11-04T00:07:00Z">
              <w:r w:rsidRPr="00033637">
                <w:rPr>
                  <w:rFonts w:ascii="Times New Roman" w:hAnsi="Times New Roman" w:cs="Times New Roman"/>
                  <w:sz w:val="24"/>
                  <w:szCs w:val="24"/>
                </w:rPr>
                <w:t>0.385</w:t>
              </w:r>
            </w:ins>
          </w:p>
        </w:tc>
      </w:tr>
      <w:tr w:rsidR="00994FF0" w:rsidRPr="00033637" w14:paraId="551F8E94" w14:textId="77777777" w:rsidTr="000C3C54">
        <w:trPr>
          <w:trHeight w:val="138"/>
          <w:jc w:val="center"/>
          <w:ins w:id="4947"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0AFE7CC3" w14:textId="77777777" w:rsidR="00994FF0" w:rsidRPr="00033637" w:rsidRDefault="00994FF0" w:rsidP="00F31FB2">
            <w:pPr>
              <w:spacing w:line="480" w:lineRule="auto"/>
              <w:rPr>
                <w:ins w:id="4948" w:author="Mohammad Nayeem Hasan" w:date="2024-11-04T00:07:00Z"/>
                <w:rFonts w:ascii="Times New Roman" w:hAnsi="Times New Roman" w:cs="Times New Roman"/>
                <w:sz w:val="24"/>
                <w:szCs w:val="24"/>
              </w:rPr>
              <w:pPrChange w:id="4949" w:author="Mohammad Nayeem Hasan" w:date="2024-12-23T01:38:00Z" w16du:dateUtc="2024-12-22T19:38:00Z">
                <w:pPr/>
              </w:pPrChange>
            </w:pPr>
            <w:ins w:id="4950" w:author="Mohammad Nayeem Hasan" w:date="2024-11-04T00:07:00Z">
              <w:r w:rsidRPr="00033637">
                <w:rPr>
                  <w:rFonts w:ascii="Times New Roman" w:hAnsi="Times New Roman" w:cs="Times New Roman"/>
                  <w:sz w:val="24"/>
                  <w:szCs w:val="24"/>
                </w:rPr>
                <w:t>No</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6004F3AB" w14:textId="77777777" w:rsidR="00994FF0" w:rsidRPr="00033637" w:rsidRDefault="00994FF0" w:rsidP="00F31FB2">
            <w:pPr>
              <w:spacing w:line="480" w:lineRule="auto"/>
              <w:rPr>
                <w:ins w:id="4951" w:author="Mohammad Nayeem Hasan" w:date="2024-11-04T00:07:00Z"/>
                <w:rFonts w:ascii="Times New Roman" w:hAnsi="Times New Roman" w:cs="Times New Roman"/>
                <w:sz w:val="24"/>
                <w:szCs w:val="24"/>
              </w:rPr>
              <w:pPrChange w:id="4952" w:author="Mohammad Nayeem Hasan" w:date="2024-12-23T01:38:00Z" w16du:dateUtc="2024-12-22T19:38:00Z">
                <w:pPr/>
              </w:pPrChange>
            </w:pPr>
            <w:ins w:id="4953" w:author="Mohammad Nayeem Hasan" w:date="2024-11-04T00:07:00Z">
              <w:r w:rsidRPr="00033637">
                <w:rPr>
                  <w:rFonts w:ascii="Times New Roman" w:hAnsi="Times New Roman" w:cs="Times New Roman"/>
                  <w:sz w:val="24"/>
                  <w:szCs w:val="24"/>
                </w:rPr>
                <w:t>-</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3904D51E" w14:textId="77777777" w:rsidR="00994FF0" w:rsidRPr="00033637" w:rsidRDefault="00994FF0" w:rsidP="00F31FB2">
            <w:pPr>
              <w:spacing w:line="480" w:lineRule="auto"/>
              <w:rPr>
                <w:ins w:id="4954" w:author="Mohammad Nayeem Hasan" w:date="2024-11-04T00:07:00Z"/>
                <w:rFonts w:ascii="Times New Roman" w:hAnsi="Times New Roman" w:cs="Times New Roman"/>
                <w:sz w:val="24"/>
                <w:szCs w:val="24"/>
              </w:rPr>
              <w:pPrChange w:id="4955" w:author="Mohammad Nayeem Hasan" w:date="2024-12-23T01:38:00Z" w16du:dateUtc="2024-12-22T19:38:00Z">
                <w:pPr/>
              </w:pPrChange>
            </w:pPr>
            <w:ins w:id="4956"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0970AC41" w14:textId="77777777" w:rsidR="00994FF0" w:rsidRPr="00033637" w:rsidRDefault="00994FF0" w:rsidP="00F31FB2">
            <w:pPr>
              <w:spacing w:line="480" w:lineRule="auto"/>
              <w:rPr>
                <w:ins w:id="4957" w:author="Mohammad Nayeem Hasan" w:date="2024-11-04T00:07:00Z"/>
                <w:rFonts w:ascii="Times New Roman" w:hAnsi="Times New Roman" w:cs="Times New Roman"/>
                <w:sz w:val="24"/>
                <w:szCs w:val="24"/>
              </w:rPr>
              <w:pPrChange w:id="4958" w:author="Mohammad Nayeem Hasan" w:date="2024-12-23T01:38:00Z" w16du:dateUtc="2024-12-22T19:38:00Z">
                <w:pPr/>
              </w:pPrChange>
            </w:pPr>
            <w:ins w:id="4959"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428CF09C" w14:textId="77777777" w:rsidR="00994FF0" w:rsidRPr="00033637" w:rsidRDefault="00994FF0" w:rsidP="00F31FB2">
            <w:pPr>
              <w:spacing w:line="480" w:lineRule="auto"/>
              <w:rPr>
                <w:ins w:id="4960" w:author="Mohammad Nayeem Hasan" w:date="2024-11-04T00:07:00Z"/>
                <w:rFonts w:ascii="Times New Roman" w:hAnsi="Times New Roman" w:cs="Times New Roman"/>
                <w:sz w:val="24"/>
                <w:szCs w:val="24"/>
              </w:rPr>
              <w:pPrChange w:id="4961" w:author="Mohammad Nayeem Hasan" w:date="2024-12-23T01:38:00Z" w16du:dateUtc="2024-12-22T19:38:00Z">
                <w:pPr/>
              </w:pPrChange>
            </w:pPr>
            <w:ins w:id="4962"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33F776F3" w14:textId="77777777" w:rsidR="00994FF0" w:rsidRPr="00033637" w:rsidRDefault="00994FF0" w:rsidP="00F31FB2">
            <w:pPr>
              <w:spacing w:line="480" w:lineRule="auto"/>
              <w:rPr>
                <w:ins w:id="4963" w:author="Mohammad Nayeem Hasan" w:date="2024-11-04T00:07:00Z"/>
                <w:rFonts w:ascii="Times New Roman" w:hAnsi="Times New Roman" w:cs="Times New Roman"/>
                <w:sz w:val="24"/>
                <w:szCs w:val="24"/>
              </w:rPr>
              <w:pPrChange w:id="4964" w:author="Mohammad Nayeem Hasan" w:date="2024-12-23T01:38:00Z" w16du:dateUtc="2024-12-22T19:38:00Z">
                <w:pPr/>
              </w:pPrChange>
            </w:pPr>
            <w:ins w:id="4965" w:author="Mohammad Nayeem Hasan" w:date="2024-11-04T00:07:00Z">
              <w:r w:rsidRPr="00033637">
                <w:rPr>
                  <w:rFonts w:ascii="Times New Roman" w:hAnsi="Times New Roman" w:cs="Times New Roman"/>
                  <w:sz w:val="24"/>
                  <w:szCs w:val="24"/>
                </w:rPr>
                <w:t>Reference</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379B1FCB" w14:textId="77777777" w:rsidR="00994FF0" w:rsidRPr="00033637" w:rsidRDefault="00994FF0" w:rsidP="00F31FB2">
            <w:pPr>
              <w:spacing w:line="480" w:lineRule="auto"/>
              <w:rPr>
                <w:ins w:id="4966" w:author="Mohammad Nayeem Hasan" w:date="2024-11-04T00:07:00Z"/>
                <w:rFonts w:ascii="Times New Roman" w:hAnsi="Times New Roman" w:cs="Times New Roman"/>
                <w:sz w:val="24"/>
                <w:szCs w:val="24"/>
              </w:rPr>
              <w:pPrChange w:id="4967" w:author="Mohammad Nayeem Hasan" w:date="2024-12-23T01:38:00Z" w16du:dateUtc="2024-12-22T19:38:00Z">
                <w:pPr/>
              </w:pPrChange>
            </w:pPr>
            <w:ins w:id="4968" w:author="Mohammad Nayeem Hasan" w:date="2024-11-04T00:07:00Z">
              <w:r w:rsidRPr="00033637">
                <w:rPr>
                  <w:rFonts w:ascii="Times New Roman" w:hAnsi="Times New Roman" w:cs="Times New Roman"/>
                  <w:sz w:val="24"/>
                  <w:szCs w:val="24"/>
                </w:rPr>
                <w:t>-</w:t>
              </w:r>
            </w:ins>
          </w:p>
        </w:tc>
      </w:tr>
      <w:tr w:rsidR="00994FF0" w:rsidRPr="00033637" w14:paraId="5FC47863" w14:textId="77777777" w:rsidTr="000C3C54">
        <w:trPr>
          <w:trHeight w:val="138"/>
          <w:jc w:val="center"/>
          <w:ins w:id="4969"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36ADA9D2" w14:textId="77777777" w:rsidR="00994FF0" w:rsidRPr="00033637" w:rsidRDefault="00994FF0" w:rsidP="00F31FB2">
            <w:pPr>
              <w:spacing w:line="480" w:lineRule="auto"/>
              <w:rPr>
                <w:ins w:id="4970" w:author="Mohammad Nayeem Hasan" w:date="2024-11-04T00:07:00Z"/>
                <w:rFonts w:ascii="Times New Roman" w:hAnsi="Times New Roman" w:cs="Times New Roman"/>
                <w:sz w:val="24"/>
                <w:szCs w:val="24"/>
              </w:rPr>
              <w:pPrChange w:id="4971" w:author="Mohammad Nayeem Hasan" w:date="2024-12-23T01:38:00Z" w16du:dateUtc="2024-12-22T19:38:00Z">
                <w:pPr/>
              </w:pPrChange>
            </w:pPr>
            <w:ins w:id="4972" w:author="Mohammad Nayeem Hasan" w:date="2024-11-04T00:07:00Z">
              <w:r w:rsidRPr="00033637">
                <w:rPr>
                  <w:rFonts w:ascii="Times New Roman" w:hAnsi="Times New Roman" w:cs="Times New Roman"/>
                  <w:sz w:val="24"/>
                  <w:szCs w:val="24"/>
                </w:rPr>
                <w:t>Wasted</w:t>
              </w:r>
            </w:ins>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3F589FE7" w14:textId="77777777" w:rsidR="00994FF0" w:rsidRPr="00033637" w:rsidRDefault="00994FF0" w:rsidP="00F31FB2">
            <w:pPr>
              <w:spacing w:line="480" w:lineRule="auto"/>
              <w:rPr>
                <w:ins w:id="4973" w:author="Mohammad Nayeem Hasan" w:date="2024-11-04T00:07:00Z"/>
                <w:rFonts w:ascii="Times New Roman" w:hAnsi="Times New Roman" w:cs="Times New Roman"/>
                <w:sz w:val="24"/>
                <w:szCs w:val="24"/>
              </w:rPr>
              <w:pPrChange w:id="4974"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45FB26C0" w14:textId="77777777" w:rsidR="00994FF0" w:rsidRPr="00033637" w:rsidRDefault="00994FF0" w:rsidP="00F31FB2">
            <w:pPr>
              <w:spacing w:line="480" w:lineRule="auto"/>
              <w:rPr>
                <w:ins w:id="4975" w:author="Mohammad Nayeem Hasan" w:date="2024-11-04T00:07:00Z"/>
                <w:rFonts w:ascii="Times New Roman" w:hAnsi="Times New Roman" w:cs="Times New Roman"/>
                <w:sz w:val="24"/>
                <w:szCs w:val="24"/>
              </w:rPr>
              <w:pPrChange w:id="4976"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4F0A78AE" w14:textId="77777777" w:rsidR="00994FF0" w:rsidRPr="00033637" w:rsidRDefault="00994FF0" w:rsidP="00F31FB2">
            <w:pPr>
              <w:spacing w:line="480" w:lineRule="auto"/>
              <w:rPr>
                <w:ins w:id="4977" w:author="Mohammad Nayeem Hasan" w:date="2024-11-04T00:07:00Z"/>
                <w:rFonts w:ascii="Times New Roman" w:hAnsi="Times New Roman" w:cs="Times New Roman"/>
                <w:sz w:val="24"/>
                <w:szCs w:val="24"/>
              </w:rPr>
              <w:pPrChange w:id="4978" w:author="Mohammad Nayeem Hasan" w:date="2024-12-23T01:38:00Z" w16du:dateUtc="2024-12-22T19:38:00Z">
                <w:pPr/>
              </w:pPrChange>
            </w:pPr>
          </w:p>
        </w:tc>
      </w:tr>
      <w:tr w:rsidR="00994FF0" w:rsidRPr="00033637" w14:paraId="3816B5D8" w14:textId="77777777" w:rsidTr="000C3C54">
        <w:trPr>
          <w:trHeight w:val="138"/>
          <w:jc w:val="center"/>
          <w:ins w:id="4979"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0F4B4B41" w14:textId="77777777" w:rsidR="00994FF0" w:rsidRPr="00033637" w:rsidRDefault="00994FF0" w:rsidP="00F31FB2">
            <w:pPr>
              <w:spacing w:line="480" w:lineRule="auto"/>
              <w:rPr>
                <w:ins w:id="4980" w:author="Mohammad Nayeem Hasan" w:date="2024-11-04T00:07:00Z"/>
                <w:rFonts w:ascii="Times New Roman" w:hAnsi="Times New Roman" w:cs="Times New Roman"/>
                <w:sz w:val="24"/>
                <w:szCs w:val="24"/>
              </w:rPr>
              <w:pPrChange w:id="4981" w:author="Mohammad Nayeem Hasan" w:date="2024-12-23T01:38:00Z" w16du:dateUtc="2024-12-22T19:38:00Z">
                <w:pPr/>
              </w:pPrChange>
            </w:pPr>
            <w:ins w:id="4982" w:author="Mohammad Nayeem Hasan" w:date="2024-11-04T00:07:00Z">
              <w:r w:rsidRPr="00033637">
                <w:rPr>
                  <w:rFonts w:ascii="Times New Roman" w:hAnsi="Times New Roman" w:cs="Times New Roman"/>
                  <w:sz w:val="24"/>
                  <w:szCs w:val="24"/>
                </w:rPr>
                <w:t>Yes</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5692B58F" w14:textId="77777777" w:rsidR="00994FF0" w:rsidRPr="00033637" w:rsidRDefault="00994FF0" w:rsidP="00F31FB2">
            <w:pPr>
              <w:spacing w:line="480" w:lineRule="auto"/>
              <w:rPr>
                <w:ins w:id="4983" w:author="Mohammad Nayeem Hasan" w:date="2024-11-04T00:07:00Z"/>
                <w:rFonts w:ascii="Times New Roman" w:hAnsi="Times New Roman" w:cs="Times New Roman"/>
                <w:sz w:val="24"/>
                <w:szCs w:val="24"/>
              </w:rPr>
              <w:pPrChange w:id="4984" w:author="Mohammad Nayeem Hasan" w:date="2024-12-23T01:38:00Z" w16du:dateUtc="2024-12-22T19:38:00Z">
                <w:pPr/>
              </w:pPrChange>
            </w:pPr>
            <w:ins w:id="4985" w:author="Mohammad Nayeem Hasan" w:date="2024-11-04T00:07:00Z">
              <w:r w:rsidRPr="00033637">
                <w:rPr>
                  <w:rFonts w:ascii="Times New Roman" w:hAnsi="Times New Roman" w:cs="Times New Roman"/>
                  <w:sz w:val="24"/>
                  <w:szCs w:val="24"/>
                </w:rPr>
                <w:t>-</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554C0A96" w14:textId="77777777" w:rsidR="00994FF0" w:rsidRPr="00033637" w:rsidRDefault="00994FF0" w:rsidP="00F31FB2">
            <w:pPr>
              <w:spacing w:line="480" w:lineRule="auto"/>
              <w:rPr>
                <w:ins w:id="4986" w:author="Mohammad Nayeem Hasan" w:date="2024-11-04T00:07:00Z"/>
                <w:rFonts w:ascii="Times New Roman" w:hAnsi="Times New Roman" w:cs="Times New Roman"/>
                <w:sz w:val="24"/>
                <w:szCs w:val="24"/>
              </w:rPr>
              <w:pPrChange w:id="4987" w:author="Mohammad Nayeem Hasan" w:date="2024-12-23T01:38:00Z" w16du:dateUtc="2024-12-22T19:38:00Z">
                <w:pPr/>
              </w:pPrChange>
            </w:pPr>
            <w:ins w:id="4988"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613EFBF3" w14:textId="77777777" w:rsidR="00994FF0" w:rsidRPr="00033637" w:rsidRDefault="00994FF0" w:rsidP="00F31FB2">
            <w:pPr>
              <w:spacing w:line="480" w:lineRule="auto"/>
              <w:rPr>
                <w:ins w:id="4989" w:author="Mohammad Nayeem Hasan" w:date="2024-11-04T00:07:00Z"/>
                <w:rFonts w:ascii="Times New Roman" w:hAnsi="Times New Roman" w:cs="Times New Roman"/>
                <w:sz w:val="24"/>
                <w:szCs w:val="24"/>
              </w:rPr>
              <w:pPrChange w:id="4990" w:author="Mohammad Nayeem Hasan" w:date="2024-12-23T01:38:00Z" w16du:dateUtc="2024-12-22T19:38:00Z">
                <w:pPr/>
              </w:pPrChange>
            </w:pPr>
            <w:ins w:id="4991" w:author="Mohammad Nayeem Hasan" w:date="2024-11-04T00:07:00Z">
              <w:r w:rsidRPr="00033637">
                <w:rPr>
                  <w:rFonts w:ascii="Times New Roman" w:hAnsi="Times New Roman" w:cs="Times New Roman"/>
                  <w:sz w:val="24"/>
                  <w:szCs w:val="24"/>
                </w:rPr>
                <w:t>1.61 (0.92, 2.84)</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485482DA" w14:textId="77777777" w:rsidR="00994FF0" w:rsidRPr="00033637" w:rsidRDefault="00994FF0" w:rsidP="00F31FB2">
            <w:pPr>
              <w:spacing w:line="480" w:lineRule="auto"/>
              <w:rPr>
                <w:ins w:id="4992" w:author="Mohammad Nayeem Hasan" w:date="2024-11-04T00:07:00Z"/>
                <w:rFonts w:ascii="Times New Roman" w:hAnsi="Times New Roman" w:cs="Times New Roman"/>
                <w:sz w:val="24"/>
                <w:szCs w:val="24"/>
              </w:rPr>
              <w:pPrChange w:id="4993" w:author="Mohammad Nayeem Hasan" w:date="2024-12-23T01:38:00Z" w16du:dateUtc="2024-12-22T19:38:00Z">
                <w:pPr/>
              </w:pPrChange>
            </w:pPr>
            <w:ins w:id="4994" w:author="Mohammad Nayeem Hasan" w:date="2024-11-04T00:07:00Z">
              <w:r w:rsidRPr="00033637">
                <w:rPr>
                  <w:rFonts w:ascii="Times New Roman" w:hAnsi="Times New Roman" w:cs="Times New Roman"/>
                  <w:sz w:val="24"/>
                  <w:szCs w:val="24"/>
                </w:rPr>
                <w:t>0.097</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6D2CBC69" w14:textId="77777777" w:rsidR="00994FF0" w:rsidRPr="00033637" w:rsidRDefault="00994FF0" w:rsidP="00F31FB2">
            <w:pPr>
              <w:spacing w:line="480" w:lineRule="auto"/>
              <w:rPr>
                <w:ins w:id="4995" w:author="Mohammad Nayeem Hasan" w:date="2024-11-04T00:07:00Z"/>
                <w:rFonts w:ascii="Times New Roman" w:hAnsi="Times New Roman" w:cs="Times New Roman"/>
                <w:sz w:val="24"/>
                <w:szCs w:val="24"/>
              </w:rPr>
              <w:pPrChange w:id="4996" w:author="Mohammad Nayeem Hasan" w:date="2024-12-23T01:38:00Z" w16du:dateUtc="2024-12-22T19:38:00Z">
                <w:pPr/>
              </w:pPrChange>
            </w:pPr>
            <w:ins w:id="4997" w:author="Mohammad Nayeem Hasan" w:date="2024-11-04T00:07:00Z">
              <w:r w:rsidRPr="00033637">
                <w:rPr>
                  <w:rFonts w:ascii="Times New Roman" w:hAnsi="Times New Roman" w:cs="Times New Roman"/>
                  <w:sz w:val="24"/>
                  <w:szCs w:val="24"/>
                </w:rPr>
                <w:t>0.89 (0.72, 1.10)</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6844F277" w14:textId="77777777" w:rsidR="00994FF0" w:rsidRPr="00033637" w:rsidRDefault="00994FF0" w:rsidP="00F31FB2">
            <w:pPr>
              <w:spacing w:line="480" w:lineRule="auto"/>
              <w:rPr>
                <w:ins w:id="4998" w:author="Mohammad Nayeem Hasan" w:date="2024-11-04T00:07:00Z"/>
                <w:rFonts w:ascii="Times New Roman" w:hAnsi="Times New Roman" w:cs="Times New Roman"/>
                <w:sz w:val="24"/>
                <w:szCs w:val="24"/>
              </w:rPr>
              <w:pPrChange w:id="4999" w:author="Mohammad Nayeem Hasan" w:date="2024-12-23T01:38:00Z" w16du:dateUtc="2024-12-22T19:38:00Z">
                <w:pPr/>
              </w:pPrChange>
            </w:pPr>
            <w:ins w:id="5000" w:author="Mohammad Nayeem Hasan" w:date="2024-11-04T00:07:00Z">
              <w:r w:rsidRPr="00033637">
                <w:rPr>
                  <w:rFonts w:ascii="Times New Roman" w:hAnsi="Times New Roman" w:cs="Times New Roman"/>
                  <w:sz w:val="24"/>
                  <w:szCs w:val="24"/>
                </w:rPr>
                <w:t>0.294</w:t>
              </w:r>
            </w:ins>
          </w:p>
        </w:tc>
      </w:tr>
      <w:tr w:rsidR="00994FF0" w:rsidRPr="00033637" w14:paraId="3602EB1D" w14:textId="77777777" w:rsidTr="000C3C54">
        <w:trPr>
          <w:trHeight w:val="138"/>
          <w:jc w:val="center"/>
          <w:ins w:id="5001"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5A4AE78C" w14:textId="77777777" w:rsidR="00994FF0" w:rsidRPr="00033637" w:rsidRDefault="00994FF0" w:rsidP="00F31FB2">
            <w:pPr>
              <w:spacing w:line="480" w:lineRule="auto"/>
              <w:rPr>
                <w:ins w:id="5002" w:author="Mohammad Nayeem Hasan" w:date="2024-11-04T00:07:00Z"/>
                <w:rFonts w:ascii="Times New Roman" w:hAnsi="Times New Roman" w:cs="Times New Roman"/>
                <w:sz w:val="24"/>
                <w:szCs w:val="24"/>
              </w:rPr>
              <w:pPrChange w:id="5003" w:author="Mohammad Nayeem Hasan" w:date="2024-12-23T01:38:00Z" w16du:dateUtc="2024-12-22T19:38:00Z">
                <w:pPr/>
              </w:pPrChange>
            </w:pPr>
            <w:ins w:id="5004" w:author="Mohammad Nayeem Hasan" w:date="2024-11-04T00:07:00Z">
              <w:r w:rsidRPr="00033637">
                <w:rPr>
                  <w:rFonts w:ascii="Times New Roman" w:hAnsi="Times New Roman" w:cs="Times New Roman"/>
                  <w:sz w:val="24"/>
                  <w:szCs w:val="24"/>
                </w:rPr>
                <w:t>No</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06A1DC06" w14:textId="77777777" w:rsidR="00994FF0" w:rsidRPr="00033637" w:rsidRDefault="00994FF0" w:rsidP="00F31FB2">
            <w:pPr>
              <w:spacing w:line="480" w:lineRule="auto"/>
              <w:rPr>
                <w:ins w:id="5005" w:author="Mohammad Nayeem Hasan" w:date="2024-11-04T00:07:00Z"/>
                <w:rFonts w:ascii="Times New Roman" w:hAnsi="Times New Roman" w:cs="Times New Roman"/>
                <w:sz w:val="24"/>
                <w:szCs w:val="24"/>
              </w:rPr>
              <w:pPrChange w:id="5006" w:author="Mohammad Nayeem Hasan" w:date="2024-12-23T01:38:00Z" w16du:dateUtc="2024-12-22T19:38:00Z">
                <w:pPr/>
              </w:pPrChange>
            </w:pPr>
            <w:ins w:id="5007" w:author="Mohammad Nayeem Hasan" w:date="2024-11-04T00:07:00Z">
              <w:r w:rsidRPr="00033637">
                <w:rPr>
                  <w:rFonts w:ascii="Times New Roman" w:hAnsi="Times New Roman" w:cs="Times New Roman"/>
                  <w:sz w:val="24"/>
                  <w:szCs w:val="24"/>
                </w:rPr>
                <w:t>-</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0A8296D1" w14:textId="77777777" w:rsidR="00994FF0" w:rsidRPr="00033637" w:rsidRDefault="00994FF0" w:rsidP="00F31FB2">
            <w:pPr>
              <w:spacing w:line="480" w:lineRule="auto"/>
              <w:rPr>
                <w:ins w:id="5008" w:author="Mohammad Nayeem Hasan" w:date="2024-11-04T00:07:00Z"/>
                <w:rFonts w:ascii="Times New Roman" w:hAnsi="Times New Roman" w:cs="Times New Roman"/>
                <w:sz w:val="24"/>
                <w:szCs w:val="24"/>
              </w:rPr>
              <w:pPrChange w:id="5009" w:author="Mohammad Nayeem Hasan" w:date="2024-12-23T01:38:00Z" w16du:dateUtc="2024-12-22T19:38:00Z">
                <w:pPr/>
              </w:pPrChange>
            </w:pPr>
            <w:ins w:id="5010"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4EE09216" w14:textId="77777777" w:rsidR="00994FF0" w:rsidRPr="00033637" w:rsidRDefault="00994FF0" w:rsidP="00F31FB2">
            <w:pPr>
              <w:spacing w:line="480" w:lineRule="auto"/>
              <w:rPr>
                <w:ins w:id="5011" w:author="Mohammad Nayeem Hasan" w:date="2024-11-04T00:07:00Z"/>
                <w:rFonts w:ascii="Times New Roman" w:hAnsi="Times New Roman" w:cs="Times New Roman"/>
                <w:sz w:val="24"/>
                <w:szCs w:val="24"/>
              </w:rPr>
              <w:pPrChange w:id="5012" w:author="Mohammad Nayeem Hasan" w:date="2024-12-23T01:38:00Z" w16du:dateUtc="2024-12-22T19:38:00Z">
                <w:pPr/>
              </w:pPrChange>
            </w:pPr>
            <w:ins w:id="5013" w:author="Mohammad Nayeem Hasan" w:date="2024-11-04T00:07:00Z">
              <w:r w:rsidRPr="00033637">
                <w:rPr>
                  <w:rFonts w:ascii="Times New Roman" w:hAnsi="Times New Roman" w:cs="Times New Roman"/>
                  <w:sz w:val="24"/>
                  <w:szCs w:val="24"/>
                </w:rPr>
                <w:t>Reference</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18513EBF" w14:textId="77777777" w:rsidR="00994FF0" w:rsidRPr="00033637" w:rsidRDefault="00994FF0" w:rsidP="00F31FB2">
            <w:pPr>
              <w:spacing w:line="480" w:lineRule="auto"/>
              <w:rPr>
                <w:ins w:id="5014" w:author="Mohammad Nayeem Hasan" w:date="2024-11-04T00:07:00Z"/>
                <w:rFonts w:ascii="Times New Roman" w:hAnsi="Times New Roman" w:cs="Times New Roman"/>
                <w:sz w:val="24"/>
                <w:szCs w:val="24"/>
              </w:rPr>
              <w:pPrChange w:id="5015" w:author="Mohammad Nayeem Hasan" w:date="2024-12-23T01:38:00Z" w16du:dateUtc="2024-12-22T19:38:00Z">
                <w:pPr/>
              </w:pPrChange>
            </w:pPr>
            <w:ins w:id="5016"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7FE0D650" w14:textId="77777777" w:rsidR="00994FF0" w:rsidRPr="00033637" w:rsidRDefault="00994FF0" w:rsidP="00F31FB2">
            <w:pPr>
              <w:spacing w:line="480" w:lineRule="auto"/>
              <w:rPr>
                <w:ins w:id="5017" w:author="Mohammad Nayeem Hasan" w:date="2024-11-04T00:07:00Z"/>
                <w:rFonts w:ascii="Times New Roman" w:hAnsi="Times New Roman" w:cs="Times New Roman"/>
                <w:sz w:val="24"/>
                <w:szCs w:val="24"/>
              </w:rPr>
              <w:pPrChange w:id="5018" w:author="Mohammad Nayeem Hasan" w:date="2024-12-23T01:38:00Z" w16du:dateUtc="2024-12-22T19:38:00Z">
                <w:pPr/>
              </w:pPrChange>
            </w:pPr>
            <w:ins w:id="5019" w:author="Mohammad Nayeem Hasan" w:date="2024-11-04T00:07:00Z">
              <w:r w:rsidRPr="00033637">
                <w:rPr>
                  <w:rFonts w:ascii="Times New Roman" w:hAnsi="Times New Roman" w:cs="Times New Roman"/>
                  <w:sz w:val="24"/>
                  <w:szCs w:val="24"/>
                </w:rPr>
                <w:t>Reference</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6F8AAC5A" w14:textId="77777777" w:rsidR="00994FF0" w:rsidRPr="00033637" w:rsidRDefault="00994FF0" w:rsidP="00F31FB2">
            <w:pPr>
              <w:spacing w:line="480" w:lineRule="auto"/>
              <w:rPr>
                <w:ins w:id="5020" w:author="Mohammad Nayeem Hasan" w:date="2024-11-04T00:07:00Z"/>
                <w:rFonts w:ascii="Times New Roman" w:hAnsi="Times New Roman" w:cs="Times New Roman"/>
                <w:sz w:val="24"/>
                <w:szCs w:val="24"/>
              </w:rPr>
              <w:pPrChange w:id="5021" w:author="Mohammad Nayeem Hasan" w:date="2024-12-23T01:38:00Z" w16du:dateUtc="2024-12-22T19:38:00Z">
                <w:pPr/>
              </w:pPrChange>
            </w:pPr>
            <w:ins w:id="5022" w:author="Mohammad Nayeem Hasan" w:date="2024-11-04T00:07:00Z">
              <w:r w:rsidRPr="00033637">
                <w:rPr>
                  <w:rFonts w:ascii="Times New Roman" w:hAnsi="Times New Roman" w:cs="Times New Roman"/>
                  <w:sz w:val="24"/>
                  <w:szCs w:val="24"/>
                </w:rPr>
                <w:t>-</w:t>
              </w:r>
            </w:ins>
          </w:p>
        </w:tc>
      </w:tr>
      <w:tr w:rsidR="00994FF0" w:rsidRPr="00033637" w14:paraId="1C5A0A85" w14:textId="77777777" w:rsidTr="000C3C54">
        <w:trPr>
          <w:trHeight w:val="138"/>
          <w:jc w:val="center"/>
          <w:ins w:id="5023"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29027919" w14:textId="77777777" w:rsidR="00994FF0" w:rsidRPr="00033637" w:rsidRDefault="00994FF0" w:rsidP="00F31FB2">
            <w:pPr>
              <w:spacing w:line="480" w:lineRule="auto"/>
              <w:rPr>
                <w:ins w:id="5024" w:author="Mohammad Nayeem Hasan" w:date="2024-11-04T00:07:00Z"/>
                <w:rFonts w:ascii="Times New Roman" w:hAnsi="Times New Roman" w:cs="Times New Roman"/>
                <w:sz w:val="24"/>
                <w:szCs w:val="24"/>
              </w:rPr>
              <w:pPrChange w:id="5025" w:author="Mohammad Nayeem Hasan" w:date="2024-12-23T01:38:00Z" w16du:dateUtc="2024-12-22T19:38:00Z">
                <w:pPr/>
              </w:pPrChange>
            </w:pPr>
            <w:ins w:id="5026" w:author="Mohammad Nayeem Hasan" w:date="2024-11-04T00:07:00Z">
              <w:r w:rsidRPr="00033637">
                <w:rPr>
                  <w:rFonts w:ascii="Times New Roman" w:hAnsi="Times New Roman" w:cs="Times New Roman"/>
                  <w:sz w:val="24"/>
                  <w:szCs w:val="24"/>
                </w:rPr>
                <w:t>Overweight</w:t>
              </w:r>
            </w:ins>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5EEC8B72" w14:textId="77777777" w:rsidR="00994FF0" w:rsidRPr="00033637" w:rsidRDefault="00994FF0" w:rsidP="00F31FB2">
            <w:pPr>
              <w:spacing w:line="480" w:lineRule="auto"/>
              <w:rPr>
                <w:ins w:id="5027" w:author="Mohammad Nayeem Hasan" w:date="2024-11-04T00:07:00Z"/>
                <w:rFonts w:ascii="Times New Roman" w:hAnsi="Times New Roman" w:cs="Times New Roman"/>
                <w:sz w:val="24"/>
                <w:szCs w:val="24"/>
              </w:rPr>
              <w:pPrChange w:id="5028"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33AE8CAD" w14:textId="77777777" w:rsidR="00994FF0" w:rsidRPr="00033637" w:rsidRDefault="00994FF0" w:rsidP="00F31FB2">
            <w:pPr>
              <w:spacing w:line="480" w:lineRule="auto"/>
              <w:rPr>
                <w:ins w:id="5029" w:author="Mohammad Nayeem Hasan" w:date="2024-11-04T00:07:00Z"/>
                <w:rFonts w:ascii="Times New Roman" w:hAnsi="Times New Roman" w:cs="Times New Roman"/>
                <w:sz w:val="24"/>
                <w:szCs w:val="24"/>
              </w:rPr>
              <w:pPrChange w:id="5030"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4A5790C7" w14:textId="77777777" w:rsidR="00994FF0" w:rsidRPr="00033637" w:rsidRDefault="00994FF0" w:rsidP="00F31FB2">
            <w:pPr>
              <w:spacing w:line="480" w:lineRule="auto"/>
              <w:rPr>
                <w:ins w:id="5031" w:author="Mohammad Nayeem Hasan" w:date="2024-11-04T00:07:00Z"/>
                <w:rFonts w:ascii="Times New Roman" w:hAnsi="Times New Roman" w:cs="Times New Roman"/>
                <w:sz w:val="24"/>
                <w:szCs w:val="24"/>
              </w:rPr>
              <w:pPrChange w:id="5032" w:author="Mohammad Nayeem Hasan" w:date="2024-12-23T01:38:00Z" w16du:dateUtc="2024-12-22T19:38:00Z">
                <w:pPr/>
              </w:pPrChange>
            </w:pPr>
          </w:p>
        </w:tc>
      </w:tr>
      <w:tr w:rsidR="00994FF0" w:rsidRPr="00033637" w14:paraId="3AE03EF0" w14:textId="77777777" w:rsidTr="000C3C54">
        <w:trPr>
          <w:trHeight w:val="138"/>
          <w:jc w:val="center"/>
          <w:ins w:id="5033"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45525D31" w14:textId="77777777" w:rsidR="00994FF0" w:rsidRPr="00033637" w:rsidRDefault="00994FF0" w:rsidP="00F31FB2">
            <w:pPr>
              <w:spacing w:line="480" w:lineRule="auto"/>
              <w:rPr>
                <w:ins w:id="5034" w:author="Mohammad Nayeem Hasan" w:date="2024-11-04T00:07:00Z"/>
                <w:rFonts w:ascii="Times New Roman" w:hAnsi="Times New Roman" w:cs="Times New Roman"/>
                <w:sz w:val="24"/>
                <w:szCs w:val="24"/>
              </w:rPr>
              <w:pPrChange w:id="5035" w:author="Mohammad Nayeem Hasan" w:date="2024-12-23T01:38:00Z" w16du:dateUtc="2024-12-22T19:38:00Z">
                <w:pPr/>
              </w:pPrChange>
            </w:pPr>
            <w:ins w:id="5036" w:author="Mohammad Nayeem Hasan" w:date="2024-11-04T00:07:00Z">
              <w:r w:rsidRPr="00033637">
                <w:rPr>
                  <w:rFonts w:ascii="Times New Roman" w:hAnsi="Times New Roman" w:cs="Times New Roman"/>
                  <w:sz w:val="24"/>
                  <w:szCs w:val="24"/>
                </w:rPr>
                <w:t>No</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03CE0895" w14:textId="77777777" w:rsidR="00994FF0" w:rsidRPr="00033637" w:rsidRDefault="00994FF0" w:rsidP="00F31FB2">
            <w:pPr>
              <w:spacing w:line="480" w:lineRule="auto"/>
              <w:rPr>
                <w:ins w:id="5037" w:author="Mohammad Nayeem Hasan" w:date="2024-11-04T00:07:00Z"/>
                <w:rFonts w:ascii="Times New Roman" w:hAnsi="Times New Roman" w:cs="Times New Roman"/>
                <w:sz w:val="24"/>
                <w:szCs w:val="24"/>
              </w:rPr>
              <w:pPrChange w:id="5038" w:author="Mohammad Nayeem Hasan" w:date="2024-12-23T01:38:00Z" w16du:dateUtc="2024-12-22T19:38:00Z">
                <w:pPr/>
              </w:pPrChange>
            </w:pPr>
            <w:ins w:id="5039" w:author="Mohammad Nayeem Hasan" w:date="2024-11-04T00:07:00Z">
              <w:r w:rsidRPr="00033637">
                <w:rPr>
                  <w:rFonts w:ascii="Times New Roman" w:hAnsi="Times New Roman" w:cs="Times New Roman"/>
                  <w:sz w:val="24"/>
                  <w:szCs w:val="24"/>
                </w:rPr>
                <w:t>-</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122BDF33" w14:textId="77777777" w:rsidR="00994FF0" w:rsidRPr="00033637" w:rsidRDefault="00994FF0" w:rsidP="00F31FB2">
            <w:pPr>
              <w:spacing w:line="480" w:lineRule="auto"/>
              <w:rPr>
                <w:ins w:id="5040" w:author="Mohammad Nayeem Hasan" w:date="2024-11-04T00:07:00Z"/>
                <w:rFonts w:ascii="Times New Roman" w:hAnsi="Times New Roman" w:cs="Times New Roman"/>
                <w:sz w:val="24"/>
                <w:szCs w:val="24"/>
              </w:rPr>
              <w:pPrChange w:id="5041" w:author="Mohammad Nayeem Hasan" w:date="2024-12-23T01:38:00Z" w16du:dateUtc="2024-12-22T19:38:00Z">
                <w:pPr/>
              </w:pPrChange>
            </w:pPr>
            <w:ins w:id="5042"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381E5B4E" w14:textId="77777777" w:rsidR="00994FF0" w:rsidRPr="00033637" w:rsidRDefault="00994FF0" w:rsidP="00F31FB2">
            <w:pPr>
              <w:spacing w:line="480" w:lineRule="auto"/>
              <w:rPr>
                <w:ins w:id="5043" w:author="Mohammad Nayeem Hasan" w:date="2024-11-04T00:07:00Z"/>
                <w:rFonts w:ascii="Times New Roman" w:hAnsi="Times New Roman" w:cs="Times New Roman"/>
                <w:sz w:val="24"/>
                <w:szCs w:val="24"/>
              </w:rPr>
              <w:pPrChange w:id="5044" w:author="Mohammad Nayeem Hasan" w:date="2024-12-23T01:38:00Z" w16du:dateUtc="2024-12-22T19:38:00Z">
                <w:pPr/>
              </w:pPrChange>
            </w:pPr>
            <w:ins w:id="5045" w:author="Mohammad Nayeem Hasan" w:date="2024-11-04T00:07:00Z">
              <w:r w:rsidRPr="00033637">
                <w:rPr>
                  <w:rFonts w:ascii="Times New Roman" w:hAnsi="Times New Roman" w:cs="Times New Roman"/>
                  <w:sz w:val="24"/>
                  <w:szCs w:val="24"/>
                </w:rPr>
                <w:t>3.46 (0.40, 29.65)</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7FA18684" w14:textId="77777777" w:rsidR="00994FF0" w:rsidRPr="00033637" w:rsidRDefault="00994FF0" w:rsidP="00F31FB2">
            <w:pPr>
              <w:spacing w:line="480" w:lineRule="auto"/>
              <w:rPr>
                <w:ins w:id="5046" w:author="Mohammad Nayeem Hasan" w:date="2024-11-04T00:07:00Z"/>
                <w:rFonts w:ascii="Times New Roman" w:hAnsi="Times New Roman" w:cs="Times New Roman"/>
                <w:sz w:val="24"/>
                <w:szCs w:val="24"/>
              </w:rPr>
              <w:pPrChange w:id="5047" w:author="Mohammad Nayeem Hasan" w:date="2024-12-23T01:38:00Z" w16du:dateUtc="2024-12-22T19:38:00Z">
                <w:pPr/>
              </w:pPrChange>
            </w:pPr>
            <w:ins w:id="5048" w:author="Mohammad Nayeem Hasan" w:date="2024-11-04T00:07:00Z">
              <w:r w:rsidRPr="00033637">
                <w:rPr>
                  <w:rFonts w:ascii="Times New Roman" w:hAnsi="Times New Roman" w:cs="Times New Roman"/>
                  <w:sz w:val="24"/>
                  <w:szCs w:val="24"/>
                </w:rPr>
                <w:t>0.310</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72B26538" w14:textId="77777777" w:rsidR="00994FF0" w:rsidRPr="00033637" w:rsidRDefault="00994FF0" w:rsidP="00F31FB2">
            <w:pPr>
              <w:spacing w:line="480" w:lineRule="auto"/>
              <w:rPr>
                <w:ins w:id="5049" w:author="Mohammad Nayeem Hasan" w:date="2024-11-04T00:07:00Z"/>
                <w:rFonts w:ascii="Times New Roman" w:hAnsi="Times New Roman" w:cs="Times New Roman"/>
                <w:sz w:val="24"/>
                <w:szCs w:val="24"/>
              </w:rPr>
              <w:pPrChange w:id="5050" w:author="Mohammad Nayeem Hasan" w:date="2024-12-23T01:38:00Z" w16du:dateUtc="2024-12-22T19:38:00Z">
                <w:pPr/>
              </w:pPrChange>
            </w:pPr>
            <w:ins w:id="5051" w:author="Mohammad Nayeem Hasan" w:date="2024-11-04T00:07:00Z">
              <w:r w:rsidRPr="00033637">
                <w:rPr>
                  <w:rFonts w:ascii="Times New Roman" w:hAnsi="Times New Roman" w:cs="Times New Roman"/>
                  <w:sz w:val="24"/>
                  <w:szCs w:val="24"/>
                </w:rPr>
                <w:t>1.43 (0.86, 2.38)</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40E20B82" w14:textId="77777777" w:rsidR="00994FF0" w:rsidRPr="00033637" w:rsidRDefault="00994FF0" w:rsidP="00F31FB2">
            <w:pPr>
              <w:spacing w:line="480" w:lineRule="auto"/>
              <w:rPr>
                <w:ins w:id="5052" w:author="Mohammad Nayeem Hasan" w:date="2024-11-04T00:07:00Z"/>
                <w:rFonts w:ascii="Times New Roman" w:hAnsi="Times New Roman" w:cs="Times New Roman"/>
                <w:sz w:val="24"/>
                <w:szCs w:val="24"/>
              </w:rPr>
              <w:pPrChange w:id="5053" w:author="Mohammad Nayeem Hasan" w:date="2024-12-23T01:38:00Z" w16du:dateUtc="2024-12-22T19:38:00Z">
                <w:pPr/>
              </w:pPrChange>
            </w:pPr>
            <w:ins w:id="5054" w:author="Mohammad Nayeem Hasan" w:date="2024-11-04T00:07:00Z">
              <w:r w:rsidRPr="00033637">
                <w:rPr>
                  <w:rFonts w:ascii="Times New Roman" w:hAnsi="Times New Roman" w:cs="Times New Roman"/>
                  <w:sz w:val="24"/>
                  <w:szCs w:val="24"/>
                </w:rPr>
                <w:t>0.165</w:t>
              </w:r>
            </w:ins>
          </w:p>
        </w:tc>
      </w:tr>
      <w:tr w:rsidR="00994FF0" w:rsidRPr="00033637" w14:paraId="2EA1D821" w14:textId="77777777" w:rsidTr="000C3C54">
        <w:trPr>
          <w:trHeight w:val="138"/>
          <w:jc w:val="center"/>
          <w:ins w:id="5055"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47DB4651" w14:textId="77777777" w:rsidR="00994FF0" w:rsidRPr="00033637" w:rsidRDefault="00994FF0" w:rsidP="00F31FB2">
            <w:pPr>
              <w:spacing w:line="480" w:lineRule="auto"/>
              <w:rPr>
                <w:ins w:id="5056" w:author="Mohammad Nayeem Hasan" w:date="2024-11-04T00:07:00Z"/>
                <w:rFonts w:ascii="Times New Roman" w:hAnsi="Times New Roman" w:cs="Times New Roman"/>
                <w:sz w:val="24"/>
                <w:szCs w:val="24"/>
              </w:rPr>
              <w:pPrChange w:id="5057" w:author="Mohammad Nayeem Hasan" w:date="2024-12-23T01:38:00Z" w16du:dateUtc="2024-12-22T19:38:00Z">
                <w:pPr/>
              </w:pPrChange>
            </w:pPr>
            <w:ins w:id="5058" w:author="Mohammad Nayeem Hasan" w:date="2024-11-04T00:07:00Z">
              <w:r w:rsidRPr="00033637">
                <w:rPr>
                  <w:rFonts w:ascii="Times New Roman" w:hAnsi="Times New Roman" w:cs="Times New Roman"/>
                  <w:sz w:val="24"/>
                  <w:szCs w:val="24"/>
                </w:rPr>
                <w:t>Yes</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4225760E" w14:textId="77777777" w:rsidR="00994FF0" w:rsidRPr="00033637" w:rsidRDefault="00994FF0" w:rsidP="00F31FB2">
            <w:pPr>
              <w:spacing w:line="480" w:lineRule="auto"/>
              <w:rPr>
                <w:ins w:id="5059" w:author="Mohammad Nayeem Hasan" w:date="2024-11-04T00:07:00Z"/>
                <w:rFonts w:ascii="Times New Roman" w:hAnsi="Times New Roman" w:cs="Times New Roman"/>
                <w:sz w:val="24"/>
                <w:szCs w:val="24"/>
              </w:rPr>
              <w:pPrChange w:id="5060" w:author="Mohammad Nayeem Hasan" w:date="2024-12-23T01:38:00Z" w16du:dateUtc="2024-12-22T19:38:00Z">
                <w:pPr/>
              </w:pPrChange>
            </w:pPr>
            <w:ins w:id="5061" w:author="Mohammad Nayeem Hasan" w:date="2024-11-04T00:07:00Z">
              <w:r w:rsidRPr="00033637">
                <w:rPr>
                  <w:rFonts w:ascii="Times New Roman" w:hAnsi="Times New Roman" w:cs="Times New Roman"/>
                  <w:sz w:val="24"/>
                  <w:szCs w:val="24"/>
                </w:rPr>
                <w:t>-</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322ECEC1" w14:textId="77777777" w:rsidR="00994FF0" w:rsidRPr="00033637" w:rsidRDefault="00994FF0" w:rsidP="00F31FB2">
            <w:pPr>
              <w:spacing w:line="480" w:lineRule="auto"/>
              <w:rPr>
                <w:ins w:id="5062" w:author="Mohammad Nayeem Hasan" w:date="2024-11-04T00:07:00Z"/>
                <w:rFonts w:ascii="Times New Roman" w:hAnsi="Times New Roman" w:cs="Times New Roman"/>
                <w:sz w:val="24"/>
                <w:szCs w:val="24"/>
              </w:rPr>
              <w:pPrChange w:id="5063" w:author="Mohammad Nayeem Hasan" w:date="2024-12-23T01:38:00Z" w16du:dateUtc="2024-12-22T19:38:00Z">
                <w:pPr/>
              </w:pPrChange>
            </w:pPr>
            <w:ins w:id="5064"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48BE8985" w14:textId="77777777" w:rsidR="00994FF0" w:rsidRPr="00033637" w:rsidRDefault="00994FF0" w:rsidP="00F31FB2">
            <w:pPr>
              <w:spacing w:line="480" w:lineRule="auto"/>
              <w:rPr>
                <w:ins w:id="5065" w:author="Mohammad Nayeem Hasan" w:date="2024-11-04T00:07:00Z"/>
                <w:rFonts w:ascii="Times New Roman" w:hAnsi="Times New Roman" w:cs="Times New Roman"/>
                <w:sz w:val="24"/>
                <w:szCs w:val="24"/>
              </w:rPr>
              <w:pPrChange w:id="5066" w:author="Mohammad Nayeem Hasan" w:date="2024-12-23T01:38:00Z" w16du:dateUtc="2024-12-22T19:38:00Z">
                <w:pPr/>
              </w:pPrChange>
            </w:pPr>
            <w:ins w:id="5067" w:author="Mohammad Nayeem Hasan" w:date="2024-11-04T00:07:00Z">
              <w:r w:rsidRPr="00033637">
                <w:rPr>
                  <w:rFonts w:ascii="Times New Roman" w:hAnsi="Times New Roman" w:cs="Times New Roman"/>
                  <w:sz w:val="24"/>
                  <w:szCs w:val="24"/>
                </w:rPr>
                <w:t>Reference</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50AE9120" w14:textId="77777777" w:rsidR="00994FF0" w:rsidRPr="00033637" w:rsidRDefault="00994FF0" w:rsidP="00F31FB2">
            <w:pPr>
              <w:spacing w:line="480" w:lineRule="auto"/>
              <w:rPr>
                <w:ins w:id="5068" w:author="Mohammad Nayeem Hasan" w:date="2024-11-04T00:07:00Z"/>
                <w:rFonts w:ascii="Times New Roman" w:hAnsi="Times New Roman" w:cs="Times New Roman"/>
                <w:sz w:val="24"/>
                <w:szCs w:val="24"/>
              </w:rPr>
              <w:pPrChange w:id="5069" w:author="Mohammad Nayeem Hasan" w:date="2024-12-23T01:38:00Z" w16du:dateUtc="2024-12-22T19:38:00Z">
                <w:pPr/>
              </w:pPrChange>
            </w:pPr>
            <w:ins w:id="5070"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54026259" w14:textId="77777777" w:rsidR="00994FF0" w:rsidRPr="00033637" w:rsidRDefault="00994FF0" w:rsidP="00F31FB2">
            <w:pPr>
              <w:spacing w:line="480" w:lineRule="auto"/>
              <w:rPr>
                <w:ins w:id="5071" w:author="Mohammad Nayeem Hasan" w:date="2024-11-04T00:07:00Z"/>
                <w:rFonts w:ascii="Times New Roman" w:hAnsi="Times New Roman" w:cs="Times New Roman"/>
                <w:sz w:val="24"/>
                <w:szCs w:val="24"/>
              </w:rPr>
              <w:pPrChange w:id="5072" w:author="Mohammad Nayeem Hasan" w:date="2024-12-23T01:38:00Z" w16du:dateUtc="2024-12-22T19:38:00Z">
                <w:pPr/>
              </w:pPrChange>
            </w:pPr>
            <w:ins w:id="5073" w:author="Mohammad Nayeem Hasan" w:date="2024-11-04T00:07:00Z">
              <w:r w:rsidRPr="00033637">
                <w:rPr>
                  <w:rFonts w:ascii="Times New Roman" w:hAnsi="Times New Roman" w:cs="Times New Roman"/>
                  <w:sz w:val="24"/>
                  <w:szCs w:val="24"/>
                </w:rPr>
                <w:t>Reference</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7A83D57B" w14:textId="77777777" w:rsidR="00994FF0" w:rsidRPr="00033637" w:rsidRDefault="00994FF0" w:rsidP="00F31FB2">
            <w:pPr>
              <w:spacing w:line="480" w:lineRule="auto"/>
              <w:rPr>
                <w:ins w:id="5074" w:author="Mohammad Nayeem Hasan" w:date="2024-11-04T00:07:00Z"/>
                <w:rFonts w:ascii="Times New Roman" w:hAnsi="Times New Roman" w:cs="Times New Roman"/>
                <w:sz w:val="24"/>
                <w:szCs w:val="24"/>
              </w:rPr>
              <w:pPrChange w:id="5075" w:author="Mohammad Nayeem Hasan" w:date="2024-12-23T01:38:00Z" w16du:dateUtc="2024-12-22T19:38:00Z">
                <w:pPr/>
              </w:pPrChange>
            </w:pPr>
            <w:ins w:id="5076" w:author="Mohammad Nayeem Hasan" w:date="2024-11-04T00:07:00Z">
              <w:r w:rsidRPr="00033637">
                <w:rPr>
                  <w:rFonts w:ascii="Times New Roman" w:hAnsi="Times New Roman" w:cs="Times New Roman"/>
                  <w:sz w:val="24"/>
                  <w:szCs w:val="24"/>
                </w:rPr>
                <w:t>-</w:t>
              </w:r>
            </w:ins>
          </w:p>
        </w:tc>
      </w:tr>
      <w:tr w:rsidR="00994FF0" w:rsidRPr="00033637" w14:paraId="54FCBCF2" w14:textId="77777777" w:rsidTr="000C3C54">
        <w:trPr>
          <w:trHeight w:val="138"/>
          <w:jc w:val="center"/>
          <w:ins w:id="5077" w:author="Mohammad Nayeem Hasan" w:date="2024-11-04T00:07:00Z"/>
        </w:trPr>
        <w:tc>
          <w:tcPr>
            <w:tcW w:w="5000" w:type="pct"/>
            <w:gridSpan w:val="7"/>
            <w:tcBorders>
              <w:top w:val="single" w:sz="4" w:space="0" w:color="auto"/>
              <w:left w:val="single" w:sz="4" w:space="0" w:color="auto"/>
              <w:bottom w:val="single" w:sz="4" w:space="0" w:color="auto"/>
              <w:right w:val="single" w:sz="4" w:space="0" w:color="auto"/>
            </w:tcBorders>
            <w:vAlign w:val="center"/>
            <w:hideMark/>
          </w:tcPr>
          <w:p w14:paraId="11ED3AFD" w14:textId="77777777" w:rsidR="00994FF0" w:rsidRPr="00033637" w:rsidRDefault="00994FF0" w:rsidP="00F31FB2">
            <w:pPr>
              <w:spacing w:line="480" w:lineRule="auto"/>
              <w:rPr>
                <w:ins w:id="5078" w:author="Mohammad Nayeem Hasan" w:date="2024-11-04T00:07:00Z"/>
                <w:rFonts w:ascii="Times New Roman" w:hAnsi="Times New Roman" w:cs="Times New Roman"/>
                <w:b/>
                <w:bCs/>
                <w:sz w:val="24"/>
                <w:szCs w:val="24"/>
              </w:rPr>
              <w:pPrChange w:id="5079" w:author="Mohammad Nayeem Hasan" w:date="2024-12-23T01:38:00Z" w16du:dateUtc="2024-12-22T19:38:00Z">
                <w:pPr/>
              </w:pPrChange>
            </w:pPr>
            <w:ins w:id="5080" w:author="Mohammad Nayeem Hasan" w:date="2024-11-04T00:07:00Z">
              <w:r w:rsidRPr="00033637">
                <w:rPr>
                  <w:rFonts w:ascii="Times New Roman" w:hAnsi="Times New Roman" w:cs="Times New Roman"/>
                  <w:b/>
                  <w:bCs/>
                  <w:sz w:val="24"/>
                  <w:szCs w:val="24"/>
                </w:rPr>
                <w:t>Community characteristics</w:t>
              </w:r>
            </w:ins>
          </w:p>
        </w:tc>
      </w:tr>
      <w:tr w:rsidR="00994FF0" w:rsidRPr="00033637" w14:paraId="013B29A8" w14:textId="77777777" w:rsidTr="000C3C54">
        <w:trPr>
          <w:trHeight w:val="138"/>
          <w:jc w:val="center"/>
          <w:ins w:id="5081"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7EE9833A" w14:textId="77777777" w:rsidR="00994FF0" w:rsidRPr="00033637" w:rsidRDefault="00994FF0" w:rsidP="00F31FB2">
            <w:pPr>
              <w:spacing w:line="480" w:lineRule="auto"/>
              <w:rPr>
                <w:ins w:id="5082" w:author="Mohammad Nayeem Hasan" w:date="2024-11-04T00:07:00Z"/>
                <w:rFonts w:ascii="Times New Roman" w:hAnsi="Times New Roman" w:cs="Times New Roman"/>
                <w:sz w:val="24"/>
                <w:szCs w:val="24"/>
              </w:rPr>
              <w:pPrChange w:id="5083" w:author="Mohammad Nayeem Hasan" w:date="2024-12-23T01:38:00Z" w16du:dateUtc="2024-12-22T19:38:00Z">
                <w:pPr/>
              </w:pPrChange>
            </w:pPr>
            <w:ins w:id="5084" w:author="Mohammad Nayeem Hasan" w:date="2024-11-04T00:07:00Z">
              <w:r w:rsidRPr="00033637">
                <w:rPr>
                  <w:rFonts w:ascii="Times New Roman" w:hAnsi="Times New Roman" w:cs="Times New Roman"/>
                  <w:sz w:val="24"/>
                  <w:szCs w:val="24"/>
                </w:rPr>
                <w:t>Place of residence</w:t>
              </w:r>
            </w:ins>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5F5C36D0" w14:textId="77777777" w:rsidR="00994FF0" w:rsidRPr="00033637" w:rsidRDefault="00994FF0" w:rsidP="00F31FB2">
            <w:pPr>
              <w:spacing w:line="480" w:lineRule="auto"/>
              <w:rPr>
                <w:ins w:id="5085" w:author="Mohammad Nayeem Hasan" w:date="2024-11-04T00:07:00Z"/>
                <w:rFonts w:ascii="Times New Roman" w:hAnsi="Times New Roman" w:cs="Times New Roman"/>
                <w:sz w:val="24"/>
                <w:szCs w:val="24"/>
              </w:rPr>
              <w:pPrChange w:id="5086"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6FAFB562" w14:textId="77777777" w:rsidR="00994FF0" w:rsidRPr="00033637" w:rsidRDefault="00994FF0" w:rsidP="00F31FB2">
            <w:pPr>
              <w:spacing w:line="480" w:lineRule="auto"/>
              <w:rPr>
                <w:ins w:id="5087" w:author="Mohammad Nayeem Hasan" w:date="2024-11-04T00:07:00Z"/>
                <w:rFonts w:ascii="Times New Roman" w:hAnsi="Times New Roman" w:cs="Times New Roman"/>
                <w:sz w:val="24"/>
                <w:szCs w:val="24"/>
              </w:rPr>
              <w:pPrChange w:id="5088"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42CE590D" w14:textId="77777777" w:rsidR="00994FF0" w:rsidRPr="00033637" w:rsidRDefault="00994FF0" w:rsidP="00F31FB2">
            <w:pPr>
              <w:spacing w:line="480" w:lineRule="auto"/>
              <w:rPr>
                <w:ins w:id="5089" w:author="Mohammad Nayeem Hasan" w:date="2024-11-04T00:07:00Z"/>
                <w:rFonts w:ascii="Times New Roman" w:hAnsi="Times New Roman" w:cs="Times New Roman"/>
                <w:sz w:val="24"/>
                <w:szCs w:val="24"/>
              </w:rPr>
              <w:pPrChange w:id="5090" w:author="Mohammad Nayeem Hasan" w:date="2024-12-23T01:38:00Z" w16du:dateUtc="2024-12-22T19:38:00Z">
                <w:pPr/>
              </w:pPrChange>
            </w:pPr>
          </w:p>
        </w:tc>
      </w:tr>
      <w:tr w:rsidR="00994FF0" w:rsidRPr="00033637" w14:paraId="3FEB4EEA" w14:textId="77777777" w:rsidTr="000C3C54">
        <w:trPr>
          <w:trHeight w:val="250"/>
          <w:jc w:val="center"/>
          <w:ins w:id="5091"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55B9D504" w14:textId="77777777" w:rsidR="00994FF0" w:rsidRPr="00033637" w:rsidRDefault="00994FF0" w:rsidP="00F31FB2">
            <w:pPr>
              <w:spacing w:line="480" w:lineRule="auto"/>
              <w:rPr>
                <w:ins w:id="5092" w:author="Mohammad Nayeem Hasan" w:date="2024-11-04T00:07:00Z"/>
                <w:rFonts w:ascii="Times New Roman" w:hAnsi="Times New Roman" w:cs="Times New Roman"/>
                <w:sz w:val="24"/>
                <w:szCs w:val="24"/>
              </w:rPr>
              <w:pPrChange w:id="5093" w:author="Mohammad Nayeem Hasan" w:date="2024-12-23T01:38:00Z" w16du:dateUtc="2024-12-22T19:38:00Z">
                <w:pPr/>
              </w:pPrChange>
            </w:pPr>
            <w:ins w:id="5094" w:author="Mohammad Nayeem Hasan" w:date="2024-11-04T00:07:00Z">
              <w:r w:rsidRPr="00033637">
                <w:rPr>
                  <w:rFonts w:ascii="Times New Roman" w:hAnsi="Times New Roman" w:cs="Times New Roman"/>
                  <w:sz w:val="24"/>
                  <w:szCs w:val="24"/>
                </w:rPr>
                <w:t>Rural</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552DE321" w14:textId="77777777" w:rsidR="00994FF0" w:rsidRPr="00033637" w:rsidRDefault="00994FF0" w:rsidP="00F31FB2">
            <w:pPr>
              <w:spacing w:line="480" w:lineRule="auto"/>
              <w:rPr>
                <w:ins w:id="5095" w:author="Mohammad Nayeem Hasan" w:date="2024-11-04T00:07:00Z"/>
                <w:rFonts w:ascii="Times New Roman" w:hAnsi="Times New Roman" w:cs="Times New Roman"/>
                <w:sz w:val="24"/>
                <w:szCs w:val="24"/>
              </w:rPr>
              <w:pPrChange w:id="5096" w:author="Mohammad Nayeem Hasan" w:date="2024-12-23T01:38:00Z" w16du:dateUtc="2024-12-22T19:38:00Z">
                <w:pPr/>
              </w:pPrChange>
            </w:pPr>
            <w:ins w:id="5097" w:author="Mohammad Nayeem Hasan" w:date="2024-11-04T00:07:00Z">
              <w:r w:rsidRPr="00033637">
                <w:rPr>
                  <w:rFonts w:ascii="Times New Roman" w:hAnsi="Times New Roman" w:cs="Times New Roman"/>
                  <w:sz w:val="24"/>
                  <w:szCs w:val="24"/>
                </w:rPr>
                <w:t>1.16 (0.65, 2.06)</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5C6F44C6" w14:textId="77777777" w:rsidR="00994FF0" w:rsidRPr="00033637" w:rsidRDefault="00994FF0" w:rsidP="00F31FB2">
            <w:pPr>
              <w:spacing w:line="480" w:lineRule="auto"/>
              <w:rPr>
                <w:ins w:id="5098" w:author="Mohammad Nayeem Hasan" w:date="2024-11-04T00:07:00Z"/>
                <w:rFonts w:ascii="Times New Roman" w:hAnsi="Times New Roman" w:cs="Times New Roman"/>
                <w:sz w:val="24"/>
                <w:szCs w:val="24"/>
              </w:rPr>
              <w:pPrChange w:id="5099" w:author="Mohammad Nayeem Hasan" w:date="2024-12-23T01:38:00Z" w16du:dateUtc="2024-12-22T19:38:00Z">
                <w:pPr/>
              </w:pPrChange>
            </w:pPr>
            <w:ins w:id="5100" w:author="Mohammad Nayeem Hasan" w:date="2024-11-04T00:07:00Z">
              <w:r w:rsidRPr="00033637">
                <w:rPr>
                  <w:rFonts w:ascii="Times New Roman" w:hAnsi="Times New Roman" w:cs="Times New Roman"/>
                  <w:sz w:val="24"/>
                  <w:szCs w:val="24"/>
                </w:rPr>
                <w:t>0.610</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33AE4D53" w14:textId="77777777" w:rsidR="00994FF0" w:rsidRPr="00033637" w:rsidRDefault="00994FF0" w:rsidP="00F31FB2">
            <w:pPr>
              <w:spacing w:line="480" w:lineRule="auto"/>
              <w:rPr>
                <w:ins w:id="5101" w:author="Mohammad Nayeem Hasan" w:date="2024-11-04T00:07:00Z"/>
                <w:rFonts w:ascii="Times New Roman" w:hAnsi="Times New Roman" w:cs="Times New Roman"/>
                <w:sz w:val="24"/>
                <w:szCs w:val="24"/>
              </w:rPr>
              <w:pPrChange w:id="5102" w:author="Mohammad Nayeem Hasan" w:date="2024-12-23T01:38:00Z" w16du:dateUtc="2024-12-22T19:38:00Z">
                <w:pPr/>
              </w:pPrChange>
            </w:pPr>
            <w:ins w:id="5103" w:author="Mohammad Nayeem Hasan" w:date="2024-11-04T00:07:00Z">
              <w:r w:rsidRPr="00033637">
                <w:rPr>
                  <w:rFonts w:ascii="Times New Roman" w:hAnsi="Times New Roman" w:cs="Times New Roman"/>
                  <w:sz w:val="24"/>
                  <w:szCs w:val="24"/>
                </w:rPr>
                <w:t>1.29 (0.75, 2.23)</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40D94A7C" w14:textId="77777777" w:rsidR="00994FF0" w:rsidRPr="00033637" w:rsidRDefault="00994FF0" w:rsidP="00F31FB2">
            <w:pPr>
              <w:spacing w:line="480" w:lineRule="auto"/>
              <w:rPr>
                <w:ins w:id="5104" w:author="Mohammad Nayeem Hasan" w:date="2024-11-04T00:07:00Z"/>
                <w:rFonts w:ascii="Times New Roman" w:hAnsi="Times New Roman" w:cs="Times New Roman"/>
                <w:sz w:val="24"/>
                <w:szCs w:val="24"/>
              </w:rPr>
              <w:pPrChange w:id="5105" w:author="Mohammad Nayeem Hasan" w:date="2024-12-23T01:38:00Z" w16du:dateUtc="2024-12-22T19:38:00Z">
                <w:pPr/>
              </w:pPrChange>
            </w:pPr>
            <w:ins w:id="5106" w:author="Mohammad Nayeem Hasan" w:date="2024-11-04T00:07:00Z">
              <w:r w:rsidRPr="00033637">
                <w:rPr>
                  <w:rFonts w:ascii="Times New Roman" w:hAnsi="Times New Roman" w:cs="Times New Roman"/>
                  <w:sz w:val="24"/>
                  <w:szCs w:val="24"/>
                </w:rPr>
                <w:t>0.363</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6B0B4F03" w14:textId="77777777" w:rsidR="00994FF0" w:rsidRPr="00033637" w:rsidRDefault="00994FF0" w:rsidP="00F31FB2">
            <w:pPr>
              <w:spacing w:line="480" w:lineRule="auto"/>
              <w:rPr>
                <w:ins w:id="5107" w:author="Mohammad Nayeem Hasan" w:date="2024-11-04T00:07:00Z"/>
                <w:rFonts w:ascii="Times New Roman" w:hAnsi="Times New Roman" w:cs="Times New Roman"/>
                <w:sz w:val="24"/>
                <w:szCs w:val="24"/>
              </w:rPr>
              <w:pPrChange w:id="5108" w:author="Mohammad Nayeem Hasan" w:date="2024-12-23T01:38:00Z" w16du:dateUtc="2024-12-22T19:38:00Z">
                <w:pPr/>
              </w:pPrChange>
            </w:pPr>
            <w:ins w:id="5109"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2BE3095F" w14:textId="77777777" w:rsidR="00994FF0" w:rsidRPr="00033637" w:rsidRDefault="00994FF0" w:rsidP="00F31FB2">
            <w:pPr>
              <w:spacing w:line="480" w:lineRule="auto"/>
              <w:rPr>
                <w:ins w:id="5110" w:author="Mohammad Nayeem Hasan" w:date="2024-11-04T00:07:00Z"/>
                <w:rFonts w:ascii="Times New Roman" w:hAnsi="Times New Roman" w:cs="Times New Roman"/>
                <w:sz w:val="24"/>
                <w:szCs w:val="24"/>
              </w:rPr>
              <w:pPrChange w:id="5111" w:author="Mohammad Nayeem Hasan" w:date="2024-12-23T01:38:00Z" w16du:dateUtc="2024-12-22T19:38:00Z">
                <w:pPr/>
              </w:pPrChange>
            </w:pPr>
            <w:ins w:id="5112" w:author="Mohammad Nayeem Hasan" w:date="2024-11-04T00:07:00Z">
              <w:r w:rsidRPr="00033637">
                <w:rPr>
                  <w:rFonts w:ascii="Times New Roman" w:hAnsi="Times New Roman" w:cs="Times New Roman"/>
                  <w:sz w:val="24"/>
                  <w:szCs w:val="24"/>
                </w:rPr>
                <w:t>-</w:t>
              </w:r>
            </w:ins>
          </w:p>
        </w:tc>
      </w:tr>
      <w:tr w:rsidR="00994FF0" w:rsidRPr="00033637" w14:paraId="12302597" w14:textId="77777777" w:rsidTr="000C3C54">
        <w:trPr>
          <w:trHeight w:val="250"/>
          <w:jc w:val="center"/>
          <w:ins w:id="5113"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413F32D6" w14:textId="77777777" w:rsidR="00994FF0" w:rsidRPr="00033637" w:rsidRDefault="00994FF0" w:rsidP="00F31FB2">
            <w:pPr>
              <w:spacing w:line="480" w:lineRule="auto"/>
              <w:rPr>
                <w:ins w:id="5114" w:author="Mohammad Nayeem Hasan" w:date="2024-11-04T00:07:00Z"/>
                <w:rFonts w:ascii="Times New Roman" w:hAnsi="Times New Roman" w:cs="Times New Roman"/>
                <w:sz w:val="24"/>
                <w:szCs w:val="24"/>
              </w:rPr>
              <w:pPrChange w:id="5115" w:author="Mohammad Nayeem Hasan" w:date="2024-12-23T01:38:00Z" w16du:dateUtc="2024-12-22T19:38:00Z">
                <w:pPr/>
              </w:pPrChange>
            </w:pPr>
            <w:ins w:id="5116" w:author="Mohammad Nayeem Hasan" w:date="2024-11-04T00:07:00Z">
              <w:r w:rsidRPr="00033637">
                <w:rPr>
                  <w:rFonts w:ascii="Times New Roman" w:hAnsi="Times New Roman" w:cs="Times New Roman"/>
                  <w:sz w:val="24"/>
                  <w:szCs w:val="24"/>
                </w:rPr>
                <w:lastRenderedPageBreak/>
                <w:t>Urban</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308E0EB0" w14:textId="77777777" w:rsidR="00994FF0" w:rsidRPr="00033637" w:rsidRDefault="00994FF0" w:rsidP="00F31FB2">
            <w:pPr>
              <w:spacing w:line="480" w:lineRule="auto"/>
              <w:rPr>
                <w:ins w:id="5117" w:author="Mohammad Nayeem Hasan" w:date="2024-11-04T00:07:00Z"/>
                <w:rFonts w:ascii="Times New Roman" w:hAnsi="Times New Roman" w:cs="Times New Roman"/>
                <w:sz w:val="24"/>
                <w:szCs w:val="24"/>
              </w:rPr>
              <w:pPrChange w:id="5118" w:author="Mohammad Nayeem Hasan" w:date="2024-12-23T01:38:00Z" w16du:dateUtc="2024-12-22T19:38:00Z">
                <w:pPr/>
              </w:pPrChange>
            </w:pPr>
            <w:ins w:id="5119" w:author="Mohammad Nayeem Hasan" w:date="2024-11-04T00:07:00Z">
              <w:r w:rsidRPr="00033637">
                <w:rPr>
                  <w:rFonts w:ascii="Times New Roman" w:hAnsi="Times New Roman" w:cs="Times New Roman"/>
                  <w:sz w:val="24"/>
                  <w:szCs w:val="24"/>
                </w:rPr>
                <w:t>1.46 (0.81, 2.62)</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54D652B3" w14:textId="77777777" w:rsidR="00994FF0" w:rsidRPr="00033637" w:rsidRDefault="00994FF0" w:rsidP="00F31FB2">
            <w:pPr>
              <w:spacing w:line="480" w:lineRule="auto"/>
              <w:rPr>
                <w:ins w:id="5120" w:author="Mohammad Nayeem Hasan" w:date="2024-11-04T00:07:00Z"/>
                <w:rFonts w:ascii="Times New Roman" w:hAnsi="Times New Roman" w:cs="Times New Roman"/>
                <w:sz w:val="24"/>
                <w:szCs w:val="24"/>
              </w:rPr>
              <w:pPrChange w:id="5121" w:author="Mohammad Nayeem Hasan" w:date="2024-12-23T01:38:00Z" w16du:dateUtc="2024-12-22T19:38:00Z">
                <w:pPr/>
              </w:pPrChange>
            </w:pPr>
            <w:ins w:id="5122" w:author="Mohammad Nayeem Hasan" w:date="2024-11-04T00:07:00Z">
              <w:r w:rsidRPr="00033637">
                <w:rPr>
                  <w:rFonts w:ascii="Times New Roman" w:hAnsi="Times New Roman" w:cs="Times New Roman"/>
                  <w:sz w:val="24"/>
                  <w:szCs w:val="24"/>
                </w:rPr>
                <w:t>0.206</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3D2F71EC" w14:textId="77777777" w:rsidR="00994FF0" w:rsidRPr="00033637" w:rsidRDefault="00994FF0" w:rsidP="00F31FB2">
            <w:pPr>
              <w:spacing w:line="480" w:lineRule="auto"/>
              <w:rPr>
                <w:ins w:id="5123" w:author="Mohammad Nayeem Hasan" w:date="2024-11-04T00:07:00Z"/>
                <w:rFonts w:ascii="Times New Roman" w:hAnsi="Times New Roman" w:cs="Times New Roman"/>
                <w:sz w:val="24"/>
                <w:szCs w:val="24"/>
              </w:rPr>
              <w:pPrChange w:id="5124" w:author="Mohammad Nayeem Hasan" w:date="2024-12-23T01:38:00Z" w16du:dateUtc="2024-12-22T19:38:00Z">
                <w:pPr/>
              </w:pPrChange>
            </w:pPr>
            <w:ins w:id="5125" w:author="Mohammad Nayeem Hasan" w:date="2024-11-04T00:07:00Z">
              <w:r w:rsidRPr="00033637">
                <w:rPr>
                  <w:rFonts w:ascii="Times New Roman" w:hAnsi="Times New Roman" w:cs="Times New Roman"/>
                  <w:sz w:val="24"/>
                  <w:szCs w:val="24"/>
                </w:rPr>
                <w:t>Reference</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60323CDB" w14:textId="77777777" w:rsidR="00994FF0" w:rsidRPr="00033637" w:rsidRDefault="00994FF0" w:rsidP="00F31FB2">
            <w:pPr>
              <w:spacing w:line="480" w:lineRule="auto"/>
              <w:rPr>
                <w:ins w:id="5126" w:author="Mohammad Nayeem Hasan" w:date="2024-11-04T00:07:00Z"/>
                <w:rFonts w:ascii="Times New Roman" w:hAnsi="Times New Roman" w:cs="Times New Roman"/>
                <w:sz w:val="24"/>
                <w:szCs w:val="24"/>
              </w:rPr>
              <w:pPrChange w:id="5127" w:author="Mohammad Nayeem Hasan" w:date="2024-12-23T01:38:00Z" w16du:dateUtc="2024-12-22T19:38:00Z">
                <w:pPr/>
              </w:pPrChange>
            </w:pPr>
            <w:ins w:id="5128"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02557A66" w14:textId="77777777" w:rsidR="00994FF0" w:rsidRPr="00033637" w:rsidRDefault="00994FF0" w:rsidP="00F31FB2">
            <w:pPr>
              <w:spacing w:line="480" w:lineRule="auto"/>
              <w:rPr>
                <w:ins w:id="5129" w:author="Mohammad Nayeem Hasan" w:date="2024-11-04T00:07:00Z"/>
                <w:rFonts w:ascii="Times New Roman" w:hAnsi="Times New Roman" w:cs="Times New Roman"/>
                <w:sz w:val="24"/>
                <w:szCs w:val="24"/>
              </w:rPr>
              <w:pPrChange w:id="5130" w:author="Mohammad Nayeem Hasan" w:date="2024-12-23T01:38:00Z" w16du:dateUtc="2024-12-22T19:38:00Z">
                <w:pPr/>
              </w:pPrChange>
            </w:pPr>
            <w:ins w:id="5131"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2445508E" w14:textId="77777777" w:rsidR="00994FF0" w:rsidRPr="00033637" w:rsidRDefault="00994FF0" w:rsidP="00F31FB2">
            <w:pPr>
              <w:spacing w:line="480" w:lineRule="auto"/>
              <w:rPr>
                <w:ins w:id="5132" w:author="Mohammad Nayeem Hasan" w:date="2024-11-04T00:07:00Z"/>
                <w:rFonts w:ascii="Times New Roman" w:hAnsi="Times New Roman" w:cs="Times New Roman"/>
                <w:sz w:val="24"/>
                <w:szCs w:val="24"/>
              </w:rPr>
              <w:pPrChange w:id="5133" w:author="Mohammad Nayeem Hasan" w:date="2024-12-23T01:38:00Z" w16du:dateUtc="2024-12-22T19:38:00Z">
                <w:pPr/>
              </w:pPrChange>
            </w:pPr>
            <w:ins w:id="5134" w:author="Mohammad Nayeem Hasan" w:date="2024-11-04T00:07:00Z">
              <w:r w:rsidRPr="00033637">
                <w:rPr>
                  <w:rFonts w:ascii="Times New Roman" w:hAnsi="Times New Roman" w:cs="Times New Roman"/>
                  <w:sz w:val="24"/>
                  <w:szCs w:val="24"/>
                </w:rPr>
                <w:t>-</w:t>
              </w:r>
            </w:ins>
          </w:p>
        </w:tc>
      </w:tr>
      <w:tr w:rsidR="00994FF0" w:rsidRPr="00033637" w14:paraId="64695D4F" w14:textId="77777777" w:rsidTr="000C3C54">
        <w:trPr>
          <w:trHeight w:val="138"/>
          <w:jc w:val="center"/>
          <w:ins w:id="5135"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5C1EDFB4" w14:textId="77777777" w:rsidR="00994FF0" w:rsidRPr="00033637" w:rsidRDefault="00994FF0" w:rsidP="00F31FB2">
            <w:pPr>
              <w:spacing w:line="480" w:lineRule="auto"/>
              <w:rPr>
                <w:ins w:id="5136" w:author="Mohammad Nayeem Hasan" w:date="2024-11-04T00:07:00Z"/>
                <w:rFonts w:ascii="Times New Roman" w:hAnsi="Times New Roman" w:cs="Times New Roman"/>
                <w:sz w:val="24"/>
                <w:szCs w:val="24"/>
              </w:rPr>
              <w:pPrChange w:id="5137" w:author="Mohammad Nayeem Hasan" w:date="2024-12-23T01:38:00Z" w16du:dateUtc="2024-12-22T19:38:00Z">
                <w:pPr/>
              </w:pPrChange>
            </w:pPr>
            <w:ins w:id="5138" w:author="Mohammad Nayeem Hasan" w:date="2024-11-04T00:07:00Z">
              <w:r w:rsidRPr="00033637">
                <w:rPr>
                  <w:rFonts w:ascii="Times New Roman" w:hAnsi="Times New Roman" w:cs="Times New Roman"/>
                  <w:sz w:val="24"/>
                  <w:szCs w:val="24"/>
                </w:rPr>
                <w:t>Tribal</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2778F208" w14:textId="77777777" w:rsidR="00994FF0" w:rsidRPr="00033637" w:rsidRDefault="00994FF0" w:rsidP="00F31FB2">
            <w:pPr>
              <w:spacing w:line="480" w:lineRule="auto"/>
              <w:rPr>
                <w:ins w:id="5139" w:author="Mohammad Nayeem Hasan" w:date="2024-11-04T00:07:00Z"/>
                <w:rFonts w:ascii="Times New Roman" w:hAnsi="Times New Roman" w:cs="Times New Roman"/>
                <w:sz w:val="24"/>
                <w:szCs w:val="24"/>
              </w:rPr>
              <w:pPrChange w:id="5140" w:author="Mohammad Nayeem Hasan" w:date="2024-12-23T01:38:00Z" w16du:dateUtc="2024-12-22T19:38:00Z">
                <w:pPr/>
              </w:pPrChange>
            </w:pPr>
            <w:ins w:id="5141" w:author="Mohammad Nayeem Hasan" w:date="2024-11-04T00:07:00Z">
              <w:r w:rsidRPr="00033637">
                <w:rPr>
                  <w:rFonts w:ascii="Times New Roman" w:hAnsi="Times New Roman" w:cs="Times New Roman"/>
                  <w:sz w:val="24"/>
                  <w:szCs w:val="24"/>
                </w:rPr>
                <w:t>Reference</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65E9D720" w14:textId="77777777" w:rsidR="00994FF0" w:rsidRPr="00033637" w:rsidRDefault="00994FF0" w:rsidP="00F31FB2">
            <w:pPr>
              <w:spacing w:line="480" w:lineRule="auto"/>
              <w:rPr>
                <w:ins w:id="5142" w:author="Mohammad Nayeem Hasan" w:date="2024-11-04T00:07:00Z"/>
                <w:rFonts w:ascii="Times New Roman" w:hAnsi="Times New Roman" w:cs="Times New Roman"/>
                <w:sz w:val="24"/>
                <w:szCs w:val="24"/>
              </w:rPr>
              <w:pPrChange w:id="5143" w:author="Mohammad Nayeem Hasan" w:date="2024-12-23T01:38:00Z" w16du:dateUtc="2024-12-22T19:38:00Z">
                <w:pPr/>
              </w:pPrChange>
            </w:pPr>
            <w:ins w:id="5144"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56EEC5A2" w14:textId="77777777" w:rsidR="00994FF0" w:rsidRPr="00033637" w:rsidRDefault="00994FF0" w:rsidP="00F31FB2">
            <w:pPr>
              <w:spacing w:line="480" w:lineRule="auto"/>
              <w:rPr>
                <w:ins w:id="5145" w:author="Mohammad Nayeem Hasan" w:date="2024-11-04T00:07:00Z"/>
                <w:rFonts w:ascii="Times New Roman" w:hAnsi="Times New Roman" w:cs="Times New Roman"/>
                <w:sz w:val="24"/>
                <w:szCs w:val="24"/>
              </w:rPr>
              <w:pPrChange w:id="5146" w:author="Mohammad Nayeem Hasan" w:date="2024-12-23T01:38:00Z" w16du:dateUtc="2024-12-22T19:38:00Z">
                <w:pPr/>
              </w:pPrChange>
            </w:pPr>
            <w:ins w:id="5147"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2120BDFB" w14:textId="77777777" w:rsidR="00994FF0" w:rsidRPr="00033637" w:rsidRDefault="00994FF0" w:rsidP="00F31FB2">
            <w:pPr>
              <w:spacing w:line="480" w:lineRule="auto"/>
              <w:rPr>
                <w:ins w:id="5148" w:author="Mohammad Nayeem Hasan" w:date="2024-11-04T00:07:00Z"/>
                <w:rFonts w:ascii="Times New Roman" w:hAnsi="Times New Roman" w:cs="Times New Roman"/>
                <w:sz w:val="24"/>
                <w:szCs w:val="24"/>
              </w:rPr>
              <w:pPrChange w:id="5149" w:author="Mohammad Nayeem Hasan" w:date="2024-12-23T01:38:00Z" w16du:dateUtc="2024-12-22T19:38:00Z">
                <w:pPr/>
              </w:pPrChange>
            </w:pPr>
            <w:ins w:id="5150"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00250FC4" w14:textId="77777777" w:rsidR="00994FF0" w:rsidRPr="00033637" w:rsidRDefault="00994FF0" w:rsidP="00F31FB2">
            <w:pPr>
              <w:spacing w:line="480" w:lineRule="auto"/>
              <w:rPr>
                <w:ins w:id="5151" w:author="Mohammad Nayeem Hasan" w:date="2024-11-04T00:07:00Z"/>
                <w:rFonts w:ascii="Times New Roman" w:hAnsi="Times New Roman" w:cs="Times New Roman"/>
                <w:sz w:val="24"/>
                <w:szCs w:val="24"/>
              </w:rPr>
              <w:pPrChange w:id="5152" w:author="Mohammad Nayeem Hasan" w:date="2024-12-23T01:38:00Z" w16du:dateUtc="2024-12-22T19:38:00Z">
                <w:pPr/>
              </w:pPrChange>
            </w:pPr>
            <w:ins w:id="5153"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tcPr>
          <w:p w14:paraId="28DA93EB" w14:textId="77777777" w:rsidR="00994FF0" w:rsidRPr="00033637" w:rsidRDefault="00994FF0" w:rsidP="00F31FB2">
            <w:pPr>
              <w:spacing w:line="480" w:lineRule="auto"/>
              <w:rPr>
                <w:ins w:id="5154" w:author="Mohammad Nayeem Hasan" w:date="2024-11-04T00:07:00Z"/>
                <w:rFonts w:ascii="Times New Roman" w:hAnsi="Times New Roman" w:cs="Times New Roman"/>
                <w:sz w:val="24"/>
                <w:szCs w:val="24"/>
              </w:rPr>
              <w:pPrChange w:id="5155" w:author="Mohammad Nayeem Hasan" w:date="2024-12-23T01:38:00Z" w16du:dateUtc="2024-12-22T19:38:00Z">
                <w:pPr/>
              </w:pPrChange>
            </w:pPr>
          </w:p>
        </w:tc>
      </w:tr>
      <w:tr w:rsidR="00994FF0" w:rsidRPr="00033637" w14:paraId="23359A6F" w14:textId="77777777" w:rsidTr="000C3C54">
        <w:trPr>
          <w:trHeight w:val="138"/>
          <w:jc w:val="center"/>
          <w:ins w:id="5156"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392D9E1B" w14:textId="77777777" w:rsidR="00994FF0" w:rsidRPr="00033637" w:rsidRDefault="00994FF0" w:rsidP="00F31FB2">
            <w:pPr>
              <w:spacing w:line="480" w:lineRule="auto"/>
              <w:rPr>
                <w:ins w:id="5157" w:author="Mohammad Nayeem Hasan" w:date="2024-11-04T00:07:00Z"/>
                <w:rFonts w:ascii="Times New Roman" w:hAnsi="Times New Roman" w:cs="Times New Roman"/>
                <w:sz w:val="24"/>
                <w:szCs w:val="24"/>
              </w:rPr>
              <w:pPrChange w:id="5158" w:author="Mohammad Nayeem Hasan" w:date="2024-12-23T01:38:00Z" w16du:dateUtc="2024-12-22T19:38:00Z">
                <w:pPr/>
              </w:pPrChange>
            </w:pPr>
            <w:ins w:id="5159" w:author="Mohammad Nayeem Hasan" w:date="2024-11-04T00:07:00Z">
              <w:r w:rsidRPr="00033637">
                <w:rPr>
                  <w:rFonts w:ascii="Times New Roman" w:hAnsi="Times New Roman" w:cs="Times New Roman"/>
                  <w:sz w:val="24"/>
                  <w:szCs w:val="24"/>
                </w:rPr>
                <w:t>Division</w:t>
              </w:r>
            </w:ins>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261735B2" w14:textId="77777777" w:rsidR="00994FF0" w:rsidRPr="00033637" w:rsidRDefault="00994FF0" w:rsidP="00F31FB2">
            <w:pPr>
              <w:spacing w:line="480" w:lineRule="auto"/>
              <w:rPr>
                <w:ins w:id="5160" w:author="Mohammad Nayeem Hasan" w:date="2024-11-04T00:07:00Z"/>
                <w:rFonts w:ascii="Times New Roman" w:hAnsi="Times New Roman" w:cs="Times New Roman"/>
                <w:sz w:val="24"/>
                <w:szCs w:val="24"/>
              </w:rPr>
              <w:pPrChange w:id="5161"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6373B6DE" w14:textId="77777777" w:rsidR="00994FF0" w:rsidRPr="00033637" w:rsidRDefault="00994FF0" w:rsidP="00F31FB2">
            <w:pPr>
              <w:spacing w:line="480" w:lineRule="auto"/>
              <w:rPr>
                <w:ins w:id="5162" w:author="Mohammad Nayeem Hasan" w:date="2024-11-04T00:07:00Z"/>
                <w:rFonts w:ascii="Times New Roman" w:hAnsi="Times New Roman" w:cs="Times New Roman"/>
                <w:sz w:val="24"/>
                <w:szCs w:val="24"/>
              </w:rPr>
              <w:pPrChange w:id="5163"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693B4E3E" w14:textId="77777777" w:rsidR="00994FF0" w:rsidRPr="00033637" w:rsidRDefault="00994FF0" w:rsidP="00F31FB2">
            <w:pPr>
              <w:spacing w:line="480" w:lineRule="auto"/>
              <w:rPr>
                <w:ins w:id="5164" w:author="Mohammad Nayeem Hasan" w:date="2024-11-04T00:07:00Z"/>
                <w:rFonts w:ascii="Times New Roman" w:hAnsi="Times New Roman" w:cs="Times New Roman"/>
                <w:sz w:val="24"/>
                <w:szCs w:val="24"/>
              </w:rPr>
              <w:pPrChange w:id="5165" w:author="Mohammad Nayeem Hasan" w:date="2024-12-23T01:38:00Z" w16du:dateUtc="2024-12-22T19:38:00Z">
                <w:pPr/>
              </w:pPrChange>
            </w:pPr>
          </w:p>
        </w:tc>
      </w:tr>
      <w:tr w:rsidR="00994FF0" w:rsidRPr="00033637" w14:paraId="3A906262" w14:textId="77777777" w:rsidTr="000C3C54">
        <w:trPr>
          <w:trHeight w:val="250"/>
          <w:jc w:val="center"/>
          <w:ins w:id="5166"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5A725C1B" w14:textId="77777777" w:rsidR="00994FF0" w:rsidRPr="00033637" w:rsidRDefault="00994FF0" w:rsidP="00F31FB2">
            <w:pPr>
              <w:spacing w:line="480" w:lineRule="auto"/>
              <w:rPr>
                <w:ins w:id="5167" w:author="Mohammad Nayeem Hasan" w:date="2024-11-04T00:07:00Z"/>
                <w:rFonts w:ascii="Times New Roman" w:hAnsi="Times New Roman" w:cs="Times New Roman"/>
                <w:sz w:val="24"/>
                <w:szCs w:val="24"/>
              </w:rPr>
              <w:pPrChange w:id="5168" w:author="Mohammad Nayeem Hasan" w:date="2024-12-23T01:38:00Z" w16du:dateUtc="2024-12-22T19:38:00Z">
                <w:pPr/>
              </w:pPrChange>
            </w:pPr>
            <w:proofErr w:type="spellStart"/>
            <w:ins w:id="5169" w:author="Mohammad Nayeem Hasan" w:date="2024-11-04T00:07:00Z">
              <w:r w:rsidRPr="00033637">
                <w:rPr>
                  <w:rFonts w:ascii="Times New Roman" w:hAnsi="Times New Roman" w:cs="Times New Roman"/>
                  <w:sz w:val="24"/>
                  <w:szCs w:val="24"/>
                </w:rPr>
                <w:t>Barishal</w:t>
              </w:r>
              <w:proofErr w:type="spellEnd"/>
            </w:ins>
          </w:p>
        </w:tc>
        <w:tc>
          <w:tcPr>
            <w:tcW w:w="857" w:type="pct"/>
            <w:tcBorders>
              <w:top w:val="single" w:sz="4" w:space="0" w:color="auto"/>
              <w:left w:val="single" w:sz="4" w:space="0" w:color="auto"/>
              <w:bottom w:val="single" w:sz="4" w:space="0" w:color="auto"/>
              <w:right w:val="single" w:sz="4" w:space="0" w:color="auto"/>
            </w:tcBorders>
            <w:vAlign w:val="center"/>
            <w:hideMark/>
          </w:tcPr>
          <w:p w14:paraId="70445218" w14:textId="77777777" w:rsidR="00994FF0" w:rsidRPr="00033637" w:rsidRDefault="00994FF0" w:rsidP="00F31FB2">
            <w:pPr>
              <w:spacing w:line="480" w:lineRule="auto"/>
              <w:rPr>
                <w:ins w:id="5170" w:author="Mohammad Nayeem Hasan" w:date="2024-11-04T00:07:00Z"/>
                <w:rFonts w:ascii="Times New Roman" w:hAnsi="Times New Roman" w:cs="Times New Roman"/>
                <w:sz w:val="24"/>
                <w:szCs w:val="24"/>
              </w:rPr>
              <w:pPrChange w:id="5171" w:author="Mohammad Nayeem Hasan" w:date="2024-12-23T01:38:00Z" w16du:dateUtc="2024-12-22T19:38:00Z">
                <w:pPr/>
              </w:pPrChange>
            </w:pPr>
            <w:ins w:id="5172" w:author="Mohammad Nayeem Hasan" w:date="2024-11-04T00:07:00Z">
              <w:r w:rsidRPr="00033637">
                <w:rPr>
                  <w:rFonts w:ascii="Times New Roman" w:hAnsi="Times New Roman" w:cs="Times New Roman"/>
                  <w:sz w:val="24"/>
                  <w:szCs w:val="24"/>
                </w:rPr>
                <w:t>1.27 (0.99, 1.63)</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080E5E34" w14:textId="77777777" w:rsidR="00994FF0" w:rsidRPr="00033637" w:rsidRDefault="00994FF0" w:rsidP="00F31FB2">
            <w:pPr>
              <w:spacing w:line="480" w:lineRule="auto"/>
              <w:rPr>
                <w:ins w:id="5173" w:author="Mohammad Nayeem Hasan" w:date="2024-11-04T00:07:00Z"/>
                <w:rFonts w:ascii="Times New Roman" w:hAnsi="Times New Roman" w:cs="Times New Roman"/>
                <w:sz w:val="24"/>
                <w:szCs w:val="24"/>
              </w:rPr>
              <w:pPrChange w:id="5174" w:author="Mohammad Nayeem Hasan" w:date="2024-12-23T01:38:00Z" w16du:dateUtc="2024-12-22T19:38:00Z">
                <w:pPr/>
              </w:pPrChange>
            </w:pPr>
            <w:ins w:id="5175" w:author="Mohammad Nayeem Hasan" w:date="2024-11-04T00:07:00Z">
              <w:r w:rsidRPr="00033637">
                <w:rPr>
                  <w:rFonts w:ascii="Times New Roman" w:hAnsi="Times New Roman" w:cs="Times New Roman"/>
                  <w:sz w:val="24"/>
                  <w:szCs w:val="24"/>
                </w:rPr>
                <w:t>0.063</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2A40B18E" w14:textId="77777777" w:rsidR="00994FF0" w:rsidRPr="00033637" w:rsidRDefault="00994FF0" w:rsidP="00F31FB2">
            <w:pPr>
              <w:spacing w:line="480" w:lineRule="auto"/>
              <w:rPr>
                <w:ins w:id="5176" w:author="Mohammad Nayeem Hasan" w:date="2024-11-04T00:07:00Z"/>
                <w:rFonts w:ascii="Times New Roman" w:hAnsi="Times New Roman" w:cs="Times New Roman"/>
                <w:sz w:val="24"/>
                <w:szCs w:val="24"/>
              </w:rPr>
              <w:pPrChange w:id="5177" w:author="Mohammad Nayeem Hasan" w:date="2024-12-23T01:38:00Z" w16du:dateUtc="2024-12-22T19:38:00Z">
                <w:pPr/>
              </w:pPrChange>
            </w:pPr>
            <w:ins w:id="5178" w:author="Mohammad Nayeem Hasan" w:date="2024-11-04T00:07:00Z">
              <w:r w:rsidRPr="00033637">
                <w:rPr>
                  <w:rFonts w:ascii="Times New Roman" w:hAnsi="Times New Roman" w:cs="Times New Roman"/>
                  <w:sz w:val="24"/>
                  <w:szCs w:val="24"/>
                </w:rPr>
                <w:t>0.67 (0.27, 1.63)</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0EE86510" w14:textId="77777777" w:rsidR="00994FF0" w:rsidRPr="00033637" w:rsidRDefault="00994FF0" w:rsidP="00F31FB2">
            <w:pPr>
              <w:spacing w:line="480" w:lineRule="auto"/>
              <w:rPr>
                <w:ins w:id="5179" w:author="Mohammad Nayeem Hasan" w:date="2024-11-04T00:07:00Z"/>
                <w:rFonts w:ascii="Times New Roman" w:hAnsi="Times New Roman" w:cs="Times New Roman"/>
                <w:sz w:val="24"/>
                <w:szCs w:val="24"/>
              </w:rPr>
              <w:pPrChange w:id="5180" w:author="Mohammad Nayeem Hasan" w:date="2024-12-23T01:38:00Z" w16du:dateUtc="2024-12-22T19:38:00Z">
                <w:pPr/>
              </w:pPrChange>
            </w:pPr>
            <w:ins w:id="5181" w:author="Mohammad Nayeem Hasan" w:date="2024-11-04T00:07:00Z">
              <w:r w:rsidRPr="00033637">
                <w:rPr>
                  <w:rFonts w:ascii="Times New Roman" w:hAnsi="Times New Roman" w:cs="Times New Roman"/>
                  <w:sz w:val="24"/>
                  <w:szCs w:val="24"/>
                </w:rPr>
                <w:t>0.375</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0479CD70" w14:textId="77777777" w:rsidR="00994FF0" w:rsidRPr="00033637" w:rsidRDefault="00994FF0" w:rsidP="00F31FB2">
            <w:pPr>
              <w:spacing w:line="480" w:lineRule="auto"/>
              <w:rPr>
                <w:ins w:id="5182" w:author="Mohammad Nayeem Hasan" w:date="2024-11-04T00:07:00Z"/>
                <w:rFonts w:ascii="Times New Roman" w:hAnsi="Times New Roman" w:cs="Times New Roman"/>
                <w:sz w:val="24"/>
                <w:szCs w:val="24"/>
              </w:rPr>
              <w:pPrChange w:id="5183" w:author="Mohammad Nayeem Hasan" w:date="2024-12-23T01:38:00Z" w16du:dateUtc="2024-12-22T19:38:00Z">
                <w:pPr/>
              </w:pPrChange>
            </w:pPr>
            <w:ins w:id="5184" w:author="Mohammad Nayeem Hasan" w:date="2024-11-04T00:07:00Z">
              <w:r w:rsidRPr="00033637">
                <w:rPr>
                  <w:rFonts w:ascii="Times New Roman" w:hAnsi="Times New Roman" w:cs="Times New Roman"/>
                  <w:sz w:val="24"/>
                  <w:szCs w:val="24"/>
                </w:rPr>
                <w:t>2.51 (1.74, 3.63)</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4FCB051F" w14:textId="77777777" w:rsidR="00994FF0" w:rsidRPr="00033637" w:rsidRDefault="00994FF0" w:rsidP="00F31FB2">
            <w:pPr>
              <w:spacing w:line="480" w:lineRule="auto"/>
              <w:rPr>
                <w:ins w:id="5185" w:author="Mohammad Nayeem Hasan" w:date="2024-11-04T00:07:00Z"/>
                <w:rFonts w:ascii="Times New Roman" w:hAnsi="Times New Roman" w:cs="Times New Roman"/>
                <w:b/>
                <w:bCs/>
                <w:sz w:val="24"/>
                <w:szCs w:val="24"/>
              </w:rPr>
              <w:pPrChange w:id="5186" w:author="Mohammad Nayeem Hasan" w:date="2024-12-23T01:38:00Z" w16du:dateUtc="2024-12-22T19:38:00Z">
                <w:pPr/>
              </w:pPrChange>
            </w:pPr>
            <w:ins w:id="5187" w:author="Mohammad Nayeem Hasan" w:date="2024-11-04T00:07:00Z">
              <w:r w:rsidRPr="00033637">
                <w:rPr>
                  <w:rFonts w:ascii="Times New Roman" w:hAnsi="Times New Roman" w:cs="Times New Roman"/>
                  <w:b/>
                  <w:bCs/>
                  <w:sz w:val="24"/>
                  <w:szCs w:val="24"/>
                </w:rPr>
                <w:t>&lt;0.001</w:t>
              </w:r>
            </w:ins>
          </w:p>
        </w:tc>
      </w:tr>
      <w:tr w:rsidR="00994FF0" w:rsidRPr="00033637" w14:paraId="3DF81B72" w14:textId="77777777" w:rsidTr="000C3C54">
        <w:trPr>
          <w:trHeight w:val="138"/>
          <w:jc w:val="center"/>
          <w:ins w:id="5188"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501B2790" w14:textId="77777777" w:rsidR="00994FF0" w:rsidRPr="00033637" w:rsidRDefault="00994FF0" w:rsidP="00F31FB2">
            <w:pPr>
              <w:spacing w:line="480" w:lineRule="auto"/>
              <w:rPr>
                <w:ins w:id="5189" w:author="Mohammad Nayeem Hasan" w:date="2024-11-04T00:07:00Z"/>
                <w:rFonts w:ascii="Times New Roman" w:hAnsi="Times New Roman" w:cs="Times New Roman"/>
                <w:sz w:val="24"/>
                <w:szCs w:val="24"/>
              </w:rPr>
              <w:pPrChange w:id="5190" w:author="Mohammad Nayeem Hasan" w:date="2024-12-23T01:38:00Z" w16du:dateUtc="2024-12-22T19:38:00Z">
                <w:pPr/>
              </w:pPrChange>
            </w:pPr>
            <w:ins w:id="5191" w:author="Mohammad Nayeem Hasan" w:date="2024-11-04T00:07:00Z">
              <w:r w:rsidRPr="00033637">
                <w:rPr>
                  <w:rFonts w:ascii="Times New Roman" w:hAnsi="Times New Roman" w:cs="Times New Roman"/>
                  <w:sz w:val="24"/>
                  <w:szCs w:val="24"/>
                </w:rPr>
                <w:t>Chattogram</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3CC9909C" w14:textId="77777777" w:rsidR="00994FF0" w:rsidRPr="00033637" w:rsidRDefault="00994FF0" w:rsidP="00F31FB2">
            <w:pPr>
              <w:spacing w:line="480" w:lineRule="auto"/>
              <w:rPr>
                <w:ins w:id="5192" w:author="Mohammad Nayeem Hasan" w:date="2024-11-04T00:07:00Z"/>
                <w:rFonts w:ascii="Times New Roman" w:hAnsi="Times New Roman" w:cs="Times New Roman"/>
                <w:sz w:val="24"/>
                <w:szCs w:val="24"/>
              </w:rPr>
              <w:pPrChange w:id="5193" w:author="Mohammad Nayeem Hasan" w:date="2024-12-23T01:38:00Z" w16du:dateUtc="2024-12-22T19:38:00Z">
                <w:pPr/>
              </w:pPrChange>
            </w:pPr>
            <w:ins w:id="5194" w:author="Mohammad Nayeem Hasan" w:date="2024-11-04T00:07:00Z">
              <w:r w:rsidRPr="00033637">
                <w:rPr>
                  <w:rFonts w:ascii="Times New Roman" w:hAnsi="Times New Roman" w:cs="Times New Roman"/>
                  <w:sz w:val="24"/>
                  <w:szCs w:val="24"/>
                </w:rPr>
                <w:t>1.09 (0.87, 1.36)</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1BBD8D96" w14:textId="77777777" w:rsidR="00994FF0" w:rsidRPr="00033637" w:rsidRDefault="00994FF0" w:rsidP="00F31FB2">
            <w:pPr>
              <w:spacing w:line="480" w:lineRule="auto"/>
              <w:rPr>
                <w:ins w:id="5195" w:author="Mohammad Nayeem Hasan" w:date="2024-11-04T00:07:00Z"/>
                <w:rFonts w:ascii="Times New Roman" w:hAnsi="Times New Roman" w:cs="Times New Roman"/>
                <w:sz w:val="24"/>
                <w:szCs w:val="24"/>
              </w:rPr>
              <w:pPrChange w:id="5196" w:author="Mohammad Nayeem Hasan" w:date="2024-12-23T01:38:00Z" w16du:dateUtc="2024-12-22T19:38:00Z">
                <w:pPr/>
              </w:pPrChange>
            </w:pPr>
            <w:ins w:id="5197" w:author="Mohammad Nayeem Hasan" w:date="2024-11-04T00:07:00Z">
              <w:r w:rsidRPr="00033637">
                <w:rPr>
                  <w:rFonts w:ascii="Times New Roman" w:hAnsi="Times New Roman" w:cs="Times New Roman"/>
                  <w:sz w:val="24"/>
                  <w:szCs w:val="24"/>
                </w:rPr>
                <w:t>0.439</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51ED6FF5" w14:textId="77777777" w:rsidR="00994FF0" w:rsidRPr="00033637" w:rsidRDefault="00994FF0" w:rsidP="00F31FB2">
            <w:pPr>
              <w:spacing w:line="480" w:lineRule="auto"/>
              <w:rPr>
                <w:ins w:id="5198" w:author="Mohammad Nayeem Hasan" w:date="2024-11-04T00:07:00Z"/>
                <w:rFonts w:ascii="Times New Roman" w:hAnsi="Times New Roman" w:cs="Times New Roman"/>
                <w:sz w:val="24"/>
                <w:szCs w:val="24"/>
              </w:rPr>
              <w:pPrChange w:id="5199" w:author="Mohammad Nayeem Hasan" w:date="2024-12-23T01:38:00Z" w16du:dateUtc="2024-12-22T19:38:00Z">
                <w:pPr/>
              </w:pPrChange>
            </w:pPr>
            <w:ins w:id="5200" w:author="Mohammad Nayeem Hasan" w:date="2024-11-04T00:07:00Z">
              <w:r w:rsidRPr="00033637">
                <w:rPr>
                  <w:rFonts w:ascii="Times New Roman" w:hAnsi="Times New Roman" w:cs="Times New Roman"/>
                  <w:sz w:val="24"/>
                  <w:szCs w:val="24"/>
                </w:rPr>
                <w:t>1.01 (0.47, 2.20)</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1CECFA40" w14:textId="77777777" w:rsidR="00994FF0" w:rsidRPr="00033637" w:rsidRDefault="00994FF0" w:rsidP="00F31FB2">
            <w:pPr>
              <w:spacing w:line="480" w:lineRule="auto"/>
              <w:rPr>
                <w:ins w:id="5201" w:author="Mohammad Nayeem Hasan" w:date="2024-11-04T00:07:00Z"/>
                <w:rFonts w:ascii="Times New Roman" w:hAnsi="Times New Roman" w:cs="Times New Roman"/>
                <w:sz w:val="24"/>
                <w:szCs w:val="24"/>
              </w:rPr>
              <w:pPrChange w:id="5202" w:author="Mohammad Nayeem Hasan" w:date="2024-12-23T01:38:00Z" w16du:dateUtc="2024-12-22T19:38:00Z">
                <w:pPr/>
              </w:pPrChange>
            </w:pPr>
            <w:ins w:id="5203" w:author="Mohammad Nayeem Hasan" w:date="2024-11-04T00:07:00Z">
              <w:r w:rsidRPr="00033637">
                <w:rPr>
                  <w:rFonts w:ascii="Times New Roman" w:hAnsi="Times New Roman" w:cs="Times New Roman"/>
                  <w:sz w:val="24"/>
                  <w:szCs w:val="24"/>
                </w:rPr>
                <w:t>0.973</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4A492079" w14:textId="77777777" w:rsidR="00994FF0" w:rsidRPr="00033637" w:rsidRDefault="00994FF0" w:rsidP="00F31FB2">
            <w:pPr>
              <w:spacing w:line="480" w:lineRule="auto"/>
              <w:rPr>
                <w:ins w:id="5204" w:author="Mohammad Nayeem Hasan" w:date="2024-11-04T00:07:00Z"/>
                <w:rFonts w:ascii="Times New Roman" w:hAnsi="Times New Roman" w:cs="Times New Roman"/>
                <w:sz w:val="24"/>
                <w:szCs w:val="24"/>
              </w:rPr>
              <w:pPrChange w:id="5205" w:author="Mohammad Nayeem Hasan" w:date="2024-12-23T01:38:00Z" w16du:dateUtc="2024-12-22T19:38:00Z">
                <w:pPr/>
              </w:pPrChange>
            </w:pPr>
            <w:ins w:id="5206" w:author="Mohammad Nayeem Hasan" w:date="2024-11-04T00:07:00Z">
              <w:r w:rsidRPr="00033637">
                <w:rPr>
                  <w:rFonts w:ascii="Times New Roman" w:hAnsi="Times New Roman" w:cs="Times New Roman"/>
                  <w:sz w:val="24"/>
                  <w:szCs w:val="24"/>
                </w:rPr>
                <w:t>1.33 (0.94, 1.90)</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726F96C6" w14:textId="77777777" w:rsidR="00994FF0" w:rsidRPr="00033637" w:rsidRDefault="00994FF0" w:rsidP="00F31FB2">
            <w:pPr>
              <w:spacing w:line="480" w:lineRule="auto"/>
              <w:rPr>
                <w:ins w:id="5207" w:author="Mohammad Nayeem Hasan" w:date="2024-11-04T00:07:00Z"/>
                <w:rFonts w:ascii="Times New Roman" w:hAnsi="Times New Roman" w:cs="Times New Roman"/>
                <w:sz w:val="24"/>
                <w:szCs w:val="24"/>
              </w:rPr>
              <w:pPrChange w:id="5208" w:author="Mohammad Nayeem Hasan" w:date="2024-12-23T01:38:00Z" w16du:dateUtc="2024-12-22T19:38:00Z">
                <w:pPr/>
              </w:pPrChange>
            </w:pPr>
            <w:ins w:id="5209" w:author="Mohammad Nayeem Hasan" w:date="2024-11-04T00:07:00Z">
              <w:r w:rsidRPr="00033637">
                <w:rPr>
                  <w:rFonts w:ascii="Times New Roman" w:hAnsi="Times New Roman" w:cs="Times New Roman"/>
                  <w:sz w:val="24"/>
                  <w:szCs w:val="24"/>
                </w:rPr>
                <w:t>0.112</w:t>
              </w:r>
            </w:ins>
          </w:p>
        </w:tc>
      </w:tr>
      <w:tr w:rsidR="00994FF0" w:rsidRPr="00033637" w14:paraId="4338362B" w14:textId="77777777" w:rsidTr="000C3C54">
        <w:trPr>
          <w:trHeight w:val="138"/>
          <w:jc w:val="center"/>
          <w:ins w:id="5210"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7241C572" w14:textId="77777777" w:rsidR="00994FF0" w:rsidRPr="00033637" w:rsidRDefault="00994FF0" w:rsidP="00F31FB2">
            <w:pPr>
              <w:spacing w:line="480" w:lineRule="auto"/>
              <w:rPr>
                <w:ins w:id="5211" w:author="Mohammad Nayeem Hasan" w:date="2024-11-04T00:07:00Z"/>
                <w:rFonts w:ascii="Times New Roman" w:hAnsi="Times New Roman" w:cs="Times New Roman"/>
                <w:sz w:val="24"/>
                <w:szCs w:val="24"/>
              </w:rPr>
              <w:pPrChange w:id="5212" w:author="Mohammad Nayeem Hasan" w:date="2024-12-23T01:38:00Z" w16du:dateUtc="2024-12-22T19:38:00Z">
                <w:pPr/>
              </w:pPrChange>
            </w:pPr>
            <w:ins w:id="5213" w:author="Mohammad Nayeem Hasan" w:date="2024-11-04T00:07:00Z">
              <w:r w:rsidRPr="00033637">
                <w:rPr>
                  <w:rFonts w:ascii="Times New Roman" w:hAnsi="Times New Roman" w:cs="Times New Roman"/>
                  <w:sz w:val="24"/>
                  <w:szCs w:val="24"/>
                </w:rPr>
                <w:t>Dhaka</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604088DE" w14:textId="77777777" w:rsidR="00994FF0" w:rsidRPr="00033637" w:rsidRDefault="00994FF0" w:rsidP="00F31FB2">
            <w:pPr>
              <w:spacing w:line="480" w:lineRule="auto"/>
              <w:rPr>
                <w:ins w:id="5214" w:author="Mohammad Nayeem Hasan" w:date="2024-11-04T00:07:00Z"/>
                <w:rFonts w:ascii="Times New Roman" w:hAnsi="Times New Roman" w:cs="Times New Roman"/>
                <w:sz w:val="24"/>
                <w:szCs w:val="24"/>
              </w:rPr>
              <w:pPrChange w:id="5215" w:author="Mohammad Nayeem Hasan" w:date="2024-12-23T01:38:00Z" w16du:dateUtc="2024-12-22T19:38:00Z">
                <w:pPr/>
              </w:pPrChange>
            </w:pPr>
            <w:ins w:id="5216" w:author="Mohammad Nayeem Hasan" w:date="2024-11-04T00:07:00Z">
              <w:r w:rsidRPr="00033637">
                <w:rPr>
                  <w:rFonts w:ascii="Times New Roman" w:hAnsi="Times New Roman" w:cs="Times New Roman"/>
                  <w:sz w:val="24"/>
                  <w:szCs w:val="24"/>
                </w:rPr>
                <w:t>0.96 (0.78, 1.19)</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26CFA090" w14:textId="77777777" w:rsidR="00994FF0" w:rsidRPr="00033637" w:rsidRDefault="00994FF0" w:rsidP="00F31FB2">
            <w:pPr>
              <w:spacing w:line="480" w:lineRule="auto"/>
              <w:rPr>
                <w:ins w:id="5217" w:author="Mohammad Nayeem Hasan" w:date="2024-11-04T00:07:00Z"/>
                <w:rFonts w:ascii="Times New Roman" w:hAnsi="Times New Roman" w:cs="Times New Roman"/>
                <w:sz w:val="24"/>
                <w:szCs w:val="24"/>
              </w:rPr>
              <w:pPrChange w:id="5218" w:author="Mohammad Nayeem Hasan" w:date="2024-12-23T01:38:00Z" w16du:dateUtc="2024-12-22T19:38:00Z">
                <w:pPr/>
              </w:pPrChange>
            </w:pPr>
            <w:ins w:id="5219" w:author="Mohammad Nayeem Hasan" w:date="2024-11-04T00:07:00Z">
              <w:r w:rsidRPr="00033637">
                <w:rPr>
                  <w:rFonts w:ascii="Times New Roman" w:hAnsi="Times New Roman" w:cs="Times New Roman"/>
                  <w:sz w:val="24"/>
                  <w:szCs w:val="24"/>
                </w:rPr>
                <w:t>0.724</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064F8E15" w14:textId="77777777" w:rsidR="00994FF0" w:rsidRPr="00033637" w:rsidRDefault="00994FF0" w:rsidP="00F31FB2">
            <w:pPr>
              <w:spacing w:line="480" w:lineRule="auto"/>
              <w:rPr>
                <w:ins w:id="5220" w:author="Mohammad Nayeem Hasan" w:date="2024-11-04T00:07:00Z"/>
                <w:rFonts w:ascii="Times New Roman" w:hAnsi="Times New Roman" w:cs="Times New Roman"/>
                <w:sz w:val="24"/>
                <w:szCs w:val="24"/>
              </w:rPr>
              <w:pPrChange w:id="5221" w:author="Mohammad Nayeem Hasan" w:date="2024-12-23T01:38:00Z" w16du:dateUtc="2024-12-22T19:38:00Z">
                <w:pPr/>
              </w:pPrChange>
            </w:pPr>
            <w:ins w:id="5222" w:author="Mohammad Nayeem Hasan" w:date="2024-11-04T00:07:00Z">
              <w:r w:rsidRPr="00033637">
                <w:rPr>
                  <w:rFonts w:ascii="Times New Roman" w:hAnsi="Times New Roman" w:cs="Times New Roman"/>
                  <w:sz w:val="24"/>
                  <w:szCs w:val="24"/>
                </w:rPr>
                <w:t>1.01 (0.46, 2.16)</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350A5FF8" w14:textId="77777777" w:rsidR="00994FF0" w:rsidRPr="00033637" w:rsidRDefault="00994FF0" w:rsidP="00F31FB2">
            <w:pPr>
              <w:spacing w:line="480" w:lineRule="auto"/>
              <w:rPr>
                <w:ins w:id="5223" w:author="Mohammad Nayeem Hasan" w:date="2024-11-04T00:07:00Z"/>
                <w:rFonts w:ascii="Times New Roman" w:hAnsi="Times New Roman" w:cs="Times New Roman"/>
                <w:sz w:val="24"/>
                <w:szCs w:val="24"/>
              </w:rPr>
              <w:pPrChange w:id="5224" w:author="Mohammad Nayeem Hasan" w:date="2024-12-23T01:38:00Z" w16du:dateUtc="2024-12-22T19:38:00Z">
                <w:pPr/>
              </w:pPrChange>
            </w:pPr>
            <w:ins w:id="5225" w:author="Mohammad Nayeem Hasan" w:date="2024-11-04T00:07:00Z">
              <w:r w:rsidRPr="00033637">
                <w:rPr>
                  <w:rFonts w:ascii="Times New Roman" w:hAnsi="Times New Roman" w:cs="Times New Roman"/>
                  <w:sz w:val="24"/>
                  <w:szCs w:val="24"/>
                </w:rPr>
                <w:t>0.999</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6A108A9A" w14:textId="77777777" w:rsidR="00994FF0" w:rsidRPr="00033637" w:rsidRDefault="00994FF0" w:rsidP="00F31FB2">
            <w:pPr>
              <w:spacing w:line="480" w:lineRule="auto"/>
              <w:rPr>
                <w:ins w:id="5226" w:author="Mohammad Nayeem Hasan" w:date="2024-11-04T00:07:00Z"/>
                <w:rFonts w:ascii="Times New Roman" w:hAnsi="Times New Roman" w:cs="Times New Roman"/>
                <w:sz w:val="24"/>
                <w:szCs w:val="24"/>
              </w:rPr>
              <w:pPrChange w:id="5227" w:author="Mohammad Nayeem Hasan" w:date="2024-12-23T01:38:00Z" w16du:dateUtc="2024-12-22T19:38:00Z">
                <w:pPr/>
              </w:pPrChange>
            </w:pPr>
            <w:ins w:id="5228" w:author="Mohammad Nayeem Hasan" w:date="2024-11-04T00:07:00Z">
              <w:r w:rsidRPr="00033637">
                <w:rPr>
                  <w:rFonts w:ascii="Times New Roman" w:hAnsi="Times New Roman" w:cs="Times New Roman"/>
                  <w:sz w:val="24"/>
                  <w:szCs w:val="24"/>
                </w:rPr>
                <w:t>0.91 (0.64, 1.30)</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17A22A29" w14:textId="77777777" w:rsidR="00994FF0" w:rsidRPr="00033637" w:rsidRDefault="00994FF0" w:rsidP="00F31FB2">
            <w:pPr>
              <w:spacing w:line="480" w:lineRule="auto"/>
              <w:rPr>
                <w:ins w:id="5229" w:author="Mohammad Nayeem Hasan" w:date="2024-11-04T00:07:00Z"/>
                <w:rFonts w:ascii="Times New Roman" w:hAnsi="Times New Roman" w:cs="Times New Roman"/>
                <w:sz w:val="24"/>
                <w:szCs w:val="24"/>
              </w:rPr>
              <w:pPrChange w:id="5230" w:author="Mohammad Nayeem Hasan" w:date="2024-12-23T01:38:00Z" w16du:dateUtc="2024-12-22T19:38:00Z">
                <w:pPr/>
              </w:pPrChange>
            </w:pPr>
            <w:ins w:id="5231" w:author="Mohammad Nayeem Hasan" w:date="2024-11-04T00:07:00Z">
              <w:r w:rsidRPr="00033637">
                <w:rPr>
                  <w:rFonts w:ascii="Times New Roman" w:hAnsi="Times New Roman" w:cs="Times New Roman"/>
                  <w:sz w:val="24"/>
                  <w:szCs w:val="24"/>
                </w:rPr>
                <w:t>0.597</w:t>
              </w:r>
            </w:ins>
          </w:p>
        </w:tc>
      </w:tr>
      <w:tr w:rsidR="00994FF0" w:rsidRPr="00033637" w14:paraId="0BD42993" w14:textId="77777777" w:rsidTr="000C3C54">
        <w:trPr>
          <w:trHeight w:val="138"/>
          <w:jc w:val="center"/>
          <w:ins w:id="5232"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5E82F034" w14:textId="77777777" w:rsidR="00994FF0" w:rsidRPr="00033637" w:rsidRDefault="00994FF0" w:rsidP="00F31FB2">
            <w:pPr>
              <w:spacing w:line="480" w:lineRule="auto"/>
              <w:rPr>
                <w:ins w:id="5233" w:author="Mohammad Nayeem Hasan" w:date="2024-11-04T00:07:00Z"/>
                <w:rFonts w:ascii="Times New Roman" w:hAnsi="Times New Roman" w:cs="Times New Roman"/>
                <w:sz w:val="24"/>
                <w:szCs w:val="24"/>
              </w:rPr>
              <w:pPrChange w:id="5234" w:author="Mohammad Nayeem Hasan" w:date="2024-12-23T01:38:00Z" w16du:dateUtc="2024-12-22T19:38:00Z">
                <w:pPr/>
              </w:pPrChange>
            </w:pPr>
            <w:ins w:id="5235" w:author="Mohammad Nayeem Hasan" w:date="2024-11-04T00:07:00Z">
              <w:r w:rsidRPr="00033637">
                <w:rPr>
                  <w:rFonts w:ascii="Times New Roman" w:hAnsi="Times New Roman" w:cs="Times New Roman"/>
                  <w:sz w:val="24"/>
                  <w:szCs w:val="24"/>
                </w:rPr>
                <w:t>Khulna</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6045D9E6" w14:textId="77777777" w:rsidR="00994FF0" w:rsidRPr="00033637" w:rsidRDefault="00994FF0" w:rsidP="00F31FB2">
            <w:pPr>
              <w:spacing w:line="480" w:lineRule="auto"/>
              <w:rPr>
                <w:ins w:id="5236" w:author="Mohammad Nayeem Hasan" w:date="2024-11-04T00:07:00Z"/>
                <w:rFonts w:ascii="Times New Roman" w:hAnsi="Times New Roman" w:cs="Times New Roman"/>
                <w:sz w:val="24"/>
                <w:szCs w:val="24"/>
              </w:rPr>
              <w:pPrChange w:id="5237" w:author="Mohammad Nayeem Hasan" w:date="2024-12-23T01:38:00Z" w16du:dateUtc="2024-12-22T19:38:00Z">
                <w:pPr/>
              </w:pPrChange>
            </w:pPr>
            <w:ins w:id="5238" w:author="Mohammad Nayeem Hasan" w:date="2024-11-04T00:07:00Z">
              <w:r w:rsidRPr="00033637">
                <w:rPr>
                  <w:rFonts w:ascii="Times New Roman" w:hAnsi="Times New Roman" w:cs="Times New Roman"/>
                  <w:sz w:val="24"/>
                  <w:szCs w:val="24"/>
                </w:rPr>
                <w:t>0.65 (0.50, 0.85)</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72C532AE" w14:textId="77777777" w:rsidR="00994FF0" w:rsidRPr="00033637" w:rsidRDefault="00994FF0" w:rsidP="00F31FB2">
            <w:pPr>
              <w:spacing w:line="480" w:lineRule="auto"/>
              <w:rPr>
                <w:ins w:id="5239" w:author="Mohammad Nayeem Hasan" w:date="2024-11-04T00:07:00Z"/>
                <w:rFonts w:ascii="Times New Roman" w:hAnsi="Times New Roman" w:cs="Times New Roman"/>
                <w:b/>
                <w:bCs/>
                <w:sz w:val="24"/>
                <w:szCs w:val="24"/>
              </w:rPr>
              <w:pPrChange w:id="5240" w:author="Mohammad Nayeem Hasan" w:date="2024-12-23T01:38:00Z" w16du:dateUtc="2024-12-22T19:38:00Z">
                <w:pPr/>
              </w:pPrChange>
            </w:pPr>
            <w:ins w:id="5241" w:author="Mohammad Nayeem Hasan" w:date="2024-11-04T00:07:00Z">
              <w:r w:rsidRPr="00033637">
                <w:rPr>
                  <w:rFonts w:ascii="Times New Roman" w:hAnsi="Times New Roman" w:cs="Times New Roman"/>
                  <w:b/>
                  <w:bCs/>
                  <w:sz w:val="24"/>
                  <w:szCs w:val="24"/>
                </w:rPr>
                <w:t>0.002</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12362D28" w14:textId="77777777" w:rsidR="00994FF0" w:rsidRPr="00033637" w:rsidRDefault="00994FF0" w:rsidP="00F31FB2">
            <w:pPr>
              <w:spacing w:line="480" w:lineRule="auto"/>
              <w:rPr>
                <w:ins w:id="5242" w:author="Mohammad Nayeem Hasan" w:date="2024-11-04T00:07:00Z"/>
                <w:rFonts w:ascii="Times New Roman" w:hAnsi="Times New Roman" w:cs="Times New Roman"/>
                <w:sz w:val="24"/>
                <w:szCs w:val="24"/>
              </w:rPr>
              <w:pPrChange w:id="5243" w:author="Mohammad Nayeem Hasan" w:date="2024-12-23T01:38:00Z" w16du:dateUtc="2024-12-22T19:38:00Z">
                <w:pPr/>
              </w:pPrChange>
            </w:pPr>
            <w:ins w:id="5244" w:author="Mohammad Nayeem Hasan" w:date="2024-11-04T00:07:00Z">
              <w:r w:rsidRPr="00033637">
                <w:rPr>
                  <w:rFonts w:ascii="Times New Roman" w:hAnsi="Times New Roman" w:cs="Times New Roman"/>
                  <w:sz w:val="24"/>
                  <w:szCs w:val="24"/>
                </w:rPr>
                <w:t>0.93 (0.41, 2.13)</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436F1965" w14:textId="77777777" w:rsidR="00994FF0" w:rsidRPr="00033637" w:rsidRDefault="00994FF0" w:rsidP="00F31FB2">
            <w:pPr>
              <w:spacing w:line="480" w:lineRule="auto"/>
              <w:rPr>
                <w:ins w:id="5245" w:author="Mohammad Nayeem Hasan" w:date="2024-11-04T00:07:00Z"/>
                <w:rFonts w:ascii="Times New Roman" w:hAnsi="Times New Roman" w:cs="Times New Roman"/>
                <w:sz w:val="24"/>
                <w:szCs w:val="24"/>
              </w:rPr>
              <w:pPrChange w:id="5246" w:author="Mohammad Nayeem Hasan" w:date="2024-12-23T01:38:00Z" w16du:dateUtc="2024-12-22T19:38:00Z">
                <w:pPr/>
              </w:pPrChange>
            </w:pPr>
            <w:ins w:id="5247" w:author="Mohammad Nayeem Hasan" w:date="2024-11-04T00:07:00Z">
              <w:r w:rsidRPr="00033637">
                <w:rPr>
                  <w:rFonts w:ascii="Times New Roman" w:hAnsi="Times New Roman" w:cs="Times New Roman"/>
                  <w:sz w:val="24"/>
                  <w:szCs w:val="24"/>
                </w:rPr>
                <w:t>0.862</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182E0492" w14:textId="77777777" w:rsidR="00994FF0" w:rsidRPr="00033637" w:rsidRDefault="00994FF0" w:rsidP="00F31FB2">
            <w:pPr>
              <w:spacing w:line="480" w:lineRule="auto"/>
              <w:rPr>
                <w:ins w:id="5248" w:author="Mohammad Nayeem Hasan" w:date="2024-11-04T00:07:00Z"/>
                <w:rFonts w:ascii="Times New Roman" w:hAnsi="Times New Roman" w:cs="Times New Roman"/>
                <w:sz w:val="24"/>
                <w:szCs w:val="24"/>
              </w:rPr>
              <w:pPrChange w:id="5249" w:author="Mohammad Nayeem Hasan" w:date="2024-12-23T01:38:00Z" w16du:dateUtc="2024-12-22T19:38:00Z">
                <w:pPr/>
              </w:pPrChange>
            </w:pPr>
            <w:ins w:id="5250" w:author="Mohammad Nayeem Hasan" w:date="2024-11-04T00:07:00Z">
              <w:r w:rsidRPr="00033637">
                <w:rPr>
                  <w:rFonts w:ascii="Times New Roman" w:hAnsi="Times New Roman" w:cs="Times New Roman"/>
                  <w:sz w:val="24"/>
                  <w:szCs w:val="24"/>
                </w:rPr>
                <w:t>1.05 (0.72, 1.53)</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38721674" w14:textId="77777777" w:rsidR="00994FF0" w:rsidRPr="00033637" w:rsidRDefault="00994FF0" w:rsidP="00F31FB2">
            <w:pPr>
              <w:spacing w:line="480" w:lineRule="auto"/>
              <w:rPr>
                <w:ins w:id="5251" w:author="Mohammad Nayeem Hasan" w:date="2024-11-04T00:07:00Z"/>
                <w:rFonts w:ascii="Times New Roman" w:hAnsi="Times New Roman" w:cs="Times New Roman"/>
                <w:sz w:val="24"/>
                <w:szCs w:val="24"/>
              </w:rPr>
              <w:pPrChange w:id="5252" w:author="Mohammad Nayeem Hasan" w:date="2024-12-23T01:38:00Z" w16du:dateUtc="2024-12-22T19:38:00Z">
                <w:pPr/>
              </w:pPrChange>
            </w:pPr>
            <w:ins w:id="5253" w:author="Mohammad Nayeem Hasan" w:date="2024-11-04T00:07:00Z">
              <w:r w:rsidRPr="00033637">
                <w:rPr>
                  <w:rFonts w:ascii="Times New Roman" w:hAnsi="Times New Roman" w:cs="Times New Roman"/>
                  <w:sz w:val="24"/>
                  <w:szCs w:val="24"/>
                </w:rPr>
                <w:t>0.814</w:t>
              </w:r>
            </w:ins>
          </w:p>
        </w:tc>
      </w:tr>
      <w:tr w:rsidR="00994FF0" w:rsidRPr="00033637" w14:paraId="25396D8F" w14:textId="77777777" w:rsidTr="000C3C54">
        <w:trPr>
          <w:trHeight w:val="138"/>
          <w:jc w:val="center"/>
          <w:ins w:id="5254"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654BA02D" w14:textId="77777777" w:rsidR="00994FF0" w:rsidRPr="00033637" w:rsidRDefault="00994FF0" w:rsidP="00F31FB2">
            <w:pPr>
              <w:spacing w:line="480" w:lineRule="auto"/>
              <w:rPr>
                <w:ins w:id="5255" w:author="Mohammad Nayeem Hasan" w:date="2024-11-04T00:07:00Z"/>
                <w:rFonts w:ascii="Times New Roman" w:hAnsi="Times New Roman" w:cs="Times New Roman"/>
                <w:sz w:val="24"/>
                <w:szCs w:val="24"/>
              </w:rPr>
              <w:pPrChange w:id="5256" w:author="Mohammad Nayeem Hasan" w:date="2024-12-23T01:38:00Z" w16du:dateUtc="2024-12-22T19:38:00Z">
                <w:pPr/>
              </w:pPrChange>
            </w:pPr>
            <w:ins w:id="5257" w:author="Mohammad Nayeem Hasan" w:date="2024-11-04T00:07:00Z">
              <w:r w:rsidRPr="00033637">
                <w:rPr>
                  <w:rFonts w:ascii="Times New Roman" w:hAnsi="Times New Roman" w:cs="Times New Roman"/>
                  <w:sz w:val="24"/>
                  <w:szCs w:val="24"/>
                </w:rPr>
                <w:t>Mymensingh</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214CCBE5" w14:textId="77777777" w:rsidR="00994FF0" w:rsidRPr="00033637" w:rsidRDefault="00994FF0" w:rsidP="00F31FB2">
            <w:pPr>
              <w:spacing w:line="480" w:lineRule="auto"/>
              <w:rPr>
                <w:ins w:id="5258" w:author="Mohammad Nayeem Hasan" w:date="2024-11-04T00:07:00Z"/>
                <w:rFonts w:ascii="Times New Roman" w:hAnsi="Times New Roman" w:cs="Times New Roman"/>
                <w:sz w:val="24"/>
                <w:szCs w:val="24"/>
              </w:rPr>
              <w:pPrChange w:id="5259" w:author="Mohammad Nayeem Hasan" w:date="2024-12-23T01:38:00Z" w16du:dateUtc="2024-12-22T19:38:00Z">
                <w:pPr/>
              </w:pPrChange>
            </w:pPr>
            <w:ins w:id="5260" w:author="Mohammad Nayeem Hasan" w:date="2024-11-04T00:07:00Z">
              <w:r w:rsidRPr="00033637">
                <w:rPr>
                  <w:rFonts w:ascii="Times New Roman" w:hAnsi="Times New Roman" w:cs="Times New Roman"/>
                  <w:sz w:val="24"/>
                  <w:szCs w:val="24"/>
                </w:rPr>
                <w:t>-</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1A36D919" w14:textId="77777777" w:rsidR="00994FF0" w:rsidRPr="00033637" w:rsidRDefault="00994FF0" w:rsidP="00F31FB2">
            <w:pPr>
              <w:spacing w:line="480" w:lineRule="auto"/>
              <w:rPr>
                <w:ins w:id="5261" w:author="Mohammad Nayeem Hasan" w:date="2024-11-04T00:07:00Z"/>
                <w:rFonts w:ascii="Times New Roman" w:hAnsi="Times New Roman" w:cs="Times New Roman"/>
                <w:sz w:val="24"/>
                <w:szCs w:val="24"/>
              </w:rPr>
              <w:pPrChange w:id="5262" w:author="Mohammad Nayeem Hasan" w:date="2024-12-23T01:38:00Z" w16du:dateUtc="2024-12-22T19:38:00Z">
                <w:pPr/>
              </w:pPrChange>
            </w:pPr>
            <w:ins w:id="5263"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453363CE" w14:textId="77777777" w:rsidR="00994FF0" w:rsidRPr="00033637" w:rsidRDefault="00994FF0" w:rsidP="00F31FB2">
            <w:pPr>
              <w:spacing w:line="480" w:lineRule="auto"/>
              <w:rPr>
                <w:ins w:id="5264" w:author="Mohammad Nayeem Hasan" w:date="2024-11-04T00:07:00Z"/>
                <w:rFonts w:ascii="Times New Roman" w:hAnsi="Times New Roman" w:cs="Times New Roman"/>
                <w:sz w:val="24"/>
                <w:szCs w:val="24"/>
              </w:rPr>
              <w:pPrChange w:id="5265" w:author="Mohammad Nayeem Hasan" w:date="2024-12-23T01:38:00Z" w16du:dateUtc="2024-12-22T19:38:00Z">
                <w:pPr/>
              </w:pPrChange>
            </w:pPr>
            <w:ins w:id="5266"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5F88B9DD" w14:textId="77777777" w:rsidR="00994FF0" w:rsidRPr="00033637" w:rsidRDefault="00994FF0" w:rsidP="00F31FB2">
            <w:pPr>
              <w:spacing w:line="480" w:lineRule="auto"/>
              <w:rPr>
                <w:ins w:id="5267" w:author="Mohammad Nayeem Hasan" w:date="2024-11-04T00:07:00Z"/>
                <w:rFonts w:ascii="Times New Roman" w:hAnsi="Times New Roman" w:cs="Times New Roman"/>
                <w:sz w:val="24"/>
                <w:szCs w:val="24"/>
              </w:rPr>
              <w:pPrChange w:id="5268" w:author="Mohammad Nayeem Hasan" w:date="2024-12-23T01:38:00Z" w16du:dateUtc="2024-12-22T19:38:00Z">
                <w:pPr/>
              </w:pPrChange>
            </w:pPr>
            <w:ins w:id="5269"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1B4F3FEF" w14:textId="77777777" w:rsidR="00994FF0" w:rsidRPr="00033637" w:rsidRDefault="00994FF0" w:rsidP="00F31FB2">
            <w:pPr>
              <w:spacing w:line="480" w:lineRule="auto"/>
              <w:rPr>
                <w:ins w:id="5270" w:author="Mohammad Nayeem Hasan" w:date="2024-11-04T00:07:00Z"/>
                <w:rFonts w:ascii="Times New Roman" w:hAnsi="Times New Roman" w:cs="Times New Roman"/>
                <w:sz w:val="24"/>
                <w:szCs w:val="24"/>
              </w:rPr>
              <w:pPrChange w:id="5271" w:author="Mohammad Nayeem Hasan" w:date="2024-12-23T01:38:00Z" w16du:dateUtc="2024-12-22T19:38:00Z">
                <w:pPr/>
              </w:pPrChange>
            </w:pPr>
            <w:ins w:id="5272" w:author="Mohammad Nayeem Hasan" w:date="2024-11-04T00:07:00Z">
              <w:r w:rsidRPr="00033637">
                <w:rPr>
                  <w:rFonts w:ascii="Times New Roman" w:hAnsi="Times New Roman" w:cs="Times New Roman"/>
                  <w:sz w:val="24"/>
                  <w:szCs w:val="24"/>
                </w:rPr>
                <w:t>1.22 (0.84, 1.79)</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4A5475D6" w14:textId="77777777" w:rsidR="00994FF0" w:rsidRPr="00033637" w:rsidRDefault="00994FF0" w:rsidP="00F31FB2">
            <w:pPr>
              <w:spacing w:line="480" w:lineRule="auto"/>
              <w:rPr>
                <w:ins w:id="5273" w:author="Mohammad Nayeem Hasan" w:date="2024-11-04T00:07:00Z"/>
                <w:rFonts w:ascii="Times New Roman" w:hAnsi="Times New Roman" w:cs="Times New Roman"/>
                <w:sz w:val="24"/>
                <w:szCs w:val="24"/>
              </w:rPr>
              <w:pPrChange w:id="5274" w:author="Mohammad Nayeem Hasan" w:date="2024-12-23T01:38:00Z" w16du:dateUtc="2024-12-22T19:38:00Z">
                <w:pPr/>
              </w:pPrChange>
            </w:pPr>
            <w:ins w:id="5275" w:author="Mohammad Nayeem Hasan" w:date="2024-11-04T00:07:00Z">
              <w:r w:rsidRPr="00033637">
                <w:rPr>
                  <w:rFonts w:ascii="Times New Roman" w:hAnsi="Times New Roman" w:cs="Times New Roman"/>
                  <w:sz w:val="24"/>
                  <w:szCs w:val="24"/>
                </w:rPr>
                <w:t>0.296</w:t>
              </w:r>
            </w:ins>
          </w:p>
        </w:tc>
      </w:tr>
      <w:tr w:rsidR="00994FF0" w:rsidRPr="00033637" w14:paraId="58EB48DF" w14:textId="77777777" w:rsidTr="000C3C54">
        <w:trPr>
          <w:trHeight w:val="138"/>
          <w:jc w:val="center"/>
          <w:ins w:id="5276"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272CC01F" w14:textId="77777777" w:rsidR="00994FF0" w:rsidRPr="00033637" w:rsidRDefault="00994FF0" w:rsidP="00F31FB2">
            <w:pPr>
              <w:spacing w:line="480" w:lineRule="auto"/>
              <w:rPr>
                <w:ins w:id="5277" w:author="Mohammad Nayeem Hasan" w:date="2024-11-04T00:07:00Z"/>
                <w:rFonts w:ascii="Times New Roman" w:hAnsi="Times New Roman" w:cs="Times New Roman"/>
                <w:sz w:val="24"/>
                <w:szCs w:val="24"/>
              </w:rPr>
              <w:pPrChange w:id="5278" w:author="Mohammad Nayeem Hasan" w:date="2024-12-23T01:38:00Z" w16du:dateUtc="2024-12-22T19:38:00Z">
                <w:pPr/>
              </w:pPrChange>
            </w:pPr>
            <w:proofErr w:type="spellStart"/>
            <w:ins w:id="5279" w:author="Mohammad Nayeem Hasan" w:date="2024-11-04T00:07:00Z">
              <w:r w:rsidRPr="00033637">
                <w:rPr>
                  <w:rFonts w:ascii="Times New Roman" w:hAnsi="Times New Roman" w:cs="Times New Roman"/>
                  <w:sz w:val="24"/>
                  <w:szCs w:val="24"/>
                </w:rPr>
                <w:t>Rajshahi</w:t>
              </w:r>
              <w:proofErr w:type="spellEnd"/>
            </w:ins>
          </w:p>
        </w:tc>
        <w:tc>
          <w:tcPr>
            <w:tcW w:w="857" w:type="pct"/>
            <w:tcBorders>
              <w:top w:val="single" w:sz="4" w:space="0" w:color="auto"/>
              <w:left w:val="single" w:sz="4" w:space="0" w:color="auto"/>
              <w:bottom w:val="single" w:sz="4" w:space="0" w:color="auto"/>
              <w:right w:val="single" w:sz="4" w:space="0" w:color="auto"/>
            </w:tcBorders>
            <w:vAlign w:val="center"/>
            <w:hideMark/>
          </w:tcPr>
          <w:p w14:paraId="7AD32F70" w14:textId="77777777" w:rsidR="00994FF0" w:rsidRPr="00033637" w:rsidRDefault="00994FF0" w:rsidP="00F31FB2">
            <w:pPr>
              <w:spacing w:line="480" w:lineRule="auto"/>
              <w:rPr>
                <w:ins w:id="5280" w:author="Mohammad Nayeem Hasan" w:date="2024-11-04T00:07:00Z"/>
                <w:rFonts w:ascii="Times New Roman" w:hAnsi="Times New Roman" w:cs="Times New Roman"/>
                <w:sz w:val="24"/>
                <w:szCs w:val="24"/>
              </w:rPr>
              <w:pPrChange w:id="5281" w:author="Mohammad Nayeem Hasan" w:date="2024-12-23T01:38:00Z" w16du:dateUtc="2024-12-22T19:38:00Z">
                <w:pPr/>
              </w:pPrChange>
            </w:pPr>
            <w:ins w:id="5282" w:author="Mohammad Nayeem Hasan" w:date="2024-11-04T00:07:00Z">
              <w:r w:rsidRPr="00033637">
                <w:rPr>
                  <w:rFonts w:ascii="Times New Roman" w:hAnsi="Times New Roman" w:cs="Times New Roman"/>
                  <w:sz w:val="24"/>
                  <w:szCs w:val="24"/>
                </w:rPr>
                <w:t>1.04 (0.83, 1.28)</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12CFD526" w14:textId="77777777" w:rsidR="00994FF0" w:rsidRPr="00033637" w:rsidRDefault="00994FF0" w:rsidP="00F31FB2">
            <w:pPr>
              <w:spacing w:line="480" w:lineRule="auto"/>
              <w:rPr>
                <w:ins w:id="5283" w:author="Mohammad Nayeem Hasan" w:date="2024-11-04T00:07:00Z"/>
                <w:rFonts w:ascii="Times New Roman" w:hAnsi="Times New Roman" w:cs="Times New Roman"/>
                <w:sz w:val="24"/>
                <w:szCs w:val="24"/>
              </w:rPr>
              <w:pPrChange w:id="5284" w:author="Mohammad Nayeem Hasan" w:date="2024-12-23T01:38:00Z" w16du:dateUtc="2024-12-22T19:38:00Z">
                <w:pPr/>
              </w:pPrChange>
            </w:pPr>
            <w:ins w:id="5285" w:author="Mohammad Nayeem Hasan" w:date="2024-11-04T00:07:00Z">
              <w:r w:rsidRPr="00033637">
                <w:rPr>
                  <w:rFonts w:ascii="Times New Roman" w:hAnsi="Times New Roman" w:cs="Times New Roman"/>
                  <w:sz w:val="24"/>
                  <w:szCs w:val="24"/>
                </w:rPr>
                <w:t>0.754</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4A30D737" w14:textId="77777777" w:rsidR="00994FF0" w:rsidRPr="00033637" w:rsidRDefault="00994FF0" w:rsidP="00F31FB2">
            <w:pPr>
              <w:spacing w:line="480" w:lineRule="auto"/>
              <w:rPr>
                <w:ins w:id="5286" w:author="Mohammad Nayeem Hasan" w:date="2024-11-04T00:07:00Z"/>
                <w:rFonts w:ascii="Times New Roman" w:hAnsi="Times New Roman" w:cs="Times New Roman"/>
                <w:sz w:val="24"/>
                <w:szCs w:val="24"/>
              </w:rPr>
              <w:pPrChange w:id="5287" w:author="Mohammad Nayeem Hasan" w:date="2024-12-23T01:38:00Z" w16du:dateUtc="2024-12-22T19:38:00Z">
                <w:pPr/>
              </w:pPrChange>
            </w:pPr>
            <w:ins w:id="5288" w:author="Mohammad Nayeem Hasan" w:date="2024-11-04T00:07:00Z">
              <w:r w:rsidRPr="00033637">
                <w:rPr>
                  <w:rFonts w:ascii="Times New Roman" w:hAnsi="Times New Roman" w:cs="Times New Roman"/>
                  <w:sz w:val="24"/>
                  <w:szCs w:val="24"/>
                </w:rPr>
                <w:t>0.90 (0.36, 2.22)</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4EBD2C9A" w14:textId="77777777" w:rsidR="00994FF0" w:rsidRPr="00033637" w:rsidRDefault="00994FF0" w:rsidP="00F31FB2">
            <w:pPr>
              <w:spacing w:line="480" w:lineRule="auto"/>
              <w:rPr>
                <w:ins w:id="5289" w:author="Mohammad Nayeem Hasan" w:date="2024-11-04T00:07:00Z"/>
                <w:rFonts w:ascii="Times New Roman" w:hAnsi="Times New Roman" w:cs="Times New Roman"/>
                <w:sz w:val="24"/>
                <w:szCs w:val="24"/>
              </w:rPr>
              <w:pPrChange w:id="5290" w:author="Mohammad Nayeem Hasan" w:date="2024-12-23T01:38:00Z" w16du:dateUtc="2024-12-22T19:38:00Z">
                <w:pPr/>
              </w:pPrChange>
            </w:pPr>
            <w:ins w:id="5291" w:author="Mohammad Nayeem Hasan" w:date="2024-11-04T00:07:00Z">
              <w:r w:rsidRPr="00033637">
                <w:rPr>
                  <w:rFonts w:ascii="Times New Roman" w:hAnsi="Times New Roman" w:cs="Times New Roman"/>
                  <w:sz w:val="24"/>
                  <w:szCs w:val="24"/>
                </w:rPr>
                <w:t>0.811</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4A64DEB2" w14:textId="77777777" w:rsidR="00994FF0" w:rsidRPr="00033637" w:rsidRDefault="00994FF0" w:rsidP="00F31FB2">
            <w:pPr>
              <w:spacing w:line="480" w:lineRule="auto"/>
              <w:rPr>
                <w:ins w:id="5292" w:author="Mohammad Nayeem Hasan" w:date="2024-11-04T00:07:00Z"/>
                <w:rFonts w:ascii="Times New Roman" w:hAnsi="Times New Roman" w:cs="Times New Roman"/>
                <w:sz w:val="24"/>
                <w:szCs w:val="24"/>
              </w:rPr>
              <w:pPrChange w:id="5293" w:author="Mohammad Nayeem Hasan" w:date="2024-12-23T01:38:00Z" w16du:dateUtc="2024-12-22T19:38:00Z">
                <w:pPr/>
              </w:pPrChange>
            </w:pPr>
            <w:ins w:id="5294" w:author="Mohammad Nayeem Hasan" w:date="2024-11-04T00:07:00Z">
              <w:r w:rsidRPr="00033637">
                <w:rPr>
                  <w:rFonts w:ascii="Times New Roman" w:hAnsi="Times New Roman" w:cs="Times New Roman"/>
                  <w:sz w:val="24"/>
                  <w:szCs w:val="24"/>
                </w:rPr>
                <w:t>0.93 (0.64, 1.35)</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1AC028D6" w14:textId="77777777" w:rsidR="00994FF0" w:rsidRPr="00033637" w:rsidRDefault="00994FF0" w:rsidP="00F31FB2">
            <w:pPr>
              <w:spacing w:line="480" w:lineRule="auto"/>
              <w:rPr>
                <w:ins w:id="5295" w:author="Mohammad Nayeem Hasan" w:date="2024-11-04T00:07:00Z"/>
                <w:rFonts w:ascii="Times New Roman" w:hAnsi="Times New Roman" w:cs="Times New Roman"/>
                <w:sz w:val="24"/>
                <w:szCs w:val="24"/>
              </w:rPr>
              <w:pPrChange w:id="5296" w:author="Mohammad Nayeem Hasan" w:date="2024-12-23T01:38:00Z" w16du:dateUtc="2024-12-22T19:38:00Z">
                <w:pPr/>
              </w:pPrChange>
            </w:pPr>
            <w:ins w:id="5297" w:author="Mohammad Nayeem Hasan" w:date="2024-11-04T00:07:00Z">
              <w:r w:rsidRPr="00033637">
                <w:rPr>
                  <w:rFonts w:ascii="Times New Roman" w:hAnsi="Times New Roman" w:cs="Times New Roman"/>
                  <w:sz w:val="24"/>
                  <w:szCs w:val="24"/>
                </w:rPr>
                <w:t>0.702</w:t>
              </w:r>
            </w:ins>
          </w:p>
        </w:tc>
      </w:tr>
      <w:tr w:rsidR="00994FF0" w:rsidRPr="00033637" w14:paraId="01E5D493" w14:textId="77777777" w:rsidTr="000C3C54">
        <w:trPr>
          <w:trHeight w:val="138"/>
          <w:jc w:val="center"/>
          <w:ins w:id="5298"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55577684" w14:textId="77777777" w:rsidR="00994FF0" w:rsidRPr="00033637" w:rsidRDefault="00994FF0" w:rsidP="00F31FB2">
            <w:pPr>
              <w:spacing w:line="480" w:lineRule="auto"/>
              <w:rPr>
                <w:ins w:id="5299" w:author="Mohammad Nayeem Hasan" w:date="2024-11-04T00:07:00Z"/>
                <w:rFonts w:ascii="Times New Roman" w:hAnsi="Times New Roman" w:cs="Times New Roman"/>
                <w:sz w:val="24"/>
                <w:szCs w:val="24"/>
              </w:rPr>
              <w:pPrChange w:id="5300" w:author="Mohammad Nayeem Hasan" w:date="2024-12-23T01:38:00Z" w16du:dateUtc="2024-12-22T19:38:00Z">
                <w:pPr/>
              </w:pPrChange>
            </w:pPr>
            <w:ins w:id="5301" w:author="Mohammad Nayeem Hasan" w:date="2024-11-04T00:07:00Z">
              <w:r w:rsidRPr="00033637">
                <w:rPr>
                  <w:rFonts w:ascii="Times New Roman" w:hAnsi="Times New Roman" w:cs="Times New Roman"/>
                  <w:sz w:val="24"/>
                  <w:szCs w:val="24"/>
                </w:rPr>
                <w:t>Rangpur</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176A8830" w14:textId="77777777" w:rsidR="00994FF0" w:rsidRPr="00033637" w:rsidRDefault="00994FF0" w:rsidP="00F31FB2">
            <w:pPr>
              <w:spacing w:line="480" w:lineRule="auto"/>
              <w:rPr>
                <w:ins w:id="5302" w:author="Mohammad Nayeem Hasan" w:date="2024-11-04T00:07:00Z"/>
                <w:rFonts w:ascii="Times New Roman" w:hAnsi="Times New Roman" w:cs="Times New Roman"/>
                <w:sz w:val="24"/>
                <w:szCs w:val="24"/>
              </w:rPr>
              <w:pPrChange w:id="5303" w:author="Mohammad Nayeem Hasan" w:date="2024-12-23T01:38:00Z" w16du:dateUtc="2024-12-22T19:38:00Z">
                <w:pPr/>
              </w:pPrChange>
            </w:pPr>
            <w:ins w:id="5304" w:author="Mohammad Nayeem Hasan" w:date="2024-11-04T00:07:00Z">
              <w:r w:rsidRPr="00033637">
                <w:rPr>
                  <w:rFonts w:ascii="Times New Roman" w:hAnsi="Times New Roman" w:cs="Times New Roman"/>
                  <w:sz w:val="24"/>
                  <w:szCs w:val="24"/>
                </w:rPr>
                <w:t>-</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6CF751EE" w14:textId="77777777" w:rsidR="00994FF0" w:rsidRPr="00033637" w:rsidRDefault="00994FF0" w:rsidP="00F31FB2">
            <w:pPr>
              <w:spacing w:line="480" w:lineRule="auto"/>
              <w:rPr>
                <w:ins w:id="5305" w:author="Mohammad Nayeem Hasan" w:date="2024-11-04T00:07:00Z"/>
                <w:rFonts w:ascii="Times New Roman" w:hAnsi="Times New Roman" w:cs="Times New Roman"/>
                <w:sz w:val="24"/>
                <w:szCs w:val="24"/>
              </w:rPr>
              <w:pPrChange w:id="5306" w:author="Mohammad Nayeem Hasan" w:date="2024-12-23T01:38:00Z" w16du:dateUtc="2024-12-22T19:38:00Z">
                <w:pPr/>
              </w:pPrChange>
            </w:pPr>
            <w:ins w:id="5307"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670F1603" w14:textId="77777777" w:rsidR="00994FF0" w:rsidRPr="00033637" w:rsidRDefault="00994FF0" w:rsidP="00F31FB2">
            <w:pPr>
              <w:spacing w:line="480" w:lineRule="auto"/>
              <w:rPr>
                <w:ins w:id="5308" w:author="Mohammad Nayeem Hasan" w:date="2024-11-04T00:07:00Z"/>
                <w:rFonts w:ascii="Times New Roman" w:hAnsi="Times New Roman" w:cs="Times New Roman"/>
                <w:sz w:val="24"/>
                <w:szCs w:val="24"/>
              </w:rPr>
              <w:pPrChange w:id="5309" w:author="Mohammad Nayeem Hasan" w:date="2024-12-23T01:38:00Z" w16du:dateUtc="2024-12-22T19:38:00Z">
                <w:pPr/>
              </w:pPrChange>
            </w:pPr>
            <w:ins w:id="5310" w:author="Mohammad Nayeem Hasan" w:date="2024-11-04T00:07:00Z">
              <w:r w:rsidRPr="00033637">
                <w:rPr>
                  <w:rFonts w:ascii="Times New Roman" w:hAnsi="Times New Roman" w:cs="Times New Roman"/>
                  <w:sz w:val="24"/>
                  <w:szCs w:val="24"/>
                </w:rPr>
                <w:t>1.42 (0.63, 3.17)</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48CC6959" w14:textId="77777777" w:rsidR="00994FF0" w:rsidRPr="00033637" w:rsidRDefault="00994FF0" w:rsidP="00F31FB2">
            <w:pPr>
              <w:spacing w:line="480" w:lineRule="auto"/>
              <w:rPr>
                <w:ins w:id="5311" w:author="Mohammad Nayeem Hasan" w:date="2024-11-04T00:07:00Z"/>
                <w:rFonts w:ascii="Times New Roman" w:hAnsi="Times New Roman" w:cs="Times New Roman"/>
                <w:sz w:val="24"/>
                <w:szCs w:val="24"/>
              </w:rPr>
              <w:pPrChange w:id="5312" w:author="Mohammad Nayeem Hasan" w:date="2024-12-23T01:38:00Z" w16du:dateUtc="2024-12-22T19:38:00Z">
                <w:pPr/>
              </w:pPrChange>
            </w:pPr>
            <w:ins w:id="5313" w:author="Mohammad Nayeem Hasan" w:date="2024-11-04T00:07:00Z">
              <w:r w:rsidRPr="00033637">
                <w:rPr>
                  <w:rFonts w:ascii="Times New Roman" w:hAnsi="Times New Roman" w:cs="Times New Roman"/>
                  <w:sz w:val="24"/>
                  <w:szCs w:val="24"/>
                </w:rPr>
                <w:t>0.397</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64F269A0" w14:textId="77777777" w:rsidR="00994FF0" w:rsidRPr="00033637" w:rsidRDefault="00994FF0" w:rsidP="00F31FB2">
            <w:pPr>
              <w:spacing w:line="480" w:lineRule="auto"/>
              <w:rPr>
                <w:ins w:id="5314" w:author="Mohammad Nayeem Hasan" w:date="2024-11-04T00:07:00Z"/>
                <w:rFonts w:ascii="Times New Roman" w:hAnsi="Times New Roman" w:cs="Times New Roman"/>
                <w:sz w:val="24"/>
                <w:szCs w:val="24"/>
              </w:rPr>
              <w:pPrChange w:id="5315" w:author="Mohammad Nayeem Hasan" w:date="2024-12-23T01:38:00Z" w16du:dateUtc="2024-12-22T19:38:00Z">
                <w:pPr/>
              </w:pPrChange>
            </w:pPr>
            <w:ins w:id="5316" w:author="Mohammad Nayeem Hasan" w:date="2024-11-04T00:07:00Z">
              <w:r w:rsidRPr="00033637">
                <w:rPr>
                  <w:rFonts w:ascii="Times New Roman" w:hAnsi="Times New Roman" w:cs="Times New Roman"/>
                  <w:sz w:val="24"/>
                  <w:szCs w:val="24"/>
                </w:rPr>
                <w:t>0.59 (0.40, 0.88)</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42CB075A" w14:textId="77777777" w:rsidR="00994FF0" w:rsidRPr="00033637" w:rsidRDefault="00994FF0" w:rsidP="00F31FB2">
            <w:pPr>
              <w:spacing w:line="480" w:lineRule="auto"/>
              <w:rPr>
                <w:ins w:id="5317" w:author="Mohammad Nayeem Hasan" w:date="2024-11-04T00:07:00Z"/>
                <w:rFonts w:ascii="Times New Roman" w:hAnsi="Times New Roman" w:cs="Times New Roman"/>
                <w:b/>
                <w:bCs/>
                <w:sz w:val="24"/>
                <w:szCs w:val="24"/>
              </w:rPr>
              <w:pPrChange w:id="5318" w:author="Mohammad Nayeem Hasan" w:date="2024-12-23T01:38:00Z" w16du:dateUtc="2024-12-22T19:38:00Z">
                <w:pPr/>
              </w:pPrChange>
            </w:pPr>
            <w:ins w:id="5319" w:author="Mohammad Nayeem Hasan" w:date="2024-11-04T00:07:00Z">
              <w:r w:rsidRPr="00033637">
                <w:rPr>
                  <w:rFonts w:ascii="Times New Roman" w:hAnsi="Times New Roman" w:cs="Times New Roman"/>
                  <w:b/>
                  <w:bCs/>
                  <w:sz w:val="24"/>
                  <w:szCs w:val="24"/>
                </w:rPr>
                <w:t>0.010</w:t>
              </w:r>
            </w:ins>
          </w:p>
        </w:tc>
      </w:tr>
      <w:tr w:rsidR="00994FF0" w:rsidRPr="00033637" w14:paraId="005E9FCB" w14:textId="77777777" w:rsidTr="000C3C54">
        <w:trPr>
          <w:trHeight w:val="138"/>
          <w:jc w:val="center"/>
          <w:ins w:id="5320"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6918CCD0" w14:textId="77777777" w:rsidR="00994FF0" w:rsidRPr="00033637" w:rsidRDefault="00994FF0" w:rsidP="00F31FB2">
            <w:pPr>
              <w:spacing w:line="480" w:lineRule="auto"/>
              <w:rPr>
                <w:ins w:id="5321" w:author="Mohammad Nayeem Hasan" w:date="2024-11-04T00:07:00Z"/>
                <w:rFonts w:ascii="Times New Roman" w:hAnsi="Times New Roman" w:cs="Times New Roman"/>
                <w:sz w:val="24"/>
                <w:szCs w:val="24"/>
              </w:rPr>
              <w:pPrChange w:id="5322" w:author="Mohammad Nayeem Hasan" w:date="2024-12-23T01:38:00Z" w16du:dateUtc="2024-12-22T19:38:00Z">
                <w:pPr/>
              </w:pPrChange>
            </w:pPr>
            <w:ins w:id="5323" w:author="Mohammad Nayeem Hasan" w:date="2024-11-04T00:07:00Z">
              <w:r w:rsidRPr="00033637">
                <w:rPr>
                  <w:rFonts w:ascii="Times New Roman" w:hAnsi="Times New Roman" w:cs="Times New Roman"/>
                  <w:sz w:val="24"/>
                  <w:szCs w:val="24"/>
                </w:rPr>
                <w:t>Sylhet</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7776375B" w14:textId="77777777" w:rsidR="00994FF0" w:rsidRPr="00033637" w:rsidRDefault="00994FF0" w:rsidP="00F31FB2">
            <w:pPr>
              <w:spacing w:line="480" w:lineRule="auto"/>
              <w:rPr>
                <w:ins w:id="5324" w:author="Mohammad Nayeem Hasan" w:date="2024-11-04T00:07:00Z"/>
                <w:rFonts w:ascii="Times New Roman" w:hAnsi="Times New Roman" w:cs="Times New Roman"/>
                <w:sz w:val="24"/>
                <w:szCs w:val="24"/>
              </w:rPr>
              <w:pPrChange w:id="5325" w:author="Mohammad Nayeem Hasan" w:date="2024-12-23T01:38:00Z" w16du:dateUtc="2024-12-22T19:38:00Z">
                <w:pPr/>
              </w:pPrChange>
            </w:pPr>
            <w:ins w:id="5326" w:author="Mohammad Nayeem Hasan" w:date="2024-11-04T00:07:00Z">
              <w:r w:rsidRPr="00033637">
                <w:rPr>
                  <w:rFonts w:ascii="Times New Roman" w:hAnsi="Times New Roman" w:cs="Times New Roman"/>
                  <w:sz w:val="24"/>
                  <w:szCs w:val="24"/>
                </w:rPr>
                <w:t>Reference</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0D368F34" w14:textId="77777777" w:rsidR="00994FF0" w:rsidRPr="00033637" w:rsidRDefault="00994FF0" w:rsidP="00F31FB2">
            <w:pPr>
              <w:spacing w:line="480" w:lineRule="auto"/>
              <w:rPr>
                <w:ins w:id="5327" w:author="Mohammad Nayeem Hasan" w:date="2024-11-04T00:07:00Z"/>
                <w:rFonts w:ascii="Times New Roman" w:hAnsi="Times New Roman" w:cs="Times New Roman"/>
                <w:sz w:val="24"/>
                <w:szCs w:val="24"/>
              </w:rPr>
              <w:pPrChange w:id="5328" w:author="Mohammad Nayeem Hasan" w:date="2024-12-23T01:38:00Z" w16du:dateUtc="2024-12-22T19:38:00Z">
                <w:pPr/>
              </w:pPrChange>
            </w:pPr>
            <w:ins w:id="5329"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01207C29" w14:textId="77777777" w:rsidR="00994FF0" w:rsidRPr="00033637" w:rsidRDefault="00994FF0" w:rsidP="00F31FB2">
            <w:pPr>
              <w:spacing w:line="480" w:lineRule="auto"/>
              <w:rPr>
                <w:ins w:id="5330" w:author="Mohammad Nayeem Hasan" w:date="2024-11-04T00:07:00Z"/>
                <w:rFonts w:ascii="Times New Roman" w:hAnsi="Times New Roman" w:cs="Times New Roman"/>
                <w:sz w:val="24"/>
                <w:szCs w:val="24"/>
              </w:rPr>
              <w:pPrChange w:id="5331" w:author="Mohammad Nayeem Hasan" w:date="2024-12-23T01:38:00Z" w16du:dateUtc="2024-12-22T19:38:00Z">
                <w:pPr/>
              </w:pPrChange>
            </w:pPr>
            <w:ins w:id="5332" w:author="Mohammad Nayeem Hasan" w:date="2024-11-04T00:07:00Z">
              <w:r w:rsidRPr="00033637">
                <w:rPr>
                  <w:rFonts w:ascii="Times New Roman" w:hAnsi="Times New Roman" w:cs="Times New Roman"/>
                  <w:sz w:val="24"/>
                  <w:szCs w:val="24"/>
                </w:rPr>
                <w:t>Reference</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5647E232" w14:textId="77777777" w:rsidR="00994FF0" w:rsidRPr="00033637" w:rsidRDefault="00994FF0" w:rsidP="00F31FB2">
            <w:pPr>
              <w:spacing w:line="480" w:lineRule="auto"/>
              <w:rPr>
                <w:ins w:id="5333" w:author="Mohammad Nayeem Hasan" w:date="2024-11-04T00:07:00Z"/>
                <w:rFonts w:ascii="Times New Roman" w:hAnsi="Times New Roman" w:cs="Times New Roman"/>
                <w:sz w:val="24"/>
                <w:szCs w:val="24"/>
              </w:rPr>
              <w:pPrChange w:id="5334" w:author="Mohammad Nayeem Hasan" w:date="2024-12-23T01:38:00Z" w16du:dateUtc="2024-12-22T19:38:00Z">
                <w:pPr/>
              </w:pPrChange>
            </w:pPr>
            <w:ins w:id="5335"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1EBD85F0" w14:textId="77777777" w:rsidR="00994FF0" w:rsidRPr="00033637" w:rsidRDefault="00994FF0" w:rsidP="00F31FB2">
            <w:pPr>
              <w:spacing w:line="480" w:lineRule="auto"/>
              <w:rPr>
                <w:ins w:id="5336" w:author="Mohammad Nayeem Hasan" w:date="2024-11-04T00:07:00Z"/>
                <w:rFonts w:ascii="Times New Roman" w:hAnsi="Times New Roman" w:cs="Times New Roman"/>
                <w:sz w:val="24"/>
                <w:szCs w:val="24"/>
              </w:rPr>
              <w:pPrChange w:id="5337" w:author="Mohammad Nayeem Hasan" w:date="2024-12-23T01:38:00Z" w16du:dateUtc="2024-12-22T19:38:00Z">
                <w:pPr/>
              </w:pPrChange>
            </w:pPr>
            <w:ins w:id="5338" w:author="Mohammad Nayeem Hasan" w:date="2024-11-04T00:07:00Z">
              <w:r w:rsidRPr="00033637">
                <w:rPr>
                  <w:rFonts w:ascii="Times New Roman" w:hAnsi="Times New Roman" w:cs="Times New Roman"/>
                  <w:sz w:val="24"/>
                  <w:szCs w:val="24"/>
                </w:rPr>
                <w:t>Reference</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67C80B19" w14:textId="77777777" w:rsidR="00994FF0" w:rsidRPr="00033637" w:rsidRDefault="00994FF0" w:rsidP="00F31FB2">
            <w:pPr>
              <w:spacing w:line="480" w:lineRule="auto"/>
              <w:rPr>
                <w:ins w:id="5339" w:author="Mohammad Nayeem Hasan" w:date="2024-11-04T00:07:00Z"/>
                <w:rFonts w:ascii="Times New Roman" w:hAnsi="Times New Roman" w:cs="Times New Roman"/>
                <w:sz w:val="24"/>
                <w:szCs w:val="24"/>
              </w:rPr>
              <w:pPrChange w:id="5340" w:author="Mohammad Nayeem Hasan" w:date="2024-12-23T01:38:00Z" w16du:dateUtc="2024-12-22T19:38:00Z">
                <w:pPr/>
              </w:pPrChange>
            </w:pPr>
            <w:ins w:id="5341" w:author="Mohammad Nayeem Hasan" w:date="2024-11-04T00:07:00Z">
              <w:r w:rsidRPr="00033637">
                <w:rPr>
                  <w:rFonts w:ascii="Times New Roman" w:hAnsi="Times New Roman" w:cs="Times New Roman"/>
                  <w:sz w:val="24"/>
                  <w:szCs w:val="24"/>
                </w:rPr>
                <w:t>-</w:t>
              </w:r>
            </w:ins>
          </w:p>
        </w:tc>
      </w:tr>
      <w:tr w:rsidR="00994FF0" w:rsidRPr="00033637" w14:paraId="26387FB2" w14:textId="77777777" w:rsidTr="000C3C54">
        <w:trPr>
          <w:trHeight w:val="138"/>
          <w:jc w:val="center"/>
          <w:ins w:id="5342" w:author="Mohammad Nayeem Hasan" w:date="2024-11-04T00:07:00Z"/>
        </w:trPr>
        <w:tc>
          <w:tcPr>
            <w:tcW w:w="5000" w:type="pct"/>
            <w:gridSpan w:val="7"/>
            <w:tcBorders>
              <w:top w:val="single" w:sz="4" w:space="0" w:color="auto"/>
              <w:left w:val="single" w:sz="4" w:space="0" w:color="auto"/>
              <w:bottom w:val="single" w:sz="4" w:space="0" w:color="auto"/>
              <w:right w:val="single" w:sz="4" w:space="0" w:color="auto"/>
            </w:tcBorders>
            <w:vAlign w:val="center"/>
            <w:hideMark/>
          </w:tcPr>
          <w:p w14:paraId="4924DCD4" w14:textId="77777777" w:rsidR="00994FF0" w:rsidRPr="00033637" w:rsidRDefault="00994FF0" w:rsidP="00F31FB2">
            <w:pPr>
              <w:spacing w:line="480" w:lineRule="auto"/>
              <w:rPr>
                <w:ins w:id="5343" w:author="Mohammad Nayeem Hasan" w:date="2024-11-04T00:07:00Z"/>
                <w:rFonts w:ascii="Times New Roman" w:hAnsi="Times New Roman" w:cs="Times New Roman"/>
                <w:b/>
                <w:bCs/>
                <w:sz w:val="24"/>
                <w:szCs w:val="24"/>
              </w:rPr>
              <w:pPrChange w:id="5344" w:author="Mohammad Nayeem Hasan" w:date="2024-12-23T01:38:00Z" w16du:dateUtc="2024-12-22T19:38:00Z">
                <w:pPr/>
              </w:pPrChange>
            </w:pPr>
            <w:ins w:id="5345" w:author="Mohammad Nayeem Hasan" w:date="2024-11-04T00:07:00Z">
              <w:r w:rsidRPr="00033637">
                <w:rPr>
                  <w:rFonts w:ascii="Times New Roman" w:hAnsi="Times New Roman" w:cs="Times New Roman"/>
                  <w:b/>
                  <w:bCs/>
                  <w:sz w:val="24"/>
                  <w:szCs w:val="24"/>
                </w:rPr>
                <w:t>Parental characteristics</w:t>
              </w:r>
            </w:ins>
          </w:p>
        </w:tc>
      </w:tr>
      <w:tr w:rsidR="00994FF0" w:rsidRPr="00033637" w14:paraId="16A3EB8B" w14:textId="77777777" w:rsidTr="000C3C54">
        <w:trPr>
          <w:trHeight w:val="138"/>
          <w:jc w:val="center"/>
          <w:ins w:id="5346"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608786E2" w14:textId="77777777" w:rsidR="00994FF0" w:rsidRPr="00033637" w:rsidRDefault="00994FF0" w:rsidP="00F31FB2">
            <w:pPr>
              <w:spacing w:line="480" w:lineRule="auto"/>
              <w:rPr>
                <w:ins w:id="5347" w:author="Mohammad Nayeem Hasan" w:date="2024-11-04T00:07:00Z"/>
                <w:rFonts w:ascii="Times New Roman" w:hAnsi="Times New Roman" w:cs="Times New Roman"/>
                <w:sz w:val="24"/>
                <w:szCs w:val="24"/>
              </w:rPr>
              <w:pPrChange w:id="5348" w:author="Mohammad Nayeem Hasan" w:date="2024-12-23T01:38:00Z" w16du:dateUtc="2024-12-22T19:38:00Z">
                <w:pPr/>
              </w:pPrChange>
            </w:pPr>
            <w:ins w:id="5349" w:author="Mohammad Nayeem Hasan" w:date="2024-11-04T00:07:00Z">
              <w:r w:rsidRPr="00033637">
                <w:rPr>
                  <w:rFonts w:ascii="Times New Roman" w:hAnsi="Times New Roman" w:cs="Times New Roman"/>
                  <w:sz w:val="24"/>
                  <w:szCs w:val="24"/>
                </w:rPr>
                <w:t>Mother’s education</w:t>
              </w:r>
            </w:ins>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4A4E8749" w14:textId="77777777" w:rsidR="00994FF0" w:rsidRPr="00033637" w:rsidRDefault="00994FF0" w:rsidP="00F31FB2">
            <w:pPr>
              <w:spacing w:line="480" w:lineRule="auto"/>
              <w:rPr>
                <w:ins w:id="5350" w:author="Mohammad Nayeem Hasan" w:date="2024-11-04T00:07:00Z"/>
                <w:rFonts w:ascii="Times New Roman" w:hAnsi="Times New Roman" w:cs="Times New Roman"/>
                <w:sz w:val="24"/>
                <w:szCs w:val="24"/>
              </w:rPr>
              <w:pPrChange w:id="5351"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41A8C6AC" w14:textId="77777777" w:rsidR="00994FF0" w:rsidRPr="00033637" w:rsidRDefault="00994FF0" w:rsidP="00F31FB2">
            <w:pPr>
              <w:spacing w:line="480" w:lineRule="auto"/>
              <w:rPr>
                <w:ins w:id="5352" w:author="Mohammad Nayeem Hasan" w:date="2024-11-04T00:07:00Z"/>
                <w:rFonts w:ascii="Times New Roman" w:hAnsi="Times New Roman" w:cs="Times New Roman"/>
                <w:sz w:val="24"/>
                <w:szCs w:val="24"/>
              </w:rPr>
              <w:pPrChange w:id="5353"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02DA9572" w14:textId="77777777" w:rsidR="00994FF0" w:rsidRPr="00033637" w:rsidRDefault="00994FF0" w:rsidP="00F31FB2">
            <w:pPr>
              <w:spacing w:line="480" w:lineRule="auto"/>
              <w:rPr>
                <w:ins w:id="5354" w:author="Mohammad Nayeem Hasan" w:date="2024-11-04T00:07:00Z"/>
                <w:rFonts w:ascii="Times New Roman" w:hAnsi="Times New Roman" w:cs="Times New Roman"/>
                <w:sz w:val="24"/>
                <w:szCs w:val="24"/>
              </w:rPr>
              <w:pPrChange w:id="5355" w:author="Mohammad Nayeem Hasan" w:date="2024-12-23T01:38:00Z" w16du:dateUtc="2024-12-22T19:38:00Z">
                <w:pPr/>
              </w:pPrChange>
            </w:pPr>
          </w:p>
        </w:tc>
      </w:tr>
      <w:tr w:rsidR="00994FF0" w:rsidRPr="00033637" w14:paraId="04E1D5AE" w14:textId="77777777" w:rsidTr="000C3C54">
        <w:trPr>
          <w:trHeight w:val="396"/>
          <w:jc w:val="center"/>
          <w:ins w:id="5356"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298FDEA9" w14:textId="77777777" w:rsidR="00994FF0" w:rsidRPr="00033637" w:rsidRDefault="00994FF0" w:rsidP="00F31FB2">
            <w:pPr>
              <w:spacing w:line="480" w:lineRule="auto"/>
              <w:rPr>
                <w:ins w:id="5357" w:author="Mohammad Nayeem Hasan" w:date="2024-11-04T00:07:00Z"/>
                <w:rFonts w:ascii="Times New Roman" w:hAnsi="Times New Roman" w:cs="Times New Roman"/>
                <w:sz w:val="24"/>
                <w:szCs w:val="24"/>
              </w:rPr>
              <w:pPrChange w:id="5358" w:author="Mohammad Nayeem Hasan" w:date="2024-12-23T01:38:00Z" w16du:dateUtc="2024-12-22T19:38:00Z">
                <w:pPr/>
              </w:pPrChange>
            </w:pPr>
            <w:ins w:id="5359" w:author="Mohammad Nayeem Hasan" w:date="2024-11-04T00:07:00Z">
              <w:r w:rsidRPr="00033637">
                <w:rPr>
                  <w:rFonts w:ascii="Times New Roman" w:hAnsi="Times New Roman" w:cs="Times New Roman"/>
                  <w:sz w:val="24"/>
                  <w:szCs w:val="24"/>
                </w:rPr>
                <w:t>Non-standard curriculum</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0F5DB57E" w14:textId="77777777" w:rsidR="00994FF0" w:rsidRPr="00033637" w:rsidRDefault="00994FF0" w:rsidP="00F31FB2">
            <w:pPr>
              <w:spacing w:line="480" w:lineRule="auto"/>
              <w:rPr>
                <w:ins w:id="5360" w:author="Mohammad Nayeem Hasan" w:date="2024-11-04T00:07:00Z"/>
                <w:rFonts w:ascii="Times New Roman" w:hAnsi="Times New Roman" w:cs="Times New Roman"/>
                <w:sz w:val="24"/>
                <w:szCs w:val="24"/>
              </w:rPr>
              <w:pPrChange w:id="5361" w:author="Mohammad Nayeem Hasan" w:date="2024-12-23T01:38:00Z" w16du:dateUtc="2024-12-22T19:38:00Z">
                <w:pPr/>
              </w:pPrChange>
            </w:pPr>
            <w:ins w:id="5362" w:author="Mohammad Nayeem Hasan" w:date="2024-11-04T00:07:00Z">
              <w:r w:rsidRPr="00033637">
                <w:rPr>
                  <w:rFonts w:ascii="Times New Roman" w:hAnsi="Times New Roman" w:cs="Times New Roman"/>
                  <w:sz w:val="24"/>
                  <w:szCs w:val="24"/>
                </w:rPr>
                <w:t>2.58 (1.21, 5.51)</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190849D0" w14:textId="77777777" w:rsidR="00994FF0" w:rsidRPr="00033637" w:rsidRDefault="00994FF0" w:rsidP="00F31FB2">
            <w:pPr>
              <w:spacing w:line="480" w:lineRule="auto"/>
              <w:rPr>
                <w:ins w:id="5363" w:author="Mohammad Nayeem Hasan" w:date="2024-11-04T00:07:00Z"/>
                <w:rFonts w:ascii="Times New Roman" w:hAnsi="Times New Roman" w:cs="Times New Roman"/>
                <w:sz w:val="24"/>
                <w:szCs w:val="24"/>
              </w:rPr>
              <w:pPrChange w:id="5364" w:author="Mohammad Nayeem Hasan" w:date="2024-12-23T01:38:00Z" w16du:dateUtc="2024-12-22T19:38:00Z">
                <w:pPr/>
              </w:pPrChange>
            </w:pPr>
            <w:ins w:id="5365" w:author="Mohammad Nayeem Hasan" w:date="2024-11-04T00:07:00Z">
              <w:r w:rsidRPr="00033637">
                <w:rPr>
                  <w:rFonts w:ascii="Times New Roman" w:hAnsi="Times New Roman" w:cs="Times New Roman"/>
                  <w:sz w:val="24"/>
                  <w:szCs w:val="24"/>
                </w:rPr>
                <w:t>0.015</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6E047C63" w14:textId="77777777" w:rsidR="00994FF0" w:rsidRPr="00033637" w:rsidRDefault="00994FF0" w:rsidP="00F31FB2">
            <w:pPr>
              <w:spacing w:line="480" w:lineRule="auto"/>
              <w:rPr>
                <w:ins w:id="5366" w:author="Mohammad Nayeem Hasan" w:date="2024-11-04T00:07:00Z"/>
                <w:rFonts w:ascii="Times New Roman" w:hAnsi="Times New Roman" w:cs="Times New Roman"/>
                <w:sz w:val="24"/>
                <w:szCs w:val="24"/>
              </w:rPr>
              <w:pPrChange w:id="5367" w:author="Mohammad Nayeem Hasan" w:date="2024-12-23T01:38:00Z" w16du:dateUtc="2024-12-22T19:38:00Z">
                <w:pPr/>
              </w:pPrChange>
            </w:pPr>
            <w:ins w:id="5368"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3D24DB46" w14:textId="77777777" w:rsidR="00994FF0" w:rsidRPr="00033637" w:rsidRDefault="00994FF0" w:rsidP="00F31FB2">
            <w:pPr>
              <w:spacing w:line="480" w:lineRule="auto"/>
              <w:rPr>
                <w:ins w:id="5369" w:author="Mohammad Nayeem Hasan" w:date="2024-11-04T00:07:00Z"/>
                <w:rFonts w:ascii="Times New Roman" w:hAnsi="Times New Roman" w:cs="Times New Roman"/>
                <w:sz w:val="24"/>
                <w:szCs w:val="24"/>
              </w:rPr>
              <w:pPrChange w:id="5370" w:author="Mohammad Nayeem Hasan" w:date="2024-12-23T01:38:00Z" w16du:dateUtc="2024-12-22T19:38:00Z">
                <w:pPr/>
              </w:pPrChange>
            </w:pPr>
            <w:ins w:id="5371"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49FCE944" w14:textId="77777777" w:rsidR="00994FF0" w:rsidRPr="00033637" w:rsidRDefault="00994FF0" w:rsidP="00F31FB2">
            <w:pPr>
              <w:spacing w:line="480" w:lineRule="auto"/>
              <w:rPr>
                <w:ins w:id="5372" w:author="Mohammad Nayeem Hasan" w:date="2024-11-04T00:07:00Z"/>
                <w:rFonts w:ascii="Times New Roman" w:hAnsi="Times New Roman" w:cs="Times New Roman"/>
                <w:sz w:val="24"/>
                <w:szCs w:val="24"/>
              </w:rPr>
              <w:pPrChange w:id="5373" w:author="Mohammad Nayeem Hasan" w:date="2024-12-23T01:38:00Z" w16du:dateUtc="2024-12-22T19:38:00Z">
                <w:pPr/>
              </w:pPrChange>
            </w:pPr>
            <w:ins w:id="5374"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068DB192" w14:textId="77777777" w:rsidR="00994FF0" w:rsidRPr="00033637" w:rsidRDefault="00994FF0" w:rsidP="00F31FB2">
            <w:pPr>
              <w:spacing w:line="480" w:lineRule="auto"/>
              <w:rPr>
                <w:ins w:id="5375" w:author="Mohammad Nayeem Hasan" w:date="2024-11-04T00:07:00Z"/>
                <w:rFonts w:ascii="Times New Roman" w:hAnsi="Times New Roman" w:cs="Times New Roman"/>
                <w:sz w:val="24"/>
                <w:szCs w:val="24"/>
              </w:rPr>
              <w:pPrChange w:id="5376" w:author="Mohammad Nayeem Hasan" w:date="2024-12-23T01:38:00Z" w16du:dateUtc="2024-12-22T19:38:00Z">
                <w:pPr/>
              </w:pPrChange>
            </w:pPr>
            <w:ins w:id="5377" w:author="Mohammad Nayeem Hasan" w:date="2024-11-04T00:07:00Z">
              <w:r w:rsidRPr="00033637">
                <w:rPr>
                  <w:rFonts w:ascii="Times New Roman" w:hAnsi="Times New Roman" w:cs="Times New Roman"/>
                  <w:sz w:val="24"/>
                  <w:szCs w:val="24"/>
                </w:rPr>
                <w:t>-</w:t>
              </w:r>
            </w:ins>
          </w:p>
        </w:tc>
      </w:tr>
      <w:tr w:rsidR="00994FF0" w:rsidRPr="00033637" w14:paraId="733B7495" w14:textId="77777777" w:rsidTr="000C3C54">
        <w:trPr>
          <w:trHeight w:val="396"/>
          <w:jc w:val="center"/>
          <w:ins w:id="5378"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66CF2B0E" w14:textId="77777777" w:rsidR="00994FF0" w:rsidRPr="00033637" w:rsidRDefault="00994FF0" w:rsidP="00F31FB2">
            <w:pPr>
              <w:spacing w:line="480" w:lineRule="auto"/>
              <w:rPr>
                <w:ins w:id="5379" w:author="Mohammad Nayeem Hasan" w:date="2024-11-04T00:07:00Z"/>
                <w:rFonts w:ascii="Times New Roman" w:hAnsi="Times New Roman" w:cs="Times New Roman"/>
                <w:sz w:val="24"/>
                <w:szCs w:val="24"/>
              </w:rPr>
              <w:pPrChange w:id="5380" w:author="Mohammad Nayeem Hasan" w:date="2024-12-23T01:38:00Z" w16du:dateUtc="2024-12-22T19:38:00Z">
                <w:pPr/>
              </w:pPrChange>
            </w:pPr>
            <w:ins w:id="5381" w:author="Mohammad Nayeem Hasan" w:date="2024-11-04T00:07:00Z">
              <w:r w:rsidRPr="00033637">
                <w:rPr>
                  <w:rFonts w:ascii="Times New Roman" w:hAnsi="Times New Roman" w:cs="Times New Roman"/>
                  <w:sz w:val="24"/>
                  <w:szCs w:val="24"/>
                </w:rPr>
                <w:lastRenderedPageBreak/>
                <w:t>Primary incomplete</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34B3B6CA" w14:textId="77777777" w:rsidR="00994FF0" w:rsidRPr="00033637" w:rsidRDefault="00994FF0" w:rsidP="00F31FB2">
            <w:pPr>
              <w:spacing w:line="480" w:lineRule="auto"/>
              <w:rPr>
                <w:ins w:id="5382" w:author="Mohammad Nayeem Hasan" w:date="2024-11-04T00:07:00Z"/>
                <w:rFonts w:ascii="Times New Roman" w:hAnsi="Times New Roman" w:cs="Times New Roman"/>
                <w:sz w:val="24"/>
                <w:szCs w:val="24"/>
              </w:rPr>
              <w:pPrChange w:id="5383" w:author="Mohammad Nayeem Hasan" w:date="2024-12-23T01:38:00Z" w16du:dateUtc="2024-12-22T19:38:00Z">
                <w:pPr/>
              </w:pPrChange>
            </w:pPr>
            <w:ins w:id="5384" w:author="Mohammad Nayeem Hasan" w:date="2024-11-04T00:07:00Z">
              <w:r w:rsidRPr="00033637">
                <w:rPr>
                  <w:rFonts w:ascii="Times New Roman" w:hAnsi="Times New Roman" w:cs="Times New Roman"/>
                  <w:sz w:val="24"/>
                  <w:szCs w:val="24"/>
                </w:rPr>
                <w:t>1.29 (0.98, 1.69)</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6D784324" w14:textId="77777777" w:rsidR="00994FF0" w:rsidRPr="00033637" w:rsidRDefault="00994FF0" w:rsidP="00F31FB2">
            <w:pPr>
              <w:spacing w:line="480" w:lineRule="auto"/>
              <w:rPr>
                <w:ins w:id="5385" w:author="Mohammad Nayeem Hasan" w:date="2024-11-04T00:07:00Z"/>
                <w:rFonts w:ascii="Times New Roman" w:hAnsi="Times New Roman" w:cs="Times New Roman"/>
                <w:sz w:val="24"/>
                <w:szCs w:val="24"/>
              </w:rPr>
              <w:pPrChange w:id="5386" w:author="Mohammad Nayeem Hasan" w:date="2024-12-23T01:38:00Z" w16du:dateUtc="2024-12-22T19:38:00Z">
                <w:pPr/>
              </w:pPrChange>
            </w:pPr>
            <w:ins w:id="5387" w:author="Mohammad Nayeem Hasan" w:date="2024-11-04T00:07:00Z">
              <w:r w:rsidRPr="00033637">
                <w:rPr>
                  <w:rFonts w:ascii="Times New Roman" w:hAnsi="Times New Roman" w:cs="Times New Roman"/>
                  <w:sz w:val="24"/>
                  <w:szCs w:val="24"/>
                </w:rPr>
                <w:t>0.064</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39B49B2A" w14:textId="77777777" w:rsidR="00994FF0" w:rsidRPr="00033637" w:rsidRDefault="00994FF0" w:rsidP="00F31FB2">
            <w:pPr>
              <w:spacing w:line="480" w:lineRule="auto"/>
              <w:rPr>
                <w:ins w:id="5388" w:author="Mohammad Nayeem Hasan" w:date="2024-11-04T00:07:00Z"/>
                <w:rFonts w:ascii="Times New Roman" w:hAnsi="Times New Roman" w:cs="Times New Roman"/>
                <w:sz w:val="24"/>
                <w:szCs w:val="24"/>
              </w:rPr>
              <w:pPrChange w:id="5389" w:author="Mohammad Nayeem Hasan" w:date="2024-12-23T01:38:00Z" w16du:dateUtc="2024-12-22T19:38:00Z">
                <w:pPr/>
              </w:pPrChange>
            </w:pPr>
            <w:ins w:id="5390"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60B16110" w14:textId="77777777" w:rsidR="00994FF0" w:rsidRPr="00033637" w:rsidRDefault="00994FF0" w:rsidP="00F31FB2">
            <w:pPr>
              <w:spacing w:line="480" w:lineRule="auto"/>
              <w:rPr>
                <w:ins w:id="5391" w:author="Mohammad Nayeem Hasan" w:date="2024-11-04T00:07:00Z"/>
                <w:rFonts w:ascii="Times New Roman" w:hAnsi="Times New Roman" w:cs="Times New Roman"/>
                <w:sz w:val="24"/>
                <w:szCs w:val="24"/>
              </w:rPr>
              <w:pPrChange w:id="5392" w:author="Mohammad Nayeem Hasan" w:date="2024-12-23T01:38:00Z" w16du:dateUtc="2024-12-22T19:38:00Z">
                <w:pPr/>
              </w:pPrChange>
            </w:pPr>
            <w:ins w:id="5393"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0FE5959B" w14:textId="77777777" w:rsidR="00994FF0" w:rsidRPr="00033637" w:rsidRDefault="00994FF0" w:rsidP="00F31FB2">
            <w:pPr>
              <w:spacing w:line="480" w:lineRule="auto"/>
              <w:rPr>
                <w:ins w:id="5394" w:author="Mohammad Nayeem Hasan" w:date="2024-11-04T00:07:00Z"/>
                <w:rFonts w:ascii="Times New Roman" w:hAnsi="Times New Roman" w:cs="Times New Roman"/>
                <w:sz w:val="24"/>
                <w:szCs w:val="24"/>
              </w:rPr>
              <w:pPrChange w:id="5395" w:author="Mohammad Nayeem Hasan" w:date="2024-12-23T01:38:00Z" w16du:dateUtc="2024-12-22T19:38:00Z">
                <w:pPr/>
              </w:pPrChange>
            </w:pPr>
            <w:ins w:id="5396" w:author="Mohammad Nayeem Hasan" w:date="2024-11-04T00:07:00Z">
              <w:r w:rsidRPr="00033637">
                <w:rPr>
                  <w:rFonts w:ascii="Times New Roman" w:hAnsi="Times New Roman" w:cs="Times New Roman"/>
                  <w:sz w:val="24"/>
                  <w:szCs w:val="24"/>
                </w:rPr>
                <w:t>1.21 (0.91, 1.61)</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75A91945" w14:textId="77777777" w:rsidR="00994FF0" w:rsidRPr="00033637" w:rsidRDefault="00994FF0" w:rsidP="00F31FB2">
            <w:pPr>
              <w:spacing w:line="480" w:lineRule="auto"/>
              <w:rPr>
                <w:ins w:id="5397" w:author="Mohammad Nayeem Hasan" w:date="2024-11-04T00:07:00Z"/>
                <w:rFonts w:ascii="Times New Roman" w:hAnsi="Times New Roman" w:cs="Times New Roman"/>
                <w:sz w:val="24"/>
                <w:szCs w:val="24"/>
              </w:rPr>
              <w:pPrChange w:id="5398" w:author="Mohammad Nayeem Hasan" w:date="2024-12-23T01:38:00Z" w16du:dateUtc="2024-12-22T19:38:00Z">
                <w:pPr/>
              </w:pPrChange>
            </w:pPr>
            <w:ins w:id="5399" w:author="Mohammad Nayeem Hasan" w:date="2024-11-04T00:07:00Z">
              <w:r w:rsidRPr="00033637">
                <w:rPr>
                  <w:rFonts w:ascii="Times New Roman" w:hAnsi="Times New Roman" w:cs="Times New Roman"/>
                  <w:sz w:val="24"/>
                  <w:szCs w:val="24"/>
                </w:rPr>
                <w:t>0.188</w:t>
              </w:r>
            </w:ins>
          </w:p>
        </w:tc>
      </w:tr>
      <w:tr w:rsidR="00994FF0" w:rsidRPr="00033637" w14:paraId="2A3CD161" w14:textId="77777777" w:rsidTr="000C3C54">
        <w:trPr>
          <w:trHeight w:val="138"/>
          <w:jc w:val="center"/>
          <w:ins w:id="5400"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4AF47688" w14:textId="77777777" w:rsidR="00994FF0" w:rsidRPr="00033637" w:rsidRDefault="00994FF0" w:rsidP="00F31FB2">
            <w:pPr>
              <w:spacing w:line="480" w:lineRule="auto"/>
              <w:rPr>
                <w:ins w:id="5401" w:author="Mohammad Nayeem Hasan" w:date="2024-11-04T00:07:00Z"/>
                <w:rFonts w:ascii="Times New Roman" w:hAnsi="Times New Roman" w:cs="Times New Roman"/>
                <w:sz w:val="24"/>
                <w:szCs w:val="24"/>
              </w:rPr>
              <w:pPrChange w:id="5402" w:author="Mohammad Nayeem Hasan" w:date="2024-12-23T01:38:00Z" w16du:dateUtc="2024-12-22T19:38:00Z">
                <w:pPr/>
              </w:pPrChange>
            </w:pPr>
            <w:ins w:id="5403" w:author="Mohammad Nayeem Hasan" w:date="2024-11-04T00:07:00Z">
              <w:r w:rsidRPr="00033637">
                <w:rPr>
                  <w:rFonts w:ascii="Times New Roman" w:hAnsi="Times New Roman" w:cs="Times New Roman"/>
                  <w:sz w:val="24"/>
                  <w:szCs w:val="24"/>
                </w:rPr>
                <w:t>Primary complete</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1F7429BB" w14:textId="77777777" w:rsidR="00994FF0" w:rsidRPr="00033637" w:rsidRDefault="00994FF0" w:rsidP="00F31FB2">
            <w:pPr>
              <w:spacing w:line="480" w:lineRule="auto"/>
              <w:rPr>
                <w:ins w:id="5404" w:author="Mohammad Nayeem Hasan" w:date="2024-11-04T00:07:00Z"/>
                <w:rFonts w:ascii="Times New Roman" w:hAnsi="Times New Roman" w:cs="Times New Roman"/>
                <w:sz w:val="24"/>
                <w:szCs w:val="24"/>
              </w:rPr>
              <w:pPrChange w:id="5405" w:author="Mohammad Nayeem Hasan" w:date="2024-12-23T01:38:00Z" w16du:dateUtc="2024-12-22T19:38:00Z">
                <w:pPr/>
              </w:pPrChange>
            </w:pPr>
            <w:ins w:id="5406" w:author="Mohammad Nayeem Hasan" w:date="2024-11-04T00:07:00Z">
              <w:r w:rsidRPr="00033637">
                <w:rPr>
                  <w:rFonts w:ascii="Times New Roman" w:hAnsi="Times New Roman" w:cs="Times New Roman"/>
                  <w:sz w:val="24"/>
                  <w:szCs w:val="24"/>
                </w:rPr>
                <w:t>1.19 (0.87, 1.63)</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4671BB1B" w14:textId="77777777" w:rsidR="00994FF0" w:rsidRPr="00033637" w:rsidRDefault="00994FF0" w:rsidP="00F31FB2">
            <w:pPr>
              <w:spacing w:line="480" w:lineRule="auto"/>
              <w:rPr>
                <w:ins w:id="5407" w:author="Mohammad Nayeem Hasan" w:date="2024-11-04T00:07:00Z"/>
                <w:rFonts w:ascii="Times New Roman" w:hAnsi="Times New Roman" w:cs="Times New Roman"/>
                <w:sz w:val="24"/>
                <w:szCs w:val="24"/>
              </w:rPr>
              <w:pPrChange w:id="5408" w:author="Mohammad Nayeem Hasan" w:date="2024-12-23T01:38:00Z" w16du:dateUtc="2024-12-22T19:38:00Z">
                <w:pPr/>
              </w:pPrChange>
            </w:pPr>
            <w:ins w:id="5409" w:author="Mohammad Nayeem Hasan" w:date="2024-11-04T00:07:00Z">
              <w:r w:rsidRPr="00033637">
                <w:rPr>
                  <w:rFonts w:ascii="Times New Roman" w:hAnsi="Times New Roman" w:cs="Times New Roman"/>
                  <w:sz w:val="24"/>
                  <w:szCs w:val="24"/>
                </w:rPr>
                <w:t>0.266</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1423E24A" w14:textId="77777777" w:rsidR="00994FF0" w:rsidRPr="00033637" w:rsidRDefault="00994FF0" w:rsidP="00F31FB2">
            <w:pPr>
              <w:spacing w:line="480" w:lineRule="auto"/>
              <w:rPr>
                <w:ins w:id="5410" w:author="Mohammad Nayeem Hasan" w:date="2024-11-04T00:07:00Z"/>
                <w:rFonts w:ascii="Times New Roman" w:hAnsi="Times New Roman" w:cs="Times New Roman"/>
                <w:sz w:val="24"/>
                <w:szCs w:val="24"/>
              </w:rPr>
              <w:pPrChange w:id="5411" w:author="Mohammad Nayeem Hasan" w:date="2024-12-23T01:38:00Z" w16du:dateUtc="2024-12-22T19:38:00Z">
                <w:pPr/>
              </w:pPrChange>
            </w:pPr>
            <w:ins w:id="5412"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3FACDE71" w14:textId="77777777" w:rsidR="00994FF0" w:rsidRPr="00033637" w:rsidRDefault="00994FF0" w:rsidP="00F31FB2">
            <w:pPr>
              <w:spacing w:line="480" w:lineRule="auto"/>
              <w:rPr>
                <w:ins w:id="5413" w:author="Mohammad Nayeem Hasan" w:date="2024-11-04T00:07:00Z"/>
                <w:rFonts w:ascii="Times New Roman" w:hAnsi="Times New Roman" w:cs="Times New Roman"/>
                <w:sz w:val="24"/>
                <w:szCs w:val="24"/>
              </w:rPr>
              <w:pPrChange w:id="5414" w:author="Mohammad Nayeem Hasan" w:date="2024-12-23T01:38:00Z" w16du:dateUtc="2024-12-22T19:38:00Z">
                <w:pPr/>
              </w:pPrChange>
            </w:pPr>
            <w:ins w:id="5415"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65DE594F" w14:textId="77777777" w:rsidR="00994FF0" w:rsidRPr="00033637" w:rsidRDefault="00994FF0" w:rsidP="00F31FB2">
            <w:pPr>
              <w:spacing w:line="480" w:lineRule="auto"/>
              <w:rPr>
                <w:ins w:id="5416" w:author="Mohammad Nayeem Hasan" w:date="2024-11-04T00:07:00Z"/>
                <w:rFonts w:ascii="Times New Roman" w:hAnsi="Times New Roman" w:cs="Times New Roman"/>
                <w:sz w:val="24"/>
                <w:szCs w:val="24"/>
              </w:rPr>
              <w:pPrChange w:id="5417" w:author="Mohammad Nayeem Hasan" w:date="2024-12-23T01:38:00Z" w16du:dateUtc="2024-12-22T19:38:00Z">
                <w:pPr/>
              </w:pPrChange>
            </w:pPr>
            <w:ins w:id="5418" w:author="Mohammad Nayeem Hasan" w:date="2024-11-04T00:07:00Z">
              <w:r w:rsidRPr="00033637">
                <w:rPr>
                  <w:rFonts w:ascii="Times New Roman" w:hAnsi="Times New Roman" w:cs="Times New Roman"/>
                  <w:sz w:val="24"/>
                  <w:szCs w:val="24"/>
                </w:rPr>
                <w:t>1.08 (0.86, 1.36)</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1E1517C0" w14:textId="77777777" w:rsidR="00994FF0" w:rsidRPr="00033637" w:rsidRDefault="00994FF0" w:rsidP="00F31FB2">
            <w:pPr>
              <w:spacing w:line="480" w:lineRule="auto"/>
              <w:rPr>
                <w:ins w:id="5419" w:author="Mohammad Nayeem Hasan" w:date="2024-11-04T00:07:00Z"/>
                <w:rFonts w:ascii="Times New Roman" w:hAnsi="Times New Roman" w:cs="Times New Roman"/>
                <w:sz w:val="24"/>
                <w:szCs w:val="24"/>
              </w:rPr>
              <w:pPrChange w:id="5420" w:author="Mohammad Nayeem Hasan" w:date="2024-12-23T01:38:00Z" w16du:dateUtc="2024-12-22T19:38:00Z">
                <w:pPr/>
              </w:pPrChange>
            </w:pPr>
            <w:ins w:id="5421" w:author="Mohammad Nayeem Hasan" w:date="2024-11-04T00:07:00Z">
              <w:r w:rsidRPr="00033637">
                <w:rPr>
                  <w:rFonts w:ascii="Times New Roman" w:hAnsi="Times New Roman" w:cs="Times New Roman"/>
                  <w:sz w:val="24"/>
                  <w:szCs w:val="24"/>
                </w:rPr>
                <w:t>0.518</w:t>
              </w:r>
            </w:ins>
          </w:p>
        </w:tc>
      </w:tr>
      <w:tr w:rsidR="00994FF0" w:rsidRPr="00033637" w14:paraId="3EA781E4" w14:textId="77777777" w:rsidTr="000C3C54">
        <w:trPr>
          <w:trHeight w:val="138"/>
          <w:jc w:val="center"/>
          <w:ins w:id="5422"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7A394BA7" w14:textId="77777777" w:rsidR="00994FF0" w:rsidRPr="00033637" w:rsidRDefault="00994FF0" w:rsidP="00F31FB2">
            <w:pPr>
              <w:spacing w:line="480" w:lineRule="auto"/>
              <w:rPr>
                <w:ins w:id="5423" w:author="Mohammad Nayeem Hasan" w:date="2024-11-04T00:07:00Z"/>
                <w:rFonts w:ascii="Times New Roman" w:hAnsi="Times New Roman" w:cs="Times New Roman"/>
                <w:sz w:val="24"/>
                <w:szCs w:val="24"/>
              </w:rPr>
              <w:pPrChange w:id="5424" w:author="Mohammad Nayeem Hasan" w:date="2024-12-23T01:38:00Z" w16du:dateUtc="2024-12-22T19:38:00Z">
                <w:pPr/>
              </w:pPrChange>
            </w:pPr>
            <w:ins w:id="5425" w:author="Mohammad Nayeem Hasan" w:date="2024-11-04T00:07:00Z">
              <w:r w:rsidRPr="00033637">
                <w:rPr>
                  <w:rFonts w:ascii="Times New Roman" w:hAnsi="Times New Roman" w:cs="Times New Roman"/>
                  <w:sz w:val="24"/>
                  <w:szCs w:val="24"/>
                </w:rPr>
                <w:t>Secondary incomplete</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03184892" w14:textId="77777777" w:rsidR="00994FF0" w:rsidRPr="00033637" w:rsidRDefault="00994FF0" w:rsidP="00F31FB2">
            <w:pPr>
              <w:spacing w:line="480" w:lineRule="auto"/>
              <w:rPr>
                <w:ins w:id="5426" w:author="Mohammad Nayeem Hasan" w:date="2024-11-04T00:07:00Z"/>
                <w:rFonts w:ascii="Times New Roman" w:hAnsi="Times New Roman" w:cs="Times New Roman"/>
                <w:sz w:val="24"/>
                <w:szCs w:val="24"/>
              </w:rPr>
              <w:pPrChange w:id="5427" w:author="Mohammad Nayeem Hasan" w:date="2024-12-23T01:38:00Z" w16du:dateUtc="2024-12-22T19:38:00Z">
                <w:pPr/>
              </w:pPrChange>
            </w:pPr>
            <w:ins w:id="5428" w:author="Mohammad Nayeem Hasan" w:date="2024-11-04T00:07:00Z">
              <w:r w:rsidRPr="00033637">
                <w:rPr>
                  <w:rFonts w:ascii="Times New Roman" w:hAnsi="Times New Roman" w:cs="Times New Roman"/>
                  <w:sz w:val="24"/>
                  <w:szCs w:val="24"/>
                </w:rPr>
                <w:t>1.11 (0.86, 1.44)</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55A4C91A" w14:textId="77777777" w:rsidR="00994FF0" w:rsidRPr="00033637" w:rsidRDefault="00994FF0" w:rsidP="00F31FB2">
            <w:pPr>
              <w:spacing w:line="480" w:lineRule="auto"/>
              <w:rPr>
                <w:ins w:id="5429" w:author="Mohammad Nayeem Hasan" w:date="2024-11-04T00:07:00Z"/>
                <w:rFonts w:ascii="Times New Roman" w:hAnsi="Times New Roman" w:cs="Times New Roman"/>
                <w:sz w:val="24"/>
                <w:szCs w:val="24"/>
              </w:rPr>
              <w:pPrChange w:id="5430" w:author="Mohammad Nayeem Hasan" w:date="2024-12-23T01:38:00Z" w16du:dateUtc="2024-12-22T19:38:00Z">
                <w:pPr/>
              </w:pPrChange>
            </w:pPr>
            <w:ins w:id="5431" w:author="Mohammad Nayeem Hasan" w:date="2024-11-04T00:07:00Z">
              <w:r w:rsidRPr="00033637">
                <w:rPr>
                  <w:rFonts w:ascii="Times New Roman" w:hAnsi="Times New Roman" w:cs="Times New Roman"/>
                  <w:sz w:val="24"/>
                  <w:szCs w:val="24"/>
                </w:rPr>
                <w:t>0.421</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2DC3CFE7" w14:textId="77777777" w:rsidR="00994FF0" w:rsidRPr="00033637" w:rsidRDefault="00994FF0" w:rsidP="00F31FB2">
            <w:pPr>
              <w:spacing w:line="480" w:lineRule="auto"/>
              <w:rPr>
                <w:ins w:id="5432" w:author="Mohammad Nayeem Hasan" w:date="2024-11-04T00:07:00Z"/>
                <w:rFonts w:ascii="Times New Roman" w:hAnsi="Times New Roman" w:cs="Times New Roman"/>
                <w:sz w:val="24"/>
                <w:szCs w:val="24"/>
              </w:rPr>
              <w:pPrChange w:id="5433" w:author="Mohammad Nayeem Hasan" w:date="2024-12-23T01:38:00Z" w16du:dateUtc="2024-12-22T19:38:00Z">
                <w:pPr/>
              </w:pPrChange>
            </w:pPr>
            <w:ins w:id="5434"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4C0B9926" w14:textId="77777777" w:rsidR="00994FF0" w:rsidRPr="00033637" w:rsidRDefault="00994FF0" w:rsidP="00F31FB2">
            <w:pPr>
              <w:spacing w:line="480" w:lineRule="auto"/>
              <w:rPr>
                <w:ins w:id="5435" w:author="Mohammad Nayeem Hasan" w:date="2024-11-04T00:07:00Z"/>
                <w:rFonts w:ascii="Times New Roman" w:hAnsi="Times New Roman" w:cs="Times New Roman"/>
                <w:sz w:val="24"/>
                <w:szCs w:val="24"/>
              </w:rPr>
              <w:pPrChange w:id="5436" w:author="Mohammad Nayeem Hasan" w:date="2024-12-23T01:38:00Z" w16du:dateUtc="2024-12-22T19:38:00Z">
                <w:pPr/>
              </w:pPrChange>
            </w:pPr>
            <w:ins w:id="5437"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73FF248A" w14:textId="77777777" w:rsidR="00994FF0" w:rsidRPr="00033637" w:rsidRDefault="00994FF0" w:rsidP="00F31FB2">
            <w:pPr>
              <w:spacing w:line="480" w:lineRule="auto"/>
              <w:rPr>
                <w:ins w:id="5438" w:author="Mohammad Nayeem Hasan" w:date="2024-11-04T00:07:00Z"/>
                <w:rFonts w:ascii="Times New Roman" w:hAnsi="Times New Roman" w:cs="Times New Roman"/>
                <w:sz w:val="24"/>
                <w:szCs w:val="24"/>
              </w:rPr>
              <w:pPrChange w:id="5439" w:author="Mohammad Nayeem Hasan" w:date="2024-12-23T01:38:00Z" w16du:dateUtc="2024-12-22T19:38:00Z">
                <w:pPr/>
              </w:pPrChange>
            </w:pPr>
            <w:ins w:id="5440" w:author="Mohammad Nayeem Hasan" w:date="2024-11-04T00:07:00Z">
              <w:r w:rsidRPr="00033637">
                <w:rPr>
                  <w:rFonts w:ascii="Times New Roman" w:hAnsi="Times New Roman" w:cs="Times New Roman"/>
                  <w:sz w:val="24"/>
                  <w:szCs w:val="24"/>
                </w:rPr>
                <w:t>1.09 (0.88, 1.34)</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1E29A4E4" w14:textId="77777777" w:rsidR="00994FF0" w:rsidRPr="00033637" w:rsidRDefault="00994FF0" w:rsidP="00F31FB2">
            <w:pPr>
              <w:spacing w:line="480" w:lineRule="auto"/>
              <w:rPr>
                <w:ins w:id="5441" w:author="Mohammad Nayeem Hasan" w:date="2024-11-04T00:07:00Z"/>
                <w:rFonts w:ascii="Times New Roman" w:hAnsi="Times New Roman" w:cs="Times New Roman"/>
                <w:sz w:val="24"/>
                <w:szCs w:val="24"/>
              </w:rPr>
              <w:pPrChange w:id="5442" w:author="Mohammad Nayeem Hasan" w:date="2024-12-23T01:38:00Z" w16du:dateUtc="2024-12-22T19:38:00Z">
                <w:pPr/>
              </w:pPrChange>
            </w:pPr>
            <w:ins w:id="5443" w:author="Mohammad Nayeem Hasan" w:date="2024-11-04T00:07:00Z">
              <w:r w:rsidRPr="00033637">
                <w:rPr>
                  <w:rFonts w:ascii="Times New Roman" w:hAnsi="Times New Roman" w:cs="Times New Roman"/>
                  <w:sz w:val="24"/>
                  <w:szCs w:val="24"/>
                </w:rPr>
                <w:t>0.426</w:t>
              </w:r>
            </w:ins>
          </w:p>
        </w:tc>
      </w:tr>
      <w:tr w:rsidR="00994FF0" w:rsidRPr="00033637" w14:paraId="1BB07DA2" w14:textId="77777777" w:rsidTr="000C3C54">
        <w:trPr>
          <w:trHeight w:val="138"/>
          <w:jc w:val="center"/>
          <w:ins w:id="5444"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3B2ED11C" w14:textId="77777777" w:rsidR="00994FF0" w:rsidRPr="00033637" w:rsidRDefault="00994FF0" w:rsidP="00F31FB2">
            <w:pPr>
              <w:spacing w:line="480" w:lineRule="auto"/>
              <w:rPr>
                <w:ins w:id="5445" w:author="Mohammad Nayeem Hasan" w:date="2024-11-04T00:07:00Z"/>
                <w:rFonts w:ascii="Times New Roman" w:hAnsi="Times New Roman" w:cs="Times New Roman"/>
                <w:sz w:val="24"/>
                <w:szCs w:val="24"/>
              </w:rPr>
              <w:pPrChange w:id="5446" w:author="Mohammad Nayeem Hasan" w:date="2024-12-23T01:38:00Z" w16du:dateUtc="2024-12-22T19:38:00Z">
                <w:pPr/>
              </w:pPrChange>
            </w:pPr>
            <w:ins w:id="5447" w:author="Mohammad Nayeem Hasan" w:date="2024-11-04T00:07:00Z">
              <w:r w:rsidRPr="00033637">
                <w:rPr>
                  <w:rFonts w:ascii="Times New Roman" w:hAnsi="Times New Roman" w:cs="Times New Roman"/>
                  <w:sz w:val="24"/>
                  <w:szCs w:val="24"/>
                </w:rPr>
                <w:t>Secondary complete or higher</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0E18EB61" w14:textId="77777777" w:rsidR="00994FF0" w:rsidRPr="00033637" w:rsidRDefault="00994FF0" w:rsidP="00F31FB2">
            <w:pPr>
              <w:spacing w:line="480" w:lineRule="auto"/>
              <w:rPr>
                <w:ins w:id="5448" w:author="Mohammad Nayeem Hasan" w:date="2024-11-04T00:07:00Z"/>
                <w:rFonts w:ascii="Times New Roman" w:hAnsi="Times New Roman" w:cs="Times New Roman"/>
                <w:sz w:val="24"/>
                <w:szCs w:val="24"/>
              </w:rPr>
              <w:pPrChange w:id="5449" w:author="Mohammad Nayeem Hasan" w:date="2024-12-23T01:38:00Z" w16du:dateUtc="2024-12-22T19:38:00Z">
                <w:pPr/>
              </w:pPrChange>
            </w:pPr>
            <w:ins w:id="5450" w:author="Mohammad Nayeem Hasan" w:date="2024-11-04T00:07:00Z">
              <w:r w:rsidRPr="00033637">
                <w:rPr>
                  <w:rFonts w:ascii="Times New Roman" w:hAnsi="Times New Roman" w:cs="Times New Roman"/>
                  <w:sz w:val="24"/>
                  <w:szCs w:val="24"/>
                </w:rPr>
                <w:t>Reference</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6D0A914C" w14:textId="77777777" w:rsidR="00994FF0" w:rsidRPr="00033637" w:rsidRDefault="00994FF0" w:rsidP="00F31FB2">
            <w:pPr>
              <w:spacing w:line="480" w:lineRule="auto"/>
              <w:rPr>
                <w:ins w:id="5451" w:author="Mohammad Nayeem Hasan" w:date="2024-11-04T00:07:00Z"/>
                <w:rFonts w:ascii="Times New Roman" w:hAnsi="Times New Roman" w:cs="Times New Roman"/>
                <w:sz w:val="24"/>
                <w:szCs w:val="24"/>
              </w:rPr>
              <w:pPrChange w:id="5452" w:author="Mohammad Nayeem Hasan" w:date="2024-12-23T01:38:00Z" w16du:dateUtc="2024-12-22T19:38:00Z">
                <w:pPr/>
              </w:pPrChange>
            </w:pPr>
            <w:ins w:id="5453"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4974FF21" w14:textId="77777777" w:rsidR="00994FF0" w:rsidRPr="00033637" w:rsidRDefault="00994FF0" w:rsidP="00F31FB2">
            <w:pPr>
              <w:spacing w:line="480" w:lineRule="auto"/>
              <w:rPr>
                <w:ins w:id="5454" w:author="Mohammad Nayeem Hasan" w:date="2024-11-04T00:07:00Z"/>
                <w:rFonts w:ascii="Times New Roman" w:hAnsi="Times New Roman" w:cs="Times New Roman"/>
                <w:sz w:val="24"/>
                <w:szCs w:val="24"/>
              </w:rPr>
              <w:pPrChange w:id="5455" w:author="Mohammad Nayeem Hasan" w:date="2024-12-23T01:38:00Z" w16du:dateUtc="2024-12-22T19:38:00Z">
                <w:pPr/>
              </w:pPrChange>
            </w:pPr>
            <w:ins w:id="5456"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286C6BD5" w14:textId="77777777" w:rsidR="00994FF0" w:rsidRPr="00033637" w:rsidRDefault="00994FF0" w:rsidP="00F31FB2">
            <w:pPr>
              <w:spacing w:line="480" w:lineRule="auto"/>
              <w:rPr>
                <w:ins w:id="5457" w:author="Mohammad Nayeem Hasan" w:date="2024-11-04T00:07:00Z"/>
                <w:rFonts w:ascii="Times New Roman" w:hAnsi="Times New Roman" w:cs="Times New Roman"/>
                <w:sz w:val="24"/>
                <w:szCs w:val="24"/>
              </w:rPr>
              <w:pPrChange w:id="5458" w:author="Mohammad Nayeem Hasan" w:date="2024-12-23T01:38:00Z" w16du:dateUtc="2024-12-22T19:38:00Z">
                <w:pPr/>
              </w:pPrChange>
            </w:pPr>
            <w:ins w:id="5459"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627191DC" w14:textId="77777777" w:rsidR="00994FF0" w:rsidRPr="00033637" w:rsidRDefault="00994FF0" w:rsidP="00F31FB2">
            <w:pPr>
              <w:spacing w:line="480" w:lineRule="auto"/>
              <w:rPr>
                <w:ins w:id="5460" w:author="Mohammad Nayeem Hasan" w:date="2024-11-04T00:07:00Z"/>
                <w:rFonts w:ascii="Times New Roman" w:hAnsi="Times New Roman" w:cs="Times New Roman"/>
                <w:sz w:val="24"/>
                <w:szCs w:val="24"/>
              </w:rPr>
              <w:pPrChange w:id="5461" w:author="Mohammad Nayeem Hasan" w:date="2024-12-23T01:38:00Z" w16du:dateUtc="2024-12-22T19:38:00Z">
                <w:pPr/>
              </w:pPrChange>
            </w:pPr>
            <w:ins w:id="5462" w:author="Mohammad Nayeem Hasan" w:date="2024-11-04T00:07:00Z">
              <w:r w:rsidRPr="00033637">
                <w:rPr>
                  <w:rFonts w:ascii="Times New Roman" w:hAnsi="Times New Roman" w:cs="Times New Roman"/>
                  <w:sz w:val="24"/>
                  <w:szCs w:val="24"/>
                </w:rPr>
                <w:t>Reference</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39F589B3" w14:textId="77777777" w:rsidR="00994FF0" w:rsidRPr="00033637" w:rsidRDefault="00994FF0" w:rsidP="00F31FB2">
            <w:pPr>
              <w:spacing w:line="480" w:lineRule="auto"/>
              <w:rPr>
                <w:ins w:id="5463" w:author="Mohammad Nayeem Hasan" w:date="2024-11-04T00:07:00Z"/>
                <w:rFonts w:ascii="Times New Roman" w:hAnsi="Times New Roman" w:cs="Times New Roman"/>
                <w:sz w:val="24"/>
                <w:szCs w:val="24"/>
              </w:rPr>
              <w:pPrChange w:id="5464" w:author="Mohammad Nayeem Hasan" w:date="2024-12-23T01:38:00Z" w16du:dateUtc="2024-12-22T19:38:00Z">
                <w:pPr/>
              </w:pPrChange>
            </w:pPr>
            <w:ins w:id="5465" w:author="Mohammad Nayeem Hasan" w:date="2024-11-04T00:07:00Z">
              <w:r w:rsidRPr="00033637">
                <w:rPr>
                  <w:rFonts w:ascii="Times New Roman" w:hAnsi="Times New Roman" w:cs="Times New Roman"/>
                  <w:sz w:val="24"/>
                  <w:szCs w:val="24"/>
                </w:rPr>
                <w:t>-</w:t>
              </w:r>
            </w:ins>
          </w:p>
        </w:tc>
      </w:tr>
      <w:tr w:rsidR="00994FF0" w:rsidRPr="00033637" w14:paraId="433FCB03" w14:textId="77777777" w:rsidTr="000C3C54">
        <w:trPr>
          <w:trHeight w:val="138"/>
          <w:jc w:val="center"/>
          <w:ins w:id="5466" w:author="Mohammad Nayeem Hasan" w:date="2024-11-04T00:07:00Z"/>
        </w:trPr>
        <w:tc>
          <w:tcPr>
            <w:tcW w:w="5000" w:type="pct"/>
            <w:gridSpan w:val="7"/>
            <w:tcBorders>
              <w:top w:val="single" w:sz="4" w:space="0" w:color="auto"/>
              <w:left w:val="single" w:sz="4" w:space="0" w:color="auto"/>
              <w:bottom w:val="single" w:sz="4" w:space="0" w:color="auto"/>
              <w:right w:val="single" w:sz="4" w:space="0" w:color="auto"/>
            </w:tcBorders>
            <w:vAlign w:val="center"/>
            <w:hideMark/>
          </w:tcPr>
          <w:p w14:paraId="5CD06F04" w14:textId="77777777" w:rsidR="00994FF0" w:rsidRPr="00033637" w:rsidRDefault="00994FF0" w:rsidP="00F31FB2">
            <w:pPr>
              <w:spacing w:line="480" w:lineRule="auto"/>
              <w:rPr>
                <w:ins w:id="5467" w:author="Mohammad Nayeem Hasan" w:date="2024-11-04T00:07:00Z"/>
                <w:rFonts w:ascii="Times New Roman" w:hAnsi="Times New Roman" w:cs="Times New Roman"/>
                <w:sz w:val="24"/>
                <w:szCs w:val="24"/>
              </w:rPr>
              <w:pPrChange w:id="5468" w:author="Mohammad Nayeem Hasan" w:date="2024-12-23T01:38:00Z" w16du:dateUtc="2024-12-22T19:38:00Z">
                <w:pPr/>
              </w:pPrChange>
            </w:pPr>
            <w:ins w:id="5469" w:author="Mohammad Nayeem Hasan" w:date="2024-11-04T00:07:00Z">
              <w:r w:rsidRPr="00033637">
                <w:rPr>
                  <w:rFonts w:ascii="Times New Roman" w:hAnsi="Times New Roman" w:cs="Times New Roman"/>
                  <w:sz w:val="24"/>
                  <w:szCs w:val="24"/>
                </w:rPr>
                <w:t xml:space="preserve">Mother’s age </w:t>
              </w:r>
            </w:ins>
          </w:p>
        </w:tc>
      </w:tr>
      <w:tr w:rsidR="00994FF0" w:rsidRPr="00033637" w14:paraId="02860651" w14:textId="77777777" w:rsidTr="000C3C54">
        <w:trPr>
          <w:trHeight w:val="138"/>
          <w:jc w:val="center"/>
          <w:ins w:id="5470"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015C14C6" w14:textId="77777777" w:rsidR="00994FF0" w:rsidRPr="00033637" w:rsidRDefault="00994FF0" w:rsidP="00F31FB2">
            <w:pPr>
              <w:spacing w:line="480" w:lineRule="auto"/>
              <w:rPr>
                <w:ins w:id="5471" w:author="Mohammad Nayeem Hasan" w:date="2024-11-04T00:07:00Z"/>
                <w:rFonts w:ascii="Times New Roman" w:hAnsi="Times New Roman" w:cs="Times New Roman"/>
                <w:sz w:val="24"/>
                <w:szCs w:val="24"/>
              </w:rPr>
              <w:pPrChange w:id="5472" w:author="Mohammad Nayeem Hasan" w:date="2024-12-23T01:38:00Z" w16du:dateUtc="2024-12-22T19:38:00Z">
                <w:pPr/>
              </w:pPrChange>
            </w:pPr>
            <w:ins w:id="5473" w:author="Mohammad Nayeem Hasan" w:date="2024-11-04T00:07:00Z">
              <w:r w:rsidRPr="00033637">
                <w:rPr>
                  <w:rFonts w:ascii="Times New Roman" w:hAnsi="Times New Roman" w:cs="Times New Roman"/>
                  <w:sz w:val="24"/>
                  <w:szCs w:val="24"/>
                </w:rPr>
                <w:t>15-19</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4495ABDF" w14:textId="77777777" w:rsidR="00994FF0" w:rsidRPr="00033637" w:rsidRDefault="00994FF0" w:rsidP="00F31FB2">
            <w:pPr>
              <w:spacing w:line="480" w:lineRule="auto"/>
              <w:rPr>
                <w:ins w:id="5474" w:author="Mohammad Nayeem Hasan" w:date="2024-11-04T00:07:00Z"/>
                <w:rFonts w:ascii="Times New Roman" w:hAnsi="Times New Roman" w:cs="Times New Roman"/>
                <w:sz w:val="24"/>
                <w:szCs w:val="24"/>
              </w:rPr>
              <w:pPrChange w:id="5475" w:author="Mohammad Nayeem Hasan" w:date="2024-12-23T01:38:00Z" w16du:dateUtc="2024-12-22T19:38:00Z">
                <w:pPr/>
              </w:pPrChange>
            </w:pPr>
            <w:ins w:id="5476" w:author="Mohammad Nayeem Hasan" w:date="2024-11-04T00:07:00Z">
              <w:r w:rsidRPr="00033637">
                <w:rPr>
                  <w:rFonts w:ascii="Times New Roman" w:hAnsi="Times New Roman" w:cs="Times New Roman"/>
                  <w:sz w:val="24"/>
                  <w:szCs w:val="24"/>
                </w:rPr>
                <w:t>-</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3CEF6FD7" w14:textId="77777777" w:rsidR="00994FF0" w:rsidRPr="00033637" w:rsidRDefault="00994FF0" w:rsidP="00F31FB2">
            <w:pPr>
              <w:spacing w:line="480" w:lineRule="auto"/>
              <w:rPr>
                <w:ins w:id="5477" w:author="Mohammad Nayeem Hasan" w:date="2024-11-04T00:07:00Z"/>
                <w:rFonts w:ascii="Times New Roman" w:hAnsi="Times New Roman" w:cs="Times New Roman"/>
                <w:sz w:val="24"/>
                <w:szCs w:val="24"/>
              </w:rPr>
              <w:pPrChange w:id="5478" w:author="Mohammad Nayeem Hasan" w:date="2024-12-23T01:38:00Z" w16du:dateUtc="2024-12-22T19:38:00Z">
                <w:pPr/>
              </w:pPrChange>
            </w:pPr>
            <w:ins w:id="5479"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48A26AA4" w14:textId="77777777" w:rsidR="00994FF0" w:rsidRPr="00033637" w:rsidRDefault="00994FF0" w:rsidP="00F31FB2">
            <w:pPr>
              <w:spacing w:line="480" w:lineRule="auto"/>
              <w:rPr>
                <w:ins w:id="5480" w:author="Mohammad Nayeem Hasan" w:date="2024-11-04T00:07:00Z"/>
                <w:rFonts w:ascii="Times New Roman" w:hAnsi="Times New Roman" w:cs="Times New Roman"/>
                <w:sz w:val="24"/>
                <w:szCs w:val="24"/>
              </w:rPr>
              <w:pPrChange w:id="5481" w:author="Mohammad Nayeem Hasan" w:date="2024-12-23T01:38:00Z" w16du:dateUtc="2024-12-22T19:38:00Z">
                <w:pPr/>
              </w:pPrChange>
            </w:pPr>
            <w:ins w:id="5482" w:author="Mohammad Nayeem Hasan" w:date="2024-11-04T00:07:00Z">
              <w:r w:rsidRPr="00033637">
                <w:rPr>
                  <w:rFonts w:ascii="Times New Roman" w:hAnsi="Times New Roman" w:cs="Times New Roman"/>
                  <w:sz w:val="24"/>
                  <w:szCs w:val="24"/>
                </w:rPr>
                <w:t>1.57 (0.69, 3.57)</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19E1DFC3" w14:textId="77777777" w:rsidR="00994FF0" w:rsidRPr="00033637" w:rsidRDefault="00994FF0" w:rsidP="00F31FB2">
            <w:pPr>
              <w:spacing w:line="480" w:lineRule="auto"/>
              <w:rPr>
                <w:ins w:id="5483" w:author="Mohammad Nayeem Hasan" w:date="2024-11-04T00:07:00Z"/>
                <w:rFonts w:ascii="Times New Roman" w:hAnsi="Times New Roman" w:cs="Times New Roman"/>
                <w:sz w:val="24"/>
                <w:szCs w:val="24"/>
              </w:rPr>
              <w:pPrChange w:id="5484" w:author="Mohammad Nayeem Hasan" w:date="2024-12-23T01:38:00Z" w16du:dateUtc="2024-12-22T19:38:00Z">
                <w:pPr/>
              </w:pPrChange>
            </w:pPr>
            <w:ins w:id="5485" w:author="Mohammad Nayeem Hasan" w:date="2024-11-04T00:07:00Z">
              <w:r w:rsidRPr="00033637">
                <w:rPr>
                  <w:rFonts w:ascii="Times New Roman" w:hAnsi="Times New Roman" w:cs="Times New Roman"/>
                  <w:sz w:val="24"/>
                  <w:szCs w:val="24"/>
                </w:rPr>
                <w:t>0.280</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0951E893" w14:textId="77777777" w:rsidR="00994FF0" w:rsidRPr="00033637" w:rsidRDefault="00994FF0" w:rsidP="00F31FB2">
            <w:pPr>
              <w:spacing w:line="480" w:lineRule="auto"/>
              <w:rPr>
                <w:ins w:id="5486" w:author="Mohammad Nayeem Hasan" w:date="2024-11-04T00:07:00Z"/>
                <w:rFonts w:ascii="Times New Roman" w:hAnsi="Times New Roman" w:cs="Times New Roman"/>
                <w:sz w:val="24"/>
                <w:szCs w:val="24"/>
              </w:rPr>
              <w:pPrChange w:id="5487" w:author="Mohammad Nayeem Hasan" w:date="2024-12-23T01:38:00Z" w16du:dateUtc="2024-12-22T19:38:00Z">
                <w:pPr/>
              </w:pPrChange>
            </w:pPr>
            <w:ins w:id="5488"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265413BD" w14:textId="77777777" w:rsidR="00994FF0" w:rsidRPr="00033637" w:rsidRDefault="00994FF0" w:rsidP="00F31FB2">
            <w:pPr>
              <w:spacing w:line="480" w:lineRule="auto"/>
              <w:rPr>
                <w:ins w:id="5489" w:author="Mohammad Nayeem Hasan" w:date="2024-11-04T00:07:00Z"/>
                <w:rFonts w:ascii="Times New Roman" w:hAnsi="Times New Roman" w:cs="Times New Roman"/>
                <w:sz w:val="24"/>
                <w:szCs w:val="24"/>
              </w:rPr>
              <w:pPrChange w:id="5490" w:author="Mohammad Nayeem Hasan" w:date="2024-12-23T01:38:00Z" w16du:dateUtc="2024-12-22T19:38:00Z">
                <w:pPr/>
              </w:pPrChange>
            </w:pPr>
            <w:ins w:id="5491" w:author="Mohammad Nayeem Hasan" w:date="2024-11-04T00:07:00Z">
              <w:r w:rsidRPr="00033637">
                <w:rPr>
                  <w:rFonts w:ascii="Times New Roman" w:hAnsi="Times New Roman" w:cs="Times New Roman"/>
                  <w:sz w:val="24"/>
                  <w:szCs w:val="24"/>
                </w:rPr>
                <w:t>-</w:t>
              </w:r>
            </w:ins>
          </w:p>
        </w:tc>
      </w:tr>
      <w:tr w:rsidR="00994FF0" w:rsidRPr="00033637" w14:paraId="05ADE831" w14:textId="77777777" w:rsidTr="000C3C54">
        <w:trPr>
          <w:trHeight w:val="138"/>
          <w:jc w:val="center"/>
          <w:ins w:id="5492"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6AACFDEE" w14:textId="77777777" w:rsidR="00994FF0" w:rsidRPr="00033637" w:rsidRDefault="00994FF0" w:rsidP="00F31FB2">
            <w:pPr>
              <w:spacing w:line="480" w:lineRule="auto"/>
              <w:rPr>
                <w:ins w:id="5493" w:author="Mohammad Nayeem Hasan" w:date="2024-11-04T00:07:00Z"/>
                <w:rFonts w:ascii="Times New Roman" w:hAnsi="Times New Roman" w:cs="Times New Roman"/>
                <w:sz w:val="24"/>
                <w:szCs w:val="24"/>
              </w:rPr>
              <w:pPrChange w:id="5494" w:author="Mohammad Nayeem Hasan" w:date="2024-12-23T01:38:00Z" w16du:dateUtc="2024-12-22T19:38:00Z">
                <w:pPr/>
              </w:pPrChange>
            </w:pPr>
            <w:ins w:id="5495" w:author="Mohammad Nayeem Hasan" w:date="2024-11-04T00:07:00Z">
              <w:r w:rsidRPr="00033637">
                <w:rPr>
                  <w:rFonts w:ascii="Times New Roman" w:hAnsi="Times New Roman" w:cs="Times New Roman"/>
                  <w:sz w:val="24"/>
                  <w:szCs w:val="24"/>
                </w:rPr>
                <w:t>20-34</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09968FA0" w14:textId="77777777" w:rsidR="00994FF0" w:rsidRPr="00033637" w:rsidRDefault="00994FF0" w:rsidP="00F31FB2">
            <w:pPr>
              <w:spacing w:line="480" w:lineRule="auto"/>
              <w:rPr>
                <w:ins w:id="5496" w:author="Mohammad Nayeem Hasan" w:date="2024-11-04T00:07:00Z"/>
                <w:rFonts w:ascii="Times New Roman" w:hAnsi="Times New Roman" w:cs="Times New Roman"/>
                <w:sz w:val="24"/>
                <w:szCs w:val="24"/>
              </w:rPr>
              <w:pPrChange w:id="5497" w:author="Mohammad Nayeem Hasan" w:date="2024-12-23T01:38:00Z" w16du:dateUtc="2024-12-22T19:38:00Z">
                <w:pPr/>
              </w:pPrChange>
            </w:pPr>
            <w:ins w:id="5498" w:author="Mohammad Nayeem Hasan" w:date="2024-11-04T00:07:00Z">
              <w:r w:rsidRPr="00033637">
                <w:rPr>
                  <w:rFonts w:ascii="Times New Roman" w:hAnsi="Times New Roman" w:cs="Times New Roman"/>
                  <w:sz w:val="24"/>
                  <w:szCs w:val="24"/>
                </w:rPr>
                <w:t>-</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7010906A" w14:textId="77777777" w:rsidR="00994FF0" w:rsidRPr="00033637" w:rsidRDefault="00994FF0" w:rsidP="00F31FB2">
            <w:pPr>
              <w:spacing w:line="480" w:lineRule="auto"/>
              <w:rPr>
                <w:ins w:id="5499" w:author="Mohammad Nayeem Hasan" w:date="2024-11-04T00:07:00Z"/>
                <w:rFonts w:ascii="Times New Roman" w:hAnsi="Times New Roman" w:cs="Times New Roman"/>
                <w:sz w:val="24"/>
                <w:szCs w:val="24"/>
              </w:rPr>
              <w:pPrChange w:id="5500" w:author="Mohammad Nayeem Hasan" w:date="2024-12-23T01:38:00Z" w16du:dateUtc="2024-12-22T19:38:00Z">
                <w:pPr/>
              </w:pPrChange>
            </w:pPr>
            <w:ins w:id="5501"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4681218D" w14:textId="77777777" w:rsidR="00994FF0" w:rsidRPr="00033637" w:rsidRDefault="00994FF0" w:rsidP="00F31FB2">
            <w:pPr>
              <w:spacing w:line="480" w:lineRule="auto"/>
              <w:rPr>
                <w:ins w:id="5502" w:author="Mohammad Nayeem Hasan" w:date="2024-11-04T00:07:00Z"/>
                <w:rFonts w:ascii="Times New Roman" w:hAnsi="Times New Roman" w:cs="Times New Roman"/>
                <w:sz w:val="24"/>
                <w:szCs w:val="24"/>
              </w:rPr>
              <w:pPrChange w:id="5503" w:author="Mohammad Nayeem Hasan" w:date="2024-12-23T01:38:00Z" w16du:dateUtc="2024-12-22T19:38:00Z">
                <w:pPr/>
              </w:pPrChange>
            </w:pPr>
            <w:ins w:id="5504" w:author="Mohammad Nayeem Hasan" w:date="2024-11-04T00:07:00Z">
              <w:r w:rsidRPr="00033637">
                <w:rPr>
                  <w:rFonts w:ascii="Times New Roman" w:hAnsi="Times New Roman" w:cs="Times New Roman"/>
                  <w:sz w:val="24"/>
                  <w:szCs w:val="24"/>
                </w:rPr>
                <w:t>1.46 (0.77, 2.74)</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62F0FF8D" w14:textId="77777777" w:rsidR="00994FF0" w:rsidRPr="00033637" w:rsidRDefault="00994FF0" w:rsidP="00F31FB2">
            <w:pPr>
              <w:spacing w:line="480" w:lineRule="auto"/>
              <w:rPr>
                <w:ins w:id="5505" w:author="Mohammad Nayeem Hasan" w:date="2024-11-04T00:07:00Z"/>
                <w:rFonts w:ascii="Times New Roman" w:hAnsi="Times New Roman" w:cs="Times New Roman"/>
                <w:sz w:val="24"/>
                <w:szCs w:val="24"/>
              </w:rPr>
              <w:pPrChange w:id="5506" w:author="Mohammad Nayeem Hasan" w:date="2024-12-23T01:38:00Z" w16du:dateUtc="2024-12-22T19:38:00Z">
                <w:pPr/>
              </w:pPrChange>
            </w:pPr>
            <w:ins w:id="5507" w:author="Mohammad Nayeem Hasan" w:date="2024-11-04T00:07:00Z">
              <w:r w:rsidRPr="00033637">
                <w:rPr>
                  <w:rFonts w:ascii="Times New Roman" w:hAnsi="Times New Roman" w:cs="Times New Roman"/>
                  <w:sz w:val="24"/>
                  <w:szCs w:val="24"/>
                </w:rPr>
                <w:t>0.243</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5288C28D" w14:textId="77777777" w:rsidR="00994FF0" w:rsidRPr="00033637" w:rsidRDefault="00994FF0" w:rsidP="00F31FB2">
            <w:pPr>
              <w:spacing w:line="480" w:lineRule="auto"/>
              <w:rPr>
                <w:ins w:id="5508" w:author="Mohammad Nayeem Hasan" w:date="2024-11-04T00:07:00Z"/>
                <w:rFonts w:ascii="Times New Roman" w:hAnsi="Times New Roman" w:cs="Times New Roman"/>
                <w:sz w:val="24"/>
                <w:szCs w:val="24"/>
              </w:rPr>
              <w:pPrChange w:id="5509" w:author="Mohammad Nayeem Hasan" w:date="2024-12-23T01:38:00Z" w16du:dateUtc="2024-12-22T19:38:00Z">
                <w:pPr/>
              </w:pPrChange>
            </w:pPr>
            <w:ins w:id="5510"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639C7E80" w14:textId="77777777" w:rsidR="00994FF0" w:rsidRPr="00033637" w:rsidRDefault="00994FF0" w:rsidP="00F31FB2">
            <w:pPr>
              <w:spacing w:line="480" w:lineRule="auto"/>
              <w:rPr>
                <w:ins w:id="5511" w:author="Mohammad Nayeem Hasan" w:date="2024-11-04T00:07:00Z"/>
                <w:rFonts w:ascii="Times New Roman" w:hAnsi="Times New Roman" w:cs="Times New Roman"/>
                <w:sz w:val="24"/>
                <w:szCs w:val="24"/>
              </w:rPr>
              <w:pPrChange w:id="5512" w:author="Mohammad Nayeem Hasan" w:date="2024-12-23T01:38:00Z" w16du:dateUtc="2024-12-22T19:38:00Z">
                <w:pPr/>
              </w:pPrChange>
            </w:pPr>
            <w:ins w:id="5513" w:author="Mohammad Nayeem Hasan" w:date="2024-11-04T00:07:00Z">
              <w:r w:rsidRPr="00033637">
                <w:rPr>
                  <w:rFonts w:ascii="Times New Roman" w:hAnsi="Times New Roman" w:cs="Times New Roman"/>
                  <w:sz w:val="24"/>
                  <w:szCs w:val="24"/>
                </w:rPr>
                <w:t>-</w:t>
              </w:r>
            </w:ins>
          </w:p>
        </w:tc>
      </w:tr>
      <w:tr w:rsidR="00994FF0" w:rsidRPr="00033637" w14:paraId="51B02734" w14:textId="77777777" w:rsidTr="000C3C54">
        <w:trPr>
          <w:trHeight w:val="138"/>
          <w:jc w:val="center"/>
          <w:ins w:id="5514"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7BB164A8" w14:textId="77777777" w:rsidR="00994FF0" w:rsidRPr="00033637" w:rsidRDefault="00994FF0" w:rsidP="00F31FB2">
            <w:pPr>
              <w:spacing w:line="480" w:lineRule="auto"/>
              <w:rPr>
                <w:ins w:id="5515" w:author="Mohammad Nayeem Hasan" w:date="2024-11-04T00:07:00Z"/>
                <w:rFonts w:ascii="Times New Roman" w:hAnsi="Times New Roman" w:cs="Times New Roman"/>
                <w:sz w:val="24"/>
                <w:szCs w:val="24"/>
              </w:rPr>
              <w:pPrChange w:id="5516" w:author="Mohammad Nayeem Hasan" w:date="2024-12-23T01:38:00Z" w16du:dateUtc="2024-12-22T19:38:00Z">
                <w:pPr/>
              </w:pPrChange>
            </w:pPr>
            <w:ins w:id="5517" w:author="Mohammad Nayeem Hasan" w:date="2024-11-04T00:07:00Z">
              <w:r w:rsidRPr="00033637">
                <w:rPr>
                  <w:rFonts w:ascii="Times New Roman" w:hAnsi="Times New Roman" w:cs="Times New Roman"/>
                  <w:sz w:val="24"/>
                  <w:szCs w:val="24"/>
                </w:rPr>
                <w:t>35+</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5F6F7E76" w14:textId="77777777" w:rsidR="00994FF0" w:rsidRPr="00033637" w:rsidRDefault="00994FF0" w:rsidP="00F31FB2">
            <w:pPr>
              <w:spacing w:line="480" w:lineRule="auto"/>
              <w:rPr>
                <w:ins w:id="5518" w:author="Mohammad Nayeem Hasan" w:date="2024-11-04T00:07:00Z"/>
                <w:rFonts w:ascii="Times New Roman" w:hAnsi="Times New Roman" w:cs="Times New Roman"/>
                <w:sz w:val="24"/>
                <w:szCs w:val="24"/>
              </w:rPr>
              <w:pPrChange w:id="5519" w:author="Mohammad Nayeem Hasan" w:date="2024-12-23T01:38:00Z" w16du:dateUtc="2024-12-22T19:38:00Z">
                <w:pPr/>
              </w:pPrChange>
            </w:pPr>
            <w:ins w:id="5520" w:author="Mohammad Nayeem Hasan" w:date="2024-11-04T00:07:00Z">
              <w:r w:rsidRPr="00033637">
                <w:rPr>
                  <w:rFonts w:ascii="Times New Roman" w:hAnsi="Times New Roman" w:cs="Times New Roman"/>
                  <w:sz w:val="24"/>
                  <w:szCs w:val="24"/>
                </w:rPr>
                <w:t>-</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53535167" w14:textId="77777777" w:rsidR="00994FF0" w:rsidRPr="00033637" w:rsidRDefault="00994FF0" w:rsidP="00F31FB2">
            <w:pPr>
              <w:spacing w:line="480" w:lineRule="auto"/>
              <w:rPr>
                <w:ins w:id="5521" w:author="Mohammad Nayeem Hasan" w:date="2024-11-04T00:07:00Z"/>
                <w:rFonts w:ascii="Times New Roman" w:hAnsi="Times New Roman" w:cs="Times New Roman"/>
                <w:sz w:val="24"/>
                <w:szCs w:val="24"/>
              </w:rPr>
              <w:pPrChange w:id="5522" w:author="Mohammad Nayeem Hasan" w:date="2024-12-23T01:38:00Z" w16du:dateUtc="2024-12-22T19:38:00Z">
                <w:pPr/>
              </w:pPrChange>
            </w:pPr>
            <w:ins w:id="5523"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3E66C2C5" w14:textId="77777777" w:rsidR="00994FF0" w:rsidRPr="00033637" w:rsidRDefault="00994FF0" w:rsidP="00F31FB2">
            <w:pPr>
              <w:spacing w:line="480" w:lineRule="auto"/>
              <w:rPr>
                <w:ins w:id="5524" w:author="Mohammad Nayeem Hasan" w:date="2024-11-04T00:07:00Z"/>
                <w:rFonts w:ascii="Times New Roman" w:hAnsi="Times New Roman" w:cs="Times New Roman"/>
                <w:sz w:val="24"/>
                <w:szCs w:val="24"/>
              </w:rPr>
              <w:pPrChange w:id="5525" w:author="Mohammad Nayeem Hasan" w:date="2024-12-23T01:38:00Z" w16du:dateUtc="2024-12-22T19:38:00Z">
                <w:pPr/>
              </w:pPrChange>
            </w:pPr>
            <w:ins w:id="5526" w:author="Mohammad Nayeem Hasan" w:date="2024-11-04T00:07:00Z">
              <w:r w:rsidRPr="00033637">
                <w:rPr>
                  <w:rFonts w:ascii="Times New Roman" w:hAnsi="Times New Roman" w:cs="Times New Roman"/>
                  <w:sz w:val="24"/>
                  <w:szCs w:val="24"/>
                </w:rPr>
                <w:t>Reference</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074ADE0E" w14:textId="77777777" w:rsidR="00994FF0" w:rsidRPr="00033637" w:rsidRDefault="00994FF0" w:rsidP="00F31FB2">
            <w:pPr>
              <w:spacing w:line="480" w:lineRule="auto"/>
              <w:rPr>
                <w:ins w:id="5527" w:author="Mohammad Nayeem Hasan" w:date="2024-11-04T00:07:00Z"/>
                <w:rFonts w:ascii="Times New Roman" w:hAnsi="Times New Roman" w:cs="Times New Roman"/>
                <w:sz w:val="24"/>
                <w:szCs w:val="24"/>
              </w:rPr>
              <w:pPrChange w:id="5528" w:author="Mohammad Nayeem Hasan" w:date="2024-12-23T01:38:00Z" w16du:dateUtc="2024-12-22T19:38:00Z">
                <w:pPr/>
              </w:pPrChange>
            </w:pPr>
            <w:ins w:id="5529"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5E35746F" w14:textId="77777777" w:rsidR="00994FF0" w:rsidRPr="00033637" w:rsidRDefault="00994FF0" w:rsidP="00F31FB2">
            <w:pPr>
              <w:spacing w:line="480" w:lineRule="auto"/>
              <w:rPr>
                <w:ins w:id="5530" w:author="Mohammad Nayeem Hasan" w:date="2024-11-04T00:07:00Z"/>
                <w:rFonts w:ascii="Times New Roman" w:hAnsi="Times New Roman" w:cs="Times New Roman"/>
                <w:sz w:val="24"/>
                <w:szCs w:val="24"/>
              </w:rPr>
              <w:pPrChange w:id="5531" w:author="Mohammad Nayeem Hasan" w:date="2024-12-23T01:38:00Z" w16du:dateUtc="2024-12-22T19:38:00Z">
                <w:pPr/>
              </w:pPrChange>
            </w:pPr>
            <w:ins w:id="5532"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43C0ACC0" w14:textId="77777777" w:rsidR="00994FF0" w:rsidRPr="00033637" w:rsidRDefault="00994FF0" w:rsidP="00F31FB2">
            <w:pPr>
              <w:spacing w:line="480" w:lineRule="auto"/>
              <w:rPr>
                <w:ins w:id="5533" w:author="Mohammad Nayeem Hasan" w:date="2024-11-04T00:07:00Z"/>
                <w:rFonts w:ascii="Times New Roman" w:hAnsi="Times New Roman" w:cs="Times New Roman"/>
                <w:sz w:val="24"/>
                <w:szCs w:val="24"/>
              </w:rPr>
              <w:pPrChange w:id="5534" w:author="Mohammad Nayeem Hasan" w:date="2024-12-23T01:38:00Z" w16du:dateUtc="2024-12-22T19:38:00Z">
                <w:pPr/>
              </w:pPrChange>
            </w:pPr>
            <w:ins w:id="5535" w:author="Mohammad Nayeem Hasan" w:date="2024-11-04T00:07:00Z">
              <w:r w:rsidRPr="00033637">
                <w:rPr>
                  <w:rFonts w:ascii="Times New Roman" w:hAnsi="Times New Roman" w:cs="Times New Roman"/>
                  <w:sz w:val="24"/>
                  <w:szCs w:val="24"/>
                </w:rPr>
                <w:t>-</w:t>
              </w:r>
            </w:ins>
          </w:p>
        </w:tc>
      </w:tr>
      <w:tr w:rsidR="00994FF0" w:rsidRPr="00033637" w14:paraId="4AC3CE7C" w14:textId="77777777" w:rsidTr="000C3C54">
        <w:trPr>
          <w:trHeight w:val="138"/>
          <w:jc w:val="center"/>
          <w:ins w:id="5536" w:author="Mohammad Nayeem Hasan" w:date="2024-11-04T00:07:00Z"/>
        </w:trPr>
        <w:tc>
          <w:tcPr>
            <w:tcW w:w="5000" w:type="pct"/>
            <w:gridSpan w:val="7"/>
            <w:tcBorders>
              <w:top w:val="single" w:sz="4" w:space="0" w:color="auto"/>
              <w:left w:val="single" w:sz="4" w:space="0" w:color="auto"/>
              <w:bottom w:val="single" w:sz="4" w:space="0" w:color="auto"/>
              <w:right w:val="single" w:sz="4" w:space="0" w:color="auto"/>
            </w:tcBorders>
            <w:vAlign w:val="center"/>
            <w:hideMark/>
          </w:tcPr>
          <w:p w14:paraId="6DDCCD7B" w14:textId="77777777" w:rsidR="00994FF0" w:rsidRPr="00033637" w:rsidRDefault="00994FF0" w:rsidP="00F31FB2">
            <w:pPr>
              <w:spacing w:line="480" w:lineRule="auto"/>
              <w:rPr>
                <w:ins w:id="5537" w:author="Mohammad Nayeem Hasan" w:date="2024-11-04T00:07:00Z"/>
                <w:rFonts w:ascii="Times New Roman" w:hAnsi="Times New Roman" w:cs="Times New Roman"/>
                <w:b/>
                <w:bCs/>
                <w:sz w:val="24"/>
                <w:szCs w:val="24"/>
              </w:rPr>
              <w:pPrChange w:id="5538" w:author="Mohammad Nayeem Hasan" w:date="2024-12-23T01:38:00Z" w16du:dateUtc="2024-12-22T19:38:00Z">
                <w:pPr/>
              </w:pPrChange>
            </w:pPr>
            <w:ins w:id="5539" w:author="Mohammad Nayeem Hasan" w:date="2024-11-04T00:07:00Z">
              <w:r w:rsidRPr="00033637">
                <w:rPr>
                  <w:rFonts w:ascii="Times New Roman" w:hAnsi="Times New Roman" w:cs="Times New Roman"/>
                  <w:b/>
                  <w:bCs/>
                  <w:sz w:val="24"/>
                  <w:szCs w:val="24"/>
                </w:rPr>
                <w:t>Household characteristics</w:t>
              </w:r>
            </w:ins>
          </w:p>
        </w:tc>
      </w:tr>
      <w:tr w:rsidR="00994FF0" w:rsidRPr="00033637" w14:paraId="52E3BCDF" w14:textId="77777777" w:rsidTr="000C3C54">
        <w:trPr>
          <w:trHeight w:val="138"/>
          <w:jc w:val="center"/>
          <w:ins w:id="5540"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54D54CFA" w14:textId="77777777" w:rsidR="00994FF0" w:rsidRPr="00033637" w:rsidRDefault="00994FF0" w:rsidP="00F31FB2">
            <w:pPr>
              <w:spacing w:line="480" w:lineRule="auto"/>
              <w:rPr>
                <w:ins w:id="5541" w:author="Mohammad Nayeem Hasan" w:date="2024-11-04T00:07:00Z"/>
                <w:rFonts w:ascii="Times New Roman" w:hAnsi="Times New Roman" w:cs="Times New Roman"/>
                <w:sz w:val="24"/>
                <w:szCs w:val="24"/>
              </w:rPr>
              <w:pPrChange w:id="5542" w:author="Mohammad Nayeem Hasan" w:date="2024-12-23T01:38:00Z" w16du:dateUtc="2024-12-22T19:38:00Z">
                <w:pPr/>
              </w:pPrChange>
            </w:pPr>
            <w:ins w:id="5543" w:author="Mohammad Nayeem Hasan" w:date="2024-11-04T00:07:00Z">
              <w:r w:rsidRPr="00033637">
                <w:rPr>
                  <w:rFonts w:ascii="Times New Roman" w:hAnsi="Times New Roman" w:cs="Times New Roman"/>
                  <w:sz w:val="24"/>
                  <w:szCs w:val="24"/>
                </w:rPr>
                <w:t>Wealth index</w:t>
              </w:r>
            </w:ins>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15F6FC2C" w14:textId="77777777" w:rsidR="00994FF0" w:rsidRPr="00033637" w:rsidRDefault="00994FF0" w:rsidP="00F31FB2">
            <w:pPr>
              <w:spacing w:line="480" w:lineRule="auto"/>
              <w:rPr>
                <w:ins w:id="5544" w:author="Mohammad Nayeem Hasan" w:date="2024-11-04T00:07:00Z"/>
                <w:rFonts w:ascii="Times New Roman" w:hAnsi="Times New Roman" w:cs="Times New Roman"/>
                <w:sz w:val="24"/>
                <w:szCs w:val="24"/>
              </w:rPr>
              <w:pPrChange w:id="5545"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3F34E64C" w14:textId="77777777" w:rsidR="00994FF0" w:rsidRPr="00033637" w:rsidRDefault="00994FF0" w:rsidP="00F31FB2">
            <w:pPr>
              <w:spacing w:line="480" w:lineRule="auto"/>
              <w:rPr>
                <w:ins w:id="5546" w:author="Mohammad Nayeem Hasan" w:date="2024-11-04T00:07:00Z"/>
                <w:rFonts w:ascii="Times New Roman" w:hAnsi="Times New Roman" w:cs="Times New Roman"/>
                <w:sz w:val="24"/>
                <w:szCs w:val="24"/>
              </w:rPr>
              <w:pPrChange w:id="5547"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6B73C1EE" w14:textId="77777777" w:rsidR="00994FF0" w:rsidRPr="00033637" w:rsidRDefault="00994FF0" w:rsidP="00F31FB2">
            <w:pPr>
              <w:spacing w:line="480" w:lineRule="auto"/>
              <w:rPr>
                <w:ins w:id="5548" w:author="Mohammad Nayeem Hasan" w:date="2024-11-04T00:07:00Z"/>
                <w:rFonts w:ascii="Times New Roman" w:hAnsi="Times New Roman" w:cs="Times New Roman"/>
                <w:sz w:val="24"/>
                <w:szCs w:val="24"/>
              </w:rPr>
              <w:pPrChange w:id="5549" w:author="Mohammad Nayeem Hasan" w:date="2024-12-23T01:38:00Z" w16du:dateUtc="2024-12-22T19:38:00Z">
                <w:pPr/>
              </w:pPrChange>
            </w:pPr>
          </w:p>
        </w:tc>
      </w:tr>
      <w:tr w:rsidR="00994FF0" w:rsidRPr="00033637" w14:paraId="44F19A44" w14:textId="77777777" w:rsidTr="000C3C54">
        <w:trPr>
          <w:trHeight w:val="250"/>
          <w:jc w:val="center"/>
          <w:ins w:id="5550"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05D1A922" w14:textId="77777777" w:rsidR="00994FF0" w:rsidRPr="00033637" w:rsidRDefault="00994FF0" w:rsidP="00F31FB2">
            <w:pPr>
              <w:spacing w:line="480" w:lineRule="auto"/>
              <w:rPr>
                <w:ins w:id="5551" w:author="Mohammad Nayeem Hasan" w:date="2024-11-04T00:07:00Z"/>
                <w:rFonts w:ascii="Times New Roman" w:hAnsi="Times New Roman" w:cs="Times New Roman"/>
                <w:sz w:val="24"/>
                <w:szCs w:val="24"/>
              </w:rPr>
              <w:pPrChange w:id="5552" w:author="Mohammad Nayeem Hasan" w:date="2024-12-23T01:38:00Z" w16du:dateUtc="2024-12-22T19:38:00Z">
                <w:pPr/>
              </w:pPrChange>
            </w:pPr>
            <w:ins w:id="5553" w:author="Mohammad Nayeem Hasan" w:date="2024-11-04T00:07:00Z">
              <w:r w:rsidRPr="00033637">
                <w:rPr>
                  <w:rFonts w:ascii="Times New Roman" w:hAnsi="Times New Roman" w:cs="Times New Roman"/>
                  <w:sz w:val="24"/>
                  <w:szCs w:val="24"/>
                </w:rPr>
                <w:t>Poorest</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575222F7" w14:textId="77777777" w:rsidR="00994FF0" w:rsidRPr="00033637" w:rsidRDefault="00994FF0" w:rsidP="00F31FB2">
            <w:pPr>
              <w:spacing w:line="480" w:lineRule="auto"/>
              <w:rPr>
                <w:ins w:id="5554" w:author="Mohammad Nayeem Hasan" w:date="2024-11-04T00:07:00Z"/>
                <w:rFonts w:ascii="Times New Roman" w:hAnsi="Times New Roman" w:cs="Times New Roman"/>
                <w:sz w:val="24"/>
                <w:szCs w:val="24"/>
              </w:rPr>
              <w:pPrChange w:id="5555" w:author="Mohammad Nayeem Hasan" w:date="2024-12-23T01:38:00Z" w16du:dateUtc="2024-12-22T19:38:00Z">
                <w:pPr/>
              </w:pPrChange>
            </w:pPr>
            <w:ins w:id="5556" w:author="Mohammad Nayeem Hasan" w:date="2024-11-04T00:07:00Z">
              <w:r w:rsidRPr="00033637">
                <w:rPr>
                  <w:rFonts w:ascii="Times New Roman" w:hAnsi="Times New Roman" w:cs="Times New Roman"/>
                  <w:sz w:val="24"/>
                  <w:szCs w:val="24"/>
                </w:rPr>
                <w:t>1.30 (1.01, 1.65)</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05143E9E" w14:textId="77777777" w:rsidR="00994FF0" w:rsidRPr="00033637" w:rsidRDefault="00994FF0" w:rsidP="00F31FB2">
            <w:pPr>
              <w:spacing w:line="480" w:lineRule="auto"/>
              <w:rPr>
                <w:ins w:id="5557" w:author="Mohammad Nayeem Hasan" w:date="2024-11-04T00:07:00Z"/>
                <w:rFonts w:ascii="Times New Roman" w:hAnsi="Times New Roman" w:cs="Times New Roman"/>
                <w:b/>
                <w:bCs/>
                <w:sz w:val="24"/>
                <w:szCs w:val="24"/>
              </w:rPr>
              <w:pPrChange w:id="5558" w:author="Mohammad Nayeem Hasan" w:date="2024-12-23T01:38:00Z" w16du:dateUtc="2024-12-22T19:38:00Z">
                <w:pPr/>
              </w:pPrChange>
            </w:pPr>
            <w:ins w:id="5559" w:author="Mohammad Nayeem Hasan" w:date="2024-11-04T00:07:00Z">
              <w:r w:rsidRPr="00033637">
                <w:rPr>
                  <w:rFonts w:ascii="Times New Roman" w:hAnsi="Times New Roman" w:cs="Times New Roman"/>
                  <w:b/>
                  <w:bCs/>
                  <w:sz w:val="24"/>
                  <w:szCs w:val="24"/>
                </w:rPr>
                <w:t>0.038</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74B2E18D" w14:textId="77777777" w:rsidR="00994FF0" w:rsidRPr="00033637" w:rsidRDefault="00994FF0" w:rsidP="00F31FB2">
            <w:pPr>
              <w:spacing w:line="480" w:lineRule="auto"/>
              <w:rPr>
                <w:ins w:id="5560" w:author="Mohammad Nayeem Hasan" w:date="2024-11-04T00:07:00Z"/>
                <w:rFonts w:ascii="Times New Roman" w:hAnsi="Times New Roman" w:cs="Times New Roman"/>
                <w:sz w:val="24"/>
                <w:szCs w:val="24"/>
              </w:rPr>
              <w:pPrChange w:id="5561" w:author="Mohammad Nayeem Hasan" w:date="2024-12-23T01:38:00Z" w16du:dateUtc="2024-12-22T19:38:00Z">
                <w:pPr/>
              </w:pPrChange>
            </w:pPr>
            <w:ins w:id="5562"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0D83DA3B" w14:textId="77777777" w:rsidR="00994FF0" w:rsidRPr="00033637" w:rsidRDefault="00994FF0" w:rsidP="00F31FB2">
            <w:pPr>
              <w:spacing w:line="480" w:lineRule="auto"/>
              <w:rPr>
                <w:ins w:id="5563" w:author="Mohammad Nayeem Hasan" w:date="2024-11-04T00:07:00Z"/>
                <w:rFonts w:ascii="Times New Roman" w:hAnsi="Times New Roman" w:cs="Times New Roman"/>
                <w:sz w:val="24"/>
                <w:szCs w:val="24"/>
              </w:rPr>
              <w:pPrChange w:id="5564" w:author="Mohammad Nayeem Hasan" w:date="2024-12-23T01:38:00Z" w16du:dateUtc="2024-12-22T19:38:00Z">
                <w:pPr/>
              </w:pPrChange>
            </w:pPr>
            <w:ins w:id="5565"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1657D497" w14:textId="77777777" w:rsidR="00994FF0" w:rsidRPr="00033637" w:rsidRDefault="00994FF0" w:rsidP="00F31FB2">
            <w:pPr>
              <w:spacing w:line="480" w:lineRule="auto"/>
              <w:rPr>
                <w:ins w:id="5566" w:author="Mohammad Nayeem Hasan" w:date="2024-11-04T00:07:00Z"/>
                <w:rFonts w:ascii="Times New Roman" w:hAnsi="Times New Roman" w:cs="Times New Roman"/>
                <w:sz w:val="24"/>
                <w:szCs w:val="24"/>
              </w:rPr>
              <w:pPrChange w:id="5567" w:author="Mohammad Nayeem Hasan" w:date="2024-12-23T01:38:00Z" w16du:dateUtc="2024-12-22T19:38:00Z">
                <w:pPr/>
              </w:pPrChange>
            </w:pPr>
            <w:ins w:id="5568" w:author="Mohammad Nayeem Hasan" w:date="2024-11-04T00:07:00Z">
              <w:r w:rsidRPr="00033637">
                <w:rPr>
                  <w:rFonts w:ascii="Times New Roman" w:hAnsi="Times New Roman" w:cs="Times New Roman"/>
                  <w:sz w:val="24"/>
                  <w:szCs w:val="24"/>
                </w:rPr>
                <w:t>1.14 (0.90, 1.44)</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42835F73" w14:textId="77777777" w:rsidR="00994FF0" w:rsidRPr="00033637" w:rsidRDefault="00994FF0" w:rsidP="00F31FB2">
            <w:pPr>
              <w:spacing w:line="480" w:lineRule="auto"/>
              <w:rPr>
                <w:ins w:id="5569" w:author="Mohammad Nayeem Hasan" w:date="2024-11-04T00:07:00Z"/>
                <w:rFonts w:ascii="Times New Roman" w:hAnsi="Times New Roman" w:cs="Times New Roman"/>
                <w:sz w:val="24"/>
                <w:szCs w:val="24"/>
              </w:rPr>
              <w:pPrChange w:id="5570" w:author="Mohammad Nayeem Hasan" w:date="2024-12-23T01:38:00Z" w16du:dateUtc="2024-12-22T19:38:00Z">
                <w:pPr/>
              </w:pPrChange>
            </w:pPr>
            <w:ins w:id="5571" w:author="Mohammad Nayeem Hasan" w:date="2024-11-04T00:07:00Z">
              <w:r w:rsidRPr="00033637">
                <w:rPr>
                  <w:rFonts w:ascii="Times New Roman" w:hAnsi="Times New Roman" w:cs="Times New Roman"/>
                  <w:sz w:val="24"/>
                  <w:szCs w:val="24"/>
                </w:rPr>
                <w:t>0.277</w:t>
              </w:r>
            </w:ins>
          </w:p>
        </w:tc>
      </w:tr>
      <w:tr w:rsidR="00994FF0" w:rsidRPr="00033637" w14:paraId="6BAACF7E" w14:textId="77777777" w:rsidTr="000C3C54">
        <w:trPr>
          <w:trHeight w:val="250"/>
          <w:jc w:val="center"/>
          <w:ins w:id="5572"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03B7F43B" w14:textId="37D71896" w:rsidR="00994FF0" w:rsidRPr="00033637" w:rsidRDefault="00797C4B" w:rsidP="00F31FB2">
            <w:pPr>
              <w:spacing w:line="480" w:lineRule="auto"/>
              <w:rPr>
                <w:ins w:id="5573" w:author="Mohammad Nayeem Hasan" w:date="2024-11-04T00:07:00Z"/>
                <w:rFonts w:ascii="Times New Roman" w:hAnsi="Times New Roman" w:cs="Times New Roman"/>
                <w:sz w:val="24"/>
                <w:szCs w:val="24"/>
              </w:rPr>
              <w:pPrChange w:id="5574" w:author="Mohammad Nayeem Hasan" w:date="2024-12-23T01:38:00Z" w16du:dateUtc="2024-12-22T19:38:00Z">
                <w:pPr/>
              </w:pPrChange>
            </w:pPr>
            <w:ins w:id="5575" w:author="Mohammad Nayeem Hasan" w:date="2024-11-04T02:58:00Z">
              <w:r w:rsidRPr="00033637">
                <w:rPr>
                  <w:rFonts w:ascii="Times New Roman" w:hAnsi="Times New Roman" w:cs="Times New Roman"/>
                  <w:sz w:val="24"/>
                  <w:szCs w:val="24"/>
                </w:rPr>
                <w:t>Poor</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43212086" w14:textId="77777777" w:rsidR="00994FF0" w:rsidRPr="00033637" w:rsidRDefault="00994FF0" w:rsidP="00F31FB2">
            <w:pPr>
              <w:spacing w:line="480" w:lineRule="auto"/>
              <w:rPr>
                <w:ins w:id="5576" w:author="Mohammad Nayeem Hasan" w:date="2024-11-04T00:07:00Z"/>
                <w:rFonts w:ascii="Times New Roman" w:hAnsi="Times New Roman" w:cs="Times New Roman"/>
                <w:sz w:val="24"/>
                <w:szCs w:val="24"/>
              </w:rPr>
              <w:pPrChange w:id="5577" w:author="Mohammad Nayeem Hasan" w:date="2024-12-23T01:38:00Z" w16du:dateUtc="2024-12-22T19:38:00Z">
                <w:pPr/>
              </w:pPrChange>
            </w:pPr>
            <w:ins w:id="5578" w:author="Mohammad Nayeem Hasan" w:date="2024-11-04T00:07:00Z">
              <w:r w:rsidRPr="00033637">
                <w:rPr>
                  <w:rFonts w:ascii="Times New Roman" w:hAnsi="Times New Roman" w:cs="Times New Roman"/>
                  <w:sz w:val="24"/>
                  <w:szCs w:val="24"/>
                </w:rPr>
                <w:t>1.13 (0.89, 1.44)</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68E98B25" w14:textId="77777777" w:rsidR="00994FF0" w:rsidRPr="00033637" w:rsidRDefault="00994FF0" w:rsidP="00F31FB2">
            <w:pPr>
              <w:spacing w:line="480" w:lineRule="auto"/>
              <w:rPr>
                <w:ins w:id="5579" w:author="Mohammad Nayeem Hasan" w:date="2024-11-04T00:07:00Z"/>
                <w:rFonts w:ascii="Times New Roman" w:hAnsi="Times New Roman" w:cs="Times New Roman"/>
                <w:sz w:val="24"/>
                <w:szCs w:val="24"/>
              </w:rPr>
              <w:pPrChange w:id="5580" w:author="Mohammad Nayeem Hasan" w:date="2024-12-23T01:38:00Z" w16du:dateUtc="2024-12-22T19:38:00Z">
                <w:pPr/>
              </w:pPrChange>
            </w:pPr>
            <w:ins w:id="5581" w:author="Mohammad Nayeem Hasan" w:date="2024-11-04T00:07:00Z">
              <w:r w:rsidRPr="00033637">
                <w:rPr>
                  <w:rFonts w:ascii="Times New Roman" w:hAnsi="Times New Roman" w:cs="Times New Roman"/>
                  <w:sz w:val="24"/>
                  <w:szCs w:val="24"/>
                </w:rPr>
                <w:t>0.325</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628BFBCE" w14:textId="77777777" w:rsidR="00994FF0" w:rsidRPr="00033637" w:rsidRDefault="00994FF0" w:rsidP="00F31FB2">
            <w:pPr>
              <w:spacing w:line="480" w:lineRule="auto"/>
              <w:rPr>
                <w:ins w:id="5582" w:author="Mohammad Nayeem Hasan" w:date="2024-11-04T00:07:00Z"/>
                <w:rFonts w:ascii="Times New Roman" w:hAnsi="Times New Roman" w:cs="Times New Roman"/>
                <w:sz w:val="24"/>
                <w:szCs w:val="24"/>
              </w:rPr>
              <w:pPrChange w:id="5583" w:author="Mohammad Nayeem Hasan" w:date="2024-12-23T01:38:00Z" w16du:dateUtc="2024-12-22T19:38:00Z">
                <w:pPr/>
              </w:pPrChange>
            </w:pPr>
            <w:ins w:id="5584"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2F480739" w14:textId="77777777" w:rsidR="00994FF0" w:rsidRPr="00033637" w:rsidRDefault="00994FF0" w:rsidP="00F31FB2">
            <w:pPr>
              <w:spacing w:line="480" w:lineRule="auto"/>
              <w:rPr>
                <w:ins w:id="5585" w:author="Mohammad Nayeem Hasan" w:date="2024-11-04T00:07:00Z"/>
                <w:rFonts w:ascii="Times New Roman" w:hAnsi="Times New Roman" w:cs="Times New Roman"/>
                <w:sz w:val="24"/>
                <w:szCs w:val="24"/>
              </w:rPr>
              <w:pPrChange w:id="5586" w:author="Mohammad Nayeem Hasan" w:date="2024-12-23T01:38:00Z" w16du:dateUtc="2024-12-22T19:38:00Z">
                <w:pPr/>
              </w:pPrChange>
            </w:pPr>
            <w:ins w:id="5587"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7949D312" w14:textId="77777777" w:rsidR="00994FF0" w:rsidRPr="00033637" w:rsidRDefault="00994FF0" w:rsidP="00F31FB2">
            <w:pPr>
              <w:spacing w:line="480" w:lineRule="auto"/>
              <w:rPr>
                <w:ins w:id="5588" w:author="Mohammad Nayeem Hasan" w:date="2024-11-04T00:07:00Z"/>
                <w:rFonts w:ascii="Times New Roman" w:hAnsi="Times New Roman" w:cs="Times New Roman"/>
                <w:sz w:val="24"/>
                <w:szCs w:val="24"/>
              </w:rPr>
              <w:pPrChange w:id="5589" w:author="Mohammad Nayeem Hasan" w:date="2024-12-23T01:38:00Z" w16du:dateUtc="2024-12-22T19:38:00Z">
                <w:pPr/>
              </w:pPrChange>
            </w:pPr>
            <w:ins w:id="5590" w:author="Mohammad Nayeem Hasan" w:date="2024-11-04T00:07:00Z">
              <w:r w:rsidRPr="00033637">
                <w:rPr>
                  <w:rFonts w:ascii="Times New Roman" w:hAnsi="Times New Roman" w:cs="Times New Roman"/>
                  <w:sz w:val="24"/>
                  <w:szCs w:val="24"/>
                </w:rPr>
                <w:t>1.32 (1.04, 1.66)</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203350AD" w14:textId="77777777" w:rsidR="00994FF0" w:rsidRPr="00033637" w:rsidRDefault="00994FF0" w:rsidP="00F31FB2">
            <w:pPr>
              <w:spacing w:line="480" w:lineRule="auto"/>
              <w:rPr>
                <w:ins w:id="5591" w:author="Mohammad Nayeem Hasan" w:date="2024-11-04T00:07:00Z"/>
                <w:rFonts w:ascii="Times New Roman" w:hAnsi="Times New Roman" w:cs="Times New Roman"/>
                <w:b/>
                <w:bCs/>
                <w:sz w:val="24"/>
                <w:szCs w:val="24"/>
              </w:rPr>
              <w:pPrChange w:id="5592" w:author="Mohammad Nayeem Hasan" w:date="2024-12-23T01:38:00Z" w16du:dateUtc="2024-12-22T19:38:00Z">
                <w:pPr/>
              </w:pPrChange>
            </w:pPr>
            <w:ins w:id="5593" w:author="Mohammad Nayeem Hasan" w:date="2024-11-04T00:07:00Z">
              <w:r w:rsidRPr="00033637">
                <w:rPr>
                  <w:rFonts w:ascii="Times New Roman" w:hAnsi="Times New Roman" w:cs="Times New Roman"/>
                  <w:b/>
                  <w:bCs/>
                  <w:sz w:val="24"/>
                  <w:szCs w:val="24"/>
                </w:rPr>
                <w:t>0.020</w:t>
              </w:r>
            </w:ins>
          </w:p>
        </w:tc>
      </w:tr>
      <w:tr w:rsidR="00994FF0" w:rsidRPr="00033637" w14:paraId="10267CB4" w14:textId="77777777" w:rsidTr="000C3C54">
        <w:trPr>
          <w:trHeight w:val="138"/>
          <w:jc w:val="center"/>
          <w:ins w:id="5594"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12E6FC07" w14:textId="77777777" w:rsidR="00994FF0" w:rsidRPr="00033637" w:rsidRDefault="00994FF0" w:rsidP="00F31FB2">
            <w:pPr>
              <w:spacing w:line="480" w:lineRule="auto"/>
              <w:rPr>
                <w:ins w:id="5595" w:author="Mohammad Nayeem Hasan" w:date="2024-11-04T00:07:00Z"/>
                <w:rFonts w:ascii="Times New Roman" w:hAnsi="Times New Roman" w:cs="Times New Roman"/>
                <w:sz w:val="24"/>
                <w:szCs w:val="24"/>
              </w:rPr>
              <w:pPrChange w:id="5596" w:author="Mohammad Nayeem Hasan" w:date="2024-12-23T01:38:00Z" w16du:dateUtc="2024-12-22T19:38:00Z">
                <w:pPr/>
              </w:pPrChange>
            </w:pPr>
            <w:ins w:id="5597" w:author="Mohammad Nayeem Hasan" w:date="2024-11-04T00:07:00Z">
              <w:r w:rsidRPr="00033637">
                <w:rPr>
                  <w:rFonts w:ascii="Times New Roman" w:hAnsi="Times New Roman" w:cs="Times New Roman"/>
                  <w:sz w:val="24"/>
                  <w:szCs w:val="24"/>
                </w:rPr>
                <w:t>Middle</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425F57B5" w14:textId="77777777" w:rsidR="00994FF0" w:rsidRPr="00033637" w:rsidRDefault="00994FF0" w:rsidP="00F31FB2">
            <w:pPr>
              <w:spacing w:line="480" w:lineRule="auto"/>
              <w:rPr>
                <w:ins w:id="5598" w:author="Mohammad Nayeem Hasan" w:date="2024-11-04T00:07:00Z"/>
                <w:rFonts w:ascii="Times New Roman" w:hAnsi="Times New Roman" w:cs="Times New Roman"/>
                <w:sz w:val="24"/>
                <w:szCs w:val="24"/>
              </w:rPr>
              <w:pPrChange w:id="5599" w:author="Mohammad Nayeem Hasan" w:date="2024-12-23T01:38:00Z" w16du:dateUtc="2024-12-22T19:38:00Z">
                <w:pPr/>
              </w:pPrChange>
            </w:pPr>
            <w:ins w:id="5600" w:author="Mohammad Nayeem Hasan" w:date="2024-11-04T00:07:00Z">
              <w:r w:rsidRPr="00033637">
                <w:rPr>
                  <w:rFonts w:ascii="Times New Roman" w:hAnsi="Times New Roman" w:cs="Times New Roman"/>
                  <w:sz w:val="24"/>
                  <w:szCs w:val="24"/>
                </w:rPr>
                <w:t>1.12 (0.89, 1.41)</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5EB49950" w14:textId="77777777" w:rsidR="00994FF0" w:rsidRPr="00033637" w:rsidRDefault="00994FF0" w:rsidP="00F31FB2">
            <w:pPr>
              <w:spacing w:line="480" w:lineRule="auto"/>
              <w:rPr>
                <w:ins w:id="5601" w:author="Mohammad Nayeem Hasan" w:date="2024-11-04T00:07:00Z"/>
                <w:rFonts w:ascii="Times New Roman" w:hAnsi="Times New Roman" w:cs="Times New Roman"/>
                <w:sz w:val="24"/>
                <w:szCs w:val="24"/>
              </w:rPr>
              <w:pPrChange w:id="5602" w:author="Mohammad Nayeem Hasan" w:date="2024-12-23T01:38:00Z" w16du:dateUtc="2024-12-22T19:38:00Z">
                <w:pPr/>
              </w:pPrChange>
            </w:pPr>
            <w:ins w:id="5603" w:author="Mohammad Nayeem Hasan" w:date="2024-11-04T00:07:00Z">
              <w:r w:rsidRPr="00033637">
                <w:rPr>
                  <w:rFonts w:ascii="Times New Roman" w:hAnsi="Times New Roman" w:cs="Times New Roman"/>
                  <w:sz w:val="24"/>
                  <w:szCs w:val="24"/>
                </w:rPr>
                <w:t>0.331</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516A74BE" w14:textId="77777777" w:rsidR="00994FF0" w:rsidRPr="00033637" w:rsidRDefault="00994FF0" w:rsidP="00F31FB2">
            <w:pPr>
              <w:spacing w:line="480" w:lineRule="auto"/>
              <w:rPr>
                <w:ins w:id="5604" w:author="Mohammad Nayeem Hasan" w:date="2024-11-04T00:07:00Z"/>
                <w:rFonts w:ascii="Times New Roman" w:hAnsi="Times New Roman" w:cs="Times New Roman"/>
                <w:sz w:val="24"/>
                <w:szCs w:val="24"/>
              </w:rPr>
              <w:pPrChange w:id="5605" w:author="Mohammad Nayeem Hasan" w:date="2024-12-23T01:38:00Z" w16du:dateUtc="2024-12-22T19:38:00Z">
                <w:pPr/>
              </w:pPrChange>
            </w:pPr>
            <w:ins w:id="5606"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7C0D7F53" w14:textId="77777777" w:rsidR="00994FF0" w:rsidRPr="00033637" w:rsidRDefault="00994FF0" w:rsidP="00F31FB2">
            <w:pPr>
              <w:spacing w:line="480" w:lineRule="auto"/>
              <w:rPr>
                <w:ins w:id="5607" w:author="Mohammad Nayeem Hasan" w:date="2024-11-04T00:07:00Z"/>
                <w:rFonts w:ascii="Times New Roman" w:hAnsi="Times New Roman" w:cs="Times New Roman"/>
                <w:sz w:val="24"/>
                <w:szCs w:val="24"/>
              </w:rPr>
              <w:pPrChange w:id="5608" w:author="Mohammad Nayeem Hasan" w:date="2024-12-23T01:38:00Z" w16du:dateUtc="2024-12-22T19:38:00Z">
                <w:pPr/>
              </w:pPrChange>
            </w:pPr>
            <w:ins w:id="5609"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2CDA9F58" w14:textId="77777777" w:rsidR="00994FF0" w:rsidRPr="00033637" w:rsidRDefault="00994FF0" w:rsidP="00F31FB2">
            <w:pPr>
              <w:spacing w:line="480" w:lineRule="auto"/>
              <w:rPr>
                <w:ins w:id="5610" w:author="Mohammad Nayeem Hasan" w:date="2024-11-04T00:07:00Z"/>
                <w:rFonts w:ascii="Times New Roman" w:hAnsi="Times New Roman" w:cs="Times New Roman"/>
                <w:sz w:val="24"/>
                <w:szCs w:val="24"/>
              </w:rPr>
              <w:pPrChange w:id="5611" w:author="Mohammad Nayeem Hasan" w:date="2024-12-23T01:38:00Z" w16du:dateUtc="2024-12-22T19:38:00Z">
                <w:pPr/>
              </w:pPrChange>
            </w:pPr>
            <w:ins w:id="5612" w:author="Mohammad Nayeem Hasan" w:date="2024-11-04T00:07:00Z">
              <w:r w:rsidRPr="00033637">
                <w:rPr>
                  <w:rFonts w:ascii="Times New Roman" w:hAnsi="Times New Roman" w:cs="Times New Roman"/>
                  <w:sz w:val="24"/>
                  <w:szCs w:val="24"/>
                </w:rPr>
                <w:t>0.95 (0.75, 1.20)</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5A1FC71D" w14:textId="77777777" w:rsidR="00994FF0" w:rsidRPr="00033637" w:rsidRDefault="00994FF0" w:rsidP="00F31FB2">
            <w:pPr>
              <w:spacing w:line="480" w:lineRule="auto"/>
              <w:rPr>
                <w:ins w:id="5613" w:author="Mohammad Nayeem Hasan" w:date="2024-11-04T00:07:00Z"/>
                <w:rFonts w:ascii="Times New Roman" w:hAnsi="Times New Roman" w:cs="Times New Roman"/>
                <w:sz w:val="24"/>
                <w:szCs w:val="24"/>
              </w:rPr>
              <w:pPrChange w:id="5614" w:author="Mohammad Nayeem Hasan" w:date="2024-12-23T01:38:00Z" w16du:dateUtc="2024-12-22T19:38:00Z">
                <w:pPr/>
              </w:pPrChange>
            </w:pPr>
            <w:ins w:id="5615" w:author="Mohammad Nayeem Hasan" w:date="2024-11-04T00:07:00Z">
              <w:r w:rsidRPr="00033637">
                <w:rPr>
                  <w:rFonts w:ascii="Times New Roman" w:hAnsi="Times New Roman" w:cs="Times New Roman"/>
                  <w:sz w:val="24"/>
                  <w:szCs w:val="24"/>
                </w:rPr>
                <w:t>0.667</w:t>
              </w:r>
            </w:ins>
          </w:p>
        </w:tc>
      </w:tr>
      <w:tr w:rsidR="00994FF0" w:rsidRPr="00033637" w14:paraId="63581B14" w14:textId="77777777" w:rsidTr="000C3C54">
        <w:trPr>
          <w:trHeight w:val="138"/>
          <w:jc w:val="center"/>
          <w:ins w:id="5616"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2F8ABEB6" w14:textId="2E6A069C" w:rsidR="00994FF0" w:rsidRPr="00033637" w:rsidRDefault="00797C4B" w:rsidP="00F31FB2">
            <w:pPr>
              <w:spacing w:line="480" w:lineRule="auto"/>
              <w:rPr>
                <w:ins w:id="5617" w:author="Mohammad Nayeem Hasan" w:date="2024-11-04T00:07:00Z"/>
                <w:rFonts w:ascii="Times New Roman" w:hAnsi="Times New Roman" w:cs="Times New Roman"/>
                <w:sz w:val="24"/>
                <w:szCs w:val="24"/>
              </w:rPr>
              <w:pPrChange w:id="5618" w:author="Mohammad Nayeem Hasan" w:date="2024-12-23T01:38:00Z" w16du:dateUtc="2024-12-22T19:38:00Z">
                <w:pPr/>
              </w:pPrChange>
            </w:pPr>
            <w:ins w:id="5619" w:author="Mohammad Nayeem Hasan" w:date="2024-11-04T02:58:00Z">
              <w:r w:rsidRPr="00033637">
                <w:rPr>
                  <w:rFonts w:ascii="Times New Roman" w:hAnsi="Times New Roman" w:cs="Times New Roman"/>
                  <w:sz w:val="24"/>
                  <w:szCs w:val="24"/>
                </w:rPr>
                <w:lastRenderedPageBreak/>
                <w:t>Rich</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78C3243B" w14:textId="77777777" w:rsidR="00994FF0" w:rsidRPr="00033637" w:rsidRDefault="00994FF0" w:rsidP="00F31FB2">
            <w:pPr>
              <w:spacing w:line="480" w:lineRule="auto"/>
              <w:rPr>
                <w:ins w:id="5620" w:author="Mohammad Nayeem Hasan" w:date="2024-11-04T00:07:00Z"/>
                <w:rFonts w:ascii="Times New Roman" w:hAnsi="Times New Roman" w:cs="Times New Roman"/>
                <w:sz w:val="24"/>
                <w:szCs w:val="24"/>
              </w:rPr>
              <w:pPrChange w:id="5621" w:author="Mohammad Nayeem Hasan" w:date="2024-12-23T01:38:00Z" w16du:dateUtc="2024-12-22T19:38:00Z">
                <w:pPr/>
              </w:pPrChange>
            </w:pPr>
            <w:ins w:id="5622" w:author="Mohammad Nayeem Hasan" w:date="2024-11-04T00:07:00Z">
              <w:r w:rsidRPr="00033637">
                <w:rPr>
                  <w:rFonts w:ascii="Times New Roman" w:hAnsi="Times New Roman" w:cs="Times New Roman"/>
                  <w:sz w:val="24"/>
                  <w:szCs w:val="24"/>
                </w:rPr>
                <w:t>0.90 (0.71, 1.14)</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7151DCA6" w14:textId="77777777" w:rsidR="00994FF0" w:rsidRPr="00033637" w:rsidRDefault="00994FF0" w:rsidP="00F31FB2">
            <w:pPr>
              <w:spacing w:line="480" w:lineRule="auto"/>
              <w:rPr>
                <w:ins w:id="5623" w:author="Mohammad Nayeem Hasan" w:date="2024-11-04T00:07:00Z"/>
                <w:rFonts w:ascii="Times New Roman" w:hAnsi="Times New Roman" w:cs="Times New Roman"/>
                <w:sz w:val="24"/>
                <w:szCs w:val="24"/>
              </w:rPr>
              <w:pPrChange w:id="5624" w:author="Mohammad Nayeem Hasan" w:date="2024-12-23T01:38:00Z" w16du:dateUtc="2024-12-22T19:38:00Z">
                <w:pPr/>
              </w:pPrChange>
            </w:pPr>
            <w:ins w:id="5625" w:author="Mohammad Nayeem Hasan" w:date="2024-11-04T00:07:00Z">
              <w:r w:rsidRPr="00033637">
                <w:rPr>
                  <w:rFonts w:ascii="Times New Roman" w:hAnsi="Times New Roman" w:cs="Times New Roman"/>
                  <w:sz w:val="24"/>
                  <w:szCs w:val="24"/>
                </w:rPr>
                <w:t>0.373</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6C8AB7D3" w14:textId="77777777" w:rsidR="00994FF0" w:rsidRPr="00033637" w:rsidRDefault="00994FF0" w:rsidP="00F31FB2">
            <w:pPr>
              <w:spacing w:line="480" w:lineRule="auto"/>
              <w:rPr>
                <w:ins w:id="5626" w:author="Mohammad Nayeem Hasan" w:date="2024-11-04T00:07:00Z"/>
                <w:rFonts w:ascii="Times New Roman" w:hAnsi="Times New Roman" w:cs="Times New Roman"/>
                <w:sz w:val="24"/>
                <w:szCs w:val="24"/>
              </w:rPr>
              <w:pPrChange w:id="5627" w:author="Mohammad Nayeem Hasan" w:date="2024-12-23T01:38:00Z" w16du:dateUtc="2024-12-22T19:38:00Z">
                <w:pPr/>
              </w:pPrChange>
            </w:pPr>
            <w:ins w:id="5628"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20BB0CAB" w14:textId="77777777" w:rsidR="00994FF0" w:rsidRPr="00033637" w:rsidRDefault="00994FF0" w:rsidP="00F31FB2">
            <w:pPr>
              <w:spacing w:line="480" w:lineRule="auto"/>
              <w:rPr>
                <w:ins w:id="5629" w:author="Mohammad Nayeem Hasan" w:date="2024-11-04T00:07:00Z"/>
                <w:rFonts w:ascii="Times New Roman" w:hAnsi="Times New Roman" w:cs="Times New Roman"/>
                <w:sz w:val="24"/>
                <w:szCs w:val="24"/>
              </w:rPr>
              <w:pPrChange w:id="5630" w:author="Mohammad Nayeem Hasan" w:date="2024-12-23T01:38:00Z" w16du:dateUtc="2024-12-22T19:38:00Z">
                <w:pPr/>
              </w:pPrChange>
            </w:pPr>
            <w:ins w:id="5631"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42E1CF11" w14:textId="77777777" w:rsidR="00994FF0" w:rsidRPr="00033637" w:rsidRDefault="00994FF0" w:rsidP="00F31FB2">
            <w:pPr>
              <w:spacing w:line="480" w:lineRule="auto"/>
              <w:rPr>
                <w:ins w:id="5632" w:author="Mohammad Nayeem Hasan" w:date="2024-11-04T00:07:00Z"/>
                <w:rFonts w:ascii="Times New Roman" w:hAnsi="Times New Roman" w:cs="Times New Roman"/>
                <w:sz w:val="24"/>
                <w:szCs w:val="24"/>
              </w:rPr>
              <w:pPrChange w:id="5633" w:author="Mohammad Nayeem Hasan" w:date="2024-12-23T01:38:00Z" w16du:dateUtc="2024-12-22T19:38:00Z">
                <w:pPr/>
              </w:pPrChange>
            </w:pPr>
            <w:ins w:id="5634" w:author="Mohammad Nayeem Hasan" w:date="2024-11-04T00:07:00Z">
              <w:r w:rsidRPr="00033637">
                <w:rPr>
                  <w:rFonts w:ascii="Times New Roman" w:hAnsi="Times New Roman" w:cs="Times New Roman"/>
                  <w:sz w:val="24"/>
                  <w:szCs w:val="24"/>
                </w:rPr>
                <w:t>1.03 (0.81, 1.32)</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6BD19BEF" w14:textId="77777777" w:rsidR="00994FF0" w:rsidRPr="00033637" w:rsidRDefault="00994FF0" w:rsidP="00F31FB2">
            <w:pPr>
              <w:spacing w:line="480" w:lineRule="auto"/>
              <w:rPr>
                <w:ins w:id="5635" w:author="Mohammad Nayeem Hasan" w:date="2024-11-04T00:07:00Z"/>
                <w:rFonts w:ascii="Times New Roman" w:hAnsi="Times New Roman" w:cs="Times New Roman"/>
                <w:sz w:val="24"/>
                <w:szCs w:val="24"/>
              </w:rPr>
              <w:pPrChange w:id="5636" w:author="Mohammad Nayeem Hasan" w:date="2024-12-23T01:38:00Z" w16du:dateUtc="2024-12-22T19:38:00Z">
                <w:pPr/>
              </w:pPrChange>
            </w:pPr>
            <w:ins w:id="5637" w:author="Mohammad Nayeem Hasan" w:date="2024-11-04T00:07:00Z">
              <w:r w:rsidRPr="00033637">
                <w:rPr>
                  <w:rFonts w:ascii="Times New Roman" w:hAnsi="Times New Roman" w:cs="Times New Roman"/>
                  <w:sz w:val="24"/>
                  <w:szCs w:val="24"/>
                </w:rPr>
                <w:t>0.791</w:t>
              </w:r>
            </w:ins>
          </w:p>
        </w:tc>
      </w:tr>
      <w:tr w:rsidR="00994FF0" w:rsidRPr="00033637" w14:paraId="4BFB2668" w14:textId="77777777" w:rsidTr="000C3C54">
        <w:trPr>
          <w:trHeight w:val="138"/>
          <w:jc w:val="center"/>
          <w:ins w:id="5638"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4613C6D3" w14:textId="77777777" w:rsidR="00994FF0" w:rsidRPr="00033637" w:rsidRDefault="00994FF0" w:rsidP="00F31FB2">
            <w:pPr>
              <w:spacing w:line="480" w:lineRule="auto"/>
              <w:rPr>
                <w:ins w:id="5639" w:author="Mohammad Nayeem Hasan" w:date="2024-11-04T00:07:00Z"/>
                <w:rFonts w:ascii="Times New Roman" w:hAnsi="Times New Roman" w:cs="Times New Roman"/>
                <w:sz w:val="24"/>
                <w:szCs w:val="24"/>
              </w:rPr>
              <w:pPrChange w:id="5640" w:author="Mohammad Nayeem Hasan" w:date="2024-12-23T01:38:00Z" w16du:dateUtc="2024-12-22T19:38:00Z">
                <w:pPr/>
              </w:pPrChange>
            </w:pPr>
            <w:ins w:id="5641" w:author="Mohammad Nayeem Hasan" w:date="2024-11-04T00:07:00Z">
              <w:r w:rsidRPr="00033637">
                <w:rPr>
                  <w:rFonts w:ascii="Times New Roman" w:hAnsi="Times New Roman" w:cs="Times New Roman"/>
                  <w:sz w:val="24"/>
                  <w:szCs w:val="24"/>
                </w:rPr>
                <w:t>Richest</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7FBF7074" w14:textId="77777777" w:rsidR="00994FF0" w:rsidRPr="00033637" w:rsidRDefault="00994FF0" w:rsidP="00F31FB2">
            <w:pPr>
              <w:spacing w:line="480" w:lineRule="auto"/>
              <w:rPr>
                <w:ins w:id="5642" w:author="Mohammad Nayeem Hasan" w:date="2024-11-04T00:07:00Z"/>
                <w:rFonts w:ascii="Times New Roman" w:hAnsi="Times New Roman" w:cs="Times New Roman"/>
                <w:sz w:val="24"/>
                <w:szCs w:val="24"/>
              </w:rPr>
              <w:pPrChange w:id="5643" w:author="Mohammad Nayeem Hasan" w:date="2024-12-23T01:38:00Z" w16du:dateUtc="2024-12-22T19:38:00Z">
                <w:pPr/>
              </w:pPrChange>
            </w:pPr>
            <w:ins w:id="5644" w:author="Mohammad Nayeem Hasan" w:date="2024-11-04T00:07:00Z">
              <w:r w:rsidRPr="00033637">
                <w:rPr>
                  <w:rFonts w:ascii="Times New Roman" w:hAnsi="Times New Roman" w:cs="Times New Roman"/>
                  <w:sz w:val="24"/>
                  <w:szCs w:val="24"/>
                </w:rPr>
                <w:t>Reference</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6E4A103E" w14:textId="77777777" w:rsidR="00994FF0" w:rsidRPr="00033637" w:rsidRDefault="00994FF0" w:rsidP="00F31FB2">
            <w:pPr>
              <w:spacing w:line="480" w:lineRule="auto"/>
              <w:rPr>
                <w:ins w:id="5645" w:author="Mohammad Nayeem Hasan" w:date="2024-11-04T00:07:00Z"/>
                <w:rFonts w:ascii="Times New Roman" w:hAnsi="Times New Roman" w:cs="Times New Roman"/>
                <w:sz w:val="24"/>
                <w:szCs w:val="24"/>
              </w:rPr>
              <w:pPrChange w:id="5646" w:author="Mohammad Nayeem Hasan" w:date="2024-12-23T01:38:00Z" w16du:dateUtc="2024-12-22T19:38:00Z">
                <w:pPr/>
              </w:pPrChange>
            </w:pPr>
            <w:ins w:id="5647"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2A5E0F57" w14:textId="77777777" w:rsidR="00994FF0" w:rsidRPr="00033637" w:rsidRDefault="00994FF0" w:rsidP="00F31FB2">
            <w:pPr>
              <w:spacing w:line="480" w:lineRule="auto"/>
              <w:rPr>
                <w:ins w:id="5648" w:author="Mohammad Nayeem Hasan" w:date="2024-11-04T00:07:00Z"/>
                <w:rFonts w:ascii="Times New Roman" w:hAnsi="Times New Roman" w:cs="Times New Roman"/>
                <w:sz w:val="24"/>
                <w:szCs w:val="24"/>
              </w:rPr>
              <w:pPrChange w:id="5649" w:author="Mohammad Nayeem Hasan" w:date="2024-12-23T01:38:00Z" w16du:dateUtc="2024-12-22T19:38:00Z">
                <w:pPr/>
              </w:pPrChange>
            </w:pPr>
            <w:ins w:id="5650"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757F36F9" w14:textId="77777777" w:rsidR="00994FF0" w:rsidRPr="00033637" w:rsidRDefault="00994FF0" w:rsidP="00F31FB2">
            <w:pPr>
              <w:spacing w:line="480" w:lineRule="auto"/>
              <w:rPr>
                <w:ins w:id="5651" w:author="Mohammad Nayeem Hasan" w:date="2024-11-04T00:07:00Z"/>
                <w:rFonts w:ascii="Times New Roman" w:hAnsi="Times New Roman" w:cs="Times New Roman"/>
                <w:sz w:val="24"/>
                <w:szCs w:val="24"/>
              </w:rPr>
              <w:pPrChange w:id="5652" w:author="Mohammad Nayeem Hasan" w:date="2024-12-23T01:38:00Z" w16du:dateUtc="2024-12-22T19:38:00Z">
                <w:pPr/>
              </w:pPrChange>
            </w:pPr>
            <w:ins w:id="5653"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2C6CDB68" w14:textId="77777777" w:rsidR="00994FF0" w:rsidRPr="00033637" w:rsidRDefault="00994FF0" w:rsidP="00F31FB2">
            <w:pPr>
              <w:spacing w:line="480" w:lineRule="auto"/>
              <w:rPr>
                <w:ins w:id="5654" w:author="Mohammad Nayeem Hasan" w:date="2024-11-04T00:07:00Z"/>
                <w:rFonts w:ascii="Times New Roman" w:hAnsi="Times New Roman" w:cs="Times New Roman"/>
                <w:sz w:val="24"/>
                <w:szCs w:val="24"/>
              </w:rPr>
              <w:pPrChange w:id="5655" w:author="Mohammad Nayeem Hasan" w:date="2024-12-23T01:38:00Z" w16du:dateUtc="2024-12-22T19:38:00Z">
                <w:pPr/>
              </w:pPrChange>
            </w:pPr>
            <w:ins w:id="5656" w:author="Mohammad Nayeem Hasan" w:date="2024-11-04T00:07:00Z">
              <w:r w:rsidRPr="00033637">
                <w:rPr>
                  <w:rFonts w:ascii="Times New Roman" w:hAnsi="Times New Roman" w:cs="Times New Roman"/>
                  <w:sz w:val="24"/>
                  <w:szCs w:val="24"/>
                </w:rPr>
                <w:t>Reference</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6729DC73" w14:textId="77777777" w:rsidR="00994FF0" w:rsidRPr="00033637" w:rsidRDefault="00994FF0" w:rsidP="00F31FB2">
            <w:pPr>
              <w:spacing w:line="480" w:lineRule="auto"/>
              <w:rPr>
                <w:ins w:id="5657" w:author="Mohammad Nayeem Hasan" w:date="2024-11-04T00:07:00Z"/>
                <w:rFonts w:ascii="Times New Roman" w:hAnsi="Times New Roman" w:cs="Times New Roman"/>
                <w:sz w:val="24"/>
                <w:szCs w:val="24"/>
              </w:rPr>
              <w:pPrChange w:id="5658" w:author="Mohammad Nayeem Hasan" w:date="2024-12-23T01:38:00Z" w16du:dateUtc="2024-12-22T19:38:00Z">
                <w:pPr/>
              </w:pPrChange>
            </w:pPr>
            <w:ins w:id="5659" w:author="Mohammad Nayeem Hasan" w:date="2024-11-04T00:07:00Z">
              <w:r w:rsidRPr="00033637">
                <w:rPr>
                  <w:rFonts w:ascii="Times New Roman" w:hAnsi="Times New Roman" w:cs="Times New Roman"/>
                  <w:sz w:val="24"/>
                  <w:szCs w:val="24"/>
                </w:rPr>
                <w:t>-</w:t>
              </w:r>
            </w:ins>
          </w:p>
        </w:tc>
      </w:tr>
      <w:tr w:rsidR="00994FF0" w:rsidRPr="00033637" w14:paraId="1D72CF7E" w14:textId="77777777" w:rsidTr="000C3C54">
        <w:trPr>
          <w:trHeight w:val="138"/>
          <w:jc w:val="center"/>
          <w:ins w:id="5660"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7CFD3C91" w14:textId="77777777" w:rsidR="00994FF0" w:rsidRPr="00033637" w:rsidRDefault="00994FF0" w:rsidP="00F31FB2">
            <w:pPr>
              <w:spacing w:line="480" w:lineRule="auto"/>
              <w:rPr>
                <w:ins w:id="5661" w:author="Mohammad Nayeem Hasan" w:date="2024-11-04T00:07:00Z"/>
                <w:rFonts w:ascii="Times New Roman" w:hAnsi="Times New Roman" w:cs="Times New Roman"/>
                <w:sz w:val="24"/>
                <w:szCs w:val="24"/>
              </w:rPr>
              <w:pPrChange w:id="5662" w:author="Mohammad Nayeem Hasan" w:date="2024-12-23T01:38:00Z" w16du:dateUtc="2024-12-22T19:38:00Z">
                <w:pPr/>
              </w:pPrChange>
            </w:pPr>
            <w:ins w:id="5663" w:author="Mohammad Nayeem Hasan" w:date="2024-11-04T00:07:00Z">
              <w:r w:rsidRPr="00033637">
                <w:rPr>
                  <w:rFonts w:ascii="Times New Roman" w:hAnsi="Times New Roman" w:cs="Times New Roman"/>
                  <w:sz w:val="24"/>
                  <w:szCs w:val="24"/>
                </w:rPr>
                <w:t>Religion</w:t>
              </w:r>
            </w:ins>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1A09903F" w14:textId="77777777" w:rsidR="00994FF0" w:rsidRPr="00033637" w:rsidRDefault="00994FF0" w:rsidP="00F31FB2">
            <w:pPr>
              <w:spacing w:line="480" w:lineRule="auto"/>
              <w:rPr>
                <w:ins w:id="5664" w:author="Mohammad Nayeem Hasan" w:date="2024-11-04T00:07:00Z"/>
                <w:rFonts w:ascii="Times New Roman" w:hAnsi="Times New Roman" w:cs="Times New Roman"/>
                <w:sz w:val="24"/>
                <w:szCs w:val="24"/>
              </w:rPr>
              <w:pPrChange w:id="5665"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7BEF873E" w14:textId="77777777" w:rsidR="00994FF0" w:rsidRPr="00033637" w:rsidRDefault="00994FF0" w:rsidP="00F31FB2">
            <w:pPr>
              <w:spacing w:line="480" w:lineRule="auto"/>
              <w:rPr>
                <w:ins w:id="5666" w:author="Mohammad Nayeem Hasan" w:date="2024-11-04T00:07:00Z"/>
                <w:rFonts w:ascii="Times New Roman" w:hAnsi="Times New Roman" w:cs="Times New Roman"/>
                <w:sz w:val="24"/>
                <w:szCs w:val="24"/>
              </w:rPr>
              <w:pPrChange w:id="5667"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2F2444DE" w14:textId="77777777" w:rsidR="00994FF0" w:rsidRPr="00033637" w:rsidRDefault="00994FF0" w:rsidP="00F31FB2">
            <w:pPr>
              <w:spacing w:line="480" w:lineRule="auto"/>
              <w:rPr>
                <w:ins w:id="5668" w:author="Mohammad Nayeem Hasan" w:date="2024-11-04T00:07:00Z"/>
                <w:rFonts w:ascii="Times New Roman" w:hAnsi="Times New Roman" w:cs="Times New Roman"/>
                <w:sz w:val="24"/>
                <w:szCs w:val="24"/>
              </w:rPr>
              <w:pPrChange w:id="5669" w:author="Mohammad Nayeem Hasan" w:date="2024-12-23T01:38:00Z" w16du:dateUtc="2024-12-22T19:38:00Z">
                <w:pPr/>
              </w:pPrChange>
            </w:pPr>
          </w:p>
        </w:tc>
      </w:tr>
      <w:tr w:rsidR="00994FF0" w:rsidRPr="00033637" w14:paraId="5A1DC511" w14:textId="77777777" w:rsidTr="000C3C54">
        <w:trPr>
          <w:trHeight w:val="268"/>
          <w:jc w:val="center"/>
          <w:ins w:id="5670"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588EDC41" w14:textId="77777777" w:rsidR="00994FF0" w:rsidRPr="00033637" w:rsidRDefault="00994FF0" w:rsidP="00F31FB2">
            <w:pPr>
              <w:spacing w:line="480" w:lineRule="auto"/>
              <w:rPr>
                <w:ins w:id="5671" w:author="Mohammad Nayeem Hasan" w:date="2024-11-04T00:07:00Z"/>
                <w:rFonts w:ascii="Times New Roman" w:hAnsi="Times New Roman" w:cs="Times New Roman"/>
                <w:sz w:val="24"/>
                <w:szCs w:val="24"/>
              </w:rPr>
              <w:pPrChange w:id="5672" w:author="Mohammad Nayeem Hasan" w:date="2024-12-23T01:38:00Z" w16du:dateUtc="2024-12-22T19:38:00Z">
                <w:pPr/>
              </w:pPrChange>
            </w:pPr>
            <w:ins w:id="5673" w:author="Mohammad Nayeem Hasan" w:date="2024-11-04T00:07:00Z">
              <w:r w:rsidRPr="00033637">
                <w:rPr>
                  <w:rFonts w:ascii="Times New Roman" w:hAnsi="Times New Roman" w:cs="Times New Roman"/>
                  <w:sz w:val="24"/>
                  <w:szCs w:val="24"/>
                </w:rPr>
                <w:t>Islam</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7BA48E63" w14:textId="77777777" w:rsidR="00994FF0" w:rsidRPr="00033637" w:rsidRDefault="00994FF0" w:rsidP="00F31FB2">
            <w:pPr>
              <w:spacing w:line="480" w:lineRule="auto"/>
              <w:rPr>
                <w:ins w:id="5674" w:author="Mohammad Nayeem Hasan" w:date="2024-11-04T00:07:00Z"/>
                <w:rFonts w:ascii="Times New Roman" w:hAnsi="Times New Roman" w:cs="Times New Roman"/>
                <w:sz w:val="24"/>
                <w:szCs w:val="24"/>
              </w:rPr>
              <w:pPrChange w:id="5675" w:author="Mohammad Nayeem Hasan" w:date="2024-12-23T01:38:00Z" w16du:dateUtc="2024-12-22T19:38:00Z">
                <w:pPr/>
              </w:pPrChange>
            </w:pPr>
            <w:ins w:id="5676" w:author="Mohammad Nayeem Hasan" w:date="2024-11-04T00:07:00Z">
              <w:r w:rsidRPr="00033637">
                <w:rPr>
                  <w:rFonts w:ascii="Times New Roman" w:hAnsi="Times New Roman" w:cs="Times New Roman"/>
                  <w:sz w:val="24"/>
                  <w:szCs w:val="24"/>
                </w:rPr>
                <w:t>1.05 (0.82, 1.35)</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72F777EE" w14:textId="77777777" w:rsidR="00994FF0" w:rsidRPr="00033637" w:rsidRDefault="00994FF0" w:rsidP="00F31FB2">
            <w:pPr>
              <w:spacing w:line="480" w:lineRule="auto"/>
              <w:rPr>
                <w:ins w:id="5677" w:author="Mohammad Nayeem Hasan" w:date="2024-11-04T00:07:00Z"/>
                <w:rFonts w:ascii="Times New Roman" w:hAnsi="Times New Roman" w:cs="Times New Roman"/>
                <w:sz w:val="24"/>
                <w:szCs w:val="24"/>
              </w:rPr>
              <w:pPrChange w:id="5678" w:author="Mohammad Nayeem Hasan" w:date="2024-12-23T01:38:00Z" w16du:dateUtc="2024-12-22T19:38:00Z">
                <w:pPr/>
              </w:pPrChange>
            </w:pPr>
            <w:ins w:id="5679" w:author="Mohammad Nayeem Hasan" w:date="2024-11-04T00:07:00Z">
              <w:r w:rsidRPr="00033637">
                <w:rPr>
                  <w:rFonts w:ascii="Times New Roman" w:hAnsi="Times New Roman" w:cs="Times New Roman"/>
                  <w:sz w:val="24"/>
                  <w:szCs w:val="24"/>
                </w:rPr>
                <w:t>0.684</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1AC0CAFE" w14:textId="77777777" w:rsidR="00994FF0" w:rsidRPr="00033637" w:rsidRDefault="00994FF0" w:rsidP="00F31FB2">
            <w:pPr>
              <w:spacing w:line="480" w:lineRule="auto"/>
              <w:rPr>
                <w:ins w:id="5680" w:author="Mohammad Nayeem Hasan" w:date="2024-11-04T00:07:00Z"/>
                <w:rFonts w:ascii="Times New Roman" w:hAnsi="Times New Roman" w:cs="Times New Roman"/>
                <w:sz w:val="24"/>
                <w:szCs w:val="24"/>
              </w:rPr>
              <w:pPrChange w:id="5681" w:author="Mohammad Nayeem Hasan" w:date="2024-12-23T01:38:00Z" w16du:dateUtc="2024-12-22T19:38:00Z">
                <w:pPr/>
              </w:pPrChange>
            </w:pPr>
            <w:ins w:id="5682"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71382A8B" w14:textId="77777777" w:rsidR="00994FF0" w:rsidRPr="00033637" w:rsidRDefault="00994FF0" w:rsidP="00F31FB2">
            <w:pPr>
              <w:spacing w:line="480" w:lineRule="auto"/>
              <w:rPr>
                <w:ins w:id="5683" w:author="Mohammad Nayeem Hasan" w:date="2024-11-04T00:07:00Z"/>
                <w:rFonts w:ascii="Times New Roman" w:hAnsi="Times New Roman" w:cs="Times New Roman"/>
                <w:sz w:val="24"/>
                <w:szCs w:val="24"/>
              </w:rPr>
              <w:pPrChange w:id="5684" w:author="Mohammad Nayeem Hasan" w:date="2024-12-23T01:38:00Z" w16du:dateUtc="2024-12-22T19:38:00Z">
                <w:pPr/>
              </w:pPrChange>
            </w:pPr>
            <w:ins w:id="5685"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12C50026" w14:textId="77777777" w:rsidR="00994FF0" w:rsidRPr="00033637" w:rsidRDefault="00994FF0" w:rsidP="00F31FB2">
            <w:pPr>
              <w:spacing w:line="480" w:lineRule="auto"/>
              <w:rPr>
                <w:ins w:id="5686" w:author="Mohammad Nayeem Hasan" w:date="2024-11-04T00:07:00Z"/>
                <w:rFonts w:ascii="Times New Roman" w:hAnsi="Times New Roman" w:cs="Times New Roman"/>
                <w:sz w:val="24"/>
                <w:szCs w:val="24"/>
              </w:rPr>
              <w:pPrChange w:id="5687" w:author="Mohammad Nayeem Hasan" w:date="2024-12-23T01:38:00Z" w16du:dateUtc="2024-12-22T19:38:00Z">
                <w:pPr/>
              </w:pPrChange>
            </w:pPr>
            <w:ins w:id="5688" w:author="Mohammad Nayeem Hasan" w:date="2024-11-04T00:07:00Z">
              <w:r w:rsidRPr="00033637">
                <w:rPr>
                  <w:rFonts w:ascii="Times New Roman" w:hAnsi="Times New Roman" w:cs="Times New Roman"/>
                  <w:sz w:val="24"/>
                  <w:szCs w:val="24"/>
                </w:rPr>
                <w:t>1.39 (1.02, 1.88)</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2AA369C7" w14:textId="77777777" w:rsidR="00994FF0" w:rsidRPr="00033637" w:rsidRDefault="00994FF0" w:rsidP="00F31FB2">
            <w:pPr>
              <w:spacing w:line="480" w:lineRule="auto"/>
              <w:rPr>
                <w:ins w:id="5689" w:author="Mohammad Nayeem Hasan" w:date="2024-11-04T00:07:00Z"/>
                <w:rFonts w:ascii="Times New Roman" w:hAnsi="Times New Roman" w:cs="Times New Roman"/>
                <w:b/>
                <w:bCs/>
                <w:sz w:val="24"/>
                <w:szCs w:val="24"/>
              </w:rPr>
              <w:pPrChange w:id="5690" w:author="Mohammad Nayeem Hasan" w:date="2024-12-23T01:38:00Z" w16du:dateUtc="2024-12-22T19:38:00Z">
                <w:pPr/>
              </w:pPrChange>
            </w:pPr>
            <w:ins w:id="5691" w:author="Mohammad Nayeem Hasan" w:date="2024-11-04T00:07:00Z">
              <w:r w:rsidRPr="00033637">
                <w:rPr>
                  <w:rFonts w:ascii="Times New Roman" w:hAnsi="Times New Roman" w:cs="Times New Roman"/>
                  <w:b/>
                  <w:bCs/>
                  <w:sz w:val="24"/>
                  <w:szCs w:val="24"/>
                </w:rPr>
                <w:t>0.036</w:t>
              </w:r>
            </w:ins>
          </w:p>
        </w:tc>
      </w:tr>
      <w:tr w:rsidR="00994FF0" w:rsidRPr="00033637" w14:paraId="26D60074" w14:textId="77777777" w:rsidTr="000C3C54">
        <w:trPr>
          <w:trHeight w:val="138"/>
          <w:jc w:val="center"/>
          <w:ins w:id="5692"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431E0BD8" w14:textId="77777777" w:rsidR="00994FF0" w:rsidRPr="00033637" w:rsidRDefault="00994FF0" w:rsidP="00F31FB2">
            <w:pPr>
              <w:spacing w:line="480" w:lineRule="auto"/>
              <w:rPr>
                <w:ins w:id="5693" w:author="Mohammad Nayeem Hasan" w:date="2024-11-04T00:07:00Z"/>
                <w:rFonts w:ascii="Times New Roman" w:hAnsi="Times New Roman" w:cs="Times New Roman"/>
                <w:sz w:val="24"/>
                <w:szCs w:val="24"/>
              </w:rPr>
              <w:pPrChange w:id="5694" w:author="Mohammad Nayeem Hasan" w:date="2024-12-23T01:38:00Z" w16du:dateUtc="2024-12-22T19:38:00Z">
                <w:pPr/>
              </w:pPrChange>
            </w:pPr>
            <w:ins w:id="5695" w:author="Mohammad Nayeem Hasan" w:date="2024-11-04T00:07:00Z">
              <w:r w:rsidRPr="00033637">
                <w:rPr>
                  <w:rFonts w:ascii="Times New Roman" w:hAnsi="Times New Roman" w:cs="Times New Roman"/>
                  <w:sz w:val="24"/>
                  <w:szCs w:val="24"/>
                </w:rPr>
                <w:t>Others</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72B9422B" w14:textId="77777777" w:rsidR="00994FF0" w:rsidRPr="00033637" w:rsidRDefault="00994FF0" w:rsidP="00F31FB2">
            <w:pPr>
              <w:spacing w:line="480" w:lineRule="auto"/>
              <w:rPr>
                <w:ins w:id="5696" w:author="Mohammad Nayeem Hasan" w:date="2024-11-04T00:07:00Z"/>
                <w:rFonts w:ascii="Times New Roman" w:hAnsi="Times New Roman" w:cs="Times New Roman"/>
                <w:sz w:val="24"/>
                <w:szCs w:val="24"/>
              </w:rPr>
              <w:pPrChange w:id="5697" w:author="Mohammad Nayeem Hasan" w:date="2024-12-23T01:38:00Z" w16du:dateUtc="2024-12-22T19:38:00Z">
                <w:pPr/>
              </w:pPrChange>
            </w:pPr>
            <w:ins w:id="5698" w:author="Mohammad Nayeem Hasan" w:date="2024-11-04T00:07:00Z">
              <w:r w:rsidRPr="00033637">
                <w:rPr>
                  <w:rFonts w:ascii="Times New Roman" w:hAnsi="Times New Roman" w:cs="Times New Roman"/>
                  <w:sz w:val="24"/>
                  <w:szCs w:val="24"/>
                </w:rPr>
                <w:t>Reference</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482C709E" w14:textId="77777777" w:rsidR="00994FF0" w:rsidRPr="00033637" w:rsidRDefault="00994FF0" w:rsidP="00F31FB2">
            <w:pPr>
              <w:spacing w:line="480" w:lineRule="auto"/>
              <w:rPr>
                <w:ins w:id="5699" w:author="Mohammad Nayeem Hasan" w:date="2024-11-04T00:07:00Z"/>
                <w:rFonts w:ascii="Times New Roman" w:hAnsi="Times New Roman" w:cs="Times New Roman"/>
                <w:sz w:val="24"/>
                <w:szCs w:val="24"/>
              </w:rPr>
              <w:pPrChange w:id="5700" w:author="Mohammad Nayeem Hasan" w:date="2024-12-23T01:38:00Z" w16du:dateUtc="2024-12-22T19:38:00Z">
                <w:pPr/>
              </w:pPrChange>
            </w:pPr>
            <w:ins w:id="5701"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6BE9471F" w14:textId="77777777" w:rsidR="00994FF0" w:rsidRPr="00033637" w:rsidRDefault="00994FF0" w:rsidP="00F31FB2">
            <w:pPr>
              <w:spacing w:line="480" w:lineRule="auto"/>
              <w:rPr>
                <w:ins w:id="5702" w:author="Mohammad Nayeem Hasan" w:date="2024-11-04T00:07:00Z"/>
                <w:rFonts w:ascii="Times New Roman" w:hAnsi="Times New Roman" w:cs="Times New Roman"/>
                <w:sz w:val="24"/>
                <w:szCs w:val="24"/>
              </w:rPr>
              <w:pPrChange w:id="5703" w:author="Mohammad Nayeem Hasan" w:date="2024-12-23T01:38:00Z" w16du:dateUtc="2024-12-22T19:38:00Z">
                <w:pPr/>
              </w:pPrChange>
            </w:pPr>
            <w:ins w:id="5704"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6F5A556A" w14:textId="77777777" w:rsidR="00994FF0" w:rsidRPr="00033637" w:rsidRDefault="00994FF0" w:rsidP="00F31FB2">
            <w:pPr>
              <w:spacing w:line="480" w:lineRule="auto"/>
              <w:rPr>
                <w:ins w:id="5705" w:author="Mohammad Nayeem Hasan" w:date="2024-11-04T00:07:00Z"/>
                <w:rFonts w:ascii="Times New Roman" w:hAnsi="Times New Roman" w:cs="Times New Roman"/>
                <w:sz w:val="24"/>
                <w:szCs w:val="24"/>
              </w:rPr>
              <w:pPrChange w:id="5706" w:author="Mohammad Nayeem Hasan" w:date="2024-12-23T01:38:00Z" w16du:dateUtc="2024-12-22T19:38:00Z">
                <w:pPr/>
              </w:pPrChange>
            </w:pPr>
            <w:ins w:id="5707"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778BA5BC" w14:textId="77777777" w:rsidR="00994FF0" w:rsidRPr="00033637" w:rsidRDefault="00994FF0" w:rsidP="00F31FB2">
            <w:pPr>
              <w:spacing w:line="480" w:lineRule="auto"/>
              <w:rPr>
                <w:ins w:id="5708" w:author="Mohammad Nayeem Hasan" w:date="2024-11-04T00:07:00Z"/>
                <w:rFonts w:ascii="Times New Roman" w:hAnsi="Times New Roman" w:cs="Times New Roman"/>
                <w:sz w:val="24"/>
                <w:szCs w:val="24"/>
              </w:rPr>
              <w:pPrChange w:id="5709" w:author="Mohammad Nayeem Hasan" w:date="2024-12-23T01:38:00Z" w16du:dateUtc="2024-12-22T19:38:00Z">
                <w:pPr/>
              </w:pPrChange>
            </w:pPr>
            <w:ins w:id="5710" w:author="Mohammad Nayeem Hasan" w:date="2024-11-04T00:07:00Z">
              <w:r w:rsidRPr="00033637">
                <w:rPr>
                  <w:rFonts w:ascii="Times New Roman" w:hAnsi="Times New Roman" w:cs="Times New Roman"/>
                  <w:sz w:val="24"/>
                  <w:szCs w:val="24"/>
                </w:rPr>
                <w:t>Reference</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43622298" w14:textId="77777777" w:rsidR="00994FF0" w:rsidRPr="00033637" w:rsidRDefault="00994FF0" w:rsidP="00F31FB2">
            <w:pPr>
              <w:spacing w:line="480" w:lineRule="auto"/>
              <w:rPr>
                <w:ins w:id="5711" w:author="Mohammad Nayeem Hasan" w:date="2024-11-04T00:07:00Z"/>
                <w:rFonts w:ascii="Times New Roman" w:hAnsi="Times New Roman" w:cs="Times New Roman"/>
                <w:sz w:val="24"/>
                <w:szCs w:val="24"/>
              </w:rPr>
              <w:pPrChange w:id="5712" w:author="Mohammad Nayeem Hasan" w:date="2024-12-23T01:38:00Z" w16du:dateUtc="2024-12-22T19:38:00Z">
                <w:pPr/>
              </w:pPrChange>
            </w:pPr>
            <w:ins w:id="5713" w:author="Mohammad Nayeem Hasan" w:date="2024-11-04T00:07:00Z">
              <w:r w:rsidRPr="00033637">
                <w:rPr>
                  <w:rFonts w:ascii="Times New Roman" w:hAnsi="Times New Roman" w:cs="Times New Roman"/>
                  <w:sz w:val="24"/>
                  <w:szCs w:val="24"/>
                </w:rPr>
                <w:t>-</w:t>
              </w:r>
            </w:ins>
          </w:p>
        </w:tc>
      </w:tr>
      <w:tr w:rsidR="00994FF0" w:rsidRPr="00033637" w14:paraId="341280EB" w14:textId="77777777" w:rsidTr="000C3C54">
        <w:trPr>
          <w:trHeight w:val="188"/>
          <w:jc w:val="center"/>
          <w:ins w:id="5714"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7ADC36CE" w14:textId="77777777" w:rsidR="00994FF0" w:rsidRPr="00033637" w:rsidRDefault="00994FF0" w:rsidP="00F31FB2">
            <w:pPr>
              <w:spacing w:line="480" w:lineRule="auto"/>
              <w:rPr>
                <w:ins w:id="5715" w:author="Mohammad Nayeem Hasan" w:date="2024-11-04T00:07:00Z"/>
                <w:rFonts w:ascii="Times New Roman" w:hAnsi="Times New Roman" w:cs="Times New Roman"/>
                <w:sz w:val="24"/>
                <w:szCs w:val="24"/>
              </w:rPr>
              <w:pPrChange w:id="5716" w:author="Mohammad Nayeem Hasan" w:date="2024-12-23T01:38:00Z" w16du:dateUtc="2024-12-22T19:38:00Z">
                <w:pPr/>
              </w:pPrChange>
            </w:pPr>
            <w:ins w:id="5717" w:author="Mohammad Nayeem Hasan" w:date="2024-11-04T00:07:00Z">
              <w:r w:rsidRPr="00033637">
                <w:rPr>
                  <w:rFonts w:ascii="Times New Roman" w:hAnsi="Times New Roman" w:cs="Times New Roman"/>
                  <w:sz w:val="24"/>
                  <w:szCs w:val="24"/>
                </w:rPr>
                <w:t>Household head sex</w:t>
              </w:r>
            </w:ins>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6D2F86C7" w14:textId="77777777" w:rsidR="00994FF0" w:rsidRPr="00033637" w:rsidRDefault="00994FF0" w:rsidP="00F31FB2">
            <w:pPr>
              <w:spacing w:line="480" w:lineRule="auto"/>
              <w:rPr>
                <w:ins w:id="5718" w:author="Mohammad Nayeem Hasan" w:date="2024-11-04T00:07:00Z"/>
                <w:rFonts w:ascii="Times New Roman" w:hAnsi="Times New Roman" w:cs="Times New Roman"/>
                <w:sz w:val="24"/>
                <w:szCs w:val="24"/>
              </w:rPr>
              <w:pPrChange w:id="5719"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53526991" w14:textId="77777777" w:rsidR="00994FF0" w:rsidRPr="00033637" w:rsidRDefault="00994FF0" w:rsidP="00F31FB2">
            <w:pPr>
              <w:spacing w:line="480" w:lineRule="auto"/>
              <w:rPr>
                <w:ins w:id="5720" w:author="Mohammad Nayeem Hasan" w:date="2024-11-04T00:07:00Z"/>
                <w:rFonts w:ascii="Times New Roman" w:hAnsi="Times New Roman" w:cs="Times New Roman"/>
                <w:sz w:val="24"/>
                <w:szCs w:val="24"/>
              </w:rPr>
              <w:pPrChange w:id="5721"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1BA8C176" w14:textId="77777777" w:rsidR="00994FF0" w:rsidRPr="00033637" w:rsidRDefault="00994FF0" w:rsidP="00F31FB2">
            <w:pPr>
              <w:spacing w:line="480" w:lineRule="auto"/>
              <w:rPr>
                <w:ins w:id="5722" w:author="Mohammad Nayeem Hasan" w:date="2024-11-04T00:07:00Z"/>
                <w:rFonts w:ascii="Times New Roman" w:hAnsi="Times New Roman" w:cs="Times New Roman"/>
                <w:sz w:val="24"/>
                <w:szCs w:val="24"/>
              </w:rPr>
              <w:pPrChange w:id="5723" w:author="Mohammad Nayeem Hasan" w:date="2024-12-23T01:38:00Z" w16du:dateUtc="2024-12-22T19:38:00Z">
                <w:pPr/>
              </w:pPrChange>
            </w:pPr>
          </w:p>
        </w:tc>
      </w:tr>
      <w:tr w:rsidR="00994FF0" w:rsidRPr="00033637" w14:paraId="249F3E49" w14:textId="77777777" w:rsidTr="000C3C54">
        <w:trPr>
          <w:trHeight w:val="250"/>
          <w:jc w:val="center"/>
          <w:ins w:id="5724"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44E881ED" w14:textId="77777777" w:rsidR="00994FF0" w:rsidRPr="00033637" w:rsidRDefault="00994FF0" w:rsidP="00F31FB2">
            <w:pPr>
              <w:spacing w:line="480" w:lineRule="auto"/>
              <w:rPr>
                <w:ins w:id="5725" w:author="Mohammad Nayeem Hasan" w:date="2024-11-04T00:07:00Z"/>
                <w:rFonts w:ascii="Times New Roman" w:hAnsi="Times New Roman" w:cs="Times New Roman"/>
                <w:sz w:val="24"/>
                <w:szCs w:val="24"/>
              </w:rPr>
              <w:pPrChange w:id="5726" w:author="Mohammad Nayeem Hasan" w:date="2024-12-23T01:38:00Z" w16du:dateUtc="2024-12-22T19:38:00Z">
                <w:pPr/>
              </w:pPrChange>
            </w:pPr>
            <w:ins w:id="5727" w:author="Mohammad Nayeem Hasan" w:date="2024-11-04T00:07:00Z">
              <w:r w:rsidRPr="00033637">
                <w:rPr>
                  <w:rFonts w:ascii="Times New Roman" w:hAnsi="Times New Roman" w:cs="Times New Roman"/>
                  <w:sz w:val="24"/>
                  <w:szCs w:val="24"/>
                </w:rPr>
                <w:t>Male</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26CD30AC" w14:textId="77777777" w:rsidR="00994FF0" w:rsidRPr="00033637" w:rsidRDefault="00994FF0" w:rsidP="00F31FB2">
            <w:pPr>
              <w:spacing w:line="480" w:lineRule="auto"/>
              <w:rPr>
                <w:ins w:id="5728" w:author="Mohammad Nayeem Hasan" w:date="2024-11-04T00:07:00Z"/>
                <w:rFonts w:ascii="Times New Roman" w:hAnsi="Times New Roman" w:cs="Times New Roman"/>
                <w:sz w:val="24"/>
                <w:szCs w:val="24"/>
              </w:rPr>
              <w:pPrChange w:id="5729" w:author="Mohammad Nayeem Hasan" w:date="2024-12-23T01:38:00Z" w16du:dateUtc="2024-12-22T19:38:00Z">
                <w:pPr/>
              </w:pPrChange>
            </w:pPr>
            <w:ins w:id="5730" w:author="Mohammad Nayeem Hasan" w:date="2024-11-04T00:07:00Z">
              <w:r w:rsidRPr="00033637">
                <w:rPr>
                  <w:rFonts w:ascii="Times New Roman" w:hAnsi="Times New Roman" w:cs="Times New Roman"/>
                  <w:sz w:val="24"/>
                  <w:szCs w:val="24"/>
                </w:rPr>
                <w:t>-</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28D10C94" w14:textId="77777777" w:rsidR="00994FF0" w:rsidRPr="00033637" w:rsidRDefault="00994FF0" w:rsidP="00F31FB2">
            <w:pPr>
              <w:spacing w:line="480" w:lineRule="auto"/>
              <w:rPr>
                <w:ins w:id="5731" w:author="Mohammad Nayeem Hasan" w:date="2024-11-04T00:07:00Z"/>
                <w:rFonts w:ascii="Times New Roman" w:hAnsi="Times New Roman" w:cs="Times New Roman"/>
                <w:sz w:val="24"/>
                <w:szCs w:val="24"/>
              </w:rPr>
              <w:pPrChange w:id="5732" w:author="Mohammad Nayeem Hasan" w:date="2024-12-23T01:38:00Z" w16du:dateUtc="2024-12-22T19:38:00Z">
                <w:pPr/>
              </w:pPrChange>
            </w:pPr>
            <w:ins w:id="5733"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76DC584A" w14:textId="77777777" w:rsidR="00994FF0" w:rsidRPr="00033637" w:rsidRDefault="00994FF0" w:rsidP="00F31FB2">
            <w:pPr>
              <w:spacing w:line="480" w:lineRule="auto"/>
              <w:rPr>
                <w:ins w:id="5734" w:author="Mohammad Nayeem Hasan" w:date="2024-11-04T00:07:00Z"/>
                <w:rFonts w:ascii="Times New Roman" w:hAnsi="Times New Roman" w:cs="Times New Roman"/>
                <w:sz w:val="24"/>
                <w:szCs w:val="24"/>
              </w:rPr>
              <w:pPrChange w:id="5735" w:author="Mohammad Nayeem Hasan" w:date="2024-12-23T01:38:00Z" w16du:dateUtc="2024-12-22T19:38:00Z">
                <w:pPr/>
              </w:pPrChange>
            </w:pPr>
            <w:ins w:id="5736"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7E33F681" w14:textId="77777777" w:rsidR="00994FF0" w:rsidRPr="00033637" w:rsidRDefault="00994FF0" w:rsidP="00F31FB2">
            <w:pPr>
              <w:spacing w:line="480" w:lineRule="auto"/>
              <w:rPr>
                <w:ins w:id="5737" w:author="Mohammad Nayeem Hasan" w:date="2024-11-04T00:07:00Z"/>
                <w:rFonts w:ascii="Times New Roman" w:hAnsi="Times New Roman" w:cs="Times New Roman"/>
                <w:sz w:val="24"/>
                <w:szCs w:val="24"/>
              </w:rPr>
              <w:pPrChange w:id="5738" w:author="Mohammad Nayeem Hasan" w:date="2024-12-23T01:38:00Z" w16du:dateUtc="2024-12-22T19:38:00Z">
                <w:pPr/>
              </w:pPrChange>
            </w:pPr>
            <w:ins w:id="5739"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2A84BB29" w14:textId="77777777" w:rsidR="00994FF0" w:rsidRPr="00033637" w:rsidRDefault="00994FF0" w:rsidP="00F31FB2">
            <w:pPr>
              <w:spacing w:line="480" w:lineRule="auto"/>
              <w:rPr>
                <w:ins w:id="5740" w:author="Mohammad Nayeem Hasan" w:date="2024-11-04T00:07:00Z"/>
                <w:rFonts w:ascii="Times New Roman" w:hAnsi="Times New Roman" w:cs="Times New Roman"/>
                <w:sz w:val="24"/>
                <w:szCs w:val="24"/>
              </w:rPr>
              <w:pPrChange w:id="5741" w:author="Mohammad Nayeem Hasan" w:date="2024-12-23T01:38:00Z" w16du:dateUtc="2024-12-22T19:38:00Z">
                <w:pPr/>
              </w:pPrChange>
            </w:pPr>
            <w:ins w:id="5742" w:author="Mohammad Nayeem Hasan" w:date="2024-11-04T00:07:00Z">
              <w:r w:rsidRPr="00033637">
                <w:rPr>
                  <w:rFonts w:ascii="Times New Roman" w:hAnsi="Times New Roman" w:cs="Times New Roman"/>
                  <w:sz w:val="24"/>
                  <w:szCs w:val="24"/>
                </w:rPr>
                <w:t>1.20 (0.92, 1.55)</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410CD6F5" w14:textId="77777777" w:rsidR="00994FF0" w:rsidRPr="00033637" w:rsidRDefault="00994FF0" w:rsidP="00F31FB2">
            <w:pPr>
              <w:spacing w:line="480" w:lineRule="auto"/>
              <w:rPr>
                <w:ins w:id="5743" w:author="Mohammad Nayeem Hasan" w:date="2024-11-04T00:07:00Z"/>
                <w:rFonts w:ascii="Times New Roman" w:hAnsi="Times New Roman" w:cs="Times New Roman"/>
                <w:sz w:val="24"/>
                <w:szCs w:val="24"/>
              </w:rPr>
              <w:pPrChange w:id="5744" w:author="Mohammad Nayeem Hasan" w:date="2024-12-23T01:38:00Z" w16du:dateUtc="2024-12-22T19:38:00Z">
                <w:pPr/>
              </w:pPrChange>
            </w:pPr>
            <w:ins w:id="5745" w:author="Mohammad Nayeem Hasan" w:date="2024-11-04T00:07:00Z">
              <w:r w:rsidRPr="00033637">
                <w:rPr>
                  <w:rFonts w:ascii="Times New Roman" w:hAnsi="Times New Roman" w:cs="Times New Roman"/>
                  <w:sz w:val="24"/>
                  <w:szCs w:val="24"/>
                </w:rPr>
                <w:t>0.174</w:t>
              </w:r>
            </w:ins>
          </w:p>
        </w:tc>
      </w:tr>
      <w:tr w:rsidR="00994FF0" w:rsidRPr="00033637" w14:paraId="57EDA2D6" w14:textId="77777777" w:rsidTr="000C3C54">
        <w:trPr>
          <w:trHeight w:val="138"/>
          <w:jc w:val="center"/>
          <w:ins w:id="5746"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0C2542BA" w14:textId="77777777" w:rsidR="00994FF0" w:rsidRPr="00033637" w:rsidRDefault="00994FF0" w:rsidP="00F31FB2">
            <w:pPr>
              <w:spacing w:line="480" w:lineRule="auto"/>
              <w:rPr>
                <w:ins w:id="5747" w:author="Mohammad Nayeem Hasan" w:date="2024-11-04T00:07:00Z"/>
                <w:rFonts w:ascii="Times New Roman" w:hAnsi="Times New Roman" w:cs="Times New Roman"/>
                <w:sz w:val="24"/>
                <w:szCs w:val="24"/>
              </w:rPr>
              <w:pPrChange w:id="5748" w:author="Mohammad Nayeem Hasan" w:date="2024-12-23T01:38:00Z" w16du:dateUtc="2024-12-22T19:38:00Z">
                <w:pPr/>
              </w:pPrChange>
            </w:pPr>
            <w:ins w:id="5749" w:author="Mohammad Nayeem Hasan" w:date="2024-11-04T00:07:00Z">
              <w:r w:rsidRPr="00033637">
                <w:rPr>
                  <w:rFonts w:ascii="Times New Roman" w:hAnsi="Times New Roman" w:cs="Times New Roman"/>
                  <w:sz w:val="24"/>
                  <w:szCs w:val="24"/>
                </w:rPr>
                <w:t>Female</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0C7D82A2" w14:textId="77777777" w:rsidR="00994FF0" w:rsidRPr="00033637" w:rsidRDefault="00994FF0" w:rsidP="00F31FB2">
            <w:pPr>
              <w:spacing w:line="480" w:lineRule="auto"/>
              <w:rPr>
                <w:ins w:id="5750" w:author="Mohammad Nayeem Hasan" w:date="2024-11-04T00:07:00Z"/>
                <w:rFonts w:ascii="Times New Roman" w:hAnsi="Times New Roman" w:cs="Times New Roman"/>
                <w:sz w:val="24"/>
                <w:szCs w:val="24"/>
              </w:rPr>
              <w:pPrChange w:id="5751" w:author="Mohammad Nayeem Hasan" w:date="2024-12-23T01:38:00Z" w16du:dateUtc="2024-12-22T19:38:00Z">
                <w:pPr/>
              </w:pPrChange>
            </w:pPr>
            <w:ins w:id="5752" w:author="Mohammad Nayeem Hasan" w:date="2024-11-04T00:07:00Z">
              <w:r w:rsidRPr="00033637">
                <w:rPr>
                  <w:rFonts w:ascii="Times New Roman" w:hAnsi="Times New Roman" w:cs="Times New Roman"/>
                  <w:sz w:val="24"/>
                  <w:szCs w:val="24"/>
                </w:rPr>
                <w:t>-</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46094902" w14:textId="77777777" w:rsidR="00994FF0" w:rsidRPr="00033637" w:rsidRDefault="00994FF0" w:rsidP="00F31FB2">
            <w:pPr>
              <w:spacing w:line="480" w:lineRule="auto"/>
              <w:rPr>
                <w:ins w:id="5753" w:author="Mohammad Nayeem Hasan" w:date="2024-11-04T00:07:00Z"/>
                <w:rFonts w:ascii="Times New Roman" w:hAnsi="Times New Roman" w:cs="Times New Roman"/>
                <w:sz w:val="24"/>
                <w:szCs w:val="24"/>
              </w:rPr>
              <w:pPrChange w:id="5754" w:author="Mohammad Nayeem Hasan" w:date="2024-12-23T01:38:00Z" w16du:dateUtc="2024-12-22T19:38:00Z">
                <w:pPr/>
              </w:pPrChange>
            </w:pPr>
            <w:ins w:id="5755"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6D42A87E" w14:textId="77777777" w:rsidR="00994FF0" w:rsidRPr="00033637" w:rsidRDefault="00994FF0" w:rsidP="00F31FB2">
            <w:pPr>
              <w:spacing w:line="480" w:lineRule="auto"/>
              <w:rPr>
                <w:ins w:id="5756" w:author="Mohammad Nayeem Hasan" w:date="2024-11-04T00:07:00Z"/>
                <w:rFonts w:ascii="Times New Roman" w:hAnsi="Times New Roman" w:cs="Times New Roman"/>
                <w:sz w:val="24"/>
                <w:szCs w:val="24"/>
              </w:rPr>
              <w:pPrChange w:id="5757" w:author="Mohammad Nayeem Hasan" w:date="2024-12-23T01:38:00Z" w16du:dateUtc="2024-12-22T19:38:00Z">
                <w:pPr/>
              </w:pPrChange>
            </w:pPr>
            <w:ins w:id="5758"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3146D0A7" w14:textId="77777777" w:rsidR="00994FF0" w:rsidRPr="00033637" w:rsidRDefault="00994FF0" w:rsidP="00F31FB2">
            <w:pPr>
              <w:spacing w:line="480" w:lineRule="auto"/>
              <w:rPr>
                <w:ins w:id="5759" w:author="Mohammad Nayeem Hasan" w:date="2024-11-04T00:07:00Z"/>
                <w:rFonts w:ascii="Times New Roman" w:hAnsi="Times New Roman" w:cs="Times New Roman"/>
                <w:sz w:val="24"/>
                <w:szCs w:val="24"/>
              </w:rPr>
              <w:pPrChange w:id="5760" w:author="Mohammad Nayeem Hasan" w:date="2024-12-23T01:38:00Z" w16du:dateUtc="2024-12-22T19:38:00Z">
                <w:pPr/>
              </w:pPrChange>
            </w:pPr>
            <w:ins w:id="5761"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04BF5948" w14:textId="77777777" w:rsidR="00994FF0" w:rsidRPr="00033637" w:rsidRDefault="00994FF0" w:rsidP="00F31FB2">
            <w:pPr>
              <w:spacing w:line="480" w:lineRule="auto"/>
              <w:rPr>
                <w:ins w:id="5762" w:author="Mohammad Nayeem Hasan" w:date="2024-11-04T00:07:00Z"/>
                <w:rFonts w:ascii="Times New Roman" w:hAnsi="Times New Roman" w:cs="Times New Roman"/>
                <w:sz w:val="24"/>
                <w:szCs w:val="24"/>
              </w:rPr>
              <w:pPrChange w:id="5763" w:author="Mohammad Nayeem Hasan" w:date="2024-12-23T01:38:00Z" w16du:dateUtc="2024-12-22T19:38:00Z">
                <w:pPr/>
              </w:pPrChange>
            </w:pPr>
            <w:ins w:id="5764" w:author="Mohammad Nayeem Hasan" w:date="2024-11-04T00:07:00Z">
              <w:r w:rsidRPr="00033637">
                <w:rPr>
                  <w:rFonts w:ascii="Times New Roman" w:hAnsi="Times New Roman" w:cs="Times New Roman"/>
                  <w:sz w:val="24"/>
                  <w:szCs w:val="24"/>
                </w:rPr>
                <w:t>Reference</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3BD0E4FD" w14:textId="77777777" w:rsidR="00994FF0" w:rsidRPr="00033637" w:rsidRDefault="00994FF0" w:rsidP="00F31FB2">
            <w:pPr>
              <w:spacing w:line="480" w:lineRule="auto"/>
              <w:rPr>
                <w:ins w:id="5765" w:author="Mohammad Nayeem Hasan" w:date="2024-11-04T00:07:00Z"/>
                <w:rFonts w:ascii="Times New Roman" w:hAnsi="Times New Roman" w:cs="Times New Roman"/>
                <w:sz w:val="24"/>
                <w:szCs w:val="24"/>
              </w:rPr>
              <w:pPrChange w:id="5766" w:author="Mohammad Nayeem Hasan" w:date="2024-12-23T01:38:00Z" w16du:dateUtc="2024-12-22T19:38:00Z">
                <w:pPr/>
              </w:pPrChange>
            </w:pPr>
            <w:ins w:id="5767" w:author="Mohammad Nayeem Hasan" w:date="2024-11-04T00:07:00Z">
              <w:r w:rsidRPr="00033637">
                <w:rPr>
                  <w:rFonts w:ascii="Times New Roman" w:hAnsi="Times New Roman" w:cs="Times New Roman"/>
                  <w:sz w:val="24"/>
                  <w:szCs w:val="24"/>
                </w:rPr>
                <w:t>-</w:t>
              </w:r>
            </w:ins>
          </w:p>
        </w:tc>
      </w:tr>
      <w:tr w:rsidR="00994FF0" w:rsidRPr="00033637" w14:paraId="7F612B68" w14:textId="77777777" w:rsidTr="000C3C54">
        <w:trPr>
          <w:trHeight w:val="138"/>
          <w:jc w:val="center"/>
          <w:ins w:id="5768"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528CDF48" w14:textId="77777777" w:rsidR="00994FF0" w:rsidRPr="00033637" w:rsidRDefault="00994FF0" w:rsidP="00F31FB2">
            <w:pPr>
              <w:spacing w:line="480" w:lineRule="auto"/>
              <w:rPr>
                <w:ins w:id="5769" w:author="Mohammad Nayeem Hasan" w:date="2024-11-04T00:07:00Z"/>
                <w:rFonts w:ascii="Times New Roman" w:hAnsi="Times New Roman" w:cs="Times New Roman"/>
                <w:sz w:val="24"/>
                <w:szCs w:val="24"/>
              </w:rPr>
              <w:pPrChange w:id="5770" w:author="Mohammad Nayeem Hasan" w:date="2024-12-23T01:38:00Z" w16du:dateUtc="2024-12-22T19:38:00Z">
                <w:pPr/>
              </w:pPrChange>
            </w:pPr>
            <w:ins w:id="5771" w:author="Mohammad Nayeem Hasan" w:date="2024-11-04T00:07:00Z">
              <w:r w:rsidRPr="00033637">
                <w:rPr>
                  <w:rFonts w:ascii="Times New Roman" w:hAnsi="Times New Roman" w:cs="Times New Roman"/>
                  <w:sz w:val="24"/>
                  <w:szCs w:val="24"/>
                </w:rPr>
                <w:t>Ethnicity</w:t>
              </w:r>
            </w:ins>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015EAA72" w14:textId="77777777" w:rsidR="00994FF0" w:rsidRPr="00033637" w:rsidRDefault="00994FF0" w:rsidP="00F31FB2">
            <w:pPr>
              <w:spacing w:line="480" w:lineRule="auto"/>
              <w:rPr>
                <w:ins w:id="5772" w:author="Mohammad Nayeem Hasan" w:date="2024-11-04T00:07:00Z"/>
                <w:rFonts w:ascii="Times New Roman" w:hAnsi="Times New Roman" w:cs="Times New Roman"/>
                <w:sz w:val="24"/>
                <w:szCs w:val="24"/>
              </w:rPr>
              <w:pPrChange w:id="5773"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27BD905D" w14:textId="77777777" w:rsidR="00994FF0" w:rsidRPr="00033637" w:rsidRDefault="00994FF0" w:rsidP="00F31FB2">
            <w:pPr>
              <w:spacing w:line="480" w:lineRule="auto"/>
              <w:rPr>
                <w:ins w:id="5774" w:author="Mohammad Nayeem Hasan" w:date="2024-11-04T00:07:00Z"/>
                <w:rFonts w:ascii="Times New Roman" w:hAnsi="Times New Roman" w:cs="Times New Roman"/>
                <w:sz w:val="24"/>
                <w:szCs w:val="24"/>
              </w:rPr>
              <w:pPrChange w:id="5775"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2E57F510" w14:textId="77777777" w:rsidR="00994FF0" w:rsidRPr="00033637" w:rsidRDefault="00994FF0" w:rsidP="00F31FB2">
            <w:pPr>
              <w:spacing w:line="480" w:lineRule="auto"/>
              <w:rPr>
                <w:ins w:id="5776" w:author="Mohammad Nayeem Hasan" w:date="2024-11-04T00:07:00Z"/>
                <w:rFonts w:ascii="Times New Roman" w:hAnsi="Times New Roman" w:cs="Times New Roman"/>
                <w:sz w:val="24"/>
                <w:szCs w:val="24"/>
              </w:rPr>
              <w:pPrChange w:id="5777" w:author="Mohammad Nayeem Hasan" w:date="2024-12-23T01:38:00Z" w16du:dateUtc="2024-12-22T19:38:00Z">
                <w:pPr/>
              </w:pPrChange>
            </w:pPr>
          </w:p>
        </w:tc>
      </w:tr>
      <w:tr w:rsidR="00994FF0" w:rsidRPr="00033637" w14:paraId="098EFA01" w14:textId="77777777" w:rsidTr="000C3C54">
        <w:trPr>
          <w:trHeight w:val="138"/>
          <w:jc w:val="center"/>
          <w:ins w:id="5778"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4DCB2D01" w14:textId="77777777" w:rsidR="00994FF0" w:rsidRPr="00033637" w:rsidRDefault="00994FF0" w:rsidP="00F31FB2">
            <w:pPr>
              <w:spacing w:line="480" w:lineRule="auto"/>
              <w:rPr>
                <w:ins w:id="5779" w:author="Mohammad Nayeem Hasan" w:date="2024-11-04T00:07:00Z"/>
                <w:rFonts w:ascii="Times New Roman" w:hAnsi="Times New Roman" w:cs="Times New Roman"/>
                <w:sz w:val="24"/>
                <w:szCs w:val="24"/>
              </w:rPr>
              <w:pPrChange w:id="5780" w:author="Mohammad Nayeem Hasan" w:date="2024-12-23T01:38:00Z" w16du:dateUtc="2024-12-22T19:38:00Z">
                <w:pPr/>
              </w:pPrChange>
            </w:pPr>
            <w:ins w:id="5781" w:author="Mohammad Nayeem Hasan" w:date="2024-11-04T00:07:00Z">
              <w:r w:rsidRPr="00033637">
                <w:rPr>
                  <w:rFonts w:ascii="Times New Roman" w:hAnsi="Times New Roman" w:cs="Times New Roman"/>
                  <w:sz w:val="24"/>
                  <w:szCs w:val="24"/>
                </w:rPr>
                <w:t>Bengali</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068A571C" w14:textId="77777777" w:rsidR="00994FF0" w:rsidRPr="00033637" w:rsidRDefault="00994FF0" w:rsidP="00F31FB2">
            <w:pPr>
              <w:spacing w:line="480" w:lineRule="auto"/>
              <w:rPr>
                <w:ins w:id="5782" w:author="Mohammad Nayeem Hasan" w:date="2024-11-04T00:07:00Z"/>
                <w:rFonts w:ascii="Times New Roman" w:hAnsi="Times New Roman" w:cs="Times New Roman"/>
                <w:sz w:val="24"/>
                <w:szCs w:val="24"/>
              </w:rPr>
              <w:pPrChange w:id="5783" w:author="Mohammad Nayeem Hasan" w:date="2024-12-23T01:38:00Z" w16du:dateUtc="2024-12-22T19:38:00Z">
                <w:pPr/>
              </w:pPrChange>
            </w:pPr>
            <w:ins w:id="5784" w:author="Mohammad Nayeem Hasan" w:date="2024-11-04T00:07:00Z">
              <w:r w:rsidRPr="00033637">
                <w:rPr>
                  <w:rFonts w:ascii="Times New Roman" w:hAnsi="Times New Roman" w:cs="Times New Roman"/>
                  <w:sz w:val="24"/>
                  <w:szCs w:val="24"/>
                </w:rPr>
                <w:t>1.27 (0.76, 2.13)</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043C7530" w14:textId="77777777" w:rsidR="00994FF0" w:rsidRPr="00033637" w:rsidRDefault="00994FF0" w:rsidP="00F31FB2">
            <w:pPr>
              <w:spacing w:line="480" w:lineRule="auto"/>
              <w:rPr>
                <w:ins w:id="5785" w:author="Mohammad Nayeem Hasan" w:date="2024-11-04T00:07:00Z"/>
                <w:rFonts w:ascii="Times New Roman" w:hAnsi="Times New Roman" w:cs="Times New Roman"/>
                <w:sz w:val="24"/>
                <w:szCs w:val="24"/>
              </w:rPr>
              <w:pPrChange w:id="5786" w:author="Mohammad Nayeem Hasan" w:date="2024-12-23T01:38:00Z" w16du:dateUtc="2024-12-22T19:38:00Z">
                <w:pPr/>
              </w:pPrChange>
            </w:pPr>
            <w:ins w:id="5787" w:author="Mohammad Nayeem Hasan" w:date="2024-11-04T00:07:00Z">
              <w:r w:rsidRPr="00033637">
                <w:rPr>
                  <w:rFonts w:ascii="Times New Roman" w:hAnsi="Times New Roman" w:cs="Times New Roman"/>
                  <w:sz w:val="24"/>
                  <w:szCs w:val="24"/>
                </w:rPr>
                <w:t>0.684</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1E6865C4" w14:textId="77777777" w:rsidR="00994FF0" w:rsidRPr="00033637" w:rsidRDefault="00994FF0" w:rsidP="00F31FB2">
            <w:pPr>
              <w:spacing w:line="480" w:lineRule="auto"/>
              <w:rPr>
                <w:ins w:id="5788" w:author="Mohammad Nayeem Hasan" w:date="2024-11-04T00:07:00Z"/>
                <w:rFonts w:ascii="Times New Roman" w:hAnsi="Times New Roman" w:cs="Times New Roman"/>
                <w:sz w:val="24"/>
                <w:szCs w:val="24"/>
              </w:rPr>
              <w:pPrChange w:id="5789" w:author="Mohammad Nayeem Hasan" w:date="2024-12-23T01:38:00Z" w16du:dateUtc="2024-12-22T19:38:00Z">
                <w:pPr/>
              </w:pPrChange>
            </w:pPr>
            <w:ins w:id="5790"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2614D3F1" w14:textId="77777777" w:rsidR="00994FF0" w:rsidRPr="00033637" w:rsidRDefault="00994FF0" w:rsidP="00F31FB2">
            <w:pPr>
              <w:spacing w:line="480" w:lineRule="auto"/>
              <w:rPr>
                <w:ins w:id="5791" w:author="Mohammad Nayeem Hasan" w:date="2024-11-04T00:07:00Z"/>
                <w:rFonts w:ascii="Times New Roman" w:hAnsi="Times New Roman" w:cs="Times New Roman"/>
                <w:sz w:val="24"/>
                <w:szCs w:val="24"/>
              </w:rPr>
              <w:pPrChange w:id="5792" w:author="Mohammad Nayeem Hasan" w:date="2024-12-23T01:38:00Z" w16du:dateUtc="2024-12-22T19:38:00Z">
                <w:pPr/>
              </w:pPrChange>
            </w:pPr>
            <w:ins w:id="5793"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08137FD3" w14:textId="77777777" w:rsidR="00994FF0" w:rsidRPr="00033637" w:rsidRDefault="00994FF0" w:rsidP="00F31FB2">
            <w:pPr>
              <w:spacing w:line="480" w:lineRule="auto"/>
              <w:rPr>
                <w:ins w:id="5794" w:author="Mohammad Nayeem Hasan" w:date="2024-11-04T00:07:00Z"/>
                <w:rFonts w:ascii="Times New Roman" w:hAnsi="Times New Roman" w:cs="Times New Roman"/>
                <w:sz w:val="24"/>
                <w:szCs w:val="24"/>
              </w:rPr>
              <w:pPrChange w:id="5795" w:author="Mohammad Nayeem Hasan" w:date="2024-12-23T01:38:00Z" w16du:dateUtc="2024-12-22T19:38:00Z">
                <w:pPr/>
              </w:pPrChange>
            </w:pPr>
            <w:ins w:id="5796" w:author="Mohammad Nayeem Hasan" w:date="2024-11-04T00:07:00Z">
              <w:r w:rsidRPr="00033637">
                <w:rPr>
                  <w:rFonts w:ascii="Times New Roman" w:hAnsi="Times New Roman" w:cs="Times New Roman"/>
                  <w:sz w:val="24"/>
                  <w:szCs w:val="24"/>
                </w:rPr>
                <w:t>0.59 (0.34, 1.01)</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6F1B68C3" w14:textId="77777777" w:rsidR="00994FF0" w:rsidRPr="00033637" w:rsidRDefault="00994FF0" w:rsidP="00F31FB2">
            <w:pPr>
              <w:spacing w:line="480" w:lineRule="auto"/>
              <w:rPr>
                <w:ins w:id="5797" w:author="Mohammad Nayeem Hasan" w:date="2024-11-04T00:07:00Z"/>
                <w:rFonts w:ascii="Times New Roman" w:hAnsi="Times New Roman" w:cs="Times New Roman"/>
                <w:sz w:val="24"/>
                <w:szCs w:val="24"/>
              </w:rPr>
              <w:pPrChange w:id="5798" w:author="Mohammad Nayeem Hasan" w:date="2024-12-23T01:38:00Z" w16du:dateUtc="2024-12-22T19:38:00Z">
                <w:pPr/>
              </w:pPrChange>
            </w:pPr>
            <w:ins w:id="5799" w:author="Mohammad Nayeem Hasan" w:date="2024-11-04T00:07:00Z">
              <w:r w:rsidRPr="00033637">
                <w:rPr>
                  <w:rFonts w:ascii="Times New Roman" w:hAnsi="Times New Roman" w:cs="Times New Roman"/>
                  <w:sz w:val="24"/>
                  <w:szCs w:val="24"/>
                </w:rPr>
                <w:t>0.056</w:t>
              </w:r>
            </w:ins>
          </w:p>
        </w:tc>
      </w:tr>
      <w:tr w:rsidR="00994FF0" w:rsidRPr="00033637" w14:paraId="2B42D7A4" w14:textId="77777777" w:rsidTr="000C3C54">
        <w:trPr>
          <w:trHeight w:val="138"/>
          <w:jc w:val="center"/>
          <w:ins w:id="5800"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4D19A0E6" w14:textId="77777777" w:rsidR="00994FF0" w:rsidRPr="00033637" w:rsidRDefault="00994FF0" w:rsidP="00F31FB2">
            <w:pPr>
              <w:spacing w:line="480" w:lineRule="auto"/>
              <w:rPr>
                <w:ins w:id="5801" w:author="Mohammad Nayeem Hasan" w:date="2024-11-04T00:07:00Z"/>
                <w:rFonts w:ascii="Times New Roman" w:hAnsi="Times New Roman" w:cs="Times New Roman"/>
                <w:sz w:val="24"/>
                <w:szCs w:val="24"/>
              </w:rPr>
              <w:pPrChange w:id="5802" w:author="Mohammad Nayeem Hasan" w:date="2024-12-23T01:38:00Z" w16du:dateUtc="2024-12-22T19:38:00Z">
                <w:pPr/>
              </w:pPrChange>
            </w:pPr>
            <w:ins w:id="5803" w:author="Mohammad Nayeem Hasan" w:date="2024-11-04T00:07:00Z">
              <w:r w:rsidRPr="00033637">
                <w:rPr>
                  <w:rFonts w:ascii="Times New Roman" w:hAnsi="Times New Roman" w:cs="Times New Roman"/>
                  <w:sz w:val="24"/>
                  <w:szCs w:val="24"/>
                </w:rPr>
                <w:t>Other</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6B3E7BA8" w14:textId="77777777" w:rsidR="00994FF0" w:rsidRPr="00033637" w:rsidRDefault="00994FF0" w:rsidP="00F31FB2">
            <w:pPr>
              <w:spacing w:line="480" w:lineRule="auto"/>
              <w:rPr>
                <w:ins w:id="5804" w:author="Mohammad Nayeem Hasan" w:date="2024-11-04T00:07:00Z"/>
                <w:rFonts w:ascii="Times New Roman" w:hAnsi="Times New Roman" w:cs="Times New Roman"/>
                <w:sz w:val="24"/>
                <w:szCs w:val="24"/>
              </w:rPr>
              <w:pPrChange w:id="5805" w:author="Mohammad Nayeem Hasan" w:date="2024-12-23T01:38:00Z" w16du:dateUtc="2024-12-22T19:38:00Z">
                <w:pPr/>
              </w:pPrChange>
            </w:pPr>
            <w:ins w:id="5806" w:author="Mohammad Nayeem Hasan" w:date="2024-11-04T00:07:00Z">
              <w:r w:rsidRPr="00033637">
                <w:rPr>
                  <w:rFonts w:ascii="Times New Roman" w:hAnsi="Times New Roman" w:cs="Times New Roman"/>
                  <w:sz w:val="24"/>
                  <w:szCs w:val="24"/>
                </w:rPr>
                <w:t>Reference</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571ACFA5" w14:textId="77777777" w:rsidR="00994FF0" w:rsidRPr="00033637" w:rsidRDefault="00994FF0" w:rsidP="00F31FB2">
            <w:pPr>
              <w:spacing w:line="480" w:lineRule="auto"/>
              <w:rPr>
                <w:ins w:id="5807" w:author="Mohammad Nayeem Hasan" w:date="2024-11-04T00:07:00Z"/>
                <w:rFonts w:ascii="Times New Roman" w:hAnsi="Times New Roman" w:cs="Times New Roman"/>
                <w:sz w:val="24"/>
                <w:szCs w:val="24"/>
              </w:rPr>
              <w:pPrChange w:id="5808" w:author="Mohammad Nayeem Hasan" w:date="2024-12-23T01:38:00Z" w16du:dateUtc="2024-12-22T19:38:00Z">
                <w:pPr/>
              </w:pPrChange>
            </w:pPr>
            <w:ins w:id="5809"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3A9CD145" w14:textId="77777777" w:rsidR="00994FF0" w:rsidRPr="00033637" w:rsidRDefault="00994FF0" w:rsidP="00F31FB2">
            <w:pPr>
              <w:spacing w:line="480" w:lineRule="auto"/>
              <w:rPr>
                <w:ins w:id="5810" w:author="Mohammad Nayeem Hasan" w:date="2024-11-04T00:07:00Z"/>
                <w:rFonts w:ascii="Times New Roman" w:hAnsi="Times New Roman" w:cs="Times New Roman"/>
                <w:sz w:val="24"/>
                <w:szCs w:val="24"/>
              </w:rPr>
              <w:pPrChange w:id="5811" w:author="Mohammad Nayeem Hasan" w:date="2024-12-23T01:38:00Z" w16du:dateUtc="2024-12-22T19:38:00Z">
                <w:pPr/>
              </w:pPrChange>
            </w:pPr>
            <w:ins w:id="5812"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2D152639" w14:textId="77777777" w:rsidR="00994FF0" w:rsidRPr="00033637" w:rsidRDefault="00994FF0" w:rsidP="00F31FB2">
            <w:pPr>
              <w:spacing w:line="480" w:lineRule="auto"/>
              <w:rPr>
                <w:ins w:id="5813" w:author="Mohammad Nayeem Hasan" w:date="2024-11-04T00:07:00Z"/>
                <w:rFonts w:ascii="Times New Roman" w:hAnsi="Times New Roman" w:cs="Times New Roman"/>
                <w:sz w:val="24"/>
                <w:szCs w:val="24"/>
              </w:rPr>
              <w:pPrChange w:id="5814" w:author="Mohammad Nayeem Hasan" w:date="2024-12-23T01:38:00Z" w16du:dateUtc="2024-12-22T19:38:00Z">
                <w:pPr/>
              </w:pPrChange>
            </w:pPr>
            <w:ins w:id="5815"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1F68309A" w14:textId="77777777" w:rsidR="00994FF0" w:rsidRPr="00033637" w:rsidRDefault="00994FF0" w:rsidP="00F31FB2">
            <w:pPr>
              <w:spacing w:line="480" w:lineRule="auto"/>
              <w:rPr>
                <w:ins w:id="5816" w:author="Mohammad Nayeem Hasan" w:date="2024-11-04T00:07:00Z"/>
                <w:rFonts w:ascii="Times New Roman" w:hAnsi="Times New Roman" w:cs="Times New Roman"/>
                <w:sz w:val="24"/>
                <w:szCs w:val="24"/>
              </w:rPr>
              <w:pPrChange w:id="5817" w:author="Mohammad Nayeem Hasan" w:date="2024-12-23T01:38:00Z" w16du:dateUtc="2024-12-22T19:38:00Z">
                <w:pPr/>
              </w:pPrChange>
            </w:pPr>
            <w:ins w:id="5818" w:author="Mohammad Nayeem Hasan" w:date="2024-11-04T00:07:00Z">
              <w:r w:rsidRPr="00033637">
                <w:rPr>
                  <w:rFonts w:ascii="Times New Roman" w:hAnsi="Times New Roman" w:cs="Times New Roman"/>
                  <w:sz w:val="24"/>
                  <w:szCs w:val="24"/>
                </w:rPr>
                <w:t>Reference</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7B1D39E4" w14:textId="77777777" w:rsidR="00994FF0" w:rsidRPr="00033637" w:rsidRDefault="00994FF0" w:rsidP="00F31FB2">
            <w:pPr>
              <w:spacing w:line="480" w:lineRule="auto"/>
              <w:rPr>
                <w:ins w:id="5819" w:author="Mohammad Nayeem Hasan" w:date="2024-11-04T00:07:00Z"/>
                <w:rFonts w:ascii="Times New Roman" w:hAnsi="Times New Roman" w:cs="Times New Roman"/>
                <w:sz w:val="24"/>
                <w:szCs w:val="24"/>
              </w:rPr>
              <w:pPrChange w:id="5820" w:author="Mohammad Nayeem Hasan" w:date="2024-12-23T01:38:00Z" w16du:dateUtc="2024-12-22T19:38:00Z">
                <w:pPr/>
              </w:pPrChange>
            </w:pPr>
            <w:ins w:id="5821" w:author="Mohammad Nayeem Hasan" w:date="2024-11-04T00:07:00Z">
              <w:r w:rsidRPr="00033637">
                <w:rPr>
                  <w:rFonts w:ascii="Times New Roman" w:hAnsi="Times New Roman" w:cs="Times New Roman"/>
                  <w:sz w:val="24"/>
                  <w:szCs w:val="24"/>
                </w:rPr>
                <w:t>-</w:t>
              </w:r>
            </w:ins>
          </w:p>
        </w:tc>
      </w:tr>
      <w:tr w:rsidR="00994FF0" w:rsidRPr="00033637" w14:paraId="2E1ECE43" w14:textId="77777777" w:rsidTr="000C3C54">
        <w:trPr>
          <w:trHeight w:val="138"/>
          <w:jc w:val="center"/>
          <w:ins w:id="5822"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3E577323" w14:textId="77777777" w:rsidR="00994FF0" w:rsidRPr="00033637" w:rsidRDefault="00994FF0" w:rsidP="00F31FB2">
            <w:pPr>
              <w:spacing w:line="480" w:lineRule="auto"/>
              <w:rPr>
                <w:ins w:id="5823" w:author="Mohammad Nayeem Hasan" w:date="2024-11-04T00:07:00Z"/>
                <w:rFonts w:ascii="Times New Roman" w:hAnsi="Times New Roman" w:cs="Times New Roman"/>
                <w:sz w:val="24"/>
                <w:szCs w:val="24"/>
              </w:rPr>
              <w:pPrChange w:id="5824" w:author="Mohammad Nayeem Hasan" w:date="2024-12-23T01:38:00Z" w16du:dateUtc="2024-12-22T19:38:00Z">
                <w:pPr/>
              </w:pPrChange>
            </w:pPr>
            <w:ins w:id="5825" w:author="Mohammad Nayeem Hasan" w:date="2024-11-04T00:07:00Z">
              <w:r w:rsidRPr="00033637">
                <w:rPr>
                  <w:rFonts w:ascii="Times New Roman" w:hAnsi="Times New Roman" w:cs="Times New Roman"/>
                  <w:sz w:val="24"/>
                  <w:szCs w:val="24"/>
                </w:rPr>
                <w:t>Toilet facilities shared</w:t>
              </w:r>
            </w:ins>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3BE8E746" w14:textId="77777777" w:rsidR="00994FF0" w:rsidRPr="00033637" w:rsidRDefault="00994FF0" w:rsidP="00F31FB2">
            <w:pPr>
              <w:spacing w:line="480" w:lineRule="auto"/>
              <w:rPr>
                <w:ins w:id="5826" w:author="Mohammad Nayeem Hasan" w:date="2024-11-04T00:07:00Z"/>
                <w:rFonts w:ascii="Times New Roman" w:hAnsi="Times New Roman" w:cs="Times New Roman"/>
                <w:sz w:val="24"/>
                <w:szCs w:val="24"/>
              </w:rPr>
              <w:pPrChange w:id="5827"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70FD2EEF" w14:textId="77777777" w:rsidR="00994FF0" w:rsidRPr="00033637" w:rsidRDefault="00994FF0" w:rsidP="00F31FB2">
            <w:pPr>
              <w:spacing w:line="480" w:lineRule="auto"/>
              <w:rPr>
                <w:ins w:id="5828" w:author="Mohammad Nayeem Hasan" w:date="2024-11-04T00:07:00Z"/>
                <w:rFonts w:ascii="Times New Roman" w:hAnsi="Times New Roman" w:cs="Times New Roman"/>
                <w:sz w:val="24"/>
                <w:szCs w:val="24"/>
              </w:rPr>
              <w:pPrChange w:id="5829"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3BFE841B" w14:textId="77777777" w:rsidR="00994FF0" w:rsidRPr="00033637" w:rsidRDefault="00994FF0" w:rsidP="00F31FB2">
            <w:pPr>
              <w:spacing w:line="480" w:lineRule="auto"/>
              <w:rPr>
                <w:ins w:id="5830" w:author="Mohammad Nayeem Hasan" w:date="2024-11-04T00:07:00Z"/>
                <w:rFonts w:ascii="Times New Roman" w:hAnsi="Times New Roman" w:cs="Times New Roman"/>
                <w:sz w:val="24"/>
                <w:szCs w:val="24"/>
              </w:rPr>
              <w:pPrChange w:id="5831" w:author="Mohammad Nayeem Hasan" w:date="2024-12-23T01:38:00Z" w16du:dateUtc="2024-12-22T19:38:00Z">
                <w:pPr/>
              </w:pPrChange>
            </w:pPr>
          </w:p>
        </w:tc>
      </w:tr>
      <w:tr w:rsidR="00994FF0" w:rsidRPr="00033637" w14:paraId="13AA5EFB" w14:textId="77777777" w:rsidTr="000C3C54">
        <w:trPr>
          <w:trHeight w:val="107"/>
          <w:jc w:val="center"/>
          <w:ins w:id="5832"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6EDB9AA2" w14:textId="77777777" w:rsidR="00994FF0" w:rsidRPr="00033637" w:rsidRDefault="00994FF0" w:rsidP="00F31FB2">
            <w:pPr>
              <w:spacing w:line="480" w:lineRule="auto"/>
              <w:rPr>
                <w:ins w:id="5833" w:author="Mohammad Nayeem Hasan" w:date="2024-11-04T00:07:00Z"/>
                <w:rFonts w:ascii="Times New Roman" w:hAnsi="Times New Roman" w:cs="Times New Roman"/>
                <w:sz w:val="24"/>
                <w:szCs w:val="24"/>
              </w:rPr>
              <w:pPrChange w:id="5834" w:author="Mohammad Nayeem Hasan" w:date="2024-12-23T01:38:00Z" w16du:dateUtc="2024-12-22T19:38:00Z">
                <w:pPr/>
              </w:pPrChange>
            </w:pPr>
            <w:ins w:id="5835" w:author="Mohammad Nayeem Hasan" w:date="2024-11-04T00:07:00Z">
              <w:r w:rsidRPr="00033637">
                <w:rPr>
                  <w:rFonts w:ascii="Times New Roman" w:hAnsi="Times New Roman" w:cs="Times New Roman"/>
                  <w:sz w:val="24"/>
                  <w:szCs w:val="24"/>
                </w:rPr>
                <w:t>Yes</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79C81ED3" w14:textId="77777777" w:rsidR="00994FF0" w:rsidRPr="00033637" w:rsidRDefault="00994FF0" w:rsidP="00F31FB2">
            <w:pPr>
              <w:spacing w:line="480" w:lineRule="auto"/>
              <w:rPr>
                <w:ins w:id="5836" w:author="Mohammad Nayeem Hasan" w:date="2024-11-04T00:07:00Z"/>
                <w:rFonts w:ascii="Times New Roman" w:hAnsi="Times New Roman" w:cs="Times New Roman"/>
                <w:sz w:val="24"/>
                <w:szCs w:val="24"/>
              </w:rPr>
              <w:pPrChange w:id="5837" w:author="Mohammad Nayeem Hasan" w:date="2024-12-23T01:38:00Z" w16du:dateUtc="2024-12-22T19:38:00Z">
                <w:pPr/>
              </w:pPrChange>
            </w:pPr>
            <w:ins w:id="5838" w:author="Mohammad Nayeem Hasan" w:date="2024-11-04T00:07:00Z">
              <w:r w:rsidRPr="00033637">
                <w:rPr>
                  <w:rFonts w:ascii="Times New Roman" w:hAnsi="Times New Roman" w:cs="Times New Roman"/>
                  <w:sz w:val="24"/>
                  <w:szCs w:val="24"/>
                </w:rPr>
                <w:t>1.07 (0.96, 1.20)</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0D538D1A" w14:textId="77777777" w:rsidR="00994FF0" w:rsidRPr="00033637" w:rsidRDefault="00994FF0" w:rsidP="00F31FB2">
            <w:pPr>
              <w:spacing w:line="480" w:lineRule="auto"/>
              <w:rPr>
                <w:ins w:id="5839" w:author="Mohammad Nayeem Hasan" w:date="2024-11-04T00:07:00Z"/>
                <w:rFonts w:ascii="Times New Roman" w:hAnsi="Times New Roman" w:cs="Times New Roman"/>
                <w:sz w:val="24"/>
                <w:szCs w:val="24"/>
              </w:rPr>
              <w:pPrChange w:id="5840" w:author="Mohammad Nayeem Hasan" w:date="2024-12-23T01:38:00Z" w16du:dateUtc="2024-12-22T19:38:00Z">
                <w:pPr/>
              </w:pPrChange>
            </w:pPr>
            <w:ins w:id="5841" w:author="Mohammad Nayeem Hasan" w:date="2024-11-04T00:07:00Z">
              <w:r w:rsidRPr="00033637">
                <w:rPr>
                  <w:rFonts w:ascii="Times New Roman" w:hAnsi="Times New Roman" w:cs="Times New Roman"/>
                  <w:sz w:val="24"/>
                  <w:szCs w:val="24"/>
                </w:rPr>
                <w:t>0.210</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5958C914" w14:textId="77777777" w:rsidR="00994FF0" w:rsidRPr="00033637" w:rsidRDefault="00994FF0" w:rsidP="00F31FB2">
            <w:pPr>
              <w:spacing w:line="480" w:lineRule="auto"/>
              <w:rPr>
                <w:ins w:id="5842" w:author="Mohammad Nayeem Hasan" w:date="2024-11-04T00:07:00Z"/>
                <w:rFonts w:ascii="Times New Roman" w:hAnsi="Times New Roman" w:cs="Times New Roman"/>
                <w:sz w:val="24"/>
                <w:szCs w:val="24"/>
              </w:rPr>
              <w:pPrChange w:id="5843" w:author="Mohammad Nayeem Hasan" w:date="2024-12-23T01:38:00Z" w16du:dateUtc="2024-12-22T19:38:00Z">
                <w:pPr/>
              </w:pPrChange>
            </w:pPr>
            <w:ins w:id="5844" w:author="Mohammad Nayeem Hasan" w:date="2024-11-04T00:07:00Z">
              <w:r w:rsidRPr="00033637">
                <w:rPr>
                  <w:rFonts w:ascii="Times New Roman" w:hAnsi="Times New Roman" w:cs="Times New Roman"/>
                  <w:sz w:val="24"/>
                  <w:szCs w:val="24"/>
                </w:rPr>
                <w:t>0.60 (0.36, 0.99)</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3E26EBAB" w14:textId="77777777" w:rsidR="00994FF0" w:rsidRPr="00033637" w:rsidRDefault="00994FF0" w:rsidP="00F31FB2">
            <w:pPr>
              <w:spacing w:line="480" w:lineRule="auto"/>
              <w:rPr>
                <w:ins w:id="5845" w:author="Mohammad Nayeem Hasan" w:date="2024-11-04T00:07:00Z"/>
                <w:rFonts w:ascii="Times New Roman" w:hAnsi="Times New Roman" w:cs="Times New Roman"/>
                <w:b/>
                <w:bCs/>
                <w:sz w:val="24"/>
                <w:szCs w:val="24"/>
              </w:rPr>
              <w:pPrChange w:id="5846" w:author="Mohammad Nayeem Hasan" w:date="2024-12-23T01:38:00Z" w16du:dateUtc="2024-12-22T19:38:00Z">
                <w:pPr/>
              </w:pPrChange>
            </w:pPr>
            <w:ins w:id="5847" w:author="Mohammad Nayeem Hasan" w:date="2024-11-04T00:07:00Z">
              <w:r w:rsidRPr="00033637">
                <w:rPr>
                  <w:rFonts w:ascii="Times New Roman" w:hAnsi="Times New Roman" w:cs="Times New Roman"/>
                  <w:b/>
                  <w:bCs/>
                  <w:sz w:val="24"/>
                  <w:szCs w:val="24"/>
                </w:rPr>
                <w:t>0.047</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762BCC12" w14:textId="77777777" w:rsidR="00994FF0" w:rsidRPr="00033637" w:rsidRDefault="00994FF0" w:rsidP="00F31FB2">
            <w:pPr>
              <w:spacing w:line="480" w:lineRule="auto"/>
              <w:rPr>
                <w:ins w:id="5848" w:author="Mohammad Nayeem Hasan" w:date="2024-11-04T00:07:00Z"/>
                <w:rFonts w:ascii="Times New Roman" w:hAnsi="Times New Roman" w:cs="Times New Roman"/>
                <w:sz w:val="24"/>
                <w:szCs w:val="24"/>
              </w:rPr>
              <w:pPrChange w:id="5849" w:author="Mohammad Nayeem Hasan" w:date="2024-12-23T01:38:00Z" w16du:dateUtc="2024-12-22T19:38:00Z">
                <w:pPr/>
              </w:pPrChange>
            </w:pPr>
            <w:ins w:id="5850" w:author="Mohammad Nayeem Hasan" w:date="2024-11-04T00:07:00Z">
              <w:r w:rsidRPr="00033637">
                <w:rPr>
                  <w:rFonts w:ascii="Times New Roman" w:hAnsi="Times New Roman" w:cs="Times New Roman"/>
                  <w:sz w:val="24"/>
                  <w:szCs w:val="24"/>
                </w:rPr>
                <w:t>1.23 (1.07, 1.42)</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0940BD49" w14:textId="77777777" w:rsidR="00994FF0" w:rsidRPr="00033637" w:rsidRDefault="00994FF0" w:rsidP="00F31FB2">
            <w:pPr>
              <w:spacing w:line="480" w:lineRule="auto"/>
              <w:rPr>
                <w:ins w:id="5851" w:author="Mohammad Nayeem Hasan" w:date="2024-11-04T00:07:00Z"/>
                <w:rFonts w:ascii="Times New Roman" w:hAnsi="Times New Roman" w:cs="Times New Roman"/>
                <w:b/>
                <w:bCs/>
                <w:sz w:val="24"/>
                <w:szCs w:val="24"/>
              </w:rPr>
              <w:pPrChange w:id="5852" w:author="Mohammad Nayeem Hasan" w:date="2024-12-23T01:38:00Z" w16du:dateUtc="2024-12-22T19:38:00Z">
                <w:pPr/>
              </w:pPrChange>
            </w:pPr>
            <w:ins w:id="5853" w:author="Mohammad Nayeem Hasan" w:date="2024-11-04T00:07:00Z">
              <w:r w:rsidRPr="00033637">
                <w:rPr>
                  <w:rFonts w:ascii="Times New Roman" w:hAnsi="Times New Roman" w:cs="Times New Roman"/>
                  <w:b/>
                  <w:bCs/>
                  <w:sz w:val="24"/>
                  <w:szCs w:val="24"/>
                </w:rPr>
                <w:t>0.004</w:t>
              </w:r>
            </w:ins>
          </w:p>
        </w:tc>
      </w:tr>
      <w:tr w:rsidR="00994FF0" w:rsidRPr="00033637" w14:paraId="56679C0E" w14:textId="77777777" w:rsidTr="000C3C54">
        <w:trPr>
          <w:trHeight w:val="288"/>
          <w:jc w:val="center"/>
          <w:ins w:id="5854"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0A0A8546" w14:textId="77777777" w:rsidR="00994FF0" w:rsidRPr="00033637" w:rsidRDefault="00994FF0" w:rsidP="00F31FB2">
            <w:pPr>
              <w:spacing w:line="480" w:lineRule="auto"/>
              <w:rPr>
                <w:ins w:id="5855" w:author="Mohammad Nayeem Hasan" w:date="2024-11-04T00:07:00Z"/>
                <w:rFonts w:ascii="Times New Roman" w:hAnsi="Times New Roman" w:cs="Times New Roman"/>
                <w:sz w:val="24"/>
                <w:szCs w:val="24"/>
              </w:rPr>
              <w:pPrChange w:id="5856" w:author="Mohammad Nayeem Hasan" w:date="2024-12-23T01:38:00Z" w16du:dateUtc="2024-12-22T19:38:00Z">
                <w:pPr/>
              </w:pPrChange>
            </w:pPr>
            <w:ins w:id="5857" w:author="Mohammad Nayeem Hasan" w:date="2024-11-04T00:07:00Z">
              <w:r w:rsidRPr="00033637">
                <w:rPr>
                  <w:rFonts w:ascii="Times New Roman" w:hAnsi="Times New Roman" w:cs="Times New Roman"/>
                  <w:sz w:val="24"/>
                  <w:szCs w:val="24"/>
                </w:rPr>
                <w:t>No</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50A789D9" w14:textId="77777777" w:rsidR="00994FF0" w:rsidRPr="00033637" w:rsidRDefault="00994FF0" w:rsidP="00F31FB2">
            <w:pPr>
              <w:spacing w:line="480" w:lineRule="auto"/>
              <w:rPr>
                <w:ins w:id="5858" w:author="Mohammad Nayeem Hasan" w:date="2024-11-04T00:07:00Z"/>
                <w:rFonts w:ascii="Times New Roman" w:hAnsi="Times New Roman" w:cs="Times New Roman"/>
                <w:sz w:val="24"/>
                <w:szCs w:val="24"/>
              </w:rPr>
              <w:pPrChange w:id="5859" w:author="Mohammad Nayeem Hasan" w:date="2024-12-23T01:38:00Z" w16du:dateUtc="2024-12-22T19:38:00Z">
                <w:pPr/>
              </w:pPrChange>
            </w:pPr>
            <w:ins w:id="5860" w:author="Mohammad Nayeem Hasan" w:date="2024-11-04T00:07:00Z">
              <w:r w:rsidRPr="00033637">
                <w:rPr>
                  <w:rFonts w:ascii="Times New Roman" w:hAnsi="Times New Roman" w:cs="Times New Roman"/>
                  <w:sz w:val="24"/>
                  <w:szCs w:val="24"/>
                </w:rPr>
                <w:t>Reference</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4660253F" w14:textId="77777777" w:rsidR="00994FF0" w:rsidRPr="00033637" w:rsidRDefault="00994FF0" w:rsidP="00F31FB2">
            <w:pPr>
              <w:spacing w:line="480" w:lineRule="auto"/>
              <w:rPr>
                <w:ins w:id="5861" w:author="Mohammad Nayeem Hasan" w:date="2024-11-04T00:07:00Z"/>
                <w:rFonts w:ascii="Times New Roman" w:hAnsi="Times New Roman" w:cs="Times New Roman"/>
                <w:sz w:val="24"/>
                <w:szCs w:val="24"/>
              </w:rPr>
              <w:pPrChange w:id="5862" w:author="Mohammad Nayeem Hasan" w:date="2024-12-23T01:38:00Z" w16du:dateUtc="2024-12-22T19:38:00Z">
                <w:pPr/>
              </w:pPrChange>
            </w:pPr>
            <w:ins w:id="5863"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7181AC70" w14:textId="77777777" w:rsidR="00994FF0" w:rsidRPr="00033637" w:rsidRDefault="00994FF0" w:rsidP="00F31FB2">
            <w:pPr>
              <w:spacing w:line="480" w:lineRule="auto"/>
              <w:rPr>
                <w:ins w:id="5864" w:author="Mohammad Nayeem Hasan" w:date="2024-11-04T00:07:00Z"/>
                <w:rFonts w:ascii="Times New Roman" w:hAnsi="Times New Roman" w:cs="Times New Roman"/>
                <w:sz w:val="24"/>
                <w:szCs w:val="24"/>
              </w:rPr>
              <w:pPrChange w:id="5865" w:author="Mohammad Nayeem Hasan" w:date="2024-12-23T01:38:00Z" w16du:dateUtc="2024-12-22T19:38:00Z">
                <w:pPr/>
              </w:pPrChange>
            </w:pPr>
            <w:ins w:id="5866" w:author="Mohammad Nayeem Hasan" w:date="2024-11-04T00:07:00Z">
              <w:r w:rsidRPr="00033637">
                <w:rPr>
                  <w:rFonts w:ascii="Times New Roman" w:hAnsi="Times New Roman" w:cs="Times New Roman"/>
                  <w:sz w:val="24"/>
                  <w:szCs w:val="24"/>
                </w:rPr>
                <w:t>Reference</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16C13AA1" w14:textId="77777777" w:rsidR="00994FF0" w:rsidRPr="00033637" w:rsidRDefault="00994FF0" w:rsidP="00F31FB2">
            <w:pPr>
              <w:spacing w:line="480" w:lineRule="auto"/>
              <w:rPr>
                <w:ins w:id="5867" w:author="Mohammad Nayeem Hasan" w:date="2024-11-04T00:07:00Z"/>
                <w:rFonts w:ascii="Times New Roman" w:hAnsi="Times New Roman" w:cs="Times New Roman"/>
                <w:sz w:val="24"/>
                <w:szCs w:val="24"/>
              </w:rPr>
              <w:pPrChange w:id="5868" w:author="Mohammad Nayeem Hasan" w:date="2024-12-23T01:38:00Z" w16du:dateUtc="2024-12-22T19:38:00Z">
                <w:pPr/>
              </w:pPrChange>
            </w:pPr>
            <w:ins w:id="5869"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0DF2E25F" w14:textId="77777777" w:rsidR="00994FF0" w:rsidRPr="00033637" w:rsidRDefault="00994FF0" w:rsidP="00F31FB2">
            <w:pPr>
              <w:spacing w:line="480" w:lineRule="auto"/>
              <w:rPr>
                <w:ins w:id="5870" w:author="Mohammad Nayeem Hasan" w:date="2024-11-04T00:07:00Z"/>
                <w:rFonts w:ascii="Times New Roman" w:hAnsi="Times New Roman" w:cs="Times New Roman"/>
                <w:sz w:val="24"/>
                <w:szCs w:val="24"/>
              </w:rPr>
              <w:pPrChange w:id="5871" w:author="Mohammad Nayeem Hasan" w:date="2024-12-23T01:38:00Z" w16du:dateUtc="2024-12-22T19:38:00Z">
                <w:pPr/>
              </w:pPrChange>
            </w:pPr>
            <w:ins w:id="5872" w:author="Mohammad Nayeem Hasan" w:date="2024-11-04T00:07:00Z">
              <w:r w:rsidRPr="00033637">
                <w:rPr>
                  <w:rFonts w:ascii="Times New Roman" w:hAnsi="Times New Roman" w:cs="Times New Roman"/>
                  <w:sz w:val="24"/>
                  <w:szCs w:val="24"/>
                </w:rPr>
                <w:t>Reference</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39E30C9C" w14:textId="77777777" w:rsidR="00994FF0" w:rsidRPr="00033637" w:rsidRDefault="00994FF0" w:rsidP="00F31FB2">
            <w:pPr>
              <w:spacing w:line="480" w:lineRule="auto"/>
              <w:rPr>
                <w:ins w:id="5873" w:author="Mohammad Nayeem Hasan" w:date="2024-11-04T00:07:00Z"/>
                <w:rFonts w:ascii="Times New Roman" w:hAnsi="Times New Roman" w:cs="Times New Roman"/>
                <w:sz w:val="24"/>
                <w:szCs w:val="24"/>
              </w:rPr>
              <w:pPrChange w:id="5874" w:author="Mohammad Nayeem Hasan" w:date="2024-12-23T01:38:00Z" w16du:dateUtc="2024-12-22T19:38:00Z">
                <w:pPr/>
              </w:pPrChange>
            </w:pPr>
            <w:ins w:id="5875" w:author="Mohammad Nayeem Hasan" w:date="2024-11-04T00:07:00Z">
              <w:r w:rsidRPr="00033637">
                <w:rPr>
                  <w:rFonts w:ascii="Times New Roman" w:hAnsi="Times New Roman" w:cs="Times New Roman"/>
                  <w:sz w:val="24"/>
                  <w:szCs w:val="24"/>
                </w:rPr>
                <w:t>-</w:t>
              </w:r>
            </w:ins>
          </w:p>
        </w:tc>
      </w:tr>
      <w:tr w:rsidR="00994FF0" w:rsidRPr="00033637" w14:paraId="6B63D75B" w14:textId="77777777" w:rsidTr="000C3C54">
        <w:trPr>
          <w:trHeight w:val="288"/>
          <w:jc w:val="center"/>
          <w:ins w:id="5876"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5FDAA7B1" w14:textId="77777777" w:rsidR="00994FF0" w:rsidRPr="00033637" w:rsidRDefault="00994FF0" w:rsidP="00F31FB2">
            <w:pPr>
              <w:spacing w:line="480" w:lineRule="auto"/>
              <w:rPr>
                <w:ins w:id="5877" w:author="Mohammad Nayeem Hasan" w:date="2024-11-04T00:07:00Z"/>
                <w:rFonts w:ascii="Times New Roman" w:hAnsi="Times New Roman" w:cs="Times New Roman"/>
                <w:sz w:val="24"/>
                <w:szCs w:val="24"/>
              </w:rPr>
              <w:pPrChange w:id="5878" w:author="Mohammad Nayeem Hasan" w:date="2024-12-23T01:38:00Z" w16du:dateUtc="2024-12-22T19:38:00Z">
                <w:pPr/>
              </w:pPrChange>
            </w:pPr>
            <w:ins w:id="5879" w:author="Mohammad Nayeem Hasan" w:date="2024-11-04T00:07:00Z">
              <w:r w:rsidRPr="00033637">
                <w:rPr>
                  <w:rFonts w:ascii="Times New Roman" w:hAnsi="Times New Roman" w:cs="Times New Roman"/>
                  <w:sz w:val="24"/>
                  <w:szCs w:val="24"/>
                </w:rPr>
                <w:t>Toilet facility type</w:t>
              </w:r>
            </w:ins>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62600CA3" w14:textId="77777777" w:rsidR="00994FF0" w:rsidRPr="00033637" w:rsidRDefault="00994FF0" w:rsidP="00F31FB2">
            <w:pPr>
              <w:spacing w:line="480" w:lineRule="auto"/>
              <w:rPr>
                <w:ins w:id="5880" w:author="Mohammad Nayeem Hasan" w:date="2024-11-04T00:07:00Z"/>
                <w:rFonts w:ascii="Times New Roman" w:hAnsi="Times New Roman" w:cs="Times New Roman"/>
                <w:sz w:val="24"/>
                <w:szCs w:val="24"/>
              </w:rPr>
              <w:pPrChange w:id="5881"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19D1B32B" w14:textId="77777777" w:rsidR="00994FF0" w:rsidRPr="00033637" w:rsidRDefault="00994FF0" w:rsidP="00F31FB2">
            <w:pPr>
              <w:spacing w:line="480" w:lineRule="auto"/>
              <w:rPr>
                <w:ins w:id="5882" w:author="Mohammad Nayeem Hasan" w:date="2024-11-04T00:07:00Z"/>
                <w:rFonts w:ascii="Times New Roman" w:hAnsi="Times New Roman" w:cs="Times New Roman"/>
                <w:sz w:val="24"/>
                <w:szCs w:val="24"/>
              </w:rPr>
              <w:pPrChange w:id="5883"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1CD325F5" w14:textId="77777777" w:rsidR="00994FF0" w:rsidRPr="00033637" w:rsidRDefault="00994FF0" w:rsidP="00F31FB2">
            <w:pPr>
              <w:spacing w:line="480" w:lineRule="auto"/>
              <w:rPr>
                <w:ins w:id="5884" w:author="Mohammad Nayeem Hasan" w:date="2024-11-04T00:07:00Z"/>
                <w:rFonts w:ascii="Times New Roman" w:hAnsi="Times New Roman" w:cs="Times New Roman"/>
                <w:sz w:val="24"/>
                <w:szCs w:val="24"/>
              </w:rPr>
              <w:pPrChange w:id="5885" w:author="Mohammad Nayeem Hasan" w:date="2024-12-23T01:38:00Z" w16du:dateUtc="2024-12-22T19:38:00Z">
                <w:pPr/>
              </w:pPrChange>
            </w:pPr>
          </w:p>
        </w:tc>
      </w:tr>
      <w:tr w:rsidR="00994FF0" w:rsidRPr="00033637" w14:paraId="73503908" w14:textId="77777777" w:rsidTr="000C3C54">
        <w:trPr>
          <w:trHeight w:val="288"/>
          <w:jc w:val="center"/>
          <w:ins w:id="5886"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7049B677" w14:textId="77777777" w:rsidR="00994FF0" w:rsidRPr="00033637" w:rsidRDefault="00994FF0" w:rsidP="00F31FB2">
            <w:pPr>
              <w:spacing w:line="480" w:lineRule="auto"/>
              <w:rPr>
                <w:ins w:id="5887" w:author="Mohammad Nayeem Hasan" w:date="2024-11-04T00:07:00Z"/>
                <w:rFonts w:ascii="Times New Roman" w:hAnsi="Times New Roman" w:cs="Times New Roman"/>
                <w:sz w:val="24"/>
                <w:szCs w:val="24"/>
              </w:rPr>
              <w:pPrChange w:id="5888" w:author="Mohammad Nayeem Hasan" w:date="2024-12-23T01:38:00Z" w16du:dateUtc="2024-12-22T19:38:00Z">
                <w:pPr/>
              </w:pPrChange>
            </w:pPr>
            <w:ins w:id="5889" w:author="Mohammad Nayeem Hasan" w:date="2024-11-04T00:07:00Z">
              <w:r w:rsidRPr="00033637">
                <w:rPr>
                  <w:rFonts w:ascii="Times New Roman" w:hAnsi="Times New Roman" w:cs="Times New Roman"/>
                  <w:sz w:val="24"/>
                  <w:szCs w:val="24"/>
                </w:rPr>
                <w:t>Non-improved</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56E9EF89" w14:textId="77777777" w:rsidR="00994FF0" w:rsidRPr="00033637" w:rsidRDefault="00994FF0" w:rsidP="00F31FB2">
            <w:pPr>
              <w:spacing w:line="480" w:lineRule="auto"/>
              <w:rPr>
                <w:ins w:id="5890" w:author="Mohammad Nayeem Hasan" w:date="2024-11-04T00:07:00Z"/>
                <w:rFonts w:ascii="Times New Roman" w:hAnsi="Times New Roman" w:cs="Times New Roman"/>
                <w:sz w:val="24"/>
                <w:szCs w:val="24"/>
              </w:rPr>
              <w:pPrChange w:id="5891" w:author="Mohammad Nayeem Hasan" w:date="2024-12-23T01:38:00Z" w16du:dateUtc="2024-12-22T19:38:00Z">
                <w:pPr/>
              </w:pPrChange>
            </w:pPr>
            <w:ins w:id="5892" w:author="Mohammad Nayeem Hasan" w:date="2024-11-04T00:07:00Z">
              <w:r w:rsidRPr="00033637">
                <w:rPr>
                  <w:rFonts w:ascii="Times New Roman" w:hAnsi="Times New Roman" w:cs="Times New Roman"/>
                  <w:sz w:val="24"/>
                  <w:szCs w:val="24"/>
                </w:rPr>
                <w:t>1.23 (1.08, 1.40)</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679741CB" w14:textId="77777777" w:rsidR="00994FF0" w:rsidRPr="00033637" w:rsidRDefault="00994FF0" w:rsidP="00F31FB2">
            <w:pPr>
              <w:spacing w:line="480" w:lineRule="auto"/>
              <w:rPr>
                <w:ins w:id="5893" w:author="Mohammad Nayeem Hasan" w:date="2024-11-04T00:07:00Z"/>
                <w:rFonts w:ascii="Times New Roman" w:hAnsi="Times New Roman" w:cs="Times New Roman"/>
                <w:sz w:val="24"/>
                <w:szCs w:val="24"/>
              </w:rPr>
              <w:pPrChange w:id="5894" w:author="Mohammad Nayeem Hasan" w:date="2024-12-23T01:38:00Z" w16du:dateUtc="2024-12-22T19:38:00Z">
                <w:pPr/>
              </w:pPrChange>
            </w:pPr>
            <w:ins w:id="5895" w:author="Mohammad Nayeem Hasan" w:date="2024-11-04T00:07:00Z">
              <w:r w:rsidRPr="00033637">
                <w:rPr>
                  <w:rFonts w:ascii="Times New Roman" w:hAnsi="Times New Roman" w:cs="Times New Roman"/>
                  <w:sz w:val="24"/>
                  <w:szCs w:val="24"/>
                </w:rPr>
                <w:t>0.002</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30C3FF95" w14:textId="77777777" w:rsidR="00994FF0" w:rsidRPr="00033637" w:rsidRDefault="00994FF0" w:rsidP="00F31FB2">
            <w:pPr>
              <w:spacing w:line="480" w:lineRule="auto"/>
              <w:rPr>
                <w:ins w:id="5896" w:author="Mohammad Nayeem Hasan" w:date="2024-11-04T00:07:00Z"/>
                <w:rFonts w:ascii="Times New Roman" w:hAnsi="Times New Roman" w:cs="Times New Roman"/>
                <w:sz w:val="24"/>
                <w:szCs w:val="24"/>
              </w:rPr>
              <w:pPrChange w:id="5897" w:author="Mohammad Nayeem Hasan" w:date="2024-12-23T01:38:00Z" w16du:dateUtc="2024-12-22T19:38:00Z">
                <w:pPr/>
              </w:pPrChange>
            </w:pPr>
            <w:ins w:id="5898"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6A30D41D" w14:textId="77777777" w:rsidR="00994FF0" w:rsidRPr="00033637" w:rsidRDefault="00994FF0" w:rsidP="00F31FB2">
            <w:pPr>
              <w:spacing w:line="480" w:lineRule="auto"/>
              <w:rPr>
                <w:ins w:id="5899" w:author="Mohammad Nayeem Hasan" w:date="2024-11-04T00:07:00Z"/>
                <w:rFonts w:ascii="Times New Roman" w:hAnsi="Times New Roman" w:cs="Times New Roman"/>
                <w:sz w:val="24"/>
                <w:szCs w:val="24"/>
              </w:rPr>
              <w:pPrChange w:id="5900" w:author="Mohammad Nayeem Hasan" w:date="2024-12-23T01:38:00Z" w16du:dateUtc="2024-12-22T19:38:00Z">
                <w:pPr/>
              </w:pPrChange>
            </w:pPr>
            <w:ins w:id="5901"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6E464655" w14:textId="77777777" w:rsidR="00994FF0" w:rsidRPr="00033637" w:rsidRDefault="00994FF0" w:rsidP="00F31FB2">
            <w:pPr>
              <w:spacing w:line="480" w:lineRule="auto"/>
              <w:rPr>
                <w:ins w:id="5902" w:author="Mohammad Nayeem Hasan" w:date="2024-11-04T00:07:00Z"/>
                <w:rFonts w:ascii="Times New Roman" w:hAnsi="Times New Roman" w:cs="Times New Roman"/>
                <w:sz w:val="24"/>
                <w:szCs w:val="24"/>
              </w:rPr>
              <w:pPrChange w:id="5903" w:author="Mohammad Nayeem Hasan" w:date="2024-12-23T01:38:00Z" w16du:dateUtc="2024-12-22T19:38:00Z">
                <w:pPr/>
              </w:pPrChange>
            </w:pPr>
            <w:ins w:id="5904" w:author="Mohammad Nayeem Hasan" w:date="2024-11-04T00:07:00Z">
              <w:r w:rsidRPr="00033637">
                <w:rPr>
                  <w:rFonts w:ascii="Times New Roman" w:hAnsi="Times New Roman" w:cs="Times New Roman"/>
                  <w:sz w:val="24"/>
                  <w:szCs w:val="24"/>
                </w:rPr>
                <w:t>1.49 (1.08, 2.05)</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19051701" w14:textId="77777777" w:rsidR="00994FF0" w:rsidRPr="00033637" w:rsidRDefault="00994FF0" w:rsidP="00F31FB2">
            <w:pPr>
              <w:spacing w:line="480" w:lineRule="auto"/>
              <w:rPr>
                <w:ins w:id="5905" w:author="Mohammad Nayeem Hasan" w:date="2024-11-04T00:07:00Z"/>
                <w:rFonts w:ascii="Times New Roman" w:hAnsi="Times New Roman" w:cs="Times New Roman"/>
                <w:sz w:val="24"/>
                <w:szCs w:val="24"/>
              </w:rPr>
              <w:pPrChange w:id="5906" w:author="Mohammad Nayeem Hasan" w:date="2024-12-23T01:38:00Z" w16du:dateUtc="2024-12-22T19:38:00Z">
                <w:pPr/>
              </w:pPrChange>
            </w:pPr>
            <w:ins w:id="5907" w:author="Mohammad Nayeem Hasan" w:date="2024-11-04T00:07:00Z">
              <w:r w:rsidRPr="00033637">
                <w:rPr>
                  <w:rFonts w:ascii="Times New Roman" w:hAnsi="Times New Roman" w:cs="Times New Roman"/>
                  <w:b/>
                  <w:bCs/>
                  <w:sz w:val="24"/>
                  <w:szCs w:val="24"/>
                </w:rPr>
                <w:t>0.015</w:t>
              </w:r>
            </w:ins>
          </w:p>
        </w:tc>
      </w:tr>
      <w:tr w:rsidR="00994FF0" w:rsidRPr="00033637" w14:paraId="524C2CA0" w14:textId="77777777" w:rsidTr="000C3C54">
        <w:trPr>
          <w:trHeight w:val="288"/>
          <w:jc w:val="center"/>
          <w:ins w:id="5908"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67A8E688" w14:textId="77777777" w:rsidR="00994FF0" w:rsidRPr="00033637" w:rsidRDefault="00994FF0" w:rsidP="00F31FB2">
            <w:pPr>
              <w:spacing w:line="480" w:lineRule="auto"/>
              <w:rPr>
                <w:ins w:id="5909" w:author="Mohammad Nayeem Hasan" w:date="2024-11-04T00:07:00Z"/>
                <w:rFonts w:ascii="Times New Roman" w:hAnsi="Times New Roman" w:cs="Times New Roman"/>
                <w:sz w:val="24"/>
                <w:szCs w:val="24"/>
              </w:rPr>
              <w:pPrChange w:id="5910" w:author="Mohammad Nayeem Hasan" w:date="2024-12-23T01:38:00Z" w16du:dateUtc="2024-12-22T19:38:00Z">
                <w:pPr/>
              </w:pPrChange>
            </w:pPr>
            <w:ins w:id="5911" w:author="Mohammad Nayeem Hasan" w:date="2024-11-04T00:07:00Z">
              <w:r w:rsidRPr="00033637">
                <w:rPr>
                  <w:rFonts w:ascii="Times New Roman" w:hAnsi="Times New Roman" w:cs="Times New Roman"/>
                  <w:sz w:val="24"/>
                  <w:szCs w:val="24"/>
                </w:rPr>
                <w:t>Improved</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55A0EEB5" w14:textId="77777777" w:rsidR="00994FF0" w:rsidRPr="00033637" w:rsidRDefault="00994FF0" w:rsidP="00F31FB2">
            <w:pPr>
              <w:spacing w:line="480" w:lineRule="auto"/>
              <w:rPr>
                <w:ins w:id="5912" w:author="Mohammad Nayeem Hasan" w:date="2024-11-04T00:07:00Z"/>
                <w:rFonts w:ascii="Times New Roman" w:hAnsi="Times New Roman" w:cs="Times New Roman"/>
                <w:sz w:val="24"/>
                <w:szCs w:val="24"/>
              </w:rPr>
              <w:pPrChange w:id="5913" w:author="Mohammad Nayeem Hasan" w:date="2024-12-23T01:38:00Z" w16du:dateUtc="2024-12-22T19:38:00Z">
                <w:pPr/>
              </w:pPrChange>
            </w:pPr>
            <w:ins w:id="5914" w:author="Mohammad Nayeem Hasan" w:date="2024-11-04T00:07:00Z">
              <w:r w:rsidRPr="00033637">
                <w:rPr>
                  <w:rFonts w:ascii="Times New Roman" w:hAnsi="Times New Roman" w:cs="Times New Roman"/>
                  <w:sz w:val="24"/>
                  <w:szCs w:val="24"/>
                </w:rPr>
                <w:t>Reference</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19F286E6" w14:textId="77777777" w:rsidR="00994FF0" w:rsidRPr="00033637" w:rsidRDefault="00994FF0" w:rsidP="00F31FB2">
            <w:pPr>
              <w:spacing w:line="480" w:lineRule="auto"/>
              <w:rPr>
                <w:ins w:id="5915" w:author="Mohammad Nayeem Hasan" w:date="2024-11-04T00:07:00Z"/>
                <w:rFonts w:ascii="Times New Roman" w:hAnsi="Times New Roman" w:cs="Times New Roman"/>
                <w:sz w:val="24"/>
                <w:szCs w:val="24"/>
              </w:rPr>
              <w:pPrChange w:id="5916" w:author="Mohammad Nayeem Hasan" w:date="2024-12-23T01:38:00Z" w16du:dateUtc="2024-12-22T19:38:00Z">
                <w:pPr/>
              </w:pPrChange>
            </w:pPr>
            <w:ins w:id="5917"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082DE3AD" w14:textId="77777777" w:rsidR="00994FF0" w:rsidRPr="00033637" w:rsidRDefault="00994FF0" w:rsidP="00F31FB2">
            <w:pPr>
              <w:spacing w:line="480" w:lineRule="auto"/>
              <w:rPr>
                <w:ins w:id="5918" w:author="Mohammad Nayeem Hasan" w:date="2024-11-04T00:07:00Z"/>
                <w:rFonts w:ascii="Times New Roman" w:hAnsi="Times New Roman" w:cs="Times New Roman"/>
                <w:sz w:val="24"/>
                <w:szCs w:val="24"/>
              </w:rPr>
              <w:pPrChange w:id="5919" w:author="Mohammad Nayeem Hasan" w:date="2024-12-23T01:38:00Z" w16du:dateUtc="2024-12-22T19:38:00Z">
                <w:pPr/>
              </w:pPrChange>
            </w:pPr>
            <w:ins w:id="5920"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63840736" w14:textId="77777777" w:rsidR="00994FF0" w:rsidRPr="00033637" w:rsidRDefault="00994FF0" w:rsidP="00F31FB2">
            <w:pPr>
              <w:spacing w:line="480" w:lineRule="auto"/>
              <w:rPr>
                <w:ins w:id="5921" w:author="Mohammad Nayeem Hasan" w:date="2024-11-04T00:07:00Z"/>
                <w:rFonts w:ascii="Times New Roman" w:hAnsi="Times New Roman" w:cs="Times New Roman"/>
                <w:sz w:val="24"/>
                <w:szCs w:val="24"/>
              </w:rPr>
              <w:pPrChange w:id="5922" w:author="Mohammad Nayeem Hasan" w:date="2024-12-23T01:38:00Z" w16du:dateUtc="2024-12-22T19:38:00Z">
                <w:pPr/>
              </w:pPrChange>
            </w:pPr>
            <w:ins w:id="5923"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5B1598A1" w14:textId="77777777" w:rsidR="00994FF0" w:rsidRPr="00033637" w:rsidRDefault="00994FF0" w:rsidP="00F31FB2">
            <w:pPr>
              <w:spacing w:line="480" w:lineRule="auto"/>
              <w:rPr>
                <w:ins w:id="5924" w:author="Mohammad Nayeem Hasan" w:date="2024-11-04T00:07:00Z"/>
                <w:rFonts w:ascii="Times New Roman" w:hAnsi="Times New Roman" w:cs="Times New Roman"/>
                <w:sz w:val="24"/>
                <w:szCs w:val="24"/>
              </w:rPr>
              <w:pPrChange w:id="5925" w:author="Mohammad Nayeem Hasan" w:date="2024-12-23T01:38:00Z" w16du:dateUtc="2024-12-22T19:38:00Z">
                <w:pPr/>
              </w:pPrChange>
            </w:pPr>
            <w:ins w:id="5926" w:author="Mohammad Nayeem Hasan" w:date="2024-11-04T00:07:00Z">
              <w:r w:rsidRPr="00033637">
                <w:rPr>
                  <w:rFonts w:ascii="Times New Roman" w:hAnsi="Times New Roman" w:cs="Times New Roman"/>
                  <w:sz w:val="24"/>
                  <w:szCs w:val="24"/>
                </w:rPr>
                <w:t>Reference</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668D358C" w14:textId="77777777" w:rsidR="00994FF0" w:rsidRPr="00033637" w:rsidRDefault="00994FF0" w:rsidP="00F31FB2">
            <w:pPr>
              <w:spacing w:line="480" w:lineRule="auto"/>
              <w:rPr>
                <w:ins w:id="5927" w:author="Mohammad Nayeem Hasan" w:date="2024-11-04T00:07:00Z"/>
                <w:rFonts w:ascii="Times New Roman" w:hAnsi="Times New Roman" w:cs="Times New Roman"/>
                <w:sz w:val="24"/>
                <w:szCs w:val="24"/>
              </w:rPr>
              <w:pPrChange w:id="5928" w:author="Mohammad Nayeem Hasan" w:date="2024-12-23T01:38:00Z" w16du:dateUtc="2024-12-22T19:38:00Z">
                <w:pPr/>
              </w:pPrChange>
            </w:pPr>
            <w:ins w:id="5929" w:author="Mohammad Nayeem Hasan" w:date="2024-11-04T00:07:00Z">
              <w:r w:rsidRPr="00033637">
                <w:rPr>
                  <w:rFonts w:ascii="Times New Roman" w:hAnsi="Times New Roman" w:cs="Times New Roman"/>
                  <w:sz w:val="24"/>
                  <w:szCs w:val="24"/>
                </w:rPr>
                <w:t>-</w:t>
              </w:r>
            </w:ins>
          </w:p>
        </w:tc>
      </w:tr>
      <w:tr w:rsidR="00994FF0" w:rsidRPr="00033637" w14:paraId="2AA17918" w14:textId="77777777" w:rsidTr="000C3C54">
        <w:trPr>
          <w:trHeight w:val="288"/>
          <w:jc w:val="center"/>
          <w:ins w:id="5930"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4F58DE20" w14:textId="77777777" w:rsidR="00994FF0" w:rsidRPr="00033637" w:rsidRDefault="00994FF0" w:rsidP="00F31FB2">
            <w:pPr>
              <w:spacing w:line="480" w:lineRule="auto"/>
              <w:rPr>
                <w:ins w:id="5931" w:author="Mohammad Nayeem Hasan" w:date="2024-11-04T00:07:00Z"/>
                <w:rFonts w:ascii="Times New Roman" w:hAnsi="Times New Roman" w:cs="Times New Roman"/>
                <w:sz w:val="24"/>
                <w:szCs w:val="24"/>
              </w:rPr>
              <w:pPrChange w:id="5932" w:author="Mohammad Nayeem Hasan" w:date="2024-12-23T01:38:00Z" w16du:dateUtc="2024-12-22T19:38:00Z">
                <w:pPr/>
              </w:pPrChange>
            </w:pPr>
            <w:ins w:id="5933" w:author="Mohammad Nayeem Hasan" w:date="2024-11-04T00:07:00Z">
              <w:r w:rsidRPr="00033637">
                <w:rPr>
                  <w:rFonts w:ascii="Times New Roman" w:hAnsi="Times New Roman" w:cs="Times New Roman"/>
                  <w:sz w:val="24"/>
                  <w:szCs w:val="24"/>
                </w:rPr>
                <w:lastRenderedPageBreak/>
                <w:t>Salt iodization</w:t>
              </w:r>
            </w:ins>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1F4E4FF6" w14:textId="77777777" w:rsidR="00994FF0" w:rsidRPr="00033637" w:rsidRDefault="00994FF0" w:rsidP="00F31FB2">
            <w:pPr>
              <w:spacing w:line="480" w:lineRule="auto"/>
              <w:rPr>
                <w:ins w:id="5934" w:author="Mohammad Nayeem Hasan" w:date="2024-11-04T00:07:00Z"/>
                <w:rFonts w:ascii="Times New Roman" w:hAnsi="Times New Roman" w:cs="Times New Roman"/>
                <w:sz w:val="24"/>
                <w:szCs w:val="24"/>
              </w:rPr>
              <w:pPrChange w:id="5935"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1A5E5E25" w14:textId="77777777" w:rsidR="00994FF0" w:rsidRPr="00033637" w:rsidRDefault="00994FF0" w:rsidP="00F31FB2">
            <w:pPr>
              <w:spacing w:line="480" w:lineRule="auto"/>
              <w:rPr>
                <w:ins w:id="5936" w:author="Mohammad Nayeem Hasan" w:date="2024-11-04T00:07:00Z"/>
                <w:rFonts w:ascii="Times New Roman" w:hAnsi="Times New Roman" w:cs="Times New Roman"/>
                <w:sz w:val="24"/>
                <w:szCs w:val="24"/>
              </w:rPr>
              <w:pPrChange w:id="5937"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314E79C0" w14:textId="77777777" w:rsidR="00994FF0" w:rsidRPr="00033637" w:rsidRDefault="00994FF0" w:rsidP="00F31FB2">
            <w:pPr>
              <w:spacing w:line="480" w:lineRule="auto"/>
              <w:rPr>
                <w:ins w:id="5938" w:author="Mohammad Nayeem Hasan" w:date="2024-11-04T00:07:00Z"/>
                <w:rFonts w:ascii="Times New Roman" w:hAnsi="Times New Roman" w:cs="Times New Roman"/>
                <w:sz w:val="24"/>
                <w:szCs w:val="24"/>
              </w:rPr>
              <w:pPrChange w:id="5939" w:author="Mohammad Nayeem Hasan" w:date="2024-12-23T01:38:00Z" w16du:dateUtc="2024-12-22T19:38:00Z">
                <w:pPr/>
              </w:pPrChange>
            </w:pPr>
          </w:p>
        </w:tc>
      </w:tr>
      <w:tr w:rsidR="00994FF0" w:rsidRPr="00033637" w14:paraId="05A0997B" w14:textId="77777777" w:rsidTr="000C3C54">
        <w:trPr>
          <w:trHeight w:val="288"/>
          <w:jc w:val="center"/>
          <w:ins w:id="5940"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0FAF45FE" w14:textId="77777777" w:rsidR="00994FF0" w:rsidRPr="00033637" w:rsidRDefault="00994FF0" w:rsidP="00F31FB2">
            <w:pPr>
              <w:spacing w:line="480" w:lineRule="auto"/>
              <w:rPr>
                <w:ins w:id="5941" w:author="Mohammad Nayeem Hasan" w:date="2024-11-04T00:07:00Z"/>
                <w:rFonts w:ascii="Times New Roman" w:hAnsi="Times New Roman" w:cs="Times New Roman"/>
                <w:sz w:val="24"/>
                <w:szCs w:val="24"/>
              </w:rPr>
              <w:pPrChange w:id="5942" w:author="Mohammad Nayeem Hasan" w:date="2024-12-23T01:38:00Z" w16du:dateUtc="2024-12-22T19:38:00Z">
                <w:pPr/>
              </w:pPrChange>
            </w:pPr>
            <w:ins w:id="5943" w:author="Mohammad Nayeem Hasan" w:date="2024-11-04T00:07:00Z">
              <w:r w:rsidRPr="00033637">
                <w:rPr>
                  <w:rFonts w:ascii="Times New Roman" w:hAnsi="Times New Roman" w:cs="Times New Roman"/>
                  <w:sz w:val="24"/>
                  <w:szCs w:val="24"/>
                </w:rPr>
                <w:t>No</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521CE48F" w14:textId="77777777" w:rsidR="00994FF0" w:rsidRPr="00033637" w:rsidRDefault="00994FF0" w:rsidP="00F31FB2">
            <w:pPr>
              <w:spacing w:line="480" w:lineRule="auto"/>
              <w:rPr>
                <w:ins w:id="5944" w:author="Mohammad Nayeem Hasan" w:date="2024-11-04T00:07:00Z"/>
                <w:rFonts w:ascii="Times New Roman" w:hAnsi="Times New Roman" w:cs="Times New Roman"/>
                <w:sz w:val="24"/>
                <w:szCs w:val="24"/>
              </w:rPr>
              <w:pPrChange w:id="5945" w:author="Mohammad Nayeem Hasan" w:date="2024-12-23T01:38:00Z" w16du:dateUtc="2024-12-22T19:38:00Z">
                <w:pPr/>
              </w:pPrChange>
            </w:pPr>
            <w:ins w:id="5946" w:author="Mohammad Nayeem Hasan" w:date="2024-11-04T00:07:00Z">
              <w:r w:rsidRPr="00033637">
                <w:rPr>
                  <w:rFonts w:ascii="Times New Roman" w:hAnsi="Times New Roman" w:cs="Times New Roman"/>
                  <w:sz w:val="24"/>
                  <w:szCs w:val="24"/>
                </w:rPr>
                <w:t>1.13 (0.98, 1.30)</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39792023" w14:textId="77777777" w:rsidR="00994FF0" w:rsidRPr="00033637" w:rsidRDefault="00994FF0" w:rsidP="00F31FB2">
            <w:pPr>
              <w:spacing w:line="480" w:lineRule="auto"/>
              <w:rPr>
                <w:ins w:id="5947" w:author="Mohammad Nayeem Hasan" w:date="2024-11-04T00:07:00Z"/>
                <w:rFonts w:ascii="Times New Roman" w:hAnsi="Times New Roman" w:cs="Times New Roman"/>
                <w:sz w:val="24"/>
                <w:szCs w:val="24"/>
              </w:rPr>
              <w:pPrChange w:id="5948" w:author="Mohammad Nayeem Hasan" w:date="2024-12-23T01:38:00Z" w16du:dateUtc="2024-12-22T19:38:00Z">
                <w:pPr/>
              </w:pPrChange>
            </w:pPr>
            <w:ins w:id="5949" w:author="Mohammad Nayeem Hasan" w:date="2024-11-04T00:07:00Z">
              <w:r w:rsidRPr="00033637">
                <w:rPr>
                  <w:rFonts w:ascii="Times New Roman" w:hAnsi="Times New Roman" w:cs="Times New Roman"/>
                  <w:sz w:val="24"/>
                  <w:szCs w:val="24"/>
                </w:rPr>
                <w:t>0.103</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76D29E8D" w14:textId="77777777" w:rsidR="00994FF0" w:rsidRPr="00033637" w:rsidRDefault="00994FF0" w:rsidP="00F31FB2">
            <w:pPr>
              <w:spacing w:line="480" w:lineRule="auto"/>
              <w:rPr>
                <w:ins w:id="5950" w:author="Mohammad Nayeem Hasan" w:date="2024-11-04T00:07:00Z"/>
                <w:rFonts w:ascii="Times New Roman" w:hAnsi="Times New Roman" w:cs="Times New Roman"/>
                <w:sz w:val="24"/>
                <w:szCs w:val="24"/>
              </w:rPr>
              <w:pPrChange w:id="5951" w:author="Mohammad Nayeem Hasan" w:date="2024-12-23T01:38:00Z" w16du:dateUtc="2024-12-22T19:38:00Z">
                <w:pPr/>
              </w:pPrChange>
            </w:pPr>
            <w:ins w:id="5952"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09197E23" w14:textId="77777777" w:rsidR="00994FF0" w:rsidRPr="00033637" w:rsidRDefault="00994FF0" w:rsidP="00F31FB2">
            <w:pPr>
              <w:spacing w:line="480" w:lineRule="auto"/>
              <w:rPr>
                <w:ins w:id="5953" w:author="Mohammad Nayeem Hasan" w:date="2024-11-04T00:07:00Z"/>
                <w:rFonts w:ascii="Times New Roman" w:hAnsi="Times New Roman" w:cs="Times New Roman"/>
                <w:sz w:val="24"/>
                <w:szCs w:val="24"/>
              </w:rPr>
              <w:pPrChange w:id="5954" w:author="Mohammad Nayeem Hasan" w:date="2024-12-23T01:38:00Z" w16du:dateUtc="2024-12-22T19:38:00Z">
                <w:pPr/>
              </w:pPrChange>
            </w:pPr>
            <w:ins w:id="5955"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3208C262" w14:textId="77777777" w:rsidR="00994FF0" w:rsidRPr="00033637" w:rsidRDefault="00994FF0" w:rsidP="00F31FB2">
            <w:pPr>
              <w:spacing w:line="480" w:lineRule="auto"/>
              <w:rPr>
                <w:ins w:id="5956" w:author="Mohammad Nayeem Hasan" w:date="2024-11-04T00:07:00Z"/>
                <w:rFonts w:ascii="Times New Roman" w:hAnsi="Times New Roman" w:cs="Times New Roman"/>
                <w:sz w:val="24"/>
                <w:szCs w:val="24"/>
              </w:rPr>
              <w:pPrChange w:id="5957" w:author="Mohammad Nayeem Hasan" w:date="2024-12-23T01:38:00Z" w16du:dateUtc="2024-12-22T19:38:00Z">
                <w:pPr/>
              </w:pPrChange>
            </w:pPr>
            <w:ins w:id="5958" w:author="Mohammad Nayeem Hasan" w:date="2024-11-04T00:07:00Z">
              <w:r w:rsidRPr="00033637">
                <w:rPr>
                  <w:rFonts w:ascii="Times New Roman" w:hAnsi="Times New Roman" w:cs="Times New Roman"/>
                  <w:sz w:val="24"/>
                  <w:szCs w:val="24"/>
                </w:rPr>
                <w:t>1.15 (0.99, 1.34)</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1515EFE3" w14:textId="77777777" w:rsidR="00994FF0" w:rsidRPr="00033637" w:rsidRDefault="00994FF0" w:rsidP="00F31FB2">
            <w:pPr>
              <w:spacing w:line="480" w:lineRule="auto"/>
              <w:rPr>
                <w:ins w:id="5959" w:author="Mohammad Nayeem Hasan" w:date="2024-11-04T00:07:00Z"/>
                <w:rFonts w:ascii="Times New Roman" w:hAnsi="Times New Roman" w:cs="Times New Roman"/>
                <w:sz w:val="24"/>
                <w:szCs w:val="24"/>
              </w:rPr>
              <w:pPrChange w:id="5960" w:author="Mohammad Nayeem Hasan" w:date="2024-12-23T01:38:00Z" w16du:dateUtc="2024-12-22T19:38:00Z">
                <w:pPr/>
              </w:pPrChange>
            </w:pPr>
            <w:ins w:id="5961" w:author="Mohammad Nayeem Hasan" w:date="2024-11-04T00:07:00Z">
              <w:r w:rsidRPr="00033637">
                <w:rPr>
                  <w:rFonts w:ascii="Times New Roman" w:hAnsi="Times New Roman" w:cs="Times New Roman"/>
                  <w:sz w:val="24"/>
                  <w:szCs w:val="24"/>
                </w:rPr>
                <w:t>0.065</w:t>
              </w:r>
            </w:ins>
          </w:p>
        </w:tc>
      </w:tr>
      <w:tr w:rsidR="00994FF0" w:rsidRPr="00033637" w14:paraId="28D2E5AD" w14:textId="77777777" w:rsidTr="000C3C54">
        <w:trPr>
          <w:trHeight w:val="288"/>
          <w:jc w:val="center"/>
          <w:ins w:id="5962"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7D2CB821" w14:textId="77777777" w:rsidR="00994FF0" w:rsidRPr="00033637" w:rsidRDefault="00994FF0" w:rsidP="00F31FB2">
            <w:pPr>
              <w:spacing w:line="480" w:lineRule="auto"/>
              <w:rPr>
                <w:ins w:id="5963" w:author="Mohammad Nayeem Hasan" w:date="2024-11-04T00:07:00Z"/>
                <w:rFonts w:ascii="Times New Roman" w:hAnsi="Times New Roman" w:cs="Times New Roman"/>
                <w:sz w:val="24"/>
                <w:szCs w:val="24"/>
              </w:rPr>
              <w:pPrChange w:id="5964" w:author="Mohammad Nayeem Hasan" w:date="2024-12-23T01:38:00Z" w16du:dateUtc="2024-12-22T19:38:00Z">
                <w:pPr/>
              </w:pPrChange>
            </w:pPr>
            <w:ins w:id="5965" w:author="Mohammad Nayeem Hasan" w:date="2024-11-04T00:07:00Z">
              <w:r w:rsidRPr="00033637">
                <w:rPr>
                  <w:rFonts w:ascii="Times New Roman" w:hAnsi="Times New Roman" w:cs="Times New Roman"/>
                  <w:sz w:val="24"/>
                  <w:szCs w:val="24"/>
                </w:rPr>
                <w:t>Yes</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37A0CFE3" w14:textId="77777777" w:rsidR="00994FF0" w:rsidRPr="00033637" w:rsidRDefault="00994FF0" w:rsidP="00F31FB2">
            <w:pPr>
              <w:spacing w:line="480" w:lineRule="auto"/>
              <w:rPr>
                <w:ins w:id="5966" w:author="Mohammad Nayeem Hasan" w:date="2024-11-04T00:07:00Z"/>
                <w:rFonts w:ascii="Times New Roman" w:hAnsi="Times New Roman" w:cs="Times New Roman"/>
                <w:sz w:val="24"/>
                <w:szCs w:val="24"/>
              </w:rPr>
              <w:pPrChange w:id="5967" w:author="Mohammad Nayeem Hasan" w:date="2024-12-23T01:38:00Z" w16du:dateUtc="2024-12-22T19:38:00Z">
                <w:pPr/>
              </w:pPrChange>
            </w:pPr>
            <w:ins w:id="5968" w:author="Mohammad Nayeem Hasan" w:date="2024-11-04T00:07:00Z">
              <w:r w:rsidRPr="00033637">
                <w:rPr>
                  <w:rFonts w:ascii="Times New Roman" w:hAnsi="Times New Roman" w:cs="Times New Roman"/>
                  <w:sz w:val="24"/>
                  <w:szCs w:val="24"/>
                </w:rPr>
                <w:t>Reference</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2F5401B8" w14:textId="77777777" w:rsidR="00994FF0" w:rsidRPr="00033637" w:rsidRDefault="00994FF0" w:rsidP="00F31FB2">
            <w:pPr>
              <w:spacing w:line="480" w:lineRule="auto"/>
              <w:rPr>
                <w:ins w:id="5969" w:author="Mohammad Nayeem Hasan" w:date="2024-11-04T00:07:00Z"/>
                <w:rFonts w:ascii="Times New Roman" w:hAnsi="Times New Roman" w:cs="Times New Roman"/>
                <w:sz w:val="24"/>
                <w:szCs w:val="24"/>
              </w:rPr>
              <w:pPrChange w:id="5970" w:author="Mohammad Nayeem Hasan" w:date="2024-12-23T01:38:00Z" w16du:dateUtc="2024-12-22T19:38:00Z">
                <w:pPr/>
              </w:pPrChange>
            </w:pPr>
            <w:ins w:id="5971"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44D2C9E8" w14:textId="77777777" w:rsidR="00994FF0" w:rsidRPr="00033637" w:rsidRDefault="00994FF0" w:rsidP="00F31FB2">
            <w:pPr>
              <w:spacing w:line="480" w:lineRule="auto"/>
              <w:rPr>
                <w:ins w:id="5972" w:author="Mohammad Nayeem Hasan" w:date="2024-11-04T00:07:00Z"/>
                <w:rFonts w:ascii="Times New Roman" w:hAnsi="Times New Roman" w:cs="Times New Roman"/>
                <w:sz w:val="24"/>
                <w:szCs w:val="24"/>
              </w:rPr>
              <w:pPrChange w:id="5973" w:author="Mohammad Nayeem Hasan" w:date="2024-12-23T01:38:00Z" w16du:dateUtc="2024-12-22T19:38:00Z">
                <w:pPr/>
              </w:pPrChange>
            </w:pPr>
            <w:ins w:id="5974"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6598AFDB" w14:textId="77777777" w:rsidR="00994FF0" w:rsidRPr="00033637" w:rsidRDefault="00994FF0" w:rsidP="00F31FB2">
            <w:pPr>
              <w:spacing w:line="480" w:lineRule="auto"/>
              <w:rPr>
                <w:ins w:id="5975" w:author="Mohammad Nayeem Hasan" w:date="2024-11-04T00:07:00Z"/>
                <w:rFonts w:ascii="Times New Roman" w:hAnsi="Times New Roman" w:cs="Times New Roman"/>
                <w:sz w:val="24"/>
                <w:szCs w:val="24"/>
              </w:rPr>
              <w:pPrChange w:id="5976" w:author="Mohammad Nayeem Hasan" w:date="2024-12-23T01:38:00Z" w16du:dateUtc="2024-12-22T19:38:00Z">
                <w:pPr/>
              </w:pPrChange>
            </w:pPr>
            <w:ins w:id="5977"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2D9F57F3" w14:textId="77777777" w:rsidR="00994FF0" w:rsidRPr="00033637" w:rsidRDefault="00994FF0" w:rsidP="00F31FB2">
            <w:pPr>
              <w:spacing w:line="480" w:lineRule="auto"/>
              <w:rPr>
                <w:ins w:id="5978" w:author="Mohammad Nayeem Hasan" w:date="2024-11-04T00:07:00Z"/>
                <w:rFonts w:ascii="Times New Roman" w:hAnsi="Times New Roman" w:cs="Times New Roman"/>
                <w:sz w:val="24"/>
                <w:szCs w:val="24"/>
              </w:rPr>
              <w:pPrChange w:id="5979" w:author="Mohammad Nayeem Hasan" w:date="2024-12-23T01:38:00Z" w16du:dateUtc="2024-12-22T19:38:00Z">
                <w:pPr/>
              </w:pPrChange>
            </w:pPr>
            <w:ins w:id="5980" w:author="Mohammad Nayeem Hasan" w:date="2024-11-04T00:07:00Z">
              <w:r w:rsidRPr="00033637">
                <w:rPr>
                  <w:rFonts w:ascii="Times New Roman" w:hAnsi="Times New Roman" w:cs="Times New Roman"/>
                  <w:sz w:val="24"/>
                  <w:szCs w:val="24"/>
                </w:rPr>
                <w:t>Reference</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54FDD4A0" w14:textId="77777777" w:rsidR="00994FF0" w:rsidRPr="00033637" w:rsidRDefault="00994FF0" w:rsidP="00F31FB2">
            <w:pPr>
              <w:spacing w:line="480" w:lineRule="auto"/>
              <w:rPr>
                <w:ins w:id="5981" w:author="Mohammad Nayeem Hasan" w:date="2024-11-04T00:07:00Z"/>
                <w:rFonts w:ascii="Times New Roman" w:hAnsi="Times New Roman" w:cs="Times New Roman"/>
                <w:sz w:val="24"/>
                <w:szCs w:val="24"/>
              </w:rPr>
              <w:pPrChange w:id="5982" w:author="Mohammad Nayeem Hasan" w:date="2024-12-23T01:38:00Z" w16du:dateUtc="2024-12-22T19:38:00Z">
                <w:pPr/>
              </w:pPrChange>
            </w:pPr>
            <w:ins w:id="5983" w:author="Mohammad Nayeem Hasan" w:date="2024-11-04T00:07:00Z">
              <w:r w:rsidRPr="00033637">
                <w:rPr>
                  <w:rFonts w:ascii="Times New Roman" w:hAnsi="Times New Roman" w:cs="Times New Roman"/>
                  <w:sz w:val="24"/>
                  <w:szCs w:val="24"/>
                </w:rPr>
                <w:t>-</w:t>
              </w:r>
            </w:ins>
          </w:p>
        </w:tc>
      </w:tr>
      <w:tr w:rsidR="00994FF0" w:rsidRPr="00033637" w14:paraId="41231C8D" w14:textId="77777777" w:rsidTr="000C3C54">
        <w:trPr>
          <w:trHeight w:val="288"/>
          <w:jc w:val="center"/>
          <w:ins w:id="5984"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3DC1F8BC" w14:textId="77777777" w:rsidR="00994FF0" w:rsidRPr="00033637" w:rsidRDefault="00994FF0" w:rsidP="00F31FB2">
            <w:pPr>
              <w:spacing w:line="480" w:lineRule="auto"/>
              <w:rPr>
                <w:ins w:id="5985" w:author="Mohammad Nayeem Hasan" w:date="2024-11-04T00:07:00Z"/>
                <w:rFonts w:ascii="Times New Roman" w:hAnsi="Times New Roman" w:cs="Times New Roman"/>
                <w:sz w:val="24"/>
                <w:szCs w:val="24"/>
              </w:rPr>
              <w:pPrChange w:id="5986" w:author="Mohammad Nayeem Hasan" w:date="2024-12-23T01:38:00Z" w16du:dateUtc="2024-12-22T19:38:00Z">
                <w:pPr/>
              </w:pPrChange>
            </w:pPr>
            <w:ins w:id="5987" w:author="Mohammad Nayeem Hasan" w:date="2024-11-04T00:07:00Z">
              <w:r w:rsidRPr="00033637">
                <w:rPr>
                  <w:rFonts w:ascii="Times New Roman" w:hAnsi="Times New Roman" w:cs="Times New Roman"/>
                  <w:sz w:val="24"/>
                  <w:szCs w:val="24"/>
                </w:rPr>
                <w:t>Mass media</w:t>
              </w:r>
            </w:ins>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55702ACC" w14:textId="77777777" w:rsidR="00994FF0" w:rsidRPr="00033637" w:rsidRDefault="00994FF0" w:rsidP="00F31FB2">
            <w:pPr>
              <w:spacing w:line="480" w:lineRule="auto"/>
              <w:rPr>
                <w:ins w:id="5988" w:author="Mohammad Nayeem Hasan" w:date="2024-11-04T00:07:00Z"/>
                <w:rFonts w:ascii="Times New Roman" w:hAnsi="Times New Roman" w:cs="Times New Roman"/>
                <w:sz w:val="24"/>
                <w:szCs w:val="24"/>
              </w:rPr>
              <w:pPrChange w:id="5989"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4B26C088" w14:textId="77777777" w:rsidR="00994FF0" w:rsidRPr="00033637" w:rsidRDefault="00994FF0" w:rsidP="00F31FB2">
            <w:pPr>
              <w:spacing w:line="480" w:lineRule="auto"/>
              <w:rPr>
                <w:ins w:id="5990" w:author="Mohammad Nayeem Hasan" w:date="2024-11-04T00:07:00Z"/>
                <w:rFonts w:ascii="Times New Roman" w:hAnsi="Times New Roman" w:cs="Times New Roman"/>
                <w:sz w:val="24"/>
                <w:szCs w:val="24"/>
              </w:rPr>
              <w:pPrChange w:id="5991"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28B4F4E1" w14:textId="77777777" w:rsidR="00994FF0" w:rsidRPr="00033637" w:rsidRDefault="00994FF0" w:rsidP="00F31FB2">
            <w:pPr>
              <w:spacing w:line="480" w:lineRule="auto"/>
              <w:rPr>
                <w:ins w:id="5992" w:author="Mohammad Nayeem Hasan" w:date="2024-11-04T00:07:00Z"/>
                <w:rFonts w:ascii="Times New Roman" w:hAnsi="Times New Roman" w:cs="Times New Roman"/>
                <w:sz w:val="24"/>
                <w:szCs w:val="24"/>
              </w:rPr>
              <w:pPrChange w:id="5993" w:author="Mohammad Nayeem Hasan" w:date="2024-12-23T01:38:00Z" w16du:dateUtc="2024-12-22T19:38:00Z">
                <w:pPr/>
              </w:pPrChange>
            </w:pPr>
          </w:p>
        </w:tc>
      </w:tr>
      <w:tr w:rsidR="00994FF0" w:rsidRPr="00033637" w14:paraId="2CAE802D" w14:textId="77777777" w:rsidTr="000C3C54">
        <w:trPr>
          <w:trHeight w:val="288"/>
          <w:jc w:val="center"/>
          <w:ins w:id="5994"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7B0B2BA1" w14:textId="77777777" w:rsidR="00994FF0" w:rsidRPr="00033637" w:rsidRDefault="00994FF0" w:rsidP="00F31FB2">
            <w:pPr>
              <w:spacing w:line="480" w:lineRule="auto"/>
              <w:rPr>
                <w:ins w:id="5995" w:author="Mohammad Nayeem Hasan" w:date="2024-11-04T00:07:00Z"/>
                <w:rFonts w:ascii="Times New Roman" w:hAnsi="Times New Roman" w:cs="Times New Roman"/>
                <w:sz w:val="24"/>
                <w:szCs w:val="24"/>
              </w:rPr>
              <w:pPrChange w:id="5996" w:author="Mohammad Nayeem Hasan" w:date="2024-12-23T01:38:00Z" w16du:dateUtc="2024-12-22T19:38:00Z">
                <w:pPr/>
              </w:pPrChange>
            </w:pPr>
            <w:ins w:id="5997" w:author="Mohammad Nayeem Hasan" w:date="2024-11-04T00:07:00Z">
              <w:r w:rsidRPr="00033637">
                <w:rPr>
                  <w:rFonts w:ascii="Times New Roman" w:hAnsi="Times New Roman" w:cs="Times New Roman"/>
                  <w:sz w:val="24"/>
                  <w:szCs w:val="24"/>
                </w:rPr>
                <w:t>No</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7695BA98" w14:textId="77777777" w:rsidR="00994FF0" w:rsidRPr="00033637" w:rsidRDefault="00994FF0" w:rsidP="00F31FB2">
            <w:pPr>
              <w:spacing w:line="480" w:lineRule="auto"/>
              <w:rPr>
                <w:ins w:id="5998" w:author="Mohammad Nayeem Hasan" w:date="2024-11-04T00:07:00Z"/>
                <w:rFonts w:ascii="Times New Roman" w:hAnsi="Times New Roman" w:cs="Times New Roman"/>
                <w:sz w:val="24"/>
                <w:szCs w:val="24"/>
              </w:rPr>
              <w:pPrChange w:id="5999" w:author="Mohammad Nayeem Hasan" w:date="2024-12-23T01:38:00Z" w16du:dateUtc="2024-12-22T19:38:00Z">
                <w:pPr/>
              </w:pPrChange>
            </w:pPr>
            <w:ins w:id="6000" w:author="Mohammad Nayeem Hasan" w:date="2024-11-04T00:07:00Z">
              <w:r w:rsidRPr="00033637">
                <w:rPr>
                  <w:rFonts w:ascii="Times New Roman" w:hAnsi="Times New Roman" w:cs="Times New Roman"/>
                  <w:sz w:val="24"/>
                  <w:szCs w:val="24"/>
                </w:rPr>
                <w:t>-</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692443D7" w14:textId="77777777" w:rsidR="00994FF0" w:rsidRPr="00033637" w:rsidRDefault="00994FF0" w:rsidP="00F31FB2">
            <w:pPr>
              <w:spacing w:line="480" w:lineRule="auto"/>
              <w:rPr>
                <w:ins w:id="6001" w:author="Mohammad Nayeem Hasan" w:date="2024-11-04T00:07:00Z"/>
                <w:rFonts w:ascii="Times New Roman" w:hAnsi="Times New Roman" w:cs="Times New Roman"/>
                <w:sz w:val="24"/>
                <w:szCs w:val="24"/>
              </w:rPr>
              <w:pPrChange w:id="6002" w:author="Mohammad Nayeem Hasan" w:date="2024-12-23T01:38:00Z" w16du:dateUtc="2024-12-22T19:38:00Z">
                <w:pPr/>
              </w:pPrChange>
            </w:pPr>
            <w:ins w:id="6003"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2F4B7B3A" w14:textId="77777777" w:rsidR="00994FF0" w:rsidRPr="00033637" w:rsidRDefault="00994FF0" w:rsidP="00F31FB2">
            <w:pPr>
              <w:spacing w:line="480" w:lineRule="auto"/>
              <w:rPr>
                <w:ins w:id="6004" w:author="Mohammad Nayeem Hasan" w:date="2024-11-04T00:07:00Z"/>
                <w:rFonts w:ascii="Times New Roman" w:hAnsi="Times New Roman" w:cs="Times New Roman"/>
                <w:sz w:val="24"/>
                <w:szCs w:val="24"/>
              </w:rPr>
              <w:pPrChange w:id="6005" w:author="Mohammad Nayeem Hasan" w:date="2024-12-23T01:38:00Z" w16du:dateUtc="2024-12-22T19:38:00Z">
                <w:pPr/>
              </w:pPrChange>
            </w:pPr>
            <w:ins w:id="6006"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7DC33E07" w14:textId="77777777" w:rsidR="00994FF0" w:rsidRPr="00033637" w:rsidRDefault="00994FF0" w:rsidP="00F31FB2">
            <w:pPr>
              <w:spacing w:line="480" w:lineRule="auto"/>
              <w:rPr>
                <w:ins w:id="6007" w:author="Mohammad Nayeem Hasan" w:date="2024-11-04T00:07:00Z"/>
                <w:rFonts w:ascii="Times New Roman" w:hAnsi="Times New Roman" w:cs="Times New Roman"/>
                <w:sz w:val="24"/>
                <w:szCs w:val="24"/>
              </w:rPr>
              <w:pPrChange w:id="6008" w:author="Mohammad Nayeem Hasan" w:date="2024-12-23T01:38:00Z" w16du:dateUtc="2024-12-22T19:38:00Z">
                <w:pPr/>
              </w:pPrChange>
            </w:pPr>
            <w:ins w:id="6009"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462F8A34" w14:textId="77777777" w:rsidR="00994FF0" w:rsidRPr="00033637" w:rsidRDefault="00994FF0" w:rsidP="00F31FB2">
            <w:pPr>
              <w:spacing w:line="480" w:lineRule="auto"/>
              <w:rPr>
                <w:ins w:id="6010" w:author="Mohammad Nayeem Hasan" w:date="2024-11-04T00:07:00Z"/>
                <w:rFonts w:ascii="Times New Roman" w:hAnsi="Times New Roman" w:cs="Times New Roman"/>
                <w:sz w:val="24"/>
                <w:szCs w:val="24"/>
              </w:rPr>
              <w:pPrChange w:id="6011" w:author="Mohammad Nayeem Hasan" w:date="2024-12-23T01:38:00Z" w16du:dateUtc="2024-12-22T19:38:00Z">
                <w:pPr/>
              </w:pPrChange>
            </w:pPr>
            <w:ins w:id="6012" w:author="Mohammad Nayeem Hasan" w:date="2024-11-04T00:07:00Z">
              <w:r w:rsidRPr="00033637">
                <w:rPr>
                  <w:rFonts w:ascii="Times New Roman" w:hAnsi="Times New Roman" w:cs="Times New Roman"/>
                  <w:sz w:val="24"/>
                  <w:szCs w:val="24"/>
                </w:rPr>
                <w:t>0.99 (0.87, 1.14)</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28D5C9E1" w14:textId="77777777" w:rsidR="00994FF0" w:rsidRPr="00033637" w:rsidRDefault="00994FF0" w:rsidP="00F31FB2">
            <w:pPr>
              <w:spacing w:line="480" w:lineRule="auto"/>
              <w:rPr>
                <w:ins w:id="6013" w:author="Mohammad Nayeem Hasan" w:date="2024-11-04T00:07:00Z"/>
                <w:rFonts w:ascii="Times New Roman" w:hAnsi="Times New Roman" w:cs="Times New Roman"/>
                <w:sz w:val="24"/>
                <w:szCs w:val="24"/>
              </w:rPr>
              <w:pPrChange w:id="6014" w:author="Mohammad Nayeem Hasan" w:date="2024-12-23T01:38:00Z" w16du:dateUtc="2024-12-22T19:38:00Z">
                <w:pPr/>
              </w:pPrChange>
            </w:pPr>
            <w:ins w:id="6015" w:author="Mohammad Nayeem Hasan" w:date="2024-11-04T00:07:00Z">
              <w:r w:rsidRPr="00033637">
                <w:rPr>
                  <w:rFonts w:ascii="Times New Roman" w:hAnsi="Times New Roman" w:cs="Times New Roman"/>
                  <w:sz w:val="24"/>
                  <w:szCs w:val="24"/>
                </w:rPr>
                <w:t>0.920</w:t>
              </w:r>
            </w:ins>
          </w:p>
        </w:tc>
      </w:tr>
      <w:tr w:rsidR="00994FF0" w:rsidRPr="00033637" w14:paraId="27D7F1F4" w14:textId="77777777" w:rsidTr="000C3C54">
        <w:trPr>
          <w:trHeight w:val="288"/>
          <w:jc w:val="center"/>
          <w:ins w:id="6016"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3D78041B" w14:textId="77777777" w:rsidR="00994FF0" w:rsidRPr="00033637" w:rsidRDefault="00994FF0" w:rsidP="00F31FB2">
            <w:pPr>
              <w:spacing w:line="480" w:lineRule="auto"/>
              <w:rPr>
                <w:ins w:id="6017" w:author="Mohammad Nayeem Hasan" w:date="2024-11-04T00:07:00Z"/>
                <w:rFonts w:ascii="Times New Roman" w:hAnsi="Times New Roman" w:cs="Times New Roman"/>
                <w:sz w:val="24"/>
                <w:szCs w:val="24"/>
              </w:rPr>
              <w:pPrChange w:id="6018" w:author="Mohammad Nayeem Hasan" w:date="2024-12-23T01:38:00Z" w16du:dateUtc="2024-12-22T19:38:00Z">
                <w:pPr/>
              </w:pPrChange>
            </w:pPr>
            <w:ins w:id="6019" w:author="Mohammad Nayeem Hasan" w:date="2024-11-04T00:07:00Z">
              <w:r w:rsidRPr="00033637">
                <w:rPr>
                  <w:rFonts w:ascii="Times New Roman" w:hAnsi="Times New Roman" w:cs="Times New Roman"/>
                  <w:sz w:val="24"/>
                  <w:szCs w:val="24"/>
                </w:rPr>
                <w:t>Yes</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40425DC5" w14:textId="77777777" w:rsidR="00994FF0" w:rsidRPr="00033637" w:rsidRDefault="00994FF0" w:rsidP="00F31FB2">
            <w:pPr>
              <w:spacing w:line="480" w:lineRule="auto"/>
              <w:rPr>
                <w:ins w:id="6020" w:author="Mohammad Nayeem Hasan" w:date="2024-11-04T00:07:00Z"/>
                <w:rFonts w:ascii="Times New Roman" w:hAnsi="Times New Roman" w:cs="Times New Roman"/>
                <w:sz w:val="24"/>
                <w:szCs w:val="24"/>
              </w:rPr>
              <w:pPrChange w:id="6021" w:author="Mohammad Nayeem Hasan" w:date="2024-12-23T01:38:00Z" w16du:dateUtc="2024-12-22T19:38:00Z">
                <w:pPr/>
              </w:pPrChange>
            </w:pPr>
            <w:ins w:id="6022" w:author="Mohammad Nayeem Hasan" w:date="2024-11-04T00:07:00Z">
              <w:r w:rsidRPr="00033637">
                <w:rPr>
                  <w:rFonts w:ascii="Times New Roman" w:hAnsi="Times New Roman" w:cs="Times New Roman"/>
                  <w:sz w:val="24"/>
                  <w:szCs w:val="24"/>
                </w:rPr>
                <w:t>-</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4D141FDD" w14:textId="77777777" w:rsidR="00994FF0" w:rsidRPr="00033637" w:rsidRDefault="00994FF0" w:rsidP="00F31FB2">
            <w:pPr>
              <w:spacing w:line="480" w:lineRule="auto"/>
              <w:rPr>
                <w:ins w:id="6023" w:author="Mohammad Nayeem Hasan" w:date="2024-11-04T00:07:00Z"/>
                <w:rFonts w:ascii="Times New Roman" w:hAnsi="Times New Roman" w:cs="Times New Roman"/>
                <w:sz w:val="24"/>
                <w:szCs w:val="24"/>
              </w:rPr>
              <w:pPrChange w:id="6024" w:author="Mohammad Nayeem Hasan" w:date="2024-12-23T01:38:00Z" w16du:dateUtc="2024-12-22T19:38:00Z">
                <w:pPr/>
              </w:pPrChange>
            </w:pPr>
            <w:ins w:id="6025"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18173E33" w14:textId="77777777" w:rsidR="00994FF0" w:rsidRPr="00033637" w:rsidRDefault="00994FF0" w:rsidP="00F31FB2">
            <w:pPr>
              <w:spacing w:line="480" w:lineRule="auto"/>
              <w:rPr>
                <w:ins w:id="6026" w:author="Mohammad Nayeem Hasan" w:date="2024-11-04T00:07:00Z"/>
                <w:rFonts w:ascii="Times New Roman" w:hAnsi="Times New Roman" w:cs="Times New Roman"/>
                <w:sz w:val="24"/>
                <w:szCs w:val="24"/>
              </w:rPr>
              <w:pPrChange w:id="6027" w:author="Mohammad Nayeem Hasan" w:date="2024-12-23T01:38:00Z" w16du:dateUtc="2024-12-22T19:38:00Z">
                <w:pPr/>
              </w:pPrChange>
            </w:pPr>
            <w:ins w:id="6028"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4EB9E6FE" w14:textId="77777777" w:rsidR="00994FF0" w:rsidRPr="00033637" w:rsidRDefault="00994FF0" w:rsidP="00F31FB2">
            <w:pPr>
              <w:spacing w:line="480" w:lineRule="auto"/>
              <w:rPr>
                <w:ins w:id="6029" w:author="Mohammad Nayeem Hasan" w:date="2024-11-04T00:07:00Z"/>
                <w:rFonts w:ascii="Times New Roman" w:hAnsi="Times New Roman" w:cs="Times New Roman"/>
                <w:sz w:val="24"/>
                <w:szCs w:val="24"/>
              </w:rPr>
              <w:pPrChange w:id="6030" w:author="Mohammad Nayeem Hasan" w:date="2024-12-23T01:38:00Z" w16du:dateUtc="2024-12-22T19:38:00Z">
                <w:pPr/>
              </w:pPrChange>
            </w:pPr>
            <w:ins w:id="6031"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4CDF8E84" w14:textId="77777777" w:rsidR="00994FF0" w:rsidRPr="00033637" w:rsidRDefault="00994FF0" w:rsidP="00F31FB2">
            <w:pPr>
              <w:spacing w:line="480" w:lineRule="auto"/>
              <w:rPr>
                <w:ins w:id="6032" w:author="Mohammad Nayeem Hasan" w:date="2024-11-04T00:07:00Z"/>
                <w:rFonts w:ascii="Times New Roman" w:hAnsi="Times New Roman" w:cs="Times New Roman"/>
                <w:sz w:val="24"/>
                <w:szCs w:val="24"/>
              </w:rPr>
              <w:pPrChange w:id="6033" w:author="Mohammad Nayeem Hasan" w:date="2024-12-23T01:38:00Z" w16du:dateUtc="2024-12-22T19:38:00Z">
                <w:pPr/>
              </w:pPrChange>
            </w:pPr>
            <w:ins w:id="6034" w:author="Mohammad Nayeem Hasan" w:date="2024-11-04T00:07:00Z">
              <w:r w:rsidRPr="00033637">
                <w:rPr>
                  <w:rFonts w:ascii="Times New Roman" w:hAnsi="Times New Roman" w:cs="Times New Roman"/>
                  <w:sz w:val="24"/>
                  <w:szCs w:val="24"/>
                </w:rPr>
                <w:t>Reference</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376B3B8A" w14:textId="77777777" w:rsidR="00994FF0" w:rsidRPr="00033637" w:rsidRDefault="00994FF0" w:rsidP="00F31FB2">
            <w:pPr>
              <w:spacing w:line="480" w:lineRule="auto"/>
              <w:rPr>
                <w:ins w:id="6035" w:author="Mohammad Nayeem Hasan" w:date="2024-11-04T00:07:00Z"/>
                <w:rFonts w:ascii="Times New Roman" w:hAnsi="Times New Roman" w:cs="Times New Roman"/>
                <w:sz w:val="24"/>
                <w:szCs w:val="24"/>
              </w:rPr>
              <w:pPrChange w:id="6036" w:author="Mohammad Nayeem Hasan" w:date="2024-12-23T01:38:00Z" w16du:dateUtc="2024-12-22T19:38:00Z">
                <w:pPr/>
              </w:pPrChange>
            </w:pPr>
            <w:ins w:id="6037" w:author="Mohammad Nayeem Hasan" w:date="2024-11-04T00:07:00Z">
              <w:r w:rsidRPr="00033637">
                <w:rPr>
                  <w:rFonts w:ascii="Times New Roman" w:hAnsi="Times New Roman" w:cs="Times New Roman"/>
                  <w:sz w:val="24"/>
                  <w:szCs w:val="24"/>
                </w:rPr>
                <w:t>-</w:t>
              </w:r>
            </w:ins>
          </w:p>
        </w:tc>
      </w:tr>
      <w:tr w:rsidR="00994FF0" w:rsidRPr="00033637" w14:paraId="7D24F2CA" w14:textId="77777777" w:rsidTr="000C3C54">
        <w:trPr>
          <w:trHeight w:val="257"/>
          <w:jc w:val="center"/>
          <w:ins w:id="6038"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2269E8CC" w14:textId="77777777" w:rsidR="00994FF0" w:rsidRPr="00033637" w:rsidRDefault="00994FF0" w:rsidP="00F31FB2">
            <w:pPr>
              <w:spacing w:line="480" w:lineRule="auto"/>
              <w:rPr>
                <w:ins w:id="6039" w:author="Mohammad Nayeem Hasan" w:date="2024-11-04T00:07:00Z"/>
                <w:rFonts w:ascii="Times New Roman" w:hAnsi="Times New Roman" w:cs="Times New Roman"/>
                <w:sz w:val="24"/>
                <w:szCs w:val="24"/>
              </w:rPr>
              <w:pPrChange w:id="6040" w:author="Mohammad Nayeem Hasan" w:date="2024-12-23T01:38:00Z" w16du:dateUtc="2024-12-22T19:38:00Z">
                <w:pPr/>
              </w:pPrChange>
            </w:pPr>
            <w:ins w:id="6041" w:author="Mohammad Nayeem Hasan" w:date="2024-11-04T00:07:00Z">
              <w:r w:rsidRPr="00033637">
                <w:rPr>
                  <w:rFonts w:ascii="Times New Roman" w:hAnsi="Times New Roman" w:cs="Times New Roman"/>
                  <w:sz w:val="24"/>
                  <w:szCs w:val="24"/>
                </w:rPr>
                <w:t>Household size</w:t>
              </w:r>
            </w:ins>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541494B4" w14:textId="77777777" w:rsidR="00994FF0" w:rsidRPr="00033637" w:rsidRDefault="00994FF0" w:rsidP="00F31FB2">
            <w:pPr>
              <w:spacing w:line="480" w:lineRule="auto"/>
              <w:rPr>
                <w:ins w:id="6042" w:author="Mohammad Nayeem Hasan" w:date="2024-11-04T00:07:00Z"/>
                <w:rFonts w:ascii="Times New Roman" w:hAnsi="Times New Roman" w:cs="Times New Roman"/>
                <w:sz w:val="24"/>
                <w:szCs w:val="24"/>
              </w:rPr>
              <w:pPrChange w:id="6043"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349998E1" w14:textId="77777777" w:rsidR="00994FF0" w:rsidRPr="00033637" w:rsidRDefault="00994FF0" w:rsidP="00F31FB2">
            <w:pPr>
              <w:spacing w:line="480" w:lineRule="auto"/>
              <w:rPr>
                <w:ins w:id="6044" w:author="Mohammad Nayeem Hasan" w:date="2024-11-04T00:07:00Z"/>
                <w:rFonts w:ascii="Times New Roman" w:hAnsi="Times New Roman" w:cs="Times New Roman"/>
                <w:sz w:val="24"/>
                <w:szCs w:val="24"/>
              </w:rPr>
              <w:pPrChange w:id="6045"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038AC144" w14:textId="77777777" w:rsidR="00994FF0" w:rsidRPr="00033637" w:rsidRDefault="00994FF0" w:rsidP="00F31FB2">
            <w:pPr>
              <w:spacing w:line="480" w:lineRule="auto"/>
              <w:rPr>
                <w:ins w:id="6046" w:author="Mohammad Nayeem Hasan" w:date="2024-11-04T00:07:00Z"/>
                <w:rFonts w:ascii="Times New Roman" w:hAnsi="Times New Roman" w:cs="Times New Roman"/>
                <w:sz w:val="24"/>
                <w:szCs w:val="24"/>
              </w:rPr>
              <w:pPrChange w:id="6047" w:author="Mohammad Nayeem Hasan" w:date="2024-12-23T01:38:00Z" w16du:dateUtc="2024-12-22T19:38:00Z">
                <w:pPr/>
              </w:pPrChange>
            </w:pPr>
          </w:p>
        </w:tc>
      </w:tr>
      <w:tr w:rsidR="00994FF0" w:rsidRPr="00033637" w14:paraId="140C2839" w14:textId="77777777" w:rsidTr="000C3C54">
        <w:trPr>
          <w:trHeight w:val="257"/>
          <w:jc w:val="center"/>
          <w:ins w:id="6048"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0D832C37" w14:textId="77777777" w:rsidR="00994FF0" w:rsidRPr="00033637" w:rsidRDefault="00994FF0" w:rsidP="00F31FB2">
            <w:pPr>
              <w:spacing w:line="480" w:lineRule="auto"/>
              <w:rPr>
                <w:ins w:id="6049" w:author="Mohammad Nayeem Hasan" w:date="2024-11-04T00:07:00Z"/>
                <w:rFonts w:ascii="Times New Roman" w:hAnsi="Times New Roman" w:cs="Times New Roman"/>
                <w:sz w:val="24"/>
                <w:szCs w:val="24"/>
              </w:rPr>
              <w:pPrChange w:id="6050" w:author="Mohammad Nayeem Hasan" w:date="2024-12-23T01:38:00Z" w16du:dateUtc="2024-12-22T19:38:00Z">
                <w:pPr/>
              </w:pPrChange>
            </w:pPr>
            <w:ins w:id="6051" w:author="Mohammad Nayeem Hasan" w:date="2024-11-04T00:07:00Z">
              <w:r w:rsidRPr="00033637">
                <w:rPr>
                  <w:rFonts w:ascii="Times New Roman" w:hAnsi="Times New Roman" w:cs="Times New Roman"/>
                  <w:sz w:val="24"/>
                  <w:szCs w:val="24"/>
                </w:rPr>
                <w:t>5/5+</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7C440521" w14:textId="77777777" w:rsidR="00994FF0" w:rsidRPr="00033637" w:rsidRDefault="00994FF0" w:rsidP="00F31FB2">
            <w:pPr>
              <w:spacing w:line="480" w:lineRule="auto"/>
              <w:rPr>
                <w:ins w:id="6052" w:author="Mohammad Nayeem Hasan" w:date="2024-11-04T00:07:00Z"/>
                <w:rFonts w:ascii="Times New Roman" w:hAnsi="Times New Roman" w:cs="Times New Roman"/>
                <w:sz w:val="24"/>
                <w:szCs w:val="24"/>
              </w:rPr>
              <w:pPrChange w:id="6053" w:author="Mohammad Nayeem Hasan" w:date="2024-12-23T01:38:00Z" w16du:dateUtc="2024-12-22T19:38:00Z">
                <w:pPr/>
              </w:pPrChange>
            </w:pPr>
            <w:ins w:id="6054" w:author="Mohammad Nayeem Hasan" w:date="2024-11-04T00:07:00Z">
              <w:r w:rsidRPr="00033637">
                <w:rPr>
                  <w:rFonts w:ascii="Times New Roman" w:hAnsi="Times New Roman" w:cs="Times New Roman"/>
                  <w:sz w:val="24"/>
                  <w:szCs w:val="24"/>
                </w:rPr>
                <w:t>-</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5885CA4F" w14:textId="77777777" w:rsidR="00994FF0" w:rsidRPr="00033637" w:rsidRDefault="00994FF0" w:rsidP="00F31FB2">
            <w:pPr>
              <w:spacing w:line="480" w:lineRule="auto"/>
              <w:rPr>
                <w:ins w:id="6055" w:author="Mohammad Nayeem Hasan" w:date="2024-11-04T00:07:00Z"/>
                <w:rFonts w:ascii="Times New Roman" w:hAnsi="Times New Roman" w:cs="Times New Roman"/>
                <w:sz w:val="24"/>
                <w:szCs w:val="24"/>
              </w:rPr>
              <w:pPrChange w:id="6056" w:author="Mohammad Nayeem Hasan" w:date="2024-12-23T01:38:00Z" w16du:dateUtc="2024-12-22T19:38:00Z">
                <w:pPr/>
              </w:pPrChange>
            </w:pPr>
            <w:ins w:id="6057"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1FAF1457" w14:textId="77777777" w:rsidR="00994FF0" w:rsidRPr="00033637" w:rsidRDefault="00994FF0" w:rsidP="00F31FB2">
            <w:pPr>
              <w:spacing w:line="480" w:lineRule="auto"/>
              <w:rPr>
                <w:ins w:id="6058" w:author="Mohammad Nayeem Hasan" w:date="2024-11-04T00:07:00Z"/>
                <w:rFonts w:ascii="Times New Roman" w:hAnsi="Times New Roman" w:cs="Times New Roman"/>
                <w:sz w:val="24"/>
                <w:szCs w:val="24"/>
              </w:rPr>
              <w:pPrChange w:id="6059" w:author="Mohammad Nayeem Hasan" w:date="2024-12-23T01:38:00Z" w16du:dateUtc="2024-12-22T19:38:00Z">
                <w:pPr/>
              </w:pPrChange>
            </w:pPr>
            <w:ins w:id="6060" w:author="Mohammad Nayeem Hasan" w:date="2024-11-04T00:07:00Z">
              <w:r w:rsidRPr="00033637">
                <w:rPr>
                  <w:rFonts w:ascii="Times New Roman" w:hAnsi="Times New Roman" w:cs="Times New Roman"/>
                  <w:sz w:val="24"/>
                  <w:szCs w:val="24"/>
                </w:rPr>
                <w:t>1.13 (0.72, 1.77)</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1AAC06B4" w14:textId="77777777" w:rsidR="00994FF0" w:rsidRPr="00033637" w:rsidRDefault="00994FF0" w:rsidP="00F31FB2">
            <w:pPr>
              <w:spacing w:line="480" w:lineRule="auto"/>
              <w:rPr>
                <w:ins w:id="6061" w:author="Mohammad Nayeem Hasan" w:date="2024-11-04T00:07:00Z"/>
                <w:rFonts w:ascii="Times New Roman" w:hAnsi="Times New Roman" w:cs="Times New Roman"/>
                <w:sz w:val="24"/>
                <w:szCs w:val="24"/>
              </w:rPr>
              <w:pPrChange w:id="6062" w:author="Mohammad Nayeem Hasan" w:date="2024-12-23T01:38:00Z" w16du:dateUtc="2024-12-22T19:38:00Z">
                <w:pPr/>
              </w:pPrChange>
            </w:pPr>
            <w:ins w:id="6063" w:author="Mohammad Nayeem Hasan" w:date="2024-11-04T00:07:00Z">
              <w:r w:rsidRPr="00033637">
                <w:rPr>
                  <w:rFonts w:ascii="Times New Roman" w:hAnsi="Times New Roman" w:cs="Times New Roman"/>
                  <w:sz w:val="24"/>
                  <w:szCs w:val="24"/>
                </w:rPr>
                <w:t>0.595</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5489EA9A" w14:textId="77777777" w:rsidR="00994FF0" w:rsidRPr="00033637" w:rsidRDefault="00994FF0" w:rsidP="00F31FB2">
            <w:pPr>
              <w:spacing w:line="480" w:lineRule="auto"/>
              <w:rPr>
                <w:ins w:id="6064" w:author="Mohammad Nayeem Hasan" w:date="2024-11-04T00:07:00Z"/>
                <w:rFonts w:ascii="Times New Roman" w:hAnsi="Times New Roman" w:cs="Times New Roman"/>
                <w:sz w:val="24"/>
                <w:szCs w:val="24"/>
              </w:rPr>
              <w:pPrChange w:id="6065" w:author="Mohammad Nayeem Hasan" w:date="2024-12-23T01:38:00Z" w16du:dateUtc="2024-12-22T19:38:00Z">
                <w:pPr/>
              </w:pPrChange>
            </w:pPr>
            <w:ins w:id="6066" w:author="Mohammad Nayeem Hasan" w:date="2024-11-04T00:07:00Z">
              <w:r w:rsidRPr="00033637">
                <w:rPr>
                  <w:rFonts w:ascii="Times New Roman" w:hAnsi="Times New Roman" w:cs="Times New Roman"/>
                  <w:sz w:val="24"/>
                  <w:szCs w:val="24"/>
                </w:rPr>
                <w:t>0.91 (0.79, 1.04)</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49F9ED29" w14:textId="77777777" w:rsidR="00994FF0" w:rsidRPr="00033637" w:rsidRDefault="00994FF0" w:rsidP="00F31FB2">
            <w:pPr>
              <w:spacing w:line="480" w:lineRule="auto"/>
              <w:rPr>
                <w:ins w:id="6067" w:author="Mohammad Nayeem Hasan" w:date="2024-11-04T00:07:00Z"/>
                <w:rFonts w:ascii="Times New Roman" w:hAnsi="Times New Roman" w:cs="Times New Roman"/>
                <w:sz w:val="24"/>
                <w:szCs w:val="24"/>
              </w:rPr>
              <w:pPrChange w:id="6068" w:author="Mohammad Nayeem Hasan" w:date="2024-12-23T01:38:00Z" w16du:dateUtc="2024-12-22T19:38:00Z">
                <w:pPr/>
              </w:pPrChange>
            </w:pPr>
            <w:ins w:id="6069" w:author="Mohammad Nayeem Hasan" w:date="2024-11-04T00:07:00Z">
              <w:r w:rsidRPr="00033637">
                <w:rPr>
                  <w:rFonts w:ascii="Times New Roman" w:hAnsi="Times New Roman" w:cs="Times New Roman"/>
                  <w:sz w:val="24"/>
                  <w:szCs w:val="24"/>
                </w:rPr>
                <w:t>0.171</w:t>
              </w:r>
            </w:ins>
          </w:p>
        </w:tc>
      </w:tr>
      <w:tr w:rsidR="00994FF0" w:rsidRPr="00033637" w14:paraId="31DDCD2F" w14:textId="77777777" w:rsidTr="000C3C54">
        <w:trPr>
          <w:trHeight w:val="257"/>
          <w:jc w:val="center"/>
          <w:ins w:id="6070"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316FBC85" w14:textId="77777777" w:rsidR="00994FF0" w:rsidRPr="00033637" w:rsidRDefault="00994FF0" w:rsidP="00F31FB2">
            <w:pPr>
              <w:spacing w:line="480" w:lineRule="auto"/>
              <w:rPr>
                <w:ins w:id="6071" w:author="Mohammad Nayeem Hasan" w:date="2024-11-04T00:07:00Z"/>
                <w:rFonts w:ascii="Times New Roman" w:hAnsi="Times New Roman" w:cs="Times New Roman"/>
                <w:sz w:val="24"/>
                <w:szCs w:val="24"/>
              </w:rPr>
              <w:pPrChange w:id="6072" w:author="Mohammad Nayeem Hasan" w:date="2024-12-23T01:38:00Z" w16du:dateUtc="2024-12-22T19:38:00Z">
                <w:pPr/>
              </w:pPrChange>
            </w:pPr>
            <w:ins w:id="6073" w:author="Mohammad Nayeem Hasan" w:date="2024-11-04T00:07:00Z">
              <w:r w:rsidRPr="00033637">
                <w:rPr>
                  <w:rFonts w:ascii="Times New Roman" w:hAnsi="Times New Roman" w:cs="Times New Roman"/>
                  <w:sz w:val="24"/>
                  <w:szCs w:val="24"/>
                </w:rPr>
                <w:t>&lt;5</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269FFB6E" w14:textId="77777777" w:rsidR="00994FF0" w:rsidRPr="00033637" w:rsidRDefault="00994FF0" w:rsidP="00F31FB2">
            <w:pPr>
              <w:spacing w:line="480" w:lineRule="auto"/>
              <w:rPr>
                <w:ins w:id="6074" w:author="Mohammad Nayeem Hasan" w:date="2024-11-04T00:07:00Z"/>
                <w:rFonts w:ascii="Times New Roman" w:hAnsi="Times New Roman" w:cs="Times New Roman"/>
                <w:sz w:val="24"/>
                <w:szCs w:val="24"/>
              </w:rPr>
              <w:pPrChange w:id="6075" w:author="Mohammad Nayeem Hasan" w:date="2024-12-23T01:38:00Z" w16du:dateUtc="2024-12-22T19:38:00Z">
                <w:pPr/>
              </w:pPrChange>
            </w:pPr>
            <w:ins w:id="6076" w:author="Mohammad Nayeem Hasan" w:date="2024-11-04T00:07:00Z">
              <w:r w:rsidRPr="00033637">
                <w:rPr>
                  <w:rFonts w:ascii="Times New Roman" w:hAnsi="Times New Roman" w:cs="Times New Roman"/>
                  <w:sz w:val="24"/>
                  <w:szCs w:val="24"/>
                </w:rPr>
                <w:t>-</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627D7EE1" w14:textId="77777777" w:rsidR="00994FF0" w:rsidRPr="00033637" w:rsidRDefault="00994FF0" w:rsidP="00F31FB2">
            <w:pPr>
              <w:spacing w:line="480" w:lineRule="auto"/>
              <w:rPr>
                <w:ins w:id="6077" w:author="Mohammad Nayeem Hasan" w:date="2024-11-04T00:07:00Z"/>
                <w:rFonts w:ascii="Times New Roman" w:hAnsi="Times New Roman" w:cs="Times New Roman"/>
                <w:sz w:val="24"/>
                <w:szCs w:val="24"/>
              </w:rPr>
              <w:pPrChange w:id="6078" w:author="Mohammad Nayeem Hasan" w:date="2024-12-23T01:38:00Z" w16du:dateUtc="2024-12-22T19:38:00Z">
                <w:pPr/>
              </w:pPrChange>
            </w:pPr>
            <w:ins w:id="6079"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0379685E" w14:textId="77777777" w:rsidR="00994FF0" w:rsidRPr="00033637" w:rsidRDefault="00994FF0" w:rsidP="00F31FB2">
            <w:pPr>
              <w:spacing w:line="480" w:lineRule="auto"/>
              <w:rPr>
                <w:ins w:id="6080" w:author="Mohammad Nayeem Hasan" w:date="2024-11-04T00:07:00Z"/>
                <w:rFonts w:ascii="Times New Roman" w:hAnsi="Times New Roman" w:cs="Times New Roman"/>
                <w:sz w:val="24"/>
                <w:szCs w:val="24"/>
              </w:rPr>
              <w:pPrChange w:id="6081" w:author="Mohammad Nayeem Hasan" w:date="2024-12-23T01:38:00Z" w16du:dateUtc="2024-12-22T19:38:00Z">
                <w:pPr/>
              </w:pPrChange>
            </w:pPr>
            <w:ins w:id="6082" w:author="Mohammad Nayeem Hasan" w:date="2024-11-04T00:07:00Z">
              <w:r w:rsidRPr="00033637">
                <w:rPr>
                  <w:rFonts w:ascii="Times New Roman" w:hAnsi="Times New Roman" w:cs="Times New Roman"/>
                  <w:sz w:val="24"/>
                  <w:szCs w:val="24"/>
                </w:rPr>
                <w:t>Reference</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63A57D77" w14:textId="77777777" w:rsidR="00994FF0" w:rsidRPr="00033637" w:rsidRDefault="00994FF0" w:rsidP="00F31FB2">
            <w:pPr>
              <w:spacing w:line="480" w:lineRule="auto"/>
              <w:rPr>
                <w:ins w:id="6083" w:author="Mohammad Nayeem Hasan" w:date="2024-11-04T00:07:00Z"/>
                <w:rFonts w:ascii="Times New Roman" w:hAnsi="Times New Roman" w:cs="Times New Roman"/>
                <w:sz w:val="24"/>
                <w:szCs w:val="24"/>
              </w:rPr>
              <w:pPrChange w:id="6084" w:author="Mohammad Nayeem Hasan" w:date="2024-12-23T01:38:00Z" w16du:dateUtc="2024-12-22T19:38:00Z">
                <w:pPr/>
              </w:pPrChange>
            </w:pPr>
            <w:ins w:id="6085"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5ECB3B95" w14:textId="77777777" w:rsidR="00994FF0" w:rsidRPr="00033637" w:rsidRDefault="00994FF0" w:rsidP="00F31FB2">
            <w:pPr>
              <w:spacing w:line="480" w:lineRule="auto"/>
              <w:rPr>
                <w:ins w:id="6086" w:author="Mohammad Nayeem Hasan" w:date="2024-11-04T00:07:00Z"/>
                <w:rFonts w:ascii="Times New Roman" w:hAnsi="Times New Roman" w:cs="Times New Roman"/>
                <w:sz w:val="24"/>
                <w:szCs w:val="24"/>
              </w:rPr>
              <w:pPrChange w:id="6087" w:author="Mohammad Nayeem Hasan" w:date="2024-12-23T01:38:00Z" w16du:dateUtc="2024-12-22T19:38:00Z">
                <w:pPr/>
              </w:pPrChange>
            </w:pPr>
            <w:ins w:id="6088" w:author="Mohammad Nayeem Hasan" w:date="2024-11-04T00:07:00Z">
              <w:r w:rsidRPr="00033637">
                <w:rPr>
                  <w:rFonts w:ascii="Times New Roman" w:hAnsi="Times New Roman" w:cs="Times New Roman"/>
                  <w:sz w:val="24"/>
                  <w:szCs w:val="24"/>
                </w:rPr>
                <w:t>Reference</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35B9BEE9" w14:textId="77777777" w:rsidR="00994FF0" w:rsidRPr="00033637" w:rsidRDefault="00994FF0" w:rsidP="00F31FB2">
            <w:pPr>
              <w:spacing w:line="480" w:lineRule="auto"/>
              <w:rPr>
                <w:ins w:id="6089" w:author="Mohammad Nayeem Hasan" w:date="2024-11-04T00:07:00Z"/>
                <w:rFonts w:ascii="Times New Roman" w:hAnsi="Times New Roman" w:cs="Times New Roman"/>
                <w:sz w:val="24"/>
                <w:szCs w:val="24"/>
              </w:rPr>
              <w:pPrChange w:id="6090" w:author="Mohammad Nayeem Hasan" w:date="2024-12-23T01:38:00Z" w16du:dateUtc="2024-12-22T19:38:00Z">
                <w:pPr/>
              </w:pPrChange>
            </w:pPr>
            <w:ins w:id="6091" w:author="Mohammad Nayeem Hasan" w:date="2024-11-04T00:07:00Z">
              <w:r w:rsidRPr="00033637">
                <w:rPr>
                  <w:rFonts w:ascii="Times New Roman" w:hAnsi="Times New Roman" w:cs="Times New Roman"/>
                  <w:sz w:val="24"/>
                  <w:szCs w:val="24"/>
                </w:rPr>
                <w:t>-</w:t>
              </w:r>
            </w:ins>
          </w:p>
        </w:tc>
      </w:tr>
      <w:tr w:rsidR="00994FF0" w:rsidRPr="00033637" w14:paraId="330CE26F" w14:textId="77777777" w:rsidTr="000C3C54">
        <w:trPr>
          <w:trHeight w:val="257"/>
          <w:jc w:val="center"/>
          <w:ins w:id="6092"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25154411" w14:textId="77777777" w:rsidR="00994FF0" w:rsidRPr="00033637" w:rsidRDefault="00994FF0" w:rsidP="00F31FB2">
            <w:pPr>
              <w:spacing w:line="480" w:lineRule="auto"/>
              <w:rPr>
                <w:ins w:id="6093" w:author="Mohammad Nayeem Hasan" w:date="2024-11-04T00:07:00Z"/>
                <w:rFonts w:ascii="Times New Roman" w:hAnsi="Times New Roman" w:cs="Times New Roman"/>
                <w:sz w:val="24"/>
                <w:szCs w:val="24"/>
              </w:rPr>
              <w:pPrChange w:id="6094" w:author="Mohammad Nayeem Hasan" w:date="2024-12-23T01:38:00Z" w16du:dateUtc="2024-12-22T19:38:00Z">
                <w:pPr/>
              </w:pPrChange>
            </w:pPr>
            <w:ins w:id="6095" w:author="Mohammad Nayeem Hasan" w:date="2024-11-04T00:07:00Z">
              <w:r w:rsidRPr="00033637">
                <w:rPr>
                  <w:rFonts w:ascii="Times New Roman" w:hAnsi="Times New Roman" w:cs="Times New Roman"/>
                  <w:sz w:val="24"/>
                  <w:szCs w:val="24"/>
                </w:rPr>
                <w:t>Source of water</w:t>
              </w:r>
            </w:ins>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3BE0F84C" w14:textId="77777777" w:rsidR="00994FF0" w:rsidRPr="00033637" w:rsidRDefault="00994FF0" w:rsidP="00F31FB2">
            <w:pPr>
              <w:spacing w:line="480" w:lineRule="auto"/>
              <w:rPr>
                <w:ins w:id="6096" w:author="Mohammad Nayeem Hasan" w:date="2024-11-04T00:07:00Z"/>
                <w:rFonts w:ascii="Times New Roman" w:hAnsi="Times New Roman" w:cs="Times New Roman"/>
                <w:sz w:val="24"/>
                <w:szCs w:val="24"/>
              </w:rPr>
              <w:pPrChange w:id="6097"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40A25752" w14:textId="77777777" w:rsidR="00994FF0" w:rsidRPr="00033637" w:rsidRDefault="00994FF0" w:rsidP="00F31FB2">
            <w:pPr>
              <w:spacing w:line="480" w:lineRule="auto"/>
              <w:rPr>
                <w:ins w:id="6098" w:author="Mohammad Nayeem Hasan" w:date="2024-11-04T00:07:00Z"/>
                <w:rFonts w:ascii="Times New Roman" w:hAnsi="Times New Roman" w:cs="Times New Roman"/>
                <w:sz w:val="24"/>
                <w:szCs w:val="24"/>
              </w:rPr>
              <w:pPrChange w:id="6099"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2EFCCB38" w14:textId="77777777" w:rsidR="00994FF0" w:rsidRPr="00033637" w:rsidRDefault="00994FF0" w:rsidP="00F31FB2">
            <w:pPr>
              <w:spacing w:line="480" w:lineRule="auto"/>
              <w:rPr>
                <w:ins w:id="6100" w:author="Mohammad Nayeem Hasan" w:date="2024-11-04T00:07:00Z"/>
                <w:rFonts w:ascii="Times New Roman" w:hAnsi="Times New Roman" w:cs="Times New Roman"/>
                <w:sz w:val="24"/>
                <w:szCs w:val="24"/>
              </w:rPr>
              <w:pPrChange w:id="6101" w:author="Mohammad Nayeem Hasan" w:date="2024-12-23T01:38:00Z" w16du:dateUtc="2024-12-22T19:38:00Z">
                <w:pPr/>
              </w:pPrChange>
            </w:pPr>
          </w:p>
        </w:tc>
      </w:tr>
      <w:tr w:rsidR="00994FF0" w:rsidRPr="00033637" w14:paraId="29E69B0D" w14:textId="77777777" w:rsidTr="000C3C54">
        <w:trPr>
          <w:trHeight w:val="257"/>
          <w:jc w:val="center"/>
          <w:ins w:id="6102"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105793EB" w14:textId="77777777" w:rsidR="00994FF0" w:rsidRPr="00033637" w:rsidRDefault="00994FF0" w:rsidP="00F31FB2">
            <w:pPr>
              <w:spacing w:line="480" w:lineRule="auto"/>
              <w:rPr>
                <w:ins w:id="6103" w:author="Mohammad Nayeem Hasan" w:date="2024-11-04T00:07:00Z"/>
                <w:rFonts w:ascii="Times New Roman" w:hAnsi="Times New Roman" w:cs="Times New Roman"/>
                <w:sz w:val="24"/>
                <w:szCs w:val="24"/>
              </w:rPr>
              <w:pPrChange w:id="6104" w:author="Mohammad Nayeem Hasan" w:date="2024-12-23T01:38:00Z" w16du:dateUtc="2024-12-22T19:38:00Z">
                <w:pPr/>
              </w:pPrChange>
            </w:pPr>
            <w:ins w:id="6105" w:author="Mohammad Nayeem Hasan" w:date="2024-11-04T00:07:00Z">
              <w:r w:rsidRPr="00033637">
                <w:rPr>
                  <w:rFonts w:ascii="Times New Roman" w:hAnsi="Times New Roman" w:cs="Times New Roman"/>
                  <w:sz w:val="24"/>
                  <w:szCs w:val="24"/>
                </w:rPr>
                <w:t>Direct from source</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0AD25ED0" w14:textId="77777777" w:rsidR="00994FF0" w:rsidRPr="00033637" w:rsidRDefault="00994FF0" w:rsidP="00F31FB2">
            <w:pPr>
              <w:spacing w:line="480" w:lineRule="auto"/>
              <w:rPr>
                <w:ins w:id="6106" w:author="Mohammad Nayeem Hasan" w:date="2024-11-04T00:07:00Z"/>
                <w:rFonts w:ascii="Times New Roman" w:hAnsi="Times New Roman" w:cs="Times New Roman"/>
                <w:sz w:val="24"/>
                <w:szCs w:val="24"/>
              </w:rPr>
              <w:pPrChange w:id="6107" w:author="Mohammad Nayeem Hasan" w:date="2024-12-23T01:38:00Z" w16du:dateUtc="2024-12-22T19:38:00Z">
                <w:pPr/>
              </w:pPrChange>
            </w:pPr>
            <w:ins w:id="6108" w:author="Mohammad Nayeem Hasan" w:date="2024-11-04T00:07:00Z">
              <w:r w:rsidRPr="00033637">
                <w:rPr>
                  <w:rFonts w:ascii="Times New Roman" w:hAnsi="Times New Roman" w:cs="Times New Roman"/>
                  <w:sz w:val="24"/>
                  <w:szCs w:val="24"/>
                </w:rPr>
                <w:t>-</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438C0D21" w14:textId="77777777" w:rsidR="00994FF0" w:rsidRPr="00033637" w:rsidRDefault="00994FF0" w:rsidP="00F31FB2">
            <w:pPr>
              <w:spacing w:line="480" w:lineRule="auto"/>
              <w:rPr>
                <w:ins w:id="6109" w:author="Mohammad Nayeem Hasan" w:date="2024-11-04T00:07:00Z"/>
                <w:rFonts w:ascii="Times New Roman" w:hAnsi="Times New Roman" w:cs="Times New Roman"/>
                <w:sz w:val="24"/>
                <w:szCs w:val="24"/>
              </w:rPr>
              <w:pPrChange w:id="6110" w:author="Mohammad Nayeem Hasan" w:date="2024-12-23T01:38:00Z" w16du:dateUtc="2024-12-22T19:38:00Z">
                <w:pPr/>
              </w:pPrChange>
            </w:pPr>
            <w:ins w:id="6111"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6EE09456" w14:textId="77777777" w:rsidR="00994FF0" w:rsidRPr="00033637" w:rsidRDefault="00994FF0" w:rsidP="00F31FB2">
            <w:pPr>
              <w:spacing w:line="480" w:lineRule="auto"/>
              <w:rPr>
                <w:ins w:id="6112" w:author="Mohammad Nayeem Hasan" w:date="2024-11-04T00:07:00Z"/>
                <w:rFonts w:ascii="Times New Roman" w:hAnsi="Times New Roman" w:cs="Times New Roman"/>
                <w:sz w:val="24"/>
                <w:szCs w:val="24"/>
              </w:rPr>
              <w:pPrChange w:id="6113" w:author="Mohammad Nayeem Hasan" w:date="2024-12-23T01:38:00Z" w16du:dateUtc="2024-12-22T19:38:00Z">
                <w:pPr/>
              </w:pPrChange>
            </w:pPr>
            <w:ins w:id="6114" w:author="Mohammad Nayeem Hasan" w:date="2024-11-04T00:07:00Z">
              <w:r w:rsidRPr="00033637">
                <w:rPr>
                  <w:rFonts w:ascii="Times New Roman" w:hAnsi="Times New Roman" w:cs="Times New Roman"/>
                  <w:sz w:val="24"/>
                  <w:szCs w:val="24"/>
                </w:rPr>
                <w:t>1.28 (0.53, 3.08)</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38A78FEB" w14:textId="77777777" w:rsidR="00994FF0" w:rsidRPr="00033637" w:rsidRDefault="00994FF0" w:rsidP="00F31FB2">
            <w:pPr>
              <w:spacing w:line="480" w:lineRule="auto"/>
              <w:rPr>
                <w:ins w:id="6115" w:author="Mohammad Nayeem Hasan" w:date="2024-11-04T00:07:00Z"/>
                <w:rFonts w:ascii="Times New Roman" w:hAnsi="Times New Roman" w:cs="Times New Roman"/>
                <w:sz w:val="24"/>
                <w:szCs w:val="24"/>
              </w:rPr>
              <w:pPrChange w:id="6116" w:author="Mohammad Nayeem Hasan" w:date="2024-12-23T01:38:00Z" w16du:dateUtc="2024-12-22T19:38:00Z">
                <w:pPr/>
              </w:pPrChange>
            </w:pPr>
            <w:ins w:id="6117" w:author="Mohammad Nayeem Hasan" w:date="2024-11-04T00:07:00Z">
              <w:r w:rsidRPr="00033637">
                <w:rPr>
                  <w:rFonts w:ascii="Times New Roman" w:hAnsi="Times New Roman" w:cs="Times New Roman"/>
                  <w:sz w:val="24"/>
                  <w:szCs w:val="24"/>
                </w:rPr>
                <w:t>0.580</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0F48FAC6" w14:textId="77777777" w:rsidR="00994FF0" w:rsidRPr="00033637" w:rsidRDefault="00994FF0" w:rsidP="00F31FB2">
            <w:pPr>
              <w:spacing w:line="480" w:lineRule="auto"/>
              <w:rPr>
                <w:ins w:id="6118" w:author="Mohammad Nayeem Hasan" w:date="2024-11-04T00:07:00Z"/>
                <w:rFonts w:ascii="Times New Roman" w:hAnsi="Times New Roman" w:cs="Times New Roman"/>
                <w:sz w:val="24"/>
                <w:szCs w:val="24"/>
              </w:rPr>
              <w:pPrChange w:id="6119" w:author="Mohammad Nayeem Hasan" w:date="2024-12-23T01:38:00Z" w16du:dateUtc="2024-12-22T19:38:00Z">
                <w:pPr/>
              </w:pPrChange>
            </w:pPr>
            <w:ins w:id="6120"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7DC92D95" w14:textId="77777777" w:rsidR="00994FF0" w:rsidRPr="00033637" w:rsidRDefault="00994FF0" w:rsidP="00F31FB2">
            <w:pPr>
              <w:spacing w:line="480" w:lineRule="auto"/>
              <w:rPr>
                <w:ins w:id="6121" w:author="Mohammad Nayeem Hasan" w:date="2024-11-04T00:07:00Z"/>
                <w:rFonts w:ascii="Times New Roman" w:hAnsi="Times New Roman" w:cs="Times New Roman"/>
                <w:sz w:val="24"/>
                <w:szCs w:val="24"/>
              </w:rPr>
              <w:pPrChange w:id="6122" w:author="Mohammad Nayeem Hasan" w:date="2024-12-23T01:38:00Z" w16du:dateUtc="2024-12-22T19:38:00Z">
                <w:pPr/>
              </w:pPrChange>
            </w:pPr>
            <w:ins w:id="6123" w:author="Mohammad Nayeem Hasan" w:date="2024-11-04T00:07:00Z">
              <w:r w:rsidRPr="00033637">
                <w:rPr>
                  <w:rFonts w:ascii="Times New Roman" w:hAnsi="Times New Roman" w:cs="Times New Roman"/>
                  <w:sz w:val="24"/>
                  <w:szCs w:val="24"/>
                </w:rPr>
                <w:t>-</w:t>
              </w:r>
            </w:ins>
          </w:p>
        </w:tc>
      </w:tr>
      <w:tr w:rsidR="00994FF0" w:rsidRPr="00033637" w14:paraId="48E30183" w14:textId="77777777" w:rsidTr="000C3C54">
        <w:trPr>
          <w:trHeight w:val="257"/>
          <w:jc w:val="center"/>
          <w:ins w:id="6124"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0ED7072F" w14:textId="77777777" w:rsidR="00994FF0" w:rsidRPr="00033637" w:rsidRDefault="00994FF0" w:rsidP="00F31FB2">
            <w:pPr>
              <w:spacing w:line="480" w:lineRule="auto"/>
              <w:rPr>
                <w:ins w:id="6125" w:author="Mohammad Nayeem Hasan" w:date="2024-11-04T00:07:00Z"/>
                <w:rFonts w:ascii="Times New Roman" w:hAnsi="Times New Roman" w:cs="Times New Roman"/>
                <w:sz w:val="24"/>
                <w:szCs w:val="24"/>
              </w:rPr>
              <w:pPrChange w:id="6126" w:author="Mohammad Nayeem Hasan" w:date="2024-12-23T01:38:00Z" w16du:dateUtc="2024-12-22T19:38:00Z">
                <w:pPr/>
              </w:pPrChange>
            </w:pPr>
            <w:ins w:id="6127" w:author="Mohammad Nayeem Hasan" w:date="2024-11-04T00:07:00Z">
              <w:r w:rsidRPr="00033637">
                <w:rPr>
                  <w:rFonts w:ascii="Times New Roman" w:hAnsi="Times New Roman" w:cs="Times New Roman"/>
                  <w:sz w:val="24"/>
                  <w:szCs w:val="24"/>
                </w:rPr>
                <w:t>Covered container</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6A3B5829" w14:textId="77777777" w:rsidR="00994FF0" w:rsidRPr="00033637" w:rsidRDefault="00994FF0" w:rsidP="00F31FB2">
            <w:pPr>
              <w:spacing w:line="480" w:lineRule="auto"/>
              <w:rPr>
                <w:ins w:id="6128" w:author="Mohammad Nayeem Hasan" w:date="2024-11-04T00:07:00Z"/>
                <w:rFonts w:ascii="Times New Roman" w:hAnsi="Times New Roman" w:cs="Times New Roman"/>
                <w:sz w:val="24"/>
                <w:szCs w:val="24"/>
              </w:rPr>
              <w:pPrChange w:id="6129" w:author="Mohammad Nayeem Hasan" w:date="2024-12-23T01:38:00Z" w16du:dateUtc="2024-12-22T19:38:00Z">
                <w:pPr/>
              </w:pPrChange>
            </w:pPr>
            <w:ins w:id="6130" w:author="Mohammad Nayeem Hasan" w:date="2024-11-04T00:07:00Z">
              <w:r w:rsidRPr="00033637">
                <w:rPr>
                  <w:rFonts w:ascii="Times New Roman" w:hAnsi="Times New Roman" w:cs="Times New Roman"/>
                  <w:sz w:val="24"/>
                  <w:szCs w:val="24"/>
                </w:rPr>
                <w:t>-</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01B1FEAE" w14:textId="77777777" w:rsidR="00994FF0" w:rsidRPr="00033637" w:rsidRDefault="00994FF0" w:rsidP="00F31FB2">
            <w:pPr>
              <w:spacing w:line="480" w:lineRule="auto"/>
              <w:rPr>
                <w:ins w:id="6131" w:author="Mohammad Nayeem Hasan" w:date="2024-11-04T00:07:00Z"/>
                <w:rFonts w:ascii="Times New Roman" w:hAnsi="Times New Roman" w:cs="Times New Roman"/>
                <w:sz w:val="24"/>
                <w:szCs w:val="24"/>
              </w:rPr>
              <w:pPrChange w:id="6132" w:author="Mohammad Nayeem Hasan" w:date="2024-12-23T01:38:00Z" w16du:dateUtc="2024-12-22T19:38:00Z">
                <w:pPr/>
              </w:pPrChange>
            </w:pPr>
            <w:ins w:id="6133"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24840E43" w14:textId="77777777" w:rsidR="00994FF0" w:rsidRPr="00033637" w:rsidRDefault="00994FF0" w:rsidP="00F31FB2">
            <w:pPr>
              <w:spacing w:line="480" w:lineRule="auto"/>
              <w:rPr>
                <w:ins w:id="6134" w:author="Mohammad Nayeem Hasan" w:date="2024-11-04T00:07:00Z"/>
                <w:rFonts w:ascii="Times New Roman" w:hAnsi="Times New Roman" w:cs="Times New Roman"/>
                <w:sz w:val="24"/>
                <w:szCs w:val="24"/>
              </w:rPr>
              <w:pPrChange w:id="6135" w:author="Mohammad Nayeem Hasan" w:date="2024-12-23T01:38:00Z" w16du:dateUtc="2024-12-22T19:38:00Z">
                <w:pPr/>
              </w:pPrChange>
            </w:pPr>
            <w:ins w:id="6136" w:author="Mohammad Nayeem Hasan" w:date="2024-11-04T00:07:00Z">
              <w:r w:rsidRPr="00033637">
                <w:rPr>
                  <w:rFonts w:ascii="Times New Roman" w:hAnsi="Times New Roman" w:cs="Times New Roman"/>
                  <w:sz w:val="24"/>
                  <w:szCs w:val="24"/>
                </w:rPr>
                <w:t>1.37 (0.83, 2.27)</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7923EAE5" w14:textId="77777777" w:rsidR="00994FF0" w:rsidRPr="00033637" w:rsidRDefault="00994FF0" w:rsidP="00F31FB2">
            <w:pPr>
              <w:spacing w:line="480" w:lineRule="auto"/>
              <w:rPr>
                <w:ins w:id="6137" w:author="Mohammad Nayeem Hasan" w:date="2024-11-04T00:07:00Z"/>
                <w:rFonts w:ascii="Times New Roman" w:hAnsi="Times New Roman" w:cs="Times New Roman"/>
                <w:sz w:val="24"/>
                <w:szCs w:val="24"/>
              </w:rPr>
              <w:pPrChange w:id="6138" w:author="Mohammad Nayeem Hasan" w:date="2024-12-23T01:38:00Z" w16du:dateUtc="2024-12-22T19:38:00Z">
                <w:pPr/>
              </w:pPrChange>
            </w:pPr>
            <w:ins w:id="6139" w:author="Mohammad Nayeem Hasan" w:date="2024-11-04T00:07:00Z">
              <w:r w:rsidRPr="00033637">
                <w:rPr>
                  <w:rFonts w:ascii="Times New Roman" w:hAnsi="Times New Roman" w:cs="Times New Roman"/>
                  <w:sz w:val="24"/>
                  <w:szCs w:val="24"/>
                </w:rPr>
                <w:t>0.218</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71F739C4" w14:textId="77777777" w:rsidR="00994FF0" w:rsidRPr="00033637" w:rsidRDefault="00994FF0" w:rsidP="00F31FB2">
            <w:pPr>
              <w:spacing w:line="480" w:lineRule="auto"/>
              <w:rPr>
                <w:ins w:id="6140" w:author="Mohammad Nayeem Hasan" w:date="2024-11-04T00:07:00Z"/>
                <w:rFonts w:ascii="Times New Roman" w:hAnsi="Times New Roman" w:cs="Times New Roman"/>
                <w:sz w:val="24"/>
                <w:szCs w:val="24"/>
              </w:rPr>
              <w:pPrChange w:id="6141" w:author="Mohammad Nayeem Hasan" w:date="2024-12-23T01:38:00Z" w16du:dateUtc="2024-12-22T19:38:00Z">
                <w:pPr/>
              </w:pPrChange>
            </w:pPr>
            <w:ins w:id="6142"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347007AB" w14:textId="77777777" w:rsidR="00994FF0" w:rsidRPr="00033637" w:rsidRDefault="00994FF0" w:rsidP="00F31FB2">
            <w:pPr>
              <w:spacing w:line="480" w:lineRule="auto"/>
              <w:rPr>
                <w:ins w:id="6143" w:author="Mohammad Nayeem Hasan" w:date="2024-11-04T00:07:00Z"/>
                <w:rFonts w:ascii="Times New Roman" w:hAnsi="Times New Roman" w:cs="Times New Roman"/>
                <w:sz w:val="24"/>
                <w:szCs w:val="24"/>
              </w:rPr>
              <w:pPrChange w:id="6144" w:author="Mohammad Nayeem Hasan" w:date="2024-12-23T01:38:00Z" w16du:dateUtc="2024-12-22T19:38:00Z">
                <w:pPr/>
              </w:pPrChange>
            </w:pPr>
            <w:ins w:id="6145" w:author="Mohammad Nayeem Hasan" w:date="2024-11-04T00:07:00Z">
              <w:r w:rsidRPr="00033637">
                <w:rPr>
                  <w:rFonts w:ascii="Times New Roman" w:hAnsi="Times New Roman" w:cs="Times New Roman"/>
                  <w:sz w:val="24"/>
                  <w:szCs w:val="24"/>
                </w:rPr>
                <w:t>-</w:t>
              </w:r>
            </w:ins>
          </w:p>
        </w:tc>
      </w:tr>
      <w:tr w:rsidR="00994FF0" w:rsidRPr="00033637" w14:paraId="73D5286F" w14:textId="77777777" w:rsidTr="000C3C54">
        <w:trPr>
          <w:trHeight w:val="257"/>
          <w:jc w:val="center"/>
          <w:ins w:id="6146"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47BDE8FD" w14:textId="77777777" w:rsidR="00994FF0" w:rsidRPr="00033637" w:rsidRDefault="00994FF0" w:rsidP="00F31FB2">
            <w:pPr>
              <w:spacing w:line="480" w:lineRule="auto"/>
              <w:rPr>
                <w:ins w:id="6147" w:author="Mohammad Nayeem Hasan" w:date="2024-11-04T00:07:00Z"/>
                <w:rFonts w:ascii="Times New Roman" w:hAnsi="Times New Roman" w:cs="Times New Roman"/>
                <w:sz w:val="24"/>
                <w:szCs w:val="24"/>
              </w:rPr>
              <w:pPrChange w:id="6148" w:author="Mohammad Nayeem Hasan" w:date="2024-12-23T01:38:00Z" w16du:dateUtc="2024-12-22T19:38:00Z">
                <w:pPr/>
              </w:pPrChange>
            </w:pPr>
            <w:ins w:id="6149" w:author="Mohammad Nayeem Hasan" w:date="2024-11-04T00:07:00Z">
              <w:r w:rsidRPr="00033637">
                <w:rPr>
                  <w:rFonts w:ascii="Times New Roman" w:hAnsi="Times New Roman" w:cs="Times New Roman"/>
                  <w:sz w:val="24"/>
                  <w:szCs w:val="24"/>
                </w:rPr>
                <w:t>Uncovered container</w:t>
              </w:r>
            </w:ins>
          </w:p>
        </w:tc>
        <w:tc>
          <w:tcPr>
            <w:tcW w:w="857" w:type="pct"/>
            <w:tcBorders>
              <w:top w:val="single" w:sz="4" w:space="0" w:color="auto"/>
              <w:left w:val="single" w:sz="4" w:space="0" w:color="auto"/>
              <w:bottom w:val="single" w:sz="4" w:space="0" w:color="auto"/>
              <w:right w:val="single" w:sz="4" w:space="0" w:color="auto"/>
            </w:tcBorders>
            <w:vAlign w:val="center"/>
            <w:hideMark/>
          </w:tcPr>
          <w:p w14:paraId="5BA0090D" w14:textId="77777777" w:rsidR="00994FF0" w:rsidRPr="00033637" w:rsidRDefault="00994FF0" w:rsidP="00F31FB2">
            <w:pPr>
              <w:spacing w:line="480" w:lineRule="auto"/>
              <w:rPr>
                <w:ins w:id="6150" w:author="Mohammad Nayeem Hasan" w:date="2024-11-04T00:07:00Z"/>
                <w:rFonts w:ascii="Times New Roman" w:hAnsi="Times New Roman" w:cs="Times New Roman"/>
                <w:sz w:val="24"/>
                <w:szCs w:val="24"/>
              </w:rPr>
              <w:pPrChange w:id="6151" w:author="Mohammad Nayeem Hasan" w:date="2024-12-23T01:38:00Z" w16du:dateUtc="2024-12-22T19:38:00Z">
                <w:pPr/>
              </w:pPrChange>
            </w:pPr>
            <w:ins w:id="6152" w:author="Mohammad Nayeem Hasan" w:date="2024-11-04T00:07:00Z">
              <w:r w:rsidRPr="00033637">
                <w:rPr>
                  <w:rFonts w:ascii="Times New Roman" w:hAnsi="Times New Roman" w:cs="Times New Roman"/>
                  <w:sz w:val="24"/>
                  <w:szCs w:val="24"/>
                </w:rPr>
                <w:t>-</w:t>
              </w:r>
            </w:ins>
          </w:p>
        </w:tc>
        <w:tc>
          <w:tcPr>
            <w:tcW w:w="502" w:type="pct"/>
            <w:tcBorders>
              <w:top w:val="single" w:sz="4" w:space="0" w:color="auto"/>
              <w:left w:val="single" w:sz="4" w:space="0" w:color="auto"/>
              <w:bottom w:val="single" w:sz="4" w:space="0" w:color="auto"/>
              <w:right w:val="single" w:sz="4" w:space="0" w:color="auto"/>
            </w:tcBorders>
            <w:vAlign w:val="center"/>
            <w:hideMark/>
          </w:tcPr>
          <w:p w14:paraId="25881B14" w14:textId="77777777" w:rsidR="00994FF0" w:rsidRPr="00033637" w:rsidRDefault="00994FF0" w:rsidP="00F31FB2">
            <w:pPr>
              <w:spacing w:line="480" w:lineRule="auto"/>
              <w:rPr>
                <w:ins w:id="6153" w:author="Mohammad Nayeem Hasan" w:date="2024-11-04T00:07:00Z"/>
                <w:rFonts w:ascii="Times New Roman" w:hAnsi="Times New Roman" w:cs="Times New Roman"/>
                <w:sz w:val="24"/>
                <w:szCs w:val="24"/>
              </w:rPr>
              <w:pPrChange w:id="6154" w:author="Mohammad Nayeem Hasan" w:date="2024-12-23T01:38:00Z" w16du:dateUtc="2024-12-22T19:38:00Z">
                <w:pPr/>
              </w:pPrChange>
            </w:pPr>
            <w:ins w:id="6155" w:author="Mohammad Nayeem Hasan" w:date="2024-11-04T00:07:00Z">
              <w:r w:rsidRPr="00033637">
                <w:rPr>
                  <w:rFonts w:ascii="Times New Roman" w:hAnsi="Times New Roman" w:cs="Times New Roman"/>
                  <w:sz w:val="24"/>
                  <w:szCs w:val="24"/>
                </w:rPr>
                <w:t>-</w:t>
              </w:r>
            </w:ins>
          </w:p>
        </w:tc>
        <w:tc>
          <w:tcPr>
            <w:tcW w:w="888" w:type="pct"/>
            <w:tcBorders>
              <w:top w:val="single" w:sz="4" w:space="0" w:color="auto"/>
              <w:left w:val="single" w:sz="4" w:space="0" w:color="auto"/>
              <w:bottom w:val="single" w:sz="4" w:space="0" w:color="auto"/>
              <w:right w:val="single" w:sz="4" w:space="0" w:color="auto"/>
            </w:tcBorders>
            <w:vAlign w:val="center"/>
            <w:hideMark/>
          </w:tcPr>
          <w:p w14:paraId="7183A28F" w14:textId="77777777" w:rsidR="00994FF0" w:rsidRPr="00033637" w:rsidRDefault="00994FF0" w:rsidP="00F31FB2">
            <w:pPr>
              <w:spacing w:line="480" w:lineRule="auto"/>
              <w:rPr>
                <w:ins w:id="6156" w:author="Mohammad Nayeem Hasan" w:date="2024-11-04T00:07:00Z"/>
                <w:rFonts w:ascii="Times New Roman" w:hAnsi="Times New Roman" w:cs="Times New Roman"/>
                <w:sz w:val="24"/>
                <w:szCs w:val="24"/>
              </w:rPr>
              <w:pPrChange w:id="6157" w:author="Mohammad Nayeem Hasan" w:date="2024-12-23T01:38:00Z" w16du:dateUtc="2024-12-22T19:38:00Z">
                <w:pPr/>
              </w:pPrChange>
            </w:pPr>
            <w:ins w:id="6158" w:author="Mohammad Nayeem Hasan" w:date="2024-11-04T00:07:00Z">
              <w:r w:rsidRPr="00033637">
                <w:rPr>
                  <w:rFonts w:ascii="Times New Roman" w:hAnsi="Times New Roman" w:cs="Times New Roman"/>
                  <w:sz w:val="24"/>
                  <w:szCs w:val="24"/>
                </w:rPr>
                <w:t>Reference</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62002F0C" w14:textId="77777777" w:rsidR="00994FF0" w:rsidRPr="00033637" w:rsidRDefault="00994FF0" w:rsidP="00F31FB2">
            <w:pPr>
              <w:spacing w:line="480" w:lineRule="auto"/>
              <w:rPr>
                <w:ins w:id="6159" w:author="Mohammad Nayeem Hasan" w:date="2024-11-04T00:07:00Z"/>
                <w:rFonts w:ascii="Times New Roman" w:hAnsi="Times New Roman" w:cs="Times New Roman"/>
                <w:sz w:val="24"/>
                <w:szCs w:val="24"/>
              </w:rPr>
              <w:pPrChange w:id="6160" w:author="Mohammad Nayeem Hasan" w:date="2024-12-23T01:38:00Z" w16du:dateUtc="2024-12-22T19:38:00Z">
                <w:pPr/>
              </w:pPrChange>
            </w:pPr>
            <w:ins w:id="6161" w:author="Mohammad Nayeem Hasan" w:date="2024-11-04T00:07:00Z">
              <w:r w:rsidRPr="00033637">
                <w:rPr>
                  <w:rFonts w:ascii="Times New Roman" w:hAnsi="Times New Roman" w:cs="Times New Roman"/>
                  <w:sz w:val="24"/>
                  <w:szCs w:val="24"/>
                </w:rPr>
                <w:t>-</w:t>
              </w:r>
            </w:ins>
          </w:p>
        </w:tc>
        <w:tc>
          <w:tcPr>
            <w:tcW w:w="919" w:type="pct"/>
            <w:tcBorders>
              <w:top w:val="single" w:sz="4" w:space="0" w:color="auto"/>
              <w:left w:val="single" w:sz="4" w:space="0" w:color="auto"/>
              <w:bottom w:val="single" w:sz="4" w:space="0" w:color="auto"/>
              <w:right w:val="single" w:sz="4" w:space="0" w:color="auto"/>
            </w:tcBorders>
            <w:vAlign w:val="center"/>
            <w:hideMark/>
          </w:tcPr>
          <w:p w14:paraId="3C19DD2A" w14:textId="77777777" w:rsidR="00994FF0" w:rsidRPr="00033637" w:rsidRDefault="00994FF0" w:rsidP="00F31FB2">
            <w:pPr>
              <w:spacing w:line="480" w:lineRule="auto"/>
              <w:rPr>
                <w:ins w:id="6162" w:author="Mohammad Nayeem Hasan" w:date="2024-11-04T00:07:00Z"/>
                <w:rFonts w:ascii="Times New Roman" w:hAnsi="Times New Roman" w:cs="Times New Roman"/>
                <w:sz w:val="24"/>
                <w:szCs w:val="24"/>
              </w:rPr>
              <w:pPrChange w:id="6163" w:author="Mohammad Nayeem Hasan" w:date="2024-12-23T01:38:00Z" w16du:dateUtc="2024-12-22T19:38:00Z">
                <w:pPr/>
              </w:pPrChange>
            </w:pPr>
            <w:ins w:id="6164" w:author="Mohammad Nayeem Hasan" w:date="2024-11-04T00:07:00Z">
              <w:r w:rsidRPr="00033637">
                <w:rPr>
                  <w:rFonts w:ascii="Times New Roman" w:hAnsi="Times New Roman" w:cs="Times New Roman"/>
                  <w:sz w:val="24"/>
                  <w:szCs w:val="24"/>
                </w:rPr>
                <w:t>-</w:t>
              </w:r>
            </w:ins>
          </w:p>
        </w:tc>
        <w:tc>
          <w:tcPr>
            <w:tcW w:w="478" w:type="pct"/>
            <w:tcBorders>
              <w:top w:val="single" w:sz="4" w:space="0" w:color="auto"/>
              <w:left w:val="single" w:sz="4" w:space="0" w:color="auto"/>
              <w:bottom w:val="single" w:sz="4" w:space="0" w:color="auto"/>
              <w:right w:val="single" w:sz="4" w:space="0" w:color="auto"/>
            </w:tcBorders>
            <w:vAlign w:val="center"/>
            <w:hideMark/>
          </w:tcPr>
          <w:p w14:paraId="47466D1F" w14:textId="77777777" w:rsidR="00994FF0" w:rsidRPr="00033637" w:rsidRDefault="00994FF0" w:rsidP="00F31FB2">
            <w:pPr>
              <w:spacing w:line="480" w:lineRule="auto"/>
              <w:rPr>
                <w:ins w:id="6165" w:author="Mohammad Nayeem Hasan" w:date="2024-11-04T00:07:00Z"/>
                <w:rFonts w:ascii="Times New Roman" w:hAnsi="Times New Roman" w:cs="Times New Roman"/>
                <w:sz w:val="24"/>
                <w:szCs w:val="24"/>
              </w:rPr>
              <w:pPrChange w:id="6166" w:author="Mohammad Nayeem Hasan" w:date="2024-12-23T01:38:00Z" w16du:dateUtc="2024-12-22T19:38:00Z">
                <w:pPr/>
              </w:pPrChange>
            </w:pPr>
            <w:ins w:id="6167" w:author="Mohammad Nayeem Hasan" w:date="2024-11-04T00:07:00Z">
              <w:r w:rsidRPr="00033637">
                <w:rPr>
                  <w:rFonts w:ascii="Times New Roman" w:hAnsi="Times New Roman" w:cs="Times New Roman"/>
                  <w:sz w:val="24"/>
                  <w:szCs w:val="24"/>
                </w:rPr>
                <w:t>-</w:t>
              </w:r>
            </w:ins>
          </w:p>
        </w:tc>
      </w:tr>
    </w:tbl>
    <w:p w14:paraId="537D12EC" w14:textId="77777777" w:rsidR="00994FF0" w:rsidRPr="00033637" w:rsidRDefault="00994FF0" w:rsidP="00F31FB2">
      <w:pPr>
        <w:spacing w:line="480" w:lineRule="auto"/>
        <w:rPr>
          <w:ins w:id="6168" w:author="Mohammad Nayeem Hasan" w:date="2024-11-04T00:07:00Z"/>
          <w:rFonts w:ascii="Times New Roman" w:hAnsi="Times New Roman" w:cs="Times New Roman"/>
          <w:i/>
          <w:iCs/>
          <w:color w:val="313131"/>
          <w:sz w:val="24"/>
          <w:szCs w:val="24"/>
          <w:shd w:val="clear" w:color="auto" w:fill="FFFFFF"/>
        </w:rPr>
        <w:pPrChange w:id="6169" w:author="Mohammad Nayeem Hasan" w:date="2024-12-23T01:38:00Z" w16du:dateUtc="2024-12-22T19:38:00Z">
          <w:pPr>
            <w:spacing w:line="240" w:lineRule="auto"/>
          </w:pPr>
        </w:pPrChange>
      </w:pPr>
      <w:ins w:id="6170" w:author="Mohammad Nayeem Hasan" w:date="2024-11-04T00:07:00Z">
        <w:r w:rsidRPr="00033637">
          <w:rPr>
            <w:rFonts w:ascii="Times New Roman" w:hAnsi="Times New Roman" w:cs="Times New Roman"/>
            <w:i/>
            <w:iCs/>
            <w:color w:val="313131"/>
            <w:sz w:val="24"/>
            <w:szCs w:val="24"/>
            <w:shd w:val="clear" w:color="auto" w:fill="FFFFFF"/>
          </w:rPr>
          <w:t>AOR: Adjusted odds ratio, CI = Confidence Interval</w:t>
        </w:r>
      </w:ins>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6171" w:author="Mohammad Nayeem Hasan" w:date="2024-11-05T04:11:00Z">
          <w:tblPr>
            <w:tblStyle w:val="TableGrid"/>
            <w:tblW w:w="0" w:type="auto"/>
            <w:tblLook w:val="04A0" w:firstRow="1" w:lastRow="0" w:firstColumn="1" w:lastColumn="0" w:noHBand="0" w:noVBand="1"/>
          </w:tblPr>
        </w:tblPrChange>
      </w:tblPr>
      <w:tblGrid>
        <w:gridCol w:w="9360"/>
        <w:tblGridChange w:id="6172">
          <w:tblGrid>
            <w:gridCol w:w="20"/>
            <w:gridCol w:w="9340"/>
            <w:gridCol w:w="10"/>
          </w:tblGrid>
        </w:tblGridChange>
      </w:tblGrid>
      <w:tr w:rsidR="00CD0E5E" w:rsidRPr="00033637" w14:paraId="7D405CE3" w14:textId="77777777" w:rsidTr="00CD77F8">
        <w:trPr>
          <w:ins w:id="6173" w:author="Mohammad Nayeem Hasan" w:date="2024-11-04T00:14:00Z"/>
          <w:trPrChange w:id="6174" w:author="Mohammad Nayeem Hasan" w:date="2024-11-05T04:11:00Z">
            <w:trPr>
              <w:gridBefore w:val="1"/>
            </w:trPr>
          </w:trPrChange>
        </w:trPr>
        <w:tc>
          <w:tcPr>
            <w:tcW w:w="5000" w:type="pct"/>
            <w:tcPrChange w:id="6175" w:author="Mohammad Nayeem Hasan" w:date="2024-11-05T04:11:00Z">
              <w:tcPr>
                <w:tcW w:w="9350" w:type="dxa"/>
                <w:gridSpan w:val="2"/>
              </w:tcPr>
            </w:tcPrChange>
          </w:tcPr>
          <w:p w14:paraId="4270D24B" w14:textId="38EAD62A" w:rsidR="00CD0E5E" w:rsidRPr="00033637" w:rsidRDefault="00916423" w:rsidP="00F31FB2">
            <w:pPr>
              <w:spacing w:line="480" w:lineRule="auto"/>
              <w:rPr>
                <w:ins w:id="6176" w:author="Mohammad Nayeem Hasan" w:date="2024-11-04T00:14:00Z"/>
                <w:rFonts w:ascii="Times New Roman" w:eastAsia="Times New Roman" w:hAnsi="Times New Roman" w:cs="Times New Roman"/>
                <w:color w:val="313131"/>
                <w:sz w:val="24"/>
                <w:szCs w:val="24"/>
              </w:rPr>
            </w:pPr>
            <w:ins w:id="6177" w:author="Mohammad Nayeem Hasan" w:date="2024-11-05T04:10:00Z">
              <w:r w:rsidRPr="00033637">
                <w:rPr>
                  <w:rFonts w:ascii="Times New Roman" w:hAnsi="Times New Roman" w:cs="Times New Roman"/>
                  <w:noProof/>
                  <w:sz w:val="24"/>
                  <w:szCs w:val="24"/>
                  <w:rPrChange w:id="6178" w:author="Mohammad Nayeem Hasan" w:date="2024-12-23T01:53:00Z" w16du:dateUtc="2024-12-22T19:53:00Z">
                    <w:rPr>
                      <w:noProof/>
                    </w:rPr>
                  </w:rPrChange>
                </w:rPr>
                <w:lastRenderedPageBreak/>
                <w:drawing>
                  <wp:inline distT="0" distB="0" distL="0" distR="0" wp14:anchorId="48752657" wp14:editId="22E2FAC3">
                    <wp:extent cx="5800725" cy="3771900"/>
                    <wp:effectExtent l="0" t="0" r="9525" b="0"/>
                    <wp:docPr id="4560903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2947" cy="3779847"/>
                            </a:xfrm>
                            <a:prstGeom prst="rect">
                              <a:avLst/>
                            </a:prstGeom>
                            <a:noFill/>
                            <a:ln>
                              <a:noFill/>
                            </a:ln>
                          </pic:spPr>
                        </pic:pic>
                      </a:graphicData>
                    </a:graphic>
                  </wp:inline>
                </w:drawing>
              </w:r>
            </w:ins>
          </w:p>
        </w:tc>
      </w:tr>
      <w:tr w:rsidR="00CD0E5E" w:rsidRPr="00033637" w14:paraId="7310DB6B" w14:textId="77777777" w:rsidTr="00CD77F8">
        <w:trPr>
          <w:ins w:id="6179" w:author="Mohammad Nayeem Hasan" w:date="2024-11-04T00:14:00Z"/>
          <w:trPrChange w:id="6180" w:author="Mohammad Nayeem Hasan" w:date="2024-11-05T04:11:00Z">
            <w:trPr>
              <w:gridBefore w:val="1"/>
            </w:trPr>
          </w:trPrChange>
        </w:trPr>
        <w:tc>
          <w:tcPr>
            <w:tcW w:w="5000" w:type="pct"/>
            <w:tcPrChange w:id="6181" w:author="Mohammad Nayeem Hasan" w:date="2024-11-05T04:11:00Z">
              <w:tcPr>
                <w:tcW w:w="9350" w:type="dxa"/>
                <w:gridSpan w:val="2"/>
              </w:tcPr>
            </w:tcPrChange>
          </w:tcPr>
          <w:p w14:paraId="293861E8" w14:textId="70605960" w:rsidR="00CD0E5E" w:rsidRPr="00033637" w:rsidRDefault="00CD0E5E" w:rsidP="00F31FB2">
            <w:pPr>
              <w:spacing w:line="480" w:lineRule="auto"/>
              <w:rPr>
                <w:ins w:id="6182" w:author="Mohammad Nayeem Hasan" w:date="2024-11-04T00:14:00Z"/>
                <w:rFonts w:ascii="Times New Roman" w:hAnsi="Times New Roman" w:cs="Times New Roman"/>
                <w:b/>
                <w:sz w:val="24"/>
                <w:szCs w:val="24"/>
                <w:rPrChange w:id="6183" w:author="Mohammad Nayeem Hasan" w:date="2024-12-23T01:53:00Z" w16du:dateUtc="2024-12-22T19:53:00Z">
                  <w:rPr>
                    <w:ins w:id="6184" w:author="Mohammad Nayeem Hasan" w:date="2024-11-04T00:14:00Z"/>
                    <w:rFonts w:ascii="Times New Roman" w:eastAsia="Times New Roman" w:hAnsi="Times New Roman" w:cs="Times New Roman"/>
                    <w:color w:val="313131"/>
                    <w:sz w:val="24"/>
                    <w:szCs w:val="24"/>
                  </w:rPr>
                </w:rPrChange>
              </w:rPr>
            </w:pPr>
            <w:ins w:id="6185" w:author="Mohammad Nayeem Hasan" w:date="2024-11-04T00:15:00Z">
              <w:r w:rsidRPr="00033637">
                <w:rPr>
                  <w:rFonts w:ascii="Times New Roman" w:hAnsi="Times New Roman" w:cs="Times New Roman"/>
                  <w:b/>
                  <w:bCs/>
                  <w:sz w:val="24"/>
                  <w:szCs w:val="24"/>
                </w:rPr>
                <w:t xml:space="preserve">Figure 2. Forest plot of Adjusted Odds ratios (ORs) and 95% confidence intervals (CIs) for factors associated with the diarrhea status of children </w:t>
              </w:r>
              <w:r w:rsidRPr="00033637">
                <w:rPr>
                  <w:rFonts w:ascii="Times New Roman" w:hAnsi="Times New Roman" w:cs="Times New Roman"/>
                  <w:b/>
                  <w:sz w:val="24"/>
                  <w:szCs w:val="24"/>
                </w:rPr>
                <w:t>(MICS 2006, 2012, and 2019)</w:t>
              </w:r>
            </w:ins>
          </w:p>
        </w:tc>
      </w:tr>
    </w:tbl>
    <w:p w14:paraId="42EF7E57" w14:textId="4C9A794B" w:rsidR="00994FF0" w:rsidRPr="00033637" w:rsidDel="00CD0E5E" w:rsidRDefault="00994FF0" w:rsidP="0058318F">
      <w:pPr>
        <w:spacing w:line="480" w:lineRule="auto"/>
        <w:rPr>
          <w:del w:id="6186" w:author="Mohammad Nayeem Hasan" w:date="2024-11-04T00:07:00Z"/>
          <w:rFonts w:ascii="Times New Roman" w:eastAsia="Times New Roman" w:hAnsi="Times New Roman" w:cs="Times New Roman"/>
          <w:color w:val="313131"/>
          <w:sz w:val="24"/>
          <w:szCs w:val="24"/>
        </w:rPr>
        <w:pPrChange w:id="6187" w:author="Mohammad Nayeem Hasan" w:date="2024-12-23T01:50:00Z" w16du:dateUtc="2024-12-22T19:50:00Z">
          <w:pPr>
            <w:spacing w:line="480" w:lineRule="auto"/>
            <w:ind w:firstLine="720"/>
          </w:pPr>
        </w:pPrChange>
      </w:pPr>
    </w:p>
    <w:p w14:paraId="7899A908" w14:textId="77777777" w:rsidR="00CD0E5E" w:rsidRPr="00033637" w:rsidRDefault="00CD0E5E" w:rsidP="0058318F">
      <w:pPr>
        <w:spacing w:line="480" w:lineRule="auto"/>
        <w:rPr>
          <w:ins w:id="6188" w:author="Mohammad Nayeem Hasan" w:date="2024-11-04T00:16:00Z"/>
          <w:rFonts w:ascii="Times New Roman" w:eastAsia="Times New Roman" w:hAnsi="Times New Roman" w:cs="Times New Roman"/>
          <w:color w:val="313131"/>
          <w:sz w:val="24"/>
          <w:szCs w:val="24"/>
        </w:rPr>
        <w:pPrChange w:id="6189" w:author="Mohammad Nayeem Hasan" w:date="2024-12-23T01:50:00Z" w16du:dateUtc="2024-12-22T19:50:00Z">
          <w:pPr>
            <w:spacing w:line="480" w:lineRule="auto"/>
            <w:ind w:firstLine="720"/>
          </w:pPr>
        </w:pPrChange>
      </w:pPr>
    </w:p>
    <w:p w14:paraId="5A3C204E" w14:textId="454C7C23" w:rsidR="00CD0E5E" w:rsidRPr="00033637" w:rsidRDefault="00682909" w:rsidP="00F31FB2">
      <w:pPr>
        <w:spacing w:line="480" w:lineRule="auto"/>
        <w:ind w:firstLine="720"/>
        <w:rPr>
          <w:ins w:id="6190" w:author="Mohammad Nayeem Hasan" w:date="2024-11-04T00:18:00Z"/>
          <w:rFonts w:ascii="Times New Roman" w:eastAsia="Times New Roman" w:hAnsi="Times New Roman" w:cs="Times New Roman"/>
          <w:color w:val="313131"/>
          <w:sz w:val="24"/>
          <w:szCs w:val="24"/>
        </w:rPr>
      </w:pPr>
      <w:r w:rsidRPr="00033637">
        <w:rPr>
          <w:rFonts w:ascii="Times New Roman" w:eastAsia="Times New Roman" w:hAnsi="Times New Roman" w:cs="Times New Roman"/>
          <w:color w:val="313131"/>
          <w:sz w:val="24"/>
          <w:szCs w:val="24"/>
        </w:rPr>
        <w:t>The area under the</w:t>
      </w:r>
      <w:r w:rsidR="00B24BD6" w:rsidRPr="00033637">
        <w:rPr>
          <w:rFonts w:ascii="Times New Roman" w:eastAsia="Times New Roman" w:hAnsi="Times New Roman" w:cs="Times New Roman"/>
          <w:color w:val="313131"/>
          <w:sz w:val="24"/>
          <w:szCs w:val="24"/>
        </w:rPr>
        <w:t xml:space="preserve"> ROC</w:t>
      </w:r>
      <w:r w:rsidRPr="00033637">
        <w:rPr>
          <w:rFonts w:ascii="Times New Roman" w:eastAsia="Times New Roman" w:hAnsi="Times New Roman" w:cs="Times New Roman"/>
          <w:color w:val="313131"/>
          <w:sz w:val="24"/>
          <w:szCs w:val="24"/>
        </w:rPr>
        <w:t xml:space="preserve"> curve</w:t>
      </w:r>
      <w:r w:rsidR="00B24BD6" w:rsidRPr="00033637">
        <w:rPr>
          <w:rFonts w:ascii="Times New Roman" w:eastAsia="Times New Roman" w:hAnsi="Times New Roman" w:cs="Times New Roman"/>
          <w:color w:val="313131"/>
          <w:sz w:val="24"/>
          <w:szCs w:val="24"/>
        </w:rPr>
        <w:t> was found to be 0.6210 (P &lt; 0.001), 0.6</w:t>
      </w:r>
      <w:r w:rsidR="00402190" w:rsidRPr="00033637">
        <w:rPr>
          <w:rFonts w:ascii="Times New Roman" w:eastAsia="Times New Roman" w:hAnsi="Times New Roman" w:cs="Times New Roman"/>
          <w:color w:val="313131"/>
          <w:sz w:val="24"/>
          <w:szCs w:val="24"/>
        </w:rPr>
        <w:t>826</w:t>
      </w:r>
      <w:r w:rsidR="00B24BD6" w:rsidRPr="00033637">
        <w:rPr>
          <w:rFonts w:ascii="Times New Roman" w:eastAsia="Times New Roman" w:hAnsi="Times New Roman" w:cs="Times New Roman"/>
          <w:color w:val="313131"/>
          <w:sz w:val="24"/>
          <w:szCs w:val="24"/>
        </w:rPr>
        <w:t xml:space="preserve"> (P &lt; 0.001), and 0.671</w:t>
      </w:r>
      <w:r w:rsidR="00402190" w:rsidRPr="00033637">
        <w:rPr>
          <w:rFonts w:ascii="Times New Roman" w:eastAsia="Times New Roman" w:hAnsi="Times New Roman" w:cs="Times New Roman"/>
          <w:color w:val="313131"/>
          <w:sz w:val="24"/>
          <w:szCs w:val="24"/>
        </w:rPr>
        <w:t>7</w:t>
      </w:r>
      <w:r w:rsidR="00B24BD6" w:rsidRPr="00033637">
        <w:rPr>
          <w:rFonts w:ascii="Times New Roman" w:eastAsia="Times New Roman" w:hAnsi="Times New Roman" w:cs="Times New Roman"/>
          <w:color w:val="313131"/>
          <w:sz w:val="24"/>
          <w:szCs w:val="24"/>
        </w:rPr>
        <w:t xml:space="preserve"> (P &lt; 0.001). This indicated that the final model chosen for the MICS-2006, MICS-2012, and MICS-2019 surveys </w:t>
      </w:r>
      <w:del w:id="6191" w:author="Mohammad Nayeem Hasan" w:date="2024-11-04T00:18:00Z">
        <w:r w:rsidR="00B24BD6" w:rsidRPr="00033637" w:rsidDel="00CD0E5E">
          <w:rPr>
            <w:rFonts w:ascii="Times New Roman" w:eastAsia="Times New Roman" w:hAnsi="Times New Roman" w:cs="Times New Roman"/>
            <w:color w:val="313131"/>
            <w:sz w:val="24"/>
            <w:szCs w:val="24"/>
          </w:rPr>
          <w:delText xml:space="preserve">each </w:delText>
        </w:r>
      </w:del>
      <w:r w:rsidR="00B24BD6" w:rsidRPr="00033637">
        <w:rPr>
          <w:rFonts w:ascii="Times New Roman" w:eastAsia="Times New Roman" w:hAnsi="Times New Roman" w:cs="Times New Roman"/>
          <w:color w:val="313131"/>
          <w:sz w:val="24"/>
          <w:szCs w:val="24"/>
        </w:rPr>
        <w:t xml:space="preserve">displayed an area under the curve </w:t>
      </w:r>
      <w:del w:id="6192" w:author="Mohammad Nayeem Hasan" w:date="2024-11-04T00:18:00Z">
        <w:r w:rsidR="00B24BD6" w:rsidRPr="00033637" w:rsidDel="00CD0E5E">
          <w:rPr>
            <w:rFonts w:ascii="Times New Roman" w:eastAsia="Times New Roman" w:hAnsi="Times New Roman" w:cs="Times New Roman"/>
            <w:color w:val="313131"/>
            <w:sz w:val="24"/>
            <w:szCs w:val="24"/>
          </w:rPr>
          <w:delText xml:space="preserve">that was </w:delText>
        </w:r>
      </w:del>
      <w:r w:rsidR="00B24BD6" w:rsidRPr="00033637">
        <w:rPr>
          <w:rFonts w:ascii="Times New Roman" w:eastAsia="Times New Roman" w:hAnsi="Times New Roman" w:cs="Times New Roman"/>
          <w:color w:val="313131"/>
          <w:sz w:val="24"/>
          <w:szCs w:val="24"/>
        </w:rPr>
        <w:t>higher than 0.50</w:t>
      </w:r>
      <w:r w:rsidR="00402190" w:rsidRPr="00033637">
        <w:rPr>
          <w:rFonts w:ascii="Times New Roman" w:eastAsia="Times New Roman" w:hAnsi="Times New Roman" w:cs="Times New Roman"/>
          <w:color w:val="313131"/>
          <w:sz w:val="24"/>
          <w:szCs w:val="24"/>
        </w:rPr>
        <w:t xml:space="preserve"> (Figure </w:t>
      </w:r>
      <w:r w:rsidR="00FE7E99" w:rsidRPr="00033637">
        <w:rPr>
          <w:rFonts w:ascii="Times New Roman" w:eastAsia="Times New Roman" w:hAnsi="Times New Roman" w:cs="Times New Roman"/>
          <w:color w:val="313131"/>
          <w:sz w:val="24"/>
          <w:szCs w:val="24"/>
        </w:rPr>
        <w:t>3</w:t>
      </w:r>
      <w:r w:rsidR="00402190" w:rsidRPr="00033637">
        <w:rPr>
          <w:rFonts w:ascii="Times New Roman" w:eastAsia="Times New Roman" w:hAnsi="Times New Roman" w:cs="Times New Roman"/>
          <w:color w:val="313131"/>
          <w:sz w:val="24"/>
          <w:szCs w:val="24"/>
        </w:rPr>
        <w:t>)</w:t>
      </w:r>
      <w:r w:rsidR="00B24BD6" w:rsidRPr="00033637">
        <w:rPr>
          <w:rFonts w:ascii="Times New Roman" w:eastAsia="Times New Roman" w:hAnsi="Times New Roman" w:cs="Times New Roman"/>
          <w:color w:val="313131"/>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6193" w:author="Mohammad Nayeem Hasan" w:date="2024-11-04T00:19:00Z">
          <w:tblPr>
            <w:tblStyle w:val="TableGrid"/>
            <w:tblW w:w="0" w:type="auto"/>
            <w:tblLook w:val="04A0" w:firstRow="1" w:lastRow="0" w:firstColumn="1" w:lastColumn="0" w:noHBand="0" w:noVBand="1"/>
          </w:tblPr>
        </w:tblPrChange>
      </w:tblPr>
      <w:tblGrid>
        <w:gridCol w:w="9360"/>
        <w:tblGridChange w:id="6194">
          <w:tblGrid>
            <w:gridCol w:w="20"/>
            <w:gridCol w:w="9340"/>
            <w:gridCol w:w="10"/>
          </w:tblGrid>
        </w:tblGridChange>
      </w:tblGrid>
      <w:tr w:rsidR="00CD0E5E" w:rsidRPr="00033637" w14:paraId="14A99CF1" w14:textId="77777777" w:rsidTr="00CD0E5E">
        <w:trPr>
          <w:ins w:id="6195" w:author="Mohammad Nayeem Hasan" w:date="2024-11-04T00:18:00Z"/>
          <w:trPrChange w:id="6196" w:author="Mohammad Nayeem Hasan" w:date="2024-11-04T00:19:00Z">
            <w:trPr>
              <w:gridBefore w:val="1"/>
            </w:trPr>
          </w:trPrChange>
        </w:trPr>
        <w:tc>
          <w:tcPr>
            <w:tcW w:w="9350" w:type="dxa"/>
            <w:hideMark/>
            <w:tcPrChange w:id="6197" w:author="Mohammad Nayeem Hasan" w:date="2024-11-04T00:19:00Z">
              <w:tcPr>
                <w:tcW w:w="9350" w:type="dxa"/>
                <w:gridSpan w:val="2"/>
                <w:hideMark/>
              </w:tcPr>
            </w:tcPrChange>
          </w:tcPr>
          <w:p w14:paraId="46FDE0E5" w14:textId="77777777" w:rsidR="00CD0E5E" w:rsidRPr="00033637" w:rsidRDefault="00CD0E5E" w:rsidP="00F31FB2">
            <w:pPr>
              <w:spacing w:line="480" w:lineRule="auto"/>
              <w:rPr>
                <w:ins w:id="6198" w:author="Mohammad Nayeem Hasan" w:date="2024-11-04T00:18:00Z"/>
                <w:rFonts w:ascii="Times New Roman" w:hAnsi="Times New Roman" w:cs="Times New Roman"/>
                <w:sz w:val="24"/>
                <w:szCs w:val="24"/>
              </w:rPr>
              <w:pPrChange w:id="6199" w:author="Mohammad Nayeem Hasan" w:date="2024-12-23T01:38:00Z" w16du:dateUtc="2024-12-22T19:38:00Z">
                <w:pPr/>
              </w:pPrChange>
            </w:pPr>
          </w:p>
        </w:tc>
      </w:tr>
      <w:tr w:rsidR="00CD0E5E" w:rsidRPr="00033637" w14:paraId="111C6B7B" w14:textId="77777777" w:rsidTr="00CD0E5E">
        <w:trPr>
          <w:ins w:id="6200" w:author="Mohammad Nayeem Hasan" w:date="2024-11-04T00:18:00Z"/>
          <w:trPrChange w:id="6201" w:author="Mohammad Nayeem Hasan" w:date="2024-11-04T00:19:00Z">
            <w:trPr>
              <w:gridBefore w:val="1"/>
            </w:trPr>
          </w:trPrChange>
        </w:trPr>
        <w:tc>
          <w:tcPr>
            <w:tcW w:w="9350" w:type="dxa"/>
            <w:tcPrChange w:id="6202" w:author="Mohammad Nayeem Hasan" w:date="2024-11-04T00:19:00Z">
              <w:tcPr>
                <w:tcW w:w="9350" w:type="dxa"/>
                <w:gridSpan w:val="2"/>
              </w:tcPr>
            </w:tcPrChange>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6203" w:author="Mohammad Nayeem Hasan" w:date="2024-11-04T00:19:00Z">
                <w:tblPr>
                  <w:tblStyle w:val="TableGrid"/>
                  <w:tblW w:w="5000" w:type="pct"/>
                  <w:tblLook w:val="04A0" w:firstRow="1" w:lastRow="0" w:firstColumn="1" w:lastColumn="0" w:noHBand="0" w:noVBand="1"/>
                </w:tblPr>
              </w:tblPrChange>
            </w:tblPr>
            <w:tblGrid>
              <w:gridCol w:w="3046"/>
              <w:gridCol w:w="3046"/>
              <w:gridCol w:w="3052"/>
              <w:tblGridChange w:id="6204">
                <w:tblGrid>
                  <w:gridCol w:w="20"/>
                  <w:gridCol w:w="3026"/>
                  <w:gridCol w:w="13"/>
                  <w:gridCol w:w="3033"/>
                  <w:gridCol w:w="6"/>
                  <w:gridCol w:w="3046"/>
                </w:tblGrid>
              </w:tblGridChange>
            </w:tblGrid>
            <w:tr w:rsidR="00CD0E5E" w:rsidRPr="00033637" w14:paraId="0AD8196C" w14:textId="77777777" w:rsidTr="00CD0E5E">
              <w:trPr>
                <w:trHeight w:val="1061"/>
                <w:ins w:id="6205" w:author="Mohammad Nayeem Hasan" w:date="2024-11-04T00:18:00Z"/>
                <w:trPrChange w:id="6206" w:author="Mohammad Nayeem Hasan" w:date="2024-11-04T00:19:00Z">
                  <w:trPr>
                    <w:gridBefore w:val="1"/>
                    <w:trHeight w:val="1061"/>
                  </w:trPr>
                </w:trPrChange>
              </w:trPr>
              <w:tc>
                <w:tcPr>
                  <w:tcW w:w="1666" w:type="pct"/>
                  <w:hideMark/>
                  <w:tcPrChange w:id="6207" w:author="Mohammad Nayeem Hasan" w:date="2024-11-04T00:19:00Z">
                    <w:tcPr>
                      <w:tcW w:w="1666" w:type="pct"/>
                      <w:gridSpan w:val="2"/>
                      <w:hideMark/>
                    </w:tcPr>
                  </w:tcPrChange>
                </w:tcPr>
                <w:p w14:paraId="49F684AB" w14:textId="77777777" w:rsidR="00CD0E5E" w:rsidRPr="00033637" w:rsidRDefault="00CD0E5E" w:rsidP="00F31FB2">
                  <w:pPr>
                    <w:spacing w:line="480" w:lineRule="auto"/>
                    <w:rPr>
                      <w:ins w:id="6208" w:author="Mohammad Nayeem Hasan" w:date="2024-11-04T00:18:00Z"/>
                      <w:rFonts w:ascii="Times New Roman" w:hAnsi="Times New Roman" w:cs="Times New Roman"/>
                      <w:bCs/>
                      <w:sz w:val="24"/>
                      <w:szCs w:val="24"/>
                    </w:rPr>
                    <w:pPrChange w:id="6209" w:author="Mohammad Nayeem Hasan" w:date="2024-12-23T01:38:00Z" w16du:dateUtc="2024-12-22T19:38:00Z">
                      <w:pPr/>
                    </w:pPrChange>
                  </w:pPr>
                  <w:ins w:id="6210" w:author="Mohammad Nayeem Hasan" w:date="2024-11-04T00:18:00Z">
                    <w:r w:rsidRPr="00033637">
                      <w:rPr>
                        <w:rFonts w:ascii="Times New Roman" w:hAnsi="Times New Roman" w:cs="Times New Roman"/>
                        <w:noProof/>
                        <w:sz w:val="24"/>
                        <w:szCs w:val="24"/>
                        <w:lang w:val="en-CA" w:eastAsia="en-CA"/>
                      </w:rPr>
                      <w:drawing>
                        <wp:inline distT="0" distB="0" distL="0" distR="0" wp14:anchorId="7BE1AAC8" wp14:editId="1B61A282">
                          <wp:extent cx="1923802" cy="1398627"/>
                          <wp:effectExtent l="0" t="0" r="635" b="0"/>
                          <wp:docPr id="6804634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34923" cy="1406712"/>
                                  </a:xfrm>
                                  <a:prstGeom prst="rect">
                                    <a:avLst/>
                                  </a:prstGeom>
                                  <a:noFill/>
                                  <a:ln>
                                    <a:noFill/>
                                  </a:ln>
                                </pic:spPr>
                              </pic:pic>
                            </a:graphicData>
                          </a:graphic>
                        </wp:inline>
                      </w:drawing>
                    </w:r>
                  </w:ins>
                </w:p>
              </w:tc>
              <w:tc>
                <w:tcPr>
                  <w:tcW w:w="1665" w:type="pct"/>
                  <w:hideMark/>
                  <w:tcPrChange w:id="6211" w:author="Mohammad Nayeem Hasan" w:date="2024-11-04T00:19:00Z">
                    <w:tcPr>
                      <w:tcW w:w="1665" w:type="pct"/>
                      <w:gridSpan w:val="2"/>
                      <w:hideMark/>
                    </w:tcPr>
                  </w:tcPrChange>
                </w:tcPr>
                <w:p w14:paraId="114C7A07" w14:textId="77777777" w:rsidR="00CD0E5E" w:rsidRPr="00033637" w:rsidRDefault="00CD0E5E" w:rsidP="00F31FB2">
                  <w:pPr>
                    <w:spacing w:line="480" w:lineRule="auto"/>
                    <w:rPr>
                      <w:ins w:id="6212" w:author="Mohammad Nayeem Hasan" w:date="2024-11-04T00:18:00Z"/>
                      <w:rFonts w:ascii="Times New Roman" w:hAnsi="Times New Roman" w:cs="Times New Roman"/>
                      <w:bCs/>
                      <w:sz w:val="24"/>
                      <w:szCs w:val="24"/>
                    </w:rPr>
                    <w:pPrChange w:id="6213" w:author="Mohammad Nayeem Hasan" w:date="2024-12-23T01:38:00Z" w16du:dateUtc="2024-12-22T19:38:00Z">
                      <w:pPr/>
                    </w:pPrChange>
                  </w:pPr>
                  <w:ins w:id="6214" w:author="Mohammad Nayeem Hasan" w:date="2024-11-04T00:18:00Z">
                    <w:r w:rsidRPr="00033637">
                      <w:rPr>
                        <w:rFonts w:ascii="Times New Roman" w:hAnsi="Times New Roman" w:cs="Times New Roman"/>
                        <w:noProof/>
                        <w:sz w:val="24"/>
                        <w:szCs w:val="24"/>
                        <w:lang w:val="en-CA" w:eastAsia="en-CA"/>
                      </w:rPr>
                      <w:drawing>
                        <wp:inline distT="0" distB="0" distL="0" distR="0" wp14:anchorId="0BA425C7" wp14:editId="334A00E3">
                          <wp:extent cx="1922622" cy="1398270"/>
                          <wp:effectExtent l="0" t="0" r="1905" b="9525"/>
                          <wp:docPr id="2118391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2622" cy="1398270"/>
                                  </a:xfrm>
                                  <a:prstGeom prst="rect">
                                    <a:avLst/>
                                  </a:prstGeom>
                                  <a:noFill/>
                                  <a:ln>
                                    <a:noFill/>
                                  </a:ln>
                                </pic:spPr>
                              </pic:pic>
                            </a:graphicData>
                          </a:graphic>
                        </wp:inline>
                      </w:drawing>
                    </w:r>
                  </w:ins>
                </w:p>
              </w:tc>
              <w:tc>
                <w:tcPr>
                  <w:tcW w:w="1669" w:type="pct"/>
                  <w:hideMark/>
                  <w:tcPrChange w:id="6215" w:author="Mohammad Nayeem Hasan" w:date="2024-11-04T00:19:00Z">
                    <w:tcPr>
                      <w:tcW w:w="1669" w:type="pct"/>
                      <w:hideMark/>
                    </w:tcPr>
                  </w:tcPrChange>
                </w:tcPr>
                <w:p w14:paraId="3DF21338" w14:textId="77777777" w:rsidR="00CD0E5E" w:rsidRPr="00033637" w:rsidRDefault="00CD0E5E" w:rsidP="00F31FB2">
                  <w:pPr>
                    <w:spacing w:line="480" w:lineRule="auto"/>
                    <w:rPr>
                      <w:ins w:id="6216" w:author="Mohammad Nayeem Hasan" w:date="2024-11-04T00:18:00Z"/>
                      <w:rFonts w:ascii="Times New Roman" w:hAnsi="Times New Roman" w:cs="Times New Roman"/>
                      <w:bCs/>
                      <w:sz w:val="24"/>
                      <w:szCs w:val="24"/>
                    </w:rPr>
                    <w:pPrChange w:id="6217" w:author="Mohammad Nayeem Hasan" w:date="2024-12-23T01:38:00Z" w16du:dateUtc="2024-12-22T19:38:00Z">
                      <w:pPr/>
                    </w:pPrChange>
                  </w:pPr>
                  <w:ins w:id="6218" w:author="Mohammad Nayeem Hasan" w:date="2024-11-04T00:18:00Z">
                    <w:r w:rsidRPr="00033637">
                      <w:rPr>
                        <w:rFonts w:ascii="Times New Roman" w:hAnsi="Times New Roman" w:cs="Times New Roman"/>
                        <w:noProof/>
                        <w:sz w:val="24"/>
                        <w:szCs w:val="24"/>
                        <w:lang w:val="en-CA" w:eastAsia="en-CA"/>
                      </w:rPr>
                      <w:drawing>
                        <wp:inline distT="0" distB="0" distL="0" distR="0" wp14:anchorId="3910C3C8" wp14:editId="4312F2B8">
                          <wp:extent cx="1928839" cy="1398270"/>
                          <wp:effectExtent l="0" t="0" r="0" b="0"/>
                          <wp:docPr id="46524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9416" cy="1405937"/>
                                  </a:xfrm>
                                  <a:prstGeom prst="rect">
                                    <a:avLst/>
                                  </a:prstGeom>
                                  <a:noFill/>
                                  <a:ln>
                                    <a:noFill/>
                                  </a:ln>
                                </pic:spPr>
                              </pic:pic>
                            </a:graphicData>
                          </a:graphic>
                        </wp:inline>
                      </w:drawing>
                    </w:r>
                  </w:ins>
                </w:p>
              </w:tc>
            </w:tr>
            <w:tr w:rsidR="00CD0E5E" w:rsidRPr="00033637" w14:paraId="067C7E37" w14:textId="77777777" w:rsidTr="00CD0E5E">
              <w:trPr>
                <w:trHeight w:val="85"/>
                <w:ins w:id="6219" w:author="Mohammad Nayeem Hasan" w:date="2024-11-04T00:18:00Z"/>
                <w:trPrChange w:id="6220" w:author="Mohammad Nayeem Hasan" w:date="2024-11-04T00:19:00Z">
                  <w:trPr>
                    <w:gridBefore w:val="1"/>
                    <w:trHeight w:val="85"/>
                  </w:trPr>
                </w:trPrChange>
              </w:trPr>
              <w:tc>
                <w:tcPr>
                  <w:tcW w:w="1666" w:type="pct"/>
                  <w:vAlign w:val="center"/>
                  <w:tcPrChange w:id="6221" w:author="Mohammad Nayeem Hasan" w:date="2024-11-04T00:19:00Z">
                    <w:tcPr>
                      <w:tcW w:w="1666" w:type="pct"/>
                      <w:gridSpan w:val="2"/>
                      <w:vAlign w:val="center"/>
                    </w:tcPr>
                  </w:tcPrChange>
                </w:tcPr>
                <w:p w14:paraId="1F54020D" w14:textId="77777777" w:rsidR="00CD0E5E" w:rsidRPr="00033637" w:rsidRDefault="00CD0E5E" w:rsidP="00F31FB2">
                  <w:pPr>
                    <w:spacing w:line="480" w:lineRule="auto"/>
                    <w:jc w:val="center"/>
                    <w:rPr>
                      <w:ins w:id="6222" w:author="Mohammad Nayeem Hasan" w:date="2024-11-04T00:18:00Z"/>
                      <w:rFonts w:ascii="Times New Roman" w:hAnsi="Times New Roman" w:cs="Times New Roman"/>
                      <w:b/>
                      <w:bCs/>
                      <w:noProof/>
                      <w:sz w:val="24"/>
                      <w:szCs w:val="24"/>
                      <w:lang w:val="en-CA" w:eastAsia="en-CA"/>
                    </w:rPr>
                    <w:pPrChange w:id="6223" w:author="Mohammad Nayeem Hasan" w:date="2024-12-23T01:38:00Z" w16du:dateUtc="2024-12-22T19:38:00Z">
                      <w:pPr>
                        <w:jc w:val="center"/>
                      </w:pPr>
                    </w:pPrChange>
                  </w:pPr>
                  <w:ins w:id="6224" w:author="Mohammad Nayeem Hasan" w:date="2024-11-04T00:18:00Z">
                    <w:r w:rsidRPr="00033637">
                      <w:rPr>
                        <w:rFonts w:ascii="Times New Roman" w:hAnsi="Times New Roman" w:cs="Times New Roman"/>
                        <w:b/>
                        <w:bCs/>
                        <w:sz w:val="24"/>
                        <w:szCs w:val="24"/>
                      </w:rPr>
                      <w:t>MICS 2006</w:t>
                    </w:r>
                  </w:ins>
                </w:p>
              </w:tc>
              <w:tc>
                <w:tcPr>
                  <w:tcW w:w="1665" w:type="pct"/>
                  <w:tcPrChange w:id="6225" w:author="Mohammad Nayeem Hasan" w:date="2024-11-04T00:19:00Z">
                    <w:tcPr>
                      <w:tcW w:w="1665" w:type="pct"/>
                      <w:gridSpan w:val="2"/>
                    </w:tcPr>
                  </w:tcPrChange>
                </w:tcPr>
                <w:p w14:paraId="74DF80F0" w14:textId="77777777" w:rsidR="00CD0E5E" w:rsidRPr="00033637" w:rsidRDefault="00CD0E5E" w:rsidP="00F31FB2">
                  <w:pPr>
                    <w:spacing w:line="480" w:lineRule="auto"/>
                    <w:jc w:val="center"/>
                    <w:rPr>
                      <w:ins w:id="6226" w:author="Mohammad Nayeem Hasan" w:date="2024-11-04T00:18:00Z"/>
                      <w:rFonts w:ascii="Times New Roman" w:hAnsi="Times New Roman" w:cs="Times New Roman"/>
                      <w:b/>
                      <w:bCs/>
                      <w:noProof/>
                      <w:sz w:val="24"/>
                      <w:szCs w:val="24"/>
                      <w:lang w:val="en-CA" w:eastAsia="en-CA"/>
                    </w:rPr>
                    <w:pPrChange w:id="6227" w:author="Mohammad Nayeem Hasan" w:date="2024-12-23T01:38:00Z" w16du:dateUtc="2024-12-22T19:38:00Z">
                      <w:pPr>
                        <w:jc w:val="center"/>
                      </w:pPr>
                    </w:pPrChange>
                  </w:pPr>
                  <w:ins w:id="6228" w:author="Mohammad Nayeem Hasan" w:date="2024-11-04T00:18:00Z">
                    <w:r w:rsidRPr="00033637">
                      <w:rPr>
                        <w:rFonts w:ascii="Times New Roman" w:hAnsi="Times New Roman" w:cs="Times New Roman"/>
                        <w:b/>
                        <w:bCs/>
                        <w:sz w:val="24"/>
                        <w:szCs w:val="24"/>
                      </w:rPr>
                      <w:t>MICS 2012</w:t>
                    </w:r>
                  </w:ins>
                </w:p>
              </w:tc>
              <w:tc>
                <w:tcPr>
                  <w:tcW w:w="1669" w:type="pct"/>
                  <w:tcPrChange w:id="6229" w:author="Mohammad Nayeem Hasan" w:date="2024-11-04T00:19:00Z">
                    <w:tcPr>
                      <w:tcW w:w="1669" w:type="pct"/>
                    </w:tcPr>
                  </w:tcPrChange>
                </w:tcPr>
                <w:p w14:paraId="3D627DAF" w14:textId="77777777" w:rsidR="00CD0E5E" w:rsidRPr="00033637" w:rsidRDefault="00CD0E5E" w:rsidP="00F31FB2">
                  <w:pPr>
                    <w:spacing w:line="480" w:lineRule="auto"/>
                    <w:jc w:val="center"/>
                    <w:rPr>
                      <w:ins w:id="6230" w:author="Mohammad Nayeem Hasan" w:date="2024-11-04T00:18:00Z"/>
                      <w:rFonts w:ascii="Times New Roman" w:hAnsi="Times New Roman" w:cs="Times New Roman"/>
                      <w:b/>
                      <w:bCs/>
                      <w:noProof/>
                      <w:sz w:val="24"/>
                      <w:szCs w:val="24"/>
                      <w:lang w:val="en-CA" w:eastAsia="en-CA"/>
                    </w:rPr>
                    <w:pPrChange w:id="6231" w:author="Mohammad Nayeem Hasan" w:date="2024-12-23T01:38:00Z" w16du:dateUtc="2024-12-22T19:38:00Z">
                      <w:pPr>
                        <w:jc w:val="center"/>
                      </w:pPr>
                    </w:pPrChange>
                  </w:pPr>
                  <w:ins w:id="6232" w:author="Mohammad Nayeem Hasan" w:date="2024-11-04T00:18:00Z">
                    <w:r w:rsidRPr="00033637">
                      <w:rPr>
                        <w:rFonts w:ascii="Times New Roman" w:hAnsi="Times New Roman" w:cs="Times New Roman"/>
                        <w:b/>
                        <w:bCs/>
                        <w:sz w:val="24"/>
                        <w:szCs w:val="24"/>
                      </w:rPr>
                      <w:t>MICS 2019</w:t>
                    </w:r>
                  </w:ins>
                </w:p>
              </w:tc>
            </w:tr>
          </w:tbl>
          <w:p w14:paraId="7102BD13" w14:textId="77777777" w:rsidR="00CD0E5E" w:rsidRPr="00033637" w:rsidRDefault="00CD0E5E" w:rsidP="00F31FB2">
            <w:pPr>
              <w:spacing w:line="480" w:lineRule="auto"/>
              <w:rPr>
                <w:ins w:id="6233" w:author="Mohammad Nayeem Hasan" w:date="2024-11-04T00:18:00Z"/>
                <w:rFonts w:ascii="Times New Roman" w:hAnsi="Times New Roman" w:cs="Times New Roman"/>
                <w:b/>
                <w:bCs/>
                <w:sz w:val="24"/>
                <w:szCs w:val="24"/>
              </w:rPr>
              <w:pPrChange w:id="6234" w:author="Mohammad Nayeem Hasan" w:date="2024-12-23T01:38:00Z" w16du:dateUtc="2024-12-22T19:38:00Z">
                <w:pPr/>
              </w:pPrChange>
            </w:pPr>
          </w:p>
        </w:tc>
      </w:tr>
      <w:tr w:rsidR="00CD0E5E" w:rsidRPr="00033637" w14:paraId="535B97F6" w14:textId="77777777" w:rsidTr="00CD0E5E">
        <w:trPr>
          <w:ins w:id="6235" w:author="Mohammad Nayeem Hasan" w:date="2024-11-04T00:18:00Z"/>
          <w:trPrChange w:id="6236" w:author="Mohammad Nayeem Hasan" w:date="2024-11-04T00:19:00Z">
            <w:trPr>
              <w:gridBefore w:val="1"/>
            </w:trPr>
          </w:trPrChange>
        </w:trPr>
        <w:tc>
          <w:tcPr>
            <w:tcW w:w="9350" w:type="dxa"/>
            <w:tcPrChange w:id="6237" w:author="Mohammad Nayeem Hasan" w:date="2024-11-04T00:19:00Z">
              <w:tcPr>
                <w:tcW w:w="9350" w:type="dxa"/>
                <w:gridSpan w:val="2"/>
              </w:tcPr>
            </w:tcPrChange>
          </w:tcPr>
          <w:p w14:paraId="0A53FE9E" w14:textId="77777777" w:rsidR="00CD0E5E" w:rsidRPr="00033637" w:rsidRDefault="00CD0E5E" w:rsidP="00F31FB2">
            <w:pPr>
              <w:spacing w:line="480" w:lineRule="auto"/>
              <w:rPr>
                <w:ins w:id="6238" w:author="Mohammad Nayeem Hasan" w:date="2024-11-04T00:18:00Z"/>
                <w:rFonts w:ascii="Times New Roman" w:hAnsi="Times New Roman" w:cs="Times New Roman"/>
                <w:b/>
                <w:bCs/>
                <w:sz w:val="24"/>
                <w:szCs w:val="24"/>
              </w:rPr>
              <w:pPrChange w:id="6239" w:author="Mohammad Nayeem Hasan" w:date="2024-12-23T01:38:00Z" w16du:dateUtc="2024-12-22T19:38:00Z">
                <w:pPr/>
              </w:pPrChange>
            </w:pPr>
            <w:ins w:id="6240" w:author="Mohammad Nayeem Hasan" w:date="2024-11-04T00:18:00Z">
              <w:r w:rsidRPr="00033637">
                <w:rPr>
                  <w:rFonts w:ascii="Times New Roman" w:hAnsi="Times New Roman" w:cs="Times New Roman"/>
                  <w:b/>
                  <w:bCs/>
                  <w:sz w:val="24"/>
                  <w:szCs w:val="24"/>
                  <w:rPrChange w:id="6241" w:author="Mohammad Nayeem Hasan" w:date="2024-12-23T01:53:00Z" w16du:dateUtc="2024-12-22T19:53:00Z">
                    <w:rPr>
                      <w:rFonts w:ascii="Times New Roman" w:hAnsi="Times New Roman" w:cs="Times New Roman"/>
                      <w:sz w:val="24"/>
                      <w:szCs w:val="24"/>
                    </w:rPr>
                  </w:rPrChange>
                </w:rPr>
                <w:lastRenderedPageBreak/>
                <w:t>Figure 3. Sensitivity analysis of fitted final multivariable logistic regression model</w:t>
              </w:r>
            </w:ins>
          </w:p>
        </w:tc>
      </w:tr>
    </w:tbl>
    <w:p w14:paraId="6EE42070" w14:textId="77777777" w:rsidR="00C22E59" w:rsidRPr="00033637" w:rsidRDefault="00C22E59" w:rsidP="00F31FB2">
      <w:pPr>
        <w:spacing w:line="480" w:lineRule="auto"/>
        <w:ind w:firstLine="720"/>
        <w:rPr>
          <w:ins w:id="6242" w:author="Mohammad Nayeem Hasan" w:date="2024-11-05T14:17:00Z"/>
          <w:rFonts w:ascii="Times New Roman" w:eastAsia="Times New Roman" w:hAnsi="Times New Roman" w:cs="Times New Roman"/>
          <w:b/>
          <w:bCs/>
          <w:color w:val="313131"/>
          <w:sz w:val="24"/>
          <w:szCs w:val="24"/>
        </w:rPr>
      </w:pPr>
    </w:p>
    <w:p w14:paraId="7438C97E" w14:textId="2E689C7A" w:rsidR="00B24BD6" w:rsidRPr="00033637" w:rsidRDefault="00C22E59" w:rsidP="00F31FB2">
      <w:pPr>
        <w:spacing w:line="480" w:lineRule="auto"/>
        <w:ind w:firstLine="720"/>
        <w:rPr>
          <w:ins w:id="6243" w:author="Mohammad Nayeem Hasan" w:date="2024-11-04T00:07:00Z"/>
          <w:rFonts w:ascii="Times New Roman" w:eastAsia="Times New Roman" w:hAnsi="Times New Roman" w:cs="Times New Roman"/>
          <w:color w:val="313131"/>
          <w:sz w:val="24"/>
          <w:szCs w:val="24"/>
        </w:rPr>
      </w:pPr>
      <w:ins w:id="6244" w:author="Mohammad Nayeem Hasan" w:date="2024-11-05T14:18:00Z">
        <w:r w:rsidRPr="00033637">
          <w:rPr>
            <w:rFonts w:ascii="Times New Roman" w:eastAsia="Times New Roman" w:hAnsi="Times New Roman" w:cs="Times New Roman"/>
            <w:sz w:val="24"/>
            <w:szCs w:val="24"/>
          </w:rPr>
          <w:t xml:space="preserve">The improved goodness-of-fit statistics for the final multivariate logistic model lend credence to this inference. </w:t>
        </w:r>
      </w:ins>
      <w:del w:id="6245" w:author="Mohammad Nayeem Hasan" w:date="2024-11-05T14:18:00Z">
        <w:r w:rsidR="00B24BD6" w:rsidRPr="00033637" w:rsidDel="00C22E59">
          <w:rPr>
            <w:rFonts w:ascii="Times New Roman" w:eastAsia="Times New Roman" w:hAnsi="Times New Roman" w:cs="Times New Roman"/>
            <w:b/>
            <w:bCs/>
            <w:color w:val="313131"/>
            <w:sz w:val="24"/>
            <w:szCs w:val="24"/>
            <w:rPrChange w:id="6246" w:author="Mohammad Nayeem Hasan" w:date="2024-12-23T01:53:00Z" w16du:dateUtc="2024-12-22T19:53:00Z">
              <w:rPr>
                <w:rFonts w:ascii="Times New Roman" w:eastAsia="Times New Roman" w:hAnsi="Times New Roman" w:cs="Times New Roman"/>
                <w:color w:val="313131"/>
                <w:sz w:val="24"/>
                <w:szCs w:val="24"/>
              </w:rPr>
            </w:rPrChange>
          </w:rPr>
          <w:delText>The improved goodness-of-fit statistics for the final multivariate logistic model lend</w:delText>
        </w:r>
      </w:del>
      <w:del w:id="6247" w:author="Mohammad Nayeem Hasan" w:date="2024-11-05T14:17:00Z">
        <w:r w:rsidR="00B24BD6" w:rsidRPr="00033637" w:rsidDel="00C22E59">
          <w:rPr>
            <w:rFonts w:ascii="Times New Roman" w:eastAsia="Times New Roman" w:hAnsi="Times New Roman" w:cs="Times New Roman"/>
            <w:color w:val="313131"/>
            <w:sz w:val="24"/>
            <w:szCs w:val="24"/>
          </w:rPr>
          <w:delText xml:space="preserve"> </w:delText>
        </w:r>
      </w:del>
      <w:del w:id="6248" w:author="Mohammad Nayeem Hasan" w:date="2024-11-05T14:18:00Z">
        <w:r w:rsidR="00B24BD6" w:rsidRPr="00033637" w:rsidDel="00C22E59">
          <w:rPr>
            <w:rFonts w:ascii="Times New Roman" w:eastAsia="Times New Roman" w:hAnsi="Times New Roman" w:cs="Times New Roman"/>
            <w:color w:val="313131"/>
            <w:sz w:val="24"/>
            <w:szCs w:val="24"/>
          </w:rPr>
          <w:delText xml:space="preserve">credence to this inference. </w:delText>
        </w:r>
      </w:del>
      <w:r w:rsidR="00B24BD6" w:rsidRPr="00033637">
        <w:rPr>
          <w:rFonts w:ascii="Times New Roman" w:eastAsia="Times New Roman" w:hAnsi="Times New Roman" w:cs="Times New Roman"/>
          <w:color w:val="313131"/>
          <w:sz w:val="24"/>
          <w:szCs w:val="24"/>
        </w:rPr>
        <w:t>In comparison to the MICS-2006 (AIC = 14322.83, BIC = 14545.</w:t>
      </w:r>
      <w:r w:rsidR="00402190" w:rsidRPr="00033637">
        <w:rPr>
          <w:rFonts w:ascii="Times New Roman" w:eastAsia="Times New Roman" w:hAnsi="Times New Roman" w:cs="Times New Roman"/>
          <w:color w:val="313131"/>
          <w:sz w:val="24"/>
          <w:szCs w:val="24"/>
        </w:rPr>
        <w:t>55</w:t>
      </w:r>
      <w:r w:rsidR="00B24BD6" w:rsidRPr="00033637">
        <w:rPr>
          <w:rFonts w:ascii="Times New Roman" w:eastAsia="Times New Roman" w:hAnsi="Times New Roman" w:cs="Times New Roman"/>
          <w:color w:val="313131"/>
          <w:sz w:val="24"/>
          <w:szCs w:val="24"/>
        </w:rPr>
        <w:t>) and MICS-2019 (AIC = 9610.</w:t>
      </w:r>
      <w:r w:rsidR="00402190" w:rsidRPr="00033637">
        <w:rPr>
          <w:rFonts w:ascii="Times New Roman" w:eastAsia="Times New Roman" w:hAnsi="Times New Roman" w:cs="Times New Roman"/>
          <w:color w:val="313131"/>
          <w:sz w:val="24"/>
          <w:szCs w:val="24"/>
        </w:rPr>
        <w:t>21</w:t>
      </w:r>
      <w:r w:rsidR="00B24BD6" w:rsidRPr="00033637">
        <w:rPr>
          <w:rFonts w:ascii="Times New Roman" w:eastAsia="Times New Roman" w:hAnsi="Times New Roman" w:cs="Times New Roman"/>
          <w:color w:val="313131"/>
          <w:sz w:val="24"/>
          <w:szCs w:val="24"/>
        </w:rPr>
        <w:t>, BIC = 987</w:t>
      </w:r>
      <w:r w:rsidR="00402190" w:rsidRPr="00033637">
        <w:rPr>
          <w:rFonts w:ascii="Times New Roman" w:eastAsia="Times New Roman" w:hAnsi="Times New Roman" w:cs="Times New Roman"/>
          <w:color w:val="313131"/>
          <w:sz w:val="24"/>
          <w:szCs w:val="24"/>
        </w:rPr>
        <w:t>0</w:t>
      </w:r>
      <w:r w:rsidR="00B24BD6" w:rsidRPr="00033637">
        <w:rPr>
          <w:rFonts w:ascii="Times New Roman" w:eastAsia="Times New Roman" w:hAnsi="Times New Roman" w:cs="Times New Roman"/>
          <w:color w:val="313131"/>
          <w:sz w:val="24"/>
          <w:szCs w:val="24"/>
        </w:rPr>
        <w:t>.</w:t>
      </w:r>
      <w:r w:rsidR="00402190" w:rsidRPr="00033637">
        <w:rPr>
          <w:rFonts w:ascii="Times New Roman" w:eastAsia="Times New Roman" w:hAnsi="Times New Roman" w:cs="Times New Roman"/>
          <w:color w:val="313131"/>
          <w:sz w:val="24"/>
          <w:szCs w:val="24"/>
        </w:rPr>
        <w:t>85</w:t>
      </w:r>
      <w:r w:rsidR="00B24BD6" w:rsidRPr="00033637">
        <w:rPr>
          <w:rFonts w:ascii="Times New Roman" w:eastAsia="Times New Roman" w:hAnsi="Times New Roman" w:cs="Times New Roman"/>
          <w:color w:val="313131"/>
          <w:sz w:val="24"/>
          <w:szCs w:val="24"/>
        </w:rPr>
        <w:t>) final multivariate logistic model, MICS-2012 demonstrated (AIC = 1</w:t>
      </w:r>
      <w:r w:rsidR="00402190" w:rsidRPr="00033637">
        <w:rPr>
          <w:rFonts w:ascii="Times New Roman" w:eastAsia="Times New Roman" w:hAnsi="Times New Roman" w:cs="Times New Roman"/>
          <w:color w:val="313131"/>
          <w:sz w:val="24"/>
          <w:szCs w:val="24"/>
        </w:rPr>
        <w:t>167</w:t>
      </w:r>
      <w:r w:rsidR="00B24BD6" w:rsidRPr="00033637">
        <w:rPr>
          <w:rFonts w:ascii="Times New Roman" w:eastAsia="Times New Roman" w:hAnsi="Times New Roman" w:cs="Times New Roman"/>
          <w:color w:val="313131"/>
          <w:sz w:val="24"/>
          <w:szCs w:val="24"/>
        </w:rPr>
        <w:t>.6</w:t>
      </w:r>
      <w:r w:rsidR="00402190" w:rsidRPr="00033637">
        <w:rPr>
          <w:rFonts w:ascii="Times New Roman" w:eastAsia="Times New Roman" w:hAnsi="Times New Roman" w:cs="Times New Roman"/>
          <w:color w:val="313131"/>
          <w:sz w:val="24"/>
          <w:szCs w:val="24"/>
        </w:rPr>
        <w:t>6</w:t>
      </w:r>
      <w:r w:rsidR="00B24BD6" w:rsidRPr="00033637">
        <w:rPr>
          <w:rFonts w:ascii="Times New Roman" w:eastAsia="Times New Roman" w:hAnsi="Times New Roman" w:cs="Times New Roman"/>
          <w:color w:val="313131"/>
          <w:sz w:val="24"/>
          <w:szCs w:val="24"/>
        </w:rPr>
        <w:t>, BIC = 1</w:t>
      </w:r>
      <w:r w:rsidR="00402190" w:rsidRPr="00033637">
        <w:rPr>
          <w:rFonts w:ascii="Times New Roman" w:eastAsia="Times New Roman" w:hAnsi="Times New Roman" w:cs="Times New Roman"/>
          <w:color w:val="313131"/>
          <w:sz w:val="24"/>
          <w:szCs w:val="24"/>
        </w:rPr>
        <w:t>295</w:t>
      </w:r>
      <w:r w:rsidR="00B24BD6" w:rsidRPr="00033637">
        <w:rPr>
          <w:rFonts w:ascii="Times New Roman" w:eastAsia="Times New Roman" w:hAnsi="Times New Roman" w:cs="Times New Roman"/>
          <w:color w:val="313131"/>
          <w:sz w:val="24"/>
          <w:szCs w:val="24"/>
        </w:rPr>
        <w:t>.</w:t>
      </w:r>
      <w:r w:rsidR="00402190" w:rsidRPr="00033637">
        <w:rPr>
          <w:rFonts w:ascii="Times New Roman" w:eastAsia="Times New Roman" w:hAnsi="Times New Roman" w:cs="Times New Roman"/>
          <w:color w:val="313131"/>
          <w:sz w:val="24"/>
          <w:szCs w:val="24"/>
        </w:rPr>
        <w:t>21</w:t>
      </w:r>
      <w:r w:rsidR="00B24BD6" w:rsidRPr="00033637">
        <w:rPr>
          <w:rFonts w:ascii="Times New Roman" w:eastAsia="Times New Roman" w:hAnsi="Times New Roman" w:cs="Times New Roman"/>
          <w:color w:val="313131"/>
          <w:sz w:val="24"/>
          <w:szCs w:val="24"/>
        </w:rPr>
        <w:t xml:space="preserve">). The MICS-2012 survey model therefore provided </w:t>
      </w:r>
      <w:ins w:id="6249" w:author="Mohammad Nayeem Hasan" w:date="2024-11-03T23:08:00Z">
        <w:r w:rsidR="0077291E" w:rsidRPr="00033637">
          <w:rPr>
            <w:rFonts w:ascii="Times New Roman" w:eastAsia="Times New Roman" w:hAnsi="Times New Roman" w:cs="Times New Roman"/>
            <w:color w:val="313131"/>
            <w:sz w:val="24"/>
            <w:szCs w:val="24"/>
          </w:rPr>
          <w:t>a </w:t>
        </w:r>
      </w:ins>
      <w:r w:rsidR="00B24BD6" w:rsidRPr="00033637">
        <w:rPr>
          <w:rFonts w:ascii="Times New Roman" w:eastAsia="Times New Roman" w:hAnsi="Times New Roman" w:cs="Times New Roman"/>
          <w:color w:val="313131"/>
          <w:sz w:val="24"/>
          <w:szCs w:val="24"/>
        </w:rPr>
        <w:t xml:space="preserve">good fit, and a normal binary logistic model with variables included in this survey model </w:t>
      </w:r>
      <w:ins w:id="6250" w:author="Mohammad Nayeem Hasan" w:date="2024-11-03T23:08:00Z">
        <w:r w:rsidR="0077291E" w:rsidRPr="00033637">
          <w:rPr>
            <w:rFonts w:ascii="Times New Roman" w:eastAsia="Times New Roman" w:hAnsi="Times New Roman" w:cs="Times New Roman"/>
            <w:color w:val="313131"/>
            <w:sz w:val="24"/>
            <w:szCs w:val="24"/>
          </w:rPr>
          <w:t>was </w:t>
        </w:r>
      </w:ins>
      <w:r w:rsidR="00B24BD6" w:rsidRPr="00033637">
        <w:rPr>
          <w:rFonts w:ascii="Times New Roman" w:eastAsia="Times New Roman" w:hAnsi="Times New Roman" w:cs="Times New Roman"/>
          <w:color w:val="313131"/>
          <w:sz w:val="24"/>
          <w:szCs w:val="24"/>
        </w:rPr>
        <w:t>suggested to use to describe this type of analysis</w:t>
      </w:r>
      <w:r w:rsidR="00402190" w:rsidRPr="00033637">
        <w:rPr>
          <w:rFonts w:ascii="Times New Roman" w:eastAsia="Times New Roman" w:hAnsi="Times New Roman" w:cs="Times New Roman"/>
          <w:color w:val="313131"/>
          <w:sz w:val="24"/>
          <w:szCs w:val="24"/>
        </w:rPr>
        <w:t xml:space="preserve"> (Table </w:t>
      </w:r>
      <w:ins w:id="6251" w:author="Mohammad Nayeem Hasan" w:date="2024-11-03T23:08:00Z">
        <w:r w:rsidR="0077291E" w:rsidRPr="00033637">
          <w:rPr>
            <w:rFonts w:ascii="Times New Roman" w:eastAsia="Times New Roman" w:hAnsi="Times New Roman" w:cs="Times New Roman"/>
            <w:color w:val="313131"/>
            <w:sz w:val="24"/>
            <w:szCs w:val="24"/>
          </w:rPr>
          <w:t>4</w:t>
        </w:r>
      </w:ins>
      <w:del w:id="6252" w:author="Mohammad Nayeem Hasan" w:date="2024-11-03T23:08:00Z">
        <w:r w:rsidR="00E73D86" w:rsidRPr="00033637" w:rsidDel="0077291E">
          <w:rPr>
            <w:rFonts w:ascii="Times New Roman" w:eastAsia="Times New Roman" w:hAnsi="Times New Roman" w:cs="Times New Roman"/>
            <w:color w:val="313131"/>
            <w:sz w:val="24"/>
            <w:szCs w:val="24"/>
          </w:rPr>
          <w:delText>3</w:delText>
        </w:r>
      </w:del>
      <w:r w:rsidR="00402190" w:rsidRPr="00033637">
        <w:rPr>
          <w:rFonts w:ascii="Times New Roman" w:eastAsia="Times New Roman" w:hAnsi="Times New Roman" w:cs="Times New Roman"/>
          <w:color w:val="313131"/>
          <w:sz w:val="24"/>
          <w:szCs w:val="24"/>
        </w:rPr>
        <w:t>)</w:t>
      </w:r>
      <w:r w:rsidR="00B24BD6" w:rsidRPr="00033637">
        <w:rPr>
          <w:rFonts w:ascii="Times New Roman" w:eastAsia="Times New Roman" w:hAnsi="Times New Roman" w:cs="Times New Roman"/>
          <w:color w:val="313131"/>
          <w:sz w:val="24"/>
          <w:szCs w:val="24"/>
        </w:rPr>
        <w:t>.</w:t>
      </w:r>
    </w:p>
    <w:p w14:paraId="5AE924BD" w14:textId="77777777" w:rsidR="00994FF0" w:rsidRPr="00033637" w:rsidRDefault="00994FF0" w:rsidP="00F31FB2">
      <w:pPr>
        <w:spacing w:line="480" w:lineRule="auto"/>
        <w:rPr>
          <w:ins w:id="6253" w:author="Mohammad Nayeem Hasan" w:date="2024-11-04T00:07:00Z"/>
          <w:rFonts w:ascii="Times New Roman" w:hAnsi="Times New Roman" w:cs="Times New Roman"/>
          <w:b/>
          <w:bCs/>
          <w:sz w:val="24"/>
          <w:szCs w:val="24"/>
        </w:rPr>
        <w:pPrChange w:id="6254" w:author="Mohammad Nayeem Hasan" w:date="2024-12-23T01:38:00Z" w16du:dateUtc="2024-12-22T19:38:00Z">
          <w:pPr>
            <w:spacing w:line="240" w:lineRule="auto"/>
          </w:pPr>
        </w:pPrChange>
      </w:pPr>
      <w:ins w:id="6255" w:author="Mohammad Nayeem Hasan" w:date="2024-11-04T00:07:00Z">
        <w:r w:rsidRPr="00033637">
          <w:rPr>
            <w:rFonts w:ascii="Times New Roman" w:hAnsi="Times New Roman" w:cs="Times New Roman"/>
            <w:b/>
            <w:bCs/>
            <w:sz w:val="24"/>
            <w:szCs w:val="24"/>
          </w:rPr>
          <w:t>Table 4. Area under ROC Curve, AIC, and BIC for the final logistic regression model.</w:t>
        </w:r>
      </w:ins>
    </w:p>
    <w:tbl>
      <w:tblPr>
        <w:tblStyle w:val="TableGrid"/>
        <w:tblW w:w="5000" w:type="pct"/>
        <w:tblLook w:val="04A0" w:firstRow="1" w:lastRow="0" w:firstColumn="1" w:lastColumn="0" w:noHBand="0" w:noVBand="1"/>
      </w:tblPr>
      <w:tblGrid>
        <w:gridCol w:w="2165"/>
        <w:gridCol w:w="1818"/>
        <w:gridCol w:w="1971"/>
        <w:gridCol w:w="1698"/>
        <w:gridCol w:w="1698"/>
      </w:tblGrid>
      <w:tr w:rsidR="00994FF0" w:rsidRPr="00033637" w14:paraId="19B806CC" w14:textId="77777777" w:rsidTr="000C3C54">
        <w:trPr>
          <w:ins w:id="6256" w:author="Mohammad Nayeem Hasan" w:date="2024-11-04T00:07:00Z"/>
        </w:trPr>
        <w:tc>
          <w:tcPr>
            <w:tcW w:w="1158" w:type="pct"/>
            <w:vMerge w:val="restart"/>
            <w:tcBorders>
              <w:top w:val="single" w:sz="4" w:space="0" w:color="auto"/>
              <w:left w:val="single" w:sz="4" w:space="0" w:color="auto"/>
              <w:bottom w:val="single" w:sz="4" w:space="0" w:color="auto"/>
              <w:right w:val="single" w:sz="4" w:space="0" w:color="auto"/>
            </w:tcBorders>
            <w:hideMark/>
          </w:tcPr>
          <w:p w14:paraId="3D335388" w14:textId="77777777" w:rsidR="00994FF0" w:rsidRPr="00033637" w:rsidRDefault="00994FF0" w:rsidP="00F31FB2">
            <w:pPr>
              <w:spacing w:line="480" w:lineRule="auto"/>
              <w:rPr>
                <w:ins w:id="6257" w:author="Mohammad Nayeem Hasan" w:date="2024-11-04T00:07:00Z"/>
                <w:rFonts w:ascii="Times New Roman" w:hAnsi="Times New Roman" w:cs="Times New Roman"/>
                <w:b/>
                <w:bCs/>
                <w:sz w:val="24"/>
                <w:szCs w:val="24"/>
              </w:rPr>
              <w:pPrChange w:id="6258" w:author="Mohammad Nayeem Hasan" w:date="2024-12-23T01:38:00Z" w16du:dateUtc="2024-12-22T19:38:00Z">
                <w:pPr/>
              </w:pPrChange>
            </w:pPr>
            <w:ins w:id="6259" w:author="Mohammad Nayeem Hasan" w:date="2024-11-04T00:07:00Z">
              <w:r w:rsidRPr="00033637">
                <w:rPr>
                  <w:rFonts w:ascii="Times New Roman" w:hAnsi="Times New Roman" w:cs="Times New Roman"/>
                  <w:b/>
                  <w:bCs/>
                  <w:sz w:val="24"/>
                  <w:szCs w:val="24"/>
                </w:rPr>
                <w:t>Survey Year</w:t>
              </w:r>
            </w:ins>
          </w:p>
        </w:tc>
        <w:tc>
          <w:tcPr>
            <w:tcW w:w="2026" w:type="pct"/>
            <w:gridSpan w:val="2"/>
            <w:tcBorders>
              <w:top w:val="single" w:sz="4" w:space="0" w:color="auto"/>
              <w:left w:val="single" w:sz="4" w:space="0" w:color="auto"/>
              <w:bottom w:val="single" w:sz="4" w:space="0" w:color="auto"/>
              <w:right w:val="single" w:sz="4" w:space="0" w:color="auto"/>
            </w:tcBorders>
            <w:vAlign w:val="center"/>
            <w:hideMark/>
          </w:tcPr>
          <w:p w14:paraId="75185F52" w14:textId="77777777" w:rsidR="00994FF0" w:rsidRPr="00033637" w:rsidRDefault="00994FF0" w:rsidP="00F31FB2">
            <w:pPr>
              <w:spacing w:line="480" w:lineRule="auto"/>
              <w:rPr>
                <w:ins w:id="6260" w:author="Mohammad Nayeem Hasan" w:date="2024-11-04T00:07:00Z"/>
                <w:rFonts w:ascii="Times New Roman" w:hAnsi="Times New Roman" w:cs="Times New Roman"/>
                <w:b/>
                <w:bCs/>
                <w:sz w:val="24"/>
                <w:szCs w:val="24"/>
              </w:rPr>
              <w:pPrChange w:id="6261" w:author="Mohammad Nayeem Hasan" w:date="2024-12-23T01:38:00Z" w16du:dateUtc="2024-12-22T19:38:00Z">
                <w:pPr/>
              </w:pPrChange>
            </w:pPr>
            <w:ins w:id="6262" w:author="Mohammad Nayeem Hasan" w:date="2024-11-04T00:07:00Z">
              <w:r w:rsidRPr="00033637">
                <w:rPr>
                  <w:rFonts w:ascii="Times New Roman" w:hAnsi="Times New Roman" w:cs="Times New Roman"/>
                  <w:b/>
                  <w:bCs/>
                  <w:sz w:val="24"/>
                  <w:szCs w:val="24"/>
                </w:rPr>
                <w:t>The area under the ROC Curve</w:t>
              </w:r>
            </w:ins>
          </w:p>
        </w:tc>
        <w:tc>
          <w:tcPr>
            <w:tcW w:w="908" w:type="pct"/>
            <w:vMerge w:val="restart"/>
            <w:tcBorders>
              <w:top w:val="single" w:sz="4" w:space="0" w:color="auto"/>
              <w:left w:val="single" w:sz="4" w:space="0" w:color="auto"/>
              <w:bottom w:val="single" w:sz="4" w:space="0" w:color="auto"/>
              <w:right w:val="single" w:sz="4" w:space="0" w:color="auto"/>
            </w:tcBorders>
            <w:vAlign w:val="center"/>
            <w:hideMark/>
          </w:tcPr>
          <w:p w14:paraId="430DC19A" w14:textId="77777777" w:rsidR="00994FF0" w:rsidRPr="00033637" w:rsidRDefault="00994FF0" w:rsidP="00F31FB2">
            <w:pPr>
              <w:spacing w:line="480" w:lineRule="auto"/>
              <w:rPr>
                <w:ins w:id="6263" w:author="Mohammad Nayeem Hasan" w:date="2024-11-04T00:07:00Z"/>
                <w:rFonts w:ascii="Times New Roman" w:hAnsi="Times New Roman" w:cs="Times New Roman"/>
                <w:b/>
                <w:bCs/>
                <w:sz w:val="24"/>
                <w:szCs w:val="24"/>
              </w:rPr>
              <w:pPrChange w:id="6264" w:author="Mohammad Nayeem Hasan" w:date="2024-12-23T01:38:00Z" w16du:dateUtc="2024-12-22T19:38:00Z">
                <w:pPr/>
              </w:pPrChange>
            </w:pPr>
            <w:ins w:id="6265" w:author="Mohammad Nayeem Hasan" w:date="2024-11-04T00:07:00Z">
              <w:r w:rsidRPr="00033637">
                <w:rPr>
                  <w:rFonts w:ascii="Times New Roman" w:hAnsi="Times New Roman" w:cs="Times New Roman"/>
                  <w:b/>
                  <w:bCs/>
                  <w:sz w:val="24"/>
                  <w:szCs w:val="24"/>
                </w:rPr>
                <w:t>AIC</w:t>
              </w:r>
            </w:ins>
          </w:p>
        </w:tc>
        <w:tc>
          <w:tcPr>
            <w:tcW w:w="908" w:type="pct"/>
            <w:vMerge w:val="restart"/>
            <w:tcBorders>
              <w:top w:val="single" w:sz="4" w:space="0" w:color="auto"/>
              <w:left w:val="single" w:sz="4" w:space="0" w:color="auto"/>
              <w:bottom w:val="single" w:sz="4" w:space="0" w:color="auto"/>
              <w:right w:val="single" w:sz="4" w:space="0" w:color="auto"/>
            </w:tcBorders>
            <w:vAlign w:val="center"/>
            <w:hideMark/>
          </w:tcPr>
          <w:p w14:paraId="01C911AF" w14:textId="77777777" w:rsidR="00994FF0" w:rsidRPr="00033637" w:rsidRDefault="00994FF0" w:rsidP="00F31FB2">
            <w:pPr>
              <w:spacing w:line="480" w:lineRule="auto"/>
              <w:rPr>
                <w:ins w:id="6266" w:author="Mohammad Nayeem Hasan" w:date="2024-11-04T00:07:00Z"/>
                <w:rFonts w:ascii="Times New Roman" w:hAnsi="Times New Roman" w:cs="Times New Roman"/>
                <w:b/>
                <w:bCs/>
                <w:sz w:val="24"/>
                <w:szCs w:val="24"/>
              </w:rPr>
              <w:pPrChange w:id="6267" w:author="Mohammad Nayeem Hasan" w:date="2024-12-23T01:38:00Z" w16du:dateUtc="2024-12-22T19:38:00Z">
                <w:pPr/>
              </w:pPrChange>
            </w:pPr>
            <w:ins w:id="6268" w:author="Mohammad Nayeem Hasan" w:date="2024-11-04T00:07:00Z">
              <w:r w:rsidRPr="00033637">
                <w:rPr>
                  <w:rFonts w:ascii="Times New Roman" w:hAnsi="Times New Roman" w:cs="Times New Roman"/>
                  <w:b/>
                  <w:bCs/>
                  <w:sz w:val="24"/>
                  <w:szCs w:val="24"/>
                </w:rPr>
                <w:t>BIC</w:t>
              </w:r>
            </w:ins>
          </w:p>
        </w:tc>
      </w:tr>
      <w:tr w:rsidR="00994FF0" w:rsidRPr="00033637" w14:paraId="685635C0" w14:textId="77777777" w:rsidTr="000C3C54">
        <w:trPr>
          <w:ins w:id="6269" w:author="Mohammad Nayeem Hasan" w:date="2024-11-04T00:07: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E977A2" w14:textId="77777777" w:rsidR="00994FF0" w:rsidRPr="00033637" w:rsidRDefault="00994FF0" w:rsidP="00F31FB2">
            <w:pPr>
              <w:spacing w:line="480" w:lineRule="auto"/>
              <w:rPr>
                <w:ins w:id="6270" w:author="Mohammad Nayeem Hasan" w:date="2024-11-04T00:07:00Z"/>
                <w:rFonts w:ascii="Times New Roman" w:hAnsi="Times New Roman" w:cs="Times New Roman"/>
                <w:sz w:val="24"/>
                <w:szCs w:val="24"/>
              </w:rPr>
              <w:pPrChange w:id="6271" w:author="Mohammad Nayeem Hasan" w:date="2024-12-23T01:38:00Z" w16du:dateUtc="2024-12-22T19:38:00Z">
                <w:pPr/>
              </w:pPrChange>
            </w:pPr>
          </w:p>
        </w:tc>
        <w:tc>
          <w:tcPr>
            <w:tcW w:w="972" w:type="pct"/>
            <w:tcBorders>
              <w:top w:val="single" w:sz="4" w:space="0" w:color="auto"/>
              <w:left w:val="single" w:sz="4" w:space="0" w:color="auto"/>
              <w:bottom w:val="single" w:sz="4" w:space="0" w:color="auto"/>
              <w:right w:val="single" w:sz="4" w:space="0" w:color="auto"/>
            </w:tcBorders>
            <w:hideMark/>
          </w:tcPr>
          <w:p w14:paraId="6E9F632E" w14:textId="77777777" w:rsidR="00994FF0" w:rsidRPr="00033637" w:rsidRDefault="00994FF0" w:rsidP="00F31FB2">
            <w:pPr>
              <w:spacing w:line="480" w:lineRule="auto"/>
              <w:rPr>
                <w:ins w:id="6272" w:author="Mohammad Nayeem Hasan" w:date="2024-11-04T00:07:00Z"/>
                <w:rFonts w:ascii="Times New Roman" w:hAnsi="Times New Roman" w:cs="Times New Roman"/>
                <w:b/>
                <w:bCs/>
                <w:sz w:val="24"/>
                <w:szCs w:val="24"/>
              </w:rPr>
              <w:pPrChange w:id="6273" w:author="Mohammad Nayeem Hasan" w:date="2024-12-23T01:38:00Z" w16du:dateUtc="2024-12-22T19:38:00Z">
                <w:pPr/>
              </w:pPrChange>
            </w:pPr>
            <w:ins w:id="6274" w:author="Mohammad Nayeem Hasan" w:date="2024-11-04T00:07:00Z">
              <w:r w:rsidRPr="00033637">
                <w:rPr>
                  <w:rFonts w:ascii="Times New Roman" w:hAnsi="Times New Roman" w:cs="Times New Roman"/>
                  <w:b/>
                  <w:bCs/>
                  <w:sz w:val="24"/>
                  <w:szCs w:val="24"/>
                </w:rPr>
                <w:t>AUC</w:t>
              </w:r>
            </w:ins>
          </w:p>
        </w:tc>
        <w:tc>
          <w:tcPr>
            <w:tcW w:w="1054" w:type="pct"/>
            <w:tcBorders>
              <w:top w:val="single" w:sz="4" w:space="0" w:color="auto"/>
              <w:left w:val="single" w:sz="4" w:space="0" w:color="auto"/>
              <w:bottom w:val="single" w:sz="4" w:space="0" w:color="auto"/>
              <w:right w:val="single" w:sz="4" w:space="0" w:color="auto"/>
            </w:tcBorders>
            <w:hideMark/>
          </w:tcPr>
          <w:p w14:paraId="73ACDA0A" w14:textId="77777777" w:rsidR="00994FF0" w:rsidRPr="00033637" w:rsidRDefault="00994FF0" w:rsidP="00F31FB2">
            <w:pPr>
              <w:spacing w:line="480" w:lineRule="auto"/>
              <w:rPr>
                <w:ins w:id="6275" w:author="Mohammad Nayeem Hasan" w:date="2024-11-04T00:07:00Z"/>
                <w:rFonts w:ascii="Times New Roman" w:hAnsi="Times New Roman" w:cs="Times New Roman"/>
                <w:b/>
                <w:bCs/>
                <w:sz w:val="24"/>
                <w:szCs w:val="24"/>
              </w:rPr>
              <w:pPrChange w:id="6276" w:author="Mohammad Nayeem Hasan" w:date="2024-12-23T01:38:00Z" w16du:dateUtc="2024-12-22T19:38:00Z">
                <w:pPr/>
              </w:pPrChange>
            </w:pPr>
            <w:ins w:id="6277" w:author="Mohammad Nayeem Hasan" w:date="2024-11-04T00:07:00Z">
              <w:r w:rsidRPr="00033637">
                <w:rPr>
                  <w:rFonts w:ascii="Times New Roman" w:hAnsi="Times New Roman" w:cs="Times New Roman"/>
                  <w:b/>
                  <w:bCs/>
                  <w:sz w:val="24"/>
                  <w:szCs w:val="24"/>
                </w:rPr>
                <w:t>P-value</w:t>
              </w:r>
            </w:ins>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359510" w14:textId="77777777" w:rsidR="00994FF0" w:rsidRPr="00033637" w:rsidRDefault="00994FF0" w:rsidP="00F31FB2">
            <w:pPr>
              <w:spacing w:line="480" w:lineRule="auto"/>
              <w:rPr>
                <w:ins w:id="6278" w:author="Mohammad Nayeem Hasan" w:date="2024-11-04T00:07:00Z"/>
                <w:rFonts w:ascii="Times New Roman" w:hAnsi="Times New Roman" w:cs="Times New Roman"/>
                <w:sz w:val="24"/>
                <w:szCs w:val="24"/>
              </w:rPr>
              <w:pPrChange w:id="6279" w:author="Mohammad Nayeem Hasan" w:date="2024-12-23T01:38:00Z" w16du:dateUtc="2024-12-22T19:38:00Z">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A46227" w14:textId="77777777" w:rsidR="00994FF0" w:rsidRPr="00033637" w:rsidRDefault="00994FF0" w:rsidP="00F31FB2">
            <w:pPr>
              <w:spacing w:line="480" w:lineRule="auto"/>
              <w:rPr>
                <w:ins w:id="6280" w:author="Mohammad Nayeem Hasan" w:date="2024-11-04T00:07:00Z"/>
                <w:rFonts w:ascii="Times New Roman" w:hAnsi="Times New Roman" w:cs="Times New Roman"/>
                <w:sz w:val="24"/>
                <w:szCs w:val="24"/>
              </w:rPr>
              <w:pPrChange w:id="6281" w:author="Mohammad Nayeem Hasan" w:date="2024-12-23T01:38:00Z" w16du:dateUtc="2024-12-22T19:38:00Z">
                <w:pPr/>
              </w:pPrChange>
            </w:pPr>
          </w:p>
        </w:tc>
      </w:tr>
      <w:tr w:rsidR="00994FF0" w:rsidRPr="00033637" w14:paraId="43F92691" w14:textId="77777777" w:rsidTr="000C3C54">
        <w:trPr>
          <w:ins w:id="6282" w:author="Mohammad Nayeem Hasan" w:date="2024-11-04T00:07:00Z"/>
        </w:trPr>
        <w:tc>
          <w:tcPr>
            <w:tcW w:w="1158" w:type="pct"/>
            <w:tcBorders>
              <w:top w:val="single" w:sz="4" w:space="0" w:color="auto"/>
              <w:left w:val="single" w:sz="4" w:space="0" w:color="auto"/>
              <w:bottom w:val="single" w:sz="4" w:space="0" w:color="auto"/>
              <w:right w:val="single" w:sz="4" w:space="0" w:color="auto"/>
            </w:tcBorders>
            <w:vAlign w:val="center"/>
            <w:hideMark/>
          </w:tcPr>
          <w:p w14:paraId="4E5900CF" w14:textId="77777777" w:rsidR="00994FF0" w:rsidRPr="00033637" w:rsidRDefault="00994FF0" w:rsidP="00F31FB2">
            <w:pPr>
              <w:spacing w:line="480" w:lineRule="auto"/>
              <w:rPr>
                <w:ins w:id="6283" w:author="Mohammad Nayeem Hasan" w:date="2024-11-04T00:07:00Z"/>
                <w:rFonts w:ascii="Times New Roman" w:hAnsi="Times New Roman" w:cs="Times New Roman"/>
                <w:b/>
                <w:bCs/>
                <w:sz w:val="24"/>
                <w:szCs w:val="24"/>
              </w:rPr>
              <w:pPrChange w:id="6284" w:author="Mohammad Nayeem Hasan" w:date="2024-12-23T01:38:00Z" w16du:dateUtc="2024-12-22T19:38:00Z">
                <w:pPr/>
              </w:pPrChange>
            </w:pPr>
            <w:ins w:id="6285" w:author="Mohammad Nayeem Hasan" w:date="2024-11-04T00:07:00Z">
              <w:r w:rsidRPr="00033637">
                <w:rPr>
                  <w:rFonts w:ascii="Times New Roman" w:hAnsi="Times New Roman" w:cs="Times New Roman"/>
                  <w:b/>
                  <w:bCs/>
                  <w:sz w:val="24"/>
                  <w:szCs w:val="24"/>
                </w:rPr>
                <w:t>MICS 2006</w:t>
              </w:r>
            </w:ins>
          </w:p>
        </w:tc>
        <w:tc>
          <w:tcPr>
            <w:tcW w:w="972" w:type="pct"/>
            <w:tcBorders>
              <w:top w:val="single" w:sz="4" w:space="0" w:color="auto"/>
              <w:left w:val="single" w:sz="4" w:space="0" w:color="auto"/>
              <w:bottom w:val="single" w:sz="4" w:space="0" w:color="auto"/>
              <w:right w:val="single" w:sz="4" w:space="0" w:color="auto"/>
            </w:tcBorders>
            <w:vAlign w:val="center"/>
            <w:hideMark/>
          </w:tcPr>
          <w:p w14:paraId="4780DAEB" w14:textId="77777777" w:rsidR="00994FF0" w:rsidRPr="00033637" w:rsidRDefault="00994FF0" w:rsidP="00F31FB2">
            <w:pPr>
              <w:spacing w:line="480" w:lineRule="auto"/>
              <w:rPr>
                <w:ins w:id="6286" w:author="Mohammad Nayeem Hasan" w:date="2024-11-04T00:07:00Z"/>
                <w:rFonts w:ascii="Times New Roman" w:hAnsi="Times New Roman" w:cs="Times New Roman"/>
                <w:sz w:val="24"/>
                <w:szCs w:val="24"/>
              </w:rPr>
              <w:pPrChange w:id="6287" w:author="Mohammad Nayeem Hasan" w:date="2024-12-23T01:38:00Z" w16du:dateUtc="2024-12-22T19:38:00Z">
                <w:pPr/>
              </w:pPrChange>
            </w:pPr>
            <w:ins w:id="6288" w:author="Mohammad Nayeem Hasan" w:date="2024-11-04T00:07:00Z">
              <w:r w:rsidRPr="00033637">
                <w:rPr>
                  <w:rFonts w:ascii="Times New Roman" w:hAnsi="Times New Roman" w:cs="Times New Roman"/>
                  <w:sz w:val="24"/>
                  <w:szCs w:val="24"/>
                </w:rPr>
                <w:t>0.6210</w:t>
              </w:r>
            </w:ins>
          </w:p>
        </w:tc>
        <w:tc>
          <w:tcPr>
            <w:tcW w:w="1054" w:type="pct"/>
            <w:tcBorders>
              <w:top w:val="single" w:sz="4" w:space="0" w:color="auto"/>
              <w:left w:val="single" w:sz="4" w:space="0" w:color="auto"/>
              <w:bottom w:val="single" w:sz="4" w:space="0" w:color="auto"/>
              <w:right w:val="single" w:sz="4" w:space="0" w:color="auto"/>
            </w:tcBorders>
            <w:vAlign w:val="center"/>
            <w:hideMark/>
          </w:tcPr>
          <w:p w14:paraId="355B3B6B" w14:textId="77777777" w:rsidR="00994FF0" w:rsidRPr="00033637" w:rsidRDefault="00994FF0" w:rsidP="00F31FB2">
            <w:pPr>
              <w:spacing w:line="480" w:lineRule="auto"/>
              <w:rPr>
                <w:ins w:id="6289" w:author="Mohammad Nayeem Hasan" w:date="2024-11-04T00:07:00Z"/>
                <w:rFonts w:ascii="Times New Roman" w:hAnsi="Times New Roman" w:cs="Times New Roman"/>
                <w:sz w:val="24"/>
                <w:szCs w:val="24"/>
              </w:rPr>
              <w:pPrChange w:id="6290" w:author="Mohammad Nayeem Hasan" w:date="2024-12-23T01:38:00Z" w16du:dateUtc="2024-12-22T19:38:00Z">
                <w:pPr/>
              </w:pPrChange>
            </w:pPr>
            <w:ins w:id="6291" w:author="Mohammad Nayeem Hasan" w:date="2024-11-04T00:07:00Z">
              <w:r w:rsidRPr="00033637">
                <w:rPr>
                  <w:rFonts w:ascii="Times New Roman" w:hAnsi="Times New Roman" w:cs="Times New Roman"/>
                  <w:sz w:val="24"/>
                  <w:szCs w:val="24"/>
                </w:rPr>
                <w:t>&lt;0.001</w:t>
              </w:r>
            </w:ins>
          </w:p>
        </w:tc>
        <w:tc>
          <w:tcPr>
            <w:tcW w:w="908" w:type="pct"/>
            <w:tcBorders>
              <w:top w:val="single" w:sz="4" w:space="0" w:color="auto"/>
              <w:left w:val="single" w:sz="4" w:space="0" w:color="auto"/>
              <w:bottom w:val="single" w:sz="4" w:space="0" w:color="auto"/>
              <w:right w:val="single" w:sz="4" w:space="0" w:color="auto"/>
            </w:tcBorders>
            <w:vAlign w:val="center"/>
            <w:hideMark/>
          </w:tcPr>
          <w:p w14:paraId="08034DBE" w14:textId="77777777" w:rsidR="00994FF0" w:rsidRPr="00033637" w:rsidRDefault="00994FF0" w:rsidP="00F31FB2">
            <w:pPr>
              <w:spacing w:line="480" w:lineRule="auto"/>
              <w:rPr>
                <w:ins w:id="6292" w:author="Mohammad Nayeem Hasan" w:date="2024-11-04T00:07:00Z"/>
                <w:rFonts w:ascii="Times New Roman" w:hAnsi="Times New Roman" w:cs="Times New Roman"/>
                <w:sz w:val="24"/>
                <w:szCs w:val="24"/>
              </w:rPr>
              <w:pPrChange w:id="6293" w:author="Mohammad Nayeem Hasan" w:date="2024-12-23T01:38:00Z" w16du:dateUtc="2024-12-22T19:38:00Z">
                <w:pPr/>
              </w:pPrChange>
            </w:pPr>
            <w:ins w:id="6294" w:author="Mohammad Nayeem Hasan" w:date="2024-11-04T00:07:00Z">
              <w:r w:rsidRPr="00033637">
                <w:rPr>
                  <w:rFonts w:ascii="Times New Roman" w:hAnsi="Times New Roman" w:cs="Times New Roman"/>
                  <w:sz w:val="24"/>
                  <w:szCs w:val="24"/>
                </w:rPr>
                <w:t>14320.83</w:t>
              </w:r>
            </w:ins>
          </w:p>
        </w:tc>
        <w:tc>
          <w:tcPr>
            <w:tcW w:w="908" w:type="pct"/>
            <w:tcBorders>
              <w:top w:val="single" w:sz="4" w:space="0" w:color="auto"/>
              <w:left w:val="single" w:sz="4" w:space="0" w:color="auto"/>
              <w:bottom w:val="single" w:sz="4" w:space="0" w:color="auto"/>
              <w:right w:val="single" w:sz="4" w:space="0" w:color="auto"/>
            </w:tcBorders>
            <w:vAlign w:val="center"/>
            <w:hideMark/>
          </w:tcPr>
          <w:p w14:paraId="01CA2BA6" w14:textId="77777777" w:rsidR="00994FF0" w:rsidRPr="00033637" w:rsidRDefault="00994FF0" w:rsidP="00F31FB2">
            <w:pPr>
              <w:spacing w:line="480" w:lineRule="auto"/>
              <w:rPr>
                <w:ins w:id="6295" w:author="Mohammad Nayeem Hasan" w:date="2024-11-04T00:07:00Z"/>
                <w:rFonts w:ascii="Times New Roman" w:hAnsi="Times New Roman" w:cs="Times New Roman"/>
                <w:sz w:val="24"/>
                <w:szCs w:val="24"/>
              </w:rPr>
              <w:pPrChange w:id="6296" w:author="Mohammad Nayeem Hasan" w:date="2024-12-23T01:38:00Z" w16du:dateUtc="2024-12-22T19:38:00Z">
                <w:pPr/>
              </w:pPrChange>
            </w:pPr>
            <w:ins w:id="6297" w:author="Mohammad Nayeem Hasan" w:date="2024-11-04T00:07:00Z">
              <w:r w:rsidRPr="00033637">
                <w:rPr>
                  <w:rFonts w:ascii="Times New Roman" w:hAnsi="Times New Roman" w:cs="Times New Roman"/>
                  <w:sz w:val="24"/>
                  <w:szCs w:val="24"/>
                </w:rPr>
                <w:t>14545.55</w:t>
              </w:r>
            </w:ins>
          </w:p>
        </w:tc>
      </w:tr>
      <w:tr w:rsidR="00994FF0" w:rsidRPr="00033637" w14:paraId="1F024AC1" w14:textId="77777777" w:rsidTr="000C3C54">
        <w:trPr>
          <w:ins w:id="6298" w:author="Mohammad Nayeem Hasan" w:date="2024-11-04T00:07:00Z"/>
        </w:trPr>
        <w:tc>
          <w:tcPr>
            <w:tcW w:w="1158" w:type="pct"/>
            <w:tcBorders>
              <w:top w:val="single" w:sz="4" w:space="0" w:color="auto"/>
              <w:left w:val="single" w:sz="4" w:space="0" w:color="auto"/>
              <w:bottom w:val="single" w:sz="4" w:space="0" w:color="auto"/>
              <w:right w:val="single" w:sz="4" w:space="0" w:color="auto"/>
            </w:tcBorders>
            <w:vAlign w:val="center"/>
            <w:hideMark/>
          </w:tcPr>
          <w:p w14:paraId="48496969" w14:textId="77777777" w:rsidR="00994FF0" w:rsidRPr="00033637" w:rsidRDefault="00994FF0" w:rsidP="00F31FB2">
            <w:pPr>
              <w:spacing w:line="480" w:lineRule="auto"/>
              <w:rPr>
                <w:ins w:id="6299" w:author="Mohammad Nayeem Hasan" w:date="2024-11-04T00:07:00Z"/>
                <w:rFonts w:ascii="Times New Roman" w:hAnsi="Times New Roman" w:cs="Times New Roman"/>
                <w:b/>
                <w:bCs/>
                <w:sz w:val="24"/>
                <w:szCs w:val="24"/>
              </w:rPr>
              <w:pPrChange w:id="6300" w:author="Mohammad Nayeem Hasan" w:date="2024-12-23T01:38:00Z" w16du:dateUtc="2024-12-22T19:38:00Z">
                <w:pPr/>
              </w:pPrChange>
            </w:pPr>
            <w:ins w:id="6301" w:author="Mohammad Nayeem Hasan" w:date="2024-11-04T00:07:00Z">
              <w:r w:rsidRPr="00033637">
                <w:rPr>
                  <w:rFonts w:ascii="Times New Roman" w:hAnsi="Times New Roman" w:cs="Times New Roman"/>
                  <w:b/>
                  <w:bCs/>
                  <w:sz w:val="24"/>
                  <w:szCs w:val="24"/>
                </w:rPr>
                <w:t>MICS 2012</w:t>
              </w:r>
            </w:ins>
          </w:p>
        </w:tc>
        <w:tc>
          <w:tcPr>
            <w:tcW w:w="972" w:type="pct"/>
            <w:tcBorders>
              <w:top w:val="single" w:sz="4" w:space="0" w:color="auto"/>
              <w:left w:val="single" w:sz="4" w:space="0" w:color="auto"/>
              <w:bottom w:val="single" w:sz="4" w:space="0" w:color="auto"/>
              <w:right w:val="single" w:sz="4" w:space="0" w:color="auto"/>
            </w:tcBorders>
            <w:vAlign w:val="center"/>
            <w:hideMark/>
          </w:tcPr>
          <w:p w14:paraId="435DBEBB" w14:textId="77777777" w:rsidR="00994FF0" w:rsidRPr="00033637" w:rsidRDefault="00994FF0" w:rsidP="00F31FB2">
            <w:pPr>
              <w:spacing w:line="480" w:lineRule="auto"/>
              <w:rPr>
                <w:ins w:id="6302" w:author="Mohammad Nayeem Hasan" w:date="2024-11-04T00:07:00Z"/>
                <w:rFonts w:ascii="Times New Roman" w:hAnsi="Times New Roman" w:cs="Times New Roman"/>
                <w:sz w:val="24"/>
                <w:szCs w:val="24"/>
              </w:rPr>
              <w:pPrChange w:id="6303" w:author="Mohammad Nayeem Hasan" w:date="2024-12-23T01:38:00Z" w16du:dateUtc="2024-12-22T19:38:00Z">
                <w:pPr/>
              </w:pPrChange>
            </w:pPr>
            <w:ins w:id="6304" w:author="Mohammad Nayeem Hasan" w:date="2024-11-04T00:07:00Z">
              <w:r w:rsidRPr="00033637">
                <w:rPr>
                  <w:rFonts w:ascii="Times New Roman" w:hAnsi="Times New Roman" w:cs="Times New Roman"/>
                  <w:sz w:val="24"/>
                  <w:szCs w:val="24"/>
                </w:rPr>
                <w:t>0.6826</w:t>
              </w:r>
            </w:ins>
          </w:p>
        </w:tc>
        <w:tc>
          <w:tcPr>
            <w:tcW w:w="1054" w:type="pct"/>
            <w:tcBorders>
              <w:top w:val="single" w:sz="4" w:space="0" w:color="auto"/>
              <w:left w:val="single" w:sz="4" w:space="0" w:color="auto"/>
              <w:bottom w:val="single" w:sz="4" w:space="0" w:color="auto"/>
              <w:right w:val="single" w:sz="4" w:space="0" w:color="auto"/>
            </w:tcBorders>
            <w:vAlign w:val="center"/>
            <w:hideMark/>
          </w:tcPr>
          <w:p w14:paraId="7E6AE0C0" w14:textId="77777777" w:rsidR="00994FF0" w:rsidRPr="00033637" w:rsidRDefault="00994FF0" w:rsidP="00F31FB2">
            <w:pPr>
              <w:spacing w:line="480" w:lineRule="auto"/>
              <w:rPr>
                <w:ins w:id="6305" w:author="Mohammad Nayeem Hasan" w:date="2024-11-04T00:07:00Z"/>
                <w:rFonts w:ascii="Times New Roman" w:hAnsi="Times New Roman" w:cs="Times New Roman"/>
                <w:sz w:val="24"/>
                <w:szCs w:val="24"/>
              </w:rPr>
              <w:pPrChange w:id="6306" w:author="Mohammad Nayeem Hasan" w:date="2024-12-23T01:38:00Z" w16du:dateUtc="2024-12-22T19:38:00Z">
                <w:pPr/>
              </w:pPrChange>
            </w:pPr>
            <w:ins w:id="6307" w:author="Mohammad Nayeem Hasan" w:date="2024-11-04T00:07:00Z">
              <w:r w:rsidRPr="00033637">
                <w:rPr>
                  <w:rFonts w:ascii="Times New Roman" w:hAnsi="Times New Roman" w:cs="Times New Roman"/>
                  <w:sz w:val="24"/>
                  <w:szCs w:val="24"/>
                </w:rPr>
                <w:t>&lt;0.001</w:t>
              </w:r>
            </w:ins>
          </w:p>
        </w:tc>
        <w:tc>
          <w:tcPr>
            <w:tcW w:w="908" w:type="pct"/>
            <w:tcBorders>
              <w:top w:val="single" w:sz="4" w:space="0" w:color="auto"/>
              <w:left w:val="single" w:sz="4" w:space="0" w:color="auto"/>
              <w:bottom w:val="single" w:sz="4" w:space="0" w:color="auto"/>
              <w:right w:val="single" w:sz="4" w:space="0" w:color="auto"/>
            </w:tcBorders>
            <w:vAlign w:val="center"/>
            <w:hideMark/>
          </w:tcPr>
          <w:p w14:paraId="653D1744" w14:textId="77777777" w:rsidR="00994FF0" w:rsidRPr="00033637" w:rsidRDefault="00994FF0" w:rsidP="00F31FB2">
            <w:pPr>
              <w:spacing w:line="480" w:lineRule="auto"/>
              <w:rPr>
                <w:ins w:id="6308" w:author="Mohammad Nayeem Hasan" w:date="2024-11-04T00:07:00Z"/>
                <w:rFonts w:ascii="Times New Roman" w:hAnsi="Times New Roman" w:cs="Times New Roman"/>
                <w:sz w:val="24"/>
                <w:szCs w:val="24"/>
              </w:rPr>
              <w:pPrChange w:id="6309" w:author="Mohammad Nayeem Hasan" w:date="2024-12-23T01:38:00Z" w16du:dateUtc="2024-12-22T19:38:00Z">
                <w:pPr/>
              </w:pPrChange>
            </w:pPr>
            <w:ins w:id="6310" w:author="Mohammad Nayeem Hasan" w:date="2024-11-04T00:07:00Z">
              <w:r w:rsidRPr="00033637">
                <w:rPr>
                  <w:rFonts w:ascii="Times New Roman" w:hAnsi="Times New Roman" w:cs="Times New Roman"/>
                  <w:sz w:val="24"/>
                  <w:szCs w:val="24"/>
                </w:rPr>
                <w:t>1167.66</w:t>
              </w:r>
            </w:ins>
          </w:p>
        </w:tc>
        <w:tc>
          <w:tcPr>
            <w:tcW w:w="908" w:type="pct"/>
            <w:tcBorders>
              <w:top w:val="single" w:sz="4" w:space="0" w:color="auto"/>
              <w:left w:val="single" w:sz="4" w:space="0" w:color="auto"/>
              <w:bottom w:val="single" w:sz="4" w:space="0" w:color="auto"/>
              <w:right w:val="single" w:sz="4" w:space="0" w:color="auto"/>
            </w:tcBorders>
            <w:vAlign w:val="center"/>
            <w:hideMark/>
          </w:tcPr>
          <w:p w14:paraId="73B26CBC" w14:textId="77777777" w:rsidR="00994FF0" w:rsidRPr="00033637" w:rsidRDefault="00994FF0" w:rsidP="00F31FB2">
            <w:pPr>
              <w:spacing w:line="480" w:lineRule="auto"/>
              <w:rPr>
                <w:ins w:id="6311" w:author="Mohammad Nayeem Hasan" w:date="2024-11-04T00:07:00Z"/>
                <w:rFonts w:ascii="Times New Roman" w:hAnsi="Times New Roman" w:cs="Times New Roman"/>
                <w:sz w:val="24"/>
                <w:szCs w:val="24"/>
              </w:rPr>
              <w:pPrChange w:id="6312" w:author="Mohammad Nayeem Hasan" w:date="2024-12-23T01:38:00Z" w16du:dateUtc="2024-12-22T19:38:00Z">
                <w:pPr/>
              </w:pPrChange>
            </w:pPr>
            <w:ins w:id="6313" w:author="Mohammad Nayeem Hasan" w:date="2024-11-04T00:07:00Z">
              <w:r w:rsidRPr="00033637">
                <w:rPr>
                  <w:rFonts w:ascii="Times New Roman" w:hAnsi="Times New Roman" w:cs="Times New Roman"/>
                  <w:sz w:val="24"/>
                  <w:szCs w:val="24"/>
                </w:rPr>
                <w:t>1295.21</w:t>
              </w:r>
            </w:ins>
          </w:p>
        </w:tc>
      </w:tr>
      <w:tr w:rsidR="00994FF0" w:rsidRPr="00033637" w14:paraId="2415C551" w14:textId="77777777" w:rsidTr="000C3C54">
        <w:trPr>
          <w:ins w:id="6314" w:author="Mohammad Nayeem Hasan" w:date="2024-11-04T00:07:00Z"/>
        </w:trPr>
        <w:tc>
          <w:tcPr>
            <w:tcW w:w="1158" w:type="pct"/>
            <w:tcBorders>
              <w:top w:val="single" w:sz="4" w:space="0" w:color="auto"/>
              <w:left w:val="single" w:sz="4" w:space="0" w:color="auto"/>
              <w:bottom w:val="single" w:sz="4" w:space="0" w:color="auto"/>
              <w:right w:val="single" w:sz="4" w:space="0" w:color="auto"/>
            </w:tcBorders>
            <w:vAlign w:val="center"/>
            <w:hideMark/>
          </w:tcPr>
          <w:p w14:paraId="35FA9BAA" w14:textId="77777777" w:rsidR="00994FF0" w:rsidRPr="00033637" w:rsidRDefault="00994FF0" w:rsidP="00F31FB2">
            <w:pPr>
              <w:spacing w:line="480" w:lineRule="auto"/>
              <w:rPr>
                <w:ins w:id="6315" w:author="Mohammad Nayeem Hasan" w:date="2024-11-04T00:07:00Z"/>
                <w:rFonts w:ascii="Times New Roman" w:hAnsi="Times New Roman" w:cs="Times New Roman"/>
                <w:b/>
                <w:bCs/>
                <w:sz w:val="24"/>
                <w:szCs w:val="24"/>
              </w:rPr>
              <w:pPrChange w:id="6316" w:author="Mohammad Nayeem Hasan" w:date="2024-12-23T01:38:00Z" w16du:dateUtc="2024-12-22T19:38:00Z">
                <w:pPr/>
              </w:pPrChange>
            </w:pPr>
            <w:ins w:id="6317" w:author="Mohammad Nayeem Hasan" w:date="2024-11-04T00:07:00Z">
              <w:r w:rsidRPr="00033637">
                <w:rPr>
                  <w:rFonts w:ascii="Times New Roman" w:hAnsi="Times New Roman" w:cs="Times New Roman"/>
                  <w:b/>
                  <w:bCs/>
                  <w:sz w:val="24"/>
                  <w:szCs w:val="24"/>
                </w:rPr>
                <w:t>MICS 2019</w:t>
              </w:r>
            </w:ins>
          </w:p>
        </w:tc>
        <w:tc>
          <w:tcPr>
            <w:tcW w:w="972" w:type="pct"/>
            <w:tcBorders>
              <w:top w:val="single" w:sz="4" w:space="0" w:color="auto"/>
              <w:left w:val="single" w:sz="4" w:space="0" w:color="auto"/>
              <w:bottom w:val="single" w:sz="4" w:space="0" w:color="auto"/>
              <w:right w:val="single" w:sz="4" w:space="0" w:color="auto"/>
            </w:tcBorders>
            <w:vAlign w:val="center"/>
            <w:hideMark/>
          </w:tcPr>
          <w:p w14:paraId="6A32A285" w14:textId="77777777" w:rsidR="00994FF0" w:rsidRPr="00033637" w:rsidRDefault="00994FF0" w:rsidP="00F31FB2">
            <w:pPr>
              <w:spacing w:line="480" w:lineRule="auto"/>
              <w:rPr>
                <w:ins w:id="6318" w:author="Mohammad Nayeem Hasan" w:date="2024-11-04T00:07:00Z"/>
                <w:rFonts w:ascii="Times New Roman" w:hAnsi="Times New Roman" w:cs="Times New Roman"/>
                <w:sz w:val="24"/>
                <w:szCs w:val="24"/>
              </w:rPr>
              <w:pPrChange w:id="6319" w:author="Mohammad Nayeem Hasan" w:date="2024-12-23T01:38:00Z" w16du:dateUtc="2024-12-22T19:38:00Z">
                <w:pPr/>
              </w:pPrChange>
            </w:pPr>
            <w:ins w:id="6320" w:author="Mohammad Nayeem Hasan" w:date="2024-11-04T00:07:00Z">
              <w:r w:rsidRPr="00033637">
                <w:rPr>
                  <w:rFonts w:ascii="Times New Roman" w:hAnsi="Times New Roman" w:cs="Times New Roman"/>
                  <w:sz w:val="24"/>
                  <w:szCs w:val="24"/>
                </w:rPr>
                <w:t>0.6717</w:t>
              </w:r>
            </w:ins>
          </w:p>
        </w:tc>
        <w:tc>
          <w:tcPr>
            <w:tcW w:w="1054" w:type="pct"/>
            <w:tcBorders>
              <w:top w:val="single" w:sz="4" w:space="0" w:color="auto"/>
              <w:left w:val="single" w:sz="4" w:space="0" w:color="auto"/>
              <w:bottom w:val="single" w:sz="4" w:space="0" w:color="auto"/>
              <w:right w:val="single" w:sz="4" w:space="0" w:color="auto"/>
            </w:tcBorders>
            <w:vAlign w:val="center"/>
            <w:hideMark/>
          </w:tcPr>
          <w:p w14:paraId="3391B962" w14:textId="77777777" w:rsidR="00994FF0" w:rsidRPr="00033637" w:rsidRDefault="00994FF0" w:rsidP="00F31FB2">
            <w:pPr>
              <w:spacing w:line="480" w:lineRule="auto"/>
              <w:rPr>
                <w:ins w:id="6321" w:author="Mohammad Nayeem Hasan" w:date="2024-11-04T00:07:00Z"/>
                <w:rFonts w:ascii="Times New Roman" w:hAnsi="Times New Roman" w:cs="Times New Roman"/>
                <w:sz w:val="24"/>
                <w:szCs w:val="24"/>
              </w:rPr>
              <w:pPrChange w:id="6322" w:author="Mohammad Nayeem Hasan" w:date="2024-12-23T01:38:00Z" w16du:dateUtc="2024-12-22T19:38:00Z">
                <w:pPr/>
              </w:pPrChange>
            </w:pPr>
            <w:ins w:id="6323" w:author="Mohammad Nayeem Hasan" w:date="2024-11-04T00:07:00Z">
              <w:r w:rsidRPr="00033637">
                <w:rPr>
                  <w:rFonts w:ascii="Times New Roman" w:hAnsi="Times New Roman" w:cs="Times New Roman"/>
                  <w:sz w:val="24"/>
                  <w:szCs w:val="24"/>
                </w:rPr>
                <w:t>&lt;0.001</w:t>
              </w:r>
            </w:ins>
          </w:p>
        </w:tc>
        <w:tc>
          <w:tcPr>
            <w:tcW w:w="908" w:type="pct"/>
            <w:tcBorders>
              <w:top w:val="single" w:sz="4" w:space="0" w:color="auto"/>
              <w:left w:val="single" w:sz="4" w:space="0" w:color="auto"/>
              <w:bottom w:val="single" w:sz="4" w:space="0" w:color="auto"/>
              <w:right w:val="single" w:sz="4" w:space="0" w:color="auto"/>
            </w:tcBorders>
            <w:vAlign w:val="center"/>
            <w:hideMark/>
          </w:tcPr>
          <w:p w14:paraId="7881C21C" w14:textId="77777777" w:rsidR="00994FF0" w:rsidRPr="00033637" w:rsidRDefault="00994FF0" w:rsidP="00F31FB2">
            <w:pPr>
              <w:spacing w:line="480" w:lineRule="auto"/>
              <w:rPr>
                <w:ins w:id="6324" w:author="Mohammad Nayeem Hasan" w:date="2024-11-04T00:07:00Z"/>
                <w:rFonts w:ascii="Times New Roman" w:hAnsi="Times New Roman" w:cs="Times New Roman"/>
                <w:sz w:val="24"/>
                <w:szCs w:val="24"/>
              </w:rPr>
              <w:pPrChange w:id="6325" w:author="Mohammad Nayeem Hasan" w:date="2024-12-23T01:38:00Z" w16du:dateUtc="2024-12-22T19:38:00Z">
                <w:pPr/>
              </w:pPrChange>
            </w:pPr>
            <w:ins w:id="6326" w:author="Mohammad Nayeem Hasan" w:date="2024-11-04T00:07:00Z">
              <w:r w:rsidRPr="00033637">
                <w:rPr>
                  <w:rFonts w:ascii="Times New Roman" w:hAnsi="Times New Roman" w:cs="Times New Roman"/>
                  <w:sz w:val="24"/>
                  <w:szCs w:val="24"/>
                </w:rPr>
                <w:t>9610.21</w:t>
              </w:r>
            </w:ins>
          </w:p>
        </w:tc>
        <w:tc>
          <w:tcPr>
            <w:tcW w:w="908" w:type="pct"/>
            <w:tcBorders>
              <w:top w:val="single" w:sz="4" w:space="0" w:color="auto"/>
              <w:left w:val="single" w:sz="4" w:space="0" w:color="auto"/>
              <w:bottom w:val="single" w:sz="4" w:space="0" w:color="auto"/>
              <w:right w:val="single" w:sz="4" w:space="0" w:color="auto"/>
            </w:tcBorders>
            <w:vAlign w:val="center"/>
            <w:hideMark/>
          </w:tcPr>
          <w:p w14:paraId="2500A063" w14:textId="77777777" w:rsidR="00994FF0" w:rsidRPr="00033637" w:rsidRDefault="00994FF0" w:rsidP="00F31FB2">
            <w:pPr>
              <w:spacing w:line="480" w:lineRule="auto"/>
              <w:rPr>
                <w:ins w:id="6327" w:author="Mohammad Nayeem Hasan" w:date="2024-11-04T00:07:00Z"/>
                <w:rFonts w:ascii="Times New Roman" w:hAnsi="Times New Roman" w:cs="Times New Roman"/>
                <w:sz w:val="24"/>
                <w:szCs w:val="24"/>
              </w:rPr>
              <w:pPrChange w:id="6328" w:author="Mohammad Nayeem Hasan" w:date="2024-12-23T01:38:00Z" w16du:dateUtc="2024-12-22T19:38:00Z">
                <w:pPr/>
              </w:pPrChange>
            </w:pPr>
            <w:ins w:id="6329" w:author="Mohammad Nayeem Hasan" w:date="2024-11-04T00:07:00Z">
              <w:r w:rsidRPr="00033637">
                <w:rPr>
                  <w:rFonts w:ascii="Times New Roman" w:hAnsi="Times New Roman" w:cs="Times New Roman"/>
                  <w:sz w:val="24"/>
                  <w:szCs w:val="24"/>
                </w:rPr>
                <w:t>9870.85</w:t>
              </w:r>
            </w:ins>
          </w:p>
        </w:tc>
      </w:tr>
    </w:tbl>
    <w:p w14:paraId="589A0F8B" w14:textId="55558D60" w:rsidR="00994FF0" w:rsidRPr="00033637" w:rsidDel="0058318F" w:rsidRDefault="00994FF0" w:rsidP="00F31FB2">
      <w:pPr>
        <w:spacing w:line="480" w:lineRule="auto"/>
        <w:rPr>
          <w:del w:id="6330" w:author="Mohammad Nayeem Hasan" w:date="2024-11-04T00:07:00Z"/>
          <w:rFonts w:ascii="Times New Roman" w:hAnsi="Times New Roman" w:cs="Times New Roman"/>
          <w:b/>
          <w:bCs/>
          <w:color w:val="313131"/>
          <w:sz w:val="24"/>
          <w:szCs w:val="24"/>
          <w:shd w:val="clear" w:color="auto" w:fill="FFFFFF"/>
        </w:rPr>
      </w:pPr>
    </w:p>
    <w:p w14:paraId="7E8CF770" w14:textId="77777777" w:rsidR="0058318F" w:rsidRPr="00033637" w:rsidRDefault="0058318F" w:rsidP="00F31FB2">
      <w:pPr>
        <w:spacing w:line="480" w:lineRule="auto"/>
        <w:ind w:firstLine="720"/>
        <w:rPr>
          <w:ins w:id="6331" w:author="Mohammad Nayeem Hasan" w:date="2024-12-23T01:50:00Z" w16du:dateUtc="2024-12-22T19:50:00Z"/>
          <w:rFonts w:ascii="Times New Roman" w:hAnsi="Times New Roman" w:cs="Times New Roman"/>
          <w:b/>
          <w:bCs/>
          <w:color w:val="313131"/>
          <w:sz w:val="24"/>
          <w:szCs w:val="24"/>
          <w:shd w:val="clear" w:color="auto" w:fill="FFFFFF"/>
          <w:rPrChange w:id="6332" w:author="Mohammad Nayeem Hasan" w:date="2024-12-23T01:53:00Z" w16du:dateUtc="2024-12-22T19:53:00Z">
            <w:rPr>
              <w:ins w:id="6333" w:author="Mohammad Nayeem Hasan" w:date="2024-12-23T01:50:00Z" w16du:dateUtc="2024-12-22T19:50:00Z"/>
              <w:rFonts w:ascii="Times New Roman" w:hAnsi="Times New Roman" w:cs="Times New Roman"/>
              <w:color w:val="313131"/>
              <w:sz w:val="24"/>
              <w:szCs w:val="24"/>
              <w:shd w:val="clear" w:color="auto" w:fill="FFFFFF"/>
            </w:rPr>
          </w:rPrChange>
        </w:rPr>
        <w:pPrChange w:id="6334" w:author="Mohammad Nayeem Hasan" w:date="2024-12-23T01:38:00Z" w16du:dateUtc="2024-12-22T19:38:00Z">
          <w:pPr>
            <w:spacing w:line="480" w:lineRule="auto"/>
          </w:pPr>
        </w:pPrChange>
      </w:pPr>
    </w:p>
    <w:p w14:paraId="643DAA3B" w14:textId="03CED991" w:rsidR="00275578" w:rsidRPr="00033637" w:rsidRDefault="00275578" w:rsidP="00F31FB2">
      <w:pPr>
        <w:spacing w:line="480" w:lineRule="auto"/>
        <w:rPr>
          <w:rFonts w:ascii="Times New Roman" w:hAnsi="Times New Roman" w:cs="Times New Roman"/>
          <w:b/>
          <w:sz w:val="24"/>
          <w:szCs w:val="24"/>
        </w:rPr>
      </w:pPr>
      <w:r w:rsidRPr="00033637">
        <w:rPr>
          <w:rFonts w:ascii="Times New Roman" w:hAnsi="Times New Roman" w:cs="Times New Roman"/>
          <w:b/>
          <w:sz w:val="24"/>
          <w:szCs w:val="24"/>
        </w:rPr>
        <w:t>Discussion</w:t>
      </w:r>
    </w:p>
    <w:p w14:paraId="2B7B026F" w14:textId="2D641AF7" w:rsidR="00DB3565" w:rsidRPr="00033637" w:rsidRDefault="00A163A9" w:rsidP="00F31FB2">
      <w:pPr>
        <w:spacing w:line="480" w:lineRule="auto"/>
        <w:ind w:firstLine="720"/>
        <w:rPr>
          <w:rFonts w:ascii="Times New Roman" w:hAnsi="Times New Roman" w:cs="Times New Roman"/>
          <w:bCs/>
          <w:sz w:val="24"/>
          <w:szCs w:val="24"/>
        </w:rPr>
      </w:pPr>
      <w:r w:rsidRPr="00033637">
        <w:rPr>
          <w:rFonts w:ascii="Times New Roman" w:hAnsi="Times New Roman" w:cs="Times New Roman"/>
          <w:bCs/>
          <w:sz w:val="24"/>
          <w:szCs w:val="24"/>
        </w:rPr>
        <w:t xml:space="preserve">This study targeted to explore the Multiple Indicator Cluster Survey data </w:t>
      </w:r>
      <w:r w:rsidR="00DB3565" w:rsidRPr="00033637">
        <w:rPr>
          <w:rFonts w:ascii="Times New Roman" w:hAnsi="Times New Roman" w:cs="Times New Roman"/>
          <w:bCs/>
          <w:sz w:val="24"/>
          <w:szCs w:val="24"/>
        </w:rPr>
        <w:t>of 2006, 2012</w:t>
      </w:r>
      <w:ins w:id="6335" w:author="Mohammad Nayeem Hasan" w:date="2024-11-05T13:52:00Z">
        <w:r w:rsidR="00172E7A" w:rsidRPr="00033637">
          <w:rPr>
            <w:rFonts w:ascii="Times New Roman" w:hAnsi="Times New Roman" w:cs="Times New Roman"/>
            <w:bCs/>
            <w:sz w:val="24"/>
            <w:szCs w:val="24"/>
          </w:rPr>
          <w:t>,</w:t>
        </w:r>
      </w:ins>
      <w:r w:rsidR="00DB3565" w:rsidRPr="00033637">
        <w:rPr>
          <w:rFonts w:ascii="Times New Roman" w:hAnsi="Times New Roman" w:cs="Times New Roman"/>
          <w:bCs/>
          <w:sz w:val="24"/>
          <w:szCs w:val="24"/>
        </w:rPr>
        <w:t xml:space="preserve"> and 2019 and assess the association of several factors with diarrhea and the change of it over time.</w:t>
      </w:r>
      <w:r w:rsidRPr="00033637">
        <w:rPr>
          <w:rFonts w:ascii="Times New Roman" w:hAnsi="Times New Roman" w:cs="Times New Roman"/>
          <w:bCs/>
          <w:sz w:val="24"/>
          <w:szCs w:val="24"/>
        </w:rPr>
        <w:t xml:space="preserve"> </w:t>
      </w:r>
      <w:r w:rsidR="00D33219" w:rsidRPr="00033637">
        <w:rPr>
          <w:rFonts w:ascii="Times New Roman" w:hAnsi="Times New Roman" w:cs="Times New Roman"/>
          <w:bCs/>
          <w:sz w:val="24"/>
          <w:szCs w:val="24"/>
        </w:rPr>
        <w:t>There was</w:t>
      </w:r>
      <w:r w:rsidR="00B15031" w:rsidRPr="00033637">
        <w:rPr>
          <w:rFonts w:ascii="Times New Roman" w:hAnsi="Times New Roman" w:cs="Times New Roman"/>
          <w:bCs/>
          <w:sz w:val="24"/>
          <w:szCs w:val="24"/>
        </w:rPr>
        <w:t xml:space="preserve"> </w:t>
      </w:r>
      <w:r w:rsidR="007D038F" w:rsidRPr="00033637">
        <w:rPr>
          <w:rFonts w:ascii="Times New Roman" w:hAnsi="Times New Roman" w:cs="Times New Roman"/>
          <w:bCs/>
          <w:sz w:val="24"/>
          <w:szCs w:val="24"/>
        </w:rPr>
        <w:t xml:space="preserve">a decrease in </w:t>
      </w:r>
      <w:r w:rsidR="00B07600" w:rsidRPr="00033637">
        <w:rPr>
          <w:rFonts w:ascii="Times New Roman" w:hAnsi="Times New Roman" w:cs="Times New Roman"/>
          <w:bCs/>
          <w:sz w:val="24"/>
          <w:szCs w:val="24"/>
        </w:rPr>
        <w:t xml:space="preserve">the </w:t>
      </w:r>
      <w:r w:rsidR="006B4535" w:rsidRPr="00033637">
        <w:rPr>
          <w:rFonts w:ascii="Times New Roman" w:hAnsi="Times New Roman" w:cs="Times New Roman"/>
          <w:bCs/>
          <w:sz w:val="24"/>
          <w:szCs w:val="24"/>
        </w:rPr>
        <w:t>prevalence</w:t>
      </w:r>
      <w:r w:rsidR="00490B7B" w:rsidRPr="00033637">
        <w:rPr>
          <w:rFonts w:ascii="Times New Roman" w:hAnsi="Times New Roman" w:cs="Times New Roman"/>
          <w:bCs/>
          <w:sz w:val="24"/>
          <w:szCs w:val="24"/>
        </w:rPr>
        <w:t xml:space="preserve"> </w:t>
      </w:r>
      <w:r w:rsidR="007D038F" w:rsidRPr="00033637">
        <w:rPr>
          <w:rFonts w:ascii="Times New Roman" w:hAnsi="Times New Roman" w:cs="Times New Roman"/>
          <w:bCs/>
          <w:sz w:val="24"/>
          <w:szCs w:val="24"/>
        </w:rPr>
        <w:t>of diarrhea from 2006 to 2012 and a</w:t>
      </w:r>
      <w:r w:rsidR="00C63A9E" w:rsidRPr="00033637">
        <w:rPr>
          <w:rFonts w:ascii="Times New Roman" w:hAnsi="Times New Roman" w:cs="Times New Roman"/>
          <w:bCs/>
          <w:sz w:val="24"/>
          <w:szCs w:val="24"/>
        </w:rPr>
        <w:t>n</w:t>
      </w:r>
      <w:r w:rsidR="007D038F" w:rsidRPr="00033637">
        <w:rPr>
          <w:rFonts w:ascii="Times New Roman" w:hAnsi="Times New Roman" w:cs="Times New Roman"/>
          <w:bCs/>
          <w:sz w:val="24"/>
          <w:szCs w:val="24"/>
        </w:rPr>
        <w:t xml:space="preserve"> increase </w:t>
      </w:r>
      <w:r w:rsidR="008418C2" w:rsidRPr="00033637">
        <w:rPr>
          <w:rFonts w:ascii="Times New Roman" w:hAnsi="Times New Roman" w:cs="Times New Roman"/>
          <w:bCs/>
          <w:sz w:val="24"/>
          <w:szCs w:val="24"/>
        </w:rPr>
        <w:t>in</w:t>
      </w:r>
      <w:r w:rsidR="000063B2" w:rsidRPr="00033637">
        <w:rPr>
          <w:rFonts w:ascii="Times New Roman" w:hAnsi="Times New Roman" w:cs="Times New Roman"/>
          <w:bCs/>
          <w:sz w:val="24"/>
          <w:szCs w:val="24"/>
        </w:rPr>
        <w:t xml:space="preserve"> 2019 among </w:t>
      </w:r>
      <w:r w:rsidR="00B57636" w:rsidRPr="00033637">
        <w:rPr>
          <w:rFonts w:ascii="Times New Roman" w:hAnsi="Times New Roman" w:cs="Times New Roman"/>
          <w:bCs/>
          <w:sz w:val="24"/>
          <w:szCs w:val="24"/>
        </w:rPr>
        <w:t>0-</w:t>
      </w:r>
      <w:del w:id="6336" w:author="Mohammad Nayeem Hasan" w:date="2024-11-03T23:09:00Z">
        <w:r w:rsidR="00B57636" w:rsidRPr="00033637" w:rsidDel="0077291E">
          <w:rPr>
            <w:rFonts w:ascii="Times New Roman" w:hAnsi="Times New Roman" w:cs="Times New Roman"/>
            <w:bCs/>
            <w:sz w:val="24"/>
            <w:szCs w:val="24"/>
          </w:rPr>
          <w:delText xml:space="preserve">5 </w:delText>
        </w:r>
      </w:del>
      <w:ins w:id="6337" w:author="Mohammad Nayeem Hasan" w:date="2024-11-03T23:09:00Z">
        <w:r w:rsidR="0077291E" w:rsidRPr="00033637">
          <w:rPr>
            <w:rFonts w:ascii="Times New Roman" w:hAnsi="Times New Roman" w:cs="Times New Roman"/>
            <w:bCs/>
            <w:sz w:val="24"/>
            <w:szCs w:val="24"/>
          </w:rPr>
          <w:t>5-</w:t>
        </w:r>
      </w:ins>
      <w:del w:id="6338" w:author="Mohammad Nayeem Hasan" w:date="2024-11-03T23:09:00Z">
        <w:r w:rsidR="00B57636" w:rsidRPr="00033637" w:rsidDel="0077291E">
          <w:rPr>
            <w:rFonts w:ascii="Times New Roman" w:hAnsi="Times New Roman" w:cs="Times New Roman"/>
            <w:bCs/>
            <w:sz w:val="24"/>
            <w:szCs w:val="24"/>
          </w:rPr>
          <w:delText xml:space="preserve">years </w:delText>
        </w:r>
      </w:del>
      <w:ins w:id="6339" w:author="Mohammad Nayeem Hasan" w:date="2024-11-03T23:09:00Z">
        <w:r w:rsidR="0077291E" w:rsidRPr="00033637">
          <w:rPr>
            <w:rFonts w:ascii="Times New Roman" w:hAnsi="Times New Roman" w:cs="Times New Roman"/>
            <w:bCs/>
            <w:sz w:val="24"/>
            <w:szCs w:val="24"/>
          </w:rPr>
          <w:t>year-</w:t>
        </w:r>
      </w:ins>
      <w:r w:rsidR="00B57636" w:rsidRPr="00033637">
        <w:rPr>
          <w:rFonts w:ascii="Times New Roman" w:hAnsi="Times New Roman" w:cs="Times New Roman"/>
          <w:bCs/>
          <w:sz w:val="24"/>
          <w:szCs w:val="24"/>
        </w:rPr>
        <w:t xml:space="preserve">old </w:t>
      </w:r>
      <w:r w:rsidR="000063B2" w:rsidRPr="00033637">
        <w:rPr>
          <w:rFonts w:ascii="Times New Roman" w:hAnsi="Times New Roman" w:cs="Times New Roman"/>
          <w:bCs/>
          <w:sz w:val="24"/>
          <w:szCs w:val="24"/>
        </w:rPr>
        <w:t>children</w:t>
      </w:r>
      <w:r w:rsidR="00D33219" w:rsidRPr="00033637">
        <w:rPr>
          <w:rFonts w:ascii="Times New Roman" w:hAnsi="Times New Roman" w:cs="Times New Roman"/>
          <w:bCs/>
          <w:sz w:val="24"/>
          <w:szCs w:val="24"/>
        </w:rPr>
        <w:t xml:space="preserve"> in Bangladesh</w:t>
      </w:r>
      <w:r w:rsidR="000063B2" w:rsidRPr="00033637">
        <w:rPr>
          <w:rFonts w:ascii="Times New Roman" w:hAnsi="Times New Roman" w:cs="Times New Roman"/>
          <w:bCs/>
          <w:sz w:val="24"/>
          <w:szCs w:val="24"/>
        </w:rPr>
        <w:t>.</w:t>
      </w:r>
      <w:r w:rsidR="00DE1359" w:rsidRPr="00033637">
        <w:rPr>
          <w:rFonts w:ascii="Times New Roman" w:hAnsi="Times New Roman" w:cs="Times New Roman"/>
          <w:bCs/>
          <w:sz w:val="24"/>
          <w:szCs w:val="24"/>
        </w:rPr>
        <w:t xml:space="preserve"> </w:t>
      </w:r>
    </w:p>
    <w:p w14:paraId="597DB389" w14:textId="7771EE67" w:rsidR="00FC6D79" w:rsidRPr="00033637" w:rsidRDefault="00573BF3" w:rsidP="00F31FB2">
      <w:pPr>
        <w:spacing w:line="480" w:lineRule="auto"/>
        <w:ind w:firstLine="720"/>
        <w:rPr>
          <w:rFonts w:ascii="Times New Roman" w:hAnsi="Times New Roman" w:cs="Times New Roman"/>
          <w:bCs/>
          <w:sz w:val="24"/>
          <w:szCs w:val="24"/>
        </w:rPr>
      </w:pPr>
      <w:r w:rsidRPr="00033637">
        <w:rPr>
          <w:rFonts w:ascii="Times New Roman" w:hAnsi="Times New Roman" w:cs="Times New Roman"/>
          <w:bCs/>
          <w:sz w:val="24"/>
          <w:szCs w:val="24"/>
        </w:rPr>
        <w:t xml:space="preserve">The </w:t>
      </w:r>
      <w:r w:rsidR="006B4535" w:rsidRPr="00033637">
        <w:rPr>
          <w:rFonts w:ascii="Times New Roman" w:hAnsi="Times New Roman" w:cs="Times New Roman"/>
          <w:bCs/>
          <w:sz w:val="24"/>
          <w:szCs w:val="24"/>
        </w:rPr>
        <w:t xml:space="preserve">prevalence </w:t>
      </w:r>
      <w:r w:rsidRPr="00033637">
        <w:rPr>
          <w:rFonts w:ascii="Times New Roman" w:hAnsi="Times New Roman" w:cs="Times New Roman"/>
          <w:bCs/>
          <w:sz w:val="24"/>
          <w:szCs w:val="24"/>
        </w:rPr>
        <w:t xml:space="preserve">was higher for 12-23 </w:t>
      </w:r>
      <w:del w:id="6340" w:author="Mohammad Nayeem Hasan" w:date="2024-11-03T23:09:00Z">
        <w:r w:rsidR="000A40F3" w:rsidRPr="00033637" w:rsidDel="0077291E">
          <w:rPr>
            <w:rFonts w:ascii="Times New Roman" w:hAnsi="Times New Roman" w:cs="Times New Roman"/>
            <w:bCs/>
            <w:sz w:val="24"/>
            <w:szCs w:val="24"/>
          </w:rPr>
          <w:delText>months’</w:delText>
        </w:r>
        <w:r w:rsidR="00B577B1" w:rsidRPr="00033637" w:rsidDel="0077291E">
          <w:rPr>
            <w:rFonts w:ascii="Times New Roman" w:hAnsi="Times New Roman" w:cs="Times New Roman"/>
            <w:bCs/>
            <w:sz w:val="24"/>
            <w:szCs w:val="24"/>
          </w:rPr>
          <w:delText xml:space="preserve"> </w:delText>
        </w:r>
      </w:del>
      <w:ins w:id="6341" w:author="Mohammad Nayeem Hasan" w:date="2024-11-03T23:09:00Z">
        <w:r w:rsidR="0077291E" w:rsidRPr="00033637">
          <w:rPr>
            <w:rFonts w:ascii="Times New Roman" w:hAnsi="Times New Roman" w:cs="Times New Roman"/>
            <w:bCs/>
            <w:sz w:val="24"/>
            <w:szCs w:val="24"/>
          </w:rPr>
          <w:t xml:space="preserve">months </w:t>
        </w:r>
      </w:ins>
      <w:r w:rsidR="00B577B1" w:rsidRPr="00033637">
        <w:rPr>
          <w:rFonts w:ascii="Times New Roman" w:hAnsi="Times New Roman" w:cs="Times New Roman"/>
          <w:bCs/>
          <w:sz w:val="24"/>
          <w:szCs w:val="24"/>
        </w:rPr>
        <w:t>children</w:t>
      </w:r>
      <w:r w:rsidR="00F962D0" w:rsidRPr="00033637">
        <w:rPr>
          <w:rFonts w:ascii="Times New Roman" w:hAnsi="Times New Roman" w:cs="Times New Roman"/>
          <w:bCs/>
          <w:sz w:val="24"/>
          <w:szCs w:val="24"/>
        </w:rPr>
        <w:t xml:space="preserve">, followed by 0-11 </w:t>
      </w:r>
      <w:del w:id="6342" w:author="Mohammad Nayeem Hasan" w:date="2024-11-03T23:09:00Z">
        <w:r w:rsidR="009560DD" w:rsidRPr="00033637" w:rsidDel="0077291E">
          <w:rPr>
            <w:rFonts w:ascii="Times New Roman" w:hAnsi="Times New Roman" w:cs="Times New Roman"/>
            <w:bCs/>
            <w:sz w:val="24"/>
            <w:szCs w:val="24"/>
          </w:rPr>
          <w:delText>month’s</w:delText>
        </w:r>
        <w:r w:rsidR="00F962D0" w:rsidRPr="00033637" w:rsidDel="0077291E">
          <w:rPr>
            <w:rFonts w:ascii="Times New Roman" w:hAnsi="Times New Roman" w:cs="Times New Roman"/>
            <w:bCs/>
            <w:sz w:val="24"/>
            <w:szCs w:val="24"/>
          </w:rPr>
          <w:delText xml:space="preserve"> </w:delText>
        </w:r>
      </w:del>
      <w:ins w:id="6343" w:author="Mohammad Nayeem Hasan" w:date="2024-11-03T23:09:00Z">
        <w:r w:rsidR="0077291E" w:rsidRPr="00033637">
          <w:rPr>
            <w:rFonts w:ascii="Times New Roman" w:hAnsi="Times New Roman" w:cs="Times New Roman"/>
            <w:bCs/>
            <w:sz w:val="24"/>
            <w:szCs w:val="24"/>
          </w:rPr>
          <w:t xml:space="preserve">months </w:t>
        </w:r>
      </w:ins>
      <w:r w:rsidR="00F962D0" w:rsidRPr="00033637">
        <w:rPr>
          <w:rFonts w:ascii="Times New Roman" w:hAnsi="Times New Roman" w:cs="Times New Roman"/>
          <w:bCs/>
          <w:sz w:val="24"/>
          <w:szCs w:val="24"/>
        </w:rPr>
        <w:t>children</w:t>
      </w:r>
      <w:r w:rsidR="009560DD" w:rsidRPr="00033637">
        <w:rPr>
          <w:rFonts w:ascii="Times New Roman" w:hAnsi="Times New Roman" w:cs="Times New Roman"/>
          <w:bCs/>
          <w:sz w:val="24"/>
          <w:szCs w:val="24"/>
        </w:rPr>
        <w:t>, and</w:t>
      </w:r>
      <w:r w:rsidR="00E312AE" w:rsidRPr="00033637">
        <w:rPr>
          <w:rFonts w:ascii="Times New Roman" w:hAnsi="Times New Roman" w:cs="Times New Roman"/>
          <w:bCs/>
          <w:sz w:val="24"/>
          <w:szCs w:val="24"/>
        </w:rPr>
        <w:t xml:space="preserve"> </w:t>
      </w:r>
      <w:r w:rsidR="00A77E47" w:rsidRPr="00033637">
        <w:rPr>
          <w:rFonts w:ascii="Times New Roman" w:hAnsi="Times New Roman" w:cs="Times New Roman"/>
          <w:bCs/>
          <w:sz w:val="24"/>
          <w:szCs w:val="24"/>
        </w:rPr>
        <w:t xml:space="preserve">the difference is significant </w:t>
      </w:r>
      <w:r w:rsidR="007872A6" w:rsidRPr="00033637">
        <w:rPr>
          <w:rFonts w:ascii="Times New Roman" w:hAnsi="Times New Roman" w:cs="Times New Roman"/>
          <w:bCs/>
          <w:sz w:val="24"/>
          <w:szCs w:val="24"/>
        </w:rPr>
        <w:t xml:space="preserve">compared with </w:t>
      </w:r>
      <w:r w:rsidR="00C5787A" w:rsidRPr="00033637">
        <w:rPr>
          <w:rFonts w:ascii="Times New Roman" w:hAnsi="Times New Roman" w:cs="Times New Roman"/>
          <w:bCs/>
          <w:sz w:val="24"/>
          <w:szCs w:val="24"/>
        </w:rPr>
        <w:t xml:space="preserve">children </w:t>
      </w:r>
      <w:r w:rsidR="00C5061D" w:rsidRPr="00033637">
        <w:rPr>
          <w:rFonts w:ascii="Times New Roman" w:hAnsi="Times New Roman" w:cs="Times New Roman"/>
          <w:bCs/>
          <w:sz w:val="24"/>
          <w:szCs w:val="24"/>
        </w:rPr>
        <w:t xml:space="preserve">of </w:t>
      </w:r>
      <w:r w:rsidR="00C5787A" w:rsidRPr="00033637">
        <w:rPr>
          <w:rFonts w:ascii="Times New Roman" w:hAnsi="Times New Roman" w:cs="Times New Roman"/>
          <w:bCs/>
          <w:sz w:val="24"/>
          <w:szCs w:val="24"/>
        </w:rPr>
        <w:t>48</w:t>
      </w:r>
      <w:r w:rsidR="00C01C73" w:rsidRPr="00033637">
        <w:rPr>
          <w:rFonts w:ascii="Times New Roman" w:hAnsi="Times New Roman" w:cs="Times New Roman"/>
          <w:bCs/>
          <w:sz w:val="24"/>
          <w:szCs w:val="24"/>
        </w:rPr>
        <w:t>-</w:t>
      </w:r>
      <w:r w:rsidR="00C5787A" w:rsidRPr="00033637">
        <w:rPr>
          <w:rFonts w:ascii="Times New Roman" w:hAnsi="Times New Roman" w:cs="Times New Roman"/>
          <w:bCs/>
          <w:sz w:val="24"/>
          <w:szCs w:val="24"/>
        </w:rPr>
        <w:t>59 months</w:t>
      </w:r>
      <w:r w:rsidR="00B577B1" w:rsidRPr="00033637">
        <w:rPr>
          <w:rFonts w:ascii="Times New Roman" w:hAnsi="Times New Roman" w:cs="Times New Roman"/>
          <w:bCs/>
          <w:sz w:val="24"/>
          <w:szCs w:val="24"/>
        </w:rPr>
        <w:t xml:space="preserve"> </w:t>
      </w:r>
      <w:r w:rsidR="00C5061D" w:rsidRPr="00033637">
        <w:rPr>
          <w:rFonts w:ascii="Times New Roman" w:hAnsi="Times New Roman" w:cs="Times New Roman"/>
          <w:bCs/>
          <w:sz w:val="24"/>
          <w:szCs w:val="24"/>
        </w:rPr>
        <w:t xml:space="preserve">age group </w:t>
      </w:r>
      <w:r w:rsidR="00B577B1" w:rsidRPr="00033637">
        <w:rPr>
          <w:rFonts w:ascii="Times New Roman" w:hAnsi="Times New Roman" w:cs="Times New Roman"/>
          <w:bCs/>
          <w:sz w:val="24"/>
          <w:szCs w:val="24"/>
        </w:rPr>
        <w:t xml:space="preserve">in 2006, </w:t>
      </w:r>
      <w:r w:rsidR="00B577B1" w:rsidRPr="00033637">
        <w:rPr>
          <w:rFonts w:ascii="Times New Roman" w:hAnsi="Times New Roman" w:cs="Times New Roman"/>
          <w:bCs/>
          <w:sz w:val="24"/>
          <w:szCs w:val="24"/>
        </w:rPr>
        <w:lastRenderedPageBreak/>
        <w:t>2012</w:t>
      </w:r>
      <w:ins w:id="6344" w:author="Mohammad Nayeem Hasan" w:date="2024-11-03T23:09:00Z">
        <w:r w:rsidR="0077291E" w:rsidRPr="00033637">
          <w:rPr>
            <w:rFonts w:ascii="Times New Roman" w:hAnsi="Times New Roman" w:cs="Times New Roman"/>
            <w:bCs/>
            <w:sz w:val="24"/>
            <w:szCs w:val="24"/>
          </w:rPr>
          <w:t>,</w:t>
        </w:r>
      </w:ins>
      <w:r w:rsidR="00B577B1" w:rsidRPr="00033637">
        <w:rPr>
          <w:rFonts w:ascii="Times New Roman" w:hAnsi="Times New Roman" w:cs="Times New Roman"/>
          <w:bCs/>
          <w:sz w:val="24"/>
          <w:szCs w:val="24"/>
        </w:rPr>
        <w:t xml:space="preserve"> and 2019. </w:t>
      </w:r>
      <w:r w:rsidR="002A09D9" w:rsidRPr="00033637">
        <w:rPr>
          <w:rFonts w:ascii="Times New Roman" w:hAnsi="Times New Roman" w:cs="Times New Roman"/>
          <w:bCs/>
          <w:sz w:val="24"/>
          <w:szCs w:val="24"/>
        </w:rPr>
        <w:t xml:space="preserve">Children </w:t>
      </w:r>
      <w:r w:rsidR="00C01C73" w:rsidRPr="00033637">
        <w:rPr>
          <w:rFonts w:ascii="Times New Roman" w:hAnsi="Times New Roman" w:cs="Times New Roman"/>
          <w:bCs/>
          <w:sz w:val="24"/>
          <w:szCs w:val="24"/>
        </w:rPr>
        <w:t xml:space="preserve">of </w:t>
      </w:r>
      <w:ins w:id="6345" w:author="Mohammad Nayeem Hasan" w:date="2024-11-03T23:09:00Z">
        <w:r w:rsidR="0077291E" w:rsidRPr="00033637">
          <w:rPr>
            <w:rFonts w:ascii="Times New Roman" w:hAnsi="Times New Roman" w:cs="Times New Roman"/>
            <w:bCs/>
            <w:sz w:val="24"/>
            <w:szCs w:val="24"/>
          </w:rPr>
          <w:t>the </w:t>
        </w:r>
      </w:ins>
      <w:r w:rsidR="002A09D9" w:rsidRPr="00033637">
        <w:rPr>
          <w:rFonts w:ascii="Times New Roman" w:hAnsi="Times New Roman" w:cs="Times New Roman"/>
          <w:bCs/>
          <w:sz w:val="24"/>
          <w:szCs w:val="24"/>
        </w:rPr>
        <w:t xml:space="preserve">0-24 months </w:t>
      </w:r>
      <w:r w:rsidR="00C01C73" w:rsidRPr="00033637">
        <w:rPr>
          <w:rFonts w:ascii="Times New Roman" w:hAnsi="Times New Roman" w:cs="Times New Roman"/>
          <w:bCs/>
          <w:sz w:val="24"/>
          <w:szCs w:val="24"/>
        </w:rPr>
        <w:t xml:space="preserve">age group </w:t>
      </w:r>
      <w:r w:rsidR="00C710D0" w:rsidRPr="00033637">
        <w:rPr>
          <w:rFonts w:ascii="Times New Roman" w:hAnsi="Times New Roman" w:cs="Times New Roman"/>
          <w:bCs/>
          <w:sz w:val="24"/>
          <w:szCs w:val="24"/>
        </w:rPr>
        <w:t xml:space="preserve">are </w:t>
      </w:r>
      <w:r w:rsidR="003C0B43" w:rsidRPr="00033637">
        <w:rPr>
          <w:rFonts w:ascii="Times New Roman" w:hAnsi="Times New Roman" w:cs="Times New Roman"/>
          <w:bCs/>
          <w:sz w:val="24"/>
          <w:szCs w:val="24"/>
        </w:rPr>
        <w:t xml:space="preserve">in the process of </w:t>
      </w:r>
      <w:r w:rsidR="001D4FC2" w:rsidRPr="00033637">
        <w:rPr>
          <w:rFonts w:ascii="Times New Roman" w:hAnsi="Times New Roman" w:cs="Times New Roman"/>
          <w:bCs/>
          <w:sz w:val="24"/>
          <w:szCs w:val="24"/>
        </w:rPr>
        <w:t>developing immune systems</w:t>
      </w:r>
      <w:r w:rsidR="00C710D0" w:rsidRPr="00033637">
        <w:rPr>
          <w:rFonts w:ascii="Times New Roman" w:hAnsi="Times New Roman" w:cs="Times New Roman"/>
          <w:bCs/>
          <w:sz w:val="24"/>
          <w:szCs w:val="24"/>
        </w:rPr>
        <w:t xml:space="preserve"> and depend on </w:t>
      </w:r>
      <w:r w:rsidR="00BB3511" w:rsidRPr="00033637">
        <w:rPr>
          <w:rFonts w:ascii="Times New Roman" w:hAnsi="Times New Roman" w:cs="Times New Roman"/>
          <w:bCs/>
          <w:sz w:val="24"/>
          <w:szCs w:val="24"/>
        </w:rPr>
        <w:t>the</w:t>
      </w:r>
      <w:r w:rsidR="003C0B43" w:rsidRPr="00033637">
        <w:rPr>
          <w:rFonts w:ascii="Times New Roman" w:hAnsi="Times New Roman" w:cs="Times New Roman"/>
          <w:bCs/>
          <w:sz w:val="24"/>
          <w:szCs w:val="24"/>
        </w:rPr>
        <w:t>ir</w:t>
      </w:r>
      <w:r w:rsidR="00BB3511" w:rsidRPr="00033637">
        <w:rPr>
          <w:rFonts w:ascii="Times New Roman" w:hAnsi="Times New Roman" w:cs="Times New Roman"/>
          <w:bCs/>
          <w:sz w:val="24"/>
          <w:szCs w:val="24"/>
        </w:rPr>
        <w:t xml:space="preserve"> mother</w:t>
      </w:r>
      <w:r w:rsidR="003C0B43" w:rsidRPr="00033637">
        <w:rPr>
          <w:rFonts w:ascii="Times New Roman" w:hAnsi="Times New Roman" w:cs="Times New Roman"/>
          <w:bCs/>
          <w:sz w:val="24"/>
          <w:szCs w:val="24"/>
        </w:rPr>
        <w:t>s</w:t>
      </w:r>
      <w:r w:rsidR="00BB3511" w:rsidRPr="00033637">
        <w:rPr>
          <w:rFonts w:ascii="Times New Roman" w:hAnsi="Times New Roman" w:cs="Times New Roman"/>
          <w:bCs/>
          <w:sz w:val="24"/>
          <w:szCs w:val="24"/>
        </w:rPr>
        <w:t xml:space="preserve"> to be protecte</w:t>
      </w:r>
      <w:r w:rsidR="005113A6" w:rsidRPr="00033637">
        <w:rPr>
          <w:rFonts w:ascii="Times New Roman" w:hAnsi="Times New Roman" w:cs="Times New Roman"/>
          <w:bCs/>
          <w:sz w:val="24"/>
          <w:szCs w:val="24"/>
        </w:rPr>
        <w:t>d</w:t>
      </w:r>
      <w:ins w:id="6346" w:author="Mohammad Nayeem Hasan" w:date="2024-12-22T23:07:00Z" w16du:dateUtc="2024-12-22T17:07:00Z">
        <w:r w:rsidR="00F077A1" w:rsidRPr="00033637">
          <w:rPr>
            <w:rFonts w:ascii="Times New Roman" w:hAnsi="Times New Roman" w:cs="Times New Roman"/>
            <w:bCs/>
            <w:sz w:val="24"/>
            <w:szCs w:val="24"/>
          </w:rPr>
          <w:t xml:space="preserve"> </w:t>
        </w:r>
      </w:ins>
      <w:sdt>
        <w:sdtPr>
          <w:rPr>
            <w:rFonts w:ascii="Times New Roman" w:hAnsi="Times New Roman" w:cs="Times New Roman"/>
            <w:bCs/>
            <w:color w:val="000000"/>
            <w:sz w:val="24"/>
            <w:szCs w:val="24"/>
          </w:rPr>
          <w:tag w:val="MENDELEY_CITATION_v3_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"/>
          <w:id w:val="-1000499857"/>
          <w:placeholder>
            <w:docPart w:val="DefaultPlaceholder_-1854013440"/>
          </w:placeholder>
        </w:sdtPr>
        <w:sdtContent>
          <w:r w:rsidR="00FE1019" w:rsidRPr="00033637">
            <w:rPr>
              <w:rFonts w:ascii="Times New Roman" w:hAnsi="Times New Roman" w:cs="Times New Roman"/>
              <w:bCs/>
              <w:color w:val="000000"/>
              <w:sz w:val="24"/>
              <w:szCs w:val="24"/>
            </w:rPr>
            <w:t>(</w:t>
          </w:r>
          <w:proofErr w:type="spellStart"/>
          <w:r w:rsidR="00FE1019" w:rsidRPr="00033637">
            <w:rPr>
              <w:rFonts w:ascii="Times New Roman" w:hAnsi="Times New Roman" w:cs="Times New Roman"/>
              <w:bCs/>
              <w:color w:val="000000"/>
              <w:sz w:val="24"/>
              <w:szCs w:val="24"/>
            </w:rPr>
            <w:t>Siziya</w:t>
          </w:r>
          <w:proofErr w:type="spellEnd"/>
          <w:r w:rsidR="00FE1019" w:rsidRPr="00033637">
            <w:rPr>
              <w:rFonts w:ascii="Times New Roman" w:hAnsi="Times New Roman" w:cs="Times New Roman"/>
              <w:bCs/>
              <w:color w:val="000000"/>
              <w:sz w:val="24"/>
              <w:szCs w:val="24"/>
            </w:rPr>
            <w:t xml:space="preserve"> et al., 2009)</w:t>
          </w:r>
        </w:sdtContent>
      </w:sdt>
      <w:del w:id="6347" w:author="Mohammad Nayeem Hasan" w:date="2024-12-22T23:07:00Z" w16du:dateUtc="2024-12-22T17:07:00Z">
        <w:r w:rsidR="00C079CA" w:rsidRPr="00033637" w:rsidDel="00F077A1">
          <w:rPr>
            <w:rFonts w:ascii="Times New Roman" w:hAnsi="Times New Roman" w:cs="Times New Roman"/>
            <w:bCs/>
            <w:sz w:val="24"/>
            <w:szCs w:val="24"/>
          </w:rPr>
          <w:delText xml:space="preserve"> </w:delText>
        </w:r>
        <w:r w:rsidR="002C2B98" w:rsidRPr="00033637" w:rsidDel="00F077A1">
          <w:rPr>
            <w:rFonts w:ascii="Times New Roman" w:hAnsi="Times New Roman" w:cs="Times New Roman"/>
            <w:bCs/>
            <w:sz w:val="24"/>
            <w:szCs w:val="24"/>
          </w:rPr>
          <w:fldChar w:fldCharType="begin"/>
        </w:r>
        <w:r w:rsidR="00350CF8" w:rsidRPr="00033637" w:rsidDel="00F077A1">
          <w:rPr>
            <w:rFonts w:ascii="Times New Roman" w:hAnsi="Times New Roman" w:cs="Times New Roman"/>
            <w:bCs/>
            <w:sz w:val="24"/>
            <w:szCs w:val="24"/>
          </w:rPr>
          <w:delInstrText xml:space="preserve"> ADDIN ZOTERO_ITEM CSL_CITATION {"citationID":"rLJZtv67","properties":{"formattedCitation":"(Siziya, Muula, &amp; Rudatsikira, 2009)","plainCitation":"(Siziya, Muula, &amp; Rudatsikira, 2009)","noteIndex":0},"citationItems":[{"id":1536,"uris":["http://zotero.org/users/4185209/items/PG8S8A76"],"itemData":{"id":1536,"type":"article-journal","abstract":"BACKGROUND: Diarrhoea and acute respiratory conditions are common medical conditions among under-five children in resource-limited and conflict situations. The present study was conducted to estimate the prevalence and associated factors for acute respiratory conditions and diarrhoea among children under the age of five years in Iraq in 2000.\nMETHODS: Data for the Iraqi Multiple Indicator Cluster Survey were obtained from UNICEF. We estimated the prevalence of acute respiratory conditions and diarrhoea. Assessment of the associations between these two medical conditions on one hand and socio-demographic and environmental variables on the other was done using logistic regression analysis. Weighted analysis was conducted to account for complex survey design.\nRESULTS: A total of 14,676 children under the age of 5 years were reported by their mothers in the study. Of these 50.4% were males. About half (53.9%) of the children had complete vaccination status. Overall, 21.3% of the children had diarrhoea, and 6.9% had acute respiratory infection (ARI) in the last two weeks. In multivariate analysis, diarrhoea was associated with age of child, area of residence, maternal education, source of water, toilet facility, disposal of children' stool and disposal of dirty water. Compared to children aged 48-59 months, children in the age groups 6-11 months and 12-23 months were 2.22 (95%CI [2.02, 2.44]) and 1.84 (95%CI [1.71, 2.00]) times more likely, respectively, to have diarrhoea. Children whose mothers had no formal education were 11% (AOR = 1.11, 95%CI [1.04, 1.18]) more likely to have diarrhoea compared to children with mothers who had attained secondary level of education. Compared to children who belonged to households with unprotected well or river as the main source of water, children who belonged to households with piped water were 32% (AOR = 1.32, 95%CI [1.17, 1.48]) more likely to have diarrhoea while those who belonged to households with protected well were 26% (AOR = 0.74, 95%CI [0.62, 0.89]) less likely to have diarrhoea. Age of child, toilet facility, wealth, and sex of child were significantly associated with ARI.\nCONCLUSION: In a study of under-five children in Iraq in 2000, we found that history of diarrhoea and ARI were negatively associated with lower socio-economic status, adequate disposal of children's stool and dirty water, but the results were inconsistent in terms of access to potable water and sanitation facilities possibly due to non-functioning of water and sewage plants after the war. Improvement in water quality and sanitation are vital in the reduction of diarrhoeal diseases.","container-title":"Italian Journal of Pediatrics","DOI":"10.1186/1824-7288-35-8","ISSN":"1824-7288","issue":"1","journalAbbreviation":"Ital J Pediatr","language":"eng","note":"PMID: 19490665\nPMCID: PMC2687547","page":"8","source":"PubMed","title":"Diarrhoea and acute respiratory infections prevalence and risk factors among under-five children in Iraq in 2000","volume":"35","author":[{"family":"Siziya","given":"Seter"},{"family":"Muula","given":"Adamson S."},{"family":"Rudatsikira","given":"Emmanuel"}],"issued":{"date-parts":[["2009",4,25]]}}}],"schema":"https://github.com/citation-style-language/schema/raw/master/csl-citation.json"} </w:delInstrText>
        </w:r>
        <w:r w:rsidR="002C2B98" w:rsidRPr="00033637" w:rsidDel="00F077A1">
          <w:rPr>
            <w:rFonts w:ascii="Times New Roman" w:hAnsi="Times New Roman" w:cs="Times New Roman"/>
            <w:bCs/>
            <w:sz w:val="24"/>
            <w:szCs w:val="24"/>
          </w:rPr>
          <w:fldChar w:fldCharType="separate"/>
        </w:r>
        <w:r w:rsidR="00350CF8" w:rsidRPr="00033637" w:rsidDel="00F077A1">
          <w:rPr>
            <w:rFonts w:ascii="Times New Roman" w:hAnsi="Times New Roman" w:cs="Times New Roman"/>
            <w:sz w:val="24"/>
            <w:szCs w:val="24"/>
          </w:rPr>
          <w:delText>(Siziya, Muula, &amp; Rudatsikira, 2009)</w:delText>
        </w:r>
        <w:r w:rsidR="002C2B98" w:rsidRPr="00033637" w:rsidDel="00F077A1">
          <w:rPr>
            <w:rFonts w:ascii="Times New Roman" w:hAnsi="Times New Roman" w:cs="Times New Roman"/>
            <w:bCs/>
            <w:sz w:val="24"/>
            <w:szCs w:val="24"/>
          </w:rPr>
          <w:fldChar w:fldCharType="end"/>
        </w:r>
      </w:del>
      <w:r w:rsidR="005113A6" w:rsidRPr="00033637">
        <w:rPr>
          <w:rFonts w:ascii="Times New Roman" w:hAnsi="Times New Roman" w:cs="Times New Roman"/>
          <w:bCs/>
          <w:sz w:val="24"/>
          <w:szCs w:val="24"/>
        </w:rPr>
        <w:t xml:space="preserve">. </w:t>
      </w:r>
      <w:r w:rsidR="00927541" w:rsidRPr="00033637">
        <w:rPr>
          <w:rFonts w:ascii="Times New Roman" w:hAnsi="Times New Roman" w:cs="Times New Roman"/>
          <w:bCs/>
          <w:sz w:val="24"/>
          <w:szCs w:val="24"/>
        </w:rPr>
        <w:t>Also</w:t>
      </w:r>
      <w:r w:rsidR="00430B37" w:rsidRPr="00033637">
        <w:rPr>
          <w:rFonts w:ascii="Times New Roman" w:hAnsi="Times New Roman" w:cs="Times New Roman"/>
          <w:bCs/>
          <w:sz w:val="24"/>
          <w:szCs w:val="24"/>
        </w:rPr>
        <w:t>,</w:t>
      </w:r>
      <w:r w:rsidR="00927541" w:rsidRPr="00033637">
        <w:rPr>
          <w:rFonts w:ascii="Times New Roman" w:hAnsi="Times New Roman" w:cs="Times New Roman"/>
          <w:bCs/>
          <w:sz w:val="24"/>
          <w:szCs w:val="24"/>
        </w:rPr>
        <w:t xml:space="preserve"> children </w:t>
      </w:r>
      <w:r w:rsidR="00E360F2" w:rsidRPr="00033637">
        <w:rPr>
          <w:rFonts w:ascii="Times New Roman" w:hAnsi="Times New Roman" w:cs="Times New Roman"/>
          <w:bCs/>
          <w:sz w:val="24"/>
          <w:szCs w:val="24"/>
        </w:rPr>
        <w:t xml:space="preserve">from 6 to 24 </w:t>
      </w:r>
      <w:del w:id="6348" w:author="Mohammad Nayeem Hasan" w:date="2024-11-03T23:09:00Z">
        <w:r w:rsidR="000A40F3" w:rsidRPr="00033637" w:rsidDel="0077291E">
          <w:rPr>
            <w:rFonts w:ascii="Times New Roman" w:hAnsi="Times New Roman" w:cs="Times New Roman"/>
            <w:bCs/>
            <w:sz w:val="24"/>
            <w:szCs w:val="24"/>
          </w:rPr>
          <w:delText>months’</w:delText>
        </w:r>
        <w:r w:rsidR="00E360F2" w:rsidRPr="00033637" w:rsidDel="0077291E">
          <w:rPr>
            <w:rFonts w:ascii="Times New Roman" w:hAnsi="Times New Roman" w:cs="Times New Roman"/>
            <w:bCs/>
            <w:sz w:val="24"/>
            <w:szCs w:val="24"/>
          </w:rPr>
          <w:delText xml:space="preserve"> </w:delText>
        </w:r>
      </w:del>
      <w:ins w:id="6349" w:author="Mohammad Nayeem Hasan" w:date="2024-11-03T23:09:00Z">
        <w:r w:rsidR="0077291E" w:rsidRPr="00033637">
          <w:rPr>
            <w:rFonts w:ascii="Times New Roman" w:hAnsi="Times New Roman" w:cs="Times New Roman"/>
            <w:bCs/>
            <w:sz w:val="24"/>
            <w:szCs w:val="24"/>
          </w:rPr>
          <w:t xml:space="preserve">months </w:t>
        </w:r>
      </w:ins>
      <w:r w:rsidR="00B84BB3" w:rsidRPr="00033637">
        <w:rPr>
          <w:rFonts w:ascii="Times New Roman" w:hAnsi="Times New Roman" w:cs="Times New Roman"/>
          <w:bCs/>
          <w:sz w:val="24"/>
          <w:szCs w:val="24"/>
        </w:rPr>
        <w:t>start crawling all over the house and put whatever they find around them in their month</w:t>
      </w:r>
      <w:r w:rsidR="00A16E2F" w:rsidRPr="00033637">
        <w:rPr>
          <w:rFonts w:ascii="Times New Roman" w:hAnsi="Times New Roman" w:cs="Times New Roman"/>
          <w:bCs/>
          <w:sz w:val="24"/>
          <w:szCs w:val="24"/>
        </w:rPr>
        <w:t xml:space="preserve">. </w:t>
      </w:r>
      <w:r w:rsidR="00135383" w:rsidRPr="00033637">
        <w:rPr>
          <w:rFonts w:ascii="Times New Roman" w:hAnsi="Times New Roman" w:cs="Times New Roman"/>
          <w:bCs/>
          <w:sz w:val="24"/>
          <w:szCs w:val="24"/>
        </w:rPr>
        <w:t>As they gr</w:t>
      </w:r>
      <w:r w:rsidR="00430B37" w:rsidRPr="00033637">
        <w:rPr>
          <w:rFonts w:ascii="Times New Roman" w:hAnsi="Times New Roman" w:cs="Times New Roman"/>
          <w:bCs/>
          <w:sz w:val="24"/>
          <w:szCs w:val="24"/>
        </w:rPr>
        <w:t>adually grow up, they</w:t>
      </w:r>
      <w:r w:rsidR="00135383" w:rsidRPr="00033637">
        <w:rPr>
          <w:rFonts w:ascii="Times New Roman" w:hAnsi="Times New Roman" w:cs="Times New Roman"/>
          <w:bCs/>
          <w:sz w:val="24"/>
          <w:szCs w:val="24"/>
        </w:rPr>
        <w:t xml:space="preserve"> learn what </w:t>
      </w:r>
      <w:r w:rsidR="004632D8" w:rsidRPr="00033637">
        <w:rPr>
          <w:rFonts w:ascii="Times New Roman" w:hAnsi="Times New Roman" w:cs="Times New Roman"/>
          <w:bCs/>
          <w:sz w:val="24"/>
          <w:szCs w:val="24"/>
        </w:rPr>
        <w:t>is not to eat or put in their mouths</w:t>
      </w:r>
      <w:ins w:id="6350" w:author="Mohammad Nayeem Hasan" w:date="2024-12-22T23:08:00Z" w16du:dateUtc="2024-12-22T17:08:00Z">
        <w:r w:rsidR="00050414" w:rsidRPr="00033637">
          <w:rPr>
            <w:rFonts w:ascii="Times New Roman" w:hAnsi="Times New Roman" w:cs="Times New Roman"/>
            <w:bCs/>
            <w:sz w:val="24"/>
            <w:szCs w:val="24"/>
          </w:rPr>
          <w:t xml:space="preserve"> </w:t>
        </w:r>
      </w:ins>
      <w:sdt>
        <w:sdtPr>
          <w:rPr>
            <w:rFonts w:ascii="Times New Roman" w:hAnsi="Times New Roman" w:cs="Times New Roman"/>
            <w:bCs/>
            <w:color w:val="000000"/>
            <w:sz w:val="24"/>
            <w:szCs w:val="24"/>
          </w:rPr>
          <w:tag w:val="MENDELEY_CITATION_v3_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"/>
          <w:id w:val="1503092452"/>
          <w:placeholder>
            <w:docPart w:val="DefaultPlaceholder_-1854013440"/>
          </w:placeholder>
        </w:sdtPr>
        <w:sdtContent>
          <w:r w:rsidR="00FE1019" w:rsidRPr="00033637">
            <w:rPr>
              <w:rFonts w:ascii="Times New Roman" w:hAnsi="Times New Roman" w:cs="Times New Roman"/>
              <w:bCs/>
              <w:color w:val="000000"/>
              <w:sz w:val="24"/>
              <w:szCs w:val="24"/>
            </w:rPr>
            <w:t>(</w:t>
          </w:r>
          <w:proofErr w:type="spellStart"/>
          <w:r w:rsidR="00FE1019" w:rsidRPr="00033637">
            <w:rPr>
              <w:rFonts w:ascii="Times New Roman" w:hAnsi="Times New Roman" w:cs="Times New Roman"/>
              <w:bCs/>
              <w:color w:val="000000"/>
              <w:sz w:val="24"/>
              <w:szCs w:val="24"/>
            </w:rPr>
            <w:t>Negesse</w:t>
          </w:r>
          <w:proofErr w:type="spellEnd"/>
          <w:r w:rsidR="00FE1019" w:rsidRPr="00033637">
            <w:rPr>
              <w:rFonts w:ascii="Times New Roman" w:hAnsi="Times New Roman" w:cs="Times New Roman"/>
              <w:bCs/>
              <w:color w:val="000000"/>
              <w:sz w:val="24"/>
              <w:szCs w:val="24"/>
            </w:rPr>
            <w:t xml:space="preserve"> et al., 2021)</w:t>
          </w:r>
        </w:sdtContent>
      </w:sdt>
      <w:del w:id="6351" w:author="Mohammad Nayeem Hasan" w:date="2024-12-22T23:08:00Z" w16du:dateUtc="2024-12-22T17:08:00Z">
        <w:r w:rsidR="007774B5" w:rsidRPr="00033637" w:rsidDel="00050414">
          <w:rPr>
            <w:rFonts w:ascii="Times New Roman" w:hAnsi="Times New Roman" w:cs="Times New Roman"/>
            <w:bCs/>
            <w:sz w:val="24"/>
            <w:szCs w:val="24"/>
          </w:rPr>
          <w:delText xml:space="preserve"> </w:delText>
        </w:r>
        <w:r w:rsidR="007774B5" w:rsidRPr="00033637" w:rsidDel="00050414">
          <w:rPr>
            <w:rFonts w:ascii="Times New Roman" w:hAnsi="Times New Roman" w:cs="Times New Roman"/>
            <w:bCs/>
            <w:sz w:val="24"/>
            <w:szCs w:val="24"/>
          </w:rPr>
          <w:fldChar w:fldCharType="begin"/>
        </w:r>
        <w:r w:rsidR="00350CF8" w:rsidRPr="00033637" w:rsidDel="00050414">
          <w:rPr>
            <w:rFonts w:ascii="Times New Roman" w:hAnsi="Times New Roman" w:cs="Times New Roman"/>
            <w:bCs/>
            <w:sz w:val="24"/>
            <w:szCs w:val="24"/>
          </w:rPr>
          <w:delInstrText xml:space="preserve"> ADDIN ZOTERO_ITEM CSL_CITATION {"citationID":"7b9n0cmJ","properties":{"formattedCitation":"(Negesse, Taddese, Negesse, &amp; Ayele, 2021)","plainCitation":"(Negesse, Taddese, Negesse, &amp; Ayele, 2021)","noteIndex":0},"citationItems":[{"id":1545,"uris":["http://zotero.org/users/4185209/items/AHVGUDHX"],"itemData":{"id":1545,"type":"article-journal","abstract":"Despite significant progress in the reduction of under-five child deaths over the last decades in Ethiopia, still diarrhea remains the second cause of morbidity and mortality among under five children next to pneumonia.","container-title":"BMC Public Health","DOI":"10.1186/s12889-021-10191-3","ISSN":"1471-2458","issue":"1","journalAbbreviation":"BMC Public Health","page":"193","source":"BioMed Central","title":"Trends and determinants of diarrhea among under-five children in Ethiopia: cross-sectional study: multivariate decomposition and multilevel analysis based on Bayesian approach evidenced by EDHS 2000–2016 data","title-short":"Trends and determinants of diarrhea among under-five children in Ethiopia","volume":"21","author":[{"family":"Negesse","given":"Yilkal"},{"family":"Taddese","given":"Asefa Adimasu"},{"family":"Negesse","given":"Ayenew"},{"family":"Ayele","given":"Tadesse Awoke"}],"issued":{"date-parts":[["2021",1,22]]}}}],"schema":"https://github.com/citation-style-language/schema/raw/master/csl-citation.json"} </w:delInstrText>
        </w:r>
        <w:r w:rsidR="007774B5" w:rsidRPr="00033637" w:rsidDel="00050414">
          <w:rPr>
            <w:rFonts w:ascii="Times New Roman" w:hAnsi="Times New Roman" w:cs="Times New Roman"/>
            <w:bCs/>
            <w:sz w:val="24"/>
            <w:szCs w:val="24"/>
          </w:rPr>
          <w:fldChar w:fldCharType="separate"/>
        </w:r>
        <w:r w:rsidR="00350CF8" w:rsidRPr="00033637" w:rsidDel="00050414">
          <w:rPr>
            <w:rFonts w:ascii="Times New Roman" w:hAnsi="Times New Roman" w:cs="Times New Roman"/>
            <w:sz w:val="24"/>
            <w:szCs w:val="24"/>
          </w:rPr>
          <w:delText>(Negesse, Taddese, Negesse, &amp; Ayele, 2021)</w:delText>
        </w:r>
        <w:r w:rsidR="007774B5" w:rsidRPr="00033637" w:rsidDel="00050414">
          <w:rPr>
            <w:rFonts w:ascii="Times New Roman" w:hAnsi="Times New Roman" w:cs="Times New Roman"/>
            <w:bCs/>
            <w:sz w:val="24"/>
            <w:szCs w:val="24"/>
          </w:rPr>
          <w:fldChar w:fldCharType="end"/>
        </w:r>
      </w:del>
      <w:r w:rsidR="004632D8" w:rsidRPr="00033637">
        <w:rPr>
          <w:rFonts w:ascii="Times New Roman" w:hAnsi="Times New Roman" w:cs="Times New Roman"/>
          <w:bCs/>
          <w:sz w:val="24"/>
          <w:szCs w:val="24"/>
        </w:rPr>
        <w:t xml:space="preserve">. </w:t>
      </w:r>
      <w:r w:rsidR="00A719E9" w:rsidRPr="00033637">
        <w:rPr>
          <w:rFonts w:ascii="Times New Roman" w:hAnsi="Times New Roman" w:cs="Times New Roman"/>
          <w:bCs/>
          <w:sz w:val="24"/>
          <w:szCs w:val="24"/>
        </w:rPr>
        <w:t xml:space="preserve">The findings from </w:t>
      </w:r>
      <w:r w:rsidR="0058699E" w:rsidRPr="00033637">
        <w:rPr>
          <w:rFonts w:ascii="Times New Roman" w:hAnsi="Times New Roman" w:cs="Times New Roman"/>
          <w:bCs/>
          <w:sz w:val="24"/>
          <w:szCs w:val="24"/>
        </w:rPr>
        <w:t xml:space="preserve">previous </w:t>
      </w:r>
      <w:r w:rsidR="00A719E9" w:rsidRPr="00033637">
        <w:rPr>
          <w:rFonts w:ascii="Times New Roman" w:hAnsi="Times New Roman" w:cs="Times New Roman"/>
          <w:bCs/>
          <w:sz w:val="24"/>
          <w:szCs w:val="24"/>
        </w:rPr>
        <w:t xml:space="preserve">studies in </w:t>
      </w:r>
      <w:r w:rsidR="007763D8" w:rsidRPr="00033637">
        <w:rPr>
          <w:rFonts w:ascii="Times New Roman" w:hAnsi="Times New Roman" w:cs="Times New Roman"/>
          <w:bCs/>
          <w:sz w:val="24"/>
          <w:szCs w:val="24"/>
        </w:rPr>
        <w:t xml:space="preserve">Bangladesh, </w:t>
      </w:r>
      <w:r w:rsidR="00A719E9" w:rsidRPr="00033637">
        <w:rPr>
          <w:rFonts w:ascii="Times New Roman" w:hAnsi="Times New Roman" w:cs="Times New Roman"/>
          <w:bCs/>
          <w:sz w:val="24"/>
          <w:szCs w:val="24"/>
        </w:rPr>
        <w:t xml:space="preserve">Ethiopia, </w:t>
      </w:r>
      <w:r w:rsidR="000F6469" w:rsidRPr="00033637">
        <w:rPr>
          <w:rFonts w:ascii="Times New Roman" w:hAnsi="Times New Roman" w:cs="Times New Roman"/>
          <w:bCs/>
          <w:sz w:val="24"/>
          <w:szCs w:val="24"/>
        </w:rPr>
        <w:t>Niger, Nigeria, Camero</w:t>
      </w:r>
      <w:r w:rsidR="00EC1384" w:rsidRPr="00033637">
        <w:rPr>
          <w:rFonts w:ascii="Times New Roman" w:hAnsi="Times New Roman" w:cs="Times New Roman"/>
          <w:bCs/>
          <w:sz w:val="24"/>
          <w:szCs w:val="24"/>
        </w:rPr>
        <w:t xml:space="preserve">on, </w:t>
      </w:r>
      <w:r w:rsidR="00430B37" w:rsidRPr="00033637">
        <w:rPr>
          <w:rFonts w:ascii="Times New Roman" w:hAnsi="Times New Roman" w:cs="Times New Roman"/>
          <w:bCs/>
          <w:sz w:val="24"/>
          <w:szCs w:val="24"/>
        </w:rPr>
        <w:t xml:space="preserve">and </w:t>
      </w:r>
      <w:r w:rsidR="00EC1384" w:rsidRPr="00033637">
        <w:rPr>
          <w:rFonts w:ascii="Times New Roman" w:hAnsi="Times New Roman" w:cs="Times New Roman"/>
          <w:bCs/>
          <w:sz w:val="24"/>
          <w:szCs w:val="24"/>
        </w:rPr>
        <w:t>Ghana</w:t>
      </w:r>
      <w:r w:rsidR="000F6469" w:rsidRPr="00033637">
        <w:rPr>
          <w:rFonts w:ascii="Times New Roman" w:hAnsi="Times New Roman" w:cs="Times New Roman"/>
          <w:bCs/>
          <w:sz w:val="24"/>
          <w:szCs w:val="24"/>
        </w:rPr>
        <w:t xml:space="preserve"> </w:t>
      </w:r>
      <w:r w:rsidR="00CD1C31" w:rsidRPr="00033637">
        <w:rPr>
          <w:rFonts w:ascii="Times New Roman" w:hAnsi="Times New Roman" w:cs="Times New Roman"/>
          <w:bCs/>
          <w:sz w:val="24"/>
          <w:szCs w:val="24"/>
        </w:rPr>
        <w:t>were similar to this</w:t>
      </w:r>
      <w:ins w:id="6352" w:author="Mohammad Nayeem Hasan" w:date="2024-12-22T23:10:00Z" w16du:dateUtc="2024-12-22T17:10:00Z">
        <w:r w:rsidR="00050414" w:rsidRPr="00033637">
          <w:rPr>
            <w:rFonts w:ascii="Times New Roman" w:hAnsi="Times New Roman" w:cs="Times New Roman"/>
            <w:bCs/>
            <w:sz w:val="24"/>
            <w:szCs w:val="24"/>
          </w:rPr>
          <w:t xml:space="preserve"> </w:t>
        </w:r>
      </w:ins>
      <w:customXmlInsRangeStart w:id="6353" w:author="Mohammad Nayeem Hasan" w:date="2024-12-22T23:09:00Z"/>
      <w:sdt>
        <w:sdtPr>
          <w:rPr>
            <w:rFonts w:ascii="Times New Roman" w:hAnsi="Times New Roman" w:cs="Times New Roman"/>
            <w:color w:val="000000"/>
            <w:sz w:val="24"/>
            <w:szCs w:val="24"/>
          </w:rPr>
          <w:tag w:val="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"/>
          <w:id w:val="326871266"/>
          <w:placeholder>
            <w:docPart w:val="1EA6CB7153BA4E3985241D079961E3A1"/>
          </w:placeholder>
        </w:sdtPr>
        <w:sdtContent>
          <w:customXmlInsRangeEnd w:id="6353"/>
          <w:r w:rsidR="00FE1019" w:rsidRPr="00033637">
            <w:rPr>
              <w:rFonts w:ascii="Times New Roman" w:eastAsia="Times New Roman" w:hAnsi="Times New Roman" w:cs="Times New Roman"/>
              <w:color w:val="000000"/>
              <w:sz w:val="24"/>
              <w:szCs w:val="24"/>
              <w:rPrChange w:id="6354" w:author="Mohammad Nayeem Hasan" w:date="2024-12-23T01:53:00Z" w16du:dateUtc="2024-12-22T19:53:00Z">
                <w:rPr>
                  <w:rFonts w:eastAsia="Times New Roman"/>
                  <w:color w:val="000000"/>
                  <w:sz w:val="24"/>
                </w:rPr>
              </w:rPrChange>
            </w:rPr>
            <w:t xml:space="preserve">(Bado et al., 2016; Caruso et al., 2010; Melese et al., 2019; </w:t>
          </w:r>
          <w:proofErr w:type="spellStart"/>
          <w:r w:rsidR="00FE1019" w:rsidRPr="00033637">
            <w:rPr>
              <w:rFonts w:ascii="Times New Roman" w:eastAsia="Times New Roman" w:hAnsi="Times New Roman" w:cs="Times New Roman"/>
              <w:color w:val="000000"/>
              <w:sz w:val="24"/>
              <w:szCs w:val="24"/>
              <w:rPrChange w:id="6355" w:author="Mohammad Nayeem Hasan" w:date="2024-12-23T01:53:00Z" w16du:dateUtc="2024-12-22T19:53:00Z">
                <w:rPr>
                  <w:rFonts w:eastAsia="Times New Roman"/>
                  <w:color w:val="000000"/>
                  <w:sz w:val="24"/>
                </w:rPr>
              </w:rPrChange>
            </w:rPr>
            <w:t>Negesse</w:t>
          </w:r>
          <w:proofErr w:type="spellEnd"/>
          <w:r w:rsidR="00FE1019" w:rsidRPr="00033637">
            <w:rPr>
              <w:rFonts w:ascii="Times New Roman" w:eastAsia="Times New Roman" w:hAnsi="Times New Roman" w:cs="Times New Roman"/>
              <w:color w:val="000000"/>
              <w:sz w:val="24"/>
              <w:szCs w:val="24"/>
              <w:rPrChange w:id="6356" w:author="Mohammad Nayeem Hasan" w:date="2024-12-23T01:53:00Z" w16du:dateUtc="2024-12-22T19:53:00Z">
                <w:rPr>
                  <w:rFonts w:eastAsia="Times New Roman"/>
                  <w:color w:val="000000"/>
                  <w:sz w:val="24"/>
                </w:rPr>
              </w:rPrChange>
            </w:rPr>
            <w:t xml:space="preserve"> et al., 2021; Rahman &amp; Hossain, 2022; Tambe et al., 2015)</w:t>
          </w:r>
          <w:customXmlInsRangeStart w:id="6357" w:author="Mohammad Nayeem Hasan" w:date="2024-12-22T23:09:00Z"/>
        </w:sdtContent>
      </w:sdt>
      <w:customXmlInsRangeEnd w:id="6357"/>
      <w:r w:rsidR="00CD1C31" w:rsidRPr="00033637">
        <w:rPr>
          <w:rFonts w:ascii="Times New Roman" w:hAnsi="Times New Roman" w:cs="Times New Roman"/>
          <w:bCs/>
          <w:sz w:val="24"/>
          <w:szCs w:val="24"/>
        </w:rPr>
        <w:t>.</w:t>
      </w:r>
    </w:p>
    <w:p w14:paraId="5DE3B12A" w14:textId="02570ED6" w:rsidR="00483E1C" w:rsidRPr="00033637" w:rsidRDefault="009E1888" w:rsidP="00F31FB2">
      <w:pPr>
        <w:spacing w:line="480" w:lineRule="auto"/>
        <w:ind w:firstLine="720"/>
        <w:rPr>
          <w:rFonts w:ascii="Times New Roman" w:hAnsi="Times New Roman" w:cs="Times New Roman"/>
          <w:bCs/>
          <w:sz w:val="24"/>
          <w:szCs w:val="24"/>
          <w:lang w:val="en-CA"/>
          <w:rPrChange w:id="6358" w:author="Mohammad Nayeem Hasan" w:date="2024-12-23T01:53:00Z" w16du:dateUtc="2024-12-22T19:53:00Z">
            <w:rPr>
              <w:rFonts w:ascii="Times New Roman" w:hAnsi="Times New Roman" w:cs="Times New Roman"/>
              <w:bCs/>
              <w:sz w:val="24"/>
              <w:szCs w:val="24"/>
              <w:lang w:val="fr-FR"/>
            </w:rPr>
          </w:rPrChange>
        </w:rPr>
      </w:pPr>
      <w:r w:rsidRPr="00033637">
        <w:rPr>
          <w:rFonts w:ascii="Times New Roman" w:hAnsi="Times New Roman" w:cs="Times New Roman"/>
          <w:bCs/>
          <w:sz w:val="24"/>
          <w:szCs w:val="24"/>
        </w:rPr>
        <w:t>Findings showed that t</w:t>
      </w:r>
      <w:r w:rsidR="00483E1C" w:rsidRPr="00033637">
        <w:rPr>
          <w:rFonts w:ascii="Times New Roman" w:hAnsi="Times New Roman" w:cs="Times New Roman"/>
          <w:bCs/>
          <w:sz w:val="24"/>
          <w:szCs w:val="24"/>
        </w:rPr>
        <w:t>he</w:t>
      </w:r>
      <w:r w:rsidR="00430B37" w:rsidRPr="00033637">
        <w:rPr>
          <w:rFonts w:ascii="Times New Roman" w:hAnsi="Times New Roman" w:cs="Times New Roman"/>
          <w:bCs/>
          <w:sz w:val="24"/>
          <w:szCs w:val="24"/>
        </w:rPr>
        <w:t xml:space="preserve"> chance </w:t>
      </w:r>
      <w:r w:rsidR="00F3071C" w:rsidRPr="00033637">
        <w:rPr>
          <w:rFonts w:ascii="Times New Roman" w:hAnsi="Times New Roman" w:cs="Times New Roman"/>
          <w:bCs/>
          <w:sz w:val="24"/>
          <w:szCs w:val="24"/>
        </w:rPr>
        <w:t xml:space="preserve">of </w:t>
      </w:r>
      <w:r w:rsidR="00430B37" w:rsidRPr="00033637">
        <w:rPr>
          <w:rFonts w:ascii="Times New Roman" w:hAnsi="Times New Roman" w:cs="Times New Roman"/>
          <w:bCs/>
          <w:sz w:val="24"/>
          <w:szCs w:val="24"/>
        </w:rPr>
        <w:t xml:space="preserve">having diarrhea was significantly higher for children from the poorest families </w:t>
      </w:r>
      <w:r w:rsidR="00483E1C" w:rsidRPr="00033637">
        <w:rPr>
          <w:rFonts w:ascii="Times New Roman" w:hAnsi="Times New Roman" w:cs="Times New Roman"/>
          <w:bCs/>
          <w:sz w:val="24"/>
          <w:szCs w:val="24"/>
        </w:rPr>
        <w:t xml:space="preserve">in 2006 </w:t>
      </w:r>
      <w:r w:rsidR="00430B37" w:rsidRPr="00033637">
        <w:rPr>
          <w:rFonts w:ascii="Times New Roman" w:hAnsi="Times New Roman" w:cs="Times New Roman"/>
          <w:bCs/>
          <w:sz w:val="24"/>
          <w:szCs w:val="24"/>
        </w:rPr>
        <w:t xml:space="preserve">and </w:t>
      </w:r>
      <w:r w:rsidR="00483E1C" w:rsidRPr="00033637">
        <w:rPr>
          <w:rFonts w:ascii="Times New Roman" w:hAnsi="Times New Roman" w:cs="Times New Roman"/>
          <w:bCs/>
          <w:sz w:val="24"/>
          <w:szCs w:val="24"/>
        </w:rPr>
        <w:t xml:space="preserve">children from the second wealth index in 2019. </w:t>
      </w:r>
      <w:r w:rsidR="003A10F8" w:rsidRPr="00033637">
        <w:rPr>
          <w:rFonts w:ascii="Times New Roman" w:hAnsi="Times New Roman" w:cs="Times New Roman"/>
          <w:bCs/>
          <w:sz w:val="24"/>
          <w:szCs w:val="24"/>
        </w:rPr>
        <w:t xml:space="preserve">Children from </w:t>
      </w:r>
      <w:r w:rsidR="00DD1A91" w:rsidRPr="00033637">
        <w:rPr>
          <w:rFonts w:ascii="Times New Roman" w:hAnsi="Times New Roman" w:cs="Times New Roman"/>
          <w:bCs/>
          <w:sz w:val="24"/>
          <w:szCs w:val="24"/>
        </w:rPr>
        <w:t>poor</w:t>
      </w:r>
      <w:r w:rsidR="003A10F8" w:rsidRPr="00033637">
        <w:rPr>
          <w:rFonts w:ascii="Times New Roman" w:hAnsi="Times New Roman" w:cs="Times New Roman"/>
          <w:bCs/>
          <w:sz w:val="24"/>
          <w:szCs w:val="24"/>
        </w:rPr>
        <w:t xml:space="preserve"> families </w:t>
      </w:r>
      <w:r w:rsidR="00D0539D" w:rsidRPr="00033637">
        <w:rPr>
          <w:rFonts w:ascii="Times New Roman" w:hAnsi="Times New Roman" w:cs="Times New Roman"/>
          <w:bCs/>
          <w:sz w:val="24"/>
          <w:szCs w:val="24"/>
        </w:rPr>
        <w:t xml:space="preserve">have more </w:t>
      </w:r>
      <w:r w:rsidR="00131298" w:rsidRPr="00033637">
        <w:rPr>
          <w:rFonts w:ascii="Times New Roman" w:hAnsi="Times New Roman" w:cs="Times New Roman"/>
          <w:bCs/>
          <w:sz w:val="24"/>
          <w:szCs w:val="24"/>
        </w:rPr>
        <w:t>probabilit</w:t>
      </w:r>
      <w:r w:rsidR="004F2027" w:rsidRPr="00033637">
        <w:rPr>
          <w:rFonts w:ascii="Times New Roman" w:hAnsi="Times New Roman" w:cs="Times New Roman"/>
          <w:bCs/>
          <w:sz w:val="24"/>
          <w:szCs w:val="24"/>
        </w:rPr>
        <w:t>y</w:t>
      </w:r>
      <w:r w:rsidR="003A10F8" w:rsidRPr="00033637">
        <w:rPr>
          <w:rFonts w:ascii="Times New Roman" w:hAnsi="Times New Roman" w:cs="Times New Roman"/>
          <w:bCs/>
          <w:sz w:val="24"/>
          <w:szCs w:val="24"/>
        </w:rPr>
        <w:t xml:space="preserve"> </w:t>
      </w:r>
      <w:del w:id="6359" w:author="Mohammad Nayeem Hasan" w:date="2024-11-03T23:09:00Z">
        <w:r w:rsidR="003A10F8" w:rsidRPr="00033637" w:rsidDel="0077291E">
          <w:rPr>
            <w:rFonts w:ascii="Times New Roman" w:hAnsi="Times New Roman" w:cs="Times New Roman"/>
            <w:bCs/>
            <w:sz w:val="24"/>
            <w:szCs w:val="24"/>
          </w:rPr>
          <w:delText>t</w:delText>
        </w:r>
      </w:del>
      <w:r w:rsidR="003A10F8" w:rsidRPr="00033637">
        <w:rPr>
          <w:rFonts w:ascii="Times New Roman" w:hAnsi="Times New Roman" w:cs="Times New Roman"/>
          <w:bCs/>
          <w:sz w:val="24"/>
          <w:szCs w:val="24"/>
        </w:rPr>
        <w:t>o</w:t>
      </w:r>
      <w:ins w:id="6360" w:author="Mohammad Nayeem Hasan" w:date="2024-11-03T23:09:00Z">
        <w:r w:rsidR="0077291E" w:rsidRPr="00033637">
          <w:rPr>
            <w:rFonts w:ascii="Times New Roman" w:hAnsi="Times New Roman" w:cs="Times New Roman"/>
            <w:bCs/>
            <w:sz w:val="24"/>
            <w:szCs w:val="24"/>
          </w:rPr>
          <w:t>f</w:t>
        </w:r>
      </w:ins>
      <w:r w:rsidR="003A10F8" w:rsidRPr="00033637">
        <w:rPr>
          <w:rFonts w:ascii="Times New Roman" w:hAnsi="Times New Roman" w:cs="Times New Roman"/>
          <w:bCs/>
          <w:sz w:val="24"/>
          <w:szCs w:val="24"/>
        </w:rPr>
        <w:t xml:space="preserve"> be</w:t>
      </w:r>
      <w:ins w:id="6361" w:author="Mohammad Nayeem Hasan" w:date="2024-11-03T23:09:00Z">
        <w:r w:rsidR="0077291E" w:rsidRPr="00033637">
          <w:rPr>
            <w:rFonts w:ascii="Times New Roman" w:hAnsi="Times New Roman" w:cs="Times New Roman"/>
            <w:bCs/>
            <w:sz w:val="24"/>
            <w:szCs w:val="24"/>
          </w:rPr>
          <w:t>ing</w:t>
        </w:r>
      </w:ins>
      <w:r w:rsidR="003A10F8" w:rsidRPr="00033637">
        <w:rPr>
          <w:rFonts w:ascii="Times New Roman" w:hAnsi="Times New Roman" w:cs="Times New Roman"/>
          <w:bCs/>
          <w:sz w:val="24"/>
          <w:szCs w:val="24"/>
        </w:rPr>
        <w:t xml:space="preserve"> </w:t>
      </w:r>
      <w:r w:rsidR="00430B37" w:rsidRPr="00033637">
        <w:rPr>
          <w:rFonts w:ascii="Times New Roman" w:hAnsi="Times New Roman" w:cs="Times New Roman"/>
          <w:bCs/>
          <w:sz w:val="24"/>
          <w:szCs w:val="24"/>
        </w:rPr>
        <w:t>a</w:t>
      </w:r>
      <w:r w:rsidR="003A10F8" w:rsidRPr="00033637">
        <w:rPr>
          <w:rFonts w:ascii="Times New Roman" w:hAnsi="Times New Roman" w:cs="Times New Roman"/>
          <w:bCs/>
          <w:sz w:val="24"/>
          <w:szCs w:val="24"/>
        </w:rPr>
        <w:t>ffected by several childhood illness</w:t>
      </w:r>
      <w:r w:rsidR="00021968" w:rsidRPr="00033637">
        <w:rPr>
          <w:rFonts w:ascii="Times New Roman" w:hAnsi="Times New Roman" w:cs="Times New Roman"/>
          <w:bCs/>
          <w:sz w:val="24"/>
          <w:szCs w:val="24"/>
        </w:rPr>
        <w:t>es</w:t>
      </w:r>
      <w:r w:rsidR="003A10F8" w:rsidRPr="00033637">
        <w:rPr>
          <w:rFonts w:ascii="Times New Roman" w:hAnsi="Times New Roman" w:cs="Times New Roman"/>
          <w:bCs/>
          <w:sz w:val="24"/>
          <w:szCs w:val="24"/>
        </w:rPr>
        <w:t xml:space="preserve"> due to </w:t>
      </w:r>
      <w:r w:rsidR="00195AE1" w:rsidRPr="00033637">
        <w:rPr>
          <w:rFonts w:ascii="Times New Roman" w:hAnsi="Times New Roman" w:cs="Times New Roman"/>
          <w:bCs/>
          <w:sz w:val="24"/>
          <w:szCs w:val="24"/>
        </w:rPr>
        <w:t xml:space="preserve">poor living conditions, </w:t>
      </w:r>
      <w:r w:rsidR="005D6F00" w:rsidRPr="00033637">
        <w:rPr>
          <w:rFonts w:ascii="Times New Roman" w:hAnsi="Times New Roman" w:cs="Times New Roman"/>
          <w:bCs/>
          <w:sz w:val="24"/>
          <w:szCs w:val="24"/>
        </w:rPr>
        <w:t xml:space="preserve">not having enough nutritious food, </w:t>
      </w:r>
      <w:r w:rsidR="00021968" w:rsidRPr="00033637">
        <w:rPr>
          <w:rFonts w:ascii="Times New Roman" w:hAnsi="Times New Roman" w:cs="Times New Roman"/>
          <w:bCs/>
          <w:sz w:val="24"/>
          <w:szCs w:val="24"/>
        </w:rPr>
        <w:t xml:space="preserve">and </w:t>
      </w:r>
      <w:r w:rsidR="009D7D73" w:rsidRPr="00033637">
        <w:rPr>
          <w:rFonts w:ascii="Times New Roman" w:hAnsi="Times New Roman" w:cs="Times New Roman"/>
          <w:bCs/>
          <w:sz w:val="24"/>
          <w:szCs w:val="24"/>
        </w:rPr>
        <w:t xml:space="preserve">poor condition of </w:t>
      </w:r>
      <w:r w:rsidR="006D11B3" w:rsidRPr="00033637">
        <w:rPr>
          <w:rFonts w:ascii="Times New Roman" w:hAnsi="Times New Roman" w:cs="Times New Roman"/>
          <w:bCs/>
          <w:sz w:val="24"/>
          <w:szCs w:val="24"/>
        </w:rPr>
        <w:t>drinking water source</w:t>
      </w:r>
      <w:r w:rsidR="00021968" w:rsidRPr="00033637">
        <w:rPr>
          <w:rFonts w:ascii="Times New Roman" w:hAnsi="Times New Roman" w:cs="Times New Roman"/>
          <w:bCs/>
          <w:sz w:val="24"/>
          <w:szCs w:val="24"/>
        </w:rPr>
        <w:t>s</w:t>
      </w:r>
      <w:r w:rsidR="006D11B3" w:rsidRPr="00033637">
        <w:rPr>
          <w:rFonts w:ascii="Times New Roman" w:hAnsi="Times New Roman" w:cs="Times New Roman"/>
          <w:bCs/>
          <w:sz w:val="24"/>
          <w:szCs w:val="24"/>
        </w:rPr>
        <w:t xml:space="preserve"> and toilet facilit</w:t>
      </w:r>
      <w:r w:rsidR="00021968" w:rsidRPr="00033637">
        <w:rPr>
          <w:rFonts w:ascii="Times New Roman" w:hAnsi="Times New Roman" w:cs="Times New Roman"/>
          <w:bCs/>
          <w:sz w:val="24"/>
          <w:szCs w:val="24"/>
        </w:rPr>
        <w:t>ies</w:t>
      </w:r>
      <w:ins w:id="6362" w:author="Mohammad Nayeem Hasan" w:date="2024-12-22T23:11:00Z" w16du:dateUtc="2024-12-22T17:11:00Z">
        <w:r w:rsidR="00050414" w:rsidRPr="00033637">
          <w:rPr>
            <w:rFonts w:ascii="Times New Roman" w:hAnsi="Times New Roman" w:cs="Times New Roman"/>
            <w:bCs/>
            <w:sz w:val="24"/>
            <w:szCs w:val="24"/>
          </w:rPr>
          <w:t xml:space="preserve"> </w:t>
        </w:r>
      </w:ins>
      <w:sdt>
        <w:sdtPr>
          <w:rPr>
            <w:rFonts w:ascii="Times New Roman" w:hAnsi="Times New Roman" w:cs="Times New Roman"/>
            <w:bCs/>
            <w:color w:val="000000"/>
            <w:sz w:val="24"/>
            <w:szCs w:val="24"/>
          </w:rPr>
          <w:tag w:val="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"/>
          <w:id w:val="1629588439"/>
          <w:placeholder>
            <w:docPart w:val="DefaultPlaceholder_-1854013440"/>
          </w:placeholder>
        </w:sdtPr>
        <w:sdtContent>
          <w:r w:rsidR="00FE1019" w:rsidRPr="00033637">
            <w:rPr>
              <w:rFonts w:ascii="Times New Roman" w:eastAsia="Times New Roman" w:hAnsi="Times New Roman" w:cs="Times New Roman"/>
              <w:color w:val="000000"/>
              <w:sz w:val="24"/>
              <w:szCs w:val="24"/>
              <w:rPrChange w:id="6363" w:author="Mohammad Nayeem Hasan" w:date="2024-12-23T01:53:00Z" w16du:dateUtc="2024-12-22T19:53:00Z">
                <w:rPr>
                  <w:rFonts w:eastAsia="Times New Roman"/>
                  <w:color w:val="000000"/>
                  <w:sz w:val="24"/>
                </w:rPr>
              </w:rPrChange>
            </w:rPr>
            <w:t xml:space="preserve">(Guerrant et al., 2013; Iannotti et al., 2015; </w:t>
          </w:r>
          <w:proofErr w:type="spellStart"/>
          <w:r w:rsidR="00FE1019" w:rsidRPr="00033637">
            <w:rPr>
              <w:rFonts w:ascii="Times New Roman" w:eastAsia="Times New Roman" w:hAnsi="Times New Roman" w:cs="Times New Roman"/>
              <w:color w:val="000000"/>
              <w:sz w:val="24"/>
              <w:szCs w:val="24"/>
              <w:rPrChange w:id="6364" w:author="Mohammad Nayeem Hasan" w:date="2024-12-23T01:53:00Z" w16du:dateUtc="2024-12-22T19:53:00Z">
                <w:rPr>
                  <w:rFonts w:eastAsia="Times New Roman"/>
                  <w:color w:val="000000"/>
                  <w:sz w:val="24"/>
                </w:rPr>
              </w:rPrChange>
            </w:rPr>
            <w:t>Negesse</w:t>
          </w:r>
          <w:proofErr w:type="spellEnd"/>
          <w:r w:rsidR="00FE1019" w:rsidRPr="00033637">
            <w:rPr>
              <w:rFonts w:ascii="Times New Roman" w:eastAsia="Times New Roman" w:hAnsi="Times New Roman" w:cs="Times New Roman"/>
              <w:color w:val="000000"/>
              <w:sz w:val="24"/>
              <w:szCs w:val="24"/>
              <w:rPrChange w:id="6365" w:author="Mohammad Nayeem Hasan" w:date="2024-12-23T01:53:00Z" w16du:dateUtc="2024-12-22T19:53:00Z">
                <w:rPr>
                  <w:rFonts w:eastAsia="Times New Roman"/>
                  <w:color w:val="000000"/>
                  <w:sz w:val="24"/>
                </w:rPr>
              </w:rPrChange>
            </w:rPr>
            <w:t xml:space="preserve"> et al., 2021; Rahman &amp; Hossain, 2022)</w:t>
          </w:r>
        </w:sdtContent>
      </w:sdt>
      <w:ins w:id="6366" w:author="Mohammad Nayeem Hasan" w:date="2024-12-22T23:12:00Z" w16du:dateUtc="2024-12-22T17:12:00Z">
        <w:r w:rsidR="00050414" w:rsidRPr="00033637">
          <w:rPr>
            <w:rFonts w:ascii="Times New Roman" w:hAnsi="Times New Roman" w:cs="Times New Roman"/>
            <w:bCs/>
            <w:color w:val="000000"/>
            <w:sz w:val="24"/>
            <w:szCs w:val="24"/>
          </w:rPr>
          <w:t>.</w:t>
        </w:r>
      </w:ins>
      <w:del w:id="6367" w:author="Mohammad Nayeem Hasan" w:date="2024-12-22T23:12:00Z" w16du:dateUtc="2024-12-22T17:12:00Z">
        <w:r w:rsidR="006D11B3" w:rsidRPr="00033637" w:rsidDel="00050414">
          <w:rPr>
            <w:rFonts w:ascii="Times New Roman" w:hAnsi="Times New Roman" w:cs="Times New Roman"/>
            <w:bCs/>
            <w:sz w:val="24"/>
            <w:szCs w:val="24"/>
          </w:rPr>
          <w:delText xml:space="preserve"> </w:delText>
        </w:r>
        <w:r w:rsidR="006D11B3" w:rsidRPr="00033637" w:rsidDel="00050414">
          <w:rPr>
            <w:rFonts w:ascii="Times New Roman" w:hAnsi="Times New Roman" w:cs="Times New Roman"/>
            <w:bCs/>
            <w:sz w:val="24"/>
            <w:szCs w:val="24"/>
          </w:rPr>
          <w:fldChar w:fldCharType="begin"/>
        </w:r>
        <w:r w:rsidR="00350CF8" w:rsidRPr="00033637" w:rsidDel="00050414">
          <w:rPr>
            <w:rFonts w:ascii="Times New Roman" w:hAnsi="Times New Roman" w:cs="Times New Roman"/>
            <w:bCs/>
            <w:sz w:val="24"/>
            <w:szCs w:val="24"/>
          </w:rPr>
          <w:delInstrText xml:space="preserve"> ADDIN ZOTERO_ITEM CSL_CITATION {"citationID":"nynOnYFW","properties":{"formattedCitation":"(Richard L. Guerrant, DeBoer, Moore, Scharf, &amp; Lima, 2013; Iannotti, Trehan, Clitheroe, &amp; Manary, 2015; Negesse et al., 2021; Rahman &amp; Hossain, 2022)","plainCitation":"(Richard L. Guerrant, DeBoer, Moore, Scharf, &amp; Lima, 2013; Iannotti, Trehan, Clitheroe, &amp; Manary, 2015; Negesse et al., 2021; Rahman &amp; Hossain, 2022)","noteIndex":0},"citationItems":[{"id":1489,"uris":["http://zotero.org/users/4185209/items/76XQS6DQ"],"itemData":{"id":1489,"type":"article-journal","abstract":"Although efforts have been made by the international community to improve childhood health, risk factors linked with the healthiness of preschool-age children in low and middle-income countries (LMICs) are very diverse. Therefore, this paper examines the prevalence and determinants of fever, acute respiratory infection and diarrhea of preschool children in Bangladesh. A sample of 8,421 children from the latest country representative BDHS-2017–18 survey was analyzed by utilizing both the bivariate and multivariate techniques. The results revealed that about 4.7, 33.1, and 35.8% of the children aged under 5 years had suffered from diarrhea, fever and ARI respectively during the 2 weeks preceding the date of the survey. Demographic, socio-economic, and community and health characteristics likely to play an important role in suffering under-five children from diarrhea, fever, and ARI in Bangladesh. The child’s age of 13–24 months, delivery by cesarean section, unsafe drinking water, unhygienic toilet facility, low level of family wealth index and parental education, a higher number of living children in the household, rural residency and regional difference were all found to be most crucial determinants of the occurrences of fever, ARI and diarrhea. Interventions should focus on improving these significant demographic, socioeconomic, and community and health risk factors. A special attention is necessary to the people who live in rural areas and geospatially disadvantaged regions.","container-title":"BMC Pediatrics","DOI":"10.1186/s12887-022-03166-9","ISSN":"1471-2431","issue":"1","journalAbbreviation":"BMC Pediatr","language":"en","license":"2022 The Author(s)","note":"number: 1\npublisher: BioMed Central","page":"1-12","source":"bmcpediatr.biomedcentral.com","title":"Prevalence and determinants of fever, ARI and diarrhea among children aged 6–59 months in Bangladesh","volume":"22","author":[{"family":"Rahman","given":"Azizur"},{"family":"Hossain","given":"Md Moyazzem"}],"issued":{"date-parts":[["2022",12]]}}},{"id":1545,"uris":["http://zotero.org/users/4185209/items/AHVGUDHX"],"itemData":{"id":1545,"type":"article-journal","abstract":"Despite significant progress in the reduction of under-five child deaths over the last decades in Ethiopia, still diarrhea remains the second cause of morbidity and mortality among under five children next to pneumonia.","container-title":"BMC Public Health","DOI":"10.1186/s12889-021-10191-3","ISSN":"1471-2458","issue":"1","journalAbbreviation":"BMC Public Health","page":"193","source":"BioMed Central","title":"Trends and determinants of diarrhea among under-five children in Ethiopia: cross-sectional study: multivariate decomposition and multilevel analysis based on Bayesian approach evidenced by EDHS 2000–2016 data","title-short":"Trends and determinants of diarrhea among under-five children in Ethiopia","volume":"21","author":[{"family":"Negesse","given":"Yilkal"},{"family":"Taddese","given":"Asefa Adimasu"},{"family":"Negesse","given":"Ayenew"},{"family":"Ayele","given":"Tadesse Awoke"}],"issued":{"date-parts":[["2021",1,22]]}}},{"id":1568,"uris":["http://zotero.org/users/4185209/items/H5PXHMDD"],"itemData":{"id":1568,"type":"article-journal","abstract":"More than one-fifth of the world's population live in extreme poverty, where a lack of safe water and adequate sanitation enables high rates of enteric infections and diarrhoea to continue unabated. Although oral rehydration therapy has greatly reduced diarrhoea-associated mortality, enteric infections still persist, disrupting intestinal absorptive and barrier functions and resulting in up to 43% of stunted growth, affecting one-fifth of children worldwide and one-third of children in developing countries. Diarrhoea in children from impoverished areas during their first 2 years might cause, on average, an 8 cm growth shortfall and 10 IQ point decrement by the time they are 7-9 years old. A child's height at their second birthday is therefore the best predictor of cognitive development or 'human capital'. To this 'double burden' of diarrhoea and malnutrition, data now suggest that children with stunted growth and repeated gut infections are also at increased risk of developing obesity and its associated comorbidities, resulting in a 'triple burden' of the impoverished gut. Here, we Review the growing evidence for this triple burden and potential mechanisms and interventions that must be understood and applied to prevent the loss of human potential and unaffordable societal costs caused by these vicious cycles of poverty.","container-title":"Nature Reviews. Gastroenterology &amp; Hepatology","DOI":"10.1038/nrgastro.2012.239","ISSN":"1759-5053","issue":"4","journalAbbreviation":"Nat Rev Gastroenterol Hepatol","language":"eng","note":"PMID: 23229327\nPMCID: PMC3617052","page":"220-229","source":"PubMed","title":"The impoverished gut--a triple burden of diarrhoea, stunting and chronic disease","volume":"10","author":[{"family":"Guerrant","given":"Richard L."},{"family":"DeBoer","given":"Mark D."},{"family":"Moore","given":"Sean R."},{"family":"Scharf","given":"Rebecca J."},{"family":"Lima","given":"Aldo A. M."}],"issued":{"date-parts":[["2013",4]]}}},{"id":1571,"uris":["http://zotero.org/users/4185209/items/ESMP2X4Z"],"itemData":{"id":1571,"type":"article-journal","abstract":"Children with severe acute malnutrition complicated by diarrhoea require special care due to their unique physiological vulnerability and increased mortality risks. A systematic literature review (1950-2013) was conducted to identify the most effective diagnostic and therapeutic measures for the community-based management of severely malnourished children with diarrhoea. No studies directly addressed this question, so the search was broadened to include inpatient care. Of the 129 studies identified, 32 were selected for full review and found to contain varying degrees of indirectness, inconsistency and bias. Evidence from diagnostic studies point to the use of both prolonged and persistent diarrhoea as morbidity markers, rapid hypoglycaemia diagnosis and the frequent aetiological role of Cryptosporidium. Therapeutic studies suggest benefits from routine antiparasitic medication and feeding regimens with ready-to-use-therapeutic foods, lactose-free diets and zinc supplementation. Existing rehydration treatment guidelines were affirmed, but the utility of glutamine and low osmolarity feeds were inconclusive.","container-title":"Journal of Paediatrics and Child Health","DOI":"10.1111/jpc.12711","ISSN":"1440-1754","issue":"4","journalAbbreviation":"J Paediatr Child Health","language":"eng","note":"PMID: 25196813","page":"387-395","source":"PubMed","title":"Diagnosis and treatment of severely malnourished children with diarrhoea","volume":"51","author":[{"family":"Iannotti","given":"Lora L."},{"family":"Trehan","given":"Indi"},{"family":"Clitheroe","given":"Kathryn L."},{"family":"Manary","given":"Mark J."}],"issued":{"date-parts":[["2015",4]]}}}],"schema":"https://github.com/citation-style-language/schema/raw/master/csl-citation.json"} </w:delInstrText>
        </w:r>
        <w:r w:rsidR="006D11B3" w:rsidRPr="00033637" w:rsidDel="00050414">
          <w:rPr>
            <w:rFonts w:ascii="Times New Roman" w:hAnsi="Times New Roman" w:cs="Times New Roman"/>
            <w:bCs/>
            <w:sz w:val="24"/>
            <w:szCs w:val="24"/>
          </w:rPr>
          <w:fldChar w:fldCharType="separate"/>
        </w:r>
        <w:r w:rsidR="00350CF8" w:rsidRPr="00033637" w:rsidDel="00050414">
          <w:rPr>
            <w:rFonts w:ascii="Times New Roman" w:hAnsi="Times New Roman" w:cs="Times New Roman"/>
            <w:sz w:val="24"/>
            <w:szCs w:val="24"/>
          </w:rPr>
          <w:delText>(Richard L. Guerrant, DeBoer, Moore, Scharf, &amp; Lima, 2013; Iannotti, Trehan, Clitheroe, &amp; Manary, 2015; Negesse et al., 2021; Rahman &amp; Hossain, 2022)</w:delText>
        </w:r>
        <w:r w:rsidR="006D11B3" w:rsidRPr="00033637" w:rsidDel="00050414">
          <w:rPr>
            <w:rFonts w:ascii="Times New Roman" w:hAnsi="Times New Roman" w:cs="Times New Roman"/>
            <w:bCs/>
            <w:sz w:val="24"/>
            <w:szCs w:val="24"/>
          </w:rPr>
          <w:fldChar w:fldCharType="end"/>
        </w:r>
        <w:r w:rsidR="00BD3507" w:rsidRPr="00033637" w:rsidDel="00050414">
          <w:rPr>
            <w:rFonts w:ascii="Times New Roman" w:hAnsi="Times New Roman" w:cs="Times New Roman"/>
            <w:bCs/>
            <w:sz w:val="24"/>
            <w:szCs w:val="24"/>
          </w:rPr>
          <w:delText>.</w:delText>
        </w:r>
      </w:del>
      <w:r w:rsidR="00BD3507" w:rsidRPr="00033637">
        <w:rPr>
          <w:rFonts w:ascii="Times New Roman" w:hAnsi="Times New Roman" w:cs="Times New Roman"/>
          <w:bCs/>
          <w:sz w:val="24"/>
          <w:szCs w:val="24"/>
        </w:rPr>
        <w:t xml:space="preserve"> </w:t>
      </w:r>
      <w:r w:rsidR="00A530EB" w:rsidRPr="00033637">
        <w:rPr>
          <w:rFonts w:ascii="Times New Roman" w:hAnsi="Times New Roman" w:cs="Times New Roman"/>
          <w:bCs/>
          <w:sz w:val="24"/>
          <w:szCs w:val="24"/>
        </w:rPr>
        <w:t>P</w:t>
      </w:r>
      <w:r w:rsidR="00BD3507" w:rsidRPr="00033637">
        <w:rPr>
          <w:rFonts w:ascii="Times New Roman" w:hAnsi="Times New Roman" w:cs="Times New Roman"/>
          <w:bCs/>
          <w:sz w:val="24"/>
          <w:szCs w:val="24"/>
        </w:rPr>
        <w:t xml:space="preserve">revious studies </w:t>
      </w:r>
      <w:r w:rsidR="004F5BBC" w:rsidRPr="00033637">
        <w:rPr>
          <w:rFonts w:ascii="Times New Roman" w:hAnsi="Times New Roman" w:cs="Times New Roman"/>
          <w:bCs/>
          <w:sz w:val="24"/>
          <w:szCs w:val="24"/>
        </w:rPr>
        <w:t>on</w:t>
      </w:r>
      <w:r w:rsidR="00BD3507" w:rsidRPr="00033637">
        <w:rPr>
          <w:rFonts w:ascii="Times New Roman" w:hAnsi="Times New Roman" w:cs="Times New Roman"/>
          <w:bCs/>
          <w:sz w:val="24"/>
          <w:szCs w:val="24"/>
        </w:rPr>
        <w:t xml:space="preserve"> Ethiopia</w:t>
      </w:r>
      <w:r w:rsidR="00304485" w:rsidRPr="00033637">
        <w:rPr>
          <w:rFonts w:ascii="Times New Roman" w:hAnsi="Times New Roman" w:cs="Times New Roman"/>
          <w:bCs/>
          <w:sz w:val="24"/>
          <w:szCs w:val="24"/>
        </w:rPr>
        <w:t xml:space="preserve"> and several developing countries</w:t>
      </w:r>
      <w:r w:rsidR="00922BD3" w:rsidRPr="00033637">
        <w:rPr>
          <w:rFonts w:ascii="Times New Roman" w:hAnsi="Times New Roman" w:cs="Times New Roman"/>
          <w:bCs/>
          <w:sz w:val="24"/>
          <w:szCs w:val="24"/>
        </w:rPr>
        <w:t xml:space="preserve"> </w:t>
      </w:r>
      <w:r w:rsidR="00A530EB" w:rsidRPr="00033637">
        <w:rPr>
          <w:rFonts w:ascii="Times New Roman" w:hAnsi="Times New Roman" w:cs="Times New Roman"/>
          <w:bCs/>
          <w:sz w:val="24"/>
          <w:szCs w:val="24"/>
        </w:rPr>
        <w:t xml:space="preserve">reported similar </w:t>
      </w:r>
      <w:del w:id="6368" w:author="Mohammad Nayeem Hasan" w:date="2024-11-03T23:09:00Z">
        <w:r w:rsidR="00A530EB" w:rsidRPr="00033637" w:rsidDel="0077291E">
          <w:rPr>
            <w:rFonts w:ascii="Times New Roman" w:hAnsi="Times New Roman" w:cs="Times New Roman"/>
            <w:bCs/>
            <w:sz w:val="24"/>
            <w:szCs w:val="24"/>
          </w:rPr>
          <w:delText>scenario</w:delText>
        </w:r>
      </w:del>
      <w:ins w:id="6369" w:author="Mohammad Nayeem Hasan" w:date="2024-11-03T23:09:00Z">
        <w:r w:rsidR="0077291E" w:rsidRPr="00033637">
          <w:rPr>
            <w:rFonts w:ascii="Times New Roman" w:hAnsi="Times New Roman" w:cs="Times New Roman"/>
            <w:bCs/>
            <w:sz w:val="24"/>
            <w:szCs w:val="24"/>
          </w:rPr>
          <w:t>scenarios</w:t>
        </w:r>
      </w:ins>
      <w:r w:rsidR="0064582A" w:rsidRPr="00033637">
        <w:rPr>
          <w:rFonts w:ascii="Times New Roman" w:hAnsi="Times New Roman" w:cs="Times New Roman"/>
          <w:bCs/>
          <w:sz w:val="24"/>
          <w:szCs w:val="24"/>
        </w:rPr>
        <w:t>.</w:t>
      </w:r>
    </w:p>
    <w:p w14:paraId="6E9E2089" w14:textId="1B7FEBE6" w:rsidR="00483E1C" w:rsidRPr="00033637" w:rsidRDefault="00483E1C" w:rsidP="00F31FB2">
      <w:pPr>
        <w:spacing w:line="480" w:lineRule="auto"/>
        <w:ind w:firstLine="720"/>
        <w:rPr>
          <w:rFonts w:ascii="Times New Roman" w:hAnsi="Times New Roman" w:cs="Times New Roman"/>
          <w:bCs/>
          <w:sz w:val="24"/>
          <w:szCs w:val="24"/>
        </w:rPr>
      </w:pPr>
      <w:r w:rsidRPr="00033637">
        <w:rPr>
          <w:rFonts w:ascii="Times New Roman" w:hAnsi="Times New Roman" w:cs="Times New Roman"/>
          <w:bCs/>
          <w:sz w:val="24"/>
          <w:szCs w:val="24"/>
        </w:rPr>
        <w:t xml:space="preserve">Children from households without improved toilet facilities in 2006 and </w:t>
      </w:r>
      <w:del w:id="6370" w:author="Mohammad Nayeem Hasan" w:date="2024-11-03T23:09:00Z">
        <w:r w:rsidRPr="00033637" w:rsidDel="0077291E">
          <w:rPr>
            <w:rFonts w:ascii="Times New Roman" w:hAnsi="Times New Roman" w:cs="Times New Roman"/>
            <w:bCs/>
            <w:sz w:val="24"/>
            <w:szCs w:val="24"/>
          </w:rPr>
          <w:delText xml:space="preserve">in </w:delText>
        </w:r>
      </w:del>
      <w:r w:rsidRPr="00033637">
        <w:rPr>
          <w:rFonts w:ascii="Times New Roman" w:hAnsi="Times New Roman" w:cs="Times New Roman"/>
          <w:bCs/>
          <w:sz w:val="24"/>
          <w:szCs w:val="24"/>
        </w:rPr>
        <w:t xml:space="preserve">2019 were more at risk of experiencing diarrhea. </w:t>
      </w:r>
      <w:r w:rsidR="002B613C" w:rsidRPr="00033637">
        <w:rPr>
          <w:rFonts w:ascii="Times New Roman" w:hAnsi="Times New Roman" w:cs="Times New Roman"/>
          <w:bCs/>
          <w:sz w:val="24"/>
          <w:szCs w:val="24"/>
        </w:rPr>
        <w:t>U</w:t>
      </w:r>
      <w:r w:rsidR="00CF60B0" w:rsidRPr="00033637">
        <w:rPr>
          <w:rFonts w:ascii="Times New Roman" w:hAnsi="Times New Roman" w:cs="Times New Roman"/>
          <w:bCs/>
          <w:sz w:val="24"/>
          <w:szCs w:val="24"/>
        </w:rPr>
        <w:t xml:space="preserve">sing </w:t>
      </w:r>
      <w:r w:rsidR="00021968" w:rsidRPr="00033637">
        <w:rPr>
          <w:rFonts w:ascii="Times New Roman" w:hAnsi="Times New Roman" w:cs="Times New Roman"/>
          <w:bCs/>
          <w:sz w:val="24"/>
          <w:szCs w:val="24"/>
        </w:rPr>
        <w:t xml:space="preserve">the </w:t>
      </w:r>
      <w:r w:rsidR="00CF60B0" w:rsidRPr="00033637">
        <w:rPr>
          <w:rFonts w:ascii="Times New Roman" w:hAnsi="Times New Roman" w:cs="Times New Roman"/>
          <w:sz w:val="24"/>
          <w:szCs w:val="24"/>
        </w:rPr>
        <w:t>composite toilet, bucket, hanging toilet/latrine</w:t>
      </w:r>
      <w:ins w:id="6371" w:author="Mohammad Nayeem Hasan" w:date="2024-11-03T23:09:00Z">
        <w:r w:rsidR="0077291E" w:rsidRPr="00033637">
          <w:rPr>
            <w:rFonts w:ascii="Times New Roman" w:hAnsi="Times New Roman" w:cs="Times New Roman"/>
            <w:sz w:val="24"/>
            <w:szCs w:val="24"/>
          </w:rPr>
          <w:t>,</w:t>
        </w:r>
      </w:ins>
      <w:r w:rsidR="00CF60B0" w:rsidRPr="00033637">
        <w:rPr>
          <w:rFonts w:ascii="Times New Roman" w:hAnsi="Times New Roman" w:cs="Times New Roman"/>
          <w:sz w:val="24"/>
          <w:szCs w:val="24"/>
        </w:rPr>
        <w:t xml:space="preserve"> and going to bush/field</w:t>
      </w:r>
      <w:r w:rsidR="00CF60B0" w:rsidRPr="00033637">
        <w:rPr>
          <w:rFonts w:ascii="Times New Roman" w:hAnsi="Times New Roman" w:cs="Times New Roman"/>
          <w:bCs/>
          <w:sz w:val="24"/>
          <w:szCs w:val="24"/>
        </w:rPr>
        <w:t xml:space="preserve"> </w:t>
      </w:r>
      <w:r w:rsidR="002B613C" w:rsidRPr="00033637">
        <w:rPr>
          <w:rFonts w:ascii="Times New Roman" w:hAnsi="Times New Roman" w:cs="Times New Roman"/>
          <w:bCs/>
          <w:sz w:val="24"/>
          <w:szCs w:val="24"/>
        </w:rPr>
        <w:t>causes the u</w:t>
      </w:r>
      <w:r w:rsidR="00D724FB" w:rsidRPr="00033637">
        <w:rPr>
          <w:rFonts w:ascii="Times New Roman" w:hAnsi="Times New Roman" w:cs="Times New Roman"/>
          <w:bCs/>
          <w:sz w:val="24"/>
          <w:szCs w:val="24"/>
        </w:rPr>
        <w:t xml:space="preserve">nsafe disposal of stools </w:t>
      </w:r>
      <w:r w:rsidR="002B613C" w:rsidRPr="00033637">
        <w:rPr>
          <w:rFonts w:ascii="Times New Roman" w:hAnsi="Times New Roman" w:cs="Times New Roman"/>
          <w:bCs/>
          <w:sz w:val="24"/>
          <w:szCs w:val="24"/>
        </w:rPr>
        <w:t xml:space="preserve">in the </w:t>
      </w:r>
      <w:r w:rsidR="009560DD" w:rsidRPr="00033637">
        <w:rPr>
          <w:rFonts w:ascii="Times New Roman" w:hAnsi="Times New Roman" w:cs="Times New Roman"/>
          <w:bCs/>
          <w:sz w:val="24"/>
          <w:szCs w:val="24"/>
        </w:rPr>
        <w:t>neighborhood</w:t>
      </w:r>
      <w:r w:rsidR="00021968" w:rsidRPr="00033637">
        <w:rPr>
          <w:rFonts w:ascii="Times New Roman" w:hAnsi="Times New Roman" w:cs="Times New Roman"/>
          <w:bCs/>
          <w:sz w:val="24"/>
          <w:szCs w:val="24"/>
        </w:rPr>
        <w:t>,</w:t>
      </w:r>
      <w:r w:rsidR="002B613C" w:rsidRPr="00033637">
        <w:rPr>
          <w:rFonts w:ascii="Times New Roman" w:hAnsi="Times New Roman" w:cs="Times New Roman"/>
          <w:bCs/>
          <w:sz w:val="24"/>
          <w:szCs w:val="24"/>
        </w:rPr>
        <w:t xml:space="preserve"> which is </w:t>
      </w:r>
      <w:r w:rsidR="00557188" w:rsidRPr="00033637">
        <w:rPr>
          <w:rFonts w:ascii="Times New Roman" w:hAnsi="Times New Roman" w:cs="Times New Roman"/>
          <w:bCs/>
          <w:sz w:val="24"/>
          <w:szCs w:val="24"/>
        </w:rPr>
        <w:t xml:space="preserve">connected </w:t>
      </w:r>
      <w:del w:id="6372" w:author="Mohammad Nayeem Hasan" w:date="2024-11-03T23:09:00Z">
        <w:r w:rsidR="00557188" w:rsidRPr="00033637" w:rsidDel="0077291E">
          <w:rPr>
            <w:rFonts w:ascii="Times New Roman" w:hAnsi="Times New Roman" w:cs="Times New Roman"/>
            <w:bCs/>
            <w:sz w:val="24"/>
            <w:szCs w:val="24"/>
          </w:rPr>
          <w:delText xml:space="preserve">with </w:delText>
        </w:r>
      </w:del>
      <w:ins w:id="6373" w:author="Mohammad Nayeem Hasan" w:date="2024-11-03T23:09:00Z">
        <w:r w:rsidR="0077291E" w:rsidRPr="00033637">
          <w:rPr>
            <w:rFonts w:ascii="Times New Roman" w:hAnsi="Times New Roman" w:cs="Times New Roman"/>
            <w:bCs/>
            <w:sz w:val="24"/>
            <w:szCs w:val="24"/>
          </w:rPr>
          <w:t xml:space="preserve">to </w:t>
        </w:r>
      </w:ins>
      <w:r w:rsidR="00557188" w:rsidRPr="00033637">
        <w:rPr>
          <w:rFonts w:ascii="Times New Roman" w:hAnsi="Times New Roman" w:cs="Times New Roman"/>
          <w:bCs/>
          <w:sz w:val="24"/>
          <w:szCs w:val="24"/>
        </w:rPr>
        <w:t xml:space="preserve">the </w:t>
      </w:r>
      <w:r w:rsidR="00303EF2" w:rsidRPr="00033637">
        <w:rPr>
          <w:rFonts w:ascii="Times New Roman" w:hAnsi="Times New Roman" w:cs="Times New Roman"/>
          <w:bCs/>
          <w:sz w:val="24"/>
          <w:szCs w:val="24"/>
        </w:rPr>
        <w:t xml:space="preserve">chance </w:t>
      </w:r>
      <w:r w:rsidR="00557188" w:rsidRPr="00033637">
        <w:rPr>
          <w:rFonts w:ascii="Times New Roman" w:hAnsi="Times New Roman" w:cs="Times New Roman"/>
          <w:bCs/>
          <w:sz w:val="24"/>
          <w:szCs w:val="24"/>
        </w:rPr>
        <w:t xml:space="preserve">of </w:t>
      </w:r>
      <w:r w:rsidR="00303EF2" w:rsidRPr="00033637">
        <w:rPr>
          <w:rFonts w:ascii="Times New Roman" w:hAnsi="Times New Roman" w:cs="Times New Roman"/>
          <w:bCs/>
          <w:sz w:val="24"/>
          <w:szCs w:val="24"/>
        </w:rPr>
        <w:t xml:space="preserve">having </w:t>
      </w:r>
      <w:r w:rsidR="00557188" w:rsidRPr="00033637">
        <w:rPr>
          <w:rFonts w:ascii="Times New Roman" w:hAnsi="Times New Roman" w:cs="Times New Roman"/>
          <w:bCs/>
          <w:sz w:val="24"/>
          <w:szCs w:val="24"/>
        </w:rPr>
        <w:t>diarrhea among children</w:t>
      </w:r>
      <w:ins w:id="6374" w:author="Mohammad Nayeem Hasan" w:date="2024-12-22T23:12:00Z" w16du:dateUtc="2024-12-22T17:12:00Z">
        <w:r w:rsidR="00EF48F4" w:rsidRPr="00033637">
          <w:rPr>
            <w:rFonts w:ascii="Times New Roman" w:hAnsi="Times New Roman" w:cs="Times New Roman"/>
            <w:bCs/>
            <w:sz w:val="24"/>
            <w:szCs w:val="24"/>
          </w:rPr>
          <w:t xml:space="preserve"> </w:t>
        </w:r>
      </w:ins>
      <w:sdt>
        <w:sdtPr>
          <w:rPr>
            <w:rFonts w:ascii="Times New Roman" w:hAnsi="Times New Roman" w:cs="Times New Roman"/>
            <w:bCs/>
            <w:color w:val="000000"/>
            <w:sz w:val="24"/>
            <w:szCs w:val="24"/>
          </w:rPr>
          <w:tag w:val="MENDELEY_CITATION_v3_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"/>
          <w:id w:val="-541899751"/>
          <w:placeholder>
            <w:docPart w:val="DefaultPlaceholder_-1854013440"/>
          </w:placeholder>
        </w:sdtPr>
        <w:sdtContent>
          <w:r w:rsidR="00FE1019" w:rsidRPr="00033637">
            <w:rPr>
              <w:rFonts w:ascii="Times New Roman" w:hAnsi="Times New Roman" w:cs="Times New Roman"/>
              <w:bCs/>
              <w:color w:val="000000"/>
              <w:sz w:val="24"/>
              <w:szCs w:val="24"/>
            </w:rPr>
            <w:t>(</w:t>
          </w:r>
          <w:proofErr w:type="spellStart"/>
          <w:r w:rsidR="00FE1019" w:rsidRPr="00033637">
            <w:rPr>
              <w:rFonts w:ascii="Times New Roman" w:hAnsi="Times New Roman" w:cs="Times New Roman"/>
              <w:bCs/>
              <w:color w:val="000000"/>
              <w:sz w:val="24"/>
              <w:szCs w:val="24"/>
            </w:rPr>
            <w:t>Bawankule</w:t>
          </w:r>
          <w:proofErr w:type="spellEnd"/>
          <w:r w:rsidR="00FE1019" w:rsidRPr="00033637">
            <w:rPr>
              <w:rFonts w:ascii="Times New Roman" w:hAnsi="Times New Roman" w:cs="Times New Roman"/>
              <w:bCs/>
              <w:color w:val="000000"/>
              <w:sz w:val="24"/>
              <w:szCs w:val="24"/>
            </w:rPr>
            <w:t xml:space="preserve"> et al., 2017)</w:t>
          </w:r>
        </w:sdtContent>
      </w:sdt>
      <w:del w:id="6375" w:author="Mohammad Nayeem Hasan" w:date="2024-12-22T23:12:00Z" w16du:dateUtc="2024-12-22T17:12:00Z">
        <w:r w:rsidR="000E55D6" w:rsidRPr="00033637" w:rsidDel="00EF48F4">
          <w:rPr>
            <w:rFonts w:ascii="Times New Roman" w:hAnsi="Times New Roman" w:cs="Times New Roman"/>
            <w:bCs/>
            <w:sz w:val="24"/>
            <w:szCs w:val="24"/>
          </w:rPr>
          <w:delText xml:space="preserve"> </w:delText>
        </w:r>
        <w:r w:rsidR="00CF269E" w:rsidRPr="00033637" w:rsidDel="00EF48F4">
          <w:rPr>
            <w:rFonts w:ascii="Times New Roman" w:hAnsi="Times New Roman" w:cs="Times New Roman"/>
            <w:bCs/>
            <w:sz w:val="24"/>
            <w:szCs w:val="24"/>
          </w:rPr>
          <w:fldChar w:fldCharType="begin"/>
        </w:r>
        <w:r w:rsidR="00350CF8" w:rsidRPr="00033637" w:rsidDel="00EF48F4">
          <w:rPr>
            <w:rFonts w:ascii="Times New Roman" w:hAnsi="Times New Roman" w:cs="Times New Roman"/>
            <w:bCs/>
            <w:sz w:val="24"/>
            <w:szCs w:val="24"/>
          </w:rPr>
          <w:delInstrText xml:space="preserve"> ADDIN ZOTERO_ITEM CSL_CITATION {"citationID":"sSQtyTrC","properties":{"formattedCitation":"(Bawankule et al., 2017)","plainCitation":"(Bawankule et al., 2017)","noteIndex":0},"citationItems":[{"id":1573,"uris":["http://zotero.org/users/4185209/items/NXS3IHP7"],"itemData":{"id":1573,"type":"article-journal","abstract":"Children’s stool disposal is often overlooked in sanitation programs of any country. Unsafe disposal of children’s stool makes children susceptible to many diseases that transmit through faecal-oral route. Therefore, the study aims to examine the magnitude of unsafe disposal of children’s stools in India, the factors associated with it and finally its association with childhood diarrhea.","container-title":"BMC Public Health","DOI":"10.1186/s12889-016-3948-2","ISSN":"1471-2458","issue":"1","journalAbbreviation":"BMC Public Health","page":"12","source":"BioMed Central","title":"Disposal of children’s stools and its association with childhood diarrhea in India","volume":"17","author":[{"family":"Bawankule","given":"Rahul"},{"family":"Singh","given":"Abhishek"},{"family":"Kumar","given":"Kaushalendra"},{"family":"Pedgaonkar","given":"Sarang"}],"issued":{"date-parts":[["2017",1,5]]}}}],"schema":"https://github.com/citation-style-language/schema/raw/master/csl-citation.json"} </w:delInstrText>
        </w:r>
        <w:r w:rsidR="00CF269E" w:rsidRPr="00033637" w:rsidDel="00EF48F4">
          <w:rPr>
            <w:rFonts w:ascii="Times New Roman" w:hAnsi="Times New Roman" w:cs="Times New Roman"/>
            <w:bCs/>
            <w:sz w:val="24"/>
            <w:szCs w:val="24"/>
          </w:rPr>
          <w:fldChar w:fldCharType="separate"/>
        </w:r>
        <w:r w:rsidR="00350CF8" w:rsidRPr="00033637" w:rsidDel="00EF48F4">
          <w:rPr>
            <w:rFonts w:ascii="Times New Roman" w:hAnsi="Times New Roman" w:cs="Times New Roman"/>
            <w:sz w:val="24"/>
            <w:szCs w:val="24"/>
          </w:rPr>
          <w:delText>(Bawankule et al., 2017)</w:delText>
        </w:r>
        <w:r w:rsidR="00CF269E" w:rsidRPr="00033637" w:rsidDel="00EF48F4">
          <w:rPr>
            <w:rFonts w:ascii="Times New Roman" w:hAnsi="Times New Roman" w:cs="Times New Roman"/>
            <w:bCs/>
            <w:sz w:val="24"/>
            <w:szCs w:val="24"/>
          </w:rPr>
          <w:fldChar w:fldCharType="end"/>
        </w:r>
      </w:del>
      <w:r w:rsidR="00CF269E" w:rsidRPr="00033637">
        <w:rPr>
          <w:rFonts w:ascii="Times New Roman" w:hAnsi="Times New Roman" w:cs="Times New Roman"/>
          <w:bCs/>
          <w:sz w:val="24"/>
          <w:szCs w:val="24"/>
        </w:rPr>
        <w:t xml:space="preserve">. </w:t>
      </w:r>
      <w:r w:rsidR="002E27FE" w:rsidRPr="00033637">
        <w:rPr>
          <w:rFonts w:ascii="Times New Roman" w:hAnsi="Times New Roman" w:cs="Times New Roman"/>
          <w:bCs/>
          <w:sz w:val="24"/>
          <w:szCs w:val="24"/>
        </w:rPr>
        <w:t>Accessing improved toilet facilit</w:t>
      </w:r>
      <w:r w:rsidR="00921675" w:rsidRPr="00033637">
        <w:rPr>
          <w:rFonts w:ascii="Times New Roman" w:hAnsi="Times New Roman" w:cs="Times New Roman"/>
          <w:bCs/>
          <w:sz w:val="24"/>
          <w:szCs w:val="24"/>
        </w:rPr>
        <w:t>ies</w:t>
      </w:r>
      <w:r w:rsidR="002E27FE" w:rsidRPr="00033637">
        <w:rPr>
          <w:rFonts w:ascii="Times New Roman" w:hAnsi="Times New Roman" w:cs="Times New Roman"/>
          <w:bCs/>
          <w:sz w:val="24"/>
          <w:szCs w:val="24"/>
        </w:rPr>
        <w:t xml:space="preserve"> can reduce the unsafe disposal of stools and </w:t>
      </w:r>
      <w:r w:rsidR="00C246B5" w:rsidRPr="00033637">
        <w:rPr>
          <w:rFonts w:ascii="Times New Roman" w:hAnsi="Times New Roman" w:cs="Times New Roman"/>
          <w:bCs/>
          <w:sz w:val="24"/>
          <w:szCs w:val="24"/>
        </w:rPr>
        <w:t xml:space="preserve">the transmission of </w:t>
      </w:r>
      <w:r w:rsidR="00921675" w:rsidRPr="00033637">
        <w:rPr>
          <w:rFonts w:ascii="Times New Roman" w:hAnsi="Times New Roman" w:cs="Times New Roman"/>
          <w:bCs/>
          <w:sz w:val="24"/>
          <w:szCs w:val="24"/>
        </w:rPr>
        <w:t xml:space="preserve">the </w:t>
      </w:r>
      <w:r w:rsidR="00C246B5" w:rsidRPr="00033637">
        <w:rPr>
          <w:rFonts w:ascii="Times New Roman" w:hAnsi="Times New Roman" w:cs="Times New Roman"/>
          <w:bCs/>
          <w:sz w:val="24"/>
          <w:szCs w:val="24"/>
        </w:rPr>
        <w:t>virus from one human to another</w:t>
      </w:r>
      <w:r w:rsidR="00921675" w:rsidRPr="00033637">
        <w:rPr>
          <w:rFonts w:ascii="Times New Roman" w:hAnsi="Times New Roman" w:cs="Times New Roman"/>
          <w:bCs/>
          <w:sz w:val="24"/>
          <w:szCs w:val="24"/>
        </w:rPr>
        <w:t>,</w:t>
      </w:r>
      <w:r w:rsidR="00C246B5" w:rsidRPr="00033637">
        <w:rPr>
          <w:rFonts w:ascii="Times New Roman" w:hAnsi="Times New Roman" w:cs="Times New Roman"/>
          <w:bCs/>
          <w:sz w:val="24"/>
          <w:szCs w:val="24"/>
        </w:rPr>
        <w:t xml:space="preserve"> which ultimately reduces the prevalence of diarrhea, supported by the </w:t>
      </w:r>
      <w:r w:rsidR="001A31A2" w:rsidRPr="00033637">
        <w:rPr>
          <w:rFonts w:ascii="Times New Roman" w:hAnsi="Times New Roman" w:cs="Times New Roman"/>
          <w:bCs/>
          <w:sz w:val="24"/>
          <w:szCs w:val="24"/>
        </w:rPr>
        <w:t>findings</w:t>
      </w:r>
      <w:r w:rsidR="00C246B5" w:rsidRPr="00033637">
        <w:rPr>
          <w:rFonts w:ascii="Times New Roman" w:hAnsi="Times New Roman" w:cs="Times New Roman"/>
          <w:bCs/>
          <w:sz w:val="24"/>
          <w:szCs w:val="24"/>
        </w:rPr>
        <w:t xml:space="preserve"> from Ethiopia, Ghana and India</w:t>
      </w:r>
      <w:ins w:id="6376" w:author="Mohammad Nayeem Hasan" w:date="2024-12-22T23:13:00Z" w16du:dateUtc="2024-12-22T17:13:00Z">
        <w:r w:rsidR="006707D5" w:rsidRPr="00033637">
          <w:rPr>
            <w:rFonts w:ascii="Times New Roman" w:hAnsi="Times New Roman" w:cs="Times New Roman"/>
            <w:bCs/>
            <w:sz w:val="24"/>
            <w:szCs w:val="24"/>
          </w:rPr>
          <w:t xml:space="preserve"> </w:t>
        </w:r>
      </w:ins>
      <w:sdt>
        <w:sdtPr>
          <w:rPr>
            <w:rFonts w:ascii="Times New Roman" w:hAnsi="Times New Roman" w:cs="Times New Roman"/>
            <w:bCs/>
            <w:color w:val="000000"/>
            <w:sz w:val="24"/>
            <w:szCs w:val="24"/>
          </w:rPr>
          <w:tag w:val="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"/>
          <w:id w:val="1231190172"/>
          <w:placeholder>
            <w:docPart w:val="DefaultPlaceholder_-1854013440"/>
          </w:placeholder>
        </w:sdtPr>
        <w:sdtContent>
          <w:r w:rsidR="00FE1019" w:rsidRPr="00033637">
            <w:rPr>
              <w:rFonts w:ascii="Times New Roman" w:hAnsi="Times New Roman" w:cs="Times New Roman"/>
              <w:bCs/>
              <w:color w:val="000000"/>
              <w:sz w:val="24"/>
              <w:szCs w:val="24"/>
            </w:rPr>
            <w:t>(</w:t>
          </w:r>
          <w:proofErr w:type="spellStart"/>
          <w:r w:rsidR="00FE1019" w:rsidRPr="00033637">
            <w:rPr>
              <w:rFonts w:ascii="Times New Roman" w:hAnsi="Times New Roman" w:cs="Times New Roman"/>
              <w:bCs/>
              <w:color w:val="000000"/>
              <w:sz w:val="24"/>
              <w:szCs w:val="24"/>
            </w:rPr>
            <w:t>Fobil</w:t>
          </w:r>
          <w:proofErr w:type="spellEnd"/>
          <w:r w:rsidR="00FE1019" w:rsidRPr="00033637">
            <w:rPr>
              <w:rFonts w:ascii="Times New Roman" w:hAnsi="Times New Roman" w:cs="Times New Roman"/>
              <w:bCs/>
              <w:color w:val="000000"/>
              <w:sz w:val="24"/>
              <w:szCs w:val="24"/>
            </w:rPr>
            <w:t xml:space="preserve"> et al., 2011; </w:t>
          </w:r>
          <w:proofErr w:type="spellStart"/>
          <w:r w:rsidR="00FE1019" w:rsidRPr="00033637">
            <w:rPr>
              <w:rFonts w:ascii="Times New Roman" w:hAnsi="Times New Roman" w:cs="Times New Roman"/>
              <w:bCs/>
              <w:color w:val="000000"/>
              <w:sz w:val="24"/>
              <w:szCs w:val="24"/>
            </w:rPr>
            <w:t>Mengistie</w:t>
          </w:r>
          <w:proofErr w:type="spellEnd"/>
          <w:r w:rsidR="00FE1019" w:rsidRPr="00033637">
            <w:rPr>
              <w:rFonts w:ascii="Times New Roman" w:hAnsi="Times New Roman" w:cs="Times New Roman"/>
              <w:bCs/>
              <w:color w:val="000000"/>
              <w:sz w:val="24"/>
              <w:szCs w:val="24"/>
            </w:rPr>
            <w:t xml:space="preserve"> et al., 2013; Michael </w:t>
          </w:r>
          <w:proofErr w:type="spellStart"/>
          <w:r w:rsidR="00FE1019" w:rsidRPr="00033637">
            <w:rPr>
              <w:rFonts w:ascii="Times New Roman" w:hAnsi="Times New Roman" w:cs="Times New Roman"/>
              <w:bCs/>
              <w:color w:val="000000"/>
              <w:sz w:val="24"/>
              <w:szCs w:val="24"/>
            </w:rPr>
            <w:t>Geruso</w:t>
          </w:r>
          <w:proofErr w:type="spellEnd"/>
          <w:r w:rsidR="00FE1019" w:rsidRPr="00033637">
            <w:rPr>
              <w:rFonts w:ascii="Times New Roman" w:hAnsi="Times New Roman" w:cs="Times New Roman"/>
              <w:bCs/>
              <w:color w:val="000000"/>
              <w:sz w:val="24"/>
              <w:szCs w:val="24"/>
            </w:rPr>
            <w:t xml:space="preserve"> et al., 2018; </w:t>
          </w:r>
          <w:proofErr w:type="spellStart"/>
          <w:r w:rsidR="00FE1019" w:rsidRPr="00033637">
            <w:rPr>
              <w:rFonts w:ascii="Times New Roman" w:hAnsi="Times New Roman" w:cs="Times New Roman"/>
              <w:bCs/>
              <w:color w:val="000000"/>
              <w:sz w:val="24"/>
              <w:szCs w:val="24"/>
            </w:rPr>
            <w:t>Sinmegn</w:t>
          </w:r>
          <w:proofErr w:type="spellEnd"/>
          <w:r w:rsidR="00FE1019" w:rsidRPr="00033637">
            <w:rPr>
              <w:rFonts w:ascii="Times New Roman" w:hAnsi="Times New Roman" w:cs="Times New Roman"/>
              <w:bCs/>
              <w:color w:val="000000"/>
              <w:sz w:val="24"/>
              <w:szCs w:val="24"/>
            </w:rPr>
            <w:t xml:space="preserve"> </w:t>
          </w:r>
          <w:proofErr w:type="spellStart"/>
          <w:r w:rsidR="00FE1019" w:rsidRPr="00033637">
            <w:rPr>
              <w:rFonts w:ascii="Times New Roman" w:hAnsi="Times New Roman" w:cs="Times New Roman"/>
              <w:bCs/>
              <w:color w:val="000000"/>
              <w:sz w:val="24"/>
              <w:szCs w:val="24"/>
            </w:rPr>
            <w:t>Mihrete</w:t>
          </w:r>
          <w:proofErr w:type="spellEnd"/>
          <w:r w:rsidR="00FE1019" w:rsidRPr="00033637">
            <w:rPr>
              <w:rFonts w:ascii="Times New Roman" w:hAnsi="Times New Roman" w:cs="Times New Roman"/>
              <w:bCs/>
              <w:color w:val="000000"/>
              <w:sz w:val="24"/>
              <w:szCs w:val="24"/>
            </w:rPr>
            <w:t xml:space="preserve"> et al., 2014)</w:t>
          </w:r>
        </w:sdtContent>
      </w:sdt>
      <w:del w:id="6377" w:author="Mohammad Nayeem Hasan" w:date="2024-12-22T23:13:00Z" w16du:dateUtc="2024-12-22T17:13:00Z">
        <w:r w:rsidR="00C246B5" w:rsidRPr="00033637" w:rsidDel="006707D5">
          <w:rPr>
            <w:rFonts w:ascii="Times New Roman" w:hAnsi="Times New Roman" w:cs="Times New Roman"/>
            <w:bCs/>
            <w:sz w:val="24"/>
            <w:szCs w:val="24"/>
          </w:rPr>
          <w:delText xml:space="preserve"> </w:delText>
        </w:r>
        <w:r w:rsidR="008F3DE0" w:rsidRPr="00033637" w:rsidDel="006707D5">
          <w:rPr>
            <w:rFonts w:ascii="Times New Roman" w:hAnsi="Times New Roman" w:cs="Times New Roman"/>
            <w:bCs/>
            <w:sz w:val="24"/>
            <w:szCs w:val="24"/>
          </w:rPr>
          <w:fldChar w:fldCharType="begin"/>
        </w:r>
        <w:r w:rsidR="00350CF8" w:rsidRPr="00033637" w:rsidDel="006707D5">
          <w:rPr>
            <w:rFonts w:ascii="Times New Roman" w:hAnsi="Times New Roman" w:cs="Times New Roman"/>
            <w:bCs/>
            <w:sz w:val="24"/>
            <w:szCs w:val="24"/>
          </w:rPr>
          <w:delInstrText xml:space="preserve"> ADDIN ZOTERO_ITEM CSL_CITATION {"citationID":"mJhPkSDR","properties":{"formattedCitation":"(Fobil, Kraemer, Meyer, &amp; May, 2011; Geruso &amp; Spears, 2018; Mengistie, Berhane, &amp; Worku, 2013; Sinmegn Mihrete, Asres Alemie, &amp; Shimeka Teferra, 2014; Traor\\uc0\\u233{} et al., 1994)","plainCitation":"(Fobil, Kraemer, Meyer, &amp; May, 2011; Geruso &amp; Spears, 2018; Mengistie, Berhane, &amp; Worku, 2013; Sinmegn Mihrete, Asres Alemie, &amp; Shimeka Teferra, 2014; Traoré et al., 1994)","noteIndex":0},"citationItems":[{"id":1579,"uris":["http://zotero.org/users/4185209/items/E7SKP7LY"],"itemData":{"id":1579,"type":"article-journal","abstract":"Diarrhea is second only to pneumonia as the cause of child mortality worldwide. Developing countries particularly in Sub Saharan Africa including Ethiopia have a high burden of this disease. Studies showed that different factors were associated with the occurrence of childhood diarrhea. Therefore, this study was aimed to identify determinant factors of diarrhea in underfive children in Benishangul Gumuz Regional State, western Ethiopia.","container-title":"BMC Pediatrics","DOI":"10.1186/1471-2431-14-102","ISSN":"1471-2431","issue":"1","journalAbbreviation":"BMC Pediatrics","page":"102","source":"BioMed Central","title":"Determinants of childhood diarrhea among underfive children in Benishangul Gumuz Regional State, North West Ethiopia","volume":"14","author":[{"family":"Sinmegn Mihrete","given":"Thomas"},{"family":"Asres Alemie","given":"Getahun"},{"family":"Shimeka Teferra","given":"Alemayehu"}],"issued":{"date-parts":[["2014",4,14]]}}},{"id":1542,"uris":["http://zotero.org/users/4185209/items/EQ7GFSRB"],"itemData":{"id":1542,"type":"article-journal","abstract":"Diarrhea remains a major cause of mortality in children under 5 years of age in Sub-Saharan countries in Africa. Risk factors for diarrhea vary by context and have important implications for developing appropriate strategies to reduce the burden of the disease. The objective of this study was to assess the prevalence of diarrhea and associated risk factors among children un-der 5 years of age in Kersa district, located in Eastern Ethiopia. A community-based cross-sectional study was conducted among 1456 randomly selected households with at least one child under 5 years of age. A questionnaire and an observational check list were used for col-lecting information on socio-economic charac-teristics, environmental hygiene and behavioral practices, and occurrence of diarrhea among children under 5 years of age. Logistic regres-sion was used to calculate the adjusted odds ratio of 95% confidence interval. The two-week prevalence of diarrhea among children under 5 years of age was 22.5% (95% CI: 20.3-24.6). Improper refuse disposal practices (OR = 2.22, 95% CI: 1.20-4.03), lack of hand washing facilities (OR = 1.92, 95%CI: 1.29-2.86), living in rural area (OR = 1.81, 95% CI: 1.12-3.31), the presence of two or more siblings in a household (OR = 1.74, 95% CI: 1.33-2.28), and age of the child (OR= 2.25, 95% CI; 1.5-3.36) were the major risk factors for diarrhea. This study demonstrated that diarrhea morbidity was relatively high among children under 5 years of age residing in Eastern Ethiopia. Efforts to reduce childhood diarrhea should focus on improving household sanitation, personal hygiene, and child birth spacing.","container-title":"Open Journal of Preventive Medicine","DOI":"10.4236/ojpm.2013.37060","issue":"7","language":"en","license":"http://creativecommons.org/licenses/by/4.0/","note":"number: 7\npublisher: Scientific Research Publishing","page":"446-453","source":"www.scirp.org","title":"Prevalence of diarrhea and associated risk factors among children under-five years of age in Eastern Ethiopia: A cross-sectional study","title-short":"Prevalence of diarrhea and associated risk factors among children under-five years of age in Eastern Ethiopia","volume":"3","author":[{"family":"Mengistie","given":"Bezatu"},{"family":"Berhane","given":"Yemane"},{"family":"Worku","given":"Alemayehu"}],"issued":{"date-parts":[["2013",10,18]]}}},{"id":1585,"uris":["http://zotero.org/users/4185209/items/Y7NPP4CB"],"itemData":{"id":1585,"type":"article-journal","abstract":"OBJECTIVE--To investigate the association between where young children defecate, where stools are disposed of, and the presence of human stools on the ground in the compound and the rate of hospital admission with diarrhoea. DESIGN--This was a case-control study with two control groups. SETTING--The study took place in Bobo-Dioulasso, the second city of Burkina Faso in West Africa. PARTICIPANTS--Three groups of children aged 36 months and under, and living in Bobo-Dioulasso were studied. Cases were 757 children admitted to hospital with symptoms of diarrhoea or dysentery. The first control group comprised 757 neighbourhood control children approximately matched on age and date of recruitment, and the second, 631 children admitted to the same hospital without symptoms of diarrhoea or dysentery. MAIN RESULTS--There was no evidence of any association between where the child was reported to defecate and hospital admission with diarrhoea or dysentery (odds ratio = 1.10; 95% confidence interval (CI) 0.78, 1.57, cases v neighbourhood controls; odds ratio = 0.84; 95% CI 0.60, 1.18, cases v hospital controls). There was evidence of an association between where the mother reported disposing of the child's stools and hospital admission with diarrhoea or dysentery (odds ratio = 1.50; 95% CI 1.09, 2.06, cases v neighbourhood controls; odds ratio = 1.31; 95% CI 0.96, 1.79, cases v hospital controls). Human stools were more frequently observed in the yards of cases than controls (odds ratio = 1.38; 95% CI 0.98, 1.95, cases compared with neighbourhood controls; odds ratio = 1.33; 95% CI 0.96, 1.84, cases compared with hospital controls). CONCLUSIONS--The findings suggest that it is not where the child defecates that matters but how the mother then deals with the child's stools.","container-title":"Journal of Epidemiology &amp; Community Health","DOI":"10.1136/jech.48.3.270","ISSN":"0143-005X, 1470-2738","issue":"3","language":"en","note":"publisher: BMJ Publishing Group Ltd\nsection: Research Article\nPMID: 8051526","page":"270-275","source":"jech.bmj.com","title":"Child defecation behaviour, stool disposal practices, and childhood diarrhoea in Burkina Faso: results from a case-control study.","title-short":"Child defecation behaviour, stool disposal practices, and childhood diarrhoea in Burkina Faso","volume":"48","author":[{"family":"Traoré","given":"E."},{"family":"Cousens","given":"S."},{"family":"Curtis","given":"V."},{"family":"Mertens","given":"T."},{"family":"Tall","given":"F."},{"family":"Traoré","given":"A."},{"family":"Kanki","given":"B."},{"family":"Diallo","given":"I."},{"family":"Rochereau","given":"A."},{"family":"Chiron","given":"J. P."}],"issued":{"date-parts":[["1994",6,1]]}}},{"id":1591,"uris":["http://zotero.org/users/4185209/items/VU27PA6B"],"itemData":{"id":1591,"type":"article-journal","abstract":"&lt;i&gt;Background&lt;/i&gt;. Urbanization is a process which alters the structure and function of urban environments. The alteration in the quality of urban environmental conditions has significant implications for health. This applies both to the ecology of insect vectors that may transmit diseases and the burden of disease. &lt;i&gt;Study Objectives&lt;/i&gt;. To investigate the relationship between malaria and infectious diarrhea mortality and spatially varied neighborhood environmental quality conditions in a low-income economy. &lt;i&gt;Design&lt;/i&gt;. A one time point spatial analysis of cluster-level environmental conditions and mortality data using principal component analysis (PCA), one-way analysis of variance (ANOVA) and generalized linear models (GLMs). &lt;i&gt;Methods&lt;/i&gt;. Environmental variables were extracted from the Ghana Census 2000 database while mortality data were obtained from the Ghana Births and Deaths Registry in Accra over the period 1998&amp;#8211;2002. &lt;i&gt;Results&lt;/i&gt;. Whereas there was a strong evidence of a difference in relative mortality of malaria across urban environmental zones of differing neighborhood environmental conditions, no such evidence of mortality differentials was observed for diarrhea. In addition, whereas bivariate analyses showed a weak to strong evidence of association between the environmental variables and malaria mortality, no evidence of association was found between diarrhea mortality and environmental variables. &lt;i&gt;Conclusion&lt;/i&gt;. We conclude that environmental management initiatives intended for infectious disease control might substantially reduce the risk of urban malaria mortality and to a less extent that for urban diarrhea mortality in rapidly urbanizing areas in a low-income setting.","container-title":"Journal of Environmental and Public Health","DOI":"10.1155/2011/484010","ISSN":"1687-9805","note":"publisher: Hindawi Publishing Corporation","page":"484010","title":"Neighborhood Urban Environmental Quality Conditions Are Likely to Drive Malaria and Diarrhea Mortality in Accra, Ghana","volume":"2011","editor":[{"family":"Al-Khatib","given":"Issam"}],"author":[{"family":"Fobil","given":"Julius N."},{"family":"Kraemer","given":"Alexander"},{"family":"Meyer","given":"Christian G."},{"family":"May","given":"Juergen"}],"issued":{"date-parts":[["2011",6,21]]}}},{"id":1592,"uris":["http://zotero.org/users/4185209/items/S2SGBBDT"],"itemData":{"id":1592,"type":"article-journal","container-title":"American Economic Journal: Applied Economics","issue":"2","page":"125–62","title":"Neighborhood sanitation and infant mortality","volume":"10","author":[{"family":"Geruso","given":"Michael"},{"family":"Spears","given":"Dean"}],"issued":{"date-parts":[["2018"]]}}}],"schema":"https://github.com/citation-style-language/schema/raw/master/csl-citation.json"} </w:delInstrText>
        </w:r>
        <w:r w:rsidR="008F3DE0" w:rsidRPr="00033637" w:rsidDel="006707D5">
          <w:rPr>
            <w:rFonts w:ascii="Times New Roman" w:hAnsi="Times New Roman" w:cs="Times New Roman"/>
            <w:bCs/>
            <w:sz w:val="24"/>
            <w:szCs w:val="24"/>
          </w:rPr>
          <w:fldChar w:fldCharType="separate"/>
        </w:r>
        <w:r w:rsidR="00350CF8" w:rsidRPr="00033637" w:rsidDel="006707D5">
          <w:rPr>
            <w:rFonts w:ascii="Times New Roman" w:hAnsi="Times New Roman" w:cs="Times New Roman"/>
            <w:sz w:val="24"/>
            <w:szCs w:val="24"/>
          </w:rPr>
          <w:delText>(Fobil, Kraemer, Meyer, &amp; May, 2011; Geruso &amp; Spears, 2018; Mengistie, Berhane, &amp; Worku, 2013; Sinmegn Mihrete, Asres Alemie, &amp; Shimeka Teferra, 2014; Traoré et al., 1994)</w:delText>
        </w:r>
        <w:r w:rsidR="008F3DE0" w:rsidRPr="00033637" w:rsidDel="006707D5">
          <w:rPr>
            <w:rFonts w:ascii="Times New Roman" w:hAnsi="Times New Roman" w:cs="Times New Roman"/>
            <w:bCs/>
            <w:sz w:val="24"/>
            <w:szCs w:val="24"/>
          </w:rPr>
          <w:fldChar w:fldCharType="end"/>
        </w:r>
      </w:del>
      <w:r w:rsidR="001A31A2" w:rsidRPr="00033637">
        <w:rPr>
          <w:rFonts w:ascii="Times New Roman" w:hAnsi="Times New Roman" w:cs="Times New Roman"/>
          <w:bCs/>
          <w:sz w:val="24"/>
          <w:szCs w:val="24"/>
        </w:rPr>
        <w:t xml:space="preserve">. </w:t>
      </w:r>
    </w:p>
    <w:p w14:paraId="7FECFD9C" w14:textId="15E87E7A" w:rsidR="000E5948" w:rsidRPr="00033637" w:rsidRDefault="002D3ED1" w:rsidP="00F31FB2">
      <w:pPr>
        <w:spacing w:line="480" w:lineRule="auto"/>
        <w:ind w:firstLine="720"/>
        <w:rPr>
          <w:rFonts w:ascii="Times New Roman" w:hAnsi="Times New Roman" w:cs="Times New Roman"/>
          <w:bCs/>
          <w:sz w:val="24"/>
          <w:szCs w:val="24"/>
        </w:rPr>
      </w:pPr>
      <w:r w:rsidRPr="00033637">
        <w:rPr>
          <w:rFonts w:ascii="Times New Roman" w:hAnsi="Times New Roman" w:cs="Times New Roman"/>
          <w:bCs/>
          <w:sz w:val="24"/>
          <w:szCs w:val="24"/>
        </w:rPr>
        <w:lastRenderedPageBreak/>
        <w:t xml:space="preserve">After controlling the effects of several factors, we found that no factors were </w:t>
      </w:r>
      <w:r w:rsidR="00083F6C" w:rsidRPr="00033637">
        <w:rPr>
          <w:rFonts w:ascii="Times New Roman" w:hAnsi="Times New Roman" w:cs="Times New Roman"/>
          <w:bCs/>
          <w:sz w:val="24"/>
          <w:szCs w:val="24"/>
        </w:rPr>
        <w:t xml:space="preserve">influencing </w:t>
      </w:r>
      <w:r w:rsidR="00B07455" w:rsidRPr="00033637">
        <w:rPr>
          <w:rFonts w:ascii="Times New Roman" w:hAnsi="Times New Roman" w:cs="Times New Roman"/>
          <w:bCs/>
          <w:sz w:val="24"/>
          <w:szCs w:val="24"/>
        </w:rPr>
        <w:t>the</w:t>
      </w:r>
      <w:r w:rsidRPr="00033637">
        <w:rPr>
          <w:rFonts w:ascii="Times New Roman" w:hAnsi="Times New Roman" w:cs="Times New Roman"/>
          <w:bCs/>
          <w:sz w:val="24"/>
          <w:szCs w:val="24"/>
        </w:rPr>
        <w:t xml:space="preserve"> prevalence of diarrhea in 2012</w:t>
      </w:r>
      <w:r w:rsidR="00483E1C" w:rsidRPr="00033637">
        <w:rPr>
          <w:rFonts w:ascii="Times New Roman" w:hAnsi="Times New Roman" w:cs="Times New Roman"/>
          <w:bCs/>
          <w:sz w:val="24"/>
          <w:szCs w:val="24"/>
        </w:rPr>
        <w:t xml:space="preserve"> but c</w:t>
      </w:r>
      <w:r w:rsidR="002001EC" w:rsidRPr="00033637">
        <w:rPr>
          <w:rFonts w:ascii="Times New Roman" w:hAnsi="Times New Roman" w:cs="Times New Roman"/>
          <w:bCs/>
          <w:sz w:val="24"/>
          <w:szCs w:val="24"/>
        </w:rPr>
        <w:t>hildren from household</w:t>
      </w:r>
      <w:r w:rsidR="00921675" w:rsidRPr="00033637">
        <w:rPr>
          <w:rFonts w:ascii="Times New Roman" w:hAnsi="Times New Roman" w:cs="Times New Roman"/>
          <w:bCs/>
          <w:sz w:val="24"/>
          <w:szCs w:val="24"/>
        </w:rPr>
        <w:t>s that used shared toilet facilities had a lower chance of</w:t>
      </w:r>
      <w:r w:rsidR="003C731C" w:rsidRPr="00033637">
        <w:rPr>
          <w:rFonts w:ascii="Times New Roman" w:hAnsi="Times New Roman" w:cs="Times New Roman"/>
          <w:bCs/>
          <w:sz w:val="24"/>
          <w:szCs w:val="24"/>
        </w:rPr>
        <w:t xml:space="preserve"> diarrhea</w:t>
      </w:r>
      <w:r w:rsidR="00483E1C" w:rsidRPr="00033637">
        <w:rPr>
          <w:rFonts w:ascii="Times New Roman" w:hAnsi="Times New Roman" w:cs="Times New Roman"/>
          <w:bCs/>
          <w:sz w:val="24"/>
          <w:szCs w:val="24"/>
        </w:rPr>
        <w:t xml:space="preserve"> in 2012. </w:t>
      </w:r>
      <w:r w:rsidR="003C731C" w:rsidRPr="00033637">
        <w:rPr>
          <w:rFonts w:ascii="Times New Roman" w:hAnsi="Times New Roman" w:cs="Times New Roman"/>
          <w:bCs/>
          <w:sz w:val="24"/>
          <w:szCs w:val="24"/>
        </w:rPr>
        <w:t xml:space="preserve">This finding </w:t>
      </w:r>
      <w:r w:rsidR="00921675" w:rsidRPr="00033637">
        <w:rPr>
          <w:rFonts w:ascii="Times New Roman" w:hAnsi="Times New Roman" w:cs="Times New Roman"/>
          <w:bCs/>
          <w:sz w:val="24"/>
          <w:szCs w:val="24"/>
        </w:rPr>
        <w:t xml:space="preserve">contradicts the idea that sharing one facility </w:t>
      </w:r>
      <w:r w:rsidR="00DD0C55" w:rsidRPr="00033637">
        <w:rPr>
          <w:rFonts w:ascii="Times New Roman" w:hAnsi="Times New Roman" w:cs="Times New Roman"/>
          <w:bCs/>
          <w:sz w:val="24"/>
          <w:szCs w:val="24"/>
        </w:rPr>
        <w:t>with</w:t>
      </w:r>
      <w:r w:rsidR="00921675" w:rsidRPr="00033637">
        <w:rPr>
          <w:rFonts w:ascii="Times New Roman" w:hAnsi="Times New Roman" w:cs="Times New Roman"/>
          <w:bCs/>
          <w:sz w:val="24"/>
          <w:szCs w:val="24"/>
        </w:rPr>
        <w:t xml:space="preserve"> multiple families increases the chance of affecting each other by the viruses</w:t>
      </w:r>
      <w:r w:rsidR="00A33279" w:rsidRPr="00033637">
        <w:rPr>
          <w:rFonts w:ascii="Times New Roman" w:hAnsi="Times New Roman" w:cs="Times New Roman"/>
          <w:bCs/>
          <w:sz w:val="24"/>
          <w:szCs w:val="24"/>
        </w:rPr>
        <w:t xml:space="preserve"> causing </w:t>
      </w:r>
      <w:r w:rsidR="005D5A2C" w:rsidRPr="00033637">
        <w:rPr>
          <w:rFonts w:ascii="Times New Roman" w:hAnsi="Times New Roman" w:cs="Times New Roman"/>
          <w:bCs/>
          <w:sz w:val="24"/>
          <w:szCs w:val="24"/>
        </w:rPr>
        <w:t>diarrhea</w:t>
      </w:r>
      <w:ins w:id="6378" w:author="Mohammad Nayeem Hasan" w:date="2024-12-22T23:14:00Z" w16du:dateUtc="2024-12-22T17:14:00Z">
        <w:r w:rsidR="00FD6C9A" w:rsidRPr="00033637">
          <w:rPr>
            <w:rFonts w:ascii="Times New Roman" w:hAnsi="Times New Roman" w:cs="Times New Roman"/>
            <w:bCs/>
            <w:sz w:val="24"/>
            <w:szCs w:val="24"/>
          </w:rPr>
          <w:t xml:space="preserve"> </w:t>
        </w:r>
      </w:ins>
      <w:sdt>
        <w:sdtPr>
          <w:rPr>
            <w:rFonts w:ascii="Times New Roman" w:hAnsi="Times New Roman" w:cs="Times New Roman"/>
            <w:bCs/>
            <w:color w:val="000000"/>
            <w:sz w:val="24"/>
            <w:szCs w:val="24"/>
          </w:rPr>
          <w:tag w:val="MENDELEY_CITATION_v3_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"/>
          <w:id w:val="711158528"/>
          <w:placeholder>
            <w:docPart w:val="DefaultPlaceholder_-1854013440"/>
          </w:placeholder>
        </w:sdtPr>
        <w:sdtContent>
          <w:r w:rsidR="00FE1019" w:rsidRPr="00033637">
            <w:rPr>
              <w:rFonts w:ascii="Times New Roman" w:hAnsi="Times New Roman" w:cs="Times New Roman"/>
              <w:bCs/>
              <w:color w:val="000000"/>
              <w:sz w:val="24"/>
              <w:szCs w:val="24"/>
            </w:rPr>
            <w:t>(Just et al., 2018)</w:t>
          </w:r>
        </w:sdtContent>
      </w:sdt>
      <w:del w:id="6379" w:author="Mohammad Nayeem Hasan" w:date="2024-12-22T23:14:00Z" w16du:dateUtc="2024-12-22T17:14:00Z">
        <w:r w:rsidR="005D5A2C" w:rsidRPr="00033637" w:rsidDel="00FD6C9A">
          <w:rPr>
            <w:rFonts w:ascii="Times New Roman" w:hAnsi="Times New Roman" w:cs="Times New Roman"/>
            <w:bCs/>
            <w:sz w:val="24"/>
            <w:szCs w:val="24"/>
          </w:rPr>
          <w:delText xml:space="preserve"> </w:delText>
        </w:r>
        <w:r w:rsidR="005D5A2C" w:rsidRPr="00033637" w:rsidDel="00FD6C9A">
          <w:rPr>
            <w:rFonts w:ascii="Times New Roman" w:hAnsi="Times New Roman" w:cs="Times New Roman"/>
            <w:bCs/>
            <w:sz w:val="24"/>
            <w:szCs w:val="24"/>
          </w:rPr>
          <w:fldChar w:fldCharType="begin"/>
        </w:r>
        <w:r w:rsidR="00350CF8" w:rsidRPr="00033637" w:rsidDel="00FD6C9A">
          <w:rPr>
            <w:rFonts w:ascii="Times New Roman" w:hAnsi="Times New Roman" w:cs="Times New Roman"/>
            <w:bCs/>
            <w:sz w:val="24"/>
            <w:szCs w:val="24"/>
          </w:rPr>
          <w:delInstrText xml:space="preserve"> ADDIN ZOTERO_ITEM CSL_CITATION {"citationID":"YfN5IF13","properties":{"formattedCitation":"(Just et al., 2018)","plainCitation":"(Just et al., 2018)","noteIndex":0},"citationItems":[{"id":1562,"uris":["http://zotero.org/users/4185209/items/BEY2D4WT"],"itemData":{"id":1562,"type":"article-journal","abstract":"Epidemiological studies have identified an increased risk of diarrheal diseases associated with using shared sanitation facilities. We hypothesized that this might be related to differences in transmission routes of pathogens. We proposed a mathematical model of two fictitious pathogens, one transmitted with an environmental reservoir and one without. We assumed that individuals susceptible to one pathogen are not susceptible to the other, and therefore, decoupled the two models. We initialized the model with 99% individuals being susceptible. We sampled the parameter space using Latin Hypercube Sampling. We simulated 10,000 parameter sets. We varied the effective shared sanitation coverage (the product of latrine coverage and users’ compliance). Our results show that, in our hypothetical scenario, across all levels of effective coverage of shared sanitation, the median final cumulative incidence of diarrheal disease was higher than that of zero coverage. Our simulation findings suggest that increasing effective coverage of shared sanitation may have limited benefits against diarrhea-causing pathogens with an environmental reservoir and may lack benefit against diarrhea-causing pathogens without an environmental reservoir given increased human contacts if latrines are poorly maintained.","container-title":"Pathogens and Global Health","DOI":"10.1080/20477724.2018.1478927","ISSN":"2047-7724","issue":"4","journalAbbreviation":"Pathog Glob Health","note":"PMID: 29874978\nPMCID: PMC6147076","page":"195-202","source":"PubMed Central","title":"The impact of shared sanitation facilities on diarrheal diseases with and without an environmental reservoir: a modeling study","title-short":"The impact of shared sanitation facilities on diarrheal diseases with and without an environmental reservoir","volume":"112","author":[{"family":"Just","given":"Matthew R."},{"family":"Carden","given":"Stephen W."},{"family":"Li","given":"Sheng"},{"family":"Baker","given":"Kelly K."},{"family":"Gambhir","given":"Manoj"},{"family":"Fung","given":"Isaac Chun-Hai"}],"issued":{"date-parts":[["2018",6]]}}}],"schema":"https://github.com/citation-style-language/schema/raw/master/csl-citation.json"} </w:delInstrText>
        </w:r>
        <w:r w:rsidR="005D5A2C" w:rsidRPr="00033637" w:rsidDel="00FD6C9A">
          <w:rPr>
            <w:rFonts w:ascii="Times New Roman" w:hAnsi="Times New Roman" w:cs="Times New Roman"/>
            <w:bCs/>
            <w:sz w:val="24"/>
            <w:szCs w:val="24"/>
          </w:rPr>
          <w:fldChar w:fldCharType="separate"/>
        </w:r>
        <w:r w:rsidR="00350CF8" w:rsidRPr="00033637" w:rsidDel="00FD6C9A">
          <w:rPr>
            <w:rFonts w:ascii="Times New Roman" w:hAnsi="Times New Roman" w:cs="Times New Roman"/>
            <w:sz w:val="24"/>
            <w:szCs w:val="24"/>
          </w:rPr>
          <w:delText>(</w:delText>
        </w:r>
      </w:del>
      <w:customXmlDelRangeStart w:id="6380" w:author="Mohammad Nayeem Hasan" w:date="2024-12-22T23:14:00Z"/>
      <w:sdt>
        <w:sdtPr>
          <w:rPr>
            <w:rFonts w:ascii="Times New Roman" w:hAnsi="Times New Roman" w:cs="Times New Roman"/>
            <w:color w:val="000000"/>
            <w:sz w:val="24"/>
            <w:szCs w:val="24"/>
          </w:rPr>
          <w:tag w:val="MENDELEY_CITATION_v3_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"/>
          <w:id w:val="-162551163"/>
          <w:placeholder>
            <w:docPart w:val="DefaultPlaceholder_-1854013440"/>
          </w:placeholder>
          <w:showingPlcHdr/>
        </w:sdtPr>
        <w:sdtContent>
          <w:customXmlDelRangeEnd w:id="6380"/>
          <w:r w:rsidR="00FE1019" w:rsidRPr="00033637">
            <w:rPr>
              <w:rStyle w:val="PlaceholderText"/>
              <w:rFonts w:ascii="Times New Roman" w:hAnsi="Times New Roman" w:cs="Times New Roman"/>
              <w:color w:val="000000"/>
              <w:sz w:val="24"/>
              <w:szCs w:val="24"/>
              <w:rPrChange w:id="6381" w:author="Mohammad Nayeem Hasan" w:date="2024-12-23T01:53:00Z" w16du:dateUtc="2024-12-22T19:53:00Z">
                <w:rPr>
                  <w:rStyle w:val="PlaceholderText"/>
                  <w:color w:val="000000"/>
                </w:rPr>
              </w:rPrChange>
            </w:rPr>
            <w:t>Click or tap here to enter text.</w:t>
          </w:r>
          <w:customXmlDelRangeStart w:id="6382" w:author="Mohammad Nayeem Hasan" w:date="2024-12-22T23:14:00Z"/>
        </w:sdtContent>
      </w:sdt>
      <w:customXmlDelRangeEnd w:id="6382"/>
      <w:del w:id="6383" w:author="Mohammad Nayeem Hasan" w:date="2024-12-22T23:14:00Z" w16du:dateUtc="2024-12-22T17:14:00Z">
        <w:r w:rsidR="00350CF8" w:rsidRPr="00033637" w:rsidDel="00FD6C9A">
          <w:rPr>
            <w:rFonts w:ascii="Times New Roman" w:hAnsi="Times New Roman" w:cs="Times New Roman"/>
            <w:sz w:val="24"/>
            <w:szCs w:val="24"/>
          </w:rPr>
          <w:delText xml:space="preserve"> et al., 2018)</w:delText>
        </w:r>
        <w:r w:rsidR="005D5A2C" w:rsidRPr="00033637" w:rsidDel="00FD6C9A">
          <w:rPr>
            <w:rFonts w:ascii="Times New Roman" w:hAnsi="Times New Roman" w:cs="Times New Roman"/>
            <w:bCs/>
            <w:sz w:val="24"/>
            <w:szCs w:val="24"/>
          </w:rPr>
          <w:fldChar w:fldCharType="end"/>
        </w:r>
      </w:del>
      <w:r w:rsidR="002D4FEE" w:rsidRPr="00033637">
        <w:rPr>
          <w:rFonts w:ascii="Times New Roman" w:hAnsi="Times New Roman" w:cs="Times New Roman"/>
          <w:bCs/>
          <w:sz w:val="24"/>
          <w:szCs w:val="24"/>
        </w:rPr>
        <w:t xml:space="preserve">. </w:t>
      </w:r>
      <w:r w:rsidR="00483E1C" w:rsidRPr="00033637">
        <w:rPr>
          <w:rFonts w:ascii="Times New Roman" w:hAnsi="Times New Roman" w:cs="Times New Roman"/>
          <w:bCs/>
          <w:sz w:val="24"/>
          <w:szCs w:val="24"/>
        </w:rPr>
        <w:t>We found from 2019 data that children from households that used shared toilet facilities were more at risk of experiencing diarrhea.</w:t>
      </w:r>
      <w:del w:id="6384" w:author="Mohammad Nayeem Hasan" w:date="2024-11-04T00:56:00Z">
        <w:r w:rsidR="00483E1C" w:rsidRPr="00033637" w:rsidDel="00877649">
          <w:rPr>
            <w:rFonts w:ascii="Times New Roman" w:hAnsi="Times New Roman" w:cs="Times New Roman"/>
            <w:bCs/>
            <w:sz w:val="24"/>
            <w:szCs w:val="24"/>
          </w:rPr>
          <w:delText xml:space="preserve"> </w:delText>
        </w:r>
        <w:r w:rsidR="00886926" w:rsidRPr="00033637" w:rsidDel="00877649">
          <w:rPr>
            <w:rFonts w:ascii="Times New Roman" w:hAnsi="Times New Roman" w:cs="Times New Roman"/>
            <w:bCs/>
            <w:sz w:val="24"/>
            <w:szCs w:val="24"/>
          </w:rPr>
          <w:delText>However, it</w:delText>
        </w:r>
        <w:r w:rsidR="002D4FEE" w:rsidRPr="00033637" w:rsidDel="00877649">
          <w:rPr>
            <w:rFonts w:ascii="Times New Roman" w:hAnsi="Times New Roman" w:cs="Times New Roman"/>
            <w:bCs/>
            <w:sz w:val="24"/>
            <w:szCs w:val="24"/>
          </w:rPr>
          <w:delText xml:space="preserve"> is not </w:delText>
        </w:r>
        <w:r w:rsidR="00921675" w:rsidRPr="00033637" w:rsidDel="00877649">
          <w:rPr>
            <w:rFonts w:ascii="Times New Roman" w:hAnsi="Times New Roman" w:cs="Times New Roman"/>
            <w:bCs/>
            <w:sz w:val="24"/>
            <w:szCs w:val="24"/>
          </w:rPr>
          <w:delText>sure</w:delText>
        </w:r>
        <w:r w:rsidR="002D4FEE" w:rsidRPr="00033637" w:rsidDel="00877649">
          <w:rPr>
            <w:rFonts w:ascii="Times New Roman" w:hAnsi="Times New Roman" w:cs="Times New Roman"/>
            <w:bCs/>
            <w:sz w:val="24"/>
            <w:szCs w:val="24"/>
          </w:rPr>
          <w:delText xml:space="preserve"> that</w:delText>
        </w:r>
      </w:del>
      <w:r w:rsidR="002D4FEE" w:rsidRPr="00033637">
        <w:rPr>
          <w:rFonts w:ascii="Times New Roman" w:hAnsi="Times New Roman" w:cs="Times New Roman"/>
          <w:bCs/>
          <w:sz w:val="24"/>
          <w:szCs w:val="24"/>
        </w:rPr>
        <w:t xml:space="preserve"> </w:t>
      </w:r>
      <w:bookmarkStart w:id="6385" w:name="_Hlk181575771"/>
      <w:ins w:id="6386" w:author="Mohammad Nayeem Hasan" w:date="2024-11-04T00:56:00Z">
        <w:r w:rsidR="00877649" w:rsidRPr="00033637">
          <w:rPr>
            <w:rFonts w:ascii="Times New Roman" w:hAnsi="Times New Roman" w:cs="Times New Roman"/>
            <w:bCs/>
            <w:sz w:val="24"/>
            <w:szCs w:val="24"/>
          </w:rPr>
          <w:t xml:space="preserve">Similar to our findings, </w:t>
        </w:r>
      </w:ins>
      <w:r w:rsidR="00921675" w:rsidRPr="00033637">
        <w:rPr>
          <w:rFonts w:ascii="Times New Roman" w:hAnsi="Times New Roman" w:cs="Times New Roman"/>
          <w:bCs/>
          <w:sz w:val="24"/>
          <w:szCs w:val="24"/>
        </w:rPr>
        <w:t xml:space="preserve">the </w:t>
      </w:r>
      <w:r w:rsidR="002D4FEE" w:rsidRPr="00033637">
        <w:rPr>
          <w:rFonts w:ascii="Times New Roman" w:hAnsi="Times New Roman" w:cs="Times New Roman"/>
          <w:bCs/>
          <w:sz w:val="24"/>
          <w:szCs w:val="24"/>
        </w:rPr>
        <w:t xml:space="preserve">shared </w:t>
      </w:r>
      <w:r w:rsidR="00886926" w:rsidRPr="00033637">
        <w:rPr>
          <w:rFonts w:ascii="Times New Roman" w:hAnsi="Times New Roman" w:cs="Times New Roman"/>
          <w:bCs/>
          <w:sz w:val="24"/>
          <w:szCs w:val="24"/>
        </w:rPr>
        <w:t xml:space="preserve">toilet </w:t>
      </w:r>
      <w:r w:rsidR="002D4FEE" w:rsidRPr="00033637">
        <w:rPr>
          <w:rFonts w:ascii="Times New Roman" w:hAnsi="Times New Roman" w:cs="Times New Roman"/>
          <w:bCs/>
          <w:sz w:val="24"/>
          <w:szCs w:val="24"/>
        </w:rPr>
        <w:t xml:space="preserve">facility </w:t>
      </w:r>
      <w:r w:rsidR="00886926" w:rsidRPr="00033637">
        <w:rPr>
          <w:rFonts w:ascii="Times New Roman" w:hAnsi="Times New Roman" w:cs="Times New Roman"/>
          <w:bCs/>
          <w:sz w:val="24"/>
          <w:szCs w:val="24"/>
        </w:rPr>
        <w:t xml:space="preserve">caused </w:t>
      </w:r>
      <w:ins w:id="6387" w:author="Mohammad Nayeem Hasan" w:date="2024-11-04T00:58:00Z">
        <w:r w:rsidR="00877649" w:rsidRPr="00033637">
          <w:rPr>
            <w:rFonts w:ascii="Times New Roman" w:hAnsi="Times New Roman" w:cs="Times New Roman"/>
            <w:bCs/>
            <w:sz w:val="24"/>
            <w:szCs w:val="24"/>
          </w:rPr>
          <w:t xml:space="preserve">a significantly increased risk of </w:t>
        </w:r>
      </w:ins>
      <w:r w:rsidR="006F0D6C" w:rsidRPr="00033637">
        <w:rPr>
          <w:rFonts w:ascii="Times New Roman" w:hAnsi="Times New Roman" w:cs="Times New Roman"/>
          <w:bCs/>
          <w:sz w:val="24"/>
          <w:szCs w:val="24"/>
        </w:rPr>
        <w:t>diarrhea</w:t>
      </w:r>
      <w:ins w:id="6388" w:author="Mohammad Nayeem Hasan" w:date="2024-11-04T01:11:00Z">
        <w:r w:rsidR="000B50FB" w:rsidRPr="00033637">
          <w:rPr>
            <w:rFonts w:ascii="Times New Roman" w:hAnsi="Times New Roman" w:cs="Times New Roman"/>
            <w:bCs/>
            <w:sz w:val="24"/>
            <w:szCs w:val="24"/>
          </w:rPr>
          <w:t xml:space="preserve"> </w:t>
        </w:r>
      </w:ins>
      <w:sdt>
        <w:sdtPr>
          <w:rPr>
            <w:rFonts w:ascii="Times New Roman" w:hAnsi="Times New Roman" w:cs="Times New Roman"/>
            <w:bCs/>
            <w:color w:val="000000"/>
            <w:sz w:val="24"/>
            <w:szCs w:val="24"/>
          </w:rPr>
          <w:tag w:val="MENDELEY_CITATION_v3_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"/>
          <w:id w:val="1729041765"/>
          <w:placeholder>
            <w:docPart w:val="DefaultPlaceholder_-1854013440"/>
          </w:placeholder>
        </w:sdtPr>
        <w:sdtContent>
          <w:r w:rsidR="00FE1019" w:rsidRPr="00033637">
            <w:rPr>
              <w:rFonts w:ascii="Times New Roman" w:eastAsia="Times New Roman" w:hAnsi="Times New Roman" w:cs="Times New Roman"/>
              <w:color w:val="000000"/>
              <w:sz w:val="24"/>
              <w:szCs w:val="24"/>
            </w:rPr>
            <w:t>(Ramlal et al., 2019)</w:t>
          </w:r>
        </w:sdtContent>
      </w:sdt>
      <w:ins w:id="6389" w:author="Mohammad Nayeem Hasan" w:date="2024-11-04T01:01:00Z">
        <w:r w:rsidR="00877649" w:rsidRPr="00033637">
          <w:rPr>
            <w:rFonts w:ascii="Times New Roman" w:hAnsi="Times New Roman" w:cs="Times New Roman"/>
            <w:bCs/>
            <w:sz w:val="24"/>
            <w:szCs w:val="24"/>
          </w:rPr>
          <w:t xml:space="preserve"> and</w:t>
        </w:r>
      </w:ins>
      <w:del w:id="6390" w:author="Mohammad Nayeem Hasan" w:date="2024-11-04T01:01:00Z">
        <w:r w:rsidR="006F0D6C" w:rsidRPr="00033637" w:rsidDel="00877649">
          <w:rPr>
            <w:rFonts w:ascii="Times New Roman" w:hAnsi="Times New Roman" w:cs="Times New Roman"/>
            <w:bCs/>
            <w:sz w:val="24"/>
            <w:szCs w:val="24"/>
          </w:rPr>
          <w:delText>,</w:delText>
        </w:r>
        <w:r w:rsidR="00B90E8A" w:rsidRPr="00033637" w:rsidDel="00877649">
          <w:rPr>
            <w:rFonts w:ascii="Times New Roman" w:hAnsi="Times New Roman" w:cs="Times New Roman"/>
            <w:bCs/>
            <w:sz w:val="24"/>
            <w:szCs w:val="24"/>
          </w:rPr>
          <w:delText xml:space="preserve"> but</w:delText>
        </w:r>
      </w:del>
      <w:r w:rsidR="00B90E8A" w:rsidRPr="00033637">
        <w:rPr>
          <w:rFonts w:ascii="Times New Roman" w:hAnsi="Times New Roman" w:cs="Times New Roman"/>
          <w:bCs/>
          <w:sz w:val="24"/>
          <w:szCs w:val="24"/>
        </w:rPr>
        <w:t xml:space="preserve"> the </w:t>
      </w:r>
      <w:r w:rsidR="008908FA" w:rsidRPr="00033637">
        <w:rPr>
          <w:rFonts w:ascii="Times New Roman" w:hAnsi="Times New Roman" w:cs="Times New Roman"/>
          <w:bCs/>
          <w:sz w:val="24"/>
          <w:szCs w:val="24"/>
        </w:rPr>
        <w:t xml:space="preserve">unhygienic toilet facility </w:t>
      </w:r>
      <w:r w:rsidR="001F0351" w:rsidRPr="00033637">
        <w:rPr>
          <w:rFonts w:ascii="Times New Roman" w:hAnsi="Times New Roman" w:cs="Times New Roman"/>
          <w:bCs/>
          <w:sz w:val="24"/>
          <w:szCs w:val="24"/>
        </w:rPr>
        <w:t>contains</w:t>
      </w:r>
      <w:r w:rsidR="006A4E35" w:rsidRPr="00033637">
        <w:rPr>
          <w:rFonts w:ascii="Times New Roman" w:hAnsi="Times New Roman" w:cs="Times New Roman"/>
          <w:bCs/>
          <w:sz w:val="24"/>
          <w:szCs w:val="24"/>
        </w:rPr>
        <w:t xml:space="preserve"> </w:t>
      </w:r>
      <w:del w:id="6391" w:author="Mohammad Nayeem Hasan" w:date="2024-11-03T23:09:00Z">
        <w:r w:rsidR="006A4E35" w:rsidRPr="00033637" w:rsidDel="0077291E">
          <w:rPr>
            <w:rFonts w:ascii="Times New Roman" w:hAnsi="Times New Roman" w:cs="Times New Roman"/>
            <w:bCs/>
            <w:sz w:val="24"/>
            <w:szCs w:val="24"/>
          </w:rPr>
          <w:delText xml:space="preserve">the </w:delText>
        </w:r>
      </w:del>
      <w:r w:rsidR="00D11894" w:rsidRPr="00033637">
        <w:rPr>
          <w:rFonts w:ascii="Times New Roman" w:hAnsi="Times New Roman" w:cs="Times New Roman"/>
          <w:bCs/>
          <w:sz w:val="24"/>
          <w:szCs w:val="24"/>
        </w:rPr>
        <w:t>pathogens like norovirus</w:t>
      </w:r>
      <w:r w:rsidR="00921675" w:rsidRPr="00033637">
        <w:rPr>
          <w:rFonts w:ascii="Times New Roman" w:hAnsi="Times New Roman" w:cs="Times New Roman"/>
          <w:bCs/>
          <w:sz w:val="24"/>
          <w:szCs w:val="24"/>
        </w:rPr>
        <w:t>,</w:t>
      </w:r>
      <w:r w:rsidR="00D11894" w:rsidRPr="00033637">
        <w:rPr>
          <w:rFonts w:ascii="Times New Roman" w:hAnsi="Times New Roman" w:cs="Times New Roman"/>
          <w:bCs/>
          <w:sz w:val="24"/>
          <w:szCs w:val="24"/>
        </w:rPr>
        <w:t xml:space="preserve"> which caused diarrhea</w:t>
      </w:r>
      <w:ins w:id="6392" w:author="Mohammad Nayeem Hasan" w:date="2024-11-04T01:19:00Z">
        <w:r w:rsidR="00727A6D" w:rsidRPr="00033637">
          <w:rPr>
            <w:rFonts w:ascii="Times New Roman" w:hAnsi="Times New Roman" w:cs="Times New Roman"/>
            <w:bCs/>
            <w:sz w:val="24"/>
            <w:szCs w:val="24"/>
          </w:rPr>
          <w:t xml:space="preserve"> also</w:t>
        </w:r>
      </w:ins>
      <w:ins w:id="6393" w:author="Mohammad Nayeem Hasan" w:date="2024-12-22T23:14:00Z" w16du:dateUtc="2024-12-22T17:14:00Z">
        <w:r w:rsidR="00FD6C9A" w:rsidRPr="00033637">
          <w:rPr>
            <w:rFonts w:ascii="Times New Roman" w:hAnsi="Times New Roman" w:cs="Times New Roman"/>
            <w:bCs/>
            <w:sz w:val="24"/>
            <w:szCs w:val="24"/>
          </w:rPr>
          <w:t xml:space="preserve"> </w:t>
        </w:r>
      </w:ins>
      <w:customXmlInsRangeStart w:id="6394" w:author="Mohammad Nayeem Hasan" w:date="2024-12-22T23:14:00Z"/>
      <w:sdt>
        <w:sdtPr>
          <w:rPr>
            <w:rFonts w:ascii="Times New Roman" w:hAnsi="Times New Roman" w:cs="Times New Roman"/>
            <w:bCs/>
            <w:color w:val="000000"/>
            <w:sz w:val="24"/>
            <w:szCs w:val="24"/>
          </w:rPr>
          <w:tag w:val="MENDELEY_CITATION_v3_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"/>
          <w:id w:val="28770221"/>
          <w:placeholder>
            <w:docPart w:val="1B39C6713A5E4F5FA1B4B6E41B4DAA32"/>
          </w:placeholder>
        </w:sdtPr>
        <w:sdtContent>
          <w:customXmlInsRangeEnd w:id="6394"/>
          <w:r w:rsidR="00FE1019" w:rsidRPr="00033637">
            <w:rPr>
              <w:rFonts w:ascii="Times New Roman" w:hAnsi="Times New Roman" w:cs="Times New Roman"/>
              <w:bCs/>
              <w:color w:val="000000"/>
              <w:sz w:val="24"/>
              <w:szCs w:val="24"/>
            </w:rPr>
            <w:t>(Just et al., 2018)</w:t>
          </w:r>
          <w:customXmlInsRangeStart w:id="6395" w:author="Mohammad Nayeem Hasan" w:date="2024-12-22T23:14:00Z"/>
        </w:sdtContent>
      </w:sdt>
      <w:customXmlInsRangeEnd w:id="6395"/>
      <w:del w:id="6396" w:author="Mohammad Nayeem Hasan" w:date="2024-12-22T23:14:00Z" w16du:dateUtc="2024-12-22T17:14:00Z">
        <w:r w:rsidR="00D45996" w:rsidRPr="00033637" w:rsidDel="00FD6C9A">
          <w:rPr>
            <w:rFonts w:ascii="Times New Roman" w:hAnsi="Times New Roman" w:cs="Times New Roman"/>
            <w:bCs/>
            <w:sz w:val="24"/>
            <w:szCs w:val="24"/>
          </w:rPr>
          <w:delText xml:space="preserve"> </w:delText>
        </w:r>
        <w:r w:rsidR="00D45996" w:rsidRPr="00033637" w:rsidDel="00FD6C9A">
          <w:rPr>
            <w:rFonts w:ascii="Times New Roman" w:hAnsi="Times New Roman" w:cs="Times New Roman"/>
            <w:bCs/>
            <w:sz w:val="24"/>
            <w:szCs w:val="24"/>
          </w:rPr>
          <w:fldChar w:fldCharType="begin"/>
        </w:r>
        <w:r w:rsidR="00350CF8" w:rsidRPr="00033637" w:rsidDel="00FD6C9A">
          <w:rPr>
            <w:rFonts w:ascii="Times New Roman" w:hAnsi="Times New Roman" w:cs="Times New Roman"/>
            <w:bCs/>
            <w:sz w:val="24"/>
            <w:szCs w:val="24"/>
          </w:rPr>
          <w:delInstrText xml:space="preserve"> ADDIN ZOTERO_ITEM CSL_CITATION {"citationID":"z29wnFVx","properties":{"formattedCitation":"(Just et al., 2018)","plainCitation":"(Just et al., 2018)","noteIndex":0},"citationItems":[{"id":1562,"uris":["http://zotero.org/users/4185209/items/BEY2D4WT"],"itemData":{"id":1562,"type":"article-journal","abstract":"Epidemiological studies have identified an increased risk of diarrheal diseases associated with using shared sanitation facilities. We hypothesized that this might be related to differences in transmission routes of pathogens. We proposed a mathematical model of two fictitious pathogens, one transmitted with an environmental reservoir and one without. We assumed that individuals susceptible to one pathogen are not susceptible to the other, and therefore, decoupled the two models. We initialized the model with 99% individuals being susceptible. We sampled the parameter space using Latin Hypercube Sampling. We simulated 10,000 parameter sets. We varied the effective shared sanitation coverage (the product of latrine coverage and users’ compliance). Our results show that, in our hypothetical scenario, across all levels of effective coverage of shared sanitation, the median final cumulative incidence of diarrheal disease was higher than that of zero coverage. Our simulation findings suggest that increasing effective coverage of shared sanitation may have limited benefits against diarrhea-causing pathogens with an environmental reservoir and may lack benefit against diarrhea-causing pathogens without an environmental reservoir given increased human contacts if latrines are poorly maintained.","container-title":"Pathogens and Global Health","DOI":"10.1080/20477724.2018.1478927","ISSN":"2047-7724","issue":"4","journalAbbreviation":"Pathog Glob Health","note":"PMID: 29874978\nPMCID: PMC6147076","page":"195-202","source":"PubMed Central","title":"The impact of shared sanitation facilities on diarrheal diseases with and without an environmental reservoir: a modeling study","title-short":"The impact of shared sanitation facilities on diarrheal diseases with and without an environmental reservoir","volume":"112","author":[{"family":"Just","given":"Matthew R."},{"family":"Carden","given":"Stephen W."},{"family":"Li","given":"Sheng"},{"family":"Baker","given":"Kelly K."},{"family":"Gambhir","given":"Manoj"},{"family":"Fung","given":"Isaac Chun-Hai"}],"issued":{"date-parts":[["2018",6]]}}}],"schema":"https://github.com/citation-style-language/schema/raw/master/csl-citation.json"} </w:delInstrText>
        </w:r>
        <w:r w:rsidR="00D45996" w:rsidRPr="00033637" w:rsidDel="00FD6C9A">
          <w:rPr>
            <w:rFonts w:ascii="Times New Roman" w:hAnsi="Times New Roman" w:cs="Times New Roman"/>
            <w:bCs/>
            <w:sz w:val="24"/>
            <w:szCs w:val="24"/>
          </w:rPr>
          <w:fldChar w:fldCharType="separate"/>
        </w:r>
        <w:r w:rsidR="00350CF8" w:rsidRPr="00033637" w:rsidDel="00FD6C9A">
          <w:rPr>
            <w:rFonts w:ascii="Times New Roman" w:hAnsi="Times New Roman" w:cs="Times New Roman"/>
            <w:sz w:val="24"/>
            <w:szCs w:val="24"/>
          </w:rPr>
          <w:delText>(Just et al., 2018)</w:delText>
        </w:r>
        <w:r w:rsidR="00D45996" w:rsidRPr="00033637" w:rsidDel="00FD6C9A">
          <w:rPr>
            <w:rFonts w:ascii="Times New Roman" w:hAnsi="Times New Roman" w:cs="Times New Roman"/>
            <w:bCs/>
            <w:sz w:val="24"/>
            <w:szCs w:val="24"/>
          </w:rPr>
          <w:fldChar w:fldCharType="end"/>
        </w:r>
      </w:del>
      <w:r w:rsidR="00D11894" w:rsidRPr="00033637">
        <w:rPr>
          <w:rFonts w:ascii="Times New Roman" w:hAnsi="Times New Roman" w:cs="Times New Roman"/>
          <w:bCs/>
          <w:sz w:val="24"/>
          <w:szCs w:val="24"/>
        </w:rPr>
        <w:t xml:space="preserve">. </w:t>
      </w:r>
      <w:bookmarkEnd w:id="6385"/>
      <w:r w:rsidR="00D11894" w:rsidRPr="00033637">
        <w:rPr>
          <w:rFonts w:ascii="Times New Roman" w:hAnsi="Times New Roman" w:cs="Times New Roman"/>
          <w:bCs/>
          <w:sz w:val="24"/>
          <w:szCs w:val="24"/>
        </w:rPr>
        <w:t xml:space="preserve">The </w:t>
      </w:r>
      <w:r w:rsidR="00F73FB8" w:rsidRPr="00033637">
        <w:rPr>
          <w:rFonts w:ascii="Times New Roman" w:hAnsi="Times New Roman" w:cs="Times New Roman"/>
          <w:bCs/>
          <w:sz w:val="24"/>
          <w:szCs w:val="24"/>
        </w:rPr>
        <w:t xml:space="preserve">toilet facility, </w:t>
      </w:r>
      <w:r w:rsidR="00AF52FB" w:rsidRPr="00033637">
        <w:rPr>
          <w:rFonts w:ascii="Times New Roman" w:hAnsi="Times New Roman" w:cs="Times New Roman"/>
          <w:bCs/>
          <w:sz w:val="24"/>
          <w:szCs w:val="24"/>
        </w:rPr>
        <w:t xml:space="preserve">whether shared or private, </w:t>
      </w:r>
      <w:r w:rsidR="001D6BDA" w:rsidRPr="00033637">
        <w:rPr>
          <w:rFonts w:ascii="Times New Roman" w:hAnsi="Times New Roman" w:cs="Times New Roman"/>
          <w:bCs/>
          <w:sz w:val="24"/>
          <w:szCs w:val="24"/>
        </w:rPr>
        <w:t>must</w:t>
      </w:r>
      <w:r w:rsidR="00AF52FB" w:rsidRPr="00033637">
        <w:rPr>
          <w:rFonts w:ascii="Times New Roman" w:hAnsi="Times New Roman" w:cs="Times New Roman"/>
          <w:bCs/>
          <w:sz w:val="24"/>
          <w:szCs w:val="24"/>
        </w:rPr>
        <w:t xml:space="preserve"> be </w:t>
      </w:r>
      <w:r w:rsidR="00483E1C" w:rsidRPr="00033637">
        <w:rPr>
          <w:rFonts w:ascii="Times New Roman" w:hAnsi="Times New Roman" w:cs="Times New Roman"/>
          <w:bCs/>
          <w:sz w:val="24"/>
          <w:szCs w:val="24"/>
        </w:rPr>
        <w:t>clean</w:t>
      </w:r>
      <w:r w:rsidR="00AF52FB" w:rsidRPr="00033637">
        <w:rPr>
          <w:rFonts w:ascii="Times New Roman" w:hAnsi="Times New Roman" w:cs="Times New Roman"/>
          <w:bCs/>
          <w:sz w:val="24"/>
          <w:szCs w:val="24"/>
        </w:rPr>
        <w:t>, and the people using the toilet must practice hand washing after using the</w:t>
      </w:r>
      <w:r w:rsidR="001F0351" w:rsidRPr="00033637">
        <w:rPr>
          <w:rFonts w:ascii="Times New Roman" w:hAnsi="Times New Roman" w:cs="Times New Roman"/>
          <w:bCs/>
          <w:sz w:val="24"/>
          <w:szCs w:val="24"/>
        </w:rPr>
        <w:t xml:space="preserve"> toilet</w:t>
      </w:r>
      <w:ins w:id="6397" w:author="Mohammad Nayeem Hasan" w:date="2024-12-22T23:15:00Z" w16du:dateUtc="2024-12-22T17:15:00Z">
        <w:r w:rsidR="00FD6C9A" w:rsidRPr="00033637">
          <w:rPr>
            <w:rFonts w:ascii="Times New Roman" w:hAnsi="Times New Roman" w:cs="Times New Roman"/>
            <w:bCs/>
            <w:sz w:val="24"/>
            <w:szCs w:val="24"/>
          </w:rPr>
          <w:t xml:space="preserve"> </w:t>
        </w:r>
      </w:ins>
      <w:sdt>
        <w:sdtPr>
          <w:rPr>
            <w:rFonts w:ascii="Times New Roman" w:hAnsi="Times New Roman" w:cs="Times New Roman"/>
            <w:bCs/>
            <w:color w:val="000000"/>
            <w:sz w:val="24"/>
            <w:szCs w:val="24"/>
          </w:rPr>
          <w:tag w:val="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"/>
          <w:id w:val="-594100414"/>
          <w:placeholder>
            <w:docPart w:val="DefaultPlaceholder_-1854013440"/>
          </w:placeholder>
        </w:sdtPr>
        <w:sdtContent>
          <w:r w:rsidR="00FE1019" w:rsidRPr="00033637">
            <w:rPr>
              <w:rFonts w:ascii="Times New Roman" w:hAnsi="Times New Roman" w:cs="Times New Roman"/>
              <w:bCs/>
              <w:color w:val="000000"/>
              <w:sz w:val="24"/>
              <w:szCs w:val="24"/>
            </w:rPr>
            <w:t>(Baker et al., 2016)</w:t>
          </w:r>
        </w:sdtContent>
      </w:sdt>
      <w:del w:id="6398" w:author="Mohammad Nayeem Hasan" w:date="2024-12-22T23:15:00Z" w16du:dateUtc="2024-12-22T17:15:00Z">
        <w:r w:rsidR="008D5C26" w:rsidRPr="00033637" w:rsidDel="00FD6C9A">
          <w:rPr>
            <w:rFonts w:ascii="Times New Roman" w:hAnsi="Times New Roman" w:cs="Times New Roman"/>
            <w:bCs/>
            <w:sz w:val="24"/>
            <w:szCs w:val="24"/>
          </w:rPr>
          <w:delText xml:space="preserve"> </w:delText>
        </w:r>
        <w:r w:rsidR="008D5C26" w:rsidRPr="00033637" w:rsidDel="00FD6C9A">
          <w:rPr>
            <w:rFonts w:ascii="Times New Roman" w:hAnsi="Times New Roman" w:cs="Times New Roman"/>
            <w:bCs/>
            <w:sz w:val="24"/>
            <w:szCs w:val="24"/>
          </w:rPr>
          <w:fldChar w:fldCharType="begin"/>
        </w:r>
        <w:r w:rsidR="00350CF8" w:rsidRPr="00033637" w:rsidDel="00FD6C9A">
          <w:rPr>
            <w:rFonts w:ascii="Times New Roman" w:hAnsi="Times New Roman" w:cs="Times New Roman"/>
            <w:bCs/>
            <w:sz w:val="24"/>
            <w:szCs w:val="24"/>
          </w:rPr>
          <w:delInstrText xml:space="preserve"> ADDIN ZOTERO_ITEM CSL_CITATION {"citationID":"FV4xSiJI","properties":{"formattedCitation":"(Baker et al., 2016)","plainCitation":"(Baker et al., 2016)","noteIndex":0},"citationItems":[{"id":1565,"uris":["http://zotero.org/users/4185209/items/AWG35KQ9"],"itemData":{"id":1565,"type":"article-journal","abstract":"Background Diarrheal disease is the second leading cause of disease in children less than 5 y of age. Poor water, sanitation, and hygiene conditions are the primary routes of exposure and infection. Sanitation and hygiene interventions are estimated to generate a 36% and 48% reduction in diarrheal risk in young children, respectively. Little is known about whether the number of households sharing a sanitation facility affects a child's risk of diarrhea. The objective of this study was to describe sanitation and hygiene access across the Global Enteric Multicenter Study (GEMS) sites in Africa and South Asia and to assess sanitation and hygiene exposures, including shared sanitation access, as risk factors for moderate-to-severe diarrhea (MSD) in children less than 5 y of age. Methods/Findings The GEMS matched case-control study was conducted between December 1, 2007, and March 3, 2011, at seven sites in Basse, The Gambia; Nyanza Province, Kenya; Bamako, Mali; Manhiça, Mozambique; Mirzapur, Bangladesh; Kolkata, India; and Karachi, Pakistan. Data was collected for 8,592 case children aged &lt;5 y old experiencing MSD and for 12,390 asymptomatic age, gender, and neighborhood-matched controls. An MSD case was defined as a child with a diarrheal illness &lt;7 d duration comprising ≥3 loose stools in 24 h and ≥1 of the following: sunken eyes, skin tenting, dysentery, intravenous (IV) rehydration, or hospitalization. Site-specific conditional logistic regression models were used to explore the association between sanitation and hygiene exposures and MSD. Most households at six sites (&gt;93%) had access to a sanitation facility, while 70% of households in rural Kenya had access to a facility. Practicing open defecation was a risk factor for MSD in children &lt;5 y old in Kenya. Sharing sanitation facilities with 1–2 or ≥3 other households was a statistically significant risk factor for MSD in Kenya, Mali, Mozambique, and Pakistan. Among those with a designated handwashing area near the home, soap or ash were more frequently observed at control households and were significantly protective against MSD in Mozambique and India. Conclusions This study suggests that sharing a sanitation facility with just one to two other households can increase the risk of MSD in young children, compared to using a private facility. Interventions aimed at increasing access to private household sanitation facilities may reduce the burden of MSD in children. These findings support the current World Health Organization/ United Nations Children's Emergency Fund (UNICEF) system that categorizes shared sanitation as unimproved.","container-title":"PLOS Medicine","DOI":"10.1371/journal.pmed.1002010","ISSN":"1549-1676","issue":"5","journalAbbreviation":"PLOS Medicine","language":"en","note":"publisher: Public Library of Science","page":"e1002010","source":"PLoS Journals","title":"Sanitation and Hygiene-Specific Risk Factors for Moderate-to-Severe Diarrhea in Young Children in the Global Enteric Multicenter Study, 2007–2011: Case-Control Study","title-short":"Sanitation and Hygiene-Specific Risk Factors for Moderate-to-Severe Diarrhea in Young Children in the Global Enteric Multicenter Study, 2007–2011","volume":"13","author":[{"family":"Baker","given":"Kelly K."},{"family":"O’Reilly","given":"Ciara E."},{"family":"Levine","given":"Myron M."},{"family":"Kotloff","given":"Karen L."},{"family":"Nataro","given":"James P."},{"family":"Ayers","given":"Tracy L."},{"family":"Farag","given":"Tamer H."},{"family":"Nasrin","given":"Dilruba"},{"family":"Blackwelder","given":"William C."},{"family":"Wu","given":"Yukun"},{"family":"Alonso","given":"Pedro L."},{"family":"Breiman","given":"Robert F."},{"family":"Omore","given":"Richard"},{"family":"Faruque","given":"Abu S. G."},{"family":"Das","given":"Sumon Kumar"},{"family":"Ahmed","given":"Shahnawaz"},{"family":"Saha","given":"Debasish"},{"family":"Sow","given":"Samba O."},{"family":"Sur","given":"Dipika"},{"family":"Zaidi","given":"Anita K. M."},{"family":"Quadri","given":"Fahreen"},{"family":"Mintz","given":"Eric D."}],"issued":{"date-parts":[["2016",5,3]]}}}],"schema":"https://github.com/citation-style-language/schema/raw/master/csl-citation.json"} </w:delInstrText>
        </w:r>
        <w:r w:rsidR="008D5C26" w:rsidRPr="00033637" w:rsidDel="00FD6C9A">
          <w:rPr>
            <w:rFonts w:ascii="Times New Roman" w:hAnsi="Times New Roman" w:cs="Times New Roman"/>
            <w:bCs/>
            <w:sz w:val="24"/>
            <w:szCs w:val="24"/>
          </w:rPr>
          <w:fldChar w:fldCharType="separate"/>
        </w:r>
        <w:r w:rsidR="00350CF8" w:rsidRPr="00033637" w:rsidDel="00FD6C9A">
          <w:rPr>
            <w:rFonts w:ascii="Times New Roman" w:hAnsi="Times New Roman" w:cs="Times New Roman"/>
            <w:sz w:val="24"/>
            <w:szCs w:val="24"/>
          </w:rPr>
          <w:delText>(Baker et al., 2016)</w:delText>
        </w:r>
        <w:r w:rsidR="008D5C26" w:rsidRPr="00033637" w:rsidDel="00FD6C9A">
          <w:rPr>
            <w:rFonts w:ascii="Times New Roman" w:hAnsi="Times New Roman" w:cs="Times New Roman"/>
            <w:bCs/>
            <w:sz w:val="24"/>
            <w:szCs w:val="24"/>
          </w:rPr>
          <w:fldChar w:fldCharType="end"/>
        </w:r>
      </w:del>
      <w:r w:rsidR="001F0351" w:rsidRPr="00033637">
        <w:rPr>
          <w:rFonts w:ascii="Times New Roman" w:hAnsi="Times New Roman" w:cs="Times New Roman"/>
          <w:bCs/>
          <w:sz w:val="24"/>
          <w:szCs w:val="24"/>
        </w:rPr>
        <w:t xml:space="preserve">. </w:t>
      </w:r>
      <w:r w:rsidR="00AF52FB" w:rsidRPr="00033637">
        <w:rPr>
          <w:rFonts w:ascii="Times New Roman" w:hAnsi="Times New Roman" w:cs="Times New Roman"/>
          <w:bCs/>
          <w:sz w:val="24"/>
          <w:szCs w:val="24"/>
        </w:rPr>
        <w:t>Households using shared toilet facilit</w:t>
      </w:r>
      <w:r w:rsidR="001D6BDA" w:rsidRPr="00033637">
        <w:rPr>
          <w:rFonts w:ascii="Times New Roman" w:hAnsi="Times New Roman" w:cs="Times New Roman"/>
          <w:bCs/>
          <w:sz w:val="24"/>
          <w:szCs w:val="24"/>
        </w:rPr>
        <w:t>ies might prioritize hand washing practices over</w:t>
      </w:r>
      <w:r w:rsidR="00E772B6" w:rsidRPr="00033637">
        <w:rPr>
          <w:rFonts w:ascii="Times New Roman" w:hAnsi="Times New Roman" w:cs="Times New Roman"/>
          <w:bCs/>
          <w:sz w:val="24"/>
          <w:szCs w:val="24"/>
        </w:rPr>
        <w:t xml:space="preserve"> other households</w:t>
      </w:r>
      <w:r w:rsidR="00915584" w:rsidRPr="00033637">
        <w:rPr>
          <w:rFonts w:ascii="Times New Roman" w:hAnsi="Times New Roman" w:cs="Times New Roman"/>
          <w:bCs/>
          <w:sz w:val="24"/>
          <w:szCs w:val="24"/>
        </w:rPr>
        <w:t>, which could cause the findings</w:t>
      </w:r>
      <w:r w:rsidR="00E772B6" w:rsidRPr="00033637">
        <w:rPr>
          <w:rFonts w:ascii="Times New Roman" w:hAnsi="Times New Roman" w:cs="Times New Roman"/>
          <w:bCs/>
          <w:sz w:val="24"/>
          <w:szCs w:val="24"/>
        </w:rPr>
        <w:t xml:space="preserve">. </w:t>
      </w:r>
    </w:p>
    <w:p w14:paraId="0E36AA3B" w14:textId="6570E6BE" w:rsidR="00AE41BC" w:rsidRPr="00033637" w:rsidRDefault="009E1888" w:rsidP="00F31FB2">
      <w:pPr>
        <w:spacing w:line="480" w:lineRule="auto"/>
        <w:ind w:firstLine="720"/>
        <w:rPr>
          <w:rFonts w:ascii="Times New Roman" w:hAnsi="Times New Roman" w:cs="Times New Roman"/>
          <w:bCs/>
          <w:sz w:val="24"/>
          <w:szCs w:val="24"/>
        </w:rPr>
      </w:pPr>
      <w:r w:rsidRPr="00033637">
        <w:rPr>
          <w:rFonts w:ascii="Times New Roman" w:hAnsi="Times New Roman" w:cs="Times New Roman"/>
          <w:bCs/>
          <w:sz w:val="24"/>
          <w:szCs w:val="24"/>
        </w:rPr>
        <w:t>We found from 2019 data that the</w:t>
      </w:r>
      <w:r w:rsidR="00357097" w:rsidRPr="00033637">
        <w:rPr>
          <w:rFonts w:ascii="Times New Roman" w:hAnsi="Times New Roman" w:cs="Times New Roman"/>
          <w:bCs/>
          <w:sz w:val="24"/>
          <w:szCs w:val="24"/>
        </w:rPr>
        <w:t xml:space="preserve"> chance of having diarrhea </w:t>
      </w:r>
      <w:r w:rsidR="00506A47" w:rsidRPr="00033637">
        <w:rPr>
          <w:rFonts w:ascii="Times New Roman" w:hAnsi="Times New Roman" w:cs="Times New Roman"/>
          <w:bCs/>
          <w:sz w:val="24"/>
          <w:szCs w:val="24"/>
        </w:rPr>
        <w:t>wa</w:t>
      </w:r>
      <w:r w:rsidR="001B6771" w:rsidRPr="00033637">
        <w:rPr>
          <w:rFonts w:ascii="Times New Roman" w:hAnsi="Times New Roman" w:cs="Times New Roman"/>
          <w:bCs/>
          <w:sz w:val="24"/>
          <w:szCs w:val="24"/>
        </w:rPr>
        <w:t xml:space="preserve">s </w:t>
      </w:r>
      <w:r w:rsidR="00357097" w:rsidRPr="00033637">
        <w:rPr>
          <w:rFonts w:ascii="Times New Roman" w:hAnsi="Times New Roman" w:cs="Times New Roman"/>
          <w:bCs/>
          <w:sz w:val="24"/>
          <w:szCs w:val="24"/>
        </w:rPr>
        <w:t xml:space="preserve">significantly higher for </w:t>
      </w:r>
      <w:r w:rsidR="00E615F8" w:rsidRPr="00033637">
        <w:rPr>
          <w:rFonts w:ascii="Times New Roman" w:hAnsi="Times New Roman" w:cs="Times New Roman"/>
          <w:bCs/>
          <w:sz w:val="24"/>
          <w:szCs w:val="24"/>
        </w:rPr>
        <w:t xml:space="preserve">underweight </w:t>
      </w:r>
      <w:r w:rsidR="00A1606A" w:rsidRPr="00033637">
        <w:rPr>
          <w:rFonts w:ascii="Times New Roman" w:hAnsi="Times New Roman" w:cs="Times New Roman"/>
          <w:bCs/>
          <w:sz w:val="24"/>
          <w:szCs w:val="24"/>
        </w:rPr>
        <w:t>children</w:t>
      </w:r>
      <w:r w:rsidR="00B07600" w:rsidRPr="00033637">
        <w:rPr>
          <w:rFonts w:ascii="Times New Roman" w:hAnsi="Times New Roman" w:cs="Times New Roman"/>
          <w:bCs/>
          <w:sz w:val="24"/>
          <w:szCs w:val="24"/>
        </w:rPr>
        <w:t>.</w:t>
      </w:r>
      <w:r w:rsidR="00506A47" w:rsidRPr="00033637">
        <w:rPr>
          <w:rFonts w:ascii="Times New Roman" w:hAnsi="Times New Roman" w:cs="Times New Roman"/>
          <w:bCs/>
          <w:sz w:val="24"/>
          <w:szCs w:val="24"/>
        </w:rPr>
        <w:t xml:space="preserve"> Being underweight</w:t>
      </w:r>
      <w:r w:rsidR="00261118" w:rsidRPr="00033637">
        <w:rPr>
          <w:rFonts w:ascii="Times New Roman" w:hAnsi="Times New Roman" w:cs="Times New Roman"/>
          <w:bCs/>
          <w:sz w:val="24"/>
          <w:szCs w:val="24"/>
        </w:rPr>
        <w:t xml:space="preserve"> depicts the malnourished status of a child</w:t>
      </w:r>
      <w:r w:rsidR="00BC6A06" w:rsidRPr="00033637">
        <w:rPr>
          <w:rFonts w:ascii="Times New Roman" w:hAnsi="Times New Roman" w:cs="Times New Roman"/>
          <w:bCs/>
          <w:sz w:val="24"/>
          <w:szCs w:val="24"/>
        </w:rPr>
        <w:t>,</w:t>
      </w:r>
      <w:r w:rsidR="00261118" w:rsidRPr="00033637">
        <w:rPr>
          <w:rFonts w:ascii="Times New Roman" w:hAnsi="Times New Roman" w:cs="Times New Roman"/>
          <w:bCs/>
          <w:sz w:val="24"/>
          <w:szCs w:val="24"/>
        </w:rPr>
        <w:t xml:space="preserve"> and malnourished children are </w:t>
      </w:r>
      <w:r w:rsidR="008F10E2" w:rsidRPr="00033637">
        <w:rPr>
          <w:rFonts w:ascii="Times New Roman" w:hAnsi="Times New Roman" w:cs="Times New Roman"/>
          <w:bCs/>
          <w:sz w:val="24"/>
          <w:szCs w:val="24"/>
        </w:rPr>
        <w:t>prone to infectious disease</w:t>
      </w:r>
      <w:r w:rsidR="00BC6A06" w:rsidRPr="00033637">
        <w:rPr>
          <w:rFonts w:ascii="Times New Roman" w:hAnsi="Times New Roman" w:cs="Times New Roman"/>
          <w:bCs/>
          <w:sz w:val="24"/>
          <w:szCs w:val="24"/>
        </w:rPr>
        <w:t>s</w:t>
      </w:r>
      <w:r w:rsidR="008F10E2" w:rsidRPr="00033637">
        <w:rPr>
          <w:rFonts w:ascii="Times New Roman" w:hAnsi="Times New Roman" w:cs="Times New Roman"/>
          <w:bCs/>
          <w:sz w:val="24"/>
          <w:szCs w:val="24"/>
        </w:rPr>
        <w:t xml:space="preserve"> due to </w:t>
      </w:r>
      <w:r w:rsidR="00BC6A06" w:rsidRPr="00033637">
        <w:rPr>
          <w:rFonts w:ascii="Times New Roman" w:hAnsi="Times New Roman" w:cs="Times New Roman"/>
          <w:bCs/>
          <w:sz w:val="24"/>
          <w:szCs w:val="24"/>
        </w:rPr>
        <w:t xml:space="preserve">the lack of </w:t>
      </w:r>
      <w:r w:rsidR="00855922" w:rsidRPr="00033637">
        <w:rPr>
          <w:rFonts w:ascii="Times New Roman" w:hAnsi="Times New Roman" w:cs="Times New Roman"/>
          <w:bCs/>
          <w:sz w:val="24"/>
          <w:szCs w:val="24"/>
        </w:rPr>
        <w:t xml:space="preserve">proper nutrition and weak immune </w:t>
      </w:r>
      <w:del w:id="6399" w:author="Mohammad Nayeem Hasan" w:date="2024-11-03T23:09:00Z">
        <w:r w:rsidR="00855922" w:rsidRPr="00033637" w:rsidDel="0077291E">
          <w:rPr>
            <w:rFonts w:ascii="Times New Roman" w:hAnsi="Times New Roman" w:cs="Times New Roman"/>
            <w:bCs/>
            <w:sz w:val="24"/>
            <w:szCs w:val="24"/>
          </w:rPr>
          <w:delText>system</w:delText>
        </w:r>
      </w:del>
      <w:ins w:id="6400" w:author="Mohammad Nayeem Hasan" w:date="2024-11-03T23:09:00Z">
        <w:r w:rsidR="0077291E" w:rsidRPr="00033637">
          <w:rPr>
            <w:rFonts w:ascii="Times New Roman" w:hAnsi="Times New Roman" w:cs="Times New Roman"/>
            <w:bCs/>
            <w:sz w:val="24"/>
            <w:szCs w:val="24"/>
          </w:rPr>
          <w:t>systems</w:t>
        </w:r>
      </w:ins>
      <w:r w:rsidR="00855922" w:rsidRPr="00033637">
        <w:rPr>
          <w:rFonts w:ascii="Times New Roman" w:hAnsi="Times New Roman" w:cs="Times New Roman"/>
          <w:bCs/>
          <w:sz w:val="24"/>
          <w:szCs w:val="24"/>
        </w:rPr>
        <w:t>.</w:t>
      </w:r>
      <w:r w:rsidR="00CF02DF" w:rsidRPr="00033637">
        <w:rPr>
          <w:rFonts w:ascii="Times New Roman" w:hAnsi="Times New Roman" w:cs="Times New Roman"/>
          <w:bCs/>
          <w:sz w:val="24"/>
          <w:szCs w:val="24"/>
        </w:rPr>
        <w:t xml:space="preserve"> Underweight children </w:t>
      </w:r>
      <w:r w:rsidR="00417329" w:rsidRPr="00033637">
        <w:rPr>
          <w:rFonts w:ascii="Times New Roman" w:hAnsi="Times New Roman" w:cs="Times New Roman"/>
          <w:bCs/>
          <w:sz w:val="24"/>
          <w:szCs w:val="24"/>
        </w:rPr>
        <w:t xml:space="preserve">were more likely to have </w:t>
      </w:r>
      <w:r w:rsidR="006B1964" w:rsidRPr="00033637">
        <w:rPr>
          <w:rFonts w:ascii="Times New Roman" w:hAnsi="Times New Roman" w:cs="Times New Roman"/>
          <w:bCs/>
          <w:sz w:val="24"/>
          <w:szCs w:val="24"/>
        </w:rPr>
        <w:t>diarrhea</w:t>
      </w:r>
      <w:r w:rsidR="00417329" w:rsidRPr="00033637">
        <w:rPr>
          <w:rFonts w:ascii="Times New Roman" w:hAnsi="Times New Roman" w:cs="Times New Roman"/>
          <w:bCs/>
          <w:sz w:val="24"/>
          <w:szCs w:val="24"/>
        </w:rPr>
        <w:t xml:space="preserve"> due to </w:t>
      </w:r>
      <w:del w:id="6401" w:author="Mohammad Nayeem Hasan" w:date="2024-11-05T13:52:00Z">
        <w:r w:rsidR="00417329" w:rsidRPr="00033637" w:rsidDel="00172E7A">
          <w:rPr>
            <w:rFonts w:ascii="Times New Roman" w:hAnsi="Times New Roman" w:cs="Times New Roman"/>
            <w:bCs/>
            <w:sz w:val="24"/>
            <w:szCs w:val="24"/>
          </w:rPr>
          <w:delText xml:space="preserve">the </w:delText>
        </w:r>
      </w:del>
      <w:ins w:id="6402" w:author="Mohammad Nayeem Hasan" w:date="2024-11-05T13:52:00Z">
        <w:r w:rsidR="00172E7A" w:rsidRPr="00033637">
          <w:rPr>
            <w:rFonts w:ascii="Times New Roman" w:hAnsi="Times New Roman" w:cs="Times New Roman"/>
            <w:bCs/>
            <w:sz w:val="24"/>
            <w:szCs w:val="24"/>
          </w:rPr>
          <w:t xml:space="preserve">their </w:t>
        </w:r>
      </w:ins>
      <w:r w:rsidR="00417329" w:rsidRPr="00033637">
        <w:rPr>
          <w:rFonts w:ascii="Times New Roman" w:hAnsi="Times New Roman" w:cs="Times New Roman"/>
          <w:bCs/>
          <w:sz w:val="24"/>
          <w:szCs w:val="24"/>
        </w:rPr>
        <w:t>malnourished condition</w:t>
      </w:r>
      <w:r w:rsidR="00B918D0" w:rsidRPr="00033637">
        <w:rPr>
          <w:rFonts w:ascii="Times New Roman" w:hAnsi="Times New Roman" w:cs="Times New Roman"/>
          <w:bCs/>
          <w:sz w:val="24"/>
          <w:szCs w:val="24"/>
        </w:rPr>
        <w:t>,</w:t>
      </w:r>
      <w:r w:rsidR="00417329" w:rsidRPr="00033637">
        <w:rPr>
          <w:rFonts w:ascii="Times New Roman" w:hAnsi="Times New Roman" w:cs="Times New Roman"/>
          <w:bCs/>
          <w:sz w:val="24"/>
          <w:szCs w:val="24"/>
        </w:rPr>
        <w:t xml:space="preserve"> and</w:t>
      </w:r>
      <w:r w:rsidR="00855922" w:rsidRPr="00033637">
        <w:rPr>
          <w:rFonts w:ascii="Times New Roman" w:hAnsi="Times New Roman" w:cs="Times New Roman"/>
          <w:bCs/>
          <w:sz w:val="24"/>
          <w:szCs w:val="24"/>
        </w:rPr>
        <w:t xml:space="preserve"> </w:t>
      </w:r>
      <w:r w:rsidR="00417329" w:rsidRPr="00033637">
        <w:rPr>
          <w:rFonts w:ascii="Times New Roman" w:hAnsi="Times New Roman" w:cs="Times New Roman"/>
          <w:bCs/>
          <w:sz w:val="24"/>
          <w:szCs w:val="24"/>
        </w:rPr>
        <w:t>previous s</w:t>
      </w:r>
      <w:r w:rsidR="00A60C53" w:rsidRPr="00033637">
        <w:rPr>
          <w:rFonts w:ascii="Times New Roman" w:hAnsi="Times New Roman" w:cs="Times New Roman"/>
          <w:bCs/>
          <w:sz w:val="24"/>
          <w:szCs w:val="24"/>
        </w:rPr>
        <w:t>tudies conducted in Bangladesh supported these findings</w:t>
      </w:r>
      <w:ins w:id="6403" w:author="Mohammad Nayeem Hasan" w:date="2024-12-22T23:22:00Z" w16du:dateUtc="2024-12-22T17:22:00Z">
        <w:r w:rsidR="00EE5758" w:rsidRPr="00033637">
          <w:rPr>
            <w:rFonts w:ascii="Times New Roman" w:hAnsi="Times New Roman" w:cs="Times New Roman"/>
            <w:bCs/>
            <w:sz w:val="24"/>
            <w:szCs w:val="24"/>
          </w:rPr>
          <w:t xml:space="preserve"> </w:t>
        </w:r>
      </w:ins>
      <w:sdt>
        <w:sdtPr>
          <w:rPr>
            <w:rFonts w:ascii="Times New Roman" w:hAnsi="Times New Roman" w:cs="Times New Roman"/>
            <w:bCs/>
            <w:color w:val="000000"/>
            <w:sz w:val="24"/>
            <w:szCs w:val="24"/>
          </w:rPr>
          <w:tag w:val="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"/>
          <w:id w:val="802422609"/>
          <w:placeholder>
            <w:docPart w:val="DefaultPlaceholder_-1854013440"/>
          </w:placeholder>
        </w:sdtPr>
        <w:sdtContent>
          <w:r w:rsidR="00FE1019" w:rsidRPr="00033637">
            <w:rPr>
              <w:rFonts w:ascii="Times New Roman" w:hAnsi="Times New Roman" w:cs="Times New Roman"/>
              <w:bCs/>
              <w:color w:val="000000"/>
              <w:sz w:val="24"/>
              <w:szCs w:val="24"/>
            </w:rPr>
            <w:t>(</w:t>
          </w:r>
          <w:proofErr w:type="spellStart"/>
          <w:r w:rsidR="00FE1019" w:rsidRPr="00033637">
            <w:rPr>
              <w:rFonts w:ascii="Times New Roman" w:hAnsi="Times New Roman" w:cs="Times New Roman"/>
              <w:bCs/>
              <w:color w:val="000000"/>
              <w:sz w:val="24"/>
              <w:szCs w:val="24"/>
            </w:rPr>
            <w:t>Afrose</w:t>
          </w:r>
          <w:proofErr w:type="spellEnd"/>
          <w:r w:rsidR="00FE1019" w:rsidRPr="00033637">
            <w:rPr>
              <w:rFonts w:ascii="Times New Roman" w:hAnsi="Times New Roman" w:cs="Times New Roman"/>
              <w:bCs/>
              <w:color w:val="000000"/>
              <w:sz w:val="24"/>
              <w:szCs w:val="24"/>
            </w:rPr>
            <w:t xml:space="preserve"> et al., 2012; Ferdous et al., 2013)</w:t>
          </w:r>
        </w:sdtContent>
      </w:sdt>
      <w:del w:id="6404" w:author="Mohammad Nayeem Hasan" w:date="2024-12-22T23:23:00Z" w16du:dateUtc="2024-12-22T17:23:00Z">
        <w:r w:rsidR="00A60C53" w:rsidRPr="00033637" w:rsidDel="00177156">
          <w:rPr>
            <w:rFonts w:ascii="Times New Roman" w:hAnsi="Times New Roman" w:cs="Times New Roman"/>
            <w:bCs/>
            <w:sz w:val="24"/>
            <w:szCs w:val="24"/>
          </w:rPr>
          <w:delText xml:space="preserve"> </w:delText>
        </w:r>
        <w:r w:rsidR="004C6290" w:rsidRPr="00033637" w:rsidDel="00177156">
          <w:rPr>
            <w:rFonts w:ascii="Times New Roman" w:hAnsi="Times New Roman" w:cs="Times New Roman"/>
            <w:bCs/>
            <w:sz w:val="24"/>
            <w:szCs w:val="24"/>
          </w:rPr>
          <w:fldChar w:fldCharType="begin"/>
        </w:r>
        <w:r w:rsidR="00350CF8" w:rsidRPr="00033637" w:rsidDel="00177156">
          <w:rPr>
            <w:rFonts w:ascii="Times New Roman" w:hAnsi="Times New Roman" w:cs="Times New Roman"/>
            <w:bCs/>
            <w:sz w:val="24"/>
            <w:szCs w:val="24"/>
          </w:rPr>
          <w:delInstrText xml:space="preserve"> ADDIN ZOTERO_ITEM CSL_CITATION {"citationID":"1hoZWvyG","properties":{"formattedCitation":"(Ahmed et al., 2012; Ferdous et al., 2013; Mata, 1992)","plainCitation":"(Ahmed et al., 2012; Ferdous et al., 2013; Mata, 1992)","noteIndex":0},"citationItems":[{"id":1593,"uris":["http://zotero.org/users/4185209/items/DAZBS6RB"],"itemData":{"id":1593,"type":"article-journal","abstract":"Enteric pathogens are commonly associated with diarrhea among malnourished children. This study aimed to determine the association between the severity of diarrheal illnesses and malnutrition among under 5-year-old children. During 2010 and 2011, we studied 2,324 under 5-year-old diarrheal children with mild disease (MD) and moderate-to-severe disease (MSD) attending a hospital in Bangladesh. Children with MSD were more likely to be malnourished compared with children with MD (35% versus 24%, P &lt; 0.001). In multivariate analysis, malnutrition (odds ratio [95% confidence interval] = 1.53 [1.22, 1.92]), age of the child (24–59 months; 1.67 [1.28, 2.19]), fever (1.65 [1.28, 2.12]), abdominal pain (1.87 [1.48, 2.37]), straining (5.93 [4.80, 7.33]), and infection with Shigella (3.26 [2.38, 4.46]) and Vibrio cholerae (2.21 [1.07, 4.58]) were shown to be significantly associated with MSD. Factors significantly associated with malnutrition were disease severity (1.56 [1.24, 1.95]), age (24–59 months; 1.75 [1.38, 2.22]), mother's schooling (1.54 [1.16, 2.04]), and monthly household income (1.71 [1.42, 2.07]). Childhood malnutrition was associated with dysentery and dehydrating diarrhea.","container-title":"The American Journal of Tropical Medicine and Hygiene","DOI":"10.4269/ajtmh.12-0743","ISSN":"0002-9637","issue":"2","journalAbbreviation":"Am J Trop Med Hyg","note":"PMID: 23817334\nPMCID: PMC3741240","page":"223-228","source":"PubMed Central","title":"Severity of Diarrhea and Malnutrition among Under Five-Year-Old Children in Rural Bangladesh","volume":"89","author":[{"family":"Ferdous","given":"Farzana"},{"family":"Das","given":"Sumon K."},{"family":"Ahmed","given":"Shahnawaz"},{"family":"Farzana","given":"Fahmida D."},{"family":"Latham","given":"Jonathan R."},{"family":"Chisti","given":"Mohammod J."},{"family":"Ud-Din","given":"Abu I. M. S."},{"family":"Azmi","given":"Ishrat J."},{"family":"Talukder","given":"Kaisar A."},{"family":"Faruque","given":"Abu S. G."}],"issued":{"date-parts":[["2013",8,7]]}}},{"id":1596,"uris":["http://zotero.org/users/4185209/items/QXFTPPZS"],"itemData":{"id":1596,"type":"article-journal","abstract":"Although child and maternal malnutrition has been reduced in Bangladesh, the prevalence of underweight (weight-for-age z-score &lt;-2) among children aged less than five years is still high (41%). Nearly one-third of women are undernourished with body mass index of &lt;18.5 kg/m2. The prevalence of anaemia among young infants, adolescent girls, and pregnant women is still at unacceptable levels. Despite the successes in specific programmes, such as the Expanded Programme on Immunization and vitamin A supplementation, programmes for nutrition interventions are yet to be implemented at scale for reaching the entire population. Given the low annual rate of reduction in child undernutrition of 1.27 percentage points per year, it is unlikely that Bangladesh would be able to achieve the United Nations' Millennium Development Goal to address undernutrition. This warrants that the policy-makers and programme managers think urgently about the ways to accelerate the progress. The Government, development partners, non-government organizations, and the academia have to work in concert to improve the coverage of basic and effective nutrition interventions, including exclusive breastfeeding, appropriate complementary feeding, supplementation of micronutrients to children, adolescent girls, pregnant and lactating women, management of severe acute malnutrition and deworming, and hygiene interventions, coupled with those that address more structural causes and indirectly improve nutrition. The entire health system needs to be revitalized to overcome the constraints that exist at the levels of policy, governance, and service-delivery, and also for the creation of demand for the services at the household level. In addition, management of nutrition in the aftermath of natural disasters and stabilization of prices of foods should also be prioritized.","container-title":"Journal of Health, Population, and Nutrition","DOI":"10.3329/jhpn.v30i1.11268","ISSN":"1606-0997","issue":"1","journalAbbreviation":"J Health Popul Nutr","language":"eng","note":"PMID: 22524113\nPMCID: PMC3312353","page":"1-11","source":"PubMed","title":"Nutrition of children and women in Bangladesh: trends and directions for the future","title-short":"Nutrition of children and women in Bangladesh","volume":"30","author":[{"family":"Ahmed","given":"Tahmeed"},{"family":"Mahfuz","given":"Mustafa"},{"family":"Ireen","given":"Santhia"},{"family":"Ahmed","given":"A. M. Shamsir"},{"family":"Rahman","given":"Sabuktagin"},{"family":"Islam","given":"M. Munirul"},{"family":"Alam","given":"Nurul"},{"family":"Hossain","given":"M. Iqbal"},{"family":"Rahman","given":"S. M. Mustafizur"},{"family":"Ali","given":"M. Mohsin"},{"family":"Choudhury","given":"Fatima Perveen"},{"family":"Cravioto","given":"Alejandro"}],"issued":{"date-parts":[["2012",3]]}}},{"id":1599,"uris":["http://zotero.org/users/4185209/items/PXBMQR7R"],"itemData":{"id":1599,"type":"article-journal","abstract":"Although long associated with infectious diseases, malnutrition is recognized as a major effect of specific infections, especially those of the gastrointestinal tract. Synergistic exacerbation of infections and nutritional deficiency commonly begin with weaning, where the impact of repeated infections and possible monocyte mediator release may have an even greater effect on malnutrition of young children than that of deficient diets in many areas. Reviewed here are the detailed host alterations seen with specific enteric infections that lead to malnutrition. These include mucosal dysfunction, systemic metabolic responses, impaired intake, digestion and absorption, nutrient losses, altered immune responses, and ultimately, impaired growth, development, and nutrition. The tremendous health impact of diarrhea on both morbidity and mortality in many developing areas must be recognized and controlled along with correction of food shortages in order to improve the nutrition, growth, and survival of impoverished children.","container-title":"The American Journal of Tropical Medicine and Hygiene","DOI":"10.4269/ajtmh.1992.47.16","ISSN":"0002-9637","issue":"1 Pt 2","journalAbbreviation":"Am J Trop Med Hyg","language":"eng","note":"PMID: 1632472","page":"16-27","source":"PubMed","title":"Diarrheal disease as a cause of malnutrition","volume":"47","author":[{"family":"Mata","given":"L."}],"issued":{"date-parts":[["1992",7]]}}}],"schema":"https://github.com/citation-style-language/schema/raw/master/csl-citation.json"} </w:delInstrText>
        </w:r>
        <w:r w:rsidR="004C6290" w:rsidRPr="00033637" w:rsidDel="00177156">
          <w:rPr>
            <w:rFonts w:ascii="Times New Roman" w:hAnsi="Times New Roman" w:cs="Times New Roman"/>
            <w:bCs/>
            <w:sz w:val="24"/>
            <w:szCs w:val="24"/>
          </w:rPr>
          <w:fldChar w:fldCharType="separate"/>
        </w:r>
        <w:r w:rsidR="00350CF8" w:rsidRPr="00033637" w:rsidDel="00177156">
          <w:rPr>
            <w:rFonts w:ascii="Times New Roman" w:hAnsi="Times New Roman" w:cs="Times New Roman"/>
            <w:sz w:val="24"/>
            <w:szCs w:val="24"/>
          </w:rPr>
          <w:delText>(Ahmed et al., 2012; Ferdous et al., 2013; Mata, 1992)</w:delText>
        </w:r>
        <w:r w:rsidR="004C6290" w:rsidRPr="00033637" w:rsidDel="00177156">
          <w:rPr>
            <w:rFonts w:ascii="Times New Roman" w:hAnsi="Times New Roman" w:cs="Times New Roman"/>
            <w:bCs/>
            <w:sz w:val="24"/>
            <w:szCs w:val="24"/>
          </w:rPr>
          <w:fldChar w:fldCharType="end"/>
        </w:r>
      </w:del>
      <w:r w:rsidR="00450947" w:rsidRPr="00033637">
        <w:rPr>
          <w:rFonts w:ascii="Times New Roman" w:hAnsi="Times New Roman" w:cs="Times New Roman"/>
          <w:bCs/>
          <w:sz w:val="24"/>
          <w:szCs w:val="24"/>
        </w:rPr>
        <w:t xml:space="preserve">. </w:t>
      </w:r>
    </w:p>
    <w:p w14:paraId="7D9EE751" w14:textId="7BDE6D0F" w:rsidR="00AE41BC" w:rsidRPr="00033637" w:rsidRDefault="003C0B43" w:rsidP="00F31FB2">
      <w:pPr>
        <w:spacing w:line="480" w:lineRule="auto"/>
        <w:ind w:firstLine="720"/>
        <w:rPr>
          <w:rFonts w:ascii="Times New Roman" w:hAnsi="Times New Roman" w:cs="Times New Roman"/>
          <w:bCs/>
          <w:sz w:val="24"/>
          <w:szCs w:val="24"/>
        </w:rPr>
      </w:pPr>
      <w:r w:rsidRPr="00033637">
        <w:rPr>
          <w:rFonts w:ascii="Times New Roman" w:hAnsi="Times New Roman" w:cs="Times New Roman"/>
          <w:bCs/>
          <w:sz w:val="24"/>
          <w:szCs w:val="24"/>
        </w:rPr>
        <w:t xml:space="preserve">In 2006, Children from Khulna had a significantly lower chance of diarrhea than </w:t>
      </w:r>
      <w:r w:rsidR="00CC75BA" w:rsidRPr="00033637">
        <w:rPr>
          <w:rFonts w:ascii="Times New Roman" w:hAnsi="Times New Roman" w:cs="Times New Roman"/>
          <w:bCs/>
          <w:sz w:val="24"/>
          <w:szCs w:val="24"/>
        </w:rPr>
        <w:t>Children from</w:t>
      </w:r>
      <w:r w:rsidR="003A422C" w:rsidRPr="00033637">
        <w:rPr>
          <w:rFonts w:ascii="Times New Roman" w:hAnsi="Times New Roman" w:cs="Times New Roman"/>
          <w:bCs/>
          <w:sz w:val="24"/>
          <w:szCs w:val="24"/>
        </w:rPr>
        <w:t xml:space="preserve"> </w:t>
      </w:r>
      <w:r w:rsidR="008A0216" w:rsidRPr="00033637">
        <w:rPr>
          <w:rFonts w:ascii="Times New Roman" w:hAnsi="Times New Roman" w:cs="Times New Roman"/>
          <w:bCs/>
          <w:sz w:val="24"/>
          <w:szCs w:val="24"/>
        </w:rPr>
        <w:t>Sylhet</w:t>
      </w:r>
      <w:r w:rsidRPr="00033637">
        <w:rPr>
          <w:rFonts w:ascii="Times New Roman" w:hAnsi="Times New Roman" w:cs="Times New Roman"/>
          <w:bCs/>
          <w:sz w:val="24"/>
          <w:szCs w:val="24"/>
        </w:rPr>
        <w:t xml:space="preserve">. </w:t>
      </w:r>
      <w:r w:rsidR="00CF7115" w:rsidRPr="00033637">
        <w:rPr>
          <w:rFonts w:ascii="Times New Roman" w:hAnsi="Times New Roman" w:cs="Times New Roman"/>
          <w:bCs/>
          <w:sz w:val="24"/>
          <w:szCs w:val="24"/>
        </w:rPr>
        <w:t>Compared with Sylhet</w:t>
      </w:r>
      <w:r w:rsidRPr="00033637">
        <w:rPr>
          <w:rFonts w:ascii="Times New Roman" w:hAnsi="Times New Roman" w:cs="Times New Roman"/>
          <w:bCs/>
          <w:sz w:val="24"/>
          <w:szCs w:val="24"/>
        </w:rPr>
        <w:t>,</w:t>
      </w:r>
      <w:r w:rsidR="00CF7115" w:rsidRPr="00033637">
        <w:rPr>
          <w:rFonts w:ascii="Times New Roman" w:hAnsi="Times New Roman" w:cs="Times New Roman"/>
          <w:bCs/>
          <w:sz w:val="24"/>
          <w:szCs w:val="24"/>
        </w:rPr>
        <w:t xml:space="preserve"> children from Barisal </w:t>
      </w:r>
      <w:r w:rsidR="00C9473B" w:rsidRPr="00033637">
        <w:rPr>
          <w:rFonts w:ascii="Times New Roman" w:hAnsi="Times New Roman" w:cs="Times New Roman"/>
          <w:bCs/>
          <w:sz w:val="24"/>
          <w:szCs w:val="24"/>
        </w:rPr>
        <w:t xml:space="preserve">were significantly more </w:t>
      </w:r>
      <w:r w:rsidR="003F7E06" w:rsidRPr="00033637">
        <w:rPr>
          <w:rFonts w:ascii="Times New Roman" w:hAnsi="Times New Roman" w:cs="Times New Roman"/>
          <w:bCs/>
          <w:sz w:val="24"/>
          <w:szCs w:val="24"/>
        </w:rPr>
        <w:t>at risk</w:t>
      </w:r>
      <w:r w:rsidRPr="00033637">
        <w:rPr>
          <w:rFonts w:ascii="Times New Roman" w:hAnsi="Times New Roman" w:cs="Times New Roman"/>
          <w:bCs/>
          <w:sz w:val="24"/>
          <w:szCs w:val="24"/>
        </w:rPr>
        <w:t>,</w:t>
      </w:r>
      <w:r w:rsidR="00C9473B" w:rsidRPr="00033637">
        <w:rPr>
          <w:rFonts w:ascii="Times New Roman" w:hAnsi="Times New Roman" w:cs="Times New Roman"/>
          <w:bCs/>
          <w:sz w:val="24"/>
          <w:szCs w:val="24"/>
        </w:rPr>
        <w:t xml:space="preserve"> but </w:t>
      </w:r>
      <w:r w:rsidR="008A0216" w:rsidRPr="00033637">
        <w:rPr>
          <w:rFonts w:ascii="Times New Roman" w:hAnsi="Times New Roman" w:cs="Times New Roman"/>
          <w:bCs/>
          <w:sz w:val="24"/>
          <w:szCs w:val="24"/>
        </w:rPr>
        <w:t>c</w:t>
      </w:r>
      <w:r w:rsidR="008D0FED" w:rsidRPr="00033637">
        <w:rPr>
          <w:rFonts w:ascii="Times New Roman" w:hAnsi="Times New Roman" w:cs="Times New Roman"/>
          <w:bCs/>
          <w:sz w:val="24"/>
          <w:szCs w:val="24"/>
        </w:rPr>
        <w:t xml:space="preserve">hildren from </w:t>
      </w:r>
      <w:r w:rsidR="00691411" w:rsidRPr="00033637">
        <w:rPr>
          <w:rFonts w:ascii="Times New Roman" w:hAnsi="Times New Roman" w:cs="Times New Roman"/>
          <w:bCs/>
          <w:sz w:val="24"/>
          <w:szCs w:val="24"/>
        </w:rPr>
        <w:t xml:space="preserve">Rangpur </w:t>
      </w:r>
      <w:r w:rsidR="00C9473B" w:rsidRPr="00033637">
        <w:rPr>
          <w:rFonts w:ascii="Times New Roman" w:hAnsi="Times New Roman" w:cs="Times New Roman"/>
          <w:bCs/>
          <w:sz w:val="24"/>
          <w:szCs w:val="24"/>
        </w:rPr>
        <w:t xml:space="preserve">were less </w:t>
      </w:r>
      <w:r w:rsidR="003F7E06" w:rsidRPr="00033637">
        <w:rPr>
          <w:rFonts w:ascii="Times New Roman" w:hAnsi="Times New Roman" w:cs="Times New Roman"/>
          <w:bCs/>
          <w:sz w:val="24"/>
          <w:szCs w:val="24"/>
        </w:rPr>
        <w:t>at risk</w:t>
      </w:r>
      <w:r w:rsidR="00C9473B" w:rsidRPr="00033637">
        <w:rPr>
          <w:rFonts w:ascii="Times New Roman" w:hAnsi="Times New Roman" w:cs="Times New Roman"/>
          <w:bCs/>
          <w:sz w:val="24"/>
          <w:szCs w:val="24"/>
        </w:rPr>
        <w:t xml:space="preserve"> o</w:t>
      </w:r>
      <w:r w:rsidR="003F7E06" w:rsidRPr="00033637">
        <w:rPr>
          <w:rFonts w:ascii="Times New Roman" w:hAnsi="Times New Roman" w:cs="Times New Roman"/>
          <w:bCs/>
          <w:sz w:val="24"/>
          <w:szCs w:val="24"/>
        </w:rPr>
        <w:t>f</w:t>
      </w:r>
      <w:r w:rsidR="00C9473B" w:rsidRPr="00033637">
        <w:rPr>
          <w:rFonts w:ascii="Times New Roman" w:hAnsi="Times New Roman" w:cs="Times New Roman"/>
          <w:bCs/>
          <w:sz w:val="24"/>
          <w:szCs w:val="24"/>
        </w:rPr>
        <w:t xml:space="preserve"> </w:t>
      </w:r>
      <w:r w:rsidR="003F7E06" w:rsidRPr="00033637">
        <w:rPr>
          <w:rFonts w:ascii="Times New Roman" w:hAnsi="Times New Roman" w:cs="Times New Roman"/>
          <w:bCs/>
          <w:sz w:val="24"/>
          <w:szCs w:val="24"/>
        </w:rPr>
        <w:t xml:space="preserve">having </w:t>
      </w:r>
      <w:r w:rsidR="00C9473B" w:rsidRPr="00033637">
        <w:rPr>
          <w:rFonts w:ascii="Times New Roman" w:hAnsi="Times New Roman" w:cs="Times New Roman"/>
          <w:bCs/>
          <w:sz w:val="24"/>
          <w:szCs w:val="24"/>
        </w:rPr>
        <w:t>diarrhea</w:t>
      </w:r>
      <w:r w:rsidRPr="00033637">
        <w:rPr>
          <w:rFonts w:ascii="Times New Roman" w:hAnsi="Times New Roman" w:cs="Times New Roman"/>
          <w:bCs/>
          <w:sz w:val="24"/>
          <w:szCs w:val="24"/>
        </w:rPr>
        <w:t xml:space="preserve"> in 2019</w:t>
      </w:r>
      <w:r w:rsidR="008D0FED" w:rsidRPr="00033637">
        <w:rPr>
          <w:rFonts w:ascii="Times New Roman" w:hAnsi="Times New Roman" w:cs="Times New Roman"/>
          <w:bCs/>
          <w:sz w:val="24"/>
          <w:szCs w:val="24"/>
        </w:rPr>
        <w:t xml:space="preserve">. </w:t>
      </w:r>
      <w:del w:id="6405" w:author="Mohammad Nayeem Hasan" w:date="2024-11-03T23:09:00Z">
        <w:r w:rsidR="00351581" w:rsidRPr="00033637" w:rsidDel="0077291E">
          <w:rPr>
            <w:rFonts w:ascii="Times New Roman" w:hAnsi="Times New Roman" w:cs="Times New Roman"/>
            <w:bCs/>
            <w:sz w:val="24"/>
            <w:szCs w:val="24"/>
          </w:rPr>
          <w:delText xml:space="preserve">The </w:delText>
        </w:r>
        <w:r w:rsidR="00D324B9" w:rsidRPr="00033637" w:rsidDel="0077291E">
          <w:rPr>
            <w:rFonts w:ascii="Times New Roman" w:hAnsi="Times New Roman" w:cs="Times New Roman"/>
            <w:bCs/>
            <w:sz w:val="24"/>
            <w:szCs w:val="24"/>
          </w:rPr>
          <w:delText>water-</w:delText>
        </w:r>
        <w:r w:rsidR="009560DD" w:rsidRPr="00033637" w:rsidDel="0077291E">
          <w:rPr>
            <w:rFonts w:ascii="Times New Roman" w:hAnsi="Times New Roman" w:cs="Times New Roman"/>
            <w:bCs/>
            <w:sz w:val="24"/>
            <w:szCs w:val="24"/>
          </w:rPr>
          <w:delText>borne</w:delText>
        </w:r>
      </w:del>
      <w:ins w:id="6406" w:author="Mohammad Nayeem Hasan" w:date="2024-11-03T23:09:00Z">
        <w:r w:rsidR="0077291E" w:rsidRPr="00033637">
          <w:rPr>
            <w:rFonts w:ascii="Times New Roman" w:hAnsi="Times New Roman" w:cs="Times New Roman"/>
            <w:bCs/>
            <w:sz w:val="24"/>
            <w:szCs w:val="24"/>
          </w:rPr>
          <w:t>Water-borne</w:t>
        </w:r>
      </w:ins>
      <w:r w:rsidR="00D324B9" w:rsidRPr="00033637">
        <w:rPr>
          <w:rFonts w:ascii="Times New Roman" w:hAnsi="Times New Roman" w:cs="Times New Roman"/>
          <w:bCs/>
          <w:sz w:val="24"/>
          <w:szCs w:val="24"/>
        </w:rPr>
        <w:t xml:space="preserve"> disease</w:t>
      </w:r>
      <w:r w:rsidR="00FC4FE5" w:rsidRPr="00033637">
        <w:rPr>
          <w:rFonts w:ascii="Times New Roman" w:hAnsi="Times New Roman" w:cs="Times New Roman"/>
          <w:bCs/>
          <w:sz w:val="24"/>
          <w:szCs w:val="24"/>
        </w:rPr>
        <w:t>s</w:t>
      </w:r>
      <w:r w:rsidR="00D324B9" w:rsidRPr="00033637">
        <w:rPr>
          <w:rFonts w:ascii="Times New Roman" w:hAnsi="Times New Roman" w:cs="Times New Roman"/>
          <w:bCs/>
          <w:sz w:val="24"/>
          <w:szCs w:val="24"/>
        </w:rPr>
        <w:t xml:space="preserve"> like diarrhea are more observed in water-prone</w:t>
      </w:r>
      <w:r w:rsidR="00351D0D" w:rsidRPr="00033637">
        <w:rPr>
          <w:rFonts w:ascii="Times New Roman" w:hAnsi="Times New Roman" w:cs="Times New Roman"/>
          <w:bCs/>
          <w:sz w:val="24"/>
          <w:szCs w:val="24"/>
        </w:rPr>
        <w:t xml:space="preserve"> </w:t>
      </w:r>
      <w:r w:rsidR="00D324B9" w:rsidRPr="00033637">
        <w:rPr>
          <w:rFonts w:ascii="Times New Roman" w:hAnsi="Times New Roman" w:cs="Times New Roman"/>
          <w:bCs/>
          <w:sz w:val="24"/>
          <w:szCs w:val="24"/>
        </w:rPr>
        <w:t>a</w:t>
      </w:r>
      <w:r w:rsidR="00FC4FE5" w:rsidRPr="00033637">
        <w:rPr>
          <w:rFonts w:ascii="Times New Roman" w:hAnsi="Times New Roman" w:cs="Times New Roman"/>
          <w:bCs/>
          <w:sz w:val="24"/>
          <w:szCs w:val="24"/>
        </w:rPr>
        <w:t>r</w:t>
      </w:r>
      <w:r w:rsidR="009459F5" w:rsidRPr="00033637">
        <w:rPr>
          <w:rFonts w:ascii="Times New Roman" w:hAnsi="Times New Roman" w:cs="Times New Roman"/>
          <w:bCs/>
          <w:sz w:val="24"/>
          <w:szCs w:val="24"/>
        </w:rPr>
        <w:t>ea</w:t>
      </w:r>
      <w:r w:rsidR="00D324B9" w:rsidRPr="00033637">
        <w:rPr>
          <w:rFonts w:ascii="Times New Roman" w:hAnsi="Times New Roman" w:cs="Times New Roman"/>
          <w:bCs/>
          <w:sz w:val="24"/>
          <w:szCs w:val="24"/>
        </w:rPr>
        <w:t xml:space="preserve">s like the </w:t>
      </w:r>
      <w:r w:rsidR="00FC4FE5" w:rsidRPr="00033637">
        <w:rPr>
          <w:rFonts w:ascii="Times New Roman" w:hAnsi="Times New Roman" w:cs="Times New Roman"/>
          <w:bCs/>
          <w:sz w:val="24"/>
          <w:szCs w:val="24"/>
        </w:rPr>
        <w:t>northeastern and southern parts of Bangladesh</w:t>
      </w:r>
      <w:ins w:id="6407" w:author="Mohammad Nayeem Hasan" w:date="2024-12-22T23:24:00Z" w16du:dateUtc="2024-12-22T17:24:00Z">
        <w:r w:rsidR="00177156" w:rsidRPr="00033637">
          <w:rPr>
            <w:rFonts w:ascii="Times New Roman" w:hAnsi="Times New Roman" w:cs="Times New Roman"/>
            <w:bCs/>
            <w:sz w:val="24"/>
            <w:szCs w:val="24"/>
          </w:rPr>
          <w:t xml:space="preserve"> </w:t>
        </w:r>
      </w:ins>
      <w:sdt>
        <w:sdtPr>
          <w:rPr>
            <w:rFonts w:ascii="Times New Roman" w:hAnsi="Times New Roman" w:cs="Times New Roman"/>
            <w:bCs/>
            <w:color w:val="000000"/>
            <w:sz w:val="24"/>
            <w:szCs w:val="24"/>
          </w:rPr>
          <w:tag w:val="MENDELEY_CITATION_v3_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"/>
          <w:id w:val="-1697152590"/>
          <w:placeholder>
            <w:docPart w:val="DefaultPlaceholder_-1854013440"/>
          </w:placeholder>
        </w:sdtPr>
        <w:sdtContent>
          <w:r w:rsidR="00FE1019" w:rsidRPr="00033637">
            <w:rPr>
              <w:rFonts w:ascii="Times New Roman" w:hAnsi="Times New Roman" w:cs="Times New Roman"/>
              <w:bCs/>
              <w:color w:val="000000"/>
              <w:sz w:val="24"/>
              <w:szCs w:val="24"/>
            </w:rPr>
            <w:t>(Das et al., 2019)</w:t>
          </w:r>
        </w:sdtContent>
      </w:sdt>
      <w:del w:id="6408" w:author="Mohammad Nayeem Hasan" w:date="2024-12-22T23:24:00Z" w16du:dateUtc="2024-12-22T17:24:00Z">
        <w:r w:rsidR="003F7E06" w:rsidRPr="00033637" w:rsidDel="00177156">
          <w:rPr>
            <w:rFonts w:ascii="Times New Roman" w:hAnsi="Times New Roman" w:cs="Times New Roman"/>
            <w:bCs/>
            <w:sz w:val="24"/>
            <w:szCs w:val="24"/>
          </w:rPr>
          <w:delText xml:space="preserve"> </w:delText>
        </w:r>
        <w:r w:rsidR="00534221" w:rsidRPr="00033637" w:rsidDel="00177156">
          <w:rPr>
            <w:rFonts w:ascii="Times New Roman" w:hAnsi="Times New Roman" w:cs="Times New Roman"/>
            <w:bCs/>
            <w:sz w:val="24"/>
            <w:szCs w:val="24"/>
          </w:rPr>
          <w:fldChar w:fldCharType="begin"/>
        </w:r>
        <w:r w:rsidR="00350CF8" w:rsidRPr="00033637" w:rsidDel="00177156">
          <w:rPr>
            <w:rFonts w:ascii="Times New Roman" w:hAnsi="Times New Roman" w:cs="Times New Roman"/>
            <w:bCs/>
            <w:sz w:val="24"/>
            <w:szCs w:val="24"/>
          </w:rPr>
          <w:delInstrText xml:space="preserve"> ADDIN ZOTERO_ITEM CSL_CITATION {"citationID":"xNBQT6pB","properties":{"formattedCitation":"(Das, Chandra, &amp; Saha, 2019)","plainCitation":"(Das, Chandra, &amp; Saha, 2019)","noteIndex":0},"citationItems":[{"id":1601,"uris":["http://zotero.org/users/4185209/items/ZSV5WB2Y"],"itemData":{"id":1601,"type":"article-journal","abstract":"The demand for district level statistics has increased tremendously in Bangladesh due to existence of decentralised approach to governance and service provision. The Bangladesh Demographic Health Surveys (BDHS) provide a wide range of invaluable data at the national and divisional level but they cannot be used directly to produce reliable district-level estimates due to insufficient sample sizes. The small area estimation (SAE) technique overcomes the sample size challenges and can produce reliable estimates at the district level. This paper uses SAE approach to generate model-based district-level estimates of diarrhoea prevalence among under-5 children in Bangladesh by linking data from the 2014 BDHS and the 2011 Population Census. The diagnostics measures show that the model-based estimates are precise and representative when compared to the direct survey estimates. Spatial distribution of the precise estimates of diarrhoea prevalence reveals significant inequality at district-level (ranged 1.1–13.4%) with particular emphasis in the coastal and north-eastern districts. Findings of the study might be useful for designing effective policies, interventions and strengthening local-level governance.","container-title":"PLOS ONE","DOI":"10.1371/journal.pone.0211062","ISSN":"1932-6203","issue":"2","journalAbbreviation":"PLOS ONE","language":"en","note":"publisher: Public Library of Science","page":"e0211062","source":"PLoS Journals","title":"District level estimates and mapping of prevalence of diarrhoea among under-five children in Bangladesh by combining survey and census data","volume":"14","author":[{"family":"Das","given":"Sumonkanti"},{"family":"Chandra","given":"Hukum"},{"family":"Saha","given":"Unnati Rani"}],"issued":{"date-parts":[["2019",2,1]]}}}],"schema":"https://github.com/citation-style-language/schema/raw/master/csl-citation.json"} </w:delInstrText>
        </w:r>
        <w:r w:rsidR="00534221" w:rsidRPr="00033637" w:rsidDel="00177156">
          <w:rPr>
            <w:rFonts w:ascii="Times New Roman" w:hAnsi="Times New Roman" w:cs="Times New Roman"/>
            <w:bCs/>
            <w:sz w:val="24"/>
            <w:szCs w:val="24"/>
          </w:rPr>
          <w:fldChar w:fldCharType="separate"/>
        </w:r>
        <w:r w:rsidR="00350CF8" w:rsidRPr="00033637" w:rsidDel="00177156">
          <w:rPr>
            <w:rFonts w:ascii="Times New Roman" w:hAnsi="Times New Roman" w:cs="Times New Roman"/>
            <w:sz w:val="24"/>
            <w:szCs w:val="24"/>
          </w:rPr>
          <w:delText>(Das, Chandra, &amp; Saha, 2019)</w:delText>
        </w:r>
        <w:r w:rsidR="00534221" w:rsidRPr="00033637" w:rsidDel="00177156">
          <w:rPr>
            <w:rFonts w:ascii="Times New Roman" w:hAnsi="Times New Roman" w:cs="Times New Roman"/>
            <w:bCs/>
            <w:sz w:val="24"/>
            <w:szCs w:val="24"/>
          </w:rPr>
          <w:fldChar w:fldCharType="end"/>
        </w:r>
      </w:del>
      <w:r w:rsidR="00BD65FF" w:rsidRPr="00033637">
        <w:rPr>
          <w:rFonts w:ascii="Times New Roman" w:hAnsi="Times New Roman" w:cs="Times New Roman"/>
          <w:bCs/>
          <w:sz w:val="24"/>
          <w:szCs w:val="24"/>
        </w:rPr>
        <w:t xml:space="preserve">. Sylhet </w:t>
      </w:r>
      <w:r w:rsidR="004E3A3B" w:rsidRPr="00033637">
        <w:rPr>
          <w:rFonts w:ascii="Times New Roman" w:hAnsi="Times New Roman" w:cs="Times New Roman"/>
          <w:bCs/>
          <w:sz w:val="24"/>
          <w:szCs w:val="24"/>
        </w:rPr>
        <w:t xml:space="preserve">division always faces sudden floods during the rainy </w:t>
      </w:r>
      <w:r w:rsidR="004E3A3B" w:rsidRPr="00033637">
        <w:rPr>
          <w:rFonts w:ascii="Times New Roman" w:hAnsi="Times New Roman" w:cs="Times New Roman"/>
          <w:bCs/>
          <w:sz w:val="24"/>
          <w:szCs w:val="24"/>
        </w:rPr>
        <w:lastRenderedPageBreak/>
        <w:t>season, and the water gets stuck in several areas of Sylhet for a long time</w:t>
      </w:r>
      <w:r w:rsidR="005037F6" w:rsidRPr="00033637">
        <w:rPr>
          <w:rFonts w:ascii="Times New Roman" w:hAnsi="Times New Roman" w:cs="Times New Roman"/>
          <w:bCs/>
          <w:sz w:val="24"/>
          <w:szCs w:val="24"/>
        </w:rPr>
        <w:t>, providing</w:t>
      </w:r>
      <w:r w:rsidR="004E3A3B" w:rsidRPr="00033637">
        <w:rPr>
          <w:rFonts w:ascii="Times New Roman" w:hAnsi="Times New Roman" w:cs="Times New Roman"/>
          <w:bCs/>
          <w:sz w:val="24"/>
          <w:szCs w:val="24"/>
        </w:rPr>
        <w:t xml:space="preserve"> </w:t>
      </w:r>
      <w:r w:rsidR="00CC3153" w:rsidRPr="00033637">
        <w:rPr>
          <w:rFonts w:ascii="Times New Roman" w:hAnsi="Times New Roman" w:cs="Times New Roman"/>
          <w:bCs/>
          <w:sz w:val="24"/>
          <w:szCs w:val="24"/>
        </w:rPr>
        <w:t xml:space="preserve">a </w:t>
      </w:r>
      <w:r w:rsidR="00DB66FB" w:rsidRPr="00033637">
        <w:rPr>
          <w:rFonts w:ascii="Times New Roman" w:hAnsi="Times New Roman" w:cs="Times New Roman"/>
          <w:bCs/>
          <w:sz w:val="24"/>
          <w:szCs w:val="24"/>
        </w:rPr>
        <w:t>favorable</w:t>
      </w:r>
      <w:r w:rsidR="004E3A3B" w:rsidRPr="00033637">
        <w:rPr>
          <w:rFonts w:ascii="Times New Roman" w:hAnsi="Times New Roman" w:cs="Times New Roman"/>
          <w:bCs/>
          <w:sz w:val="24"/>
          <w:szCs w:val="24"/>
        </w:rPr>
        <w:t xml:space="preserve"> </w:t>
      </w:r>
      <w:r w:rsidR="00CC3153" w:rsidRPr="00033637">
        <w:rPr>
          <w:rFonts w:ascii="Times New Roman" w:hAnsi="Times New Roman" w:cs="Times New Roman"/>
          <w:bCs/>
          <w:sz w:val="24"/>
          <w:szCs w:val="24"/>
        </w:rPr>
        <w:t>state to increase the infection of diarrhea</w:t>
      </w:r>
      <w:r w:rsidR="005037F6" w:rsidRPr="00033637">
        <w:rPr>
          <w:rFonts w:ascii="Times New Roman" w:hAnsi="Times New Roman" w:cs="Times New Roman"/>
          <w:bCs/>
          <w:sz w:val="24"/>
          <w:szCs w:val="24"/>
        </w:rPr>
        <w:t xml:space="preserve"> among peo</w:t>
      </w:r>
      <w:r w:rsidR="0022145E" w:rsidRPr="00033637">
        <w:rPr>
          <w:rFonts w:ascii="Times New Roman" w:hAnsi="Times New Roman" w:cs="Times New Roman"/>
          <w:bCs/>
          <w:sz w:val="24"/>
          <w:szCs w:val="24"/>
        </w:rPr>
        <w:t>ple</w:t>
      </w:r>
      <w:r w:rsidR="00CC3153" w:rsidRPr="00033637">
        <w:rPr>
          <w:rFonts w:ascii="Times New Roman" w:hAnsi="Times New Roman" w:cs="Times New Roman"/>
          <w:bCs/>
          <w:sz w:val="24"/>
          <w:szCs w:val="24"/>
        </w:rPr>
        <w:t xml:space="preserve">. </w:t>
      </w:r>
      <w:r w:rsidR="0022145E" w:rsidRPr="00033637">
        <w:rPr>
          <w:rFonts w:ascii="Times New Roman" w:hAnsi="Times New Roman" w:cs="Times New Roman"/>
          <w:bCs/>
          <w:sz w:val="24"/>
          <w:szCs w:val="24"/>
        </w:rPr>
        <w:t xml:space="preserve">Moreover, </w:t>
      </w:r>
      <w:r w:rsidR="003208AB" w:rsidRPr="00033637">
        <w:rPr>
          <w:rFonts w:ascii="Times New Roman" w:hAnsi="Times New Roman" w:cs="Times New Roman"/>
          <w:bCs/>
          <w:sz w:val="24"/>
          <w:szCs w:val="24"/>
        </w:rPr>
        <w:t xml:space="preserve">some districts of </w:t>
      </w:r>
      <w:r w:rsidR="00CD201F" w:rsidRPr="00033637">
        <w:rPr>
          <w:rFonts w:ascii="Times New Roman" w:hAnsi="Times New Roman" w:cs="Times New Roman"/>
          <w:bCs/>
          <w:sz w:val="24"/>
          <w:szCs w:val="24"/>
        </w:rPr>
        <w:t xml:space="preserve">the </w:t>
      </w:r>
      <w:r w:rsidR="009E1EE8" w:rsidRPr="00033637">
        <w:rPr>
          <w:rFonts w:ascii="Times New Roman" w:hAnsi="Times New Roman" w:cs="Times New Roman"/>
          <w:bCs/>
          <w:sz w:val="24"/>
          <w:szCs w:val="24"/>
        </w:rPr>
        <w:t xml:space="preserve">Khulna, </w:t>
      </w:r>
      <w:r w:rsidR="0022145E" w:rsidRPr="00033637">
        <w:rPr>
          <w:rFonts w:ascii="Times New Roman" w:hAnsi="Times New Roman" w:cs="Times New Roman"/>
          <w:bCs/>
          <w:sz w:val="24"/>
          <w:szCs w:val="24"/>
        </w:rPr>
        <w:t>Barisal</w:t>
      </w:r>
      <w:ins w:id="6409" w:author="Mohammad Nayeem Hasan" w:date="2024-11-03T23:09:00Z">
        <w:r w:rsidR="0077291E" w:rsidRPr="00033637">
          <w:rPr>
            <w:rFonts w:ascii="Times New Roman" w:hAnsi="Times New Roman" w:cs="Times New Roman"/>
            <w:bCs/>
            <w:sz w:val="24"/>
            <w:szCs w:val="24"/>
          </w:rPr>
          <w:t>,</w:t>
        </w:r>
      </w:ins>
      <w:r w:rsidR="0022145E" w:rsidRPr="00033637">
        <w:rPr>
          <w:rFonts w:ascii="Times New Roman" w:hAnsi="Times New Roman" w:cs="Times New Roman"/>
          <w:bCs/>
          <w:sz w:val="24"/>
          <w:szCs w:val="24"/>
        </w:rPr>
        <w:t xml:space="preserve"> and Chittagong division</w:t>
      </w:r>
      <w:r w:rsidR="009E1EE8" w:rsidRPr="00033637">
        <w:rPr>
          <w:rFonts w:ascii="Times New Roman" w:hAnsi="Times New Roman" w:cs="Times New Roman"/>
          <w:bCs/>
          <w:sz w:val="24"/>
          <w:szCs w:val="24"/>
        </w:rPr>
        <w:t xml:space="preserve">s are part of </w:t>
      </w:r>
      <w:r w:rsidR="00351D0D" w:rsidRPr="00033637">
        <w:rPr>
          <w:rFonts w:ascii="Times New Roman" w:hAnsi="Times New Roman" w:cs="Times New Roman"/>
          <w:bCs/>
          <w:sz w:val="24"/>
          <w:szCs w:val="24"/>
        </w:rPr>
        <w:t xml:space="preserve">the </w:t>
      </w:r>
      <w:r w:rsidR="009E1EE8" w:rsidRPr="00033637">
        <w:rPr>
          <w:rFonts w:ascii="Times New Roman" w:hAnsi="Times New Roman" w:cs="Times New Roman"/>
          <w:bCs/>
          <w:sz w:val="24"/>
          <w:szCs w:val="24"/>
        </w:rPr>
        <w:t xml:space="preserve">southern coastal region </w:t>
      </w:r>
      <w:r w:rsidR="00A95C8E" w:rsidRPr="00033637">
        <w:rPr>
          <w:rFonts w:ascii="Times New Roman" w:hAnsi="Times New Roman" w:cs="Times New Roman"/>
          <w:bCs/>
          <w:sz w:val="24"/>
          <w:szCs w:val="24"/>
        </w:rPr>
        <w:t>with salty water</w:t>
      </w:r>
      <w:ins w:id="6410" w:author="Mohammad Nayeem Hasan" w:date="2024-12-22T23:24:00Z" w16du:dateUtc="2024-12-22T17:24:00Z">
        <w:r w:rsidR="00177156" w:rsidRPr="00033637">
          <w:rPr>
            <w:rFonts w:ascii="Times New Roman" w:hAnsi="Times New Roman" w:cs="Times New Roman"/>
            <w:bCs/>
            <w:sz w:val="24"/>
            <w:szCs w:val="24"/>
          </w:rPr>
          <w:t xml:space="preserve"> </w:t>
        </w:r>
      </w:ins>
      <w:sdt>
        <w:sdtPr>
          <w:rPr>
            <w:rFonts w:ascii="Times New Roman" w:hAnsi="Times New Roman" w:cs="Times New Roman"/>
            <w:bCs/>
            <w:color w:val="000000"/>
            <w:sz w:val="24"/>
            <w:szCs w:val="24"/>
          </w:rPr>
          <w:tag w:val="MENDELEY_CITATION_v3_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"/>
          <w:id w:val="-894896176"/>
          <w:placeholder>
            <w:docPart w:val="DefaultPlaceholder_-1854013440"/>
          </w:placeholder>
        </w:sdtPr>
        <w:sdtContent>
          <w:r w:rsidR="00FE1019" w:rsidRPr="00033637">
            <w:rPr>
              <w:rFonts w:ascii="Times New Roman" w:hAnsi="Times New Roman" w:cs="Times New Roman"/>
              <w:bCs/>
              <w:color w:val="000000"/>
              <w:sz w:val="24"/>
              <w:szCs w:val="24"/>
            </w:rPr>
            <w:t>(M. A. Islam et al., 2019; Salas-</w:t>
          </w:r>
          <w:proofErr w:type="spellStart"/>
          <w:r w:rsidR="00FE1019" w:rsidRPr="00033637">
            <w:rPr>
              <w:rFonts w:ascii="Times New Roman" w:hAnsi="Times New Roman" w:cs="Times New Roman"/>
              <w:bCs/>
              <w:color w:val="000000"/>
              <w:sz w:val="24"/>
              <w:szCs w:val="24"/>
            </w:rPr>
            <w:t>Eljatib</w:t>
          </w:r>
          <w:proofErr w:type="spellEnd"/>
          <w:r w:rsidR="00FE1019" w:rsidRPr="00033637">
            <w:rPr>
              <w:rFonts w:ascii="Times New Roman" w:hAnsi="Times New Roman" w:cs="Times New Roman"/>
              <w:bCs/>
              <w:color w:val="000000"/>
              <w:sz w:val="24"/>
              <w:szCs w:val="24"/>
            </w:rPr>
            <w:t xml:space="preserve"> et al., 2018)</w:t>
          </w:r>
        </w:sdtContent>
      </w:sdt>
      <w:del w:id="6411" w:author="Mohammad Nayeem Hasan" w:date="2024-12-22T23:25:00Z" w16du:dateUtc="2024-12-22T17:25:00Z">
        <w:r w:rsidR="00534221" w:rsidRPr="00033637" w:rsidDel="00177156">
          <w:rPr>
            <w:rFonts w:ascii="Times New Roman" w:hAnsi="Times New Roman" w:cs="Times New Roman"/>
            <w:bCs/>
            <w:sz w:val="24"/>
            <w:szCs w:val="24"/>
          </w:rPr>
          <w:delText xml:space="preserve"> </w:delText>
        </w:r>
        <w:r w:rsidR="003B4D03" w:rsidRPr="00033637" w:rsidDel="00177156">
          <w:rPr>
            <w:rFonts w:ascii="Times New Roman" w:hAnsi="Times New Roman" w:cs="Times New Roman"/>
            <w:bCs/>
            <w:sz w:val="24"/>
            <w:szCs w:val="24"/>
          </w:rPr>
          <w:fldChar w:fldCharType="begin"/>
        </w:r>
        <w:r w:rsidR="00350CF8" w:rsidRPr="00033637" w:rsidDel="00177156">
          <w:rPr>
            <w:rFonts w:ascii="Times New Roman" w:hAnsi="Times New Roman" w:cs="Times New Roman"/>
            <w:bCs/>
            <w:sz w:val="24"/>
            <w:szCs w:val="24"/>
          </w:rPr>
          <w:delInstrText xml:space="preserve"> ADDIN ZOTERO_ITEM CSL_CITATION {"citationID":"yJDJpif0","properties":{"formattedCitation":"(M. A. Islam, Hoque, Ahmed, &amp; Butler, 2019)","plainCitation":"(M. A. Islam, Hoque, Ahmed, &amp; Butler, 2019)","noteIndex":0},"citationItems":[{"id":1604,"uris":["http://zotero.org/users/4185209/items/T6QM39Y6"],"itemData":{"id":1604,"type":"article-journal","abstract":"Pervasive salinity in soil and water is affecting agricultural yield and the health of millions of delta dwellers in Asia. This is also being exacerbated by climate change through increases in sea level and tropical storm surges. One consequence of this has been a widespread introduction of salt water shrimp farming. Here, we show, using field data and modeling, how changes in climate and land use are likely to result in increased salinization of shallow groundwater in SE Asian mega-deltas. We also explore possible adaptation options. We find that possible future increase of episodic inundation events, combined with salt water shrimp farming, will cause rapid salinization of groundwater in the region making it less suitable for drinking water and irrigation. However, modified land use and water management practices can mitigate the impacts on groundwater, as well as the overlying soil, from future salinization. The study therefore provides guidance for adaptation planning to reduce future salinization in Asian deltas.","container-title":"Environmental Management","DOI":"10.1007/s00267-019-01220-4","ISSN":"1432-1009","issue":"5","journalAbbreviation":"Environmental Management","language":"en","page":"640-649","source":"Springer Link","title":"Impact of Climate Change and Land Use on Groundwater Salinization in Southern Bangladesh—Implications for Other Asian Deltas","volume":"64","author":[{"family":"Islam","given":"M. A."},{"family":"Hoque","given":"M. A."},{"family":"Ahmed","given":"K. M."},{"family":"Butler","given":"A. P."}],"issued":{"date-parts":[["2019",11,1]]}}}],"schema":"https://github.com/citation-style-language/schema/raw/master/csl-citation.json"} </w:delInstrText>
        </w:r>
        <w:r w:rsidR="003B4D03" w:rsidRPr="00033637" w:rsidDel="00177156">
          <w:rPr>
            <w:rFonts w:ascii="Times New Roman" w:hAnsi="Times New Roman" w:cs="Times New Roman"/>
            <w:bCs/>
            <w:sz w:val="24"/>
            <w:szCs w:val="24"/>
          </w:rPr>
          <w:fldChar w:fldCharType="separate"/>
        </w:r>
        <w:r w:rsidR="00350CF8" w:rsidRPr="00033637" w:rsidDel="00177156">
          <w:rPr>
            <w:rFonts w:ascii="Times New Roman" w:hAnsi="Times New Roman" w:cs="Times New Roman"/>
            <w:sz w:val="24"/>
            <w:szCs w:val="24"/>
          </w:rPr>
          <w:delText>(M. A. Islam, Hoque, Ahmed, &amp; Butler, 2019)</w:delText>
        </w:r>
        <w:r w:rsidR="003B4D03" w:rsidRPr="00033637" w:rsidDel="00177156">
          <w:rPr>
            <w:rFonts w:ascii="Times New Roman" w:hAnsi="Times New Roman" w:cs="Times New Roman"/>
            <w:bCs/>
            <w:sz w:val="24"/>
            <w:szCs w:val="24"/>
          </w:rPr>
          <w:fldChar w:fldCharType="end"/>
        </w:r>
      </w:del>
      <w:r w:rsidR="00351D0D" w:rsidRPr="00033637">
        <w:rPr>
          <w:rFonts w:ascii="Times New Roman" w:hAnsi="Times New Roman" w:cs="Times New Roman"/>
          <w:bCs/>
          <w:sz w:val="24"/>
          <w:szCs w:val="24"/>
        </w:rPr>
        <w:t>.</w:t>
      </w:r>
      <w:r w:rsidR="009459F5" w:rsidRPr="00033637">
        <w:rPr>
          <w:rFonts w:ascii="Times New Roman" w:hAnsi="Times New Roman" w:cs="Times New Roman"/>
          <w:bCs/>
          <w:sz w:val="24"/>
          <w:szCs w:val="24"/>
        </w:rPr>
        <w:t xml:space="preserve"> </w:t>
      </w:r>
      <w:r w:rsidR="003630AB" w:rsidRPr="00033637">
        <w:rPr>
          <w:rFonts w:ascii="Times New Roman" w:hAnsi="Times New Roman" w:cs="Times New Roman"/>
          <w:bCs/>
          <w:sz w:val="24"/>
          <w:szCs w:val="24"/>
        </w:rPr>
        <w:t>The chance of having diarrhea was higher for children from these places than in other parts of Bangladesh.</w:t>
      </w:r>
      <w:r w:rsidR="000808D2" w:rsidRPr="00033637">
        <w:rPr>
          <w:rFonts w:ascii="Times New Roman" w:hAnsi="Times New Roman" w:cs="Times New Roman"/>
          <w:bCs/>
          <w:sz w:val="24"/>
          <w:szCs w:val="24"/>
        </w:rPr>
        <w:t xml:space="preserve"> </w:t>
      </w:r>
      <w:r w:rsidR="00CC3153" w:rsidRPr="00033637">
        <w:rPr>
          <w:rFonts w:ascii="Times New Roman" w:hAnsi="Times New Roman" w:cs="Times New Roman"/>
          <w:bCs/>
          <w:sz w:val="24"/>
          <w:szCs w:val="24"/>
        </w:rPr>
        <w:t xml:space="preserve"> </w:t>
      </w:r>
    </w:p>
    <w:p w14:paraId="5C8D510D" w14:textId="0CB113D4" w:rsidR="00201D06" w:rsidRPr="00033637" w:rsidRDefault="00944F32" w:rsidP="00F31FB2">
      <w:pPr>
        <w:spacing w:line="480" w:lineRule="auto"/>
        <w:ind w:firstLine="720"/>
        <w:rPr>
          <w:rFonts w:ascii="Times New Roman" w:hAnsi="Times New Roman" w:cs="Times New Roman"/>
          <w:bCs/>
          <w:sz w:val="24"/>
          <w:szCs w:val="24"/>
        </w:rPr>
      </w:pPr>
      <w:r w:rsidRPr="00033637">
        <w:rPr>
          <w:rFonts w:ascii="Times New Roman" w:hAnsi="Times New Roman" w:cs="Times New Roman"/>
          <w:bCs/>
          <w:sz w:val="24"/>
          <w:szCs w:val="24"/>
        </w:rPr>
        <w:t xml:space="preserve">We found that </w:t>
      </w:r>
      <w:r w:rsidR="00291334" w:rsidRPr="00033637">
        <w:rPr>
          <w:rFonts w:ascii="Times New Roman" w:hAnsi="Times New Roman" w:cs="Times New Roman"/>
          <w:bCs/>
          <w:sz w:val="24"/>
          <w:szCs w:val="24"/>
        </w:rPr>
        <w:t>M</w:t>
      </w:r>
      <w:r w:rsidRPr="00033637">
        <w:rPr>
          <w:rFonts w:ascii="Times New Roman" w:hAnsi="Times New Roman" w:cs="Times New Roman"/>
          <w:bCs/>
          <w:sz w:val="24"/>
          <w:szCs w:val="24"/>
        </w:rPr>
        <w:t xml:space="preserve">uslim children </w:t>
      </w:r>
      <w:r w:rsidR="00291334" w:rsidRPr="00033637">
        <w:rPr>
          <w:rFonts w:ascii="Times New Roman" w:hAnsi="Times New Roman" w:cs="Times New Roman"/>
          <w:bCs/>
          <w:sz w:val="24"/>
          <w:szCs w:val="24"/>
        </w:rPr>
        <w:t>we</w:t>
      </w:r>
      <w:r w:rsidRPr="00033637">
        <w:rPr>
          <w:rFonts w:ascii="Times New Roman" w:hAnsi="Times New Roman" w:cs="Times New Roman"/>
          <w:bCs/>
          <w:sz w:val="24"/>
          <w:szCs w:val="24"/>
        </w:rPr>
        <w:t xml:space="preserve">re more at risk of having diarrhea in 2019. </w:t>
      </w:r>
      <w:r w:rsidR="00D86735" w:rsidRPr="00033637">
        <w:rPr>
          <w:rFonts w:ascii="Times New Roman" w:hAnsi="Times New Roman" w:cs="Times New Roman"/>
          <w:bCs/>
          <w:sz w:val="24"/>
          <w:szCs w:val="24"/>
        </w:rPr>
        <w:t xml:space="preserve">More than 90 percent </w:t>
      </w:r>
      <w:r w:rsidRPr="00033637">
        <w:rPr>
          <w:rFonts w:ascii="Times New Roman" w:hAnsi="Times New Roman" w:cs="Times New Roman"/>
          <w:bCs/>
          <w:sz w:val="24"/>
          <w:szCs w:val="24"/>
        </w:rPr>
        <w:t xml:space="preserve">of </w:t>
      </w:r>
      <w:r w:rsidR="00D86735" w:rsidRPr="00033637">
        <w:rPr>
          <w:rFonts w:ascii="Times New Roman" w:hAnsi="Times New Roman" w:cs="Times New Roman"/>
          <w:bCs/>
          <w:sz w:val="24"/>
          <w:szCs w:val="24"/>
        </w:rPr>
        <w:t>children were from Muslim famil</w:t>
      </w:r>
      <w:r w:rsidR="00291334" w:rsidRPr="00033637">
        <w:rPr>
          <w:rFonts w:ascii="Times New Roman" w:hAnsi="Times New Roman" w:cs="Times New Roman"/>
          <w:bCs/>
          <w:sz w:val="24"/>
          <w:szCs w:val="24"/>
        </w:rPr>
        <w:t>ies,</w:t>
      </w:r>
      <w:r w:rsidR="00D86735" w:rsidRPr="00033637">
        <w:rPr>
          <w:rFonts w:ascii="Times New Roman" w:hAnsi="Times New Roman" w:cs="Times New Roman"/>
          <w:bCs/>
          <w:sz w:val="24"/>
          <w:szCs w:val="24"/>
        </w:rPr>
        <w:t xml:space="preserve"> </w:t>
      </w:r>
      <w:r w:rsidR="00DA1CB7" w:rsidRPr="00033637">
        <w:rPr>
          <w:rFonts w:ascii="Times New Roman" w:hAnsi="Times New Roman" w:cs="Times New Roman"/>
          <w:bCs/>
          <w:sz w:val="24"/>
          <w:szCs w:val="24"/>
        </w:rPr>
        <w:t xml:space="preserve">and </w:t>
      </w:r>
      <w:r w:rsidR="00573A01" w:rsidRPr="00033637">
        <w:rPr>
          <w:rFonts w:ascii="Times New Roman" w:hAnsi="Times New Roman" w:cs="Times New Roman"/>
          <w:bCs/>
          <w:sz w:val="24"/>
          <w:szCs w:val="24"/>
        </w:rPr>
        <w:t>due to th</w:t>
      </w:r>
      <w:r w:rsidR="00291334" w:rsidRPr="00033637">
        <w:rPr>
          <w:rFonts w:ascii="Times New Roman" w:hAnsi="Times New Roman" w:cs="Times New Roman"/>
          <w:bCs/>
          <w:sz w:val="24"/>
          <w:szCs w:val="24"/>
        </w:rPr>
        <w:t>e</w:t>
      </w:r>
      <w:r w:rsidR="00573A01" w:rsidRPr="00033637">
        <w:rPr>
          <w:rFonts w:ascii="Times New Roman" w:hAnsi="Times New Roman" w:cs="Times New Roman"/>
          <w:bCs/>
          <w:sz w:val="24"/>
          <w:szCs w:val="24"/>
        </w:rPr>
        <w:t xml:space="preserve"> unbalanced status of this factor</w:t>
      </w:r>
      <w:r w:rsidR="00BB6156" w:rsidRPr="00033637">
        <w:rPr>
          <w:rFonts w:ascii="Times New Roman" w:hAnsi="Times New Roman" w:cs="Times New Roman"/>
          <w:bCs/>
          <w:sz w:val="24"/>
          <w:szCs w:val="24"/>
        </w:rPr>
        <w:t xml:space="preserve">, the finding </w:t>
      </w:r>
      <w:r w:rsidR="00EA6390" w:rsidRPr="00033637">
        <w:rPr>
          <w:rFonts w:ascii="Times New Roman" w:hAnsi="Times New Roman" w:cs="Times New Roman"/>
          <w:bCs/>
          <w:sz w:val="24"/>
          <w:szCs w:val="24"/>
        </w:rPr>
        <w:t>related to</w:t>
      </w:r>
      <w:r w:rsidR="00883D81" w:rsidRPr="00033637">
        <w:rPr>
          <w:rFonts w:ascii="Times New Roman" w:hAnsi="Times New Roman" w:cs="Times New Roman"/>
          <w:bCs/>
          <w:sz w:val="24"/>
          <w:szCs w:val="24"/>
        </w:rPr>
        <w:t xml:space="preserve"> thi</w:t>
      </w:r>
      <w:r w:rsidR="00EA6390" w:rsidRPr="00033637">
        <w:rPr>
          <w:rFonts w:ascii="Times New Roman" w:hAnsi="Times New Roman" w:cs="Times New Roman"/>
          <w:bCs/>
          <w:sz w:val="24"/>
          <w:szCs w:val="24"/>
        </w:rPr>
        <w:t>s</w:t>
      </w:r>
      <w:r w:rsidR="00883D81" w:rsidRPr="00033637">
        <w:rPr>
          <w:rFonts w:ascii="Times New Roman" w:hAnsi="Times New Roman" w:cs="Times New Roman"/>
          <w:bCs/>
          <w:sz w:val="24"/>
          <w:szCs w:val="24"/>
        </w:rPr>
        <w:t xml:space="preserve"> lack</w:t>
      </w:r>
      <w:r w:rsidR="00EA6390" w:rsidRPr="00033637">
        <w:rPr>
          <w:rFonts w:ascii="Times New Roman" w:hAnsi="Times New Roman" w:cs="Times New Roman"/>
          <w:bCs/>
          <w:sz w:val="24"/>
          <w:szCs w:val="24"/>
        </w:rPr>
        <w:t>s</w:t>
      </w:r>
      <w:r w:rsidR="00C90983" w:rsidRPr="00033637">
        <w:rPr>
          <w:rFonts w:ascii="Times New Roman" w:hAnsi="Times New Roman" w:cs="Times New Roman"/>
          <w:bCs/>
          <w:sz w:val="24"/>
          <w:szCs w:val="24"/>
        </w:rPr>
        <w:t xml:space="preserve"> accuracy</w:t>
      </w:r>
      <w:ins w:id="6412" w:author="Mohammad Nayeem Hasan" w:date="2024-12-22T23:25:00Z" w16du:dateUtc="2024-12-22T17:25:00Z">
        <w:r w:rsidR="00177156" w:rsidRPr="00033637">
          <w:rPr>
            <w:rFonts w:ascii="Times New Roman" w:hAnsi="Times New Roman" w:cs="Times New Roman"/>
            <w:bCs/>
            <w:sz w:val="24"/>
            <w:szCs w:val="24"/>
          </w:rPr>
          <w:t xml:space="preserve"> </w:t>
        </w:r>
      </w:ins>
      <w:sdt>
        <w:sdtPr>
          <w:rPr>
            <w:rFonts w:ascii="Times New Roman" w:hAnsi="Times New Roman" w:cs="Times New Roman"/>
            <w:bCs/>
            <w:color w:val="000000"/>
            <w:sz w:val="24"/>
            <w:szCs w:val="24"/>
          </w:rPr>
          <w:tag w:val="MENDELEY_CITATION_v3_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"/>
          <w:id w:val="530687575"/>
          <w:placeholder>
            <w:docPart w:val="DefaultPlaceholder_-1854013440"/>
          </w:placeholder>
        </w:sdtPr>
        <w:sdtContent>
          <w:r w:rsidR="00FE1019" w:rsidRPr="00033637">
            <w:rPr>
              <w:rFonts w:ascii="Times New Roman" w:hAnsi="Times New Roman" w:cs="Times New Roman"/>
              <w:bCs/>
              <w:color w:val="000000"/>
              <w:sz w:val="24"/>
              <w:szCs w:val="24"/>
            </w:rPr>
            <w:t>(Salas-</w:t>
          </w:r>
          <w:proofErr w:type="spellStart"/>
          <w:r w:rsidR="00FE1019" w:rsidRPr="00033637">
            <w:rPr>
              <w:rFonts w:ascii="Times New Roman" w:hAnsi="Times New Roman" w:cs="Times New Roman"/>
              <w:bCs/>
              <w:color w:val="000000"/>
              <w:sz w:val="24"/>
              <w:szCs w:val="24"/>
            </w:rPr>
            <w:t>Eljatib</w:t>
          </w:r>
          <w:proofErr w:type="spellEnd"/>
          <w:r w:rsidR="00FE1019" w:rsidRPr="00033637">
            <w:rPr>
              <w:rFonts w:ascii="Times New Roman" w:hAnsi="Times New Roman" w:cs="Times New Roman"/>
              <w:bCs/>
              <w:color w:val="000000"/>
              <w:sz w:val="24"/>
              <w:szCs w:val="24"/>
            </w:rPr>
            <w:t xml:space="preserve"> et al., 2018)</w:t>
          </w:r>
        </w:sdtContent>
      </w:sdt>
      <w:del w:id="6413" w:author="Mohammad Nayeem Hasan" w:date="2024-12-22T23:26:00Z" w16du:dateUtc="2024-12-22T17:26:00Z">
        <w:r w:rsidR="0015001C" w:rsidRPr="00033637" w:rsidDel="00177156">
          <w:rPr>
            <w:rFonts w:ascii="Times New Roman" w:hAnsi="Times New Roman" w:cs="Times New Roman"/>
            <w:bCs/>
            <w:sz w:val="24"/>
            <w:szCs w:val="24"/>
          </w:rPr>
          <w:delText xml:space="preserve"> </w:delText>
        </w:r>
        <w:r w:rsidR="0015001C" w:rsidRPr="00033637" w:rsidDel="00177156">
          <w:rPr>
            <w:rFonts w:ascii="Times New Roman" w:hAnsi="Times New Roman" w:cs="Times New Roman"/>
            <w:bCs/>
            <w:sz w:val="24"/>
            <w:szCs w:val="24"/>
          </w:rPr>
          <w:fldChar w:fldCharType="begin"/>
        </w:r>
        <w:r w:rsidR="00350CF8" w:rsidRPr="00033637" w:rsidDel="00177156">
          <w:rPr>
            <w:rFonts w:ascii="Times New Roman" w:hAnsi="Times New Roman" w:cs="Times New Roman"/>
            <w:bCs/>
            <w:sz w:val="24"/>
            <w:szCs w:val="24"/>
          </w:rPr>
          <w:delInstrText xml:space="preserve"> ADDIN ZOTERO_ITEM CSL_CITATION {"citationID":"vkZ9D6CC","properties":{"formattedCitation":"(Salas-Eljatib, Fuentes-Ramirez, Gregoire, Altamirano, &amp; Yaitul, 2018)","plainCitation":"(Salas-Eljatib, Fuentes-Ramirez, Gregoire, Altamirano, &amp; Yaitul, 2018)","noteIndex":0},"citationItems":[{"id":1606,"uris":["http://zotero.org/users/4185209/items/5HM3JXSX"],"itemData":{"id":1606,"type":"article-journal","abstract":"Binary variables have two possible outcomes: occurrence or non-occurrence of an event (usually with 1 and 0 values, respectively). Binary data are common in ecology, including studies of presence/absence, alive/dead, and change/no-change. Logistic regression analysis has been widely used to model binary response variables. Unbalanced data (i.e., an extremely larger proportion of zeros than ones) are often found across a variety of ecological datasets. Sometimes the data are balanced (i.e., same amount of zeros and ones) before fitting the model, however, the statistical implications of balancing (or not) the data remain unclear. We assessed the statistical effects of balancing data when fitting a logistic regression model by studying both its statistical properties of the estimated parameters and its predictive capabilities. We used a base forest-mortality model as reference, and by using stochastic simulations representing different configurations of 0/1 data in a sample (unbalanced data scenarios), we fitted the logistic regression model by maximum likelihood. For each scenario we computed the bias and variance of the estimated parameters and several prediction indexes. We found that the variability of the estimated parameters is affected, with the balanced-data scenario having the lowest variability, thus, affecting the statistical inference as well. Furthermore, the prediction capabilities of the model are altered by balancing the data, with the balanced-data scenario having the better sensitivity/specificity ratio. Balancing, or not, the data to be used for fitting a logistic regression models may affect the conclusion that can arise from the fitted model and its subsequent applications.","container-title":"Ecological Indicators","DOI":"10.1016/j.ecolind.2017.10.030","ISSN":"1470-160X","journalAbbreviation":"Ecological Indicators","language":"en","page":"502-508","source":"ScienceDirect","title":"A study on the effects of unbalanced data when fitting logistic regression models in ecology","volume":"85","author":[{"family":"Salas-Eljatib","given":"Christian"},{"family":"Fuentes-Ramirez","given":"Andres"},{"family":"Gregoire","given":"Timothy G."},{"family":"Altamirano","given":"Adison"},{"family":"Yaitul","given":"Valeska"}],"issued":{"date-parts":[["2018",2,1]]}}}],"schema":"https://github.com/citation-style-language/schema/raw/master/csl-citation.json"} </w:delInstrText>
        </w:r>
        <w:r w:rsidR="0015001C" w:rsidRPr="00033637" w:rsidDel="00177156">
          <w:rPr>
            <w:rFonts w:ascii="Times New Roman" w:hAnsi="Times New Roman" w:cs="Times New Roman"/>
            <w:bCs/>
            <w:sz w:val="24"/>
            <w:szCs w:val="24"/>
          </w:rPr>
          <w:fldChar w:fldCharType="separate"/>
        </w:r>
        <w:r w:rsidR="00350CF8" w:rsidRPr="00033637" w:rsidDel="00177156">
          <w:rPr>
            <w:rFonts w:ascii="Times New Roman" w:hAnsi="Times New Roman" w:cs="Times New Roman"/>
            <w:sz w:val="24"/>
            <w:szCs w:val="24"/>
          </w:rPr>
          <w:delText>(Salas-Eljatib, Fuentes-Ramirez, Gregoire, Altamirano, &amp; Yaitul, 2018)</w:delText>
        </w:r>
        <w:r w:rsidR="0015001C" w:rsidRPr="00033637" w:rsidDel="00177156">
          <w:rPr>
            <w:rFonts w:ascii="Times New Roman" w:hAnsi="Times New Roman" w:cs="Times New Roman"/>
            <w:bCs/>
            <w:sz w:val="24"/>
            <w:szCs w:val="24"/>
          </w:rPr>
          <w:fldChar w:fldCharType="end"/>
        </w:r>
      </w:del>
      <w:r w:rsidR="00C90983" w:rsidRPr="00033637">
        <w:rPr>
          <w:rFonts w:ascii="Times New Roman" w:hAnsi="Times New Roman" w:cs="Times New Roman"/>
          <w:bCs/>
          <w:sz w:val="24"/>
          <w:szCs w:val="24"/>
        </w:rPr>
        <w:t xml:space="preserve">. </w:t>
      </w:r>
      <w:r w:rsidR="00B26BFC" w:rsidRPr="00033637">
        <w:rPr>
          <w:rFonts w:ascii="Times New Roman" w:hAnsi="Times New Roman" w:cs="Times New Roman"/>
          <w:bCs/>
          <w:sz w:val="24"/>
          <w:szCs w:val="24"/>
        </w:rPr>
        <w:t xml:space="preserve">To accurately assess the </w:t>
      </w:r>
      <w:r w:rsidR="0051369E" w:rsidRPr="00033637">
        <w:rPr>
          <w:rFonts w:ascii="Times New Roman" w:hAnsi="Times New Roman" w:cs="Times New Roman"/>
          <w:bCs/>
          <w:sz w:val="24"/>
          <w:szCs w:val="24"/>
        </w:rPr>
        <w:t xml:space="preserve">effect of religion on </w:t>
      </w:r>
      <w:r w:rsidR="00291334" w:rsidRPr="00033637">
        <w:rPr>
          <w:rFonts w:ascii="Times New Roman" w:hAnsi="Times New Roman" w:cs="Times New Roman"/>
          <w:bCs/>
          <w:sz w:val="24"/>
          <w:szCs w:val="24"/>
        </w:rPr>
        <w:t xml:space="preserve">the </w:t>
      </w:r>
      <w:r w:rsidR="0051369E" w:rsidRPr="00033637">
        <w:rPr>
          <w:rFonts w:ascii="Times New Roman" w:hAnsi="Times New Roman" w:cs="Times New Roman"/>
          <w:bCs/>
          <w:sz w:val="24"/>
          <w:szCs w:val="24"/>
        </w:rPr>
        <w:t>prevalence of diarrhea through logistic regression require balanced data in terms of this factor</w:t>
      </w:r>
      <w:r w:rsidR="004B3BE9" w:rsidRPr="00033637">
        <w:rPr>
          <w:rFonts w:ascii="Times New Roman" w:hAnsi="Times New Roman" w:cs="Times New Roman"/>
          <w:bCs/>
          <w:sz w:val="24"/>
          <w:szCs w:val="24"/>
        </w:rPr>
        <w:t xml:space="preserve"> or </w:t>
      </w:r>
      <w:r w:rsidR="00D419A7" w:rsidRPr="00033637">
        <w:rPr>
          <w:rFonts w:ascii="Times New Roman" w:hAnsi="Times New Roman" w:cs="Times New Roman"/>
          <w:bCs/>
          <w:sz w:val="24"/>
          <w:szCs w:val="24"/>
        </w:rPr>
        <w:t>application of modified machine learning methods</w:t>
      </w:r>
      <w:r w:rsidR="0086433B" w:rsidRPr="00033637">
        <w:rPr>
          <w:rFonts w:ascii="Times New Roman" w:hAnsi="Times New Roman" w:cs="Times New Roman"/>
          <w:bCs/>
          <w:sz w:val="24"/>
          <w:szCs w:val="24"/>
        </w:rPr>
        <w:t>.</w:t>
      </w:r>
    </w:p>
    <w:p w14:paraId="128363D8" w14:textId="73BAAB68" w:rsidR="000B7200" w:rsidRPr="00033637" w:rsidDel="00172E7A" w:rsidRDefault="00015C91" w:rsidP="00F31FB2">
      <w:pPr>
        <w:spacing w:line="480" w:lineRule="auto"/>
        <w:rPr>
          <w:del w:id="6414" w:author="Mohammad Nayeem Hasan" w:date="2024-11-05T13:53:00Z"/>
          <w:rFonts w:ascii="Times New Roman" w:hAnsi="Times New Roman" w:cs="Times New Roman"/>
          <w:b/>
          <w:sz w:val="24"/>
          <w:szCs w:val="24"/>
        </w:rPr>
        <w:pPrChange w:id="6415" w:author="Mohammad Nayeem Hasan" w:date="2024-12-23T01:38:00Z" w16du:dateUtc="2024-12-22T19:38:00Z">
          <w:pPr>
            <w:spacing w:line="480" w:lineRule="auto"/>
          </w:pPr>
        </w:pPrChange>
      </w:pPr>
      <w:del w:id="6416" w:author="Mohammad Nayeem Hasan" w:date="2024-11-05T13:53:00Z">
        <w:r w:rsidRPr="00033637" w:rsidDel="00172E7A">
          <w:rPr>
            <w:rFonts w:ascii="Times New Roman" w:hAnsi="Times New Roman" w:cs="Times New Roman"/>
            <w:b/>
            <w:sz w:val="24"/>
            <w:szCs w:val="24"/>
          </w:rPr>
          <w:delText>Strengths and l</w:delText>
        </w:r>
        <w:r w:rsidR="000B7200" w:rsidRPr="00033637" w:rsidDel="00172E7A">
          <w:rPr>
            <w:rFonts w:ascii="Times New Roman" w:hAnsi="Times New Roman" w:cs="Times New Roman"/>
            <w:b/>
            <w:sz w:val="24"/>
            <w:szCs w:val="24"/>
          </w:rPr>
          <w:delText>imitations</w:delText>
        </w:r>
      </w:del>
    </w:p>
    <w:p w14:paraId="548010BC" w14:textId="61C34FEA" w:rsidR="0048224B" w:rsidRPr="00033637" w:rsidRDefault="00DC185C" w:rsidP="00F31FB2">
      <w:pPr>
        <w:spacing w:line="480" w:lineRule="auto"/>
        <w:ind w:firstLine="720"/>
        <w:rPr>
          <w:rFonts w:ascii="Times New Roman" w:hAnsi="Times New Roman" w:cs="Times New Roman"/>
          <w:color w:val="222222"/>
          <w:sz w:val="24"/>
          <w:szCs w:val="24"/>
          <w:shd w:val="clear" w:color="auto" w:fill="FFFFFF"/>
        </w:rPr>
      </w:pPr>
      <w:r w:rsidRPr="00033637">
        <w:rPr>
          <w:rFonts w:ascii="Times New Roman" w:hAnsi="Times New Roman" w:cs="Times New Roman"/>
          <w:color w:val="222222"/>
          <w:sz w:val="24"/>
          <w:szCs w:val="24"/>
          <w:shd w:val="clear" w:color="auto" w:fill="FFFFFF"/>
        </w:rPr>
        <w:t>MICS data</w:t>
      </w:r>
      <w:r w:rsidR="00632E8B" w:rsidRPr="00033637">
        <w:rPr>
          <w:rFonts w:ascii="Times New Roman" w:hAnsi="Times New Roman" w:cs="Times New Roman"/>
          <w:color w:val="222222"/>
          <w:sz w:val="24"/>
          <w:szCs w:val="24"/>
          <w:shd w:val="clear" w:color="auto" w:fill="FFFFFF"/>
        </w:rPr>
        <w:t>,</w:t>
      </w:r>
      <w:r w:rsidRPr="00033637">
        <w:rPr>
          <w:rFonts w:ascii="Times New Roman" w:hAnsi="Times New Roman" w:cs="Times New Roman"/>
          <w:color w:val="222222"/>
          <w:sz w:val="24"/>
          <w:szCs w:val="24"/>
          <w:shd w:val="clear" w:color="auto" w:fill="FFFFFF"/>
        </w:rPr>
        <w:t xml:space="preserve"> </w:t>
      </w:r>
      <w:r w:rsidR="00885BCC" w:rsidRPr="00033637">
        <w:rPr>
          <w:rFonts w:ascii="Times New Roman" w:hAnsi="Times New Roman" w:cs="Times New Roman"/>
          <w:color w:val="222222"/>
          <w:sz w:val="24"/>
          <w:szCs w:val="24"/>
          <w:shd w:val="clear" w:color="auto" w:fill="FFFFFF"/>
        </w:rPr>
        <w:t xml:space="preserve">according to our knowledge, </w:t>
      </w:r>
      <w:r w:rsidRPr="00033637">
        <w:rPr>
          <w:rFonts w:ascii="Times New Roman" w:hAnsi="Times New Roman" w:cs="Times New Roman"/>
          <w:color w:val="222222"/>
          <w:sz w:val="24"/>
          <w:szCs w:val="24"/>
          <w:shd w:val="clear" w:color="auto" w:fill="FFFFFF"/>
        </w:rPr>
        <w:t xml:space="preserve">known to be </w:t>
      </w:r>
      <w:r w:rsidR="0059640F" w:rsidRPr="00033637">
        <w:rPr>
          <w:rFonts w:ascii="Times New Roman" w:hAnsi="Times New Roman" w:cs="Times New Roman"/>
          <w:color w:val="222222"/>
          <w:sz w:val="24"/>
          <w:szCs w:val="24"/>
          <w:shd w:val="clear" w:color="auto" w:fill="FFFFFF"/>
        </w:rPr>
        <w:t>perfectly comparable with Demographic Health Survey data</w:t>
      </w:r>
      <w:r w:rsidR="00632E8B" w:rsidRPr="00033637">
        <w:rPr>
          <w:rFonts w:ascii="Times New Roman" w:hAnsi="Times New Roman" w:cs="Times New Roman"/>
          <w:color w:val="222222"/>
          <w:sz w:val="24"/>
          <w:szCs w:val="24"/>
          <w:shd w:val="clear" w:color="auto" w:fill="FFFFFF"/>
        </w:rPr>
        <w:t xml:space="preserve"> and used for global </w:t>
      </w:r>
      <w:r w:rsidR="0001488D" w:rsidRPr="00033637">
        <w:rPr>
          <w:rFonts w:ascii="Times New Roman" w:hAnsi="Times New Roman" w:cs="Times New Roman"/>
          <w:color w:val="222222"/>
          <w:sz w:val="24"/>
          <w:szCs w:val="24"/>
          <w:shd w:val="clear" w:color="auto" w:fill="FFFFFF"/>
        </w:rPr>
        <w:t xml:space="preserve">statistics, were analyzed to fulfill the research purpose. </w:t>
      </w:r>
      <w:r w:rsidR="005F1478" w:rsidRPr="00033637">
        <w:rPr>
          <w:rFonts w:ascii="Times New Roman" w:hAnsi="Times New Roman" w:cs="Times New Roman"/>
          <w:color w:val="222222"/>
          <w:sz w:val="24"/>
          <w:szCs w:val="24"/>
          <w:shd w:val="clear" w:color="auto" w:fill="FFFFFF"/>
        </w:rPr>
        <w:t xml:space="preserve">The findings of this study </w:t>
      </w:r>
      <w:r w:rsidR="009561E5" w:rsidRPr="00033637">
        <w:rPr>
          <w:rFonts w:ascii="Times New Roman" w:hAnsi="Times New Roman" w:cs="Times New Roman"/>
          <w:color w:val="222222"/>
          <w:sz w:val="24"/>
          <w:szCs w:val="24"/>
          <w:shd w:val="clear" w:color="auto" w:fill="FFFFFF"/>
        </w:rPr>
        <w:t>represent</w:t>
      </w:r>
      <w:r w:rsidR="005E23AC" w:rsidRPr="00033637">
        <w:rPr>
          <w:rFonts w:ascii="Times New Roman" w:hAnsi="Times New Roman" w:cs="Times New Roman"/>
          <w:color w:val="222222"/>
          <w:sz w:val="24"/>
          <w:szCs w:val="24"/>
          <w:shd w:val="clear" w:color="auto" w:fill="FFFFFF"/>
        </w:rPr>
        <w:t xml:space="preserve"> the scenario of under-five children </w:t>
      </w:r>
      <w:r w:rsidR="00AA1D45" w:rsidRPr="00033637">
        <w:rPr>
          <w:rFonts w:ascii="Times New Roman" w:hAnsi="Times New Roman" w:cs="Times New Roman"/>
          <w:color w:val="222222"/>
          <w:sz w:val="24"/>
          <w:szCs w:val="24"/>
          <w:shd w:val="clear" w:color="auto" w:fill="FFFFFF"/>
        </w:rPr>
        <w:t xml:space="preserve">at </w:t>
      </w:r>
      <w:del w:id="6417" w:author="Mohammad Nayeem Hasan" w:date="2024-11-04T02:06:00Z">
        <w:r w:rsidR="00AA1D45" w:rsidRPr="00033637" w:rsidDel="00266015">
          <w:rPr>
            <w:rFonts w:ascii="Times New Roman" w:hAnsi="Times New Roman" w:cs="Times New Roman"/>
            <w:color w:val="222222"/>
            <w:sz w:val="24"/>
            <w:szCs w:val="24"/>
            <w:shd w:val="clear" w:color="auto" w:fill="FFFFFF"/>
          </w:rPr>
          <w:delText xml:space="preserve">the </w:delText>
        </w:r>
      </w:del>
      <w:ins w:id="6418" w:author="Mohammad Nayeem Hasan" w:date="2024-11-04T02:06:00Z">
        <w:r w:rsidR="00266015" w:rsidRPr="00033637">
          <w:rPr>
            <w:rFonts w:ascii="Times New Roman" w:hAnsi="Times New Roman" w:cs="Times New Roman"/>
            <w:color w:val="222222"/>
            <w:sz w:val="24"/>
            <w:szCs w:val="24"/>
            <w:shd w:val="clear" w:color="auto" w:fill="FFFFFF"/>
          </w:rPr>
          <w:t xml:space="preserve">various </w:t>
        </w:r>
      </w:ins>
      <w:del w:id="6419" w:author="Mohammad Nayeem Hasan" w:date="2024-11-04T02:06:00Z">
        <w:r w:rsidR="00AA1D45" w:rsidRPr="00033637" w:rsidDel="00266015">
          <w:rPr>
            <w:rFonts w:ascii="Times New Roman" w:hAnsi="Times New Roman" w:cs="Times New Roman"/>
            <w:color w:val="222222"/>
            <w:sz w:val="24"/>
            <w:szCs w:val="24"/>
            <w:shd w:val="clear" w:color="auto" w:fill="FFFFFF"/>
          </w:rPr>
          <w:delText xml:space="preserve">time </w:delText>
        </w:r>
      </w:del>
      <w:ins w:id="6420" w:author="Mohammad Nayeem Hasan" w:date="2024-11-04T02:06:00Z">
        <w:r w:rsidR="00266015" w:rsidRPr="00033637">
          <w:rPr>
            <w:rFonts w:ascii="Times New Roman" w:hAnsi="Times New Roman" w:cs="Times New Roman"/>
            <w:color w:val="222222"/>
            <w:sz w:val="24"/>
            <w:szCs w:val="24"/>
            <w:shd w:val="clear" w:color="auto" w:fill="FFFFFF"/>
          </w:rPr>
          <w:t xml:space="preserve">times </w:t>
        </w:r>
      </w:ins>
      <w:r w:rsidR="00AA1D45" w:rsidRPr="00033637">
        <w:rPr>
          <w:rFonts w:ascii="Times New Roman" w:hAnsi="Times New Roman" w:cs="Times New Roman"/>
          <w:color w:val="222222"/>
          <w:sz w:val="24"/>
          <w:szCs w:val="24"/>
          <w:shd w:val="clear" w:color="auto" w:fill="FFFFFF"/>
        </w:rPr>
        <w:t xml:space="preserve">of the survey years. </w:t>
      </w:r>
      <w:bookmarkStart w:id="6421" w:name="_Hlk181579298"/>
      <w:bookmarkStart w:id="6422" w:name="_Hlk185811798"/>
      <w:ins w:id="6423" w:author="Mohammad Nayeem Hasan" w:date="2024-11-04T02:11:00Z">
        <w:r w:rsidR="00936E55" w:rsidRPr="00033637">
          <w:rPr>
            <w:rFonts w:ascii="Times New Roman" w:hAnsi="Times New Roman" w:cs="Times New Roman"/>
            <w:color w:val="222222"/>
            <w:sz w:val="24"/>
            <w:szCs w:val="24"/>
            <w:shd w:val="clear" w:color="auto" w:fill="FFFFFF"/>
          </w:rPr>
          <w:t>This study observed a significant increase in the prevalence of diarrhea, nearly double that of the previous survey. Several variables were assessed during the analysis, which may influence diarrhea. Additionally, we examined the association of different covariates over time that have the greatest impact, and the recent survey clarified the current situation regarding other factors contributing to the rise in diarrhea prevalence.</w:t>
        </w:r>
      </w:ins>
      <w:del w:id="6424" w:author="Mohammad Nayeem Hasan" w:date="2024-11-04T02:08:00Z">
        <w:r w:rsidR="00973B9C" w:rsidRPr="00033637" w:rsidDel="00266015">
          <w:rPr>
            <w:rFonts w:ascii="Times New Roman" w:hAnsi="Times New Roman" w:cs="Times New Roman"/>
            <w:color w:val="222222"/>
            <w:sz w:val="24"/>
            <w:szCs w:val="24"/>
            <w:shd w:val="clear" w:color="auto" w:fill="FFFFFF"/>
          </w:rPr>
          <w:delText>S</w:delText>
        </w:r>
      </w:del>
      <w:del w:id="6425" w:author="Mohammad Nayeem Hasan" w:date="2024-11-04T02:10:00Z">
        <w:r w:rsidR="00015C91" w:rsidRPr="00033637" w:rsidDel="00266015">
          <w:rPr>
            <w:rFonts w:ascii="Times New Roman" w:hAnsi="Times New Roman" w:cs="Times New Roman"/>
            <w:color w:val="222222"/>
            <w:sz w:val="24"/>
            <w:szCs w:val="24"/>
            <w:shd w:val="clear" w:color="auto" w:fill="FFFFFF"/>
          </w:rPr>
          <w:delText xml:space="preserve">everal variables </w:delText>
        </w:r>
        <w:r w:rsidR="00973B9C" w:rsidRPr="00033637" w:rsidDel="00266015">
          <w:rPr>
            <w:rFonts w:ascii="Times New Roman" w:hAnsi="Times New Roman" w:cs="Times New Roman"/>
            <w:color w:val="222222"/>
            <w:sz w:val="24"/>
            <w:szCs w:val="24"/>
            <w:shd w:val="clear" w:color="auto" w:fill="FFFFFF"/>
          </w:rPr>
          <w:delText xml:space="preserve">were assessed during analysis </w:delText>
        </w:r>
        <w:r w:rsidR="00442045" w:rsidRPr="00033637" w:rsidDel="00266015">
          <w:rPr>
            <w:rFonts w:ascii="Times New Roman" w:hAnsi="Times New Roman" w:cs="Times New Roman"/>
            <w:color w:val="222222"/>
            <w:sz w:val="24"/>
            <w:szCs w:val="24"/>
            <w:shd w:val="clear" w:color="auto" w:fill="FFFFFF"/>
          </w:rPr>
          <w:delText>which has chances of influencing diarrhea</w:delText>
        </w:r>
        <w:r w:rsidR="00015C91" w:rsidRPr="00033637" w:rsidDel="00266015">
          <w:rPr>
            <w:rFonts w:ascii="Times New Roman" w:hAnsi="Times New Roman" w:cs="Times New Roman"/>
            <w:color w:val="222222"/>
            <w:sz w:val="24"/>
            <w:szCs w:val="24"/>
            <w:shd w:val="clear" w:color="auto" w:fill="FFFFFF"/>
          </w:rPr>
          <w:delText>.</w:delText>
        </w:r>
      </w:del>
      <w:del w:id="6426" w:author="Mohammad Nayeem Hasan" w:date="2024-11-04T02:08:00Z">
        <w:r w:rsidR="00015C91" w:rsidRPr="00033637" w:rsidDel="00266015">
          <w:rPr>
            <w:rFonts w:ascii="Times New Roman" w:hAnsi="Times New Roman" w:cs="Times New Roman"/>
            <w:color w:val="222222"/>
            <w:sz w:val="24"/>
            <w:szCs w:val="24"/>
            <w:shd w:val="clear" w:color="auto" w:fill="FFFFFF"/>
          </w:rPr>
          <w:delText xml:space="preserve"> </w:delText>
        </w:r>
      </w:del>
      <w:bookmarkEnd w:id="6421"/>
      <w:ins w:id="6427" w:author="Mohammad Nayeem Hasan" w:date="2024-11-04T02:21:00Z">
        <w:r w:rsidR="00936E55" w:rsidRPr="00033637">
          <w:rPr>
            <w:rFonts w:ascii="Times New Roman" w:hAnsi="Times New Roman" w:cs="Times New Roman"/>
            <w:color w:val="222222"/>
            <w:sz w:val="24"/>
            <w:szCs w:val="24"/>
            <w:shd w:val="clear" w:color="auto" w:fill="FFFFFF"/>
          </w:rPr>
          <w:t xml:space="preserve"> </w:t>
        </w:r>
      </w:ins>
      <w:bookmarkEnd w:id="6422"/>
      <w:r w:rsidR="00015C91" w:rsidRPr="00033637">
        <w:rPr>
          <w:rFonts w:ascii="Times New Roman" w:hAnsi="Times New Roman" w:cs="Times New Roman"/>
          <w:color w:val="222222"/>
          <w:sz w:val="24"/>
          <w:szCs w:val="24"/>
          <w:shd w:val="clear" w:color="auto" w:fill="FFFFFF"/>
        </w:rPr>
        <w:t xml:space="preserve">Despite these benefits, there were a few flaws with our research. </w:t>
      </w:r>
      <w:bookmarkStart w:id="6428" w:name="_Hlk181585924"/>
      <w:ins w:id="6429" w:author="Mohammad Nayeem Hasan" w:date="2024-11-04T04:07:00Z">
        <w:r w:rsidR="00267499" w:rsidRPr="00033637">
          <w:rPr>
            <w:rFonts w:ascii="Times New Roman" w:hAnsi="Times New Roman" w:cs="Times New Roman"/>
            <w:color w:val="222222"/>
            <w:sz w:val="24"/>
            <w:szCs w:val="24"/>
            <w:shd w:val="clear" w:color="auto" w:fill="FFFFFF"/>
          </w:rPr>
          <w:t xml:space="preserve">The main limitation of this paper is to use a cross-sectional study and hence it may produce selection and information bias, and this study such as the information was derived from a secondary source. </w:t>
        </w:r>
      </w:ins>
      <w:bookmarkEnd w:id="6428"/>
      <w:r w:rsidR="00D0322B" w:rsidRPr="00033637">
        <w:rPr>
          <w:rFonts w:ascii="Times New Roman" w:hAnsi="Times New Roman" w:cs="Times New Roman"/>
          <w:color w:val="222222"/>
          <w:sz w:val="24"/>
          <w:szCs w:val="24"/>
          <w:shd w:val="clear" w:color="auto" w:fill="FFFFFF"/>
        </w:rPr>
        <w:t xml:space="preserve">There was </w:t>
      </w:r>
      <w:r w:rsidR="00015C91" w:rsidRPr="00033637">
        <w:rPr>
          <w:rFonts w:ascii="Times New Roman" w:hAnsi="Times New Roman" w:cs="Times New Roman"/>
          <w:color w:val="222222"/>
          <w:sz w:val="24"/>
          <w:szCs w:val="24"/>
          <w:shd w:val="clear" w:color="auto" w:fill="FFFFFF"/>
        </w:rPr>
        <w:t xml:space="preserve">no control over </w:t>
      </w:r>
      <w:r w:rsidR="00E119A9" w:rsidRPr="00033637">
        <w:rPr>
          <w:rFonts w:ascii="Times New Roman" w:hAnsi="Times New Roman" w:cs="Times New Roman"/>
          <w:color w:val="222222"/>
          <w:sz w:val="24"/>
          <w:szCs w:val="24"/>
          <w:shd w:val="clear" w:color="auto" w:fill="FFFFFF"/>
        </w:rPr>
        <w:t>the definition of variables and their measurement scales and criteria</w:t>
      </w:r>
      <w:r w:rsidR="00015C91" w:rsidRPr="00033637">
        <w:rPr>
          <w:rFonts w:ascii="Times New Roman" w:hAnsi="Times New Roman" w:cs="Times New Roman"/>
          <w:color w:val="222222"/>
          <w:sz w:val="24"/>
          <w:szCs w:val="24"/>
          <w:shd w:val="clear" w:color="auto" w:fill="FFFFFF"/>
        </w:rPr>
        <w:t xml:space="preserve">. Additionally, the survey was conducted in 2006, 2012, and 2019. Therefore, the diarrheal status may have changed since the </w:t>
      </w:r>
      <w:r w:rsidR="00015C91" w:rsidRPr="00033637">
        <w:rPr>
          <w:rFonts w:ascii="Times New Roman" w:hAnsi="Times New Roman" w:cs="Times New Roman"/>
          <w:color w:val="222222"/>
          <w:sz w:val="24"/>
          <w:szCs w:val="24"/>
          <w:shd w:val="clear" w:color="auto" w:fill="FFFFFF"/>
        </w:rPr>
        <w:lastRenderedPageBreak/>
        <w:t xml:space="preserve">survey's midpoint or at that time. </w:t>
      </w:r>
      <w:r w:rsidR="00900B5B" w:rsidRPr="00033637">
        <w:rPr>
          <w:rFonts w:ascii="Times New Roman" w:hAnsi="Times New Roman" w:cs="Times New Roman"/>
          <w:color w:val="222222"/>
          <w:sz w:val="24"/>
          <w:szCs w:val="24"/>
          <w:shd w:val="clear" w:color="auto" w:fill="FFFFFF"/>
        </w:rPr>
        <w:t xml:space="preserve">In addition, information about children's food habits also needed to be given. Furthermore, the cross-sectional data </w:t>
      </w:r>
      <w:r w:rsidR="003827AC" w:rsidRPr="00033637">
        <w:rPr>
          <w:rFonts w:ascii="Times New Roman" w:hAnsi="Times New Roman" w:cs="Times New Roman"/>
          <w:color w:val="222222"/>
          <w:sz w:val="24"/>
          <w:szCs w:val="24"/>
          <w:shd w:val="clear" w:color="auto" w:fill="FFFFFF"/>
        </w:rPr>
        <w:t xml:space="preserve">only </w:t>
      </w:r>
      <w:r w:rsidR="00050EFF" w:rsidRPr="00033637">
        <w:rPr>
          <w:rFonts w:ascii="Times New Roman" w:hAnsi="Times New Roman" w:cs="Times New Roman"/>
          <w:color w:val="222222"/>
          <w:sz w:val="24"/>
          <w:szCs w:val="24"/>
          <w:shd w:val="clear" w:color="auto" w:fill="FFFFFF"/>
        </w:rPr>
        <w:t>provide the power to analyze the association of</w:t>
      </w:r>
      <w:r w:rsidR="00900B5B" w:rsidRPr="00033637">
        <w:rPr>
          <w:rFonts w:ascii="Times New Roman" w:hAnsi="Times New Roman" w:cs="Times New Roman"/>
          <w:color w:val="222222"/>
          <w:sz w:val="24"/>
          <w:szCs w:val="24"/>
          <w:shd w:val="clear" w:color="auto" w:fill="FFFFFF"/>
        </w:rPr>
        <w:t xml:space="preserve"> the </w:t>
      </w:r>
      <w:r w:rsidR="00050EFF" w:rsidRPr="00033637">
        <w:rPr>
          <w:rFonts w:ascii="Times New Roman" w:hAnsi="Times New Roman" w:cs="Times New Roman"/>
          <w:color w:val="222222"/>
          <w:sz w:val="24"/>
          <w:szCs w:val="24"/>
          <w:shd w:val="clear" w:color="auto" w:fill="FFFFFF"/>
        </w:rPr>
        <w:t xml:space="preserve">factors with </w:t>
      </w:r>
      <w:r w:rsidR="00900B5B" w:rsidRPr="00033637">
        <w:rPr>
          <w:rFonts w:ascii="Times New Roman" w:hAnsi="Times New Roman" w:cs="Times New Roman"/>
          <w:color w:val="222222"/>
          <w:sz w:val="24"/>
          <w:szCs w:val="24"/>
          <w:shd w:val="clear" w:color="auto" w:fill="FFFFFF"/>
        </w:rPr>
        <w:t xml:space="preserve">the outcome variables. </w:t>
      </w:r>
      <w:ins w:id="6430" w:author="Farzana Akter" w:date="2024-11-30T13:51:00Z">
        <w:r w:rsidR="00934C6A" w:rsidRPr="00033637">
          <w:rPr>
            <w:rFonts w:ascii="Times New Roman" w:hAnsi="Times New Roman" w:cs="Times New Roman"/>
            <w:color w:val="222222"/>
            <w:sz w:val="24"/>
            <w:szCs w:val="24"/>
            <w:shd w:val="clear" w:color="auto" w:fill="FFFFFF"/>
          </w:rPr>
          <w:t xml:space="preserve">While the data provide valuable insights into the factors contributing to childhood diarrhea, they do not establish causality. Future research with longitudinal or experimental designs is needed to explore causal relationships more definitively. </w:t>
        </w:r>
      </w:ins>
      <w:r w:rsidR="00900B5B" w:rsidRPr="00033637">
        <w:rPr>
          <w:rFonts w:ascii="Times New Roman" w:hAnsi="Times New Roman" w:cs="Times New Roman"/>
          <w:color w:val="222222"/>
          <w:sz w:val="24"/>
          <w:szCs w:val="24"/>
          <w:shd w:val="clear" w:color="auto" w:fill="FFFFFF"/>
        </w:rPr>
        <w:t>More information was needed about mothers' health</w:t>
      </w:r>
      <w:r w:rsidR="00015C91" w:rsidRPr="00033637">
        <w:rPr>
          <w:rFonts w:ascii="Times New Roman" w:hAnsi="Times New Roman" w:cs="Times New Roman"/>
          <w:color w:val="222222"/>
          <w:sz w:val="24"/>
          <w:szCs w:val="24"/>
          <w:shd w:val="clear" w:color="auto" w:fill="FFFFFF"/>
        </w:rPr>
        <w:t xml:space="preserve"> to </w:t>
      </w:r>
      <w:r w:rsidR="00771B06" w:rsidRPr="00033637">
        <w:rPr>
          <w:rFonts w:ascii="Times New Roman" w:hAnsi="Times New Roman" w:cs="Times New Roman"/>
          <w:color w:val="222222"/>
          <w:sz w:val="24"/>
          <w:szCs w:val="24"/>
          <w:shd w:val="clear" w:color="auto" w:fill="FFFFFF"/>
        </w:rPr>
        <w:t>depict</w:t>
      </w:r>
      <w:r w:rsidR="00015C91" w:rsidRPr="00033637">
        <w:rPr>
          <w:rFonts w:ascii="Times New Roman" w:hAnsi="Times New Roman" w:cs="Times New Roman"/>
          <w:color w:val="222222"/>
          <w:sz w:val="24"/>
          <w:szCs w:val="24"/>
          <w:shd w:val="clear" w:color="auto" w:fill="FFFFFF"/>
        </w:rPr>
        <w:t xml:space="preserve"> the</w:t>
      </w:r>
      <w:r w:rsidR="00771B06" w:rsidRPr="00033637">
        <w:rPr>
          <w:rFonts w:ascii="Times New Roman" w:hAnsi="Times New Roman" w:cs="Times New Roman"/>
          <w:color w:val="222222"/>
          <w:sz w:val="24"/>
          <w:szCs w:val="24"/>
          <w:shd w:val="clear" w:color="auto" w:fill="FFFFFF"/>
        </w:rPr>
        <w:t xml:space="preserve"> actual picture.</w:t>
      </w:r>
    </w:p>
    <w:p w14:paraId="7CB3C9F7" w14:textId="18B2F1CB" w:rsidR="00771B06" w:rsidRPr="00033637" w:rsidDel="00727A6D" w:rsidRDefault="00771B06" w:rsidP="00F31FB2">
      <w:pPr>
        <w:spacing w:line="480" w:lineRule="auto"/>
        <w:rPr>
          <w:del w:id="6431" w:author="Mohammad Nayeem Hasan" w:date="2024-11-04T01:24:00Z"/>
          <w:rFonts w:ascii="Times New Roman" w:hAnsi="Times New Roman" w:cs="Times New Roman"/>
          <w:color w:val="222222"/>
          <w:sz w:val="24"/>
          <w:szCs w:val="24"/>
          <w:shd w:val="clear" w:color="auto" w:fill="FFFFFF"/>
        </w:rPr>
        <w:pPrChange w:id="6432" w:author="Mohammad Nayeem Hasan" w:date="2024-12-23T01:38:00Z" w16du:dateUtc="2024-12-22T19:38:00Z">
          <w:pPr>
            <w:spacing w:line="480" w:lineRule="auto"/>
          </w:pPr>
        </w:pPrChange>
      </w:pPr>
      <w:del w:id="6433" w:author="Mohammad Nayeem Hasan" w:date="2024-11-04T01:24:00Z">
        <w:r w:rsidRPr="00033637" w:rsidDel="00727A6D">
          <w:rPr>
            <w:rFonts w:ascii="Times New Roman" w:hAnsi="Times New Roman" w:cs="Times New Roman"/>
            <w:b/>
            <w:bCs/>
            <w:color w:val="222222"/>
            <w:sz w:val="24"/>
            <w:szCs w:val="24"/>
            <w:shd w:val="clear" w:color="auto" w:fill="FFFFFF"/>
          </w:rPr>
          <w:delText>Recommendations</w:delText>
        </w:r>
      </w:del>
    </w:p>
    <w:p w14:paraId="6B2844BC" w14:textId="35357C00" w:rsidR="00926A35" w:rsidRPr="00033637" w:rsidDel="00727A6D" w:rsidRDefault="00926A35" w:rsidP="00F31FB2">
      <w:pPr>
        <w:spacing w:line="480" w:lineRule="auto"/>
        <w:ind w:firstLine="720"/>
        <w:rPr>
          <w:del w:id="6434" w:author="Mohammad Nayeem Hasan" w:date="2024-11-04T01:24:00Z"/>
          <w:rFonts w:ascii="Times New Roman" w:hAnsi="Times New Roman" w:cs="Times New Roman"/>
          <w:color w:val="222222"/>
          <w:sz w:val="24"/>
          <w:szCs w:val="24"/>
          <w:shd w:val="clear" w:color="auto" w:fill="FFFFFF"/>
        </w:rPr>
        <w:pPrChange w:id="6435" w:author="Mohammad Nayeem Hasan" w:date="2024-12-23T01:38:00Z" w16du:dateUtc="2024-12-22T19:38:00Z">
          <w:pPr>
            <w:spacing w:line="480" w:lineRule="auto"/>
            <w:ind w:firstLine="720"/>
          </w:pPr>
        </w:pPrChange>
      </w:pPr>
      <w:del w:id="6436" w:author="Mohammad Nayeem Hasan" w:date="2024-11-04T01:24:00Z">
        <w:r w:rsidRPr="00033637" w:rsidDel="00727A6D">
          <w:rPr>
            <w:rFonts w:ascii="Times New Roman" w:hAnsi="Times New Roman" w:cs="Times New Roman"/>
            <w:color w:val="222222"/>
            <w:sz w:val="24"/>
            <w:szCs w:val="24"/>
            <w:shd w:val="clear" w:color="auto" w:fill="FFFFFF"/>
          </w:rPr>
          <w:delText xml:space="preserve">Governments, international organizations, non-governmental organizations, and public health professionals should consider the results of this study when making decisions about how to improve </w:delText>
        </w:r>
        <w:r w:rsidR="0022631E" w:rsidRPr="00033637" w:rsidDel="00727A6D">
          <w:rPr>
            <w:rFonts w:ascii="Times New Roman" w:hAnsi="Times New Roman" w:cs="Times New Roman"/>
            <w:color w:val="222222"/>
            <w:sz w:val="24"/>
            <w:szCs w:val="24"/>
            <w:shd w:val="clear" w:color="auto" w:fill="FFFFFF"/>
          </w:rPr>
          <w:delText xml:space="preserve">child </w:delText>
        </w:r>
        <w:r w:rsidRPr="00033637" w:rsidDel="00727A6D">
          <w:rPr>
            <w:rFonts w:ascii="Times New Roman" w:hAnsi="Times New Roman" w:cs="Times New Roman"/>
            <w:color w:val="222222"/>
            <w:sz w:val="24"/>
            <w:szCs w:val="24"/>
            <w:shd w:val="clear" w:color="auto" w:fill="FFFFFF"/>
          </w:rPr>
          <w:delText>health over time and stop diarrhea</w:delText>
        </w:r>
        <w:r w:rsidR="0022631E" w:rsidRPr="00033637" w:rsidDel="00727A6D">
          <w:rPr>
            <w:rFonts w:ascii="Times New Roman" w:hAnsi="Times New Roman" w:cs="Times New Roman"/>
            <w:color w:val="222222"/>
            <w:sz w:val="24"/>
            <w:szCs w:val="24"/>
            <w:shd w:val="clear" w:color="auto" w:fill="FFFFFF"/>
          </w:rPr>
          <w:delText xml:space="preserve"> </w:delText>
        </w:r>
        <w:r w:rsidRPr="00033637" w:rsidDel="00727A6D">
          <w:rPr>
            <w:rFonts w:ascii="Times New Roman" w:hAnsi="Times New Roman" w:cs="Times New Roman"/>
            <w:color w:val="222222"/>
            <w:sz w:val="24"/>
            <w:szCs w:val="24"/>
            <w:shd w:val="clear" w:color="auto" w:fill="FFFFFF"/>
          </w:rPr>
          <w:delText>in Bangladesh</w:delText>
        </w:r>
        <w:r w:rsidR="00A20F32" w:rsidRPr="00033637" w:rsidDel="00727A6D">
          <w:rPr>
            <w:rFonts w:ascii="Times New Roman" w:hAnsi="Times New Roman" w:cs="Times New Roman"/>
            <w:color w:val="222222"/>
            <w:sz w:val="24"/>
            <w:szCs w:val="24"/>
            <w:shd w:val="clear" w:color="auto" w:fill="FFFFFF"/>
          </w:rPr>
          <w:delText>.</w:delText>
        </w:r>
        <w:r w:rsidR="00A20F32" w:rsidRPr="00033637" w:rsidDel="00727A6D">
          <w:rPr>
            <w:rFonts w:ascii="Times New Roman" w:hAnsi="Times New Roman" w:cs="Times New Roman"/>
            <w:sz w:val="24"/>
            <w:szCs w:val="24"/>
          </w:rPr>
          <w:delText xml:space="preserve"> Hopefully, this study will help </w:delText>
        </w:r>
        <w:r w:rsidR="0035076B" w:rsidRPr="00033637" w:rsidDel="00727A6D">
          <w:rPr>
            <w:rFonts w:ascii="Times New Roman" w:hAnsi="Times New Roman" w:cs="Times New Roman"/>
            <w:sz w:val="24"/>
            <w:szCs w:val="24"/>
          </w:rPr>
          <w:delText>policymakers</w:delText>
        </w:r>
        <w:r w:rsidR="00A20F32" w:rsidRPr="00033637" w:rsidDel="00727A6D">
          <w:rPr>
            <w:rFonts w:ascii="Times New Roman" w:hAnsi="Times New Roman" w:cs="Times New Roman"/>
            <w:sz w:val="24"/>
            <w:szCs w:val="24"/>
          </w:rPr>
          <w:delText xml:space="preserve"> to focus on interventions that are feasible and can be implemented to reduce the risk.</w:delText>
        </w:r>
        <w:r w:rsidRPr="00033637" w:rsidDel="00727A6D">
          <w:rPr>
            <w:rFonts w:ascii="Times New Roman" w:hAnsi="Times New Roman" w:cs="Times New Roman"/>
            <w:color w:val="222222"/>
            <w:sz w:val="24"/>
            <w:szCs w:val="24"/>
            <w:shd w:val="clear" w:color="auto" w:fill="FFFFFF"/>
          </w:rPr>
          <w:delText xml:space="preserve"> Beyond the usual development standards, expanding nutrition and direct diarrhea interventions, water, sanitation, and hygiene (WASH), and basic sanitation practices like handwashing with soap can reduce the </w:delText>
        </w:r>
        <w:r w:rsidR="00C04385" w:rsidRPr="00033637" w:rsidDel="00727A6D">
          <w:rPr>
            <w:rFonts w:ascii="Times New Roman" w:hAnsi="Times New Roman" w:cs="Times New Roman"/>
            <w:color w:val="222222"/>
            <w:sz w:val="24"/>
            <w:szCs w:val="24"/>
            <w:shd w:val="clear" w:color="auto" w:fill="FFFFFF"/>
          </w:rPr>
          <w:delText>rate of childhood diarrhea</w:delText>
        </w:r>
        <w:r w:rsidRPr="00033637" w:rsidDel="00727A6D">
          <w:rPr>
            <w:rFonts w:ascii="Times New Roman" w:hAnsi="Times New Roman" w:cs="Times New Roman"/>
            <w:color w:val="222222"/>
            <w:sz w:val="24"/>
            <w:szCs w:val="24"/>
            <w:shd w:val="clear" w:color="auto" w:fill="FFFFFF"/>
          </w:rPr>
          <w:delText xml:space="preserve">. </w:delText>
        </w:r>
        <w:r w:rsidR="000508B4" w:rsidRPr="00033637" w:rsidDel="00727A6D">
          <w:rPr>
            <w:rFonts w:ascii="Times New Roman" w:hAnsi="Times New Roman" w:cs="Times New Roman"/>
            <w:color w:val="222222"/>
            <w:sz w:val="24"/>
            <w:szCs w:val="24"/>
            <w:shd w:val="clear" w:color="auto" w:fill="FFFFFF"/>
          </w:rPr>
          <w:delText>I</w:delText>
        </w:r>
        <w:r w:rsidRPr="00033637" w:rsidDel="00727A6D">
          <w:rPr>
            <w:rFonts w:ascii="Times New Roman" w:hAnsi="Times New Roman" w:cs="Times New Roman"/>
            <w:color w:val="222222"/>
            <w:sz w:val="24"/>
            <w:szCs w:val="24"/>
            <w:shd w:val="clear" w:color="auto" w:fill="FFFFFF"/>
          </w:rPr>
          <w:delText>mplementing these measures</w:delText>
        </w:r>
        <w:r w:rsidR="000508B4" w:rsidRPr="00033637" w:rsidDel="00727A6D">
          <w:rPr>
            <w:rFonts w:ascii="Times New Roman" w:hAnsi="Times New Roman" w:cs="Times New Roman"/>
            <w:color w:val="222222"/>
            <w:sz w:val="24"/>
            <w:szCs w:val="24"/>
            <w:shd w:val="clear" w:color="auto" w:fill="FFFFFF"/>
          </w:rPr>
          <w:delText xml:space="preserve"> can also reduce hospital burden</w:delText>
        </w:r>
        <w:r w:rsidRPr="00033637" w:rsidDel="00727A6D">
          <w:rPr>
            <w:rFonts w:ascii="Times New Roman" w:hAnsi="Times New Roman" w:cs="Times New Roman"/>
            <w:color w:val="222222"/>
            <w:sz w:val="24"/>
            <w:szCs w:val="24"/>
            <w:shd w:val="clear" w:color="auto" w:fill="FFFFFF"/>
          </w:rPr>
          <w:delText xml:space="preserve">. Additionally, efforts should be reassessed and stepped up to improve sanitary infrastructure, personal and food hygiene, and home waste management. Another choice, though pricy, is the creation and widespread distribution of vaccinations against Bangladesh's most prevalent diarrheagenic pathogens. Clinicians and caregivers may be better equipped to intervene when an illness is still in its early stages if they </w:delText>
        </w:r>
      </w:del>
      <w:del w:id="6437" w:author="Mohammad Nayeem Hasan" w:date="2024-11-03T23:10:00Z">
        <w:r w:rsidRPr="00033637" w:rsidDel="0077291E">
          <w:rPr>
            <w:rFonts w:ascii="Times New Roman" w:hAnsi="Times New Roman" w:cs="Times New Roman"/>
            <w:color w:val="222222"/>
            <w:sz w:val="24"/>
            <w:szCs w:val="24"/>
            <w:shd w:val="clear" w:color="auto" w:fill="FFFFFF"/>
          </w:rPr>
          <w:delText xml:space="preserve">are </w:delText>
        </w:r>
      </w:del>
      <w:del w:id="6438" w:author="Mohammad Nayeem Hasan" w:date="2024-11-04T01:24:00Z">
        <w:r w:rsidRPr="00033637" w:rsidDel="00727A6D">
          <w:rPr>
            <w:rFonts w:ascii="Times New Roman" w:hAnsi="Times New Roman" w:cs="Times New Roman"/>
            <w:color w:val="222222"/>
            <w:sz w:val="24"/>
            <w:szCs w:val="24"/>
            <w:shd w:val="clear" w:color="auto" w:fill="FFFFFF"/>
          </w:rPr>
          <w:delText>a</w:delText>
        </w:r>
      </w:del>
      <w:del w:id="6439" w:author="Mohammad Nayeem Hasan" w:date="2024-11-03T23:10:00Z">
        <w:r w:rsidRPr="00033637" w:rsidDel="0077291E">
          <w:rPr>
            <w:rFonts w:ascii="Times New Roman" w:hAnsi="Times New Roman" w:cs="Times New Roman"/>
            <w:color w:val="222222"/>
            <w:sz w:val="24"/>
            <w:szCs w:val="24"/>
            <w:shd w:val="clear" w:color="auto" w:fill="FFFFFF"/>
          </w:rPr>
          <w:delText>ble to</w:delText>
        </w:r>
      </w:del>
      <w:del w:id="6440" w:author="Mohammad Nayeem Hasan" w:date="2024-11-04T01:24:00Z">
        <w:r w:rsidRPr="00033637" w:rsidDel="00727A6D">
          <w:rPr>
            <w:rFonts w:ascii="Times New Roman" w:hAnsi="Times New Roman" w:cs="Times New Roman"/>
            <w:color w:val="222222"/>
            <w:sz w:val="24"/>
            <w:szCs w:val="24"/>
            <w:shd w:val="clear" w:color="auto" w:fill="FFFFFF"/>
          </w:rPr>
          <w:delText xml:space="preserve"> identify children </w:delText>
        </w:r>
        <w:r w:rsidR="008F3EF5" w:rsidRPr="00033637" w:rsidDel="00727A6D">
          <w:rPr>
            <w:rFonts w:ascii="Times New Roman" w:hAnsi="Times New Roman" w:cs="Times New Roman"/>
            <w:color w:val="222222"/>
            <w:sz w:val="24"/>
            <w:szCs w:val="24"/>
            <w:shd w:val="clear" w:color="auto" w:fill="FFFFFF"/>
          </w:rPr>
          <w:delText>becoming</w:delText>
        </w:r>
        <w:r w:rsidR="000776B2" w:rsidRPr="00033637" w:rsidDel="00727A6D">
          <w:rPr>
            <w:rFonts w:ascii="Times New Roman" w:hAnsi="Times New Roman" w:cs="Times New Roman"/>
            <w:color w:val="222222"/>
            <w:sz w:val="24"/>
            <w:szCs w:val="24"/>
            <w:shd w:val="clear" w:color="auto" w:fill="FFFFFF"/>
          </w:rPr>
          <w:delText xml:space="preserve"> extremely</w:delText>
        </w:r>
        <w:r w:rsidRPr="00033637" w:rsidDel="00727A6D">
          <w:rPr>
            <w:rFonts w:ascii="Times New Roman" w:hAnsi="Times New Roman" w:cs="Times New Roman"/>
            <w:color w:val="222222"/>
            <w:sz w:val="24"/>
            <w:szCs w:val="24"/>
            <w:shd w:val="clear" w:color="auto" w:fill="FFFFFF"/>
          </w:rPr>
          <w:delText xml:space="preserve"> dehydrated.</w:delText>
        </w:r>
      </w:del>
    </w:p>
    <w:p w14:paraId="79F9A2C0" w14:textId="4232F346" w:rsidR="00275578" w:rsidRPr="00033637" w:rsidRDefault="00275578" w:rsidP="00F31FB2">
      <w:pPr>
        <w:spacing w:line="480" w:lineRule="auto"/>
        <w:rPr>
          <w:rFonts w:ascii="Times New Roman" w:hAnsi="Times New Roman" w:cs="Times New Roman"/>
          <w:b/>
          <w:sz w:val="24"/>
          <w:szCs w:val="24"/>
        </w:rPr>
      </w:pPr>
      <w:r w:rsidRPr="00033637">
        <w:rPr>
          <w:rFonts w:ascii="Times New Roman" w:hAnsi="Times New Roman" w:cs="Times New Roman"/>
          <w:b/>
          <w:sz w:val="24"/>
          <w:szCs w:val="24"/>
        </w:rPr>
        <w:t>Conclusion</w:t>
      </w:r>
    </w:p>
    <w:p w14:paraId="59E26596" w14:textId="0AB4DF1A" w:rsidR="009B0050" w:rsidRPr="00033637" w:rsidRDefault="00845593" w:rsidP="00F31FB2">
      <w:pPr>
        <w:spacing w:line="480" w:lineRule="auto"/>
        <w:ind w:firstLine="720"/>
        <w:rPr>
          <w:rFonts w:ascii="Times New Roman" w:hAnsi="Times New Roman" w:cs="Times New Roman"/>
          <w:bCs/>
          <w:sz w:val="24"/>
          <w:szCs w:val="24"/>
        </w:rPr>
      </w:pPr>
      <w:bookmarkStart w:id="6441" w:name="_Hlk181578326"/>
      <w:bookmarkStart w:id="6442" w:name="_Hlk185811743"/>
      <w:ins w:id="6443" w:author="Mohammad Nayeem Hasan" w:date="2024-12-22T20:48:00Z" w16du:dateUtc="2024-12-22T14:48:00Z">
        <w:r w:rsidRPr="00033637">
          <w:rPr>
            <w:rFonts w:ascii="Times New Roman" w:hAnsi="Times New Roman" w:cs="Times New Roman"/>
            <w:bCs/>
            <w:sz w:val="24"/>
            <w:szCs w:val="24"/>
          </w:rPr>
          <w:t>This study</w:t>
        </w:r>
      </w:ins>
      <w:ins w:id="6444" w:author="Mohammad Nayeem Hasan" w:date="2024-11-04T02:02:00Z">
        <w:r w:rsidR="00266015" w:rsidRPr="00033637">
          <w:rPr>
            <w:rFonts w:ascii="Times New Roman" w:hAnsi="Times New Roman" w:cs="Times New Roman"/>
            <w:bCs/>
            <w:sz w:val="24"/>
            <w:szCs w:val="24"/>
          </w:rPr>
          <w:t xml:space="preserve"> aimed to </w:t>
        </w:r>
        <w:del w:id="6445" w:author="Farzana Akter" w:date="2024-11-30T13:12:00Z">
          <w:r w:rsidR="00266015" w:rsidRPr="00033637" w:rsidDel="006E7F5C">
            <w:rPr>
              <w:rFonts w:ascii="Times New Roman" w:hAnsi="Times New Roman" w:cs="Times New Roman"/>
              <w:bCs/>
              <w:sz w:val="24"/>
              <w:szCs w:val="24"/>
            </w:rPr>
            <w:delText xml:space="preserve">analyze the prevalence of diarrhea and </w:delText>
          </w:r>
        </w:del>
        <w:r w:rsidR="00266015" w:rsidRPr="00033637">
          <w:rPr>
            <w:rFonts w:ascii="Times New Roman" w:hAnsi="Times New Roman" w:cs="Times New Roman"/>
            <w:bCs/>
            <w:sz w:val="24"/>
            <w:szCs w:val="24"/>
          </w:rPr>
          <w:t xml:space="preserve">identify the factors contributing to diarrheal diseases in children aged 0-5 years in Bangladesh from 2006 to 2019, </w:t>
        </w:r>
      </w:ins>
      <w:ins w:id="6446" w:author="Mohammad Nayeem Hasan" w:date="2024-11-04T02:57:00Z">
        <w:r w:rsidR="00797C4B" w:rsidRPr="00033637">
          <w:rPr>
            <w:rFonts w:ascii="Times New Roman" w:hAnsi="Times New Roman" w:cs="Times New Roman"/>
            <w:bCs/>
            <w:sz w:val="24"/>
            <w:szCs w:val="24"/>
          </w:rPr>
          <w:t>to</w:t>
        </w:r>
      </w:ins>
      <w:ins w:id="6447" w:author="Mohammad Nayeem Hasan" w:date="2024-11-04T02:02:00Z">
        <w:r w:rsidR="00266015" w:rsidRPr="00033637">
          <w:rPr>
            <w:rFonts w:ascii="Times New Roman" w:hAnsi="Times New Roman" w:cs="Times New Roman"/>
            <w:bCs/>
            <w:sz w:val="24"/>
            <w:szCs w:val="24"/>
          </w:rPr>
          <w:t xml:space="preserve"> understand the recent rise in this serious health issue. </w:t>
        </w:r>
      </w:ins>
      <w:bookmarkEnd w:id="6441"/>
      <w:del w:id="6448" w:author="Mohammad Nayeem Hasan" w:date="2024-11-04T03:17:00Z">
        <w:r w:rsidR="00926A35" w:rsidRPr="00033637" w:rsidDel="00681C8A">
          <w:rPr>
            <w:rFonts w:ascii="Times New Roman" w:hAnsi="Times New Roman" w:cs="Times New Roman"/>
            <w:bCs/>
            <w:sz w:val="24"/>
            <w:szCs w:val="24"/>
          </w:rPr>
          <w:delText xml:space="preserve">Our study </w:delText>
        </w:r>
        <w:r w:rsidR="00986F74" w:rsidRPr="00033637" w:rsidDel="00681C8A">
          <w:rPr>
            <w:rFonts w:ascii="Times New Roman" w:hAnsi="Times New Roman" w:cs="Times New Roman"/>
            <w:bCs/>
            <w:sz w:val="24"/>
            <w:szCs w:val="24"/>
          </w:rPr>
          <w:delText>shows</w:delText>
        </w:r>
        <w:r w:rsidR="00926A35" w:rsidRPr="00033637" w:rsidDel="00681C8A">
          <w:rPr>
            <w:rFonts w:ascii="Times New Roman" w:hAnsi="Times New Roman" w:cs="Times New Roman"/>
            <w:bCs/>
            <w:sz w:val="24"/>
            <w:szCs w:val="24"/>
          </w:rPr>
          <w:delText xml:space="preserve"> that factors such as age of the child, underweight, division, wealth </w:delText>
        </w:r>
        <w:r w:rsidR="008C2DCB" w:rsidRPr="00033637" w:rsidDel="00681C8A">
          <w:rPr>
            <w:rFonts w:ascii="Times New Roman" w:hAnsi="Times New Roman" w:cs="Times New Roman"/>
            <w:bCs/>
            <w:sz w:val="24"/>
            <w:szCs w:val="24"/>
          </w:rPr>
          <w:delText>status</w:delText>
        </w:r>
        <w:r w:rsidR="00926A35" w:rsidRPr="00033637" w:rsidDel="00681C8A">
          <w:rPr>
            <w:rFonts w:ascii="Times New Roman" w:hAnsi="Times New Roman" w:cs="Times New Roman"/>
            <w:bCs/>
            <w:sz w:val="24"/>
            <w:szCs w:val="24"/>
          </w:rPr>
          <w:delText xml:space="preserve">, religion, shared toilet facilities, </w:delText>
        </w:r>
      </w:del>
      <w:del w:id="6449" w:author="Mohammad Nayeem Hasan" w:date="2024-11-04T03:14:00Z">
        <w:r w:rsidR="008C2DCB" w:rsidRPr="00033637" w:rsidDel="006E2AB9">
          <w:rPr>
            <w:rFonts w:ascii="Times New Roman" w:hAnsi="Times New Roman" w:cs="Times New Roman"/>
            <w:bCs/>
            <w:sz w:val="24"/>
            <w:szCs w:val="24"/>
          </w:rPr>
          <w:delText>and</w:delText>
        </w:r>
      </w:del>
      <w:del w:id="6450" w:author="Mohammad Nayeem Hasan" w:date="2024-11-04T03:17:00Z">
        <w:r w:rsidR="008C2DCB" w:rsidRPr="00033637" w:rsidDel="00681C8A">
          <w:rPr>
            <w:rFonts w:ascii="Times New Roman" w:hAnsi="Times New Roman" w:cs="Times New Roman"/>
            <w:bCs/>
            <w:sz w:val="24"/>
            <w:szCs w:val="24"/>
          </w:rPr>
          <w:delText xml:space="preserve"> </w:delText>
        </w:r>
        <w:r w:rsidR="00926A35" w:rsidRPr="00033637" w:rsidDel="00681C8A">
          <w:rPr>
            <w:rFonts w:ascii="Times New Roman" w:hAnsi="Times New Roman" w:cs="Times New Roman"/>
            <w:bCs/>
            <w:sz w:val="24"/>
            <w:szCs w:val="24"/>
          </w:rPr>
          <w:delText xml:space="preserve">toilet facility type significantly </w:delText>
        </w:r>
        <w:r w:rsidR="00510BE8" w:rsidRPr="00033637" w:rsidDel="00681C8A">
          <w:rPr>
            <w:rFonts w:ascii="Times New Roman" w:hAnsi="Times New Roman" w:cs="Times New Roman"/>
            <w:bCs/>
            <w:sz w:val="24"/>
            <w:szCs w:val="24"/>
          </w:rPr>
          <w:delText>influence</w:delText>
        </w:r>
        <w:r w:rsidR="000D5CFE" w:rsidRPr="00033637" w:rsidDel="00681C8A">
          <w:rPr>
            <w:rFonts w:ascii="Times New Roman" w:hAnsi="Times New Roman" w:cs="Times New Roman"/>
            <w:bCs/>
            <w:sz w:val="24"/>
            <w:szCs w:val="24"/>
          </w:rPr>
          <w:delText>d</w:delText>
        </w:r>
        <w:r w:rsidR="00926A35" w:rsidRPr="00033637" w:rsidDel="00681C8A">
          <w:rPr>
            <w:rFonts w:ascii="Times New Roman" w:hAnsi="Times New Roman" w:cs="Times New Roman"/>
            <w:bCs/>
            <w:sz w:val="24"/>
            <w:szCs w:val="24"/>
          </w:rPr>
          <w:delText xml:space="preserve"> </w:delText>
        </w:r>
        <w:r w:rsidR="001501F4" w:rsidRPr="00033637" w:rsidDel="00681C8A">
          <w:rPr>
            <w:rFonts w:ascii="Times New Roman" w:hAnsi="Times New Roman" w:cs="Times New Roman"/>
            <w:bCs/>
            <w:sz w:val="24"/>
            <w:szCs w:val="24"/>
          </w:rPr>
          <w:delText>the chance of having</w:delText>
        </w:r>
        <w:r w:rsidR="00926A35" w:rsidRPr="00033637" w:rsidDel="00681C8A">
          <w:rPr>
            <w:rFonts w:ascii="Times New Roman" w:hAnsi="Times New Roman" w:cs="Times New Roman"/>
            <w:bCs/>
            <w:sz w:val="24"/>
            <w:szCs w:val="24"/>
          </w:rPr>
          <w:delText xml:space="preserve"> diarrhea among </w:delText>
        </w:r>
        <w:r w:rsidR="000D6248" w:rsidRPr="00033637" w:rsidDel="00681C8A">
          <w:rPr>
            <w:rFonts w:ascii="Times New Roman" w:hAnsi="Times New Roman" w:cs="Times New Roman"/>
            <w:bCs/>
            <w:sz w:val="24"/>
            <w:szCs w:val="24"/>
          </w:rPr>
          <w:delText>0-</w:delText>
        </w:r>
      </w:del>
      <w:del w:id="6451" w:author="Mohammad Nayeem Hasan" w:date="2024-11-04T02:57:00Z">
        <w:r w:rsidR="000D6248" w:rsidRPr="00033637" w:rsidDel="00797C4B">
          <w:rPr>
            <w:rFonts w:ascii="Times New Roman" w:hAnsi="Times New Roman" w:cs="Times New Roman"/>
            <w:bCs/>
            <w:sz w:val="24"/>
            <w:szCs w:val="24"/>
          </w:rPr>
          <w:delText xml:space="preserve">5 years </w:delText>
        </w:r>
      </w:del>
      <w:del w:id="6452" w:author="Mohammad Nayeem Hasan" w:date="2024-11-04T03:17:00Z">
        <w:r w:rsidR="000D6248" w:rsidRPr="00033637" w:rsidDel="00681C8A">
          <w:rPr>
            <w:rFonts w:ascii="Times New Roman" w:hAnsi="Times New Roman" w:cs="Times New Roman"/>
            <w:bCs/>
            <w:sz w:val="24"/>
            <w:szCs w:val="24"/>
          </w:rPr>
          <w:delText xml:space="preserve">old </w:delText>
        </w:r>
        <w:r w:rsidR="00926A35" w:rsidRPr="00033637" w:rsidDel="00681C8A">
          <w:rPr>
            <w:rFonts w:ascii="Times New Roman" w:hAnsi="Times New Roman" w:cs="Times New Roman"/>
            <w:bCs/>
            <w:sz w:val="24"/>
            <w:szCs w:val="24"/>
          </w:rPr>
          <w:delText xml:space="preserve">children in Bangladesh. </w:delText>
        </w:r>
      </w:del>
      <w:ins w:id="6453" w:author="Mohammad Nayeem Hasan" w:date="2024-11-04T03:17:00Z">
        <w:r w:rsidR="00681C8A" w:rsidRPr="00033637">
          <w:rPr>
            <w:rFonts w:ascii="Times New Roman" w:hAnsi="Times New Roman" w:cs="Times New Roman"/>
            <w:bCs/>
            <w:sz w:val="24"/>
            <w:szCs w:val="24"/>
          </w:rPr>
          <w:t xml:space="preserve">Our study indicates that several factors significantly influence the likelihood of diarrhea among children aged 0-5 years in Bangladesh. </w:t>
        </w:r>
        <w:bookmarkStart w:id="6454" w:name="_Hlk181584433"/>
        <w:bookmarkStart w:id="6455" w:name="_Hlk185811871"/>
        <w:bookmarkEnd w:id="6442"/>
        <w:r w:rsidR="00681C8A" w:rsidRPr="00033637">
          <w:rPr>
            <w:rFonts w:ascii="Times New Roman" w:hAnsi="Times New Roman" w:cs="Times New Roman"/>
            <w:bCs/>
            <w:sz w:val="24"/>
            <w:szCs w:val="24"/>
          </w:rPr>
          <w:t xml:space="preserve">These </w:t>
        </w:r>
      </w:ins>
      <w:ins w:id="6456" w:author="Mohammad Nayeem Hasan" w:date="2024-11-05T15:10:00Z">
        <w:r w:rsidR="008002E8" w:rsidRPr="00033637">
          <w:rPr>
            <w:rFonts w:ascii="Times New Roman" w:hAnsi="Times New Roman" w:cs="Times New Roman"/>
            <w:bCs/>
            <w:sz w:val="24"/>
            <w:szCs w:val="24"/>
            <w:rPrChange w:id="6457" w:author="Mohammad Nayeem Hasan" w:date="2024-12-23T01:53:00Z" w16du:dateUtc="2024-12-22T19:53:00Z">
              <w:rPr>
                <w:rFonts w:ascii="Times New Roman" w:hAnsi="Times New Roman" w:cs="Times New Roman"/>
                <w:color w:val="002060"/>
                <w:sz w:val="24"/>
                <w:szCs w:val="24"/>
              </w:rPr>
            </w:rPrChange>
          </w:rPr>
          <w:t xml:space="preserve">addition to all contributing </w:t>
        </w:r>
      </w:ins>
      <w:ins w:id="6458" w:author="Mohammad Nayeem Hasan" w:date="2024-12-22T20:48:00Z" w16du:dateUtc="2024-12-22T14:48:00Z">
        <w:r w:rsidRPr="00033637">
          <w:rPr>
            <w:rFonts w:ascii="Times New Roman" w:hAnsi="Times New Roman" w:cs="Times New Roman"/>
            <w:bCs/>
            <w:sz w:val="24"/>
            <w:szCs w:val="24"/>
            <w:rPrChange w:id="6459" w:author="Mohammad Nayeem Hasan" w:date="2024-12-23T01:53:00Z" w16du:dateUtc="2024-12-22T19:53:00Z">
              <w:rPr>
                <w:rFonts w:ascii="Times New Roman" w:hAnsi="Times New Roman" w:cs="Times New Roman"/>
                <w:color w:val="002060"/>
                <w:sz w:val="24"/>
                <w:szCs w:val="24"/>
              </w:rPr>
            </w:rPrChange>
          </w:rPr>
          <w:t>factors</w:t>
        </w:r>
        <w:r w:rsidRPr="00033637">
          <w:rPr>
            <w:rFonts w:ascii="Times New Roman" w:hAnsi="Times New Roman" w:cs="Times New Roman"/>
            <w:bCs/>
            <w:sz w:val="24"/>
            <w:szCs w:val="24"/>
          </w:rPr>
          <w:t xml:space="preserve"> lower</w:t>
        </w:r>
      </w:ins>
      <w:ins w:id="6460" w:author="Mohammad Nayeem Hasan" w:date="2024-11-04T03:17:00Z">
        <w:r w:rsidR="00681C8A" w:rsidRPr="00033637">
          <w:rPr>
            <w:rFonts w:ascii="Times New Roman" w:hAnsi="Times New Roman" w:cs="Times New Roman"/>
            <w:bCs/>
            <w:sz w:val="24"/>
            <w:szCs w:val="24"/>
          </w:rPr>
          <w:t xml:space="preserve"> age categories), underweight status, place of residence (both urban and rural), divisions (Barisal and Rangpur), mother's education (incomplete and complete primary), mother's age (15-19 and 20-34 years), wealth status (poorest and poor), religion (Islam), ethnicity (Bengali), use of shared toilet facilities, type of non-improved toilet facilities, usage of iodized salt, and consumption of water from covered containers. </w:t>
        </w:r>
      </w:ins>
      <w:ins w:id="6461" w:author="Mohammad Nayeem Hasan" w:date="2024-11-04T03:24:00Z">
        <w:r w:rsidR="00681C8A" w:rsidRPr="00033637">
          <w:rPr>
            <w:rFonts w:ascii="Times New Roman" w:hAnsi="Times New Roman" w:cs="Times New Roman"/>
            <w:bCs/>
            <w:sz w:val="24"/>
            <w:szCs w:val="24"/>
          </w:rPr>
          <w:t>Younger children, particularly those aged 12 to 23 months, as well as underweight children, children from rural areas, and those from Barisal, were found to have a higher risk of diarrhea. Additionally, children whose parents have only a primary education, mothers aged 15-19 or 20-34 years, and those from poorer or poorest households were also at greater risk. Other contributing factors include being of Islamic faith, sharing toilet facilities, using non-improved toilet types, not using iodized salt, and consuming water from uncovered containers</w:t>
        </w:r>
      </w:ins>
      <w:ins w:id="6462" w:author="Mohammad Nayeem Hasan" w:date="2024-11-04T03:25:00Z">
        <w:r w:rsidR="00681C8A" w:rsidRPr="00033637">
          <w:rPr>
            <w:rFonts w:ascii="Times New Roman" w:hAnsi="Times New Roman" w:cs="Times New Roman"/>
            <w:bCs/>
            <w:sz w:val="24"/>
            <w:szCs w:val="24"/>
          </w:rPr>
          <w:t xml:space="preserve"> also at higher risk of diarrhea</w:t>
        </w:r>
      </w:ins>
      <w:ins w:id="6463" w:author="Mohammad Nayeem Hasan" w:date="2024-11-04T03:24:00Z">
        <w:r w:rsidR="00681C8A" w:rsidRPr="00033637">
          <w:rPr>
            <w:rFonts w:ascii="Times New Roman" w:hAnsi="Times New Roman" w:cs="Times New Roman"/>
            <w:bCs/>
            <w:sz w:val="24"/>
            <w:szCs w:val="24"/>
          </w:rPr>
          <w:t xml:space="preserve">. </w:t>
        </w:r>
      </w:ins>
      <w:del w:id="6464" w:author="Mohammad Nayeem Hasan" w:date="2024-11-04T03:24:00Z">
        <w:r w:rsidR="00540B16" w:rsidRPr="00033637" w:rsidDel="00681C8A">
          <w:rPr>
            <w:rFonts w:ascii="Times New Roman" w:hAnsi="Times New Roman" w:cs="Times New Roman"/>
            <w:bCs/>
            <w:sz w:val="24"/>
            <w:szCs w:val="24"/>
          </w:rPr>
          <w:delText>Y</w:delText>
        </w:r>
        <w:r w:rsidR="00926A35" w:rsidRPr="00033637" w:rsidDel="00681C8A">
          <w:rPr>
            <w:rFonts w:ascii="Times New Roman" w:hAnsi="Times New Roman" w:cs="Times New Roman"/>
            <w:bCs/>
            <w:sz w:val="24"/>
            <w:szCs w:val="24"/>
          </w:rPr>
          <w:delText>oung</w:delText>
        </w:r>
        <w:r w:rsidR="00540B16" w:rsidRPr="00033637" w:rsidDel="00681C8A">
          <w:rPr>
            <w:rFonts w:ascii="Times New Roman" w:hAnsi="Times New Roman" w:cs="Times New Roman"/>
            <w:bCs/>
            <w:sz w:val="24"/>
            <w:szCs w:val="24"/>
          </w:rPr>
          <w:delText>er</w:delText>
        </w:r>
        <w:r w:rsidR="00926A35" w:rsidRPr="00033637" w:rsidDel="00681C8A">
          <w:rPr>
            <w:rFonts w:ascii="Times New Roman" w:hAnsi="Times New Roman" w:cs="Times New Roman"/>
            <w:bCs/>
            <w:sz w:val="24"/>
            <w:szCs w:val="24"/>
          </w:rPr>
          <w:delText xml:space="preserve"> children, primarily those between the ages of 12 and 23 months,</w:delText>
        </w:r>
        <w:r w:rsidR="0099356E" w:rsidRPr="00033637" w:rsidDel="00681C8A">
          <w:rPr>
            <w:rFonts w:ascii="Times New Roman" w:hAnsi="Times New Roman" w:cs="Times New Roman"/>
            <w:bCs/>
            <w:sz w:val="24"/>
            <w:szCs w:val="24"/>
          </w:rPr>
          <w:delText xml:space="preserve"> </w:delText>
        </w:r>
        <w:r w:rsidR="00926A35" w:rsidRPr="00033637" w:rsidDel="00681C8A">
          <w:rPr>
            <w:rFonts w:ascii="Times New Roman" w:hAnsi="Times New Roman" w:cs="Times New Roman"/>
            <w:bCs/>
            <w:sz w:val="24"/>
            <w:szCs w:val="24"/>
          </w:rPr>
          <w:delText xml:space="preserve">underweight children, children from the poorest households </w:delText>
        </w:r>
      </w:del>
      <w:del w:id="6465" w:author="Mohammad Nayeem Hasan" w:date="2024-11-04T03:23:00Z">
        <w:r w:rsidR="00926A35" w:rsidRPr="00033637" w:rsidDel="00681C8A">
          <w:rPr>
            <w:rFonts w:ascii="Times New Roman" w:hAnsi="Times New Roman" w:cs="Times New Roman"/>
            <w:bCs/>
            <w:sz w:val="24"/>
            <w:szCs w:val="24"/>
          </w:rPr>
          <w:delText>and households with inadequate sanitation facilities</w:delText>
        </w:r>
        <w:r w:rsidR="007863CA" w:rsidRPr="00033637" w:rsidDel="00681C8A">
          <w:rPr>
            <w:rFonts w:ascii="Times New Roman" w:hAnsi="Times New Roman" w:cs="Times New Roman"/>
            <w:bCs/>
            <w:sz w:val="24"/>
            <w:szCs w:val="24"/>
          </w:rPr>
          <w:delText xml:space="preserve"> </w:delText>
        </w:r>
      </w:del>
      <w:del w:id="6466" w:author="Mohammad Nayeem Hasan" w:date="2024-11-04T03:24:00Z">
        <w:r w:rsidR="00573229" w:rsidRPr="00033637" w:rsidDel="00681C8A">
          <w:rPr>
            <w:rFonts w:ascii="Times New Roman" w:hAnsi="Times New Roman" w:cs="Times New Roman"/>
            <w:bCs/>
            <w:sz w:val="24"/>
            <w:szCs w:val="24"/>
          </w:rPr>
          <w:delText>had higher chance of having diarrhea</w:delText>
        </w:r>
        <w:r w:rsidR="00926A35" w:rsidRPr="00033637" w:rsidDel="00681C8A">
          <w:rPr>
            <w:rFonts w:ascii="Times New Roman" w:hAnsi="Times New Roman" w:cs="Times New Roman"/>
            <w:bCs/>
            <w:sz w:val="24"/>
            <w:szCs w:val="24"/>
          </w:rPr>
          <w:delText>.</w:delText>
        </w:r>
        <w:r w:rsidR="00E25535" w:rsidRPr="00033637" w:rsidDel="00681C8A">
          <w:rPr>
            <w:rFonts w:ascii="Times New Roman" w:hAnsi="Times New Roman" w:cs="Times New Roman"/>
            <w:bCs/>
            <w:sz w:val="24"/>
            <w:szCs w:val="24"/>
          </w:rPr>
          <w:delText xml:space="preserve"> </w:delText>
        </w:r>
        <w:r w:rsidR="00573229" w:rsidRPr="00033637" w:rsidDel="00681C8A">
          <w:rPr>
            <w:rFonts w:ascii="Times New Roman" w:hAnsi="Times New Roman" w:cs="Times New Roman"/>
            <w:bCs/>
            <w:sz w:val="24"/>
            <w:szCs w:val="24"/>
          </w:rPr>
          <w:delText>P</w:delText>
        </w:r>
        <w:r w:rsidR="00900B5B" w:rsidRPr="00033637" w:rsidDel="00681C8A">
          <w:rPr>
            <w:rFonts w:ascii="Times New Roman" w:hAnsi="Times New Roman" w:cs="Times New Roman"/>
            <w:bCs/>
            <w:sz w:val="24"/>
            <w:szCs w:val="24"/>
          </w:rPr>
          <w:delText xml:space="preserve">rivate and improved toilet facilities, hygiene practices, and proper nutrition for children can reduce </w:delText>
        </w:r>
        <w:r w:rsidR="004E46E2" w:rsidRPr="00033637" w:rsidDel="00681C8A">
          <w:rPr>
            <w:rFonts w:ascii="Times New Roman" w:hAnsi="Times New Roman" w:cs="Times New Roman"/>
            <w:bCs/>
            <w:sz w:val="24"/>
            <w:szCs w:val="24"/>
          </w:rPr>
          <w:delText>childhood diarrhea</w:delText>
        </w:r>
        <w:r w:rsidR="00900B5B" w:rsidRPr="00033637" w:rsidDel="00681C8A">
          <w:rPr>
            <w:rFonts w:ascii="Times New Roman" w:hAnsi="Times New Roman" w:cs="Times New Roman"/>
            <w:bCs/>
            <w:sz w:val="24"/>
            <w:szCs w:val="24"/>
          </w:rPr>
          <w:delText>.</w:delText>
        </w:r>
      </w:del>
      <w:ins w:id="6467" w:author="Mohammad Nayeem Hasan" w:date="2024-11-04T03:01:00Z">
        <w:r w:rsidR="00797C4B" w:rsidRPr="00033637">
          <w:rPr>
            <w:rFonts w:ascii="Times New Roman" w:hAnsi="Times New Roman" w:cs="Times New Roman"/>
            <w:bCs/>
            <w:sz w:val="24"/>
            <w:szCs w:val="24"/>
          </w:rPr>
          <w:t xml:space="preserve">In addition, we also </w:t>
        </w:r>
      </w:ins>
      <w:ins w:id="6468" w:author="Mohammad Nayeem Hasan" w:date="2024-11-04T03:29:00Z">
        <w:r w:rsidR="00681C8A" w:rsidRPr="00033637">
          <w:rPr>
            <w:rFonts w:ascii="Times New Roman" w:hAnsi="Times New Roman" w:cs="Times New Roman"/>
            <w:bCs/>
            <w:sz w:val="24"/>
            <w:szCs w:val="24"/>
          </w:rPr>
          <w:t>noticed</w:t>
        </w:r>
      </w:ins>
      <w:ins w:id="6469" w:author="Mohammad Nayeem Hasan" w:date="2024-11-04T03:01:00Z">
        <w:r w:rsidR="00797C4B" w:rsidRPr="00033637">
          <w:rPr>
            <w:rFonts w:ascii="Times New Roman" w:hAnsi="Times New Roman" w:cs="Times New Roman"/>
            <w:bCs/>
            <w:sz w:val="24"/>
            <w:szCs w:val="24"/>
          </w:rPr>
          <w:t xml:space="preserve"> that</w:t>
        </w:r>
      </w:ins>
      <w:ins w:id="6470" w:author="Mohammad Nayeem Hasan" w:date="2024-11-04T03:04:00Z">
        <w:r w:rsidR="00797C4B" w:rsidRPr="00033637">
          <w:rPr>
            <w:rFonts w:ascii="Times New Roman" w:hAnsi="Times New Roman" w:cs="Times New Roman"/>
            <w:bCs/>
            <w:sz w:val="24"/>
            <w:szCs w:val="24"/>
          </w:rPr>
          <w:t xml:space="preserve"> </w:t>
        </w:r>
      </w:ins>
      <w:ins w:id="6471" w:author="Mohammad Nayeem Hasan" w:date="2024-11-04T03:29:00Z">
        <w:r w:rsidR="00681C8A" w:rsidRPr="00033637">
          <w:rPr>
            <w:rFonts w:ascii="Times New Roman" w:hAnsi="Times New Roman" w:cs="Times New Roman"/>
            <w:bCs/>
            <w:sz w:val="24"/>
            <w:szCs w:val="24"/>
          </w:rPr>
          <w:t>the </w:t>
        </w:r>
      </w:ins>
      <w:ins w:id="6472" w:author="Mohammad Nayeem Hasan" w:date="2024-11-04T03:04:00Z">
        <w:r w:rsidR="00797C4B" w:rsidRPr="00033637">
          <w:rPr>
            <w:rFonts w:ascii="Times New Roman" w:hAnsi="Times New Roman" w:cs="Times New Roman"/>
            <w:bCs/>
            <w:sz w:val="24"/>
            <w:szCs w:val="24"/>
          </w:rPr>
          <w:t xml:space="preserve">age of </w:t>
        </w:r>
      </w:ins>
      <w:ins w:id="6473" w:author="Mohammad Nayeem Hasan" w:date="2024-11-04T03:29:00Z">
        <w:r w:rsidR="00681C8A" w:rsidRPr="00033637">
          <w:rPr>
            <w:rFonts w:ascii="Times New Roman" w:hAnsi="Times New Roman" w:cs="Times New Roman"/>
            <w:bCs/>
            <w:sz w:val="24"/>
            <w:szCs w:val="24"/>
          </w:rPr>
          <w:t>the </w:t>
        </w:r>
      </w:ins>
      <w:ins w:id="6474" w:author="Mohammad Nayeem Hasan" w:date="2024-11-04T03:04:00Z">
        <w:r w:rsidR="00797C4B" w:rsidRPr="00033637">
          <w:rPr>
            <w:rFonts w:ascii="Times New Roman" w:hAnsi="Times New Roman" w:cs="Times New Roman"/>
            <w:bCs/>
            <w:sz w:val="24"/>
            <w:szCs w:val="24"/>
          </w:rPr>
          <w:t xml:space="preserve">child, </w:t>
        </w:r>
      </w:ins>
      <w:ins w:id="6475" w:author="Mohammad Nayeem Hasan" w:date="2024-11-04T03:05:00Z">
        <w:r w:rsidR="00797C4B" w:rsidRPr="00033637">
          <w:rPr>
            <w:rFonts w:ascii="Times New Roman" w:hAnsi="Times New Roman" w:cs="Times New Roman"/>
            <w:bCs/>
            <w:sz w:val="24"/>
            <w:szCs w:val="24"/>
          </w:rPr>
          <w:t xml:space="preserve">Division, </w:t>
        </w:r>
      </w:ins>
      <w:ins w:id="6476" w:author="Mohammad Nayeem Hasan" w:date="2024-11-04T03:31:00Z">
        <w:r w:rsidR="00F931F1" w:rsidRPr="00033637">
          <w:rPr>
            <w:rFonts w:ascii="Times New Roman" w:hAnsi="Times New Roman" w:cs="Times New Roman"/>
            <w:bCs/>
            <w:sz w:val="24"/>
            <w:szCs w:val="24"/>
          </w:rPr>
          <w:t>and </w:t>
        </w:r>
      </w:ins>
      <w:ins w:id="6477" w:author="Mohammad Nayeem Hasan" w:date="2024-11-04T03:26:00Z">
        <w:r w:rsidR="00681C8A" w:rsidRPr="00033637">
          <w:rPr>
            <w:rFonts w:ascii="Times New Roman" w:hAnsi="Times New Roman" w:cs="Times New Roman"/>
            <w:bCs/>
            <w:sz w:val="24"/>
            <w:szCs w:val="24"/>
          </w:rPr>
          <w:t>shared toilet facilities</w:t>
        </w:r>
      </w:ins>
      <w:ins w:id="6478" w:author="Mohammad Nayeem Hasan" w:date="2024-11-04T03:27:00Z">
        <w:r w:rsidR="00681C8A" w:rsidRPr="00033637">
          <w:rPr>
            <w:rFonts w:ascii="Times New Roman" w:hAnsi="Times New Roman" w:cs="Times New Roman"/>
            <w:bCs/>
            <w:sz w:val="24"/>
            <w:szCs w:val="24"/>
          </w:rPr>
          <w:t xml:space="preserve"> are significantly associated in all survey years. </w:t>
        </w:r>
      </w:ins>
      <w:ins w:id="6479" w:author="Mohammad Nayeem Hasan" w:date="2024-11-04T03:33:00Z">
        <w:r w:rsidR="00F931F1" w:rsidRPr="00033637">
          <w:rPr>
            <w:rFonts w:ascii="Times New Roman" w:hAnsi="Times New Roman" w:cs="Times New Roman"/>
            <w:bCs/>
            <w:sz w:val="24"/>
            <w:szCs w:val="24"/>
          </w:rPr>
          <w:lastRenderedPageBreak/>
          <w:t>However, underweight status, division, mother's education, wealth index, religion, ethnicity, type of toilet facility, and salt iodization were significant factors in 2019 but not in the previous survey.</w:t>
        </w:r>
      </w:ins>
      <w:bookmarkEnd w:id="6455"/>
      <w:ins w:id="6480" w:author="Mohammad Nayeem Hasan" w:date="2024-11-04T03:32:00Z">
        <w:r w:rsidR="00F931F1" w:rsidRPr="00033637">
          <w:rPr>
            <w:rFonts w:ascii="Times New Roman" w:hAnsi="Times New Roman" w:cs="Times New Roman"/>
            <w:bCs/>
            <w:sz w:val="24"/>
            <w:szCs w:val="24"/>
          </w:rPr>
          <w:t xml:space="preserve"> </w:t>
        </w:r>
        <w:bookmarkEnd w:id="6454"/>
        <w:r w:rsidR="00F931F1" w:rsidRPr="00033637">
          <w:rPr>
            <w:rFonts w:ascii="Times New Roman" w:hAnsi="Times New Roman" w:cs="Times New Roman"/>
            <w:bCs/>
            <w:sz w:val="24"/>
            <w:szCs w:val="24"/>
          </w:rPr>
          <w:t xml:space="preserve">So, </w:t>
        </w:r>
      </w:ins>
      <w:ins w:id="6481" w:author="Mohammad Nayeem Hasan" w:date="2024-11-04T03:33:00Z">
        <w:r w:rsidR="00F931F1" w:rsidRPr="00033637">
          <w:rPr>
            <w:rFonts w:ascii="Times New Roman" w:hAnsi="Times New Roman" w:cs="Times New Roman"/>
            <w:bCs/>
            <w:sz w:val="24"/>
            <w:szCs w:val="24"/>
          </w:rPr>
          <w:t>the</w:t>
        </w:r>
      </w:ins>
      <w:del w:id="6482" w:author="Mohammad Nayeem Hasan" w:date="2024-11-04T03:32:00Z">
        <w:r w:rsidR="00900B5B" w:rsidRPr="00033637" w:rsidDel="00F931F1">
          <w:rPr>
            <w:rFonts w:ascii="Times New Roman" w:hAnsi="Times New Roman" w:cs="Times New Roman"/>
            <w:bCs/>
            <w:sz w:val="24"/>
            <w:szCs w:val="24"/>
          </w:rPr>
          <w:delText xml:space="preserve"> The </w:delText>
        </w:r>
      </w:del>
      <w:ins w:id="6483" w:author="Mohammad Nayeem Hasan" w:date="2024-11-04T03:32:00Z">
        <w:r w:rsidR="00F931F1" w:rsidRPr="00033637">
          <w:rPr>
            <w:rFonts w:ascii="Times New Roman" w:hAnsi="Times New Roman" w:cs="Times New Roman"/>
            <w:bCs/>
            <w:sz w:val="24"/>
            <w:szCs w:val="24"/>
          </w:rPr>
          <w:t xml:space="preserve"> </w:t>
        </w:r>
      </w:ins>
      <w:r w:rsidR="00900B5B" w:rsidRPr="00033637">
        <w:rPr>
          <w:rFonts w:ascii="Times New Roman" w:hAnsi="Times New Roman" w:cs="Times New Roman"/>
          <w:bCs/>
          <w:sz w:val="24"/>
          <w:szCs w:val="24"/>
        </w:rPr>
        <w:t>findings of our study have some potential implications for our policymakers. Different government and non-government organizations, international agencies, and public health professionals work to improve children's health.</w:t>
      </w:r>
      <w:r w:rsidR="00900B5B" w:rsidRPr="00033637">
        <w:rPr>
          <w:rFonts w:ascii="Times New Roman" w:hAnsi="Times New Roman" w:cs="Times New Roman"/>
          <w:sz w:val="24"/>
          <w:szCs w:val="24"/>
        </w:rPr>
        <w:t xml:space="preserve"> </w:t>
      </w:r>
      <w:r w:rsidR="005241E8" w:rsidRPr="00033637">
        <w:rPr>
          <w:rFonts w:ascii="Times New Roman" w:hAnsi="Times New Roman" w:cs="Times New Roman"/>
          <w:bCs/>
          <w:sz w:val="24"/>
          <w:szCs w:val="24"/>
        </w:rPr>
        <w:t xml:space="preserve">Implementation of </w:t>
      </w:r>
      <w:del w:id="6484" w:author="Mohammad Nayeem Hasan" w:date="2024-11-03T23:10:00Z">
        <w:r w:rsidR="00032486" w:rsidRPr="00033637" w:rsidDel="0077291E">
          <w:rPr>
            <w:rFonts w:ascii="Times New Roman" w:hAnsi="Times New Roman" w:cs="Times New Roman"/>
            <w:bCs/>
            <w:sz w:val="24"/>
            <w:szCs w:val="24"/>
          </w:rPr>
          <w:delText xml:space="preserve">program </w:delText>
        </w:r>
      </w:del>
      <w:ins w:id="6485" w:author="Mohammad Nayeem Hasan" w:date="2024-11-03T23:10:00Z">
        <w:r w:rsidR="0077291E" w:rsidRPr="00033637">
          <w:rPr>
            <w:rFonts w:ascii="Times New Roman" w:hAnsi="Times New Roman" w:cs="Times New Roman"/>
            <w:bCs/>
            <w:sz w:val="24"/>
            <w:szCs w:val="24"/>
          </w:rPr>
          <w:t xml:space="preserve">programs </w:t>
        </w:r>
      </w:ins>
      <w:r w:rsidR="00032486" w:rsidRPr="00033637">
        <w:rPr>
          <w:rFonts w:ascii="Times New Roman" w:hAnsi="Times New Roman" w:cs="Times New Roman"/>
          <w:bCs/>
          <w:sz w:val="24"/>
          <w:szCs w:val="24"/>
        </w:rPr>
        <w:t xml:space="preserve">regarding basic hygiene </w:t>
      </w:r>
      <w:del w:id="6486" w:author="Mohammad Nayeem Hasan" w:date="2024-11-03T23:10:00Z">
        <w:r w:rsidR="00032486" w:rsidRPr="00033637" w:rsidDel="0077291E">
          <w:rPr>
            <w:rFonts w:ascii="Times New Roman" w:hAnsi="Times New Roman" w:cs="Times New Roman"/>
            <w:bCs/>
            <w:sz w:val="24"/>
            <w:szCs w:val="24"/>
          </w:rPr>
          <w:delText xml:space="preserve">practice </w:delText>
        </w:r>
      </w:del>
      <w:ins w:id="6487" w:author="Mohammad Nayeem Hasan" w:date="2024-11-03T23:10:00Z">
        <w:r w:rsidR="0077291E" w:rsidRPr="00033637">
          <w:rPr>
            <w:rFonts w:ascii="Times New Roman" w:hAnsi="Times New Roman" w:cs="Times New Roman"/>
            <w:bCs/>
            <w:sz w:val="24"/>
            <w:szCs w:val="24"/>
          </w:rPr>
          <w:t xml:space="preserve">practices </w:t>
        </w:r>
      </w:ins>
      <w:r w:rsidR="00032486" w:rsidRPr="00033637">
        <w:rPr>
          <w:rFonts w:ascii="Times New Roman" w:hAnsi="Times New Roman" w:cs="Times New Roman"/>
          <w:bCs/>
          <w:sz w:val="24"/>
          <w:szCs w:val="24"/>
        </w:rPr>
        <w:t xml:space="preserve">and </w:t>
      </w:r>
      <w:r w:rsidR="00F36252" w:rsidRPr="00033637">
        <w:rPr>
          <w:rFonts w:ascii="Times New Roman" w:hAnsi="Times New Roman" w:cs="Times New Roman"/>
          <w:bCs/>
          <w:sz w:val="24"/>
          <w:szCs w:val="24"/>
        </w:rPr>
        <w:t>child nutrition</w:t>
      </w:r>
      <w:r w:rsidR="007344D9" w:rsidRPr="00033637">
        <w:rPr>
          <w:rFonts w:ascii="Times New Roman" w:hAnsi="Times New Roman" w:cs="Times New Roman"/>
          <w:bCs/>
          <w:sz w:val="24"/>
          <w:szCs w:val="24"/>
        </w:rPr>
        <w:t xml:space="preserve"> along with </w:t>
      </w:r>
      <w:r w:rsidR="001C74CE" w:rsidRPr="00033637">
        <w:rPr>
          <w:rFonts w:ascii="Times New Roman" w:hAnsi="Times New Roman" w:cs="Times New Roman"/>
          <w:bCs/>
          <w:sz w:val="24"/>
          <w:szCs w:val="24"/>
        </w:rPr>
        <w:t xml:space="preserve">existing </w:t>
      </w:r>
      <w:del w:id="6488" w:author="Mohammad Nayeem Hasan" w:date="2024-11-03T23:10:00Z">
        <w:r w:rsidR="001C74CE" w:rsidRPr="00033637" w:rsidDel="0077291E">
          <w:rPr>
            <w:rFonts w:ascii="Times New Roman" w:hAnsi="Times New Roman" w:cs="Times New Roman"/>
            <w:bCs/>
            <w:sz w:val="24"/>
            <w:szCs w:val="24"/>
          </w:rPr>
          <w:delText>program</w:delText>
        </w:r>
        <w:r w:rsidR="00C22F0C" w:rsidRPr="00033637" w:rsidDel="0077291E">
          <w:rPr>
            <w:rFonts w:ascii="Times New Roman" w:hAnsi="Times New Roman" w:cs="Times New Roman"/>
            <w:bCs/>
            <w:sz w:val="24"/>
            <w:szCs w:val="24"/>
          </w:rPr>
          <w:delText xml:space="preserve"> </w:delText>
        </w:r>
      </w:del>
      <w:ins w:id="6489" w:author="Mohammad Nayeem Hasan" w:date="2024-11-03T23:10:00Z">
        <w:r w:rsidR="0077291E" w:rsidRPr="00033637">
          <w:rPr>
            <w:rFonts w:ascii="Times New Roman" w:hAnsi="Times New Roman" w:cs="Times New Roman"/>
            <w:bCs/>
            <w:sz w:val="24"/>
            <w:szCs w:val="24"/>
          </w:rPr>
          <w:t xml:space="preserve">programs </w:t>
        </w:r>
      </w:ins>
      <w:r w:rsidR="00C22F0C" w:rsidRPr="00033637">
        <w:rPr>
          <w:rFonts w:ascii="Times New Roman" w:hAnsi="Times New Roman" w:cs="Times New Roman"/>
          <w:bCs/>
          <w:sz w:val="24"/>
          <w:szCs w:val="24"/>
        </w:rPr>
        <w:t>can make substantial changes in childhood diarrhea</w:t>
      </w:r>
      <w:r w:rsidR="007344D9" w:rsidRPr="00033637">
        <w:rPr>
          <w:rFonts w:ascii="Times New Roman" w:hAnsi="Times New Roman" w:cs="Times New Roman"/>
          <w:bCs/>
          <w:sz w:val="24"/>
          <w:szCs w:val="24"/>
        </w:rPr>
        <w:t>.</w:t>
      </w:r>
    </w:p>
    <w:p w14:paraId="6B710856" w14:textId="493870F4" w:rsidR="0064582A" w:rsidRPr="00033637" w:rsidRDefault="00727A6D" w:rsidP="00F31FB2">
      <w:pPr>
        <w:spacing w:line="480" w:lineRule="auto"/>
        <w:ind w:firstLine="720"/>
        <w:rPr>
          <w:ins w:id="6490" w:author="Mohammad Nayeem Hasan" w:date="2024-11-05T13:37:00Z"/>
          <w:rFonts w:ascii="Times New Roman" w:hAnsi="Times New Roman" w:cs="Times New Roman"/>
          <w:color w:val="222222"/>
          <w:sz w:val="24"/>
          <w:szCs w:val="24"/>
          <w:shd w:val="clear" w:color="auto" w:fill="FFFFFF"/>
        </w:rPr>
      </w:pPr>
      <w:ins w:id="6491" w:author="Mohammad Nayeem Hasan" w:date="2024-11-04T01:24:00Z">
        <w:r w:rsidRPr="00033637">
          <w:rPr>
            <w:rFonts w:ascii="Times New Roman" w:hAnsi="Times New Roman" w:cs="Times New Roman"/>
            <w:color w:val="222222"/>
            <w:sz w:val="24"/>
            <w:szCs w:val="24"/>
            <w:shd w:val="clear" w:color="auto" w:fill="FFFFFF"/>
          </w:rPr>
          <w:t xml:space="preserve">Governments, international organizations, non-governmental organizations, and public health professionals should consider the results of this study when making decisions about how to improve child health over time and </w:t>
        </w:r>
        <w:del w:id="6492" w:author="Farzana Akter" w:date="2024-11-30T13:30:00Z">
          <w:r w:rsidRPr="00033637" w:rsidDel="000B0B54">
            <w:rPr>
              <w:rFonts w:ascii="Times New Roman" w:hAnsi="Times New Roman" w:cs="Times New Roman"/>
              <w:color w:val="222222"/>
              <w:sz w:val="24"/>
              <w:szCs w:val="24"/>
              <w:shd w:val="clear" w:color="auto" w:fill="FFFFFF"/>
            </w:rPr>
            <w:delText>stop</w:delText>
          </w:r>
        </w:del>
      </w:ins>
      <w:ins w:id="6493" w:author="Farzana Akter" w:date="2024-11-30T13:30:00Z">
        <w:r w:rsidR="000B0B54" w:rsidRPr="00033637">
          <w:rPr>
            <w:rFonts w:ascii="Times New Roman" w:hAnsi="Times New Roman" w:cs="Times New Roman"/>
            <w:color w:val="222222"/>
            <w:sz w:val="24"/>
            <w:szCs w:val="24"/>
            <w:shd w:val="clear" w:color="auto" w:fill="FFFFFF"/>
          </w:rPr>
          <w:t>prevent</w:t>
        </w:r>
      </w:ins>
      <w:ins w:id="6494" w:author="Mohammad Nayeem Hasan" w:date="2024-11-04T01:24:00Z">
        <w:r w:rsidRPr="00033637">
          <w:rPr>
            <w:rFonts w:ascii="Times New Roman" w:hAnsi="Times New Roman" w:cs="Times New Roman"/>
            <w:color w:val="222222"/>
            <w:sz w:val="24"/>
            <w:szCs w:val="24"/>
            <w:shd w:val="clear" w:color="auto" w:fill="FFFFFF"/>
          </w:rPr>
          <w:t xml:space="preserve"> diarrhea in Bangladesh.</w:t>
        </w:r>
      </w:ins>
      <w:ins w:id="6495" w:author="Mohammad Nayeem Hasan" w:date="2024-11-04T03:37:00Z">
        <w:r w:rsidR="00F931F1" w:rsidRPr="00033637">
          <w:rPr>
            <w:rFonts w:ascii="Times New Roman" w:hAnsi="Times New Roman" w:cs="Times New Roman"/>
            <w:color w:val="222222"/>
            <w:sz w:val="24"/>
            <w:szCs w:val="24"/>
            <w:shd w:val="clear" w:color="auto" w:fill="FFFFFF"/>
          </w:rPr>
          <w:t> </w:t>
        </w:r>
      </w:ins>
      <w:ins w:id="6496" w:author="Mohammad Nayeem Hasan" w:date="2024-11-04T01:24:00Z">
        <w:r w:rsidRPr="00033637">
          <w:rPr>
            <w:rFonts w:ascii="Times New Roman" w:hAnsi="Times New Roman" w:cs="Times New Roman"/>
            <w:sz w:val="24"/>
            <w:szCs w:val="24"/>
          </w:rPr>
          <w:t>Hopefully, this study will help policymakers to focus on interventions that are feasible and can be implemented to reduce the risk.</w:t>
        </w:r>
        <w:r w:rsidRPr="00033637">
          <w:rPr>
            <w:rFonts w:ascii="Times New Roman" w:hAnsi="Times New Roman" w:cs="Times New Roman"/>
            <w:color w:val="222222"/>
            <w:sz w:val="24"/>
            <w:szCs w:val="24"/>
            <w:shd w:val="clear" w:color="auto" w:fill="FFFFFF"/>
          </w:rPr>
          <w:t xml:space="preserve"> </w:t>
        </w:r>
        <w:del w:id="6497" w:author="Farzana Akter" w:date="2024-11-30T13:31:00Z">
          <w:r w:rsidRPr="00033637" w:rsidDel="000B0B54">
            <w:rPr>
              <w:rFonts w:ascii="Times New Roman" w:hAnsi="Times New Roman" w:cs="Times New Roman"/>
              <w:color w:val="222222"/>
              <w:sz w:val="24"/>
              <w:szCs w:val="24"/>
              <w:shd w:val="clear" w:color="auto" w:fill="FFFFFF"/>
            </w:rPr>
            <w:delText>Beyond</w:delText>
          </w:r>
        </w:del>
      </w:ins>
      <w:ins w:id="6498" w:author="Farzana Akter" w:date="2024-11-30T13:31:00Z">
        <w:r w:rsidR="000B0B54" w:rsidRPr="00033637">
          <w:rPr>
            <w:rFonts w:ascii="Times New Roman" w:hAnsi="Times New Roman" w:cs="Times New Roman"/>
            <w:color w:val="222222"/>
            <w:sz w:val="24"/>
            <w:szCs w:val="24"/>
            <w:shd w:val="clear" w:color="auto" w:fill="FFFFFF"/>
          </w:rPr>
          <w:t>In addition with</w:t>
        </w:r>
      </w:ins>
      <w:ins w:id="6499" w:author="Mohammad Nayeem Hasan" w:date="2024-11-04T01:24:00Z">
        <w:r w:rsidRPr="00033637">
          <w:rPr>
            <w:rFonts w:ascii="Times New Roman" w:hAnsi="Times New Roman" w:cs="Times New Roman"/>
            <w:color w:val="222222"/>
            <w:sz w:val="24"/>
            <w:szCs w:val="24"/>
            <w:shd w:val="clear" w:color="auto" w:fill="FFFFFF"/>
          </w:rPr>
          <w:t xml:space="preserve"> the usual development standards, expanding nutrition </w:t>
        </w:r>
      </w:ins>
      <w:ins w:id="6500" w:author="Farzana Akter" w:date="2024-11-30T13:31:00Z">
        <w:r w:rsidR="000B0B54" w:rsidRPr="00033637">
          <w:rPr>
            <w:rFonts w:ascii="Times New Roman" w:hAnsi="Times New Roman" w:cs="Times New Roman"/>
            <w:color w:val="222222"/>
            <w:sz w:val="24"/>
            <w:szCs w:val="24"/>
            <w:shd w:val="clear" w:color="auto" w:fill="FFFFFF"/>
          </w:rPr>
          <w:t xml:space="preserve">programs </w:t>
        </w:r>
      </w:ins>
      <w:ins w:id="6501" w:author="Mohammad Nayeem Hasan" w:date="2024-11-04T01:24:00Z">
        <w:r w:rsidRPr="00033637">
          <w:rPr>
            <w:rFonts w:ascii="Times New Roman" w:hAnsi="Times New Roman" w:cs="Times New Roman"/>
            <w:color w:val="222222"/>
            <w:sz w:val="24"/>
            <w:szCs w:val="24"/>
            <w:shd w:val="clear" w:color="auto" w:fill="FFFFFF"/>
          </w:rPr>
          <w:t>and direct diarrhea interventions, water, sanitation, and hygiene (WASH)</w:t>
        </w:r>
      </w:ins>
      <w:ins w:id="6502" w:author="Farzana Akter" w:date="2024-11-30T13:31:00Z">
        <w:r w:rsidR="000B0B54" w:rsidRPr="00033637">
          <w:rPr>
            <w:rFonts w:ascii="Times New Roman" w:hAnsi="Times New Roman" w:cs="Times New Roman"/>
            <w:color w:val="222222"/>
            <w:sz w:val="24"/>
            <w:szCs w:val="24"/>
            <w:shd w:val="clear" w:color="auto" w:fill="FFFFFF"/>
          </w:rPr>
          <w:t xml:space="preserve"> initiatives</w:t>
        </w:r>
      </w:ins>
      <w:ins w:id="6503" w:author="Mohammad Nayeem Hasan" w:date="2024-11-04T01:24:00Z">
        <w:r w:rsidRPr="00033637">
          <w:rPr>
            <w:rFonts w:ascii="Times New Roman" w:hAnsi="Times New Roman" w:cs="Times New Roman"/>
            <w:color w:val="222222"/>
            <w:sz w:val="24"/>
            <w:szCs w:val="24"/>
            <w:shd w:val="clear" w:color="auto" w:fill="FFFFFF"/>
          </w:rPr>
          <w:t xml:space="preserve">, </w:t>
        </w:r>
      </w:ins>
      <w:ins w:id="6504" w:author="Farzana Akter" w:date="2024-11-30T13:32:00Z">
        <w:r w:rsidR="000B0B54" w:rsidRPr="00033637">
          <w:rPr>
            <w:rFonts w:ascii="Times New Roman" w:hAnsi="Times New Roman" w:cs="Times New Roman"/>
            <w:color w:val="222222"/>
            <w:sz w:val="24"/>
            <w:szCs w:val="24"/>
            <w:shd w:val="clear" w:color="auto" w:fill="FFFFFF"/>
          </w:rPr>
          <w:t xml:space="preserve">along with promoting </w:t>
        </w:r>
      </w:ins>
      <w:ins w:id="6505" w:author="Mohammad Nayeem Hasan" w:date="2024-11-04T01:24:00Z">
        <w:del w:id="6506" w:author="Farzana Akter" w:date="2024-11-30T13:32:00Z">
          <w:r w:rsidRPr="00033637" w:rsidDel="000B0B54">
            <w:rPr>
              <w:rFonts w:ascii="Times New Roman" w:hAnsi="Times New Roman" w:cs="Times New Roman"/>
              <w:color w:val="222222"/>
              <w:sz w:val="24"/>
              <w:szCs w:val="24"/>
              <w:shd w:val="clear" w:color="auto" w:fill="FFFFFF"/>
            </w:rPr>
            <w:delText xml:space="preserve">and </w:delText>
          </w:r>
        </w:del>
        <w:r w:rsidRPr="00033637">
          <w:rPr>
            <w:rFonts w:ascii="Times New Roman" w:hAnsi="Times New Roman" w:cs="Times New Roman"/>
            <w:color w:val="222222"/>
            <w:sz w:val="24"/>
            <w:szCs w:val="24"/>
            <w:shd w:val="clear" w:color="auto" w:fill="FFFFFF"/>
          </w:rPr>
          <w:t xml:space="preserve">basic sanitation practices </w:t>
        </w:r>
      </w:ins>
      <w:ins w:id="6507" w:author="Farzana Akter" w:date="2024-11-30T13:32:00Z">
        <w:r w:rsidR="000B0B54" w:rsidRPr="00033637">
          <w:rPr>
            <w:rFonts w:ascii="Times New Roman" w:hAnsi="Times New Roman" w:cs="Times New Roman"/>
            <w:color w:val="222222"/>
            <w:sz w:val="24"/>
            <w:szCs w:val="24"/>
            <w:shd w:val="clear" w:color="auto" w:fill="FFFFFF"/>
          </w:rPr>
          <w:t>such as</w:t>
        </w:r>
      </w:ins>
      <w:ins w:id="6508" w:author="Mohammad Nayeem Hasan" w:date="2024-11-04T01:24:00Z">
        <w:del w:id="6509" w:author="Farzana Akter" w:date="2024-11-30T13:32:00Z">
          <w:r w:rsidRPr="00033637" w:rsidDel="000B0B54">
            <w:rPr>
              <w:rFonts w:ascii="Times New Roman" w:hAnsi="Times New Roman" w:cs="Times New Roman"/>
              <w:color w:val="222222"/>
              <w:sz w:val="24"/>
              <w:szCs w:val="24"/>
              <w:shd w:val="clear" w:color="auto" w:fill="FFFFFF"/>
            </w:rPr>
            <w:delText>like</w:delText>
          </w:r>
        </w:del>
        <w:r w:rsidRPr="00033637">
          <w:rPr>
            <w:rFonts w:ascii="Times New Roman" w:hAnsi="Times New Roman" w:cs="Times New Roman"/>
            <w:color w:val="222222"/>
            <w:sz w:val="24"/>
            <w:szCs w:val="24"/>
            <w:shd w:val="clear" w:color="auto" w:fill="FFFFFF"/>
          </w:rPr>
          <w:t xml:space="preserve"> handwashing with soap</w:t>
        </w:r>
      </w:ins>
      <w:ins w:id="6510" w:author="Farzana Akter" w:date="2024-11-30T13:32:00Z">
        <w:r w:rsidR="000B0B54" w:rsidRPr="00033637">
          <w:rPr>
            <w:rFonts w:ascii="Times New Roman" w:hAnsi="Times New Roman" w:cs="Times New Roman"/>
            <w:color w:val="222222"/>
            <w:sz w:val="24"/>
            <w:szCs w:val="24"/>
            <w:shd w:val="clear" w:color="auto" w:fill="FFFFFF"/>
          </w:rPr>
          <w:t xml:space="preserve">, </w:t>
        </w:r>
      </w:ins>
      <w:ins w:id="6511" w:author="Mohammad Nayeem Hasan" w:date="2024-11-04T01:24:00Z">
        <w:del w:id="6512" w:author="Farzana Akter" w:date="2024-11-30T13:32:00Z">
          <w:r w:rsidRPr="00033637" w:rsidDel="000B0B54">
            <w:rPr>
              <w:rFonts w:ascii="Times New Roman" w:hAnsi="Times New Roman" w:cs="Times New Roman"/>
              <w:color w:val="222222"/>
              <w:sz w:val="24"/>
              <w:szCs w:val="24"/>
              <w:shd w:val="clear" w:color="auto" w:fill="FFFFFF"/>
            </w:rPr>
            <w:delText xml:space="preserve"> </w:delText>
          </w:r>
        </w:del>
        <w:r w:rsidRPr="00033637">
          <w:rPr>
            <w:rFonts w:ascii="Times New Roman" w:hAnsi="Times New Roman" w:cs="Times New Roman"/>
            <w:color w:val="222222"/>
            <w:sz w:val="24"/>
            <w:szCs w:val="24"/>
            <w:shd w:val="clear" w:color="auto" w:fill="FFFFFF"/>
          </w:rPr>
          <w:t xml:space="preserve">can reduce the </w:t>
        </w:r>
      </w:ins>
      <w:ins w:id="6513" w:author="Farzana Akter" w:date="2024-11-30T13:33:00Z">
        <w:r w:rsidR="000B0B54" w:rsidRPr="00033637">
          <w:rPr>
            <w:rFonts w:ascii="Times New Roman" w:hAnsi="Times New Roman" w:cs="Times New Roman"/>
            <w:color w:val="222222"/>
            <w:sz w:val="24"/>
            <w:szCs w:val="24"/>
            <w:shd w:val="clear" w:color="auto" w:fill="FFFFFF"/>
          </w:rPr>
          <w:t>incidence</w:t>
        </w:r>
      </w:ins>
      <w:ins w:id="6514" w:author="Mohammad Nayeem Hasan" w:date="2024-11-04T01:24:00Z">
        <w:del w:id="6515" w:author="Farzana Akter" w:date="2024-11-30T13:33:00Z">
          <w:r w:rsidRPr="00033637" w:rsidDel="000B0B54">
            <w:rPr>
              <w:rFonts w:ascii="Times New Roman" w:hAnsi="Times New Roman" w:cs="Times New Roman"/>
              <w:color w:val="222222"/>
              <w:sz w:val="24"/>
              <w:szCs w:val="24"/>
              <w:shd w:val="clear" w:color="auto" w:fill="FFFFFF"/>
            </w:rPr>
            <w:delText>rate</w:delText>
          </w:r>
        </w:del>
        <w:r w:rsidRPr="00033637">
          <w:rPr>
            <w:rFonts w:ascii="Times New Roman" w:hAnsi="Times New Roman" w:cs="Times New Roman"/>
            <w:color w:val="222222"/>
            <w:sz w:val="24"/>
            <w:szCs w:val="24"/>
            <w:shd w:val="clear" w:color="auto" w:fill="FFFFFF"/>
          </w:rPr>
          <w:t xml:space="preserve"> of childhood diarrhea</w:t>
        </w:r>
      </w:ins>
      <w:ins w:id="6516" w:author="Farzana Akter" w:date="2024-11-30T13:33:00Z">
        <w:r w:rsidR="000B0B54" w:rsidRPr="00033637">
          <w:rPr>
            <w:rFonts w:ascii="Times New Roman" w:hAnsi="Times New Roman" w:cs="Times New Roman"/>
            <w:color w:val="222222"/>
            <w:sz w:val="24"/>
            <w:szCs w:val="24"/>
            <w:shd w:val="clear" w:color="auto" w:fill="FFFFFF"/>
          </w:rPr>
          <w:t xml:space="preserve"> and ultimately</w:t>
        </w:r>
      </w:ins>
      <w:ins w:id="6517" w:author="Mohammad Nayeem Hasan" w:date="2024-11-04T01:24:00Z">
        <w:del w:id="6518" w:author="Farzana Akter" w:date="2024-11-30T13:33:00Z">
          <w:r w:rsidRPr="00033637" w:rsidDel="000B0B54">
            <w:rPr>
              <w:rFonts w:ascii="Times New Roman" w:hAnsi="Times New Roman" w:cs="Times New Roman"/>
              <w:color w:val="222222"/>
              <w:sz w:val="24"/>
              <w:szCs w:val="24"/>
              <w:shd w:val="clear" w:color="auto" w:fill="FFFFFF"/>
            </w:rPr>
            <w:delText>. Implementing these measures can also reduce</w:delText>
          </w:r>
        </w:del>
        <w:r w:rsidRPr="00033637">
          <w:rPr>
            <w:rFonts w:ascii="Times New Roman" w:hAnsi="Times New Roman" w:cs="Times New Roman"/>
            <w:color w:val="222222"/>
            <w:sz w:val="24"/>
            <w:szCs w:val="24"/>
            <w:shd w:val="clear" w:color="auto" w:fill="FFFFFF"/>
          </w:rPr>
          <w:t xml:space="preserve"> hospital burden. Additionally, efforts should be reassessed and </w:t>
        </w:r>
        <w:del w:id="6519" w:author="Farzana Akter" w:date="2024-11-30T13:34:00Z">
          <w:r w:rsidRPr="00033637" w:rsidDel="000B0B54">
            <w:rPr>
              <w:rFonts w:ascii="Times New Roman" w:hAnsi="Times New Roman" w:cs="Times New Roman"/>
              <w:color w:val="222222"/>
              <w:sz w:val="24"/>
              <w:szCs w:val="24"/>
              <w:shd w:val="clear" w:color="auto" w:fill="FFFFFF"/>
            </w:rPr>
            <w:delText>stepped up</w:delText>
          </w:r>
        </w:del>
      </w:ins>
      <w:ins w:id="6520" w:author="Farzana Akter" w:date="2024-11-30T13:34:00Z">
        <w:r w:rsidR="000B0B54" w:rsidRPr="00033637">
          <w:rPr>
            <w:rFonts w:ascii="Times New Roman" w:hAnsi="Times New Roman" w:cs="Times New Roman"/>
            <w:color w:val="222222"/>
            <w:sz w:val="24"/>
            <w:szCs w:val="24"/>
            <w:shd w:val="clear" w:color="auto" w:fill="FFFFFF"/>
          </w:rPr>
          <w:t>intensified</w:t>
        </w:r>
      </w:ins>
      <w:ins w:id="6521" w:author="Mohammad Nayeem Hasan" w:date="2024-11-04T01:24:00Z">
        <w:r w:rsidRPr="00033637">
          <w:rPr>
            <w:rFonts w:ascii="Times New Roman" w:hAnsi="Times New Roman" w:cs="Times New Roman"/>
            <w:color w:val="222222"/>
            <w:sz w:val="24"/>
            <w:szCs w:val="24"/>
            <w:shd w:val="clear" w:color="auto" w:fill="FFFFFF"/>
          </w:rPr>
          <w:t xml:space="preserve"> to improve sanitary infrastructure, personal and food hygiene, and home waste management. </w:t>
        </w:r>
      </w:ins>
      <w:bookmarkStart w:id="6522" w:name="_Hlk181584488"/>
      <w:ins w:id="6523" w:author="Mohammad Nayeem Hasan" w:date="2024-11-04T03:38:00Z">
        <w:del w:id="6524" w:author="Farzana Akter" w:date="2024-11-30T13:36:00Z">
          <w:r w:rsidR="00F931F1" w:rsidRPr="00033637" w:rsidDel="000B0B54">
            <w:rPr>
              <w:rFonts w:ascii="Times New Roman" w:hAnsi="Times New Roman" w:cs="Times New Roman"/>
              <w:color w:val="222222"/>
              <w:sz w:val="24"/>
              <w:szCs w:val="24"/>
              <w:shd w:val="clear" w:color="auto" w:fill="FFFFFF"/>
            </w:rPr>
            <w:delText>In addition to all contributing factors, policymakers</w:delText>
          </w:r>
        </w:del>
      </w:ins>
      <w:bookmarkStart w:id="6525" w:name="_Hlk185812036"/>
      <w:ins w:id="6526" w:author="Farzana Akter" w:date="2024-11-30T13:36:00Z">
        <w:r w:rsidR="000B0B54" w:rsidRPr="00033637">
          <w:rPr>
            <w:rFonts w:ascii="Times New Roman" w:hAnsi="Times New Roman" w:cs="Times New Roman"/>
            <w:color w:val="222222"/>
            <w:sz w:val="24"/>
            <w:szCs w:val="24"/>
            <w:shd w:val="clear" w:color="auto" w:fill="FFFFFF"/>
          </w:rPr>
          <w:t>Policymakers</w:t>
        </w:r>
      </w:ins>
      <w:ins w:id="6527" w:author="Mohammad Nayeem Hasan" w:date="2024-11-04T03:38:00Z">
        <w:r w:rsidR="00F931F1" w:rsidRPr="00033637">
          <w:rPr>
            <w:rFonts w:ascii="Times New Roman" w:hAnsi="Times New Roman" w:cs="Times New Roman"/>
            <w:color w:val="222222"/>
            <w:sz w:val="24"/>
            <w:szCs w:val="24"/>
            <w:shd w:val="clear" w:color="auto" w:fill="FFFFFF"/>
          </w:rPr>
          <w:t xml:space="preserve"> should </w:t>
        </w:r>
        <w:del w:id="6528" w:author="Farzana Akter" w:date="2024-11-30T13:35:00Z">
          <w:r w:rsidR="00F931F1" w:rsidRPr="00033637" w:rsidDel="000B0B54">
            <w:rPr>
              <w:rFonts w:ascii="Times New Roman" w:hAnsi="Times New Roman" w:cs="Times New Roman"/>
              <w:color w:val="222222"/>
              <w:sz w:val="24"/>
              <w:szCs w:val="24"/>
              <w:shd w:val="clear" w:color="auto" w:fill="FFFFFF"/>
            </w:rPr>
            <w:delText>consider and take to</w:delText>
          </w:r>
        </w:del>
      </w:ins>
      <w:ins w:id="6529" w:author="Farzana Akter" w:date="2024-11-30T13:35:00Z">
        <w:r w:rsidR="000B0B54" w:rsidRPr="00033637">
          <w:rPr>
            <w:rFonts w:ascii="Times New Roman" w:hAnsi="Times New Roman" w:cs="Times New Roman"/>
            <w:color w:val="222222"/>
            <w:sz w:val="24"/>
            <w:szCs w:val="24"/>
            <w:shd w:val="clear" w:color="auto" w:fill="FFFFFF"/>
          </w:rPr>
          <w:t>prioritize</w:t>
        </w:r>
      </w:ins>
      <w:ins w:id="6530" w:author="Mohammad Nayeem Hasan" w:date="2024-11-04T03:38:00Z">
        <w:r w:rsidR="00F931F1" w:rsidRPr="00033637">
          <w:rPr>
            <w:rFonts w:ascii="Times New Roman" w:hAnsi="Times New Roman" w:cs="Times New Roman"/>
            <w:color w:val="222222"/>
            <w:sz w:val="24"/>
            <w:szCs w:val="24"/>
            <w:shd w:val="clear" w:color="auto" w:fill="FFFFFF"/>
          </w:rPr>
          <w:t xml:space="preserve"> immediate action</w:t>
        </w:r>
      </w:ins>
      <w:ins w:id="6531" w:author="Farzana Akter" w:date="2024-11-30T13:36:00Z">
        <w:r w:rsidR="000B0B54" w:rsidRPr="00033637">
          <w:rPr>
            <w:rFonts w:ascii="Times New Roman" w:hAnsi="Times New Roman" w:cs="Times New Roman"/>
            <w:color w:val="222222"/>
            <w:sz w:val="24"/>
            <w:szCs w:val="24"/>
            <w:shd w:val="clear" w:color="auto" w:fill="FFFFFF"/>
          </w:rPr>
          <w:t>s</w:t>
        </w:r>
      </w:ins>
      <w:ins w:id="6532" w:author="Mohammad Nayeem Hasan" w:date="2024-11-04T03:38:00Z">
        <w:r w:rsidR="00F931F1" w:rsidRPr="00033637">
          <w:rPr>
            <w:rFonts w:ascii="Times New Roman" w:hAnsi="Times New Roman" w:cs="Times New Roman"/>
            <w:color w:val="222222"/>
            <w:sz w:val="24"/>
            <w:szCs w:val="24"/>
            <w:shd w:val="clear" w:color="auto" w:fill="FFFFFF"/>
          </w:rPr>
          <w:t xml:space="preserve"> to </w:t>
        </w:r>
      </w:ins>
      <w:ins w:id="6533" w:author="Farzana Akter" w:date="2024-11-30T13:35:00Z">
        <w:r w:rsidR="000B0B54" w:rsidRPr="00033637">
          <w:rPr>
            <w:rFonts w:ascii="Times New Roman" w:hAnsi="Times New Roman" w:cs="Times New Roman"/>
            <w:color w:val="222222"/>
            <w:sz w:val="24"/>
            <w:szCs w:val="24"/>
            <w:shd w:val="clear" w:color="auto" w:fill="FFFFFF"/>
          </w:rPr>
          <w:t xml:space="preserve">address key factors </w:t>
        </w:r>
      </w:ins>
      <w:ins w:id="6534" w:author="Mohammad Nayeem Hasan" w:date="2024-11-04T03:38:00Z">
        <w:del w:id="6535" w:author="Farzana Akter" w:date="2024-11-30T13:36:00Z">
          <w:r w:rsidR="00F931F1" w:rsidRPr="00033637" w:rsidDel="000B0B54">
            <w:rPr>
              <w:rFonts w:ascii="Times New Roman" w:hAnsi="Times New Roman" w:cs="Times New Roman"/>
              <w:color w:val="222222"/>
              <w:sz w:val="24"/>
              <w:szCs w:val="24"/>
              <w:shd w:val="clear" w:color="auto" w:fill="FFFFFF"/>
            </w:rPr>
            <w:delText>reduce</w:delText>
          </w:r>
        </w:del>
      </w:ins>
      <w:ins w:id="6536" w:author="Farzana Akter" w:date="2024-11-30T13:36:00Z">
        <w:r w:rsidR="000B0B54" w:rsidRPr="00033637">
          <w:rPr>
            <w:rFonts w:ascii="Times New Roman" w:hAnsi="Times New Roman" w:cs="Times New Roman"/>
            <w:color w:val="222222"/>
            <w:sz w:val="24"/>
            <w:szCs w:val="24"/>
            <w:shd w:val="clear" w:color="auto" w:fill="FFFFFF"/>
          </w:rPr>
          <w:t>contributing</w:t>
        </w:r>
      </w:ins>
      <w:ins w:id="6537" w:author="Mohammad Nayeem Hasan" w:date="2024-11-04T03:38:00Z">
        <w:r w:rsidR="00F931F1" w:rsidRPr="00033637">
          <w:rPr>
            <w:rFonts w:ascii="Times New Roman" w:hAnsi="Times New Roman" w:cs="Times New Roman"/>
            <w:color w:val="222222"/>
            <w:sz w:val="24"/>
            <w:szCs w:val="24"/>
            <w:shd w:val="clear" w:color="auto" w:fill="FFFFFF"/>
          </w:rPr>
          <w:t xml:space="preserve"> dia</w:t>
        </w:r>
      </w:ins>
      <w:ins w:id="6538" w:author="Mohammad Nayeem Hasan" w:date="2024-11-04T03:39:00Z">
        <w:r w:rsidR="00F931F1" w:rsidRPr="00033637">
          <w:rPr>
            <w:rFonts w:ascii="Times New Roman" w:hAnsi="Times New Roman" w:cs="Times New Roman"/>
            <w:color w:val="222222"/>
            <w:sz w:val="24"/>
            <w:szCs w:val="24"/>
            <w:shd w:val="clear" w:color="auto" w:fill="FFFFFF"/>
          </w:rPr>
          <w:t>rrhea</w:t>
        </w:r>
      </w:ins>
      <w:ins w:id="6539" w:author="Farzana Akter" w:date="2024-11-30T13:37:00Z">
        <w:r w:rsidR="000B0B54" w:rsidRPr="00033637">
          <w:rPr>
            <w:rFonts w:ascii="Times New Roman" w:hAnsi="Times New Roman" w:cs="Times New Roman"/>
            <w:color w:val="222222"/>
            <w:sz w:val="24"/>
            <w:szCs w:val="24"/>
            <w:shd w:val="clear" w:color="auto" w:fill="FFFFFF"/>
          </w:rPr>
          <w:t xml:space="preserve"> through</w:t>
        </w:r>
      </w:ins>
      <w:ins w:id="6540" w:author="Mohammad Nayeem Hasan" w:date="2024-11-04T03:39:00Z">
        <w:r w:rsidR="00F931F1" w:rsidRPr="00033637">
          <w:rPr>
            <w:rFonts w:ascii="Times New Roman" w:hAnsi="Times New Roman" w:cs="Times New Roman"/>
            <w:color w:val="222222"/>
            <w:sz w:val="24"/>
            <w:szCs w:val="24"/>
            <w:shd w:val="clear" w:color="auto" w:fill="FFFFFF"/>
          </w:rPr>
          <w:t xml:space="preserve"> </w:t>
        </w:r>
      </w:ins>
      <w:ins w:id="6541" w:author="Farzana Akter" w:date="2024-11-30T13:37:00Z">
        <w:r w:rsidR="000B0B54" w:rsidRPr="00033637">
          <w:rPr>
            <w:rFonts w:ascii="Times New Roman" w:hAnsi="Times New Roman" w:cs="Times New Roman"/>
            <w:color w:val="222222"/>
            <w:sz w:val="24"/>
            <w:szCs w:val="24"/>
            <w:shd w:val="clear" w:color="auto" w:fill="FFFFFF"/>
          </w:rPr>
          <w:t>promoting maternal education,</w:t>
        </w:r>
      </w:ins>
      <w:ins w:id="6542" w:author="Farzana Akter" w:date="2024-11-30T13:41:00Z">
        <w:r w:rsidR="00F659C2" w:rsidRPr="00033637">
          <w:rPr>
            <w:rFonts w:ascii="Times New Roman" w:hAnsi="Times New Roman" w:cs="Times New Roman"/>
            <w:sz w:val="24"/>
            <w:szCs w:val="24"/>
            <w:rPrChange w:id="6543" w:author="Mohammad Nayeem Hasan" w:date="2024-12-23T01:53:00Z" w16du:dateUtc="2024-12-22T19:53:00Z">
              <w:rPr/>
            </w:rPrChange>
          </w:rPr>
          <w:t xml:space="preserve"> </w:t>
        </w:r>
        <w:r w:rsidR="00F659C2" w:rsidRPr="00033637">
          <w:rPr>
            <w:rFonts w:ascii="Times New Roman" w:hAnsi="Times New Roman" w:cs="Times New Roman"/>
            <w:color w:val="222222"/>
            <w:sz w:val="24"/>
            <w:szCs w:val="24"/>
            <w:shd w:val="clear" w:color="auto" w:fill="FFFFFF"/>
          </w:rPr>
          <w:t>reducing poverty and improving wealth status</w:t>
        </w:r>
      </w:ins>
      <w:ins w:id="6544" w:author="Farzana Akter" w:date="2024-11-30T13:42:00Z">
        <w:r w:rsidR="00F659C2" w:rsidRPr="00033637">
          <w:rPr>
            <w:rFonts w:ascii="Times New Roman" w:hAnsi="Times New Roman" w:cs="Times New Roman"/>
            <w:color w:val="222222"/>
            <w:sz w:val="24"/>
            <w:szCs w:val="24"/>
            <w:shd w:val="clear" w:color="auto" w:fill="FFFFFF"/>
          </w:rPr>
          <w:t xml:space="preserve">, culturally and religiously sensitive and inclusive interventions, </w:t>
        </w:r>
      </w:ins>
      <w:ins w:id="6545" w:author="Farzana Akter" w:date="2024-11-30T13:43:00Z">
        <w:r w:rsidR="00F659C2" w:rsidRPr="00033637">
          <w:rPr>
            <w:rFonts w:ascii="Times New Roman" w:hAnsi="Times New Roman" w:cs="Times New Roman"/>
            <w:color w:val="222222"/>
            <w:sz w:val="24"/>
            <w:szCs w:val="24"/>
            <w:shd w:val="clear" w:color="auto" w:fill="FFFFFF"/>
          </w:rPr>
          <w:t>s</w:t>
        </w:r>
      </w:ins>
      <w:ins w:id="6546" w:author="Farzana Akter" w:date="2024-11-30T13:42:00Z">
        <w:r w:rsidR="00F659C2" w:rsidRPr="00033637">
          <w:rPr>
            <w:rFonts w:ascii="Times New Roman" w:hAnsi="Times New Roman" w:cs="Times New Roman"/>
            <w:color w:val="222222"/>
            <w:sz w:val="24"/>
            <w:szCs w:val="24"/>
            <w:shd w:val="clear" w:color="auto" w:fill="FFFFFF"/>
          </w:rPr>
          <w:t xml:space="preserve">alt </w:t>
        </w:r>
      </w:ins>
      <w:ins w:id="6547" w:author="Farzana Akter" w:date="2024-11-30T13:43:00Z">
        <w:r w:rsidR="00F659C2" w:rsidRPr="00033637">
          <w:rPr>
            <w:rFonts w:ascii="Times New Roman" w:hAnsi="Times New Roman" w:cs="Times New Roman"/>
            <w:color w:val="222222"/>
            <w:sz w:val="24"/>
            <w:szCs w:val="24"/>
            <w:shd w:val="clear" w:color="auto" w:fill="FFFFFF"/>
          </w:rPr>
          <w:t>i</w:t>
        </w:r>
      </w:ins>
      <w:ins w:id="6548" w:author="Farzana Akter" w:date="2024-11-30T13:42:00Z">
        <w:r w:rsidR="00F659C2" w:rsidRPr="00033637">
          <w:rPr>
            <w:rFonts w:ascii="Times New Roman" w:hAnsi="Times New Roman" w:cs="Times New Roman"/>
            <w:color w:val="222222"/>
            <w:sz w:val="24"/>
            <w:szCs w:val="24"/>
            <w:shd w:val="clear" w:color="auto" w:fill="FFFFFF"/>
          </w:rPr>
          <w:t xml:space="preserve">odization </w:t>
        </w:r>
      </w:ins>
      <w:ins w:id="6549" w:author="Farzana Akter" w:date="2024-11-30T13:43:00Z">
        <w:r w:rsidR="00F659C2" w:rsidRPr="00033637">
          <w:rPr>
            <w:rFonts w:ascii="Times New Roman" w:hAnsi="Times New Roman" w:cs="Times New Roman"/>
            <w:color w:val="222222"/>
            <w:sz w:val="24"/>
            <w:szCs w:val="24"/>
            <w:shd w:val="clear" w:color="auto" w:fill="FFFFFF"/>
          </w:rPr>
          <w:t>p</w:t>
        </w:r>
      </w:ins>
      <w:ins w:id="6550" w:author="Farzana Akter" w:date="2024-11-30T13:42:00Z">
        <w:r w:rsidR="00F659C2" w:rsidRPr="00033637">
          <w:rPr>
            <w:rFonts w:ascii="Times New Roman" w:hAnsi="Times New Roman" w:cs="Times New Roman"/>
            <w:color w:val="222222"/>
            <w:sz w:val="24"/>
            <w:szCs w:val="24"/>
            <w:shd w:val="clear" w:color="auto" w:fill="FFFFFF"/>
          </w:rPr>
          <w:t>rograms</w:t>
        </w:r>
      </w:ins>
      <w:ins w:id="6551" w:author="Farzana Akter" w:date="2024-11-30T13:43:00Z">
        <w:r w:rsidR="00F659C2" w:rsidRPr="00033637">
          <w:rPr>
            <w:rFonts w:ascii="Times New Roman" w:hAnsi="Times New Roman" w:cs="Times New Roman"/>
            <w:color w:val="222222"/>
            <w:sz w:val="24"/>
            <w:szCs w:val="24"/>
            <w:shd w:val="clear" w:color="auto" w:fill="FFFFFF"/>
          </w:rPr>
          <w:t xml:space="preserve"> </w:t>
        </w:r>
      </w:ins>
      <w:ins w:id="6552" w:author="Farzana Akter" w:date="2024-11-30T13:37:00Z">
        <w:r w:rsidR="000B0B54" w:rsidRPr="00033637">
          <w:rPr>
            <w:rFonts w:ascii="Times New Roman" w:hAnsi="Times New Roman" w:cs="Times New Roman"/>
            <w:color w:val="222222"/>
            <w:sz w:val="24"/>
            <w:szCs w:val="24"/>
            <w:shd w:val="clear" w:color="auto" w:fill="FFFFFF"/>
          </w:rPr>
          <w:t xml:space="preserve">and focusing on regional disparities, particularly in areas like Barisal and </w:t>
        </w:r>
      </w:ins>
      <w:ins w:id="6553" w:author="Farzana Akter" w:date="2024-11-30T13:39:00Z">
        <w:r w:rsidR="000B0B54" w:rsidRPr="00033637">
          <w:rPr>
            <w:rFonts w:ascii="Times New Roman" w:hAnsi="Times New Roman" w:cs="Times New Roman"/>
            <w:color w:val="222222"/>
            <w:sz w:val="24"/>
            <w:szCs w:val="24"/>
            <w:shd w:val="clear" w:color="auto" w:fill="FFFFFF"/>
          </w:rPr>
          <w:t>Chattogram</w:t>
        </w:r>
      </w:ins>
      <w:ins w:id="6554" w:author="Farzana Akter" w:date="2024-11-30T13:37:00Z">
        <w:r w:rsidR="000B0B54" w:rsidRPr="00033637">
          <w:rPr>
            <w:rFonts w:ascii="Times New Roman" w:hAnsi="Times New Roman" w:cs="Times New Roman"/>
            <w:color w:val="222222"/>
            <w:sz w:val="24"/>
            <w:szCs w:val="24"/>
            <w:shd w:val="clear" w:color="auto" w:fill="FFFFFF"/>
          </w:rPr>
          <w:t>, to effectively reduce the increasing prevalence of diarrhea in Bangladesh</w:t>
        </w:r>
      </w:ins>
      <w:ins w:id="6555" w:author="Mohammad Nayeem Hasan" w:date="2024-11-04T03:39:00Z">
        <w:del w:id="6556" w:author="Farzana Akter" w:date="2024-11-30T13:37:00Z">
          <w:r w:rsidR="00F931F1" w:rsidRPr="00033637" w:rsidDel="000B0B54">
            <w:rPr>
              <w:rFonts w:ascii="Times New Roman" w:hAnsi="Times New Roman" w:cs="Times New Roman"/>
              <w:color w:val="222222"/>
              <w:sz w:val="24"/>
              <w:szCs w:val="24"/>
              <w:shd w:val="clear" w:color="auto" w:fill="FFFFFF"/>
            </w:rPr>
            <w:delText xml:space="preserve">in </w:delText>
          </w:r>
        </w:del>
      </w:ins>
      <w:ins w:id="6557" w:author="Mohammad Nayeem Hasan" w:date="2024-11-04T03:38:00Z">
        <w:del w:id="6558" w:author="Farzana Akter" w:date="2024-11-30T13:37:00Z">
          <w:r w:rsidR="00F931F1" w:rsidRPr="00033637" w:rsidDel="000B0B54">
            <w:rPr>
              <w:rFonts w:ascii="Times New Roman" w:hAnsi="Times New Roman" w:cs="Times New Roman"/>
              <w:color w:val="222222"/>
              <w:sz w:val="24"/>
              <w:szCs w:val="24"/>
              <w:shd w:val="clear" w:color="auto" w:fill="FFFFFF"/>
            </w:rPr>
            <w:delText xml:space="preserve">underweight </w:delText>
          </w:r>
        </w:del>
      </w:ins>
      <w:ins w:id="6559" w:author="Mohammad Nayeem Hasan" w:date="2024-11-04T03:39:00Z">
        <w:del w:id="6560" w:author="Farzana Akter" w:date="2024-11-30T13:37:00Z">
          <w:r w:rsidR="00F931F1" w:rsidRPr="00033637" w:rsidDel="000B0B54">
            <w:rPr>
              <w:rFonts w:ascii="Times New Roman" w:hAnsi="Times New Roman" w:cs="Times New Roman"/>
              <w:color w:val="222222"/>
              <w:sz w:val="24"/>
              <w:szCs w:val="24"/>
              <w:shd w:val="clear" w:color="auto" w:fill="FFFFFF"/>
            </w:rPr>
            <w:delText>children</w:delText>
          </w:r>
        </w:del>
      </w:ins>
      <w:ins w:id="6561" w:author="Mohammad Nayeem Hasan" w:date="2024-11-04T03:38:00Z">
        <w:del w:id="6562" w:author="Farzana Akter" w:date="2024-11-30T13:37:00Z">
          <w:r w:rsidR="00F931F1" w:rsidRPr="00033637" w:rsidDel="000B0B54">
            <w:rPr>
              <w:rFonts w:ascii="Times New Roman" w:hAnsi="Times New Roman" w:cs="Times New Roman"/>
              <w:color w:val="222222"/>
              <w:sz w:val="24"/>
              <w:szCs w:val="24"/>
              <w:shd w:val="clear" w:color="auto" w:fill="FFFFFF"/>
            </w:rPr>
            <w:delText xml:space="preserve">, </w:delText>
          </w:r>
        </w:del>
      </w:ins>
      <w:ins w:id="6563" w:author="Mohammad Nayeem Hasan" w:date="2024-11-04T03:39:00Z">
        <w:del w:id="6564" w:author="Farzana Akter" w:date="2024-11-30T13:37:00Z">
          <w:r w:rsidR="00F931F1" w:rsidRPr="00033637" w:rsidDel="000B0B54">
            <w:rPr>
              <w:rFonts w:ascii="Times New Roman" w:hAnsi="Times New Roman" w:cs="Times New Roman"/>
              <w:color w:val="222222"/>
              <w:sz w:val="24"/>
              <w:szCs w:val="24"/>
              <w:shd w:val="clear" w:color="auto" w:fill="FFFFFF"/>
            </w:rPr>
            <w:delText xml:space="preserve">specific </w:delText>
          </w:r>
        </w:del>
      </w:ins>
      <w:ins w:id="6565" w:author="Mohammad Nayeem Hasan" w:date="2024-11-04T03:38:00Z">
        <w:del w:id="6566" w:author="Farzana Akter" w:date="2024-11-30T13:37:00Z">
          <w:r w:rsidR="00F931F1" w:rsidRPr="00033637" w:rsidDel="000B0B54">
            <w:rPr>
              <w:rFonts w:ascii="Times New Roman" w:hAnsi="Times New Roman" w:cs="Times New Roman"/>
              <w:color w:val="222222"/>
              <w:sz w:val="24"/>
              <w:szCs w:val="24"/>
              <w:shd w:val="clear" w:color="auto" w:fill="FFFFFF"/>
            </w:rPr>
            <w:delText>division</w:delText>
          </w:r>
        </w:del>
      </w:ins>
      <w:ins w:id="6567" w:author="Mohammad Nayeem Hasan" w:date="2024-11-04T03:39:00Z">
        <w:del w:id="6568" w:author="Farzana Akter" w:date="2024-11-30T13:37:00Z">
          <w:r w:rsidR="00F931F1" w:rsidRPr="00033637" w:rsidDel="000B0B54">
            <w:rPr>
              <w:rFonts w:ascii="Times New Roman" w:hAnsi="Times New Roman" w:cs="Times New Roman"/>
              <w:color w:val="222222"/>
              <w:sz w:val="24"/>
              <w:szCs w:val="24"/>
              <w:shd w:val="clear" w:color="auto" w:fill="FFFFFF"/>
            </w:rPr>
            <w:delText>s</w:delText>
          </w:r>
        </w:del>
      </w:ins>
      <w:ins w:id="6569" w:author="Mohammad Nayeem Hasan" w:date="2024-11-04T03:38:00Z">
        <w:del w:id="6570" w:author="Farzana Akter" w:date="2024-11-30T13:37:00Z">
          <w:r w:rsidR="00F931F1" w:rsidRPr="00033637" w:rsidDel="000B0B54">
            <w:rPr>
              <w:rFonts w:ascii="Times New Roman" w:hAnsi="Times New Roman" w:cs="Times New Roman"/>
              <w:color w:val="222222"/>
              <w:sz w:val="24"/>
              <w:szCs w:val="24"/>
              <w:shd w:val="clear" w:color="auto" w:fill="FFFFFF"/>
            </w:rPr>
            <w:delText xml:space="preserve">, </w:delText>
          </w:r>
        </w:del>
      </w:ins>
      <w:ins w:id="6571" w:author="Mohammad Nayeem Hasan" w:date="2024-11-04T03:39:00Z">
        <w:del w:id="6572" w:author="Farzana Akter" w:date="2024-11-30T13:37:00Z">
          <w:r w:rsidR="00F931F1" w:rsidRPr="00033637" w:rsidDel="000B0B54">
            <w:rPr>
              <w:rFonts w:ascii="Times New Roman" w:hAnsi="Times New Roman" w:cs="Times New Roman"/>
              <w:color w:val="222222"/>
              <w:sz w:val="24"/>
              <w:szCs w:val="24"/>
              <w:shd w:val="clear" w:color="auto" w:fill="FFFFFF"/>
            </w:rPr>
            <w:delText xml:space="preserve">lower education of </w:delText>
          </w:r>
        </w:del>
      </w:ins>
      <w:ins w:id="6573" w:author="Mohammad Nayeem Hasan" w:date="2024-11-04T03:38:00Z">
        <w:del w:id="6574" w:author="Farzana Akter" w:date="2024-11-30T13:37:00Z">
          <w:r w:rsidR="00F931F1" w:rsidRPr="00033637" w:rsidDel="000B0B54">
            <w:rPr>
              <w:rFonts w:ascii="Times New Roman" w:hAnsi="Times New Roman" w:cs="Times New Roman"/>
              <w:color w:val="222222"/>
              <w:sz w:val="24"/>
              <w:szCs w:val="24"/>
              <w:shd w:val="clear" w:color="auto" w:fill="FFFFFF"/>
            </w:rPr>
            <w:delText xml:space="preserve">mother's education, </w:delText>
          </w:r>
        </w:del>
      </w:ins>
      <w:ins w:id="6575" w:author="Mohammad Nayeem Hasan" w:date="2024-11-04T03:39:00Z">
        <w:del w:id="6576" w:author="Farzana Akter" w:date="2024-11-30T13:37:00Z">
          <w:r w:rsidR="00F931F1" w:rsidRPr="00033637" w:rsidDel="000B0B54">
            <w:rPr>
              <w:rFonts w:ascii="Times New Roman" w:hAnsi="Times New Roman" w:cs="Times New Roman"/>
              <w:color w:val="222222"/>
              <w:sz w:val="24"/>
              <w:szCs w:val="24"/>
              <w:shd w:val="clear" w:color="auto" w:fill="FFFFFF"/>
            </w:rPr>
            <w:delText xml:space="preserve">lower </w:delText>
          </w:r>
        </w:del>
      </w:ins>
      <w:ins w:id="6577" w:author="Mohammad Nayeem Hasan" w:date="2024-11-04T03:38:00Z">
        <w:del w:id="6578" w:author="Farzana Akter" w:date="2024-11-30T13:37:00Z">
          <w:r w:rsidR="00F931F1" w:rsidRPr="00033637" w:rsidDel="000B0B54">
            <w:rPr>
              <w:rFonts w:ascii="Times New Roman" w:hAnsi="Times New Roman" w:cs="Times New Roman"/>
              <w:color w:val="222222"/>
              <w:sz w:val="24"/>
              <w:szCs w:val="24"/>
              <w:shd w:val="clear" w:color="auto" w:fill="FFFFFF"/>
            </w:rPr>
            <w:delText xml:space="preserve">wealth index, </w:delText>
          </w:r>
        </w:del>
      </w:ins>
      <w:ins w:id="6579" w:author="Mohammad Nayeem Hasan" w:date="2024-11-04T03:39:00Z">
        <w:del w:id="6580" w:author="Farzana Akter" w:date="2024-11-30T13:37:00Z">
          <w:r w:rsidR="00F931F1" w:rsidRPr="00033637" w:rsidDel="000B0B54">
            <w:rPr>
              <w:rFonts w:ascii="Times New Roman" w:hAnsi="Times New Roman" w:cs="Times New Roman"/>
              <w:color w:val="222222"/>
              <w:sz w:val="24"/>
              <w:szCs w:val="24"/>
              <w:shd w:val="clear" w:color="auto" w:fill="FFFFFF"/>
            </w:rPr>
            <w:delText xml:space="preserve">specific </w:delText>
          </w:r>
        </w:del>
      </w:ins>
      <w:ins w:id="6581" w:author="Mohammad Nayeem Hasan" w:date="2024-11-04T03:38:00Z">
        <w:del w:id="6582" w:author="Farzana Akter" w:date="2024-11-30T13:37:00Z">
          <w:r w:rsidR="00F931F1" w:rsidRPr="00033637" w:rsidDel="000B0B54">
            <w:rPr>
              <w:rFonts w:ascii="Times New Roman" w:hAnsi="Times New Roman" w:cs="Times New Roman"/>
              <w:color w:val="222222"/>
              <w:sz w:val="24"/>
              <w:szCs w:val="24"/>
              <w:shd w:val="clear" w:color="auto" w:fill="FFFFFF"/>
            </w:rPr>
            <w:delText xml:space="preserve">religion, </w:delText>
          </w:r>
        </w:del>
      </w:ins>
      <w:ins w:id="6583" w:author="Mohammad Nayeem Hasan" w:date="2024-11-04T03:39:00Z">
        <w:del w:id="6584" w:author="Farzana Akter" w:date="2024-11-30T13:37:00Z">
          <w:r w:rsidR="00F931F1" w:rsidRPr="00033637" w:rsidDel="000B0B54">
            <w:rPr>
              <w:rFonts w:ascii="Times New Roman" w:hAnsi="Times New Roman" w:cs="Times New Roman"/>
              <w:color w:val="222222"/>
              <w:sz w:val="24"/>
              <w:szCs w:val="24"/>
              <w:shd w:val="clear" w:color="auto" w:fill="FFFFFF"/>
            </w:rPr>
            <w:delText xml:space="preserve">specific </w:delText>
          </w:r>
        </w:del>
      </w:ins>
      <w:ins w:id="6585" w:author="Mohammad Nayeem Hasan" w:date="2024-11-04T03:38:00Z">
        <w:del w:id="6586" w:author="Farzana Akter" w:date="2024-11-30T13:37:00Z">
          <w:r w:rsidR="00F931F1" w:rsidRPr="00033637" w:rsidDel="000B0B54">
            <w:rPr>
              <w:rFonts w:ascii="Times New Roman" w:hAnsi="Times New Roman" w:cs="Times New Roman"/>
              <w:color w:val="222222"/>
              <w:sz w:val="24"/>
              <w:szCs w:val="24"/>
              <w:shd w:val="clear" w:color="auto" w:fill="FFFFFF"/>
            </w:rPr>
            <w:delText xml:space="preserve">ethnicity, </w:delText>
          </w:r>
        </w:del>
      </w:ins>
      <w:ins w:id="6587" w:author="Mohammad Nayeem Hasan" w:date="2024-11-04T03:39:00Z">
        <w:del w:id="6588" w:author="Farzana Akter" w:date="2024-11-30T13:37:00Z">
          <w:r w:rsidR="00F931F1" w:rsidRPr="00033637" w:rsidDel="000B0B54">
            <w:rPr>
              <w:rFonts w:ascii="Times New Roman" w:hAnsi="Times New Roman" w:cs="Times New Roman"/>
              <w:color w:val="222222"/>
              <w:sz w:val="24"/>
              <w:szCs w:val="24"/>
              <w:shd w:val="clear" w:color="auto" w:fill="FFFFFF"/>
            </w:rPr>
            <w:delText xml:space="preserve">unimproved </w:delText>
          </w:r>
        </w:del>
      </w:ins>
      <w:ins w:id="6589" w:author="Mohammad Nayeem Hasan" w:date="2024-11-04T03:38:00Z">
        <w:del w:id="6590" w:author="Farzana Akter" w:date="2024-11-30T13:37:00Z">
          <w:r w:rsidR="00F931F1" w:rsidRPr="00033637" w:rsidDel="000B0B54">
            <w:rPr>
              <w:rFonts w:ascii="Times New Roman" w:hAnsi="Times New Roman" w:cs="Times New Roman"/>
              <w:color w:val="222222"/>
              <w:sz w:val="24"/>
              <w:szCs w:val="24"/>
              <w:shd w:val="clear" w:color="auto" w:fill="FFFFFF"/>
            </w:rPr>
            <w:delText xml:space="preserve">type of toilet facility, and </w:delText>
          </w:r>
        </w:del>
      </w:ins>
      <w:ins w:id="6591" w:author="Mohammad Nayeem Hasan" w:date="2024-11-04T03:40:00Z">
        <w:del w:id="6592" w:author="Farzana Akter" w:date="2024-11-30T13:37:00Z">
          <w:r w:rsidR="00F931F1" w:rsidRPr="00033637" w:rsidDel="000B0B54">
            <w:rPr>
              <w:rFonts w:ascii="Times New Roman" w:hAnsi="Times New Roman" w:cs="Times New Roman"/>
              <w:color w:val="222222"/>
              <w:sz w:val="24"/>
              <w:szCs w:val="24"/>
              <w:shd w:val="clear" w:color="auto" w:fill="FFFFFF"/>
            </w:rPr>
            <w:delText xml:space="preserve">no </w:delText>
          </w:r>
        </w:del>
      </w:ins>
      <w:ins w:id="6593" w:author="Mohammad Nayeem Hasan" w:date="2024-11-04T03:38:00Z">
        <w:del w:id="6594" w:author="Farzana Akter" w:date="2024-11-30T13:37:00Z">
          <w:r w:rsidR="00F931F1" w:rsidRPr="00033637" w:rsidDel="000B0B54">
            <w:rPr>
              <w:rFonts w:ascii="Times New Roman" w:hAnsi="Times New Roman" w:cs="Times New Roman"/>
              <w:color w:val="222222"/>
              <w:sz w:val="24"/>
              <w:szCs w:val="24"/>
              <w:shd w:val="clear" w:color="auto" w:fill="FFFFFF"/>
            </w:rPr>
            <w:delText>salt iodization</w:delText>
          </w:r>
        </w:del>
      </w:ins>
      <w:ins w:id="6595" w:author="Mohammad Nayeem Hasan" w:date="2024-11-04T03:40:00Z">
        <w:del w:id="6596" w:author="Farzana Akter" w:date="2024-11-30T13:37:00Z">
          <w:r w:rsidR="00F931F1" w:rsidRPr="00033637" w:rsidDel="000B0B54">
            <w:rPr>
              <w:rFonts w:ascii="Times New Roman" w:hAnsi="Times New Roman" w:cs="Times New Roman"/>
              <w:color w:val="222222"/>
              <w:sz w:val="24"/>
              <w:szCs w:val="24"/>
              <w:shd w:val="clear" w:color="auto" w:fill="FFFFFF"/>
            </w:rPr>
            <w:delText xml:space="preserve"> in food intake</w:delText>
          </w:r>
        </w:del>
      </w:ins>
      <w:ins w:id="6597" w:author="Mohammad Nayeem Hasan" w:date="2024-11-04T03:38:00Z">
        <w:r w:rsidR="00F931F1" w:rsidRPr="00033637">
          <w:rPr>
            <w:rFonts w:ascii="Times New Roman" w:hAnsi="Times New Roman" w:cs="Times New Roman"/>
            <w:color w:val="222222"/>
            <w:sz w:val="24"/>
            <w:szCs w:val="24"/>
            <w:shd w:val="clear" w:color="auto" w:fill="FFFFFF"/>
          </w:rPr>
          <w:t xml:space="preserve">. These factors were significant in 2019 but not in the previous survey, and they play a role in the overall </w:t>
        </w:r>
      </w:ins>
      <w:ins w:id="6598" w:author="Mohammad Nayeem Hasan" w:date="2024-11-04T03:40:00Z">
        <w:r w:rsidR="00F931F1" w:rsidRPr="00033637">
          <w:rPr>
            <w:rFonts w:ascii="Times New Roman" w:hAnsi="Times New Roman" w:cs="Times New Roman"/>
            <w:color w:val="222222"/>
            <w:sz w:val="24"/>
            <w:szCs w:val="24"/>
            <w:shd w:val="clear" w:color="auto" w:fill="FFFFFF"/>
          </w:rPr>
          <w:t xml:space="preserve">increasing </w:t>
        </w:r>
      </w:ins>
      <w:ins w:id="6599" w:author="Mohammad Nayeem Hasan" w:date="2024-11-04T03:38:00Z">
        <w:r w:rsidR="00F931F1" w:rsidRPr="00033637">
          <w:rPr>
            <w:rFonts w:ascii="Times New Roman" w:hAnsi="Times New Roman" w:cs="Times New Roman"/>
            <w:color w:val="222222"/>
            <w:sz w:val="24"/>
            <w:szCs w:val="24"/>
            <w:shd w:val="clear" w:color="auto" w:fill="FFFFFF"/>
          </w:rPr>
          <w:t>prevalence of diarrhea in Bangladesh.</w:t>
        </w:r>
      </w:ins>
      <w:ins w:id="6600" w:author="Mohammad Nayeem Hasan" w:date="2024-11-04T03:40:00Z">
        <w:r w:rsidR="00F931F1" w:rsidRPr="00033637">
          <w:rPr>
            <w:rFonts w:ascii="Times New Roman" w:hAnsi="Times New Roman" w:cs="Times New Roman"/>
            <w:color w:val="222222"/>
            <w:sz w:val="24"/>
            <w:szCs w:val="24"/>
            <w:shd w:val="clear" w:color="auto" w:fill="FFFFFF"/>
          </w:rPr>
          <w:t xml:space="preserve"> </w:t>
        </w:r>
      </w:ins>
      <w:bookmarkEnd w:id="6522"/>
      <w:bookmarkEnd w:id="6525"/>
      <w:ins w:id="6601" w:author="Mohammad Nayeem Hasan" w:date="2024-11-04T01:24:00Z">
        <w:r w:rsidRPr="00033637">
          <w:rPr>
            <w:rFonts w:ascii="Times New Roman" w:hAnsi="Times New Roman" w:cs="Times New Roman"/>
            <w:color w:val="222222"/>
            <w:sz w:val="24"/>
            <w:szCs w:val="24"/>
            <w:shd w:val="clear" w:color="auto" w:fill="FFFFFF"/>
          </w:rPr>
          <w:t xml:space="preserve">Another choice, though pricy, is the creation and </w:t>
        </w:r>
        <w:r w:rsidRPr="00033637">
          <w:rPr>
            <w:rFonts w:ascii="Times New Roman" w:hAnsi="Times New Roman" w:cs="Times New Roman"/>
            <w:color w:val="222222"/>
            <w:sz w:val="24"/>
            <w:szCs w:val="24"/>
            <w:shd w:val="clear" w:color="auto" w:fill="FFFFFF"/>
          </w:rPr>
          <w:lastRenderedPageBreak/>
          <w:t>widespread distribution of vaccinations against Bangladesh's most prevalent diarrheagenic pathogens. Clinicians and caregivers may be better equipped to intervene when an illness is still in its early stages if they can identify children becoming extremely dehydrated.</w:t>
        </w:r>
      </w:ins>
      <w:del w:id="6602" w:author="Mohammad Nayeem Hasan" w:date="2024-11-04T03:41:00Z">
        <w:r w:rsidR="009B0050" w:rsidRPr="00033637" w:rsidDel="00F931F1">
          <w:rPr>
            <w:rFonts w:ascii="Times New Roman" w:hAnsi="Times New Roman" w:cs="Times New Roman"/>
            <w:bCs/>
            <w:sz w:val="24"/>
            <w:szCs w:val="24"/>
          </w:rPr>
          <w:br w:type="page"/>
        </w:r>
      </w:del>
    </w:p>
    <w:p w14:paraId="49BCBD4D" w14:textId="77777777" w:rsidR="00172E7A" w:rsidRPr="00033637" w:rsidRDefault="00172E7A" w:rsidP="00F31FB2">
      <w:pPr>
        <w:spacing w:line="480" w:lineRule="auto"/>
        <w:rPr>
          <w:ins w:id="6603" w:author="Mohammad Nayeem Hasan" w:date="2024-11-05T13:54:00Z"/>
          <w:rFonts w:ascii="Times New Roman" w:hAnsi="Times New Roman" w:cs="Times New Roman"/>
          <w:b/>
          <w:sz w:val="24"/>
          <w:szCs w:val="24"/>
        </w:rPr>
        <w:pPrChange w:id="6604" w:author="Mohammad Nayeem Hasan" w:date="2024-12-23T01:38:00Z" w16du:dateUtc="2024-12-22T19:38:00Z">
          <w:pPr/>
        </w:pPrChange>
      </w:pPr>
      <w:ins w:id="6605" w:author="Mohammad Nayeem Hasan" w:date="2024-11-05T13:54:00Z">
        <w:r w:rsidRPr="00033637">
          <w:rPr>
            <w:rFonts w:ascii="Times New Roman" w:hAnsi="Times New Roman" w:cs="Times New Roman"/>
            <w:b/>
            <w:sz w:val="24"/>
            <w:szCs w:val="24"/>
          </w:rPr>
          <w:br w:type="page"/>
        </w:r>
      </w:ins>
    </w:p>
    <w:p w14:paraId="7E126424" w14:textId="0D0F42E8" w:rsidR="0066282E" w:rsidRPr="00033637" w:rsidRDefault="0066282E" w:rsidP="00F31FB2">
      <w:pPr>
        <w:spacing w:line="480" w:lineRule="auto"/>
        <w:rPr>
          <w:ins w:id="6606" w:author="Mohammad Nayeem Hasan" w:date="2024-12-23T01:37:00Z" w16du:dateUtc="2024-12-22T19:37:00Z"/>
          <w:rFonts w:ascii="Times New Roman" w:hAnsi="Times New Roman" w:cs="Times New Roman"/>
          <w:sz w:val="24"/>
          <w:szCs w:val="24"/>
          <w:rPrChange w:id="6607" w:author="Mohammad Nayeem Hasan" w:date="2024-12-23T01:53:00Z" w16du:dateUtc="2024-12-22T19:53:00Z">
            <w:rPr>
              <w:ins w:id="6608" w:author="Mohammad Nayeem Hasan" w:date="2024-12-23T01:37:00Z" w16du:dateUtc="2024-12-22T19:37:00Z"/>
              <w:rFonts w:ascii="Times New Roman" w:hAnsi="Times New Roman" w:cs="Times New Roman"/>
              <w:b/>
              <w:sz w:val="24"/>
              <w:szCs w:val="24"/>
            </w:rPr>
          </w:rPrChange>
        </w:rPr>
      </w:pPr>
      <w:ins w:id="6609" w:author="Mohammad Nayeem Hasan" w:date="2024-12-23T01:37:00Z" w16du:dateUtc="2024-12-22T19:37:00Z">
        <w:r w:rsidRPr="00033637">
          <w:rPr>
            <w:rFonts w:ascii="Times New Roman" w:hAnsi="Times New Roman" w:cs="Times New Roman"/>
            <w:b/>
            <w:bCs/>
            <w:sz w:val="24"/>
            <w:szCs w:val="24"/>
          </w:rPr>
          <w:lastRenderedPageBreak/>
          <w:t>Funding</w:t>
        </w:r>
      </w:ins>
      <w:ins w:id="6610" w:author="Mohammad Nayeem Hasan" w:date="2024-12-23T01:51:00Z" w16du:dateUtc="2024-12-22T19:51:00Z">
        <w:r w:rsidR="0058318F" w:rsidRPr="00033637">
          <w:rPr>
            <w:rFonts w:ascii="Times New Roman" w:hAnsi="Times New Roman" w:cs="Times New Roman"/>
            <w:b/>
            <w:bCs/>
            <w:sz w:val="24"/>
            <w:szCs w:val="24"/>
          </w:rPr>
          <w:t xml:space="preserve">: </w:t>
        </w:r>
        <w:r w:rsidR="0058318F" w:rsidRPr="00033637">
          <w:rPr>
            <w:rFonts w:ascii="Times New Roman" w:hAnsi="Times New Roman" w:cs="Times New Roman"/>
            <w:sz w:val="24"/>
            <w:szCs w:val="24"/>
            <w:rPrChange w:id="6611" w:author="Mohammad Nayeem Hasan" w:date="2024-12-23T01:53:00Z" w16du:dateUtc="2024-12-22T19:53:00Z">
              <w:rPr>
                <w:rFonts w:ascii="Times New Roman" w:hAnsi="Times New Roman" w:cs="Times New Roman"/>
                <w:b/>
                <w:bCs/>
                <w:sz w:val="24"/>
                <w:szCs w:val="24"/>
              </w:rPr>
            </w:rPrChange>
          </w:rPr>
          <w:t>T</w:t>
        </w:r>
      </w:ins>
      <w:ins w:id="6612" w:author="Mohammad Nayeem Hasan" w:date="2024-12-23T01:37:00Z" w16du:dateUtc="2024-12-22T19:37:00Z">
        <w:r w:rsidRPr="00033637">
          <w:rPr>
            <w:rFonts w:ascii="Times New Roman" w:hAnsi="Times New Roman" w:cs="Times New Roman"/>
            <w:sz w:val="24"/>
            <w:szCs w:val="24"/>
          </w:rPr>
          <w:t>his research did not receive any specific grant from funding agencies in the public, commercial, or not-for-profit sectors.</w:t>
        </w:r>
      </w:ins>
    </w:p>
    <w:p w14:paraId="4799562A" w14:textId="49D6D01C" w:rsidR="002F7C0D" w:rsidRPr="00033637" w:rsidRDefault="002F7C0D" w:rsidP="00F31FB2">
      <w:pPr>
        <w:spacing w:line="480" w:lineRule="auto"/>
        <w:rPr>
          <w:ins w:id="6613" w:author="Mohammad Nayeem Hasan" w:date="2024-11-05T13:37:00Z"/>
          <w:rFonts w:ascii="Times New Roman" w:hAnsi="Times New Roman" w:cs="Times New Roman"/>
          <w:b/>
          <w:sz w:val="24"/>
          <w:szCs w:val="24"/>
        </w:rPr>
      </w:pPr>
      <w:ins w:id="6614" w:author="Mohammad Nayeem Hasan" w:date="2024-11-05T13:37:00Z">
        <w:r w:rsidRPr="00033637">
          <w:rPr>
            <w:rFonts w:ascii="Times New Roman" w:hAnsi="Times New Roman" w:cs="Times New Roman"/>
            <w:b/>
            <w:sz w:val="24"/>
            <w:szCs w:val="24"/>
          </w:rPr>
          <w:t>Author Contribution</w:t>
        </w:r>
      </w:ins>
    </w:p>
    <w:p w14:paraId="604832FE" w14:textId="77777777" w:rsidR="0058318F" w:rsidRPr="00033637" w:rsidRDefault="00026D8E" w:rsidP="00F31FB2">
      <w:pPr>
        <w:spacing w:line="480" w:lineRule="auto"/>
        <w:rPr>
          <w:ins w:id="6615" w:author="Mohammad Nayeem Hasan" w:date="2024-12-23T01:51:00Z" w16du:dateUtc="2024-12-22T19:51:00Z"/>
          <w:rFonts w:ascii="Times New Roman" w:hAnsi="Times New Roman" w:cs="Times New Roman"/>
          <w:bCs/>
          <w:sz w:val="24"/>
          <w:szCs w:val="24"/>
        </w:rPr>
      </w:pPr>
      <w:ins w:id="6616" w:author="Mohammad Nayeem Hasan" w:date="2024-11-05T14:00:00Z">
        <w:r w:rsidRPr="00033637">
          <w:rPr>
            <w:rFonts w:ascii="Times New Roman" w:hAnsi="Times New Roman" w:cs="Times New Roman"/>
            <w:b/>
            <w:bCs/>
            <w:sz w:val="24"/>
            <w:szCs w:val="24"/>
            <w:rPrChange w:id="6617" w:author="Mohammad Nayeem Hasan" w:date="2024-12-23T01:53:00Z" w16du:dateUtc="2024-12-22T19:53:00Z">
              <w:rPr>
                <w:rFonts w:ascii="Times New Roman" w:hAnsi="Times New Roman" w:cs="Times New Roman"/>
                <w:sz w:val="24"/>
                <w:szCs w:val="24"/>
              </w:rPr>
            </w:rPrChange>
          </w:rPr>
          <w:t>Mohammad Nayeem Hasan</w:t>
        </w:r>
      </w:ins>
      <w:ins w:id="6618" w:author="Mohammad Nayeem Hasan" w:date="2024-11-05T13:59:00Z">
        <w:r w:rsidRPr="00033637">
          <w:rPr>
            <w:rFonts w:ascii="Times New Roman" w:hAnsi="Times New Roman" w:cs="Times New Roman"/>
            <w:b/>
            <w:bCs/>
            <w:sz w:val="24"/>
            <w:szCs w:val="24"/>
          </w:rPr>
          <w:t>:</w:t>
        </w:r>
        <w:r w:rsidRPr="00033637">
          <w:rPr>
            <w:rFonts w:ascii="Times New Roman" w:hAnsi="Times New Roman" w:cs="Times New Roman"/>
            <w:bCs/>
            <w:sz w:val="24"/>
            <w:szCs w:val="24"/>
            <w:rPrChange w:id="6619" w:author="Mohammad Nayeem Hasan" w:date="2024-12-23T01:53:00Z" w16du:dateUtc="2024-12-22T19:53:00Z">
              <w:rPr>
                <w:rFonts w:ascii="Times New Roman" w:hAnsi="Times New Roman" w:cs="Times New Roman"/>
                <w:b/>
                <w:sz w:val="24"/>
                <w:szCs w:val="24"/>
              </w:rPr>
            </w:rPrChange>
          </w:rPr>
          <w:t xml:space="preserve"> data curation, formal analysis, investigation, methodology, project administration, </w:t>
        </w:r>
      </w:ins>
      <w:ins w:id="6620" w:author="Mohammad Nayeem Hasan" w:date="2024-11-05T14:14:00Z">
        <w:r w:rsidR="001B0170" w:rsidRPr="00033637">
          <w:rPr>
            <w:rFonts w:ascii="Times New Roman" w:hAnsi="Times New Roman" w:cs="Times New Roman"/>
            <w:bCs/>
            <w:sz w:val="24"/>
            <w:szCs w:val="24"/>
          </w:rPr>
          <w:t xml:space="preserve">validation, </w:t>
        </w:r>
      </w:ins>
      <w:ins w:id="6621" w:author="Mohammad Nayeem Hasan" w:date="2024-11-05T13:59:00Z">
        <w:r w:rsidRPr="00033637">
          <w:rPr>
            <w:rFonts w:ascii="Times New Roman" w:hAnsi="Times New Roman" w:cs="Times New Roman"/>
            <w:bCs/>
            <w:sz w:val="24"/>
            <w:szCs w:val="24"/>
            <w:rPrChange w:id="6622" w:author="Mohammad Nayeem Hasan" w:date="2024-12-23T01:53:00Z" w16du:dateUtc="2024-12-22T19:53:00Z">
              <w:rPr>
                <w:rFonts w:ascii="Times New Roman" w:hAnsi="Times New Roman" w:cs="Times New Roman"/>
                <w:b/>
                <w:sz w:val="24"/>
                <w:szCs w:val="24"/>
              </w:rPr>
            </w:rPrChange>
          </w:rPr>
          <w:t xml:space="preserve">writing–original draft. </w:t>
        </w:r>
      </w:ins>
    </w:p>
    <w:p w14:paraId="7FF7BC20" w14:textId="77777777" w:rsidR="0058318F" w:rsidRPr="00033637" w:rsidRDefault="00026D8E" w:rsidP="00F31FB2">
      <w:pPr>
        <w:spacing w:line="480" w:lineRule="auto"/>
        <w:rPr>
          <w:ins w:id="6623" w:author="Mohammad Nayeem Hasan" w:date="2024-12-23T01:51:00Z" w16du:dateUtc="2024-12-22T19:51:00Z"/>
          <w:rFonts w:ascii="Times New Roman" w:hAnsi="Times New Roman" w:cs="Times New Roman"/>
          <w:bCs/>
          <w:sz w:val="24"/>
          <w:szCs w:val="24"/>
        </w:rPr>
      </w:pPr>
      <w:ins w:id="6624" w:author="Mohammad Nayeem Hasan" w:date="2024-11-05T14:00:00Z">
        <w:r w:rsidRPr="00033637">
          <w:rPr>
            <w:rFonts w:ascii="Times New Roman" w:hAnsi="Times New Roman" w:cs="Times New Roman"/>
            <w:b/>
            <w:bCs/>
            <w:sz w:val="24"/>
            <w:szCs w:val="24"/>
            <w:rPrChange w:id="6625" w:author="Mohammad Nayeem Hasan" w:date="2024-12-23T01:53:00Z" w16du:dateUtc="2024-12-22T19:53:00Z">
              <w:rPr>
                <w:rFonts w:ascii="Times New Roman" w:hAnsi="Times New Roman" w:cs="Times New Roman"/>
                <w:sz w:val="24"/>
                <w:szCs w:val="24"/>
              </w:rPr>
            </w:rPrChange>
          </w:rPr>
          <w:t>M. Noor-e-</w:t>
        </w:r>
        <w:proofErr w:type="spellStart"/>
        <w:r w:rsidRPr="00033637">
          <w:rPr>
            <w:rFonts w:ascii="Times New Roman" w:hAnsi="Times New Roman" w:cs="Times New Roman"/>
            <w:b/>
            <w:bCs/>
            <w:sz w:val="24"/>
            <w:szCs w:val="24"/>
            <w:rPrChange w:id="6626" w:author="Mohammad Nayeem Hasan" w:date="2024-12-23T01:53:00Z" w16du:dateUtc="2024-12-22T19:53:00Z">
              <w:rPr>
                <w:rFonts w:ascii="Times New Roman" w:hAnsi="Times New Roman" w:cs="Times New Roman"/>
                <w:sz w:val="24"/>
                <w:szCs w:val="24"/>
              </w:rPr>
            </w:rPrChange>
          </w:rPr>
          <w:t>alam</w:t>
        </w:r>
        <w:proofErr w:type="spellEnd"/>
        <w:r w:rsidRPr="00033637">
          <w:rPr>
            <w:rFonts w:ascii="Times New Roman" w:hAnsi="Times New Roman" w:cs="Times New Roman"/>
            <w:b/>
            <w:bCs/>
            <w:sz w:val="24"/>
            <w:szCs w:val="24"/>
            <w:rPrChange w:id="6627" w:author="Mohammad Nayeem Hasan" w:date="2024-12-23T01:53:00Z" w16du:dateUtc="2024-12-22T19:53:00Z">
              <w:rPr>
                <w:rFonts w:ascii="Times New Roman" w:hAnsi="Times New Roman" w:cs="Times New Roman"/>
                <w:sz w:val="24"/>
                <w:szCs w:val="24"/>
              </w:rPr>
            </w:rPrChange>
          </w:rPr>
          <w:t xml:space="preserve"> Siddiqui</w:t>
        </w:r>
      </w:ins>
      <w:ins w:id="6628" w:author="Mohammad Nayeem Hasan" w:date="2024-11-05T13:59:00Z">
        <w:r w:rsidRPr="00033637">
          <w:rPr>
            <w:rFonts w:ascii="Times New Roman" w:hAnsi="Times New Roman" w:cs="Times New Roman"/>
            <w:b/>
            <w:bCs/>
            <w:sz w:val="24"/>
            <w:szCs w:val="24"/>
          </w:rPr>
          <w:t>:</w:t>
        </w:r>
        <w:r w:rsidRPr="00033637">
          <w:rPr>
            <w:rFonts w:ascii="Times New Roman" w:hAnsi="Times New Roman" w:cs="Times New Roman"/>
            <w:bCs/>
            <w:sz w:val="24"/>
            <w:szCs w:val="24"/>
            <w:rPrChange w:id="6629" w:author="Mohammad Nayeem Hasan" w:date="2024-12-23T01:53:00Z" w16du:dateUtc="2024-12-22T19:53:00Z">
              <w:rPr>
                <w:rFonts w:ascii="Times New Roman" w:hAnsi="Times New Roman" w:cs="Times New Roman"/>
                <w:b/>
                <w:sz w:val="24"/>
                <w:szCs w:val="24"/>
              </w:rPr>
            </w:rPrChange>
          </w:rPr>
          <w:t xml:space="preserve"> data curation, formal analysis, investigation, methodology, writing–original draft. </w:t>
        </w:r>
      </w:ins>
    </w:p>
    <w:p w14:paraId="6C325D67" w14:textId="77777777" w:rsidR="0058318F" w:rsidRPr="00033637" w:rsidRDefault="00026D8E" w:rsidP="00F31FB2">
      <w:pPr>
        <w:spacing w:line="480" w:lineRule="auto"/>
        <w:rPr>
          <w:ins w:id="6630" w:author="Mohammad Nayeem Hasan" w:date="2024-12-23T01:51:00Z" w16du:dateUtc="2024-12-22T19:51:00Z"/>
          <w:rFonts w:ascii="Times New Roman" w:hAnsi="Times New Roman" w:cs="Times New Roman"/>
          <w:bCs/>
          <w:sz w:val="24"/>
          <w:szCs w:val="24"/>
        </w:rPr>
      </w:pPr>
      <w:proofErr w:type="spellStart"/>
      <w:ins w:id="6631" w:author="Mohammad Nayeem Hasan" w:date="2024-11-05T14:01:00Z">
        <w:r w:rsidRPr="00033637">
          <w:rPr>
            <w:rFonts w:ascii="Times New Roman" w:hAnsi="Times New Roman" w:cs="Times New Roman"/>
            <w:b/>
            <w:bCs/>
            <w:sz w:val="24"/>
            <w:szCs w:val="24"/>
            <w:rPrChange w:id="6632" w:author="Mohammad Nayeem Hasan" w:date="2024-12-23T01:53:00Z" w16du:dateUtc="2024-12-22T19:53:00Z">
              <w:rPr>
                <w:rFonts w:ascii="Times New Roman" w:hAnsi="Times New Roman" w:cs="Times New Roman"/>
                <w:sz w:val="24"/>
                <w:szCs w:val="24"/>
              </w:rPr>
            </w:rPrChange>
          </w:rPr>
          <w:t>Mst</w:t>
        </w:r>
        <w:proofErr w:type="spellEnd"/>
        <w:r w:rsidRPr="00033637">
          <w:rPr>
            <w:rFonts w:ascii="Times New Roman" w:hAnsi="Times New Roman" w:cs="Times New Roman"/>
            <w:b/>
            <w:bCs/>
            <w:sz w:val="24"/>
            <w:szCs w:val="24"/>
            <w:rPrChange w:id="6633" w:author="Mohammad Nayeem Hasan" w:date="2024-12-23T01:53:00Z" w16du:dateUtc="2024-12-22T19:53:00Z">
              <w:rPr>
                <w:rFonts w:ascii="Times New Roman" w:hAnsi="Times New Roman" w:cs="Times New Roman"/>
                <w:sz w:val="24"/>
                <w:szCs w:val="24"/>
              </w:rPr>
            </w:rPrChange>
          </w:rPr>
          <w:t>. Farzana Akter</w:t>
        </w:r>
      </w:ins>
      <w:ins w:id="6634" w:author="Mohammad Nayeem Hasan" w:date="2024-11-05T13:59:00Z">
        <w:r w:rsidRPr="00033637">
          <w:rPr>
            <w:rFonts w:ascii="Times New Roman" w:hAnsi="Times New Roman" w:cs="Times New Roman"/>
            <w:b/>
            <w:bCs/>
            <w:sz w:val="24"/>
            <w:szCs w:val="24"/>
          </w:rPr>
          <w:t>:</w:t>
        </w:r>
        <w:r w:rsidRPr="00033637">
          <w:rPr>
            <w:rFonts w:ascii="Times New Roman" w:hAnsi="Times New Roman" w:cs="Times New Roman"/>
            <w:bCs/>
            <w:sz w:val="24"/>
            <w:szCs w:val="24"/>
            <w:rPrChange w:id="6635" w:author="Mohammad Nayeem Hasan" w:date="2024-12-23T01:53:00Z" w16du:dateUtc="2024-12-22T19:53:00Z">
              <w:rPr>
                <w:rFonts w:ascii="Times New Roman" w:hAnsi="Times New Roman" w:cs="Times New Roman"/>
                <w:b/>
                <w:sz w:val="24"/>
                <w:szCs w:val="24"/>
              </w:rPr>
            </w:rPrChange>
          </w:rPr>
          <w:t xml:space="preserve"> data curation, </w:t>
        </w:r>
      </w:ins>
      <w:ins w:id="6636" w:author="Mohammad Nayeem Hasan" w:date="2024-11-05T14:15:00Z">
        <w:r w:rsidR="001B0170" w:rsidRPr="00033637">
          <w:rPr>
            <w:rFonts w:ascii="Times New Roman" w:hAnsi="Times New Roman" w:cs="Times New Roman"/>
            <w:bCs/>
            <w:sz w:val="24"/>
            <w:szCs w:val="24"/>
          </w:rPr>
          <w:t xml:space="preserve">formal analysis, </w:t>
        </w:r>
      </w:ins>
      <w:ins w:id="6637" w:author="Mohammad Nayeem Hasan" w:date="2024-11-05T13:59:00Z">
        <w:r w:rsidRPr="00033637">
          <w:rPr>
            <w:rFonts w:ascii="Times New Roman" w:hAnsi="Times New Roman" w:cs="Times New Roman"/>
            <w:bCs/>
            <w:sz w:val="24"/>
            <w:szCs w:val="24"/>
            <w:rPrChange w:id="6638" w:author="Mohammad Nayeem Hasan" w:date="2024-12-23T01:53:00Z" w16du:dateUtc="2024-12-22T19:53:00Z">
              <w:rPr>
                <w:rFonts w:ascii="Times New Roman" w:hAnsi="Times New Roman" w:cs="Times New Roman"/>
                <w:b/>
                <w:sz w:val="24"/>
                <w:szCs w:val="24"/>
              </w:rPr>
            </w:rPrChange>
          </w:rPr>
          <w:t xml:space="preserve">methodology, writing–review and editing. </w:t>
        </w:r>
      </w:ins>
    </w:p>
    <w:p w14:paraId="7ECBFAB5" w14:textId="77777777" w:rsidR="0058318F" w:rsidRPr="00033637" w:rsidRDefault="001B0170" w:rsidP="00F31FB2">
      <w:pPr>
        <w:spacing w:line="480" w:lineRule="auto"/>
        <w:rPr>
          <w:ins w:id="6639" w:author="Mohammad Nayeem Hasan" w:date="2024-12-23T01:51:00Z" w16du:dateUtc="2024-12-22T19:51:00Z"/>
          <w:rFonts w:ascii="Times New Roman" w:hAnsi="Times New Roman" w:cs="Times New Roman"/>
          <w:bCs/>
          <w:sz w:val="24"/>
          <w:szCs w:val="24"/>
        </w:rPr>
      </w:pPr>
      <w:proofErr w:type="spellStart"/>
      <w:ins w:id="6640" w:author="Mohammad Nayeem Hasan" w:date="2024-11-05T14:12:00Z">
        <w:r w:rsidRPr="00033637">
          <w:rPr>
            <w:rFonts w:ascii="Times New Roman" w:hAnsi="Times New Roman" w:cs="Times New Roman"/>
            <w:b/>
            <w:bCs/>
            <w:sz w:val="24"/>
            <w:szCs w:val="24"/>
          </w:rPr>
          <w:t>Sabikunnaher</w:t>
        </w:r>
        <w:proofErr w:type="spellEnd"/>
        <w:r w:rsidRPr="00033637">
          <w:rPr>
            <w:rFonts w:ascii="Times New Roman" w:hAnsi="Times New Roman" w:cs="Times New Roman"/>
            <w:b/>
            <w:bCs/>
            <w:sz w:val="24"/>
            <w:szCs w:val="24"/>
          </w:rPr>
          <w:t xml:space="preserve"> Mitu:</w:t>
        </w:r>
        <w:r w:rsidRPr="00033637">
          <w:rPr>
            <w:rFonts w:ascii="Times New Roman" w:hAnsi="Times New Roman" w:cs="Times New Roman"/>
            <w:bCs/>
            <w:sz w:val="24"/>
            <w:szCs w:val="24"/>
          </w:rPr>
          <w:t xml:space="preserve"> data curation, </w:t>
        </w:r>
      </w:ins>
      <w:ins w:id="6641" w:author="Mohammad Nayeem Hasan" w:date="2024-11-05T14:15:00Z">
        <w:r w:rsidRPr="00033637">
          <w:rPr>
            <w:rFonts w:ascii="Times New Roman" w:hAnsi="Times New Roman" w:cs="Times New Roman"/>
            <w:bCs/>
            <w:sz w:val="24"/>
            <w:szCs w:val="24"/>
          </w:rPr>
          <w:t xml:space="preserve">formal analysis, </w:t>
        </w:r>
      </w:ins>
      <w:ins w:id="6642" w:author="Mohammad Nayeem Hasan" w:date="2024-11-05T14:12:00Z">
        <w:r w:rsidRPr="00033637">
          <w:rPr>
            <w:rFonts w:ascii="Times New Roman" w:hAnsi="Times New Roman" w:cs="Times New Roman"/>
            <w:bCs/>
            <w:sz w:val="24"/>
            <w:szCs w:val="24"/>
          </w:rPr>
          <w:t xml:space="preserve">methodology, writing–review and editing. </w:t>
        </w:r>
      </w:ins>
    </w:p>
    <w:p w14:paraId="19F9FD2E" w14:textId="77777777" w:rsidR="0058318F" w:rsidRPr="00033637" w:rsidRDefault="001B0170" w:rsidP="00F31FB2">
      <w:pPr>
        <w:spacing w:line="480" w:lineRule="auto"/>
        <w:rPr>
          <w:ins w:id="6643" w:author="Mohammad Nayeem Hasan" w:date="2024-12-23T01:51:00Z" w16du:dateUtc="2024-12-22T19:51:00Z"/>
          <w:rFonts w:ascii="Times New Roman" w:hAnsi="Times New Roman" w:cs="Times New Roman"/>
          <w:bCs/>
          <w:sz w:val="24"/>
          <w:szCs w:val="24"/>
        </w:rPr>
      </w:pPr>
      <w:ins w:id="6644" w:author="Mohammad Nayeem Hasan" w:date="2024-11-05T14:12:00Z">
        <w:r w:rsidRPr="00033637">
          <w:rPr>
            <w:rFonts w:ascii="Times New Roman" w:hAnsi="Times New Roman" w:cs="Times New Roman"/>
            <w:b/>
            <w:bCs/>
            <w:sz w:val="24"/>
            <w:szCs w:val="24"/>
          </w:rPr>
          <w:t>Muhammad Abdul Baker Chowdhury:</w:t>
        </w:r>
        <w:r w:rsidRPr="00033637">
          <w:rPr>
            <w:rFonts w:ascii="Times New Roman" w:hAnsi="Times New Roman" w:cs="Times New Roman"/>
            <w:bCs/>
            <w:sz w:val="24"/>
            <w:szCs w:val="24"/>
          </w:rPr>
          <w:t xml:space="preserve"> data curation, methodology, project administration, writing–review and editing. </w:t>
        </w:r>
      </w:ins>
    </w:p>
    <w:p w14:paraId="1A3F2762" w14:textId="021FD34E" w:rsidR="00A7717E" w:rsidRPr="00033637" w:rsidRDefault="001B0170" w:rsidP="00F31FB2">
      <w:pPr>
        <w:spacing w:line="480" w:lineRule="auto"/>
        <w:rPr>
          <w:ins w:id="6645" w:author="Mohammad Nayeem Hasan" w:date="2024-11-05T13:59:00Z"/>
          <w:rFonts w:ascii="Times New Roman" w:hAnsi="Times New Roman" w:cs="Times New Roman"/>
          <w:bCs/>
          <w:sz w:val="24"/>
          <w:szCs w:val="24"/>
          <w:rPrChange w:id="6646" w:author="Mohammad Nayeem Hasan" w:date="2024-12-23T01:53:00Z" w16du:dateUtc="2024-12-22T19:53:00Z">
            <w:rPr>
              <w:ins w:id="6647" w:author="Mohammad Nayeem Hasan" w:date="2024-11-05T13:59:00Z"/>
              <w:rFonts w:ascii="Times New Roman" w:hAnsi="Times New Roman" w:cs="Times New Roman"/>
              <w:b/>
              <w:sz w:val="24"/>
              <w:szCs w:val="24"/>
            </w:rPr>
          </w:rPrChange>
        </w:rPr>
        <w:pPrChange w:id="6648" w:author="Mohammad Nayeem Hasan" w:date="2024-12-23T01:38:00Z" w16du:dateUtc="2024-12-22T19:38:00Z">
          <w:pPr/>
        </w:pPrChange>
      </w:pPr>
      <w:ins w:id="6649" w:author="Mohammad Nayeem Hasan" w:date="2024-11-05T14:13:00Z">
        <w:r w:rsidRPr="00033637">
          <w:rPr>
            <w:rFonts w:ascii="Times New Roman" w:hAnsi="Times New Roman" w:cs="Times New Roman"/>
            <w:b/>
            <w:bCs/>
            <w:sz w:val="24"/>
            <w:szCs w:val="24"/>
          </w:rPr>
          <w:t>Md Jamal Uddin</w:t>
        </w:r>
      </w:ins>
      <w:ins w:id="6650" w:author="Mohammad Nayeem Hasan" w:date="2024-11-05T14:12:00Z">
        <w:r w:rsidRPr="00033637">
          <w:rPr>
            <w:rFonts w:ascii="Times New Roman" w:hAnsi="Times New Roman" w:cs="Times New Roman"/>
            <w:b/>
            <w:bCs/>
            <w:sz w:val="24"/>
            <w:szCs w:val="24"/>
          </w:rPr>
          <w:t>:</w:t>
        </w:r>
        <w:r w:rsidRPr="00033637">
          <w:rPr>
            <w:rFonts w:ascii="Times New Roman" w:hAnsi="Times New Roman" w:cs="Times New Roman"/>
            <w:bCs/>
            <w:sz w:val="24"/>
            <w:szCs w:val="24"/>
          </w:rPr>
          <w:t xml:space="preserve"> data curation, methodology, project administration, </w:t>
        </w:r>
      </w:ins>
      <w:ins w:id="6651" w:author="Mohammad Nayeem Hasan" w:date="2024-11-05T14:14:00Z">
        <w:r w:rsidRPr="00033637">
          <w:rPr>
            <w:rFonts w:ascii="Times New Roman" w:hAnsi="Times New Roman" w:cs="Times New Roman"/>
            <w:bCs/>
            <w:sz w:val="24"/>
            <w:szCs w:val="24"/>
          </w:rPr>
          <w:t xml:space="preserve">validation, </w:t>
        </w:r>
      </w:ins>
      <w:ins w:id="6652" w:author="Mohammad Nayeem Hasan" w:date="2024-11-05T14:12:00Z">
        <w:r w:rsidRPr="00033637">
          <w:rPr>
            <w:rFonts w:ascii="Times New Roman" w:hAnsi="Times New Roman" w:cs="Times New Roman"/>
            <w:bCs/>
            <w:sz w:val="24"/>
            <w:szCs w:val="24"/>
          </w:rPr>
          <w:t>writing–review</w:t>
        </w:r>
      </w:ins>
      <w:ins w:id="6653" w:author="Mohammad Nayeem Hasan" w:date="2024-11-05T14:15:00Z">
        <w:r w:rsidRPr="00033637">
          <w:rPr>
            <w:rFonts w:ascii="Times New Roman" w:hAnsi="Times New Roman" w:cs="Times New Roman"/>
            <w:bCs/>
            <w:sz w:val="24"/>
            <w:szCs w:val="24"/>
          </w:rPr>
          <w:t>,</w:t>
        </w:r>
      </w:ins>
      <w:ins w:id="6654" w:author="Mohammad Nayeem Hasan" w:date="2024-11-05T14:12:00Z">
        <w:r w:rsidRPr="00033637">
          <w:rPr>
            <w:rFonts w:ascii="Times New Roman" w:hAnsi="Times New Roman" w:cs="Times New Roman"/>
            <w:bCs/>
            <w:sz w:val="24"/>
            <w:szCs w:val="24"/>
          </w:rPr>
          <w:t xml:space="preserve"> and editing. </w:t>
        </w:r>
      </w:ins>
    </w:p>
    <w:p w14:paraId="2EBE533E" w14:textId="77777777" w:rsidR="0058318F" w:rsidRPr="00033637" w:rsidRDefault="0058318F" w:rsidP="0058318F">
      <w:pPr>
        <w:spacing w:line="480" w:lineRule="auto"/>
        <w:rPr>
          <w:ins w:id="6655" w:author="Mohammad Nayeem Hasan" w:date="2024-12-23T01:51:00Z" w16du:dateUtc="2024-12-22T19:51:00Z"/>
          <w:rFonts w:ascii="Times New Roman" w:hAnsi="Times New Roman" w:cs="Times New Roman"/>
          <w:sz w:val="24"/>
          <w:szCs w:val="24"/>
        </w:rPr>
      </w:pPr>
      <w:ins w:id="6656" w:author="Mohammad Nayeem Hasan" w:date="2024-12-23T01:51:00Z" w16du:dateUtc="2024-12-22T19:51:00Z">
        <w:r w:rsidRPr="00033637">
          <w:rPr>
            <w:rFonts w:ascii="Times New Roman" w:hAnsi="Times New Roman" w:cs="Times New Roman"/>
            <w:b/>
            <w:bCs/>
            <w:sz w:val="24"/>
            <w:szCs w:val="24"/>
          </w:rPr>
          <w:t>Data Availability</w:t>
        </w:r>
        <w:r w:rsidRPr="00033637">
          <w:rPr>
            <w:rFonts w:ascii="Times New Roman" w:hAnsi="Times New Roman" w:cs="Times New Roman"/>
            <w:sz w:val="24"/>
            <w:szCs w:val="24"/>
          </w:rPr>
          <w:t xml:space="preserve"> </w:t>
        </w:r>
      </w:ins>
    </w:p>
    <w:p w14:paraId="62B41D92" w14:textId="568C44EB" w:rsidR="00026D8E" w:rsidRPr="00033637" w:rsidRDefault="0058318F" w:rsidP="0058318F">
      <w:pPr>
        <w:spacing w:line="480" w:lineRule="auto"/>
        <w:rPr>
          <w:ins w:id="6657" w:author="Mohammad Nayeem Hasan" w:date="2024-11-05T13:59:00Z"/>
          <w:rFonts w:ascii="Times New Roman" w:hAnsi="Times New Roman" w:cs="Times New Roman"/>
          <w:b/>
          <w:sz w:val="24"/>
          <w:szCs w:val="24"/>
        </w:rPr>
        <w:pPrChange w:id="6658" w:author="Mohammad Nayeem Hasan" w:date="2024-12-23T01:38:00Z" w16du:dateUtc="2024-12-22T19:38:00Z">
          <w:pPr/>
        </w:pPrChange>
      </w:pPr>
      <w:ins w:id="6659" w:author="Mohammad Nayeem Hasan" w:date="2024-12-23T01:51:00Z" w16du:dateUtc="2024-12-22T19:51:00Z">
        <w:r w:rsidRPr="00033637">
          <w:rPr>
            <w:rFonts w:ascii="Times New Roman" w:hAnsi="Times New Roman" w:cs="Times New Roman"/>
            <w:bCs/>
            <w:sz w:val="24"/>
            <w:szCs w:val="24"/>
          </w:rPr>
          <w:t>The datasets were accessible to the public free of charge (https://mics.unicef.org/surveys).</w:t>
        </w:r>
      </w:ins>
    </w:p>
    <w:p w14:paraId="6977ABBF" w14:textId="77777777" w:rsidR="002F7C0D" w:rsidRPr="00033637" w:rsidRDefault="002F7C0D" w:rsidP="00F31FB2">
      <w:pPr>
        <w:spacing w:line="480" w:lineRule="auto"/>
        <w:rPr>
          <w:ins w:id="6660" w:author="Mohammad Nayeem Hasan" w:date="2024-11-05T13:37:00Z"/>
          <w:rFonts w:ascii="Times New Roman" w:hAnsi="Times New Roman" w:cs="Times New Roman"/>
          <w:b/>
          <w:sz w:val="24"/>
          <w:szCs w:val="24"/>
        </w:rPr>
      </w:pPr>
      <w:ins w:id="6661" w:author="Mohammad Nayeem Hasan" w:date="2024-11-05T13:37:00Z">
        <w:r w:rsidRPr="00033637">
          <w:rPr>
            <w:rFonts w:ascii="Times New Roman" w:hAnsi="Times New Roman" w:cs="Times New Roman"/>
            <w:b/>
            <w:sz w:val="24"/>
            <w:szCs w:val="24"/>
          </w:rPr>
          <w:t>Conflicts of interest</w:t>
        </w:r>
      </w:ins>
    </w:p>
    <w:p w14:paraId="2F04A26B" w14:textId="77777777" w:rsidR="002F7C0D" w:rsidRPr="00033637" w:rsidRDefault="002F7C0D" w:rsidP="00F31FB2">
      <w:pPr>
        <w:spacing w:line="480" w:lineRule="auto"/>
        <w:rPr>
          <w:ins w:id="6662" w:author="Mohammad Nayeem Hasan" w:date="2024-11-05T13:39:00Z"/>
          <w:rFonts w:ascii="Times New Roman" w:hAnsi="Times New Roman" w:cs="Times New Roman"/>
          <w:sz w:val="24"/>
          <w:szCs w:val="24"/>
        </w:rPr>
      </w:pPr>
      <w:ins w:id="6663" w:author="Mohammad Nayeem Hasan" w:date="2024-11-05T13:37:00Z">
        <w:r w:rsidRPr="00033637">
          <w:rPr>
            <w:rFonts w:ascii="Times New Roman" w:hAnsi="Times New Roman" w:cs="Times New Roman"/>
            <w:sz w:val="24"/>
            <w:szCs w:val="24"/>
          </w:rPr>
          <w:t>No potential conflict of interest was reported by the authors.</w:t>
        </w:r>
      </w:ins>
    </w:p>
    <w:p w14:paraId="10FBC7FC" w14:textId="7AFF218F" w:rsidR="002F7C0D" w:rsidRPr="00033637" w:rsidDel="002F7C0D" w:rsidRDefault="002F7C0D" w:rsidP="00F31FB2">
      <w:pPr>
        <w:spacing w:line="480" w:lineRule="auto"/>
        <w:rPr>
          <w:del w:id="6664" w:author="Mohammad Nayeem Hasan" w:date="2024-11-05T13:38:00Z"/>
          <w:rFonts w:ascii="Times New Roman" w:hAnsi="Times New Roman" w:cs="Times New Roman"/>
          <w:sz w:val="24"/>
          <w:szCs w:val="24"/>
        </w:rPr>
        <w:pPrChange w:id="6665" w:author="Mohammad Nayeem Hasan" w:date="2024-12-23T01:38:00Z" w16du:dateUtc="2024-12-22T19:38:00Z">
          <w:pPr/>
        </w:pPrChange>
      </w:pPr>
    </w:p>
    <w:p w14:paraId="37C2E0E3" w14:textId="77777777" w:rsidR="00B010D0" w:rsidRPr="00033637" w:rsidDel="00F931F1" w:rsidRDefault="00B010D0" w:rsidP="00F31FB2">
      <w:pPr>
        <w:spacing w:line="480" w:lineRule="auto"/>
        <w:rPr>
          <w:del w:id="6666" w:author="Mohammad Nayeem Hasan" w:date="2024-11-04T03:41:00Z"/>
          <w:rFonts w:ascii="Times New Roman" w:hAnsi="Times New Roman" w:cs="Times New Roman"/>
          <w:sz w:val="24"/>
          <w:szCs w:val="24"/>
        </w:rPr>
        <w:pPrChange w:id="6667" w:author="Mohammad Nayeem Hasan" w:date="2024-12-23T01:38:00Z" w16du:dateUtc="2024-12-22T19:38:00Z">
          <w:pPr/>
        </w:pPrChange>
      </w:pPr>
    </w:p>
    <w:p w14:paraId="658DF915" w14:textId="7DCA3006" w:rsidR="00275578" w:rsidRPr="00033637" w:rsidDel="002F15B1" w:rsidRDefault="00275578" w:rsidP="00F31FB2">
      <w:pPr>
        <w:spacing w:line="480" w:lineRule="auto"/>
        <w:rPr>
          <w:del w:id="6668" w:author="Mohammad Nayeem Hasan" w:date="2024-12-22T22:07:00Z" w16du:dateUtc="2024-12-22T16:07:00Z"/>
          <w:rFonts w:ascii="Times New Roman" w:hAnsi="Times New Roman" w:cs="Times New Roman"/>
          <w:sz w:val="24"/>
          <w:szCs w:val="24"/>
          <w:rPrChange w:id="6669" w:author="Mohammad Nayeem Hasan" w:date="2024-12-23T01:53:00Z" w16du:dateUtc="2024-12-22T19:53:00Z">
            <w:rPr>
              <w:del w:id="6670" w:author="Mohammad Nayeem Hasan" w:date="2024-12-22T22:07:00Z" w16du:dateUtc="2024-12-22T16:07:00Z"/>
              <w:rFonts w:ascii="Times New Roman" w:hAnsi="Times New Roman" w:cs="Times New Roman"/>
              <w:b/>
              <w:sz w:val="24"/>
              <w:szCs w:val="24"/>
            </w:rPr>
          </w:rPrChange>
        </w:rPr>
        <w:pPrChange w:id="6671" w:author="Mohammad Nayeem Hasan" w:date="2024-12-23T01:38:00Z" w16du:dateUtc="2024-12-22T19:38:00Z">
          <w:pPr>
            <w:spacing w:line="240" w:lineRule="auto"/>
          </w:pPr>
        </w:pPrChange>
      </w:pPr>
      <w:del w:id="6672" w:author="Mohammad Nayeem Hasan" w:date="2024-12-23T00:31:00Z" w16du:dateUtc="2024-12-22T18:31:00Z">
        <w:r w:rsidRPr="00033637" w:rsidDel="00D70918">
          <w:rPr>
            <w:rFonts w:ascii="Times New Roman" w:hAnsi="Times New Roman" w:cs="Times New Roman"/>
            <w:sz w:val="24"/>
            <w:szCs w:val="24"/>
            <w:rPrChange w:id="6673" w:author="Mohammad Nayeem Hasan" w:date="2024-12-23T01:53:00Z" w16du:dateUtc="2024-12-22T19:53:00Z">
              <w:rPr>
                <w:rFonts w:ascii="Times New Roman" w:hAnsi="Times New Roman" w:cs="Times New Roman"/>
                <w:b/>
                <w:sz w:val="24"/>
                <w:szCs w:val="24"/>
              </w:rPr>
            </w:rPrChange>
          </w:rPr>
          <w:delText>Reference</w:delText>
        </w:r>
        <w:r w:rsidR="00CE18AA" w:rsidRPr="00033637" w:rsidDel="00D70918">
          <w:rPr>
            <w:rFonts w:ascii="Times New Roman" w:hAnsi="Times New Roman" w:cs="Times New Roman"/>
            <w:sz w:val="24"/>
            <w:szCs w:val="24"/>
            <w:rPrChange w:id="6674" w:author="Mohammad Nayeem Hasan" w:date="2024-12-23T01:53:00Z" w16du:dateUtc="2024-12-22T19:53:00Z">
              <w:rPr>
                <w:rFonts w:ascii="Times New Roman" w:hAnsi="Times New Roman" w:cs="Times New Roman"/>
                <w:b/>
                <w:sz w:val="24"/>
                <w:szCs w:val="24"/>
              </w:rPr>
            </w:rPrChange>
          </w:rPr>
          <w:delText>s</w:delText>
        </w:r>
      </w:del>
    </w:p>
    <w:p w14:paraId="2F449A0C" w14:textId="2A7E62EB" w:rsidR="00B651A4" w:rsidRPr="00033637" w:rsidDel="009E68A7" w:rsidRDefault="00275578" w:rsidP="00F31FB2">
      <w:pPr>
        <w:spacing w:line="480" w:lineRule="auto"/>
        <w:rPr>
          <w:del w:id="6675" w:author="Mohammad Nayeem Hasan" w:date="2024-12-22T21:41:00Z" w16du:dateUtc="2024-12-22T15:41:00Z"/>
          <w:rFonts w:ascii="Times New Roman" w:hAnsi="Times New Roman" w:cs="Times New Roman"/>
          <w:sz w:val="24"/>
          <w:szCs w:val="24"/>
        </w:rPr>
        <w:pPrChange w:id="6676" w:author="Mohammad Nayeem Hasan" w:date="2024-12-23T01:38:00Z" w16du:dateUtc="2024-12-22T19:38:00Z">
          <w:pPr>
            <w:pStyle w:val="Bibliography"/>
          </w:pPr>
        </w:pPrChange>
      </w:pPr>
      <w:del w:id="6677" w:author="Mohammad Nayeem Hasan" w:date="2024-12-22T21:41:00Z" w16du:dateUtc="2024-12-22T15:41:00Z">
        <w:r w:rsidRPr="00033637" w:rsidDel="009E68A7">
          <w:rPr>
            <w:rFonts w:ascii="Times New Roman" w:hAnsi="Times New Roman" w:cs="Times New Roman"/>
            <w:sz w:val="24"/>
            <w:szCs w:val="24"/>
          </w:rPr>
          <w:fldChar w:fldCharType="begin"/>
        </w:r>
        <w:r w:rsidR="00B651A4" w:rsidRPr="00033637" w:rsidDel="009E68A7">
          <w:rPr>
            <w:rFonts w:ascii="Times New Roman" w:hAnsi="Times New Roman" w:cs="Times New Roman"/>
            <w:sz w:val="24"/>
            <w:szCs w:val="24"/>
          </w:rPr>
          <w:delInstrText xml:space="preserve"> ADDIN ZOTERO_BIBL {"uncited":[],"omitted":[],"custom":[]} CSL_BIBLIOGRAPHY </w:delInstrText>
        </w:r>
        <w:r w:rsidRPr="00033637" w:rsidDel="009E68A7">
          <w:rPr>
            <w:rFonts w:ascii="Times New Roman" w:hAnsi="Times New Roman" w:cs="Times New Roman"/>
            <w:sz w:val="24"/>
            <w:szCs w:val="24"/>
          </w:rPr>
          <w:fldChar w:fldCharType="separate"/>
        </w:r>
        <w:r w:rsidR="00B651A4" w:rsidRPr="00033637" w:rsidDel="009E68A7">
          <w:rPr>
            <w:rFonts w:ascii="Times New Roman" w:hAnsi="Times New Roman" w:cs="Times New Roman"/>
            <w:sz w:val="24"/>
            <w:szCs w:val="24"/>
          </w:rPr>
          <w:delText xml:space="preserve">Ahmed, T., Mahfuz, M., Ireen, S., Ahmed, A. M. S., Rahman, S., Islam, M. M., … Cravioto, A. (2012). Nutrition of children and women in Bangladesh: Trends and directions for the future. </w:delText>
        </w:r>
        <w:r w:rsidR="00B651A4" w:rsidRPr="00033637" w:rsidDel="009E68A7">
          <w:rPr>
            <w:rFonts w:ascii="Times New Roman" w:hAnsi="Times New Roman" w:cs="Times New Roman"/>
            <w:sz w:val="24"/>
            <w:szCs w:val="24"/>
            <w:rPrChange w:id="6678" w:author="Mohammad Nayeem Hasan" w:date="2024-12-23T01:53:00Z" w16du:dateUtc="2024-12-22T19:53:00Z">
              <w:rPr>
                <w:rFonts w:ascii="Times New Roman" w:hAnsi="Times New Roman" w:cs="Times New Roman"/>
                <w:i/>
                <w:iCs/>
                <w:sz w:val="24"/>
                <w:szCs w:val="24"/>
              </w:rPr>
            </w:rPrChange>
          </w:rPr>
          <w:delText>Journal of Health, Population, and Nutrition</w:delText>
        </w:r>
        <w:r w:rsidR="00B651A4" w:rsidRPr="00033637" w:rsidDel="009E68A7">
          <w:rPr>
            <w:rFonts w:ascii="Times New Roman" w:hAnsi="Times New Roman" w:cs="Times New Roman"/>
            <w:sz w:val="24"/>
            <w:szCs w:val="24"/>
          </w:rPr>
          <w:delText xml:space="preserve">, </w:delText>
        </w:r>
        <w:r w:rsidR="00B651A4" w:rsidRPr="00033637" w:rsidDel="009E68A7">
          <w:rPr>
            <w:rFonts w:ascii="Times New Roman" w:hAnsi="Times New Roman" w:cs="Times New Roman"/>
            <w:sz w:val="24"/>
            <w:szCs w:val="24"/>
            <w:rPrChange w:id="6679" w:author="Mohammad Nayeem Hasan" w:date="2024-12-23T01:53:00Z" w16du:dateUtc="2024-12-22T19:53:00Z">
              <w:rPr>
                <w:rFonts w:ascii="Times New Roman" w:hAnsi="Times New Roman" w:cs="Times New Roman"/>
                <w:i/>
                <w:iCs/>
                <w:sz w:val="24"/>
                <w:szCs w:val="24"/>
              </w:rPr>
            </w:rPrChange>
          </w:rPr>
          <w:delText>30</w:delText>
        </w:r>
        <w:r w:rsidR="00B651A4" w:rsidRPr="00033637" w:rsidDel="009E68A7">
          <w:rPr>
            <w:rFonts w:ascii="Times New Roman" w:hAnsi="Times New Roman" w:cs="Times New Roman"/>
            <w:sz w:val="24"/>
            <w:szCs w:val="24"/>
          </w:rPr>
          <w:delText>(1), 1–11. https://doi.org/10.3329/jhpn.v30i1.11268</w:delText>
        </w:r>
      </w:del>
    </w:p>
    <w:p w14:paraId="75D6908E" w14:textId="40D37058" w:rsidR="00B651A4" w:rsidRPr="00033637" w:rsidDel="009E68A7" w:rsidRDefault="00B651A4" w:rsidP="00F31FB2">
      <w:pPr>
        <w:spacing w:line="480" w:lineRule="auto"/>
        <w:rPr>
          <w:del w:id="6680" w:author="Mohammad Nayeem Hasan" w:date="2024-12-22T21:41:00Z" w16du:dateUtc="2024-12-22T15:41:00Z"/>
          <w:rFonts w:ascii="Times New Roman" w:hAnsi="Times New Roman" w:cs="Times New Roman"/>
          <w:sz w:val="24"/>
          <w:szCs w:val="24"/>
        </w:rPr>
        <w:pPrChange w:id="6681" w:author="Mohammad Nayeem Hasan" w:date="2024-12-23T01:38:00Z" w16du:dateUtc="2024-12-22T19:38:00Z">
          <w:pPr>
            <w:pStyle w:val="Bibliography"/>
          </w:pPr>
        </w:pPrChange>
      </w:pPr>
      <w:del w:id="6682" w:author="Mohammad Nayeem Hasan" w:date="2024-12-22T21:41:00Z" w16du:dateUtc="2024-12-22T15:41:00Z">
        <w:r w:rsidRPr="00033637" w:rsidDel="009E68A7">
          <w:rPr>
            <w:rFonts w:ascii="Times New Roman" w:hAnsi="Times New Roman" w:cs="Times New Roman"/>
            <w:sz w:val="24"/>
            <w:szCs w:val="24"/>
          </w:rPr>
          <w:delText xml:space="preserve">Akaike, H. (1974). A new look at the statistical model identification. </w:delText>
        </w:r>
        <w:r w:rsidRPr="00033637" w:rsidDel="009E68A7">
          <w:rPr>
            <w:rFonts w:ascii="Times New Roman" w:hAnsi="Times New Roman" w:cs="Times New Roman"/>
            <w:sz w:val="24"/>
            <w:szCs w:val="24"/>
            <w:rPrChange w:id="6683" w:author="Mohammad Nayeem Hasan" w:date="2024-12-23T01:53:00Z" w16du:dateUtc="2024-12-22T19:53:00Z">
              <w:rPr>
                <w:rFonts w:ascii="Times New Roman" w:hAnsi="Times New Roman" w:cs="Times New Roman"/>
                <w:i/>
                <w:iCs/>
                <w:sz w:val="24"/>
                <w:szCs w:val="24"/>
              </w:rPr>
            </w:rPrChange>
          </w:rPr>
          <w:delText>IEEE Transactions on Automatic Control</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684" w:author="Mohammad Nayeem Hasan" w:date="2024-12-23T01:53:00Z" w16du:dateUtc="2024-12-22T19:53:00Z">
              <w:rPr>
                <w:rFonts w:ascii="Times New Roman" w:hAnsi="Times New Roman" w:cs="Times New Roman"/>
                <w:i/>
                <w:iCs/>
                <w:sz w:val="24"/>
                <w:szCs w:val="24"/>
              </w:rPr>
            </w:rPrChange>
          </w:rPr>
          <w:delText>19</w:delText>
        </w:r>
        <w:r w:rsidRPr="00033637" w:rsidDel="009E68A7">
          <w:rPr>
            <w:rFonts w:ascii="Times New Roman" w:hAnsi="Times New Roman" w:cs="Times New Roman"/>
            <w:sz w:val="24"/>
            <w:szCs w:val="24"/>
          </w:rPr>
          <w:delText>(6), 716–723. https://doi.org/10.1109/TAC.1974.1100705</w:delText>
        </w:r>
      </w:del>
    </w:p>
    <w:p w14:paraId="43747B64" w14:textId="6DBE26CC" w:rsidR="00B651A4" w:rsidRPr="00033637" w:rsidDel="009E68A7" w:rsidRDefault="00B651A4" w:rsidP="00F31FB2">
      <w:pPr>
        <w:spacing w:line="480" w:lineRule="auto"/>
        <w:rPr>
          <w:del w:id="6685" w:author="Mohammad Nayeem Hasan" w:date="2024-12-22T21:41:00Z" w16du:dateUtc="2024-12-22T15:41:00Z"/>
          <w:rFonts w:ascii="Times New Roman" w:hAnsi="Times New Roman" w:cs="Times New Roman"/>
          <w:sz w:val="24"/>
          <w:szCs w:val="24"/>
        </w:rPr>
        <w:pPrChange w:id="6686" w:author="Mohammad Nayeem Hasan" w:date="2024-12-23T01:38:00Z" w16du:dateUtc="2024-12-22T19:38:00Z">
          <w:pPr>
            <w:pStyle w:val="Bibliography"/>
          </w:pPr>
        </w:pPrChange>
      </w:pPr>
      <w:del w:id="6687" w:author="Mohammad Nayeem Hasan" w:date="2024-12-22T21:41:00Z" w16du:dateUtc="2024-12-22T15:41:00Z">
        <w:r w:rsidRPr="00033637" w:rsidDel="009E68A7">
          <w:rPr>
            <w:rFonts w:ascii="Times New Roman" w:hAnsi="Times New Roman" w:cs="Times New Roman"/>
            <w:sz w:val="24"/>
            <w:szCs w:val="24"/>
          </w:rPr>
          <w:delText xml:space="preserve">Alam, M. J. (2007). </w:delText>
        </w:r>
        <w:r w:rsidRPr="00033637" w:rsidDel="009E68A7">
          <w:rPr>
            <w:rFonts w:ascii="Times New Roman" w:hAnsi="Times New Roman" w:cs="Times New Roman"/>
            <w:sz w:val="24"/>
            <w:szCs w:val="24"/>
            <w:rPrChange w:id="6688" w:author="Mohammad Nayeem Hasan" w:date="2024-12-23T01:53:00Z" w16du:dateUtc="2024-12-22T19:53:00Z">
              <w:rPr>
                <w:rFonts w:ascii="Times New Roman" w:hAnsi="Times New Roman" w:cs="Times New Roman"/>
                <w:i/>
                <w:iCs/>
                <w:sz w:val="24"/>
                <w:szCs w:val="24"/>
              </w:rPr>
            </w:rPrChange>
          </w:rPr>
          <w:delText>Water quality tests and behavioral factors of child diarrhoea in Dhaka slums</w:delText>
        </w:r>
        <w:r w:rsidRPr="00033637" w:rsidDel="009E68A7">
          <w:rPr>
            <w:rFonts w:ascii="Times New Roman" w:hAnsi="Times New Roman" w:cs="Times New Roman"/>
            <w:sz w:val="24"/>
            <w:szCs w:val="24"/>
          </w:rPr>
          <w:delText>. Retrieved from http://dspace.bracu.ac.bd/xmlui/handle/10361/394</w:delText>
        </w:r>
      </w:del>
    </w:p>
    <w:p w14:paraId="66AE8311" w14:textId="2CBBEE5C" w:rsidR="00B651A4" w:rsidRPr="00033637" w:rsidDel="009E68A7" w:rsidRDefault="00B651A4" w:rsidP="00F31FB2">
      <w:pPr>
        <w:spacing w:line="480" w:lineRule="auto"/>
        <w:rPr>
          <w:del w:id="6689" w:author="Mohammad Nayeem Hasan" w:date="2024-12-22T21:41:00Z" w16du:dateUtc="2024-12-22T15:41:00Z"/>
          <w:rFonts w:ascii="Times New Roman" w:hAnsi="Times New Roman" w:cs="Times New Roman"/>
          <w:sz w:val="24"/>
          <w:szCs w:val="24"/>
        </w:rPr>
        <w:pPrChange w:id="6690" w:author="Mohammad Nayeem Hasan" w:date="2024-12-23T01:38:00Z" w16du:dateUtc="2024-12-22T19:38:00Z">
          <w:pPr>
            <w:pStyle w:val="Bibliography"/>
          </w:pPr>
        </w:pPrChange>
      </w:pPr>
      <w:del w:id="6691" w:author="Mohammad Nayeem Hasan" w:date="2024-12-22T21:41:00Z" w16du:dateUtc="2024-12-22T15:41:00Z">
        <w:r w:rsidRPr="00033637" w:rsidDel="009E68A7">
          <w:rPr>
            <w:rFonts w:ascii="Times New Roman" w:hAnsi="Times New Roman" w:cs="Times New Roman"/>
            <w:sz w:val="24"/>
            <w:szCs w:val="24"/>
          </w:rPr>
          <w:delText xml:space="preserve">Alam, T., Ahmed, T., Sarmin, M., Shahrin, L., Afroze, F., Sharifuzzaman, … Chisti, M. J. (2017). Risk Factors for Death in Bangladeshi Children Under 5 Years of Age Hospitalized for Diarrhea and Severe Respiratory Distress in an Urban Critical Care Ward. </w:delText>
        </w:r>
        <w:r w:rsidRPr="00033637" w:rsidDel="009E68A7">
          <w:rPr>
            <w:rFonts w:ascii="Times New Roman" w:hAnsi="Times New Roman" w:cs="Times New Roman"/>
            <w:sz w:val="24"/>
            <w:szCs w:val="24"/>
            <w:rPrChange w:id="6692" w:author="Mohammad Nayeem Hasan" w:date="2024-12-23T01:53:00Z" w16du:dateUtc="2024-12-22T19:53:00Z">
              <w:rPr>
                <w:rFonts w:ascii="Times New Roman" w:hAnsi="Times New Roman" w:cs="Times New Roman"/>
                <w:i/>
                <w:iCs/>
                <w:sz w:val="24"/>
                <w:szCs w:val="24"/>
              </w:rPr>
            </w:rPrChange>
          </w:rPr>
          <w:delText>Global Pediatric Health</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693" w:author="Mohammad Nayeem Hasan" w:date="2024-12-23T01:53:00Z" w16du:dateUtc="2024-12-22T19:53:00Z">
              <w:rPr>
                <w:rFonts w:ascii="Times New Roman" w:hAnsi="Times New Roman" w:cs="Times New Roman"/>
                <w:i/>
                <w:iCs/>
                <w:sz w:val="24"/>
                <w:szCs w:val="24"/>
              </w:rPr>
            </w:rPrChange>
          </w:rPr>
          <w:delText>4</w:delText>
        </w:r>
        <w:r w:rsidRPr="00033637" w:rsidDel="009E68A7">
          <w:rPr>
            <w:rFonts w:ascii="Times New Roman" w:hAnsi="Times New Roman" w:cs="Times New Roman"/>
            <w:sz w:val="24"/>
            <w:szCs w:val="24"/>
          </w:rPr>
          <w:delText>, 2333794X17696685. https://doi.org/10.1177/2333794X17696685</w:delText>
        </w:r>
      </w:del>
    </w:p>
    <w:p w14:paraId="4FE717EA" w14:textId="22020086" w:rsidR="00B651A4" w:rsidRPr="00033637" w:rsidDel="009E68A7" w:rsidRDefault="00B651A4" w:rsidP="00F31FB2">
      <w:pPr>
        <w:spacing w:line="480" w:lineRule="auto"/>
        <w:rPr>
          <w:del w:id="6694" w:author="Mohammad Nayeem Hasan" w:date="2024-12-22T21:41:00Z" w16du:dateUtc="2024-12-22T15:41:00Z"/>
          <w:rFonts w:ascii="Times New Roman" w:hAnsi="Times New Roman" w:cs="Times New Roman"/>
          <w:sz w:val="24"/>
          <w:szCs w:val="24"/>
        </w:rPr>
        <w:pPrChange w:id="6695" w:author="Mohammad Nayeem Hasan" w:date="2024-12-23T01:38:00Z" w16du:dateUtc="2024-12-22T19:38:00Z">
          <w:pPr>
            <w:pStyle w:val="Bibliography"/>
          </w:pPr>
        </w:pPrChange>
      </w:pPr>
      <w:del w:id="6696" w:author="Mohammad Nayeem Hasan" w:date="2024-12-22T21:41:00Z" w16du:dateUtc="2024-12-22T15:41:00Z">
        <w:r w:rsidRPr="00033637" w:rsidDel="009E68A7">
          <w:rPr>
            <w:rFonts w:ascii="Times New Roman" w:hAnsi="Times New Roman" w:cs="Times New Roman"/>
            <w:sz w:val="24"/>
            <w:szCs w:val="24"/>
          </w:rPr>
          <w:delText xml:space="preserve">Bado, A. R., Susuman, A. S., &amp; Nebie, E. I. (2016). Trends and risk factors for childhood diarrhea in sub-Saharan countries (1990–2013): Assessing the neighborhood inequalities. </w:delText>
        </w:r>
        <w:r w:rsidRPr="00033637" w:rsidDel="009E68A7">
          <w:rPr>
            <w:rFonts w:ascii="Times New Roman" w:hAnsi="Times New Roman" w:cs="Times New Roman"/>
            <w:sz w:val="24"/>
            <w:szCs w:val="24"/>
            <w:rPrChange w:id="6697" w:author="Mohammad Nayeem Hasan" w:date="2024-12-23T01:53:00Z" w16du:dateUtc="2024-12-22T19:53:00Z">
              <w:rPr>
                <w:rFonts w:ascii="Times New Roman" w:hAnsi="Times New Roman" w:cs="Times New Roman"/>
                <w:i/>
                <w:iCs/>
                <w:sz w:val="24"/>
                <w:szCs w:val="24"/>
              </w:rPr>
            </w:rPrChange>
          </w:rPr>
          <w:delText>Global Health Action</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698" w:author="Mohammad Nayeem Hasan" w:date="2024-12-23T01:53:00Z" w16du:dateUtc="2024-12-22T19:53:00Z">
              <w:rPr>
                <w:rFonts w:ascii="Times New Roman" w:hAnsi="Times New Roman" w:cs="Times New Roman"/>
                <w:i/>
                <w:iCs/>
                <w:sz w:val="24"/>
                <w:szCs w:val="24"/>
              </w:rPr>
            </w:rPrChange>
          </w:rPr>
          <w:delText>9</w:delText>
        </w:r>
        <w:r w:rsidRPr="00033637" w:rsidDel="009E68A7">
          <w:rPr>
            <w:rFonts w:ascii="Times New Roman" w:hAnsi="Times New Roman" w:cs="Times New Roman"/>
            <w:sz w:val="24"/>
            <w:szCs w:val="24"/>
          </w:rPr>
          <w:delText>(1), 30166. https://doi.org/10.3402/gha.v9.30166</w:delText>
        </w:r>
      </w:del>
    </w:p>
    <w:p w14:paraId="6F8D45B2" w14:textId="4ED903E1" w:rsidR="00B651A4" w:rsidRPr="00033637" w:rsidDel="009E68A7" w:rsidRDefault="00B651A4" w:rsidP="00F31FB2">
      <w:pPr>
        <w:spacing w:line="480" w:lineRule="auto"/>
        <w:rPr>
          <w:del w:id="6699" w:author="Mohammad Nayeem Hasan" w:date="2024-12-22T21:41:00Z" w16du:dateUtc="2024-12-22T15:41:00Z"/>
          <w:rFonts w:ascii="Times New Roman" w:hAnsi="Times New Roman" w:cs="Times New Roman"/>
          <w:sz w:val="24"/>
          <w:szCs w:val="24"/>
        </w:rPr>
        <w:pPrChange w:id="6700" w:author="Mohammad Nayeem Hasan" w:date="2024-12-23T01:38:00Z" w16du:dateUtc="2024-12-22T19:38:00Z">
          <w:pPr>
            <w:pStyle w:val="Bibliography"/>
          </w:pPr>
        </w:pPrChange>
      </w:pPr>
      <w:del w:id="6701" w:author="Mohammad Nayeem Hasan" w:date="2024-12-22T21:41:00Z" w16du:dateUtc="2024-12-22T15:41:00Z">
        <w:r w:rsidRPr="00033637" w:rsidDel="009E68A7">
          <w:rPr>
            <w:rFonts w:ascii="Times New Roman" w:hAnsi="Times New Roman" w:cs="Times New Roman"/>
            <w:sz w:val="24"/>
            <w:szCs w:val="24"/>
          </w:rPr>
          <w:delText xml:space="preserve">Baker, K. K., O’Reilly, C. E., Levine, M. M., Kotloff, K. L., Nataro, J. P., Ayers, T. L., … Mintz, E. D. (2016). Sanitation and Hygiene-Specific Risk Factors for Moderate-to-Severe Diarrhea in Young Children in the Global Enteric Multicenter Study, 2007–2011: Case-Control Study. </w:delText>
        </w:r>
        <w:r w:rsidRPr="00033637" w:rsidDel="009E68A7">
          <w:rPr>
            <w:rFonts w:ascii="Times New Roman" w:hAnsi="Times New Roman" w:cs="Times New Roman"/>
            <w:sz w:val="24"/>
            <w:szCs w:val="24"/>
            <w:rPrChange w:id="6702" w:author="Mohammad Nayeem Hasan" w:date="2024-12-23T01:53:00Z" w16du:dateUtc="2024-12-22T19:53:00Z">
              <w:rPr>
                <w:rFonts w:ascii="Times New Roman" w:hAnsi="Times New Roman" w:cs="Times New Roman"/>
                <w:i/>
                <w:iCs/>
                <w:sz w:val="24"/>
                <w:szCs w:val="24"/>
              </w:rPr>
            </w:rPrChange>
          </w:rPr>
          <w:delText>PLOS Medicine</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703" w:author="Mohammad Nayeem Hasan" w:date="2024-12-23T01:53:00Z" w16du:dateUtc="2024-12-22T19:53:00Z">
              <w:rPr>
                <w:rFonts w:ascii="Times New Roman" w:hAnsi="Times New Roman" w:cs="Times New Roman"/>
                <w:i/>
                <w:iCs/>
                <w:sz w:val="24"/>
                <w:szCs w:val="24"/>
              </w:rPr>
            </w:rPrChange>
          </w:rPr>
          <w:delText>13</w:delText>
        </w:r>
        <w:r w:rsidRPr="00033637" w:rsidDel="009E68A7">
          <w:rPr>
            <w:rFonts w:ascii="Times New Roman" w:hAnsi="Times New Roman" w:cs="Times New Roman"/>
            <w:sz w:val="24"/>
            <w:szCs w:val="24"/>
          </w:rPr>
          <w:delText>(5), e1002010. https://doi.org/10.1371/journal.pmed.1002010</w:delText>
        </w:r>
      </w:del>
    </w:p>
    <w:p w14:paraId="19B7A7C4" w14:textId="4341CF83" w:rsidR="00B651A4" w:rsidRPr="00033637" w:rsidDel="009E68A7" w:rsidRDefault="00B651A4" w:rsidP="00F31FB2">
      <w:pPr>
        <w:spacing w:line="480" w:lineRule="auto"/>
        <w:rPr>
          <w:del w:id="6704" w:author="Mohammad Nayeem Hasan" w:date="2024-12-22T21:41:00Z" w16du:dateUtc="2024-12-22T15:41:00Z"/>
          <w:rFonts w:ascii="Times New Roman" w:hAnsi="Times New Roman" w:cs="Times New Roman"/>
          <w:sz w:val="24"/>
          <w:szCs w:val="24"/>
        </w:rPr>
        <w:pPrChange w:id="6705" w:author="Mohammad Nayeem Hasan" w:date="2024-12-23T01:38:00Z" w16du:dateUtc="2024-12-22T19:38:00Z">
          <w:pPr>
            <w:pStyle w:val="Bibliography"/>
          </w:pPr>
        </w:pPrChange>
      </w:pPr>
      <w:del w:id="6706" w:author="Mohammad Nayeem Hasan" w:date="2024-12-22T21:41:00Z" w16du:dateUtc="2024-12-22T15:41:00Z">
        <w:r w:rsidRPr="00033637" w:rsidDel="009E68A7">
          <w:rPr>
            <w:rFonts w:ascii="Times New Roman" w:hAnsi="Times New Roman" w:cs="Times New Roman"/>
            <w:sz w:val="24"/>
            <w:szCs w:val="24"/>
          </w:rPr>
          <w:delText>Bangladesh Population (2022)—Worldometer. (2022). Retrieved August 6, 2022, from https://www.worldometers.info/world-population/bangladesh-population/</w:delText>
        </w:r>
      </w:del>
    </w:p>
    <w:p w14:paraId="35ABC579" w14:textId="346BE73A" w:rsidR="00B651A4" w:rsidRPr="00033637" w:rsidDel="009E68A7" w:rsidRDefault="00B651A4" w:rsidP="00F31FB2">
      <w:pPr>
        <w:spacing w:line="480" w:lineRule="auto"/>
        <w:rPr>
          <w:del w:id="6707" w:author="Mohammad Nayeem Hasan" w:date="2024-12-22T21:41:00Z" w16du:dateUtc="2024-12-22T15:41:00Z"/>
          <w:rFonts w:ascii="Times New Roman" w:hAnsi="Times New Roman" w:cs="Times New Roman"/>
          <w:sz w:val="24"/>
          <w:szCs w:val="24"/>
        </w:rPr>
        <w:pPrChange w:id="6708" w:author="Mohammad Nayeem Hasan" w:date="2024-12-23T01:38:00Z" w16du:dateUtc="2024-12-22T19:38:00Z">
          <w:pPr>
            <w:pStyle w:val="Bibliography"/>
          </w:pPr>
        </w:pPrChange>
      </w:pPr>
      <w:del w:id="6709" w:author="Mohammad Nayeem Hasan" w:date="2024-12-22T21:41:00Z" w16du:dateUtc="2024-12-22T15:41:00Z">
        <w:r w:rsidRPr="00033637" w:rsidDel="009E68A7">
          <w:rPr>
            <w:rFonts w:ascii="Times New Roman" w:hAnsi="Times New Roman" w:cs="Times New Roman"/>
            <w:sz w:val="24"/>
            <w:szCs w:val="24"/>
          </w:rPr>
          <w:delText xml:space="preserve">Bawankule, R., Singh, A., Kumar, K., &amp; Pedgaonkar, S. (2017). Disposal of children’s stools and its association with childhood diarrhea in India. </w:delText>
        </w:r>
        <w:r w:rsidRPr="00033637" w:rsidDel="009E68A7">
          <w:rPr>
            <w:rFonts w:ascii="Times New Roman" w:hAnsi="Times New Roman" w:cs="Times New Roman"/>
            <w:sz w:val="24"/>
            <w:szCs w:val="24"/>
            <w:rPrChange w:id="6710" w:author="Mohammad Nayeem Hasan" w:date="2024-12-23T01:53:00Z" w16du:dateUtc="2024-12-22T19:53:00Z">
              <w:rPr>
                <w:rFonts w:ascii="Times New Roman" w:hAnsi="Times New Roman" w:cs="Times New Roman"/>
                <w:i/>
                <w:iCs/>
                <w:sz w:val="24"/>
                <w:szCs w:val="24"/>
              </w:rPr>
            </w:rPrChange>
          </w:rPr>
          <w:delText>BMC Public Health</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711" w:author="Mohammad Nayeem Hasan" w:date="2024-12-23T01:53:00Z" w16du:dateUtc="2024-12-22T19:53:00Z">
              <w:rPr>
                <w:rFonts w:ascii="Times New Roman" w:hAnsi="Times New Roman" w:cs="Times New Roman"/>
                <w:i/>
                <w:iCs/>
                <w:sz w:val="24"/>
                <w:szCs w:val="24"/>
              </w:rPr>
            </w:rPrChange>
          </w:rPr>
          <w:delText>17</w:delText>
        </w:r>
        <w:r w:rsidRPr="00033637" w:rsidDel="009E68A7">
          <w:rPr>
            <w:rFonts w:ascii="Times New Roman" w:hAnsi="Times New Roman" w:cs="Times New Roman"/>
            <w:sz w:val="24"/>
            <w:szCs w:val="24"/>
          </w:rPr>
          <w:delText>(1), 12. https://doi.org/10.1186/s12889-016-3948-2</w:delText>
        </w:r>
      </w:del>
    </w:p>
    <w:p w14:paraId="19C3806F" w14:textId="0A13625D" w:rsidR="00B651A4" w:rsidRPr="00033637" w:rsidDel="009E68A7" w:rsidRDefault="00B651A4" w:rsidP="00F31FB2">
      <w:pPr>
        <w:spacing w:line="480" w:lineRule="auto"/>
        <w:rPr>
          <w:del w:id="6712" w:author="Mohammad Nayeem Hasan" w:date="2024-12-22T21:41:00Z" w16du:dateUtc="2024-12-22T15:41:00Z"/>
          <w:rFonts w:ascii="Times New Roman" w:hAnsi="Times New Roman" w:cs="Times New Roman"/>
          <w:sz w:val="24"/>
          <w:szCs w:val="24"/>
        </w:rPr>
        <w:pPrChange w:id="6713" w:author="Mohammad Nayeem Hasan" w:date="2024-12-23T01:38:00Z" w16du:dateUtc="2024-12-22T19:38:00Z">
          <w:pPr>
            <w:pStyle w:val="Bibliography"/>
          </w:pPr>
        </w:pPrChange>
      </w:pPr>
      <w:del w:id="6714" w:author="Mohammad Nayeem Hasan" w:date="2024-12-22T21:41:00Z" w16du:dateUtc="2024-12-22T15:41:00Z">
        <w:r w:rsidRPr="00033637" w:rsidDel="009E68A7">
          <w:rPr>
            <w:rFonts w:ascii="Times New Roman" w:hAnsi="Times New Roman" w:cs="Times New Roman"/>
            <w:sz w:val="24"/>
            <w:szCs w:val="24"/>
          </w:rPr>
          <w:delText xml:space="preserve">Begum, S., Ahmed, M., &amp; Sen, B. (2011). Do Water and Sanitation Interventions Reduce Childhood Diarrhoea? New Evidence from Bangladesh. </w:delText>
        </w:r>
        <w:r w:rsidRPr="00033637" w:rsidDel="009E68A7">
          <w:rPr>
            <w:rFonts w:ascii="Times New Roman" w:hAnsi="Times New Roman" w:cs="Times New Roman"/>
            <w:sz w:val="24"/>
            <w:szCs w:val="24"/>
            <w:rPrChange w:id="6715" w:author="Mohammad Nayeem Hasan" w:date="2024-12-23T01:53:00Z" w16du:dateUtc="2024-12-22T19:53:00Z">
              <w:rPr>
                <w:rFonts w:ascii="Times New Roman" w:hAnsi="Times New Roman" w:cs="Times New Roman"/>
                <w:i/>
                <w:iCs/>
                <w:sz w:val="24"/>
                <w:szCs w:val="24"/>
              </w:rPr>
            </w:rPrChange>
          </w:rPr>
          <w:delText>The Bangladesh Development Studies</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716" w:author="Mohammad Nayeem Hasan" w:date="2024-12-23T01:53:00Z" w16du:dateUtc="2024-12-22T19:53:00Z">
              <w:rPr>
                <w:rFonts w:ascii="Times New Roman" w:hAnsi="Times New Roman" w:cs="Times New Roman"/>
                <w:i/>
                <w:iCs/>
                <w:sz w:val="24"/>
                <w:szCs w:val="24"/>
              </w:rPr>
            </w:rPrChange>
          </w:rPr>
          <w:delText>34</w:delText>
        </w:r>
        <w:r w:rsidRPr="00033637" w:rsidDel="009E68A7">
          <w:rPr>
            <w:rFonts w:ascii="Times New Roman" w:hAnsi="Times New Roman" w:cs="Times New Roman"/>
            <w:sz w:val="24"/>
            <w:szCs w:val="24"/>
          </w:rPr>
          <w:delText>(3), 1–30.</w:delText>
        </w:r>
      </w:del>
    </w:p>
    <w:p w14:paraId="7C22F51E" w14:textId="35514595" w:rsidR="00B651A4" w:rsidRPr="00033637" w:rsidDel="009E68A7" w:rsidRDefault="00B651A4" w:rsidP="00F31FB2">
      <w:pPr>
        <w:spacing w:line="480" w:lineRule="auto"/>
        <w:rPr>
          <w:del w:id="6717" w:author="Mohammad Nayeem Hasan" w:date="2024-12-22T21:41:00Z" w16du:dateUtc="2024-12-22T15:41:00Z"/>
          <w:rFonts w:ascii="Times New Roman" w:hAnsi="Times New Roman" w:cs="Times New Roman"/>
          <w:sz w:val="24"/>
          <w:szCs w:val="24"/>
        </w:rPr>
        <w:pPrChange w:id="6718" w:author="Mohammad Nayeem Hasan" w:date="2024-12-23T01:38:00Z" w16du:dateUtc="2024-12-22T19:38:00Z">
          <w:pPr>
            <w:pStyle w:val="Bibliography"/>
          </w:pPr>
        </w:pPrChange>
      </w:pPr>
      <w:del w:id="6719" w:author="Mohammad Nayeem Hasan" w:date="2024-12-22T21:41:00Z" w16du:dateUtc="2024-12-22T15:41:00Z">
        <w:r w:rsidRPr="00033637" w:rsidDel="009E68A7">
          <w:rPr>
            <w:rFonts w:ascii="Times New Roman" w:hAnsi="Times New Roman" w:cs="Times New Roman"/>
            <w:sz w:val="24"/>
            <w:szCs w:val="24"/>
          </w:rPr>
          <w:delText xml:space="preserve">Blake, P. A., Ramos, S., MacDonald, K. L., Rassi, V., Gomes, T. A., Ivey, C., … Trabulsi, L. R. (1993). Pathogen-specific risk factors and protective factors for acute diarrheal disease in urban Brazilian infants. </w:delText>
        </w:r>
        <w:r w:rsidRPr="00033637" w:rsidDel="009E68A7">
          <w:rPr>
            <w:rFonts w:ascii="Times New Roman" w:hAnsi="Times New Roman" w:cs="Times New Roman"/>
            <w:sz w:val="24"/>
            <w:szCs w:val="24"/>
            <w:rPrChange w:id="6720" w:author="Mohammad Nayeem Hasan" w:date="2024-12-23T01:53:00Z" w16du:dateUtc="2024-12-22T19:53:00Z">
              <w:rPr>
                <w:rFonts w:ascii="Times New Roman" w:hAnsi="Times New Roman" w:cs="Times New Roman"/>
                <w:i/>
                <w:iCs/>
                <w:sz w:val="24"/>
                <w:szCs w:val="24"/>
              </w:rPr>
            </w:rPrChange>
          </w:rPr>
          <w:delText>The Journal of Infectious Diseases</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721" w:author="Mohammad Nayeem Hasan" w:date="2024-12-23T01:53:00Z" w16du:dateUtc="2024-12-22T19:53:00Z">
              <w:rPr>
                <w:rFonts w:ascii="Times New Roman" w:hAnsi="Times New Roman" w:cs="Times New Roman"/>
                <w:i/>
                <w:iCs/>
                <w:sz w:val="24"/>
                <w:szCs w:val="24"/>
              </w:rPr>
            </w:rPrChange>
          </w:rPr>
          <w:delText>167</w:delText>
        </w:r>
        <w:r w:rsidRPr="00033637" w:rsidDel="009E68A7">
          <w:rPr>
            <w:rFonts w:ascii="Times New Roman" w:hAnsi="Times New Roman" w:cs="Times New Roman"/>
            <w:sz w:val="24"/>
            <w:szCs w:val="24"/>
          </w:rPr>
          <w:delText>(3), 627–632. https://doi.org/10.1093/infdis/167.3.627</w:delText>
        </w:r>
      </w:del>
    </w:p>
    <w:p w14:paraId="64227516" w14:textId="4ED0CC3A" w:rsidR="00B651A4" w:rsidRPr="00033637" w:rsidDel="009E68A7" w:rsidRDefault="00B651A4" w:rsidP="00F31FB2">
      <w:pPr>
        <w:spacing w:line="480" w:lineRule="auto"/>
        <w:rPr>
          <w:del w:id="6722" w:author="Mohammad Nayeem Hasan" w:date="2024-12-22T21:41:00Z" w16du:dateUtc="2024-12-22T15:41:00Z"/>
          <w:rFonts w:ascii="Times New Roman" w:hAnsi="Times New Roman" w:cs="Times New Roman"/>
          <w:sz w:val="24"/>
          <w:szCs w:val="24"/>
        </w:rPr>
        <w:pPrChange w:id="6723" w:author="Mohammad Nayeem Hasan" w:date="2024-12-23T01:38:00Z" w16du:dateUtc="2024-12-22T19:38:00Z">
          <w:pPr>
            <w:pStyle w:val="Bibliography"/>
          </w:pPr>
        </w:pPrChange>
      </w:pPr>
      <w:del w:id="6724" w:author="Mohammad Nayeem Hasan" w:date="2024-12-22T21:41:00Z" w16du:dateUtc="2024-12-22T15:41:00Z">
        <w:r w:rsidRPr="00033637" w:rsidDel="009E68A7">
          <w:rPr>
            <w:rFonts w:ascii="Times New Roman" w:hAnsi="Times New Roman" w:cs="Times New Roman"/>
            <w:sz w:val="24"/>
            <w:szCs w:val="24"/>
          </w:rPr>
          <w:delText xml:space="preserve">Caruso, B., Stephenson, R., &amp; Leon, J. S. (2010). Maternal behavior and experience, care access, and agency as determinants of child diarrhea in Bolivia. </w:delText>
        </w:r>
        <w:r w:rsidRPr="00033637" w:rsidDel="009E68A7">
          <w:rPr>
            <w:rFonts w:ascii="Times New Roman" w:hAnsi="Times New Roman" w:cs="Times New Roman"/>
            <w:sz w:val="24"/>
            <w:szCs w:val="24"/>
            <w:rPrChange w:id="6725" w:author="Mohammad Nayeem Hasan" w:date="2024-12-23T01:53:00Z" w16du:dateUtc="2024-12-22T19:53:00Z">
              <w:rPr>
                <w:rFonts w:ascii="Times New Roman" w:hAnsi="Times New Roman" w:cs="Times New Roman"/>
                <w:i/>
                <w:iCs/>
                <w:sz w:val="24"/>
                <w:szCs w:val="24"/>
              </w:rPr>
            </w:rPrChange>
          </w:rPr>
          <w:delText>Revista Panamericana de Salud Pública</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726" w:author="Mohammad Nayeem Hasan" w:date="2024-12-23T01:53:00Z" w16du:dateUtc="2024-12-22T19:53:00Z">
              <w:rPr>
                <w:rFonts w:ascii="Times New Roman" w:hAnsi="Times New Roman" w:cs="Times New Roman"/>
                <w:i/>
                <w:iCs/>
                <w:sz w:val="24"/>
                <w:szCs w:val="24"/>
              </w:rPr>
            </w:rPrChange>
          </w:rPr>
          <w:delText>28</w:delText>
        </w:r>
        <w:r w:rsidRPr="00033637" w:rsidDel="009E68A7">
          <w:rPr>
            <w:rFonts w:ascii="Times New Roman" w:hAnsi="Times New Roman" w:cs="Times New Roman"/>
            <w:sz w:val="24"/>
            <w:szCs w:val="24"/>
          </w:rPr>
          <w:delText>, 429–439. https://doi.org/10.1590/S1020-49892010001200004</w:delText>
        </w:r>
      </w:del>
    </w:p>
    <w:p w14:paraId="18F2AA21" w14:textId="194DD33A" w:rsidR="00B651A4" w:rsidRPr="00033637" w:rsidDel="009E68A7" w:rsidRDefault="00B651A4" w:rsidP="00F31FB2">
      <w:pPr>
        <w:spacing w:line="480" w:lineRule="auto"/>
        <w:rPr>
          <w:del w:id="6727" w:author="Mohammad Nayeem Hasan" w:date="2024-12-22T21:41:00Z" w16du:dateUtc="2024-12-22T15:41:00Z"/>
          <w:rFonts w:ascii="Times New Roman" w:hAnsi="Times New Roman" w:cs="Times New Roman"/>
          <w:sz w:val="24"/>
          <w:szCs w:val="24"/>
        </w:rPr>
        <w:pPrChange w:id="6728" w:author="Mohammad Nayeem Hasan" w:date="2024-12-23T01:38:00Z" w16du:dateUtc="2024-12-22T19:38:00Z">
          <w:pPr>
            <w:pStyle w:val="Bibliography"/>
          </w:pPr>
        </w:pPrChange>
      </w:pPr>
      <w:del w:id="6729" w:author="Mohammad Nayeem Hasan" w:date="2024-12-22T21:41:00Z" w16du:dateUtc="2024-12-22T15:41:00Z">
        <w:r w:rsidRPr="00033637" w:rsidDel="009E68A7">
          <w:rPr>
            <w:rFonts w:ascii="Times New Roman" w:hAnsi="Times New Roman" w:cs="Times New Roman"/>
            <w:sz w:val="24"/>
            <w:szCs w:val="24"/>
          </w:rPr>
          <w:delText xml:space="preserve">Cook, J. A., &amp; Rajbhandari, A. (2018). Heckroccurve: ROC Curves for Selected Samples. </w:delText>
        </w:r>
        <w:r w:rsidRPr="00033637" w:rsidDel="009E68A7">
          <w:rPr>
            <w:rFonts w:ascii="Times New Roman" w:hAnsi="Times New Roman" w:cs="Times New Roman"/>
            <w:sz w:val="24"/>
            <w:szCs w:val="24"/>
            <w:rPrChange w:id="6730" w:author="Mohammad Nayeem Hasan" w:date="2024-12-23T01:53:00Z" w16du:dateUtc="2024-12-22T19:53:00Z">
              <w:rPr>
                <w:rFonts w:ascii="Times New Roman" w:hAnsi="Times New Roman" w:cs="Times New Roman"/>
                <w:i/>
                <w:iCs/>
                <w:sz w:val="24"/>
                <w:szCs w:val="24"/>
              </w:rPr>
            </w:rPrChange>
          </w:rPr>
          <w:delText>The Stata Journal</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731" w:author="Mohammad Nayeem Hasan" w:date="2024-12-23T01:53:00Z" w16du:dateUtc="2024-12-22T19:53:00Z">
              <w:rPr>
                <w:rFonts w:ascii="Times New Roman" w:hAnsi="Times New Roman" w:cs="Times New Roman"/>
                <w:i/>
                <w:iCs/>
                <w:sz w:val="24"/>
                <w:szCs w:val="24"/>
              </w:rPr>
            </w:rPrChange>
          </w:rPr>
          <w:delText>18</w:delText>
        </w:r>
        <w:r w:rsidRPr="00033637" w:rsidDel="009E68A7">
          <w:rPr>
            <w:rFonts w:ascii="Times New Roman" w:hAnsi="Times New Roman" w:cs="Times New Roman"/>
            <w:sz w:val="24"/>
            <w:szCs w:val="24"/>
          </w:rPr>
          <w:delText>(1), 174–183. https://doi.org/10.1177/1536867X1801800110</w:delText>
        </w:r>
      </w:del>
    </w:p>
    <w:p w14:paraId="3075855D" w14:textId="0B07FE83" w:rsidR="00B651A4" w:rsidRPr="00033637" w:rsidDel="009E68A7" w:rsidRDefault="00B651A4" w:rsidP="00F31FB2">
      <w:pPr>
        <w:spacing w:line="480" w:lineRule="auto"/>
        <w:rPr>
          <w:del w:id="6732" w:author="Mohammad Nayeem Hasan" w:date="2024-12-22T21:41:00Z" w16du:dateUtc="2024-12-22T15:41:00Z"/>
          <w:rFonts w:ascii="Times New Roman" w:hAnsi="Times New Roman" w:cs="Times New Roman"/>
          <w:sz w:val="24"/>
          <w:szCs w:val="24"/>
          <w:rPrChange w:id="6733" w:author="Mohammad Nayeem Hasan" w:date="2024-12-23T01:53:00Z" w16du:dateUtc="2024-12-22T19:53:00Z">
            <w:rPr>
              <w:del w:id="6734" w:author="Mohammad Nayeem Hasan" w:date="2024-12-22T21:41:00Z" w16du:dateUtc="2024-12-22T15:41:00Z"/>
              <w:rFonts w:ascii="Times New Roman" w:hAnsi="Times New Roman" w:cs="Times New Roman"/>
              <w:sz w:val="24"/>
              <w:szCs w:val="24"/>
              <w:lang w:val="fr-FR"/>
            </w:rPr>
          </w:rPrChange>
        </w:rPr>
        <w:pPrChange w:id="6735" w:author="Mohammad Nayeem Hasan" w:date="2024-12-23T01:38:00Z" w16du:dateUtc="2024-12-22T19:38:00Z">
          <w:pPr>
            <w:pStyle w:val="Bibliography"/>
          </w:pPr>
        </w:pPrChange>
      </w:pPr>
      <w:del w:id="6736" w:author="Mohammad Nayeem Hasan" w:date="2024-12-22T21:41:00Z" w16du:dateUtc="2024-12-22T15:41:00Z">
        <w:r w:rsidRPr="00033637" w:rsidDel="009E68A7">
          <w:rPr>
            <w:rFonts w:ascii="Times New Roman" w:hAnsi="Times New Roman" w:cs="Times New Roman"/>
            <w:sz w:val="24"/>
            <w:szCs w:val="24"/>
          </w:rPr>
          <w:delText xml:space="preserve">Dargent-Molina, P., James, S. A., Strogatz, D. S., &amp; Savitz, D. A. (1994). Association between maternal education and infant diarrhea in different household and community environments of Cebu, Philippines. </w:delText>
        </w:r>
        <w:r w:rsidRPr="00033637" w:rsidDel="009E68A7">
          <w:rPr>
            <w:rFonts w:ascii="Times New Roman" w:hAnsi="Times New Roman" w:cs="Times New Roman"/>
            <w:sz w:val="24"/>
            <w:szCs w:val="24"/>
            <w:rPrChange w:id="6737" w:author="Mohammad Nayeem Hasan" w:date="2024-12-23T01:53:00Z" w16du:dateUtc="2024-12-22T19:53:00Z">
              <w:rPr>
                <w:rFonts w:ascii="Times New Roman" w:hAnsi="Times New Roman" w:cs="Times New Roman"/>
                <w:i/>
                <w:iCs/>
                <w:sz w:val="24"/>
                <w:szCs w:val="24"/>
                <w:lang w:val="fr-FR"/>
              </w:rPr>
            </w:rPrChange>
          </w:rPr>
          <w:delText>Social Science &amp; Medicine (1982)</w:delText>
        </w:r>
        <w:r w:rsidRPr="00033637" w:rsidDel="009E68A7">
          <w:rPr>
            <w:rFonts w:ascii="Times New Roman" w:hAnsi="Times New Roman" w:cs="Times New Roman"/>
            <w:sz w:val="24"/>
            <w:szCs w:val="24"/>
            <w:rPrChange w:id="6738" w:author="Mohammad Nayeem Hasan" w:date="2024-12-23T01:53:00Z" w16du:dateUtc="2024-12-22T19:53:00Z">
              <w:rPr>
                <w:rFonts w:ascii="Times New Roman" w:hAnsi="Times New Roman" w:cs="Times New Roman"/>
                <w:sz w:val="24"/>
                <w:szCs w:val="24"/>
                <w:lang w:val="fr-FR"/>
              </w:rPr>
            </w:rPrChange>
          </w:rPr>
          <w:delText xml:space="preserve">, </w:delText>
        </w:r>
        <w:r w:rsidRPr="00033637" w:rsidDel="009E68A7">
          <w:rPr>
            <w:rFonts w:ascii="Times New Roman" w:hAnsi="Times New Roman" w:cs="Times New Roman"/>
            <w:sz w:val="24"/>
            <w:szCs w:val="24"/>
            <w:rPrChange w:id="6739" w:author="Mohammad Nayeem Hasan" w:date="2024-12-23T01:53:00Z" w16du:dateUtc="2024-12-22T19:53:00Z">
              <w:rPr>
                <w:rFonts w:ascii="Times New Roman" w:hAnsi="Times New Roman" w:cs="Times New Roman"/>
                <w:i/>
                <w:iCs/>
                <w:sz w:val="24"/>
                <w:szCs w:val="24"/>
                <w:lang w:val="fr-FR"/>
              </w:rPr>
            </w:rPrChange>
          </w:rPr>
          <w:delText>38</w:delText>
        </w:r>
        <w:r w:rsidRPr="00033637" w:rsidDel="009E68A7">
          <w:rPr>
            <w:rFonts w:ascii="Times New Roman" w:hAnsi="Times New Roman" w:cs="Times New Roman"/>
            <w:sz w:val="24"/>
            <w:szCs w:val="24"/>
            <w:rPrChange w:id="6740" w:author="Mohammad Nayeem Hasan" w:date="2024-12-23T01:53:00Z" w16du:dateUtc="2024-12-22T19:53:00Z">
              <w:rPr>
                <w:rFonts w:ascii="Times New Roman" w:hAnsi="Times New Roman" w:cs="Times New Roman"/>
                <w:sz w:val="24"/>
                <w:szCs w:val="24"/>
                <w:lang w:val="fr-FR"/>
              </w:rPr>
            </w:rPrChange>
          </w:rPr>
          <w:delText>(2), 343–350. https://doi.org/10.1016/0277-9536(94)90404-9</w:delText>
        </w:r>
      </w:del>
    </w:p>
    <w:p w14:paraId="2789FE4E" w14:textId="256D4567" w:rsidR="00B651A4" w:rsidRPr="00033637" w:rsidDel="009E68A7" w:rsidRDefault="00B651A4" w:rsidP="00F31FB2">
      <w:pPr>
        <w:spacing w:line="480" w:lineRule="auto"/>
        <w:rPr>
          <w:del w:id="6741" w:author="Mohammad Nayeem Hasan" w:date="2024-12-22T21:41:00Z" w16du:dateUtc="2024-12-22T15:41:00Z"/>
          <w:rFonts w:ascii="Times New Roman" w:hAnsi="Times New Roman" w:cs="Times New Roman"/>
          <w:sz w:val="24"/>
          <w:szCs w:val="24"/>
        </w:rPr>
        <w:pPrChange w:id="6742" w:author="Mohammad Nayeem Hasan" w:date="2024-12-23T01:38:00Z" w16du:dateUtc="2024-12-22T19:38:00Z">
          <w:pPr>
            <w:pStyle w:val="Bibliography"/>
          </w:pPr>
        </w:pPrChange>
      </w:pPr>
      <w:del w:id="6743" w:author="Mohammad Nayeem Hasan" w:date="2024-12-22T21:41:00Z" w16du:dateUtc="2024-12-22T15:41:00Z">
        <w:r w:rsidRPr="00033637" w:rsidDel="009E68A7">
          <w:rPr>
            <w:rFonts w:ascii="Times New Roman" w:hAnsi="Times New Roman" w:cs="Times New Roman"/>
            <w:sz w:val="24"/>
            <w:szCs w:val="24"/>
            <w:rPrChange w:id="6744" w:author="Mohammad Nayeem Hasan" w:date="2024-12-23T01:53:00Z" w16du:dateUtc="2024-12-22T19:53:00Z">
              <w:rPr>
                <w:rFonts w:ascii="Times New Roman" w:hAnsi="Times New Roman" w:cs="Times New Roman"/>
                <w:sz w:val="24"/>
                <w:szCs w:val="24"/>
                <w:lang w:val="fr-FR"/>
              </w:rPr>
            </w:rPrChange>
          </w:rPr>
          <w:delText xml:space="preserve">Das, S., Chandra, H., &amp; Saha, U. R. (2019). </w:delText>
        </w:r>
        <w:r w:rsidRPr="00033637" w:rsidDel="009E68A7">
          <w:rPr>
            <w:rFonts w:ascii="Times New Roman" w:hAnsi="Times New Roman" w:cs="Times New Roman"/>
            <w:sz w:val="24"/>
            <w:szCs w:val="24"/>
          </w:rPr>
          <w:delText xml:space="preserve">District level estimates and mapping of prevalence of diarrhoea among under-five children in Bangladesh by combining survey and census data. </w:delText>
        </w:r>
        <w:r w:rsidRPr="00033637" w:rsidDel="009E68A7">
          <w:rPr>
            <w:rFonts w:ascii="Times New Roman" w:hAnsi="Times New Roman" w:cs="Times New Roman"/>
            <w:sz w:val="24"/>
            <w:szCs w:val="24"/>
            <w:rPrChange w:id="6745" w:author="Mohammad Nayeem Hasan" w:date="2024-12-23T01:53:00Z" w16du:dateUtc="2024-12-22T19:53:00Z">
              <w:rPr>
                <w:rFonts w:ascii="Times New Roman" w:hAnsi="Times New Roman" w:cs="Times New Roman"/>
                <w:i/>
                <w:iCs/>
                <w:sz w:val="24"/>
                <w:szCs w:val="24"/>
              </w:rPr>
            </w:rPrChange>
          </w:rPr>
          <w:delText>PLOS ONE</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746" w:author="Mohammad Nayeem Hasan" w:date="2024-12-23T01:53:00Z" w16du:dateUtc="2024-12-22T19:53:00Z">
              <w:rPr>
                <w:rFonts w:ascii="Times New Roman" w:hAnsi="Times New Roman" w:cs="Times New Roman"/>
                <w:i/>
                <w:iCs/>
                <w:sz w:val="24"/>
                <w:szCs w:val="24"/>
              </w:rPr>
            </w:rPrChange>
          </w:rPr>
          <w:delText>14</w:delText>
        </w:r>
        <w:r w:rsidRPr="00033637" w:rsidDel="009E68A7">
          <w:rPr>
            <w:rFonts w:ascii="Times New Roman" w:hAnsi="Times New Roman" w:cs="Times New Roman"/>
            <w:sz w:val="24"/>
            <w:szCs w:val="24"/>
          </w:rPr>
          <w:delText>(2), e0211062. https://doi.org/10.1371/journal.pone.0211062</w:delText>
        </w:r>
      </w:del>
    </w:p>
    <w:p w14:paraId="73EDAEAE" w14:textId="7D7F1245" w:rsidR="00B651A4" w:rsidRPr="00033637" w:rsidDel="009E68A7" w:rsidRDefault="00B651A4" w:rsidP="00F31FB2">
      <w:pPr>
        <w:spacing w:line="480" w:lineRule="auto"/>
        <w:rPr>
          <w:del w:id="6747" w:author="Mohammad Nayeem Hasan" w:date="2024-12-22T21:41:00Z" w16du:dateUtc="2024-12-22T15:41:00Z"/>
          <w:rFonts w:ascii="Times New Roman" w:hAnsi="Times New Roman" w:cs="Times New Roman"/>
          <w:sz w:val="24"/>
          <w:szCs w:val="24"/>
        </w:rPr>
        <w:pPrChange w:id="6748" w:author="Mohammad Nayeem Hasan" w:date="2024-12-23T01:38:00Z" w16du:dateUtc="2024-12-22T19:38:00Z">
          <w:pPr>
            <w:pStyle w:val="Bibliography"/>
          </w:pPr>
        </w:pPrChange>
      </w:pPr>
      <w:del w:id="6749" w:author="Mohammad Nayeem Hasan" w:date="2024-12-22T21:41:00Z" w16du:dateUtc="2024-12-22T15:41:00Z">
        <w:r w:rsidRPr="00033637" w:rsidDel="009E68A7">
          <w:rPr>
            <w:rFonts w:ascii="Times New Roman" w:hAnsi="Times New Roman" w:cs="Times New Roman"/>
            <w:sz w:val="24"/>
            <w:szCs w:val="24"/>
          </w:rPr>
          <w:delText>Diarrhoea. (2022). Retrieved August 6, 2022, from UNICEF DATA website: https://data.unicef.org/topic/child-health/diarrhoeal-disease/</w:delText>
        </w:r>
      </w:del>
    </w:p>
    <w:p w14:paraId="005339D5" w14:textId="0934769C" w:rsidR="00B651A4" w:rsidRPr="00033637" w:rsidDel="009E68A7" w:rsidRDefault="00B651A4" w:rsidP="00F31FB2">
      <w:pPr>
        <w:spacing w:line="480" w:lineRule="auto"/>
        <w:rPr>
          <w:del w:id="6750" w:author="Mohammad Nayeem Hasan" w:date="2024-12-22T21:41:00Z" w16du:dateUtc="2024-12-22T15:41:00Z"/>
          <w:rFonts w:ascii="Times New Roman" w:hAnsi="Times New Roman" w:cs="Times New Roman"/>
          <w:sz w:val="24"/>
          <w:szCs w:val="24"/>
        </w:rPr>
        <w:pPrChange w:id="6751" w:author="Mohammad Nayeem Hasan" w:date="2024-12-23T01:38:00Z" w16du:dateUtc="2024-12-22T19:38:00Z">
          <w:pPr>
            <w:pStyle w:val="Bibliography"/>
          </w:pPr>
        </w:pPrChange>
      </w:pPr>
      <w:del w:id="6752" w:author="Mohammad Nayeem Hasan" w:date="2024-12-22T21:41:00Z" w16du:dateUtc="2024-12-22T15:41:00Z">
        <w:r w:rsidRPr="00033637" w:rsidDel="009E68A7">
          <w:rPr>
            <w:rFonts w:ascii="Times New Roman" w:hAnsi="Times New Roman" w:cs="Times New Roman"/>
            <w:sz w:val="24"/>
            <w:szCs w:val="24"/>
          </w:rPr>
          <w:delText xml:space="preserve">D’Souza, R. M. (1997). Housing and environmental factors and their effects on the health of children in the slums of Karachi, Pakistan. </w:delText>
        </w:r>
        <w:r w:rsidRPr="00033637" w:rsidDel="009E68A7">
          <w:rPr>
            <w:rFonts w:ascii="Times New Roman" w:hAnsi="Times New Roman" w:cs="Times New Roman"/>
            <w:sz w:val="24"/>
            <w:szCs w:val="24"/>
            <w:rPrChange w:id="6753" w:author="Mohammad Nayeem Hasan" w:date="2024-12-23T01:53:00Z" w16du:dateUtc="2024-12-22T19:53:00Z">
              <w:rPr>
                <w:rFonts w:ascii="Times New Roman" w:hAnsi="Times New Roman" w:cs="Times New Roman"/>
                <w:i/>
                <w:iCs/>
                <w:sz w:val="24"/>
                <w:szCs w:val="24"/>
              </w:rPr>
            </w:rPrChange>
          </w:rPr>
          <w:delText>Journal of Biosocial Science</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754" w:author="Mohammad Nayeem Hasan" w:date="2024-12-23T01:53:00Z" w16du:dateUtc="2024-12-22T19:53:00Z">
              <w:rPr>
                <w:rFonts w:ascii="Times New Roman" w:hAnsi="Times New Roman" w:cs="Times New Roman"/>
                <w:i/>
                <w:iCs/>
                <w:sz w:val="24"/>
                <w:szCs w:val="24"/>
              </w:rPr>
            </w:rPrChange>
          </w:rPr>
          <w:delText>29</w:delText>
        </w:r>
        <w:r w:rsidRPr="00033637" w:rsidDel="009E68A7">
          <w:rPr>
            <w:rFonts w:ascii="Times New Roman" w:hAnsi="Times New Roman" w:cs="Times New Roman"/>
            <w:sz w:val="24"/>
            <w:szCs w:val="24"/>
          </w:rPr>
          <w:delText>(3), 271–281. https://doi.org/10.1017/s002193209700271x</w:delText>
        </w:r>
      </w:del>
    </w:p>
    <w:p w14:paraId="13DE5428" w14:textId="11A57622" w:rsidR="00B651A4" w:rsidRPr="00033637" w:rsidDel="009E68A7" w:rsidRDefault="00B651A4" w:rsidP="00F31FB2">
      <w:pPr>
        <w:spacing w:line="480" w:lineRule="auto"/>
        <w:rPr>
          <w:del w:id="6755" w:author="Mohammad Nayeem Hasan" w:date="2024-12-22T21:41:00Z" w16du:dateUtc="2024-12-22T15:41:00Z"/>
          <w:rFonts w:ascii="Times New Roman" w:hAnsi="Times New Roman" w:cs="Times New Roman"/>
          <w:sz w:val="24"/>
          <w:szCs w:val="24"/>
        </w:rPr>
        <w:pPrChange w:id="6756" w:author="Mohammad Nayeem Hasan" w:date="2024-12-23T01:38:00Z" w16du:dateUtc="2024-12-22T19:38:00Z">
          <w:pPr>
            <w:pStyle w:val="Bibliography"/>
          </w:pPr>
        </w:pPrChange>
      </w:pPr>
      <w:del w:id="6757" w:author="Mohammad Nayeem Hasan" w:date="2024-12-22T21:41:00Z" w16du:dateUtc="2024-12-22T15:41:00Z">
        <w:r w:rsidRPr="00033637" w:rsidDel="009E68A7">
          <w:rPr>
            <w:rFonts w:ascii="Times New Roman" w:hAnsi="Times New Roman" w:cs="Times New Roman"/>
            <w:sz w:val="24"/>
            <w:szCs w:val="24"/>
          </w:rPr>
          <w:delText xml:space="preserve">Farthing, M., Salam, M. A., Lindberg, G., Dite, P., Khalif, I., Salazar-Lindo, E., … WGO. (2013). Acute diarrhea in adults and children: A global perspective. </w:delText>
        </w:r>
        <w:r w:rsidRPr="00033637" w:rsidDel="009E68A7">
          <w:rPr>
            <w:rFonts w:ascii="Times New Roman" w:hAnsi="Times New Roman" w:cs="Times New Roman"/>
            <w:sz w:val="24"/>
            <w:szCs w:val="24"/>
            <w:rPrChange w:id="6758" w:author="Mohammad Nayeem Hasan" w:date="2024-12-23T01:53:00Z" w16du:dateUtc="2024-12-22T19:53:00Z">
              <w:rPr>
                <w:rFonts w:ascii="Times New Roman" w:hAnsi="Times New Roman" w:cs="Times New Roman"/>
                <w:i/>
                <w:iCs/>
                <w:sz w:val="24"/>
                <w:szCs w:val="24"/>
              </w:rPr>
            </w:rPrChange>
          </w:rPr>
          <w:delText>Journal of Clinical Gastroenterology</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759" w:author="Mohammad Nayeem Hasan" w:date="2024-12-23T01:53:00Z" w16du:dateUtc="2024-12-22T19:53:00Z">
              <w:rPr>
                <w:rFonts w:ascii="Times New Roman" w:hAnsi="Times New Roman" w:cs="Times New Roman"/>
                <w:i/>
                <w:iCs/>
                <w:sz w:val="24"/>
                <w:szCs w:val="24"/>
              </w:rPr>
            </w:rPrChange>
          </w:rPr>
          <w:delText>47</w:delText>
        </w:r>
        <w:r w:rsidRPr="00033637" w:rsidDel="009E68A7">
          <w:rPr>
            <w:rFonts w:ascii="Times New Roman" w:hAnsi="Times New Roman" w:cs="Times New Roman"/>
            <w:sz w:val="24"/>
            <w:szCs w:val="24"/>
          </w:rPr>
          <w:delText>(1), 12–20. https://doi.org/10.1097/MCG.0b013e31826df662</w:delText>
        </w:r>
      </w:del>
    </w:p>
    <w:p w14:paraId="534F49B7" w14:textId="7BEADAB8" w:rsidR="00B651A4" w:rsidRPr="00033637" w:rsidDel="009E68A7" w:rsidRDefault="00B651A4" w:rsidP="00F31FB2">
      <w:pPr>
        <w:spacing w:line="480" w:lineRule="auto"/>
        <w:rPr>
          <w:del w:id="6760" w:author="Mohammad Nayeem Hasan" w:date="2024-12-22T21:41:00Z" w16du:dateUtc="2024-12-22T15:41:00Z"/>
          <w:rFonts w:ascii="Times New Roman" w:hAnsi="Times New Roman" w:cs="Times New Roman"/>
          <w:sz w:val="24"/>
          <w:szCs w:val="24"/>
        </w:rPr>
        <w:pPrChange w:id="6761" w:author="Mohammad Nayeem Hasan" w:date="2024-12-23T01:38:00Z" w16du:dateUtc="2024-12-22T19:38:00Z">
          <w:pPr>
            <w:pStyle w:val="Bibliography"/>
          </w:pPr>
        </w:pPrChange>
      </w:pPr>
      <w:del w:id="6762" w:author="Mohammad Nayeem Hasan" w:date="2024-12-22T21:41:00Z" w16du:dateUtc="2024-12-22T15:41:00Z">
        <w:r w:rsidRPr="00033637" w:rsidDel="009E68A7">
          <w:rPr>
            <w:rFonts w:ascii="Times New Roman" w:hAnsi="Times New Roman" w:cs="Times New Roman"/>
            <w:sz w:val="24"/>
            <w:szCs w:val="24"/>
          </w:rPr>
          <w:delText xml:space="preserve">Ferdous, F., Das, S. K., Ahmed, S., Farzana, F. D., Latham, J. R., Chisti, M. J., … Faruque, A. S. G. (2013). Severity of Diarrhea and Malnutrition among Under Five-Year-Old Children in Rural Bangladesh. </w:delText>
        </w:r>
        <w:r w:rsidRPr="00033637" w:rsidDel="009E68A7">
          <w:rPr>
            <w:rFonts w:ascii="Times New Roman" w:hAnsi="Times New Roman" w:cs="Times New Roman"/>
            <w:sz w:val="24"/>
            <w:szCs w:val="24"/>
            <w:rPrChange w:id="6763" w:author="Mohammad Nayeem Hasan" w:date="2024-12-23T01:53:00Z" w16du:dateUtc="2024-12-22T19:53:00Z">
              <w:rPr>
                <w:rFonts w:ascii="Times New Roman" w:hAnsi="Times New Roman" w:cs="Times New Roman"/>
                <w:i/>
                <w:iCs/>
                <w:sz w:val="24"/>
                <w:szCs w:val="24"/>
              </w:rPr>
            </w:rPrChange>
          </w:rPr>
          <w:delText>The American Journal of Tropical Medicine and Hygiene</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764" w:author="Mohammad Nayeem Hasan" w:date="2024-12-23T01:53:00Z" w16du:dateUtc="2024-12-22T19:53:00Z">
              <w:rPr>
                <w:rFonts w:ascii="Times New Roman" w:hAnsi="Times New Roman" w:cs="Times New Roman"/>
                <w:i/>
                <w:iCs/>
                <w:sz w:val="24"/>
                <w:szCs w:val="24"/>
              </w:rPr>
            </w:rPrChange>
          </w:rPr>
          <w:delText>89</w:delText>
        </w:r>
        <w:r w:rsidRPr="00033637" w:rsidDel="009E68A7">
          <w:rPr>
            <w:rFonts w:ascii="Times New Roman" w:hAnsi="Times New Roman" w:cs="Times New Roman"/>
            <w:sz w:val="24"/>
            <w:szCs w:val="24"/>
          </w:rPr>
          <w:delText>(2), 223–228. https://doi.org/10.4269/ajtmh.12-0743</w:delText>
        </w:r>
      </w:del>
    </w:p>
    <w:p w14:paraId="23CBC8C1" w14:textId="397712EF" w:rsidR="00B651A4" w:rsidRPr="00033637" w:rsidDel="009E68A7" w:rsidRDefault="00B651A4" w:rsidP="00F31FB2">
      <w:pPr>
        <w:spacing w:line="480" w:lineRule="auto"/>
        <w:rPr>
          <w:del w:id="6765" w:author="Mohammad Nayeem Hasan" w:date="2024-12-22T21:41:00Z" w16du:dateUtc="2024-12-22T15:41:00Z"/>
          <w:rFonts w:ascii="Times New Roman" w:hAnsi="Times New Roman" w:cs="Times New Roman"/>
          <w:sz w:val="24"/>
          <w:szCs w:val="24"/>
        </w:rPr>
        <w:pPrChange w:id="6766" w:author="Mohammad Nayeem Hasan" w:date="2024-12-23T01:38:00Z" w16du:dateUtc="2024-12-22T19:38:00Z">
          <w:pPr>
            <w:pStyle w:val="Bibliography"/>
          </w:pPr>
        </w:pPrChange>
      </w:pPr>
      <w:del w:id="6767" w:author="Mohammad Nayeem Hasan" w:date="2024-12-22T21:41:00Z" w16du:dateUtc="2024-12-22T15:41:00Z">
        <w:r w:rsidRPr="00033637" w:rsidDel="009E68A7">
          <w:rPr>
            <w:rFonts w:ascii="Times New Roman" w:hAnsi="Times New Roman" w:cs="Times New Roman"/>
            <w:sz w:val="24"/>
            <w:szCs w:val="24"/>
          </w:rPr>
          <w:delText xml:space="preserve">Fobil, J. N., Kraemer, A., Meyer, C. G., &amp; May, J. (2011). Neighborhood Urban Environmental Quality Conditions Are Likely to Drive Malaria and Diarrhea Mortality in Accra, Ghana. </w:delText>
        </w:r>
        <w:r w:rsidRPr="00033637" w:rsidDel="009E68A7">
          <w:rPr>
            <w:rFonts w:ascii="Times New Roman" w:hAnsi="Times New Roman" w:cs="Times New Roman"/>
            <w:sz w:val="24"/>
            <w:szCs w:val="24"/>
            <w:rPrChange w:id="6768" w:author="Mohammad Nayeem Hasan" w:date="2024-12-23T01:53:00Z" w16du:dateUtc="2024-12-22T19:53:00Z">
              <w:rPr>
                <w:rFonts w:ascii="Times New Roman" w:hAnsi="Times New Roman" w:cs="Times New Roman"/>
                <w:i/>
                <w:iCs/>
                <w:sz w:val="24"/>
                <w:szCs w:val="24"/>
              </w:rPr>
            </w:rPrChange>
          </w:rPr>
          <w:delText>Journal of Environmental and Public Health</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769" w:author="Mohammad Nayeem Hasan" w:date="2024-12-23T01:53:00Z" w16du:dateUtc="2024-12-22T19:53:00Z">
              <w:rPr>
                <w:rFonts w:ascii="Times New Roman" w:hAnsi="Times New Roman" w:cs="Times New Roman"/>
                <w:i/>
                <w:iCs/>
                <w:sz w:val="24"/>
                <w:szCs w:val="24"/>
              </w:rPr>
            </w:rPrChange>
          </w:rPr>
          <w:delText>2011</w:delText>
        </w:r>
        <w:r w:rsidRPr="00033637" w:rsidDel="009E68A7">
          <w:rPr>
            <w:rFonts w:ascii="Times New Roman" w:hAnsi="Times New Roman" w:cs="Times New Roman"/>
            <w:sz w:val="24"/>
            <w:szCs w:val="24"/>
          </w:rPr>
          <w:delText>, 484010. https://doi.org/10.1155/2011/484010</w:delText>
        </w:r>
      </w:del>
    </w:p>
    <w:p w14:paraId="5BE166E8" w14:textId="4750F7F4" w:rsidR="00B651A4" w:rsidRPr="00033637" w:rsidDel="009E68A7" w:rsidRDefault="00B651A4" w:rsidP="00F31FB2">
      <w:pPr>
        <w:spacing w:line="480" w:lineRule="auto"/>
        <w:rPr>
          <w:del w:id="6770" w:author="Mohammad Nayeem Hasan" w:date="2024-12-22T21:41:00Z" w16du:dateUtc="2024-12-22T15:41:00Z"/>
          <w:rFonts w:ascii="Times New Roman" w:hAnsi="Times New Roman" w:cs="Times New Roman"/>
          <w:sz w:val="24"/>
          <w:szCs w:val="24"/>
        </w:rPr>
        <w:pPrChange w:id="6771" w:author="Mohammad Nayeem Hasan" w:date="2024-12-23T01:38:00Z" w16du:dateUtc="2024-12-22T19:38:00Z">
          <w:pPr>
            <w:pStyle w:val="Bibliography"/>
          </w:pPr>
        </w:pPrChange>
      </w:pPr>
      <w:del w:id="6772" w:author="Mohammad Nayeem Hasan" w:date="2024-12-22T21:41:00Z" w16du:dateUtc="2024-12-22T15:41:00Z">
        <w:r w:rsidRPr="00033637" w:rsidDel="009E68A7">
          <w:rPr>
            <w:rFonts w:ascii="Times New Roman" w:hAnsi="Times New Roman" w:cs="Times New Roman"/>
            <w:sz w:val="24"/>
            <w:szCs w:val="24"/>
          </w:rPr>
          <w:delText xml:space="preserve">Genser, B., Strina, A., Teles, C. A., Prado, M. S., &amp; Barreto, M. L. (2006). Risk factors for childhood diarrhea incidence: Dynamic analysis of a longitudinal study. </w:delText>
        </w:r>
        <w:r w:rsidRPr="00033637" w:rsidDel="009E68A7">
          <w:rPr>
            <w:rFonts w:ascii="Times New Roman" w:hAnsi="Times New Roman" w:cs="Times New Roman"/>
            <w:sz w:val="24"/>
            <w:szCs w:val="24"/>
            <w:rPrChange w:id="6773" w:author="Mohammad Nayeem Hasan" w:date="2024-12-23T01:53:00Z" w16du:dateUtc="2024-12-22T19:53:00Z">
              <w:rPr>
                <w:rFonts w:ascii="Times New Roman" w:hAnsi="Times New Roman" w:cs="Times New Roman"/>
                <w:i/>
                <w:iCs/>
                <w:sz w:val="24"/>
                <w:szCs w:val="24"/>
              </w:rPr>
            </w:rPrChange>
          </w:rPr>
          <w:delText>Epidemiology (Cambridge, Mass.)</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774" w:author="Mohammad Nayeem Hasan" w:date="2024-12-23T01:53:00Z" w16du:dateUtc="2024-12-22T19:53:00Z">
              <w:rPr>
                <w:rFonts w:ascii="Times New Roman" w:hAnsi="Times New Roman" w:cs="Times New Roman"/>
                <w:i/>
                <w:iCs/>
                <w:sz w:val="24"/>
                <w:szCs w:val="24"/>
              </w:rPr>
            </w:rPrChange>
          </w:rPr>
          <w:delText>17</w:delText>
        </w:r>
        <w:r w:rsidRPr="00033637" w:rsidDel="009E68A7">
          <w:rPr>
            <w:rFonts w:ascii="Times New Roman" w:hAnsi="Times New Roman" w:cs="Times New Roman"/>
            <w:sz w:val="24"/>
            <w:szCs w:val="24"/>
          </w:rPr>
          <w:delText>(6), 658–667. https://doi.org/10.1097/01.ede.0000239728.75215.86</w:delText>
        </w:r>
      </w:del>
    </w:p>
    <w:p w14:paraId="7135C777" w14:textId="5F30CD67" w:rsidR="00B651A4" w:rsidRPr="00033637" w:rsidDel="009E68A7" w:rsidRDefault="00B651A4" w:rsidP="00F31FB2">
      <w:pPr>
        <w:spacing w:line="480" w:lineRule="auto"/>
        <w:rPr>
          <w:del w:id="6775" w:author="Mohammad Nayeem Hasan" w:date="2024-12-22T21:41:00Z" w16du:dateUtc="2024-12-22T15:41:00Z"/>
          <w:rFonts w:ascii="Times New Roman" w:hAnsi="Times New Roman" w:cs="Times New Roman"/>
          <w:sz w:val="24"/>
          <w:szCs w:val="24"/>
        </w:rPr>
        <w:pPrChange w:id="6776" w:author="Mohammad Nayeem Hasan" w:date="2024-12-23T01:38:00Z" w16du:dateUtc="2024-12-22T19:38:00Z">
          <w:pPr>
            <w:pStyle w:val="Bibliography"/>
          </w:pPr>
        </w:pPrChange>
      </w:pPr>
      <w:del w:id="6777" w:author="Mohammad Nayeem Hasan" w:date="2024-12-22T21:41:00Z" w16du:dateUtc="2024-12-22T15:41:00Z">
        <w:r w:rsidRPr="00033637" w:rsidDel="009E68A7">
          <w:rPr>
            <w:rFonts w:ascii="Times New Roman" w:hAnsi="Times New Roman" w:cs="Times New Roman"/>
            <w:sz w:val="24"/>
            <w:szCs w:val="24"/>
          </w:rPr>
          <w:delText xml:space="preserve">Geruso, M., &amp; Spears, D. (2018). Neighborhood sanitation and infant mortality. </w:delText>
        </w:r>
        <w:r w:rsidRPr="00033637" w:rsidDel="009E68A7">
          <w:rPr>
            <w:rFonts w:ascii="Times New Roman" w:hAnsi="Times New Roman" w:cs="Times New Roman"/>
            <w:sz w:val="24"/>
            <w:szCs w:val="24"/>
            <w:rPrChange w:id="6778" w:author="Mohammad Nayeem Hasan" w:date="2024-12-23T01:53:00Z" w16du:dateUtc="2024-12-22T19:53:00Z">
              <w:rPr>
                <w:rFonts w:ascii="Times New Roman" w:hAnsi="Times New Roman" w:cs="Times New Roman"/>
                <w:i/>
                <w:iCs/>
                <w:sz w:val="24"/>
                <w:szCs w:val="24"/>
              </w:rPr>
            </w:rPrChange>
          </w:rPr>
          <w:delText>American Economic Journal: Applied Economics</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779" w:author="Mohammad Nayeem Hasan" w:date="2024-12-23T01:53:00Z" w16du:dateUtc="2024-12-22T19:53:00Z">
              <w:rPr>
                <w:rFonts w:ascii="Times New Roman" w:hAnsi="Times New Roman" w:cs="Times New Roman"/>
                <w:i/>
                <w:iCs/>
                <w:sz w:val="24"/>
                <w:szCs w:val="24"/>
              </w:rPr>
            </w:rPrChange>
          </w:rPr>
          <w:delText>10</w:delText>
        </w:r>
        <w:r w:rsidRPr="00033637" w:rsidDel="009E68A7">
          <w:rPr>
            <w:rFonts w:ascii="Times New Roman" w:hAnsi="Times New Roman" w:cs="Times New Roman"/>
            <w:sz w:val="24"/>
            <w:szCs w:val="24"/>
          </w:rPr>
          <w:delText>(2), 125–162.</w:delText>
        </w:r>
      </w:del>
    </w:p>
    <w:p w14:paraId="373223BB" w14:textId="738742BD" w:rsidR="00B651A4" w:rsidRPr="00033637" w:rsidDel="009E68A7" w:rsidRDefault="00B651A4" w:rsidP="00F31FB2">
      <w:pPr>
        <w:spacing w:line="480" w:lineRule="auto"/>
        <w:rPr>
          <w:del w:id="6780" w:author="Mohammad Nayeem Hasan" w:date="2024-12-22T21:41:00Z" w16du:dateUtc="2024-12-22T15:41:00Z"/>
          <w:rFonts w:ascii="Times New Roman" w:hAnsi="Times New Roman" w:cs="Times New Roman"/>
          <w:sz w:val="24"/>
          <w:szCs w:val="24"/>
        </w:rPr>
        <w:pPrChange w:id="6781" w:author="Mohammad Nayeem Hasan" w:date="2024-12-23T01:38:00Z" w16du:dateUtc="2024-12-22T19:38:00Z">
          <w:pPr>
            <w:pStyle w:val="Bibliography"/>
          </w:pPr>
        </w:pPrChange>
      </w:pPr>
      <w:del w:id="6782" w:author="Mohammad Nayeem Hasan" w:date="2024-12-22T21:41:00Z" w16du:dateUtc="2024-12-22T15:41:00Z">
        <w:r w:rsidRPr="00033637" w:rsidDel="009E68A7">
          <w:rPr>
            <w:rFonts w:ascii="Times New Roman" w:hAnsi="Times New Roman" w:cs="Times New Roman"/>
            <w:sz w:val="24"/>
            <w:szCs w:val="24"/>
          </w:rPr>
          <w:delText xml:space="preserve">Ghosh, S., Sengupta, P. G., Mondal, S. K., Banu, M. K., Gupta, D. N., &amp; Sircar, B. K. (1997). Risk behavioural practices of rural mothers as determinants of childhood diarrhoea. </w:delText>
        </w:r>
        <w:r w:rsidRPr="00033637" w:rsidDel="009E68A7">
          <w:rPr>
            <w:rFonts w:ascii="Times New Roman" w:hAnsi="Times New Roman" w:cs="Times New Roman"/>
            <w:sz w:val="24"/>
            <w:szCs w:val="24"/>
            <w:rPrChange w:id="6783" w:author="Mohammad Nayeem Hasan" w:date="2024-12-23T01:53:00Z" w16du:dateUtc="2024-12-22T19:53:00Z">
              <w:rPr>
                <w:rFonts w:ascii="Times New Roman" w:hAnsi="Times New Roman" w:cs="Times New Roman"/>
                <w:i/>
                <w:iCs/>
                <w:sz w:val="24"/>
                <w:szCs w:val="24"/>
              </w:rPr>
            </w:rPrChange>
          </w:rPr>
          <w:delText>The Journal of Communicable Diseases</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784" w:author="Mohammad Nayeem Hasan" w:date="2024-12-23T01:53:00Z" w16du:dateUtc="2024-12-22T19:53:00Z">
              <w:rPr>
                <w:rFonts w:ascii="Times New Roman" w:hAnsi="Times New Roman" w:cs="Times New Roman"/>
                <w:i/>
                <w:iCs/>
                <w:sz w:val="24"/>
                <w:szCs w:val="24"/>
              </w:rPr>
            </w:rPrChange>
          </w:rPr>
          <w:delText>29</w:delText>
        </w:r>
        <w:r w:rsidRPr="00033637" w:rsidDel="009E68A7">
          <w:rPr>
            <w:rFonts w:ascii="Times New Roman" w:hAnsi="Times New Roman" w:cs="Times New Roman"/>
            <w:sz w:val="24"/>
            <w:szCs w:val="24"/>
          </w:rPr>
          <w:delText>(1), 7–14.</w:delText>
        </w:r>
      </w:del>
    </w:p>
    <w:p w14:paraId="19918E62" w14:textId="5A1D24B9" w:rsidR="00B651A4" w:rsidRPr="00033637" w:rsidDel="009E68A7" w:rsidRDefault="00B651A4" w:rsidP="00F31FB2">
      <w:pPr>
        <w:spacing w:line="480" w:lineRule="auto"/>
        <w:rPr>
          <w:del w:id="6785" w:author="Mohammad Nayeem Hasan" w:date="2024-12-22T21:41:00Z" w16du:dateUtc="2024-12-22T15:41:00Z"/>
          <w:rFonts w:ascii="Times New Roman" w:hAnsi="Times New Roman" w:cs="Times New Roman"/>
          <w:sz w:val="24"/>
          <w:szCs w:val="24"/>
        </w:rPr>
        <w:pPrChange w:id="6786" w:author="Mohammad Nayeem Hasan" w:date="2024-12-23T01:38:00Z" w16du:dateUtc="2024-12-22T19:38:00Z">
          <w:pPr>
            <w:pStyle w:val="Bibliography"/>
          </w:pPr>
        </w:pPrChange>
      </w:pPr>
      <w:del w:id="6787" w:author="Mohammad Nayeem Hasan" w:date="2024-12-22T21:41:00Z" w16du:dateUtc="2024-12-22T15:41:00Z">
        <w:r w:rsidRPr="00033637" w:rsidDel="009E68A7">
          <w:rPr>
            <w:rFonts w:ascii="Times New Roman" w:hAnsi="Times New Roman" w:cs="Times New Roman"/>
            <w:sz w:val="24"/>
            <w:szCs w:val="24"/>
          </w:rPr>
          <w:delText xml:space="preserve">Guerrant, R. L., Kirchhoff, L. V., Shields, D. S., Nations, M. K., Leslie, J., de Sousa, M. A., … McClelland, K. E. (1983). Prospective study of diarrheal illnesses in northeastern Brazil: Patterns of disease, nutritional impact, etiologies, and risk factors. </w:delText>
        </w:r>
        <w:r w:rsidRPr="00033637" w:rsidDel="009E68A7">
          <w:rPr>
            <w:rFonts w:ascii="Times New Roman" w:hAnsi="Times New Roman" w:cs="Times New Roman"/>
            <w:sz w:val="24"/>
            <w:szCs w:val="24"/>
            <w:rPrChange w:id="6788" w:author="Mohammad Nayeem Hasan" w:date="2024-12-23T01:53:00Z" w16du:dateUtc="2024-12-22T19:53:00Z">
              <w:rPr>
                <w:rFonts w:ascii="Times New Roman" w:hAnsi="Times New Roman" w:cs="Times New Roman"/>
                <w:i/>
                <w:iCs/>
                <w:sz w:val="24"/>
                <w:szCs w:val="24"/>
              </w:rPr>
            </w:rPrChange>
          </w:rPr>
          <w:delText>The Journal of Infectious Diseases</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789" w:author="Mohammad Nayeem Hasan" w:date="2024-12-23T01:53:00Z" w16du:dateUtc="2024-12-22T19:53:00Z">
              <w:rPr>
                <w:rFonts w:ascii="Times New Roman" w:hAnsi="Times New Roman" w:cs="Times New Roman"/>
                <w:i/>
                <w:iCs/>
                <w:sz w:val="24"/>
                <w:szCs w:val="24"/>
              </w:rPr>
            </w:rPrChange>
          </w:rPr>
          <w:delText>148</w:delText>
        </w:r>
        <w:r w:rsidRPr="00033637" w:rsidDel="009E68A7">
          <w:rPr>
            <w:rFonts w:ascii="Times New Roman" w:hAnsi="Times New Roman" w:cs="Times New Roman"/>
            <w:sz w:val="24"/>
            <w:szCs w:val="24"/>
          </w:rPr>
          <w:delText>(6), 986–997. https://doi.org/10.1093/infdis/148.6.986</w:delText>
        </w:r>
      </w:del>
    </w:p>
    <w:p w14:paraId="00100A17" w14:textId="3A875C68" w:rsidR="00B651A4" w:rsidRPr="00033637" w:rsidDel="009E68A7" w:rsidRDefault="00B651A4" w:rsidP="00F31FB2">
      <w:pPr>
        <w:spacing w:line="480" w:lineRule="auto"/>
        <w:rPr>
          <w:del w:id="6790" w:author="Mohammad Nayeem Hasan" w:date="2024-12-22T21:41:00Z" w16du:dateUtc="2024-12-22T15:41:00Z"/>
          <w:rFonts w:ascii="Times New Roman" w:hAnsi="Times New Roman" w:cs="Times New Roman"/>
          <w:sz w:val="24"/>
          <w:szCs w:val="24"/>
        </w:rPr>
        <w:pPrChange w:id="6791" w:author="Mohammad Nayeem Hasan" w:date="2024-12-23T01:38:00Z" w16du:dateUtc="2024-12-22T19:38:00Z">
          <w:pPr>
            <w:pStyle w:val="Bibliography"/>
          </w:pPr>
        </w:pPrChange>
      </w:pPr>
      <w:del w:id="6792" w:author="Mohammad Nayeem Hasan" w:date="2024-12-22T21:41:00Z" w16du:dateUtc="2024-12-22T15:41:00Z">
        <w:r w:rsidRPr="00033637" w:rsidDel="009E68A7">
          <w:rPr>
            <w:rFonts w:ascii="Times New Roman" w:hAnsi="Times New Roman" w:cs="Times New Roman"/>
            <w:sz w:val="24"/>
            <w:szCs w:val="24"/>
          </w:rPr>
          <w:delText xml:space="preserve">Guerrant, Richard L., DeBoer, M. D., Moore, S. R., Scharf, R. J., &amp; Lima, A. A. M. (2013). The impoverished gut—A triple burden of diarrhoea, stunting and chronic disease. </w:delText>
        </w:r>
        <w:r w:rsidRPr="00033637" w:rsidDel="009E68A7">
          <w:rPr>
            <w:rFonts w:ascii="Times New Roman" w:hAnsi="Times New Roman" w:cs="Times New Roman"/>
            <w:sz w:val="24"/>
            <w:szCs w:val="24"/>
            <w:rPrChange w:id="6793" w:author="Mohammad Nayeem Hasan" w:date="2024-12-23T01:53:00Z" w16du:dateUtc="2024-12-22T19:53:00Z">
              <w:rPr>
                <w:rFonts w:ascii="Times New Roman" w:hAnsi="Times New Roman" w:cs="Times New Roman"/>
                <w:i/>
                <w:iCs/>
                <w:sz w:val="24"/>
                <w:szCs w:val="24"/>
              </w:rPr>
            </w:rPrChange>
          </w:rPr>
          <w:delText>Nature Reviews. Gastroenterology &amp; Hepatology</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794" w:author="Mohammad Nayeem Hasan" w:date="2024-12-23T01:53:00Z" w16du:dateUtc="2024-12-22T19:53:00Z">
              <w:rPr>
                <w:rFonts w:ascii="Times New Roman" w:hAnsi="Times New Roman" w:cs="Times New Roman"/>
                <w:i/>
                <w:iCs/>
                <w:sz w:val="24"/>
                <w:szCs w:val="24"/>
              </w:rPr>
            </w:rPrChange>
          </w:rPr>
          <w:delText>10</w:delText>
        </w:r>
        <w:r w:rsidRPr="00033637" w:rsidDel="009E68A7">
          <w:rPr>
            <w:rFonts w:ascii="Times New Roman" w:hAnsi="Times New Roman" w:cs="Times New Roman"/>
            <w:sz w:val="24"/>
            <w:szCs w:val="24"/>
          </w:rPr>
          <w:delText>(4), 220–229. https://doi.org/10.1038/nrgastro.2012.239</w:delText>
        </w:r>
      </w:del>
    </w:p>
    <w:p w14:paraId="025FC896" w14:textId="10260CA5" w:rsidR="00B651A4" w:rsidRPr="00033637" w:rsidDel="009E68A7" w:rsidRDefault="00B651A4" w:rsidP="00F31FB2">
      <w:pPr>
        <w:spacing w:line="480" w:lineRule="auto"/>
        <w:rPr>
          <w:del w:id="6795" w:author="Mohammad Nayeem Hasan" w:date="2024-12-22T21:41:00Z" w16du:dateUtc="2024-12-22T15:41:00Z"/>
          <w:rFonts w:ascii="Times New Roman" w:hAnsi="Times New Roman" w:cs="Times New Roman"/>
          <w:sz w:val="24"/>
          <w:szCs w:val="24"/>
        </w:rPr>
        <w:pPrChange w:id="6796" w:author="Mohammad Nayeem Hasan" w:date="2024-12-23T01:38:00Z" w16du:dateUtc="2024-12-22T19:38:00Z">
          <w:pPr>
            <w:pStyle w:val="Bibliography"/>
          </w:pPr>
        </w:pPrChange>
      </w:pPr>
      <w:del w:id="6797" w:author="Mohammad Nayeem Hasan" w:date="2024-12-22T21:41:00Z" w16du:dateUtc="2024-12-22T15:41:00Z">
        <w:r w:rsidRPr="00033637" w:rsidDel="009E68A7">
          <w:rPr>
            <w:rFonts w:ascii="Times New Roman" w:hAnsi="Times New Roman" w:cs="Times New Roman"/>
            <w:sz w:val="24"/>
            <w:szCs w:val="24"/>
          </w:rPr>
          <w:delText xml:space="preserve">Hasan, M. N., Chowdhury, M. A. B., Jahan, J., Jahan, S., Ahmed, N. U., &amp; Uddin, M. J. (2020). Cesarean delivery and early childhood diseases in Bangladesh: An analysis of Demographic and Health Survey (BDHS) and Multiple Indicator Cluster Survey (MICS). </w:delText>
        </w:r>
        <w:r w:rsidRPr="00033637" w:rsidDel="009E68A7">
          <w:rPr>
            <w:rFonts w:ascii="Times New Roman" w:hAnsi="Times New Roman" w:cs="Times New Roman"/>
            <w:sz w:val="24"/>
            <w:szCs w:val="24"/>
            <w:rPrChange w:id="6798" w:author="Mohammad Nayeem Hasan" w:date="2024-12-23T01:53:00Z" w16du:dateUtc="2024-12-22T19:53:00Z">
              <w:rPr>
                <w:rFonts w:ascii="Times New Roman" w:hAnsi="Times New Roman" w:cs="Times New Roman"/>
                <w:i/>
                <w:iCs/>
                <w:sz w:val="24"/>
                <w:szCs w:val="24"/>
              </w:rPr>
            </w:rPrChange>
          </w:rPr>
          <w:delText>PLOS ONE</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799" w:author="Mohammad Nayeem Hasan" w:date="2024-12-23T01:53:00Z" w16du:dateUtc="2024-12-22T19:53:00Z">
              <w:rPr>
                <w:rFonts w:ascii="Times New Roman" w:hAnsi="Times New Roman" w:cs="Times New Roman"/>
                <w:i/>
                <w:iCs/>
                <w:sz w:val="24"/>
                <w:szCs w:val="24"/>
              </w:rPr>
            </w:rPrChange>
          </w:rPr>
          <w:delText>15</w:delText>
        </w:r>
        <w:r w:rsidRPr="00033637" w:rsidDel="009E68A7">
          <w:rPr>
            <w:rFonts w:ascii="Times New Roman" w:hAnsi="Times New Roman" w:cs="Times New Roman"/>
            <w:sz w:val="24"/>
            <w:szCs w:val="24"/>
          </w:rPr>
          <w:delText>(12), e0242864. https://doi.org/10.1371/journal.pone.0242864</w:delText>
        </w:r>
      </w:del>
    </w:p>
    <w:p w14:paraId="2F9EC6C3" w14:textId="2C1D5824" w:rsidR="00B651A4" w:rsidRPr="00033637" w:rsidDel="009E68A7" w:rsidRDefault="00B651A4" w:rsidP="00F31FB2">
      <w:pPr>
        <w:spacing w:line="480" w:lineRule="auto"/>
        <w:rPr>
          <w:del w:id="6800" w:author="Mohammad Nayeem Hasan" w:date="2024-12-22T21:41:00Z" w16du:dateUtc="2024-12-22T15:41:00Z"/>
          <w:rFonts w:ascii="Times New Roman" w:hAnsi="Times New Roman" w:cs="Times New Roman"/>
          <w:sz w:val="24"/>
          <w:szCs w:val="24"/>
        </w:rPr>
        <w:pPrChange w:id="6801" w:author="Mohammad Nayeem Hasan" w:date="2024-12-23T01:38:00Z" w16du:dateUtc="2024-12-22T19:38:00Z">
          <w:pPr>
            <w:pStyle w:val="Bibliography"/>
          </w:pPr>
        </w:pPrChange>
      </w:pPr>
      <w:del w:id="6802" w:author="Mohammad Nayeem Hasan" w:date="2024-12-22T21:41:00Z" w16du:dateUtc="2024-12-22T15:41:00Z">
        <w:r w:rsidRPr="00033637" w:rsidDel="009E68A7">
          <w:rPr>
            <w:rFonts w:ascii="Times New Roman" w:hAnsi="Times New Roman" w:cs="Times New Roman"/>
            <w:sz w:val="24"/>
            <w:szCs w:val="24"/>
          </w:rPr>
          <w:delText xml:space="preserve">Iannotti, L. L., Trehan, I., Clitheroe, K. L., &amp; Manary, M. J. (2015). Diagnosis and treatment of severely malnourished children with diarrhoea. </w:delText>
        </w:r>
        <w:r w:rsidRPr="00033637" w:rsidDel="009E68A7">
          <w:rPr>
            <w:rFonts w:ascii="Times New Roman" w:hAnsi="Times New Roman" w:cs="Times New Roman"/>
            <w:sz w:val="24"/>
            <w:szCs w:val="24"/>
            <w:rPrChange w:id="6803" w:author="Mohammad Nayeem Hasan" w:date="2024-12-23T01:53:00Z" w16du:dateUtc="2024-12-22T19:53:00Z">
              <w:rPr>
                <w:rFonts w:ascii="Times New Roman" w:hAnsi="Times New Roman" w:cs="Times New Roman"/>
                <w:i/>
                <w:iCs/>
                <w:sz w:val="24"/>
                <w:szCs w:val="24"/>
              </w:rPr>
            </w:rPrChange>
          </w:rPr>
          <w:delText>Journal of Paediatrics and Child Health</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804" w:author="Mohammad Nayeem Hasan" w:date="2024-12-23T01:53:00Z" w16du:dateUtc="2024-12-22T19:53:00Z">
              <w:rPr>
                <w:rFonts w:ascii="Times New Roman" w:hAnsi="Times New Roman" w:cs="Times New Roman"/>
                <w:i/>
                <w:iCs/>
                <w:sz w:val="24"/>
                <w:szCs w:val="24"/>
              </w:rPr>
            </w:rPrChange>
          </w:rPr>
          <w:delText>51</w:delText>
        </w:r>
        <w:r w:rsidRPr="00033637" w:rsidDel="009E68A7">
          <w:rPr>
            <w:rFonts w:ascii="Times New Roman" w:hAnsi="Times New Roman" w:cs="Times New Roman"/>
            <w:sz w:val="24"/>
            <w:szCs w:val="24"/>
          </w:rPr>
          <w:delText>(4), 387–395. https://doi.org/10.1111/jpc.12711</w:delText>
        </w:r>
      </w:del>
    </w:p>
    <w:p w14:paraId="793BE4AC" w14:textId="3D99D2C6" w:rsidR="00B651A4" w:rsidRPr="00033637" w:rsidDel="009E68A7" w:rsidRDefault="00B651A4" w:rsidP="00F31FB2">
      <w:pPr>
        <w:spacing w:line="480" w:lineRule="auto"/>
        <w:rPr>
          <w:del w:id="6805" w:author="Mohammad Nayeem Hasan" w:date="2024-12-22T21:41:00Z" w16du:dateUtc="2024-12-22T15:41:00Z"/>
          <w:rFonts w:ascii="Times New Roman" w:hAnsi="Times New Roman" w:cs="Times New Roman"/>
          <w:sz w:val="24"/>
          <w:szCs w:val="24"/>
        </w:rPr>
        <w:pPrChange w:id="6806" w:author="Mohammad Nayeem Hasan" w:date="2024-12-23T01:38:00Z" w16du:dateUtc="2024-12-22T19:38:00Z">
          <w:pPr>
            <w:pStyle w:val="Bibliography"/>
          </w:pPr>
        </w:pPrChange>
      </w:pPr>
      <w:del w:id="6807" w:author="Mohammad Nayeem Hasan" w:date="2024-12-22T21:41:00Z" w16du:dateUtc="2024-12-22T15:41:00Z">
        <w:r w:rsidRPr="00033637" w:rsidDel="009E68A7">
          <w:rPr>
            <w:rFonts w:ascii="Times New Roman" w:hAnsi="Times New Roman" w:cs="Times New Roman"/>
            <w:sz w:val="24"/>
            <w:szCs w:val="24"/>
          </w:rPr>
          <w:delText xml:space="preserve">Islam, M. A., Hoque, M. A., Ahmed, K. M., &amp; Butler, A. P. (2019). Impact of Climate Change and Land Use on Groundwater Salinization in Southern Bangladesh—Implications for Other Asian Deltas. </w:delText>
        </w:r>
        <w:r w:rsidRPr="00033637" w:rsidDel="009E68A7">
          <w:rPr>
            <w:rFonts w:ascii="Times New Roman" w:hAnsi="Times New Roman" w:cs="Times New Roman"/>
            <w:sz w:val="24"/>
            <w:szCs w:val="24"/>
            <w:rPrChange w:id="6808" w:author="Mohammad Nayeem Hasan" w:date="2024-12-23T01:53:00Z" w16du:dateUtc="2024-12-22T19:53:00Z">
              <w:rPr>
                <w:rFonts w:ascii="Times New Roman" w:hAnsi="Times New Roman" w:cs="Times New Roman"/>
                <w:i/>
                <w:iCs/>
                <w:sz w:val="24"/>
                <w:szCs w:val="24"/>
              </w:rPr>
            </w:rPrChange>
          </w:rPr>
          <w:delText>Environmental Management</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809" w:author="Mohammad Nayeem Hasan" w:date="2024-12-23T01:53:00Z" w16du:dateUtc="2024-12-22T19:53:00Z">
              <w:rPr>
                <w:rFonts w:ascii="Times New Roman" w:hAnsi="Times New Roman" w:cs="Times New Roman"/>
                <w:i/>
                <w:iCs/>
                <w:sz w:val="24"/>
                <w:szCs w:val="24"/>
              </w:rPr>
            </w:rPrChange>
          </w:rPr>
          <w:delText>64</w:delText>
        </w:r>
        <w:r w:rsidRPr="00033637" w:rsidDel="009E68A7">
          <w:rPr>
            <w:rFonts w:ascii="Times New Roman" w:hAnsi="Times New Roman" w:cs="Times New Roman"/>
            <w:sz w:val="24"/>
            <w:szCs w:val="24"/>
          </w:rPr>
          <w:delText>(5), 640–649. https://doi.org/10.1007/s00267-019-01220-4</w:delText>
        </w:r>
      </w:del>
    </w:p>
    <w:p w14:paraId="09C08D34" w14:textId="44ADDFED" w:rsidR="00B651A4" w:rsidRPr="00033637" w:rsidDel="009E68A7" w:rsidRDefault="00B651A4" w:rsidP="00F31FB2">
      <w:pPr>
        <w:spacing w:line="480" w:lineRule="auto"/>
        <w:rPr>
          <w:del w:id="6810" w:author="Mohammad Nayeem Hasan" w:date="2024-12-22T21:41:00Z" w16du:dateUtc="2024-12-22T15:41:00Z"/>
          <w:rFonts w:ascii="Times New Roman" w:hAnsi="Times New Roman" w:cs="Times New Roman"/>
          <w:sz w:val="24"/>
          <w:szCs w:val="24"/>
        </w:rPr>
        <w:pPrChange w:id="6811" w:author="Mohammad Nayeem Hasan" w:date="2024-12-23T01:38:00Z" w16du:dateUtc="2024-12-22T19:38:00Z">
          <w:pPr>
            <w:pStyle w:val="Bibliography"/>
          </w:pPr>
        </w:pPrChange>
      </w:pPr>
      <w:del w:id="6812" w:author="Mohammad Nayeem Hasan" w:date="2024-12-22T21:41:00Z" w16du:dateUtc="2024-12-22T15:41:00Z">
        <w:r w:rsidRPr="00033637" w:rsidDel="009E68A7">
          <w:rPr>
            <w:rFonts w:ascii="Times New Roman" w:hAnsi="Times New Roman" w:cs="Times New Roman"/>
            <w:sz w:val="24"/>
            <w:szCs w:val="24"/>
          </w:rPr>
          <w:delText xml:space="preserve">Islam, M. R., Hossain, M. K., Khan, M. N., &amp; Ali, M. R. (2015). An Evidence of Socio-Demographic Effects on Child’s Diarrhoea in Bangladesh. </w:delText>
        </w:r>
        <w:r w:rsidRPr="00033637" w:rsidDel="009E68A7">
          <w:rPr>
            <w:rFonts w:ascii="Times New Roman" w:hAnsi="Times New Roman" w:cs="Times New Roman"/>
            <w:sz w:val="24"/>
            <w:szCs w:val="24"/>
            <w:rPrChange w:id="6813" w:author="Mohammad Nayeem Hasan" w:date="2024-12-23T01:53:00Z" w16du:dateUtc="2024-12-22T19:53:00Z">
              <w:rPr>
                <w:rFonts w:ascii="Times New Roman" w:hAnsi="Times New Roman" w:cs="Times New Roman"/>
                <w:i/>
                <w:iCs/>
                <w:sz w:val="24"/>
                <w:szCs w:val="24"/>
              </w:rPr>
            </w:rPrChange>
          </w:rPr>
          <w:delText>Journal of Health Science</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814" w:author="Mohammad Nayeem Hasan" w:date="2024-12-23T01:53:00Z" w16du:dateUtc="2024-12-22T19:53:00Z">
              <w:rPr>
                <w:rFonts w:ascii="Times New Roman" w:hAnsi="Times New Roman" w:cs="Times New Roman"/>
                <w:i/>
                <w:iCs/>
                <w:sz w:val="24"/>
                <w:szCs w:val="24"/>
              </w:rPr>
            </w:rPrChange>
          </w:rPr>
          <w:delText>5</w:delText>
        </w:r>
        <w:r w:rsidRPr="00033637" w:rsidDel="009E68A7">
          <w:rPr>
            <w:rFonts w:ascii="Times New Roman" w:hAnsi="Times New Roman" w:cs="Times New Roman"/>
            <w:sz w:val="24"/>
            <w:szCs w:val="24"/>
          </w:rPr>
          <w:delText>(1), 1–5.</w:delText>
        </w:r>
      </w:del>
    </w:p>
    <w:p w14:paraId="3AF5BAF7" w14:textId="5C750BA9" w:rsidR="00B651A4" w:rsidRPr="00033637" w:rsidDel="009E68A7" w:rsidRDefault="00B651A4" w:rsidP="00F31FB2">
      <w:pPr>
        <w:spacing w:line="480" w:lineRule="auto"/>
        <w:rPr>
          <w:del w:id="6815" w:author="Mohammad Nayeem Hasan" w:date="2024-12-22T21:41:00Z" w16du:dateUtc="2024-12-22T15:41:00Z"/>
          <w:rFonts w:ascii="Times New Roman" w:hAnsi="Times New Roman" w:cs="Times New Roman"/>
          <w:sz w:val="24"/>
          <w:szCs w:val="24"/>
        </w:rPr>
        <w:pPrChange w:id="6816" w:author="Mohammad Nayeem Hasan" w:date="2024-12-23T01:38:00Z" w16du:dateUtc="2024-12-22T19:38:00Z">
          <w:pPr>
            <w:pStyle w:val="Bibliography"/>
          </w:pPr>
        </w:pPrChange>
      </w:pPr>
      <w:del w:id="6817" w:author="Mohammad Nayeem Hasan" w:date="2024-12-22T21:41:00Z" w16du:dateUtc="2024-12-22T15:41:00Z">
        <w:r w:rsidRPr="00033637" w:rsidDel="009E68A7">
          <w:rPr>
            <w:rFonts w:ascii="Times New Roman" w:hAnsi="Times New Roman" w:cs="Times New Roman"/>
            <w:sz w:val="24"/>
            <w:szCs w:val="24"/>
          </w:rPr>
          <w:delText xml:space="preserve">Islam, Md. Aminul, Hasan, M. N., Ahammed, T., Anjum, A., Majumder, A., Siddiqui, M. N.-E.-A., … Ahmed, F. (2022). Association of household fuel with acute respiratory infection (ARI) under-five years children in Bangladesh. </w:delText>
        </w:r>
        <w:r w:rsidRPr="00033637" w:rsidDel="009E68A7">
          <w:rPr>
            <w:rFonts w:ascii="Times New Roman" w:hAnsi="Times New Roman" w:cs="Times New Roman"/>
            <w:sz w:val="24"/>
            <w:szCs w:val="24"/>
            <w:rPrChange w:id="6818" w:author="Mohammad Nayeem Hasan" w:date="2024-12-23T01:53:00Z" w16du:dateUtc="2024-12-22T19:53:00Z">
              <w:rPr>
                <w:rFonts w:ascii="Times New Roman" w:hAnsi="Times New Roman" w:cs="Times New Roman"/>
                <w:i/>
                <w:iCs/>
                <w:sz w:val="24"/>
                <w:szCs w:val="24"/>
              </w:rPr>
            </w:rPrChange>
          </w:rPr>
          <w:delText>Frontiers in Public Health</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819" w:author="Mohammad Nayeem Hasan" w:date="2024-12-23T01:53:00Z" w16du:dateUtc="2024-12-22T19:53:00Z">
              <w:rPr>
                <w:rFonts w:ascii="Times New Roman" w:hAnsi="Times New Roman" w:cs="Times New Roman"/>
                <w:i/>
                <w:iCs/>
                <w:sz w:val="24"/>
                <w:szCs w:val="24"/>
              </w:rPr>
            </w:rPrChange>
          </w:rPr>
          <w:delText>10</w:delText>
        </w:r>
        <w:r w:rsidRPr="00033637" w:rsidDel="009E68A7">
          <w:rPr>
            <w:rFonts w:ascii="Times New Roman" w:hAnsi="Times New Roman" w:cs="Times New Roman"/>
            <w:sz w:val="24"/>
            <w:szCs w:val="24"/>
          </w:rPr>
          <w:delText>. Retrieved from https://www.frontiersin.org/articles/10.3389/fpubh.2022.985445</w:delText>
        </w:r>
      </w:del>
    </w:p>
    <w:p w14:paraId="00125C9E" w14:textId="0BA708F2" w:rsidR="00B651A4" w:rsidRPr="00033637" w:rsidDel="009E68A7" w:rsidRDefault="00B651A4" w:rsidP="00F31FB2">
      <w:pPr>
        <w:spacing w:line="480" w:lineRule="auto"/>
        <w:rPr>
          <w:del w:id="6820" w:author="Mohammad Nayeem Hasan" w:date="2024-12-22T21:41:00Z" w16du:dateUtc="2024-12-22T15:41:00Z"/>
          <w:rFonts w:ascii="Times New Roman" w:hAnsi="Times New Roman" w:cs="Times New Roman"/>
          <w:sz w:val="24"/>
          <w:szCs w:val="24"/>
        </w:rPr>
        <w:pPrChange w:id="6821" w:author="Mohammad Nayeem Hasan" w:date="2024-12-23T01:38:00Z" w16du:dateUtc="2024-12-22T19:38:00Z">
          <w:pPr>
            <w:pStyle w:val="Bibliography"/>
          </w:pPr>
        </w:pPrChange>
      </w:pPr>
      <w:del w:id="6822" w:author="Mohammad Nayeem Hasan" w:date="2024-12-22T21:41:00Z" w16du:dateUtc="2024-12-22T15:41:00Z">
        <w:r w:rsidRPr="00033637" w:rsidDel="009E68A7">
          <w:rPr>
            <w:rFonts w:ascii="Times New Roman" w:hAnsi="Times New Roman" w:cs="Times New Roman"/>
            <w:sz w:val="24"/>
            <w:szCs w:val="24"/>
          </w:rPr>
          <w:delText xml:space="preserve">Just, M. R., Carden, S. W., Li, S., Baker, K. K., Gambhir, M., &amp; Fung, I. C.-H. (2018). The impact of shared sanitation facilities on diarrheal diseases with and without an environmental reservoir: A modeling study. </w:delText>
        </w:r>
        <w:r w:rsidRPr="00033637" w:rsidDel="009E68A7">
          <w:rPr>
            <w:rFonts w:ascii="Times New Roman" w:hAnsi="Times New Roman" w:cs="Times New Roman"/>
            <w:sz w:val="24"/>
            <w:szCs w:val="24"/>
            <w:rPrChange w:id="6823" w:author="Mohammad Nayeem Hasan" w:date="2024-12-23T01:53:00Z" w16du:dateUtc="2024-12-22T19:53:00Z">
              <w:rPr>
                <w:rFonts w:ascii="Times New Roman" w:hAnsi="Times New Roman" w:cs="Times New Roman"/>
                <w:i/>
                <w:iCs/>
                <w:sz w:val="24"/>
                <w:szCs w:val="24"/>
              </w:rPr>
            </w:rPrChange>
          </w:rPr>
          <w:delText>Pathogens and Global Health</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824" w:author="Mohammad Nayeem Hasan" w:date="2024-12-23T01:53:00Z" w16du:dateUtc="2024-12-22T19:53:00Z">
              <w:rPr>
                <w:rFonts w:ascii="Times New Roman" w:hAnsi="Times New Roman" w:cs="Times New Roman"/>
                <w:i/>
                <w:iCs/>
                <w:sz w:val="24"/>
                <w:szCs w:val="24"/>
              </w:rPr>
            </w:rPrChange>
          </w:rPr>
          <w:delText>112</w:delText>
        </w:r>
        <w:r w:rsidRPr="00033637" w:rsidDel="009E68A7">
          <w:rPr>
            <w:rFonts w:ascii="Times New Roman" w:hAnsi="Times New Roman" w:cs="Times New Roman"/>
            <w:sz w:val="24"/>
            <w:szCs w:val="24"/>
          </w:rPr>
          <w:delText>(4), 195–202. https://doi.org/10.1080/20477724.2018.1478927</w:delText>
        </w:r>
      </w:del>
    </w:p>
    <w:p w14:paraId="5B77C66E" w14:textId="64CD1D90" w:rsidR="00B651A4" w:rsidRPr="00033637" w:rsidDel="009E68A7" w:rsidRDefault="00B651A4" w:rsidP="00F31FB2">
      <w:pPr>
        <w:spacing w:line="480" w:lineRule="auto"/>
        <w:rPr>
          <w:del w:id="6825" w:author="Mohammad Nayeem Hasan" w:date="2024-12-22T21:41:00Z" w16du:dateUtc="2024-12-22T15:41:00Z"/>
          <w:rFonts w:ascii="Times New Roman" w:hAnsi="Times New Roman" w:cs="Times New Roman"/>
          <w:sz w:val="24"/>
          <w:szCs w:val="24"/>
        </w:rPr>
        <w:pPrChange w:id="6826" w:author="Mohammad Nayeem Hasan" w:date="2024-12-23T01:38:00Z" w16du:dateUtc="2024-12-22T19:38:00Z">
          <w:pPr>
            <w:pStyle w:val="Bibliography"/>
          </w:pPr>
        </w:pPrChange>
      </w:pPr>
      <w:del w:id="6827" w:author="Mohammad Nayeem Hasan" w:date="2024-12-22T21:41:00Z" w16du:dateUtc="2024-12-22T15:41:00Z">
        <w:r w:rsidRPr="00033637" w:rsidDel="009E68A7">
          <w:rPr>
            <w:rFonts w:ascii="Times New Roman" w:hAnsi="Times New Roman" w:cs="Times New Roman"/>
            <w:sz w:val="24"/>
            <w:szCs w:val="24"/>
          </w:rPr>
          <w:delText xml:space="preserve">Kosek, M., Yori, P. P., Pan, W. K., Olortegui, M. P., Gilman, R. H., Perez, J., … Hall, E. (2008). Epidemiology of Highly Endemic Multiply Antibiotic-Resistant Shigellosis in Children in the Peruvian Amazon. </w:delText>
        </w:r>
        <w:r w:rsidRPr="00033637" w:rsidDel="009E68A7">
          <w:rPr>
            <w:rFonts w:ascii="Times New Roman" w:hAnsi="Times New Roman" w:cs="Times New Roman"/>
            <w:sz w:val="24"/>
            <w:szCs w:val="24"/>
            <w:rPrChange w:id="6828" w:author="Mohammad Nayeem Hasan" w:date="2024-12-23T01:53:00Z" w16du:dateUtc="2024-12-22T19:53:00Z">
              <w:rPr>
                <w:rFonts w:ascii="Times New Roman" w:hAnsi="Times New Roman" w:cs="Times New Roman"/>
                <w:i/>
                <w:iCs/>
                <w:sz w:val="24"/>
                <w:szCs w:val="24"/>
              </w:rPr>
            </w:rPrChange>
          </w:rPr>
          <w:delText>Pediatrics</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829" w:author="Mohammad Nayeem Hasan" w:date="2024-12-23T01:53:00Z" w16du:dateUtc="2024-12-22T19:53:00Z">
              <w:rPr>
                <w:rFonts w:ascii="Times New Roman" w:hAnsi="Times New Roman" w:cs="Times New Roman"/>
                <w:i/>
                <w:iCs/>
                <w:sz w:val="24"/>
                <w:szCs w:val="24"/>
              </w:rPr>
            </w:rPrChange>
          </w:rPr>
          <w:delText>122</w:delText>
        </w:r>
        <w:r w:rsidRPr="00033637" w:rsidDel="009E68A7">
          <w:rPr>
            <w:rFonts w:ascii="Times New Roman" w:hAnsi="Times New Roman" w:cs="Times New Roman"/>
            <w:sz w:val="24"/>
            <w:szCs w:val="24"/>
          </w:rPr>
          <w:delText>(3), e541–e549. https://doi.org/10.1542/peds.2008-0458</w:delText>
        </w:r>
      </w:del>
    </w:p>
    <w:p w14:paraId="1D044A2C" w14:textId="017D502A" w:rsidR="00B651A4" w:rsidRPr="00033637" w:rsidDel="009E68A7" w:rsidRDefault="00B651A4" w:rsidP="00F31FB2">
      <w:pPr>
        <w:spacing w:line="480" w:lineRule="auto"/>
        <w:rPr>
          <w:del w:id="6830" w:author="Mohammad Nayeem Hasan" w:date="2024-12-22T21:41:00Z" w16du:dateUtc="2024-12-22T15:41:00Z"/>
          <w:rFonts w:ascii="Times New Roman" w:hAnsi="Times New Roman" w:cs="Times New Roman"/>
          <w:sz w:val="24"/>
          <w:szCs w:val="24"/>
        </w:rPr>
        <w:pPrChange w:id="6831" w:author="Mohammad Nayeem Hasan" w:date="2024-12-23T01:38:00Z" w16du:dateUtc="2024-12-22T19:38:00Z">
          <w:pPr>
            <w:pStyle w:val="Bibliography"/>
          </w:pPr>
        </w:pPrChange>
      </w:pPr>
      <w:del w:id="6832" w:author="Mohammad Nayeem Hasan" w:date="2024-12-22T21:41:00Z" w16du:dateUtc="2024-12-22T15:41:00Z">
        <w:r w:rsidRPr="00033637" w:rsidDel="009E68A7">
          <w:rPr>
            <w:rFonts w:ascii="Times New Roman" w:hAnsi="Times New Roman" w:cs="Times New Roman"/>
            <w:sz w:val="24"/>
            <w:szCs w:val="24"/>
          </w:rPr>
          <w:delText xml:space="preserve">Majorin, F., Torondel, B., Ka Seen Chan, G., &amp; Clasen, T. (2019). Interventions to improve disposal of child faeces for preventing diarrhoea and soil‐transmitted helminth infection. </w:delText>
        </w:r>
        <w:r w:rsidRPr="00033637" w:rsidDel="009E68A7">
          <w:rPr>
            <w:rFonts w:ascii="Times New Roman" w:hAnsi="Times New Roman" w:cs="Times New Roman"/>
            <w:sz w:val="24"/>
            <w:szCs w:val="24"/>
            <w:rPrChange w:id="6833" w:author="Mohammad Nayeem Hasan" w:date="2024-12-23T01:53:00Z" w16du:dateUtc="2024-12-22T19:53:00Z">
              <w:rPr>
                <w:rFonts w:ascii="Times New Roman" w:hAnsi="Times New Roman" w:cs="Times New Roman"/>
                <w:i/>
                <w:iCs/>
                <w:sz w:val="24"/>
                <w:szCs w:val="24"/>
              </w:rPr>
            </w:rPrChange>
          </w:rPr>
          <w:delText>The Cochrane Database of Systematic Reviews</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834" w:author="Mohammad Nayeem Hasan" w:date="2024-12-23T01:53:00Z" w16du:dateUtc="2024-12-22T19:53:00Z">
              <w:rPr>
                <w:rFonts w:ascii="Times New Roman" w:hAnsi="Times New Roman" w:cs="Times New Roman"/>
                <w:i/>
                <w:iCs/>
                <w:sz w:val="24"/>
                <w:szCs w:val="24"/>
              </w:rPr>
            </w:rPrChange>
          </w:rPr>
          <w:delText>2019</w:delText>
        </w:r>
        <w:r w:rsidRPr="00033637" w:rsidDel="009E68A7">
          <w:rPr>
            <w:rFonts w:ascii="Times New Roman" w:hAnsi="Times New Roman" w:cs="Times New Roman"/>
            <w:sz w:val="24"/>
            <w:szCs w:val="24"/>
          </w:rPr>
          <w:delText>(9), CD011055. https://doi.org/10.1002/14651858.CD011055.pub2</w:delText>
        </w:r>
      </w:del>
    </w:p>
    <w:p w14:paraId="489E43CA" w14:textId="3B72D759" w:rsidR="00B651A4" w:rsidRPr="00033637" w:rsidDel="009E68A7" w:rsidRDefault="00B651A4" w:rsidP="00F31FB2">
      <w:pPr>
        <w:spacing w:line="480" w:lineRule="auto"/>
        <w:rPr>
          <w:del w:id="6835" w:author="Mohammad Nayeem Hasan" w:date="2024-12-22T21:41:00Z" w16du:dateUtc="2024-12-22T15:41:00Z"/>
          <w:rFonts w:ascii="Times New Roman" w:hAnsi="Times New Roman" w:cs="Times New Roman"/>
          <w:sz w:val="24"/>
          <w:szCs w:val="24"/>
        </w:rPr>
        <w:pPrChange w:id="6836" w:author="Mohammad Nayeem Hasan" w:date="2024-12-23T01:38:00Z" w16du:dateUtc="2024-12-22T19:38:00Z">
          <w:pPr>
            <w:pStyle w:val="Bibliography"/>
          </w:pPr>
        </w:pPrChange>
      </w:pPr>
      <w:del w:id="6837" w:author="Mohammad Nayeem Hasan" w:date="2024-12-22T21:41:00Z" w16du:dateUtc="2024-12-22T15:41:00Z">
        <w:r w:rsidRPr="00033637" w:rsidDel="009E68A7">
          <w:rPr>
            <w:rFonts w:ascii="Times New Roman" w:hAnsi="Times New Roman" w:cs="Times New Roman"/>
            <w:sz w:val="24"/>
            <w:szCs w:val="24"/>
            <w:rPrChange w:id="6838" w:author="Mohammad Nayeem Hasan" w:date="2024-12-23T01:53:00Z" w16du:dateUtc="2024-12-22T19:53:00Z">
              <w:rPr>
                <w:rFonts w:ascii="Times New Roman" w:hAnsi="Times New Roman" w:cs="Times New Roman"/>
                <w:sz w:val="24"/>
                <w:szCs w:val="24"/>
                <w:lang w:val="fr-FR"/>
              </w:rPr>
            </w:rPrChange>
          </w:rPr>
          <w:delText xml:space="preserve">Maponga, B. A., Chirundu, D., Gombe, N. T., Tshimanga, M., Shambira, G., &amp; Takundwa, L. (2013). </w:delText>
        </w:r>
        <w:r w:rsidRPr="00033637" w:rsidDel="009E68A7">
          <w:rPr>
            <w:rFonts w:ascii="Times New Roman" w:hAnsi="Times New Roman" w:cs="Times New Roman"/>
            <w:sz w:val="24"/>
            <w:szCs w:val="24"/>
          </w:rPr>
          <w:delText xml:space="preserve">Risk factors for contracting watery diarrhoea in Kadoma City, Zimbabwe, 2011: A case control study. </w:delText>
        </w:r>
        <w:r w:rsidRPr="00033637" w:rsidDel="009E68A7">
          <w:rPr>
            <w:rFonts w:ascii="Times New Roman" w:hAnsi="Times New Roman" w:cs="Times New Roman"/>
            <w:sz w:val="24"/>
            <w:szCs w:val="24"/>
            <w:rPrChange w:id="6839" w:author="Mohammad Nayeem Hasan" w:date="2024-12-23T01:53:00Z" w16du:dateUtc="2024-12-22T19:53:00Z">
              <w:rPr>
                <w:rFonts w:ascii="Times New Roman" w:hAnsi="Times New Roman" w:cs="Times New Roman"/>
                <w:i/>
                <w:iCs/>
                <w:sz w:val="24"/>
                <w:szCs w:val="24"/>
              </w:rPr>
            </w:rPrChange>
          </w:rPr>
          <w:delText>BMC Infectious Diseases</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840" w:author="Mohammad Nayeem Hasan" w:date="2024-12-23T01:53:00Z" w16du:dateUtc="2024-12-22T19:53:00Z">
              <w:rPr>
                <w:rFonts w:ascii="Times New Roman" w:hAnsi="Times New Roman" w:cs="Times New Roman"/>
                <w:i/>
                <w:iCs/>
                <w:sz w:val="24"/>
                <w:szCs w:val="24"/>
              </w:rPr>
            </w:rPrChange>
          </w:rPr>
          <w:delText>13</w:delText>
        </w:r>
        <w:r w:rsidRPr="00033637" w:rsidDel="009E68A7">
          <w:rPr>
            <w:rFonts w:ascii="Times New Roman" w:hAnsi="Times New Roman" w:cs="Times New Roman"/>
            <w:sz w:val="24"/>
            <w:szCs w:val="24"/>
          </w:rPr>
          <w:delText>(1), 1–8. https://doi.org/10.1186/1471-2334-13-567</w:delText>
        </w:r>
      </w:del>
    </w:p>
    <w:p w14:paraId="7A9B72FF" w14:textId="035A96C1" w:rsidR="00B651A4" w:rsidRPr="00033637" w:rsidDel="009E68A7" w:rsidRDefault="00B651A4" w:rsidP="00F31FB2">
      <w:pPr>
        <w:spacing w:line="480" w:lineRule="auto"/>
        <w:rPr>
          <w:del w:id="6841" w:author="Mohammad Nayeem Hasan" w:date="2024-12-22T21:41:00Z" w16du:dateUtc="2024-12-22T15:41:00Z"/>
          <w:rFonts w:ascii="Times New Roman" w:hAnsi="Times New Roman" w:cs="Times New Roman"/>
          <w:sz w:val="24"/>
          <w:szCs w:val="24"/>
        </w:rPr>
        <w:pPrChange w:id="6842" w:author="Mohammad Nayeem Hasan" w:date="2024-12-23T01:38:00Z" w16du:dateUtc="2024-12-22T19:38:00Z">
          <w:pPr>
            <w:pStyle w:val="Bibliography"/>
          </w:pPr>
        </w:pPrChange>
      </w:pPr>
      <w:del w:id="6843" w:author="Mohammad Nayeem Hasan" w:date="2024-12-22T21:41:00Z" w16du:dateUtc="2024-12-22T15:41:00Z">
        <w:r w:rsidRPr="00033637" w:rsidDel="009E68A7">
          <w:rPr>
            <w:rFonts w:ascii="Times New Roman" w:hAnsi="Times New Roman" w:cs="Times New Roman"/>
            <w:sz w:val="24"/>
            <w:szCs w:val="24"/>
          </w:rPr>
          <w:delText xml:space="preserve">Mata, L. (1992). Diarrheal disease as a cause of malnutrition. </w:delText>
        </w:r>
        <w:r w:rsidRPr="00033637" w:rsidDel="009E68A7">
          <w:rPr>
            <w:rFonts w:ascii="Times New Roman" w:hAnsi="Times New Roman" w:cs="Times New Roman"/>
            <w:sz w:val="24"/>
            <w:szCs w:val="24"/>
            <w:rPrChange w:id="6844" w:author="Mohammad Nayeem Hasan" w:date="2024-12-23T01:53:00Z" w16du:dateUtc="2024-12-22T19:53:00Z">
              <w:rPr>
                <w:rFonts w:ascii="Times New Roman" w:hAnsi="Times New Roman" w:cs="Times New Roman"/>
                <w:i/>
                <w:iCs/>
                <w:sz w:val="24"/>
                <w:szCs w:val="24"/>
              </w:rPr>
            </w:rPrChange>
          </w:rPr>
          <w:delText>The American Journal of Tropical Medicine and Hygiene</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845" w:author="Mohammad Nayeem Hasan" w:date="2024-12-23T01:53:00Z" w16du:dateUtc="2024-12-22T19:53:00Z">
              <w:rPr>
                <w:rFonts w:ascii="Times New Roman" w:hAnsi="Times New Roman" w:cs="Times New Roman"/>
                <w:i/>
                <w:iCs/>
                <w:sz w:val="24"/>
                <w:szCs w:val="24"/>
              </w:rPr>
            </w:rPrChange>
          </w:rPr>
          <w:delText>47</w:delText>
        </w:r>
        <w:r w:rsidRPr="00033637" w:rsidDel="009E68A7">
          <w:rPr>
            <w:rFonts w:ascii="Times New Roman" w:hAnsi="Times New Roman" w:cs="Times New Roman"/>
            <w:sz w:val="24"/>
            <w:szCs w:val="24"/>
          </w:rPr>
          <w:delText>(1 Pt 2), 16–27. https://doi.org/10.4269/ajtmh.1992.47.16</w:delText>
        </w:r>
      </w:del>
    </w:p>
    <w:p w14:paraId="38979FF1" w14:textId="7017E80C" w:rsidR="00B651A4" w:rsidRPr="00033637" w:rsidDel="009E68A7" w:rsidRDefault="00B651A4" w:rsidP="00F31FB2">
      <w:pPr>
        <w:spacing w:line="480" w:lineRule="auto"/>
        <w:rPr>
          <w:del w:id="6846" w:author="Mohammad Nayeem Hasan" w:date="2024-12-22T21:41:00Z" w16du:dateUtc="2024-12-22T15:41:00Z"/>
          <w:rFonts w:ascii="Times New Roman" w:hAnsi="Times New Roman" w:cs="Times New Roman"/>
          <w:sz w:val="24"/>
          <w:szCs w:val="24"/>
        </w:rPr>
        <w:pPrChange w:id="6847" w:author="Mohammad Nayeem Hasan" w:date="2024-12-23T01:38:00Z" w16du:dateUtc="2024-12-22T19:38:00Z">
          <w:pPr>
            <w:pStyle w:val="Bibliography"/>
          </w:pPr>
        </w:pPrChange>
      </w:pPr>
      <w:del w:id="6848" w:author="Mohammad Nayeem Hasan" w:date="2024-12-22T21:41:00Z" w16du:dateUtc="2024-12-22T15:41:00Z">
        <w:r w:rsidRPr="00033637" w:rsidDel="009E68A7">
          <w:rPr>
            <w:rFonts w:ascii="Times New Roman" w:hAnsi="Times New Roman" w:cs="Times New Roman"/>
            <w:sz w:val="24"/>
            <w:szCs w:val="24"/>
          </w:rPr>
          <w:delText xml:space="preserve">Melese, B., Paulos, W., Astawesegn, F. H., &amp; Gelgelu, T. B. (2019). Prevalence of diarrheal diseases and associated factors among under-five children in Dale District, Sidama zone, Southern Ethiopia: A cross-sectional study. </w:delText>
        </w:r>
        <w:r w:rsidRPr="00033637" w:rsidDel="009E68A7">
          <w:rPr>
            <w:rFonts w:ascii="Times New Roman" w:hAnsi="Times New Roman" w:cs="Times New Roman"/>
            <w:sz w:val="24"/>
            <w:szCs w:val="24"/>
            <w:rPrChange w:id="6849" w:author="Mohammad Nayeem Hasan" w:date="2024-12-23T01:53:00Z" w16du:dateUtc="2024-12-22T19:53:00Z">
              <w:rPr>
                <w:rFonts w:ascii="Times New Roman" w:hAnsi="Times New Roman" w:cs="Times New Roman"/>
                <w:i/>
                <w:iCs/>
                <w:sz w:val="24"/>
                <w:szCs w:val="24"/>
              </w:rPr>
            </w:rPrChange>
          </w:rPr>
          <w:delText>BMC Public Health</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850" w:author="Mohammad Nayeem Hasan" w:date="2024-12-23T01:53:00Z" w16du:dateUtc="2024-12-22T19:53:00Z">
              <w:rPr>
                <w:rFonts w:ascii="Times New Roman" w:hAnsi="Times New Roman" w:cs="Times New Roman"/>
                <w:i/>
                <w:iCs/>
                <w:sz w:val="24"/>
                <w:szCs w:val="24"/>
              </w:rPr>
            </w:rPrChange>
          </w:rPr>
          <w:delText>19</w:delText>
        </w:r>
        <w:r w:rsidRPr="00033637" w:rsidDel="009E68A7">
          <w:rPr>
            <w:rFonts w:ascii="Times New Roman" w:hAnsi="Times New Roman" w:cs="Times New Roman"/>
            <w:sz w:val="24"/>
            <w:szCs w:val="24"/>
          </w:rPr>
          <w:delText>(1), 1235. https://doi.org/10.1186/s12889-019-7579-2</w:delText>
        </w:r>
      </w:del>
    </w:p>
    <w:p w14:paraId="2BDFAB68" w14:textId="57D4453D" w:rsidR="00B651A4" w:rsidRPr="00033637" w:rsidDel="009E68A7" w:rsidRDefault="00B651A4" w:rsidP="00F31FB2">
      <w:pPr>
        <w:spacing w:line="480" w:lineRule="auto"/>
        <w:rPr>
          <w:del w:id="6851" w:author="Mohammad Nayeem Hasan" w:date="2024-12-22T21:41:00Z" w16du:dateUtc="2024-12-22T15:41:00Z"/>
          <w:rFonts w:ascii="Times New Roman" w:hAnsi="Times New Roman" w:cs="Times New Roman"/>
          <w:sz w:val="24"/>
          <w:szCs w:val="24"/>
        </w:rPr>
        <w:pPrChange w:id="6852" w:author="Mohammad Nayeem Hasan" w:date="2024-12-23T01:38:00Z" w16du:dateUtc="2024-12-22T19:38:00Z">
          <w:pPr>
            <w:pStyle w:val="Bibliography"/>
          </w:pPr>
        </w:pPrChange>
      </w:pPr>
      <w:del w:id="6853" w:author="Mohammad Nayeem Hasan" w:date="2024-12-22T21:41:00Z" w16du:dateUtc="2024-12-22T15:41:00Z">
        <w:r w:rsidRPr="00033637" w:rsidDel="009E68A7">
          <w:rPr>
            <w:rFonts w:ascii="Times New Roman" w:hAnsi="Times New Roman" w:cs="Times New Roman"/>
            <w:sz w:val="24"/>
            <w:szCs w:val="24"/>
          </w:rPr>
          <w:delText xml:space="preserve">Mengistie, B., Berhane, Y., &amp; Worku, A. (2013). Prevalence of diarrhea and associated risk factors among children under-five years of age in Eastern Ethiopia: A cross-sectional study. </w:delText>
        </w:r>
        <w:r w:rsidRPr="00033637" w:rsidDel="009E68A7">
          <w:rPr>
            <w:rFonts w:ascii="Times New Roman" w:hAnsi="Times New Roman" w:cs="Times New Roman"/>
            <w:sz w:val="24"/>
            <w:szCs w:val="24"/>
            <w:rPrChange w:id="6854" w:author="Mohammad Nayeem Hasan" w:date="2024-12-23T01:53:00Z" w16du:dateUtc="2024-12-22T19:53:00Z">
              <w:rPr>
                <w:rFonts w:ascii="Times New Roman" w:hAnsi="Times New Roman" w:cs="Times New Roman"/>
                <w:i/>
                <w:iCs/>
                <w:sz w:val="24"/>
                <w:szCs w:val="24"/>
              </w:rPr>
            </w:rPrChange>
          </w:rPr>
          <w:delText>Open Journal of Preventive Medicine</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855" w:author="Mohammad Nayeem Hasan" w:date="2024-12-23T01:53:00Z" w16du:dateUtc="2024-12-22T19:53:00Z">
              <w:rPr>
                <w:rFonts w:ascii="Times New Roman" w:hAnsi="Times New Roman" w:cs="Times New Roman"/>
                <w:i/>
                <w:iCs/>
                <w:sz w:val="24"/>
                <w:szCs w:val="24"/>
              </w:rPr>
            </w:rPrChange>
          </w:rPr>
          <w:delText>3</w:delText>
        </w:r>
        <w:r w:rsidRPr="00033637" w:rsidDel="009E68A7">
          <w:rPr>
            <w:rFonts w:ascii="Times New Roman" w:hAnsi="Times New Roman" w:cs="Times New Roman"/>
            <w:sz w:val="24"/>
            <w:szCs w:val="24"/>
          </w:rPr>
          <w:delText>(7), 446–453. https://doi.org/10.4236/ojpm.2013.37060</w:delText>
        </w:r>
      </w:del>
    </w:p>
    <w:p w14:paraId="3EBF79DE" w14:textId="6AD1209B" w:rsidR="00B651A4" w:rsidRPr="00033637" w:rsidDel="009E68A7" w:rsidRDefault="00B651A4" w:rsidP="00F31FB2">
      <w:pPr>
        <w:spacing w:line="480" w:lineRule="auto"/>
        <w:rPr>
          <w:del w:id="6856" w:author="Mohammad Nayeem Hasan" w:date="2024-12-22T21:41:00Z" w16du:dateUtc="2024-12-22T15:41:00Z"/>
          <w:rFonts w:ascii="Times New Roman" w:hAnsi="Times New Roman" w:cs="Times New Roman"/>
          <w:sz w:val="24"/>
          <w:szCs w:val="24"/>
        </w:rPr>
        <w:pPrChange w:id="6857" w:author="Mohammad Nayeem Hasan" w:date="2024-12-23T01:38:00Z" w16du:dateUtc="2024-12-22T19:38:00Z">
          <w:pPr>
            <w:pStyle w:val="Bibliography"/>
          </w:pPr>
        </w:pPrChange>
      </w:pPr>
      <w:del w:id="6858" w:author="Mohammad Nayeem Hasan" w:date="2024-12-22T21:41:00Z" w16du:dateUtc="2024-12-22T15:41:00Z">
        <w:r w:rsidRPr="00033637" w:rsidDel="009E68A7">
          <w:rPr>
            <w:rFonts w:ascii="Times New Roman" w:hAnsi="Times New Roman" w:cs="Times New Roman"/>
            <w:sz w:val="24"/>
            <w:szCs w:val="24"/>
          </w:rPr>
          <w:delText xml:space="preserve">Mølbak, K., Jensen, H., lngholt, L., &amp; Aaby, P. (1997). Risk Factors for Diarrheal Disease Incidence in Early Childhood: A Community Cohort Study from Guinea-Bissau. </w:delText>
        </w:r>
        <w:r w:rsidRPr="00033637" w:rsidDel="009E68A7">
          <w:rPr>
            <w:rFonts w:ascii="Times New Roman" w:hAnsi="Times New Roman" w:cs="Times New Roman"/>
            <w:sz w:val="24"/>
            <w:szCs w:val="24"/>
            <w:rPrChange w:id="6859" w:author="Mohammad Nayeem Hasan" w:date="2024-12-23T01:53:00Z" w16du:dateUtc="2024-12-22T19:53:00Z">
              <w:rPr>
                <w:rFonts w:ascii="Times New Roman" w:hAnsi="Times New Roman" w:cs="Times New Roman"/>
                <w:i/>
                <w:iCs/>
                <w:sz w:val="24"/>
                <w:szCs w:val="24"/>
              </w:rPr>
            </w:rPrChange>
          </w:rPr>
          <w:delText>American Journal of Epidemiology</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860" w:author="Mohammad Nayeem Hasan" w:date="2024-12-23T01:53:00Z" w16du:dateUtc="2024-12-22T19:53:00Z">
              <w:rPr>
                <w:rFonts w:ascii="Times New Roman" w:hAnsi="Times New Roman" w:cs="Times New Roman"/>
                <w:i/>
                <w:iCs/>
                <w:sz w:val="24"/>
                <w:szCs w:val="24"/>
              </w:rPr>
            </w:rPrChange>
          </w:rPr>
          <w:delText>146</w:delText>
        </w:r>
        <w:r w:rsidRPr="00033637" w:rsidDel="009E68A7">
          <w:rPr>
            <w:rFonts w:ascii="Times New Roman" w:hAnsi="Times New Roman" w:cs="Times New Roman"/>
            <w:sz w:val="24"/>
            <w:szCs w:val="24"/>
          </w:rPr>
          <w:delText>(3), 273–282. https://doi.org/10.1093/oxfordjournals.aje.a009263</w:delText>
        </w:r>
      </w:del>
    </w:p>
    <w:p w14:paraId="52B2FF42" w14:textId="0842464E" w:rsidR="00B651A4" w:rsidRPr="00033637" w:rsidDel="009E68A7" w:rsidRDefault="00B651A4" w:rsidP="00F31FB2">
      <w:pPr>
        <w:spacing w:line="480" w:lineRule="auto"/>
        <w:rPr>
          <w:del w:id="6861" w:author="Mohammad Nayeem Hasan" w:date="2024-12-22T21:41:00Z" w16du:dateUtc="2024-12-22T15:41:00Z"/>
          <w:rFonts w:ascii="Times New Roman" w:hAnsi="Times New Roman" w:cs="Times New Roman"/>
          <w:sz w:val="24"/>
          <w:szCs w:val="24"/>
        </w:rPr>
        <w:pPrChange w:id="6862" w:author="Mohammad Nayeem Hasan" w:date="2024-12-23T01:38:00Z" w16du:dateUtc="2024-12-22T19:38:00Z">
          <w:pPr>
            <w:pStyle w:val="Bibliography"/>
          </w:pPr>
        </w:pPrChange>
      </w:pPr>
      <w:del w:id="6863" w:author="Mohammad Nayeem Hasan" w:date="2024-12-22T21:41:00Z" w16du:dateUtc="2024-12-22T15:41:00Z">
        <w:r w:rsidRPr="00033637" w:rsidDel="009E68A7">
          <w:rPr>
            <w:rFonts w:ascii="Times New Roman" w:hAnsi="Times New Roman" w:cs="Times New Roman"/>
            <w:sz w:val="24"/>
            <w:szCs w:val="24"/>
          </w:rPr>
          <w:delText xml:space="preserve">Negesse, Y., Taddese, A. A., Negesse, A., &amp; Ayele, T. A. (2021). Trends and determinants of diarrhea among under-five children in Ethiopia: Cross-sectional study: multivariate decomposition and multilevel analysis based on Bayesian approach evidenced by EDHS 2000–2016 data. </w:delText>
        </w:r>
        <w:r w:rsidRPr="00033637" w:rsidDel="009E68A7">
          <w:rPr>
            <w:rFonts w:ascii="Times New Roman" w:hAnsi="Times New Roman" w:cs="Times New Roman"/>
            <w:sz w:val="24"/>
            <w:szCs w:val="24"/>
            <w:rPrChange w:id="6864" w:author="Mohammad Nayeem Hasan" w:date="2024-12-23T01:53:00Z" w16du:dateUtc="2024-12-22T19:53:00Z">
              <w:rPr>
                <w:rFonts w:ascii="Times New Roman" w:hAnsi="Times New Roman" w:cs="Times New Roman"/>
                <w:i/>
                <w:iCs/>
                <w:sz w:val="24"/>
                <w:szCs w:val="24"/>
              </w:rPr>
            </w:rPrChange>
          </w:rPr>
          <w:delText>BMC Public Health</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865" w:author="Mohammad Nayeem Hasan" w:date="2024-12-23T01:53:00Z" w16du:dateUtc="2024-12-22T19:53:00Z">
              <w:rPr>
                <w:rFonts w:ascii="Times New Roman" w:hAnsi="Times New Roman" w:cs="Times New Roman"/>
                <w:i/>
                <w:iCs/>
                <w:sz w:val="24"/>
                <w:szCs w:val="24"/>
              </w:rPr>
            </w:rPrChange>
          </w:rPr>
          <w:delText>21</w:delText>
        </w:r>
        <w:r w:rsidRPr="00033637" w:rsidDel="009E68A7">
          <w:rPr>
            <w:rFonts w:ascii="Times New Roman" w:hAnsi="Times New Roman" w:cs="Times New Roman"/>
            <w:sz w:val="24"/>
            <w:szCs w:val="24"/>
          </w:rPr>
          <w:delText>(1), 193. https://doi.org/10.1186/s12889-021-10191-3</w:delText>
        </w:r>
      </w:del>
    </w:p>
    <w:p w14:paraId="37F75700" w14:textId="6C51643C" w:rsidR="00B651A4" w:rsidRPr="00033637" w:rsidDel="009E68A7" w:rsidRDefault="00B651A4" w:rsidP="00F31FB2">
      <w:pPr>
        <w:spacing w:line="480" w:lineRule="auto"/>
        <w:rPr>
          <w:del w:id="6866" w:author="Mohammad Nayeem Hasan" w:date="2024-12-22T21:41:00Z" w16du:dateUtc="2024-12-22T15:41:00Z"/>
          <w:rFonts w:ascii="Times New Roman" w:hAnsi="Times New Roman" w:cs="Times New Roman"/>
          <w:sz w:val="24"/>
          <w:szCs w:val="24"/>
        </w:rPr>
        <w:pPrChange w:id="6867" w:author="Mohammad Nayeem Hasan" w:date="2024-12-23T01:38:00Z" w16du:dateUtc="2024-12-22T19:38:00Z">
          <w:pPr>
            <w:pStyle w:val="Bibliography"/>
          </w:pPr>
        </w:pPrChange>
      </w:pPr>
      <w:del w:id="6868" w:author="Mohammad Nayeem Hasan" w:date="2024-12-22T21:41:00Z" w16du:dateUtc="2024-12-22T15:41:00Z">
        <w:r w:rsidRPr="00033637" w:rsidDel="009E68A7">
          <w:rPr>
            <w:rFonts w:ascii="Times New Roman" w:hAnsi="Times New Roman" w:cs="Times New Roman"/>
            <w:sz w:val="24"/>
            <w:szCs w:val="24"/>
          </w:rPr>
          <w:delText xml:space="preserve">Pinzón-Rondón, Á. M., Zárate-Ardila, C., Hoyos-Martínez, A., Ruiz-Sternberg, Á. M., &amp; Vélez-van-Meerbeke, A. (2015). Country characteristics and acute diarrhea in children from developing nations: A multilevel study. </w:delText>
        </w:r>
        <w:r w:rsidRPr="00033637" w:rsidDel="009E68A7">
          <w:rPr>
            <w:rFonts w:ascii="Times New Roman" w:hAnsi="Times New Roman" w:cs="Times New Roman"/>
            <w:sz w:val="24"/>
            <w:szCs w:val="24"/>
            <w:rPrChange w:id="6869" w:author="Mohammad Nayeem Hasan" w:date="2024-12-23T01:53:00Z" w16du:dateUtc="2024-12-22T19:53:00Z">
              <w:rPr>
                <w:rFonts w:ascii="Times New Roman" w:hAnsi="Times New Roman" w:cs="Times New Roman"/>
                <w:i/>
                <w:iCs/>
                <w:sz w:val="24"/>
                <w:szCs w:val="24"/>
              </w:rPr>
            </w:rPrChange>
          </w:rPr>
          <w:delText>BMC Public Health</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870" w:author="Mohammad Nayeem Hasan" w:date="2024-12-23T01:53:00Z" w16du:dateUtc="2024-12-22T19:53:00Z">
              <w:rPr>
                <w:rFonts w:ascii="Times New Roman" w:hAnsi="Times New Roman" w:cs="Times New Roman"/>
                <w:i/>
                <w:iCs/>
                <w:sz w:val="24"/>
                <w:szCs w:val="24"/>
              </w:rPr>
            </w:rPrChange>
          </w:rPr>
          <w:delText>15</w:delText>
        </w:r>
        <w:r w:rsidRPr="00033637" w:rsidDel="009E68A7">
          <w:rPr>
            <w:rFonts w:ascii="Times New Roman" w:hAnsi="Times New Roman" w:cs="Times New Roman"/>
            <w:sz w:val="24"/>
            <w:szCs w:val="24"/>
          </w:rPr>
          <w:delText>(1), 811. https://doi.org/10.1186/s12889-015-2120-8</w:delText>
        </w:r>
      </w:del>
    </w:p>
    <w:p w14:paraId="26D1748B" w14:textId="248FB95C" w:rsidR="00B651A4" w:rsidRPr="00033637" w:rsidDel="009E68A7" w:rsidRDefault="00B651A4" w:rsidP="00F31FB2">
      <w:pPr>
        <w:spacing w:line="480" w:lineRule="auto"/>
        <w:rPr>
          <w:del w:id="6871" w:author="Mohammad Nayeem Hasan" w:date="2024-12-22T21:41:00Z" w16du:dateUtc="2024-12-22T15:41:00Z"/>
          <w:rFonts w:ascii="Times New Roman" w:hAnsi="Times New Roman" w:cs="Times New Roman"/>
          <w:sz w:val="24"/>
          <w:szCs w:val="24"/>
        </w:rPr>
        <w:pPrChange w:id="6872" w:author="Mohammad Nayeem Hasan" w:date="2024-12-23T01:38:00Z" w16du:dateUtc="2024-12-22T19:38:00Z">
          <w:pPr>
            <w:pStyle w:val="Bibliography"/>
          </w:pPr>
        </w:pPrChange>
      </w:pPr>
      <w:del w:id="6873" w:author="Mohammad Nayeem Hasan" w:date="2024-12-22T21:41:00Z" w16du:dateUtc="2024-12-22T15:41:00Z">
        <w:r w:rsidRPr="00033637" w:rsidDel="009E68A7">
          <w:rPr>
            <w:rFonts w:ascii="Times New Roman" w:hAnsi="Times New Roman" w:cs="Times New Roman"/>
            <w:sz w:val="24"/>
            <w:szCs w:val="24"/>
          </w:rPr>
          <w:delText xml:space="preserve">Podewils, L. J., Mintz, E. D., Nataro, J. P., &amp; Parashar, U. D. (2004). Acute, infectious diarrhea among children in developing countries. </w:delText>
        </w:r>
        <w:r w:rsidRPr="00033637" w:rsidDel="009E68A7">
          <w:rPr>
            <w:rFonts w:ascii="Times New Roman" w:hAnsi="Times New Roman" w:cs="Times New Roman"/>
            <w:sz w:val="24"/>
            <w:szCs w:val="24"/>
            <w:rPrChange w:id="6874" w:author="Mohammad Nayeem Hasan" w:date="2024-12-23T01:53:00Z" w16du:dateUtc="2024-12-22T19:53:00Z">
              <w:rPr>
                <w:rFonts w:ascii="Times New Roman" w:hAnsi="Times New Roman" w:cs="Times New Roman"/>
                <w:i/>
                <w:iCs/>
                <w:sz w:val="24"/>
                <w:szCs w:val="24"/>
              </w:rPr>
            </w:rPrChange>
          </w:rPr>
          <w:delText>Seminars in Pediatric Infectious Diseases</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875" w:author="Mohammad Nayeem Hasan" w:date="2024-12-23T01:53:00Z" w16du:dateUtc="2024-12-22T19:53:00Z">
              <w:rPr>
                <w:rFonts w:ascii="Times New Roman" w:hAnsi="Times New Roman" w:cs="Times New Roman"/>
                <w:i/>
                <w:iCs/>
                <w:sz w:val="24"/>
                <w:szCs w:val="24"/>
              </w:rPr>
            </w:rPrChange>
          </w:rPr>
          <w:delText>15</w:delText>
        </w:r>
        <w:r w:rsidRPr="00033637" w:rsidDel="009E68A7">
          <w:rPr>
            <w:rFonts w:ascii="Times New Roman" w:hAnsi="Times New Roman" w:cs="Times New Roman"/>
            <w:sz w:val="24"/>
            <w:szCs w:val="24"/>
          </w:rPr>
          <w:delText>(3), 155–168. https://doi.org/10.1053/j.spid.2004.05.008</w:delText>
        </w:r>
      </w:del>
    </w:p>
    <w:p w14:paraId="4C70AE4B" w14:textId="0A864E2E" w:rsidR="00B651A4" w:rsidRPr="00033637" w:rsidDel="009E68A7" w:rsidRDefault="00B651A4" w:rsidP="00F31FB2">
      <w:pPr>
        <w:spacing w:line="480" w:lineRule="auto"/>
        <w:rPr>
          <w:del w:id="6876" w:author="Mohammad Nayeem Hasan" w:date="2024-12-22T21:41:00Z" w16du:dateUtc="2024-12-22T15:41:00Z"/>
          <w:rFonts w:ascii="Times New Roman" w:hAnsi="Times New Roman" w:cs="Times New Roman"/>
          <w:sz w:val="24"/>
          <w:szCs w:val="24"/>
        </w:rPr>
        <w:pPrChange w:id="6877" w:author="Mohammad Nayeem Hasan" w:date="2024-12-23T01:38:00Z" w16du:dateUtc="2024-12-22T19:38:00Z">
          <w:pPr>
            <w:pStyle w:val="Bibliography"/>
          </w:pPr>
        </w:pPrChange>
      </w:pPr>
      <w:del w:id="6878" w:author="Mohammad Nayeem Hasan" w:date="2024-12-22T21:41:00Z" w16du:dateUtc="2024-12-22T15:41:00Z">
        <w:r w:rsidRPr="00033637" w:rsidDel="009E68A7">
          <w:rPr>
            <w:rFonts w:ascii="Times New Roman" w:hAnsi="Times New Roman" w:cs="Times New Roman"/>
            <w:sz w:val="24"/>
            <w:szCs w:val="24"/>
          </w:rPr>
          <w:delText xml:space="preserve">Quick, R. E., Venczel, L. V., Mintz, E. D., Soleto, L., Aparicio, J., Gironaz, M., … Tauxe, R. V. (1999). Diarrhoea prevention in Bolivia through point-of-use water treatment and safe storage: A promising new strategy. </w:delText>
        </w:r>
        <w:r w:rsidRPr="00033637" w:rsidDel="009E68A7">
          <w:rPr>
            <w:rFonts w:ascii="Times New Roman" w:hAnsi="Times New Roman" w:cs="Times New Roman"/>
            <w:sz w:val="24"/>
            <w:szCs w:val="24"/>
            <w:rPrChange w:id="6879" w:author="Mohammad Nayeem Hasan" w:date="2024-12-23T01:53:00Z" w16du:dateUtc="2024-12-22T19:53:00Z">
              <w:rPr>
                <w:rFonts w:ascii="Times New Roman" w:hAnsi="Times New Roman" w:cs="Times New Roman"/>
                <w:i/>
                <w:iCs/>
                <w:sz w:val="24"/>
                <w:szCs w:val="24"/>
              </w:rPr>
            </w:rPrChange>
          </w:rPr>
          <w:delText>Epidemiology and Infection</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880" w:author="Mohammad Nayeem Hasan" w:date="2024-12-23T01:53:00Z" w16du:dateUtc="2024-12-22T19:53:00Z">
              <w:rPr>
                <w:rFonts w:ascii="Times New Roman" w:hAnsi="Times New Roman" w:cs="Times New Roman"/>
                <w:i/>
                <w:iCs/>
                <w:sz w:val="24"/>
                <w:szCs w:val="24"/>
              </w:rPr>
            </w:rPrChange>
          </w:rPr>
          <w:delText>122</w:delText>
        </w:r>
        <w:r w:rsidRPr="00033637" w:rsidDel="009E68A7">
          <w:rPr>
            <w:rFonts w:ascii="Times New Roman" w:hAnsi="Times New Roman" w:cs="Times New Roman"/>
            <w:sz w:val="24"/>
            <w:szCs w:val="24"/>
          </w:rPr>
          <w:delText>(1), 83–90.</w:delText>
        </w:r>
      </w:del>
    </w:p>
    <w:p w14:paraId="19DB5D1F" w14:textId="0C02FE3A" w:rsidR="00B651A4" w:rsidRPr="00033637" w:rsidDel="009E68A7" w:rsidRDefault="00B651A4" w:rsidP="00F31FB2">
      <w:pPr>
        <w:spacing w:line="480" w:lineRule="auto"/>
        <w:rPr>
          <w:del w:id="6881" w:author="Mohammad Nayeem Hasan" w:date="2024-12-22T21:41:00Z" w16du:dateUtc="2024-12-22T15:41:00Z"/>
          <w:rFonts w:ascii="Times New Roman" w:hAnsi="Times New Roman" w:cs="Times New Roman"/>
          <w:sz w:val="24"/>
          <w:szCs w:val="24"/>
          <w:rPrChange w:id="6882" w:author="Mohammad Nayeem Hasan" w:date="2024-12-23T01:53:00Z" w16du:dateUtc="2024-12-22T19:53:00Z">
            <w:rPr>
              <w:del w:id="6883" w:author="Mohammad Nayeem Hasan" w:date="2024-12-22T21:41:00Z" w16du:dateUtc="2024-12-22T15:41:00Z"/>
              <w:rFonts w:ascii="Times New Roman" w:hAnsi="Times New Roman" w:cs="Times New Roman"/>
              <w:sz w:val="24"/>
              <w:szCs w:val="24"/>
              <w:lang w:val="fr-FR"/>
            </w:rPr>
          </w:rPrChange>
        </w:rPr>
        <w:pPrChange w:id="6884" w:author="Mohammad Nayeem Hasan" w:date="2024-12-23T01:38:00Z" w16du:dateUtc="2024-12-22T19:38:00Z">
          <w:pPr>
            <w:pStyle w:val="Bibliography"/>
          </w:pPr>
        </w:pPrChange>
      </w:pPr>
      <w:del w:id="6885" w:author="Mohammad Nayeem Hasan" w:date="2024-12-22T21:41:00Z" w16du:dateUtc="2024-12-22T15:41:00Z">
        <w:r w:rsidRPr="00033637" w:rsidDel="009E68A7">
          <w:rPr>
            <w:rFonts w:ascii="Times New Roman" w:hAnsi="Times New Roman" w:cs="Times New Roman"/>
            <w:sz w:val="24"/>
            <w:szCs w:val="24"/>
          </w:rPr>
          <w:delText xml:space="preserve">Rahman, A., &amp; Hossain, M. M. (2022). Prevalence and determinants of fever, ARI and diarrhea among children aged 6–59 months in Bangladesh. </w:delText>
        </w:r>
        <w:r w:rsidRPr="00033637" w:rsidDel="009E68A7">
          <w:rPr>
            <w:rFonts w:ascii="Times New Roman" w:hAnsi="Times New Roman" w:cs="Times New Roman"/>
            <w:sz w:val="24"/>
            <w:szCs w:val="24"/>
            <w:rPrChange w:id="6886" w:author="Mohammad Nayeem Hasan" w:date="2024-12-23T01:53:00Z" w16du:dateUtc="2024-12-22T19:53:00Z">
              <w:rPr>
                <w:rFonts w:ascii="Times New Roman" w:hAnsi="Times New Roman" w:cs="Times New Roman"/>
                <w:i/>
                <w:iCs/>
                <w:sz w:val="24"/>
                <w:szCs w:val="24"/>
                <w:lang w:val="fr-FR"/>
              </w:rPr>
            </w:rPrChange>
          </w:rPr>
          <w:delText>BMC Pediatrics</w:delText>
        </w:r>
        <w:r w:rsidRPr="00033637" w:rsidDel="009E68A7">
          <w:rPr>
            <w:rFonts w:ascii="Times New Roman" w:hAnsi="Times New Roman" w:cs="Times New Roman"/>
            <w:sz w:val="24"/>
            <w:szCs w:val="24"/>
            <w:rPrChange w:id="6887" w:author="Mohammad Nayeem Hasan" w:date="2024-12-23T01:53:00Z" w16du:dateUtc="2024-12-22T19:53:00Z">
              <w:rPr>
                <w:rFonts w:ascii="Times New Roman" w:hAnsi="Times New Roman" w:cs="Times New Roman"/>
                <w:sz w:val="24"/>
                <w:szCs w:val="24"/>
                <w:lang w:val="fr-FR"/>
              </w:rPr>
            </w:rPrChange>
          </w:rPr>
          <w:delText xml:space="preserve">, </w:delText>
        </w:r>
        <w:r w:rsidRPr="00033637" w:rsidDel="009E68A7">
          <w:rPr>
            <w:rFonts w:ascii="Times New Roman" w:hAnsi="Times New Roman" w:cs="Times New Roman"/>
            <w:sz w:val="24"/>
            <w:szCs w:val="24"/>
            <w:rPrChange w:id="6888" w:author="Mohammad Nayeem Hasan" w:date="2024-12-23T01:53:00Z" w16du:dateUtc="2024-12-22T19:53:00Z">
              <w:rPr>
                <w:rFonts w:ascii="Times New Roman" w:hAnsi="Times New Roman" w:cs="Times New Roman"/>
                <w:i/>
                <w:iCs/>
                <w:sz w:val="24"/>
                <w:szCs w:val="24"/>
                <w:lang w:val="fr-FR"/>
              </w:rPr>
            </w:rPrChange>
          </w:rPr>
          <w:delText>22</w:delText>
        </w:r>
        <w:r w:rsidRPr="00033637" w:rsidDel="009E68A7">
          <w:rPr>
            <w:rFonts w:ascii="Times New Roman" w:hAnsi="Times New Roman" w:cs="Times New Roman"/>
            <w:sz w:val="24"/>
            <w:szCs w:val="24"/>
            <w:rPrChange w:id="6889" w:author="Mohammad Nayeem Hasan" w:date="2024-12-23T01:53:00Z" w16du:dateUtc="2024-12-22T19:53:00Z">
              <w:rPr>
                <w:rFonts w:ascii="Times New Roman" w:hAnsi="Times New Roman" w:cs="Times New Roman"/>
                <w:sz w:val="24"/>
                <w:szCs w:val="24"/>
                <w:lang w:val="fr-FR"/>
              </w:rPr>
            </w:rPrChange>
          </w:rPr>
          <w:delText>(1), 1–12. https://doi.org/10.1186/s12887-022-03166-9</w:delText>
        </w:r>
      </w:del>
    </w:p>
    <w:p w14:paraId="0F903AFE" w14:textId="4746123E" w:rsidR="00B651A4" w:rsidRPr="00033637" w:rsidDel="009E68A7" w:rsidRDefault="00B651A4" w:rsidP="00F31FB2">
      <w:pPr>
        <w:spacing w:line="480" w:lineRule="auto"/>
        <w:rPr>
          <w:del w:id="6890" w:author="Mohammad Nayeem Hasan" w:date="2024-12-22T21:41:00Z" w16du:dateUtc="2024-12-22T15:41:00Z"/>
          <w:rFonts w:ascii="Times New Roman" w:hAnsi="Times New Roman" w:cs="Times New Roman"/>
          <w:sz w:val="24"/>
          <w:szCs w:val="24"/>
        </w:rPr>
        <w:pPrChange w:id="6891" w:author="Mohammad Nayeem Hasan" w:date="2024-12-23T01:38:00Z" w16du:dateUtc="2024-12-22T19:38:00Z">
          <w:pPr>
            <w:pStyle w:val="Bibliography"/>
          </w:pPr>
        </w:pPrChange>
      </w:pPr>
      <w:del w:id="6892" w:author="Mohammad Nayeem Hasan" w:date="2024-12-22T21:41:00Z" w16du:dateUtc="2024-12-22T15:41:00Z">
        <w:r w:rsidRPr="00033637" w:rsidDel="009E68A7">
          <w:rPr>
            <w:rFonts w:ascii="Times New Roman" w:hAnsi="Times New Roman" w:cs="Times New Roman"/>
            <w:sz w:val="24"/>
            <w:szCs w:val="24"/>
            <w:rPrChange w:id="6893" w:author="Mohammad Nayeem Hasan" w:date="2024-12-23T01:53:00Z" w16du:dateUtc="2024-12-22T19:53:00Z">
              <w:rPr>
                <w:rFonts w:ascii="Times New Roman" w:hAnsi="Times New Roman" w:cs="Times New Roman"/>
                <w:sz w:val="24"/>
                <w:szCs w:val="24"/>
                <w:lang w:val="fr-FR"/>
              </w:rPr>
            </w:rPrChange>
          </w:rPr>
          <w:delText xml:space="preserve">Salas-Eljatib, C., Fuentes-Ramirez, A., Gregoire, T. G., Altamirano, A., &amp; Yaitul, V. (2018). </w:delText>
        </w:r>
        <w:r w:rsidRPr="00033637" w:rsidDel="009E68A7">
          <w:rPr>
            <w:rFonts w:ascii="Times New Roman" w:hAnsi="Times New Roman" w:cs="Times New Roman"/>
            <w:sz w:val="24"/>
            <w:szCs w:val="24"/>
          </w:rPr>
          <w:delText xml:space="preserve">A study on the effects of unbalanced data when fitting logistic regression models in ecology. </w:delText>
        </w:r>
        <w:r w:rsidRPr="00033637" w:rsidDel="009E68A7">
          <w:rPr>
            <w:rFonts w:ascii="Times New Roman" w:hAnsi="Times New Roman" w:cs="Times New Roman"/>
            <w:sz w:val="24"/>
            <w:szCs w:val="24"/>
            <w:rPrChange w:id="6894" w:author="Mohammad Nayeem Hasan" w:date="2024-12-23T01:53:00Z" w16du:dateUtc="2024-12-22T19:53:00Z">
              <w:rPr>
                <w:rFonts w:ascii="Times New Roman" w:hAnsi="Times New Roman" w:cs="Times New Roman"/>
                <w:i/>
                <w:iCs/>
                <w:sz w:val="24"/>
                <w:szCs w:val="24"/>
              </w:rPr>
            </w:rPrChange>
          </w:rPr>
          <w:delText>Ecological Indicators</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895" w:author="Mohammad Nayeem Hasan" w:date="2024-12-23T01:53:00Z" w16du:dateUtc="2024-12-22T19:53:00Z">
              <w:rPr>
                <w:rFonts w:ascii="Times New Roman" w:hAnsi="Times New Roman" w:cs="Times New Roman"/>
                <w:i/>
                <w:iCs/>
                <w:sz w:val="24"/>
                <w:szCs w:val="24"/>
              </w:rPr>
            </w:rPrChange>
          </w:rPr>
          <w:delText>85</w:delText>
        </w:r>
        <w:r w:rsidRPr="00033637" w:rsidDel="009E68A7">
          <w:rPr>
            <w:rFonts w:ascii="Times New Roman" w:hAnsi="Times New Roman" w:cs="Times New Roman"/>
            <w:sz w:val="24"/>
            <w:szCs w:val="24"/>
          </w:rPr>
          <w:delText>, 502–508. https://doi.org/10.1016/j.ecolind.2017.10.030</w:delText>
        </w:r>
      </w:del>
    </w:p>
    <w:p w14:paraId="2B33D5C0" w14:textId="185064BC" w:rsidR="00B651A4" w:rsidRPr="00033637" w:rsidDel="009E68A7" w:rsidRDefault="00B651A4" w:rsidP="00F31FB2">
      <w:pPr>
        <w:spacing w:line="480" w:lineRule="auto"/>
        <w:rPr>
          <w:del w:id="6896" w:author="Mohammad Nayeem Hasan" w:date="2024-12-22T21:41:00Z" w16du:dateUtc="2024-12-22T15:41:00Z"/>
          <w:rFonts w:ascii="Times New Roman" w:hAnsi="Times New Roman" w:cs="Times New Roman"/>
          <w:sz w:val="24"/>
          <w:szCs w:val="24"/>
        </w:rPr>
        <w:pPrChange w:id="6897" w:author="Mohammad Nayeem Hasan" w:date="2024-12-23T01:38:00Z" w16du:dateUtc="2024-12-22T19:38:00Z">
          <w:pPr>
            <w:pStyle w:val="Bibliography"/>
          </w:pPr>
        </w:pPrChange>
      </w:pPr>
      <w:del w:id="6898" w:author="Mohammad Nayeem Hasan" w:date="2024-12-22T21:41:00Z" w16du:dateUtc="2024-12-22T15:41:00Z">
        <w:r w:rsidRPr="00033637" w:rsidDel="009E68A7">
          <w:rPr>
            <w:rFonts w:ascii="Times New Roman" w:hAnsi="Times New Roman" w:cs="Times New Roman"/>
            <w:sz w:val="24"/>
            <w:szCs w:val="24"/>
          </w:rPr>
          <w:delText xml:space="preserve">Schwarz, G. (1978). Estimating the Dimension of a Model. </w:delText>
        </w:r>
        <w:r w:rsidRPr="00033637" w:rsidDel="009E68A7">
          <w:rPr>
            <w:rFonts w:ascii="Times New Roman" w:hAnsi="Times New Roman" w:cs="Times New Roman"/>
            <w:sz w:val="24"/>
            <w:szCs w:val="24"/>
            <w:rPrChange w:id="6899" w:author="Mohammad Nayeem Hasan" w:date="2024-12-23T01:53:00Z" w16du:dateUtc="2024-12-22T19:53:00Z">
              <w:rPr>
                <w:rFonts w:ascii="Times New Roman" w:hAnsi="Times New Roman" w:cs="Times New Roman"/>
                <w:i/>
                <w:iCs/>
                <w:sz w:val="24"/>
                <w:szCs w:val="24"/>
              </w:rPr>
            </w:rPrChange>
          </w:rPr>
          <w:delText>The Annals of Statistics</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900" w:author="Mohammad Nayeem Hasan" w:date="2024-12-23T01:53:00Z" w16du:dateUtc="2024-12-22T19:53:00Z">
              <w:rPr>
                <w:rFonts w:ascii="Times New Roman" w:hAnsi="Times New Roman" w:cs="Times New Roman"/>
                <w:i/>
                <w:iCs/>
                <w:sz w:val="24"/>
                <w:szCs w:val="24"/>
              </w:rPr>
            </w:rPrChange>
          </w:rPr>
          <w:delText>6</w:delText>
        </w:r>
        <w:r w:rsidRPr="00033637" w:rsidDel="009E68A7">
          <w:rPr>
            <w:rFonts w:ascii="Times New Roman" w:hAnsi="Times New Roman" w:cs="Times New Roman"/>
            <w:sz w:val="24"/>
            <w:szCs w:val="24"/>
          </w:rPr>
          <w:delText>(2), 461–464.</w:delText>
        </w:r>
      </w:del>
    </w:p>
    <w:p w14:paraId="7E9BF86B" w14:textId="3B3F7BF6" w:rsidR="00B651A4" w:rsidRPr="00033637" w:rsidDel="009E68A7" w:rsidRDefault="00B651A4" w:rsidP="00F31FB2">
      <w:pPr>
        <w:spacing w:line="480" w:lineRule="auto"/>
        <w:rPr>
          <w:del w:id="6901" w:author="Mohammad Nayeem Hasan" w:date="2024-12-22T21:41:00Z" w16du:dateUtc="2024-12-22T15:41:00Z"/>
          <w:rFonts w:ascii="Times New Roman" w:hAnsi="Times New Roman" w:cs="Times New Roman"/>
          <w:sz w:val="24"/>
          <w:szCs w:val="24"/>
        </w:rPr>
        <w:pPrChange w:id="6902" w:author="Mohammad Nayeem Hasan" w:date="2024-12-23T01:38:00Z" w16du:dateUtc="2024-12-22T19:38:00Z">
          <w:pPr>
            <w:pStyle w:val="Bibliography"/>
          </w:pPr>
        </w:pPrChange>
      </w:pPr>
      <w:del w:id="6903" w:author="Mohammad Nayeem Hasan" w:date="2024-12-22T21:41:00Z" w16du:dateUtc="2024-12-22T15:41:00Z">
        <w:r w:rsidRPr="00033637" w:rsidDel="009E68A7">
          <w:rPr>
            <w:rFonts w:ascii="Times New Roman" w:hAnsi="Times New Roman" w:cs="Times New Roman"/>
            <w:sz w:val="24"/>
            <w:szCs w:val="24"/>
          </w:rPr>
          <w:delText xml:space="preserve">Shah, S. M., Yousafzai, M., Lakhani, N. B., Chotani, R. A., &amp; Nowshad, G. (2003). Prevalence and correlates of diarrhea. </w:delText>
        </w:r>
        <w:r w:rsidRPr="00033637" w:rsidDel="009E68A7">
          <w:rPr>
            <w:rFonts w:ascii="Times New Roman" w:hAnsi="Times New Roman" w:cs="Times New Roman"/>
            <w:sz w:val="24"/>
            <w:szCs w:val="24"/>
            <w:rPrChange w:id="6904" w:author="Mohammad Nayeem Hasan" w:date="2024-12-23T01:53:00Z" w16du:dateUtc="2024-12-22T19:53:00Z">
              <w:rPr>
                <w:rFonts w:ascii="Times New Roman" w:hAnsi="Times New Roman" w:cs="Times New Roman"/>
                <w:i/>
                <w:iCs/>
                <w:sz w:val="24"/>
                <w:szCs w:val="24"/>
              </w:rPr>
            </w:rPrChange>
          </w:rPr>
          <w:delText>Indian Journal of Pediatrics</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905" w:author="Mohammad Nayeem Hasan" w:date="2024-12-23T01:53:00Z" w16du:dateUtc="2024-12-22T19:53:00Z">
              <w:rPr>
                <w:rFonts w:ascii="Times New Roman" w:hAnsi="Times New Roman" w:cs="Times New Roman"/>
                <w:i/>
                <w:iCs/>
                <w:sz w:val="24"/>
                <w:szCs w:val="24"/>
              </w:rPr>
            </w:rPrChange>
          </w:rPr>
          <w:delText>70</w:delText>
        </w:r>
        <w:r w:rsidRPr="00033637" w:rsidDel="009E68A7">
          <w:rPr>
            <w:rFonts w:ascii="Times New Roman" w:hAnsi="Times New Roman" w:cs="Times New Roman"/>
            <w:sz w:val="24"/>
            <w:szCs w:val="24"/>
          </w:rPr>
          <w:delText>(3), 207–211. https://doi.org/10.1007/BF02725583</w:delText>
        </w:r>
      </w:del>
    </w:p>
    <w:p w14:paraId="409620A0" w14:textId="2FB1B71B" w:rsidR="00B651A4" w:rsidRPr="00033637" w:rsidDel="009E68A7" w:rsidRDefault="00B651A4" w:rsidP="00F31FB2">
      <w:pPr>
        <w:spacing w:line="480" w:lineRule="auto"/>
        <w:rPr>
          <w:del w:id="6906" w:author="Mohammad Nayeem Hasan" w:date="2024-12-22T21:41:00Z" w16du:dateUtc="2024-12-22T15:41:00Z"/>
          <w:rFonts w:ascii="Times New Roman" w:hAnsi="Times New Roman" w:cs="Times New Roman"/>
          <w:sz w:val="24"/>
          <w:szCs w:val="24"/>
        </w:rPr>
        <w:pPrChange w:id="6907" w:author="Mohammad Nayeem Hasan" w:date="2024-12-23T01:38:00Z" w16du:dateUtc="2024-12-22T19:38:00Z">
          <w:pPr>
            <w:pStyle w:val="Bibliography"/>
          </w:pPr>
        </w:pPrChange>
      </w:pPr>
      <w:del w:id="6908" w:author="Mohammad Nayeem Hasan" w:date="2024-12-22T21:41:00Z" w16du:dateUtc="2024-12-22T15:41:00Z">
        <w:r w:rsidRPr="00033637" w:rsidDel="009E68A7">
          <w:rPr>
            <w:rFonts w:ascii="Times New Roman" w:hAnsi="Times New Roman" w:cs="Times New Roman"/>
            <w:sz w:val="24"/>
            <w:szCs w:val="24"/>
          </w:rPr>
          <w:delText xml:space="preserve">Sinmegn Mihrete, T., Asres Alemie, G., &amp; Shimeka Teferra, A. (2014). Determinants of childhood diarrhea among underfive children in Benishangul Gumuz Regional State, North West Ethiopia. </w:delText>
        </w:r>
        <w:r w:rsidRPr="00033637" w:rsidDel="009E68A7">
          <w:rPr>
            <w:rFonts w:ascii="Times New Roman" w:hAnsi="Times New Roman" w:cs="Times New Roman"/>
            <w:sz w:val="24"/>
            <w:szCs w:val="24"/>
            <w:rPrChange w:id="6909" w:author="Mohammad Nayeem Hasan" w:date="2024-12-23T01:53:00Z" w16du:dateUtc="2024-12-22T19:53:00Z">
              <w:rPr>
                <w:rFonts w:ascii="Times New Roman" w:hAnsi="Times New Roman" w:cs="Times New Roman"/>
                <w:i/>
                <w:iCs/>
                <w:sz w:val="24"/>
                <w:szCs w:val="24"/>
              </w:rPr>
            </w:rPrChange>
          </w:rPr>
          <w:delText>BMC Pediatrics</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910" w:author="Mohammad Nayeem Hasan" w:date="2024-12-23T01:53:00Z" w16du:dateUtc="2024-12-22T19:53:00Z">
              <w:rPr>
                <w:rFonts w:ascii="Times New Roman" w:hAnsi="Times New Roman" w:cs="Times New Roman"/>
                <w:i/>
                <w:iCs/>
                <w:sz w:val="24"/>
                <w:szCs w:val="24"/>
              </w:rPr>
            </w:rPrChange>
          </w:rPr>
          <w:delText>14</w:delText>
        </w:r>
        <w:r w:rsidRPr="00033637" w:rsidDel="009E68A7">
          <w:rPr>
            <w:rFonts w:ascii="Times New Roman" w:hAnsi="Times New Roman" w:cs="Times New Roman"/>
            <w:sz w:val="24"/>
            <w:szCs w:val="24"/>
          </w:rPr>
          <w:delText>(1), 102. https://doi.org/10.1186/1471-2431-14-102</w:delText>
        </w:r>
      </w:del>
    </w:p>
    <w:p w14:paraId="5A6E686C" w14:textId="48E268F0" w:rsidR="00B651A4" w:rsidRPr="00033637" w:rsidDel="009E68A7" w:rsidRDefault="00B651A4" w:rsidP="00F31FB2">
      <w:pPr>
        <w:spacing w:line="480" w:lineRule="auto"/>
        <w:rPr>
          <w:del w:id="6911" w:author="Mohammad Nayeem Hasan" w:date="2024-12-22T21:41:00Z" w16du:dateUtc="2024-12-22T15:41:00Z"/>
          <w:rFonts w:ascii="Times New Roman" w:hAnsi="Times New Roman" w:cs="Times New Roman"/>
          <w:sz w:val="24"/>
          <w:szCs w:val="24"/>
        </w:rPr>
        <w:pPrChange w:id="6912" w:author="Mohammad Nayeem Hasan" w:date="2024-12-23T01:38:00Z" w16du:dateUtc="2024-12-22T19:38:00Z">
          <w:pPr>
            <w:pStyle w:val="Bibliography"/>
          </w:pPr>
        </w:pPrChange>
      </w:pPr>
      <w:del w:id="6913" w:author="Mohammad Nayeem Hasan" w:date="2024-12-22T21:41:00Z" w16du:dateUtc="2024-12-22T15:41:00Z">
        <w:r w:rsidRPr="00033637" w:rsidDel="009E68A7">
          <w:rPr>
            <w:rFonts w:ascii="Times New Roman" w:hAnsi="Times New Roman" w:cs="Times New Roman"/>
            <w:sz w:val="24"/>
            <w:szCs w:val="24"/>
          </w:rPr>
          <w:delText xml:space="preserve">Siziya, S., Muula, A. S., &amp; Rudatsikira, E. (2009). Diarrhoea and acute respiratory infections prevalence and risk factors among under-five children in Iraq in 2000. </w:delText>
        </w:r>
        <w:r w:rsidRPr="00033637" w:rsidDel="009E68A7">
          <w:rPr>
            <w:rFonts w:ascii="Times New Roman" w:hAnsi="Times New Roman" w:cs="Times New Roman"/>
            <w:sz w:val="24"/>
            <w:szCs w:val="24"/>
            <w:rPrChange w:id="6914" w:author="Mohammad Nayeem Hasan" w:date="2024-12-23T01:53:00Z" w16du:dateUtc="2024-12-22T19:53:00Z">
              <w:rPr>
                <w:rFonts w:ascii="Times New Roman" w:hAnsi="Times New Roman" w:cs="Times New Roman"/>
                <w:i/>
                <w:iCs/>
                <w:sz w:val="24"/>
                <w:szCs w:val="24"/>
              </w:rPr>
            </w:rPrChange>
          </w:rPr>
          <w:delText>Italian Journal of Pediatrics</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915" w:author="Mohammad Nayeem Hasan" w:date="2024-12-23T01:53:00Z" w16du:dateUtc="2024-12-22T19:53:00Z">
              <w:rPr>
                <w:rFonts w:ascii="Times New Roman" w:hAnsi="Times New Roman" w:cs="Times New Roman"/>
                <w:i/>
                <w:iCs/>
                <w:sz w:val="24"/>
                <w:szCs w:val="24"/>
              </w:rPr>
            </w:rPrChange>
          </w:rPr>
          <w:delText>35</w:delText>
        </w:r>
        <w:r w:rsidRPr="00033637" w:rsidDel="009E68A7">
          <w:rPr>
            <w:rFonts w:ascii="Times New Roman" w:hAnsi="Times New Roman" w:cs="Times New Roman"/>
            <w:sz w:val="24"/>
            <w:szCs w:val="24"/>
          </w:rPr>
          <w:delText>(1), 8. https://doi.org/10.1186/1824-7288-35-8</w:delText>
        </w:r>
      </w:del>
    </w:p>
    <w:p w14:paraId="58A8F051" w14:textId="30E74F87" w:rsidR="00B651A4" w:rsidRPr="00033637" w:rsidDel="009E68A7" w:rsidRDefault="00B651A4" w:rsidP="00F31FB2">
      <w:pPr>
        <w:spacing w:line="480" w:lineRule="auto"/>
        <w:rPr>
          <w:del w:id="6916" w:author="Mohammad Nayeem Hasan" w:date="2024-12-22T21:41:00Z" w16du:dateUtc="2024-12-22T15:41:00Z"/>
          <w:rFonts w:ascii="Times New Roman" w:hAnsi="Times New Roman" w:cs="Times New Roman"/>
          <w:sz w:val="24"/>
          <w:szCs w:val="24"/>
        </w:rPr>
        <w:pPrChange w:id="6917" w:author="Mohammad Nayeem Hasan" w:date="2024-12-23T01:38:00Z" w16du:dateUtc="2024-12-22T19:38:00Z">
          <w:pPr>
            <w:pStyle w:val="Bibliography"/>
          </w:pPr>
        </w:pPrChange>
      </w:pPr>
      <w:del w:id="6918" w:author="Mohammad Nayeem Hasan" w:date="2024-12-22T21:41:00Z" w16du:dateUtc="2024-12-22T15:41:00Z">
        <w:r w:rsidRPr="00033637" w:rsidDel="009E68A7">
          <w:rPr>
            <w:rFonts w:ascii="Times New Roman" w:hAnsi="Times New Roman" w:cs="Times New Roman"/>
            <w:sz w:val="24"/>
            <w:szCs w:val="24"/>
          </w:rPr>
          <w:delText xml:space="preserve">Sobel, J., Gomes, T. a. T., Ramos, R. T. S., Hoekstra, M., Rodrigue, D., Rassi, V., &amp; Griffin, P. M. (2004). Pathogen-specific risk factors and protective factors for acute diarrheal illness in children aged 12-59 months in São Paulo, Brazil. </w:delText>
        </w:r>
        <w:r w:rsidRPr="00033637" w:rsidDel="009E68A7">
          <w:rPr>
            <w:rFonts w:ascii="Times New Roman" w:hAnsi="Times New Roman" w:cs="Times New Roman"/>
            <w:sz w:val="24"/>
            <w:szCs w:val="24"/>
            <w:rPrChange w:id="6919" w:author="Mohammad Nayeem Hasan" w:date="2024-12-23T01:53:00Z" w16du:dateUtc="2024-12-22T19:53:00Z">
              <w:rPr>
                <w:rFonts w:ascii="Times New Roman" w:hAnsi="Times New Roman" w:cs="Times New Roman"/>
                <w:i/>
                <w:iCs/>
                <w:sz w:val="24"/>
                <w:szCs w:val="24"/>
              </w:rPr>
            </w:rPrChange>
          </w:rPr>
          <w:delText>Clinical Infectious Diseases: An Official Publication of the Infectious Diseases Society of America</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920" w:author="Mohammad Nayeem Hasan" w:date="2024-12-23T01:53:00Z" w16du:dateUtc="2024-12-22T19:53:00Z">
              <w:rPr>
                <w:rFonts w:ascii="Times New Roman" w:hAnsi="Times New Roman" w:cs="Times New Roman"/>
                <w:i/>
                <w:iCs/>
                <w:sz w:val="24"/>
                <w:szCs w:val="24"/>
              </w:rPr>
            </w:rPrChange>
          </w:rPr>
          <w:delText>38</w:delText>
        </w:r>
        <w:r w:rsidRPr="00033637" w:rsidDel="009E68A7">
          <w:rPr>
            <w:rFonts w:ascii="Times New Roman" w:hAnsi="Times New Roman" w:cs="Times New Roman"/>
            <w:sz w:val="24"/>
            <w:szCs w:val="24"/>
          </w:rPr>
          <w:delText>(11), 1545–1551. https://doi.org/10.1086/420822</w:delText>
        </w:r>
      </w:del>
    </w:p>
    <w:p w14:paraId="641841A5" w14:textId="7BD2F27E" w:rsidR="00B651A4" w:rsidRPr="00033637" w:rsidDel="009E68A7" w:rsidRDefault="00B651A4" w:rsidP="00F31FB2">
      <w:pPr>
        <w:spacing w:line="480" w:lineRule="auto"/>
        <w:rPr>
          <w:del w:id="6921" w:author="Mohammad Nayeem Hasan" w:date="2024-12-22T21:41:00Z" w16du:dateUtc="2024-12-22T15:41:00Z"/>
          <w:rFonts w:ascii="Times New Roman" w:hAnsi="Times New Roman" w:cs="Times New Roman"/>
          <w:sz w:val="24"/>
          <w:szCs w:val="24"/>
        </w:rPr>
        <w:pPrChange w:id="6922" w:author="Mohammad Nayeem Hasan" w:date="2024-12-23T01:38:00Z" w16du:dateUtc="2024-12-22T19:38:00Z">
          <w:pPr>
            <w:pStyle w:val="Bibliography"/>
          </w:pPr>
        </w:pPrChange>
      </w:pPr>
      <w:del w:id="6923" w:author="Mohammad Nayeem Hasan" w:date="2024-12-22T21:41:00Z" w16du:dateUtc="2024-12-22T15:41:00Z">
        <w:r w:rsidRPr="00033637" w:rsidDel="009E68A7">
          <w:rPr>
            <w:rFonts w:ascii="Times New Roman" w:hAnsi="Times New Roman" w:cs="Times New Roman"/>
            <w:sz w:val="24"/>
            <w:szCs w:val="24"/>
          </w:rPr>
          <w:delText>Stata Bookstore | Survey Data Reference Manual, Release 17. (2021). Retrieved August 13, 2022, from https://www.stata.com/bookstore/survey-data-reference-manual/</w:delText>
        </w:r>
      </w:del>
    </w:p>
    <w:p w14:paraId="119B3834" w14:textId="351DC011" w:rsidR="00B651A4" w:rsidRPr="00033637" w:rsidDel="009E68A7" w:rsidRDefault="00B651A4" w:rsidP="00F31FB2">
      <w:pPr>
        <w:spacing w:line="480" w:lineRule="auto"/>
        <w:rPr>
          <w:del w:id="6924" w:author="Mohammad Nayeem Hasan" w:date="2024-12-22T21:41:00Z" w16du:dateUtc="2024-12-22T15:41:00Z"/>
          <w:rFonts w:ascii="Times New Roman" w:hAnsi="Times New Roman" w:cs="Times New Roman"/>
          <w:sz w:val="24"/>
          <w:szCs w:val="24"/>
        </w:rPr>
        <w:pPrChange w:id="6925" w:author="Mohammad Nayeem Hasan" w:date="2024-12-23T01:38:00Z" w16du:dateUtc="2024-12-22T19:38:00Z">
          <w:pPr>
            <w:pStyle w:val="Bibliography"/>
          </w:pPr>
        </w:pPrChange>
      </w:pPr>
      <w:del w:id="6926" w:author="Mohammad Nayeem Hasan" w:date="2024-12-22T21:41:00Z" w16du:dateUtc="2024-12-22T15:41:00Z">
        <w:r w:rsidRPr="00033637" w:rsidDel="009E68A7">
          <w:rPr>
            <w:rFonts w:ascii="Times New Roman" w:hAnsi="Times New Roman" w:cs="Times New Roman"/>
            <w:sz w:val="24"/>
            <w:szCs w:val="24"/>
          </w:rPr>
          <w:delText>Survey Data Analysis in Stata. (2021). Retrieved January 21, 2023, from https://stats.oarc.ucla.edu/stata/seminars/svy-stata-8/</w:delText>
        </w:r>
      </w:del>
    </w:p>
    <w:p w14:paraId="0AC7CD87" w14:textId="238C1D23" w:rsidR="00B651A4" w:rsidRPr="00033637" w:rsidDel="009E68A7" w:rsidRDefault="00B651A4" w:rsidP="00F31FB2">
      <w:pPr>
        <w:spacing w:line="480" w:lineRule="auto"/>
        <w:rPr>
          <w:del w:id="6927" w:author="Mohammad Nayeem Hasan" w:date="2024-12-22T21:41:00Z" w16du:dateUtc="2024-12-22T15:41:00Z"/>
          <w:rFonts w:ascii="Times New Roman" w:hAnsi="Times New Roman" w:cs="Times New Roman"/>
          <w:sz w:val="24"/>
          <w:szCs w:val="24"/>
        </w:rPr>
        <w:pPrChange w:id="6928" w:author="Mohammad Nayeem Hasan" w:date="2024-12-23T01:38:00Z" w16du:dateUtc="2024-12-22T19:38:00Z">
          <w:pPr>
            <w:pStyle w:val="Bibliography"/>
          </w:pPr>
        </w:pPrChange>
      </w:pPr>
      <w:del w:id="6929" w:author="Mohammad Nayeem Hasan" w:date="2024-12-22T21:41:00Z" w16du:dateUtc="2024-12-22T15:41:00Z">
        <w:r w:rsidRPr="00033637" w:rsidDel="009E68A7">
          <w:rPr>
            <w:rFonts w:ascii="Times New Roman" w:hAnsi="Times New Roman" w:cs="Times New Roman"/>
            <w:sz w:val="24"/>
            <w:szCs w:val="24"/>
          </w:rPr>
          <w:delText>Surveys—UNICEF MICS. (2023). Retrieved June 23, 2022, from https://mics.unicef.org/surveys</w:delText>
        </w:r>
      </w:del>
    </w:p>
    <w:p w14:paraId="2E247515" w14:textId="237E9745" w:rsidR="00B651A4" w:rsidRPr="00033637" w:rsidDel="009E68A7" w:rsidRDefault="00B651A4" w:rsidP="00F31FB2">
      <w:pPr>
        <w:spacing w:line="480" w:lineRule="auto"/>
        <w:rPr>
          <w:del w:id="6930" w:author="Mohammad Nayeem Hasan" w:date="2024-12-22T21:41:00Z" w16du:dateUtc="2024-12-22T15:41:00Z"/>
          <w:rFonts w:ascii="Times New Roman" w:hAnsi="Times New Roman" w:cs="Times New Roman"/>
          <w:sz w:val="24"/>
          <w:szCs w:val="24"/>
        </w:rPr>
        <w:pPrChange w:id="6931" w:author="Mohammad Nayeem Hasan" w:date="2024-12-23T01:38:00Z" w16du:dateUtc="2024-12-22T19:38:00Z">
          <w:pPr>
            <w:pStyle w:val="Bibliography"/>
          </w:pPr>
        </w:pPrChange>
      </w:pPr>
      <w:del w:id="6932" w:author="Mohammad Nayeem Hasan" w:date="2024-12-22T21:41:00Z" w16du:dateUtc="2024-12-22T15:41:00Z">
        <w:r w:rsidRPr="00033637" w:rsidDel="009E68A7">
          <w:rPr>
            <w:rFonts w:ascii="Times New Roman" w:hAnsi="Times New Roman" w:cs="Times New Roman"/>
            <w:sz w:val="24"/>
            <w:szCs w:val="24"/>
          </w:rPr>
          <w:delText xml:space="preserve">Tambe, A. B., Nzefa, L. D., &amp; Nicoline, N. A. (2015). Childhood Diarrhea Determinants in Sub-Saharan Africa: A Cross Sectional Study of Tiko-Cameroon. </w:delText>
        </w:r>
        <w:r w:rsidRPr="00033637" w:rsidDel="009E68A7">
          <w:rPr>
            <w:rFonts w:ascii="Times New Roman" w:hAnsi="Times New Roman" w:cs="Times New Roman"/>
            <w:sz w:val="24"/>
            <w:szCs w:val="24"/>
            <w:rPrChange w:id="6933" w:author="Mohammad Nayeem Hasan" w:date="2024-12-23T01:53:00Z" w16du:dateUtc="2024-12-22T19:53:00Z">
              <w:rPr>
                <w:rFonts w:ascii="Times New Roman" w:hAnsi="Times New Roman" w:cs="Times New Roman"/>
                <w:i/>
                <w:iCs/>
                <w:sz w:val="24"/>
                <w:szCs w:val="24"/>
              </w:rPr>
            </w:rPrChange>
          </w:rPr>
          <w:delText>Challenges</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934" w:author="Mohammad Nayeem Hasan" w:date="2024-12-23T01:53:00Z" w16du:dateUtc="2024-12-22T19:53:00Z">
              <w:rPr>
                <w:rFonts w:ascii="Times New Roman" w:hAnsi="Times New Roman" w:cs="Times New Roman"/>
                <w:i/>
                <w:iCs/>
                <w:sz w:val="24"/>
                <w:szCs w:val="24"/>
              </w:rPr>
            </w:rPrChange>
          </w:rPr>
          <w:delText>6</w:delText>
        </w:r>
        <w:r w:rsidRPr="00033637" w:rsidDel="009E68A7">
          <w:rPr>
            <w:rFonts w:ascii="Times New Roman" w:hAnsi="Times New Roman" w:cs="Times New Roman"/>
            <w:sz w:val="24"/>
            <w:szCs w:val="24"/>
          </w:rPr>
          <w:delText>(2), 229–243. https://doi.org/10.3390/challe6020229</w:delText>
        </w:r>
      </w:del>
    </w:p>
    <w:p w14:paraId="47AC7395" w14:textId="501787B1" w:rsidR="00B651A4" w:rsidRPr="00033637" w:rsidDel="009E68A7" w:rsidRDefault="00B651A4" w:rsidP="00F31FB2">
      <w:pPr>
        <w:spacing w:line="480" w:lineRule="auto"/>
        <w:rPr>
          <w:del w:id="6935" w:author="Mohammad Nayeem Hasan" w:date="2024-12-22T21:41:00Z" w16du:dateUtc="2024-12-22T15:41:00Z"/>
          <w:rFonts w:ascii="Times New Roman" w:hAnsi="Times New Roman" w:cs="Times New Roman"/>
          <w:sz w:val="24"/>
          <w:szCs w:val="24"/>
        </w:rPr>
        <w:pPrChange w:id="6936" w:author="Mohammad Nayeem Hasan" w:date="2024-12-23T01:38:00Z" w16du:dateUtc="2024-12-22T19:38:00Z">
          <w:pPr>
            <w:pStyle w:val="Bibliography"/>
          </w:pPr>
        </w:pPrChange>
      </w:pPr>
      <w:del w:id="6937" w:author="Mohammad Nayeem Hasan" w:date="2024-12-22T21:41:00Z" w16du:dateUtc="2024-12-22T15:41:00Z">
        <w:r w:rsidRPr="00033637" w:rsidDel="009E68A7">
          <w:rPr>
            <w:rFonts w:ascii="Times New Roman" w:hAnsi="Times New Roman" w:cs="Times New Roman"/>
            <w:sz w:val="24"/>
            <w:szCs w:val="24"/>
          </w:rPr>
          <w:delText>The WHO Child Growth Standards. (2023). Retrieved August 10, 2022, from https://www.who.int/tools/child-growth-standards/standards</w:delText>
        </w:r>
      </w:del>
    </w:p>
    <w:p w14:paraId="3DDAE383" w14:textId="4C1186BF" w:rsidR="00B651A4" w:rsidRPr="00033637" w:rsidDel="009E68A7" w:rsidRDefault="00B651A4" w:rsidP="00F31FB2">
      <w:pPr>
        <w:spacing w:line="480" w:lineRule="auto"/>
        <w:rPr>
          <w:del w:id="6938" w:author="Mohammad Nayeem Hasan" w:date="2024-12-22T21:41:00Z" w16du:dateUtc="2024-12-22T15:41:00Z"/>
          <w:rFonts w:ascii="Times New Roman" w:hAnsi="Times New Roman" w:cs="Times New Roman"/>
          <w:sz w:val="24"/>
          <w:szCs w:val="24"/>
        </w:rPr>
        <w:pPrChange w:id="6939" w:author="Mohammad Nayeem Hasan" w:date="2024-12-23T01:38:00Z" w16du:dateUtc="2024-12-22T19:38:00Z">
          <w:pPr>
            <w:pStyle w:val="Bibliography"/>
          </w:pPr>
        </w:pPrChange>
      </w:pPr>
      <w:del w:id="6940" w:author="Mohammad Nayeem Hasan" w:date="2024-12-22T21:41:00Z" w16du:dateUtc="2024-12-22T15:41:00Z">
        <w:r w:rsidRPr="00033637" w:rsidDel="009E68A7">
          <w:rPr>
            <w:rFonts w:ascii="Times New Roman" w:hAnsi="Times New Roman" w:cs="Times New Roman"/>
            <w:sz w:val="24"/>
            <w:szCs w:val="24"/>
          </w:rPr>
          <w:delText>Tools—UNICEF MICS. (2023). Retrieved August 27, 2017, from http://mics.unicef.org/tools</w:delText>
        </w:r>
      </w:del>
    </w:p>
    <w:p w14:paraId="1156DDE7" w14:textId="3BA46E71" w:rsidR="00B651A4" w:rsidRPr="00033637" w:rsidDel="009E68A7" w:rsidRDefault="00B651A4" w:rsidP="00F31FB2">
      <w:pPr>
        <w:spacing w:line="480" w:lineRule="auto"/>
        <w:rPr>
          <w:del w:id="6941" w:author="Mohammad Nayeem Hasan" w:date="2024-12-22T21:41:00Z" w16du:dateUtc="2024-12-22T15:41:00Z"/>
          <w:rFonts w:ascii="Times New Roman" w:hAnsi="Times New Roman" w:cs="Times New Roman"/>
          <w:sz w:val="24"/>
          <w:szCs w:val="24"/>
        </w:rPr>
        <w:pPrChange w:id="6942" w:author="Mohammad Nayeem Hasan" w:date="2024-12-23T01:38:00Z" w16du:dateUtc="2024-12-22T19:38:00Z">
          <w:pPr>
            <w:pStyle w:val="Bibliography"/>
          </w:pPr>
        </w:pPrChange>
      </w:pPr>
      <w:del w:id="6943" w:author="Mohammad Nayeem Hasan" w:date="2024-12-22T21:41:00Z" w16du:dateUtc="2024-12-22T15:41:00Z">
        <w:r w:rsidRPr="00033637" w:rsidDel="009E68A7">
          <w:rPr>
            <w:rFonts w:ascii="Times New Roman" w:hAnsi="Times New Roman" w:cs="Times New Roman"/>
            <w:sz w:val="24"/>
            <w:szCs w:val="24"/>
          </w:rPr>
          <w:delText xml:space="preserve">Tornheim, J. A., Morland, K. B., Landrigan, P. J., &amp; Cifuentes, E. (2009). Water Privatization, Water Source, and Pediatric Diarrhea in Bolivia: Epidemiologic Analysis of a Social Experiment. </w:delText>
        </w:r>
        <w:r w:rsidRPr="00033637" w:rsidDel="009E68A7">
          <w:rPr>
            <w:rFonts w:ascii="Times New Roman" w:hAnsi="Times New Roman" w:cs="Times New Roman"/>
            <w:sz w:val="24"/>
            <w:szCs w:val="24"/>
            <w:rPrChange w:id="6944" w:author="Mohammad Nayeem Hasan" w:date="2024-12-23T01:53:00Z" w16du:dateUtc="2024-12-22T19:53:00Z">
              <w:rPr>
                <w:rFonts w:ascii="Times New Roman" w:hAnsi="Times New Roman" w:cs="Times New Roman"/>
                <w:i/>
                <w:iCs/>
                <w:sz w:val="24"/>
                <w:szCs w:val="24"/>
              </w:rPr>
            </w:rPrChange>
          </w:rPr>
          <w:delText>International Journal of Occupational and Environmental Health</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945" w:author="Mohammad Nayeem Hasan" w:date="2024-12-23T01:53:00Z" w16du:dateUtc="2024-12-22T19:53:00Z">
              <w:rPr>
                <w:rFonts w:ascii="Times New Roman" w:hAnsi="Times New Roman" w:cs="Times New Roman"/>
                <w:i/>
                <w:iCs/>
                <w:sz w:val="24"/>
                <w:szCs w:val="24"/>
              </w:rPr>
            </w:rPrChange>
          </w:rPr>
          <w:delText>15</w:delText>
        </w:r>
        <w:r w:rsidRPr="00033637" w:rsidDel="009E68A7">
          <w:rPr>
            <w:rFonts w:ascii="Times New Roman" w:hAnsi="Times New Roman" w:cs="Times New Roman"/>
            <w:sz w:val="24"/>
            <w:szCs w:val="24"/>
          </w:rPr>
          <w:delText>(3), 241–248. https://doi.org/10.1179/oeh.2009.15.3.241</w:delText>
        </w:r>
      </w:del>
    </w:p>
    <w:p w14:paraId="4C8B9B11" w14:textId="6F94BA77" w:rsidR="00B651A4" w:rsidRPr="00033637" w:rsidDel="009E68A7" w:rsidRDefault="00B651A4" w:rsidP="00F31FB2">
      <w:pPr>
        <w:spacing w:line="480" w:lineRule="auto"/>
        <w:rPr>
          <w:del w:id="6946" w:author="Mohammad Nayeem Hasan" w:date="2024-12-22T21:41:00Z" w16du:dateUtc="2024-12-22T15:41:00Z"/>
          <w:rFonts w:ascii="Times New Roman" w:hAnsi="Times New Roman" w:cs="Times New Roman"/>
          <w:sz w:val="24"/>
          <w:szCs w:val="24"/>
        </w:rPr>
        <w:pPrChange w:id="6947" w:author="Mohammad Nayeem Hasan" w:date="2024-12-23T01:38:00Z" w16du:dateUtc="2024-12-22T19:38:00Z">
          <w:pPr>
            <w:pStyle w:val="Bibliography"/>
          </w:pPr>
        </w:pPrChange>
      </w:pPr>
      <w:del w:id="6948" w:author="Mohammad Nayeem Hasan" w:date="2024-12-22T21:41:00Z" w16du:dateUtc="2024-12-22T15:41:00Z">
        <w:r w:rsidRPr="00033637" w:rsidDel="009E68A7">
          <w:rPr>
            <w:rFonts w:ascii="Times New Roman" w:hAnsi="Times New Roman" w:cs="Times New Roman"/>
            <w:sz w:val="24"/>
            <w:szCs w:val="24"/>
            <w:rPrChange w:id="6949" w:author="Mohammad Nayeem Hasan" w:date="2024-12-23T01:53:00Z" w16du:dateUtc="2024-12-22T19:53:00Z">
              <w:rPr>
                <w:rFonts w:ascii="Times New Roman" w:hAnsi="Times New Roman" w:cs="Times New Roman"/>
                <w:sz w:val="24"/>
                <w:szCs w:val="24"/>
                <w:lang w:val="fr-FR"/>
              </w:rPr>
            </w:rPrChange>
          </w:rPr>
          <w:delText xml:space="preserve">Traoré, E., Cousens, S., Curtis, V., Mertens, T., Tall, F., Traoré, A., … </w:delText>
        </w:r>
        <w:r w:rsidRPr="00033637" w:rsidDel="009E68A7">
          <w:rPr>
            <w:rFonts w:ascii="Times New Roman" w:hAnsi="Times New Roman" w:cs="Times New Roman"/>
            <w:sz w:val="24"/>
            <w:szCs w:val="24"/>
          </w:rPr>
          <w:delText xml:space="preserve">Chiron, J. P. (1994). Child defecation behaviour, stool disposal practices, and childhood diarrhoea in Burkina Faso: Results from a case-control study. </w:delText>
        </w:r>
        <w:r w:rsidRPr="00033637" w:rsidDel="009E68A7">
          <w:rPr>
            <w:rFonts w:ascii="Times New Roman" w:hAnsi="Times New Roman" w:cs="Times New Roman"/>
            <w:sz w:val="24"/>
            <w:szCs w:val="24"/>
            <w:rPrChange w:id="6950" w:author="Mohammad Nayeem Hasan" w:date="2024-12-23T01:53:00Z" w16du:dateUtc="2024-12-22T19:53:00Z">
              <w:rPr>
                <w:rFonts w:ascii="Times New Roman" w:hAnsi="Times New Roman" w:cs="Times New Roman"/>
                <w:i/>
                <w:iCs/>
                <w:sz w:val="24"/>
                <w:szCs w:val="24"/>
              </w:rPr>
            </w:rPrChange>
          </w:rPr>
          <w:delText>Journal of Epidemiology &amp; Community Health</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951" w:author="Mohammad Nayeem Hasan" w:date="2024-12-23T01:53:00Z" w16du:dateUtc="2024-12-22T19:53:00Z">
              <w:rPr>
                <w:rFonts w:ascii="Times New Roman" w:hAnsi="Times New Roman" w:cs="Times New Roman"/>
                <w:i/>
                <w:iCs/>
                <w:sz w:val="24"/>
                <w:szCs w:val="24"/>
              </w:rPr>
            </w:rPrChange>
          </w:rPr>
          <w:delText>48</w:delText>
        </w:r>
        <w:r w:rsidRPr="00033637" w:rsidDel="009E68A7">
          <w:rPr>
            <w:rFonts w:ascii="Times New Roman" w:hAnsi="Times New Roman" w:cs="Times New Roman"/>
            <w:sz w:val="24"/>
            <w:szCs w:val="24"/>
          </w:rPr>
          <w:delText>(3), 270–275. https://doi.org/10.1136/jech.48.3.270</w:delText>
        </w:r>
      </w:del>
    </w:p>
    <w:p w14:paraId="22C8C534" w14:textId="4D41FE41" w:rsidR="00B651A4" w:rsidRPr="00033637" w:rsidDel="009E68A7" w:rsidRDefault="00B651A4" w:rsidP="00F31FB2">
      <w:pPr>
        <w:spacing w:line="480" w:lineRule="auto"/>
        <w:rPr>
          <w:del w:id="6952" w:author="Mohammad Nayeem Hasan" w:date="2024-12-22T21:41:00Z" w16du:dateUtc="2024-12-22T15:41:00Z"/>
          <w:rFonts w:ascii="Times New Roman" w:hAnsi="Times New Roman" w:cs="Times New Roman"/>
          <w:sz w:val="24"/>
          <w:szCs w:val="24"/>
        </w:rPr>
        <w:pPrChange w:id="6953" w:author="Mohammad Nayeem Hasan" w:date="2024-12-23T01:38:00Z" w16du:dateUtc="2024-12-22T19:38:00Z">
          <w:pPr>
            <w:pStyle w:val="Bibliography"/>
          </w:pPr>
        </w:pPrChange>
      </w:pPr>
      <w:del w:id="6954" w:author="Mohammad Nayeem Hasan" w:date="2024-12-22T21:41:00Z" w16du:dateUtc="2024-12-22T15:41:00Z">
        <w:r w:rsidRPr="00033637" w:rsidDel="009E68A7">
          <w:rPr>
            <w:rFonts w:ascii="Times New Roman" w:hAnsi="Times New Roman" w:cs="Times New Roman"/>
            <w:sz w:val="24"/>
            <w:szCs w:val="24"/>
          </w:rPr>
          <w:delText xml:space="preserve">VanDerslice, J., Popkin, B., &amp; Briscoe, J. (1994). Drinking-water quality, sanitation, and breast-feeding: Their interactive effects on infant health. </w:delText>
        </w:r>
        <w:r w:rsidRPr="00033637" w:rsidDel="009E68A7">
          <w:rPr>
            <w:rFonts w:ascii="Times New Roman" w:hAnsi="Times New Roman" w:cs="Times New Roman"/>
            <w:sz w:val="24"/>
            <w:szCs w:val="24"/>
            <w:rPrChange w:id="6955" w:author="Mohammad Nayeem Hasan" w:date="2024-12-23T01:53:00Z" w16du:dateUtc="2024-12-22T19:53:00Z">
              <w:rPr>
                <w:rFonts w:ascii="Times New Roman" w:hAnsi="Times New Roman" w:cs="Times New Roman"/>
                <w:i/>
                <w:iCs/>
                <w:sz w:val="24"/>
                <w:szCs w:val="24"/>
              </w:rPr>
            </w:rPrChange>
          </w:rPr>
          <w:delText>Bulletin of the World Health Organization</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956" w:author="Mohammad Nayeem Hasan" w:date="2024-12-23T01:53:00Z" w16du:dateUtc="2024-12-22T19:53:00Z">
              <w:rPr>
                <w:rFonts w:ascii="Times New Roman" w:hAnsi="Times New Roman" w:cs="Times New Roman"/>
                <w:i/>
                <w:iCs/>
                <w:sz w:val="24"/>
                <w:szCs w:val="24"/>
              </w:rPr>
            </w:rPrChange>
          </w:rPr>
          <w:delText>72</w:delText>
        </w:r>
        <w:r w:rsidRPr="00033637" w:rsidDel="009E68A7">
          <w:rPr>
            <w:rFonts w:ascii="Times New Roman" w:hAnsi="Times New Roman" w:cs="Times New Roman"/>
            <w:sz w:val="24"/>
            <w:szCs w:val="24"/>
          </w:rPr>
          <w:delText>(4), 589–601.</w:delText>
        </w:r>
      </w:del>
    </w:p>
    <w:p w14:paraId="0B421032" w14:textId="32E4FC5A" w:rsidR="00B651A4" w:rsidRPr="00033637" w:rsidDel="009E68A7" w:rsidRDefault="00B651A4" w:rsidP="00F31FB2">
      <w:pPr>
        <w:spacing w:line="480" w:lineRule="auto"/>
        <w:rPr>
          <w:del w:id="6957" w:author="Mohammad Nayeem Hasan" w:date="2024-12-22T21:41:00Z" w16du:dateUtc="2024-12-22T15:41:00Z"/>
          <w:rFonts w:ascii="Times New Roman" w:hAnsi="Times New Roman" w:cs="Times New Roman"/>
          <w:sz w:val="24"/>
          <w:szCs w:val="24"/>
        </w:rPr>
        <w:pPrChange w:id="6958" w:author="Mohammad Nayeem Hasan" w:date="2024-12-23T01:38:00Z" w16du:dateUtc="2024-12-22T19:38:00Z">
          <w:pPr>
            <w:pStyle w:val="Bibliography"/>
          </w:pPr>
        </w:pPrChange>
      </w:pPr>
      <w:del w:id="6959" w:author="Mohammad Nayeem Hasan" w:date="2024-12-22T21:41:00Z" w16du:dateUtc="2024-12-22T15:41:00Z">
        <w:r w:rsidRPr="00033637" w:rsidDel="009E68A7">
          <w:rPr>
            <w:rFonts w:ascii="Times New Roman" w:hAnsi="Times New Roman" w:cs="Times New Roman"/>
            <w:sz w:val="24"/>
            <w:szCs w:val="24"/>
          </w:rPr>
          <w:delText>WHO child growth standards: Training course on child growth assessment. (2008). Retrieved January 21, 2023, from https://www.who.int/publications-detail-redirect/9789241595070</w:delText>
        </w:r>
      </w:del>
    </w:p>
    <w:p w14:paraId="0073F967" w14:textId="4D22B245" w:rsidR="00B651A4" w:rsidRPr="00033637" w:rsidDel="009E68A7" w:rsidRDefault="00B651A4" w:rsidP="00F31FB2">
      <w:pPr>
        <w:spacing w:line="480" w:lineRule="auto"/>
        <w:rPr>
          <w:del w:id="6960" w:author="Mohammad Nayeem Hasan" w:date="2024-12-22T21:41:00Z" w16du:dateUtc="2024-12-22T15:41:00Z"/>
          <w:rFonts w:ascii="Times New Roman" w:hAnsi="Times New Roman" w:cs="Times New Roman"/>
          <w:sz w:val="24"/>
          <w:szCs w:val="24"/>
        </w:rPr>
        <w:pPrChange w:id="6961" w:author="Mohammad Nayeem Hasan" w:date="2024-12-23T01:38:00Z" w16du:dateUtc="2024-12-22T19:38:00Z">
          <w:pPr>
            <w:pStyle w:val="Bibliography"/>
          </w:pPr>
        </w:pPrChange>
      </w:pPr>
      <w:del w:id="6962" w:author="Mohammad Nayeem Hasan" w:date="2024-12-22T21:41:00Z" w16du:dateUtc="2024-12-22T15:41:00Z">
        <w:r w:rsidRPr="00033637" w:rsidDel="009E68A7">
          <w:rPr>
            <w:rFonts w:ascii="Times New Roman" w:hAnsi="Times New Roman" w:cs="Times New Roman"/>
            <w:sz w:val="24"/>
            <w:szCs w:val="24"/>
          </w:rPr>
          <w:delText xml:space="preserve">Woldu, W., Bitew, B. D., &amp; Gizaw, Z. (2016). Socioeconomic factors associated with diarrheal diseases among under-five children of the nomadic population in northeast Ethiopia. </w:delText>
        </w:r>
        <w:r w:rsidRPr="00033637" w:rsidDel="009E68A7">
          <w:rPr>
            <w:rFonts w:ascii="Times New Roman" w:hAnsi="Times New Roman" w:cs="Times New Roman"/>
            <w:sz w:val="24"/>
            <w:szCs w:val="24"/>
            <w:rPrChange w:id="6963" w:author="Mohammad Nayeem Hasan" w:date="2024-12-23T01:53:00Z" w16du:dateUtc="2024-12-22T19:53:00Z">
              <w:rPr>
                <w:rFonts w:ascii="Times New Roman" w:hAnsi="Times New Roman" w:cs="Times New Roman"/>
                <w:i/>
                <w:iCs/>
                <w:sz w:val="24"/>
                <w:szCs w:val="24"/>
              </w:rPr>
            </w:rPrChange>
          </w:rPr>
          <w:delText>Tropical Medicine and Health</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964" w:author="Mohammad Nayeem Hasan" w:date="2024-12-23T01:53:00Z" w16du:dateUtc="2024-12-22T19:53:00Z">
              <w:rPr>
                <w:rFonts w:ascii="Times New Roman" w:hAnsi="Times New Roman" w:cs="Times New Roman"/>
                <w:i/>
                <w:iCs/>
                <w:sz w:val="24"/>
                <w:szCs w:val="24"/>
              </w:rPr>
            </w:rPrChange>
          </w:rPr>
          <w:delText>44</w:delText>
        </w:r>
        <w:r w:rsidRPr="00033637" w:rsidDel="009E68A7">
          <w:rPr>
            <w:rFonts w:ascii="Times New Roman" w:hAnsi="Times New Roman" w:cs="Times New Roman"/>
            <w:sz w:val="24"/>
            <w:szCs w:val="24"/>
          </w:rPr>
          <w:delText>(1), 40. https://doi.org/10.1186/s41182-016-0040-7</w:delText>
        </w:r>
      </w:del>
    </w:p>
    <w:p w14:paraId="7C339079" w14:textId="7B577870" w:rsidR="00B651A4" w:rsidRPr="00033637" w:rsidDel="009E68A7" w:rsidRDefault="00B651A4" w:rsidP="00F31FB2">
      <w:pPr>
        <w:spacing w:line="480" w:lineRule="auto"/>
        <w:rPr>
          <w:del w:id="6965" w:author="Mohammad Nayeem Hasan" w:date="2024-12-22T21:41:00Z" w16du:dateUtc="2024-12-22T15:41:00Z"/>
          <w:rFonts w:ascii="Times New Roman" w:hAnsi="Times New Roman" w:cs="Times New Roman"/>
          <w:sz w:val="24"/>
          <w:szCs w:val="24"/>
        </w:rPr>
        <w:pPrChange w:id="6966" w:author="Mohammad Nayeem Hasan" w:date="2024-12-23T01:38:00Z" w16du:dateUtc="2024-12-22T19:38:00Z">
          <w:pPr>
            <w:pStyle w:val="Bibliography"/>
          </w:pPr>
        </w:pPrChange>
      </w:pPr>
      <w:del w:id="6967" w:author="Mohammad Nayeem Hasan" w:date="2024-12-22T21:41:00Z" w16du:dateUtc="2024-12-22T15:41:00Z">
        <w:r w:rsidRPr="00033637" w:rsidDel="009E68A7">
          <w:rPr>
            <w:rFonts w:ascii="Times New Roman" w:hAnsi="Times New Roman" w:cs="Times New Roman"/>
            <w:sz w:val="24"/>
            <w:szCs w:val="24"/>
          </w:rPr>
          <w:delText xml:space="preserve">Zeleke, A. T., &amp; Alemu, Z. A. (2014). Determinants of Under-Five Childhood Diarrhea in Kotebe Health Center, Yeka Sub City, Addis Ababa, Ethiopia: A Case Control Study. </w:delText>
        </w:r>
        <w:r w:rsidRPr="00033637" w:rsidDel="009E68A7">
          <w:rPr>
            <w:rFonts w:ascii="Times New Roman" w:hAnsi="Times New Roman" w:cs="Times New Roman"/>
            <w:sz w:val="24"/>
            <w:szCs w:val="24"/>
            <w:rPrChange w:id="6968" w:author="Mohammad Nayeem Hasan" w:date="2024-12-23T01:53:00Z" w16du:dateUtc="2024-12-22T19:53:00Z">
              <w:rPr>
                <w:rFonts w:ascii="Times New Roman" w:hAnsi="Times New Roman" w:cs="Times New Roman"/>
                <w:i/>
                <w:iCs/>
                <w:sz w:val="24"/>
                <w:szCs w:val="24"/>
              </w:rPr>
            </w:rPrChange>
          </w:rPr>
          <w:delText>Global Journal of Medical Research</w:delText>
        </w:r>
        <w:r w:rsidRPr="00033637" w:rsidDel="009E68A7">
          <w:rPr>
            <w:rFonts w:ascii="Times New Roman" w:hAnsi="Times New Roman" w:cs="Times New Roman"/>
            <w:sz w:val="24"/>
            <w:szCs w:val="24"/>
          </w:rPr>
          <w:delText xml:space="preserve">, </w:delText>
        </w:r>
        <w:r w:rsidRPr="00033637" w:rsidDel="009E68A7">
          <w:rPr>
            <w:rFonts w:ascii="Times New Roman" w:hAnsi="Times New Roman" w:cs="Times New Roman"/>
            <w:sz w:val="24"/>
            <w:szCs w:val="24"/>
            <w:rPrChange w:id="6969" w:author="Mohammad Nayeem Hasan" w:date="2024-12-23T01:53:00Z" w16du:dateUtc="2024-12-22T19:53:00Z">
              <w:rPr>
                <w:rFonts w:ascii="Times New Roman" w:hAnsi="Times New Roman" w:cs="Times New Roman"/>
                <w:i/>
                <w:iCs/>
                <w:sz w:val="24"/>
                <w:szCs w:val="24"/>
              </w:rPr>
            </w:rPrChange>
          </w:rPr>
          <w:delText>14</w:delText>
        </w:r>
        <w:r w:rsidRPr="00033637" w:rsidDel="009E68A7">
          <w:rPr>
            <w:rFonts w:ascii="Times New Roman" w:hAnsi="Times New Roman" w:cs="Times New Roman"/>
            <w:sz w:val="24"/>
            <w:szCs w:val="24"/>
          </w:rPr>
          <w:delText>(4). Retrieved from https://globaljournals.org/item/3787-determinants-of-under-five-childhood-diarrhea-in-kotebe-health-center-yeka-sub-city-addis-ababa-ethiopia-a-case-control-study</w:delText>
        </w:r>
      </w:del>
    </w:p>
    <w:p w14:paraId="680F5539" w14:textId="510A7E33" w:rsidR="00B010D0" w:rsidRPr="00033637" w:rsidDel="009E68A7" w:rsidRDefault="00275578" w:rsidP="00F31FB2">
      <w:pPr>
        <w:spacing w:line="480" w:lineRule="auto"/>
        <w:rPr>
          <w:del w:id="6970" w:author="Mohammad Nayeem Hasan" w:date="2024-12-22T21:41:00Z" w16du:dateUtc="2024-12-22T15:41:00Z"/>
          <w:rFonts w:ascii="Times New Roman" w:hAnsi="Times New Roman" w:cs="Times New Roman"/>
          <w:sz w:val="24"/>
          <w:szCs w:val="24"/>
        </w:rPr>
        <w:pPrChange w:id="6971" w:author="Mohammad Nayeem Hasan" w:date="2024-12-23T01:38:00Z" w16du:dateUtc="2024-12-22T19:38:00Z">
          <w:pPr>
            <w:spacing w:line="240" w:lineRule="auto"/>
          </w:pPr>
        </w:pPrChange>
      </w:pPr>
      <w:del w:id="6972" w:author="Mohammad Nayeem Hasan" w:date="2024-12-22T21:41:00Z" w16du:dateUtc="2024-12-22T15:41:00Z">
        <w:r w:rsidRPr="00033637" w:rsidDel="009E68A7">
          <w:rPr>
            <w:rFonts w:ascii="Times New Roman" w:hAnsi="Times New Roman" w:cs="Times New Roman"/>
            <w:sz w:val="24"/>
            <w:szCs w:val="24"/>
          </w:rPr>
          <w:fldChar w:fldCharType="end"/>
        </w:r>
      </w:del>
    </w:p>
    <w:p w14:paraId="0BB10419" w14:textId="29FD3F1B" w:rsidR="00B010D0" w:rsidRPr="00033637" w:rsidDel="00F26107" w:rsidRDefault="00B010D0" w:rsidP="00F31FB2">
      <w:pPr>
        <w:spacing w:line="480" w:lineRule="auto"/>
        <w:rPr>
          <w:del w:id="6973" w:author="Mohammad Nayeem Hasan" w:date="2024-11-04T00:20:00Z"/>
          <w:rFonts w:ascii="Times New Roman" w:hAnsi="Times New Roman" w:cs="Times New Roman"/>
          <w:sz w:val="24"/>
          <w:szCs w:val="24"/>
        </w:rPr>
        <w:pPrChange w:id="6974" w:author="Mohammad Nayeem Hasan" w:date="2024-12-23T01:38:00Z" w16du:dateUtc="2024-12-22T19:38:00Z">
          <w:pPr/>
        </w:pPrChange>
      </w:pPr>
      <w:del w:id="6975" w:author="Mohammad Nayeem Hasan" w:date="2024-11-04T00:20:00Z">
        <w:r w:rsidRPr="00033637" w:rsidDel="00F26107">
          <w:rPr>
            <w:rFonts w:ascii="Times New Roman" w:hAnsi="Times New Roman" w:cs="Times New Roman"/>
            <w:sz w:val="24"/>
            <w:szCs w:val="24"/>
          </w:rPr>
          <w:br w:type="page"/>
        </w:r>
      </w:del>
    </w:p>
    <w:p w14:paraId="641E194F" w14:textId="3B0E236F" w:rsidR="00B010D0" w:rsidRPr="00033637" w:rsidDel="00CD0E5E" w:rsidRDefault="00B010D0" w:rsidP="00F31FB2">
      <w:pPr>
        <w:spacing w:line="480" w:lineRule="auto"/>
        <w:rPr>
          <w:del w:id="6976" w:author="Mohammad Nayeem Hasan" w:date="2024-11-04T00:19:00Z"/>
          <w:rFonts w:ascii="Times New Roman" w:hAnsi="Times New Roman" w:cs="Times New Roman"/>
          <w:sz w:val="24"/>
          <w:szCs w:val="24"/>
          <w:rPrChange w:id="6977" w:author="Mohammad Nayeem Hasan" w:date="2024-12-23T01:53:00Z" w16du:dateUtc="2024-12-22T19:53:00Z">
            <w:rPr>
              <w:del w:id="6978" w:author="Mohammad Nayeem Hasan" w:date="2024-11-04T00:19:00Z"/>
              <w:rFonts w:ascii="Times New Roman" w:hAnsi="Times New Roman" w:cs="Times New Roman"/>
              <w:b/>
              <w:sz w:val="24"/>
              <w:szCs w:val="24"/>
            </w:rPr>
          </w:rPrChange>
        </w:rPr>
        <w:pPrChange w:id="6979" w:author="Mohammad Nayeem Hasan" w:date="2024-12-23T01:38:00Z" w16du:dateUtc="2024-12-22T19:38:00Z">
          <w:pPr>
            <w:spacing w:line="240" w:lineRule="auto"/>
          </w:pPr>
        </w:pPrChange>
      </w:pPr>
      <w:del w:id="6980" w:author="Mohammad Nayeem Hasan" w:date="2024-11-04T00:19:00Z">
        <w:r w:rsidRPr="00033637" w:rsidDel="00CD0E5E">
          <w:rPr>
            <w:rFonts w:ascii="Times New Roman" w:hAnsi="Times New Roman" w:cs="Times New Roman"/>
            <w:sz w:val="24"/>
            <w:szCs w:val="24"/>
            <w:rPrChange w:id="6981" w:author="Mohammad Nayeem Hasan" w:date="2024-12-23T01:53:00Z" w16du:dateUtc="2024-12-22T19:53:00Z">
              <w:rPr>
                <w:rFonts w:ascii="Times New Roman" w:hAnsi="Times New Roman" w:cs="Times New Roman"/>
                <w:b/>
                <w:sz w:val="24"/>
                <w:szCs w:val="24"/>
              </w:rPr>
            </w:rPrChange>
          </w:rPr>
          <w:delText>Tables and Figures</w:delText>
        </w:r>
      </w:del>
    </w:p>
    <w:p w14:paraId="59F33D46" w14:textId="0E386E13" w:rsidR="00B010D0" w:rsidRPr="00033637" w:rsidDel="00BB33D1" w:rsidRDefault="00B010D0" w:rsidP="00F31FB2">
      <w:pPr>
        <w:spacing w:line="480" w:lineRule="auto"/>
        <w:rPr>
          <w:del w:id="6982" w:author="Mohammad Nayeem Hasan" w:date="2024-11-03T23:14:00Z"/>
          <w:rFonts w:ascii="Times New Roman" w:hAnsi="Times New Roman" w:cs="Times New Roman"/>
          <w:sz w:val="24"/>
          <w:szCs w:val="24"/>
          <w:rPrChange w:id="6983" w:author="Mohammad Nayeem Hasan" w:date="2024-12-23T01:53:00Z" w16du:dateUtc="2024-12-22T19:53:00Z">
            <w:rPr>
              <w:del w:id="6984" w:author="Mohammad Nayeem Hasan" w:date="2024-11-03T23:14:00Z"/>
              <w:rFonts w:ascii="Times New Roman" w:hAnsi="Times New Roman" w:cs="Times New Roman"/>
              <w:b/>
              <w:sz w:val="24"/>
              <w:szCs w:val="24"/>
            </w:rPr>
          </w:rPrChange>
        </w:rPr>
        <w:pPrChange w:id="6985" w:author="Mohammad Nayeem Hasan" w:date="2024-12-23T01:38:00Z" w16du:dateUtc="2024-12-22T19:38:00Z">
          <w:pPr>
            <w:spacing w:line="240" w:lineRule="auto"/>
          </w:pPr>
        </w:pPrChange>
      </w:pPr>
      <w:del w:id="6986" w:author="Mohammad Nayeem Hasan" w:date="2024-11-03T23:14:00Z">
        <w:r w:rsidRPr="00033637" w:rsidDel="00BB33D1">
          <w:rPr>
            <w:rFonts w:ascii="Times New Roman" w:hAnsi="Times New Roman" w:cs="Times New Roman"/>
            <w:sz w:val="24"/>
            <w:szCs w:val="24"/>
            <w:rPrChange w:id="6987" w:author="Mohammad Nayeem Hasan" w:date="2024-12-23T01:53:00Z" w16du:dateUtc="2024-12-22T19:53:00Z">
              <w:rPr>
                <w:rFonts w:ascii="Times New Roman" w:hAnsi="Times New Roman" w:cs="Times New Roman"/>
                <w:b/>
                <w:sz w:val="24"/>
                <w:szCs w:val="24"/>
              </w:rPr>
            </w:rPrChange>
          </w:rPr>
          <w:delText>Table</w:delText>
        </w:r>
      </w:del>
      <w:del w:id="6988" w:author="Mohammad Nayeem Hasan" w:date="2024-11-03T21:59:00Z">
        <w:r w:rsidRPr="00033637" w:rsidDel="00EB4574">
          <w:rPr>
            <w:rFonts w:ascii="Times New Roman" w:hAnsi="Times New Roman" w:cs="Times New Roman"/>
            <w:sz w:val="24"/>
            <w:szCs w:val="24"/>
            <w:rPrChange w:id="6989" w:author="Mohammad Nayeem Hasan" w:date="2024-12-23T01:53:00Z" w16du:dateUtc="2024-12-22T19:53:00Z">
              <w:rPr>
                <w:rFonts w:ascii="Times New Roman" w:hAnsi="Times New Roman" w:cs="Times New Roman"/>
                <w:b/>
                <w:sz w:val="24"/>
                <w:szCs w:val="24"/>
              </w:rPr>
            </w:rPrChange>
          </w:rPr>
          <w:delText>.</w:delText>
        </w:r>
      </w:del>
      <w:del w:id="6990" w:author="Mohammad Nayeem Hasan" w:date="2024-11-03T23:14:00Z">
        <w:r w:rsidRPr="00033637" w:rsidDel="00BB33D1">
          <w:rPr>
            <w:rFonts w:ascii="Times New Roman" w:hAnsi="Times New Roman" w:cs="Times New Roman"/>
            <w:sz w:val="24"/>
            <w:szCs w:val="24"/>
            <w:rPrChange w:id="6991" w:author="Mohammad Nayeem Hasan" w:date="2024-12-23T01:53:00Z" w16du:dateUtc="2024-12-22T19:53:00Z">
              <w:rPr>
                <w:rFonts w:ascii="Times New Roman" w:hAnsi="Times New Roman" w:cs="Times New Roman"/>
                <w:b/>
                <w:sz w:val="24"/>
                <w:szCs w:val="24"/>
              </w:rPr>
            </w:rPrChange>
          </w:rPr>
          <w:delText>1 Distribution of several factors with the diarrhea status of children, MICS 2006, 2012, and 2019.</w:delText>
        </w:r>
      </w:del>
    </w:p>
    <w:tbl>
      <w:tblPr>
        <w:tblStyle w:val="TableGrid"/>
        <w:tblW w:w="5000" w:type="pct"/>
        <w:jc w:val="center"/>
        <w:tblLook w:val="04A0" w:firstRow="1" w:lastRow="0" w:firstColumn="1" w:lastColumn="0" w:noHBand="0" w:noVBand="1"/>
      </w:tblPr>
      <w:tblGrid>
        <w:gridCol w:w="1776"/>
        <w:gridCol w:w="796"/>
        <w:gridCol w:w="816"/>
        <w:gridCol w:w="971"/>
        <w:gridCol w:w="676"/>
        <w:gridCol w:w="816"/>
        <w:gridCol w:w="894"/>
        <w:gridCol w:w="797"/>
        <w:gridCol w:w="916"/>
        <w:gridCol w:w="892"/>
      </w:tblGrid>
      <w:tr w:rsidR="00072E76" w:rsidRPr="00033637" w:rsidDel="00BB33D1" w14:paraId="57802896" w14:textId="77777777" w:rsidTr="00D70918">
        <w:trPr>
          <w:trHeight w:val="161"/>
          <w:jc w:val="center"/>
          <w:del w:id="6992" w:author="Mohammad Nayeem Hasan" w:date="2024-11-03T23:14:00Z"/>
        </w:trPr>
        <w:tc>
          <w:tcPr>
            <w:tcW w:w="950" w:type="pct"/>
            <w:vMerge w:val="restart"/>
            <w:tcBorders>
              <w:top w:val="single" w:sz="4" w:space="0" w:color="auto"/>
              <w:left w:val="single" w:sz="4" w:space="0" w:color="auto"/>
              <w:bottom w:val="single" w:sz="4" w:space="0" w:color="auto"/>
              <w:right w:val="single" w:sz="4" w:space="0" w:color="auto"/>
            </w:tcBorders>
            <w:vAlign w:val="center"/>
            <w:hideMark/>
          </w:tcPr>
          <w:p w14:paraId="638282F7" w14:textId="24836F9C" w:rsidR="00B010D0" w:rsidRPr="00033637" w:rsidDel="00BB33D1" w:rsidRDefault="00B010D0" w:rsidP="00F31FB2">
            <w:pPr>
              <w:spacing w:before="240" w:line="480" w:lineRule="auto"/>
              <w:rPr>
                <w:del w:id="6993" w:author="Mohammad Nayeem Hasan" w:date="2024-11-03T23:14:00Z"/>
                <w:rFonts w:ascii="Times New Roman" w:hAnsi="Times New Roman" w:cs="Times New Roman"/>
                <w:sz w:val="24"/>
                <w:szCs w:val="24"/>
              </w:rPr>
              <w:pPrChange w:id="6994" w:author="Mohammad Nayeem Hasan" w:date="2024-12-23T01:38:00Z" w16du:dateUtc="2024-12-22T19:38:00Z">
                <w:pPr/>
              </w:pPrChange>
            </w:pPr>
            <w:del w:id="6995" w:author="Mohammad Nayeem Hasan" w:date="2024-11-03T23:14:00Z">
              <w:r w:rsidRPr="00033637" w:rsidDel="00BB33D1">
                <w:rPr>
                  <w:rFonts w:ascii="Times New Roman" w:hAnsi="Times New Roman" w:cs="Times New Roman"/>
                  <w:sz w:val="24"/>
                  <w:szCs w:val="24"/>
                </w:rPr>
                <w:delText>Characteristics</w:delText>
              </w:r>
            </w:del>
          </w:p>
        </w:tc>
        <w:tc>
          <w:tcPr>
            <w:tcW w:w="1382" w:type="pct"/>
            <w:gridSpan w:val="3"/>
            <w:tcBorders>
              <w:top w:val="single" w:sz="4" w:space="0" w:color="auto"/>
              <w:left w:val="single" w:sz="4" w:space="0" w:color="auto"/>
              <w:bottom w:val="single" w:sz="4" w:space="0" w:color="auto"/>
              <w:right w:val="single" w:sz="4" w:space="0" w:color="auto"/>
            </w:tcBorders>
            <w:vAlign w:val="center"/>
            <w:hideMark/>
          </w:tcPr>
          <w:p w14:paraId="20E72416" w14:textId="5AA667CF" w:rsidR="00B010D0" w:rsidRPr="00033637" w:rsidDel="00BB33D1" w:rsidRDefault="00B010D0" w:rsidP="00F31FB2">
            <w:pPr>
              <w:spacing w:line="480" w:lineRule="auto"/>
              <w:rPr>
                <w:del w:id="6996" w:author="Mohammad Nayeem Hasan" w:date="2024-11-03T23:14:00Z"/>
                <w:rFonts w:ascii="Times New Roman" w:hAnsi="Times New Roman" w:cs="Times New Roman"/>
                <w:sz w:val="24"/>
                <w:szCs w:val="24"/>
              </w:rPr>
              <w:pPrChange w:id="6997" w:author="Mohammad Nayeem Hasan" w:date="2024-12-23T01:38:00Z" w16du:dateUtc="2024-12-22T19:38:00Z">
                <w:pPr/>
              </w:pPrChange>
            </w:pPr>
            <w:del w:id="6998" w:author="Mohammad Nayeem Hasan" w:date="2024-11-03T23:14:00Z">
              <w:r w:rsidRPr="00033637" w:rsidDel="00BB33D1">
                <w:rPr>
                  <w:rFonts w:ascii="Times New Roman" w:hAnsi="Times New Roman" w:cs="Times New Roman"/>
                  <w:sz w:val="24"/>
                  <w:szCs w:val="24"/>
                </w:rPr>
                <w:delText>2006</w:delText>
              </w:r>
            </w:del>
          </w:p>
        </w:tc>
        <w:tc>
          <w:tcPr>
            <w:tcW w:w="1275" w:type="pct"/>
            <w:gridSpan w:val="3"/>
            <w:tcBorders>
              <w:top w:val="single" w:sz="4" w:space="0" w:color="auto"/>
              <w:left w:val="single" w:sz="4" w:space="0" w:color="auto"/>
              <w:bottom w:val="single" w:sz="4" w:space="0" w:color="auto"/>
              <w:right w:val="single" w:sz="4" w:space="0" w:color="auto"/>
            </w:tcBorders>
            <w:vAlign w:val="center"/>
            <w:hideMark/>
          </w:tcPr>
          <w:p w14:paraId="5E60181D" w14:textId="5C099BF8" w:rsidR="00B010D0" w:rsidRPr="00033637" w:rsidDel="00BB33D1" w:rsidRDefault="00B010D0" w:rsidP="00F31FB2">
            <w:pPr>
              <w:spacing w:line="480" w:lineRule="auto"/>
              <w:rPr>
                <w:del w:id="6999" w:author="Mohammad Nayeem Hasan" w:date="2024-11-03T23:14:00Z"/>
                <w:rFonts w:ascii="Times New Roman" w:hAnsi="Times New Roman" w:cs="Times New Roman"/>
                <w:sz w:val="24"/>
                <w:szCs w:val="24"/>
              </w:rPr>
              <w:pPrChange w:id="7000" w:author="Mohammad Nayeem Hasan" w:date="2024-12-23T01:38:00Z" w16du:dateUtc="2024-12-22T19:38:00Z">
                <w:pPr/>
              </w:pPrChange>
            </w:pPr>
            <w:del w:id="7001" w:author="Mohammad Nayeem Hasan" w:date="2024-11-03T23:14:00Z">
              <w:r w:rsidRPr="00033637" w:rsidDel="00BB33D1">
                <w:rPr>
                  <w:rFonts w:ascii="Times New Roman" w:hAnsi="Times New Roman" w:cs="Times New Roman"/>
                  <w:sz w:val="24"/>
                  <w:szCs w:val="24"/>
                </w:rPr>
                <w:delText>2012</w:delText>
              </w:r>
            </w:del>
          </w:p>
        </w:tc>
        <w:tc>
          <w:tcPr>
            <w:tcW w:w="1393" w:type="pct"/>
            <w:gridSpan w:val="3"/>
            <w:tcBorders>
              <w:top w:val="single" w:sz="4" w:space="0" w:color="auto"/>
              <w:left w:val="single" w:sz="4" w:space="0" w:color="auto"/>
              <w:bottom w:val="single" w:sz="4" w:space="0" w:color="auto"/>
              <w:right w:val="single" w:sz="4" w:space="0" w:color="auto"/>
            </w:tcBorders>
            <w:vAlign w:val="center"/>
            <w:hideMark/>
          </w:tcPr>
          <w:p w14:paraId="2789EC40" w14:textId="69D88035" w:rsidR="00B010D0" w:rsidRPr="00033637" w:rsidDel="00BB33D1" w:rsidRDefault="00B010D0" w:rsidP="00F31FB2">
            <w:pPr>
              <w:spacing w:line="480" w:lineRule="auto"/>
              <w:rPr>
                <w:del w:id="7002" w:author="Mohammad Nayeem Hasan" w:date="2024-11-03T23:14:00Z"/>
                <w:rFonts w:ascii="Times New Roman" w:hAnsi="Times New Roman" w:cs="Times New Roman"/>
                <w:sz w:val="24"/>
                <w:szCs w:val="24"/>
              </w:rPr>
              <w:pPrChange w:id="7003" w:author="Mohammad Nayeem Hasan" w:date="2024-12-23T01:38:00Z" w16du:dateUtc="2024-12-22T19:38:00Z">
                <w:pPr/>
              </w:pPrChange>
            </w:pPr>
            <w:del w:id="7004" w:author="Mohammad Nayeem Hasan" w:date="2024-11-03T23:14:00Z">
              <w:r w:rsidRPr="00033637" w:rsidDel="00BB33D1">
                <w:rPr>
                  <w:rFonts w:ascii="Times New Roman" w:hAnsi="Times New Roman" w:cs="Times New Roman"/>
                  <w:sz w:val="24"/>
                  <w:szCs w:val="24"/>
                </w:rPr>
                <w:delText>2019</w:delText>
              </w:r>
            </w:del>
          </w:p>
        </w:tc>
      </w:tr>
      <w:tr w:rsidR="00072E76" w:rsidRPr="00033637" w:rsidDel="00BB33D1" w14:paraId="2CEF12CA" w14:textId="77777777" w:rsidTr="00D70918">
        <w:trPr>
          <w:trHeight w:val="161"/>
          <w:jc w:val="center"/>
          <w:del w:id="7005" w:author="Mohammad Nayeem Hasan" w:date="2024-11-03T23:14: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A6C984" w14:textId="7DC03566" w:rsidR="00B010D0" w:rsidRPr="00033637" w:rsidDel="00BB33D1" w:rsidRDefault="00B010D0" w:rsidP="00F31FB2">
            <w:pPr>
              <w:spacing w:line="480" w:lineRule="auto"/>
              <w:rPr>
                <w:del w:id="7006" w:author="Mohammad Nayeem Hasan" w:date="2024-11-03T23:14:00Z"/>
                <w:rFonts w:ascii="Times New Roman" w:hAnsi="Times New Roman" w:cs="Times New Roman"/>
                <w:sz w:val="24"/>
                <w:szCs w:val="24"/>
              </w:rPr>
              <w:pPrChange w:id="7007" w:author="Mohammad Nayeem Hasan" w:date="2024-12-23T01:38:00Z" w16du:dateUtc="2024-12-22T19:38:00Z">
                <w:pPr/>
              </w:pPrChange>
            </w:pPr>
          </w:p>
        </w:tc>
        <w:tc>
          <w:tcPr>
            <w:tcW w:w="862" w:type="pct"/>
            <w:gridSpan w:val="2"/>
            <w:tcBorders>
              <w:top w:val="single" w:sz="4" w:space="0" w:color="auto"/>
              <w:left w:val="single" w:sz="4" w:space="0" w:color="auto"/>
              <w:bottom w:val="single" w:sz="4" w:space="0" w:color="auto"/>
              <w:right w:val="single" w:sz="4" w:space="0" w:color="auto"/>
            </w:tcBorders>
            <w:vAlign w:val="center"/>
            <w:hideMark/>
          </w:tcPr>
          <w:p w14:paraId="5A8DA4B1" w14:textId="541E64A8" w:rsidR="00B010D0" w:rsidRPr="00033637" w:rsidDel="00BB33D1" w:rsidRDefault="00B010D0" w:rsidP="00F31FB2">
            <w:pPr>
              <w:spacing w:line="480" w:lineRule="auto"/>
              <w:rPr>
                <w:del w:id="7008" w:author="Mohammad Nayeem Hasan" w:date="2024-11-03T23:14:00Z"/>
                <w:rFonts w:ascii="Times New Roman" w:hAnsi="Times New Roman" w:cs="Times New Roman"/>
                <w:sz w:val="24"/>
                <w:szCs w:val="24"/>
              </w:rPr>
              <w:pPrChange w:id="7009" w:author="Mohammad Nayeem Hasan" w:date="2024-12-23T01:38:00Z" w16du:dateUtc="2024-12-22T19:38:00Z">
                <w:pPr/>
              </w:pPrChange>
            </w:pPr>
            <w:del w:id="7010" w:author="Mohammad Nayeem Hasan" w:date="2024-11-03T23:14:00Z">
              <w:r w:rsidRPr="00033637" w:rsidDel="00BB33D1">
                <w:rPr>
                  <w:rFonts w:ascii="Times New Roman" w:hAnsi="Times New Roman" w:cs="Times New Roman"/>
                  <w:sz w:val="24"/>
                  <w:szCs w:val="24"/>
                </w:rPr>
                <w:delText>Diarrhea</w:delText>
              </w:r>
            </w:del>
          </w:p>
        </w:tc>
        <w:tc>
          <w:tcPr>
            <w:tcW w:w="520" w:type="pct"/>
            <w:tcBorders>
              <w:top w:val="single" w:sz="4" w:space="0" w:color="auto"/>
              <w:left w:val="single" w:sz="4" w:space="0" w:color="auto"/>
              <w:bottom w:val="single" w:sz="4" w:space="0" w:color="auto"/>
              <w:right w:val="single" w:sz="4" w:space="0" w:color="auto"/>
            </w:tcBorders>
            <w:vAlign w:val="center"/>
            <w:hideMark/>
          </w:tcPr>
          <w:p w14:paraId="06F40F0B" w14:textId="34119481" w:rsidR="00B010D0" w:rsidRPr="00033637" w:rsidDel="00BB33D1" w:rsidRDefault="00B010D0" w:rsidP="00F31FB2">
            <w:pPr>
              <w:spacing w:line="480" w:lineRule="auto"/>
              <w:rPr>
                <w:del w:id="7011" w:author="Mohammad Nayeem Hasan" w:date="2024-11-03T23:14:00Z"/>
                <w:rFonts w:ascii="Times New Roman" w:hAnsi="Times New Roman" w:cs="Times New Roman"/>
                <w:sz w:val="24"/>
                <w:szCs w:val="24"/>
              </w:rPr>
              <w:pPrChange w:id="7012" w:author="Mohammad Nayeem Hasan" w:date="2024-12-23T01:38:00Z" w16du:dateUtc="2024-12-22T19:38:00Z">
                <w:pPr/>
              </w:pPrChange>
            </w:pPr>
            <w:del w:id="7013" w:author="Mohammad Nayeem Hasan" w:date="2024-11-03T23:14:00Z">
              <w:r w:rsidRPr="00033637" w:rsidDel="00BB33D1">
                <w:rPr>
                  <w:rFonts w:ascii="Times New Roman" w:hAnsi="Times New Roman" w:cs="Times New Roman"/>
                  <w:sz w:val="24"/>
                  <w:szCs w:val="24"/>
                </w:rPr>
                <w:delText>P-value</w:delText>
              </w:r>
            </w:del>
          </w:p>
        </w:tc>
        <w:tc>
          <w:tcPr>
            <w:tcW w:w="798" w:type="pct"/>
            <w:gridSpan w:val="2"/>
            <w:tcBorders>
              <w:top w:val="single" w:sz="4" w:space="0" w:color="auto"/>
              <w:left w:val="single" w:sz="4" w:space="0" w:color="auto"/>
              <w:bottom w:val="single" w:sz="4" w:space="0" w:color="auto"/>
              <w:right w:val="single" w:sz="4" w:space="0" w:color="auto"/>
            </w:tcBorders>
            <w:vAlign w:val="center"/>
            <w:hideMark/>
          </w:tcPr>
          <w:p w14:paraId="5BF1CC52" w14:textId="03B820D6" w:rsidR="00B010D0" w:rsidRPr="00033637" w:rsidDel="00BB33D1" w:rsidRDefault="00B010D0" w:rsidP="00F31FB2">
            <w:pPr>
              <w:spacing w:line="480" w:lineRule="auto"/>
              <w:rPr>
                <w:del w:id="7014" w:author="Mohammad Nayeem Hasan" w:date="2024-11-03T23:14:00Z"/>
                <w:rFonts w:ascii="Times New Roman" w:hAnsi="Times New Roman" w:cs="Times New Roman"/>
                <w:sz w:val="24"/>
                <w:szCs w:val="24"/>
              </w:rPr>
              <w:pPrChange w:id="7015" w:author="Mohammad Nayeem Hasan" w:date="2024-12-23T01:38:00Z" w16du:dateUtc="2024-12-22T19:38:00Z">
                <w:pPr/>
              </w:pPrChange>
            </w:pPr>
            <w:del w:id="7016" w:author="Mohammad Nayeem Hasan" w:date="2024-11-03T23:14:00Z">
              <w:r w:rsidRPr="00033637" w:rsidDel="00BB33D1">
                <w:rPr>
                  <w:rFonts w:ascii="Times New Roman" w:hAnsi="Times New Roman" w:cs="Times New Roman"/>
                  <w:sz w:val="24"/>
                  <w:szCs w:val="24"/>
                </w:rPr>
                <w:delText>Diarrhea</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66384FE3" w14:textId="596C16AA" w:rsidR="00B010D0" w:rsidRPr="00033637" w:rsidDel="00BB33D1" w:rsidRDefault="00B010D0" w:rsidP="00F31FB2">
            <w:pPr>
              <w:spacing w:line="480" w:lineRule="auto"/>
              <w:rPr>
                <w:del w:id="7017" w:author="Mohammad Nayeem Hasan" w:date="2024-11-03T23:14:00Z"/>
                <w:rFonts w:ascii="Times New Roman" w:hAnsi="Times New Roman" w:cs="Times New Roman"/>
                <w:sz w:val="24"/>
                <w:szCs w:val="24"/>
              </w:rPr>
              <w:pPrChange w:id="7018" w:author="Mohammad Nayeem Hasan" w:date="2024-12-23T01:38:00Z" w16du:dateUtc="2024-12-22T19:38:00Z">
                <w:pPr/>
              </w:pPrChange>
            </w:pPr>
            <w:del w:id="7019" w:author="Mohammad Nayeem Hasan" w:date="2024-11-03T23:14:00Z">
              <w:r w:rsidRPr="00033637" w:rsidDel="00BB33D1">
                <w:rPr>
                  <w:rFonts w:ascii="Times New Roman" w:hAnsi="Times New Roman" w:cs="Times New Roman"/>
                  <w:sz w:val="24"/>
                  <w:szCs w:val="24"/>
                </w:rPr>
                <w:delText>P-value</w:delText>
              </w:r>
            </w:del>
          </w:p>
        </w:tc>
        <w:tc>
          <w:tcPr>
            <w:tcW w:w="916" w:type="pct"/>
            <w:gridSpan w:val="2"/>
            <w:tcBorders>
              <w:top w:val="single" w:sz="4" w:space="0" w:color="auto"/>
              <w:left w:val="single" w:sz="4" w:space="0" w:color="auto"/>
              <w:bottom w:val="single" w:sz="4" w:space="0" w:color="auto"/>
              <w:right w:val="single" w:sz="4" w:space="0" w:color="auto"/>
            </w:tcBorders>
            <w:vAlign w:val="center"/>
            <w:hideMark/>
          </w:tcPr>
          <w:p w14:paraId="195D9919" w14:textId="14690D2A" w:rsidR="00B010D0" w:rsidRPr="00033637" w:rsidDel="00BB33D1" w:rsidRDefault="00B010D0" w:rsidP="00F31FB2">
            <w:pPr>
              <w:spacing w:line="480" w:lineRule="auto"/>
              <w:rPr>
                <w:del w:id="7020" w:author="Mohammad Nayeem Hasan" w:date="2024-11-03T23:14:00Z"/>
                <w:rFonts w:ascii="Times New Roman" w:hAnsi="Times New Roman" w:cs="Times New Roman"/>
                <w:sz w:val="24"/>
                <w:szCs w:val="24"/>
              </w:rPr>
              <w:pPrChange w:id="7021" w:author="Mohammad Nayeem Hasan" w:date="2024-12-23T01:38:00Z" w16du:dateUtc="2024-12-22T19:38:00Z">
                <w:pPr/>
              </w:pPrChange>
            </w:pPr>
            <w:del w:id="7022" w:author="Mohammad Nayeem Hasan" w:date="2024-11-03T23:14:00Z">
              <w:r w:rsidRPr="00033637" w:rsidDel="00BB33D1">
                <w:rPr>
                  <w:rFonts w:ascii="Times New Roman" w:hAnsi="Times New Roman" w:cs="Times New Roman"/>
                  <w:sz w:val="24"/>
                  <w:szCs w:val="24"/>
                </w:rPr>
                <w:delText>Diarrhea</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36C7218F" w14:textId="09592A2C" w:rsidR="00B010D0" w:rsidRPr="00033637" w:rsidDel="00BB33D1" w:rsidRDefault="00B010D0" w:rsidP="00F31FB2">
            <w:pPr>
              <w:spacing w:line="480" w:lineRule="auto"/>
              <w:rPr>
                <w:del w:id="7023" w:author="Mohammad Nayeem Hasan" w:date="2024-11-03T23:14:00Z"/>
                <w:rFonts w:ascii="Times New Roman" w:hAnsi="Times New Roman" w:cs="Times New Roman"/>
                <w:sz w:val="24"/>
                <w:szCs w:val="24"/>
              </w:rPr>
              <w:pPrChange w:id="7024" w:author="Mohammad Nayeem Hasan" w:date="2024-12-23T01:38:00Z" w16du:dateUtc="2024-12-22T19:38:00Z">
                <w:pPr/>
              </w:pPrChange>
            </w:pPr>
            <w:del w:id="7025" w:author="Mohammad Nayeem Hasan" w:date="2024-11-03T23:14:00Z">
              <w:r w:rsidRPr="00033637" w:rsidDel="00BB33D1">
                <w:rPr>
                  <w:rFonts w:ascii="Times New Roman" w:hAnsi="Times New Roman" w:cs="Times New Roman"/>
                  <w:sz w:val="24"/>
                  <w:szCs w:val="24"/>
                </w:rPr>
                <w:delText>P-value</w:delText>
              </w:r>
            </w:del>
          </w:p>
        </w:tc>
      </w:tr>
      <w:tr w:rsidR="00072E76" w:rsidRPr="00033637" w:rsidDel="00BB33D1" w14:paraId="6AB09690" w14:textId="77777777" w:rsidTr="00D70918">
        <w:trPr>
          <w:trHeight w:val="161"/>
          <w:jc w:val="center"/>
          <w:del w:id="7026" w:author="Mohammad Nayeem Hasan" w:date="2024-11-03T23:14: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D09736" w14:textId="50DC074E" w:rsidR="00B010D0" w:rsidRPr="00033637" w:rsidDel="00BB33D1" w:rsidRDefault="00B010D0" w:rsidP="00F31FB2">
            <w:pPr>
              <w:spacing w:line="480" w:lineRule="auto"/>
              <w:rPr>
                <w:del w:id="7027" w:author="Mohammad Nayeem Hasan" w:date="2024-11-03T23:14:00Z"/>
                <w:rFonts w:ascii="Times New Roman" w:hAnsi="Times New Roman" w:cs="Times New Roman"/>
                <w:sz w:val="24"/>
                <w:szCs w:val="24"/>
              </w:rPr>
              <w:pPrChange w:id="7028"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4D45CFC1" w14:textId="3D7D5B7F" w:rsidR="00B010D0" w:rsidRPr="00033637" w:rsidDel="00BB33D1" w:rsidRDefault="00B010D0" w:rsidP="00F31FB2">
            <w:pPr>
              <w:spacing w:line="480" w:lineRule="auto"/>
              <w:rPr>
                <w:del w:id="7029" w:author="Mohammad Nayeem Hasan" w:date="2024-11-03T23:14:00Z"/>
                <w:rFonts w:ascii="Times New Roman" w:hAnsi="Times New Roman" w:cs="Times New Roman"/>
                <w:sz w:val="24"/>
                <w:szCs w:val="24"/>
              </w:rPr>
              <w:pPrChange w:id="7030" w:author="Mohammad Nayeem Hasan" w:date="2024-12-23T01:38:00Z" w16du:dateUtc="2024-12-22T19:38:00Z">
                <w:pPr/>
              </w:pPrChange>
            </w:pPr>
            <w:del w:id="7031" w:author="Mohammad Nayeem Hasan" w:date="2024-11-03T23:14:00Z">
              <w:r w:rsidRPr="00033637" w:rsidDel="00BB33D1">
                <w:rPr>
                  <w:rFonts w:ascii="Times New Roman" w:hAnsi="Times New Roman" w:cs="Times New Roman"/>
                  <w:sz w:val="24"/>
                  <w:szCs w:val="24"/>
                </w:rPr>
                <w:delText>Yes</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0A3FF07D" w14:textId="67FF6D0E" w:rsidR="00B010D0" w:rsidRPr="00033637" w:rsidDel="00BB33D1" w:rsidRDefault="00B010D0" w:rsidP="00F31FB2">
            <w:pPr>
              <w:spacing w:line="480" w:lineRule="auto"/>
              <w:rPr>
                <w:del w:id="7032" w:author="Mohammad Nayeem Hasan" w:date="2024-11-03T23:14:00Z"/>
                <w:rFonts w:ascii="Times New Roman" w:hAnsi="Times New Roman" w:cs="Times New Roman"/>
                <w:sz w:val="24"/>
                <w:szCs w:val="24"/>
              </w:rPr>
              <w:pPrChange w:id="7033" w:author="Mohammad Nayeem Hasan" w:date="2024-12-23T01:38:00Z" w16du:dateUtc="2024-12-22T19:38:00Z">
                <w:pPr/>
              </w:pPrChange>
            </w:pPr>
            <w:del w:id="7034" w:author="Mohammad Nayeem Hasan" w:date="2024-11-03T23:14:00Z">
              <w:r w:rsidRPr="00033637" w:rsidDel="00BB33D1">
                <w:rPr>
                  <w:rFonts w:ascii="Times New Roman" w:hAnsi="Times New Roman" w:cs="Times New Roman"/>
                  <w:sz w:val="24"/>
                  <w:szCs w:val="24"/>
                </w:rPr>
                <w:delText>No</w:delText>
              </w:r>
            </w:del>
          </w:p>
        </w:tc>
        <w:tc>
          <w:tcPr>
            <w:tcW w:w="520" w:type="pct"/>
            <w:tcBorders>
              <w:top w:val="single" w:sz="4" w:space="0" w:color="auto"/>
              <w:left w:val="single" w:sz="4" w:space="0" w:color="auto"/>
              <w:bottom w:val="single" w:sz="4" w:space="0" w:color="auto"/>
              <w:right w:val="single" w:sz="4" w:space="0" w:color="auto"/>
            </w:tcBorders>
            <w:vAlign w:val="center"/>
          </w:tcPr>
          <w:p w14:paraId="51F9A8ED" w14:textId="4D078E8C" w:rsidR="00B010D0" w:rsidRPr="00033637" w:rsidDel="00BB33D1" w:rsidRDefault="00B010D0" w:rsidP="00F31FB2">
            <w:pPr>
              <w:spacing w:line="480" w:lineRule="auto"/>
              <w:rPr>
                <w:del w:id="7035" w:author="Mohammad Nayeem Hasan" w:date="2024-11-03T23:14:00Z"/>
                <w:rFonts w:ascii="Times New Roman" w:hAnsi="Times New Roman" w:cs="Times New Roman"/>
                <w:sz w:val="24"/>
                <w:szCs w:val="24"/>
              </w:rPr>
              <w:pPrChange w:id="7036"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71D26ACE" w14:textId="7D82DD20" w:rsidR="00B010D0" w:rsidRPr="00033637" w:rsidDel="00BB33D1" w:rsidRDefault="00B010D0" w:rsidP="00F31FB2">
            <w:pPr>
              <w:spacing w:line="480" w:lineRule="auto"/>
              <w:rPr>
                <w:del w:id="7037" w:author="Mohammad Nayeem Hasan" w:date="2024-11-03T23:14:00Z"/>
                <w:rFonts w:ascii="Times New Roman" w:hAnsi="Times New Roman" w:cs="Times New Roman"/>
                <w:sz w:val="24"/>
                <w:szCs w:val="24"/>
              </w:rPr>
              <w:pPrChange w:id="7038" w:author="Mohammad Nayeem Hasan" w:date="2024-12-23T01:38:00Z" w16du:dateUtc="2024-12-22T19:38:00Z">
                <w:pPr/>
              </w:pPrChange>
            </w:pPr>
            <w:del w:id="7039" w:author="Mohammad Nayeem Hasan" w:date="2024-11-03T23:14:00Z">
              <w:r w:rsidRPr="00033637" w:rsidDel="00BB33D1">
                <w:rPr>
                  <w:rFonts w:ascii="Times New Roman" w:hAnsi="Times New Roman" w:cs="Times New Roman"/>
                  <w:sz w:val="24"/>
                  <w:szCs w:val="24"/>
                </w:rPr>
                <w:delText>Yes</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30585174" w14:textId="20E7582E" w:rsidR="00B010D0" w:rsidRPr="00033637" w:rsidDel="00BB33D1" w:rsidRDefault="00B010D0" w:rsidP="00F31FB2">
            <w:pPr>
              <w:spacing w:line="480" w:lineRule="auto"/>
              <w:rPr>
                <w:del w:id="7040" w:author="Mohammad Nayeem Hasan" w:date="2024-11-03T23:14:00Z"/>
                <w:rFonts w:ascii="Times New Roman" w:hAnsi="Times New Roman" w:cs="Times New Roman"/>
                <w:sz w:val="24"/>
                <w:szCs w:val="24"/>
              </w:rPr>
              <w:pPrChange w:id="7041" w:author="Mohammad Nayeem Hasan" w:date="2024-12-23T01:38:00Z" w16du:dateUtc="2024-12-22T19:38:00Z">
                <w:pPr/>
              </w:pPrChange>
            </w:pPr>
            <w:del w:id="7042" w:author="Mohammad Nayeem Hasan" w:date="2024-11-03T23:14:00Z">
              <w:r w:rsidRPr="00033637" w:rsidDel="00BB33D1">
                <w:rPr>
                  <w:rFonts w:ascii="Times New Roman" w:hAnsi="Times New Roman" w:cs="Times New Roman"/>
                  <w:sz w:val="24"/>
                  <w:szCs w:val="24"/>
                </w:rPr>
                <w:delText>No</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39A947" w14:textId="662E9102" w:rsidR="00B010D0" w:rsidRPr="00033637" w:rsidDel="00BB33D1" w:rsidRDefault="00B010D0" w:rsidP="00F31FB2">
            <w:pPr>
              <w:spacing w:line="480" w:lineRule="auto"/>
              <w:rPr>
                <w:del w:id="7043" w:author="Mohammad Nayeem Hasan" w:date="2024-11-03T23:14:00Z"/>
                <w:rFonts w:ascii="Times New Roman" w:hAnsi="Times New Roman" w:cs="Times New Roman"/>
                <w:sz w:val="24"/>
                <w:szCs w:val="24"/>
              </w:rPr>
              <w:pPrChange w:id="7044"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0A1FF657" w14:textId="31ADBF5C" w:rsidR="00B010D0" w:rsidRPr="00033637" w:rsidDel="00BB33D1" w:rsidRDefault="00B010D0" w:rsidP="00F31FB2">
            <w:pPr>
              <w:spacing w:line="480" w:lineRule="auto"/>
              <w:rPr>
                <w:del w:id="7045" w:author="Mohammad Nayeem Hasan" w:date="2024-11-03T23:14:00Z"/>
                <w:rFonts w:ascii="Times New Roman" w:hAnsi="Times New Roman" w:cs="Times New Roman"/>
                <w:sz w:val="24"/>
                <w:szCs w:val="24"/>
              </w:rPr>
              <w:pPrChange w:id="7046" w:author="Mohammad Nayeem Hasan" w:date="2024-12-23T01:38:00Z" w16du:dateUtc="2024-12-22T19:38:00Z">
                <w:pPr/>
              </w:pPrChange>
            </w:pPr>
            <w:del w:id="7047" w:author="Mohammad Nayeem Hasan" w:date="2024-11-03T23:14:00Z">
              <w:r w:rsidRPr="00033637" w:rsidDel="00BB33D1">
                <w:rPr>
                  <w:rFonts w:ascii="Times New Roman" w:hAnsi="Times New Roman" w:cs="Times New Roman"/>
                  <w:sz w:val="24"/>
                  <w:szCs w:val="24"/>
                </w:rPr>
                <w:delText>Yes</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073A3084" w14:textId="2F4496F2" w:rsidR="00B010D0" w:rsidRPr="00033637" w:rsidDel="00BB33D1" w:rsidRDefault="00B010D0" w:rsidP="00F31FB2">
            <w:pPr>
              <w:spacing w:line="480" w:lineRule="auto"/>
              <w:rPr>
                <w:del w:id="7048" w:author="Mohammad Nayeem Hasan" w:date="2024-11-03T23:14:00Z"/>
                <w:rFonts w:ascii="Times New Roman" w:hAnsi="Times New Roman" w:cs="Times New Roman"/>
                <w:sz w:val="24"/>
                <w:szCs w:val="24"/>
              </w:rPr>
              <w:pPrChange w:id="7049" w:author="Mohammad Nayeem Hasan" w:date="2024-12-23T01:38:00Z" w16du:dateUtc="2024-12-22T19:38:00Z">
                <w:pPr/>
              </w:pPrChange>
            </w:pPr>
            <w:del w:id="7050" w:author="Mohammad Nayeem Hasan" w:date="2024-11-03T23:14:00Z">
              <w:r w:rsidRPr="00033637" w:rsidDel="00BB33D1">
                <w:rPr>
                  <w:rFonts w:ascii="Times New Roman" w:hAnsi="Times New Roman" w:cs="Times New Roman"/>
                  <w:sz w:val="24"/>
                  <w:szCs w:val="24"/>
                </w:rPr>
                <w:delText>No</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63E150" w14:textId="755F918F" w:rsidR="00B010D0" w:rsidRPr="00033637" w:rsidDel="00BB33D1" w:rsidRDefault="00B010D0" w:rsidP="00F31FB2">
            <w:pPr>
              <w:spacing w:line="480" w:lineRule="auto"/>
              <w:rPr>
                <w:del w:id="7051" w:author="Mohammad Nayeem Hasan" w:date="2024-11-03T23:14:00Z"/>
                <w:rFonts w:ascii="Times New Roman" w:hAnsi="Times New Roman" w:cs="Times New Roman"/>
                <w:sz w:val="24"/>
                <w:szCs w:val="24"/>
              </w:rPr>
              <w:pPrChange w:id="7052" w:author="Mohammad Nayeem Hasan" w:date="2024-12-23T01:38:00Z" w16du:dateUtc="2024-12-22T19:38:00Z">
                <w:pPr/>
              </w:pPrChange>
            </w:pPr>
          </w:p>
        </w:tc>
      </w:tr>
      <w:tr w:rsidR="00072E76" w:rsidRPr="00033637" w:rsidDel="00BB33D1" w14:paraId="138D0196" w14:textId="77777777" w:rsidTr="00D70918">
        <w:trPr>
          <w:trHeight w:val="161"/>
          <w:jc w:val="center"/>
          <w:del w:id="7053" w:author="Mohammad Nayeem Hasan" w:date="2024-11-03T23:14: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08C500" w14:textId="787A136D" w:rsidR="00B010D0" w:rsidRPr="00033637" w:rsidDel="00BB33D1" w:rsidRDefault="00B010D0" w:rsidP="00F31FB2">
            <w:pPr>
              <w:spacing w:line="480" w:lineRule="auto"/>
              <w:rPr>
                <w:del w:id="7054" w:author="Mohammad Nayeem Hasan" w:date="2024-11-03T23:14:00Z"/>
                <w:rFonts w:ascii="Times New Roman" w:hAnsi="Times New Roman" w:cs="Times New Roman"/>
                <w:sz w:val="24"/>
                <w:szCs w:val="24"/>
              </w:rPr>
              <w:pPrChange w:id="7055"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347A7960" w14:textId="19FD41A6" w:rsidR="00B010D0" w:rsidRPr="00033637" w:rsidDel="00BB33D1" w:rsidRDefault="00B010D0" w:rsidP="00F31FB2">
            <w:pPr>
              <w:spacing w:line="480" w:lineRule="auto"/>
              <w:rPr>
                <w:del w:id="7056" w:author="Mohammad Nayeem Hasan" w:date="2024-11-03T23:14:00Z"/>
                <w:rFonts w:ascii="Times New Roman" w:hAnsi="Times New Roman" w:cs="Times New Roman"/>
                <w:sz w:val="24"/>
                <w:szCs w:val="24"/>
              </w:rPr>
              <w:pPrChange w:id="7057" w:author="Mohammad Nayeem Hasan" w:date="2024-12-23T01:38:00Z" w16du:dateUtc="2024-12-22T19:38:00Z">
                <w:pPr/>
              </w:pPrChange>
            </w:pPr>
            <w:del w:id="7058" w:author="Mohammad Nayeem Hasan" w:date="2024-11-03T21:54:00Z">
              <w:r w:rsidRPr="00033637" w:rsidDel="00CA62EC">
                <w:rPr>
                  <w:rFonts w:ascii="Times New Roman" w:hAnsi="Times New Roman" w:cs="Times New Roman"/>
                  <w:sz w:val="24"/>
                  <w:szCs w:val="24"/>
                </w:rPr>
                <w:delText>N</w:delText>
              </w:r>
            </w:del>
            <w:del w:id="7059" w:author="Mohammad Nayeem Hasan" w:date="2024-11-03T23:14:00Z">
              <w:r w:rsidRPr="00033637" w:rsidDel="00BB33D1">
                <w:rPr>
                  <w:rFonts w:ascii="Times New Roman" w:hAnsi="Times New Roman" w:cs="Times New Roman"/>
                  <w:sz w:val="24"/>
                  <w:szCs w:val="24"/>
                </w:rPr>
                <w:delText xml:space="preserve"> (%)</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598F32B0" w14:textId="46D26716" w:rsidR="00B010D0" w:rsidRPr="00033637" w:rsidDel="00BB33D1" w:rsidRDefault="00B010D0" w:rsidP="00F31FB2">
            <w:pPr>
              <w:spacing w:line="480" w:lineRule="auto"/>
              <w:rPr>
                <w:del w:id="7060" w:author="Mohammad Nayeem Hasan" w:date="2024-11-03T23:14:00Z"/>
                <w:rFonts w:ascii="Times New Roman" w:hAnsi="Times New Roman" w:cs="Times New Roman"/>
                <w:sz w:val="24"/>
                <w:szCs w:val="24"/>
              </w:rPr>
              <w:pPrChange w:id="7061" w:author="Mohammad Nayeem Hasan" w:date="2024-12-23T01:38:00Z" w16du:dateUtc="2024-12-22T19:38:00Z">
                <w:pPr/>
              </w:pPrChange>
            </w:pPr>
            <w:del w:id="7062" w:author="Mohammad Nayeem Hasan" w:date="2024-11-03T21:54:00Z">
              <w:r w:rsidRPr="00033637" w:rsidDel="00CA62EC">
                <w:rPr>
                  <w:rFonts w:ascii="Times New Roman" w:hAnsi="Times New Roman" w:cs="Times New Roman"/>
                  <w:sz w:val="24"/>
                  <w:szCs w:val="24"/>
                </w:rPr>
                <w:delText>N</w:delText>
              </w:r>
            </w:del>
            <w:del w:id="7063" w:author="Mohammad Nayeem Hasan" w:date="2024-11-03T23:14:00Z">
              <w:r w:rsidRPr="00033637" w:rsidDel="00BB33D1">
                <w:rPr>
                  <w:rFonts w:ascii="Times New Roman" w:hAnsi="Times New Roman" w:cs="Times New Roman"/>
                  <w:sz w:val="24"/>
                  <w:szCs w:val="24"/>
                </w:rPr>
                <w:delText xml:space="preserve"> (%)</w:delText>
              </w:r>
            </w:del>
          </w:p>
        </w:tc>
        <w:tc>
          <w:tcPr>
            <w:tcW w:w="520" w:type="pct"/>
            <w:tcBorders>
              <w:top w:val="single" w:sz="4" w:space="0" w:color="auto"/>
              <w:left w:val="single" w:sz="4" w:space="0" w:color="auto"/>
              <w:bottom w:val="single" w:sz="4" w:space="0" w:color="auto"/>
              <w:right w:val="single" w:sz="4" w:space="0" w:color="auto"/>
            </w:tcBorders>
            <w:vAlign w:val="center"/>
          </w:tcPr>
          <w:p w14:paraId="65986978" w14:textId="10C98D8A" w:rsidR="00B010D0" w:rsidRPr="00033637" w:rsidDel="00BB33D1" w:rsidRDefault="00B010D0" w:rsidP="00F31FB2">
            <w:pPr>
              <w:spacing w:line="480" w:lineRule="auto"/>
              <w:rPr>
                <w:del w:id="7064" w:author="Mohammad Nayeem Hasan" w:date="2024-11-03T23:14:00Z"/>
                <w:rFonts w:ascii="Times New Roman" w:hAnsi="Times New Roman" w:cs="Times New Roman"/>
                <w:sz w:val="24"/>
                <w:szCs w:val="24"/>
              </w:rPr>
              <w:pPrChange w:id="7065"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23131123" w14:textId="6DB4AED6" w:rsidR="00B010D0" w:rsidRPr="00033637" w:rsidDel="00BB33D1" w:rsidRDefault="00B010D0" w:rsidP="00F31FB2">
            <w:pPr>
              <w:spacing w:line="480" w:lineRule="auto"/>
              <w:rPr>
                <w:del w:id="7066" w:author="Mohammad Nayeem Hasan" w:date="2024-11-03T23:14:00Z"/>
                <w:rFonts w:ascii="Times New Roman" w:hAnsi="Times New Roman" w:cs="Times New Roman"/>
                <w:sz w:val="24"/>
                <w:szCs w:val="24"/>
              </w:rPr>
              <w:pPrChange w:id="7067" w:author="Mohammad Nayeem Hasan" w:date="2024-12-23T01:38:00Z" w16du:dateUtc="2024-12-22T19:38:00Z">
                <w:pPr/>
              </w:pPrChange>
            </w:pPr>
            <w:del w:id="7068" w:author="Mohammad Nayeem Hasan" w:date="2024-11-03T21:54:00Z">
              <w:r w:rsidRPr="00033637" w:rsidDel="00CA62EC">
                <w:rPr>
                  <w:rFonts w:ascii="Times New Roman" w:hAnsi="Times New Roman" w:cs="Times New Roman"/>
                  <w:sz w:val="24"/>
                  <w:szCs w:val="24"/>
                </w:rPr>
                <w:delText>N</w:delText>
              </w:r>
            </w:del>
            <w:del w:id="7069" w:author="Mohammad Nayeem Hasan" w:date="2024-11-03T23:14:00Z">
              <w:r w:rsidRPr="00033637" w:rsidDel="00BB33D1">
                <w:rPr>
                  <w:rFonts w:ascii="Times New Roman" w:hAnsi="Times New Roman" w:cs="Times New Roman"/>
                  <w:sz w:val="24"/>
                  <w:szCs w:val="24"/>
                </w:rPr>
                <w:delText xml:space="preserve"> (%)</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2D853ED0" w14:textId="684A161E" w:rsidR="00B010D0" w:rsidRPr="00033637" w:rsidDel="00BB33D1" w:rsidRDefault="00B010D0" w:rsidP="00F31FB2">
            <w:pPr>
              <w:spacing w:line="480" w:lineRule="auto"/>
              <w:rPr>
                <w:del w:id="7070" w:author="Mohammad Nayeem Hasan" w:date="2024-11-03T23:14:00Z"/>
                <w:rFonts w:ascii="Times New Roman" w:hAnsi="Times New Roman" w:cs="Times New Roman"/>
                <w:sz w:val="24"/>
                <w:szCs w:val="24"/>
              </w:rPr>
              <w:pPrChange w:id="7071" w:author="Mohammad Nayeem Hasan" w:date="2024-12-23T01:38:00Z" w16du:dateUtc="2024-12-22T19:38:00Z">
                <w:pPr/>
              </w:pPrChange>
            </w:pPr>
            <w:del w:id="7072" w:author="Mohammad Nayeem Hasan" w:date="2024-11-03T21:54:00Z">
              <w:r w:rsidRPr="00033637" w:rsidDel="00CA62EC">
                <w:rPr>
                  <w:rFonts w:ascii="Times New Roman" w:hAnsi="Times New Roman" w:cs="Times New Roman"/>
                  <w:sz w:val="24"/>
                  <w:szCs w:val="24"/>
                </w:rPr>
                <w:delText>N</w:delText>
              </w:r>
            </w:del>
            <w:del w:id="7073" w:author="Mohammad Nayeem Hasan" w:date="2024-11-03T23:14:00Z">
              <w:r w:rsidRPr="00033637" w:rsidDel="00BB33D1">
                <w:rPr>
                  <w:rFonts w:ascii="Times New Roman" w:hAnsi="Times New Roman" w:cs="Times New Roman"/>
                  <w:sz w:val="24"/>
                  <w:szCs w:val="24"/>
                </w:rPr>
                <w:delText xml:space="preserve"> (%)</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BC775E5" w14:textId="7D3F7B27" w:rsidR="00B010D0" w:rsidRPr="00033637" w:rsidDel="00BB33D1" w:rsidRDefault="00B010D0" w:rsidP="00F31FB2">
            <w:pPr>
              <w:spacing w:line="480" w:lineRule="auto"/>
              <w:rPr>
                <w:del w:id="7074" w:author="Mohammad Nayeem Hasan" w:date="2024-11-03T23:14:00Z"/>
                <w:rFonts w:ascii="Times New Roman" w:hAnsi="Times New Roman" w:cs="Times New Roman"/>
                <w:sz w:val="24"/>
                <w:szCs w:val="24"/>
              </w:rPr>
              <w:pPrChange w:id="7075"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5E02C534" w14:textId="1F48B425" w:rsidR="00B010D0" w:rsidRPr="00033637" w:rsidDel="00BB33D1" w:rsidRDefault="00B010D0" w:rsidP="00F31FB2">
            <w:pPr>
              <w:spacing w:line="480" w:lineRule="auto"/>
              <w:rPr>
                <w:del w:id="7076" w:author="Mohammad Nayeem Hasan" w:date="2024-11-03T23:14:00Z"/>
                <w:rFonts w:ascii="Times New Roman" w:hAnsi="Times New Roman" w:cs="Times New Roman"/>
                <w:sz w:val="24"/>
                <w:szCs w:val="24"/>
              </w:rPr>
              <w:pPrChange w:id="7077" w:author="Mohammad Nayeem Hasan" w:date="2024-12-23T01:38:00Z" w16du:dateUtc="2024-12-22T19:38:00Z">
                <w:pPr/>
              </w:pPrChange>
            </w:pPr>
            <w:del w:id="7078" w:author="Mohammad Nayeem Hasan" w:date="2024-11-03T21:54:00Z">
              <w:r w:rsidRPr="00033637" w:rsidDel="00CA62EC">
                <w:rPr>
                  <w:rFonts w:ascii="Times New Roman" w:hAnsi="Times New Roman" w:cs="Times New Roman"/>
                  <w:sz w:val="24"/>
                  <w:szCs w:val="24"/>
                </w:rPr>
                <w:delText>N</w:delText>
              </w:r>
            </w:del>
            <w:del w:id="7079" w:author="Mohammad Nayeem Hasan" w:date="2024-11-03T23:14:00Z">
              <w:r w:rsidRPr="00033637" w:rsidDel="00BB33D1">
                <w:rPr>
                  <w:rFonts w:ascii="Times New Roman" w:hAnsi="Times New Roman" w:cs="Times New Roman"/>
                  <w:sz w:val="24"/>
                  <w:szCs w:val="24"/>
                </w:rPr>
                <w:delText xml:space="preserve"> (%)</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2B545533" w14:textId="0C54EF6B" w:rsidR="00B010D0" w:rsidRPr="00033637" w:rsidDel="00BB33D1" w:rsidRDefault="00B010D0" w:rsidP="00F31FB2">
            <w:pPr>
              <w:spacing w:line="480" w:lineRule="auto"/>
              <w:rPr>
                <w:del w:id="7080" w:author="Mohammad Nayeem Hasan" w:date="2024-11-03T23:14:00Z"/>
                <w:rFonts w:ascii="Times New Roman" w:hAnsi="Times New Roman" w:cs="Times New Roman"/>
                <w:sz w:val="24"/>
                <w:szCs w:val="24"/>
              </w:rPr>
              <w:pPrChange w:id="7081" w:author="Mohammad Nayeem Hasan" w:date="2024-12-23T01:38:00Z" w16du:dateUtc="2024-12-22T19:38:00Z">
                <w:pPr/>
              </w:pPrChange>
            </w:pPr>
            <w:del w:id="7082" w:author="Mohammad Nayeem Hasan" w:date="2024-11-03T21:54:00Z">
              <w:r w:rsidRPr="00033637" w:rsidDel="00CA62EC">
                <w:rPr>
                  <w:rFonts w:ascii="Times New Roman" w:hAnsi="Times New Roman" w:cs="Times New Roman"/>
                  <w:sz w:val="24"/>
                  <w:szCs w:val="24"/>
                </w:rPr>
                <w:delText>N</w:delText>
              </w:r>
            </w:del>
            <w:del w:id="7083" w:author="Mohammad Nayeem Hasan" w:date="2024-11-03T23:14:00Z">
              <w:r w:rsidRPr="00033637" w:rsidDel="00BB33D1">
                <w:rPr>
                  <w:rFonts w:ascii="Times New Roman" w:hAnsi="Times New Roman" w:cs="Times New Roman"/>
                  <w:sz w:val="24"/>
                  <w:szCs w:val="24"/>
                </w:rPr>
                <w:delText xml:space="preserve"> (%)</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556249" w14:textId="317198DD" w:rsidR="00B010D0" w:rsidRPr="00033637" w:rsidDel="00BB33D1" w:rsidRDefault="00B010D0" w:rsidP="00F31FB2">
            <w:pPr>
              <w:spacing w:line="480" w:lineRule="auto"/>
              <w:rPr>
                <w:del w:id="7084" w:author="Mohammad Nayeem Hasan" w:date="2024-11-03T23:14:00Z"/>
                <w:rFonts w:ascii="Times New Roman" w:hAnsi="Times New Roman" w:cs="Times New Roman"/>
                <w:sz w:val="24"/>
                <w:szCs w:val="24"/>
              </w:rPr>
              <w:pPrChange w:id="7085" w:author="Mohammad Nayeem Hasan" w:date="2024-12-23T01:38:00Z" w16du:dateUtc="2024-12-22T19:38:00Z">
                <w:pPr/>
              </w:pPrChange>
            </w:pPr>
          </w:p>
        </w:tc>
      </w:tr>
      <w:tr w:rsidR="00B010D0" w:rsidRPr="00033637" w:rsidDel="00BB33D1" w14:paraId="5E73C058" w14:textId="7AFC37AA" w:rsidTr="00DA17B7">
        <w:trPr>
          <w:trHeight w:val="161"/>
          <w:jc w:val="center"/>
          <w:del w:id="7086" w:author="Mohammad Nayeem Hasan" w:date="2024-11-03T23:14: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6F20F569" w14:textId="6821FD38" w:rsidR="00B010D0" w:rsidRPr="00033637" w:rsidDel="00BB33D1" w:rsidRDefault="00CA62EC" w:rsidP="00F31FB2">
            <w:pPr>
              <w:spacing w:line="480" w:lineRule="auto"/>
              <w:rPr>
                <w:del w:id="7087" w:author="Mohammad Nayeem Hasan" w:date="2024-11-03T23:14:00Z"/>
                <w:rFonts w:ascii="Times New Roman" w:hAnsi="Times New Roman" w:cs="Times New Roman"/>
                <w:sz w:val="24"/>
                <w:szCs w:val="24"/>
              </w:rPr>
              <w:pPrChange w:id="7088" w:author="Mohammad Nayeem Hasan" w:date="2024-12-23T01:38:00Z" w16du:dateUtc="2024-12-22T19:38:00Z">
                <w:pPr/>
              </w:pPrChange>
            </w:pPr>
            <w:del w:id="7089" w:author="Mohammad Nayeem Hasan" w:date="2024-11-03T21:54:00Z">
              <w:r w:rsidRPr="00033637" w:rsidDel="00CA62EC">
                <w:rPr>
                  <w:rFonts w:ascii="Times New Roman" w:hAnsi="Times New Roman" w:cs="Times New Roman"/>
                  <w:sz w:val="24"/>
                  <w:szCs w:val="24"/>
                  <w:rPrChange w:id="7090" w:author="Mohammad Nayeem Hasan" w:date="2024-12-23T01:53:00Z" w16du:dateUtc="2024-12-22T19:53:00Z">
                    <w:rPr>
                      <w:rFonts w:ascii="Times New Roman" w:hAnsi="Times New Roman" w:cs="Times New Roman"/>
                      <w:b/>
                      <w:bCs/>
                      <w:sz w:val="24"/>
                      <w:szCs w:val="24"/>
                    </w:rPr>
                  </w:rPrChange>
                </w:rPr>
                <w:delText>c</w:delText>
              </w:r>
            </w:del>
            <w:del w:id="7091" w:author="Mohammad Nayeem Hasan" w:date="2024-11-03T23:14:00Z">
              <w:r w:rsidRPr="00033637" w:rsidDel="00BB33D1">
                <w:rPr>
                  <w:rFonts w:ascii="Times New Roman" w:hAnsi="Times New Roman" w:cs="Times New Roman"/>
                  <w:sz w:val="24"/>
                  <w:szCs w:val="24"/>
                  <w:rPrChange w:id="7092" w:author="Mohammad Nayeem Hasan" w:date="2024-12-23T01:53:00Z" w16du:dateUtc="2024-12-22T19:53:00Z">
                    <w:rPr>
                      <w:rFonts w:ascii="Times New Roman" w:hAnsi="Times New Roman" w:cs="Times New Roman"/>
                      <w:b/>
                      <w:bCs/>
                      <w:sz w:val="24"/>
                      <w:szCs w:val="24"/>
                    </w:rPr>
                  </w:rPrChange>
                </w:rPr>
                <w:delText>hild characteristics</w:delText>
              </w:r>
            </w:del>
          </w:p>
        </w:tc>
      </w:tr>
      <w:tr w:rsidR="00B010D0" w:rsidRPr="00033637" w:rsidDel="00BB33D1" w14:paraId="2EE95840" w14:textId="110E63DF" w:rsidTr="00DA17B7">
        <w:trPr>
          <w:trHeight w:val="161"/>
          <w:jc w:val="center"/>
          <w:del w:id="7093" w:author="Mohammad Nayeem Hasan" w:date="2024-11-03T23:14: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19A6CBE9" w14:textId="7A5103DE" w:rsidR="00B010D0" w:rsidRPr="00033637" w:rsidDel="00BB33D1" w:rsidRDefault="00B010D0" w:rsidP="00F31FB2">
            <w:pPr>
              <w:spacing w:line="480" w:lineRule="auto"/>
              <w:rPr>
                <w:del w:id="7094" w:author="Mohammad Nayeem Hasan" w:date="2024-11-03T23:14:00Z"/>
                <w:rFonts w:ascii="Times New Roman" w:hAnsi="Times New Roman" w:cs="Times New Roman"/>
                <w:sz w:val="24"/>
                <w:szCs w:val="24"/>
              </w:rPr>
              <w:pPrChange w:id="7095" w:author="Mohammad Nayeem Hasan" w:date="2024-12-23T01:38:00Z" w16du:dateUtc="2024-12-22T19:38:00Z">
                <w:pPr/>
              </w:pPrChange>
            </w:pPr>
            <w:del w:id="7096" w:author="Mohammad Nayeem Hasan" w:date="2024-11-03T23:14:00Z">
              <w:r w:rsidRPr="00033637" w:rsidDel="00BB33D1">
                <w:rPr>
                  <w:rFonts w:ascii="Times New Roman" w:hAnsi="Times New Roman" w:cs="Times New Roman"/>
                  <w:sz w:val="24"/>
                  <w:szCs w:val="24"/>
                </w:rPr>
                <w:delText>Age of child (in months)</w:delText>
              </w:r>
            </w:del>
          </w:p>
        </w:tc>
      </w:tr>
      <w:tr w:rsidR="00861DA4" w:rsidRPr="00033637" w:rsidDel="00BB33D1" w14:paraId="216B40E0" w14:textId="77777777" w:rsidTr="00D70918">
        <w:trPr>
          <w:trHeight w:val="250"/>
          <w:jc w:val="center"/>
          <w:del w:id="7097"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48EB6857" w14:textId="35049F15" w:rsidR="00B010D0" w:rsidRPr="00033637" w:rsidDel="00BB33D1" w:rsidRDefault="00B010D0" w:rsidP="00F31FB2">
            <w:pPr>
              <w:spacing w:line="480" w:lineRule="auto"/>
              <w:rPr>
                <w:del w:id="7098" w:author="Mohammad Nayeem Hasan" w:date="2024-11-03T23:14:00Z"/>
                <w:rFonts w:ascii="Times New Roman" w:hAnsi="Times New Roman" w:cs="Times New Roman"/>
                <w:sz w:val="24"/>
                <w:szCs w:val="24"/>
              </w:rPr>
              <w:pPrChange w:id="7099" w:author="Mohammad Nayeem Hasan" w:date="2024-12-23T01:38:00Z" w16du:dateUtc="2024-12-22T19:38:00Z">
                <w:pPr/>
              </w:pPrChange>
            </w:pPr>
            <w:del w:id="7100" w:author="Mohammad Nayeem Hasan" w:date="2024-11-03T23:14:00Z">
              <w:r w:rsidRPr="00033637" w:rsidDel="00BB33D1">
                <w:rPr>
                  <w:rFonts w:ascii="Times New Roman" w:hAnsi="Times New Roman" w:cs="Times New Roman"/>
                  <w:sz w:val="24"/>
                  <w:szCs w:val="24"/>
                </w:rPr>
                <w:delText>0-11</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0A0EAA53" w14:textId="781A664D" w:rsidR="00B010D0" w:rsidRPr="00033637" w:rsidDel="00BB33D1" w:rsidRDefault="00B010D0" w:rsidP="00F31FB2">
            <w:pPr>
              <w:spacing w:line="480" w:lineRule="auto"/>
              <w:rPr>
                <w:del w:id="7101" w:author="Mohammad Nayeem Hasan" w:date="2024-11-03T23:14:00Z"/>
                <w:rFonts w:ascii="Times New Roman" w:hAnsi="Times New Roman" w:cs="Times New Roman"/>
                <w:sz w:val="24"/>
                <w:szCs w:val="24"/>
              </w:rPr>
              <w:pPrChange w:id="7102" w:author="Mohammad Nayeem Hasan" w:date="2024-12-23T01:38:00Z" w16du:dateUtc="2024-12-22T19:38:00Z">
                <w:pPr/>
              </w:pPrChange>
            </w:pPr>
            <w:del w:id="7103" w:author="Mohammad Nayeem Hasan" w:date="2024-11-03T23:14:00Z">
              <w:r w:rsidRPr="00033637" w:rsidDel="00BB33D1">
                <w:rPr>
                  <w:rFonts w:ascii="Times New Roman" w:hAnsi="Times New Roman" w:cs="Times New Roman"/>
                  <w:sz w:val="24"/>
                  <w:szCs w:val="24"/>
                </w:rPr>
                <w:delText>483 (8.5)</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6FA8E806" w14:textId="7A2E975A" w:rsidR="00B010D0" w:rsidRPr="00033637" w:rsidDel="00BB33D1" w:rsidRDefault="00B010D0" w:rsidP="00F31FB2">
            <w:pPr>
              <w:spacing w:line="480" w:lineRule="auto"/>
              <w:rPr>
                <w:del w:id="7104" w:author="Mohammad Nayeem Hasan" w:date="2024-11-03T23:14:00Z"/>
                <w:rFonts w:ascii="Times New Roman" w:hAnsi="Times New Roman" w:cs="Times New Roman"/>
                <w:sz w:val="24"/>
                <w:szCs w:val="24"/>
              </w:rPr>
              <w:pPrChange w:id="7105" w:author="Mohammad Nayeem Hasan" w:date="2024-12-23T01:38:00Z" w16du:dateUtc="2024-12-22T19:38:00Z">
                <w:pPr/>
              </w:pPrChange>
            </w:pPr>
            <w:del w:id="7106" w:author="Mohammad Nayeem Hasan" w:date="2024-11-03T23:14:00Z">
              <w:r w:rsidRPr="00033637" w:rsidDel="00BB33D1">
                <w:rPr>
                  <w:rFonts w:ascii="Times New Roman" w:hAnsi="Times New Roman" w:cs="Times New Roman"/>
                  <w:sz w:val="24"/>
                  <w:szCs w:val="24"/>
                </w:rPr>
                <w:delText>5185 (91.5)</w:delText>
              </w:r>
            </w:del>
          </w:p>
        </w:tc>
        <w:tc>
          <w:tcPr>
            <w:tcW w:w="520" w:type="pct"/>
            <w:vMerge w:val="restart"/>
            <w:tcBorders>
              <w:top w:val="single" w:sz="4" w:space="0" w:color="auto"/>
              <w:left w:val="single" w:sz="4" w:space="0" w:color="auto"/>
              <w:bottom w:val="single" w:sz="4" w:space="0" w:color="auto"/>
              <w:right w:val="single" w:sz="4" w:space="0" w:color="auto"/>
            </w:tcBorders>
            <w:vAlign w:val="center"/>
            <w:hideMark/>
          </w:tcPr>
          <w:p w14:paraId="3DDA1F06" w14:textId="5E62CE71" w:rsidR="00B010D0" w:rsidRPr="00033637" w:rsidDel="00BB33D1" w:rsidRDefault="00B010D0" w:rsidP="00F31FB2">
            <w:pPr>
              <w:spacing w:line="480" w:lineRule="auto"/>
              <w:rPr>
                <w:del w:id="7107" w:author="Mohammad Nayeem Hasan" w:date="2024-11-03T23:14:00Z"/>
                <w:rFonts w:ascii="Times New Roman" w:hAnsi="Times New Roman" w:cs="Times New Roman"/>
                <w:sz w:val="24"/>
                <w:szCs w:val="24"/>
                <w:rPrChange w:id="7108" w:author="Mohammad Nayeem Hasan" w:date="2024-12-23T01:53:00Z" w16du:dateUtc="2024-12-22T19:53:00Z">
                  <w:rPr>
                    <w:del w:id="7109" w:author="Mohammad Nayeem Hasan" w:date="2024-11-03T23:14:00Z"/>
                    <w:rFonts w:ascii="Times New Roman" w:hAnsi="Times New Roman" w:cs="Times New Roman"/>
                    <w:b/>
                    <w:bCs/>
                    <w:sz w:val="24"/>
                    <w:szCs w:val="24"/>
                  </w:rPr>
                </w:rPrChange>
              </w:rPr>
              <w:pPrChange w:id="7110" w:author="Mohammad Nayeem Hasan" w:date="2024-12-23T01:38:00Z" w16du:dateUtc="2024-12-22T19:38:00Z">
                <w:pPr/>
              </w:pPrChange>
            </w:pPr>
            <w:del w:id="7111" w:author="Mohammad Nayeem Hasan" w:date="2024-11-03T23:14:00Z">
              <w:r w:rsidRPr="00033637" w:rsidDel="00BB33D1">
                <w:rPr>
                  <w:rFonts w:ascii="Times New Roman" w:hAnsi="Times New Roman" w:cs="Times New Roman"/>
                  <w:sz w:val="24"/>
                  <w:szCs w:val="24"/>
                  <w:rPrChange w:id="7112" w:author="Mohammad Nayeem Hasan" w:date="2024-12-23T01:53:00Z" w16du:dateUtc="2024-12-22T19:53:00Z">
                    <w:rPr>
                      <w:rFonts w:ascii="Times New Roman" w:hAnsi="Times New Roman" w:cs="Times New Roman"/>
                      <w:b/>
                      <w:bCs/>
                      <w:sz w:val="24"/>
                      <w:szCs w:val="24"/>
                    </w:rPr>
                  </w:rPrChange>
                </w:rPr>
                <w:delText>&lt;0.001</w:delText>
              </w:r>
            </w:del>
          </w:p>
        </w:tc>
        <w:tc>
          <w:tcPr>
            <w:tcW w:w="361" w:type="pct"/>
            <w:tcBorders>
              <w:top w:val="single" w:sz="4" w:space="0" w:color="auto"/>
              <w:left w:val="single" w:sz="4" w:space="0" w:color="auto"/>
              <w:bottom w:val="single" w:sz="4" w:space="0" w:color="auto"/>
              <w:right w:val="single" w:sz="4" w:space="0" w:color="auto"/>
            </w:tcBorders>
            <w:vAlign w:val="center"/>
            <w:hideMark/>
          </w:tcPr>
          <w:p w14:paraId="73E4F1EF" w14:textId="2314E313" w:rsidR="00B010D0" w:rsidRPr="00033637" w:rsidDel="00BB33D1" w:rsidRDefault="00B010D0" w:rsidP="00F31FB2">
            <w:pPr>
              <w:spacing w:line="480" w:lineRule="auto"/>
              <w:rPr>
                <w:del w:id="7113" w:author="Mohammad Nayeem Hasan" w:date="2024-11-03T23:14:00Z"/>
                <w:rFonts w:ascii="Times New Roman" w:hAnsi="Times New Roman" w:cs="Times New Roman"/>
                <w:sz w:val="24"/>
                <w:szCs w:val="24"/>
              </w:rPr>
              <w:pPrChange w:id="7114" w:author="Mohammad Nayeem Hasan" w:date="2024-12-23T01:38:00Z" w16du:dateUtc="2024-12-22T19:38:00Z">
                <w:pPr/>
              </w:pPrChange>
            </w:pPr>
            <w:del w:id="7115" w:author="Mohammad Nayeem Hasan" w:date="2024-11-03T23:14:00Z">
              <w:r w:rsidRPr="00033637" w:rsidDel="00BB33D1">
                <w:rPr>
                  <w:rFonts w:ascii="Times New Roman" w:hAnsi="Times New Roman" w:cs="Times New Roman"/>
                  <w:sz w:val="24"/>
                  <w:szCs w:val="24"/>
                </w:rPr>
                <w:delText>213 (5.4)</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312245FA" w14:textId="179C9754" w:rsidR="00B010D0" w:rsidRPr="00033637" w:rsidDel="00BB33D1" w:rsidRDefault="00B010D0" w:rsidP="00F31FB2">
            <w:pPr>
              <w:spacing w:line="480" w:lineRule="auto"/>
              <w:rPr>
                <w:del w:id="7116" w:author="Mohammad Nayeem Hasan" w:date="2024-11-03T23:14:00Z"/>
                <w:rFonts w:ascii="Times New Roman" w:hAnsi="Times New Roman" w:cs="Times New Roman"/>
                <w:sz w:val="24"/>
                <w:szCs w:val="24"/>
              </w:rPr>
              <w:pPrChange w:id="7117" w:author="Mohammad Nayeem Hasan" w:date="2024-12-23T01:38:00Z" w16du:dateUtc="2024-12-22T19:38:00Z">
                <w:pPr/>
              </w:pPrChange>
            </w:pPr>
            <w:del w:id="7118" w:author="Mohammad Nayeem Hasan" w:date="2024-11-03T23:14:00Z">
              <w:r w:rsidRPr="00033637" w:rsidDel="00BB33D1">
                <w:rPr>
                  <w:rFonts w:ascii="Times New Roman" w:hAnsi="Times New Roman" w:cs="Times New Roman"/>
                  <w:sz w:val="24"/>
                  <w:szCs w:val="24"/>
                </w:rPr>
                <w:delText>3769 (94.6)</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0AE34DE2" w14:textId="0488E039" w:rsidR="00B010D0" w:rsidRPr="00033637" w:rsidDel="00BB33D1" w:rsidRDefault="00B010D0" w:rsidP="00F31FB2">
            <w:pPr>
              <w:spacing w:line="480" w:lineRule="auto"/>
              <w:rPr>
                <w:del w:id="7119" w:author="Mohammad Nayeem Hasan" w:date="2024-11-03T23:14:00Z"/>
                <w:rFonts w:ascii="Times New Roman" w:hAnsi="Times New Roman" w:cs="Times New Roman"/>
                <w:sz w:val="24"/>
                <w:szCs w:val="24"/>
              </w:rPr>
              <w:pPrChange w:id="7120" w:author="Mohammad Nayeem Hasan" w:date="2024-12-23T01:38:00Z" w16du:dateUtc="2024-12-22T19:38:00Z">
                <w:pPr/>
              </w:pPrChange>
            </w:pPr>
            <w:del w:id="7121" w:author="Mohammad Nayeem Hasan" w:date="2024-11-03T23:14:00Z">
              <w:r w:rsidRPr="00033637" w:rsidDel="00BB33D1">
                <w:rPr>
                  <w:rFonts w:ascii="Times New Roman" w:hAnsi="Times New Roman" w:cs="Times New Roman"/>
                  <w:sz w:val="24"/>
                  <w:szCs w:val="24"/>
                  <w:rPrChange w:id="7122" w:author="Mohammad Nayeem Hasan" w:date="2024-12-23T01:53:00Z" w16du:dateUtc="2024-12-22T19:53:00Z">
                    <w:rPr>
                      <w:rFonts w:ascii="Times New Roman" w:hAnsi="Times New Roman" w:cs="Times New Roman"/>
                      <w:b/>
                      <w:bCs/>
                      <w:sz w:val="24"/>
                      <w:szCs w:val="24"/>
                    </w:rPr>
                  </w:rPrChange>
                </w:rPr>
                <w:delText>&lt;0.001</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4D2F8435" w14:textId="5586C65E" w:rsidR="00B010D0" w:rsidRPr="00033637" w:rsidDel="00BB33D1" w:rsidRDefault="00B010D0" w:rsidP="00F31FB2">
            <w:pPr>
              <w:spacing w:line="480" w:lineRule="auto"/>
              <w:rPr>
                <w:del w:id="7123" w:author="Mohammad Nayeem Hasan" w:date="2024-11-03T23:14:00Z"/>
                <w:rFonts w:ascii="Times New Roman" w:hAnsi="Times New Roman" w:cs="Times New Roman"/>
                <w:sz w:val="24"/>
                <w:szCs w:val="24"/>
              </w:rPr>
              <w:pPrChange w:id="7124" w:author="Mohammad Nayeem Hasan" w:date="2024-12-23T01:38:00Z" w16du:dateUtc="2024-12-22T19:38:00Z">
                <w:pPr/>
              </w:pPrChange>
            </w:pPr>
            <w:del w:id="7125" w:author="Mohammad Nayeem Hasan" w:date="2024-11-03T23:14:00Z">
              <w:r w:rsidRPr="00033637" w:rsidDel="00BB33D1">
                <w:rPr>
                  <w:rFonts w:ascii="Times New Roman" w:hAnsi="Times New Roman" w:cs="Times New Roman"/>
                  <w:sz w:val="24"/>
                  <w:szCs w:val="24"/>
                </w:rPr>
                <w:delText>421 (9.1)</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32EFCC6E" w14:textId="546F44D7" w:rsidR="00B010D0" w:rsidRPr="00033637" w:rsidDel="00BB33D1" w:rsidRDefault="00B010D0" w:rsidP="00F31FB2">
            <w:pPr>
              <w:spacing w:line="480" w:lineRule="auto"/>
              <w:rPr>
                <w:del w:id="7126" w:author="Mohammad Nayeem Hasan" w:date="2024-11-03T23:14:00Z"/>
                <w:rFonts w:ascii="Times New Roman" w:hAnsi="Times New Roman" w:cs="Times New Roman"/>
                <w:sz w:val="24"/>
                <w:szCs w:val="24"/>
              </w:rPr>
              <w:pPrChange w:id="7127" w:author="Mohammad Nayeem Hasan" w:date="2024-12-23T01:38:00Z" w16du:dateUtc="2024-12-22T19:38:00Z">
                <w:pPr/>
              </w:pPrChange>
            </w:pPr>
            <w:del w:id="7128" w:author="Mohammad Nayeem Hasan" w:date="2024-11-03T23:14:00Z">
              <w:r w:rsidRPr="00033637" w:rsidDel="00BB33D1">
                <w:rPr>
                  <w:rFonts w:ascii="Times New Roman" w:hAnsi="Times New Roman" w:cs="Times New Roman"/>
                  <w:sz w:val="24"/>
                  <w:szCs w:val="24"/>
                </w:rPr>
                <w:delText>4184 (90.9)</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3482765F" w14:textId="58D19923" w:rsidR="00B010D0" w:rsidRPr="00033637" w:rsidDel="00BB33D1" w:rsidRDefault="00B010D0" w:rsidP="00F31FB2">
            <w:pPr>
              <w:spacing w:line="480" w:lineRule="auto"/>
              <w:rPr>
                <w:del w:id="7129" w:author="Mohammad Nayeem Hasan" w:date="2024-11-03T23:14:00Z"/>
                <w:rFonts w:ascii="Times New Roman" w:hAnsi="Times New Roman" w:cs="Times New Roman"/>
                <w:sz w:val="24"/>
                <w:szCs w:val="24"/>
              </w:rPr>
              <w:pPrChange w:id="7130" w:author="Mohammad Nayeem Hasan" w:date="2024-12-23T01:38:00Z" w16du:dateUtc="2024-12-22T19:38:00Z">
                <w:pPr/>
              </w:pPrChange>
            </w:pPr>
            <w:del w:id="7131" w:author="Mohammad Nayeem Hasan" w:date="2024-11-03T23:14:00Z">
              <w:r w:rsidRPr="00033637" w:rsidDel="00BB33D1">
                <w:rPr>
                  <w:rFonts w:ascii="Times New Roman" w:hAnsi="Times New Roman" w:cs="Times New Roman"/>
                  <w:sz w:val="24"/>
                  <w:szCs w:val="24"/>
                  <w:rPrChange w:id="7132" w:author="Mohammad Nayeem Hasan" w:date="2024-12-23T01:53:00Z" w16du:dateUtc="2024-12-22T19:53:00Z">
                    <w:rPr>
                      <w:rFonts w:ascii="Times New Roman" w:hAnsi="Times New Roman" w:cs="Times New Roman"/>
                      <w:b/>
                      <w:bCs/>
                      <w:sz w:val="24"/>
                      <w:szCs w:val="24"/>
                    </w:rPr>
                  </w:rPrChange>
                </w:rPr>
                <w:delText>&lt;0.001</w:delText>
              </w:r>
            </w:del>
          </w:p>
        </w:tc>
      </w:tr>
      <w:tr w:rsidR="00072E76" w:rsidRPr="00033637" w:rsidDel="00BB33D1" w14:paraId="238280DB" w14:textId="77777777" w:rsidTr="00D70918">
        <w:trPr>
          <w:trHeight w:val="138"/>
          <w:jc w:val="center"/>
          <w:del w:id="7133"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0DFE7B2A" w14:textId="23E1C5A5" w:rsidR="00B010D0" w:rsidRPr="00033637" w:rsidDel="00BB33D1" w:rsidRDefault="00B010D0" w:rsidP="00F31FB2">
            <w:pPr>
              <w:spacing w:line="480" w:lineRule="auto"/>
              <w:rPr>
                <w:del w:id="7134" w:author="Mohammad Nayeem Hasan" w:date="2024-11-03T23:14:00Z"/>
                <w:rFonts w:ascii="Times New Roman" w:hAnsi="Times New Roman" w:cs="Times New Roman"/>
                <w:sz w:val="24"/>
                <w:szCs w:val="24"/>
              </w:rPr>
              <w:pPrChange w:id="7135" w:author="Mohammad Nayeem Hasan" w:date="2024-12-23T01:38:00Z" w16du:dateUtc="2024-12-22T19:38:00Z">
                <w:pPr/>
              </w:pPrChange>
            </w:pPr>
            <w:del w:id="7136" w:author="Mohammad Nayeem Hasan" w:date="2024-11-03T23:14:00Z">
              <w:r w:rsidRPr="00033637" w:rsidDel="00BB33D1">
                <w:rPr>
                  <w:rFonts w:ascii="Times New Roman" w:hAnsi="Times New Roman" w:cs="Times New Roman"/>
                  <w:sz w:val="24"/>
                  <w:szCs w:val="24"/>
                </w:rPr>
                <w:delText>12-23</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76C7B8F8" w14:textId="60130CF1" w:rsidR="00B010D0" w:rsidRPr="00033637" w:rsidDel="00BB33D1" w:rsidRDefault="00B010D0" w:rsidP="00F31FB2">
            <w:pPr>
              <w:spacing w:line="480" w:lineRule="auto"/>
              <w:rPr>
                <w:del w:id="7137" w:author="Mohammad Nayeem Hasan" w:date="2024-11-03T23:14:00Z"/>
                <w:rFonts w:ascii="Times New Roman" w:hAnsi="Times New Roman" w:cs="Times New Roman"/>
                <w:sz w:val="24"/>
                <w:szCs w:val="24"/>
              </w:rPr>
              <w:pPrChange w:id="7138" w:author="Mohammad Nayeem Hasan" w:date="2024-12-23T01:38:00Z" w16du:dateUtc="2024-12-22T19:38:00Z">
                <w:pPr/>
              </w:pPrChange>
            </w:pPr>
            <w:del w:id="7139" w:author="Mohammad Nayeem Hasan" w:date="2024-11-03T23:14:00Z">
              <w:r w:rsidRPr="00033637" w:rsidDel="00BB33D1">
                <w:rPr>
                  <w:rFonts w:ascii="Times New Roman" w:hAnsi="Times New Roman" w:cs="Times New Roman"/>
                  <w:sz w:val="24"/>
                  <w:szCs w:val="24"/>
                </w:rPr>
                <w:delText>606 (10.0)</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67100391" w14:textId="341ACC98" w:rsidR="00B010D0" w:rsidRPr="00033637" w:rsidDel="00BB33D1" w:rsidRDefault="00B010D0" w:rsidP="00F31FB2">
            <w:pPr>
              <w:spacing w:line="480" w:lineRule="auto"/>
              <w:rPr>
                <w:del w:id="7140" w:author="Mohammad Nayeem Hasan" w:date="2024-11-03T23:14:00Z"/>
                <w:rFonts w:ascii="Times New Roman" w:hAnsi="Times New Roman" w:cs="Times New Roman"/>
                <w:sz w:val="24"/>
                <w:szCs w:val="24"/>
              </w:rPr>
              <w:pPrChange w:id="7141" w:author="Mohammad Nayeem Hasan" w:date="2024-12-23T01:38:00Z" w16du:dateUtc="2024-12-22T19:38:00Z">
                <w:pPr/>
              </w:pPrChange>
            </w:pPr>
            <w:del w:id="7142" w:author="Mohammad Nayeem Hasan" w:date="2024-11-03T23:14:00Z">
              <w:r w:rsidRPr="00033637" w:rsidDel="00BB33D1">
                <w:rPr>
                  <w:rFonts w:ascii="Times New Roman" w:hAnsi="Times New Roman" w:cs="Times New Roman"/>
                  <w:sz w:val="24"/>
                  <w:szCs w:val="24"/>
                </w:rPr>
                <w:delText>5423 (90.0)</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65CD15" w14:textId="0327BD49" w:rsidR="00B010D0" w:rsidRPr="00033637" w:rsidDel="00BB33D1" w:rsidRDefault="00B010D0" w:rsidP="00F31FB2">
            <w:pPr>
              <w:spacing w:line="480" w:lineRule="auto"/>
              <w:rPr>
                <w:del w:id="7143" w:author="Mohammad Nayeem Hasan" w:date="2024-11-03T23:14:00Z"/>
                <w:rFonts w:ascii="Times New Roman" w:hAnsi="Times New Roman" w:cs="Times New Roman"/>
                <w:sz w:val="24"/>
                <w:szCs w:val="24"/>
                <w:rPrChange w:id="7144" w:author="Mohammad Nayeem Hasan" w:date="2024-12-23T01:53:00Z" w16du:dateUtc="2024-12-22T19:53:00Z">
                  <w:rPr>
                    <w:del w:id="7145" w:author="Mohammad Nayeem Hasan" w:date="2024-11-03T23:14:00Z"/>
                    <w:rFonts w:ascii="Times New Roman" w:hAnsi="Times New Roman" w:cs="Times New Roman"/>
                    <w:b/>
                    <w:bCs/>
                    <w:sz w:val="24"/>
                    <w:szCs w:val="24"/>
                  </w:rPr>
                </w:rPrChange>
              </w:rPr>
              <w:pPrChange w:id="7146"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18797EB1" w14:textId="4AA04E53" w:rsidR="00B010D0" w:rsidRPr="00033637" w:rsidDel="00BB33D1" w:rsidRDefault="00B010D0" w:rsidP="00F31FB2">
            <w:pPr>
              <w:spacing w:line="480" w:lineRule="auto"/>
              <w:rPr>
                <w:del w:id="7147" w:author="Mohammad Nayeem Hasan" w:date="2024-11-03T23:14:00Z"/>
                <w:rFonts w:ascii="Times New Roman" w:hAnsi="Times New Roman" w:cs="Times New Roman"/>
                <w:sz w:val="24"/>
                <w:szCs w:val="24"/>
              </w:rPr>
              <w:pPrChange w:id="7148" w:author="Mohammad Nayeem Hasan" w:date="2024-12-23T01:38:00Z" w16du:dateUtc="2024-12-22T19:38:00Z">
                <w:pPr/>
              </w:pPrChange>
            </w:pPr>
            <w:del w:id="7149" w:author="Mohammad Nayeem Hasan" w:date="2024-11-03T23:14:00Z">
              <w:r w:rsidRPr="00033637" w:rsidDel="00BB33D1">
                <w:rPr>
                  <w:rFonts w:ascii="Times New Roman" w:hAnsi="Times New Roman" w:cs="Times New Roman"/>
                  <w:sz w:val="24"/>
                  <w:szCs w:val="24"/>
                </w:rPr>
                <w:delText>315 (7.7)</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07FDFAAF" w14:textId="5ED2C50C" w:rsidR="00B010D0" w:rsidRPr="00033637" w:rsidDel="00BB33D1" w:rsidRDefault="00B010D0" w:rsidP="00F31FB2">
            <w:pPr>
              <w:spacing w:line="480" w:lineRule="auto"/>
              <w:rPr>
                <w:del w:id="7150" w:author="Mohammad Nayeem Hasan" w:date="2024-11-03T23:14:00Z"/>
                <w:rFonts w:ascii="Times New Roman" w:hAnsi="Times New Roman" w:cs="Times New Roman"/>
                <w:sz w:val="24"/>
                <w:szCs w:val="24"/>
              </w:rPr>
              <w:pPrChange w:id="7151" w:author="Mohammad Nayeem Hasan" w:date="2024-12-23T01:38:00Z" w16du:dateUtc="2024-12-22T19:38:00Z">
                <w:pPr/>
              </w:pPrChange>
            </w:pPr>
            <w:del w:id="7152" w:author="Mohammad Nayeem Hasan" w:date="2024-11-03T23:14:00Z">
              <w:r w:rsidRPr="00033637" w:rsidDel="00BB33D1">
                <w:rPr>
                  <w:rFonts w:ascii="Times New Roman" w:hAnsi="Times New Roman" w:cs="Times New Roman"/>
                  <w:sz w:val="24"/>
                  <w:szCs w:val="24"/>
                </w:rPr>
                <w:delText>3776 (92.3)</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86CFC3" w14:textId="56DE346D" w:rsidR="00B010D0" w:rsidRPr="00033637" w:rsidDel="00BB33D1" w:rsidRDefault="00B010D0" w:rsidP="00F31FB2">
            <w:pPr>
              <w:spacing w:line="480" w:lineRule="auto"/>
              <w:rPr>
                <w:del w:id="7153" w:author="Mohammad Nayeem Hasan" w:date="2024-11-03T23:14:00Z"/>
                <w:rFonts w:ascii="Times New Roman" w:hAnsi="Times New Roman" w:cs="Times New Roman"/>
                <w:sz w:val="24"/>
                <w:szCs w:val="24"/>
              </w:rPr>
              <w:pPrChange w:id="7154"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0FDD2A8F" w14:textId="56EE3CF6" w:rsidR="00B010D0" w:rsidRPr="00033637" w:rsidDel="00BB33D1" w:rsidRDefault="00B010D0" w:rsidP="00F31FB2">
            <w:pPr>
              <w:spacing w:line="480" w:lineRule="auto"/>
              <w:rPr>
                <w:del w:id="7155" w:author="Mohammad Nayeem Hasan" w:date="2024-11-03T23:14:00Z"/>
                <w:rFonts w:ascii="Times New Roman" w:hAnsi="Times New Roman" w:cs="Times New Roman"/>
                <w:sz w:val="24"/>
                <w:szCs w:val="24"/>
              </w:rPr>
              <w:pPrChange w:id="7156" w:author="Mohammad Nayeem Hasan" w:date="2024-12-23T01:38:00Z" w16du:dateUtc="2024-12-22T19:38:00Z">
                <w:pPr/>
              </w:pPrChange>
            </w:pPr>
            <w:del w:id="7157" w:author="Mohammad Nayeem Hasan" w:date="2024-11-03T23:14:00Z">
              <w:r w:rsidRPr="00033637" w:rsidDel="00BB33D1">
                <w:rPr>
                  <w:rFonts w:ascii="Times New Roman" w:hAnsi="Times New Roman" w:cs="Times New Roman"/>
                  <w:sz w:val="24"/>
                  <w:szCs w:val="24"/>
                </w:rPr>
                <w:delText>448 (10.1)</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32B664B3" w14:textId="4695C3AE" w:rsidR="00B010D0" w:rsidRPr="00033637" w:rsidDel="00BB33D1" w:rsidRDefault="00B010D0" w:rsidP="00F31FB2">
            <w:pPr>
              <w:spacing w:line="480" w:lineRule="auto"/>
              <w:rPr>
                <w:del w:id="7158" w:author="Mohammad Nayeem Hasan" w:date="2024-11-03T23:14:00Z"/>
                <w:rFonts w:ascii="Times New Roman" w:hAnsi="Times New Roman" w:cs="Times New Roman"/>
                <w:sz w:val="24"/>
                <w:szCs w:val="24"/>
              </w:rPr>
              <w:pPrChange w:id="7159" w:author="Mohammad Nayeem Hasan" w:date="2024-12-23T01:38:00Z" w16du:dateUtc="2024-12-22T19:38:00Z">
                <w:pPr/>
              </w:pPrChange>
            </w:pPr>
            <w:del w:id="7160" w:author="Mohammad Nayeem Hasan" w:date="2024-11-03T23:14:00Z">
              <w:r w:rsidRPr="00033637" w:rsidDel="00BB33D1">
                <w:rPr>
                  <w:rFonts w:ascii="Times New Roman" w:hAnsi="Times New Roman" w:cs="Times New Roman"/>
                  <w:sz w:val="24"/>
                  <w:szCs w:val="24"/>
                </w:rPr>
                <w:delText>3986 (89.9)</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41FC13" w14:textId="7A80D7AE" w:rsidR="00B010D0" w:rsidRPr="00033637" w:rsidDel="00BB33D1" w:rsidRDefault="00B010D0" w:rsidP="00F31FB2">
            <w:pPr>
              <w:spacing w:line="480" w:lineRule="auto"/>
              <w:rPr>
                <w:del w:id="7161" w:author="Mohammad Nayeem Hasan" w:date="2024-11-03T23:14:00Z"/>
                <w:rFonts w:ascii="Times New Roman" w:hAnsi="Times New Roman" w:cs="Times New Roman"/>
                <w:sz w:val="24"/>
                <w:szCs w:val="24"/>
              </w:rPr>
              <w:pPrChange w:id="7162" w:author="Mohammad Nayeem Hasan" w:date="2024-12-23T01:38:00Z" w16du:dateUtc="2024-12-22T19:38:00Z">
                <w:pPr/>
              </w:pPrChange>
            </w:pPr>
          </w:p>
        </w:tc>
      </w:tr>
      <w:tr w:rsidR="00072E76" w:rsidRPr="00033637" w:rsidDel="00BB33D1" w14:paraId="60960F39" w14:textId="77777777" w:rsidTr="00D70918">
        <w:trPr>
          <w:trHeight w:val="138"/>
          <w:jc w:val="center"/>
          <w:del w:id="7163"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1852A82E" w14:textId="66AC4CFA" w:rsidR="00B010D0" w:rsidRPr="00033637" w:rsidDel="00BB33D1" w:rsidRDefault="00B010D0" w:rsidP="00F31FB2">
            <w:pPr>
              <w:spacing w:line="480" w:lineRule="auto"/>
              <w:rPr>
                <w:del w:id="7164" w:author="Mohammad Nayeem Hasan" w:date="2024-11-03T23:14:00Z"/>
                <w:rFonts w:ascii="Times New Roman" w:hAnsi="Times New Roman" w:cs="Times New Roman"/>
                <w:sz w:val="24"/>
                <w:szCs w:val="24"/>
              </w:rPr>
              <w:pPrChange w:id="7165" w:author="Mohammad Nayeem Hasan" w:date="2024-12-23T01:38:00Z" w16du:dateUtc="2024-12-22T19:38:00Z">
                <w:pPr/>
              </w:pPrChange>
            </w:pPr>
            <w:del w:id="7166" w:author="Mohammad Nayeem Hasan" w:date="2024-11-03T23:14:00Z">
              <w:r w:rsidRPr="00033637" w:rsidDel="00BB33D1">
                <w:rPr>
                  <w:rFonts w:ascii="Times New Roman" w:hAnsi="Times New Roman" w:cs="Times New Roman"/>
                  <w:sz w:val="24"/>
                  <w:szCs w:val="24"/>
                </w:rPr>
                <w:delText>24-35</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360AA309" w14:textId="7D0F3A44" w:rsidR="00B010D0" w:rsidRPr="00033637" w:rsidDel="00BB33D1" w:rsidRDefault="00B010D0" w:rsidP="00F31FB2">
            <w:pPr>
              <w:spacing w:line="480" w:lineRule="auto"/>
              <w:rPr>
                <w:del w:id="7167" w:author="Mohammad Nayeem Hasan" w:date="2024-11-03T23:14:00Z"/>
                <w:rFonts w:ascii="Times New Roman" w:hAnsi="Times New Roman" w:cs="Times New Roman"/>
                <w:sz w:val="24"/>
                <w:szCs w:val="24"/>
              </w:rPr>
              <w:pPrChange w:id="7168" w:author="Mohammad Nayeem Hasan" w:date="2024-12-23T01:38:00Z" w16du:dateUtc="2024-12-22T19:38:00Z">
                <w:pPr/>
              </w:pPrChange>
            </w:pPr>
            <w:del w:id="7169" w:author="Mohammad Nayeem Hasan" w:date="2024-11-03T23:14:00Z">
              <w:r w:rsidRPr="00033637" w:rsidDel="00BB33D1">
                <w:rPr>
                  <w:rFonts w:ascii="Times New Roman" w:hAnsi="Times New Roman" w:cs="Times New Roman"/>
                  <w:sz w:val="24"/>
                  <w:szCs w:val="24"/>
                </w:rPr>
                <w:delText>444 (7.0)</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511D5E32" w14:textId="17299F8D" w:rsidR="00B010D0" w:rsidRPr="00033637" w:rsidDel="00BB33D1" w:rsidRDefault="00B010D0" w:rsidP="00F31FB2">
            <w:pPr>
              <w:spacing w:line="480" w:lineRule="auto"/>
              <w:rPr>
                <w:del w:id="7170" w:author="Mohammad Nayeem Hasan" w:date="2024-11-03T23:14:00Z"/>
                <w:rFonts w:ascii="Times New Roman" w:hAnsi="Times New Roman" w:cs="Times New Roman"/>
                <w:sz w:val="24"/>
                <w:szCs w:val="24"/>
              </w:rPr>
              <w:pPrChange w:id="7171" w:author="Mohammad Nayeem Hasan" w:date="2024-12-23T01:38:00Z" w16du:dateUtc="2024-12-22T19:38:00Z">
                <w:pPr/>
              </w:pPrChange>
            </w:pPr>
            <w:del w:id="7172" w:author="Mohammad Nayeem Hasan" w:date="2024-11-03T23:14:00Z">
              <w:r w:rsidRPr="00033637" w:rsidDel="00BB33D1">
                <w:rPr>
                  <w:rFonts w:ascii="Times New Roman" w:hAnsi="Times New Roman" w:cs="Times New Roman"/>
                  <w:sz w:val="24"/>
                  <w:szCs w:val="24"/>
                </w:rPr>
                <w:delText>5876 (93.0)</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B37A67" w14:textId="32DA9A06" w:rsidR="00B010D0" w:rsidRPr="00033637" w:rsidDel="00BB33D1" w:rsidRDefault="00B010D0" w:rsidP="00F31FB2">
            <w:pPr>
              <w:spacing w:line="480" w:lineRule="auto"/>
              <w:rPr>
                <w:del w:id="7173" w:author="Mohammad Nayeem Hasan" w:date="2024-11-03T23:14:00Z"/>
                <w:rFonts w:ascii="Times New Roman" w:hAnsi="Times New Roman" w:cs="Times New Roman"/>
                <w:sz w:val="24"/>
                <w:szCs w:val="24"/>
                <w:rPrChange w:id="7174" w:author="Mohammad Nayeem Hasan" w:date="2024-12-23T01:53:00Z" w16du:dateUtc="2024-12-22T19:53:00Z">
                  <w:rPr>
                    <w:del w:id="7175" w:author="Mohammad Nayeem Hasan" w:date="2024-11-03T23:14:00Z"/>
                    <w:rFonts w:ascii="Times New Roman" w:hAnsi="Times New Roman" w:cs="Times New Roman"/>
                    <w:b/>
                    <w:bCs/>
                    <w:sz w:val="24"/>
                    <w:szCs w:val="24"/>
                  </w:rPr>
                </w:rPrChange>
              </w:rPr>
              <w:pPrChange w:id="7176"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766BC43D" w14:textId="2D88A207" w:rsidR="00B010D0" w:rsidRPr="00033637" w:rsidDel="00BB33D1" w:rsidRDefault="00B010D0" w:rsidP="00F31FB2">
            <w:pPr>
              <w:spacing w:line="480" w:lineRule="auto"/>
              <w:rPr>
                <w:del w:id="7177" w:author="Mohammad Nayeem Hasan" w:date="2024-11-03T23:14:00Z"/>
                <w:rFonts w:ascii="Times New Roman" w:hAnsi="Times New Roman" w:cs="Times New Roman"/>
                <w:sz w:val="24"/>
                <w:szCs w:val="24"/>
              </w:rPr>
              <w:pPrChange w:id="7178" w:author="Mohammad Nayeem Hasan" w:date="2024-12-23T01:38:00Z" w16du:dateUtc="2024-12-22T19:38:00Z">
                <w:pPr/>
              </w:pPrChange>
            </w:pPr>
            <w:del w:id="7179" w:author="Mohammad Nayeem Hasan" w:date="2024-11-03T23:14:00Z">
              <w:r w:rsidRPr="00033637" w:rsidDel="00BB33D1">
                <w:rPr>
                  <w:rFonts w:ascii="Times New Roman" w:hAnsi="Times New Roman" w:cs="Times New Roman"/>
                  <w:sz w:val="24"/>
                  <w:szCs w:val="24"/>
                </w:rPr>
                <w:delText>140 (3.3)</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1F545E0F" w14:textId="7D2D4145" w:rsidR="00B010D0" w:rsidRPr="00033637" w:rsidDel="00BB33D1" w:rsidRDefault="00B010D0" w:rsidP="00F31FB2">
            <w:pPr>
              <w:spacing w:line="480" w:lineRule="auto"/>
              <w:rPr>
                <w:del w:id="7180" w:author="Mohammad Nayeem Hasan" w:date="2024-11-03T23:14:00Z"/>
                <w:rFonts w:ascii="Times New Roman" w:hAnsi="Times New Roman" w:cs="Times New Roman"/>
                <w:sz w:val="24"/>
                <w:szCs w:val="24"/>
              </w:rPr>
              <w:pPrChange w:id="7181" w:author="Mohammad Nayeem Hasan" w:date="2024-12-23T01:38:00Z" w16du:dateUtc="2024-12-22T19:38:00Z">
                <w:pPr/>
              </w:pPrChange>
            </w:pPr>
            <w:del w:id="7182" w:author="Mohammad Nayeem Hasan" w:date="2024-11-03T23:14:00Z">
              <w:r w:rsidRPr="00033637" w:rsidDel="00BB33D1">
                <w:rPr>
                  <w:rFonts w:ascii="Times New Roman" w:hAnsi="Times New Roman" w:cs="Times New Roman"/>
                  <w:sz w:val="24"/>
                  <w:szCs w:val="24"/>
                </w:rPr>
                <w:delText>4048 (96.7)</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A92FB5" w14:textId="4C2DF3F8" w:rsidR="00B010D0" w:rsidRPr="00033637" w:rsidDel="00BB33D1" w:rsidRDefault="00B010D0" w:rsidP="00F31FB2">
            <w:pPr>
              <w:spacing w:line="480" w:lineRule="auto"/>
              <w:rPr>
                <w:del w:id="7183" w:author="Mohammad Nayeem Hasan" w:date="2024-11-03T23:14:00Z"/>
                <w:rFonts w:ascii="Times New Roman" w:hAnsi="Times New Roman" w:cs="Times New Roman"/>
                <w:sz w:val="24"/>
                <w:szCs w:val="24"/>
              </w:rPr>
              <w:pPrChange w:id="7184"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2F97E675" w14:textId="72A4805B" w:rsidR="00B010D0" w:rsidRPr="00033637" w:rsidDel="00BB33D1" w:rsidRDefault="00B010D0" w:rsidP="00F31FB2">
            <w:pPr>
              <w:spacing w:line="480" w:lineRule="auto"/>
              <w:rPr>
                <w:del w:id="7185" w:author="Mohammad Nayeem Hasan" w:date="2024-11-03T23:14:00Z"/>
                <w:rFonts w:ascii="Times New Roman" w:hAnsi="Times New Roman" w:cs="Times New Roman"/>
                <w:sz w:val="24"/>
                <w:szCs w:val="24"/>
              </w:rPr>
              <w:pPrChange w:id="7186" w:author="Mohammad Nayeem Hasan" w:date="2024-12-23T01:38:00Z" w16du:dateUtc="2024-12-22T19:38:00Z">
                <w:pPr/>
              </w:pPrChange>
            </w:pPr>
            <w:del w:id="7187" w:author="Mohammad Nayeem Hasan" w:date="2024-11-03T23:14:00Z">
              <w:r w:rsidRPr="00033637" w:rsidDel="00BB33D1">
                <w:rPr>
                  <w:rFonts w:ascii="Times New Roman" w:hAnsi="Times New Roman" w:cs="Times New Roman"/>
                  <w:sz w:val="24"/>
                  <w:szCs w:val="24"/>
                </w:rPr>
                <w:delText>326 (7.1)</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7170D6B8" w14:textId="5B0970D5" w:rsidR="00B010D0" w:rsidRPr="00033637" w:rsidDel="00BB33D1" w:rsidRDefault="00B010D0" w:rsidP="00F31FB2">
            <w:pPr>
              <w:spacing w:line="480" w:lineRule="auto"/>
              <w:rPr>
                <w:del w:id="7188" w:author="Mohammad Nayeem Hasan" w:date="2024-11-03T23:14:00Z"/>
                <w:rFonts w:ascii="Times New Roman" w:hAnsi="Times New Roman" w:cs="Times New Roman"/>
                <w:sz w:val="24"/>
                <w:szCs w:val="24"/>
              </w:rPr>
              <w:pPrChange w:id="7189" w:author="Mohammad Nayeem Hasan" w:date="2024-12-23T01:38:00Z" w16du:dateUtc="2024-12-22T19:38:00Z">
                <w:pPr/>
              </w:pPrChange>
            </w:pPr>
            <w:del w:id="7190" w:author="Mohammad Nayeem Hasan" w:date="2024-11-03T23:14:00Z">
              <w:r w:rsidRPr="00033637" w:rsidDel="00BB33D1">
                <w:rPr>
                  <w:rFonts w:ascii="Times New Roman" w:hAnsi="Times New Roman" w:cs="Times New Roman"/>
                  <w:sz w:val="24"/>
                  <w:szCs w:val="24"/>
                </w:rPr>
                <w:delText>4279 (92.9)</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EA34E0" w14:textId="143A7080" w:rsidR="00B010D0" w:rsidRPr="00033637" w:rsidDel="00BB33D1" w:rsidRDefault="00B010D0" w:rsidP="00F31FB2">
            <w:pPr>
              <w:spacing w:line="480" w:lineRule="auto"/>
              <w:rPr>
                <w:del w:id="7191" w:author="Mohammad Nayeem Hasan" w:date="2024-11-03T23:14:00Z"/>
                <w:rFonts w:ascii="Times New Roman" w:hAnsi="Times New Roman" w:cs="Times New Roman"/>
                <w:sz w:val="24"/>
                <w:szCs w:val="24"/>
              </w:rPr>
              <w:pPrChange w:id="7192" w:author="Mohammad Nayeem Hasan" w:date="2024-12-23T01:38:00Z" w16du:dateUtc="2024-12-22T19:38:00Z">
                <w:pPr/>
              </w:pPrChange>
            </w:pPr>
          </w:p>
        </w:tc>
      </w:tr>
      <w:tr w:rsidR="00072E76" w:rsidRPr="00033637" w:rsidDel="00BB33D1" w14:paraId="77D2EA5A" w14:textId="77777777" w:rsidTr="00D70918">
        <w:trPr>
          <w:trHeight w:val="138"/>
          <w:jc w:val="center"/>
          <w:del w:id="7193"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582F6447" w14:textId="544588EB" w:rsidR="00B010D0" w:rsidRPr="00033637" w:rsidDel="00BB33D1" w:rsidRDefault="00B010D0" w:rsidP="00F31FB2">
            <w:pPr>
              <w:spacing w:line="480" w:lineRule="auto"/>
              <w:rPr>
                <w:del w:id="7194" w:author="Mohammad Nayeem Hasan" w:date="2024-11-03T23:14:00Z"/>
                <w:rFonts w:ascii="Times New Roman" w:hAnsi="Times New Roman" w:cs="Times New Roman"/>
                <w:sz w:val="24"/>
                <w:szCs w:val="24"/>
              </w:rPr>
              <w:pPrChange w:id="7195" w:author="Mohammad Nayeem Hasan" w:date="2024-12-23T01:38:00Z" w16du:dateUtc="2024-12-22T19:38:00Z">
                <w:pPr/>
              </w:pPrChange>
            </w:pPr>
            <w:del w:id="7196" w:author="Mohammad Nayeem Hasan" w:date="2024-11-03T23:14:00Z">
              <w:r w:rsidRPr="00033637" w:rsidDel="00BB33D1">
                <w:rPr>
                  <w:rFonts w:ascii="Times New Roman" w:hAnsi="Times New Roman" w:cs="Times New Roman"/>
                  <w:sz w:val="24"/>
                  <w:szCs w:val="24"/>
                </w:rPr>
                <w:delText>36-47</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2D26CE7D" w14:textId="187522BF" w:rsidR="00B010D0" w:rsidRPr="00033637" w:rsidDel="00BB33D1" w:rsidRDefault="00B010D0" w:rsidP="00F31FB2">
            <w:pPr>
              <w:spacing w:line="480" w:lineRule="auto"/>
              <w:rPr>
                <w:del w:id="7197" w:author="Mohammad Nayeem Hasan" w:date="2024-11-03T23:14:00Z"/>
                <w:rFonts w:ascii="Times New Roman" w:hAnsi="Times New Roman" w:cs="Times New Roman"/>
                <w:sz w:val="24"/>
                <w:szCs w:val="24"/>
              </w:rPr>
              <w:pPrChange w:id="7198" w:author="Mohammad Nayeem Hasan" w:date="2024-12-23T01:38:00Z" w16du:dateUtc="2024-12-22T19:38:00Z">
                <w:pPr/>
              </w:pPrChange>
            </w:pPr>
            <w:del w:id="7199" w:author="Mohammad Nayeem Hasan" w:date="2024-11-03T23:14:00Z">
              <w:r w:rsidRPr="00033637" w:rsidDel="00BB33D1">
                <w:rPr>
                  <w:rFonts w:ascii="Times New Roman" w:hAnsi="Times New Roman" w:cs="Times New Roman"/>
                  <w:sz w:val="24"/>
                  <w:szCs w:val="24"/>
                </w:rPr>
                <w:delText>388 (5.7)</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44CC4AF5" w14:textId="280C84D9" w:rsidR="00B010D0" w:rsidRPr="00033637" w:rsidDel="00BB33D1" w:rsidRDefault="00B010D0" w:rsidP="00F31FB2">
            <w:pPr>
              <w:spacing w:line="480" w:lineRule="auto"/>
              <w:rPr>
                <w:del w:id="7200" w:author="Mohammad Nayeem Hasan" w:date="2024-11-03T23:14:00Z"/>
                <w:rFonts w:ascii="Times New Roman" w:hAnsi="Times New Roman" w:cs="Times New Roman"/>
                <w:sz w:val="24"/>
                <w:szCs w:val="24"/>
              </w:rPr>
              <w:pPrChange w:id="7201" w:author="Mohammad Nayeem Hasan" w:date="2024-12-23T01:38:00Z" w16du:dateUtc="2024-12-22T19:38:00Z">
                <w:pPr/>
              </w:pPrChange>
            </w:pPr>
            <w:del w:id="7202" w:author="Mohammad Nayeem Hasan" w:date="2024-11-03T23:14:00Z">
              <w:r w:rsidRPr="00033637" w:rsidDel="00BB33D1">
                <w:rPr>
                  <w:rFonts w:ascii="Times New Roman" w:hAnsi="Times New Roman" w:cs="Times New Roman"/>
                  <w:sz w:val="24"/>
                  <w:szCs w:val="24"/>
                </w:rPr>
                <w:delText>6398 (94.3)</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645FA9" w14:textId="03512F62" w:rsidR="00B010D0" w:rsidRPr="00033637" w:rsidDel="00BB33D1" w:rsidRDefault="00B010D0" w:rsidP="00F31FB2">
            <w:pPr>
              <w:spacing w:line="480" w:lineRule="auto"/>
              <w:rPr>
                <w:del w:id="7203" w:author="Mohammad Nayeem Hasan" w:date="2024-11-03T23:14:00Z"/>
                <w:rFonts w:ascii="Times New Roman" w:hAnsi="Times New Roman" w:cs="Times New Roman"/>
                <w:sz w:val="24"/>
                <w:szCs w:val="24"/>
                <w:rPrChange w:id="7204" w:author="Mohammad Nayeem Hasan" w:date="2024-12-23T01:53:00Z" w16du:dateUtc="2024-12-22T19:53:00Z">
                  <w:rPr>
                    <w:del w:id="7205" w:author="Mohammad Nayeem Hasan" w:date="2024-11-03T23:14:00Z"/>
                    <w:rFonts w:ascii="Times New Roman" w:hAnsi="Times New Roman" w:cs="Times New Roman"/>
                    <w:b/>
                    <w:bCs/>
                    <w:sz w:val="24"/>
                    <w:szCs w:val="24"/>
                  </w:rPr>
                </w:rPrChange>
              </w:rPr>
              <w:pPrChange w:id="7206"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61B6BB3F" w14:textId="217E9F6C" w:rsidR="00B010D0" w:rsidRPr="00033637" w:rsidDel="00BB33D1" w:rsidRDefault="00B010D0" w:rsidP="00F31FB2">
            <w:pPr>
              <w:spacing w:line="480" w:lineRule="auto"/>
              <w:rPr>
                <w:del w:id="7207" w:author="Mohammad Nayeem Hasan" w:date="2024-11-03T23:14:00Z"/>
                <w:rFonts w:ascii="Times New Roman" w:hAnsi="Times New Roman" w:cs="Times New Roman"/>
                <w:sz w:val="24"/>
                <w:szCs w:val="24"/>
              </w:rPr>
              <w:pPrChange w:id="7208" w:author="Mohammad Nayeem Hasan" w:date="2024-12-23T01:38:00Z" w16du:dateUtc="2024-12-22T19:38:00Z">
                <w:pPr/>
              </w:pPrChange>
            </w:pPr>
            <w:del w:id="7209" w:author="Mohammad Nayeem Hasan" w:date="2024-11-03T23:14:00Z">
              <w:r w:rsidRPr="00033637" w:rsidDel="00BB33D1">
                <w:rPr>
                  <w:rFonts w:ascii="Times New Roman" w:hAnsi="Times New Roman" w:cs="Times New Roman"/>
                  <w:sz w:val="24"/>
                  <w:szCs w:val="24"/>
                </w:rPr>
                <w:delText>97 (2.2)</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3A3A4C9C" w14:textId="2B023A9F" w:rsidR="00B010D0" w:rsidRPr="00033637" w:rsidDel="00BB33D1" w:rsidRDefault="00B010D0" w:rsidP="00F31FB2">
            <w:pPr>
              <w:spacing w:line="480" w:lineRule="auto"/>
              <w:rPr>
                <w:del w:id="7210" w:author="Mohammad Nayeem Hasan" w:date="2024-11-03T23:14:00Z"/>
                <w:rFonts w:ascii="Times New Roman" w:hAnsi="Times New Roman" w:cs="Times New Roman"/>
                <w:sz w:val="24"/>
                <w:szCs w:val="24"/>
              </w:rPr>
              <w:pPrChange w:id="7211" w:author="Mohammad Nayeem Hasan" w:date="2024-12-23T01:38:00Z" w16du:dateUtc="2024-12-22T19:38:00Z">
                <w:pPr/>
              </w:pPrChange>
            </w:pPr>
            <w:del w:id="7212" w:author="Mohammad Nayeem Hasan" w:date="2024-11-03T23:14:00Z">
              <w:r w:rsidRPr="00033637" w:rsidDel="00BB33D1">
                <w:rPr>
                  <w:rFonts w:ascii="Times New Roman" w:hAnsi="Times New Roman" w:cs="Times New Roman"/>
                  <w:sz w:val="24"/>
                  <w:szCs w:val="24"/>
                </w:rPr>
                <w:delText>4232 (97.8)</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99C5A6" w14:textId="0F8FB1BE" w:rsidR="00B010D0" w:rsidRPr="00033637" w:rsidDel="00BB33D1" w:rsidRDefault="00B010D0" w:rsidP="00F31FB2">
            <w:pPr>
              <w:spacing w:line="480" w:lineRule="auto"/>
              <w:rPr>
                <w:del w:id="7213" w:author="Mohammad Nayeem Hasan" w:date="2024-11-03T23:14:00Z"/>
                <w:rFonts w:ascii="Times New Roman" w:hAnsi="Times New Roman" w:cs="Times New Roman"/>
                <w:sz w:val="24"/>
                <w:szCs w:val="24"/>
              </w:rPr>
              <w:pPrChange w:id="7214"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4B406E5C" w14:textId="732A2903" w:rsidR="00B010D0" w:rsidRPr="00033637" w:rsidDel="00BB33D1" w:rsidRDefault="00B010D0" w:rsidP="00F31FB2">
            <w:pPr>
              <w:spacing w:line="480" w:lineRule="auto"/>
              <w:rPr>
                <w:del w:id="7215" w:author="Mohammad Nayeem Hasan" w:date="2024-11-03T23:14:00Z"/>
                <w:rFonts w:ascii="Times New Roman" w:hAnsi="Times New Roman" w:cs="Times New Roman"/>
                <w:sz w:val="24"/>
                <w:szCs w:val="24"/>
              </w:rPr>
              <w:pPrChange w:id="7216" w:author="Mohammad Nayeem Hasan" w:date="2024-12-23T01:38:00Z" w16du:dateUtc="2024-12-22T19:38:00Z">
                <w:pPr/>
              </w:pPrChange>
            </w:pPr>
            <w:del w:id="7217" w:author="Mohammad Nayeem Hasan" w:date="2024-11-03T23:14:00Z">
              <w:r w:rsidRPr="00033637" w:rsidDel="00BB33D1">
                <w:rPr>
                  <w:rFonts w:ascii="Times New Roman" w:hAnsi="Times New Roman" w:cs="Times New Roman"/>
                  <w:sz w:val="24"/>
                  <w:szCs w:val="24"/>
                </w:rPr>
                <w:delText>247 (5.1)</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01D69F56" w14:textId="10CB0E3D" w:rsidR="00B010D0" w:rsidRPr="00033637" w:rsidDel="00BB33D1" w:rsidRDefault="00B010D0" w:rsidP="00F31FB2">
            <w:pPr>
              <w:spacing w:line="480" w:lineRule="auto"/>
              <w:rPr>
                <w:del w:id="7218" w:author="Mohammad Nayeem Hasan" w:date="2024-11-03T23:14:00Z"/>
                <w:rFonts w:ascii="Times New Roman" w:hAnsi="Times New Roman" w:cs="Times New Roman"/>
                <w:sz w:val="24"/>
                <w:szCs w:val="24"/>
              </w:rPr>
              <w:pPrChange w:id="7219" w:author="Mohammad Nayeem Hasan" w:date="2024-12-23T01:38:00Z" w16du:dateUtc="2024-12-22T19:38:00Z">
                <w:pPr/>
              </w:pPrChange>
            </w:pPr>
            <w:del w:id="7220" w:author="Mohammad Nayeem Hasan" w:date="2024-11-03T23:14:00Z">
              <w:r w:rsidRPr="00033637" w:rsidDel="00BB33D1">
                <w:rPr>
                  <w:rFonts w:ascii="Times New Roman" w:hAnsi="Times New Roman" w:cs="Times New Roman"/>
                  <w:sz w:val="24"/>
                  <w:szCs w:val="24"/>
                </w:rPr>
                <w:delText>4570 (94.9)</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AB468A" w14:textId="58EDF4C1" w:rsidR="00B010D0" w:rsidRPr="00033637" w:rsidDel="00BB33D1" w:rsidRDefault="00B010D0" w:rsidP="00F31FB2">
            <w:pPr>
              <w:spacing w:line="480" w:lineRule="auto"/>
              <w:rPr>
                <w:del w:id="7221" w:author="Mohammad Nayeem Hasan" w:date="2024-11-03T23:14:00Z"/>
                <w:rFonts w:ascii="Times New Roman" w:hAnsi="Times New Roman" w:cs="Times New Roman"/>
                <w:sz w:val="24"/>
                <w:szCs w:val="24"/>
              </w:rPr>
              <w:pPrChange w:id="7222" w:author="Mohammad Nayeem Hasan" w:date="2024-12-23T01:38:00Z" w16du:dateUtc="2024-12-22T19:38:00Z">
                <w:pPr/>
              </w:pPrChange>
            </w:pPr>
          </w:p>
        </w:tc>
      </w:tr>
      <w:tr w:rsidR="00072E76" w:rsidRPr="00033637" w:rsidDel="00BB33D1" w14:paraId="71756711" w14:textId="77777777" w:rsidTr="00D70918">
        <w:trPr>
          <w:trHeight w:val="138"/>
          <w:jc w:val="center"/>
          <w:del w:id="7223"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08790957" w14:textId="2F24FB0C" w:rsidR="00B010D0" w:rsidRPr="00033637" w:rsidDel="00BB33D1" w:rsidRDefault="00B010D0" w:rsidP="00F31FB2">
            <w:pPr>
              <w:spacing w:line="480" w:lineRule="auto"/>
              <w:rPr>
                <w:del w:id="7224" w:author="Mohammad Nayeem Hasan" w:date="2024-11-03T23:14:00Z"/>
                <w:rFonts w:ascii="Times New Roman" w:hAnsi="Times New Roman" w:cs="Times New Roman"/>
                <w:sz w:val="24"/>
                <w:szCs w:val="24"/>
              </w:rPr>
              <w:pPrChange w:id="7225" w:author="Mohammad Nayeem Hasan" w:date="2024-12-23T01:38:00Z" w16du:dateUtc="2024-12-22T19:38:00Z">
                <w:pPr/>
              </w:pPrChange>
            </w:pPr>
            <w:del w:id="7226" w:author="Mohammad Nayeem Hasan" w:date="2024-11-03T23:14:00Z">
              <w:r w:rsidRPr="00033637" w:rsidDel="00BB33D1">
                <w:rPr>
                  <w:rFonts w:ascii="Times New Roman" w:hAnsi="Times New Roman" w:cs="Times New Roman"/>
                  <w:sz w:val="24"/>
                  <w:szCs w:val="24"/>
                </w:rPr>
                <w:delText>48-59</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26680096" w14:textId="31E17D05" w:rsidR="00B010D0" w:rsidRPr="00033637" w:rsidDel="00BB33D1" w:rsidRDefault="00B010D0" w:rsidP="00F31FB2">
            <w:pPr>
              <w:spacing w:line="480" w:lineRule="auto"/>
              <w:rPr>
                <w:del w:id="7227" w:author="Mohammad Nayeem Hasan" w:date="2024-11-03T23:14:00Z"/>
                <w:rFonts w:ascii="Times New Roman" w:hAnsi="Times New Roman" w:cs="Times New Roman"/>
                <w:sz w:val="24"/>
                <w:szCs w:val="24"/>
              </w:rPr>
              <w:pPrChange w:id="7228" w:author="Mohammad Nayeem Hasan" w:date="2024-12-23T01:38:00Z" w16du:dateUtc="2024-12-22T19:38:00Z">
                <w:pPr/>
              </w:pPrChange>
            </w:pPr>
            <w:del w:id="7229" w:author="Mohammad Nayeem Hasan" w:date="2024-11-03T23:14:00Z">
              <w:r w:rsidRPr="00033637" w:rsidDel="00BB33D1">
                <w:rPr>
                  <w:rFonts w:ascii="Times New Roman" w:hAnsi="Times New Roman" w:cs="Times New Roman"/>
                  <w:sz w:val="24"/>
                  <w:szCs w:val="24"/>
                </w:rPr>
                <w:delText>332 (4.9)</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7EEB33E2" w14:textId="591B2478" w:rsidR="00B010D0" w:rsidRPr="00033637" w:rsidDel="00BB33D1" w:rsidRDefault="00B010D0" w:rsidP="00F31FB2">
            <w:pPr>
              <w:spacing w:line="480" w:lineRule="auto"/>
              <w:rPr>
                <w:del w:id="7230" w:author="Mohammad Nayeem Hasan" w:date="2024-11-03T23:14:00Z"/>
                <w:rFonts w:ascii="Times New Roman" w:hAnsi="Times New Roman" w:cs="Times New Roman"/>
                <w:sz w:val="24"/>
                <w:szCs w:val="24"/>
              </w:rPr>
              <w:pPrChange w:id="7231" w:author="Mohammad Nayeem Hasan" w:date="2024-12-23T01:38:00Z" w16du:dateUtc="2024-12-22T19:38:00Z">
                <w:pPr/>
              </w:pPrChange>
            </w:pPr>
            <w:del w:id="7232" w:author="Mohammad Nayeem Hasan" w:date="2024-11-03T23:14:00Z">
              <w:r w:rsidRPr="00033637" w:rsidDel="00BB33D1">
                <w:rPr>
                  <w:rFonts w:ascii="Times New Roman" w:hAnsi="Times New Roman" w:cs="Times New Roman"/>
                  <w:sz w:val="24"/>
                  <w:szCs w:val="24"/>
                </w:rPr>
                <w:delText>6410 (95.1)</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326A8D" w14:textId="015306BC" w:rsidR="00B010D0" w:rsidRPr="00033637" w:rsidDel="00BB33D1" w:rsidRDefault="00B010D0" w:rsidP="00F31FB2">
            <w:pPr>
              <w:spacing w:line="480" w:lineRule="auto"/>
              <w:rPr>
                <w:del w:id="7233" w:author="Mohammad Nayeem Hasan" w:date="2024-11-03T23:14:00Z"/>
                <w:rFonts w:ascii="Times New Roman" w:hAnsi="Times New Roman" w:cs="Times New Roman"/>
                <w:sz w:val="24"/>
                <w:szCs w:val="24"/>
                <w:rPrChange w:id="7234" w:author="Mohammad Nayeem Hasan" w:date="2024-12-23T01:53:00Z" w16du:dateUtc="2024-12-22T19:53:00Z">
                  <w:rPr>
                    <w:del w:id="7235" w:author="Mohammad Nayeem Hasan" w:date="2024-11-03T23:14:00Z"/>
                    <w:rFonts w:ascii="Times New Roman" w:hAnsi="Times New Roman" w:cs="Times New Roman"/>
                    <w:b/>
                    <w:bCs/>
                    <w:sz w:val="24"/>
                    <w:szCs w:val="24"/>
                  </w:rPr>
                </w:rPrChange>
              </w:rPr>
              <w:pPrChange w:id="7236"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492E6A08" w14:textId="58A18347" w:rsidR="00B010D0" w:rsidRPr="00033637" w:rsidDel="00BB33D1" w:rsidRDefault="00B010D0" w:rsidP="00F31FB2">
            <w:pPr>
              <w:spacing w:line="480" w:lineRule="auto"/>
              <w:rPr>
                <w:del w:id="7237" w:author="Mohammad Nayeem Hasan" w:date="2024-11-03T23:14:00Z"/>
                <w:rFonts w:ascii="Times New Roman" w:hAnsi="Times New Roman" w:cs="Times New Roman"/>
                <w:sz w:val="24"/>
                <w:szCs w:val="24"/>
              </w:rPr>
              <w:pPrChange w:id="7238" w:author="Mohammad Nayeem Hasan" w:date="2024-12-23T01:38:00Z" w16du:dateUtc="2024-12-22T19:38:00Z">
                <w:pPr/>
              </w:pPrChange>
            </w:pPr>
            <w:del w:id="7239" w:author="Mohammad Nayeem Hasan" w:date="2024-11-03T23:14:00Z">
              <w:r w:rsidRPr="00033637" w:rsidDel="00BB33D1">
                <w:rPr>
                  <w:rFonts w:ascii="Times New Roman" w:hAnsi="Times New Roman" w:cs="Times New Roman"/>
                  <w:sz w:val="24"/>
                  <w:szCs w:val="24"/>
                </w:rPr>
                <w:delText>61 (1.4)</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14A68156" w14:textId="7FB148CE" w:rsidR="00B010D0" w:rsidRPr="00033637" w:rsidDel="00BB33D1" w:rsidRDefault="00B010D0" w:rsidP="00F31FB2">
            <w:pPr>
              <w:spacing w:line="480" w:lineRule="auto"/>
              <w:rPr>
                <w:del w:id="7240" w:author="Mohammad Nayeem Hasan" w:date="2024-11-03T23:14:00Z"/>
                <w:rFonts w:ascii="Times New Roman" w:hAnsi="Times New Roman" w:cs="Times New Roman"/>
                <w:sz w:val="24"/>
                <w:szCs w:val="24"/>
              </w:rPr>
              <w:pPrChange w:id="7241" w:author="Mohammad Nayeem Hasan" w:date="2024-12-23T01:38:00Z" w16du:dateUtc="2024-12-22T19:38:00Z">
                <w:pPr/>
              </w:pPrChange>
            </w:pPr>
            <w:del w:id="7242" w:author="Mohammad Nayeem Hasan" w:date="2024-11-03T23:14:00Z">
              <w:r w:rsidRPr="00033637" w:rsidDel="00BB33D1">
                <w:rPr>
                  <w:rFonts w:ascii="Times New Roman" w:hAnsi="Times New Roman" w:cs="Times New Roman"/>
                  <w:sz w:val="24"/>
                  <w:szCs w:val="24"/>
                </w:rPr>
                <w:delText>4242 (98.6)</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BC7E35" w14:textId="4F430E75" w:rsidR="00B010D0" w:rsidRPr="00033637" w:rsidDel="00BB33D1" w:rsidRDefault="00B010D0" w:rsidP="00F31FB2">
            <w:pPr>
              <w:spacing w:line="480" w:lineRule="auto"/>
              <w:rPr>
                <w:del w:id="7243" w:author="Mohammad Nayeem Hasan" w:date="2024-11-03T23:14:00Z"/>
                <w:rFonts w:ascii="Times New Roman" w:hAnsi="Times New Roman" w:cs="Times New Roman"/>
                <w:sz w:val="24"/>
                <w:szCs w:val="24"/>
              </w:rPr>
              <w:pPrChange w:id="7244"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24429969" w14:textId="255E28A5" w:rsidR="00B010D0" w:rsidRPr="00033637" w:rsidDel="00BB33D1" w:rsidRDefault="00B010D0" w:rsidP="00F31FB2">
            <w:pPr>
              <w:spacing w:line="480" w:lineRule="auto"/>
              <w:rPr>
                <w:del w:id="7245" w:author="Mohammad Nayeem Hasan" w:date="2024-11-03T23:14:00Z"/>
                <w:rFonts w:ascii="Times New Roman" w:hAnsi="Times New Roman" w:cs="Times New Roman"/>
                <w:sz w:val="24"/>
                <w:szCs w:val="24"/>
              </w:rPr>
              <w:pPrChange w:id="7246" w:author="Mohammad Nayeem Hasan" w:date="2024-12-23T01:38:00Z" w16du:dateUtc="2024-12-22T19:38:00Z">
                <w:pPr/>
              </w:pPrChange>
            </w:pPr>
            <w:del w:id="7247" w:author="Mohammad Nayeem Hasan" w:date="2024-11-03T23:14:00Z">
              <w:r w:rsidRPr="00033637" w:rsidDel="00BB33D1">
                <w:rPr>
                  <w:rFonts w:ascii="Times New Roman" w:hAnsi="Times New Roman" w:cs="Times New Roman"/>
                  <w:sz w:val="24"/>
                  <w:szCs w:val="24"/>
                </w:rPr>
                <w:delText>154 (3.3)</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2A042909" w14:textId="572E5FBD" w:rsidR="00B010D0" w:rsidRPr="00033637" w:rsidDel="00BB33D1" w:rsidRDefault="00B010D0" w:rsidP="00F31FB2">
            <w:pPr>
              <w:spacing w:line="480" w:lineRule="auto"/>
              <w:rPr>
                <w:del w:id="7248" w:author="Mohammad Nayeem Hasan" w:date="2024-11-03T23:14:00Z"/>
                <w:rFonts w:ascii="Times New Roman" w:hAnsi="Times New Roman" w:cs="Times New Roman"/>
                <w:sz w:val="24"/>
                <w:szCs w:val="24"/>
              </w:rPr>
              <w:pPrChange w:id="7249" w:author="Mohammad Nayeem Hasan" w:date="2024-12-23T01:38:00Z" w16du:dateUtc="2024-12-22T19:38:00Z">
                <w:pPr/>
              </w:pPrChange>
            </w:pPr>
            <w:del w:id="7250" w:author="Mohammad Nayeem Hasan" w:date="2024-11-03T23:14:00Z">
              <w:r w:rsidRPr="00033637" w:rsidDel="00BB33D1">
                <w:rPr>
                  <w:rFonts w:ascii="Times New Roman" w:hAnsi="Times New Roman" w:cs="Times New Roman"/>
                  <w:sz w:val="24"/>
                  <w:szCs w:val="24"/>
                </w:rPr>
                <w:delText>4473 (96.7)</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CA71A94" w14:textId="291BAD54" w:rsidR="00B010D0" w:rsidRPr="00033637" w:rsidDel="00BB33D1" w:rsidRDefault="00B010D0" w:rsidP="00F31FB2">
            <w:pPr>
              <w:spacing w:line="480" w:lineRule="auto"/>
              <w:rPr>
                <w:del w:id="7251" w:author="Mohammad Nayeem Hasan" w:date="2024-11-03T23:14:00Z"/>
                <w:rFonts w:ascii="Times New Roman" w:hAnsi="Times New Roman" w:cs="Times New Roman"/>
                <w:sz w:val="24"/>
                <w:szCs w:val="24"/>
              </w:rPr>
              <w:pPrChange w:id="7252" w:author="Mohammad Nayeem Hasan" w:date="2024-12-23T01:38:00Z" w16du:dateUtc="2024-12-22T19:38:00Z">
                <w:pPr/>
              </w:pPrChange>
            </w:pPr>
          </w:p>
        </w:tc>
      </w:tr>
      <w:tr w:rsidR="00B010D0" w:rsidRPr="00033637" w:rsidDel="00BB33D1" w14:paraId="6C33CAB5" w14:textId="4352B092" w:rsidTr="00DA17B7">
        <w:trPr>
          <w:trHeight w:val="138"/>
          <w:jc w:val="center"/>
          <w:del w:id="7253" w:author="Mohammad Nayeem Hasan" w:date="2024-11-03T23:14: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51CACD53" w14:textId="0BAE9339" w:rsidR="00B010D0" w:rsidRPr="00033637" w:rsidDel="00BB33D1" w:rsidRDefault="00B010D0" w:rsidP="00F31FB2">
            <w:pPr>
              <w:spacing w:line="480" w:lineRule="auto"/>
              <w:rPr>
                <w:del w:id="7254" w:author="Mohammad Nayeem Hasan" w:date="2024-11-03T23:14:00Z"/>
                <w:rFonts w:ascii="Times New Roman" w:hAnsi="Times New Roman" w:cs="Times New Roman"/>
                <w:sz w:val="24"/>
                <w:szCs w:val="24"/>
              </w:rPr>
              <w:pPrChange w:id="7255" w:author="Mohammad Nayeem Hasan" w:date="2024-12-23T01:38:00Z" w16du:dateUtc="2024-12-22T19:38:00Z">
                <w:pPr/>
              </w:pPrChange>
            </w:pPr>
            <w:del w:id="7256" w:author="Mohammad Nayeem Hasan" w:date="2024-11-03T23:14:00Z">
              <w:r w:rsidRPr="00033637" w:rsidDel="00BB33D1">
                <w:rPr>
                  <w:rFonts w:ascii="Times New Roman" w:hAnsi="Times New Roman" w:cs="Times New Roman"/>
                  <w:sz w:val="24"/>
                  <w:szCs w:val="24"/>
                </w:rPr>
                <w:delText>Child’s sex</w:delText>
              </w:r>
            </w:del>
          </w:p>
        </w:tc>
      </w:tr>
      <w:tr w:rsidR="00861DA4" w:rsidRPr="00033637" w:rsidDel="00BB33D1" w14:paraId="10598E30" w14:textId="77777777" w:rsidTr="00D70918">
        <w:trPr>
          <w:trHeight w:val="268"/>
          <w:jc w:val="center"/>
          <w:del w:id="7257"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19F46EA1" w14:textId="588BD128" w:rsidR="00B010D0" w:rsidRPr="00033637" w:rsidDel="00BB33D1" w:rsidRDefault="00B010D0" w:rsidP="00F31FB2">
            <w:pPr>
              <w:spacing w:line="480" w:lineRule="auto"/>
              <w:rPr>
                <w:del w:id="7258" w:author="Mohammad Nayeem Hasan" w:date="2024-11-03T23:14:00Z"/>
                <w:rFonts w:ascii="Times New Roman" w:hAnsi="Times New Roman" w:cs="Times New Roman"/>
                <w:sz w:val="24"/>
                <w:szCs w:val="24"/>
              </w:rPr>
              <w:pPrChange w:id="7259" w:author="Mohammad Nayeem Hasan" w:date="2024-12-23T01:38:00Z" w16du:dateUtc="2024-12-22T19:38:00Z">
                <w:pPr/>
              </w:pPrChange>
            </w:pPr>
            <w:del w:id="7260" w:author="Mohammad Nayeem Hasan" w:date="2024-11-03T23:14:00Z">
              <w:r w:rsidRPr="00033637" w:rsidDel="00BB33D1">
                <w:rPr>
                  <w:rFonts w:ascii="Times New Roman" w:hAnsi="Times New Roman" w:cs="Times New Roman"/>
                  <w:sz w:val="24"/>
                  <w:szCs w:val="24"/>
                </w:rPr>
                <w:delText>Male</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5144C71E" w14:textId="6C22F327" w:rsidR="00B010D0" w:rsidRPr="00033637" w:rsidDel="00BB33D1" w:rsidRDefault="00B010D0" w:rsidP="00F31FB2">
            <w:pPr>
              <w:spacing w:line="480" w:lineRule="auto"/>
              <w:rPr>
                <w:del w:id="7261" w:author="Mohammad Nayeem Hasan" w:date="2024-11-03T23:14:00Z"/>
                <w:rFonts w:ascii="Times New Roman" w:hAnsi="Times New Roman" w:cs="Times New Roman"/>
                <w:sz w:val="24"/>
                <w:szCs w:val="24"/>
              </w:rPr>
              <w:pPrChange w:id="7262" w:author="Mohammad Nayeem Hasan" w:date="2024-12-23T01:38:00Z" w16du:dateUtc="2024-12-22T19:38:00Z">
                <w:pPr/>
              </w:pPrChange>
            </w:pPr>
            <w:del w:id="7263" w:author="Mohammad Nayeem Hasan" w:date="2024-11-03T23:14:00Z">
              <w:r w:rsidRPr="00033637" w:rsidDel="00BB33D1">
                <w:rPr>
                  <w:rFonts w:ascii="Times New Roman" w:hAnsi="Times New Roman" w:cs="Times New Roman"/>
                  <w:sz w:val="24"/>
                  <w:szCs w:val="24"/>
                </w:rPr>
                <w:delText>1200 (7.4)</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56979F51" w14:textId="3ED87177" w:rsidR="00B010D0" w:rsidRPr="00033637" w:rsidDel="00BB33D1" w:rsidRDefault="00B010D0" w:rsidP="00F31FB2">
            <w:pPr>
              <w:spacing w:line="480" w:lineRule="auto"/>
              <w:rPr>
                <w:del w:id="7264" w:author="Mohammad Nayeem Hasan" w:date="2024-11-03T23:14:00Z"/>
                <w:rFonts w:ascii="Times New Roman" w:hAnsi="Times New Roman" w:cs="Times New Roman"/>
                <w:sz w:val="24"/>
                <w:szCs w:val="24"/>
              </w:rPr>
              <w:pPrChange w:id="7265" w:author="Mohammad Nayeem Hasan" w:date="2024-12-23T01:38:00Z" w16du:dateUtc="2024-12-22T19:38:00Z">
                <w:pPr/>
              </w:pPrChange>
            </w:pPr>
            <w:del w:id="7266" w:author="Mohammad Nayeem Hasan" w:date="2024-11-03T23:14:00Z">
              <w:r w:rsidRPr="00033637" w:rsidDel="00BB33D1">
                <w:rPr>
                  <w:rFonts w:ascii="Times New Roman" w:hAnsi="Times New Roman" w:cs="Times New Roman"/>
                  <w:sz w:val="24"/>
                  <w:szCs w:val="24"/>
                </w:rPr>
                <w:delText>15017 (92.6)</w:delText>
              </w:r>
            </w:del>
          </w:p>
        </w:tc>
        <w:tc>
          <w:tcPr>
            <w:tcW w:w="520" w:type="pct"/>
            <w:vMerge w:val="restart"/>
            <w:tcBorders>
              <w:top w:val="single" w:sz="4" w:space="0" w:color="auto"/>
              <w:left w:val="single" w:sz="4" w:space="0" w:color="auto"/>
              <w:bottom w:val="single" w:sz="4" w:space="0" w:color="auto"/>
              <w:right w:val="single" w:sz="4" w:space="0" w:color="auto"/>
            </w:tcBorders>
            <w:vAlign w:val="center"/>
            <w:hideMark/>
          </w:tcPr>
          <w:p w14:paraId="11C7C2F7" w14:textId="72709408" w:rsidR="00B010D0" w:rsidRPr="00033637" w:rsidDel="00BB33D1" w:rsidRDefault="00B010D0" w:rsidP="00F31FB2">
            <w:pPr>
              <w:spacing w:line="480" w:lineRule="auto"/>
              <w:rPr>
                <w:del w:id="7267" w:author="Mohammad Nayeem Hasan" w:date="2024-11-03T23:14:00Z"/>
                <w:rFonts w:ascii="Times New Roman" w:hAnsi="Times New Roman" w:cs="Times New Roman"/>
                <w:sz w:val="24"/>
                <w:szCs w:val="24"/>
              </w:rPr>
              <w:pPrChange w:id="7268" w:author="Mohammad Nayeem Hasan" w:date="2024-12-23T01:38:00Z" w16du:dateUtc="2024-12-22T19:38:00Z">
                <w:pPr/>
              </w:pPrChange>
            </w:pPr>
            <w:del w:id="7269" w:author="Mohammad Nayeem Hasan" w:date="2024-11-03T23:14:00Z">
              <w:r w:rsidRPr="00033637" w:rsidDel="00BB33D1">
                <w:rPr>
                  <w:rFonts w:ascii="Times New Roman" w:hAnsi="Times New Roman" w:cs="Times New Roman"/>
                  <w:sz w:val="24"/>
                  <w:szCs w:val="24"/>
                </w:rPr>
                <w:delText>0.107</w:delText>
              </w:r>
            </w:del>
          </w:p>
        </w:tc>
        <w:tc>
          <w:tcPr>
            <w:tcW w:w="361" w:type="pct"/>
            <w:tcBorders>
              <w:top w:val="single" w:sz="4" w:space="0" w:color="auto"/>
              <w:left w:val="single" w:sz="4" w:space="0" w:color="auto"/>
              <w:bottom w:val="single" w:sz="4" w:space="0" w:color="auto"/>
              <w:right w:val="single" w:sz="4" w:space="0" w:color="auto"/>
            </w:tcBorders>
            <w:vAlign w:val="center"/>
            <w:hideMark/>
          </w:tcPr>
          <w:p w14:paraId="378F3DB8" w14:textId="6CFB2FC8" w:rsidR="00B010D0" w:rsidRPr="00033637" w:rsidDel="00BB33D1" w:rsidRDefault="00B010D0" w:rsidP="00F31FB2">
            <w:pPr>
              <w:spacing w:line="480" w:lineRule="auto"/>
              <w:rPr>
                <w:del w:id="7270" w:author="Mohammad Nayeem Hasan" w:date="2024-11-03T23:14:00Z"/>
                <w:rFonts w:ascii="Times New Roman" w:hAnsi="Times New Roman" w:cs="Times New Roman"/>
                <w:sz w:val="24"/>
                <w:szCs w:val="24"/>
              </w:rPr>
              <w:pPrChange w:id="7271" w:author="Mohammad Nayeem Hasan" w:date="2024-12-23T01:38:00Z" w16du:dateUtc="2024-12-22T19:38:00Z">
                <w:pPr/>
              </w:pPrChange>
            </w:pPr>
            <w:del w:id="7272" w:author="Mohammad Nayeem Hasan" w:date="2024-11-03T23:14:00Z">
              <w:r w:rsidRPr="00033637" w:rsidDel="00BB33D1">
                <w:rPr>
                  <w:rFonts w:ascii="Times New Roman" w:hAnsi="Times New Roman" w:cs="Times New Roman"/>
                  <w:sz w:val="24"/>
                  <w:szCs w:val="24"/>
                </w:rPr>
                <w:delText>421 (3.9)</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0D3F9A55" w14:textId="6EDDE4BB" w:rsidR="00B010D0" w:rsidRPr="00033637" w:rsidDel="00BB33D1" w:rsidRDefault="00B010D0" w:rsidP="00F31FB2">
            <w:pPr>
              <w:spacing w:line="480" w:lineRule="auto"/>
              <w:rPr>
                <w:del w:id="7273" w:author="Mohammad Nayeem Hasan" w:date="2024-11-03T23:14:00Z"/>
                <w:rFonts w:ascii="Times New Roman" w:hAnsi="Times New Roman" w:cs="Times New Roman"/>
                <w:sz w:val="24"/>
                <w:szCs w:val="24"/>
              </w:rPr>
              <w:pPrChange w:id="7274" w:author="Mohammad Nayeem Hasan" w:date="2024-12-23T01:38:00Z" w16du:dateUtc="2024-12-22T19:38:00Z">
                <w:pPr/>
              </w:pPrChange>
            </w:pPr>
            <w:del w:id="7275" w:author="Mohammad Nayeem Hasan" w:date="2024-11-03T23:14:00Z">
              <w:r w:rsidRPr="00033637" w:rsidDel="00BB33D1">
                <w:rPr>
                  <w:rFonts w:ascii="Times New Roman" w:hAnsi="Times New Roman" w:cs="Times New Roman"/>
                  <w:sz w:val="24"/>
                  <w:szCs w:val="24"/>
                </w:rPr>
                <w:delText>10268 (96.1)</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tcPr>
          <w:p w14:paraId="5C10643A" w14:textId="098BC0EA" w:rsidR="00B010D0" w:rsidRPr="00033637" w:rsidDel="00BB33D1" w:rsidRDefault="00B010D0" w:rsidP="00F31FB2">
            <w:pPr>
              <w:spacing w:line="480" w:lineRule="auto"/>
              <w:rPr>
                <w:del w:id="7276" w:author="Mohammad Nayeem Hasan" w:date="2024-11-03T23:14:00Z"/>
                <w:rFonts w:ascii="Times New Roman" w:hAnsi="Times New Roman" w:cs="Times New Roman"/>
                <w:sz w:val="24"/>
                <w:szCs w:val="24"/>
              </w:rPr>
              <w:pPrChange w:id="7277" w:author="Mohammad Nayeem Hasan" w:date="2024-12-23T01:38:00Z" w16du:dateUtc="2024-12-22T19:38:00Z">
                <w:pPr/>
              </w:pPrChange>
            </w:pPr>
            <w:del w:id="7278" w:author="Mohammad Nayeem Hasan" w:date="2024-11-03T23:14:00Z">
              <w:r w:rsidRPr="00033637" w:rsidDel="00BB33D1">
                <w:rPr>
                  <w:rFonts w:ascii="Times New Roman" w:hAnsi="Times New Roman" w:cs="Times New Roman"/>
                  <w:sz w:val="24"/>
                  <w:szCs w:val="24"/>
                </w:rPr>
                <w:delText>0.931</w:delText>
              </w:r>
            </w:del>
          </w:p>
          <w:p w14:paraId="7BE1EB7E" w14:textId="51747FEA" w:rsidR="00B010D0" w:rsidRPr="00033637" w:rsidDel="00BB33D1" w:rsidRDefault="00B010D0" w:rsidP="00F31FB2">
            <w:pPr>
              <w:spacing w:line="480" w:lineRule="auto"/>
              <w:rPr>
                <w:del w:id="7279" w:author="Mohammad Nayeem Hasan" w:date="2024-11-03T23:14:00Z"/>
                <w:rFonts w:ascii="Times New Roman" w:hAnsi="Times New Roman" w:cs="Times New Roman"/>
                <w:sz w:val="24"/>
                <w:szCs w:val="24"/>
              </w:rPr>
              <w:pPrChange w:id="7280"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25144C97" w14:textId="4DDCE2E7" w:rsidR="00B010D0" w:rsidRPr="00033637" w:rsidDel="00BB33D1" w:rsidRDefault="00B010D0" w:rsidP="00F31FB2">
            <w:pPr>
              <w:spacing w:line="480" w:lineRule="auto"/>
              <w:rPr>
                <w:del w:id="7281" w:author="Mohammad Nayeem Hasan" w:date="2024-11-03T23:14:00Z"/>
                <w:rFonts w:ascii="Times New Roman" w:hAnsi="Times New Roman" w:cs="Times New Roman"/>
                <w:sz w:val="24"/>
                <w:szCs w:val="24"/>
              </w:rPr>
              <w:pPrChange w:id="7282" w:author="Mohammad Nayeem Hasan" w:date="2024-12-23T01:38:00Z" w16du:dateUtc="2024-12-22T19:38:00Z">
                <w:pPr/>
              </w:pPrChange>
            </w:pPr>
            <w:del w:id="7283" w:author="Mohammad Nayeem Hasan" w:date="2024-11-03T23:14:00Z">
              <w:r w:rsidRPr="00033637" w:rsidDel="00BB33D1">
                <w:rPr>
                  <w:rFonts w:ascii="Times New Roman" w:hAnsi="Times New Roman" w:cs="Times New Roman"/>
                  <w:sz w:val="24"/>
                  <w:szCs w:val="24"/>
                </w:rPr>
                <w:delText>860 (7.2)</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16CB1499" w14:textId="5AEF0A6C" w:rsidR="00B010D0" w:rsidRPr="00033637" w:rsidDel="00BB33D1" w:rsidRDefault="00B010D0" w:rsidP="00F31FB2">
            <w:pPr>
              <w:spacing w:line="480" w:lineRule="auto"/>
              <w:rPr>
                <w:del w:id="7284" w:author="Mohammad Nayeem Hasan" w:date="2024-11-03T23:14:00Z"/>
                <w:rFonts w:ascii="Times New Roman" w:hAnsi="Times New Roman" w:cs="Times New Roman"/>
                <w:sz w:val="24"/>
                <w:szCs w:val="24"/>
              </w:rPr>
              <w:pPrChange w:id="7285" w:author="Mohammad Nayeem Hasan" w:date="2024-12-23T01:38:00Z" w16du:dateUtc="2024-12-22T19:38:00Z">
                <w:pPr/>
              </w:pPrChange>
            </w:pPr>
            <w:del w:id="7286" w:author="Mohammad Nayeem Hasan" w:date="2024-11-03T23:14:00Z">
              <w:r w:rsidRPr="00033637" w:rsidDel="00BB33D1">
                <w:rPr>
                  <w:rFonts w:ascii="Times New Roman" w:hAnsi="Times New Roman" w:cs="Times New Roman"/>
                  <w:sz w:val="24"/>
                  <w:szCs w:val="24"/>
                </w:rPr>
                <w:delText>11144 (92.8)</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07E1FFF6" w14:textId="1C52EEF0" w:rsidR="00B010D0" w:rsidRPr="00033637" w:rsidDel="00BB33D1" w:rsidRDefault="00B010D0" w:rsidP="00F31FB2">
            <w:pPr>
              <w:spacing w:line="480" w:lineRule="auto"/>
              <w:rPr>
                <w:del w:id="7287" w:author="Mohammad Nayeem Hasan" w:date="2024-11-03T23:14:00Z"/>
                <w:rFonts w:ascii="Times New Roman" w:hAnsi="Times New Roman" w:cs="Times New Roman"/>
                <w:sz w:val="24"/>
                <w:szCs w:val="24"/>
              </w:rPr>
              <w:pPrChange w:id="7288" w:author="Mohammad Nayeem Hasan" w:date="2024-12-23T01:38:00Z" w16du:dateUtc="2024-12-22T19:38:00Z">
                <w:pPr/>
              </w:pPrChange>
            </w:pPr>
            <w:del w:id="7289" w:author="Mohammad Nayeem Hasan" w:date="2024-11-03T23:14:00Z">
              <w:r w:rsidRPr="00033637" w:rsidDel="00BB33D1">
                <w:rPr>
                  <w:rFonts w:ascii="Times New Roman" w:hAnsi="Times New Roman" w:cs="Times New Roman"/>
                  <w:sz w:val="24"/>
                  <w:szCs w:val="24"/>
                </w:rPr>
                <w:delText>0.178</w:delText>
              </w:r>
            </w:del>
          </w:p>
        </w:tc>
      </w:tr>
      <w:tr w:rsidR="00072E76" w:rsidRPr="00033637" w:rsidDel="00BB33D1" w14:paraId="3FFFF86D" w14:textId="77777777" w:rsidTr="00D70918">
        <w:trPr>
          <w:trHeight w:val="138"/>
          <w:jc w:val="center"/>
          <w:del w:id="7290"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223CF767" w14:textId="41A0EC39" w:rsidR="00B010D0" w:rsidRPr="00033637" w:rsidDel="00BB33D1" w:rsidRDefault="00B010D0" w:rsidP="00F31FB2">
            <w:pPr>
              <w:spacing w:line="480" w:lineRule="auto"/>
              <w:rPr>
                <w:del w:id="7291" w:author="Mohammad Nayeem Hasan" w:date="2024-11-03T23:14:00Z"/>
                <w:rFonts w:ascii="Times New Roman" w:hAnsi="Times New Roman" w:cs="Times New Roman"/>
                <w:sz w:val="24"/>
                <w:szCs w:val="24"/>
              </w:rPr>
              <w:pPrChange w:id="7292" w:author="Mohammad Nayeem Hasan" w:date="2024-12-23T01:38:00Z" w16du:dateUtc="2024-12-22T19:38:00Z">
                <w:pPr/>
              </w:pPrChange>
            </w:pPr>
            <w:del w:id="7293" w:author="Mohammad Nayeem Hasan" w:date="2024-11-03T23:14:00Z">
              <w:r w:rsidRPr="00033637" w:rsidDel="00BB33D1">
                <w:rPr>
                  <w:rFonts w:ascii="Times New Roman" w:hAnsi="Times New Roman" w:cs="Times New Roman"/>
                  <w:sz w:val="24"/>
                  <w:szCs w:val="24"/>
                </w:rPr>
                <w:delText>Female</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17EBE5B0" w14:textId="084BCCEC" w:rsidR="00B010D0" w:rsidRPr="00033637" w:rsidDel="00BB33D1" w:rsidRDefault="00B010D0" w:rsidP="00F31FB2">
            <w:pPr>
              <w:spacing w:line="480" w:lineRule="auto"/>
              <w:rPr>
                <w:del w:id="7294" w:author="Mohammad Nayeem Hasan" w:date="2024-11-03T23:14:00Z"/>
                <w:rFonts w:ascii="Times New Roman" w:hAnsi="Times New Roman" w:cs="Times New Roman"/>
                <w:sz w:val="24"/>
                <w:szCs w:val="24"/>
              </w:rPr>
              <w:pPrChange w:id="7295" w:author="Mohammad Nayeem Hasan" w:date="2024-12-23T01:38:00Z" w16du:dateUtc="2024-12-22T19:38:00Z">
                <w:pPr/>
              </w:pPrChange>
            </w:pPr>
            <w:del w:id="7296" w:author="Mohammad Nayeem Hasan" w:date="2024-11-03T23:14:00Z">
              <w:r w:rsidRPr="00033637" w:rsidDel="00BB33D1">
                <w:rPr>
                  <w:rFonts w:ascii="Times New Roman" w:hAnsi="Times New Roman" w:cs="Times New Roman"/>
                  <w:sz w:val="24"/>
                  <w:szCs w:val="24"/>
                </w:rPr>
                <w:delText>1054 (6.9)</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4FD75E6A" w14:textId="4CF94DBA" w:rsidR="00B010D0" w:rsidRPr="00033637" w:rsidDel="00BB33D1" w:rsidRDefault="00B010D0" w:rsidP="00F31FB2">
            <w:pPr>
              <w:spacing w:line="480" w:lineRule="auto"/>
              <w:rPr>
                <w:del w:id="7297" w:author="Mohammad Nayeem Hasan" w:date="2024-11-03T23:14:00Z"/>
                <w:rFonts w:ascii="Times New Roman" w:hAnsi="Times New Roman" w:cs="Times New Roman"/>
                <w:sz w:val="24"/>
                <w:szCs w:val="24"/>
              </w:rPr>
              <w:pPrChange w:id="7298" w:author="Mohammad Nayeem Hasan" w:date="2024-12-23T01:38:00Z" w16du:dateUtc="2024-12-22T19:38:00Z">
                <w:pPr/>
              </w:pPrChange>
            </w:pPr>
            <w:del w:id="7299" w:author="Mohammad Nayeem Hasan" w:date="2024-11-03T23:14:00Z">
              <w:r w:rsidRPr="00033637" w:rsidDel="00BB33D1">
                <w:rPr>
                  <w:rFonts w:ascii="Times New Roman" w:hAnsi="Times New Roman" w:cs="Times New Roman"/>
                  <w:sz w:val="24"/>
                  <w:szCs w:val="24"/>
                </w:rPr>
                <w:delText>14278 (93.1)</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44DDB4E" w14:textId="1327AEE4" w:rsidR="00B010D0" w:rsidRPr="00033637" w:rsidDel="00BB33D1" w:rsidRDefault="00B010D0" w:rsidP="00F31FB2">
            <w:pPr>
              <w:spacing w:line="480" w:lineRule="auto"/>
              <w:rPr>
                <w:del w:id="7300" w:author="Mohammad Nayeem Hasan" w:date="2024-11-03T23:14:00Z"/>
                <w:rFonts w:ascii="Times New Roman" w:hAnsi="Times New Roman" w:cs="Times New Roman"/>
                <w:sz w:val="24"/>
                <w:szCs w:val="24"/>
              </w:rPr>
              <w:pPrChange w:id="7301"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09E30E2A" w14:textId="1920B575" w:rsidR="00B010D0" w:rsidRPr="00033637" w:rsidDel="00BB33D1" w:rsidRDefault="00B010D0" w:rsidP="00F31FB2">
            <w:pPr>
              <w:spacing w:line="480" w:lineRule="auto"/>
              <w:rPr>
                <w:del w:id="7302" w:author="Mohammad Nayeem Hasan" w:date="2024-11-03T23:14:00Z"/>
                <w:rFonts w:ascii="Times New Roman" w:hAnsi="Times New Roman" w:cs="Times New Roman"/>
                <w:sz w:val="24"/>
                <w:szCs w:val="24"/>
              </w:rPr>
              <w:pPrChange w:id="7303" w:author="Mohammad Nayeem Hasan" w:date="2024-12-23T01:38:00Z" w16du:dateUtc="2024-12-22T19:38:00Z">
                <w:pPr/>
              </w:pPrChange>
            </w:pPr>
            <w:del w:id="7304" w:author="Mohammad Nayeem Hasan" w:date="2024-11-03T23:14:00Z">
              <w:r w:rsidRPr="00033637" w:rsidDel="00BB33D1">
                <w:rPr>
                  <w:rFonts w:ascii="Times New Roman" w:hAnsi="Times New Roman" w:cs="Times New Roman"/>
                  <w:sz w:val="24"/>
                  <w:szCs w:val="24"/>
                </w:rPr>
                <w:delText>404 (4.0)</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66A31807" w14:textId="5EA36AD1" w:rsidR="00B010D0" w:rsidRPr="00033637" w:rsidDel="00BB33D1" w:rsidRDefault="00B010D0" w:rsidP="00F31FB2">
            <w:pPr>
              <w:spacing w:line="480" w:lineRule="auto"/>
              <w:rPr>
                <w:del w:id="7305" w:author="Mohammad Nayeem Hasan" w:date="2024-11-03T23:14:00Z"/>
                <w:rFonts w:ascii="Times New Roman" w:hAnsi="Times New Roman" w:cs="Times New Roman"/>
                <w:sz w:val="24"/>
                <w:szCs w:val="24"/>
              </w:rPr>
              <w:pPrChange w:id="7306" w:author="Mohammad Nayeem Hasan" w:date="2024-12-23T01:38:00Z" w16du:dateUtc="2024-12-22T19:38:00Z">
                <w:pPr/>
              </w:pPrChange>
            </w:pPr>
            <w:del w:id="7307" w:author="Mohammad Nayeem Hasan" w:date="2024-11-03T23:14:00Z">
              <w:r w:rsidRPr="00033637" w:rsidDel="00BB33D1">
                <w:rPr>
                  <w:rFonts w:ascii="Times New Roman" w:hAnsi="Times New Roman" w:cs="Times New Roman"/>
                  <w:sz w:val="24"/>
                  <w:szCs w:val="24"/>
                </w:rPr>
                <w:delText>9799 (96.0)</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9DDBC48" w14:textId="3E45C764" w:rsidR="00B010D0" w:rsidRPr="00033637" w:rsidDel="00BB33D1" w:rsidRDefault="00B010D0" w:rsidP="00F31FB2">
            <w:pPr>
              <w:spacing w:line="480" w:lineRule="auto"/>
              <w:rPr>
                <w:del w:id="7308" w:author="Mohammad Nayeem Hasan" w:date="2024-11-03T23:14:00Z"/>
                <w:rFonts w:ascii="Times New Roman" w:hAnsi="Times New Roman" w:cs="Times New Roman"/>
                <w:sz w:val="24"/>
                <w:szCs w:val="24"/>
              </w:rPr>
              <w:pPrChange w:id="7309"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6A8CD3AC" w14:textId="7721265E" w:rsidR="00B010D0" w:rsidRPr="00033637" w:rsidDel="00BB33D1" w:rsidRDefault="00B010D0" w:rsidP="00F31FB2">
            <w:pPr>
              <w:spacing w:line="480" w:lineRule="auto"/>
              <w:rPr>
                <w:del w:id="7310" w:author="Mohammad Nayeem Hasan" w:date="2024-11-03T23:14:00Z"/>
                <w:rFonts w:ascii="Times New Roman" w:hAnsi="Times New Roman" w:cs="Times New Roman"/>
                <w:sz w:val="24"/>
                <w:szCs w:val="24"/>
              </w:rPr>
              <w:pPrChange w:id="7311" w:author="Mohammad Nayeem Hasan" w:date="2024-12-23T01:38:00Z" w16du:dateUtc="2024-12-22T19:38:00Z">
                <w:pPr/>
              </w:pPrChange>
            </w:pPr>
            <w:del w:id="7312" w:author="Mohammad Nayeem Hasan" w:date="2024-11-03T23:14:00Z">
              <w:r w:rsidRPr="00033637" w:rsidDel="00BB33D1">
                <w:rPr>
                  <w:rFonts w:ascii="Times New Roman" w:hAnsi="Times New Roman" w:cs="Times New Roman"/>
                  <w:sz w:val="24"/>
                  <w:szCs w:val="24"/>
                </w:rPr>
                <w:delText>736 (6.6)</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37A14C32" w14:textId="5580C00F" w:rsidR="00B010D0" w:rsidRPr="00033637" w:rsidDel="00BB33D1" w:rsidRDefault="00B010D0" w:rsidP="00F31FB2">
            <w:pPr>
              <w:spacing w:line="480" w:lineRule="auto"/>
              <w:rPr>
                <w:del w:id="7313" w:author="Mohammad Nayeem Hasan" w:date="2024-11-03T23:14:00Z"/>
                <w:rFonts w:ascii="Times New Roman" w:hAnsi="Times New Roman" w:cs="Times New Roman"/>
                <w:sz w:val="24"/>
                <w:szCs w:val="24"/>
              </w:rPr>
              <w:pPrChange w:id="7314" w:author="Mohammad Nayeem Hasan" w:date="2024-12-23T01:38:00Z" w16du:dateUtc="2024-12-22T19:38:00Z">
                <w:pPr/>
              </w:pPrChange>
            </w:pPr>
            <w:del w:id="7315" w:author="Mohammad Nayeem Hasan" w:date="2024-11-03T23:14:00Z">
              <w:r w:rsidRPr="00033637" w:rsidDel="00BB33D1">
                <w:rPr>
                  <w:rFonts w:ascii="Times New Roman" w:hAnsi="Times New Roman" w:cs="Times New Roman"/>
                  <w:sz w:val="24"/>
                  <w:szCs w:val="24"/>
                </w:rPr>
                <w:delText>10347 (93.4)</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1F4E46B" w14:textId="4754E534" w:rsidR="00B010D0" w:rsidRPr="00033637" w:rsidDel="00BB33D1" w:rsidRDefault="00B010D0" w:rsidP="00F31FB2">
            <w:pPr>
              <w:spacing w:line="480" w:lineRule="auto"/>
              <w:rPr>
                <w:del w:id="7316" w:author="Mohammad Nayeem Hasan" w:date="2024-11-03T23:14:00Z"/>
                <w:rFonts w:ascii="Times New Roman" w:hAnsi="Times New Roman" w:cs="Times New Roman"/>
                <w:sz w:val="24"/>
                <w:szCs w:val="24"/>
              </w:rPr>
              <w:pPrChange w:id="7317" w:author="Mohammad Nayeem Hasan" w:date="2024-12-23T01:38:00Z" w16du:dateUtc="2024-12-22T19:38:00Z">
                <w:pPr/>
              </w:pPrChange>
            </w:pPr>
          </w:p>
        </w:tc>
      </w:tr>
      <w:tr w:rsidR="00B010D0" w:rsidRPr="00033637" w:rsidDel="00BB33D1" w14:paraId="79689D84" w14:textId="60FDB907" w:rsidTr="00DA17B7">
        <w:trPr>
          <w:trHeight w:val="138"/>
          <w:jc w:val="center"/>
          <w:del w:id="7318" w:author="Mohammad Nayeem Hasan" w:date="2024-11-03T23:14: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6FD5D566" w14:textId="284B04A3" w:rsidR="00B010D0" w:rsidRPr="00033637" w:rsidDel="00BB33D1" w:rsidRDefault="00B010D0" w:rsidP="00F31FB2">
            <w:pPr>
              <w:spacing w:line="480" w:lineRule="auto"/>
              <w:rPr>
                <w:del w:id="7319" w:author="Mohammad Nayeem Hasan" w:date="2024-11-03T23:14:00Z"/>
                <w:rFonts w:ascii="Times New Roman" w:hAnsi="Times New Roman" w:cs="Times New Roman"/>
                <w:sz w:val="24"/>
                <w:szCs w:val="24"/>
              </w:rPr>
              <w:pPrChange w:id="7320" w:author="Mohammad Nayeem Hasan" w:date="2024-12-23T01:38:00Z" w16du:dateUtc="2024-12-22T19:38:00Z">
                <w:pPr/>
              </w:pPrChange>
            </w:pPr>
            <w:del w:id="7321" w:author="Mohammad Nayeem Hasan" w:date="2024-11-03T23:14:00Z">
              <w:r w:rsidRPr="00033637" w:rsidDel="00BB33D1">
                <w:rPr>
                  <w:rFonts w:ascii="Times New Roman" w:hAnsi="Times New Roman" w:cs="Times New Roman"/>
                  <w:sz w:val="24"/>
                  <w:szCs w:val="24"/>
                </w:rPr>
                <w:delText xml:space="preserve">Inadequate </w:delText>
              </w:r>
            </w:del>
            <w:del w:id="7322" w:author="Mohammad Nayeem Hasan" w:date="2024-11-03T21:55:00Z">
              <w:r w:rsidRPr="00033637" w:rsidDel="00CA62EC">
                <w:rPr>
                  <w:rFonts w:ascii="Times New Roman" w:hAnsi="Times New Roman" w:cs="Times New Roman"/>
                  <w:sz w:val="24"/>
                  <w:szCs w:val="24"/>
                </w:rPr>
                <w:delText>S</w:delText>
              </w:r>
            </w:del>
            <w:del w:id="7323" w:author="Mohammad Nayeem Hasan" w:date="2024-11-03T23:14:00Z">
              <w:r w:rsidRPr="00033637" w:rsidDel="00BB33D1">
                <w:rPr>
                  <w:rFonts w:ascii="Times New Roman" w:hAnsi="Times New Roman" w:cs="Times New Roman"/>
                  <w:sz w:val="24"/>
                  <w:szCs w:val="24"/>
                </w:rPr>
                <w:delText>upervision</w:delText>
              </w:r>
            </w:del>
          </w:p>
        </w:tc>
      </w:tr>
      <w:tr w:rsidR="00861DA4" w:rsidRPr="00033637" w:rsidDel="00BB33D1" w14:paraId="4E0E9629" w14:textId="77777777" w:rsidTr="00D70918">
        <w:trPr>
          <w:trHeight w:val="138"/>
          <w:jc w:val="center"/>
          <w:del w:id="7324"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3D6FCDB6" w14:textId="042A95D2" w:rsidR="00B010D0" w:rsidRPr="00033637" w:rsidDel="00BB33D1" w:rsidRDefault="00B010D0" w:rsidP="00F31FB2">
            <w:pPr>
              <w:spacing w:line="480" w:lineRule="auto"/>
              <w:rPr>
                <w:del w:id="7325" w:author="Mohammad Nayeem Hasan" w:date="2024-11-03T23:14:00Z"/>
                <w:rFonts w:ascii="Times New Roman" w:hAnsi="Times New Roman" w:cs="Times New Roman"/>
                <w:sz w:val="24"/>
                <w:szCs w:val="24"/>
              </w:rPr>
              <w:pPrChange w:id="7326" w:author="Mohammad Nayeem Hasan" w:date="2024-12-23T01:38:00Z" w16du:dateUtc="2024-12-22T19:38:00Z">
                <w:pPr/>
              </w:pPrChange>
            </w:pPr>
            <w:del w:id="7327" w:author="Mohammad Nayeem Hasan" w:date="2024-11-03T23:14:00Z">
              <w:r w:rsidRPr="00033637" w:rsidDel="00BB33D1">
                <w:rPr>
                  <w:rFonts w:ascii="Times New Roman" w:hAnsi="Times New Roman" w:cs="Times New Roman"/>
                  <w:sz w:val="24"/>
                  <w:szCs w:val="24"/>
                </w:rPr>
                <w:delText>Yes</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0533833B" w14:textId="6B85FBA9" w:rsidR="00B010D0" w:rsidRPr="00033637" w:rsidDel="00BB33D1" w:rsidRDefault="00B010D0" w:rsidP="00F31FB2">
            <w:pPr>
              <w:spacing w:line="480" w:lineRule="auto"/>
              <w:rPr>
                <w:del w:id="7328" w:author="Mohammad Nayeem Hasan" w:date="2024-11-03T23:14:00Z"/>
                <w:rFonts w:ascii="Times New Roman" w:hAnsi="Times New Roman" w:cs="Times New Roman"/>
                <w:sz w:val="24"/>
                <w:szCs w:val="24"/>
              </w:rPr>
              <w:pPrChange w:id="7329" w:author="Mohammad Nayeem Hasan" w:date="2024-12-23T01:38:00Z" w16du:dateUtc="2024-12-22T19:38:00Z">
                <w:pPr/>
              </w:pPrChange>
            </w:pPr>
            <w:del w:id="7330" w:author="Mohammad Nayeem Hasan" w:date="2024-11-03T23:14:00Z">
              <w:r w:rsidRPr="00033637" w:rsidDel="00BB33D1">
                <w:rPr>
                  <w:rFonts w:ascii="Times New Roman" w:hAnsi="Times New Roman" w:cs="Times New Roman"/>
                  <w:sz w:val="24"/>
                  <w:szCs w:val="24"/>
                </w:rPr>
                <w:delText>-</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243E262F" w14:textId="40006613" w:rsidR="00B010D0" w:rsidRPr="00033637" w:rsidDel="00BB33D1" w:rsidRDefault="00B010D0" w:rsidP="00F31FB2">
            <w:pPr>
              <w:spacing w:line="480" w:lineRule="auto"/>
              <w:rPr>
                <w:del w:id="7331" w:author="Mohammad Nayeem Hasan" w:date="2024-11-03T23:14:00Z"/>
                <w:rFonts w:ascii="Times New Roman" w:hAnsi="Times New Roman" w:cs="Times New Roman"/>
                <w:sz w:val="24"/>
                <w:szCs w:val="24"/>
              </w:rPr>
              <w:pPrChange w:id="7332" w:author="Mohammad Nayeem Hasan" w:date="2024-12-23T01:38:00Z" w16du:dateUtc="2024-12-22T19:38:00Z">
                <w:pPr/>
              </w:pPrChange>
            </w:pPr>
            <w:del w:id="7333" w:author="Mohammad Nayeem Hasan" w:date="2024-11-03T23:14:00Z">
              <w:r w:rsidRPr="00033637" w:rsidDel="00BB33D1">
                <w:rPr>
                  <w:rFonts w:ascii="Times New Roman" w:hAnsi="Times New Roman" w:cs="Times New Roman"/>
                  <w:sz w:val="24"/>
                  <w:szCs w:val="24"/>
                </w:rPr>
                <w:delText>-</w:delText>
              </w:r>
            </w:del>
          </w:p>
        </w:tc>
        <w:tc>
          <w:tcPr>
            <w:tcW w:w="520" w:type="pct"/>
            <w:vMerge w:val="restart"/>
            <w:tcBorders>
              <w:top w:val="single" w:sz="4" w:space="0" w:color="auto"/>
              <w:left w:val="single" w:sz="4" w:space="0" w:color="auto"/>
              <w:bottom w:val="single" w:sz="4" w:space="0" w:color="auto"/>
              <w:right w:val="single" w:sz="4" w:space="0" w:color="auto"/>
            </w:tcBorders>
            <w:vAlign w:val="center"/>
          </w:tcPr>
          <w:p w14:paraId="7F4B91F1" w14:textId="6A58CDB4" w:rsidR="00B010D0" w:rsidRPr="00033637" w:rsidDel="00BB33D1" w:rsidRDefault="00B010D0" w:rsidP="00F31FB2">
            <w:pPr>
              <w:spacing w:line="480" w:lineRule="auto"/>
              <w:rPr>
                <w:del w:id="7334" w:author="Mohammad Nayeem Hasan" w:date="2024-11-03T23:14:00Z"/>
                <w:rFonts w:ascii="Times New Roman" w:hAnsi="Times New Roman" w:cs="Times New Roman"/>
                <w:sz w:val="24"/>
                <w:szCs w:val="24"/>
              </w:rPr>
              <w:pPrChange w:id="7335"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112AC596" w14:textId="6527B723" w:rsidR="00B010D0" w:rsidRPr="00033637" w:rsidDel="00BB33D1" w:rsidRDefault="00B010D0" w:rsidP="00F31FB2">
            <w:pPr>
              <w:spacing w:line="480" w:lineRule="auto"/>
              <w:rPr>
                <w:del w:id="7336" w:author="Mohammad Nayeem Hasan" w:date="2024-11-03T23:14:00Z"/>
                <w:rFonts w:ascii="Times New Roman" w:hAnsi="Times New Roman" w:cs="Times New Roman"/>
                <w:sz w:val="24"/>
                <w:szCs w:val="24"/>
              </w:rPr>
              <w:pPrChange w:id="7337" w:author="Mohammad Nayeem Hasan" w:date="2024-12-23T01:38:00Z" w16du:dateUtc="2024-12-22T19:38:00Z">
                <w:pPr/>
              </w:pPrChange>
            </w:pPr>
            <w:del w:id="7338" w:author="Mohammad Nayeem Hasan" w:date="2024-11-03T23:14:00Z">
              <w:r w:rsidRPr="00033637" w:rsidDel="00BB33D1">
                <w:rPr>
                  <w:rFonts w:ascii="Times New Roman" w:hAnsi="Times New Roman" w:cs="Times New Roman"/>
                  <w:sz w:val="24"/>
                  <w:szCs w:val="24"/>
                </w:rPr>
                <w:delText>82 (5.1)</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30EAC8DC" w14:textId="69CD6664" w:rsidR="00B010D0" w:rsidRPr="00033637" w:rsidDel="00BB33D1" w:rsidRDefault="00B010D0" w:rsidP="00F31FB2">
            <w:pPr>
              <w:spacing w:line="480" w:lineRule="auto"/>
              <w:rPr>
                <w:del w:id="7339" w:author="Mohammad Nayeem Hasan" w:date="2024-11-03T23:14:00Z"/>
                <w:rFonts w:ascii="Times New Roman" w:hAnsi="Times New Roman" w:cs="Times New Roman"/>
                <w:sz w:val="24"/>
                <w:szCs w:val="24"/>
              </w:rPr>
              <w:pPrChange w:id="7340" w:author="Mohammad Nayeem Hasan" w:date="2024-12-23T01:38:00Z" w16du:dateUtc="2024-12-22T19:38:00Z">
                <w:pPr/>
              </w:pPrChange>
            </w:pPr>
            <w:del w:id="7341" w:author="Mohammad Nayeem Hasan" w:date="2024-11-03T23:14:00Z">
              <w:r w:rsidRPr="00033637" w:rsidDel="00BB33D1">
                <w:rPr>
                  <w:rFonts w:ascii="Times New Roman" w:hAnsi="Times New Roman" w:cs="Times New Roman"/>
                  <w:sz w:val="24"/>
                  <w:szCs w:val="24"/>
                </w:rPr>
                <w:delText>1504 (94.9)</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3A2870B2" w14:textId="696CB5ED" w:rsidR="00B010D0" w:rsidRPr="00033637" w:rsidDel="00BB33D1" w:rsidRDefault="00B010D0" w:rsidP="00F31FB2">
            <w:pPr>
              <w:spacing w:line="480" w:lineRule="auto"/>
              <w:rPr>
                <w:del w:id="7342" w:author="Mohammad Nayeem Hasan" w:date="2024-11-03T23:14:00Z"/>
                <w:rFonts w:ascii="Times New Roman" w:hAnsi="Times New Roman" w:cs="Times New Roman"/>
                <w:sz w:val="24"/>
                <w:szCs w:val="24"/>
              </w:rPr>
              <w:pPrChange w:id="7343" w:author="Mohammad Nayeem Hasan" w:date="2024-12-23T01:38:00Z" w16du:dateUtc="2024-12-22T19:38:00Z">
                <w:pPr/>
              </w:pPrChange>
            </w:pPr>
            <w:del w:id="7344" w:author="Mohammad Nayeem Hasan" w:date="2024-11-03T23:14:00Z">
              <w:r w:rsidRPr="00033637" w:rsidDel="00BB33D1">
                <w:rPr>
                  <w:rFonts w:ascii="Times New Roman" w:hAnsi="Times New Roman" w:cs="Times New Roman"/>
                  <w:sz w:val="24"/>
                  <w:szCs w:val="24"/>
                </w:rPr>
                <w:delText>0.057</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3C782F29" w14:textId="3E1E1CC1" w:rsidR="00B010D0" w:rsidRPr="00033637" w:rsidDel="00BB33D1" w:rsidRDefault="00B010D0" w:rsidP="00F31FB2">
            <w:pPr>
              <w:spacing w:line="480" w:lineRule="auto"/>
              <w:rPr>
                <w:del w:id="7345" w:author="Mohammad Nayeem Hasan" w:date="2024-11-03T23:14:00Z"/>
                <w:rFonts w:ascii="Times New Roman" w:hAnsi="Times New Roman" w:cs="Times New Roman"/>
                <w:sz w:val="24"/>
                <w:szCs w:val="24"/>
              </w:rPr>
              <w:pPrChange w:id="7346" w:author="Mohammad Nayeem Hasan" w:date="2024-12-23T01:38:00Z" w16du:dateUtc="2024-12-22T19:38:00Z">
                <w:pPr/>
              </w:pPrChange>
            </w:pPr>
            <w:del w:id="7347" w:author="Mohammad Nayeem Hasan" w:date="2024-11-03T23:14:00Z">
              <w:r w:rsidRPr="00033637" w:rsidDel="00BB33D1">
                <w:rPr>
                  <w:rFonts w:ascii="Times New Roman" w:hAnsi="Times New Roman" w:cs="Times New Roman"/>
                  <w:sz w:val="24"/>
                  <w:szCs w:val="24"/>
                </w:rPr>
                <w:delText>120 (8.1)</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69B61135" w14:textId="10A132AE" w:rsidR="00B010D0" w:rsidRPr="00033637" w:rsidDel="00BB33D1" w:rsidRDefault="00B010D0" w:rsidP="00F31FB2">
            <w:pPr>
              <w:spacing w:line="480" w:lineRule="auto"/>
              <w:rPr>
                <w:del w:id="7348" w:author="Mohammad Nayeem Hasan" w:date="2024-11-03T23:14:00Z"/>
                <w:rFonts w:ascii="Times New Roman" w:hAnsi="Times New Roman" w:cs="Times New Roman"/>
                <w:sz w:val="24"/>
                <w:szCs w:val="24"/>
              </w:rPr>
              <w:pPrChange w:id="7349" w:author="Mohammad Nayeem Hasan" w:date="2024-12-23T01:38:00Z" w16du:dateUtc="2024-12-22T19:38:00Z">
                <w:pPr/>
              </w:pPrChange>
            </w:pPr>
            <w:del w:id="7350" w:author="Mohammad Nayeem Hasan" w:date="2024-11-03T23:14:00Z">
              <w:r w:rsidRPr="00033637" w:rsidDel="00BB33D1">
                <w:rPr>
                  <w:rFonts w:ascii="Times New Roman" w:hAnsi="Times New Roman" w:cs="Times New Roman"/>
                  <w:sz w:val="24"/>
                  <w:szCs w:val="24"/>
                </w:rPr>
                <w:delText>1367 (91.9)</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08BF0BE1" w14:textId="16D97019" w:rsidR="00B010D0" w:rsidRPr="00033637" w:rsidDel="00BB33D1" w:rsidRDefault="00B010D0" w:rsidP="00F31FB2">
            <w:pPr>
              <w:spacing w:line="480" w:lineRule="auto"/>
              <w:rPr>
                <w:del w:id="7351" w:author="Mohammad Nayeem Hasan" w:date="2024-11-03T23:14:00Z"/>
                <w:rFonts w:ascii="Times New Roman" w:hAnsi="Times New Roman" w:cs="Times New Roman"/>
                <w:sz w:val="24"/>
                <w:szCs w:val="24"/>
              </w:rPr>
              <w:pPrChange w:id="7352" w:author="Mohammad Nayeem Hasan" w:date="2024-12-23T01:38:00Z" w16du:dateUtc="2024-12-22T19:38:00Z">
                <w:pPr/>
              </w:pPrChange>
            </w:pPr>
            <w:del w:id="7353" w:author="Mohammad Nayeem Hasan" w:date="2024-11-03T23:14:00Z">
              <w:r w:rsidRPr="00033637" w:rsidDel="00BB33D1">
                <w:rPr>
                  <w:rFonts w:ascii="Times New Roman" w:hAnsi="Times New Roman" w:cs="Times New Roman"/>
                  <w:sz w:val="24"/>
                  <w:szCs w:val="24"/>
                </w:rPr>
                <w:delText>0.079</w:delText>
              </w:r>
            </w:del>
          </w:p>
        </w:tc>
      </w:tr>
      <w:tr w:rsidR="00072E76" w:rsidRPr="00033637" w:rsidDel="00BB33D1" w14:paraId="59EA542C" w14:textId="77777777" w:rsidTr="00D70918">
        <w:trPr>
          <w:trHeight w:val="138"/>
          <w:jc w:val="center"/>
          <w:del w:id="7354"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7B7442D9" w14:textId="6E82650E" w:rsidR="00B010D0" w:rsidRPr="00033637" w:rsidDel="00BB33D1" w:rsidRDefault="00B010D0" w:rsidP="00F31FB2">
            <w:pPr>
              <w:spacing w:line="480" w:lineRule="auto"/>
              <w:rPr>
                <w:del w:id="7355" w:author="Mohammad Nayeem Hasan" w:date="2024-11-03T23:14:00Z"/>
                <w:rFonts w:ascii="Times New Roman" w:hAnsi="Times New Roman" w:cs="Times New Roman"/>
                <w:sz w:val="24"/>
                <w:szCs w:val="24"/>
              </w:rPr>
              <w:pPrChange w:id="7356" w:author="Mohammad Nayeem Hasan" w:date="2024-12-23T01:38:00Z" w16du:dateUtc="2024-12-22T19:38:00Z">
                <w:pPr/>
              </w:pPrChange>
            </w:pPr>
            <w:del w:id="7357" w:author="Mohammad Nayeem Hasan" w:date="2024-11-03T23:14:00Z">
              <w:r w:rsidRPr="00033637" w:rsidDel="00BB33D1">
                <w:rPr>
                  <w:rFonts w:ascii="Times New Roman" w:hAnsi="Times New Roman" w:cs="Times New Roman"/>
                  <w:sz w:val="24"/>
                  <w:szCs w:val="24"/>
                </w:rPr>
                <w:delText>No</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3635899A" w14:textId="100E7849" w:rsidR="00B010D0" w:rsidRPr="00033637" w:rsidDel="00BB33D1" w:rsidRDefault="00B010D0" w:rsidP="00F31FB2">
            <w:pPr>
              <w:spacing w:line="480" w:lineRule="auto"/>
              <w:rPr>
                <w:del w:id="7358" w:author="Mohammad Nayeem Hasan" w:date="2024-11-03T23:14:00Z"/>
                <w:rFonts w:ascii="Times New Roman" w:hAnsi="Times New Roman" w:cs="Times New Roman"/>
                <w:sz w:val="24"/>
                <w:szCs w:val="24"/>
              </w:rPr>
              <w:pPrChange w:id="7359" w:author="Mohammad Nayeem Hasan" w:date="2024-12-23T01:38:00Z" w16du:dateUtc="2024-12-22T19:38:00Z">
                <w:pPr/>
              </w:pPrChange>
            </w:pPr>
            <w:del w:id="7360" w:author="Mohammad Nayeem Hasan" w:date="2024-11-03T23:14:00Z">
              <w:r w:rsidRPr="00033637" w:rsidDel="00BB33D1">
                <w:rPr>
                  <w:rFonts w:ascii="Times New Roman" w:hAnsi="Times New Roman" w:cs="Times New Roman"/>
                  <w:sz w:val="24"/>
                  <w:szCs w:val="24"/>
                </w:rPr>
                <w:delText>-</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3EEC9BB5" w14:textId="4A8FED89" w:rsidR="00B010D0" w:rsidRPr="00033637" w:rsidDel="00BB33D1" w:rsidRDefault="00B010D0" w:rsidP="00F31FB2">
            <w:pPr>
              <w:spacing w:line="480" w:lineRule="auto"/>
              <w:rPr>
                <w:del w:id="7361" w:author="Mohammad Nayeem Hasan" w:date="2024-11-03T23:14:00Z"/>
                <w:rFonts w:ascii="Times New Roman" w:hAnsi="Times New Roman" w:cs="Times New Roman"/>
                <w:sz w:val="24"/>
                <w:szCs w:val="24"/>
              </w:rPr>
              <w:pPrChange w:id="7362" w:author="Mohammad Nayeem Hasan" w:date="2024-12-23T01:38:00Z" w16du:dateUtc="2024-12-22T19:38:00Z">
                <w:pPr/>
              </w:pPrChange>
            </w:pPr>
            <w:del w:id="7363" w:author="Mohammad Nayeem Hasan" w:date="2024-11-03T23:14:00Z">
              <w:r w:rsidRPr="00033637" w:rsidDel="00BB33D1">
                <w:rPr>
                  <w:rFonts w:ascii="Times New Roman" w:hAnsi="Times New Roman" w:cs="Times New Roman"/>
                  <w:sz w:val="24"/>
                  <w:szCs w:val="24"/>
                </w:rPr>
                <w:delText>-</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1E4287" w14:textId="0E9885C7" w:rsidR="00B010D0" w:rsidRPr="00033637" w:rsidDel="00BB33D1" w:rsidRDefault="00B010D0" w:rsidP="00F31FB2">
            <w:pPr>
              <w:spacing w:line="480" w:lineRule="auto"/>
              <w:rPr>
                <w:del w:id="7364" w:author="Mohammad Nayeem Hasan" w:date="2024-11-03T23:14:00Z"/>
                <w:rFonts w:ascii="Times New Roman" w:hAnsi="Times New Roman" w:cs="Times New Roman"/>
                <w:sz w:val="24"/>
                <w:szCs w:val="24"/>
              </w:rPr>
              <w:pPrChange w:id="7365"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21EAEB5E" w14:textId="13719F12" w:rsidR="00B010D0" w:rsidRPr="00033637" w:rsidDel="00BB33D1" w:rsidRDefault="00B010D0" w:rsidP="00F31FB2">
            <w:pPr>
              <w:spacing w:line="480" w:lineRule="auto"/>
              <w:rPr>
                <w:del w:id="7366" w:author="Mohammad Nayeem Hasan" w:date="2024-11-03T23:14:00Z"/>
                <w:rFonts w:ascii="Times New Roman" w:hAnsi="Times New Roman" w:cs="Times New Roman"/>
                <w:sz w:val="24"/>
                <w:szCs w:val="24"/>
              </w:rPr>
              <w:pPrChange w:id="7367" w:author="Mohammad Nayeem Hasan" w:date="2024-12-23T01:38:00Z" w16du:dateUtc="2024-12-22T19:38:00Z">
                <w:pPr/>
              </w:pPrChange>
            </w:pPr>
            <w:del w:id="7368" w:author="Mohammad Nayeem Hasan" w:date="2024-11-03T23:14:00Z">
              <w:r w:rsidRPr="00033637" w:rsidDel="00BB33D1">
                <w:rPr>
                  <w:rFonts w:ascii="Times New Roman" w:hAnsi="Times New Roman" w:cs="Times New Roman"/>
                  <w:sz w:val="24"/>
                  <w:szCs w:val="24"/>
                </w:rPr>
                <w:delText>742 (3.8)</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4C544313" w14:textId="0142860B" w:rsidR="00B010D0" w:rsidRPr="00033637" w:rsidDel="00BB33D1" w:rsidRDefault="00B010D0" w:rsidP="00F31FB2">
            <w:pPr>
              <w:spacing w:line="480" w:lineRule="auto"/>
              <w:rPr>
                <w:del w:id="7369" w:author="Mohammad Nayeem Hasan" w:date="2024-11-03T23:14:00Z"/>
                <w:rFonts w:ascii="Times New Roman" w:hAnsi="Times New Roman" w:cs="Times New Roman"/>
                <w:sz w:val="24"/>
                <w:szCs w:val="24"/>
              </w:rPr>
              <w:pPrChange w:id="7370" w:author="Mohammad Nayeem Hasan" w:date="2024-12-23T01:38:00Z" w16du:dateUtc="2024-12-22T19:38:00Z">
                <w:pPr/>
              </w:pPrChange>
            </w:pPr>
            <w:del w:id="7371" w:author="Mohammad Nayeem Hasan" w:date="2024-11-03T23:14:00Z">
              <w:r w:rsidRPr="00033637" w:rsidDel="00BB33D1">
                <w:rPr>
                  <w:rFonts w:ascii="Times New Roman" w:hAnsi="Times New Roman" w:cs="Times New Roman"/>
                  <w:sz w:val="24"/>
                  <w:szCs w:val="24"/>
                </w:rPr>
                <w:delText>18545 (96.2)</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9E0625" w14:textId="701CF87C" w:rsidR="00B010D0" w:rsidRPr="00033637" w:rsidDel="00BB33D1" w:rsidRDefault="00B010D0" w:rsidP="00F31FB2">
            <w:pPr>
              <w:spacing w:line="480" w:lineRule="auto"/>
              <w:rPr>
                <w:del w:id="7372" w:author="Mohammad Nayeem Hasan" w:date="2024-11-03T23:14:00Z"/>
                <w:rFonts w:ascii="Times New Roman" w:hAnsi="Times New Roman" w:cs="Times New Roman"/>
                <w:sz w:val="24"/>
                <w:szCs w:val="24"/>
              </w:rPr>
              <w:pPrChange w:id="7373"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645E95E7" w14:textId="14681149" w:rsidR="00B010D0" w:rsidRPr="00033637" w:rsidDel="00BB33D1" w:rsidRDefault="00B010D0" w:rsidP="00F31FB2">
            <w:pPr>
              <w:spacing w:line="480" w:lineRule="auto"/>
              <w:rPr>
                <w:del w:id="7374" w:author="Mohammad Nayeem Hasan" w:date="2024-11-03T23:14:00Z"/>
                <w:rFonts w:ascii="Times New Roman" w:hAnsi="Times New Roman" w:cs="Times New Roman"/>
                <w:sz w:val="24"/>
                <w:szCs w:val="24"/>
              </w:rPr>
              <w:pPrChange w:id="7375" w:author="Mohammad Nayeem Hasan" w:date="2024-12-23T01:38:00Z" w16du:dateUtc="2024-12-22T19:38:00Z">
                <w:pPr/>
              </w:pPrChange>
            </w:pPr>
            <w:del w:id="7376" w:author="Mohammad Nayeem Hasan" w:date="2024-11-03T23:14:00Z">
              <w:r w:rsidRPr="00033637" w:rsidDel="00BB33D1">
                <w:rPr>
                  <w:rFonts w:ascii="Times New Roman" w:hAnsi="Times New Roman" w:cs="Times New Roman"/>
                  <w:sz w:val="24"/>
                  <w:szCs w:val="24"/>
                </w:rPr>
                <w:delText>1477 (6.8)</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1BA99E4E" w14:textId="025C88DA" w:rsidR="00B010D0" w:rsidRPr="00033637" w:rsidDel="00BB33D1" w:rsidRDefault="00B010D0" w:rsidP="00F31FB2">
            <w:pPr>
              <w:spacing w:line="480" w:lineRule="auto"/>
              <w:rPr>
                <w:del w:id="7377" w:author="Mohammad Nayeem Hasan" w:date="2024-11-03T23:14:00Z"/>
                <w:rFonts w:ascii="Times New Roman" w:hAnsi="Times New Roman" w:cs="Times New Roman"/>
                <w:sz w:val="24"/>
                <w:szCs w:val="24"/>
              </w:rPr>
              <w:pPrChange w:id="7378" w:author="Mohammad Nayeem Hasan" w:date="2024-12-23T01:38:00Z" w16du:dateUtc="2024-12-22T19:38:00Z">
                <w:pPr/>
              </w:pPrChange>
            </w:pPr>
            <w:del w:id="7379" w:author="Mohammad Nayeem Hasan" w:date="2024-11-03T23:14:00Z">
              <w:r w:rsidRPr="00033637" w:rsidDel="00BB33D1">
                <w:rPr>
                  <w:rFonts w:ascii="Times New Roman" w:hAnsi="Times New Roman" w:cs="Times New Roman"/>
                  <w:sz w:val="24"/>
                  <w:szCs w:val="24"/>
                </w:rPr>
                <w:delText>20122 (93.2)</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2AD294" w14:textId="32FAB60A" w:rsidR="00B010D0" w:rsidRPr="00033637" w:rsidDel="00BB33D1" w:rsidRDefault="00B010D0" w:rsidP="00F31FB2">
            <w:pPr>
              <w:spacing w:line="480" w:lineRule="auto"/>
              <w:rPr>
                <w:del w:id="7380" w:author="Mohammad Nayeem Hasan" w:date="2024-11-03T23:14:00Z"/>
                <w:rFonts w:ascii="Times New Roman" w:hAnsi="Times New Roman" w:cs="Times New Roman"/>
                <w:sz w:val="24"/>
                <w:szCs w:val="24"/>
              </w:rPr>
              <w:pPrChange w:id="7381" w:author="Mohammad Nayeem Hasan" w:date="2024-12-23T01:38:00Z" w16du:dateUtc="2024-12-22T19:38:00Z">
                <w:pPr/>
              </w:pPrChange>
            </w:pPr>
          </w:p>
        </w:tc>
      </w:tr>
      <w:tr w:rsidR="00B010D0" w:rsidRPr="00033637" w:rsidDel="00BB33D1" w14:paraId="05FE5464" w14:textId="6F75EDB5" w:rsidTr="00DA17B7">
        <w:trPr>
          <w:trHeight w:val="138"/>
          <w:jc w:val="center"/>
          <w:del w:id="7382" w:author="Mohammad Nayeem Hasan" w:date="2024-11-03T23:14: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53C9F665" w14:textId="3752683E" w:rsidR="00B010D0" w:rsidRPr="00033637" w:rsidDel="00BB33D1" w:rsidRDefault="00B010D0" w:rsidP="00F31FB2">
            <w:pPr>
              <w:spacing w:line="480" w:lineRule="auto"/>
              <w:rPr>
                <w:del w:id="7383" w:author="Mohammad Nayeem Hasan" w:date="2024-11-03T23:14:00Z"/>
                <w:rFonts w:ascii="Times New Roman" w:hAnsi="Times New Roman" w:cs="Times New Roman"/>
                <w:sz w:val="24"/>
                <w:szCs w:val="24"/>
              </w:rPr>
              <w:pPrChange w:id="7384" w:author="Mohammad Nayeem Hasan" w:date="2024-12-23T01:38:00Z" w16du:dateUtc="2024-12-22T19:38:00Z">
                <w:pPr/>
              </w:pPrChange>
            </w:pPr>
            <w:del w:id="7385" w:author="Mohammad Nayeem Hasan" w:date="2024-11-03T23:14:00Z">
              <w:r w:rsidRPr="00033637" w:rsidDel="00BB33D1">
                <w:rPr>
                  <w:rFonts w:ascii="Times New Roman" w:hAnsi="Times New Roman" w:cs="Times New Roman"/>
                  <w:sz w:val="24"/>
                  <w:szCs w:val="24"/>
                </w:rPr>
                <w:delText>Underweight</w:delText>
              </w:r>
            </w:del>
          </w:p>
        </w:tc>
      </w:tr>
      <w:tr w:rsidR="00861DA4" w:rsidRPr="00033637" w:rsidDel="00BB33D1" w14:paraId="38DE6206" w14:textId="77777777" w:rsidTr="00D70918">
        <w:trPr>
          <w:trHeight w:val="138"/>
          <w:jc w:val="center"/>
          <w:del w:id="7386"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08F82FB0" w14:textId="54423CED" w:rsidR="00B010D0" w:rsidRPr="00033637" w:rsidDel="00BB33D1" w:rsidRDefault="00B010D0" w:rsidP="00F31FB2">
            <w:pPr>
              <w:spacing w:line="480" w:lineRule="auto"/>
              <w:rPr>
                <w:del w:id="7387" w:author="Mohammad Nayeem Hasan" w:date="2024-11-03T23:14:00Z"/>
                <w:rFonts w:ascii="Times New Roman" w:hAnsi="Times New Roman" w:cs="Times New Roman"/>
                <w:sz w:val="24"/>
                <w:szCs w:val="24"/>
              </w:rPr>
              <w:pPrChange w:id="7388" w:author="Mohammad Nayeem Hasan" w:date="2024-12-23T01:38:00Z" w16du:dateUtc="2024-12-22T19:38:00Z">
                <w:pPr/>
              </w:pPrChange>
            </w:pPr>
            <w:del w:id="7389" w:author="Mohammad Nayeem Hasan" w:date="2024-11-03T23:14:00Z">
              <w:r w:rsidRPr="00033637" w:rsidDel="00BB33D1">
                <w:rPr>
                  <w:rFonts w:ascii="Times New Roman" w:hAnsi="Times New Roman" w:cs="Times New Roman"/>
                  <w:sz w:val="24"/>
                  <w:szCs w:val="24"/>
                </w:rPr>
                <w:delText>Yes</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344A1E9F" w14:textId="7B22D643" w:rsidR="00B010D0" w:rsidRPr="00033637" w:rsidDel="00BB33D1" w:rsidRDefault="00B010D0" w:rsidP="00F31FB2">
            <w:pPr>
              <w:spacing w:line="480" w:lineRule="auto"/>
              <w:rPr>
                <w:del w:id="7390" w:author="Mohammad Nayeem Hasan" w:date="2024-11-03T23:14:00Z"/>
                <w:rFonts w:ascii="Times New Roman" w:hAnsi="Times New Roman" w:cs="Times New Roman"/>
                <w:sz w:val="24"/>
                <w:szCs w:val="24"/>
              </w:rPr>
              <w:pPrChange w:id="7391" w:author="Mohammad Nayeem Hasan" w:date="2024-12-23T01:38:00Z" w16du:dateUtc="2024-12-22T19:38:00Z">
                <w:pPr/>
              </w:pPrChange>
            </w:pPr>
            <w:del w:id="7392" w:author="Mohammad Nayeem Hasan" w:date="2024-11-03T23:14:00Z">
              <w:r w:rsidRPr="00033637" w:rsidDel="00BB33D1">
                <w:rPr>
                  <w:rFonts w:ascii="Times New Roman" w:hAnsi="Times New Roman" w:cs="Times New Roman"/>
                  <w:sz w:val="24"/>
                  <w:szCs w:val="24"/>
                </w:rPr>
                <w:delText>-</w:delText>
              </w:r>
            </w:del>
          </w:p>
        </w:tc>
        <w:tc>
          <w:tcPr>
            <w:tcW w:w="436" w:type="pct"/>
            <w:tcBorders>
              <w:top w:val="single" w:sz="4" w:space="0" w:color="auto"/>
              <w:left w:val="single" w:sz="4" w:space="0" w:color="auto"/>
              <w:bottom w:val="single" w:sz="4" w:space="0" w:color="auto"/>
              <w:right w:val="single" w:sz="4" w:space="0" w:color="auto"/>
            </w:tcBorders>
            <w:hideMark/>
          </w:tcPr>
          <w:p w14:paraId="1A858FA2" w14:textId="6E29301B" w:rsidR="00B010D0" w:rsidRPr="00033637" w:rsidDel="00BB33D1" w:rsidRDefault="00B010D0" w:rsidP="00F31FB2">
            <w:pPr>
              <w:spacing w:line="480" w:lineRule="auto"/>
              <w:rPr>
                <w:del w:id="7393" w:author="Mohammad Nayeem Hasan" w:date="2024-11-03T23:14:00Z"/>
                <w:rFonts w:ascii="Times New Roman" w:hAnsi="Times New Roman" w:cs="Times New Roman"/>
                <w:sz w:val="24"/>
                <w:szCs w:val="24"/>
              </w:rPr>
              <w:pPrChange w:id="7394" w:author="Mohammad Nayeem Hasan" w:date="2024-12-23T01:38:00Z" w16du:dateUtc="2024-12-22T19:38:00Z">
                <w:pPr/>
              </w:pPrChange>
            </w:pPr>
            <w:del w:id="7395" w:author="Mohammad Nayeem Hasan" w:date="2024-11-03T23:14:00Z">
              <w:r w:rsidRPr="00033637" w:rsidDel="00BB33D1">
                <w:rPr>
                  <w:rFonts w:ascii="Times New Roman" w:hAnsi="Times New Roman" w:cs="Times New Roman"/>
                  <w:sz w:val="24"/>
                  <w:szCs w:val="24"/>
                </w:rPr>
                <w:delText>-</w:delText>
              </w:r>
            </w:del>
          </w:p>
        </w:tc>
        <w:tc>
          <w:tcPr>
            <w:tcW w:w="520" w:type="pct"/>
            <w:vMerge w:val="restart"/>
            <w:tcBorders>
              <w:top w:val="single" w:sz="4" w:space="0" w:color="auto"/>
              <w:left w:val="single" w:sz="4" w:space="0" w:color="auto"/>
              <w:bottom w:val="single" w:sz="4" w:space="0" w:color="auto"/>
              <w:right w:val="single" w:sz="4" w:space="0" w:color="auto"/>
            </w:tcBorders>
            <w:vAlign w:val="center"/>
          </w:tcPr>
          <w:p w14:paraId="10E3F37A" w14:textId="3D276CA7" w:rsidR="00B010D0" w:rsidRPr="00033637" w:rsidDel="00BB33D1" w:rsidRDefault="00B010D0" w:rsidP="00F31FB2">
            <w:pPr>
              <w:spacing w:line="480" w:lineRule="auto"/>
              <w:rPr>
                <w:del w:id="7396" w:author="Mohammad Nayeem Hasan" w:date="2024-11-03T23:14:00Z"/>
                <w:rFonts w:ascii="Times New Roman" w:hAnsi="Times New Roman" w:cs="Times New Roman"/>
                <w:sz w:val="24"/>
                <w:szCs w:val="24"/>
              </w:rPr>
              <w:pPrChange w:id="7397"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14003696" w14:textId="4AB2AED0" w:rsidR="00B010D0" w:rsidRPr="00033637" w:rsidDel="00BB33D1" w:rsidRDefault="00B010D0" w:rsidP="00F31FB2">
            <w:pPr>
              <w:spacing w:line="480" w:lineRule="auto"/>
              <w:rPr>
                <w:del w:id="7398" w:author="Mohammad Nayeem Hasan" w:date="2024-11-03T23:14:00Z"/>
                <w:rFonts w:ascii="Times New Roman" w:hAnsi="Times New Roman" w:cs="Times New Roman"/>
                <w:sz w:val="24"/>
                <w:szCs w:val="24"/>
              </w:rPr>
              <w:pPrChange w:id="7399" w:author="Mohammad Nayeem Hasan" w:date="2024-12-23T01:38:00Z" w16du:dateUtc="2024-12-22T19:38:00Z">
                <w:pPr/>
              </w:pPrChange>
            </w:pPr>
            <w:del w:id="7400" w:author="Mohammad Nayeem Hasan" w:date="2024-11-03T23:14:00Z">
              <w:r w:rsidRPr="00033637" w:rsidDel="00BB33D1">
                <w:rPr>
                  <w:rFonts w:ascii="Times New Roman" w:hAnsi="Times New Roman" w:cs="Times New Roman"/>
                  <w:sz w:val="24"/>
                  <w:szCs w:val="24"/>
                </w:rPr>
                <w:delText>259 (4.0)</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673AD2DC" w14:textId="6359C9F4" w:rsidR="00B010D0" w:rsidRPr="00033637" w:rsidDel="00BB33D1" w:rsidRDefault="00B010D0" w:rsidP="00F31FB2">
            <w:pPr>
              <w:spacing w:line="480" w:lineRule="auto"/>
              <w:rPr>
                <w:del w:id="7401" w:author="Mohammad Nayeem Hasan" w:date="2024-11-03T23:14:00Z"/>
                <w:rFonts w:ascii="Times New Roman" w:hAnsi="Times New Roman" w:cs="Times New Roman"/>
                <w:sz w:val="24"/>
                <w:szCs w:val="24"/>
              </w:rPr>
              <w:pPrChange w:id="7402" w:author="Mohammad Nayeem Hasan" w:date="2024-12-23T01:38:00Z" w16du:dateUtc="2024-12-22T19:38:00Z">
                <w:pPr/>
              </w:pPrChange>
            </w:pPr>
            <w:del w:id="7403" w:author="Mohammad Nayeem Hasan" w:date="2024-11-03T23:14:00Z">
              <w:r w:rsidRPr="00033637" w:rsidDel="00BB33D1">
                <w:rPr>
                  <w:rFonts w:ascii="Times New Roman" w:hAnsi="Times New Roman" w:cs="Times New Roman"/>
                  <w:sz w:val="24"/>
                  <w:szCs w:val="24"/>
                </w:rPr>
                <w:delText>6167 (96.0)</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56B82EDE" w14:textId="166A3410" w:rsidR="00B010D0" w:rsidRPr="00033637" w:rsidDel="00BB33D1" w:rsidRDefault="00B010D0" w:rsidP="00F31FB2">
            <w:pPr>
              <w:spacing w:line="480" w:lineRule="auto"/>
              <w:rPr>
                <w:del w:id="7404" w:author="Mohammad Nayeem Hasan" w:date="2024-11-03T23:14:00Z"/>
                <w:rFonts w:ascii="Times New Roman" w:hAnsi="Times New Roman" w:cs="Times New Roman"/>
                <w:sz w:val="24"/>
                <w:szCs w:val="24"/>
              </w:rPr>
              <w:pPrChange w:id="7405" w:author="Mohammad Nayeem Hasan" w:date="2024-12-23T01:38:00Z" w16du:dateUtc="2024-12-22T19:38:00Z">
                <w:pPr/>
              </w:pPrChange>
            </w:pPr>
            <w:del w:id="7406" w:author="Mohammad Nayeem Hasan" w:date="2024-11-03T23:14:00Z">
              <w:r w:rsidRPr="00033637" w:rsidDel="00BB33D1">
                <w:rPr>
                  <w:rFonts w:ascii="Times New Roman" w:hAnsi="Times New Roman" w:cs="Times New Roman"/>
                  <w:sz w:val="24"/>
                  <w:szCs w:val="24"/>
                </w:rPr>
                <w:delText>0.879</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72EAD888" w14:textId="7B055212" w:rsidR="00B010D0" w:rsidRPr="00033637" w:rsidDel="00BB33D1" w:rsidRDefault="00B010D0" w:rsidP="00F31FB2">
            <w:pPr>
              <w:spacing w:line="480" w:lineRule="auto"/>
              <w:rPr>
                <w:del w:id="7407" w:author="Mohammad Nayeem Hasan" w:date="2024-11-03T23:14:00Z"/>
                <w:rFonts w:ascii="Times New Roman" w:hAnsi="Times New Roman" w:cs="Times New Roman"/>
                <w:sz w:val="24"/>
                <w:szCs w:val="24"/>
              </w:rPr>
              <w:pPrChange w:id="7408" w:author="Mohammad Nayeem Hasan" w:date="2024-12-23T01:38:00Z" w16du:dateUtc="2024-12-22T19:38:00Z">
                <w:pPr/>
              </w:pPrChange>
            </w:pPr>
            <w:del w:id="7409" w:author="Mohammad Nayeem Hasan" w:date="2024-11-03T23:14:00Z">
              <w:r w:rsidRPr="00033637" w:rsidDel="00BB33D1">
                <w:rPr>
                  <w:rFonts w:ascii="Times New Roman" w:hAnsi="Times New Roman" w:cs="Times New Roman"/>
                  <w:sz w:val="24"/>
                  <w:szCs w:val="24"/>
                </w:rPr>
                <w:delText>439 (8.5)</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3681CA19" w14:textId="73A7BD4E" w:rsidR="00B010D0" w:rsidRPr="00033637" w:rsidDel="00BB33D1" w:rsidRDefault="00B010D0" w:rsidP="00F31FB2">
            <w:pPr>
              <w:spacing w:line="480" w:lineRule="auto"/>
              <w:rPr>
                <w:del w:id="7410" w:author="Mohammad Nayeem Hasan" w:date="2024-11-03T23:14:00Z"/>
                <w:rFonts w:ascii="Times New Roman" w:hAnsi="Times New Roman" w:cs="Times New Roman"/>
                <w:sz w:val="24"/>
                <w:szCs w:val="24"/>
              </w:rPr>
              <w:pPrChange w:id="7411" w:author="Mohammad Nayeem Hasan" w:date="2024-12-23T01:38:00Z" w16du:dateUtc="2024-12-22T19:38:00Z">
                <w:pPr/>
              </w:pPrChange>
            </w:pPr>
            <w:del w:id="7412" w:author="Mohammad Nayeem Hasan" w:date="2024-11-03T23:14:00Z">
              <w:r w:rsidRPr="00033637" w:rsidDel="00BB33D1">
                <w:rPr>
                  <w:rFonts w:ascii="Times New Roman" w:hAnsi="Times New Roman" w:cs="Times New Roman"/>
                  <w:sz w:val="24"/>
                  <w:szCs w:val="24"/>
                </w:rPr>
                <w:delText>4698 (91.5)</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2C33021E" w14:textId="468128C7" w:rsidR="00B010D0" w:rsidRPr="00033637" w:rsidDel="00BB33D1" w:rsidRDefault="00B010D0" w:rsidP="00F31FB2">
            <w:pPr>
              <w:spacing w:line="480" w:lineRule="auto"/>
              <w:rPr>
                <w:del w:id="7413" w:author="Mohammad Nayeem Hasan" w:date="2024-11-03T23:14:00Z"/>
                <w:rFonts w:ascii="Times New Roman" w:hAnsi="Times New Roman" w:cs="Times New Roman"/>
                <w:sz w:val="24"/>
                <w:szCs w:val="24"/>
                <w:rPrChange w:id="7414" w:author="Mohammad Nayeem Hasan" w:date="2024-12-23T01:53:00Z" w16du:dateUtc="2024-12-22T19:53:00Z">
                  <w:rPr>
                    <w:del w:id="7415" w:author="Mohammad Nayeem Hasan" w:date="2024-11-03T23:14:00Z"/>
                    <w:rFonts w:ascii="Times New Roman" w:hAnsi="Times New Roman" w:cs="Times New Roman"/>
                    <w:b/>
                    <w:bCs/>
                    <w:sz w:val="24"/>
                    <w:szCs w:val="24"/>
                  </w:rPr>
                </w:rPrChange>
              </w:rPr>
              <w:pPrChange w:id="7416" w:author="Mohammad Nayeem Hasan" w:date="2024-12-23T01:38:00Z" w16du:dateUtc="2024-12-22T19:38:00Z">
                <w:pPr/>
              </w:pPrChange>
            </w:pPr>
            <w:del w:id="7417" w:author="Mohammad Nayeem Hasan" w:date="2024-11-03T23:14:00Z">
              <w:r w:rsidRPr="00033637" w:rsidDel="00BB33D1">
                <w:rPr>
                  <w:rFonts w:ascii="Times New Roman" w:hAnsi="Times New Roman" w:cs="Times New Roman"/>
                  <w:sz w:val="24"/>
                  <w:szCs w:val="24"/>
                  <w:rPrChange w:id="7418" w:author="Mohammad Nayeem Hasan" w:date="2024-12-23T01:53:00Z" w16du:dateUtc="2024-12-22T19:53:00Z">
                    <w:rPr>
                      <w:rFonts w:ascii="Times New Roman" w:hAnsi="Times New Roman" w:cs="Times New Roman"/>
                      <w:b/>
                      <w:bCs/>
                      <w:sz w:val="24"/>
                      <w:szCs w:val="24"/>
                    </w:rPr>
                  </w:rPrChange>
                </w:rPr>
                <w:delText>&lt;0.001</w:delText>
              </w:r>
            </w:del>
          </w:p>
        </w:tc>
      </w:tr>
      <w:tr w:rsidR="00072E76" w:rsidRPr="00033637" w:rsidDel="00BB33D1" w14:paraId="0DAC0F61" w14:textId="77777777" w:rsidTr="00D70918">
        <w:trPr>
          <w:trHeight w:val="138"/>
          <w:jc w:val="center"/>
          <w:del w:id="7419"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599781AC" w14:textId="14482BAE" w:rsidR="00B010D0" w:rsidRPr="00033637" w:rsidDel="00BB33D1" w:rsidRDefault="00B010D0" w:rsidP="00F31FB2">
            <w:pPr>
              <w:spacing w:line="480" w:lineRule="auto"/>
              <w:rPr>
                <w:del w:id="7420" w:author="Mohammad Nayeem Hasan" w:date="2024-11-03T23:14:00Z"/>
                <w:rFonts w:ascii="Times New Roman" w:hAnsi="Times New Roman" w:cs="Times New Roman"/>
                <w:sz w:val="24"/>
                <w:szCs w:val="24"/>
              </w:rPr>
              <w:pPrChange w:id="7421" w:author="Mohammad Nayeem Hasan" w:date="2024-12-23T01:38:00Z" w16du:dateUtc="2024-12-22T19:38:00Z">
                <w:pPr/>
              </w:pPrChange>
            </w:pPr>
            <w:del w:id="7422" w:author="Mohammad Nayeem Hasan" w:date="2024-11-03T23:14:00Z">
              <w:r w:rsidRPr="00033637" w:rsidDel="00BB33D1">
                <w:rPr>
                  <w:rFonts w:ascii="Times New Roman" w:hAnsi="Times New Roman" w:cs="Times New Roman"/>
                  <w:sz w:val="24"/>
                  <w:szCs w:val="24"/>
                </w:rPr>
                <w:delText>No</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245695AD" w14:textId="06FDB517" w:rsidR="00B010D0" w:rsidRPr="00033637" w:rsidDel="00BB33D1" w:rsidRDefault="00B010D0" w:rsidP="00F31FB2">
            <w:pPr>
              <w:spacing w:line="480" w:lineRule="auto"/>
              <w:rPr>
                <w:del w:id="7423" w:author="Mohammad Nayeem Hasan" w:date="2024-11-03T23:14:00Z"/>
                <w:rFonts w:ascii="Times New Roman" w:hAnsi="Times New Roman" w:cs="Times New Roman"/>
                <w:sz w:val="24"/>
                <w:szCs w:val="24"/>
              </w:rPr>
              <w:pPrChange w:id="7424" w:author="Mohammad Nayeem Hasan" w:date="2024-12-23T01:38:00Z" w16du:dateUtc="2024-12-22T19:38:00Z">
                <w:pPr/>
              </w:pPrChange>
            </w:pPr>
            <w:del w:id="7425" w:author="Mohammad Nayeem Hasan" w:date="2024-11-03T23:14:00Z">
              <w:r w:rsidRPr="00033637" w:rsidDel="00BB33D1">
                <w:rPr>
                  <w:rFonts w:ascii="Times New Roman" w:hAnsi="Times New Roman" w:cs="Times New Roman"/>
                  <w:sz w:val="24"/>
                  <w:szCs w:val="24"/>
                </w:rPr>
                <w:delText>-</w:delText>
              </w:r>
            </w:del>
          </w:p>
        </w:tc>
        <w:tc>
          <w:tcPr>
            <w:tcW w:w="436" w:type="pct"/>
            <w:tcBorders>
              <w:top w:val="single" w:sz="4" w:space="0" w:color="auto"/>
              <w:left w:val="single" w:sz="4" w:space="0" w:color="auto"/>
              <w:bottom w:val="single" w:sz="4" w:space="0" w:color="auto"/>
              <w:right w:val="single" w:sz="4" w:space="0" w:color="auto"/>
            </w:tcBorders>
            <w:hideMark/>
          </w:tcPr>
          <w:p w14:paraId="28B8E0CC" w14:textId="2D5EFF6A" w:rsidR="00B010D0" w:rsidRPr="00033637" w:rsidDel="00BB33D1" w:rsidRDefault="00B010D0" w:rsidP="00F31FB2">
            <w:pPr>
              <w:spacing w:line="480" w:lineRule="auto"/>
              <w:rPr>
                <w:del w:id="7426" w:author="Mohammad Nayeem Hasan" w:date="2024-11-03T23:14:00Z"/>
                <w:rFonts w:ascii="Times New Roman" w:hAnsi="Times New Roman" w:cs="Times New Roman"/>
                <w:sz w:val="24"/>
                <w:szCs w:val="24"/>
              </w:rPr>
              <w:pPrChange w:id="7427" w:author="Mohammad Nayeem Hasan" w:date="2024-12-23T01:38:00Z" w16du:dateUtc="2024-12-22T19:38:00Z">
                <w:pPr/>
              </w:pPrChange>
            </w:pPr>
            <w:del w:id="7428" w:author="Mohammad Nayeem Hasan" w:date="2024-11-03T23:14:00Z">
              <w:r w:rsidRPr="00033637" w:rsidDel="00BB33D1">
                <w:rPr>
                  <w:rFonts w:ascii="Times New Roman" w:hAnsi="Times New Roman" w:cs="Times New Roman"/>
                  <w:sz w:val="24"/>
                  <w:szCs w:val="24"/>
                </w:rPr>
                <w:delText>-</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94A882" w14:textId="30794546" w:rsidR="00B010D0" w:rsidRPr="00033637" w:rsidDel="00BB33D1" w:rsidRDefault="00B010D0" w:rsidP="00F31FB2">
            <w:pPr>
              <w:spacing w:line="480" w:lineRule="auto"/>
              <w:rPr>
                <w:del w:id="7429" w:author="Mohammad Nayeem Hasan" w:date="2024-11-03T23:14:00Z"/>
                <w:rFonts w:ascii="Times New Roman" w:hAnsi="Times New Roman" w:cs="Times New Roman"/>
                <w:sz w:val="24"/>
                <w:szCs w:val="24"/>
              </w:rPr>
              <w:pPrChange w:id="7430"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7D11581E" w14:textId="79342CCC" w:rsidR="00B010D0" w:rsidRPr="00033637" w:rsidDel="00BB33D1" w:rsidRDefault="00B010D0" w:rsidP="00F31FB2">
            <w:pPr>
              <w:spacing w:line="480" w:lineRule="auto"/>
              <w:rPr>
                <w:del w:id="7431" w:author="Mohammad Nayeem Hasan" w:date="2024-11-03T23:14:00Z"/>
                <w:rFonts w:ascii="Times New Roman" w:hAnsi="Times New Roman" w:cs="Times New Roman"/>
                <w:sz w:val="24"/>
                <w:szCs w:val="24"/>
              </w:rPr>
              <w:pPrChange w:id="7432" w:author="Mohammad Nayeem Hasan" w:date="2024-12-23T01:38:00Z" w16du:dateUtc="2024-12-22T19:38:00Z">
                <w:pPr/>
              </w:pPrChange>
            </w:pPr>
            <w:del w:id="7433" w:author="Mohammad Nayeem Hasan" w:date="2024-11-03T23:14:00Z">
              <w:r w:rsidRPr="00033637" w:rsidDel="00BB33D1">
                <w:rPr>
                  <w:rFonts w:ascii="Times New Roman" w:hAnsi="Times New Roman" w:cs="Times New Roman"/>
                  <w:sz w:val="24"/>
                  <w:szCs w:val="24"/>
                </w:rPr>
                <w:delText>537 (4.0)</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1D6E6F63" w14:textId="75C330F2" w:rsidR="00B010D0" w:rsidRPr="00033637" w:rsidDel="00BB33D1" w:rsidRDefault="00B010D0" w:rsidP="00F31FB2">
            <w:pPr>
              <w:spacing w:line="480" w:lineRule="auto"/>
              <w:rPr>
                <w:del w:id="7434" w:author="Mohammad Nayeem Hasan" w:date="2024-11-03T23:14:00Z"/>
                <w:rFonts w:ascii="Times New Roman" w:hAnsi="Times New Roman" w:cs="Times New Roman"/>
                <w:sz w:val="24"/>
                <w:szCs w:val="24"/>
              </w:rPr>
              <w:pPrChange w:id="7435" w:author="Mohammad Nayeem Hasan" w:date="2024-12-23T01:38:00Z" w16du:dateUtc="2024-12-22T19:38:00Z">
                <w:pPr/>
              </w:pPrChange>
            </w:pPr>
            <w:del w:id="7436" w:author="Mohammad Nayeem Hasan" w:date="2024-11-03T23:14:00Z">
              <w:r w:rsidRPr="00033637" w:rsidDel="00BB33D1">
                <w:rPr>
                  <w:rFonts w:ascii="Times New Roman" w:hAnsi="Times New Roman" w:cs="Times New Roman"/>
                  <w:sz w:val="24"/>
                  <w:szCs w:val="24"/>
                </w:rPr>
                <w:delText>12950 (96.0)</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B3DF70" w14:textId="5C39A2F5" w:rsidR="00B010D0" w:rsidRPr="00033637" w:rsidDel="00BB33D1" w:rsidRDefault="00B010D0" w:rsidP="00F31FB2">
            <w:pPr>
              <w:spacing w:line="480" w:lineRule="auto"/>
              <w:rPr>
                <w:del w:id="7437" w:author="Mohammad Nayeem Hasan" w:date="2024-11-03T23:14:00Z"/>
                <w:rFonts w:ascii="Times New Roman" w:hAnsi="Times New Roman" w:cs="Times New Roman"/>
                <w:sz w:val="24"/>
                <w:szCs w:val="24"/>
              </w:rPr>
              <w:pPrChange w:id="7438"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7F8FA78C" w14:textId="2C882536" w:rsidR="00B010D0" w:rsidRPr="00033637" w:rsidDel="00BB33D1" w:rsidRDefault="00B010D0" w:rsidP="00F31FB2">
            <w:pPr>
              <w:spacing w:line="480" w:lineRule="auto"/>
              <w:rPr>
                <w:del w:id="7439" w:author="Mohammad Nayeem Hasan" w:date="2024-11-03T23:14:00Z"/>
                <w:rFonts w:ascii="Times New Roman" w:hAnsi="Times New Roman" w:cs="Times New Roman"/>
                <w:sz w:val="24"/>
                <w:szCs w:val="24"/>
              </w:rPr>
              <w:pPrChange w:id="7440" w:author="Mohammad Nayeem Hasan" w:date="2024-12-23T01:38:00Z" w16du:dateUtc="2024-12-22T19:38:00Z">
                <w:pPr/>
              </w:pPrChange>
            </w:pPr>
            <w:del w:id="7441" w:author="Mohammad Nayeem Hasan" w:date="2024-11-03T23:14:00Z">
              <w:r w:rsidRPr="00033637" w:rsidDel="00BB33D1">
                <w:rPr>
                  <w:rFonts w:ascii="Times New Roman" w:hAnsi="Times New Roman" w:cs="Times New Roman"/>
                  <w:sz w:val="24"/>
                  <w:szCs w:val="24"/>
                </w:rPr>
                <w:delText>1120 (6.5)</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451B9A39" w14:textId="1E606619" w:rsidR="00B010D0" w:rsidRPr="00033637" w:rsidDel="00BB33D1" w:rsidRDefault="00B010D0" w:rsidP="00F31FB2">
            <w:pPr>
              <w:spacing w:line="480" w:lineRule="auto"/>
              <w:rPr>
                <w:del w:id="7442" w:author="Mohammad Nayeem Hasan" w:date="2024-11-03T23:14:00Z"/>
                <w:rFonts w:ascii="Times New Roman" w:hAnsi="Times New Roman" w:cs="Times New Roman"/>
                <w:sz w:val="24"/>
                <w:szCs w:val="24"/>
              </w:rPr>
              <w:pPrChange w:id="7443" w:author="Mohammad Nayeem Hasan" w:date="2024-12-23T01:38:00Z" w16du:dateUtc="2024-12-22T19:38:00Z">
                <w:pPr/>
              </w:pPrChange>
            </w:pPr>
            <w:del w:id="7444" w:author="Mohammad Nayeem Hasan" w:date="2024-11-03T23:14:00Z">
              <w:r w:rsidRPr="00033637" w:rsidDel="00BB33D1">
                <w:rPr>
                  <w:rFonts w:ascii="Times New Roman" w:hAnsi="Times New Roman" w:cs="Times New Roman"/>
                  <w:sz w:val="24"/>
                  <w:szCs w:val="24"/>
                </w:rPr>
                <w:delText>16181 (93.5)</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EF859FE" w14:textId="733991F0" w:rsidR="00B010D0" w:rsidRPr="00033637" w:rsidDel="00BB33D1" w:rsidRDefault="00B010D0" w:rsidP="00F31FB2">
            <w:pPr>
              <w:spacing w:line="480" w:lineRule="auto"/>
              <w:rPr>
                <w:del w:id="7445" w:author="Mohammad Nayeem Hasan" w:date="2024-11-03T23:14:00Z"/>
                <w:rFonts w:ascii="Times New Roman" w:hAnsi="Times New Roman" w:cs="Times New Roman"/>
                <w:sz w:val="24"/>
                <w:szCs w:val="24"/>
                <w:rPrChange w:id="7446" w:author="Mohammad Nayeem Hasan" w:date="2024-12-23T01:53:00Z" w16du:dateUtc="2024-12-22T19:53:00Z">
                  <w:rPr>
                    <w:del w:id="7447" w:author="Mohammad Nayeem Hasan" w:date="2024-11-03T23:14:00Z"/>
                    <w:rFonts w:ascii="Times New Roman" w:hAnsi="Times New Roman" w:cs="Times New Roman"/>
                    <w:b/>
                    <w:bCs/>
                    <w:sz w:val="24"/>
                    <w:szCs w:val="24"/>
                  </w:rPr>
                </w:rPrChange>
              </w:rPr>
              <w:pPrChange w:id="7448" w:author="Mohammad Nayeem Hasan" w:date="2024-12-23T01:38:00Z" w16du:dateUtc="2024-12-22T19:38:00Z">
                <w:pPr/>
              </w:pPrChange>
            </w:pPr>
          </w:p>
        </w:tc>
      </w:tr>
      <w:tr w:rsidR="00B010D0" w:rsidRPr="00033637" w:rsidDel="00BB33D1" w14:paraId="61BEB5A9" w14:textId="74AFE4D5" w:rsidTr="00DA17B7">
        <w:trPr>
          <w:trHeight w:val="138"/>
          <w:jc w:val="center"/>
          <w:del w:id="7449" w:author="Mohammad Nayeem Hasan" w:date="2024-11-03T23:14: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4DD0E3C4" w14:textId="29C7E52E" w:rsidR="00B010D0" w:rsidRPr="00033637" w:rsidDel="00BB33D1" w:rsidRDefault="00B010D0" w:rsidP="00F31FB2">
            <w:pPr>
              <w:spacing w:line="480" w:lineRule="auto"/>
              <w:rPr>
                <w:del w:id="7450" w:author="Mohammad Nayeem Hasan" w:date="2024-11-03T23:14:00Z"/>
                <w:rFonts w:ascii="Times New Roman" w:hAnsi="Times New Roman" w:cs="Times New Roman"/>
                <w:sz w:val="24"/>
                <w:szCs w:val="24"/>
              </w:rPr>
              <w:pPrChange w:id="7451" w:author="Mohammad Nayeem Hasan" w:date="2024-12-23T01:38:00Z" w16du:dateUtc="2024-12-22T19:38:00Z">
                <w:pPr/>
              </w:pPrChange>
            </w:pPr>
            <w:del w:id="7452" w:author="Mohammad Nayeem Hasan" w:date="2024-11-03T23:14:00Z">
              <w:r w:rsidRPr="00033637" w:rsidDel="00BB33D1">
                <w:rPr>
                  <w:rFonts w:ascii="Times New Roman" w:hAnsi="Times New Roman" w:cs="Times New Roman"/>
                  <w:sz w:val="24"/>
                  <w:szCs w:val="24"/>
                </w:rPr>
                <w:delText>Stunned</w:delText>
              </w:r>
            </w:del>
          </w:p>
        </w:tc>
      </w:tr>
      <w:tr w:rsidR="00861DA4" w:rsidRPr="00033637" w:rsidDel="00BB33D1" w14:paraId="6C53458E" w14:textId="77777777" w:rsidTr="00D70918">
        <w:trPr>
          <w:trHeight w:val="138"/>
          <w:jc w:val="center"/>
          <w:del w:id="7453"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6C4BFDF7" w14:textId="39B0954B" w:rsidR="00B010D0" w:rsidRPr="00033637" w:rsidDel="00BB33D1" w:rsidRDefault="00B010D0" w:rsidP="00F31FB2">
            <w:pPr>
              <w:spacing w:line="480" w:lineRule="auto"/>
              <w:rPr>
                <w:del w:id="7454" w:author="Mohammad Nayeem Hasan" w:date="2024-11-03T23:14:00Z"/>
                <w:rFonts w:ascii="Times New Roman" w:hAnsi="Times New Roman" w:cs="Times New Roman"/>
                <w:sz w:val="24"/>
                <w:szCs w:val="24"/>
              </w:rPr>
              <w:pPrChange w:id="7455" w:author="Mohammad Nayeem Hasan" w:date="2024-12-23T01:38:00Z" w16du:dateUtc="2024-12-22T19:38:00Z">
                <w:pPr/>
              </w:pPrChange>
            </w:pPr>
            <w:del w:id="7456" w:author="Mohammad Nayeem Hasan" w:date="2024-11-03T23:14:00Z">
              <w:r w:rsidRPr="00033637" w:rsidDel="00BB33D1">
                <w:rPr>
                  <w:rFonts w:ascii="Times New Roman" w:hAnsi="Times New Roman" w:cs="Times New Roman"/>
                  <w:sz w:val="24"/>
                  <w:szCs w:val="24"/>
                </w:rPr>
                <w:delText>Yes</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3A5AEA50" w14:textId="57E6B7EF" w:rsidR="00B010D0" w:rsidRPr="00033637" w:rsidDel="00BB33D1" w:rsidRDefault="00B010D0" w:rsidP="00F31FB2">
            <w:pPr>
              <w:spacing w:line="480" w:lineRule="auto"/>
              <w:rPr>
                <w:del w:id="7457" w:author="Mohammad Nayeem Hasan" w:date="2024-11-03T23:14:00Z"/>
                <w:rFonts w:ascii="Times New Roman" w:hAnsi="Times New Roman" w:cs="Times New Roman"/>
                <w:sz w:val="24"/>
                <w:szCs w:val="24"/>
              </w:rPr>
              <w:pPrChange w:id="7458" w:author="Mohammad Nayeem Hasan" w:date="2024-12-23T01:38:00Z" w16du:dateUtc="2024-12-22T19:38:00Z">
                <w:pPr/>
              </w:pPrChange>
            </w:pPr>
            <w:del w:id="7459" w:author="Mohammad Nayeem Hasan" w:date="2024-11-03T23:14:00Z">
              <w:r w:rsidRPr="00033637" w:rsidDel="00BB33D1">
                <w:rPr>
                  <w:rFonts w:ascii="Times New Roman" w:hAnsi="Times New Roman" w:cs="Times New Roman"/>
                  <w:sz w:val="24"/>
                  <w:szCs w:val="24"/>
                </w:rPr>
                <w:delText>-</w:delText>
              </w:r>
            </w:del>
          </w:p>
        </w:tc>
        <w:tc>
          <w:tcPr>
            <w:tcW w:w="436" w:type="pct"/>
            <w:tcBorders>
              <w:top w:val="single" w:sz="4" w:space="0" w:color="auto"/>
              <w:left w:val="single" w:sz="4" w:space="0" w:color="auto"/>
              <w:bottom w:val="single" w:sz="4" w:space="0" w:color="auto"/>
              <w:right w:val="single" w:sz="4" w:space="0" w:color="auto"/>
            </w:tcBorders>
            <w:hideMark/>
          </w:tcPr>
          <w:p w14:paraId="4CDBC306" w14:textId="19EE7E4D" w:rsidR="00B010D0" w:rsidRPr="00033637" w:rsidDel="00BB33D1" w:rsidRDefault="00B010D0" w:rsidP="00F31FB2">
            <w:pPr>
              <w:spacing w:line="480" w:lineRule="auto"/>
              <w:rPr>
                <w:del w:id="7460" w:author="Mohammad Nayeem Hasan" w:date="2024-11-03T23:14:00Z"/>
                <w:rFonts w:ascii="Times New Roman" w:hAnsi="Times New Roman" w:cs="Times New Roman"/>
                <w:sz w:val="24"/>
                <w:szCs w:val="24"/>
              </w:rPr>
              <w:pPrChange w:id="7461" w:author="Mohammad Nayeem Hasan" w:date="2024-12-23T01:38:00Z" w16du:dateUtc="2024-12-22T19:38:00Z">
                <w:pPr/>
              </w:pPrChange>
            </w:pPr>
            <w:del w:id="7462" w:author="Mohammad Nayeem Hasan" w:date="2024-11-03T23:14:00Z">
              <w:r w:rsidRPr="00033637" w:rsidDel="00BB33D1">
                <w:rPr>
                  <w:rFonts w:ascii="Times New Roman" w:hAnsi="Times New Roman" w:cs="Times New Roman"/>
                  <w:sz w:val="24"/>
                  <w:szCs w:val="24"/>
                </w:rPr>
                <w:delText>-</w:delText>
              </w:r>
            </w:del>
          </w:p>
        </w:tc>
        <w:tc>
          <w:tcPr>
            <w:tcW w:w="520" w:type="pct"/>
            <w:vMerge w:val="restart"/>
            <w:tcBorders>
              <w:top w:val="single" w:sz="4" w:space="0" w:color="auto"/>
              <w:left w:val="single" w:sz="4" w:space="0" w:color="auto"/>
              <w:bottom w:val="single" w:sz="4" w:space="0" w:color="auto"/>
              <w:right w:val="single" w:sz="4" w:space="0" w:color="auto"/>
            </w:tcBorders>
            <w:vAlign w:val="center"/>
          </w:tcPr>
          <w:p w14:paraId="25D58D5B" w14:textId="6D7001DF" w:rsidR="00B010D0" w:rsidRPr="00033637" w:rsidDel="00BB33D1" w:rsidRDefault="00B010D0" w:rsidP="00F31FB2">
            <w:pPr>
              <w:spacing w:line="480" w:lineRule="auto"/>
              <w:rPr>
                <w:del w:id="7463" w:author="Mohammad Nayeem Hasan" w:date="2024-11-03T23:14:00Z"/>
                <w:rFonts w:ascii="Times New Roman" w:hAnsi="Times New Roman" w:cs="Times New Roman"/>
                <w:sz w:val="24"/>
                <w:szCs w:val="24"/>
              </w:rPr>
              <w:pPrChange w:id="7464"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0C9C9D2D" w14:textId="72987088" w:rsidR="00B010D0" w:rsidRPr="00033637" w:rsidDel="00BB33D1" w:rsidRDefault="00B010D0" w:rsidP="00F31FB2">
            <w:pPr>
              <w:spacing w:line="480" w:lineRule="auto"/>
              <w:rPr>
                <w:del w:id="7465" w:author="Mohammad Nayeem Hasan" w:date="2024-11-03T23:14:00Z"/>
                <w:rFonts w:ascii="Times New Roman" w:hAnsi="Times New Roman" w:cs="Times New Roman"/>
                <w:sz w:val="24"/>
                <w:szCs w:val="24"/>
              </w:rPr>
              <w:pPrChange w:id="7466" w:author="Mohammad Nayeem Hasan" w:date="2024-12-23T01:38:00Z" w16du:dateUtc="2024-12-22T19:38:00Z">
                <w:pPr/>
              </w:pPrChange>
            </w:pPr>
            <w:del w:id="7467" w:author="Mohammad Nayeem Hasan" w:date="2024-11-03T23:14:00Z">
              <w:r w:rsidRPr="00033637" w:rsidDel="00BB33D1">
                <w:rPr>
                  <w:rFonts w:ascii="Times New Roman" w:hAnsi="Times New Roman" w:cs="Times New Roman"/>
                  <w:sz w:val="24"/>
                  <w:szCs w:val="24"/>
                </w:rPr>
                <w:delText>323 (3.9)</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6F4674E7" w14:textId="7CF0D786" w:rsidR="00B010D0" w:rsidRPr="00033637" w:rsidDel="00BB33D1" w:rsidRDefault="00B010D0" w:rsidP="00F31FB2">
            <w:pPr>
              <w:spacing w:line="480" w:lineRule="auto"/>
              <w:rPr>
                <w:del w:id="7468" w:author="Mohammad Nayeem Hasan" w:date="2024-11-03T23:14:00Z"/>
                <w:rFonts w:ascii="Times New Roman" w:hAnsi="Times New Roman" w:cs="Times New Roman"/>
                <w:sz w:val="24"/>
                <w:szCs w:val="24"/>
              </w:rPr>
              <w:pPrChange w:id="7469" w:author="Mohammad Nayeem Hasan" w:date="2024-12-23T01:38:00Z" w16du:dateUtc="2024-12-22T19:38:00Z">
                <w:pPr/>
              </w:pPrChange>
            </w:pPr>
            <w:del w:id="7470" w:author="Mohammad Nayeem Hasan" w:date="2024-11-03T23:14:00Z">
              <w:r w:rsidRPr="00033637" w:rsidDel="00BB33D1">
                <w:rPr>
                  <w:rFonts w:ascii="Times New Roman" w:hAnsi="Times New Roman" w:cs="Times New Roman"/>
                  <w:sz w:val="24"/>
                  <w:szCs w:val="24"/>
                </w:rPr>
                <w:delText>7893 (96.1)</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7CFFAC8A" w14:textId="306EDDE1" w:rsidR="00B010D0" w:rsidRPr="00033637" w:rsidDel="00BB33D1" w:rsidRDefault="00B010D0" w:rsidP="00F31FB2">
            <w:pPr>
              <w:spacing w:line="480" w:lineRule="auto"/>
              <w:rPr>
                <w:del w:id="7471" w:author="Mohammad Nayeem Hasan" w:date="2024-11-03T23:14:00Z"/>
                <w:rFonts w:ascii="Times New Roman" w:hAnsi="Times New Roman" w:cs="Times New Roman"/>
                <w:sz w:val="24"/>
                <w:szCs w:val="24"/>
              </w:rPr>
              <w:pPrChange w:id="7472" w:author="Mohammad Nayeem Hasan" w:date="2024-12-23T01:38:00Z" w16du:dateUtc="2024-12-22T19:38:00Z">
                <w:pPr/>
              </w:pPrChange>
            </w:pPr>
            <w:del w:id="7473" w:author="Mohammad Nayeem Hasan" w:date="2024-11-03T23:14:00Z">
              <w:r w:rsidRPr="00033637" w:rsidDel="00BB33D1">
                <w:rPr>
                  <w:rFonts w:ascii="Times New Roman" w:hAnsi="Times New Roman" w:cs="Times New Roman"/>
                  <w:sz w:val="24"/>
                  <w:szCs w:val="24"/>
                </w:rPr>
                <w:delText>0.867</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778B1640" w14:textId="28B6C6B5" w:rsidR="00B010D0" w:rsidRPr="00033637" w:rsidDel="00BB33D1" w:rsidRDefault="00B010D0" w:rsidP="00F31FB2">
            <w:pPr>
              <w:spacing w:line="480" w:lineRule="auto"/>
              <w:rPr>
                <w:del w:id="7474" w:author="Mohammad Nayeem Hasan" w:date="2024-11-03T23:14:00Z"/>
                <w:rFonts w:ascii="Times New Roman" w:hAnsi="Times New Roman" w:cs="Times New Roman"/>
                <w:sz w:val="24"/>
                <w:szCs w:val="24"/>
              </w:rPr>
              <w:pPrChange w:id="7475" w:author="Mohammad Nayeem Hasan" w:date="2024-12-23T01:38:00Z" w16du:dateUtc="2024-12-22T19:38:00Z">
                <w:pPr/>
              </w:pPrChange>
            </w:pPr>
            <w:del w:id="7476" w:author="Mohammad Nayeem Hasan" w:date="2024-11-03T23:14:00Z">
              <w:r w:rsidRPr="00033637" w:rsidDel="00BB33D1">
                <w:rPr>
                  <w:rFonts w:ascii="Times New Roman" w:hAnsi="Times New Roman" w:cs="Times New Roman"/>
                  <w:sz w:val="24"/>
                  <w:szCs w:val="24"/>
                </w:rPr>
                <w:delText>461 (7.4)</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2DE199A6" w14:textId="03F92153" w:rsidR="00B010D0" w:rsidRPr="00033637" w:rsidDel="00BB33D1" w:rsidRDefault="00B010D0" w:rsidP="00F31FB2">
            <w:pPr>
              <w:spacing w:line="480" w:lineRule="auto"/>
              <w:rPr>
                <w:del w:id="7477" w:author="Mohammad Nayeem Hasan" w:date="2024-11-03T23:14:00Z"/>
                <w:rFonts w:ascii="Times New Roman" w:hAnsi="Times New Roman" w:cs="Times New Roman"/>
                <w:sz w:val="24"/>
                <w:szCs w:val="24"/>
              </w:rPr>
              <w:pPrChange w:id="7478" w:author="Mohammad Nayeem Hasan" w:date="2024-12-23T01:38:00Z" w16du:dateUtc="2024-12-22T19:38:00Z">
                <w:pPr/>
              </w:pPrChange>
            </w:pPr>
            <w:del w:id="7479" w:author="Mohammad Nayeem Hasan" w:date="2024-11-03T23:14:00Z">
              <w:r w:rsidRPr="00033637" w:rsidDel="00BB33D1">
                <w:rPr>
                  <w:rFonts w:ascii="Times New Roman" w:hAnsi="Times New Roman" w:cs="Times New Roman"/>
                  <w:sz w:val="24"/>
                  <w:szCs w:val="24"/>
                </w:rPr>
                <w:delText>5765 (92.6)</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42D04DA5" w14:textId="5984B141" w:rsidR="00B010D0" w:rsidRPr="00033637" w:rsidDel="00BB33D1" w:rsidRDefault="00B010D0" w:rsidP="00F31FB2">
            <w:pPr>
              <w:spacing w:line="480" w:lineRule="auto"/>
              <w:rPr>
                <w:del w:id="7480" w:author="Mohammad Nayeem Hasan" w:date="2024-11-03T23:14:00Z"/>
                <w:rFonts w:ascii="Times New Roman" w:hAnsi="Times New Roman" w:cs="Times New Roman"/>
                <w:sz w:val="24"/>
                <w:szCs w:val="24"/>
              </w:rPr>
              <w:pPrChange w:id="7481" w:author="Mohammad Nayeem Hasan" w:date="2024-12-23T01:38:00Z" w16du:dateUtc="2024-12-22T19:38:00Z">
                <w:pPr/>
              </w:pPrChange>
            </w:pPr>
            <w:del w:id="7482" w:author="Mohammad Nayeem Hasan" w:date="2024-11-03T23:14:00Z">
              <w:r w:rsidRPr="00033637" w:rsidDel="00BB33D1">
                <w:rPr>
                  <w:rFonts w:ascii="Times New Roman" w:hAnsi="Times New Roman" w:cs="Times New Roman"/>
                  <w:sz w:val="24"/>
                  <w:szCs w:val="24"/>
                </w:rPr>
                <w:delText>0.132</w:delText>
              </w:r>
            </w:del>
          </w:p>
        </w:tc>
      </w:tr>
      <w:tr w:rsidR="00072E76" w:rsidRPr="00033637" w:rsidDel="00BB33D1" w14:paraId="7A96F7D5" w14:textId="77777777" w:rsidTr="00D70918">
        <w:trPr>
          <w:trHeight w:val="138"/>
          <w:jc w:val="center"/>
          <w:del w:id="7483"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3DEBBC1D" w14:textId="78159CB8" w:rsidR="00B010D0" w:rsidRPr="00033637" w:rsidDel="00BB33D1" w:rsidRDefault="00B010D0" w:rsidP="00F31FB2">
            <w:pPr>
              <w:spacing w:line="480" w:lineRule="auto"/>
              <w:rPr>
                <w:del w:id="7484" w:author="Mohammad Nayeem Hasan" w:date="2024-11-03T23:14:00Z"/>
                <w:rFonts w:ascii="Times New Roman" w:hAnsi="Times New Roman" w:cs="Times New Roman"/>
                <w:sz w:val="24"/>
                <w:szCs w:val="24"/>
              </w:rPr>
              <w:pPrChange w:id="7485" w:author="Mohammad Nayeem Hasan" w:date="2024-12-23T01:38:00Z" w16du:dateUtc="2024-12-22T19:38:00Z">
                <w:pPr/>
              </w:pPrChange>
            </w:pPr>
            <w:del w:id="7486" w:author="Mohammad Nayeem Hasan" w:date="2024-11-03T23:14:00Z">
              <w:r w:rsidRPr="00033637" w:rsidDel="00BB33D1">
                <w:rPr>
                  <w:rFonts w:ascii="Times New Roman" w:hAnsi="Times New Roman" w:cs="Times New Roman"/>
                  <w:sz w:val="24"/>
                  <w:szCs w:val="24"/>
                </w:rPr>
                <w:delText>No</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179C6B45" w14:textId="1F0F4920" w:rsidR="00B010D0" w:rsidRPr="00033637" w:rsidDel="00BB33D1" w:rsidRDefault="00B010D0" w:rsidP="00F31FB2">
            <w:pPr>
              <w:spacing w:line="480" w:lineRule="auto"/>
              <w:rPr>
                <w:del w:id="7487" w:author="Mohammad Nayeem Hasan" w:date="2024-11-03T23:14:00Z"/>
                <w:rFonts w:ascii="Times New Roman" w:hAnsi="Times New Roman" w:cs="Times New Roman"/>
                <w:sz w:val="24"/>
                <w:szCs w:val="24"/>
              </w:rPr>
              <w:pPrChange w:id="7488" w:author="Mohammad Nayeem Hasan" w:date="2024-12-23T01:38:00Z" w16du:dateUtc="2024-12-22T19:38:00Z">
                <w:pPr/>
              </w:pPrChange>
            </w:pPr>
            <w:del w:id="7489" w:author="Mohammad Nayeem Hasan" w:date="2024-11-03T23:14:00Z">
              <w:r w:rsidRPr="00033637" w:rsidDel="00BB33D1">
                <w:rPr>
                  <w:rFonts w:ascii="Times New Roman" w:hAnsi="Times New Roman" w:cs="Times New Roman"/>
                  <w:sz w:val="24"/>
                  <w:szCs w:val="24"/>
                </w:rPr>
                <w:delText>-</w:delText>
              </w:r>
            </w:del>
          </w:p>
        </w:tc>
        <w:tc>
          <w:tcPr>
            <w:tcW w:w="436" w:type="pct"/>
            <w:tcBorders>
              <w:top w:val="single" w:sz="4" w:space="0" w:color="auto"/>
              <w:left w:val="single" w:sz="4" w:space="0" w:color="auto"/>
              <w:bottom w:val="single" w:sz="4" w:space="0" w:color="auto"/>
              <w:right w:val="single" w:sz="4" w:space="0" w:color="auto"/>
            </w:tcBorders>
            <w:hideMark/>
          </w:tcPr>
          <w:p w14:paraId="66CBFB86" w14:textId="30F3B407" w:rsidR="00B010D0" w:rsidRPr="00033637" w:rsidDel="00BB33D1" w:rsidRDefault="00B010D0" w:rsidP="00F31FB2">
            <w:pPr>
              <w:spacing w:line="480" w:lineRule="auto"/>
              <w:rPr>
                <w:del w:id="7490" w:author="Mohammad Nayeem Hasan" w:date="2024-11-03T23:14:00Z"/>
                <w:rFonts w:ascii="Times New Roman" w:hAnsi="Times New Roman" w:cs="Times New Roman"/>
                <w:sz w:val="24"/>
                <w:szCs w:val="24"/>
              </w:rPr>
              <w:pPrChange w:id="7491" w:author="Mohammad Nayeem Hasan" w:date="2024-12-23T01:38:00Z" w16du:dateUtc="2024-12-22T19:38:00Z">
                <w:pPr/>
              </w:pPrChange>
            </w:pPr>
            <w:del w:id="7492" w:author="Mohammad Nayeem Hasan" w:date="2024-11-03T23:14:00Z">
              <w:r w:rsidRPr="00033637" w:rsidDel="00BB33D1">
                <w:rPr>
                  <w:rFonts w:ascii="Times New Roman" w:hAnsi="Times New Roman" w:cs="Times New Roman"/>
                  <w:sz w:val="24"/>
                  <w:szCs w:val="24"/>
                </w:rPr>
                <w:delText>-</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7D2C21" w14:textId="104E2CB7" w:rsidR="00B010D0" w:rsidRPr="00033637" w:rsidDel="00BB33D1" w:rsidRDefault="00B010D0" w:rsidP="00F31FB2">
            <w:pPr>
              <w:spacing w:line="480" w:lineRule="auto"/>
              <w:rPr>
                <w:del w:id="7493" w:author="Mohammad Nayeem Hasan" w:date="2024-11-03T23:14:00Z"/>
                <w:rFonts w:ascii="Times New Roman" w:hAnsi="Times New Roman" w:cs="Times New Roman"/>
                <w:sz w:val="24"/>
                <w:szCs w:val="24"/>
              </w:rPr>
              <w:pPrChange w:id="7494"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6F12CFC4" w14:textId="4469811E" w:rsidR="00B010D0" w:rsidRPr="00033637" w:rsidDel="00BB33D1" w:rsidRDefault="00B010D0" w:rsidP="00F31FB2">
            <w:pPr>
              <w:spacing w:line="480" w:lineRule="auto"/>
              <w:rPr>
                <w:del w:id="7495" w:author="Mohammad Nayeem Hasan" w:date="2024-11-03T23:14:00Z"/>
                <w:rFonts w:ascii="Times New Roman" w:hAnsi="Times New Roman" w:cs="Times New Roman"/>
                <w:sz w:val="24"/>
                <w:szCs w:val="24"/>
              </w:rPr>
              <w:pPrChange w:id="7496" w:author="Mohammad Nayeem Hasan" w:date="2024-12-23T01:38:00Z" w16du:dateUtc="2024-12-22T19:38:00Z">
                <w:pPr/>
              </w:pPrChange>
            </w:pPr>
            <w:del w:id="7497" w:author="Mohammad Nayeem Hasan" w:date="2024-11-03T23:14:00Z">
              <w:r w:rsidRPr="00033637" w:rsidDel="00BB33D1">
                <w:rPr>
                  <w:rFonts w:ascii="Times New Roman" w:hAnsi="Times New Roman" w:cs="Times New Roman"/>
                  <w:sz w:val="24"/>
                  <w:szCs w:val="24"/>
                </w:rPr>
                <w:delText>447 (4.0)</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3FB993FB" w14:textId="5C9F5095" w:rsidR="00B010D0" w:rsidRPr="00033637" w:rsidDel="00BB33D1" w:rsidRDefault="00B010D0" w:rsidP="00F31FB2">
            <w:pPr>
              <w:spacing w:line="480" w:lineRule="auto"/>
              <w:rPr>
                <w:del w:id="7498" w:author="Mohammad Nayeem Hasan" w:date="2024-11-03T23:14:00Z"/>
                <w:rFonts w:ascii="Times New Roman" w:hAnsi="Times New Roman" w:cs="Times New Roman"/>
                <w:sz w:val="24"/>
                <w:szCs w:val="24"/>
              </w:rPr>
              <w:pPrChange w:id="7499" w:author="Mohammad Nayeem Hasan" w:date="2024-12-23T01:38:00Z" w16du:dateUtc="2024-12-22T19:38:00Z">
                <w:pPr/>
              </w:pPrChange>
            </w:pPr>
            <w:del w:id="7500" w:author="Mohammad Nayeem Hasan" w:date="2024-11-03T23:14:00Z">
              <w:r w:rsidRPr="00033637" w:rsidDel="00BB33D1">
                <w:rPr>
                  <w:rFonts w:ascii="Times New Roman" w:hAnsi="Times New Roman" w:cs="Times New Roman"/>
                  <w:sz w:val="24"/>
                  <w:szCs w:val="24"/>
                </w:rPr>
                <w:delText>10752 (96.0)</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D6ECEBD" w14:textId="66E34AC7" w:rsidR="00B010D0" w:rsidRPr="00033637" w:rsidDel="00BB33D1" w:rsidRDefault="00B010D0" w:rsidP="00F31FB2">
            <w:pPr>
              <w:spacing w:line="480" w:lineRule="auto"/>
              <w:rPr>
                <w:del w:id="7501" w:author="Mohammad Nayeem Hasan" w:date="2024-11-03T23:14:00Z"/>
                <w:rFonts w:ascii="Times New Roman" w:hAnsi="Times New Roman" w:cs="Times New Roman"/>
                <w:sz w:val="24"/>
                <w:szCs w:val="24"/>
              </w:rPr>
              <w:pPrChange w:id="7502"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2EFDF83C" w14:textId="201107E6" w:rsidR="00B010D0" w:rsidRPr="00033637" w:rsidDel="00BB33D1" w:rsidRDefault="00B010D0" w:rsidP="00F31FB2">
            <w:pPr>
              <w:spacing w:line="480" w:lineRule="auto"/>
              <w:rPr>
                <w:del w:id="7503" w:author="Mohammad Nayeem Hasan" w:date="2024-11-03T23:14:00Z"/>
                <w:rFonts w:ascii="Times New Roman" w:hAnsi="Times New Roman" w:cs="Times New Roman"/>
                <w:sz w:val="24"/>
                <w:szCs w:val="24"/>
              </w:rPr>
              <w:pPrChange w:id="7504" w:author="Mohammad Nayeem Hasan" w:date="2024-12-23T01:38:00Z" w16du:dateUtc="2024-12-22T19:38:00Z">
                <w:pPr/>
              </w:pPrChange>
            </w:pPr>
            <w:del w:id="7505" w:author="Mohammad Nayeem Hasan" w:date="2024-11-03T23:14:00Z">
              <w:r w:rsidRPr="00033637" w:rsidDel="00BB33D1">
                <w:rPr>
                  <w:rFonts w:ascii="Times New Roman" w:hAnsi="Times New Roman" w:cs="Times New Roman"/>
                  <w:sz w:val="24"/>
                  <w:szCs w:val="24"/>
                </w:rPr>
                <w:delText>1071 (6.8)</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6028EBE3" w14:textId="76388A43" w:rsidR="00B010D0" w:rsidRPr="00033637" w:rsidDel="00BB33D1" w:rsidRDefault="00B010D0" w:rsidP="00F31FB2">
            <w:pPr>
              <w:spacing w:line="480" w:lineRule="auto"/>
              <w:rPr>
                <w:del w:id="7506" w:author="Mohammad Nayeem Hasan" w:date="2024-11-03T23:14:00Z"/>
                <w:rFonts w:ascii="Times New Roman" w:hAnsi="Times New Roman" w:cs="Times New Roman"/>
                <w:sz w:val="24"/>
                <w:szCs w:val="24"/>
              </w:rPr>
              <w:pPrChange w:id="7507" w:author="Mohammad Nayeem Hasan" w:date="2024-12-23T01:38:00Z" w16du:dateUtc="2024-12-22T19:38:00Z">
                <w:pPr/>
              </w:pPrChange>
            </w:pPr>
            <w:del w:id="7508" w:author="Mohammad Nayeem Hasan" w:date="2024-11-03T23:14:00Z">
              <w:r w:rsidRPr="00033637" w:rsidDel="00BB33D1">
                <w:rPr>
                  <w:rFonts w:ascii="Times New Roman" w:hAnsi="Times New Roman" w:cs="Times New Roman"/>
                  <w:sz w:val="24"/>
                  <w:szCs w:val="24"/>
                </w:rPr>
                <w:delText>14747 (93.2)</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CEE585B" w14:textId="721D2499" w:rsidR="00B010D0" w:rsidRPr="00033637" w:rsidDel="00BB33D1" w:rsidRDefault="00B010D0" w:rsidP="00F31FB2">
            <w:pPr>
              <w:spacing w:line="480" w:lineRule="auto"/>
              <w:rPr>
                <w:del w:id="7509" w:author="Mohammad Nayeem Hasan" w:date="2024-11-03T23:14:00Z"/>
                <w:rFonts w:ascii="Times New Roman" w:hAnsi="Times New Roman" w:cs="Times New Roman"/>
                <w:sz w:val="24"/>
                <w:szCs w:val="24"/>
              </w:rPr>
              <w:pPrChange w:id="7510" w:author="Mohammad Nayeem Hasan" w:date="2024-12-23T01:38:00Z" w16du:dateUtc="2024-12-22T19:38:00Z">
                <w:pPr/>
              </w:pPrChange>
            </w:pPr>
          </w:p>
        </w:tc>
      </w:tr>
      <w:tr w:rsidR="00B010D0" w:rsidRPr="00033637" w:rsidDel="00BB33D1" w14:paraId="5CA07778" w14:textId="18EB2629" w:rsidTr="00DA17B7">
        <w:trPr>
          <w:trHeight w:val="138"/>
          <w:jc w:val="center"/>
          <w:del w:id="7511" w:author="Mohammad Nayeem Hasan" w:date="2024-11-03T23:14: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34A297A5" w14:textId="26CCC696" w:rsidR="00B010D0" w:rsidRPr="00033637" w:rsidDel="00BB33D1" w:rsidRDefault="00B010D0" w:rsidP="00F31FB2">
            <w:pPr>
              <w:spacing w:line="480" w:lineRule="auto"/>
              <w:rPr>
                <w:del w:id="7512" w:author="Mohammad Nayeem Hasan" w:date="2024-11-03T23:14:00Z"/>
                <w:rFonts w:ascii="Times New Roman" w:hAnsi="Times New Roman" w:cs="Times New Roman"/>
                <w:sz w:val="24"/>
                <w:szCs w:val="24"/>
              </w:rPr>
              <w:pPrChange w:id="7513" w:author="Mohammad Nayeem Hasan" w:date="2024-12-23T01:38:00Z" w16du:dateUtc="2024-12-22T19:38:00Z">
                <w:pPr/>
              </w:pPrChange>
            </w:pPr>
            <w:del w:id="7514" w:author="Mohammad Nayeem Hasan" w:date="2024-11-03T23:14:00Z">
              <w:r w:rsidRPr="00033637" w:rsidDel="00BB33D1">
                <w:rPr>
                  <w:rFonts w:ascii="Times New Roman" w:hAnsi="Times New Roman" w:cs="Times New Roman"/>
                  <w:sz w:val="24"/>
                  <w:szCs w:val="24"/>
                </w:rPr>
                <w:delText>Wasted</w:delText>
              </w:r>
            </w:del>
          </w:p>
        </w:tc>
      </w:tr>
      <w:tr w:rsidR="00861DA4" w:rsidRPr="00033637" w:rsidDel="00BB33D1" w14:paraId="0DCBE288" w14:textId="77777777" w:rsidTr="00D70918">
        <w:trPr>
          <w:trHeight w:val="138"/>
          <w:jc w:val="center"/>
          <w:del w:id="7515"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13143154" w14:textId="4583DBB9" w:rsidR="00B010D0" w:rsidRPr="00033637" w:rsidDel="00BB33D1" w:rsidRDefault="00B010D0" w:rsidP="00F31FB2">
            <w:pPr>
              <w:spacing w:line="480" w:lineRule="auto"/>
              <w:rPr>
                <w:del w:id="7516" w:author="Mohammad Nayeem Hasan" w:date="2024-11-03T23:14:00Z"/>
                <w:rFonts w:ascii="Times New Roman" w:hAnsi="Times New Roman" w:cs="Times New Roman"/>
                <w:sz w:val="24"/>
                <w:szCs w:val="24"/>
              </w:rPr>
              <w:pPrChange w:id="7517" w:author="Mohammad Nayeem Hasan" w:date="2024-12-23T01:38:00Z" w16du:dateUtc="2024-12-22T19:38:00Z">
                <w:pPr/>
              </w:pPrChange>
            </w:pPr>
            <w:del w:id="7518" w:author="Mohammad Nayeem Hasan" w:date="2024-11-03T23:14:00Z">
              <w:r w:rsidRPr="00033637" w:rsidDel="00BB33D1">
                <w:rPr>
                  <w:rFonts w:ascii="Times New Roman" w:hAnsi="Times New Roman" w:cs="Times New Roman"/>
                  <w:sz w:val="24"/>
                  <w:szCs w:val="24"/>
                </w:rPr>
                <w:delText>Yes</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08B52B3A" w14:textId="50F95659" w:rsidR="00B010D0" w:rsidRPr="00033637" w:rsidDel="00BB33D1" w:rsidRDefault="00B010D0" w:rsidP="00F31FB2">
            <w:pPr>
              <w:spacing w:line="480" w:lineRule="auto"/>
              <w:rPr>
                <w:del w:id="7519" w:author="Mohammad Nayeem Hasan" w:date="2024-11-03T23:14:00Z"/>
                <w:rFonts w:ascii="Times New Roman" w:hAnsi="Times New Roman" w:cs="Times New Roman"/>
                <w:sz w:val="24"/>
                <w:szCs w:val="24"/>
              </w:rPr>
              <w:pPrChange w:id="7520" w:author="Mohammad Nayeem Hasan" w:date="2024-12-23T01:38:00Z" w16du:dateUtc="2024-12-22T19:38:00Z">
                <w:pPr/>
              </w:pPrChange>
            </w:pPr>
            <w:del w:id="7521" w:author="Mohammad Nayeem Hasan" w:date="2024-11-03T23:14:00Z">
              <w:r w:rsidRPr="00033637" w:rsidDel="00BB33D1">
                <w:rPr>
                  <w:rFonts w:ascii="Times New Roman" w:hAnsi="Times New Roman" w:cs="Times New Roman"/>
                  <w:sz w:val="24"/>
                  <w:szCs w:val="24"/>
                </w:rPr>
                <w:delText>-</w:delText>
              </w:r>
            </w:del>
          </w:p>
        </w:tc>
        <w:tc>
          <w:tcPr>
            <w:tcW w:w="436" w:type="pct"/>
            <w:tcBorders>
              <w:top w:val="single" w:sz="4" w:space="0" w:color="auto"/>
              <w:left w:val="single" w:sz="4" w:space="0" w:color="auto"/>
              <w:bottom w:val="single" w:sz="4" w:space="0" w:color="auto"/>
              <w:right w:val="single" w:sz="4" w:space="0" w:color="auto"/>
            </w:tcBorders>
            <w:hideMark/>
          </w:tcPr>
          <w:p w14:paraId="2947FD07" w14:textId="2C633858" w:rsidR="00B010D0" w:rsidRPr="00033637" w:rsidDel="00BB33D1" w:rsidRDefault="00B010D0" w:rsidP="00F31FB2">
            <w:pPr>
              <w:spacing w:line="480" w:lineRule="auto"/>
              <w:rPr>
                <w:del w:id="7522" w:author="Mohammad Nayeem Hasan" w:date="2024-11-03T23:14:00Z"/>
                <w:rFonts w:ascii="Times New Roman" w:hAnsi="Times New Roman" w:cs="Times New Roman"/>
                <w:sz w:val="24"/>
                <w:szCs w:val="24"/>
              </w:rPr>
              <w:pPrChange w:id="7523" w:author="Mohammad Nayeem Hasan" w:date="2024-12-23T01:38:00Z" w16du:dateUtc="2024-12-22T19:38:00Z">
                <w:pPr/>
              </w:pPrChange>
            </w:pPr>
            <w:del w:id="7524" w:author="Mohammad Nayeem Hasan" w:date="2024-11-03T23:14:00Z">
              <w:r w:rsidRPr="00033637" w:rsidDel="00BB33D1">
                <w:rPr>
                  <w:rFonts w:ascii="Times New Roman" w:hAnsi="Times New Roman" w:cs="Times New Roman"/>
                  <w:sz w:val="24"/>
                  <w:szCs w:val="24"/>
                </w:rPr>
                <w:delText>-</w:delText>
              </w:r>
            </w:del>
          </w:p>
        </w:tc>
        <w:tc>
          <w:tcPr>
            <w:tcW w:w="520" w:type="pct"/>
            <w:vMerge w:val="restart"/>
            <w:tcBorders>
              <w:top w:val="single" w:sz="4" w:space="0" w:color="auto"/>
              <w:left w:val="single" w:sz="4" w:space="0" w:color="auto"/>
              <w:bottom w:val="single" w:sz="4" w:space="0" w:color="auto"/>
              <w:right w:val="single" w:sz="4" w:space="0" w:color="auto"/>
            </w:tcBorders>
            <w:vAlign w:val="center"/>
          </w:tcPr>
          <w:p w14:paraId="49C2CEC8" w14:textId="7575482E" w:rsidR="00B010D0" w:rsidRPr="00033637" w:rsidDel="00BB33D1" w:rsidRDefault="00B010D0" w:rsidP="00F31FB2">
            <w:pPr>
              <w:spacing w:line="480" w:lineRule="auto"/>
              <w:rPr>
                <w:del w:id="7525" w:author="Mohammad Nayeem Hasan" w:date="2024-11-03T23:14:00Z"/>
                <w:rFonts w:ascii="Times New Roman" w:hAnsi="Times New Roman" w:cs="Times New Roman"/>
                <w:sz w:val="24"/>
                <w:szCs w:val="24"/>
              </w:rPr>
              <w:pPrChange w:id="7526"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5183B54F" w14:textId="6A93B4CB" w:rsidR="00B010D0" w:rsidRPr="00033637" w:rsidDel="00BB33D1" w:rsidRDefault="00B010D0" w:rsidP="00F31FB2">
            <w:pPr>
              <w:spacing w:line="480" w:lineRule="auto"/>
              <w:rPr>
                <w:del w:id="7527" w:author="Mohammad Nayeem Hasan" w:date="2024-11-03T23:14:00Z"/>
                <w:rFonts w:ascii="Times New Roman" w:hAnsi="Times New Roman" w:cs="Times New Roman"/>
                <w:sz w:val="24"/>
                <w:szCs w:val="24"/>
              </w:rPr>
              <w:pPrChange w:id="7528" w:author="Mohammad Nayeem Hasan" w:date="2024-12-23T01:38:00Z" w16du:dateUtc="2024-12-22T19:38:00Z">
                <w:pPr/>
              </w:pPrChange>
            </w:pPr>
            <w:del w:id="7529" w:author="Mohammad Nayeem Hasan" w:date="2024-11-03T23:14:00Z">
              <w:r w:rsidRPr="00033637" w:rsidDel="00BB33D1">
                <w:rPr>
                  <w:rFonts w:ascii="Times New Roman" w:hAnsi="Times New Roman" w:cs="Times New Roman"/>
                  <w:sz w:val="24"/>
                  <w:szCs w:val="24"/>
                </w:rPr>
                <w:delText>92 (4.7)</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44CF6BB2" w14:textId="6E03B97F" w:rsidR="00B010D0" w:rsidRPr="00033637" w:rsidDel="00BB33D1" w:rsidRDefault="00B010D0" w:rsidP="00F31FB2">
            <w:pPr>
              <w:spacing w:line="480" w:lineRule="auto"/>
              <w:rPr>
                <w:del w:id="7530" w:author="Mohammad Nayeem Hasan" w:date="2024-11-03T23:14:00Z"/>
                <w:rFonts w:ascii="Times New Roman" w:hAnsi="Times New Roman" w:cs="Times New Roman"/>
                <w:sz w:val="24"/>
                <w:szCs w:val="24"/>
              </w:rPr>
              <w:pPrChange w:id="7531" w:author="Mohammad Nayeem Hasan" w:date="2024-12-23T01:38:00Z" w16du:dateUtc="2024-12-22T19:38:00Z">
                <w:pPr/>
              </w:pPrChange>
            </w:pPr>
            <w:del w:id="7532" w:author="Mohammad Nayeem Hasan" w:date="2024-11-03T23:14:00Z">
              <w:r w:rsidRPr="00033637" w:rsidDel="00BB33D1">
                <w:rPr>
                  <w:rFonts w:ascii="Times New Roman" w:hAnsi="Times New Roman" w:cs="Times New Roman"/>
                  <w:sz w:val="24"/>
                  <w:szCs w:val="24"/>
                </w:rPr>
                <w:delText>1862 (95.3)</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646356E4" w14:textId="5A9410A3" w:rsidR="00B010D0" w:rsidRPr="00033637" w:rsidDel="00BB33D1" w:rsidRDefault="00B010D0" w:rsidP="00F31FB2">
            <w:pPr>
              <w:spacing w:line="480" w:lineRule="auto"/>
              <w:rPr>
                <w:del w:id="7533" w:author="Mohammad Nayeem Hasan" w:date="2024-11-03T23:14:00Z"/>
                <w:rFonts w:ascii="Times New Roman" w:hAnsi="Times New Roman" w:cs="Times New Roman"/>
                <w:sz w:val="24"/>
                <w:szCs w:val="24"/>
              </w:rPr>
              <w:pPrChange w:id="7534" w:author="Mohammad Nayeem Hasan" w:date="2024-12-23T01:38:00Z" w16du:dateUtc="2024-12-22T19:38:00Z">
                <w:pPr/>
              </w:pPrChange>
            </w:pPr>
            <w:del w:id="7535" w:author="Mohammad Nayeem Hasan" w:date="2024-11-03T23:14:00Z">
              <w:r w:rsidRPr="00033637" w:rsidDel="00BB33D1">
                <w:rPr>
                  <w:rFonts w:ascii="Times New Roman" w:hAnsi="Times New Roman" w:cs="Times New Roman"/>
                  <w:sz w:val="24"/>
                  <w:szCs w:val="24"/>
                </w:rPr>
                <w:delText>0.148</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520950C1" w14:textId="5D3FF0C0" w:rsidR="00B010D0" w:rsidRPr="00033637" w:rsidDel="00BB33D1" w:rsidRDefault="00B010D0" w:rsidP="00F31FB2">
            <w:pPr>
              <w:spacing w:line="480" w:lineRule="auto"/>
              <w:rPr>
                <w:del w:id="7536" w:author="Mohammad Nayeem Hasan" w:date="2024-11-03T23:14:00Z"/>
                <w:rFonts w:ascii="Times New Roman" w:hAnsi="Times New Roman" w:cs="Times New Roman"/>
                <w:sz w:val="24"/>
                <w:szCs w:val="24"/>
              </w:rPr>
              <w:pPrChange w:id="7537" w:author="Mohammad Nayeem Hasan" w:date="2024-12-23T01:38:00Z" w16du:dateUtc="2024-12-22T19:38:00Z">
                <w:pPr/>
              </w:pPrChange>
            </w:pPr>
            <w:del w:id="7538" w:author="Mohammad Nayeem Hasan" w:date="2024-11-03T23:14:00Z">
              <w:r w:rsidRPr="00033637" w:rsidDel="00BB33D1">
                <w:rPr>
                  <w:rFonts w:ascii="Times New Roman" w:hAnsi="Times New Roman" w:cs="Times New Roman"/>
                  <w:sz w:val="24"/>
                  <w:szCs w:val="24"/>
                </w:rPr>
                <w:delText>178 (8.1)</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4A6BD37B" w14:textId="22F1DD83" w:rsidR="00B010D0" w:rsidRPr="00033637" w:rsidDel="00BB33D1" w:rsidRDefault="00B010D0" w:rsidP="00F31FB2">
            <w:pPr>
              <w:spacing w:line="480" w:lineRule="auto"/>
              <w:rPr>
                <w:del w:id="7539" w:author="Mohammad Nayeem Hasan" w:date="2024-11-03T23:14:00Z"/>
                <w:rFonts w:ascii="Times New Roman" w:hAnsi="Times New Roman" w:cs="Times New Roman"/>
                <w:sz w:val="24"/>
                <w:szCs w:val="24"/>
              </w:rPr>
              <w:pPrChange w:id="7540" w:author="Mohammad Nayeem Hasan" w:date="2024-12-23T01:38:00Z" w16du:dateUtc="2024-12-22T19:38:00Z">
                <w:pPr/>
              </w:pPrChange>
            </w:pPr>
            <w:del w:id="7541" w:author="Mohammad Nayeem Hasan" w:date="2024-11-03T23:14:00Z">
              <w:r w:rsidRPr="00033637" w:rsidDel="00BB33D1">
                <w:rPr>
                  <w:rFonts w:ascii="Times New Roman" w:hAnsi="Times New Roman" w:cs="Times New Roman"/>
                  <w:sz w:val="24"/>
                  <w:szCs w:val="24"/>
                </w:rPr>
                <w:delText>2028 (91.9)</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259CE795" w14:textId="275EAE1F" w:rsidR="00B010D0" w:rsidRPr="00033637" w:rsidDel="00BB33D1" w:rsidRDefault="00B010D0" w:rsidP="00F31FB2">
            <w:pPr>
              <w:spacing w:line="480" w:lineRule="auto"/>
              <w:rPr>
                <w:del w:id="7542" w:author="Mohammad Nayeem Hasan" w:date="2024-11-03T23:14:00Z"/>
                <w:rFonts w:ascii="Times New Roman" w:hAnsi="Times New Roman" w:cs="Times New Roman"/>
                <w:sz w:val="24"/>
                <w:szCs w:val="24"/>
              </w:rPr>
              <w:pPrChange w:id="7543" w:author="Mohammad Nayeem Hasan" w:date="2024-12-23T01:38:00Z" w16du:dateUtc="2024-12-22T19:38:00Z">
                <w:pPr/>
              </w:pPrChange>
            </w:pPr>
            <w:del w:id="7544" w:author="Mohammad Nayeem Hasan" w:date="2024-11-03T23:14:00Z">
              <w:r w:rsidRPr="00033637" w:rsidDel="00BB33D1">
                <w:rPr>
                  <w:rFonts w:ascii="Times New Roman" w:hAnsi="Times New Roman" w:cs="Times New Roman"/>
                  <w:sz w:val="24"/>
                  <w:szCs w:val="24"/>
                </w:rPr>
                <w:delText>0.053</w:delText>
              </w:r>
            </w:del>
          </w:p>
        </w:tc>
      </w:tr>
      <w:tr w:rsidR="00072E76" w:rsidRPr="00033637" w:rsidDel="00BB33D1" w14:paraId="0CAEA4B6" w14:textId="77777777" w:rsidTr="00D70918">
        <w:trPr>
          <w:trHeight w:val="138"/>
          <w:jc w:val="center"/>
          <w:del w:id="7545"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64B4B2AC" w14:textId="12568792" w:rsidR="00B010D0" w:rsidRPr="00033637" w:rsidDel="00BB33D1" w:rsidRDefault="00B010D0" w:rsidP="00F31FB2">
            <w:pPr>
              <w:spacing w:line="480" w:lineRule="auto"/>
              <w:rPr>
                <w:del w:id="7546" w:author="Mohammad Nayeem Hasan" w:date="2024-11-03T23:14:00Z"/>
                <w:rFonts w:ascii="Times New Roman" w:hAnsi="Times New Roman" w:cs="Times New Roman"/>
                <w:sz w:val="24"/>
                <w:szCs w:val="24"/>
              </w:rPr>
              <w:pPrChange w:id="7547" w:author="Mohammad Nayeem Hasan" w:date="2024-12-23T01:38:00Z" w16du:dateUtc="2024-12-22T19:38:00Z">
                <w:pPr/>
              </w:pPrChange>
            </w:pPr>
            <w:del w:id="7548" w:author="Mohammad Nayeem Hasan" w:date="2024-11-03T23:14:00Z">
              <w:r w:rsidRPr="00033637" w:rsidDel="00BB33D1">
                <w:rPr>
                  <w:rFonts w:ascii="Times New Roman" w:hAnsi="Times New Roman" w:cs="Times New Roman"/>
                  <w:sz w:val="24"/>
                  <w:szCs w:val="24"/>
                </w:rPr>
                <w:delText>No</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033763BA" w14:textId="1B9661DB" w:rsidR="00B010D0" w:rsidRPr="00033637" w:rsidDel="00BB33D1" w:rsidRDefault="00B010D0" w:rsidP="00F31FB2">
            <w:pPr>
              <w:spacing w:line="480" w:lineRule="auto"/>
              <w:rPr>
                <w:del w:id="7549" w:author="Mohammad Nayeem Hasan" w:date="2024-11-03T23:14:00Z"/>
                <w:rFonts w:ascii="Times New Roman" w:hAnsi="Times New Roman" w:cs="Times New Roman"/>
                <w:sz w:val="24"/>
                <w:szCs w:val="24"/>
              </w:rPr>
              <w:pPrChange w:id="7550" w:author="Mohammad Nayeem Hasan" w:date="2024-12-23T01:38:00Z" w16du:dateUtc="2024-12-22T19:38:00Z">
                <w:pPr/>
              </w:pPrChange>
            </w:pPr>
            <w:del w:id="7551" w:author="Mohammad Nayeem Hasan" w:date="2024-11-03T23:14:00Z">
              <w:r w:rsidRPr="00033637" w:rsidDel="00BB33D1">
                <w:rPr>
                  <w:rFonts w:ascii="Times New Roman" w:hAnsi="Times New Roman" w:cs="Times New Roman"/>
                  <w:sz w:val="24"/>
                  <w:szCs w:val="24"/>
                </w:rPr>
                <w:delText>-</w:delText>
              </w:r>
            </w:del>
          </w:p>
        </w:tc>
        <w:tc>
          <w:tcPr>
            <w:tcW w:w="436" w:type="pct"/>
            <w:tcBorders>
              <w:top w:val="single" w:sz="4" w:space="0" w:color="auto"/>
              <w:left w:val="single" w:sz="4" w:space="0" w:color="auto"/>
              <w:bottom w:val="single" w:sz="4" w:space="0" w:color="auto"/>
              <w:right w:val="single" w:sz="4" w:space="0" w:color="auto"/>
            </w:tcBorders>
            <w:hideMark/>
          </w:tcPr>
          <w:p w14:paraId="7EF997FB" w14:textId="4E575326" w:rsidR="00B010D0" w:rsidRPr="00033637" w:rsidDel="00BB33D1" w:rsidRDefault="00B010D0" w:rsidP="00F31FB2">
            <w:pPr>
              <w:spacing w:line="480" w:lineRule="auto"/>
              <w:rPr>
                <w:del w:id="7552" w:author="Mohammad Nayeem Hasan" w:date="2024-11-03T23:14:00Z"/>
                <w:rFonts w:ascii="Times New Roman" w:hAnsi="Times New Roman" w:cs="Times New Roman"/>
                <w:sz w:val="24"/>
                <w:szCs w:val="24"/>
              </w:rPr>
              <w:pPrChange w:id="7553" w:author="Mohammad Nayeem Hasan" w:date="2024-12-23T01:38:00Z" w16du:dateUtc="2024-12-22T19:38:00Z">
                <w:pPr/>
              </w:pPrChange>
            </w:pPr>
            <w:del w:id="7554" w:author="Mohammad Nayeem Hasan" w:date="2024-11-03T23:14:00Z">
              <w:r w:rsidRPr="00033637" w:rsidDel="00BB33D1">
                <w:rPr>
                  <w:rFonts w:ascii="Times New Roman" w:hAnsi="Times New Roman" w:cs="Times New Roman"/>
                  <w:sz w:val="24"/>
                  <w:szCs w:val="24"/>
                </w:rPr>
                <w:delText>-</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4867FB" w14:textId="071DCAED" w:rsidR="00B010D0" w:rsidRPr="00033637" w:rsidDel="00BB33D1" w:rsidRDefault="00B010D0" w:rsidP="00F31FB2">
            <w:pPr>
              <w:spacing w:line="480" w:lineRule="auto"/>
              <w:rPr>
                <w:del w:id="7555" w:author="Mohammad Nayeem Hasan" w:date="2024-11-03T23:14:00Z"/>
                <w:rFonts w:ascii="Times New Roman" w:hAnsi="Times New Roman" w:cs="Times New Roman"/>
                <w:sz w:val="24"/>
                <w:szCs w:val="24"/>
              </w:rPr>
              <w:pPrChange w:id="7556"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1CC9D30A" w14:textId="6C42A5FF" w:rsidR="00B010D0" w:rsidRPr="00033637" w:rsidDel="00BB33D1" w:rsidRDefault="00B010D0" w:rsidP="00F31FB2">
            <w:pPr>
              <w:spacing w:line="480" w:lineRule="auto"/>
              <w:rPr>
                <w:del w:id="7557" w:author="Mohammad Nayeem Hasan" w:date="2024-11-03T23:14:00Z"/>
                <w:rFonts w:ascii="Times New Roman" w:hAnsi="Times New Roman" w:cs="Times New Roman"/>
                <w:sz w:val="24"/>
                <w:szCs w:val="24"/>
              </w:rPr>
              <w:pPrChange w:id="7558" w:author="Mohammad Nayeem Hasan" w:date="2024-12-23T01:38:00Z" w16du:dateUtc="2024-12-22T19:38:00Z">
                <w:pPr/>
              </w:pPrChange>
            </w:pPr>
            <w:del w:id="7559" w:author="Mohammad Nayeem Hasan" w:date="2024-11-03T23:14:00Z">
              <w:r w:rsidRPr="00033637" w:rsidDel="00BB33D1">
                <w:rPr>
                  <w:rFonts w:ascii="Times New Roman" w:hAnsi="Times New Roman" w:cs="Times New Roman"/>
                  <w:sz w:val="24"/>
                  <w:szCs w:val="24"/>
                </w:rPr>
                <w:delText>699 (4.0)</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05B1EBB8" w14:textId="65241DF5" w:rsidR="00B010D0" w:rsidRPr="00033637" w:rsidDel="00BB33D1" w:rsidRDefault="00B010D0" w:rsidP="00F31FB2">
            <w:pPr>
              <w:spacing w:line="480" w:lineRule="auto"/>
              <w:rPr>
                <w:del w:id="7560" w:author="Mohammad Nayeem Hasan" w:date="2024-11-03T23:14:00Z"/>
                <w:rFonts w:ascii="Times New Roman" w:hAnsi="Times New Roman" w:cs="Times New Roman"/>
                <w:sz w:val="24"/>
                <w:szCs w:val="24"/>
              </w:rPr>
              <w:pPrChange w:id="7561" w:author="Mohammad Nayeem Hasan" w:date="2024-12-23T01:38:00Z" w16du:dateUtc="2024-12-22T19:38:00Z">
                <w:pPr/>
              </w:pPrChange>
            </w:pPr>
            <w:del w:id="7562" w:author="Mohammad Nayeem Hasan" w:date="2024-11-03T23:14:00Z">
              <w:r w:rsidRPr="00033637" w:rsidDel="00BB33D1">
                <w:rPr>
                  <w:rFonts w:ascii="Times New Roman" w:hAnsi="Times New Roman" w:cs="Times New Roman"/>
                  <w:sz w:val="24"/>
                  <w:szCs w:val="24"/>
                </w:rPr>
                <w:delText>16979 (96.0)</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ACB774" w14:textId="359E3172" w:rsidR="00B010D0" w:rsidRPr="00033637" w:rsidDel="00BB33D1" w:rsidRDefault="00B010D0" w:rsidP="00F31FB2">
            <w:pPr>
              <w:spacing w:line="480" w:lineRule="auto"/>
              <w:rPr>
                <w:del w:id="7563" w:author="Mohammad Nayeem Hasan" w:date="2024-11-03T23:14:00Z"/>
                <w:rFonts w:ascii="Times New Roman" w:hAnsi="Times New Roman" w:cs="Times New Roman"/>
                <w:sz w:val="24"/>
                <w:szCs w:val="24"/>
              </w:rPr>
              <w:pPrChange w:id="7564"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1E06AD2B" w14:textId="58D79B06" w:rsidR="00B010D0" w:rsidRPr="00033637" w:rsidDel="00BB33D1" w:rsidRDefault="00B010D0" w:rsidP="00F31FB2">
            <w:pPr>
              <w:spacing w:line="480" w:lineRule="auto"/>
              <w:rPr>
                <w:del w:id="7565" w:author="Mohammad Nayeem Hasan" w:date="2024-11-03T23:14:00Z"/>
                <w:rFonts w:ascii="Times New Roman" w:hAnsi="Times New Roman" w:cs="Times New Roman"/>
                <w:sz w:val="24"/>
                <w:szCs w:val="24"/>
              </w:rPr>
              <w:pPrChange w:id="7566" w:author="Mohammad Nayeem Hasan" w:date="2024-12-23T01:38:00Z" w16du:dateUtc="2024-12-22T19:38:00Z">
                <w:pPr/>
              </w:pPrChange>
            </w:pPr>
            <w:del w:id="7567" w:author="Mohammad Nayeem Hasan" w:date="2024-11-03T23:14:00Z">
              <w:r w:rsidRPr="00033637" w:rsidDel="00BB33D1">
                <w:rPr>
                  <w:rFonts w:ascii="Times New Roman" w:hAnsi="Times New Roman" w:cs="Times New Roman"/>
                  <w:sz w:val="24"/>
                  <w:szCs w:val="24"/>
                </w:rPr>
                <w:delText>1353 (6.8)</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012DFDCD" w14:textId="11B65147" w:rsidR="00B010D0" w:rsidRPr="00033637" w:rsidDel="00BB33D1" w:rsidRDefault="00B010D0" w:rsidP="00F31FB2">
            <w:pPr>
              <w:spacing w:line="480" w:lineRule="auto"/>
              <w:rPr>
                <w:del w:id="7568" w:author="Mohammad Nayeem Hasan" w:date="2024-11-03T23:14:00Z"/>
                <w:rFonts w:ascii="Times New Roman" w:hAnsi="Times New Roman" w:cs="Times New Roman"/>
                <w:sz w:val="24"/>
                <w:szCs w:val="24"/>
              </w:rPr>
              <w:pPrChange w:id="7569" w:author="Mohammad Nayeem Hasan" w:date="2024-12-23T01:38:00Z" w16du:dateUtc="2024-12-22T19:38:00Z">
                <w:pPr/>
              </w:pPrChange>
            </w:pPr>
            <w:del w:id="7570" w:author="Mohammad Nayeem Hasan" w:date="2024-11-03T23:14:00Z">
              <w:r w:rsidRPr="00033637" w:rsidDel="00BB33D1">
                <w:rPr>
                  <w:rFonts w:ascii="Times New Roman" w:hAnsi="Times New Roman" w:cs="Times New Roman"/>
                  <w:sz w:val="24"/>
                  <w:szCs w:val="24"/>
                </w:rPr>
                <w:delText>18442 (93.2)</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6E5745" w14:textId="1A58D581" w:rsidR="00B010D0" w:rsidRPr="00033637" w:rsidDel="00BB33D1" w:rsidRDefault="00B010D0" w:rsidP="00F31FB2">
            <w:pPr>
              <w:spacing w:line="480" w:lineRule="auto"/>
              <w:rPr>
                <w:del w:id="7571" w:author="Mohammad Nayeem Hasan" w:date="2024-11-03T23:14:00Z"/>
                <w:rFonts w:ascii="Times New Roman" w:hAnsi="Times New Roman" w:cs="Times New Roman"/>
                <w:sz w:val="24"/>
                <w:szCs w:val="24"/>
              </w:rPr>
              <w:pPrChange w:id="7572" w:author="Mohammad Nayeem Hasan" w:date="2024-12-23T01:38:00Z" w16du:dateUtc="2024-12-22T19:38:00Z">
                <w:pPr/>
              </w:pPrChange>
            </w:pPr>
          </w:p>
        </w:tc>
      </w:tr>
      <w:tr w:rsidR="00B010D0" w:rsidRPr="00033637" w:rsidDel="00BB33D1" w14:paraId="26F13ED9" w14:textId="7165CCE5" w:rsidTr="00DA17B7">
        <w:trPr>
          <w:trHeight w:val="138"/>
          <w:jc w:val="center"/>
          <w:del w:id="7573" w:author="Mohammad Nayeem Hasan" w:date="2024-11-03T23:14: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580084BE" w14:textId="2AAE0796" w:rsidR="00B010D0" w:rsidRPr="00033637" w:rsidDel="00BB33D1" w:rsidRDefault="00B010D0" w:rsidP="00F31FB2">
            <w:pPr>
              <w:spacing w:line="480" w:lineRule="auto"/>
              <w:rPr>
                <w:del w:id="7574" w:author="Mohammad Nayeem Hasan" w:date="2024-11-03T23:14:00Z"/>
                <w:rFonts w:ascii="Times New Roman" w:hAnsi="Times New Roman" w:cs="Times New Roman"/>
                <w:sz w:val="24"/>
                <w:szCs w:val="24"/>
              </w:rPr>
              <w:pPrChange w:id="7575" w:author="Mohammad Nayeem Hasan" w:date="2024-12-23T01:38:00Z" w16du:dateUtc="2024-12-22T19:38:00Z">
                <w:pPr/>
              </w:pPrChange>
            </w:pPr>
            <w:del w:id="7576" w:author="Mohammad Nayeem Hasan" w:date="2024-11-03T23:14:00Z">
              <w:r w:rsidRPr="00033637" w:rsidDel="00BB33D1">
                <w:rPr>
                  <w:rFonts w:ascii="Times New Roman" w:hAnsi="Times New Roman" w:cs="Times New Roman"/>
                  <w:sz w:val="24"/>
                  <w:szCs w:val="24"/>
                </w:rPr>
                <w:delText>Overweight</w:delText>
              </w:r>
            </w:del>
          </w:p>
        </w:tc>
      </w:tr>
      <w:tr w:rsidR="00861DA4" w:rsidRPr="00033637" w:rsidDel="00BB33D1" w14:paraId="75F04F55" w14:textId="77777777" w:rsidTr="00D70918">
        <w:trPr>
          <w:trHeight w:val="138"/>
          <w:jc w:val="center"/>
          <w:del w:id="7577"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1004CBCC" w14:textId="6673E682" w:rsidR="00B010D0" w:rsidRPr="00033637" w:rsidDel="00BB33D1" w:rsidRDefault="00B010D0" w:rsidP="00F31FB2">
            <w:pPr>
              <w:spacing w:line="480" w:lineRule="auto"/>
              <w:rPr>
                <w:del w:id="7578" w:author="Mohammad Nayeem Hasan" w:date="2024-11-03T23:14:00Z"/>
                <w:rFonts w:ascii="Times New Roman" w:hAnsi="Times New Roman" w:cs="Times New Roman"/>
                <w:sz w:val="24"/>
                <w:szCs w:val="24"/>
              </w:rPr>
              <w:pPrChange w:id="7579" w:author="Mohammad Nayeem Hasan" w:date="2024-12-23T01:38:00Z" w16du:dateUtc="2024-12-22T19:38:00Z">
                <w:pPr/>
              </w:pPrChange>
            </w:pPr>
            <w:del w:id="7580" w:author="Mohammad Nayeem Hasan" w:date="2024-11-03T23:14:00Z">
              <w:r w:rsidRPr="00033637" w:rsidDel="00BB33D1">
                <w:rPr>
                  <w:rFonts w:ascii="Times New Roman" w:hAnsi="Times New Roman" w:cs="Times New Roman"/>
                  <w:sz w:val="24"/>
                  <w:szCs w:val="24"/>
                </w:rPr>
                <w:delText>Yes</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230B1718" w14:textId="5FEBE151" w:rsidR="00B010D0" w:rsidRPr="00033637" w:rsidDel="00BB33D1" w:rsidRDefault="00B010D0" w:rsidP="00F31FB2">
            <w:pPr>
              <w:spacing w:line="480" w:lineRule="auto"/>
              <w:rPr>
                <w:del w:id="7581" w:author="Mohammad Nayeem Hasan" w:date="2024-11-03T23:14:00Z"/>
                <w:rFonts w:ascii="Times New Roman" w:hAnsi="Times New Roman" w:cs="Times New Roman"/>
                <w:sz w:val="24"/>
                <w:szCs w:val="24"/>
              </w:rPr>
              <w:pPrChange w:id="7582" w:author="Mohammad Nayeem Hasan" w:date="2024-12-23T01:38:00Z" w16du:dateUtc="2024-12-22T19:38:00Z">
                <w:pPr/>
              </w:pPrChange>
            </w:pPr>
            <w:del w:id="7583" w:author="Mohammad Nayeem Hasan" w:date="2024-11-03T23:14:00Z">
              <w:r w:rsidRPr="00033637" w:rsidDel="00BB33D1">
                <w:rPr>
                  <w:rFonts w:ascii="Times New Roman" w:hAnsi="Times New Roman" w:cs="Times New Roman"/>
                  <w:sz w:val="24"/>
                  <w:szCs w:val="24"/>
                </w:rPr>
                <w:delText>-</w:delText>
              </w:r>
            </w:del>
          </w:p>
        </w:tc>
        <w:tc>
          <w:tcPr>
            <w:tcW w:w="436" w:type="pct"/>
            <w:tcBorders>
              <w:top w:val="single" w:sz="4" w:space="0" w:color="auto"/>
              <w:left w:val="single" w:sz="4" w:space="0" w:color="auto"/>
              <w:bottom w:val="single" w:sz="4" w:space="0" w:color="auto"/>
              <w:right w:val="single" w:sz="4" w:space="0" w:color="auto"/>
            </w:tcBorders>
            <w:hideMark/>
          </w:tcPr>
          <w:p w14:paraId="7B81C038" w14:textId="0173418E" w:rsidR="00B010D0" w:rsidRPr="00033637" w:rsidDel="00BB33D1" w:rsidRDefault="00B010D0" w:rsidP="00F31FB2">
            <w:pPr>
              <w:spacing w:line="480" w:lineRule="auto"/>
              <w:rPr>
                <w:del w:id="7584" w:author="Mohammad Nayeem Hasan" w:date="2024-11-03T23:14:00Z"/>
                <w:rFonts w:ascii="Times New Roman" w:hAnsi="Times New Roman" w:cs="Times New Roman"/>
                <w:sz w:val="24"/>
                <w:szCs w:val="24"/>
              </w:rPr>
              <w:pPrChange w:id="7585" w:author="Mohammad Nayeem Hasan" w:date="2024-12-23T01:38:00Z" w16du:dateUtc="2024-12-22T19:38:00Z">
                <w:pPr/>
              </w:pPrChange>
            </w:pPr>
            <w:del w:id="7586" w:author="Mohammad Nayeem Hasan" w:date="2024-11-03T23:14:00Z">
              <w:r w:rsidRPr="00033637" w:rsidDel="00BB33D1">
                <w:rPr>
                  <w:rFonts w:ascii="Times New Roman" w:hAnsi="Times New Roman" w:cs="Times New Roman"/>
                  <w:sz w:val="24"/>
                  <w:szCs w:val="24"/>
                </w:rPr>
                <w:delText>-</w:delText>
              </w:r>
            </w:del>
          </w:p>
        </w:tc>
        <w:tc>
          <w:tcPr>
            <w:tcW w:w="520" w:type="pct"/>
            <w:vMerge w:val="restart"/>
            <w:tcBorders>
              <w:top w:val="single" w:sz="4" w:space="0" w:color="auto"/>
              <w:left w:val="single" w:sz="4" w:space="0" w:color="auto"/>
              <w:bottom w:val="single" w:sz="4" w:space="0" w:color="auto"/>
              <w:right w:val="single" w:sz="4" w:space="0" w:color="auto"/>
            </w:tcBorders>
            <w:vAlign w:val="center"/>
          </w:tcPr>
          <w:p w14:paraId="3BB80FA4" w14:textId="3DA68F5F" w:rsidR="00B010D0" w:rsidRPr="00033637" w:rsidDel="00BB33D1" w:rsidRDefault="00B010D0" w:rsidP="00F31FB2">
            <w:pPr>
              <w:spacing w:line="480" w:lineRule="auto"/>
              <w:rPr>
                <w:del w:id="7587" w:author="Mohammad Nayeem Hasan" w:date="2024-11-03T23:14:00Z"/>
                <w:rFonts w:ascii="Times New Roman" w:hAnsi="Times New Roman" w:cs="Times New Roman"/>
                <w:sz w:val="24"/>
                <w:szCs w:val="24"/>
              </w:rPr>
              <w:pPrChange w:id="7588"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1F3CE49E" w14:textId="07EDD196" w:rsidR="00B010D0" w:rsidRPr="00033637" w:rsidDel="00BB33D1" w:rsidRDefault="00B010D0" w:rsidP="00F31FB2">
            <w:pPr>
              <w:spacing w:line="480" w:lineRule="auto"/>
              <w:rPr>
                <w:del w:id="7589" w:author="Mohammad Nayeem Hasan" w:date="2024-11-03T23:14:00Z"/>
                <w:rFonts w:ascii="Times New Roman" w:hAnsi="Times New Roman" w:cs="Times New Roman"/>
                <w:sz w:val="24"/>
                <w:szCs w:val="24"/>
              </w:rPr>
              <w:pPrChange w:id="7590" w:author="Mohammad Nayeem Hasan" w:date="2024-12-23T01:38:00Z" w16du:dateUtc="2024-12-22T19:38:00Z">
                <w:pPr/>
              </w:pPrChange>
            </w:pPr>
            <w:del w:id="7591" w:author="Mohammad Nayeem Hasan" w:date="2024-11-03T23:14:00Z">
              <w:r w:rsidRPr="00033637" w:rsidDel="00BB33D1">
                <w:rPr>
                  <w:rFonts w:ascii="Times New Roman" w:hAnsi="Times New Roman" w:cs="Times New Roman"/>
                  <w:sz w:val="24"/>
                  <w:szCs w:val="24"/>
                </w:rPr>
                <w:delText>44 (2.8)</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7E1B334C" w14:textId="6DB8963A" w:rsidR="00B010D0" w:rsidRPr="00033637" w:rsidDel="00BB33D1" w:rsidRDefault="00B010D0" w:rsidP="00F31FB2">
            <w:pPr>
              <w:spacing w:line="480" w:lineRule="auto"/>
              <w:rPr>
                <w:del w:id="7592" w:author="Mohammad Nayeem Hasan" w:date="2024-11-03T23:14:00Z"/>
                <w:rFonts w:ascii="Times New Roman" w:hAnsi="Times New Roman" w:cs="Times New Roman"/>
                <w:sz w:val="24"/>
                <w:szCs w:val="24"/>
              </w:rPr>
              <w:pPrChange w:id="7593" w:author="Mohammad Nayeem Hasan" w:date="2024-12-23T01:38:00Z" w16du:dateUtc="2024-12-22T19:38:00Z">
                <w:pPr/>
              </w:pPrChange>
            </w:pPr>
            <w:del w:id="7594" w:author="Mohammad Nayeem Hasan" w:date="2024-11-03T23:14:00Z">
              <w:r w:rsidRPr="00033637" w:rsidDel="00BB33D1">
                <w:rPr>
                  <w:rFonts w:ascii="Times New Roman" w:hAnsi="Times New Roman" w:cs="Times New Roman"/>
                  <w:sz w:val="24"/>
                  <w:szCs w:val="24"/>
                </w:rPr>
                <w:delText>1529 (97.2)</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748BE9C3" w14:textId="7DAE876B" w:rsidR="00B010D0" w:rsidRPr="00033637" w:rsidDel="00BB33D1" w:rsidRDefault="00B010D0" w:rsidP="00F31FB2">
            <w:pPr>
              <w:spacing w:line="480" w:lineRule="auto"/>
              <w:rPr>
                <w:del w:id="7595" w:author="Mohammad Nayeem Hasan" w:date="2024-11-03T23:14:00Z"/>
                <w:rFonts w:ascii="Times New Roman" w:hAnsi="Times New Roman" w:cs="Times New Roman"/>
                <w:sz w:val="24"/>
                <w:szCs w:val="24"/>
              </w:rPr>
              <w:pPrChange w:id="7596" w:author="Mohammad Nayeem Hasan" w:date="2024-12-23T01:38:00Z" w16du:dateUtc="2024-12-22T19:38:00Z">
                <w:pPr/>
              </w:pPrChange>
            </w:pPr>
            <w:del w:id="7597" w:author="Mohammad Nayeem Hasan" w:date="2024-11-03T23:14:00Z">
              <w:r w:rsidRPr="00033637" w:rsidDel="00BB33D1">
                <w:rPr>
                  <w:rFonts w:ascii="Times New Roman" w:hAnsi="Times New Roman" w:cs="Times New Roman"/>
                  <w:sz w:val="24"/>
                  <w:szCs w:val="24"/>
                </w:rPr>
                <w:delText>0.050</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3693C11F" w14:textId="0543079D" w:rsidR="00B010D0" w:rsidRPr="00033637" w:rsidDel="00BB33D1" w:rsidRDefault="00B010D0" w:rsidP="00F31FB2">
            <w:pPr>
              <w:spacing w:line="480" w:lineRule="auto"/>
              <w:rPr>
                <w:del w:id="7598" w:author="Mohammad Nayeem Hasan" w:date="2024-11-03T23:14:00Z"/>
                <w:rFonts w:ascii="Times New Roman" w:hAnsi="Times New Roman" w:cs="Times New Roman"/>
                <w:sz w:val="24"/>
                <w:szCs w:val="24"/>
              </w:rPr>
              <w:pPrChange w:id="7599" w:author="Mohammad Nayeem Hasan" w:date="2024-12-23T01:38:00Z" w16du:dateUtc="2024-12-22T19:38:00Z">
                <w:pPr/>
              </w:pPrChange>
            </w:pPr>
            <w:del w:id="7600" w:author="Mohammad Nayeem Hasan" w:date="2024-11-03T23:14:00Z">
              <w:r w:rsidRPr="00033637" w:rsidDel="00BB33D1">
                <w:rPr>
                  <w:rFonts w:ascii="Times New Roman" w:hAnsi="Times New Roman" w:cs="Times New Roman"/>
                  <w:sz w:val="24"/>
                  <w:szCs w:val="24"/>
                </w:rPr>
                <w:delText>90 (5.5)</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5D648FA9" w14:textId="313D86E8" w:rsidR="00B010D0" w:rsidRPr="00033637" w:rsidDel="00BB33D1" w:rsidRDefault="00B010D0" w:rsidP="00F31FB2">
            <w:pPr>
              <w:spacing w:line="480" w:lineRule="auto"/>
              <w:rPr>
                <w:del w:id="7601" w:author="Mohammad Nayeem Hasan" w:date="2024-11-03T23:14:00Z"/>
                <w:rFonts w:ascii="Times New Roman" w:hAnsi="Times New Roman" w:cs="Times New Roman"/>
                <w:sz w:val="24"/>
                <w:szCs w:val="24"/>
              </w:rPr>
              <w:pPrChange w:id="7602" w:author="Mohammad Nayeem Hasan" w:date="2024-12-23T01:38:00Z" w16du:dateUtc="2024-12-22T19:38:00Z">
                <w:pPr/>
              </w:pPrChange>
            </w:pPr>
            <w:del w:id="7603" w:author="Mohammad Nayeem Hasan" w:date="2024-11-03T23:14:00Z">
              <w:r w:rsidRPr="00033637" w:rsidDel="00BB33D1">
                <w:rPr>
                  <w:rFonts w:ascii="Times New Roman" w:hAnsi="Times New Roman" w:cs="Times New Roman"/>
                  <w:sz w:val="24"/>
                  <w:szCs w:val="24"/>
                </w:rPr>
                <w:delText>1539 (94.5)</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75E83895" w14:textId="19C96D0F" w:rsidR="00B010D0" w:rsidRPr="00033637" w:rsidDel="00BB33D1" w:rsidRDefault="00B010D0" w:rsidP="00F31FB2">
            <w:pPr>
              <w:spacing w:line="480" w:lineRule="auto"/>
              <w:rPr>
                <w:del w:id="7604" w:author="Mohammad Nayeem Hasan" w:date="2024-11-03T23:14:00Z"/>
                <w:rFonts w:ascii="Times New Roman" w:hAnsi="Times New Roman" w:cs="Times New Roman"/>
                <w:sz w:val="24"/>
                <w:szCs w:val="24"/>
              </w:rPr>
              <w:pPrChange w:id="7605" w:author="Mohammad Nayeem Hasan" w:date="2024-12-23T01:38:00Z" w16du:dateUtc="2024-12-22T19:38:00Z">
                <w:pPr/>
              </w:pPrChange>
            </w:pPr>
            <w:del w:id="7606" w:author="Mohammad Nayeem Hasan" w:date="2024-11-03T23:14:00Z">
              <w:r w:rsidRPr="00033637" w:rsidDel="00BB33D1">
                <w:rPr>
                  <w:rFonts w:ascii="Times New Roman" w:hAnsi="Times New Roman" w:cs="Times New Roman"/>
                  <w:sz w:val="24"/>
                  <w:szCs w:val="24"/>
                </w:rPr>
                <w:delText>0.057</w:delText>
              </w:r>
            </w:del>
          </w:p>
        </w:tc>
      </w:tr>
      <w:tr w:rsidR="00072E76" w:rsidRPr="00033637" w:rsidDel="00BB33D1" w14:paraId="22F19730" w14:textId="77777777" w:rsidTr="00D70918">
        <w:trPr>
          <w:trHeight w:val="138"/>
          <w:jc w:val="center"/>
          <w:del w:id="7607"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010A9687" w14:textId="53A5FC78" w:rsidR="00B010D0" w:rsidRPr="00033637" w:rsidDel="00BB33D1" w:rsidRDefault="00B010D0" w:rsidP="00F31FB2">
            <w:pPr>
              <w:spacing w:line="480" w:lineRule="auto"/>
              <w:rPr>
                <w:del w:id="7608" w:author="Mohammad Nayeem Hasan" w:date="2024-11-03T23:14:00Z"/>
                <w:rFonts w:ascii="Times New Roman" w:hAnsi="Times New Roman" w:cs="Times New Roman"/>
                <w:sz w:val="24"/>
                <w:szCs w:val="24"/>
              </w:rPr>
              <w:pPrChange w:id="7609" w:author="Mohammad Nayeem Hasan" w:date="2024-12-23T01:38:00Z" w16du:dateUtc="2024-12-22T19:38:00Z">
                <w:pPr/>
              </w:pPrChange>
            </w:pPr>
            <w:del w:id="7610" w:author="Mohammad Nayeem Hasan" w:date="2024-11-03T23:14:00Z">
              <w:r w:rsidRPr="00033637" w:rsidDel="00BB33D1">
                <w:rPr>
                  <w:rFonts w:ascii="Times New Roman" w:hAnsi="Times New Roman" w:cs="Times New Roman"/>
                  <w:sz w:val="24"/>
                  <w:szCs w:val="24"/>
                </w:rPr>
                <w:delText>No</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0E3D6E8C" w14:textId="4616E7F1" w:rsidR="00B010D0" w:rsidRPr="00033637" w:rsidDel="00BB33D1" w:rsidRDefault="00B010D0" w:rsidP="00F31FB2">
            <w:pPr>
              <w:spacing w:line="480" w:lineRule="auto"/>
              <w:rPr>
                <w:del w:id="7611" w:author="Mohammad Nayeem Hasan" w:date="2024-11-03T23:14:00Z"/>
                <w:rFonts w:ascii="Times New Roman" w:hAnsi="Times New Roman" w:cs="Times New Roman"/>
                <w:sz w:val="24"/>
                <w:szCs w:val="24"/>
              </w:rPr>
              <w:pPrChange w:id="7612" w:author="Mohammad Nayeem Hasan" w:date="2024-12-23T01:38:00Z" w16du:dateUtc="2024-12-22T19:38:00Z">
                <w:pPr/>
              </w:pPrChange>
            </w:pPr>
            <w:del w:id="7613" w:author="Mohammad Nayeem Hasan" w:date="2024-11-03T23:14:00Z">
              <w:r w:rsidRPr="00033637" w:rsidDel="00BB33D1">
                <w:rPr>
                  <w:rFonts w:ascii="Times New Roman" w:hAnsi="Times New Roman" w:cs="Times New Roman"/>
                  <w:sz w:val="24"/>
                  <w:szCs w:val="24"/>
                </w:rPr>
                <w:delText>-</w:delText>
              </w:r>
            </w:del>
          </w:p>
        </w:tc>
        <w:tc>
          <w:tcPr>
            <w:tcW w:w="436" w:type="pct"/>
            <w:tcBorders>
              <w:top w:val="single" w:sz="4" w:space="0" w:color="auto"/>
              <w:left w:val="single" w:sz="4" w:space="0" w:color="auto"/>
              <w:bottom w:val="single" w:sz="4" w:space="0" w:color="auto"/>
              <w:right w:val="single" w:sz="4" w:space="0" w:color="auto"/>
            </w:tcBorders>
            <w:hideMark/>
          </w:tcPr>
          <w:p w14:paraId="65C6987F" w14:textId="0CC7C8F7" w:rsidR="00B010D0" w:rsidRPr="00033637" w:rsidDel="00BB33D1" w:rsidRDefault="00B010D0" w:rsidP="00F31FB2">
            <w:pPr>
              <w:spacing w:line="480" w:lineRule="auto"/>
              <w:rPr>
                <w:del w:id="7614" w:author="Mohammad Nayeem Hasan" w:date="2024-11-03T23:14:00Z"/>
                <w:rFonts w:ascii="Times New Roman" w:hAnsi="Times New Roman" w:cs="Times New Roman"/>
                <w:sz w:val="24"/>
                <w:szCs w:val="24"/>
              </w:rPr>
              <w:pPrChange w:id="7615" w:author="Mohammad Nayeem Hasan" w:date="2024-12-23T01:38:00Z" w16du:dateUtc="2024-12-22T19:38:00Z">
                <w:pPr/>
              </w:pPrChange>
            </w:pPr>
            <w:del w:id="7616" w:author="Mohammad Nayeem Hasan" w:date="2024-11-03T23:14:00Z">
              <w:r w:rsidRPr="00033637" w:rsidDel="00BB33D1">
                <w:rPr>
                  <w:rFonts w:ascii="Times New Roman" w:hAnsi="Times New Roman" w:cs="Times New Roman"/>
                  <w:sz w:val="24"/>
                  <w:szCs w:val="24"/>
                </w:rPr>
                <w:delText>-</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ED528DA" w14:textId="6775674C" w:rsidR="00B010D0" w:rsidRPr="00033637" w:rsidDel="00BB33D1" w:rsidRDefault="00B010D0" w:rsidP="00F31FB2">
            <w:pPr>
              <w:spacing w:line="480" w:lineRule="auto"/>
              <w:rPr>
                <w:del w:id="7617" w:author="Mohammad Nayeem Hasan" w:date="2024-11-03T23:14:00Z"/>
                <w:rFonts w:ascii="Times New Roman" w:hAnsi="Times New Roman" w:cs="Times New Roman"/>
                <w:sz w:val="24"/>
                <w:szCs w:val="24"/>
              </w:rPr>
              <w:pPrChange w:id="7618"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228CF3C9" w14:textId="4F861AAE" w:rsidR="00B010D0" w:rsidRPr="00033637" w:rsidDel="00BB33D1" w:rsidRDefault="00B010D0" w:rsidP="00F31FB2">
            <w:pPr>
              <w:spacing w:line="480" w:lineRule="auto"/>
              <w:rPr>
                <w:del w:id="7619" w:author="Mohammad Nayeem Hasan" w:date="2024-11-03T23:14:00Z"/>
                <w:rFonts w:ascii="Times New Roman" w:hAnsi="Times New Roman" w:cs="Times New Roman"/>
                <w:sz w:val="24"/>
                <w:szCs w:val="24"/>
              </w:rPr>
              <w:pPrChange w:id="7620" w:author="Mohammad Nayeem Hasan" w:date="2024-12-23T01:38:00Z" w16du:dateUtc="2024-12-22T19:38:00Z">
                <w:pPr/>
              </w:pPrChange>
            </w:pPr>
            <w:del w:id="7621" w:author="Mohammad Nayeem Hasan" w:date="2024-11-03T23:14:00Z">
              <w:r w:rsidRPr="00033637" w:rsidDel="00BB33D1">
                <w:rPr>
                  <w:rFonts w:ascii="Times New Roman" w:hAnsi="Times New Roman" w:cs="Times New Roman"/>
                  <w:sz w:val="24"/>
                  <w:szCs w:val="24"/>
                </w:rPr>
                <w:delText>781 (4.0)</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14712F87" w14:textId="157037D2" w:rsidR="00B010D0" w:rsidRPr="00033637" w:rsidDel="00BB33D1" w:rsidRDefault="00B010D0" w:rsidP="00F31FB2">
            <w:pPr>
              <w:spacing w:line="480" w:lineRule="auto"/>
              <w:rPr>
                <w:del w:id="7622" w:author="Mohammad Nayeem Hasan" w:date="2024-11-03T23:14:00Z"/>
                <w:rFonts w:ascii="Times New Roman" w:hAnsi="Times New Roman" w:cs="Times New Roman"/>
                <w:sz w:val="24"/>
                <w:szCs w:val="24"/>
              </w:rPr>
              <w:pPrChange w:id="7623" w:author="Mohammad Nayeem Hasan" w:date="2024-12-23T01:38:00Z" w16du:dateUtc="2024-12-22T19:38:00Z">
                <w:pPr/>
              </w:pPrChange>
            </w:pPr>
            <w:del w:id="7624" w:author="Mohammad Nayeem Hasan" w:date="2024-11-03T23:14:00Z">
              <w:r w:rsidRPr="00033637" w:rsidDel="00BB33D1">
                <w:rPr>
                  <w:rFonts w:ascii="Times New Roman" w:hAnsi="Times New Roman" w:cs="Times New Roman"/>
                  <w:sz w:val="24"/>
                  <w:szCs w:val="24"/>
                </w:rPr>
                <w:delText>18538 (96.0)</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3908C9" w14:textId="0D1A3EF8" w:rsidR="00B010D0" w:rsidRPr="00033637" w:rsidDel="00BB33D1" w:rsidRDefault="00B010D0" w:rsidP="00F31FB2">
            <w:pPr>
              <w:spacing w:line="480" w:lineRule="auto"/>
              <w:rPr>
                <w:del w:id="7625" w:author="Mohammad Nayeem Hasan" w:date="2024-11-03T23:14:00Z"/>
                <w:rFonts w:ascii="Times New Roman" w:hAnsi="Times New Roman" w:cs="Times New Roman"/>
                <w:sz w:val="24"/>
                <w:szCs w:val="24"/>
              </w:rPr>
              <w:pPrChange w:id="7626"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0812F073" w14:textId="510F4B73" w:rsidR="00B010D0" w:rsidRPr="00033637" w:rsidDel="00BB33D1" w:rsidRDefault="00B010D0" w:rsidP="00F31FB2">
            <w:pPr>
              <w:spacing w:line="480" w:lineRule="auto"/>
              <w:rPr>
                <w:del w:id="7627" w:author="Mohammad Nayeem Hasan" w:date="2024-11-03T23:14:00Z"/>
                <w:rFonts w:ascii="Times New Roman" w:hAnsi="Times New Roman" w:cs="Times New Roman"/>
                <w:sz w:val="24"/>
                <w:szCs w:val="24"/>
              </w:rPr>
              <w:pPrChange w:id="7628" w:author="Mohammad Nayeem Hasan" w:date="2024-12-23T01:38:00Z" w16du:dateUtc="2024-12-22T19:38:00Z">
                <w:pPr/>
              </w:pPrChange>
            </w:pPr>
            <w:del w:id="7629" w:author="Mohammad Nayeem Hasan" w:date="2024-11-03T23:14:00Z">
              <w:r w:rsidRPr="00033637" w:rsidDel="00BB33D1">
                <w:rPr>
                  <w:rFonts w:ascii="Times New Roman" w:hAnsi="Times New Roman" w:cs="Times New Roman"/>
                  <w:sz w:val="24"/>
                  <w:szCs w:val="24"/>
                </w:rPr>
                <w:delText>1507 (7.0)</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599F0EB1" w14:textId="4FB68CE6" w:rsidR="00B010D0" w:rsidRPr="00033637" w:rsidDel="00BB33D1" w:rsidRDefault="00B010D0" w:rsidP="00F31FB2">
            <w:pPr>
              <w:spacing w:line="480" w:lineRule="auto"/>
              <w:rPr>
                <w:del w:id="7630" w:author="Mohammad Nayeem Hasan" w:date="2024-11-03T23:14:00Z"/>
                <w:rFonts w:ascii="Times New Roman" w:hAnsi="Times New Roman" w:cs="Times New Roman"/>
                <w:sz w:val="24"/>
                <w:szCs w:val="24"/>
              </w:rPr>
              <w:pPrChange w:id="7631" w:author="Mohammad Nayeem Hasan" w:date="2024-12-23T01:38:00Z" w16du:dateUtc="2024-12-22T19:38:00Z">
                <w:pPr/>
              </w:pPrChange>
            </w:pPr>
            <w:del w:id="7632" w:author="Mohammad Nayeem Hasan" w:date="2024-11-03T23:14:00Z">
              <w:r w:rsidRPr="00033637" w:rsidDel="00BB33D1">
                <w:rPr>
                  <w:rFonts w:ascii="Times New Roman" w:hAnsi="Times New Roman" w:cs="Times New Roman"/>
                  <w:sz w:val="24"/>
                  <w:szCs w:val="24"/>
                </w:rPr>
                <w:delText>19952 (93.0)</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038EDE" w14:textId="2948333D" w:rsidR="00B010D0" w:rsidRPr="00033637" w:rsidDel="00BB33D1" w:rsidRDefault="00B010D0" w:rsidP="00F31FB2">
            <w:pPr>
              <w:spacing w:line="480" w:lineRule="auto"/>
              <w:rPr>
                <w:del w:id="7633" w:author="Mohammad Nayeem Hasan" w:date="2024-11-03T23:14:00Z"/>
                <w:rFonts w:ascii="Times New Roman" w:hAnsi="Times New Roman" w:cs="Times New Roman"/>
                <w:sz w:val="24"/>
                <w:szCs w:val="24"/>
              </w:rPr>
              <w:pPrChange w:id="7634" w:author="Mohammad Nayeem Hasan" w:date="2024-12-23T01:38:00Z" w16du:dateUtc="2024-12-22T19:38:00Z">
                <w:pPr/>
              </w:pPrChange>
            </w:pPr>
          </w:p>
        </w:tc>
      </w:tr>
      <w:tr w:rsidR="00B010D0" w:rsidRPr="00033637" w:rsidDel="00BB33D1" w14:paraId="38960D38" w14:textId="255849F4" w:rsidTr="00DA17B7">
        <w:trPr>
          <w:trHeight w:val="138"/>
          <w:jc w:val="center"/>
          <w:del w:id="7635" w:author="Mohammad Nayeem Hasan" w:date="2024-11-03T23:14: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5C65630F" w14:textId="3AA6A016" w:rsidR="00B010D0" w:rsidRPr="00033637" w:rsidDel="00BB33D1" w:rsidRDefault="00CA62EC" w:rsidP="00F31FB2">
            <w:pPr>
              <w:spacing w:line="480" w:lineRule="auto"/>
              <w:rPr>
                <w:del w:id="7636" w:author="Mohammad Nayeem Hasan" w:date="2024-11-03T23:14:00Z"/>
                <w:rFonts w:ascii="Times New Roman" w:hAnsi="Times New Roman" w:cs="Times New Roman"/>
                <w:sz w:val="24"/>
                <w:szCs w:val="24"/>
              </w:rPr>
              <w:pPrChange w:id="7637" w:author="Mohammad Nayeem Hasan" w:date="2024-12-23T01:38:00Z" w16du:dateUtc="2024-12-22T19:38:00Z">
                <w:pPr/>
              </w:pPrChange>
            </w:pPr>
            <w:del w:id="7638" w:author="Mohammad Nayeem Hasan" w:date="2024-11-03T21:54:00Z">
              <w:r w:rsidRPr="00033637" w:rsidDel="00CA62EC">
                <w:rPr>
                  <w:rFonts w:ascii="Times New Roman" w:hAnsi="Times New Roman" w:cs="Times New Roman"/>
                  <w:sz w:val="24"/>
                  <w:szCs w:val="24"/>
                </w:rPr>
                <w:delText>c</w:delText>
              </w:r>
            </w:del>
            <w:del w:id="7639" w:author="Mohammad Nayeem Hasan" w:date="2024-11-03T23:14:00Z">
              <w:r w:rsidRPr="00033637" w:rsidDel="00BB33D1">
                <w:rPr>
                  <w:rFonts w:ascii="Times New Roman" w:hAnsi="Times New Roman" w:cs="Times New Roman"/>
                  <w:sz w:val="24"/>
                  <w:szCs w:val="24"/>
                </w:rPr>
                <w:delText>ommunity characteristics</w:delText>
              </w:r>
            </w:del>
          </w:p>
        </w:tc>
      </w:tr>
      <w:tr w:rsidR="00B010D0" w:rsidRPr="00033637" w:rsidDel="00BB33D1" w14:paraId="7D9D0374" w14:textId="47693BEA" w:rsidTr="00DA17B7">
        <w:trPr>
          <w:trHeight w:val="138"/>
          <w:jc w:val="center"/>
          <w:del w:id="7640" w:author="Mohammad Nayeem Hasan" w:date="2024-11-03T23:14: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6F85DDDB" w14:textId="47BD6219" w:rsidR="00B010D0" w:rsidRPr="00033637" w:rsidDel="00BB33D1" w:rsidRDefault="00B010D0" w:rsidP="00F31FB2">
            <w:pPr>
              <w:spacing w:line="480" w:lineRule="auto"/>
              <w:rPr>
                <w:del w:id="7641" w:author="Mohammad Nayeem Hasan" w:date="2024-11-03T23:14:00Z"/>
                <w:rFonts w:ascii="Times New Roman" w:hAnsi="Times New Roman" w:cs="Times New Roman"/>
                <w:sz w:val="24"/>
                <w:szCs w:val="24"/>
              </w:rPr>
              <w:pPrChange w:id="7642" w:author="Mohammad Nayeem Hasan" w:date="2024-12-23T01:38:00Z" w16du:dateUtc="2024-12-22T19:38:00Z">
                <w:pPr/>
              </w:pPrChange>
            </w:pPr>
            <w:del w:id="7643" w:author="Mohammad Nayeem Hasan" w:date="2024-11-03T23:14:00Z">
              <w:r w:rsidRPr="00033637" w:rsidDel="00BB33D1">
                <w:rPr>
                  <w:rFonts w:ascii="Times New Roman" w:hAnsi="Times New Roman" w:cs="Times New Roman"/>
                  <w:sz w:val="24"/>
                  <w:szCs w:val="24"/>
                </w:rPr>
                <w:delText>Place of residence</w:delText>
              </w:r>
            </w:del>
          </w:p>
        </w:tc>
      </w:tr>
      <w:tr w:rsidR="00861DA4" w:rsidRPr="00033637" w:rsidDel="00BB33D1" w14:paraId="1F20539C" w14:textId="77777777" w:rsidTr="00D70918">
        <w:trPr>
          <w:trHeight w:val="250"/>
          <w:jc w:val="center"/>
          <w:del w:id="7644"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0B9A84BC" w14:textId="5D1B670D" w:rsidR="00B010D0" w:rsidRPr="00033637" w:rsidDel="00BB33D1" w:rsidRDefault="00B010D0" w:rsidP="00F31FB2">
            <w:pPr>
              <w:spacing w:line="480" w:lineRule="auto"/>
              <w:rPr>
                <w:del w:id="7645" w:author="Mohammad Nayeem Hasan" w:date="2024-11-03T23:14:00Z"/>
                <w:rFonts w:ascii="Times New Roman" w:hAnsi="Times New Roman" w:cs="Times New Roman"/>
                <w:sz w:val="24"/>
                <w:szCs w:val="24"/>
              </w:rPr>
              <w:pPrChange w:id="7646" w:author="Mohammad Nayeem Hasan" w:date="2024-12-23T01:38:00Z" w16du:dateUtc="2024-12-22T19:38:00Z">
                <w:pPr/>
              </w:pPrChange>
            </w:pPr>
            <w:del w:id="7647" w:author="Mohammad Nayeem Hasan" w:date="2024-11-03T23:14:00Z">
              <w:r w:rsidRPr="00033637" w:rsidDel="00BB33D1">
                <w:rPr>
                  <w:rFonts w:ascii="Times New Roman" w:hAnsi="Times New Roman" w:cs="Times New Roman"/>
                  <w:sz w:val="24"/>
                  <w:szCs w:val="24"/>
                </w:rPr>
                <w:delText>Urban</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41E2E30F" w14:textId="4F98C9A6" w:rsidR="00B010D0" w:rsidRPr="00033637" w:rsidDel="00BB33D1" w:rsidRDefault="00B010D0" w:rsidP="00F31FB2">
            <w:pPr>
              <w:spacing w:line="480" w:lineRule="auto"/>
              <w:rPr>
                <w:del w:id="7648" w:author="Mohammad Nayeem Hasan" w:date="2024-11-03T23:14:00Z"/>
                <w:rFonts w:ascii="Times New Roman" w:hAnsi="Times New Roman" w:cs="Times New Roman"/>
                <w:sz w:val="24"/>
                <w:szCs w:val="24"/>
              </w:rPr>
              <w:pPrChange w:id="7649" w:author="Mohammad Nayeem Hasan" w:date="2024-12-23T01:38:00Z" w16du:dateUtc="2024-12-22T19:38:00Z">
                <w:pPr/>
              </w:pPrChange>
            </w:pPr>
            <w:del w:id="7650" w:author="Mohammad Nayeem Hasan" w:date="2024-11-03T23:14:00Z">
              <w:r w:rsidRPr="00033637" w:rsidDel="00BB33D1">
                <w:rPr>
                  <w:rFonts w:ascii="Times New Roman" w:hAnsi="Times New Roman" w:cs="Times New Roman"/>
                  <w:sz w:val="24"/>
                  <w:szCs w:val="24"/>
                </w:rPr>
                <w:delText>1630 (7.1)</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382D8A38" w14:textId="54D1B3B2" w:rsidR="00B010D0" w:rsidRPr="00033637" w:rsidDel="00BB33D1" w:rsidRDefault="00B010D0" w:rsidP="00F31FB2">
            <w:pPr>
              <w:spacing w:line="480" w:lineRule="auto"/>
              <w:rPr>
                <w:del w:id="7651" w:author="Mohammad Nayeem Hasan" w:date="2024-11-03T23:14:00Z"/>
                <w:rFonts w:ascii="Times New Roman" w:hAnsi="Times New Roman" w:cs="Times New Roman"/>
                <w:sz w:val="24"/>
                <w:szCs w:val="24"/>
              </w:rPr>
              <w:pPrChange w:id="7652" w:author="Mohammad Nayeem Hasan" w:date="2024-12-23T01:38:00Z" w16du:dateUtc="2024-12-22T19:38:00Z">
                <w:pPr/>
              </w:pPrChange>
            </w:pPr>
            <w:del w:id="7653" w:author="Mohammad Nayeem Hasan" w:date="2024-11-03T23:14:00Z">
              <w:r w:rsidRPr="00033637" w:rsidDel="00BB33D1">
                <w:rPr>
                  <w:rFonts w:ascii="Times New Roman" w:hAnsi="Times New Roman" w:cs="Times New Roman"/>
                  <w:sz w:val="24"/>
                  <w:szCs w:val="24"/>
                </w:rPr>
                <w:delText>21394 (92.9)</w:delText>
              </w:r>
            </w:del>
          </w:p>
        </w:tc>
        <w:tc>
          <w:tcPr>
            <w:tcW w:w="520" w:type="pct"/>
            <w:vMerge w:val="restart"/>
            <w:tcBorders>
              <w:top w:val="single" w:sz="4" w:space="0" w:color="auto"/>
              <w:left w:val="single" w:sz="4" w:space="0" w:color="auto"/>
              <w:bottom w:val="single" w:sz="4" w:space="0" w:color="auto"/>
              <w:right w:val="single" w:sz="4" w:space="0" w:color="auto"/>
            </w:tcBorders>
            <w:vAlign w:val="center"/>
            <w:hideMark/>
          </w:tcPr>
          <w:p w14:paraId="461C6308" w14:textId="510EF2CA" w:rsidR="00B010D0" w:rsidRPr="00033637" w:rsidDel="00BB33D1" w:rsidRDefault="00B010D0" w:rsidP="00F31FB2">
            <w:pPr>
              <w:spacing w:line="480" w:lineRule="auto"/>
              <w:rPr>
                <w:del w:id="7654" w:author="Mohammad Nayeem Hasan" w:date="2024-11-03T23:14:00Z"/>
                <w:rFonts w:ascii="Times New Roman" w:hAnsi="Times New Roman" w:cs="Times New Roman"/>
                <w:sz w:val="24"/>
                <w:szCs w:val="24"/>
              </w:rPr>
              <w:pPrChange w:id="7655" w:author="Mohammad Nayeem Hasan" w:date="2024-12-23T01:38:00Z" w16du:dateUtc="2024-12-22T19:38:00Z">
                <w:pPr/>
              </w:pPrChange>
            </w:pPr>
            <w:del w:id="7656" w:author="Mohammad Nayeem Hasan" w:date="2024-11-03T23:14:00Z">
              <w:r w:rsidRPr="00033637" w:rsidDel="00BB33D1">
                <w:rPr>
                  <w:rFonts w:ascii="Times New Roman" w:hAnsi="Times New Roman" w:cs="Times New Roman"/>
                  <w:sz w:val="24"/>
                  <w:szCs w:val="24"/>
                </w:rPr>
                <w:delText>0.293</w:delText>
              </w:r>
            </w:del>
          </w:p>
        </w:tc>
        <w:tc>
          <w:tcPr>
            <w:tcW w:w="361" w:type="pct"/>
            <w:tcBorders>
              <w:top w:val="single" w:sz="4" w:space="0" w:color="auto"/>
              <w:left w:val="single" w:sz="4" w:space="0" w:color="auto"/>
              <w:bottom w:val="single" w:sz="4" w:space="0" w:color="auto"/>
              <w:right w:val="single" w:sz="4" w:space="0" w:color="auto"/>
            </w:tcBorders>
            <w:vAlign w:val="center"/>
            <w:hideMark/>
          </w:tcPr>
          <w:p w14:paraId="4A0FF7D5" w14:textId="1AB72D48" w:rsidR="00B010D0" w:rsidRPr="00033637" w:rsidDel="00BB33D1" w:rsidRDefault="00B010D0" w:rsidP="00F31FB2">
            <w:pPr>
              <w:spacing w:line="480" w:lineRule="auto"/>
              <w:rPr>
                <w:del w:id="7657" w:author="Mohammad Nayeem Hasan" w:date="2024-11-03T23:14:00Z"/>
                <w:rFonts w:ascii="Times New Roman" w:hAnsi="Times New Roman" w:cs="Times New Roman"/>
                <w:sz w:val="24"/>
                <w:szCs w:val="24"/>
              </w:rPr>
              <w:pPrChange w:id="7658" w:author="Mohammad Nayeem Hasan" w:date="2024-12-23T01:38:00Z" w16du:dateUtc="2024-12-22T19:38:00Z">
                <w:pPr/>
              </w:pPrChange>
            </w:pPr>
            <w:del w:id="7659" w:author="Mohammad Nayeem Hasan" w:date="2024-11-03T23:14:00Z">
              <w:r w:rsidRPr="00033637" w:rsidDel="00BB33D1">
                <w:rPr>
                  <w:rFonts w:ascii="Times New Roman" w:hAnsi="Times New Roman" w:cs="Times New Roman"/>
                  <w:sz w:val="24"/>
                  <w:szCs w:val="24"/>
                </w:rPr>
                <w:delText>627 (3.8)</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61A37C9F" w14:textId="37891F0F" w:rsidR="00B010D0" w:rsidRPr="00033637" w:rsidDel="00BB33D1" w:rsidRDefault="00B010D0" w:rsidP="00F31FB2">
            <w:pPr>
              <w:spacing w:line="480" w:lineRule="auto"/>
              <w:rPr>
                <w:del w:id="7660" w:author="Mohammad Nayeem Hasan" w:date="2024-11-03T23:14:00Z"/>
                <w:rFonts w:ascii="Times New Roman" w:hAnsi="Times New Roman" w:cs="Times New Roman"/>
                <w:sz w:val="24"/>
                <w:szCs w:val="24"/>
              </w:rPr>
              <w:pPrChange w:id="7661" w:author="Mohammad Nayeem Hasan" w:date="2024-12-23T01:38:00Z" w16du:dateUtc="2024-12-22T19:38:00Z">
                <w:pPr/>
              </w:pPrChange>
            </w:pPr>
            <w:del w:id="7662" w:author="Mohammad Nayeem Hasan" w:date="2024-11-03T23:14:00Z">
              <w:r w:rsidRPr="00033637" w:rsidDel="00BB33D1">
                <w:rPr>
                  <w:rFonts w:ascii="Times New Roman" w:hAnsi="Times New Roman" w:cs="Times New Roman"/>
                  <w:sz w:val="24"/>
                  <w:szCs w:val="24"/>
                </w:rPr>
                <w:delText>15998 (96.2)</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57F0BC39" w14:textId="25495DC5" w:rsidR="00B010D0" w:rsidRPr="00033637" w:rsidDel="00BB33D1" w:rsidRDefault="00B010D0" w:rsidP="00F31FB2">
            <w:pPr>
              <w:spacing w:line="480" w:lineRule="auto"/>
              <w:rPr>
                <w:del w:id="7663" w:author="Mohammad Nayeem Hasan" w:date="2024-11-03T23:14:00Z"/>
                <w:rFonts w:ascii="Times New Roman" w:hAnsi="Times New Roman" w:cs="Times New Roman"/>
                <w:sz w:val="24"/>
                <w:szCs w:val="24"/>
              </w:rPr>
              <w:pPrChange w:id="7664" w:author="Mohammad Nayeem Hasan" w:date="2024-12-23T01:38:00Z" w16du:dateUtc="2024-12-22T19:38:00Z">
                <w:pPr/>
              </w:pPrChange>
            </w:pPr>
            <w:del w:id="7665" w:author="Mohammad Nayeem Hasan" w:date="2024-11-03T23:14:00Z">
              <w:r w:rsidRPr="00033637" w:rsidDel="00BB33D1">
                <w:rPr>
                  <w:rFonts w:ascii="Times New Roman" w:hAnsi="Times New Roman" w:cs="Times New Roman"/>
                  <w:sz w:val="24"/>
                  <w:szCs w:val="24"/>
                </w:rPr>
                <w:delText>0.098</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4971B617" w14:textId="3A283ACE" w:rsidR="00B010D0" w:rsidRPr="00033637" w:rsidDel="00BB33D1" w:rsidRDefault="00B010D0" w:rsidP="00F31FB2">
            <w:pPr>
              <w:spacing w:line="480" w:lineRule="auto"/>
              <w:rPr>
                <w:del w:id="7666" w:author="Mohammad Nayeem Hasan" w:date="2024-11-03T23:14:00Z"/>
                <w:rFonts w:ascii="Times New Roman" w:hAnsi="Times New Roman" w:cs="Times New Roman"/>
                <w:sz w:val="24"/>
                <w:szCs w:val="24"/>
              </w:rPr>
              <w:pPrChange w:id="7667" w:author="Mohammad Nayeem Hasan" w:date="2024-12-23T01:38:00Z" w16du:dateUtc="2024-12-22T19:38:00Z">
                <w:pPr/>
              </w:pPrChange>
            </w:pPr>
            <w:del w:id="7668" w:author="Mohammad Nayeem Hasan" w:date="2024-11-03T23:14:00Z">
              <w:r w:rsidRPr="00033637" w:rsidDel="00BB33D1">
                <w:rPr>
                  <w:rFonts w:ascii="Times New Roman" w:hAnsi="Times New Roman" w:cs="Times New Roman"/>
                  <w:sz w:val="24"/>
                  <w:szCs w:val="24"/>
                </w:rPr>
                <w:delText>1255 (6.9)</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2A6372F6" w14:textId="170B5FB1" w:rsidR="00B010D0" w:rsidRPr="00033637" w:rsidDel="00BB33D1" w:rsidRDefault="00B010D0" w:rsidP="00F31FB2">
            <w:pPr>
              <w:spacing w:line="480" w:lineRule="auto"/>
              <w:rPr>
                <w:del w:id="7669" w:author="Mohammad Nayeem Hasan" w:date="2024-11-03T23:14:00Z"/>
                <w:rFonts w:ascii="Times New Roman" w:hAnsi="Times New Roman" w:cs="Times New Roman"/>
                <w:sz w:val="24"/>
                <w:szCs w:val="24"/>
              </w:rPr>
              <w:pPrChange w:id="7670" w:author="Mohammad Nayeem Hasan" w:date="2024-12-23T01:38:00Z" w16du:dateUtc="2024-12-22T19:38:00Z">
                <w:pPr/>
              </w:pPrChange>
            </w:pPr>
            <w:del w:id="7671" w:author="Mohammad Nayeem Hasan" w:date="2024-11-03T23:14:00Z">
              <w:r w:rsidRPr="00033637" w:rsidDel="00BB33D1">
                <w:rPr>
                  <w:rFonts w:ascii="Times New Roman" w:hAnsi="Times New Roman" w:cs="Times New Roman"/>
                  <w:sz w:val="24"/>
                  <w:szCs w:val="24"/>
                </w:rPr>
                <w:delText>16932 (93.1)</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443E22B4" w14:textId="283BD81D" w:rsidR="00B010D0" w:rsidRPr="00033637" w:rsidDel="00BB33D1" w:rsidRDefault="00B010D0" w:rsidP="00F31FB2">
            <w:pPr>
              <w:spacing w:line="480" w:lineRule="auto"/>
              <w:rPr>
                <w:del w:id="7672" w:author="Mohammad Nayeem Hasan" w:date="2024-11-03T23:14:00Z"/>
                <w:rFonts w:ascii="Times New Roman" w:hAnsi="Times New Roman" w:cs="Times New Roman"/>
                <w:sz w:val="24"/>
                <w:szCs w:val="24"/>
              </w:rPr>
              <w:pPrChange w:id="7673" w:author="Mohammad Nayeem Hasan" w:date="2024-12-23T01:38:00Z" w16du:dateUtc="2024-12-22T19:38:00Z">
                <w:pPr/>
              </w:pPrChange>
            </w:pPr>
            <w:del w:id="7674" w:author="Mohammad Nayeem Hasan" w:date="2024-11-03T23:14:00Z">
              <w:r w:rsidRPr="00033637" w:rsidDel="00BB33D1">
                <w:rPr>
                  <w:rFonts w:ascii="Times New Roman" w:hAnsi="Times New Roman" w:cs="Times New Roman"/>
                  <w:sz w:val="24"/>
                  <w:szCs w:val="24"/>
                </w:rPr>
                <w:delText>0.896</w:delText>
              </w:r>
            </w:del>
          </w:p>
        </w:tc>
      </w:tr>
      <w:tr w:rsidR="00072E76" w:rsidRPr="00033637" w:rsidDel="00BB33D1" w14:paraId="2941C157" w14:textId="77777777" w:rsidTr="00D70918">
        <w:trPr>
          <w:trHeight w:val="138"/>
          <w:jc w:val="center"/>
          <w:del w:id="7675"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362C064D" w14:textId="77AF7DEA" w:rsidR="00B010D0" w:rsidRPr="00033637" w:rsidDel="00BB33D1" w:rsidRDefault="00B010D0" w:rsidP="00F31FB2">
            <w:pPr>
              <w:spacing w:line="480" w:lineRule="auto"/>
              <w:rPr>
                <w:del w:id="7676" w:author="Mohammad Nayeem Hasan" w:date="2024-11-03T23:14:00Z"/>
                <w:rFonts w:ascii="Times New Roman" w:hAnsi="Times New Roman" w:cs="Times New Roman"/>
                <w:sz w:val="24"/>
                <w:szCs w:val="24"/>
              </w:rPr>
              <w:pPrChange w:id="7677" w:author="Mohammad Nayeem Hasan" w:date="2024-12-23T01:38:00Z" w16du:dateUtc="2024-12-22T19:38:00Z">
                <w:pPr/>
              </w:pPrChange>
            </w:pPr>
            <w:del w:id="7678" w:author="Mohammad Nayeem Hasan" w:date="2024-11-03T23:14:00Z">
              <w:r w:rsidRPr="00033637" w:rsidDel="00BB33D1">
                <w:rPr>
                  <w:rFonts w:ascii="Times New Roman" w:hAnsi="Times New Roman" w:cs="Times New Roman"/>
                  <w:sz w:val="24"/>
                  <w:szCs w:val="24"/>
                </w:rPr>
                <w:delText>Rural</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51FA8DB1" w14:textId="6620DE05" w:rsidR="00B010D0" w:rsidRPr="00033637" w:rsidDel="00BB33D1" w:rsidRDefault="00B010D0" w:rsidP="00F31FB2">
            <w:pPr>
              <w:spacing w:line="480" w:lineRule="auto"/>
              <w:rPr>
                <w:del w:id="7679" w:author="Mohammad Nayeem Hasan" w:date="2024-11-03T23:14:00Z"/>
                <w:rFonts w:ascii="Times New Roman" w:hAnsi="Times New Roman" w:cs="Times New Roman"/>
                <w:sz w:val="24"/>
                <w:szCs w:val="24"/>
              </w:rPr>
              <w:pPrChange w:id="7680" w:author="Mohammad Nayeem Hasan" w:date="2024-12-23T01:38:00Z" w16du:dateUtc="2024-12-22T19:38:00Z">
                <w:pPr/>
              </w:pPrChange>
            </w:pPr>
            <w:del w:id="7681" w:author="Mohammad Nayeem Hasan" w:date="2024-11-03T23:14:00Z">
              <w:r w:rsidRPr="00033637" w:rsidDel="00BB33D1">
                <w:rPr>
                  <w:rFonts w:ascii="Times New Roman" w:hAnsi="Times New Roman" w:cs="Times New Roman"/>
                  <w:sz w:val="24"/>
                  <w:szCs w:val="24"/>
                </w:rPr>
                <w:delText>611 (7.4)</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141A915A" w14:textId="0F044235" w:rsidR="00B010D0" w:rsidRPr="00033637" w:rsidDel="00BB33D1" w:rsidRDefault="00B010D0" w:rsidP="00F31FB2">
            <w:pPr>
              <w:spacing w:line="480" w:lineRule="auto"/>
              <w:rPr>
                <w:del w:id="7682" w:author="Mohammad Nayeem Hasan" w:date="2024-11-03T23:14:00Z"/>
                <w:rFonts w:ascii="Times New Roman" w:hAnsi="Times New Roman" w:cs="Times New Roman"/>
                <w:sz w:val="24"/>
                <w:szCs w:val="24"/>
              </w:rPr>
              <w:pPrChange w:id="7683" w:author="Mohammad Nayeem Hasan" w:date="2024-12-23T01:38:00Z" w16du:dateUtc="2024-12-22T19:38:00Z">
                <w:pPr/>
              </w:pPrChange>
            </w:pPr>
            <w:del w:id="7684" w:author="Mohammad Nayeem Hasan" w:date="2024-11-03T23:14:00Z">
              <w:r w:rsidRPr="00033637" w:rsidDel="00BB33D1">
                <w:rPr>
                  <w:rFonts w:ascii="Times New Roman" w:hAnsi="Times New Roman" w:cs="Times New Roman"/>
                  <w:sz w:val="24"/>
                  <w:szCs w:val="24"/>
                </w:rPr>
                <w:delText>7661 (92.6)</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46D933" w14:textId="316CA819" w:rsidR="00B010D0" w:rsidRPr="00033637" w:rsidDel="00BB33D1" w:rsidRDefault="00B010D0" w:rsidP="00F31FB2">
            <w:pPr>
              <w:spacing w:line="480" w:lineRule="auto"/>
              <w:rPr>
                <w:del w:id="7685" w:author="Mohammad Nayeem Hasan" w:date="2024-11-03T23:14:00Z"/>
                <w:rFonts w:ascii="Times New Roman" w:hAnsi="Times New Roman" w:cs="Times New Roman"/>
                <w:sz w:val="24"/>
                <w:szCs w:val="24"/>
              </w:rPr>
              <w:pPrChange w:id="7686"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6B075982" w14:textId="4233F108" w:rsidR="00B010D0" w:rsidRPr="00033637" w:rsidDel="00BB33D1" w:rsidRDefault="00B010D0" w:rsidP="00F31FB2">
            <w:pPr>
              <w:spacing w:line="480" w:lineRule="auto"/>
              <w:rPr>
                <w:del w:id="7687" w:author="Mohammad Nayeem Hasan" w:date="2024-11-03T23:14:00Z"/>
                <w:rFonts w:ascii="Times New Roman" w:hAnsi="Times New Roman" w:cs="Times New Roman"/>
                <w:sz w:val="24"/>
                <w:szCs w:val="24"/>
              </w:rPr>
              <w:pPrChange w:id="7688" w:author="Mohammad Nayeem Hasan" w:date="2024-12-23T01:38:00Z" w16du:dateUtc="2024-12-22T19:38:00Z">
                <w:pPr/>
              </w:pPrChange>
            </w:pPr>
            <w:del w:id="7689" w:author="Mohammad Nayeem Hasan" w:date="2024-11-03T23:14:00Z">
              <w:r w:rsidRPr="00033637" w:rsidDel="00BB33D1">
                <w:rPr>
                  <w:rFonts w:ascii="Times New Roman" w:hAnsi="Times New Roman" w:cs="Times New Roman"/>
                  <w:sz w:val="24"/>
                  <w:szCs w:val="24"/>
                </w:rPr>
                <w:delText>198 (4.6)</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1401C438" w14:textId="27484B7E" w:rsidR="00B010D0" w:rsidRPr="00033637" w:rsidDel="00BB33D1" w:rsidRDefault="00B010D0" w:rsidP="00F31FB2">
            <w:pPr>
              <w:spacing w:line="480" w:lineRule="auto"/>
              <w:rPr>
                <w:del w:id="7690" w:author="Mohammad Nayeem Hasan" w:date="2024-11-03T23:14:00Z"/>
                <w:rFonts w:ascii="Times New Roman" w:hAnsi="Times New Roman" w:cs="Times New Roman"/>
                <w:sz w:val="24"/>
                <w:szCs w:val="24"/>
              </w:rPr>
              <w:pPrChange w:id="7691" w:author="Mohammad Nayeem Hasan" w:date="2024-12-23T01:38:00Z" w16du:dateUtc="2024-12-22T19:38:00Z">
                <w:pPr/>
              </w:pPrChange>
            </w:pPr>
            <w:del w:id="7692" w:author="Mohammad Nayeem Hasan" w:date="2024-11-03T23:14:00Z">
              <w:r w:rsidRPr="00033637" w:rsidDel="00BB33D1">
                <w:rPr>
                  <w:rFonts w:ascii="Times New Roman" w:hAnsi="Times New Roman" w:cs="Times New Roman"/>
                  <w:sz w:val="24"/>
                  <w:szCs w:val="24"/>
                </w:rPr>
                <w:delText>4069 (95.4)</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D152B7" w14:textId="1B84E76F" w:rsidR="00B010D0" w:rsidRPr="00033637" w:rsidDel="00BB33D1" w:rsidRDefault="00B010D0" w:rsidP="00F31FB2">
            <w:pPr>
              <w:spacing w:line="480" w:lineRule="auto"/>
              <w:rPr>
                <w:del w:id="7693" w:author="Mohammad Nayeem Hasan" w:date="2024-11-03T23:14:00Z"/>
                <w:rFonts w:ascii="Times New Roman" w:hAnsi="Times New Roman" w:cs="Times New Roman"/>
                <w:sz w:val="24"/>
                <w:szCs w:val="24"/>
              </w:rPr>
              <w:pPrChange w:id="7694"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535EFD10" w14:textId="63FC5722" w:rsidR="00B010D0" w:rsidRPr="00033637" w:rsidDel="00BB33D1" w:rsidRDefault="00B010D0" w:rsidP="00F31FB2">
            <w:pPr>
              <w:spacing w:line="480" w:lineRule="auto"/>
              <w:rPr>
                <w:del w:id="7695" w:author="Mohammad Nayeem Hasan" w:date="2024-11-03T23:14:00Z"/>
                <w:rFonts w:ascii="Times New Roman" w:hAnsi="Times New Roman" w:cs="Times New Roman"/>
                <w:sz w:val="24"/>
                <w:szCs w:val="24"/>
              </w:rPr>
              <w:pPrChange w:id="7696" w:author="Mohammad Nayeem Hasan" w:date="2024-12-23T01:38:00Z" w16du:dateUtc="2024-12-22T19:38:00Z">
                <w:pPr/>
              </w:pPrChange>
            </w:pPr>
            <w:del w:id="7697" w:author="Mohammad Nayeem Hasan" w:date="2024-11-03T23:14:00Z">
              <w:r w:rsidRPr="00033637" w:rsidDel="00BB33D1">
                <w:rPr>
                  <w:rFonts w:ascii="Times New Roman" w:hAnsi="Times New Roman" w:cs="Times New Roman"/>
                  <w:sz w:val="24"/>
                  <w:szCs w:val="24"/>
                </w:rPr>
                <w:delText>342 (7.0)</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7E1F2CB2" w14:textId="5202B569" w:rsidR="00B010D0" w:rsidRPr="00033637" w:rsidDel="00BB33D1" w:rsidRDefault="00B010D0" w:rsidP="00F31FB2">
            <w:pPr>
              <w:spacing w:line="480" w:lineRule="auto"/>
              <w:rPr>
                <w:del w:id="7698" w:author="Mohammad Nayeem Hasan" w:date="2024-11-03T23:14:00Z"/>
                <w:rFonts w:ascii="Times New Roman" w:hAnsi="Times New Roman" w:cs="Times New Roman"/>
                <w:sz w:val="24"/>
                <w:szCs w:val="24"/>
              </w:rPr>
              <w:pPrChange w:id="7699" w:author="Mohammad Nayeem Hasan" w:date="2024-12-23T01:38:00Z" w16du:dateUtc="2024-12-22T19:38:00Z">
                <w:pPr/>
              </w:pPrChange>
            </w:pPr>
            <w:del w:id="7700" w:author="Mohammad Nayeem Hasan" w:date="2024-11-03T23:14:00Z">
              <w:r w:rsidRPr="00033637" w:rsidDel="00BB33D1">
                <w:rPr>
                  <w:rFonts w:ascii="Times New Roman" w:hAnsi="Times New Roman" w:cs="Times New Roman"/>
                  <w:sz w:val="24"/>
                  <w:szCs w:val="24"/>
                </w:rPr>
                <w:delText>4560 (93.0)</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D02995C" w14:textId="4CF65C4E" w:rsidR="00B010D0" w:rsidRPr="00033637" w:rsidDel="00BB33D1" w:rsidRDefault="00B010D0" w:rsidP="00F31FB2">
            <w:pPr>
              <w:spacing w:line="480" w:lineRule="auto"/>
              <w:rPr>
                <w:del w:id="7701" w:author="Mohammad Nayeem Hasan" w:date="2024-11-03T23:14:00Z"/>
                <w:rFonts w:ascii="Times New Roman" w:hAnsi="Times New Roman" w:cs="Times New Roman"/>
                <w:sz w:val="24"/>
                <w:szCs w:val="24"/>
              </w:rPr>
              <w:pPrChange w:id="7702" w:author="Mohammad Nayeem Hasan" w:date="2024-12-23T01:38:00Z" w16du:dateUtc="2024-12-22T19:38:00Z">
                <w:pPr/>
              </w:pPrChange>
            </w:pPr>
          </w:p>
        </w:tc>
      </w:tr>
      <w:tr w:rsidR="00072E76" w:rsidRPr="00033637" w:rsidDel="00BB33D1" w14:paraId="5AA2E339" w14:textId="77777777" w:rsidTr="00D70918">
        <w:trPr>
          <w:trHeight w:val="138"/>
          <w:jc w:val="center"/>
          <w:del w:id="7703"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2C4969D0" w14:textId="36D00CEB" w:rsidR="00B010D0" w:rsidRPr="00033637" w:rsidDel="00BB33D1" w:rsidRDefault="00B010D0" w:rsidP="00F31FB2">
            <w:pPr>
              <w:spacing w:line="480" w:lineRule="auto"/>
              <w:rPr>
                <w:del w:id="7704" w:author="Mohammad Nayeem Hasan" w:date="2024-11-03T23:14:00Z"/>
                <w:rFonts w:ascii="Times New Roman" w:hAnsi="Times New Roman" w:cs="Times New Roman"/>
                <w:sz w:val="24"/>
                <w:szCs w:val="24"/>
              </w:rPr>
              <w:pPrChange w:id="7705" w:author="Mohammad Nayeem Hasan" w:date="2024-12-23T01:38:00Z" w16du:dateUtc="2024-12-22T19:38:00Z">
                <w:pPr/>
              </w:pPrChange>
            </w:pPr>
            <w:del w:id="7706" w:author="Mohammad Nayeem Hasan" w:date="2024-11-03T23:14:00Z">
              <w:r w:rsidRPr="00033637" w:rsidDel="00BB33D1">
                <w:rPr>
                  <w:rFonts w:ascii="Times New Roman" w:hAnsi="Times New Roman" w:cs="Times New Roman"/>
                  <w:sz w:val="24"/>
                  <w:szCs w:val="24"/>
                </w:rPr>
                <w:delText>Tribal</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176D1DF7" w14:textId="34F01AA9" w:rsidR="00B010D0" w:rsidRPr="00033637" w:rsidDel="00BB33D1" w:rsidRDefault="00B010D0" w:rsidP="00F31FB2">
            <w:pPr>
              <w:spacing w:line="480" w:lineRule="auto"/>
              <w:rPr>
                <w:del w:id="7707" w:author="Mohammad Nayeem Hasan" w:date="2024-11-03T23:14:00Z"/>
                <w:rFonts w:ascii="Times New Roman" w:hAnsi="Times New Roman" w:cs="Times New Roman"/>
                <w:sz w:val="24"/>
                <w:szCs w:val="24"/>
              </w:rPr>
              <w:pPrChange w:id="7708" w:author="Mohammad Nayeem Hasan" w:date="2024-12-23T01:38:00Z" w16du:dateUtc="2024-12-22T19:38:00Z">
                <w:pPr/>
              </w:pPrChange>
            </w:pPr>
            <w:del w:id="7709" w:author="Mohammad Nayeem Hasan" w:date="2024-11-03T23:14:00Z">
              <w:r w:rsidRPr="00033637" w:rsidDel="00BB33D1">
                <w:rPr>
                  <w:rFonts w:ascii="Times New Roman" w:hAnsi="Times New Roman" w:cs="Times New Roman"/>
                  <w:sz w:val="24"/>
                  <w:szCs w:val="24"/>
                </w:rPr>
                <w:delText>13 (5.1)</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5023588F" w14:textId="5A56099E" w:rsidR="00B010D0" w:rsidRPr="00033637" w:rsidDel="00BB33D1" w:rsidRDefault="00B010D0" w:rsidP="00F31FB2">
            <w:pPr>
              <w:spacing w:line="480" w:lineRule="auto"/>
              <w:rPr>
                <w:del w:id="7710" w:author="Mohammad Nayeem Hasan" w:date="2024-11-03T23:14:00Z"/>
                <w:rFonts w:ascii="Times New Roman" w:hAnsi="Times New Roman" w:cs="Times New Roman"/>
                <w:sz w:val="24"/>
                <w:szCs w:val="24"/>
              </w:rPr>
              <w:pPrChange w:id="7711" w:author="Mohammad Nayeem Hasan" w:date="2024-12-23T01:38:00Z" w16du:dateUtc="2024-12-22T19:38:00Z">
                <w:pPr/>
              </w:pPrChange>
            </w:pPr>
            <w:del w:id="7712" w:author="Mohammad Nayeem Hasan" w:date="2024-11-03T23:14:00Z">
              <w:r w:rsidRPr="00033637" w:rsidDel="00BB33D1">
                <w:rPr>
                  <w:rFonts w:ascii="Times New Roman" w:hAnsi="Times New Roman" w:cs="Times New Roman"/>
                  <w:sz w:val="24"/>
                  <w:szCs w:val="24"/>
                </w:rPr>
                <w:delText>240 (94.9)</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0938E4" w14:textId="31BBD4A1" w:rsidR="00B010D0" w:rsidRPr="00033637" w:rsidDel="00BB33D1" w:rsidRDefault="00B010D0" w:rsidP="00F31FB2">
            <w:pPr>
              <w:spacing w:line="480" w:lineRule="auto"/>
              <w:rPr>
                <w:del w:id="7713" w:author="Mohammad Nayeem Hasan" w:date="2024-11-03T23:14:00Z"/>
                <w:rFonts w:ascii="Times New Roman" w:hAnsi="Times New Roman" w:cs="Times New Roman"/>
                <w:sz w:val="24"/>
                <w:szCs w:val="24"/>
              </w:rPr>
              <w:pPrChange w:id="7714"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37D885F4" w14:textId="59624585" w:rsidR="00B010D0" w:rsidRPr="00033637" w:rsidDel="00BB33D1" w:rsidRDefault="00B010D0" w:rsidP="00F31FB2">
            <w:pPr>
              <w:spacing w:line="480" w:lineRule="auto"/>
              <w:rPr>
                <w:del w:id="7715" w:author="Mohammad Nayeem Hasan" w:date="2024-11-03T23:14:00Z"/>
                <w:rFonts w:ascii="Times New Roman" w:hAnsi="Times New Roman" w:cs="Times New Roman"/>
                <w:sz w:val="24"/>
                <w:szCs w:val="24"/>
              </w:rPr>
              <w:pPrChange w:id="7716" w:author="Mohammad Nayeem Hasan" w:date="2024-12-23T01:38:00Z" w16du:dateUtc="2024-12-22T19:38:00Z">
                <w:pPr/>
              </w:pPrChange>
            </w:pPr>
            <w:del w:id="7717" w:author="Mohammad Nayeem Hasan" w:date="2024-11-03T23:14:00Z">
              <w:r w:rsidRPr="00033637" w:rsidDel="00BB33D1">
                <w:rPr>
                  <w:rFonts w:ascii="Times New Roman" w:hAnsi="Times New Roman" w:cs="Times New Roman"/>
                  <w:sz w:val="24"/>
                  <w:szCs w:val="24"/>
                </w:rPr>
                <w:delText>-</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0897B6B0" w14:textId="0E50D0D4" w:rsidR="00B010D0" w:rsidRPr="00033637" w:rsidDel="00BB33D1" w:rsidRDefault="00B010D0" w:rsidP="00F31FB2">
            <w:pPr>
              <w:spacing w:line="480" w:lineRule="auto"/>
              <w:rPr>
                <w:del w:id="7718" w:author="Mohammad Nayeem Hasan" w:date="2024-11-03T23:14:00Z"/>
                <w:rFonts w:ascii="Times New Roman" w:hAnsi="Times New Roman" w:cs="Times New Roman"/>
                <w:sz w:val="24"/>
                <w:szCs w:val="24"/>
              </w:rPr>
              <w:pPrChange w:id="7719" w:author="Mohammad Nayeem Hasan" w:date="2024-12-23T01:38:00Z" w16du:dateUtc="2024-12-22T19:38:00Z">
                <w:pPr/>
              </w:pPrChange>
            </w:pPr>
            <w:del w:id="7720" w:author="Mohammad Nayeem Hasan" w:date="2024-11-03T23:14:00Z">
              <w:r w:rsidRPr="00033637" w:rsidDel="00BB33D1">
                <w:rPr>
                  <w:rFonts w:ascii="Times New Roman" w:hAnsi="Times New Roman" w:cs="Times New Roman"/>
                  <w:sz w:val="24"/>
                  <w:szCs w:val="24"/>
                </w:rPr>
                <w:delText>-</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4837A2" w14:textId="4D681B00" w:rsidR="00B010D0" w:rsidRPr="00033637" w:rsidDel="00BB33D1" w:rsidRDefault="00B010D0" w:rsidP="00F31FB2">
            <w:pPr>
              <w:spacing w:line="480" w:lineRule="auto"/>
              <w:rPr>
                <w:del w:id="7721" w:author="Mohammad Nayeem Hasan" w:date="2024-11-03T23:14:00Z"/>
                <w:rFonts w:ascii="Times New Roman" w:hAnsi="Times New Roman" w:cs="Times New Roman"/>
                <w:sz w:val="24"/>
                <w:szCs w:val="24"/>
              </w:rPr>
              <w:pPrChange w:id="7722"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508B1672" w14:textId="1CBA68CD" w:rsidR="00B010D0" w:rsidRPr="00033637" w:rsidDel="00BB33D1" w:rsidRDefault="00B010D0" w:rsidP="00F31FB2">
            <w:pPr>
              <w:spacing w:line="480" w:lineRule="auto"/>
              <w:rPr>
                <w:del w:id="7723" w:author="Mohammad Nayeem Hasan" w:date="2024-11-03T23:14:00Z"/>
                <w:rFonts w:ascii="Times New Roman" w:hAnsi="Times New Roman" w:cs="Times New Roman"/>
                <w:sz w:val="24"/>
                <w:szCs w:val="24"/>
              </w:rPr>
              <w:pPrChange w:id="7724" w:author="Mohammad Nayeem Hasan" w:date="2024-12-23T01:38:00Z" w16du:dateUtc="2024-12-22T19:38:00Z">
                <w:pPr/>
              </w:pPrChange>
            </w:pPr>
            <w:del w:id="7725" w:author="Mohammad Nayeem Hasan" w:date="2024-11-03T23:14:00Z">
              <w:r w:rsidRPr="00033637" w:rsidDel="00BB33D1">
                <w:rPr>
                  <w:rFonts w:ascii="Times New Roman" w:hAnsi="Times New Roman" w:cs="Times New Roman"/>
                  <w:sz w:val="24"/>
                  <w:szCs w:val="24"/>
                </w:rPr>
                <w:delText>-</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02E8F008" w14:textId="319DBBB5" w:rsidR="00B010D0" w:rsidRPr="00033637" w:rsidDel="00BB33D1" w:rsidRDefault="00B010D0" w:rsidP="00F31FB2">
            <w:pPr>
              <w:spacing w:line="480" w:lineRule="auto"/>
              <w:rPr>
                <w:del w:id="7726" w:author="Mohammad Nayeem Hasan" w:date="2024-11-03T23:14:00Z"/>
                <w:rFonts w:ascii="Times New Roman" w:hAnsi="Times New Roman" w:cs="Times New Roman"/>
                <w:sz w:val="24"/>
                <w:szCs w:val="24"/>
              </w:rPr>
              <w:pPrChange w:id="7727" w:author="Mohammad Nayeem Hasan" w:date="2024-12-23T01:38:00Z" w16du:dateUtc="2024-12-22T19:38:00Z">
                <w:pPr/>
              </w:pPrChange>
            </w:pPr>
            <w:del w:id="7728" w:author="Mohammad Nayeem Hasan" w:date="2024-11-03T23:14:00Z">
              <w:r w:rsidRPr="00033637" w:rsidDel="00BB33D1">
                <w:rPr>
                  <w:rFonts w:ascii="Times New Roman" w:hAnsi="Times New Roman" w:cs="Times New Roman"/>
                  <w:sz w:val="24"/>
                  <w:szCs w:val="24"/>
                </w:rPr>
                <w:delText>-</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4D0380" w14:textId="0B36E78C" w:rsidR="00B010D0" w:rsidRPr="00033637" w:rsidDel="00BB33D1" w:rsidRDefault="00B010D0" w:rsidP="00F31FB2">
            <w:pPr>
              <w:spacing w:line="480" w:lineRule="auto"/>
              <w:rPr>
                <w:del w:id="7729" w:author="Mohammad Nayeem Hasan" w:date="2024-11-03T23:14:00Z"/>
                <w:rFonts w:ascii="Times New Roman" w:hAnsi="Times New Roman" w:cs="Times New Roman"/>
                <w:sz w:val="24"/>
                <w:szCs w:val="24"/>
              </w:rPr>
              <w:pPrChange w:id="7730" w:author="Mohammad Nayeem Hasan" w:date="2024-12-23T01:38:00Z" w16du:dateUtc="2024-12-22T19:38:00Z">
                <w:pPr/>
              </w:pPrChange>
            </w:pPr>
          </w:p>
        </w:tc>
      </w:tr>
      <w:tr w:rsidR="00B010D0" w:rsidRPr="00033637" w:rsidDel="00BB33D1" w14:paraId="1144C0B8" w14:textId="21F193A1" w:rsidTr="00DA17B7">
        <w:trPr>
          <w:trHeight w:val="138"/>
          <w:jc w:val="center"/>
          <w:del w:id="7731" w:author="Mohammad Nayeem Hasan" w:date="2024-11-03T23:14: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70AF545F" w14:textId="1B1223BC" w:rsidR="00B010D0" w:rsidRPr="00033637" w:rsidDel="00BB33D1" w:rsidRDefault="00B010D0" w:rsidP="00F31FB2">
            <w:pPr>
              <w:spacing w:line="480" w:lineRule="auto"/>
              <w:rPr>
                <w:del w:id="7732" w:author="Mohammad Nayeem Hasan" w:date="2024-11-03T23:14:00Z"/>
                <w:rFonts w:ascii="Times New Roman" w:hAnsi="Times New Roman" w:cs="Times New Roman"/>
                <w:sz w:val="24"/>
                <w:szCs w:val="24"/>
              </w:rPr>
              <w:pPrChange w:id="7733" w:author="Mohammad Nayeem Hasan" w:date="2024-12-23T01:38:00Z" w16du:dateUtc="2024-12-22T19:38:00Z">
                <w:pPr/>
              </w:pPrChange>
            </w:pPr>
            <w:del w:id="7734" w:author="Mohammad Nayeem Hasan" w:date="2024-11-03T23:14:00Z">
              <w:r w:rsidRPr="00033637" w:rsidDel="00BB33D1">
                <w:rPr>
                  <w:rFonts w:ascii="Times New Roman" w:hAnsi="Times New Roman" w:cs="Times New Roman"/>
                  <w:sz w:val="24"/>
                  <w:szCs w:val="24"/>
                </w:rPr>
                <w:delText>Division</w:delText>
              </w:r>
            </w:del>
          </w:p>
        </w:tc>
      </w:tr>
      <w:tr w:rsidR="00861DA4" w:rsidRPr="00033637" w:rsidDel="00BB33D1" w14:paraId="36345885" w14:textId="77777777" w:rsidTr="00D70918">
        <w:trPr>
          <w:trHeight w:val="250"/>
          <w:jc w:val="center"/>
          <w:del w:id="7735"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15A1FE3B" w14:textId="1D00BCEE" w:rsidR="00B010D0" w:rsidRPr="00033637" w:rsidDel="00BB33D1" w:rsidRDefault="00B010D0" w:rsidP="00F31FB2">
            <w:pPr>
              <w:spacing w:line="480" w:lineRule="auto"/>
              <w:rPr>
                <w:del w:id="7736" w:author="Mohammad Nayeem Hasan" w:date="2024-11-03T23:14:00Z"/>
                <w:rFonts w:ascii="Times New Roman" w:hAnsi="Times New Roman" w:cs="Times New Roman"/>
                <w:sz w:val="24"/>
                <w:szCs w:val="24"/>
              </w:rPr>
              <w:pPrChange w:id="7737" w:author="Mohammad Nayeem Hasan" w:date="2024-12-23T01:38:00Z" w16du:dateUtc="2024-12-22T19:38:00Z">
                <w:pPr/>
              </w:pPrChange>
            </w:pPr>
            <w:del w:id="7738" w:author="Mohammad Nayeem Hasan" w:date="2024-11-03T23:14:00Z">
              <w:r w:rsidRPr="00033637" w:rsidDel="00BB33D1">
                <w:rPr>
                  <w:rFonts w:ascii="Times New Roman" w:hAnsi="Times New Roman" w:cs="Times New Roman"/>
                  <w:sz w:val="24"/>
                  <w:szCs w:val="24"/>
                </w:rPr>
                <w:delText>Barishal</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02A2D76F" w14:textId="3F96BAD9" w:rsidR="00B010D0" w:rsidRPr="00033637" w:rsidDel="00BB33D1" w:rsidRDefault="00B010D0" w:rsidP="00F31FB2">
            <w:pPr>
              <w:spacing w:line="480" w:lineRule="auto"/>
              <w:rPr>
                <w:del w:id="7739" w:author="Mohammad Nayeem Hasan" w:date="2024-11-03T23:14:00Z"/>
                <w:rFonts w:ascii="Times New Roman" w:hAnsi="Times New Roman" w:cs="Times New Roman"/>
                <w:sz w:val="24"/>
                <w:szCs w:val="24"/>
              </w:rPr>
              <w:pPrChange w:id="7740" w:author="Mohammad Nayeem Hasan" w:date="2024-12-23T01:38:00Z" w16du:dateUtc="2024-12-22T19:38:00Z">
                <w:pPr/>
              </w:pPrChange>
            </w:pPr>
            <w:del w:id="7741" w:author="Mohammad Nayeem Hasan" w:date="2024-11-03T23:14:00Z">
              <w:r w:rsidRPr="00033637" w:rsidDel="00BB33D1">
                <w:rPr>
                  <w:rFonts w:ascii="Times New Roman" w:hAnsi="Times New Roman" w:cs="Times New Roman"/>
                  <w:sz w:val="24"/>
                  <w:szCs w:val="24"/>
                </w:rPr>
                <w:delText>167 (8.9)</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3C2F6111" w14:textId="32621B18" w:rsidR="00B010D0" w:rsidRPr="00033637" w:rsidDel="00BB33D1" w:rsidRDefault="00B010D0" w:rsidP="00F31FB2">
            <w:pPr>
              <w:spacing w:line="480" w:lineRule="auto"/>
              <w:rPr>
                <w:del w:id="7742" w:author="Mohammad Nayeem Hasan" w:date="2024-11-03T23:14:00Z"/>
                <w:rFonts w:ascii="Times New Roman" w:hAnsi="Times New Roman" w:cs="Times New Roman"/>
                <w:sz w:val="24"/>
                <w:szCs w:val="24"/>
              </w:rPr>
              <w:pPrChange w:id="7743" w:author="Mohammad Nayeem Hasan" w:date="2024-12-23T01:38:00Z" w16du:dateUtc="2024-12-22T19:38:00Z">
                <w:pPr/>
              </w:pPrChange>
            </w:pPr>
            <w:del w:id="7744" w:author="Mohammad Nayeem Hasan" w:date="2024-11-03T23:14:00Z">
              <w:r w:rsidRPr="00033637" w:rsidDel="00BB33D1">
                <w:rPr>
                  <w:rFonts w:ascii="Times New Roman" w:hAnsi="Times New Roman" w:cs="Times New Roman"/>
                  <w:sz w:val="24"/>
                  <w:szCs w:val="24"/>
                </w:rPr>
                <w:delText>1705 (91.1)</w:delText>
              </w:r>
            </w:del>
          </w:p>
        </w:tc>
        <w:tc>
          <w:tcPr>
            <w:tcW w:w="520" w:type="pct"/>
            <w:vMerge w:val="restart"/>
            <w:tcBorders>
              <w:top w:val="single" w:sz="4" w:space="0" w:color="auto"/>
              <w:left w:val="single" w:sz="4" w:space="0" w:color="auto"/>
              <w:bottom w:val="single" w:sz="4" w:space="0" w:color="auto"/>
              <w:right w:val="single" w:sz="4" w:space="0" w:color="auto"/>
            </w:tcBorders>
            <w:vAlign w:val="center"/>
            <w:hideMark/>
          </w:tcPr>
          <w:p w14:paraId="00AB954F" w14:textId="03C9F371" w:rsidR="00B010D0" w:rsidRPr="00033637" w:rsidDel="00BB33D1" w:rsidRDefault="00B010D0" w:rsidP="00F31FB2">
            <w:pPr>
              <w:spacing w:line="480" w:lineRule="auto"/>
              <w:rPr>
                <w:del w:id="7745" w:author="Mohammad Nayeem Hasan" w:date="2024-11-03T23:14:00Z"/>
                <w:rFonts w:ascii="Times New Roman" w:hAnsi="Times New Roman" w:cs="Times New Roman"/>
                <w:sz w:val="24"/>
                <w:szCs w:val="24"/>
                <w:rPrChange w:id="7746" w:author="Mohammad Nayeem Hasan" w:date="2024-12-23T01:53:00Z" w16du:dateUtc="2024-12-22T19:53:00Z">
                  <w:rPr>
                    <w:del w:id="7747" w:author="Mohammad Nayeem Hasan" w:date="2024-11-03T23:14:00Z"/>
                    <w:rFonts w:ascii="Times New Roman" w:hAnsi="Times New Roman" w:cs="Times New Roman"/>
                    <w:b/>
                    <w:bCs/>
                    <w:sz w:val="24"/>
                    <w:szCs w:val="24"/>
                  </w:rPr>
                </w:rPrChange>
              </w:rPr>
              <w:pPrChange w:id="7748" w:author="Mohammad Nayeem Hasan" w:date="2024-12-23T01:38:00Z" w16du:dateUtc="2024-12-22T19:38:00Z">
                <w:pPr/>
              </w:pPrChange>
            </w:pPr>
            <w:del w:id="7749" w:author="Mohammad Nayeem Hasan" w:date="2024-11-03T23:14:00Z">
              <w:r w:rsidRPr="00033637" w:rsidDel="00BB33D1">
                <w:rPr>
                  <w:rFonts w:ascii="Times New Roman" w:hAnsi="Times New Roman" w:cs="Times New Roman"/>
                  <w:sz w:val="24"/>
                  <w:szCs w:val="24"/>
                  <w:rPrChange w:id="7750" w:author="Mohammad Nayeem Hasan" w:date="2024-12-23T01:53:00Z" w16du:dateUtc="2024-12-22T19:53:00Z">
                    <w:rPr>
                      <w:rFonts w:ascii="Times New Roman" w:hAnsi="Times New Roman" w:cs="Times New Roman"/>
                      <w:b/>
                      <w:bCs/>
                      <w:sz w:val="24"/>
                      <w:szCs w:val="24"/>
                    </w:rPr>
                  </w:rPrChange>
                </w:rPr>
                <w:delText>&lt;0.001</w:delText>
              </w:r>
            </w:del>
          </w:p>
        </w:tc>
        <w:tc>
          <w:tcPr>
            <w:tcW w:w="361" w:type="pct"/>
            <w:tcBorders>
              <w:top w:val="single" w:sz="4" w:space="0" w:color="auto"/>
              <w:left w:val="single" w:sz="4" w:space="0" w:color="auto"/>
              <w:bottom w:val="single" w:sz="4" w:space="0" w:color="auto"/>
              <w:right w:val="single" w:sz="4" w:space="0" w:color="auto"/>
            </w:tcBorders>
            <w:vAlign w:val="center"/>
            <w:hideMark/>
          </w:tcPr>
          <w:p w14:paraId="518BB0CB" w14:textId="3BFE59A9" w:rsidR="00B010D0" w:rsidRPr="00033637" w:rsidDel="00BB33D1" w:rsidRDefault="00B010D0" w:rsidP="00F31FB2">
            <w:pPr>
              <w:spacing w:line="480" w:lineRule="auto"/>
              <w:rPr>
                <w:del w:id="7751" w:author="Mohammad Nayeem Hasan" w:date="2024-11-03T23:14:00Z"/>
                <w:rFonts w:ascii="Times New Roman" w:hAnsi="Times New Roman" w:cs="Times New Roman"/>
                <w:sz w:val="24"/>
                <w:szCs w:val="24"/>
              </w:rPr>
              <w:pPrChange w:id="7752" w:author="Mohammad Nayeem Hasan" w:date="2024-12-23T01:38:00Z" w16du:dateUtc="2024-12-22T19:38:00Z">
                <w:pPr/>
              </w:pPrChange>
            </w:pPr>
            <w:del w:id="7753" w:author="Mohammad Nayeem Hasan" w:date="2024-11-03T23:14:00Z">
              <w:r w:rsidRPr="00033637" w:rsidDel="00BB33D1">
                <w:rPr>
                  <w:rFonts w:ascii="Times New Roman" w:hAnsi="Times New Roman" w:cs="Times New Roman"/>
                  <w:sz w:val="24"/>
                  <w:szCs w:val="24"/>
                </w:rPr>
                <w:delText>80 (6.3)</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770A4551" w14:textId="6C1688F3" w:rsidR="00B010D0" w:rsidRPr="00033637" w:rsidDel="00BB33D1" w:rsidRDefault="00B010D0" w:rsidP="00F31FB2">
            <w:pPr>
              <w:spacing w:line="480" w:lineRule="auto"/>
              <w:rPr>
                <w:del w:id="7754" w:author="Mohammad Nayeem Hasan" w:date="2024-11-03T23:14:00Z"/>
                <w:rFonts w:ascii="Times New Roman" w:hAnsi="Times New Roman" w:cs="Times New Roman"/>
                <w:sz w:val="24"/>
                <w:szCs w:val="24"/>
              </w:rPr>
              <w:pPrChange w:id="7755" w:author="Mohammad Nayeem Hasan" w:date="2024-12-23T01:38:00Z" w16du:dateUtc="2024-12-22T19:38:00Z">
                <w:pPr/>
              </w:pPrChange>
            </w:pPr>
            <w:del w:id="7756" w:author="Mohammad Nayeem Hasan" w:date="2024-11-03T23:14:00Z">
              <w:r w:rsidRPr="00033637" w:rsidDel="00BB33D1">
                <w:rPr>
                  <w:rFonts w:ascii="Times New Roman" w:hAnsi="Times New Roman" w:cs="Times New Roman"/>
                  <w:sz w:val="24"/>
                  <w:szCs w:val="24"/>
                </w:rPr>
                <w:delText>1188 (93.7)</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60123D78" w14:textId="475DE7A8" w:rsidR="00B010D0" w:rsidRPr="00033637" w:rsidDel="00BB33D1" w:rsidRDefault="00B010D0" w:rsidP="00F31FB2">
            <w:pPr>
              <w:spacing w:line="480" w:lineRule="auto"/>
              <w:rPr>
                <w:del w:id="7757" w:author="Mohammad Nayeem Hasan" w:date="2024-11-03T23:14:00Z"/>
                <w:rFonts w:ascii="Times New Roman" w:hAnsi="Times New Roman" w:cs="Times New Roman"/>
                <w:sz w:val="24"/>
                <w:szCs w:val="24"/>
                <w:rPrChange w:id="7758" w:author="Mohammad Nayeem Hasan" w:date="2024-12-23T01:53:00Z" w16du:dateUtc="2024-12-22T19:53:00Z">
                  <w:rPr>
                    <w:del w:id="7759" w:author="Mohammad Nayeem Hasan" w:date="2024-11-03T23:14:00Z"/>
                    <w:rFonts w:ascii="Times New Roman" w:hAnsi="Times New Roman" w:cs="Times New Roman"/>
                    <w:b/>
                    <w:bCs/>
                    <w:sz w:val="24"/>
                    <w:szCs w:val="24"/>
                  </w:rPr>
                </w:rPrChange>
              </w:rPr>
              <w:pPrChange w:id="7760" w:author="Mohammad Nayeem Hasan" w:date="2024-12-23T01:38:00Z" w16du:dateUtc="2024-12-22T19:38:00Z">
                <w:pPr/>
              </w:pPrChange>
            </w:pPr>
            <w:del w:id="7761" w:author="Mohammad Nayeem Hasan" w:date="2024-11-03T23:14:00Z">
              <w:r w:rsidRPr="00033637" w:rsidDel="00BB33D1">
                <w:rPr>
                  <w:rFonts w:ascii="Times New Roman" w:hAnsi="Times New Roman" w:cs="Times New Roman"/>
                  <w:sz w:val="24"/>
                  <w:szCs w:val="24"/>
                  <w:rPrChange w:id="7762" w:author="Mohammad Nayeem Hasan" w:date="2024-12-23T01:53:00Z" w16du:dateUtc="2024-12-22T19:53:00Z">
                    <w:rPr>
                      <w:rFonts w:ascii="Times New Roman" w:hAnsi="Times New Roman" w:cs="Times New Roman"/>
                      <w:b/>
                      <w:bCs/>
                      <w:sz w:val="24"/>
                      <w:szCs w:val="24"/>
                    </w:rPr>
                  </w:rPrChange>
                </w:rPr>
                <w:delText>0.002</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36CD06FA" w14:textId="54BA0C11" w:rsidR="00B010D0" w:rsidRPr="00033637" w:rsidDel="00BB33D1" w:rsidRDefault="00B010D0" w:rsidP="00F31FB2">
            <w:pPr>
              <w:spacing w:line="480" w:lineRule="auto"/>
              <w:rPr>
                <w:del w:id="7763" w:author="Mohammad Nayeem Hasan" w:date="2024-11-03T23:14:00Z"/>
                <w:rFonts w:ascii="Times New Roman" w:hAnsi="Times New Roman" w:cs="Times New Roman"/>
                <w:sz w:val="24"/>
                <w:szCs w:val="24"/>
              </w:rPr>
              <w:pPrChange w:id="7764" w:author="Mohammad Nayeem Hasan" w:date="2024-12-23T01:38:00Z" w16du:dateUtc="2024-12-22T19:38:00Z">
                <w:pPr/>
              </w:pPrChange>
            </w:pPr>
            <w:del w:id="7765" w:author="Mohammad Nayeem Hasan" w:date="2024-11-03T23:14:00Z">
              <w:r w:rsidRPr="00033637" w:rsidDel="00BB33D1">
                <w:rPr>
                  <w:rFonts w:ascii="Times New Roman" w:hAnsi="Times New Roman" w:cs="Times New Roman"/>
                  <w:sz w:val="24"/>
                  <w:szCs w:val="24"/>
                </w:rPr>
                <w:delText>185 (14.1)</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72916B40" w14:textId="0FF7CB43" w:rsidR="00B010D0" w:rsidRPr="00033637" w:rsidDel="00BB33D1" w:rsidRDefault="00B010D0" w:rsidP="00F31FB2">
            <w:pPr>
              <w:spacing w:line="480" w:lineRule="auto"/>
              <w:rPr>
                <w:del w:id="7766" w:author="Mohammad Nayeem Hasan" w:date="2024-11-03T23:14:00Z"/>
                <w:rFonts w:ascii="Times New Roman" w:hAnsi="Times New Roman" w:cs="Times New Roman"/>
                <w:sz w:val="24"/>
                <w:szCs w:val="24"/>
              </w:rPr>
              <w:pPrChange w:id="7767" w:author="Mohammad Nayeem Hasan" w:date="2024-12-23T01:38:00Z" w16du:dateUtc="2024-12-22T19:38:00Z">
                <w:pPr/>
              </w:pPrChange>
            </w:pPr>
            <w:del w:id="7768" w:author="Mohammad Nayeem Hasan" w:date="2024-11-03T23:14:00Z">
              <w:r w:rsidRPr="00033637" w:rsidDel="00BB33D1">
                <w:rPr>
                  <w:rFonts w:ascii="Times New Roman" w:hAnsi="Times New Roman" w:cs="Times New Roman"/>
                  <w:sz w:val="24"/>
                  <w:szCs w:val="24"/>
                </w:rPr>
                <w:delText>1129 (85.9)</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4FCC6C90" w14:textId="44CFD9BC" w:rsidR="00B010D0" w:rsidRPr="00033637" w:rsidDel="00BB33D1" w:rsidRDefault="00B010D0" w:rsidP="00F31FB2">
            <w:pPr>
              <w:spacing w:line="480" w:lineRule="auto"/>
              <w:rPr>
                <w:del w:id="7769" w:author="Mohammad Nayeem Hasan" w:date="2024-11-03T23:14:00Z"/>
                <w:rFonts w:ascii="Times New Roman" w:hAnsi="Times New Roman" w:cs="Times New Roman"/>
                <w:sz w:val="24"/>
                <w:szCs w:val="24"/>
                <w:rPrChange w:id="7770" w:author="Mohammad Nayeem Hasan" w:date="2024-12-23T01:53:00Z" w16du:dateUtc="2024-12-22T19:53:00Z">
                  <w:rPr>
                    <w:del w:id="7771" w:author="Mohammad Nayeem Hasan" w:date="2024-11-03T23:14:00Z"/>
                    <w:rFonts w:ascii="Times New Roman" w:hAnsi="Times New Roman" w:cs="Times New Roman"/>
                    <w:b/>
                    <w:bCs/>
                    <w:sz w:val="24"/>
                    <w:szCs w:val="24"/>
                  </w:rPr>
                </w:rPrChange>
              </w:rPr>
              <w:pPrChange w:id="7772" w:author="Mohammad Nayeem Hasan" w:date="2024-12-23T01:38:00Z" w16du:dateUtc="2024-12-22T19:38:00Z">
                <w:pPr/>
              </w:pPrChange>
            </w:pPr>
            <w:del w:id="7773" w:author="Mohammad Nayeem Hasan" w:date="2024-11-03T23:14:00Z">
              <w:r w:rsidRPr="00033637" w:rsidDel="00BB33D1">
                <w:rPr>
                  <w:rFonts w:ascii="Times New Roman" w:hAnsi="Times New Roman" w:cs="Times New Roman"/>
                  <w:sz w:val="24"/>
                  <w:szCs w:val="24"/>
                  <w:rPrChange w:id="7774" w:author="Mohammad Nayeem Hasan" w:date="2024-12-23T01:53:00Z" w16du:dateUtc="2024-12-22T19:53:00Z">
                    <w:rPr>
                      <w:rFonts w:ascii="Times New Roman" w:hAnsi="Times New Roman" w:cs="Times New Roman"/>
                      <w:b/>
                      <w:bCs/>
                      <w:sz w:val="24"/>
                      <w:szCs w:val="24"/>
                    </w:rPr>
                  </w:rPrChange>
                </w:rPr>
                <w:delText>&lt;0.001</w:delText>
              </w:r>
            </w:del>
          </w:p>
        </w:tc>
      </w:tr>
      <w:tr w:rsidR="00072E76" w:rsidRPr="00033637" w:rsidDel="00BB33D1" w14:paraId="35F3D986" w14:textId="77777777" w:rsidTr="00D70918">
        <w:trPr>
          <w:trHeight w:val="138"/>
          <w:jc w:val="center"/>
          <w:del w:id="7775"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39117841" w14:textId="42BBE096" w:rsidR="00B010D0" w:rsidRPr="00033637" w:rsidDel="00BB33D1" w:rsidRDefault="00B010D0" w:rsidP="00F31FB2">
            <w:pPr>
              <w:spacing w:line="480" w:lineRule="auto"/>
              <w:rPr>
                <w:del w:id="7776" w:author="Mohammad Nayeem Hasan" w:date="2024-11-03T23:14:00Z"/>
                <w:rFonts w:ascii="Times New Roman" w:hAnsi="Times New Roman" w:cs="Times New Roman"/>
                <w:sz w:val="24"/>
                <w:szCs w:val="24"/>
              </w:rPr>
              <w:pPrChange w:id="7777" w:author="Mohammad Nayeem Hasan" w:date="2024-12-23T01:38:00Z" w16du:dateUtc="2024-12-22T19:38:00Z">
                <w:pPr/>
              </w:pPrChange>
            </w:pPr>
            <w:del w:id="7778" w:author="Mohammad Nayeem Hasan" w:date="2024-11-03T23:14:00Z">
              <w:r w:rsidRPr="00033637" w:rsidDel="00BB33D1">
                <w:rPr>
                  <w:rFonts w:ascii="Times New Roman" w:hAnsi="Times New Roman" w:cs="Times New Roman"/>
                  <w:sz w:val="24"/>
                  <w:szCs w:val="24"/>
                </w:rPr>
                <w:delText>Chattogram</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6E3F3B23" w14:textId="71B6D69D" w:rsidR="00B010D0" w:rsidRPr="00033637" w:rsidDel="00BB33D1" w:rsidRDefault="00B010D0" w:rsidP="00F31FB2">
            <w:pPr>
              <w:spacing w:line="480" w:lineRule="auto"/>
              <w:rPr>
                <w:del w:id="7779" w:author="Mohammad Nayeem Hasan" w:date="2024-11-03T23:14:00Z"/>
                <w:rFonts w:ascii="Times New Roman" w:hAnsi="Times New Roman" w:cs="Times New Roman"/>
                <w:sz w:val="24"/>
                <w:szCs w:val="24"/>
              </w:rPr>
              <w:pPrChange w:id="7780" w:author="Mohammad Nayeem Hasan" w:date="2024-12-23T01:38:00Z" w16du:dateUtc="2024-12-22T19:38:00Z">
                <w:pPr/>
              </w:pPrChange>
            </w:pPr>
            <w:del w:id="7781" w:author="Mohammad Nayeem Hasan" w:date="2024-11-03T23:14:00Z">
              <w:r w:rsidRPr="00033637" w:rsidDel="00BB33D1">
                <w:rPr>
                  <w:rFonts w:ascii="Times New Roman" w:hAnsi="Times New Roman" w:cs="Times New Roman"/>
                  <w:sz w:val="24"/>
                  <w:szCs w:val="24"/>
                </w:rPr>
                <w:delText>515 (7.6)</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0ACCB2A4" w14:textId="50B4D522" w:rsidR="00B010D0" w:rsidRPr="00033637" w:rsidDel="00BB33D1" w:rsidRDefault="00B010D0" w:rsidP="00F31FB2">
            <w:pPr>
              <w:spacing w:line="480" w:lineRule="auto"/>
              <w:rPr>
                <w:del w:id="7782" w:author="Mohammad Nayeem Hasan" w:date="2024-11-03T23:14:00Z"/>
                <w:rFonts w:ascii="Times New Roman" w:hAnsi="Times New Roman" w:cs="Times New Roman"/>
                <w:sz w:val="24"/>
                <w:szCs w:val="24"/>
              </w:rPr>
              <w:pPrChange w:id="7783" w:author="Mohammad Nayeem Hasan" w:date="2024-12-23T01:38:00Z" w16du:dateUtc="2024-12-22T19:38:00Z">
                <w:pPr/>
              </w:pPrChange>
            </w:pPr>
            <w:del w:id="7784" w:author="Mohammad Nayeem Hasan" w:date="2024-11-03T23:14:00Z">
              <w:r w:rsidRPr="00033637" w:rsidDel="00BB33D1">
                <w:rPr>
                  <w:rFonts w:ascii="Times New Roman" w:hAnsi="Times New Roman" w:cs="Times New Roman"/>
                  <w:sz w:val="24"/>
                  <w:szCs w:val="24"/>
                </w:rPr>
                <w:delText>6279 (92.4)</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EDFA0B" w14:textId="446152AB" w:rsidR="00B010D0" w:rsidRPr="00033637" w:rsidDel="00BB33D1" w:rsidRDefault="00B010D0" w:rsidP="00F31FB2">
            <w:pPr>
              <w:spacing w:line="480" w:lineRule="auto"/>
              <w:rPr>
                <w:del w:id="7785" w:author="Mohammad Nayeem Hasan" w:date="2024-11-03T23:14:00Z"/>
                <w:rFonts w:ascii="Times New Roman" w:hAnsi="Times New Roman" w:cs="Times New Roman"/>
                <w:sz w:val="24"/>
                <w:szCs w:val="24"/>
                <w:rPrChange w:id="7786" w:author="Mohammad Nayeem Hasan" w:date="2024-12-23T01:53:00Z" w16du:dateUtc="2024-12-22T19:53:00Z">
                  <w:rPr>
                    <w:del w:id="7787" w:author="Mohammad Nayeem Hasan" w:date="2024-11-03T23:14:00Z"/>
                    <w:rFonts w:ascii="Times New Roman" w:hAnsi="Times New Roman" w:cs="Times New Roman"/>
                    <w:b/>
                    <w:bCs/>
                    <w:sz w:val="24"/>
                    <w:szCs w:val="24"/>
                  </w:rPr>
                </w:rPrChange>
              </w:rPr>
              <w:pPrChange w:id="7788"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699E683D" w14:textId="634C261C" w:rsidR="00B010D0" w:rsidRPr="00033637" w:rsidDel="00BB33D1" w:rsidRDefault="00B010D0" w:rsidP="00F31FB2">
            <w:pPr>
              <w:spacing w:line="480" w:lineRule="auto"/>
              <w:rPr>
                <w:del w:id="7789" w:author="Mohammad Nayeem Hasan" w:date="2024-11-03T23:14:00Z"/>
                <w:rFonts w:ascii="Times New Roman" w:hAnsi="Times New Roman" w:cs="Times New Roman"/>
                <w:sz w:val="24"/>
                <w:szCs w:val="24"/>
              </w:rPr>
              <w:pPrChange w:id="7790" w:author="Mohammad Nayeem Hasan" w:date="2024-12-23T01:38:00Z" w16du:dateUtc="2024-12-22T19:38:00Z">
                <w:pPr/>
              </w:pPrChange>
            </w:pPr>
            <w:del w:id="7791" w:author="Mohammad Nayeem Hasan" w:date="2024-11-03T23:14:00Z">
              <w:r w:rsidRPr="00033637" w:rsidDel="00BB33D1">
                <w:rPr>
                  <w:rFonts w:ascii="Times New Roman" w:hAnsi="Times New Roman" w:cs="Times New Roman"/>
                  <w:sz w:val="24"/>
                  <w:szCs w:val="24"/>
                </w:rPr>
                <w:delText>218 (4.6)</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7D11C9BE" w14:textId="047C0D1F" w:rsidR="00B010D0" w:rsidRPr="00033637" w:rsidDel="00BB33D1" w:rsidRDefault="00B010D0" w:rsidP="00F31FB2">
            <w:pPr>
              <w:spacing w:line="480" w:lineRule="auto"/>
              <w:rPr>
                <w:del w:id="7792" w:author="Mohammad Nayeem Hasan" w:date="2024-11-03T23:14:00Z"/>
                <w:rFonts w:ascii="Times New Roman" w:hAnsi="Times New Roman" w:cs="Times New Roman"/>
                <w:sz w:val="24"/>
                <w:szCs w:val="24"/>
              </w:rPr>
              <w:pPrChange w:id="7793" w:author="Mohammad Nayeem Hasan" w:date="2024-12-23T01:38:00Z" w16du:dateUtc="2024-12-22T19:38:00Z">
                <w:pPr/>
              </w:pPrChange>
            </w:pPr>
            <w:del w:id="7794" w:author="Mohammad Nayeem Hasan" w:date="2024-11-03T23:14:00Z">
              <w:r w:rsidRPr="00033637" w:rsidDel="00BB33D1">
                <w:rPr>
                  <w:rFonts w:ascii="Times New Roman" w:hAnsi="Times New Roman" w:cs="Times New Roman"/>
                  <w:sz w:val="24"/>
                  <w:szCs w:val="24"/>
                </w:rPr>
                <w:delText>4571 (95.4)</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757935" w14:textId="26102106" w:rsidR="00B010D0" w:rsidRPr="00033637" w:rsidDel="00BB33D1" w:rsidRDefault="00B010D0" w:rsidP="00F31FB2">
            <w:pPr>
              <w:spacing w:line="480" w:lineRule="auto"/>
              <w:rPr>
                <w:del w:id="7795" w:author="Mohammad Nayeem Hasan" w:date="2024-11-03T23:14:00Z"/>
                <w:rFonts w:ascii="Times New Roman" w:hAnsi="Times New Roman" w:cs="Times New Roman"/>
                <w:sz w:val="24"/>
                <w:szCs w:val="24"/>
                <w:rPrChange w:id="7796" w:author="Mohammad Nayeem Hasan" w:date="2024-12-23T01:53:00Z" w16du:dateUtc="2024-12-22T19:53:00Z">
                  <w:rPr>
                    <w:del w:id="7797" w:author="Mohammad Nayeem Hasan" w:date="2024-11-03T23:14:00Z"/>
                    <w:rFonts w:ascii="Times New Roman" w:hAnsi="Times New Roman" w:cs="Times New Roman"/>
                    <w:b/>
                    <w:bCs/>
                    <w:sz w:val="24"/>
                    <w:szCs w:val="24"/>
                  </w:rPr>
                </w:rPrChange>
              </w:rPr>
              <w:pPrChange w:id="7798"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6BB7B168" w14:textId="62AA64F6" w:rsidR="00B010D0" w:rsidRPr="00033637" w:rsidDel="00BB33D1" w:rsidRDefault="00B010D0" w:rsidP="00F31FB2">
            <w:pPr>
              <w:spacing w:line="480" w:lineRule="auto"/>
              <w:rPr>
                <w:del w:id="7799" w:author="Mohammad Nayeem Hasan" w:date="2024-11-03T23:14:00Z"/>
                <w:rFonts w:ascii="Times New Roman" w:hAnsi="Times New Roman" w:cs="Times New Roman"/>
                <w:sz w:val="24"/>
                <w:szCs w:val="24"/>
              </w:rPr>
              <w:pPrChange w:id="7800" w:author="Mohammad Nayeem Hasan" w:date="2024-12-23T01:38:00Z" w16du:dateUtc="2024-12-22T19:38:00Z">
                <w:pPr/>
              </w:pPrChange>
            </w:pPr>
            <w:del w:id="7801" w:author="Mohammad Nayeem Hasan" w:date="2024-11-03T23:14:00Z">
              <w:r w:rsidRPr="00033637" w:rsidDel="00BB33D1">
                <w:rPr>
                  <w:rFonts w:ascii="Times New Roman" w:hAnsi="Times New Roman" w:cs="Times New Roman"/>
                  <w:sz w:val="24"/>
                  <w:szCs w:val="24"/>
                </w:rPr>
                <w:delText>380 (7.6)</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011DC3BE" w14:textId="40E17446" w:rsidR="00B010D0" w:rsidRPr="00033637" w:rsidDel="00BB33D1" w:rsidRDefault="00B010D0" w:rsidP="00F31FB2">
            <w:pPr>
              <w:spacing w:line="480" w:lineRule="auto"/>
              <w:rPr>
                <w:del w:id="7802" w:author="Mohammad Nayeem Hasan" w:date="2024-11-03T23:14:00Z"/>
                <w:rFonts w:ascii="Times New Roman" w:hAnsi="Times New Roman" w:cs="Times New Roman"/>
                <w:sz w:val="24"/>
                <w:szCs w:val="24"/>
              </w:rPr>
              <w:pPrChange w:id="7803" w:author="Mohammad Nayeem Hasan" w:date="2024-12-23T01:38:00Z" w16du:dateUtc="2024-12-22T19:38:00Z">
                <w:pPr/>
              </w:pPrChange>
            </w:pPr>
            <w:del w:id="7804" w:author="Mohammad Nayeem Hasan" w:date="2024-11-03T23:14:00Z">
              <w:r w:rsidRPr="00033637" w:rsidDel="00BB33D1">
                <w:rPr>
                  <w:rFonts w:ascii="Times New Roman" w:hAnsi="Times New Roman" w:cs="Times New Roman"/>
                  <w:sz w:val="24"/>
                  <w:szCs w:val="24"/>
                </w:rPr>
                <w:delText>4651 (92.4)</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DEB054C" w14:textId="24367DE5" w:rsidR="00B010D0" w:rsidRPr="00033637" w:rsidDel="00BB33D1" w:rsidRDefault="00B010D0" w:rsidP="00F31FB2">
            <w:pPr>
              <w:spacing w:line="480" w:lineRule="auto"/>
              <w:rPr>
                <w:del w:id="7805" w:author="Mohammad Nayeem Hasan" w:date="2024-11-03T23:14:00Z"/>
                <w:rFonts w:ascii="Times New Roman" w:hAnsi="Times New Roman" w:cs="Times New Roman"/>
                <w:sz w:val="24"/>
                <w:szCs w:val="24"/>
                <w:rPrChange w:id="7806" w:author="Mohammad Nayeem Hasan" w:date="2024-12-23T01:53:00Z" w16du:dateUtc="2024-12-22T19:53:00Z">
                  <w:rPr>
                    <w:del w:id="7807" w:author="Mohammad Nayeem Hasan" w:date="2024-11-03T23:14:00Z"/>
                    <w:rFonts w:ascii="Times New Roman" w:hAnsi="Times New Roman" w:cs="Times New Roman"/>
                    <w:b/>
                    <w:bCs/>
                    <w:sz w:val="24"/>
                    <w:szCs w:val="24"/>
                  </w:rPr>
                </w:rPrChange>
              </w:rPr>
              <w:pPrChange w:id="7808" w:author="Mohammad Nayeem Hasan" w:date="2024-12-23T01:38:00Z" w16du:dateUtc="2024-12-22T19:38:00Z">
                <w:pPr/>
              </w:pPrChange>
            </w:pPr>
          </w:p>
        </w:tc>
      </w:tr>
      <w:tr w:rsidR="00072E76" w:rsidRPr="00033637" w:rsidDel="00BB33D1" w14:paraId="66ECBF05" w14:textId="77777777" w:rsidTr="00D70918">
        <w:trPr>
          <w:trHeight w:val="138"/>
          <w:jc w:val="center"/>
          <w:del w:id="7809"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1809C54B" w14:textId="64D9830B" w:rsidR="00B010D0" w:rsidRPr="00033637" w:rsidDel="00BB33D1" w:rsidRDefault="00B010D0" w:rsidP="00F31FB2">
            <w:pPr>
              <w:spacing w:line="480" w:lineRule="auto"/>
              <w:rPr>
                <w:del w:id="7810" w:author="Mohammad Nayeem Hasan" w:date="2024-11-03T23:14:00Z"/>
                <w:rFonts w:ascii="Times New Roman" w:hAnsi="Times New Roman" w:cs="Times New Roman"/>
                <w:sz w:val="24"/>
                <w:szCs w:val="24"/>
              </w:rPr>
              <w:pPrChange w:id="7811" w:author="Mohammad Nayeem Hasan" w:date="2024-12-23T01:38:00Z" w16du:dateUtc="2024-12-22T19:38:00Z">
                <w:pPr/>
              </w:pPrChange>
            </w:pPr>
            <w:del w:id="7812" w:author="Mohammad Nayeem Hasan" w:date="2024-11-03T23:14:00Z">
              <w:r w:rsidRPr="00033637" w:rsidDel="00BB33D1">
                <w:rPr>
                  <w:rFonts w:ascii="Times New Roman" w:hAnsi="Times New Roman" w:cs="Times New Roman"/>
                  <w:sz w:val="24"/>
                  <w:szCs w:val="24"/>
                </w:rPr>
                <w:delText>Dhaka</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49E27E20" w14:textId="1A33E59D" w:rsidR="00B010D0" w:rsidRPr="00033637" w:rsidDel="00BB33D1" w:rsidRDefault="00B010D0" w:rsidP="00F31FB2">
            <w:pPr>
              <w:spacing w:line="480" w:lineRule="auto"/>
              <w:rPr>
                <w:del w:id="7813" w:author="Mohammad Nayeem Hasan" w:date="2024-11-03T23:14:00Z"/>
                <w:rFonts w:ascii="Times New Roman" w:hAnsi="Times New Roman" w:cs="Times New Roman"/>
                <w:sz w:val="24"/>
                <w:szCs w:val="24"/>
              </w:rPr>
              <w:pPrChange w:id="7814" w:author="Mohammad Nayeem Hasan" w:date="2024-12-23T01:38:00Z" w16du:dateUtc="2024-12-22T19:38:00Z">
                <w:pPr/>
              </w:pPrChange>
            </w:pPr>
            <w:del w:id="7815" w:author="Mohammad Nayeem Hasan" w:date="2024-11-03T23:14:00Z">
              <w:r w:rsidRPr="00033637" w:rsidDel="00BB33D1">
                <w:rPr>
                  <w:rFonts w:ascii="Times New Roman" w:hAnsi="Times New Roman" w:cs="Times New Roman"/>
                  <w:sz w:val="24"/>
                  <w:szCs w:val="24"/>
                </w:rPr>
                <w:delText>704 (7.1)</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110D6E17" w14:textId="15173961" w:rsidR="00B010D0" w:rsidRPr="00033637" w:rsidDel="00BB33D1" w:rsidRDefault="00B010D0" w:rsidP="00F31FB2">
            <w:pPr>
              <w:spacing w:line="480" w:lineRule="auto"/>
              <w:rPr>
                <w:del w:id="7816" w:author="Mohammad Nayeem Hasan" w:date="2024-11-03T23:14:00Z"/>
                <w:rFonts w:ascii="Times New Roman" w:hAnsi="Times New Roman" w:cs="Times New Roman"/>
                <w:sz w:val="24"/>
                <w:szCs w:val="24"/>
              </w:rPr>
              <w:pPrChange w:id="7817" w:author="Mohammad Nayeem Hasan" w:date="2024-12-23T01:38:00Z" w16du:dateUtc="2024-12-22T19:38:00Z">
                <w:pPr/>
              </w:pPrChange>
            </w:pPr>
            <w:del w:id="7818" w:author="Mohammad Nayeem Hasan" w:date="2024-11-03T23:14:00Z">
              <w:r w:rsidRPr="00033637" w:rsidDel="00BB33D1">
                <w:rPr>
                  <w:rFonts w:ascii="Times New Roman" w:hAnsi="Times New Roman" w:cs="Times New Roman"/>
                  <w:sz w:val="24"/>
                  <w:szCs w:val="24"/>
                </w:rPr>
                <w:delText>9228 (92.9)</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B452160" w14:textId="3700EDBE" w:rsidR="00B010D0" w:rsidRPr="00033637" w:rsidDel="00BB33D1" w:rsidRDefault="00B010D0" w:rsidP="00F31FB2">
            <w:pPr>
              <w:spacing w:line="480" w:lineRule="auto"/>
              <w:rPr>
                <w:del w:id="7819" w:author="Mohammad Nayeem Hasan" w:date="2024-11-03T23:14:00Z"/>
                <w:rFonts w:ascii="Times New Roman" w:hAnsi="Times New Roman" w:cs="Times New Roman"/>
                <w:sz w:val="24"/>
                <w:szCs w:val="24"/>
                <w:rPrChange w:id="7820" w:author="Mohammad Nayeem Hasan" w:date="2024-12-23T01:53:00Z" w16du:dateUtc="2024-12-22T19:53:00Z">
                  <w:rPr>
                    <w:del w:id="7821" w:author="Mohammad Nayeem Hasan" w:date="2024-11-03T23:14:00Z"/>
                    <w:rFonts w:ascii="Times New Roman" w:hAnsi="Times New Roman" w:cs="Times New Roman"/>
                    <w:b/>
                    <w:bCs/>
                    <w:sz w:val="24"/>
                    <w:szCs w:val="24"/>
                  </w:rPr>
                </w:rPrChange>
              </w:rPr>
              <w:pPrChange w:id="7822"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361E427B" w14:textId="4DFB845A" w:rsidR="00B010D0" w:rsidRPr="00033637" w:rsidDel="00BB33D1" w:rsidRDefault="00B010D0" w:rsidP="00F31FB2">
            <w:pPr>
              <w:spacing w:line="480" w:lineRule="auto"/>
              <w:rPr>
                <w:del w:id="7823" w:author="Mohammad Nayeem Hasan" w:date="2024-11-03T23:14:00Z"/>
                <w:rFonts w:ascii="Times New Roman" w:hAnsi="Times New Roman" w:cs="Times New Roman"/>
                <w:sz w:val="24"/>
                <w:szCs w:val="24"/>
              </w:rPr>
              <w:pPrChange w:id="7824" w:author="Mohammad Nayeem Hasan" w:date="2024-12-23T01:38:00Z" w16du:dateUtc="2024-12-22T19:38:00Z">
                <w:pPr/>
              </w:pPrChange>
            </w:pPr>
            <w:del w:id="7825" w:author="Mohammad Nayeem Hasan" w:date="2024-11-03T23:14:00Z">
              <w:r w:rsidRPr="00033637" w:rsidDel="00BB33D1">
                <w:rPr>
                  <w:rFonts w:ascii="Times New Roman" w:hAnsi="Times New Roman" w:cs="Times New Roman"/>
                  <w:sz w:val="24"/>
                  <w:szCs w:val="24"/>
                </w:rPr>
                <w:delText>224 (3.5)</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41E94405" w14:textId="446DAF8B" w:rsidR="00B010D0" w:rsidRPr="00033637" w:rsidDel="00BB33D1" w:rsidRDefault="00B010D0" w:rsidP="00F31FB2">
            <w:pPr>
              <w:spacing w:line="480" w:lineRule="auto"/>
              <w:rPr>
                <w:del w:id="7826" w:author="Mohammad Nayeem Hasan" w:date="2024-11-03T23:14:00Z"/>
                <w:rFonts w:ascii="Times New Roman" w:hAnsi="Times New Roman" w:cs="Times New Roman"/>
                <w:sz w:val="24"/>
                <w:szCs w:val="24"/>
              </w:rPr>
              <w:pPrChange w:id="7827" w:author="Mohammad Nayeem Hasan" w:date="2024-12-23T01:38:00Z" w16du:dateUtc="2024-12-22T19:38:00Z">
                <w:pPr/>
              </w:pPrChange>
            </w:pPr>
            <w:del w:id="7828" w:author="Mohammad Nayeem Hasan" w:date="2024-11-03T23:14:00Z">
              <w:r w:rsidRPr="00033637" w:rsidDel="00BB33D1">
                <w:rPr>
                  <w:rFonts w:ascii="Times New Roman" w:hAnsi="Times New Roman" w:cs="Times New Roman"/>
                  <w:sz w:val="24"/>
                  <w:szCs w:val="24"/>
                </w:rPr>
                <w:delText>6231 (96.5)</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CE35DC4" w14:textId="3EF44562" w:rsidR="00B010D0" w:rsidRPr="00033637" w:rsidDel="00BB33D1" w:rsidRDefault="00B010D0" w:rsidP="00F31FB2">
            <w:pPr>
              <w:spacing w:line="480" w:lineRule="auto"/>
              <w:rPr>
                <w:del w:id="7829" w:author="Mohammad Nayeem Hasan" w:date="2024-11-03T23:14:00Z"/>
                <w:rFonts w:ascii="Times New Roman" w:hAnsi="Times New Roman" w:cs="Times New Roman"/>
                <w:sz w:val="24"/>
                <w:szCs w:val="24"/>
                <w:rPrChange w:id="7830" w:author="Mohammad Nayeem Hasan" w:date="2024-12-23T01:53:00Z" w16du:dateUtc="2024-12-22T19:53:00Z">
                  <w:rPr>
                    <w:del w:id="7831" w:author="Mohammad Nayeem Hasan" w:date="2024-11-03T23:14:00Z"/>
                    <w:rFonts w:ascii="Times New Roman" w:hAnsi="Times New Roman" w:cs="Times New Roman"/>
                    <w:b/>
                    <w:bCs/>
                    <w:sz w:val="24"/>
                    <w:szCs w:val="24"/>
                  </w:rPr>
                </w:rPrChange>
              </w:rPr>
              <w:pPrChange w:id="7832"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2990FBE6" w14:textId="47DCAD7E" w:rsidR="00B010D0" w:rsidRPr="00033637" w:rsidDel="00BB33D1" w:rsidRDefault="00B010D0" w:rsidP="00F31FB2">
            <w:pPr>
              <w:spacing w:line="480" w:lineRule="auto"/>
              <w:rPr>
                <w:del w:id="7833" w:author="Mohammad Nayeem Hasan" w:date="2024-11-03T23:14:00Z"/>
                <w:rFonts w:ascii="Times New Roman" w:hAnsi="Times New Roman" w:cs="Times New Roman"/>
                <w:sz w:val="24"/>
                <w:szCs w:val="24"/>
              </w:rPr>
              <w:pPrChange w:id="7834" w:author="Mohammad Nayeem Hasan" w:date="2024-12-23T01:38:00Z" w16du:dateUtc="2024-12-22T19:38:00Z">
                <w:pPr/>
              </w:pPrChange>
            </w:pPr>
            <w:del w:id="7835" w:author="Mohammad Nayeem Hasan" w:date="2024-11-03T23:14:00Z">
              <w:r w:rsidRPr="00033637" w:rsidDel="00BB33D1">
                <w:rPr>
                  <w:rFonts w:ascii="Times New Roman" w:hAnsi="Times New Roman" w:cs="Times New Roman"/>
                  <w:sz w:val="24"/>
                  <w:szCs w:val="24"/>
                </w:rPr>
                <w:delText>311 (5.7)</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3A1C7C46" w14:textId="17B4ADD6" w:rsidR="00B010D0" w:rsidRPr="00033637" w:rsidDel="00BB33D1" w:rsidRDefault="00B010D0" w:rsidP="00F31FB2">
            <w:pPr>
              <w:spacing w:line="480" w:lineRule="auto"/>
              <w:rPr>
                <w:del w:id="7836" w:author="Mohammad Nayeem Hasan" w:date="2024-11-03T23:14:00Z"/>
                <w:rFonts w:ascii="Times New Roman" w:hAnsi="Times New Roman" w:cs="Times New Roman"/>
                <w:sz w:val="24"/>
                <w:szCs w:val="24"/>
              </w:rPr>
              <w:pPrChange w:id="7837" w:author="Mohammad Nayeem Hasan" w:date="2024-12-23T01:38:00Z" w16du:dateUtc="2024-12-22T19:38:00Z">
                <w:pPr/>
              </w:pPrChange>
            </w:pPr>
            <w:del w:id="7838" w:author="Mohammad Nayeem Hasan" w:date="2024-11-03T23:14:00Z">
              <w:r w:rsidRPr="00033637" w:rsidDel="00BB33D1">
                <w:rPr>
                  <w:rFonts w:ascii="Times New Roman" w:hAnsi="Times New Roman" w:cs="Times New Roman"/>
                  <w:sz w:val="24"/>
                  <w:szCs w:val="24"/>
                </w:rPr>
                <w:delText>5177 (94.3)</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D85B79" w14:textId="097DB6A6" w:rsidR="00B010D0" w:rsidRPr="00033637" w:rsidDel="00BB33D1" w:rsidRDefault="00B010D0" w:rsidP="00F31FB2">
            <w:pPr>
              <w:spacing w:line="480" w:lineRule="auto"/>
              <w:rPr>
                <w:del w:id="7839" w:author="Mohammad Nayeem Hasan" w:date="2024-11-03T23:14:00Z"/>
                <w:rFonts w:ascii="Times New Roman" w:hAnsi="Times New Roman" w:cs="Times New Roman"/>
                <w:sz w:val="24"/>
                <w:szCs w:val="24"/>
                <w:rPrChange w:id="7840" w:author="Mohammad Nayeem Hasan" w:date="2024-12-23T01:53:00Z" w16du:dateUtc="2024-12-22T19:53:00Z">
                  <w:rPr>
                    <w:del w:id="7841" w:author="Mohammad Nayeem Hasan" w:date="2024-11-03T23:14:00Z"/>
                    <w:rFonts w:ascii="Times New Roman" w:hAnsi="Times New Roman" w:cs="Times New Roman"/>
                    <w:b/>
                    <w:bCs/>
                    <w:sz w:val="24"/>
                    <w:szCs w:val="24"/>
                  </w:rPr>
                </w:rPrChange>
              </w:rPr>
              <w:pPrChange w:id="7842" w:author="Mohammad Nayeem Hasan" w:date="2024-12-23T01:38:00Z" w16du:dateUtc="2024-12-22T19:38:00Z">
                <w:pPr/>
              </w:pPrChange>
            </w:pPr>
          </w:p>
        </w:tc>
      </w:tr>
      <w:tr w:rsidR="00072E76" w:rsidRPr="00033637" w:rsidDel="00BB33D1" w14:paraId="23691EC0" w14:textId="77777777" w:rsidTr="00D70918">
        <w:trPr>
          <w:trHeight w:val="138"/>
          <w:jc w:val="center"/>
          <w:del w:id="7843"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16E46A93" w14:textId="649334CB" w:rsidR="00B010D0" w:rsidRPr="00033637" w:rsidDel="00BB33D1" w:rsidRDefault="00B010D0" w:rsidP="00F31FB2">
            <w:pPr>
              <w:spacing w:line="480" w:lineRule="auto"/>
              <w:rPr>
                <w:del w:id="7844" w:author="Mohammad Nayeem Hasan" w:date="2024-11-03T23:14:00Z"/>
                <w:rFonts w:ascii="Times New Roman" w:hAnsi="Times New Roman" w:cs="Times New Roman"/>
                <w:sz w:val="24"/>
                <w:szCs w:val="24"/>
              </w:rPr>
              <w:pPrChange w:id="7845" w:author="Mohammad Nayeem Hasan" w:date="2024-12-23T01:38:00Z" w16du:dateUtc="2024-12-22T19:38:00Z">
                <w:pPr/>
              </w:pPrChange>
            </w:pPr>
            <w:del w:id="7846" w:author="Mohammad Nayeem Hasan" w:date="2024-11-03T23:14:00Z">
              <w:r w:rsidRPr="00033637" w:rsidDel="00BB33D1">
                <w:rPr>
                  <w:rFonts w:ascii="Times New Roman" w:hAnsi="Times New Roman" w:cs="Times New Roman"/>
                  <w:sz w:val="24"/>
                  <w:szCs w:val="24"/>
                </w:rPr>
                <w:delText>Khulna</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53D93E9A" w14:textId="5B21C259" w:rsidR="00B010D0" w:rsidRPr="00033637" w:rsidDel="00BB33D1" w:rsidRDefault="00B010D0" w:rsidP="00F31FB2">
            <w:pPr>
              <w:spacing w:line="480" w:lineRule="auto"/>
              <w:rPr>
                <w:del w:id="7847" w:author="Mohammad Nayeem Hasan" w:date="2024-11-03T23:14:00Z"/>
                <w:rFonts w:ascii="Times New Roman" w:hAnsi="Times New Roman" w:cs="Times New Roman"/>
                <w:sz w:val="24"/>
                <w:szCs w:val="24"/>
              </w:rPr>
              <w:pPrChange w:id="7848" w:author="Mohammad Nayeem Hasan" w:date="2024-12-23T01:38:00Z" w16du:dateUtc="2024-12-22T19:38:00Z">
                <w:pPr/>
              </w:pPrChange>
            </w:pPr>
            <w:del w:id="7849" w:author="Mohammad Nayeem Hasan" w:date="2024-11-03T23:14:00Z">
              <w:r w:rsidRPr="00033637" w:rsidDel="00BB33D1">
                <w:rPr>
                  <w:rFonts w:ascii="Times New Roman" w:hAnsi="Times New Roman" w:cs="Times New Roman"/>
                  <w:sz w:val="24"/>
                  <w:szCs w:val="24"/>
                </w:rPr>
                <w:delText>139 (4.4)</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5043726F" w14:textId="0F07A4EF" w:rsidR="00B010D0" w:rsidRPr="00033637" w:rsidDel="00BB33D1" w:rsidRDefault="00B010D0" w:rsidP="00F31FB2">
            <w:pPr>
              <w:spacing w:line="480" w:lineRule="auto"/>
              <w:rPr>
                <w:del w:id="7850" w:author="Mohammad Nayeem Hasan" w:date="2024-11-03T23:14:00Z"/>
                <w:rFonts w:ascii="Times New Roman" w:hAnsi="Times New Roman" w:cs="Times New Roman"/>
                <w:sz w:val="24"/>
                <w:szCs w:val="24"/>
              </w:rPr>
              <w:pPrChange w:id="7851" w:author="Mohammad Nayeem Hasan" w:date="2024-12-23T01:38:00Z" w16du:dateUtc="2024-12-22T19:38:00Z">
                <w:pPr/>
              </w:pPrChange>
            </w:pPr>
            <w:del w:id="7852" w:author="Mohammad Nayeem Hasan" w:date="2024-11-03T23:14:00Z">
              <w:r w:rsidRPr="00033637" w:rsidDel="00BB33D1">
                <w:rPr>
                  <w:rFonts w:ascii="Times New Roman" w:hAnsi="Times New Roman" w:cs="Times New Roman"/>
                  <w:sz w:val="24"/>
                  <w:szCs w:val="24"/>
                </w:rPr>
                <w:delText>3008 (95.6)</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89FA05" w14:textId="334F27BC" w:rsidR="00B010D0" w:rsidRPr="00033637" w:rsidDel="00BB33D1" w:rsidRDefault="00B010D0" w:rsidP="00F31FB2">
            <w:pPr>
              <w:spacing w:line="480" w:lineRule="auto"/>
              <w:rPr>
                <w:del w:id="7853" w:author="Mohammad Nayeem Hasan" w:date="2024-11-03T23:14:00Z"/>
                <w:rFonts w:ascii="Times New Roman" w:hAnsi="Times New Roman" w:cs="Times New Roman"/>
                <w:sz w:val="24"/>
                <w:szCs w:val="24"/>
                <w:rPrChange w:id="7854" w:author="Mohammad Nayeem Hasan" w:date="2024-12-23T01:53:00Z" w16du:dateUtc="2024-12-22T19:53:00Z">
                  <w:rPr>
                    <w:del w:id="7855" w:author="Mohammad Nayeem Hasan" w:date="2024-11-03T23:14:00Z"/>
                    <w:rFonts w:ascii="Times New Roman" w:hAnsi="Times New Roman" w:cs="Times New Roman"/>
                    <w:b/>
                    <w:bCs/>
                    <w:sz w:val="24"/>
                    <w:szCs w:val="24"/>
                  </w:rPr>
                </w:rPrChange>
              </w:rPr>
              <w:pPrChange w:id="7856"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364968A9" w14:textId="62FBAFCE" w:rsidR="00B010D0" w:rsidRPr="00033637" w:rsidDel="00BB33D1" w:rsidRDefault="00B010D0" w:rsidP="00F31FB2">
            <w:pPr>
              <w:spacing w:line="480" w:lineRule="auto"/>
              <w:rPr>
                <w:del w:id="7857" w:author="Mohammad Nayeem Hasan" w:date="2024-11-03T23:14:00Z"/>
                <w:rFonts w:ascii="Times New Roman" w:hAnsi="Times New Roman" w:cs="Times New Roman"/>
                <w:sz w:val="24"/>
                <w:szCs w:val="24"/>
              </w:rPr>
              <w:pPrChange w:id="7858" w:author="Mohammad Nayeem Hasan" w:date="2024-12-23T01:38:00Z" w16du:dateUtc="2024-12-22T19:38:00Z">
                <w:pPr/>
              </w:pPrChange>
            </w:pPr>
            <w:del w:id="7859" w:author="Mohammad Nayeem Hasan" w:date="2024-11-03T23:14:00Z">
              <w:r w:rsidRPr="00033637" w:rsidDel="00BB33D1">
                <w:rPr>
                  <w:rFonts w:ascii="Times New Roman" w:hAnsi="Times New Roman" w:cs="Times New Roman"/>
                  <w:sz w:val="24"/>
                  <w:szCs w:val="24"/>
                </w:rPr>
                <w:delText>67 (3.3)</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3940E2E0" w14:textId="143E4E73" w:rsidR="00B010D0" w:rsidRPr="00033637" w:rsidDel="00BB33D1" w:rsidRDefault="00B010D0" w:rsidP="00F31FB2">
            <w:pPr>
              <w:spacing w:line="480" w:lineRule="auto"/>
              <w:rPr>
                <w:del w:id="7860" w:author="Mohammad Nayeem Hasan" w:date="2024-11-03T23:14:00Z"/>
                <w:rFonts w:ascii="Times New Roman" w:hAnsi="Times New Roman" w:cs="Times New Roman"/>
                <w:sz w:val="24"/>
                <w:szCs w:val="24"/>
              </w:rPr>
              <w:pPrChange w:id="7861" w:author="Mohammad Nayeem Hasan" w:date="2024-12-23T01:38:00Z" w16du:dateUtc="2024-12-22T19:38:00Z">
                <w:pPr/>
              </w:pPrChange>
            </w:pPr>
            <w:del w:id="7862" w:author="Mohammad Nayeem Hasan" w:date="2024-11-03T23:14:00Z">
              <w:r w:rsidRPr="00033637" w:rsidDel="00BB33D1">
                <w:rPr>
                  <w:rFonts w:ascii="Times New Roman" w:hAnsi="Times New Roman" w:cs="Times New Roman"/>
                  <w:sz w:val="24"/>
                  <w:szCs w:val="24"/>
                </w:rPr>
                <w:delText>1942 (96.7)</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4C9028" w14:textId="3554410F" w:rsidR="00B010D0" w:rsidRPr="00033637" w:rsidDel="00BB33D1" w:rsidRDefault="00B010D0" w:rsidP="00F31FB2">
            <w:pPr>
              <w:spacing w:line="480" w:lineRule="auto"/>
              <w:rPr>
                <w:del w:id="7863" w:author="Mohammad Nayeem Hasan" w:date="2024-11-03T23:14:00Z"/>
                <w:rFonts w:ascii="Times New Roman" w:hAnsi="Times New Roman" w:cs="Times New Roman"/>
                <w:sz w:val="24"/>
                <w:szCs w:val="24"/>
                <w:rPrChange w:id="7864" w:author="Mohammad Nayeem Hasan" w:date="2024-12-23T01:53:00Z" w16du:dateUtc="2024-12-22T19:53:00Z">
                  <w:rPr>
                    <w:del w:id="7865" w:author="Mohammad Nayeem Hasan" w:date="2024-11-03T23:14:00Z"/>
                    <w:rFonts w:ascii="Times New Roman" w:hAnsi="Times New Roman" w:cs="Times New Roman"/>
                    <w:b/>
                    <w:bCs/>
                    <w:sz w:val="24"/>
                    <w:szCs w:val="24"/>
                  </w:rPr>
                </w:rPrChange>
              </w:rPr>
              <w:pPrChange w:id="7866"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59430DC5" w14:textId="3D37C008" w:rsidR="00B010D0" w:rsidRPr="00033637" w:rsidDel="00BB33D1" w:rsidRDefault="00B010D0" w:rsidP="00F31FB2">
            <w:pPr>
              <w:spacing w:line="480" w:lineRule="auto"/>
              <w:rPr>
                <w:del w:id="7867" w:author="Mohammad Nayeem Hasan" w:date="2024-11-03T23:14:00Z"/>
                <w:rFonts w:ascii="Times New Roman" w:hAnsi="Times New Roman" w:cs="Times New Roman"/>
                <w:sz w:val="24"/>
                <w:szCs w:val="24"/>
              </w:rPr>
              <w:pPrChange w:id="7868" w:author="Mohammad Nayeem Hasan" w:date="2024-12-23T01:38:00Z" w16du:dateUtc="2024-12-22T19:38:00Z">
                <w:pPr/>
              </w:pPrChange>
            </w:pPr>
            <w:del w:id="7869" w:author="Mohammad Nayeem Hasan" w:date="2024-11-03T23:14:00Z">
              <w:r w:rsidRPr="00033637" w:rsidDel="00BB33D1">
                <w:rPr>
                  <w:rFonts w:ascii="Times New Roman" w:hAnsi="Times New Roman" w:cs="Times New Roman"/>
                  <w:sz w:val="24"/>
                  <w:szCs w:val="24"/>
                </w:rPr>
                <w:delText>155 (6.5)</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7C742417" w14:textId="7F71C2F8" w:rsidR="00B010D0" w:rsidRPr="00033637" w:rsidDel="00BB33D1" w:rsidRDefault="00B010D0" w:rsidP="00F31FB2">
            <w:pPr>
              <w:spacing w:line="480" w:lineRule="auto"/>
              <w:rPr>
                <w:del w:id="7870" w:author="Mohammad Nayeem Hasan" w:date="2024-11-03T23:14:00Z"/>
                <w:rFonts w:ascii="Times New Roman" w:hAnsi="Times New Roman" w:cs="Times New Roman"/>
                <w:sz w:val="24"/>
                <w:szCs w:val="24"/>
              </w:rPr>
              <w:pPrChange w:id="7871" w:author="Mohammad Nayeem Hasan" w:date="2024-12-23T01:38:00Z" w16du:dateUtc="2024-12-22T19:38:00Z">
                <w:pPr/>
              </w:pPrChange>
            </w:pPr>
            <w:del w:id="7872" w:author="Mohammad Nayeem Hasan" w:date="2024-11-03T23:14:00Z">
              <w:r w:rsidRPr="00033637" w:rsidDel="00BB33D1">
                <w:rPr>
                  <w:rFonts w:ascii="Times New Roman" w:hAnsi="Times New Roman" w:cs="Times New Roman"/>
                  <w:sz w:val="24"/>
                  <w:szCs w:val="24"/>
                </w:rPr>
                <w:delText>2238 (93.5)</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E998B48" w14:textId="4A51954F" w:rsidR="00B010D0" w:rsidRPr="00033637" w:rsidDel="00BB33D1" w:rsidRDefault="00B010D0" w:rsidP="00F31FB2">
            <w:pPr>
              <w:spacing w:line="480" w:lineRule="auto"/>
              <w:rPr>
                <w:del w:id="7873" w:author="Mohammad Nayeem Hasan" w:date="2024-11-03T23:14:00Z"/>
                <w:rFonts w:ascii="Times New Roman" w:hAnsi="Times New Roman" w:cs="Times New Roman"/>
                <w:sz w:val="24"/>
                <w:szCs w:val="24"/>
                <w:rPrChange w:id="7874" w:author="Mohammad Nayeem Hasan" w:date="2024-12-23T01:53:00Z" w16du:dateUtc="2024-12-22T19:53:00Z">
                  <w:rPr>
                    <w:del w:id="7875" w:author="Mohammad Nayeem Hasan" w:date="2024-11-03T23:14:00Z"/>
                    <w:rFonts w:ascii="Times New Roman" w:hAnsi="Times New Roman" w:cs="Times New Roman"/>
                    <w:b/>
                    <w:bCs/>
                    <w:sz w:val="24"/>
                    <w:szCs w:val="24"/>
                  </w:rPr>
                </w:rPrChange>
              </w:rPr>
              <w:pPrChange w:id="7876" w:author="Mohammad Nayeem Hasan" w:date="2024-12-23T01:38:00Z" w16du:dateUtc="2024-12-22T19:38:00Z">
                <w:pPr/>
              </w:pPrChange>
            </w:pPr>
          </w:p>
        </w:tc>
      </w:tr>
      <w:tr w:rsidR="00072E76" w:rsidRPr="00033637" w:rsidDel="00BB33D1" w14:paraId="12CD6FDD" w14:textId="77777777" w:rsidTr="00D70918">
        <w:trPr>
          <w:trHeight w:val="138"/>
          <w:jc w:val="center"/>
          <w:del w:id="7877"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77C19500" w14:textId="676C926B" w:rsidR="00B010D0" w:rsidRPr="00033637" w:rsidDel="00BB33D1" w:rsidRDefault="00B010D0" w:rsidP="00F31FB2">
            <w:pPr>
              <w:spacing w:line="480" w:lineRule="auto"/>
              <w:rPr>
                <w:del w:id="7878" w:author="Mohammad Nayeem Hasan" w:date="2024-11-03T23:14:00Z"/>
                <w:rFonts w:ascii="Times New Roman" w:hAnsi="Times New Roman" w:cs="Times New Roman"/>
                <w:sz w:val="24"/>
                <w:szCs w:val="24"/>
              </w:rPr>
              <w:pPrChange w:id="7879" w:author="Mohammad Nayeem Hasan" w:date="2024-12-23T01:38:00Z" w16du:dateUtc="2024-12-22T19:38:00Z">
                <w:pPr/>
              </w:pPrChange>
            </w:pPr>
            <w:del w:id="7880" w:author="Mohammad Nayeem Hasan" w:date="2024-11-03T23:14:00Z">
              <w:r w:rsidRPr="00033637" w:rsidDel="00BB33D1">
                <w:rPr>
                  <w:rFonts w:ascii="Times New Roman" w:hAnsi="Times New Roman" w:cs="Times New Roman"/>
                  <w:sz w:val="24"/>
                  <w:szCs w:val="24"/>
                </w:rPr>
                <w:delText>Mymensingh</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587E24F3" w14:textId="0DFD7173" w:rsidR="00B010D0" w:rsidRPr="00033637" w:rsidDel="00BB33D1" w:rsidRDefault="00B010D0" w:rsidP="00F31FB2">
            <w:pPr>
              <w:spacing w:line="480" w:lineRule="auto"/>
              <w:rPr>
                <w:del w:id="7881" w:author="Mohammad Nayeem Hasan" w:date="2024-11-03T23:14:00Z"/>
                <w:rFonts w:ascii="Times New Roman" w:hAnsi="Times New Roman" w:cs="Times New Roman"/>
                <w:sz w:val="24"/>
                <w:szCs w:val="24"/>
              </w:rPr>
              <w:pPrChange w:id="7882" w:author="Mohammad Nayeem Hasan" w:date="2024-12-23T01:38:00Z" w16du:dateUtc="2024-12-22T19:38:00Z">
                <w:pPr/>
              </w:pPrChange>
            </w:pPr>
            <w:del w:id="7883" w:author="Mohammad Nayeem Hasan" w:date="2024-11-03T23:14:00Z">
              <w:r w:rsidRPr="00033637" w:rsidDel="00BB33D1">
                <w:rPr>
                  <w:rFonts w:ascii="Times New Roman" w:hAnsi="Times New Roman" w:cs="Times New Roman"/>
                  <w:sz w:val="24"/>
                  <w:szCs w:val="24"/>
                </w:rPr>
                <w:delText>-</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7A5C532B" w14:textId="4D2BC32C" w:rsidR="00B010D0" w:rsidRPr="00033637" w:rsidDel="00BB33D1" w:rsidRDefault="00B010D0" w:rsidP="00F31FB2">
            <w:pPr>
              <w:spacing w:line="480" w:lineRule="auto"/>
              <w:rPr>
                <w:del w:id="7884" w:author="Mohammad Nayeem Hasan" w:date="2024-11-03T23:14:00Z"/>
                <w:rFonts w:ascii="Times New Roman" w:hAnsi="Times New Roman" w:cs="Times New Roman"/>
                <w:sz w:val="24"/>
                <w:szCs w:val="24"/>
              </w:rPr>
              <w:pPrChange w:id="7885" w:author="Mohammad Nayeem Hasan" w:date="2024-12-23T01:38:00Z" w16du:dateUtc="2024-12-22T19:38:00Z">
                <w:pPr/>
              </w:pPrChange>
            </w:pPr>
            <w:del w:id="7886" w:author="Mohammad Nayeem Hasan" w:date="2024-11-03T23:14:00Z">
              <w:r w:rsidRPr="00033637" w:rsidDel="00BB33D1">
                <w:rPr>
                  <w:rFonts w:ascii="Times New Roman" w:hAnsi="Times New Roman" w:cs="Times New Roman"/>
                  <w:sz w:val="24"/>
                  <w:szCs w:val="24"/>
                </w:rPr>
                <w:delText>-</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2EF911B" w14:textId="22EB5D95" w:rsidR="00B010D0" w:rsidRPr="00033637" w:rsidDel="00BB33D1" w:rsidRDefault="00B010D0" w:rsidP="00F31FB2">
            <w:pPr>
              <w:spacing w:line="480" w:lineRule="auto"/>
              <w:rPr>
                <w:del w:id="7887" w:author="Mohammad Nayeem Hasan" w:date="2024-11-03T23:14:00Z"/>
                <w:rFonts w:ascii="Times New Roman" w:hAnsi="Times New Roman" w:cs="Times New Roman"/>
                <w:sz w:val="24"/>
                <w:szCs w:val="24"/>
                <w:rPrChange w:id="7888" w:author="Mohammad Nayeem Hasan" w:date="2024-12-23T01:53:00Z" w16du:dateUtc="2024-12-22T19:53:00Z">
                  <w:rPr>
                    <w:del w:id="7889" w:author="Mohammad Nayeem Hasan" w:date="2024-11-03T23:14:00Z"/>
                    <w:rFonts w:ascii="Times New Roman" w:hAnsi="Times New Roman" w:cs="Times New Roman"/>
                    <w:b/>
                    <w:bCs/>
                    <w:sz w:val="24"/>
                    <w:szCs w:val="24"/>
                  </w:rPr>
                </w:rPrChange>
              </w:rPr>
              <w:pPrChange w:id="7890"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7B9E95A4" w14:textId="3BF21542" w:rsidR="00B010D0" w:rsidRPr="00033637" w:rsidDel="00BB33D1" w:rsidRDefault="00B010D0" w:rsidP="00F31FB2">
            <w:pPr>
              <w:spacing w:line="480" w:lineRule="auto"/>
              <w:rPr>
                <w:del w:id="7891" w:author="Mohammad Nayeem Hasan" w:date="2024-11-03T23:14:00Z"/>
                <w:rFonts w:ascii="Times New Roman" w:hAnsi="Times New Roman" w:cs="Times New Roman"/>
                <w:sz w:val="24"/>
                <w:szCs w:val="24"/>
              </w:rPr>
              <w:pPrChange w:id="7892" w:author="Mohammad Nayeem Hasan" w:date="2024-12-23T01:38:00Z" w16du:dateUtc="2024-12-22T19:38:00Z">
                <w:pPr/>
              </w:pPrChange>
            </w:pPr>
            <w:del w:id="7893" w:author="Mohammad Nayeem Hasan" w:date="2024-11-03T23:14:00Z">
              <w:r w:rsidRPr="00033637" w:rsidDel="00BB33D1">
                <w:rPr>
                  <w:rFonts w:ascii="Times New Roman" w:hAnsi="Times New Roman" w:cs="Times New Roman"/>
                  <w:sz w:val="24"/>
                  <w:szCs w:val="24"/>
                </w:rPr>
                <w:delText>-</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0DDFB6CF" w14:textId="44A0B12C" w:rsidR="00B010D0" w:rsidRPr="00033637" w:rsidDel="00BB33D1" w:rsidRDefault="00B010D0" w:rsidP="00F31FB2">
            <w:pPr>
              <w:spacing w:line="480" w:lineRule="auto"/>
              <w:rPr>
                <w:del w:id="7894" w:author="Mohammad Nayeem Hasan" w:date="2024-11-03T23:14:00Z"/>
                <w:rFonts w:ascii="Times New Roman" w:hAnsi="Times New Roman" w:cs="Times New Roman"/>
                <w:sz w:val="24"/>
                <w:szCs w:val="24"/>
              </w:rPr>
              <w:pPrChange w:id="7895" w:author="Mohammad Nayeem Hasan" w:date="2024-12-23T01:38:00Z" w16du:dateUtc="2024-12-22T19:38:00Z">
                <w:pPr/>
              </w:pPrChange>
            </w:pPr>
            <w:del w:id="7896" w:author="Mohammad Nayeem Hasan" w:date="2024-11-03T23:14:00Z">
              <w:r w:rsidRPr="00033637" w:rsidDel="00BB33D1">
                <w:rPr>
                  <w:rFonts w:ascii="Times New Roman" w:hAnsi="Times New Roman" w:cs="Times New Roman"/>
                  <w:sz w:val="24"/>
                  <w:szCs w:val="24"/>
                </w:rPr>
                <w:delText>-</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74CAFC" w14:textId="63B9B96D" w:rsidR="00B010D0" w:rsidRPr="00033637" w:rsidDel="00BB33D1" w:rsidRDefault="00B010D0" w:rsidP="00F31FB2">
            <w:pPr>
              <w:spacing w:line="480" w:lineRule="auto"/>
              <w:rPr>
                <w:del w:id="7897" w:author="Mohammad Nayeem Hasan" w:date="2024-11-03T23:14:00Z"/>
                <w:rFonts w:ascii="Times New Roman" w:hAnsi="Times New Roman" w:cs="Times New Roman"/>
                <w:sz w:val="24"/>
                <w:szCs w:val="24"/>
                <w:rPrChange w:id="7898" w:author="Mohammad Nayeem Hasan" w:date="2024-12-23T01:53:00Z" w16du:dateUtc="2024-12-22T19:53:00Z">
                  <w:rPr>
                    <w:del w:id="7899" w:author="Mohammad Nayeem Hasan" w:date="2024-11-03T23:14:00Z"/>
                    <w:rFonts w:ascii="Times New Roman" w:hAnsi="Times New Roman" w:cs="Times New Roman"/>
                    <w:b/>
                    <w:bCs/>
                    <w:sz w:val="24"/>
                    <w:szCs w:val="24"/>
                  </w:rPr>
                </w:rPrChange>
              </w:rPr>
              <w:pPrChange w:id="7900"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4D9C10B2" w14:textId="3F2C5F6A" w:rsidR="00B010D0" w:rsidRPr="00033637" w:rsidDel="00BB33D1" w:rsidRDefault="00B010D0" w:rsidP="00F31FB2">
            <w:pPr>
              <w:spacing w:line="480" w:lineRule="auto"/>
              <w:rPr>
                <w:del w:id="7901" w:author="Mohammad Nayeem Hasan" w:date="2024-11-03T23:14:00Z"/>
                <w:rFonts w:ascii="Times New Roman" w:hAnsi="Times New Roman" w:cs="Times New Roman"/>
                <w:sz w:val="24"/>
                <w:szCs w:val="24"/>
              </w:rPr>
              <w:pPrChange w:id="7902" w:author="Mohammad Nayeem Hasan" w:date="2024-12-23T01:38:00Z" w16du:dateUtc="2024-12-22T19:38:00Z">
                <w:pPr/>
              </w:pPrChange>
            </w:pPr>
            <w:del w:id="7903" w:author="Mohammad Nayeem Hasan" w:date="2024-11-03T23:14:00Z">
              <w:r w:rsidRPr="00033637" w:rsidDel="00BB33D1">
                <w:rPr>
                  <w:rFonts w:ascii="Times New Roman" w:hAnsi="Times New Roman" w:cs="Times New Roman"/>
                  <w:sz w:val="24"/>
                  <w:szCs w:val="24"/>
                </w:rPr>
                <w:delText>153 (8.7)</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77394CC2" w14:textId="75636B64" w:rsidR="00B010D0" w:rsidRPr="00033637" w:rsidDel="00BB33D1" w:rsidRDefault="00B010D0" w:rsidP="00F31FB2">
            <w:pPr>
              <w:spacing w:line="480" w:lineRule="auto"/>
              <w:rPr>
                <w:del w:id="7904" w:author="Mohammad Nayeem Hasan" w:date="2024-11-03T23:14:00Z"/>
                <w:rFonts w:ascii="Times New Roman" w:hAnsi="Times New Roman" w:cs="Times New Roman"/>
                <w:sz w:val="24"/>
                <w:szCs w:val="24"/>
              </w:rPr>
              <w:pPrChange w:id="7905" w:author="Mohammad Nayeem Hasan" w:date="2024-12-23T01:38:00Z" w16du:dateUtc="2024-12-22T19:38:00Z">
                <w:pPr/>
              </w:pPrChange>
            </w:pPr>
            <w:del w:id="7906" w:author="Mohammad Nayeem Hasan" w:date="2024-11-03T23:14:00Z">
              <w:r w:rsidRPr="00033637" w:rsidDel="00BB33D1">
                <w:rPr>
                  <w:rFonts w:ascii="Times New Roman" w:hAnsi="Times New Roman" w:cs="Times New Roman"/>
                  <w:sz w:val="24"/>
                  <w:szCs w:val="24"/>
                </w:rPr>
                <w:delText>1597 (91.3)</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42B558" w14:textId="021BC116" w:rsidR="00B010D0" w:rsidRPr="00033637" w:rsidDel="00BB33D1" w:rsidRDefault="00B010D0" w:rsidP="00F31FB2">
            <w:pPr>
              <w:spacing w:line="480" w:lineRule="auto"/>
              <w:rPr>
                <w:del w:id="7907" w:author="Mohammad Nayeem Hasan" w:date="2024-11-03T23:14:00Z"/>
                <w:rFonts w:ascii="Times New Roman" w:hAnsi="Times New Roman" w:cs="Times New Roman"/>
                <w:sz w:val="24"/>
                <w:szCs w:val="24"/>
                <w:rPrChange w:id="7908" w:author="Mohammad Nayeem Hasan" w:date="2024-12-23T01:53:00Z" w16du:dateUtc="2024-12-22T19:53:00Z">
                  <w:rPr>
                    <w:del w:id="7909" w:author="Mohammad Nayeem Hasan" w:date="2024-11-03T23:14:00Z"/>
                    <w:rFonts w:ascii="Times New Roman" w:hAnsi="Times New Roman" w:cs="Times New Roman"/>
                    <w:b/>
                    <w:bCs/>
                    <w:sz w:val="24"/>
                    <w:szCs w:val="24"/>
                  </w:rPr>
                </w:rPrChange>
              </w:rPr>
              <w:pPrChange w:id="7910" w:author="Mohammad Nayeem Hasan" w:date="2024-12-23T01:38:00Z" w16du:dateUtc="2024-12-22T19:38:00Z">
                <w:pPr/>
              </w:pPrChange>
            </w:pPr>
          </w:p>
        </w:tc>
      </w:tr>
      <w:tr w:rsidR="00072E76" w:rsidRPr="00033637" w:rsidDel="00BB33D1" w14:paraId="492DFA42" w14:textId="77777777" w:rsidTr="00D70918">
        <w:trPr>
          <w:trHeight w:val="138"/>
          <w:jc w:val="center"/>
          <w:del w:id="7911"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2172F9D6" w14:textId="45A5188A" w:rsidR="00B010D0" w:rsidRPr="00033637" w:rsidDel="00BB33D1" w:rsidRDefault="00B010D0" w:rsidP="00F31FB2">
            <w:pPr>
              <w:spacing w:line="480" w:lineRule="auto"/>
              <w:rPr>
                <w:del w:id="7912" w:author="Mohammad Nayeem Hasan" w:date="2024-11-03T23:14:00Z"/>
                <w:rFonts w:ascii="Times New Roman" w:hAnsi="Times New Roman" w:cs="Times New Roman"/>
                <w:sz w:val="24"/>
                <w:szCs w:val="24"/>
              </w:rPr>
              <w:pPrChange w:id="7913" w:author="Mohammad Nayeem Hasan" w:date="2024-12-23T01:38:00Z" w16du:dateUtc="2024-12-22T19:38:00Z">
                <w:pPr/>
              </w:pPrChange>
            </w:pPr>
            <w:del w:id="7914" w:author="Mohammad Nayeem Hasan" w:date="2024-11-03T23:14:00Z">
              <w:r w:rsidRPr="00033637" w:rsidDel="00BB33D1">
                <w:rPr>
                  <w:rFonts w:ascii="Times New Roman" w:hAnsi="Times New Roman" w:cs="Times New Roman"/>
                  <w:sz w:val="24"/>
                  <w:szCs w:val="24"/>
                </w:rPr>
                <w:delText>Rajshahi</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52E756EA" w14:textId="69C7C4DE" w:rsidR="00B010D0" w:rsidRPr="00033637" w:rsidDel="00BB33D1" w:rsidRDefault="00B010D0" w:rsidP="00F31FB2">
            <w:pPr>
              <w:spacing w:line="480" w:lineRule="auto"/>
              <w:rPr>
                <w:del w:id="7915" w:author="Mohammad Nayeem Hasan" w:date="2024-11-03T23:14:00Z"/>
                <w:rFonts w:ascii="Times New Roman" w:hAnsi="Times New Roman" w:cs="Times New Roman"/>
                <w:sz w:val="24"/>
                <w:szCs w:val="24"/>
              </w:rPr>
              <w:pPrChange w:id="7916" w:author="Mohammad Nayeem Hasan" w:date="2024-12-23T01:38:00Z" w16du:dateUtc="2024-12-22T19:38:00Z">
                <w:pPr/>
              </w:pPrChange>
            </w:pPr>
            <w:del w:id="7917" w:author="Mohammad Nayeem Hasan" w:date="2024-11-03T23:14:00Z">
              <w:r w:rsidRPr="00033637" w:rsidDel="00BB33D1">
                <w:rPr>
                  <w:rFonts w:ascii="Times New Roman" w:hAnsi="Times New Roman" w:cs="Times New Roman"/>
                  <w:sz w:val="24"/>
                  <w:szCs w:val="24"/>
                </w:rPr>
                <w:delText>540 (7.4)</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0FFE367D" w14:textId="1D53A3DF" w:rsidR="00B010D0" w:rsidRPr="00033637" w:rsidDel="00BB33D1" w:rsidRDefault="00B010D0" w:rsidP="00F31FB2">
            <w:pPr>
              <w:spacing w:line="480" w:lineRule="auto"/>
              <w:rPr>
                <w:del w:id="7918" w:author="Mohammad Nayeem Hasan" w:date="2024-11-03T23:14:00Z"/>
                <w:rFonts w:ascii="Times New Roman" w:hAnsi="Times New Roman" w:cs="Times New Roman"/>
                <w:sz w:val="24"/>
                <w:szCs w:val="24"/>
              </w:rPr>
              <w:pPrChange w:id="7919" w:author="Mohammad Nayeem Hasan" w:date="2024-12-23T01:38:00Z" w16du:dateUtc="2024-12-22T19:38:00Z">
                <w:pPr/>
              </w:pPrChange>
            </w:pPr>
            <w:del w:id="7920" w:author="Mohammad Nayeem Hasan" w:date="2024-11-03T23:14:00Z">
              <w:r w:rsidRPr="00033637" w:rsidDel="00BB33D1">
                <w:rPr>
                  <w:rFonts w:ascii="Times New Roman" w:hAnsi="Times New Roman" w:cs="Times New Roman"/>
                  <w:sz w:val="24"/>
                  <w:szCs w:val="24"/>
                </w:rPr>
                <w:delText>6743 (92.6)</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7D06F8" w14:textId="2CC266B9" w:rsidR="00B010D0" w:rsidRPr="00033637" w:rsidDel="00BB33D1" w:rsidRDefault="00B010D0" w:rsidP="00F31FB2">
            <w:pPr>
              <w:spacing w:line="480" w:lineRule="auto"/>
              <w:rPr>
                <w:del w:id="7921" w:author="Mohammad Nayeem Hasan" w:date="2024-11-03T23:14:00Z"/>
                <w:rFonts w:ascii="Times New Roman" w:hAnsi="Times New Roman" w:cs="Times New Roman"/>
                <w:sz w:val="24"/>
                <w:szCs w:val="24"/>
                <w:rPrChange w:id="7922" w:author="Mohammad Nayeem Hasan" w:date="2024-12-23T01:53:00Z" w16du:dateUtc="2024-12-22T19:53:00Z">
                  <w:rPr>
                    <w:del w:id="7923" w:author="Mohammad Nayeem Hasan" w:date="2024-11-03T23:14:00Z"/>
                    <w:rFonts w:ascii="Times New Roman" w:hAnsi="Times New Roman" w:cs="Times New Roman"/>
                    <w:b/>
                    <w:bCs/>
                    <w:sz w:val="24"/>
                    <w:szCs w:val="24"/>
                  </w:rPr>
                </w:rPrChange>
              </w:rPr>
              <w:pPrChange w:id="7924"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25811C5B" w14:textId="400D17DF" w:rsidR="00B010D0" w:rsidRPr="00033637" w:rsidDel="00BB33D1" w:rsidRDefault="00B010D0" w:rsidP="00F31FB2">
            <w:pPr>
              <w:spacing w:line="480" w:lineRule="auto"/>
              <w:rPr>
                <w:del w:id="7925" w:author="Mohammad Nayeem Hasan" w:date="2024-11-03T23:14:00Z"/>
                <w:rFonts w:ascii="Times New Roman" w:hAnsi="Times New Roman" w:cs="Times New Roman"/>
                <w:sz w:val="24"/>
                <w:szCs w:val="24"/>
              </w:rPr>
              <w:pPrChange w:id="7926" w:author="Mohammad Nayeem Hasan" w:date="2024-12-23T01:38:00Z" w16du:dateUtc="2024-12-22T19:38:00Z">
                <w:pPr/>
              </w:pPrChange>
            </w:pPr>
            <w:del w:id="7927" w:author="Mohammad Nayeem Hasan" w:date="2024-11-03T23:14:00Z">
              <w:r w:rsidRPr="00033637" w:rsidDel="00BB33D1">
                <w:rPr>
                  <w:rFonts w:ascii="Times New Roman" w:hAnsi="Times New Roman" w:cs="Times New Roman"/>
                  <w:sz w:val="24"/>
                  <w:szCs w:val="24"/>
                </w:rPr>
                <w:delText>85 (3.6)</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652994BD" w14:textId="7602E39D" w:rsidR="00B010D0" w:rsidRPr="00033637" w:rsidDel="00BB33D1" w:rsidRDefault="00B010D0" w:rsidP="00F31FB2">
            <w:pPr>
              <w:spacing w:line="480" w:lineRule="auto"/>
              <w:rPr>
                <w:del w:id="7928" w:author="Mohammad Nayeem Hasan" w:date="2024-11-03T23:14:00Z"/>
                <w:rFonts w:ascii="Times New Roman" w:hAnsi="Times New Roman" w:cs="Times New Roman"/>
                <w:sz w:val="24"/>
                <w:szCs w:val="24"/>
              </w:rPr>
              <w:pPrChange w:id="7929" w:author="Mohammad Nayeem Hasan" w:date="2024-12-23T01:38:00Z" w16du:dateUtc="2024-12-22T19:38:00Z">
                <w:pPr/>
              </w:pPrChange>
            </w:pPr>
            <w:del w:id="7930" w:author="Mohammad Nayeem Hasan" w:date="2024-11-03T23:14:00Z">
              <w:r w:rsidRPr="00033637" w:rsidDel="00BB33D1">
                <w:rPr>
                  <w:rFonts w:ascii="Times New Roman" w:hAnsi="Times New Roman" w:cs="Times New Roman"/>
                  <w:sz w:val="24"/>
                  <w:szCs w:val="24"/>
                </w:rPr>
                <w:delText>2319 (96.4)</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3C1405" w14:textId="67E30235" w:rsidR="00B010D0" w:rsidRPr="00033637" w:rsidDel="00BB33D1" w:rsidRDefault="00B010D0" w:rsidP="00F31FB2">
            <w:pPr>
              <w:spacing w:line="480" w:lineRule="auto"/>
              <w:rPr>
                <w:del w:id="7931" w:author="Mohammad Nayeem Hasan" w:date="2024-11-03T23:14:00Z"/>
                <w:rFonts w:ascii="Times New Roman" w:hAnsi="Times New Roman" w:cs="Times New Roman"/>
                <w:sz w:val="24"/>
                <w:szCs w:val="24"/>
                <w:rPrChange w:id="7932" w:author="Mohammad Nayeem Hasan" w:date="2024-12-23T01:53:00Z" w16du:dateUtc="2024-12-22T19:53:00Z">
                  <w:rPr>
                    <w:del w:id="7933" w:author="Mohammad Nayeem Hasan" w:date="2024-11-03T23:14:00Z"/>
                    <w:rFonts w:ascii="Times New Roman" w:hAnsi="Times New Roman" w:cs="Times New Roman"/>
                    <w:b/>
                    <w:bCs/>
                    <w:sz w:val="24"/>
                    <w:szCs w:val="24"/>
                  </w:rPr>
                </w:rPrChange>
              </w:rPr>
              <w:pPrChange w:id="7934"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26D8B2E0" w14:textId="31D81FFA" w:rsidR="00B010D0" w:rsidRPr="00033637" w:rsidDel="00BB33D1" w:rsidRDefault="00B010D0" w:rsidP="00F31FB2">
            <w:pPr>
              <w:spacing w:line="480" w:lineRule="auto"/>
              <w:rPr>
                <w:del w:id="7935" w:author="Mohammad Nayeem Hasan" w:date="2024-11-03T23:14:00Z"/>
                <w:rFonts w:ascii="Times New Roman" w:hAnsi="Times New Roman" w:cs="Times New Roman"/>
                <w:sz w:val="24"/>
                <w:szCs w:val="24"/>
              </w:rPr>
              <w:pPrChange w:id="7936" w:author="Mohammad Nayeem Hasan" w:date="2024-12-23T01:38:00Z" w16du:dateUtc="2024-12-22T19:38:00Z">
                <w:pPr/>
              </w:pPrChange>
            </w:pPr>
            <w:del w:id="7937" w:author="Mohammad Nayeem Hasan" w:date="2024-11-03T23:14:00Z">
              <w:r w:rsidRPr="00033637" w:rsidDel="00BB33D1">
                <w:rPr>
                  <w:rFonts w:ascii="Times New Roman" w:hAnsi="Times New Roman" w:cs="Times New Roman"/>
                  <w:sz w:val="24"/>
                  <w:szCs w:val="24"/>
                </w:rPr>
                <w:delText>182 (6.6)</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6252F18C" w14:textId="425D000E" w:rsidR="00B010D0" w:rsidRPr="00033637" w:rsidDel="00BB33D1" w:rsidRDefault="00B010D0" w:rsidP="00F31FB2">
            <w:pPr>
              <w:spacing w:line="480" w:lineRule="auto"/>
              <w:rPr>
                <w:del w:id="7938" w:author="Mohammad Nayeem Hasan" w:date="2024-11-03T23:14:00Z"/>
                <w:rFonts w:ascii="Times New Roman" w:hAnsi="Times New Roman" w:cs="Times New Roman"/>
                <w:sz w:val="24"/>
                <w:szCs w:val="24"/>
              </w:rPr>
              <w:pPrChange w:id="7939" w:author="Mohammad Nayeem Hasan" w:date="2024-12-23T01:38:00Z" w16du:dateUtc="2024-12-22T19:38:00Z">
                <w:pPr/>
              </w:pPrChange>
            </w:pPr>
            <w:del w:id="7940" w:author="Mohammad Nayeem Hasan" w:date="2024-11-03T23:14:00Z">
              <w:r w:rsidRPr="00033637" w:rsidDel="00BB33D1">
                <w:rPr>
                  <w:rFonts w:ascii="Times New Roman" w:hAnsi="Times New Roman" w:cs="Times New Roman"/>
                  <w:sz w:val="24"/>
                  <w:szCs w:val="24"/>
                </w:rPr>
                <w:delText>2568 (93.4)</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096E37" w14:textId="04D7F986" w:rsidR="00B010D0" w:rsidRPr="00033637" w:rsidDel="00BB33D1" w:rsidRDefault="00B010D0" w:rsidP="00F31FB2">
            <w:pPr>
              <w:spacing w:line="480" w:lineRule="auto"/>
              <w:rPr>
                <w:del w:id="7941" w:author="Mohammad Nayeem Hasan" w:date="2024-11-03T23:14:00Z"/>
                <w:rFonts w:ascii="Times New Roman" w:hAnsi="Times New Roman" w:cs="Times New Roman"/>
                <w:sz w:val="24"/>
                <w:szCs w:val="24"/>
                <w:rPrChange w:id="7942" w:author="Mohammad Nayeem Hasan" w:date="2024-12-23T01:53:00Z" w16du:dateUtc="2024-12-22T19:53:00Z">
                  <w:rPr>
                    <w:del w:id="7943" w:author="Mohammad Nayeem Hasan" w:date="2024-11-03T23:14:00Z"/>
                    <w:rFonts w:ascii="Times New Roman" w:hAnsi="Times New Roman" w:cs="Times New Roman"/>
                    <w:b/>
                    <w:bCs/>
                    <w:sz w:val="24"/>
                    <w:szCs w:val="24"/>
                  </w:rPr>
                </w:rPrChange>
              </w:rPr>
              <w:pPrChange w:id="7944" w:author="Mohammad Nayeem Hasan" w:date="2024-12-23T01:38:00Z" w16du:dateUtc="2024-12-22T19:38:00Z">
                <w:pPr/>
              </w:pPrChange>
            </w:pPr>
          </w:p>
        </w:tc>
      </w:tr>
      <w:tr w:rsidR="00072E76" w:rsidRPr="00033637" w:rsidDel="00BB33D1" w14:paraId="253A6BFC" w14:textId="77777777" w:rsidTr="00D70918">
        <w:trPr>
          <w:trHeight w:val="138"/>
          <w:jc w:val="center"/>
          <w:del w:id="7945"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18CF7D29" w14:textId="1BC0B426" w:rsidR="00B010D0" w:rsidRPr="00033637" w:rsidDel="00BB33D1" w:rsidRDefault="00B010D0" w:rsidP="00F31FB2">
            <w:pPr>
              <w:spacing w:line="480" w:lineRule="auto"/>
              <w:rPr>
                <w:del w:id="7946" w:author="Mohammad Nayeem Hasan" w:date="2024-11-03T23:14:00Z"/>
                <w:rFonts w:ascii="Times New Roman" w:hAnsi="Times New Roman" w:cs="Times New Roman"/>
                <w:sz w:val="24"/>
                <w:szCs w:val="24"/>
              </w:rPr>
              <w:pPrChange w:id="7947" w:author="Mohammad Nayeem Hasan" w:date="2024-12-23T01:38:00Z" w16du:dateUtc="2024-12-22T19:38:00Z">
                <w:pPr/>
              </w:pPrChange>
            </w:pPr>
            <w:del w:id="7948" w:author="Mohammad Nayeem Hasan" w:date="2024-11-03T23:14:00Z">
              <w:r w:rsidRPr="00033637" w:rsidDel="00BB33D1">
                <w:rPr>
                  <w:rFonts w:ascii="Times New Roman" w:hAnsi="Times New Roman" w:cs="Times New Roman"/>
                  <w:sz w:val="24"/>
                  <w:szCs w:val="24"/>
                </w:rPr>
                <w:delText>Rangpur</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6B014DF5" w14:textId="0B315013" w:rsidR="00B010D0" w:rsidRPr="00033637" w:rsidDel="00BB33D1" w:rsidRDefault="00B010D0" w:rsidP="00F31FB2">
            <w:pPr>
              <w:spacing w:line="480" w:lineRule="auto"/>
              <w:rPr>
                <w:del w:id="7949" w:author="Mohammad Nayeem Hasan" w:date="2024-11-03T23:14:00Z"/>
                <w:rFonts w:ascii="Times New Roman" w:hAnsi="Times New Roman" w:cs="Times New Roman"/>
                <w:sz w:val="24"/>
                <w:szCs w:val="24"/>
              </w:rPr>
              <w:pPrChange w:id="7950" w:author="Mohammad Nayeem Hasan" w:date="2024-12-23T01:38:00Z" w16du:dateUtc="2024-12-22T19:38:00Z">
                <w:pPr/>
              </w:pPrChange>
            </w:pPr>
            <w:del w:id="7951" w:author="Mohammad Nayeem Hasan" w:date="2024-11-03T23:14:00Z">
              <w:r w:rsidRPr="00033637" w:rsidDel="00BB33D1">
                <w:rPr>
                  <w:rFonts w:ascii="Times New Roman" w:hAnsi="Times New Roman" w:cs="Times New Roman"/>
                  <w:sz w:val="24"/>
                  <w:szCs w:val="24"/>
                </w:rPr>
                <w:delText>-</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2C189575" w14:textId="23228674" w:rsidR="00B010D0" w:rsidRPr="00033637" w:rsidDel="00BB33D1" w:rsidRDefault="00B010D0" w:rsidP="00F31FB2">
            <w:pPr>
              <w:spacing w:line="480" w:lineRule="auto"/>
              <w:rPr>
                <w:del w:id="7952" w:author="Mohammad Nayeem Hasan" w:date="2024-11-03T23:14:00Z"/>
                <w:rFonts w:ascii="Times New Roman" w:hAnsi="Times New Roman" w:cs="Times New Roman"/>
                <w:sz w:val="24"/>
                <w:szCs w:val="24"/>
              </w:rPr>
              <w:pPrChange w:id="7953" w:author="Mohammad Nayeem Hasan" w:date="2024-12-23T01:38:00Z" w16du:dateUtc="2024-12-22T19:38:00Z">
                <w:pPr/>
              </w:pPrChange>
            </w:pPr>
            <w:del w:id="7954" w:author="Mohammad Nayeem Hasan" w:date="2024-11-03T23:14:00Z">
              <w:r w:rsidRPr="00033637" w:rsidDel="00BB33D1">
                <w:rPr>
                  <w:rFonts w:ascii="Times New Roman" w:hAnsi="Times New Roman" w:cs="Times New Roman"/>
                  <w:sz w:val="24"/>
                  <w:szCs w:val="24"/>
                </w:rPr>
                <w:delText>-</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2A813F" w14:textId="7E8CC4A9" w:rsidR="00B010D0" w:rsidRPr="00033637" w:rsidDel="00BB33D1" w:rsidRDefault="00B010D0" w:rsidP="00F31FB2">
            <w:pPr>
              <w:spacing w:line="480" w:lineRule="auto"/>
              <w:rPr>
                <w:del w:id="7955" w:author="Mohammad Nayeem Hasan" w:date="2024-11-03T23:14:00Z"/>
                <w:rFonts w:ascii="Times New Roman" w:hAnsi="Times New Roman" w:cs="Times New Roman"/>
                <w:sz w:val="24"/>
                <w:szCs w:val="24"/>
                <w:rPrChange w:id="7956" w:author="Mohammad Nayeem Hasan" w:date="2024-12-23T01:53:00Z" w16du:dateUtc="2024-12-22T19:53:00Z">
                  <w:rPr>
                    <w:del w:id="7957" w:author="Mohammad Nayeem Hasan" w:date="2024-11-03T23:14:00Z"/>
                    <w:rFonts w:ascii="Times New Roman" w:hAnsi="Times New Roman" w:cs="Times New Roman"/>
                    <w:b/>
                    <w:bCs/>
                    <w:sz w:val="24"/>
                    <w:szCs w:val="24"/>
                  </w:rPr>
                </w:rPrChange>
              </w:rPr>
              <w:pPrChange w:id="7958"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67AD1C42" w14:textId="2F819466" w:rsidR="00B010D0" w:rsidRPr="00033637" w:rsidDel="00BB33D1" w:rsidRDefault="00B010D0" w:rsidP="00F31FB2">
            <w:pPr>
              <w:spacing w:line="480" w:lineRule="auto"/>
              <w:rPr>
                <w:del w:id="7959" w:author="Mohammad Nayeem Hasan" w:date="2024-11-03T23:14:00Z"/>
                <w:rFonts w:ascii="Times New Roman" w:hAnsi="Times New Roman" w:cs="Times New Roman"/>
                <w:sz w:val="24"/>
                <w:szCs w:val="24"/>
              </w:rPr>
              <w:pPrChange w:id="7960" w:author="Mohammad Nayeem Hasan" w:date="2024-12-23T01:38:00Z" w16du:dateUtc="2024-12-22T19:38:00Z">
                <w:pPr/>
              </w:pPrChange>
            </w:pPr>
            <w:del w:id="7961" w:author="Mohammad Nayeem Hasan" w:date="2024-11-03T23:14:00Z">
              <w:r w:rsidRPr="00033637" w:rsidDel="00BB33D1">
                <w:rPr>
                  <w:rFonts w:ascii="Times New Roman" w:hAnsi="Times New Roman" w:cs="Times New Roman"/>
                  <w:sz w:val="24"/>
                  <w:szCs w:val="24"/>
                </w:rPr>
                <w:delText>90 (3.8)</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77221007" w14:textId="03833BBB" w:rsidR="00B010D0" w:rsidRPr="00033637" w:rsidDel="00BB33D1" w:rsidRDefault="00B010D0" w:rsidP="00F31FB2">
            <w:pPr>
              <w:spacing w:line="480" w:lineRule="auto"/>
              <w:rPr>
                <w:del w:id="7962" w:author="Mohammad Nayeem Hasan" w:date="2024-11-03T23:14:00Z"/>
                <w:rFonts w:ascii="Times New Roman" w:hAnsi="Times New Roman" w:cs="Times New Roman"/>
                <w:sz w:val="24"/>
                <w:szCs w:val="24"/>
              </w:rPr>
              <w:pPrChange w:id="7963" w:author="Mohammad Nayeem Hasan" w:date="2024-12-23T01:38:00Z" w16du:dateUtc="2024-12-22T19:38:00Z">
                <w:pPr/>
              </w:pPrChange>
            </w:pPr>
            <w:del w:id="7964" w:author="Mohammad Nayeem Hasan" w:date="2024-11-03T23:14:00Z">
              <w:r w:rsidRPr="00033637" w:rsidDel="00BB33D1">
                <w:rPr>
                  <w:rFonts w:ascii="Times New Roman" w:hAnsi="Times New Roman" w:cs="Times New Roman"/>
                  <w:sz w:val="24"/>
                  <w:szCs w:val="24"/>
                </w:rPr>
                <w:delText>2282 (96.2)</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CDC6A4" w14:textId="5C9728DC" w:rsidR="00B010D0" w:rsidRPr="00033637" w:rsidDel="00BB33D1" w:rsidRDefault="00B010D0" w:rsidP="00F31FB2">
            <w:pPr>
              <w:spacing w:line="480" w:lineRule="auto"/>
              <w:rPr>
                <w:del w:id="7965" w:author="Mohammad Nayeem Hasan" w:date="2024-11-03T23:14:00Z"/>
                <w:rFonts w:ascii="Times New Roman" w:hAnsi="Times New Roman" w:cs="Times New Roman"/>
                <w:sz w:val="24"/>
                <w:szCs w:val="24"/>
                <w:rPrChange w:id="7966" w:author="Mohammad Nayeem Hasan" w:date="2024-12-23T01:53:00Z" w16du:dateUtc="2024-12-22T19:53:00Z">
                  <w:rPr>
                    <w:del w:id="7967" w:author="Mohammad Nayeem Hasan" w:date="2024-11-03T23:14:00Z"/>
                    <w:rFonts w:ascii="Times New Roman" w:hAnsi="Times New Roman" w:cs="Times New Roman"/>
                    <w:b/>
                    <w:bCs/>
                    <w:sz w:val="24"/>
                    <w:szCs w:val="24"/>
                  </w:rPr>
                </w:rPrChange>
              </w:rPr>
              <w:pPrChange w:id="7968"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214A6336" w14:textId="6A5647A8" w:rsidR="00B010D0" w:rsidRPr="00033637" w:rsidDel="00BB33D1" w:rsidRDefault="00B010D0" w:rsidP="00F31FB2">
            <w:pPr>
              <w:spacing w:line="480" w:lineRule="auto"/>
              <w:rPr>
                <w:del w:id="7969" w:author="Mohammad Nayeem Hasan" w:date="2024-11-03T23:14:00Z"/>
                <w:rFonts w:ascii="Times New Roman" w:hAnsi="Times New Roman" w:cs="Times New Roman"/>
                <w:sz w:val="24"/>
                <w:szCs w:val="24"/>
              </w:rPr>
              <w:pPrChange w:id="7970" w:author="Mohammad Nayeem Hasan" w:date="2024-12-23T01:38:00Z" w16du:dateUtc="2024-12-22T19:38:00Z">
                <w:pPr/>
              </w:pPrChange>
            </w:pPr>
            <w:del w:id="7971" w:author="Mohammad Nayeem Hasan" w:date="2024-11-03T23:14:00Z">
              <w:r w:rsidRPr="00033637" w:rsidDel="00BB33D1">
                <w:rPr>
                  <w:rFonts w:ascii="Times New Roman" w:hAnsi="Times New Roman" w:cs="Times New Roman"/>
                  <w:sz w:val="24"/>
                  <w:szCs w:val="24"/>
                </w:rPr>
                <w:delText>112 (4.5)</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3DCCDC2B" w14:textId="4A6397A2" w:rsidR="00B010D0" w:rsidRPr="00033637" w:rsidDel="00BB33D1" w:rsidRDefault="00B010D0" w:rsidP="00F31FB2">
            <w:pPr>
              <w:spacing w:line="480" w:lineRule="auto"/>
              <w:rPr>
                <w:del w:id="7972" w:author="Mohammad Nayeem Hasan" w:date="2024-11-03T23:14:00Z"/>
                <w:rFonts w:ascii="Times New Roman" w:hAnsi="Times New Roman" w:cs="Times New Roman"/>
                <w:sz w:val="24"/>
                <w:szCs w:val="24"/>
              </w:rPr>
              <w:pPrChange w:id="7973" w:author="Mohammad Nayeem Hasan" w:date="2024-12-23T01:38:00Z" w16du:dateUtc="2024-12-22T19:38:00Z">
                <w:pPr/>
              </w:pPrChange>
            </w:pPr>
            <w:del w:id="7974" w:author="Mohammad Nayeem Hasan" w:date="2024-11-03T23:14:00Z">
              <w:r w:rsidRPr="00033637" w:rsidDel="00BB33D1">
                <w:rPr>
                  <w:rFonts w:ascii="Times New Roman" w:hAnsi="Times New Roman" w:cs="Times New Roman"/>
                  <w:sz w:val="24"/>
                  <w:szCs w:val="24"/>
                </w:rPr>
                <w:delText>2379 (95.5)</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273762" w14:textId="69BD0BA6" w:rsidR="00B010D0" w:rsidRPr="00033637" w:rsidDel="00BB33D1" w:rsidRDefault="00B010D0" w:rsidP="00F31FB2">
            <w:pPr>
              <w:spacing w:line="480" w:lineRule="auto"/>
              <w:rPr>
                <w:del w:id="7975" w:author="Mohammad Nayeem Hasan" w:date="2024-11-03T23:14:00Z"/>
                <w:rFonts w:ascii="Times New Roman" w:hAnsi="Times New Roman" w:cs="Times New Roman"/>
                <w:sz w:val="24"/>
                <w:szCs w:val="24"/>
                <w:rPrChange w:id="7976" w:author="Mohammad Nayeem Hasan" w:date="2024-12-23T01:53:00Z" w16du:dateUtc="2024-12-22T19:53:00Z">
                  <w:rPr>
                    <w:del w:id="7977" w:author="Mohammad Nayeem Hasan" w:date="2024-11-03T23:14:00Z"/>
                    <w:rFonts w:ascii="Times New Roman" w:hAnsi="Times New Roman" w:cs="Times New Roman"/>
                    <w:b/>
                    <w:bCs/>
                    <w:sz w:val="24"/>
                    <w:szCs w:val="24"/>
                  </w:rPr>
                </w:rPrChange>
              </w:rPr>
              <w:pPrChange w:id="7978" w:author="Mohammad Nayeem Hasan" w:date="2024-12-23T01:38:00Z" w16du:dateUtc="2024-12-22T19:38:00Z">
                <w:pPr/>
              </w:pPrChange>
            </w:pPr>
          </w:p>
        </w:tc>
      </w:tr>
      <w:tr w:rsidR="00072E76" w:rsidRPr="00033637" w:rsidDel="00BB33D1" w14:paraId="2B1513EA" w14:textId="77777777" w:rsidTr="00D70918">
        <w:trPr>
          <w:trHeight w:val="138"/>
          <w:jc w:val="center"/>
          <w:del w:id="7979"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1854CCB6" w14:textId="08E22940" w:rsidR="00B010D0" w:rsidRPr="00033637" w:rsidDel="00BB33D1" w:rsidRDefault="00B010D0" w:rsidP="00F31FB2">
            <w:pPr>
              <w:spacing w:line="480" w:lineRule="auto"/>
              <w:rPr>
                <w:del w:id="7980" w:author="Mohammad Nayeem Hasan" w:date="2024-11-03T23:14:00Z"/>
                <w:rFonts w:ascii="Times New Roman" w:hAnsi="Times New Roman" w:cs="Times New Roman"/>
                <w:sz w:val="24"/>
                <w:szCs w:val="24"/>
              </w:rPr>
              <w:pPrChange w:id="7981" w:author="Mohammad Nayeem Hasan" w:date="2024-12-23T01:38:00Z" w16du:dateUtc="2024-12-22T19:38:00Z">
                <w:pPr/>
              </w:pPrChange>
            </w:pPr>
            <w:del w:id="7982" w:author="Mohammad Nayeem Hasan" w:date="2024-11-03T23:14:00Z">
              <w:r w:rsidRPr="00033637" w:rsidDel="00BB33D1">
                <w:rPr>
                  <w:rFonts w:ascii="Times New Roman" w:hAnsi="Times New Roman" w:cs="Times New Roman"/>
                  <w:sz w:val="24"/>
                  <w:szCs w:val="24"/>
                </w:rPr>
                <w:delText>Sylhet</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083E1094" w14:textId="4A8A9EF1" w:rsidR="00B010D0" w:rsidRPr="00033637" w:rsidDel="00BB33D1" w:rsidRDefault="00B010D0" w:rsidP="00F31FB2">
            <w:pPr>
              <w:spacing w:line="480" w:lineRule="auto"/>
              <w:rPr>
                <w:del w:id="7983" w:author="Mohammad Nayeem Hasan" w:date="2024-11-03T23:14:00Z"/>
                <w:rFonts w:ascii="Times New Roman" w:hAnsi="Times New Roman" w:cs="Times New Roman"/>
                <w:sz w:val="24"/>
                <w:szCs w:val="24"/>
              </w:rPr>
              <w:pPrChange w:id="7984" w:author="Mohammad Nayeem Hasan" w:date="2024-12-23T01:38:00Z" w16du:dateUtc="2024-12-22T19:38:00Z">
                <w:pPr/>
              </w:pPrChange>
            </w:pPr>
            <w:del w:id="7985" w:author="Mohammad Nayeem Hasan" w:date="2024-11-03T23:14:00Z">
              <w:r w:rsidRPr="00033637" w:rsidDel="00BB33D1">
                <w:rPr>
                  <w:rFonts w:ascii="Times New Roman" w:hAnsi="Times New Roman" w:cs="Times New Roman"/>
                  <w:sz w:val="24"/>
                  <w:szCs w:val="24"/>
                </w:rPr>
                <w:delText>189 (7.5)</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500EA28E" w14:textId="7DA7528B" w:rsidR="00B010D0" w:rsidRPr="00033637" w:rsidDel="00BB33D1" w:rsidRDefault="00B010D0" w:rsidP="00F31FB2">
            <w:pPr>
              <w:spacing w:line="480" w:lineRule="auto"/>
              <w:rPr>
                <w:del w:id="7986" w:author="Mohammad Nayeem Hasan" w:date="2024-11-03T23:14:00Z"/>
                <w:rFonts w:ascii="Times New Roman" w:hAnsi="Times New Roman" w:cs="Times New Roman"/>
                <w:sz w:val="24"/>
                <w:szCs w:val="24"/>
              </w:rPr>
              <w:pPrChange w:id="7987" w:author="Mohammad Nayeem Hasan" w:date="2024-12-23T01:38:00Z" w16du:dateUtc="2024-12-22T19:38:00Z">
                <w:pPr/>
              </w:pPrChange>
            </w:pPr>
            <w:del w:id="7988" w:author="Mohammad Nayeem Hasan" w:date="2024-11-03T23:14:00Z">
              <w:r w:rsidRPr="00033637" w:rsidDel="00BB33D1">
                <w:rPr>
                  <w:rFonts w:ascii="Times New Roman" w:hAnsi="Times New Roman" w:cs="Times New Roman"/>
                  <w:sz w:val="24"/>
                  <w:szCs w:val="24"/>
                </w:rPr>
                <w:delText>2333 (92.5)</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7F028B" w14:textId="171699AE" w:rsidR="00B010D0" w:rsidRPr="00033637" w:rsidDel="00BB33D1" w:rsidRDefault="00B010D0" w:rsidP="00F31FB2">
            <w:pPr>
              <w:spacing w:line="480" w:lineRule="auto"/>
              <w:rPr>
                <w:del w:id="7989" w:author="Mohammad Nayeem Hasan" w:date="2024-11-03T23:14:00Z"/>
                <w:rFonts w:ascii="Times New Roman" w:hAnsi="Times New Roman" w:cs="Times New Roman"/>
                <w:sz w:val="24"/>
                <w:szCs w:val="24"/>
                <w:rPrChange w:id="7990" w:author="Mohammad Nayeem Hasan" w:date="2024-12-23T01:53:00Z" w16du:dateUtc="2024-12-22T19:53:00Z">
                  <w:rPr>
                    <w:del w:id="7991" w:author="Mohammad Nayeem Hasan" w:date="2024-11-03T23:14:00Z"/>
                    <w:rFonts w:ascii="Times New Roman" w:hAnsi="Times New Roman" w:cs="Times New Roman"/>
                    <w:b/>
                    <w:bCs/>
                    <w:sz w:val="24"/>
                    <w:szCs w:val="24"/>
                  </w:rPr>
                </w:rPrChange>
              </w:rPr>
              <w:pPrChange w:id="7992"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0F9169FD" w14:textId="33E097BE" w:rsidR="00B010D0" w:rsidRPr="00033637" w:rsidDel="00BB33D1" w:rsidRDefault="00B010D0" w:rsidP="00F31FB2">
            <w:pPr>
              <w:spacing w:line="480" w:lineRule="auto"/>
              <w:rPr>
                <w:del w:id="7993" w:author="Mohammad Nayeem Hasan" w:date="2024-11-03T23:14:00Z"/>
                <w:rFonts w:ascii="Times New Roman" w:hAnsi="Times New Roman" w:cs="Times New Roman"/>
                <w:sz w:val="24"/>
                <w:szCs w:val="24"/>
              </w:rPr>
              <w:pPrChange w:id="7994" w:author="Mohammad Nayeem Hasan" w:date="2024-12-23T01:38:00Z" w16du:dateUtc="2024-12-22T19:38:00Z">
                <w:pPr/>
              </w:pPrChange>
            </w:pPr>
            <w:del w:id="7995" w:author="Mohammad Nayeem Hasan" w:date="2024-11-03T23:14:00Z">
              <w:r w:rsidRPr="00033637" w:rsidDel="00BB33D1">
                <w:rPr>
                  <w:rFonts w:ascii="Times New Roman" w:hAnsi="Times New Roman" w:cs="Times New Roman"/>
                  <w:sz w:val="24"/>
                  <w:szCs w:val="24"/>
                </w:rPr>
                <w:delText>61 (3.8)</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589BBA11" w14:textId="4F6D861C" w:rsidR="00B010D0" w:rsidRPr="00033637" w:rsidDel="00BB33D1" w:rsidRDefault="00B010D0" w:rsidP="00F31FB2">
            <w:pPr>
              <w:spacing w:line="480" w:lineRule="auto"/>
              <w:rPr>
                <w:del w:id="7996" w:author="Mohammad Nayeem Hasan" w:date="2024-11-03T23:14:00Z"/>
                <w:rFonts w:ascii="Times New Roman" w:hAnsi="Times New Roman" w:cs="Times New Roman"/>
                <w:sz w:val="24"/>
                <w:szCs w:val="24"/>
              </w:rPr>
              <w:pPrChange w:id="7997" w:author="Mohammad Nayeem Hasan" w:date="2024-12-23T01:38:00Z" w16du:dateUtc="2024-12-22T19:38:00Z">
                <w:pPr/>
              </w:pPrChange>
            </w:pPr>
            <w:del w:id="7998" w:author="Mohammad Nayeem Hasan" w:date="2024-11-03T23:14:00Z">
              <w:r w:rsidRPr="00033637" w:rsidDel="00BB33D1">
                <w:rPr>
                  <w:rFonts w:ascii="Times New Roman" w:hAnsi="Times New Roman" w:cs="Times New Roman"/>
                  <w:sz w:val="24"/>
                  <w:szCs w:val="24"/>
                </w:rPr>
                <w:delText>1533 (96.2)</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3E0FFD" w14:textId="37BED1FD" w:rsidR="00B010D0" w:rsidRPr="00033637" w:rsidDel="00BB33D1" w:rsidRDefault="00B010D0" w:rsidP="00F31FB2">
            <w:pPr>
              <w:spacing w:line="480" w:lineRule="auto"/>
              <w:rPr>
                <w:del w:id="7999" w:author="Mohammad Nayeem Hasan" w:date="2024-11-03T23:14:00Z"/>
                <w:rFonts w:ascii="Times New Roman" w:hAnsi="Times New Roman" w:cs="Times New Roman"/>
                <w:sz w:val="24"/>
                <w:szCs w:val="24"/>
                <w:rPrChange w:id="8000" w:author="Mohammad Nayeem Hasan" w:date="2024-12-23T01:53:00Z" w16du:dateUtc="2024-12-22T19:53:00Z">
                  <w:rPr>
                    <w:del w:id="8001" w:author="Mohammad Nayeem Hasan" w:date="2024-11-03T23:14:00Z"/>
                    <w:rFonts w:ascii="Times New Roman" w:hAnsi="Times New Roman" w:cs="Times New Roman"/>
                    <w:b/>
                    <w:bCs/>
                    <w:sz w:val="24"/>
                    <w:szCs w:val="24"/>
                  </w:rPr>
                </w:rPrChange>
              </w:rPr>
              <w:pPrChange w:id="8002"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0CF859BE" w14:textId="192A2D3F" w:rsidR="00B010D0" w:rsidRPr="00033637" w:rsidDel="00BB33D1" w:rsidRDefault="00B010D0" w:rsidP="00F31FB2">
            <w:pPr>
              <w:spacing w:line="480" w:lineRule="auto"/>
              <w:rPr>
                <w:del w:id="8003" w:author="Mohammad Nayeem Hasan" w:date="2024-11-03T23:14:00Z"/>
                <w:rFonts w:ascii="Times New Roman" w:hAnsi="Times New Roman" w:cs="Times New Roman"/>
                <w:sz w:val="24"/>
                <w:szCs w:val="24"/>
              </w:rPr>
              <w:pPrChange w:id="8004" w:author="Mohammad Nayeem Hasan" w:date="2024-12-23T01:38:00Z" w16du:dateUtc="2024-12-22T19:38:00Z">
                <w:pPr/>
              </w:pPrChange>
            </w:pPr>
            <w:del w:id="8005" w:author="Mohammad Nayeem Hasan" w:date="2024-11-03T23:14:00Z">
              <w:r w:rsidRPr="00033637" w:rsidDel="00BB33D1">
                <w:rPr>
                  <w:rFonts w:ascii="Times New Roman" w:hAnsi="Times New Roman" w:cs="Times New Roman"/>
                  <w:sz w:val="24"/>
                  <w:szCs w:val="24"/>
                </w:rPr>
                <w:delText>119 (6.3)</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2E979907" w14:textId="32CE963A" w:rsidR="00B010D0" w:rsidRPr="00033637" w:rsidDel="00BB33D1" w:rsidRDefault="00B010D0" w:rsidP="00F31FB2">
            <w:pPr>
              <w:spacing w:line="480" w:lineRule="auto"/>
              <w:rPr>
                <w:del w:id="8006" w:author="Mohammad Nayeem Hasan" w:date="2024-11-03T23:14:00Z"/>
                <w:rFonts w:ascii="Times New Roman" w:hAnsi="Times New Roman" w:cs="Times New Roman"/>
                <w:sz w:val="24"/>
                <w:szCs w:val="24"/>
              </w:rPr>
              <w:pPrChange w:id="8007" w:author="Mohammad Nayeem Hasan" w:date="2024-12-23T01:38:00Z" w16du:dateUtc="2024-12-22T19:38:00Z">
                <w:pPr/>
              </w:pPrChange>
            </w:pPr>
            <w:del w:id="8008" w:author="Mohammad Nayeem Hasan" w:date="2024-11-03T23:14:00Z">
              <w:r w:rsidRPr="00033637" w:rsidDel="00BB33D1">
                <w:rPr>
                  <w:rFonts w:ascii="Times New Roman" w:hAnsi="Times New Roman" w:cs="Times New Roman"/>
                  <w:sz w:val="24"/>
                  <w:szCs w:val="24"/>
                </w:rPr>
                <w:delText>1753 (93.7)</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D67491" w14:textId="3A65FFD9" w:rsidR="00B010D0" w:rsidRPr="00033637" w:rsidDel="00BB33D1" w:rsidRDefault="00B010D0" w:rsidP="00F31FB2">
            <w:pPr>
              <w:spacing w:line="480" w:lineRule="auto"/>
              <w:rPr>
                <w:del w:id="8009" w:author="Mohammad Nayeem Hasan" w:date="2024-11-03T23:14:00Z"/>
                <w:rFonts w:ascii="Times New Roman" w:hAnsi="Times New Roman" w:cs="Times New Roman"/>
                <w:sz w:val="24"/>
                <w:szCs w:val="24"/>
                <w:rPrChange w:id="8010" w:author="Mohammad Nayeem Hasan" w:date="2024-12-23T01:53:00Z" w16du:dateUtc="2024-12-22T19:53:00Z">
                  <w:rPr>
                    <w:del w:id="8011" w:author="Mohammad Nayeem Hasan" w:date="2024-11-03T23:14:00Z"/>
                    <w:rFonts w:ascii="Times New Roman" w:hAnsi="Times New Roman" w:cs="Times New Roman"/>
                    <w:b/>
                    <w:bCs/>
                    <w:sz w:val="24"/>
                    <w:szCs w:val="24"/>
                  </w:rPr>
                </w:rPrChange>
              </w:rPr>
              <w:pPrChange w:id="8012" w:author="Mohammad Nayeem Hasan" w:date="2024-12-23T01:38:00Z" w16du:dateUtc="2024-12-22T19:38:00Z">
                <w:pPr/>
              </w:pPrChange>
            </w:pPr>
          </w:p>
        </w:tc>
      </w:tr>
      <w:tr w:rsidR="00B010D0" w:rsidRPr="00033637" w:rsidDel="00BB33D1" w14:paraId="3067B210" w14:textId="3C8E6135" w:rsidTr="00DA17B7">
        <w:trPr>
          <w:trHeight w:val="138"/>
          <w:jc w:val="center"/>
          <w:del w:id="8013" w:author="Mohammad Nayeem Hasan" w:date="2024-11-03T23:14: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646922C4" w14:textId="17589665" w:rsidR="00B010D0" w:rsidRPr="00033637" w:rsidDel="00BB33D1" w:rsidRDefault="00CA62EC" w:rsidP="00F31FB2">
            <w:pPr>
              <w:spacing w:line="480" w:lineRule="auto"/>
              <w:rPr>
                <w:del w:id="8014" w:author="Mohammad Nayeem Hasan" w:date="2024-11-03T23:14:00Z"/>
                <w:rFonts w:ascii="Times New Roman" w:hAnsi="Times New Roman" w:cs="Times New Roman"/>
                <w:sz w:val="24"/>
                <w:szCs w:val="24"/>
              </w:rPr>
              <w:pPrChange w:id="8015" w:author="Mohammad Nayeem Hasan" w:date="2024-12-23T01:38:00Z" w16du:dateUtc="2024-12-22T19:38:00Z">
                <w:pPr/>
              </w:pPrChange>
            </w:pPr>
            <w:del w:id="8016" w:author="Mohammad Nayeem Hasan" w:date="2024-11-03T21:55:00Z">
              <w:r w:rsidRPr="00033637" w:rsidDel="00CA62EC">
                <w:rPr>
                  <w:rFonts w:ascii="Times New Roman" w:hAnsi="Times New Roman" w:cs="Times New Roman"/>
                  <w:sz w:val="24"/>
                  <w:szCs w:val="24"/>
                </w:rPr>
                <w:delText>p</w:delText>
              </w:r>
            </w:del>
            <w:del w:id="8017" w:author="Mohammad Nayeem Hasan" w:date="2024-11-03T23:14:00Z">
              <w:r w:rsidRPr="00033637" w:rsidDel="00BB33D1">
                <w:rPr>
                  <w:rFonts w:ascii="Times New Roman" w:hAnsi="Times New Roman" w:cs="Times New Roman"/>
                  <w:sz w:val="24"/>
                  <w:szCs w:val="24"/>
                </w:rPr>
                <w:delText>arental characteristics</w:delText>
              </w:r>
            </w:del>
          </w:p>
        </w:tc>
      </w:tr>
      <w:tr w:rsidR="00B010D0" w:rsidRPr="00033637" w:rsidDel="00BB33D1" w14:paraId="10CA5E40" w14:textId="48AAEE89" w:rsidTr="00DA17B7">
        <w:trPr>
          <w:trHeight w:val="138"/>
          <w:jc w:val="center"/>
          <w:del w:id="8018" w:author="Mohammad Nayeem Hasan" w:date="2024-11-03T23:14: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1526E921" w14:textId="7896B501" w:rsidR="00B010D0" w:rsidRPr="00033637" w:rsidDel="00BB33D1" w:rsidRDefault="00B010D0" w:rsidP="00F31FB2">
            <w:pPr>
              <w:spacing w:line="480" w:lineRule="auto"/>
              <w:rPr>
                <w:del w:id="8019" w:author="Mohammad Nayeem Hasan" w:date="2024-11-03T23:14:00Z"/>
                <w:rFonts w:ascii="Times New Roman" w:hAnsi="Times New Roman" w:cs="Times New Roman"/>
                <w:sz w:val="24"/>
                <w:szCs w:val="24"/>
              </w:rPr>
              <w:pPrChange w:id="8020" w:author="Mohammad Nayeem Hasan" w:date="2024-12-23T01:38:00Z" w16du:dateUtc="2024-12-22T19:38:00Z">
                <w:pPr/>
              </w:pPrChange>
            </w:pPr>
            <w:del w:id="8021" w:author="Mohammad Nayeem Hasan" w:date="2024-11-03T23:14:00Z">
              <w:r w:rsidRPr="00033637" w:rsidDel="00BB33D1">
                <w:rPr>
                  <w:rFonts w:ascii="Times New Roman" w:hAnsi="Times New Roman" w:cs="Times New Roman"/>
                  <w:sz w:val="24"/>
                  <w:szCs w:val="24"/>
                </w:rPr>
                <w:delText xml:space="preserve">Mother’s </w:delText>
              </w:r>
            </w:del>
            <w:del w:id="8022" w:author="Mohammad Nayeem Hasan" w:date="2024-11-03T21:56:00Z">
              <w:r w:rsidRPr="00033637" w:rsidDel="00CA62EC">
                <w:rPr>
                  <w:rFonts w:ascii="Times New Roman" w:hAnsi="Times New Roman" w:cs="Times New Roman"/>
                  <w:sz w:val="24"/>
                  <w:szCs w:val="24"/>
                </w:rPr>
                <w:delText>E</w:delText>
              </w:r>
            </w:del>
            <w:del w:id="8023" w:author="Mohammad Nayeem Hasan" w:date="2024-11-03T23:14:00Z">
              <w:r w:rsidRPr="00033637" w:rsidDel="00BB33D1">
                <w:rPr>
                  <w:rFonts w:ascii="Times New Roman" w:hAnsi="Times New Roman" w:cs="Times New Roman"/>
                  <w:sz w:val="24"/>
                  <w:szCs w:val="24"/>
                </w:rPr>
                <w:delText>ducation</w:delText>
              </w:r>
            </w:del>
          </w:p>
        </w:tc>
      </w:tr>
      <w:tr w:rsidR="00861DA4" w:rsidRPr="00033637" w:rsidDel="00BB33D1" w14:paraId="1134BFC9" w14:textId="77777777" w:rsidTr="00D70918">
        <w:trPr>
          <w:trHeight w:val="396"/>
          <w:jc w:val="center"/>
          <w:del w:id="8024"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3E8E66C3" w14:textId="3ABDE28E" w:rsidR="00B010D0" w:rsidRPr="00033637" w:rsidDel="00BB33D1" w:rsidRDefault="00B010D0" w:rsidP="00F31FB2">
            <w:pPr>
              <w:spacing w:line="480" w:lineRule="auto"/>
              <w:rPr>
                <w:del w:id="8025" w:author="Mohammad Nayeem Hasan" w:date="2024-11-03T23:14:00Z"/>
                <w:rFonts w:ascii="Times New Roman" w:hAnsi="Times New Roman" w:cs="Times New Roman"/>
                <w:sz w:val="24"/>
                <w:szCs w:val="24"/>
              </w:rPr>
              <w:pPrChange w:id="8026" w:author="Mohammad Nayeem Hasan" w:date="2024-12-23T01:38:00Z" w16du:dateUtc="2024-12-22T19:38:00Z">
                <w:pPr/>
              </w:pPrChange>
            </w:pPr>
            <w:del w:id="8027" w:author="Mohammad Nayeem Hasan" w:date="2024-11-03T23:14:00Z">
              <w:r w:rsidRPr="00033637" w:rsidDel="00BB33D1">
                <w:rPr>
                  <w:rFonts w:ascii="Times New Roman" w:hAnsi="Times New Roman" w:cs="Times New Roman"/>
                  <w:sz w:val="24"/>
                  <w:szCs w:val="24"/>
                </w:rPr>
                <w:delText>Primary incomplete</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78091270" w14:textId="7214F064" w:rsidR="00B010D0" w:rsidRPr="00033637" w:rsidDel="00BB33D1" w:rsidRDefault="00B010D0" w:rsidP="00F31FB2">
            <w:pPr>
              <w:spacing w:line="480" w:lineRule="auto"/>
              <w:rPr>
                <w:del w:id="8028" w:author="Mohammad Nayeem Hasan" w:date="2024-11-03T23:14:00Z"/>
                <w:rFonts w:ascii="Times New Roman" w:hAnsi="Times New Roman" w:cs="Times New Roman"/>
                <w:sz w:val="24"/>
                <w:szCs w:val="24"/>
              </w:rPr>
              <w:pPrChange w:id="8029" w:author="Mohammad Nayeem Hasan" w:date="2024-12-23T01:38:00Z" w16du:dateUtc="2024-12-22T19:38:00Z">
                <w:pPr/>
              </w:pPrChange>
            </w:pPr>
            <w:del w:id="8030" w:author="Mohammad Nayeem Hasan" w:date="2024-11-03T23:14:00Z">
              <w:r w:rsidRPr="00033637" w:rsidDel="00BB33D1">
                <w:rPr>
                  <w:rFonts w:ascii="Times New Roman" w:hAnsi="Times New Roman" w:cs="Times New Roman"/>
                  <w:sz w:val="24"/>
                  <w:szCs w:val="24"/>
                </w:rPr>
                <w:delText>1299 (8.0)</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0F155D75" w14:textId="318843D9" w:rsidR="00B010D0" w:rsidRPr="00033637" w:rsidDel="00BB33D1" w:rsidRDefault="00B010D0" w:rsidP="00F31FB2">
            <w:pPr>
              <w:spacing w:line="480" w:lineRule="auto"/>
              <w:rPr>
                <w:del w:id="8031" w:author="Mohammad Nayeem Hasan" w:date="2024-11-03T23:14:00Z"/>
                <w:rFonts w:ascii="Times New Roman" w:hAnsi="Times New Roman" w:cs="Times New Roman"/>
                <w:sz w:val="24"/>
                <w:szCs w:val="24"/>
              </w:rPr>
              <w:pPrChange w:id="8032" w:author="Mohammad Nayeem Hasan" w:date="2024-12-23T01:38:00Z" w16du:dateUtc="2024-12-22T19:38:00Z">
                <w:pPr/>
              </w:pPrChange>
            </w:pPr>
            <w:del w:id="8033" w:author="Mohammad Nayeem Hasan" w:date="2024-11-03T23:14:00Z">
              <w:r w:rsidRPr="00033637" w:rsidDel="00BB33D1">
                <w:rPr>
                  <w:rFonts w:ascii="Times New Roman" w:hAnsi="Times New Roman" w:cs="Times New Roman"/>
                  <w:sz w:val="24"/>
                  <w:szCs w:val="24"/>
                </w:rPr>
                <w:delText>14912 (92.0)</w:delText>
              </w:r>
            </w:del>
          </w:p>
        </w:tc>
        <w:tc>
          <w:tcPr>
            <w:tcW w:w="520" w:type="pct"/>
            <w:vMerge w:val="restart"/>
            <w:tcBorders>
              <w:top w:val="single" w:sz="4" w:space="0" w:color="auto"/>
              <w:left w:val="single" w:sz="4" w:space="0" w:color="auto"/>
              <w:bottom w:val="single" w:sz="4" w:space="0" w:color="auto"/>
              <w:right w:val="single" w:sz="4" w:space="0" w:color="auto"/>
            </w:tcBorders>
            <w:vAlign w:val="center"/>
            <w:hideMark/>
          </w:tcPr>
          <w:p w14:paraId="41AF1444" w14:textId="2D57A3B5" w:rsidR="00B010D0" w:rsidRPr="00033637" w:rsidDel="00BB33D1" w:rsidRDefault="00B010D0" w:rsidP="00F31FB2">
            <w:pPr>
              <w:spacing w:line="480" w:lineRule="auto"/>
              <w:rPr>
                <w:del w:id="8034" w:author="Mohammad Nayeem Hasan" w:date="2024-11-03T23:14:00Z"/>
                <w:rFonts w:ascii="Times New Roman" w:hAnsi="Times New Roman" w:cs="Times New Roman"/>
                <w:sz w:val="24"/>
                <w:szCs w:val="24"/>
                <w:rPrChange w:id="8035" w:author="Mohammad Nayeem Hasan" w:date="2024-12-23T01:53:00Z" w16du:dateUtc="2024-12-22T19:53:00Z">
                  <w:rPr>
                    <w:del w:id="8036" w:author="Mohammad Nayeem Hasan" w:date="2024-11-03T23:14:00Z"/>
                    <w:rFonts w:ascii="Times New Roman" w:hAnsi="Times New Roman" w:cs="Times New Roman"/>
                    <w:b/>
                    <w:bCs/>
                    <w:sz w:val="24"/>
                    <w:szCs w:val="24"/>
                  </w:rPr>
                </w:rPrChange>
              </w:rPr>
              <w:pPrChange w:id="8037" w:author="Mohammad Nayeem Hasan" w:date="2024-12-23T01:38:00Z" w16du:dateUtc="2024-12-22T19:38:00Z">
                <w:pPr/>
              </w:pPrChange>
            </w:pPr>
            <w:del w:id="8038" w:author="Mohammad Nayeem Hasan" w:date="2024-11-03T23:14:00Z">
              <w:r w:rsidRPr="00033637" w:rsidDel="00BB33D1">
                <w:rPr>
                  <w:rFonts w:ascii="Times New Roman" w:hAnsi="Times New Roman" w:cs="Times New Roman"/>
                  <w:sz w:val="24"/>
                  <w:szCs w:val="24"/>
                  <w:rPrChange w:id="8039" w:author="Mohammad Nayeem Hasan" w:date="2024-12-23T01:53:00Z" w16du:dateUtc="2024-12-22T19:53:00Z">
                    <w:rPr>
                      <w:rFonts w:ascii="Times New Roman" w:hAnsi="Times New Roman" w:cs="Times New Roman"/>
                      <w:b/>
                      <w:bCs/>
                      <w:sz w:val="24"/>
                      <w:szCs w:val="24"/>
                    </w:rPr>
                  </w:rPrChange>
                </w:rPr>
                <w:delText>&lt;0.001</w:delText>
              </w:r>
            </w:del>
          </w:p>
        </w:tc>
        <w:tc>
          <w:tcPr>
            <w:tcW w:w="361" w:type="pct"/>
            <w:tcBorders>
              <w:top w:val="single" w:sz="4" w:space="0" w:color="auto"/>
              <w:left w:val="single" w:sz="4" w:space="0" w:color="auto"/>
              <w:bottom w:val="single" w:sz="4" w:space="0" w:color="auto"/>
              <w:right w:val="single" w:sz="4" w:space="0" w:color="auto"/>
            </w:tcBorders>
            <w:vAlign w:val="center"/>
            <w:hideMark/>
          </w:tcPr>
          <w:p w14:paraId="74A94878" w14:textId="4DEB1540" w:rsidR="00B010D0" w:rsidRPr="00033637" w:rsidDel="00BB33D1" w:rsidRDefault="00B010D0" w:rsidP="00F31FB2">
            <w:pPr>
              <w:spacing w:line="480" w:lineRule="auto"/>
              <w:rPr>
                <w:del w:id="8040" w:author="Mohammad Nayeem Hasan" w:date="2024-11-03T23:14:00Z"/>
                <w:rFonts w:ascii="Times New Roman" w:hAnsi="Times New Roman" w:cs="Times New Roman"/>
                <w:sz w:val="24"/>
                <w:szCs w:val="24"/>
              </w:rPr>
              <w:pPrChange w:id="8041" w:author="Mohammad Nayeem Hasan" w:date="2024-12-23T01:38:00Z" w16du:dateUtc="2024-12-22T19:38:00Z">
                <w:pPr/>
              </w:pPrChange>
            </w:pPr>
            <w:del w:id="8042" w:author="Mohammad Nayeem Hasan" w:date="2024-11-03T23:14:00Z">
              <w:r w:rsidRPr="00033637" w:rsidDel="00BB33D1">
                <w:rPr>
                  <w:rFonts w:ascii="Times New Roman" w:hAnsi="Times New Roman" w:cs="Times New Roman"/>
                  <w:sz w:val="24"/>
                  <w:szCs w:val="24"/>
                </w:rPr>
                <w:delText>319 (4.2)</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1D4E26A5" w14:textId="2D1D7906" w:rsidR="00B010D0" w:rsidRPr="00033637" w:rsidDel="00BB33D1" w:rsidRDefault="00B010D0" w:rsidP="00F31FB2">
            <w:pPr>
              <w:spacing w:line="480" w:lineRule="auto"/>
              <w:rPr>
                <w:del w:id="8043" w:author="Mohammad Nayeem Hasan" w:date="2024-11-03T23:14:00Z"/>
                <w:rFonts w:ascii="Times New Roman" w:hAnsi="Times New Roman" w:cs="Times New Roman"/>
                <w:sz w:val="24"/>
                <w:szCs w:val="24"/>
              </w:rPr>
              <w:pPrChange w:id="8044" w:author="Mohammad Nayeem Hasan" w:date="2024-12-23T01:38:00Z" w16du:dateUtc="2024-12-22T19:38:00Z">
                <w:pPr/>
              </w:pPrChange>
            </w:pPr>
            <w:del w:id="8045" w:author="Mohammad Nayeem Hasan" w:date="2024-11-03T23:14:00Z">
              <w:r w:rsidRPr="00033637" w:rsidDel="00BB33D1">
                <w:rPr>
                  <w:rFonts w:ascii="Times New Roman" w:hAnsi="Times New Roman" w:cs="Times New Roman"/>
                  <w:sz w:val="24"/>
                  <w:szCs w:val="24"/>
                </w:rPr>
                <w:delText>7323 (95.8)</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5A2D55F1" w14:textId="69F4ECD0" w:rsidR="00B010D0" w:rsidRPr="00033637" w:rsidDel="00BB33D1" w:rsidRDefault="00B010D0" w:rsidP="00F31FB2">
            <w:pPr>
              <w:spacing w:line="480" w:lineRule="auto"/>
              <w:rPr>
                <w:del w:id="8046" w:author="Mohammad Nayeem Hasan" w:date="2024-11-03T23:14:00Z"/>
                <w:rFonts w:ascii="Times New Roman" w:hAnsi="Times New Roman" w:cs="Times New Roman"/>
                <w:sz w:val="24"/>
                <w:szCs w:val="24"/>
              </w:rPr>
              <w:pPrChange w:id="8047" w:author="Mohammad Nayeem Hasan" w:date="2024-12-23T01:38:00Z" w16du:dateUtc="2024-12-22T19:38:00Z">
                <w:pPr/>
              </w:pPrChange>
            </w:pPr>
            <w:del w:id="8048" w:author="Mohammad Nayeem Hasan" w:date="2024-11-03T23:14:00Z">
              <w:r w:rsidRPr="00033637" w:rsidDel="00BB33D1">
                <w:rPr>
                  <w:rFonts w:ascii="Times New Roman" w:hAnsi="Times New Roman" w:cs="Times New Roman"/>
                  <w:sz w:val="24"/>
                  <w:szCs w:val="24"/>
                </w:rPr>
                <w:delText>0.786</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1846DBC4" w14:textId="1CE26141" w:rsidR="00B010D0" w:rsidRPr="00033637" w:rsidDel="00BB33D1" w:rsidRDefault="00B010D0" w:rsidP="00F31FB2">
            <w:pPr>
              <w:spacing w:line="480" w:lineRule="auto"/>
              <w:rPr>
                <w:del w:id="8049" w:author="Mohammad Nayeem Hasan" w:date="2024-11-03T23:14:00Z"/>
                <w:rFonts w:ascii="Times New Roman" w:hAnsi="Times New Roman" w:cs="Times New Roman"/>
                <w:sz w:val="24"/>
                <w:szCs w:val="24"/>
              </w:rPr>
              <w:pPrChange w:id="8050" w:author="Mohammad Nayeem Hasan" w:date="2024-12-23T01:38:00Z" w16du:dateUtc="2024-12-22T19:38:00Z">
                <w:pPr/>
              </w:pPrChange>
            </w:pPr>
            <w:del w:id="8051" w:author="Mohammad Nayeem Hasan" w:date="2024-11-03T23:14:00Z">
              <w:r w:rsidRPr="00033637" w:rsidDel="00BB33D1">
                <w:rPr>
                  <w:rFonts w:ascii="Times New Roman" w:hAnsi="Times New Roman" w:cs="Times New Roman"/>
                  <w:sz w:val="24"/>
                  <w:szCs w:val="24"/>
                </w:rPr>
                <w:delText>199 (7.7)</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7169A02D" w14:textId="758C37B2" w:rsidR="00B010D0" w:rsidRPr="00033637" w:rsidDel="00BB33D1" w:rsidRDefault="00B010D0" w:rsidP="00F31FB2">
            <w:pPr>
              <w:spacing w:line="480" w:lineRule="auto"/>
              <w:rPr>
                <w:del w:id="8052" w:author="Mohammad Nayeem Hasan" w:date="2024-11-03T23:14:00Z"/>
                <w:rFonts w:ascii="Times New Roman" w:hAnsi="Times New Roman" w:cs="Times New Roman"/>
                <w:sz w:val="24"/>
                <w:szCs w:val="24"/>
              </w:rPr>
              <w:pPrChange w:id="8053" w:author="Mohammad Nayeem Hasan" w:date="2024-12-23T01:38:00Z" w16du:dateUtc="2024-12-22T19:38:00Z">
                <w:pPr/>
              </w:pPrChange>
            </w:pPr>
            <w:del w:id="8054" w:author="Mohammad Nayeem Hasan" w:date="2024-11-03T23:14:00Z">
              <w:r w:rsidRPr="00033637" w:rsidDel="00BB33D1">
                <w:rPr>
                  <w:rFonts w:ascii="Times New Roman" w:hAnsi="Times New Roman" w:cs="Times New Roman"/>
                  <w:sz w:val="24"/>
                  <w:szCs w:val="24"/>
                </w:rPr>
                <w:delText>2387 (92.3)</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7C32E477" w14:textId="35223DC6" w:rsidR="00B010D0" w:rsidRPr="00033637" w:rsidDel="00BB33D1" w:rsidRDefault="00B010D0" w:rsidP="00F31FB2">
            <w:pPr>
              <w:spacing w:line="480" w:lineRule="auto"/>
              <w:rPr>
                <w:del w:id="8055" w:author="Mohammad Nayeem Hasan" w:date="2024-11-03T23:14:00Z"/>
                <w:rFonts w:ascii="Times New Roman" w:hAnsi="Times New Roman" w:cs="Times New Roman"/>
                <w:sz w:val="24"/>
                <w:szCs w:val="24"/>
              </w:rPr>
              <w:pPrChange w:id="8056" w:author="Mohammad Nayeem Hasan" w:date="2024-12-23T01:38:00Z" w16du:dateUtc="2024-12-22T19:38:00Z">
                <w:pPr/>
              </w:pPrChange>
            </w:pPr>
            <w:del w:id="8057" w:author="Mohammad Nayeem Hasan" w:date="2024-11-03T23:14:00Z">
              <w:r w:rsidRPr="00033637" w:rsidDel="00BB33D1">
                <w:rPr>
                  <w:rFonts w:ascii="Times New Roman" w:hAnsi="Times New Roman" w:cs="Times New Roman"/>
                  <w:sz w:val="24"/>
                  <w:szCs w:val="24"/>
                </w:rPr>
                <w:delText>0.052</w:delText>
              </w:r>
            </w:del>
          </w:p>
        </w:tc>
      </w:tr>
      <w:tr w:rsidR="00072E76" w:rsidRPr="00033637" w:rsidDel="00BB33D1" w14:paraId="244F4CC3" w14:textId="77777777" w:rsidTr="00D70918">
        <w:trPr>
          <w:trHeight w:val="138"/>
          <w:jc w:val="center"/>
          <w:del w:id="8058"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3C06CFC3" w14:textId="071C8B8E" w:rsidR="00B010D0" w:rsidRPr="00033637" w:rsidDel="00BB33D1" w:rsidRDefault="00B010D0" w:rsidP="00F31FB2">
            <w:pPr>
              <w:spacing w:line="480" w:lineRule="auto"/>
              <w:rPr>
                <w:del w:id="8059" w:author="Mohammad Nayeem Hasan" w:date="2024-11-03T23:14:00Z"/>
                <w:rFonts w:ascii="Times New Roman" w:hAnsi="Times New Roman" w:cs="Times New Roman"/>
                <w:sz w:val="24"/>
                <w:szCs w:val="24"/>
              </w:rPr>
              <w:pPrChange w:id="8060" w:author="Mohammad Nayeem Hasan" w:date="2024-12-23T01:38:00Z" w16du:dateUtc="2024-12-22T19:38:00Z">
                <w:pPr/>
              </w:pPrChange>
            </w:pPr>
            <w:del w:id="8061" w:author="Mohammad Nayeem Hasan" w:date="2024-11-03T23:14:00Z">
              <w:r w:rsidRPr="00033637" w:rsidDel="00BB33D1">
                <w:rPr>
                  <w:rFonts w:ascii="Times New Roman" w:hAnsi="Times New Roman" w:cs="Times New Roman"/>
                  <w:sz w:val="24"/>
                  <w:szCs w:val="24"/>
                </w:rPr>
                <w:delText>Primary complete</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6C5D3006" w14:textId="5CE87E0C" w:rsidR="00B010D0" w:rsidRPr="00033637" w:rsidDel="00BB33D1" w:rsidRDefault="00B010D0" w:rsidP="00F31FB2">
            <w:pPr>
              <w:spacing w:line="480" w:lineRule="auto"/>
              <w:rPr>
                <w:del w:id="8062" w:author="Mohammad Nayeem Hasan" w:date="2024-11-03T23:14:00Z"/>
                <w:rFonts w:ascii="Times New Roman" w:hAnsi="Times New Roman" w:cs="Times New Roman"/>
                <w:sz w:val="24"/>
                <w:szCs w:val="24"/>
              </w:rPr>
              <w:pPrChange w:id="8063" w:author="Mohammad Nayeem Hasan" w:date="2024-12-23T01:38:00Z" w16du:dateUtc="2024-12-22T19:38:00Z">
                <w:pPr/>
              </w:pPrChange>
            </w:pPr>
            <w:del w:id="8064" w:author="Mohammad Nayeem Hasan" w:date="2024-11-03T23:14:00Z">
              <w:r w:rsidRPr="00033637" w:rsidDel="00BB33D1">
                <w:rPr>
                  <w:rFonts w:ascii="Times New Roman" w:hAnsi="Times New Roman" w:cs="Times New Roman"/>
                  <w:sz w:val="24"/>
                  <w:szCs w:val="24"/>
                </w:rPr>
                <w:delText>274 (6.7)</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4E083B42" w14:textId="36032D8B" w:rsidR="00B010D0" w:rsidRPr="00033637" w:rsidDel="00BB33D1" w:rsidRDefault="00B010D0" w:rsidP="00F31FB2">
            <w:pPr>
              <w:spacing w:line="480" w:lineRule="auto"/>
              <w:rPr>
                <w:del w:id="8065" w:author="Mohammad Nayeem Hasan" w:date="2024-11-03T23:14:00Z"/>
                <w:rFonts w:ascii="Times New Roman" w:hAnsi="Times New Roman" w:cs="Times New Roman"/>
                <w:sz w:val="24"/>
                <w:szCs w:val="24"/>
              </w:rPr>
              <w:pPrChange w:id="8066" w:author="Mohammad Nayeem Hasan" w:date="2024-12-23T01:38:00Z" w16du:dateUtc="2024-12-22T19:38:00Z">
                <w:pPr/>
              </w:pPrChange>
            </w:pPr>
            <w:del w:id="8067" w:author="Mohammad Nayeem Hasan" w:date="2024-11-03T23:14:00Z">
              <w:r w:rsidRPr="00033637" w:rsidDel="00BB33D1">
                <w:rPr>
                  <w:rFonts w:ascii="Times New Roman" w:hAnsi="Times New Roman" w:cs="Times New Roman"/>
                  <w:sz w:val="24"/>
                  <w:szCs w:val="24"/>
                </w:rPr>
                <w:delText>3808 (93.3)</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CD62E2A" w14:textId="32F70BFB" w:rsidR="00B010D0" w:rsidRPr="00033637" w:rsidDel="00BB33D1" w:rsidRDefault="00B010D0" w:rsidP="00F31FB2">
            <w:pPr>
              <w:spacing w:line="480" w:lineRule="auto"/>
              <w:rPr>
                <w:del w:id="8068" w:author="Mohammad Nayeem Hasan" w:date="2024-11-03T23:14:00Z"/>
                <w:rFonts w:ascii="Times New Roman" w:hAnsi="Times New Roman" w:cs="Times New Roman"/>
                <w:sz w:val="24"/>
                <w:szCs w:val="24"/>
                <w:rPrChange w:id="8069" w:author="Mohammad Nayeem Hasan" w:date="2024-12-23T01:53:00Z" w16du:dateUtc="2024-12-22T19:53:00Z">
                  <w:rPr>
                    <w:del w:id="8070" w:author="Mohammad Nayeem Hasan" w:date="2024-11-03T23:14:00Z"/>
                    <w:rFonts w:ascii="Times New Roman" w:hAnsi="Times New Roman" w:cs="Times New Roman"/>
                    <w:b/>
                    <w:bCs/>
                    <w:sz w:val="24"/>
                    <w:szCs w:val="24"/>
                  </w:rPr>
                </w:rPrChange>
              </w:rPr>
              <w:pPrChange w:id="8071"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2FB5DD45" w14:textId="166B729F" w:rsidR="00B010D0" w:rsidRPr="00033637" w:rsidDel="00BB33D1" w:rsidRDefault="00B010D0" w:rsidP="00F31FB2">
            <w:pPr>
              <w:spacing w:line="480" w:lineRule="auto"/>
              <w:rPr>
                <w:del w:id="8072" w:author="Mohammad Nayeem Hasan" w:date="2024-11-03T23:14:00Z"/>
                <w:rFonts w:ascii="Times New Roman" w:hAnsi="Times New Roman" w:cs="Times New Roman"/>
                <w:sz w:val="24"/>
                <w:szCs w:val="24"/>
              </w:rPr>
              <w:pPrChange w:id="8073" w:author="Mohammad Nayeem Hasan" w:date="2024-12-23T01:38:00Z" w16du:dateUtc="2024-12-22T19:38:00Z">
                <w:pPr/>
              </w:pPrChange>
            </w:pPr>
            <w:del w:id="8074" w:author="Mohammad Nayeem Hasan" w:date="2024-11-03T23:14:00Z">
              <w:r w:rsidRPr="00033637" w:rsidDel="00BB33D1">
                <w:rPr>
                  <w:rFonts w:ascii="Times New Roman" w:hAnsi="Times New Roman" w:cs="Times New Roman"/>
                  <w:sz w:val="24"/>
                  <w:szCs w:val="24"/>
                </w:rPr>
                <w:delText>118 (3.6)</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6EF67C00" w14:textId="60A90EC9" w:rsidR="00B010D0" w:rsidRPr="00033637" w:rsidDel="00BB33D1" w:rsidRDefault="00B010D0" w:rsidP="00F31FB2">
            <w:pPr>
              <w:spacing w:line="480" w:lineRule="auto"/>
              <w:rPr>
                <w:del w:id="8075" w:author="Mohammad Nayeem Hasan" w:date="2024-11-03T23:14:00Z"/>
                <w:rFonts w:ascii="Times New Roman" w:hAnsi="Times New Roman" w:cs="Times New Roman"/>
                <w:sz w:val="24"/>
                <w:szCs w:val="24"/>
              </w:rPr>
              <w:pPrChange w:id="8076" w:author="Mohammad Nayeem Hasan" w:date="2024-12-23T01:38:00Z" w16du:dateUtc="2024-12-22T19:38:00Z">
                <w:pPr/>
              </w:pPrChange>
            </w:pPr>
            <w:del w:id="8077" w:author="Mohammad Nayeem Hasan" w:date="2024-11-03T23:14:00Z">
              <w:r w:rsidRPr="00033637" w:rsidDel="00BB33D1">
                <w:rPr>
                  <w:rFonts w:ascii="Times New Roman" w:hAnsi="Times New Roman" w:cs="Times New Roman"/>
                  <w:sz w:val="24"/>
                  <w:szCs w:val="24"/>
                </w:rPr>
                <w:delText>3137 (96.4)</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000756" w14:textId="50A91BD2" w:rsidR="00B010D0" w:rsidRPr="00033637" w:rsidDel="00BB33D1" w:rsidRDefault="00B010D0" w:rsidP="00F31FB2">
            <w:pPr>
              <w:spacing w:line="480" w:lineRule="auto"/>
              <w:rPr>
                <w:del w:id="8078" w:author="Mohammad Nayeem Hasan" w:date="2024-11-03T23:14:00Z"/>
                <w:rFonts w:ascii="Times New Roman" w:hAnsi="Times New Roman" w:cs="Times New Roman"/>
                <w:sz w:val="24"/>
                <w:szCs w:val="24"/>
              </w:rPr>
              <w:pPrChange w:id="8079"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7926211E" w14:textId="624332B1" w:rsidR="00B010D0" w:rsidRPr="00033637" w:rsidDel="00BB33D1" w:rsidRDefault="00B010D0" w:rsidP="00F31FB2">
            <w:pPr>
              <w:spacing w:line="480" w:lineRule="auto"/>
              <w:rPr>
                <w:del w:id="8080" w:author="Mohammad Nayeem Hasan" w:date="2024-11-03T23:14:00Z"/>
                <w:rFonts w:ascii="Times New Roman" w:hAnsi="Times New Roman" w:cs="Times New Roman"/>
                <w:sz w:val="24"/>
                <w:szCs w:val="24"/>
              </w:rPr>
              <w:pPrChange w:id="8081" w:author="Mohammad Nayeem Hasan" w:date="2024-12-23T01:38:00Z" w16du:dateUtc="2024-12-22T19:38:00Z">
                <w:pPr/>
              </w:pPrChange>
            </w:pPr>
            <w:del w:id="8082" w:author="Mohammad Nayeem Hasan" w:date="2024-11-03T23:14:00Z">
              <w:r w:rsidRPr="00033637" w:rsidDel="00BB33D1">
                <w:rPr>
                  <w:rFonts w:ascii="Times New Roman" w:hAnsi="Times New Roman" w:cs="Times New Roman"/>
                  <w:sz w:val="24"/>
                  <w:szCs w:val="24"/>
                </w:rPr>
                <w:delText>402 (7.3)</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46D1628D" w14:textId="63859625" w:rsidR="00B010D0" w:rsidRPr="00033637" w:rsidDel="00BB33D1" w:rsidRDefault="00B010D0" w:rsidP="00F31FB2">
            <w:pPr>
              <w:spacing w:line="480" w:lineRule="auto"/>
              <w:rPr>
                <w:del w:id="8083" w:author="Mohammad Nayeem Hasan" w:date="2024-11-03T23:14:00Z"/>
                <w:rFonts w:ascii="Times New Roman" w:hAnsi="Times New Roman" w:cs="Times New Roman"/>
                <w:sz w:val="24"/>
                <w:szCs w:val="24"/>
              </w:rPr>
              <w:pPrChange w:id="8084" w:author="Mohammad Nayeem Hasan" w:date="2024-12-23T01:38:00Z" w16du:dateUtc="2024-12-22T19:38:00Z">
                <w:pPr/>
              </w:pPrChange>
            </w:pPr>
            <w:del w:id="8085" w:author="Mohammad Nayeem Hasan" w:date="2024-11-03T23:14:00Z">
              <w:r w:rsidRPr="00033637" w:rsidDel="00BB33D1">
                <w:rPr>
                  <w:rFonts w:ascii="Times New Roman" w:hAnsi="Times New Roman" w:cs="Times New Roman"/>
                  <w:sz w:val="24"/>
                  <w:szCs w:val="24"/>
                </w:rPr>
                <w:delText>5078 (92.7)</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BE9AC1" w14:textId="16DDF5CA" w:rsidR="00B010D0" w:rsidRPr="00033637" w:rsidDel="00BB33D1" w:rsidRDefault="00B010D0" w:rsidP="00F31FB2">
            <w:pPr>
              <w:spacing w:line="480" w:lineRule="auto"/>
              <w:rPr>
                <w:del w:id="8086" w:author="Mohammad Nayeem Hasan" w:date="2024-11-03T23:14:00Z"/>
                <w:rFonts w:ascii="Times New Roman" w:hAnsi="Times New Roman" w:cs="Times New Roman"/>
                <w:sz w:val="24"/>
                <w:szCs w:val="24"/>
              </w:rPr>
              <w:pPrChange w:id="8087" w:author="Mohammad Nayeem Hasan" w:date="2024-12-23T01:38:00Z" w16du:dateUtc="2024-12-22T19:38:00Z">
                <w:pPr/>
              </w:pPrChange>
            </w:pPr>
          </w:p>
        </w:tc>
      </w:tr>
      <w:tr w:rsidR="00072E76" w:rsidRPr="00033637" w:rsidDel="00BB33D1" w14:paraId="7532EC27" w14:textId="77777777" w:rsidTr="00D70918">
        <w:trPr>
          <w:trHeight w:val="138"/>
          <w:jc w:val="center"/>
          <w:del w:id="8088"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545BD620" w14:textId="441CA0B2" w:rsidR="00B010D0" w:rsidRPr="00033637" w:rsidDel="00BB33D1" w:rsidRDefault="00B010D0" w:rsidP="00F31FB2">
            <w:pPr>
              <w:spacing w:line="480" w:lineRule="auto"/>
              <w:rPr>
                <w:del w:id="8089" w:author="Mohammad Nayeem Hasan" w:date="2024-11-03T23:14:00Z"/>
                <w:rFonts w:ascii="Times New Roman" w:hAnsi="Times New Roman" w:cs="Times New Roman"/>
                <w:sz w:val="24"/>
                <w:szCs w:val="24"/>
              </w:rPr>
              <w:pPrChange w:id="8090" w:author="Mohammad Nayeem Hasan" w:date="2024-12-23T01:38:00Z" w16du:dateUtc="2024-12-22T19:38:00Z">
                <w:pPr/>
              </w:pPrChange>
            </w:pPr>
            <w:del w:id="8091" w:author="Mohammad Nayeem Hasan" w:date="2024-11-03T23:14:00Z">
              <w:r w:rsidRPr="00033637" w:rsidDel="00BB33D1">
                <w:rPr>
                  <w:rFonts w:ascii="Times New Roman" w:hAnsi="Times New Roman" w:cs="Times New Roman"/>
                  <w:sz w:val="24"/>
                  <w:szCs w:val="24"/>
                </w:rPr>
                <w:delText>Secondary incomplete</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62327452" w14:textId="53DC8A51" w:rsidR="00B010D0" w:rsidRPr="00033637" w:rsidDel="00BB33D1" w:rsidRDefault="00B010D0" w:rsidP="00F31FB2">
            <w:pPr>
              <w:spacing w:line="480" w:lineRule="auto"/>
              <w:rPr>
                <w:del w:id="8092" w:author="Mohammad Nayeem Hasan" w:date="2024-11-03T23:14:00Z"/>
                <w:rFonts w:ascii="Times New Roman" w:hAnsi="Times New Roman" w:cs="Times New Roman"/>
                <w:sz w:val="24"/>
                <w:szCs w:val="24"/>
              </w:rPr>
              <w:pPrChange w:id="8093" w:author="Mohammad Nayeem Hasan" w:date="2024-12-23T01:38:00Z" w16du:dateUtc="2024-12-22T19:38:00Z">
                <w:pPr/>
              </w:pPrChange>
            </w:pPr>
            <w:del w:id="8094" w:author="Mohammad Nayeem Hasan" w:date="2024-11-03T23:14:00Z">
              <w:r w:rsidRPr="00033637" w:rsidDel="00BB33D1">
                <w:rPr>
                  <w:rFonts w:ascii="Times New Roman" w:hAnsi="Times New Roman" w:cs="Times New Roman"/>
                  <w:sz w:val="24"/>
                  <w:szCs w:val="24"/>
                </w:rPr>
                <w:delText>489 (6.2)</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44A560CE" w14:textId="4BA60423" w:rsidR="00B010D0" w:rsidRPr="00033637" w:rsidDel="00BB33D1" w:rsidRDefault="00B010D0" w:rsidP="00F31FB2">
            <w:pPr>
              <w:spacing w:line="480" w:lineRule="auto"/>
              <w:rPr>
                <w:del w:id="8095" w:author="Mohammad Nayeem Hasan" w:date="2024-11-03T23:14:00Z"/>
                <w:rFonts w:ascii="Times New Roman" w:hAnsi="Times New Roman" w:cs="Times New Roman"/>
                <w:sz w:val="24"/>
                <w:szCs w:val="24"/>
              </w:rPr>
              <w:pPrChange w:id="8096" w:author="Mohammad Nayeem Hasan" w:date="2024-12-23T01:38:00Z" w16du:dateUtc="2024-12-22T19:38:00Z">
                <w:pPr/>
              </w:pPrChange>
            </w:pPr>
            <w:del w:id="8097" w:author="Mohammad Nayeem Hasan" w:date="2024-11-03T23:14:00Z">
              <w:r w:rsidRPr="00033637" w:rsidDel="00BB33D1">
                <w:rPr>
                  <w:rFonts w:ascii="Times New Roman" w:hAnsi="Times New Roman" w:cs="Times New Roman"/>
                  <w:sz w:val="24"/>
                  <w:szCs w:val="24"/>
                </w:rPr>
                <w:delText>7454 (93.8)</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77F91B6" w14:textId="3AF99B2A" w:rsidR="00B010D0" w:rsidRPr="00033637" w:rsidDel="00BB33D1" w:rsidRDefault="00B010D0" w:rsidP="00F31FB2">
            <w:pPr>
              <w:spacing w:line="480" w:lineRule="auto"/>
              <w:rPr>
                <w:del w:id="8098" w:author="Mohammad Nayeem Hasan" w:date="2024-11-03T23:14:00Z"/>
                <w:rFonts w:ascii="Times New Roman" w:hAnsi="Times New Roman" w:cs="Times New Roman"/>
                <w:sz w:val="24"/>
                <w:szCs w:val="24"/>
                <w:rPrChange w:id="8099" w:author="Mohammad Nayeem Hasan" w:date="2024-12-23T01:53:00Z" w16du:dateUtc="2024-12-22T19:53:00Z">
                  <w:rPr>
                    <w:del w:id="8100" w:author="Mohammad Nayeem Hasan" w:date="2024-11-03T23:14:00Z"/>
                    <w:rFonts w:ascii="Times New Roman" w:hAnsi="Times New Roman" w:cs="Times New Roman"/>
                    <w:b/>
                    <w:bCs/>
                    <w:sz w:val="24"/>
                    <w:szCs w:val="24"/>
                  </w:rPr>
                </w:rPrChange>
              </w:rPr>
              <w:pPrChange w:id="8101"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1405A28D" w14:textId="041D670D" w:rsidR="00B010D0" w:rsidRPr="00033637" w:rsidDel="00BB33D1" w:rsidRDefault="00B010D0" w:rsidP="00F31FB2">
            <w:pPr>
              <w:spacing w:line="480" w:lineRule="auto"/>
              <w:rPr>
                <w:del w:id="8102" w:author="Mohammad Nayeem Hasan" w:date="2024-11-03T23:14:00Z"/>
                <w:rFonts w:ascii="Times New Roman" w:hAnsi="Times New Roman" w:cs="Times New Roman"/>
                <w:sz w:val="24"/>
                <w:szCs w:val="24"/>
              </w:rPr>
              <w:pPrChange w:id="8103" w:author="Mohammad Nayeem Hasan" w:date="2024-12-23T01:38:00Z" w16du:dateUtc="2024-12-22T19:38:00Z">
                <w:pPr/>
              </w:pPrChange>
            </w:pPr>
            <w:del w:id="8104" w:author="Mohammad Nayeem Hasan" w:date="2024-11-03T23:14:00Z">
              <w:r w:rsidRPr="00033637" w:rsidDel="00BB33D1">
                <w:rPr>
                  <w:rFonts w:ascii="Times New Roman" w:hAnsi="Times New Roman" w:cs="Times New Roman"/>
                  <w:sz w:val="24"/>
                  <w:szCs w:val="24"/>
                </w:rPr>
                <w:delText>282 (3.9)</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3739ADE0" w14:textId="62E13D94" w:rsidR="00B010D0" w:rsidRPr="00033637" w:rsidDel="00BB33D1" w:rsidRDefault="00B010D0" w:rsidP="00F31FB2">
            <w:pPr>
              <w:spacing w:line="480" w:lineRule="auto"/>
              <w:rPr>
                <w:del w:id="8105" w:author="Mohammad Nayeem Hasan" w:date="2024-11-03T23:14:00Z"/>
                <w:rFonts w:ascii="Times New Roman" w:hAnsi="Times New Roman" w:cs="Times New Roman"/>
                <w:sz w:val="24"/>
                <w:szCs w:val="24"/>
              </w:rPr>
              <w:pPrChange w:id="8106" w:author="Mohammad Nayeem Hasan" w:date="2024-12-23T01:38:00Z" w16du:dateUtc="2024-12-22T19:38:00Z">
                <w:pPr/>
              </w:pPrChange>
            </w:pPr>
            <w:del w:id="8107" w:author="Mohammad Nayeem Hasan" w:date="2024-11-03T23:14:00Z">
              <w:r w:rsidRPr="00033637" w:rsidDel="00BB33D1">
                <w:rPr>
                  <w:rFonts w:ascii="Times New Roman" w:hAnsi="Times New Roman" w:cs="Times New Roman"/>
                  <w:sz w:val="24"/>
                  <w:szCs w:val="24"/>
                </w:rPr>
                <w:delText>7003 (96.1)</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D03C1F" w14:textId="7604535E" w:rsidR="00B010D0" w:rsidRPr="00033637" w:rsidDel="00BB33D1" w:rsidRDefault="00B010D0" w:rsidP="00F31FB2">
            <w:pPr>
              <w:spacing w:line="480" w:lineRule="auto"/>
              <w:rPr>
                <w:del w:id="8108" w:author="Mohammad Nayeem Hasan" w:date="2024-11-03T23:14:00Z"/>
                <w:rFonts w:ascii="Times New Roman" w:hAnsi="Times New Roman" w:cs="Times New Roman"/>
                <w:sz w:val="24"/>
                <w:szCs w:val="24"/>
              </w:rPr>
              <w:pPrChange w:id="8109"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619F519E" w14:textId="414612FE" w:rsidR="00B010D0" w:rsidRPr="00033637" w:rsidDel="00BB33D1" w:rsidRDefault="00B010D0" w:rsidP="00F31FB2">
            <w:pPr>
              <w:spacing w:line="480" w:lineRule="auto"/>
              <w:rPr>
                <w:del w:id="8110" w:author="Mohammad Nayeem Hasan" w:date="2024-11-03T23:14:00Z"/>
                <w:rFonts w:ascii="Times New Roman" w:hAnsi="Times New Roman" w:cs="Times New Roman"/>
                <w:sz w:val="24"/>
                <w:szCs w:val="24"/>
              </w:rPr>
              <w:pPrChange w:id="8111" w:author="Mohammad Nayeem Hasan" w:date="2024-12-23T01:38:00Z" w16du:dateUtc="2024-12-22T19:38:00Z">
                <w:pPr/>
              </w:pPrChange>
            </w:pPr>
            <w:del w:id="8112" w:author="Mohammad Nayeem Hasan" w:date="2024-11-03T23:14:00Z">
              <w:r w:rsidRPr="00033637" w:rsidDel="00BB33D1">
                <w:rPr>
                  <w:rFonts w:ascii="Times New Roman" w:hAnsi="Times New Roman" w:cs="Times New Roman"/>
                  <w:sz w:val="24"/>
                  <w:szCs w:val="24"/>
                </w:rPr>
                <w:delText>779 (6.9)</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380B0ADE" w14:textId="7241893C" w:rsidR="00B010D0" w:rsidRPr="00033637" w:rsidDel="00BB33D1" w:rsidRDefault="00B010D0" w:rsidP="00F31FB2">
            <w:pPr>
              <w:spacing w:line="480" w:lineRule="auto"/>
              <w:rPr>
                <w:del w:id="8113" w:author="Mohammad Nayeem Hasan" w:date="2024-11-03T23:14:00Z"/>
                <w:rFonts w:ascii="Times New Roman" w:hAnsi="Times New Roman" w:cs="Times New Roman"/>
                <w:sz w:val="24"/>
                <w:szCs w:val="24"/>
              </w:rPr>
              <w:pPrChange w:id="8114" w:author="Mohammad Nayeem Hasan" w:date="2024-12-23T01:38:00Z" w16du:dateUtc="2024-12-22T19:38:00Z">
                <w:pPr/>
              </w:pPrChange>
            </w:pPr>
            <w:del w:id="8115" w:author="Mohammad Nayeem Hasan" w:date="2024-11-03T23:14:00Z">
              <w:r w:rsidRPr="00033637" w:rsidDel="00BB33D1">
                <w:rPr>
                  <w:rFonts w:ascii="Times New Roman" w:hAnsi="Times New Roman" w:cs="Times New Roman"/>
                  <w:sz w:val="24"/>
                  <w:szCs w:val="24"/>
                </w:rPr>
                <w:delText>10548 (93.1)</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ACB2C7" w14:textId="573AAD7E" w:rsidR="00B010D0" w:rsidRPr="00033637" w:rsidDel="00BB33D1" w:rsidRDefault="00B010D0" w:rsidP="00F31FB2">
            <w:pPr>
              <w:spacing w:line="480" w:lineRule="auto"/>
              <w:rPr>
                <w:del w:id="8116" w:author="Mohammad Nayeem Hasan" w:date="2024-11-03T23:14:00Z"/>
                <w:rFonts w:ascii="Times New Roman" w:hAnsi="Times New Roman" w:cs="Times New Roman"/>
                <w:sz w:val="24"/>
                <w:szCs w:val="24"/>
              </w:rPr>
              <w:pPrChange w:id="8117" w:author="Mohammad Nayeem Hasan" w:date="2024-12-23T01:38:00Z" w16du:dateUtc="2024-12-22T19:38:00Z">
                <w:pPr/>
              </w:pPrChange>
            </w:pPr>
          </w:p>
        </w:tc>
      </w:tr>
      <w:tr w:rsidR="00072E76" w:rsidRPr="00033637" w:rsidDel="00BB33D1" w14:paraId="6DBF37BE" w14:textId="77777777" w:rsidTr="00D70918">
        <w:trPr>
          <w:trHeight w:val="138"/>
          <w:jc w:val="center"/>
          <w:del w:id="8118"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0B814608" w14:textId="791D2067" w:rsidR="00B010D0" w:rsidRPr="00033637" w:rsidDel="00BB33D1" w:rsidRDefault="00B010D0" w:rsidP="00F31FB2">
            <w:pPr>
              <w:spacing w:line="480" w:lineRule="auto"/>
              <w:rPr>
                <w:del w:id="8119" w:author="Mohammad Nayeem Hasan" w:date="2024-11-03T23:14:00Z"/>
                <w:rFonts w:ascii="Times New Roman" w:hAnsi="Times New Roman" w:cs="Times New Roman"/>
                <w:sz w:val="24"/>
                <w:szCs w:val="24"/>
              </w:rPr>
              <w:pPrChange w:id="8120" w:author="Mohammad Nayeem Hasan" w:date="2024-12-23T01:38:00Z" w16du:dateUtc="2024-12-22T19:38:00Z">
                <w:pPr/>
              </w:pPrChange>
            </w:pPr>
            <w:del w:id="8121" w:author="Mohammad Nayeem Hasan" w:date="2024-11-03T23:14:00Z">
              <w:r w:rsidRPr="00033637" w:rsidDel="00BB33D1">
                <w:rPr>
                  <w:rFonts w:ascii="Times New Roman" w:hAnsi="Times New Roman" w:cs="Times New Roman"/>
                  <w:sz w:val="24"/>
                  <w:szCs w:val="24"/>
                </w:rPr>
                <w:delText>Secondary complete or higher</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79685115" w14:textId="270AB60B" w:rsidR="00B010D0" w:rsidRPr="00033637" w:rsidDel="00BB33D1" w:rsidRDefault="00B010D0" w:rsidP="00F31FB2">
            <w:pPr>
              <w:spacing w:line="480" w:lineRule="auto"/>
              <w:rPr>
                <w:del w:id="8122" w:author="Mohammad Nayeem Hasan" w:date="2024-11-03T23:14:00Z"/>
                <w:rFonts w:ascii="Times New Roman" w:hAnsi="Times New Roman" w:cs="Times New Roman"/>
                <w:sz w:val="24"/>
                <w:szCs w:val="24"/>
              </w:rPr>
              <w:pPrChange w:id="8123" w:author="Mohammad Nayeem Hasan" w:date="2024-12-23T01:38:00Z" w16du:dateUtc="2024-12-22T19:38:00Z">
                <w:pPr/>
              </w:pPrChange>
            </w:pPr>
            <w:del w:id="8124" w:author="Mohammad Nayeem Hasan" w:date="2024-11-03T23:14:00Z">
              <w:r w:rsidRPr="00033637" w:rsidDel="00BB33D1">
                <w:rPr>
                  <w:rFonts w:ascii="Times New Roman" w:hAnsi="Times New Roman" w:cs="Times New Roman"/>
                  <w:sz w:val="24"/>
                  <w:szCs w:val="24"/>
                </w:rPr>
                <w:delText>178 (5.5)</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31FB8AF7" w14:textId="6EC47B6A" w:rsidR="00B010D0" w:rsidRPr="00033637" w:rsidDel="00BB33D1" w:rsidRDefault="00B010D0" w:rsidP="00F31FB2">
            <w:pPr>
              <w:spacing w:line="480" w:lineRule="auto"/>
              <w:rPr>
                <w:del w:id="8125" w:author="Mohammad Nayeem Hasan" w:date="2024-11-03T23:14:00Z"/>
                <w:rFonts w:ascii="Times New Roman" w:hAnsi="Times New Roman" w:cs="Times New Roman"/>
                <w:sz w:val="24"/>
                <w:szCs w:val="24"/>
              </w:rPr>
              <w:pPrChange w:id="8126" w:author="Mohammad Nayeem Hasan" w:date="2024-12-23T01:38:00Z" w16du:dateUtc="2024-12-22T19:38:00Z">
                <w:pPr/>
              </w:pPrChange>
            </w:pPr>
            <w:del w:id="8127" w:author="Mohammad Nayeem Hasan" w:date="2024-11-03T23:14:00Z">
              <w:r w:rsidRPr="00033637" w:rsidDel="00BB33D1">
                <w:rPr>
                  <w:rFonts w:ascii="Times New Roman" w:hAnsi="Times New Roman" w:cs="Times New Roman"/>
                  <w:sz w:val="24"/>
                  <w:szCs w:val="24"/>
                </w:rPr>
                <w:delText>3027 (94.5)</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0EF4C8" w14:textId="02BF7C96" w:rsidR="00B010D0" w:rsidRPr="00033637" w:rsidDel="00BB33D1" w:rsidRDefault="00B010D0" w:rsidP="00F31FB2">
            <w:pPr>
              <w:spacing w:line="480" w:lineRule="auto"/>
              <w:rPr>
                <w:del w:id="8128" w:author="Mohammad Nayeem Hasan" w:date="2024-11-03T23:14:00Z"/>
                <w:rFonts w:ascii="Times New Roman" w:hAnsi="Times New Roman" w:cs="Times New Roman"/>
                <w:sz w:val="24"/>
                <w:szCs w:val="24"/>
                <w:rPrChange w:id="8129" w:author="Mohammad Nayeem Hasan" w:date="2024-12-23T01:53:00Z" w16du:dateUtc="2024-12-22T19:53:00Z">
                  <w:rPr>
                    <w:del w:id="8130" w:author="Mohammad Nayeem Hasan" w:date="2024-11-03T23:14:00Z"/>
                    <w:rFonts w:ascii="Times New Roman" w:hAnsi="Times New Roman" w:cs="Times New Roman"/>
                    <w:b/>
                    <w:bCs/>
                    <w:sz w:val="24"/>
                    <w:szCs w:val="24"/>
                  </w:rPr>
                </w:rPrChange>
              </w:rPr>
              <w:pPrChange w:id="8131"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4AD16855" w14:textId="380D8D7B" w:rsidR="00B010D0" w:rsidRPr="00033637" w:rsidDel="00BB33D1" w:rsidRDefault="00B010D0" w:rsidP="00F31FB2">
            <w:pPr>
              <w:spacing w:line="480" w:lineRule="auto"/>
              <w:rPr>
                <w:del w:id="8132" w:author="Mohammad Nayeem Hasan" w:date="2024-11-03T23:14:00Z"/>
                <w:rFonts w:ascii="Times New Roman" w:hAnsi="Times New Roman" w:cs="Times New Roman"/>
                <w:sz w:val="24"/>
                <w:szCs w:val="24"/>
              </w:rPr>
              <w:pPrChange w:id="8133" w:author="Mohammad Nayeem Hasan" w:date="2024-12-23T01:38:00Z" w16du:dateUtc="2024-12-22T19:38:00Z">
                <w:pPr/>
              </w:pPrChange>
            </w:pPr>
            <w:del w:id="8134" w:author="Mohammad Nayeem Hasan" w:date="2024-11-03T23:14:00Z">
              <w:r w:rsidRPr="00033637" w:rsidDel="00BB33D1">
                <w:rPr>
                  <w:rFonts w:ascii="Times New Roman" w:hAnsi="Times New Roman" w:cs="Times New Roman"/>
                  <w:sz w:val="24"/>
                  <w:szCs w:val="24"/>
                </w:rPr>
                <w:delText>106 (3.9)</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5E9C7040" w14:textId="4DABACB7" w:rsidR="00B010D0" w:rsidRPr="00033637" w:rsidDel="00BB33D1" w:rsidRDefault="00B010D0" w:rsidP="00F31FB2">
            <w:pPr>
              <w:spacing w:line="480" w:lineRule="auto"/>
              <w:rPr>
                <w:del w:id="8135" w:author="Mohammad Nayeem Hasan" w:date="2024-11-03T23:14:00Z"/>
                <w:rFonts w:ascii="Times New Roman" w:hAnsi="Times New Roman" w:cs="Times New Roman"/>
                <w:sz w:val="24"/>
                <w:szCs w:val="24"/>
              </w:rPr>
              <w:pPrChange w:id="8136" w:author="Mohammad Nayeem Hasan" w:date="2024-12-23T01:38:00Z" w16du:dateUtc="2024-12-22T19:38:00Z">
                <w:pPr/>
              </w:pPrChange>
            </w:pPr>
            <w:del w:id="8137" w:author="Mohammad Nayeem Hasan" w:date="2024-11-03T23:14:00Z">
              <w:r w:rsidRPr="00033637" w:rsidDel="00BB33D1">
                <w:rPr>
                  <w:rFonts w:ascii="Times New Roman" w:hAnsi="Times New Roman" w:cs="Times New Roman"/>
                  <w:sz w:val="24"/>
                  <w:szCs w:val="24"/>
                </w:rPr>
                <w:delText>2605 (96.1)</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8B2C41" w14:textId="4E0DC192" w:rsidR="00B010D0" w:rsidRPr="00033637" w:rsidDel="00BB33D1" w:rsidRDefault="00B010D0" w:rsidP="00F31FB2">
            <w:pPr>
              <w:spacing w:line="480" w:lineRule="auto"/>
              <w:rPr>
                <w:del w:id="8138" w:author="Mohammad Nayeem Hasan" w:date="2024-11-03T23:14:00Z"/>
                <w:rFonts w:ascii="Times New Roman" w:hAnsi="Times New Roman" w:cs="Times New Roman"/>
                <w:sz w:val="24"/>
                <w:szCs w:val="24"/>
              </w:rPr>
              <w:pPrChange w:id="8139"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202D8DC3" w14:textId="0D86865A" w:rsidR="00B010D0" w:rsidRPr="00033637" w:rsidDel="00BB33D1" w:rsidRDefault="00B010D0" w:rsidP="00F31FB2">
            <w:pPr>
              <w:spacing w:line="480" w:lineRule="auto"/>
              <w:rPr>
                <w:del w:id="8140" w:author="Mohammad Nayeem Hasan" w:date="2024-11-03T23:14:00Z"/>
                <w:rFonts w:ascii="Times New Roman" w:hAnsi="Times New Roman" w:cs="Times New Roman"/>
                <w:sz w:val="24"/>
                <w:szCs w:val="24"/>
              </w:rPr>
              <w:pPrChange w:id="8141" w:author="Mohammad Nayeem Hasan" w:date="2024-12-23T01:38:00Z" w16du:dateUtc="2024-12-22T19:38:00Z">
                <w:pPr/>
              </w:pPrChange>
            </w:pPr>
            <w:del w:id="8142" w:author="Mohammad Nayeem Hasan" w:date="2024-11-03T23:14:00Z">
              <w:r w:rsidRPr="00033637" w:rsidDel="00BB33D1">
                <w:rPr>
                  <w:rFonts w:ascii="Times New Roman" w:hAnsi="Times New Roman" w:cs="Times New Roman"/>
                  <w:sz w:val="24"/>
                  <w:szCs w:val="24"/>
                </w:rPr>
                <w:delText>217 (5.9)</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0EA424A5" w14:textId="43B69374" w:rsidR="00B010D0" w:rsidRPr="00033637" w:rsidDel="00BB33D1" w:rsidRDefault="00B010D0" w:rsidP="00F31FB2">
            <w:pPr>
              <w:spacing w:line="480" w:lineRule="auto"/>
              <w:rPr>
                <w:del w:id="8143" w:author="Mohammad Nayeem Hasan" w:date="2024-11-03T23:14:00Z"/>
                <w:rFonts w:ascii="Times New Roman" w:hAnsi="Times New Roman" w:cs="Times New Roman"/>
                <w:sz w:val="24"/>
                <w:szCs w:val="24"/>
              </w:rPr>
              <w:pPrChange w:id="8144" w:author="Mohammad Nayeem Hasan" w:date="2024-12-23T01:38:00Z" w16du:dateUtc="2024-12-22T19:38:00Z">
                <w:pPr/>
              </w:pPrChange>
            </w:pPr>
            <w:del w:id="8145" w:author="Mohammad Nayeem Hasan" w:date="2024-11-03T23:14:00Z">
              <w:r w:rsidRPr="00033637" w:rsidDel="00BB33D1">
                <w:rPr>
                  <w:rFonts w:ascii="Times New Roman" w:hAnsi="Times New Roman" w:cs="Times New Roman"/>
                  <w:sz w:val="24"/>
                  <w:szCs w:val="24"/>
                </w:rPr>
                <w:delText>3478 (94.1)</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1E8743" w14:textId="4E43B21D" w:rsidR="00B010D0" w:rsidRPr="00033637" w:rsidDel="00BB33D1" w:rsidRDefault="00B010D0" w:rsidP="00F31FB2">
            <w:pPr>
              <w:spacing w:line="480" w:lineRule="auto"/>
              <w:rPr>
                <w:del w:id="8146" w:author="Mohammad Nayeem Hasan" w:date="2024-11-03T23:14:00Z"/>
                <w:rFonts w:ascii="Times New Roman" w:hAnsi="Times New Roman" w:cs="Times New Roman"/>
                <w:sz w:val="24"/>
                <w:szCs w:val="24"/>
              </w:rPr>
              <w:pPrChange w:id="8147" w:author="Mohammad Nayeem Hasan" w:date="2024-12-23T01:38:00Z" w16du:dateUtc="2024-12-22T19:38:00Z">
                <w:pPr/>
              </w:pPrChange>
            </w:pPr>
          </w:p>
        </w:tc>
      </w:tr>
      <w:tr w:rsidR="00861DA4" w:rsidRPr="00033637" w:rsidDel="00BB33D1" w14:paraId="32993160" w14:textId="77777777" w:rsidTr="00D70918">
        <w:trPr>
          <w:trHeight w:val="138"/>
          <w:jc w:val="center"/>
          <w:del w:id="8148"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4C9D6C5B" w14:textId="67EBCB76" w:rsidR="00B010D0" w:rsidRPr="00033637" w:rsidDel="00BB33D1" w:rsidRDefault="00B010D0" w:rsidP="00F31FB2">
            <w:pPr>
              <w:spacing w:line="480" w:lineRule="auto"/>
              <w:rPr>
                <w:del w:id="8149" w:author="Mohammad Nayeem Hasan" w:date="2024-11-03T23:14:00Z"/>
                <w:rFonts w:ascii="Times New Roman" w:hAnsi="Times New Roman" w:cs="Times New Roman"/>
                <w:sz w:val="24"/>
                <w:szCs w:val="24"/>
              </w:rPr>
              <w:pPrChange w:id="8150" w:author="Mohammad Nayeem Hasan" w:date="2024-12-23T01:38:00Z" w16du:dateUtc="2024-12-22T19:38:00Z">
                <w:pPr/>
              </w:pPrChange>
            </w:pPr>
            <w:del w:id="8151" w:author="Mohammad Nayeem Hasan" w:date="2024-11-03T23:14:00Z">
              <w:r w:rsidRPr="00033637" w:rsidDel="00BB33D1">
                <w:rPr>
                  <w:rFonts w:ascii="Times New Roman" w:hAnsi="Times New Roman" w:cs="Times New Roman"/>
                  <w:sz w:val="24"/>
                  <w:szCs w:val="24"/>
                </w:rPr>
                <w:delText>Non-standard curriculum</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4E52CA81" w14:textId="1FF4F67B" w:rsidR="00B010D0" w:rsidRPr="00033637" w:rsidDel="00BB33D1" w:rsidRDefault="00B010D0" w:rsidP="00F31FB2">
            <w:pPr>
              <w:spacing w:line="480" w:lineRule="auto"/>
              <w:rPr>
                <w:del w:id="8152" w:author="Mohammad Nayeem Hasan" w:date="2024-11-03T23:14:00Z"/>
                <w:rFonts w:ascii="Times New Roman" w:hAnsi="Times New Roman" w:cs="Times New Roman"/>
                <w:sz w:val="24"/>
                <w:szCs w:val="24"/>
              </w:rPr>
              <w:pPrChange w:id="8153" w:author="Mohammad Nayeem Hasan" w:date="2024-12-23T01:38:00Z" w16du:dateUtc="2024-12-22T19:38:00Z">
                <w:pPr/>
              </w:pPrChange>
            </w:pPr>
            <w:del w:id="8154" w:author="Mohammad Nayeem Hasan" w:date="2024-11-03T23:14:00Z">
              <w:r w:rsidRPr="00033637" w:rsidDel="00BB33D1">
                <w:rPr>
                  <w:rFonts w:ascii="Times New Roman" w:hAnsi="Times New Roman" w:cs="Times New Roman"/>
                  <w:sz w:val="24"/>
                  <w:szCs w:val="24"/>
                </w:rPr>
                <w:delText>14 (13.6)</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592FA2D5" w14:textId="0FA67377" w:rsidR="00B010D0" w:rsidRPr="00033637" w:rsidDel="00BB33D1" w:rsidRDefault="00B010D0" w:rsidP="00F31FB2">
            <w:pPr>
              <w:spacing w:line="480" w:lineRule="auto"/>
              <w:rPr>
                <w:del w:id="8155" w:author="Mohammad Nayeem Hasan" w:date="2024-11-03T23:14:00Z"/>
                <w:rFonts w:ascii="Times New Roman" w:hAnsi="Times New Roman" w:cs="Times New Roman"/>
                <w:sz w:val="24"/>
                <w:szCs w:val="24"/>
              </w:rPr>
              <w:pPrChange w:id="8156" w:author="Mohammad Nayeem Hasan" w:date="2024-12-23T01:38:00Z" w16du:dateUtc="2024-12-22T19:38:00Z">
                <w:pPr/>
              </w:pPrChange>
            </w:pPr>
            <w:del w:id="8157" w:author="Mohammad Nayeem Hasan" w:date="2024-11-03T23:14:00Z">
              <w:r w:rsidRPr="00033637" w:rsidDel="00BB33D1">
                <w:rPr>
                  <w:rFonts w:ascii="Times New Roman" w:hAnsi="Times New Roman" w:cs="Times New Roman"/>
                  <w:sz w:val="24"/>
                  <w:szCs w:val="24"/>
                </w:rPr>
                <w:delText>92 (86.4)</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386BBC5" w14:textId="7FA85F70" w:rsidR="00B010D0" w:rsidRPr="00033637" w:rsidDel="00BB33D1" w:rsidRDefault="00B010D0" w:rsidP="00F31FB2">
            <w:pPr>
              <w:spacing w:line="480" w:lineRule="auto"/>
              <w:rPr>
                <w:del w:id="8158" w:author="Mohammad Nayeem Hasan" w:date="2024-11-03T23:14:00Z"/>
                <w:rFonts w:ascii="Times New Roman" w:hAnsi="Times New Roman" w:cs="Times New Roman"/>
                <w:sz w:val="24"/>
                <w:szCs w:val="24"/>
                <w:rPrChange w:id="8159" w:author="Mohammad Nayeem Hasan" w:date="2024-12-23T01:53:00Z" w16du:dateUtc="2024-12-22T19:53:00Z">
                  <w:rPr>
                    <w:del w:id="8160" w:author="Mohammad Nayeem Hasan" w:date="2024-11-03T23:14:00Z"/>
                    <w:rFonts w:ascii="Times New Roman" w:hAnsi="Times New Roman" w:cs="Times New Roman"/>
                    <w:b/>
                    <w:bCs/>
                    <w:sz w:val="24"/>
                    <w:szCs w:val="24"/>
                  </w:rPr>
                </w:rPrChange>
              </w:rPr>
              <w:pPrChange w:id="8161"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32DE27BE" w14:textId="4AA1A007" w:rsidR="00B010D0" w:rsidRPr="00033637" w:rsidDel="00BB33D1" w:rsidRDefault="00B010D0" w:rsidP="00F31FB2">
            <w:pPr>
              <w:spacing w:line="480" w:lineRule="auto"/>
              <w:rPr>
                <w:del w:id="8162" w:author="Mohammad Nayeem Hasan" w:date="2024-11-03T23:14:00Z"/>
                <w:rFonts w:ascii="Times New Roman" w:hAnsi="Times New Roman" w:cs="Times New Roman"/>
                <w:sz w:val="24"/>
                <w:szCs w:val="24"/>
              </w:rPr>
              <w:pPrChange w:id="8163" w:author="Mohammad Nayeem Hasan" w:date="2024-12-23T01:38:00Z" w16du:dateUtc="2024-12-22T19:38:00Z">
                <w:pPr/>
              </w:pPrChange>
            </w:pPr>
            <w:del w:id="8164" w:author="Mohammad Nayeem Hasan" w:date="2024-11-03T23:14:00Z">
              <w:r w:rsidRPr="00033637" w:rsidDel="00BB33D1">
                <w:rPr>
                  <w:rFonts w:ascii="Times New Roman" w:hAnsi="Times New Roman" w:cs="Times New Roman"/>
                  <w:sz w:val="24"/>
                  <w:szCs w:val="24"/>
                </w:rPr>
                <w:delText>-</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0FA78030" w14:textId="49E2BFD4" w:rsidR="00B010D0" w:rsidRPr="00033637" w:rsidDel="00BB33D1" w:rsidRDefault="00B010D0" w:rsidP="00F31FB2">
            <w:pPr>
              <w:spacing w:line="480" w:lineRule="auto"/>
              <w:rPr>
                <w:del w:id="8165" w:author="Mohammad Nayeem Hasan" w:date="2024-11-03T23:14:00Z"/>
                <w:rFonts w:ascii="Times New Roman" w:hAnsi="Times New Roman" w:cs="Times New Roman"/>
                <w:sz w:val="24"/>
                <w:szCs w:val="24"/>
              </w:rPr>
              <w:pPrChange w:id="8166" w:author="Mohammad Nayeem Hasan" w:date="2024-12-23T01:38:00Z" w16du:dateUtc="2024-12-22T19:38:00Z">
                <w:pPr/>
              </w:pPrChange>
            </w:pPr>
            <w:del w:id="8167" w:author="Mohammad Nayeem Hasan" w:date="2024-11-03T23:14:00Z">
              <w:r w:rsidRPr="00033637" w:rsidDel="00BB33D1">
                <w:rPr>
                  <w:rFonts w:ascii="Times New Roman" w:hAnsi="Times New Roman" w:cs="Times New Roman"/>
                  <w:sz w:val="24"/>
                  <w:szCs w:val="24"/>
                </w:rPr>
                <w:delText>-</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ED74F3" w14:textId="1AE5F7D1" w:rsidR="00B010D0" w:rsidRPr="00033637" w:rsidDel="00BB33D1" w:rsidRDefault="00B010D0" w:rsidP="00F31FB2">
            <w:pPr>
              <w:spacing w:line="480" w:lineRule="auto"/>
              <w:rPr>
                <w:del w:id="8168" w:author="Mohammad Nayeem Hasan" w:date="2024-11-03T23:14:00Z"/>
                <w:rFonts w:ascii="Times New Roman" w:hAnsi="Times New Roman" w:cs="Times New Roman"/>
                <w:sz w:val="24"/>
                <w:szCs w:val="24"/>
              </w:rPr>
              <w:pPrChange w:id="8169"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5BAC5B01" w14:textId="3454437A" w:rsidR="00B010D0" w:rsidRPr="00033637" w:rsidDel="00BB33D1" w:rsidRDefault="00B010D0" w:rsidP="00F31FB2">
            <w:pPr>
              <w:spacing w:line="480" w:lineRule="auto"/>
              <w:rPr>
                <w:del w:id="8170" w:author="Mohammad Nayeem Hasan" w:date="2024-11-03T23:14:00Z"/>
                <w:rFonts w:ascii="Times New Roman" w:hAnsi="Times New Roman" w:cs="Times New Roman"/>
                <w:sz w:val="24"/>
                <w:szCs w:val="24"/>
              </w:rPr>
              <w:pPrChange w:id="8171" w:author="Mohammad Nayeem Hasan" w:date="2024-12-23T01:38:00Z" w16du:dateUtc="2024-12-22T19:38:00Z">
                <w:pPr/>
              </w:pPrChange>
            </w:pPr>
            <w:del w:id="8172" w:author="Mohammad Nayeem Hasan" w:date="2024-11-03T23:14:00Z">
              <w:r w:rsidRPr="00033637" w:rsidDel="00BB33D1">
                <w:rPr>
                  <w:rFonts w:ascii="Times New Roman" w:hAnsi="Times New Roman" w:cs="Times New Roman"/>
                  <w:sz w:val="24"/>
                  <w:szCs w:val="24"/>
                </w:rPr>
                <w:delText>-</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7E2C0F33" w14:textId="598A340B" w:rsidR="00B010D0" w:rsidRPr="00033637" w:rsidDel="00BB33D1" w:rsidRDefault="00B010D0" w:rsidP="00F31FB2">
            <w:pPr>
              <w:spacing w:line="480" w:lineRule="auto"/>
              <w:rPr>
                <w:del w:id="8173" w:author="Mohammad Nayeem Hasan" w:date="2024-11-03T23:14:00Z"/>
                <w:rFonts w:ascii="Times New Roman" w:hAnsi="Times New Roman" w:cs="Times New Roman"/>
                <w:sz w:val="24"/>
                <w:szCs w:val="24"/>
              </w:rPr>
              <w:pPrChange w:id="8174" w:author="Mohammad Nayeem Hasan" w:date="2024-12-23T01:38:00Z" w16du:dateUtc="2024-12-22T19:38:00Z">
                <w:pPr/>
              </w:pPrChange>
            </w:pPr>
            <w:del w:id="8175" w:author="Mohammad Nayeem Hasan" w:date="2024-11-03T23:14:00Z">
              <w:r w:rsidRPr="00033637" w:rsidDel="00BB33D1">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tcPr>
          <w:p w14:paraId="7B500F8F" w14:textId="25FB7B4A" w:rsidR="00B010D0" w:rsidRPr="00033637" w:rsidDel="00BB33D1" w:rsidRDefault="00B010D0" w:rsidP="00F31FB2">
            <w:pPr>
              <w:spacing w:line="480" w:lineRule="auto"/>
              <w:rPr>
                <w:del w:id="8176" w:author="Mohammad Nayeem Hasan" w:date="2024-11-03T23:14:00Z"/>
                <w:rFonts w:ascii="Times New Roman" w:hAnsi="Times New Roman" w:cs="Times New Roman"/>
                <w:sz w:val="24"/>
                <w:szCs w:val="24"/>
              </w:rPr>
              <w:pPrChange w:id="8177" w:author="Mohammad Nayeem Hasan" w:date="2024-12-23T01:38:00Z" w16du:dateUtc="2024-12-22T19:38:00Z">
                <w:pPr/>
              </w:pPrChange>
            </w:pPr>
          </w:p>
        </w:tc>
      </w:tr>
      <w:tr w:rsidR="00B010D0" w:rsidRPr="00033637" w:rsidDel="00BB33D1" w14:paraId="197A57CE" w14:textId="050A987E" w:rsidTr="00DA17B7">
        <w:trPr>
          <w:trHeight w:val="138"/>
          <w:jc w:val="center"/>
          <w:del w:id="8178" w:author="Mohammad Nayeem Hasan" w:date="2024-11-03T23:14: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30CBE76F" w14:textId="5AE457D6" w:rsidR="00B010D0" w:rsidRPr="00033637" w:rsidDel="00BB33D1" w:rsidRDefault="00B010D0" w:rsidP="00F31FB2">
            <w:pPr>
              <w:spacing w:line="480" w:lineRule="auto"/>
              <w:rPr>
                <w:del w:id="8179" w:author="Mohammad Nayeem Hasan" w:date="2024-11-03T23:14:00Z"/>
                <w:rFonts w:ascii="Times New Roman" w:hAnsi="Times New Roman" w:cs="Times New Roman"/>
                <w:sz w:val="24"/>
                <w:szCs w:val="24"/>
              </w:rPr>
              <w:pPrChange w:id="8180" w:author="Mohammad Nayeem Hasan" w:date="2024-12-23T01:38:00Z" w16du:dateUtc="2024-12-22T19:38:00Z">
                <w:pPr/>
              </w:pPrChange>
            </w:pPr>
            <w:del w:id="8181" w:author="Mohammad Nayeem Hasan" w:date="2024-11-03T23:14:00Z">
              <w:r w:rsidRPr="00033637" w:rsidDel="00BB33D1">
                <w:rPr>
                  <w:rFonts w:ascii="Times New Roman" w:hAnsi="Times New Roman" w:cs="Times New Roman"/>
                  <w:sz w:val="24"/>
                  <w:szCs w:val="24"/>
                </w:rPr>
                <w:delText xml:space="preserve">Mother’s </w:delText>
              </w:r>
            </w:del>
            <w:del w:id="8182" w:author="Mohammad Nayeem Hasan" w:date="2024-11-03T21:56:00Z">
              <w:r w:rsidRPr="00033637" w:rsidDel="00CA62EC">
                <w:rPr>
                  <w:rFonts w:ascii="Times New Roman" w:hAnsi="Times New Roman" w:cs="Times New Roman"/>
                  <w:sz w:val="24"/>
                  <w:szCs w:val="24"/>
                </w:rPr>
                <w:delText>A</w:delText>
              </w:r>
            </w:del>
            <w:del w:id="8183" w:author="Mohammad Nayeem Hasan" w:date="2024-11-03T23:14:00Z">
              <w:r w:rsidRPr="00033637" w:rsidDel="00BB33D1">
                <w:rPr>
                  <w:rFonts w:ascii="Times New Roman" w:hAnsi="Times New Roman" w:cs="Times New Roman"/>
                  <w:sz w:val="24"/>
                  <w:szCs w:val="24"/>
                </w:rPr>
                <w:delText xml:space="preserve">ge </w:delText>
              </w:r>
            </w:del>
            <w:del w:id="8184" w:author="Mohammad Nayeem Hasan" w:date="2024-11-03T21:56:00Z">
              <w:r w:rsidRPr="00033637" w:rsidDel="00CA62EC">
                <w:rPr>
                  <w:rFonts w:ascii="Times New Roman" w:hAnsi="Times New Roman" w:cs="Times New Roman"/>
                  <w:sz w:val="24"/>
                  <w:szCs w:val="24"/>
                </w:rPr>
                <w:delText>at the Survey Time</w:delText>
              </w:r>
            </w:del>
          </w:p>
        </w:tc>
      </w:tr>
      <w:tr w:rsidR="00861DA4" w:rsidRPr="00033637" w:rsidDel="00BB33D1" w14:paraId="78BE8DCD" w14:textId="77777777" w:rsidTr="00D70918">
        <w:trPr>
          <w:trHeight w:val="138"/>
          <w:jc w:val="center"/>
          <w:del w:id="8185"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05874272" w14:textId="565C14BB" w:rsidR="00B010D0" w:rsidRPr="00033637" w:rsidDel="00BB33D1" w:rsidRDefault="00B010D0" w:rsidP="00F31FB2">
            <w:pPr>
              <w:spacing w:line="480" w:lineRule="auto"/>
              <w:rPr>
                <w:del w:id="8186" w:author="Mohammad Nayeem Hasan" w:date="2024-11-03T23:14:00Z"/>
                <w:rFonts w:ascii="Times New Roman" w:hAnsi="Times New Roman" w:cs="Times New Roman"/>
                <w:sz w:val="24"/>
                <w:szCs w:val="24"/>
              </w:rPr>
              <w:pPrChange w:id="8187" w:author="Mohammad Nayeem Hasan" w:date="2024-12-23T01:38:00Z" w16du:dateUtc="2024-12-22T19:38:00Z">
                <w:pPr/>
              </w:pPrChange>
            </w:pPr>
            <w:del w:id="8188" w:author="Mohammad Nayeem Hasan" w:date="2024-11-03T23:14:00Z">
              <w:r w:rsidRPr="00033637" w:rsidDel="00BB33D1">
                <w:rPr>
                  <w:rFonts w:ascii="Times New Roman" w:hAnsi="Times New Roman" w:cs="Times New Roman"/>
                  <w:sz w:val="24"/>
                  <w:szCs w:val="24"/>
                </w:rPr>
                <w:delText>15 – 19</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310CC344" w14:textId="3F5B4989" w:rsidR="00B010D0" w:rsidRPr="00033637" w:rsidDel="00BB33D1" w:rsidRDefault="00B010D0" w:rsidP="00F31FB2">
            <w:pPr>
              <w:spacing w:line="480" w:lineRule="auto"/>
              <w:rPr>
                <w:del w:id="8189" w:author="Mohammad Nayeem Hasan" w:date="2024-11-03T23:14:00Z"/>
                <w:rFonts w:ascii="Times New Roman" w:hAnsi="Times New Roman" w:cs="Times New Roman"/>
                <w:sz w:val="24"/>
                <w:szCs w:val="24"/>
              </w:rPr>
              <w:pPrChange w:id="8190" w:author="Mohammad Nayeem Hasan" w:date="2024-12-23T01:38:00Z" w16du:dateUtc="2024-12-22T19:38:00Z">
                <w:pPr/>
              </w:pPrChange>
            </w:pPr>
            <w:del w:id="8191" w:author="Mohammad Nayeem Hasan" w:date="2024-11-03T23:14:00Z">
              <w:r w:rsidRPr="00033637" w:rsidDel="00BB33D1">
                <w:rPr>
                  <w:rFonts w:ascii="Times New Roman" w:hAnsi="Times New Roman" w:cs="Times New Roman"/>
                  <w:sz w:val="24"/>
                  <w:szCs w:val="24"/>
                </w:rPr>
                <w:delText>471 (7.8)</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51ABD5DA" w14:textId="056C9E26" w:rsidR="00B010D0" w:rsidRPr="00033637" w:rsidDel="00BB33D1" w:rsidRDefault="00B010D0" w:rsidP="00F31FB2">
            <w:pPr>
              <w:spacing w:line="480" w:lineRule="auto"/>
              <w:rPr>
                <w:del w:id="8192" w:author="Mohammad Nayeem Hasan" w:date="2024-11-03T23:14:00Z"/>
                <w:rFonts w:ascii="Times New Roman" w:hAnsi="Times New Roman" w:cs="Times New Roman"/>
                <w:sz w:val="24"/>
                <w:szCs w:val="24"/>
              </w:rPr>
              <w:pPrChange w:id="8193" w:author="Mohammad Nayeem Hasan" w:date="2024-12-23T01:38:00Z" w16du:dateUtc="2024-12-22T19:38:00Z">
                <w:pPr/>
              </w:pPrChange>
            </w:pPr>
            <w:del w:id="8194" w:author="Mohammad Nayeem Hasan" w:date="2024-11-03T23:14:00Z">
              <w:r w:rsidRPr="00033637" w:rsidDel="00BB33D1">
                <w:rPr>
                  <w:rFonts w:ascii="Times New Roman" w:hAnsi="Times New Roman" w:cs="Times New Roman"/>
                  <w:sz w:val="24"/>
                  <w:szCs w:val="24"/>
                </w:rPr>
                <w:delText>5605 (92.3)</w:delText>
              </w:r>
            </w:del>
          </w:p>
        </w:tc>
        <w:tc>
          <w:tcPr>
            <w:tcW w:w="520" w:type="pct"/>
            <w:vMerge w:val="restart"/>
            <w:tcBorders>
              <w:top w:val="single" w:sz="4" w:space="0" w:color="auto"/>
              <w:left w:val="single" w:sz="4" w:space="0" w:color="auto"/>
              <w:bottom w:val="single" w:sz="4" w:space="0" w:color="auto"/>
              <w:right w:val="single" w:sz="4" w:space="0" w:color="auto"/>
            </w:tcBorders>
            <w:vAlign w:val="center"/>
            <w:hideMark/>
          </w:tcPr>
          <w:p w14:paraId="4837F758" w14:textId="01A0F019" w:rsidR="00B010D0" w:rsidRPr="00033637" w:rsidDel="00BB33D1" w:rsidRDefault="00B010D0" w:rsidP="00F31FB2">
            <w:pPr>
              <w:spacing w:line="480" w:lineRule="auto"/>
              <w:rPr>
                <w:del w:id="8195" w:author="Mohammad Nayeem Hasan" w:date="2024-11-03T23:14:00Z"/>
                <w:rFonts w:ascii="Times New Roman" w:hAnsi="Times New Roman" w:cs="Times New Roman"/>
                <w:sz w:val="24"/>
                <w:szCs w:val="24"/>
              </w:rPr>
              <w:pPrChange w:id="8196" w:author="Mohammad Nayeem Hasan" w:date="2024-12-23T01:38:00Z" w16du:dateUtc="2024-12-22T19:38:00Z">
                <w:pPr/>
              </w:pPrChange>
            </w:pPr>
            <w:del w:id="8197" w:author="Mohammad Nayeem Hasan" w:date="2024-11-03T23:14:00Z">
              <w:r w:rsidRPr="00033637" w:rsidDel="00BB33D1">
                <w:rPr>
                  <w:rFonts w:ascii="Times New Roman" w:hAnsi="Times New Roman" w:cs="Times New Roman"/>
                  <w:sz w:val="24"/>
                  <w:szCs w:val="24"/>
                </w:rPr>
                <w:delText>0.390</w:delText>
              </w:r>
            </w:del>
          </w:p>
        </w:tc>
        <w:tc>
          <w:tcPr>
            <w:tcW w:w="361" w:type="pct"/>
            <w:tcBorders>
              <w:top w:val="single" w:sz="4" w:space="0" w:color="auto"/>
              <w:left w:val="single" w:sz="4" w:space="0" w:color="auto"/>
              <w:bottom w:val="single" w:sz="4" w:space="0" w:color="auto"/>
              <w:right w:val="single" w:sz="4" w:space="0" w:color="auto"/>
            </w:tcBorders>
            <w:vAlign w:val="center"/>
            <w:hideMark/>
          </w:tcPr>
          <w:p w14:paraId="2618BB12" w14:textId="09FE74D7" w:rsidR="00B010D0" w:rsidRPr="00033637" w:rsidDel="00BB33D1" w:rsidRDefault="00B010D0" w:rsidP="00F31FB2">
            <w:pPr>
              <w:spacing w:line="480" w:lineRule="auto"/>
              <w:rPr>
                <w:del w:id="8198" w:author="Mohammad Nayeem Hasan" w:date="2024-11-03T23:14:00Z"/>
                <w:rFonts w:ascii="Times New Roman" w:hAnsi="Times New Roman" w:cs="Times New Roman"/>
                <w:sz w:val="24"/>
                <w:szCs w:val="24"/>
              </w:rPr>
              <w:pPrChange w:id="8199" w:author="Mohammad Nayeem Hasan" w:date="2024-12-23T01:38:00Z" w16du:dateUtc="2024-12-22T19:38:00Z">
                <w:pPr/>
              </w:pPrChange>
            </w:pPr>
            <w:del w:id="8200" w:author="Mohammad Nayeem Hasan" w:date="2024-11-03T23:14:00Z">
              <w:r w:rsidRPr="00033637" w:rsidDel="00BB33D1">
                <w:rPr>
                  <w:rFonts w:ascii="Times New Roman" w:hAnsi="Times New Roman" w:cs="Times New Roman"/>
                  <w:sz w:val="24"/>
                  <w:szCs w:val="24"/>
                </w:rPr>
                <w:delText>71 (5.4)</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1DCD5BB0" w14:textId="6790F40B" w:rsidR="00B010D0" w:rsidRPr="00033637" w:rsidDel="00BB33D1" w:rsidRDefault="00B010D0" w:rsidP="00F31FB2">
            <w:pPr>
              <w:spacing w:line="480" w:lineRule="auto"/>
              <w:rPr>
                <w:del w:id="8201" w:author="Mohammad Nayeem Hasan" w:date="2024-11-03T23:14:00Z"/>
                <w:rFonts w:ascii="Times New Roman" w:hAnsi="Times New Roman" w:cs="Times New Roman"/>
                <w:sz w:val="24"/>
                <w:szCs w:val="24"/>
              </w:rPr>
              <w:pPrChange w:id="8202" w:author="Mohammad Nayeem Hasan" w:date="2024-12-23T01:38:00Z" w16du:dateUtc="2024-12-22T19:38:00Z">
                <w:pPr/>
              </w:pPrChange>
            </w:pPr>
            <w:del w:id="8203" w:author="Mohammad Nayeem Hasan" w:date="2024-11-03T23:14:00Z">
              <w:r w:rsidRPr="00033637" w:rsidDel="00BB33D1">
                <w:rPr>
                  <w:rFonts w:ascii="Times New Roman" w:hAnsi="Times New Roman" w:cs="Times New Roman"/>
                  <w:sz w:val="24"/>
                  <w:szCs w:val="24"/>
                </w:rPr>
                <w:delText>1251 (94.6)</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6A43209D" w14:textId="78AA5104" w:rsidR="00B010D0" w:rsidRPr="00033637" w:rsidDel="00BB33D1" w:rsidRDefault="00B010D0" w:rsidP="00F31FB2">
            <w:pPr>
              <w:spacing w:line="480" w:lineRule="auto"/>
              <w:rPr>
                <w:del w:id="8204" w:author="Mohammad Nayeem Hasan" w:date="2024-11-03T23:14:00Z"/>
                <w:rFonts w:ascii="Times New Roman" w:hAnsi="Times New Roman" w:cs="Times New Roman"/>
                <w:sz w:val="24"/>
                <w:szCs w:val="24"/>
                <w:rPrChange w:id="8205" w:author="Mohammad Nayeem Hasan" w:date="2024-12-23T01:53:00Z" w16du:dateUtc="2024-12-22T19:53:00Z">
                  <w:rPr>
                    <w:del w:id="8206" w:author="Mohammad Nayeem Hasan" w:date="2024-11-03T23:14:00Z"/>
                    <w:rFonts w:ascii="Times New Roman" w:hAnsi="Times New Roman" w:cs="Times New Roman"/>
                    <w:b/>
                    <w:bCs/>
                    <w:sz w:val="24"/>
                    <w:szCs w:val="24"/>
                  </w:rPr>
                </w:rPrChange>
              </w:rPr>
              <w:pPrChange w:id="8207" w:author="Mohammad Nayeem Hasan" w:date="2024-12-23T01:38:00Z" w16du:dateUtc="2024-12-22T19:38:00Z">
                <w:pPr/>
              </w:pPrChange>
            </w:pPr>
            <w:del w:id="8208" w:author="Mohammad Nayeem Hasan" w:date="2024-11-03T23:14:00Z">
              <w:r w:rsidRPr="00033637" w:rsidDel="00BB33D1">
                <w:rPr>
                  <w:rFonts w:ascii="Times New Roman" w:hAnsi="Times New Roman" w:cs="Times New Roman"/>
                  <w:sz w:val="24"/>
                  <w:szCs w:val="24"/>
                  <w:rPrChange w:id="8209" w:author="Mohammad Nayeem Hasan" w:date="2024-12-23T01:53:00Z" w16du:dateUtc="2024-12-22T19:53:00Z">
                    <w:rPr>
                      <w:rFonts w:ascii="Times New Roman" w:hAnsi="Times New Roman" w:cs="Times New Roman"/>
                      <w:b/>
                      <w:bCs/>
                      <w:sz w:val="24"/>
                      <w:szCs w:val="24"/>
                    </w:rPr>
                  </w:rPrChange>
                </w:rPr>
                <w:delText>0.004</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2C471149" w14:textId="5EBD87EB" w:rsidR="00B010D0" w:rsidRPr="00033637" w:rsidDel="00BB33D1" w:rsidRDefault="00B010D0" w:rsidP="00F31FB2">
            <w:pPr>
              <w:spacing w:line="480" w:lineRule="auto"/>
              <w:rPr>
                <w:del w:id="8210" w:author="Mohammad Nayeem Hasan" w:date="2024-11-03T23:14:00Z"/>
                <w:rFonts w:ascii="Times New Roman" w:hAnsi="Times New Roman" w:cs="Times New Roman"/>
                <w:sz w:val="24"/>
                <w:szCs w:val="24"/>
              </w:rPr>
              <w:pPrChange w:id="8211" w:author="Mohammad Nayeem Hasan" w:date="2024-12-23T01:38:00Z" w16du:dateUtc="2024-12-22T19:38:00Z">
                <w:pPr/>
              </w:pPrChange>
            </w:pPr>
            <w:del w:id="8212" w:author="Mohammad Nayeem Hasan" w:date="2024-11-03T23:14:00Z">
              <w:r w:rsidRPr="00033637" w:rsidDel="00BB33D1">
                <w:rPr>
                  <w:rFonts w:ascii="Times New Roman" w:hAnsi="Times New Roman" w:cs="Times New Roman"/>
                  <w:sz w:val="24"/>
                  <w:szCs w:val="24"/>
                </w:rPr>
                <w:delText>294 (6.9)</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3D6EE6BA" w14:textId="269F3463" w:rsidR="00B010D0" w:rsidRPr="00033637" w:rsidDel="00BB33D1" w:rsidRDefault="00B010D0" w:rsidP="00F31FB2">
            <w:pPr>
              <w:spacing w:line="480" w:lineRule="auto"/>
              <w:rPr>
                <w:del w:id="8213" w:author="Mohammad Nayeem Hasan" w:date="2024-11-03T23:14:00Z"/>
                <w:rFonts w:ascii="Times New Roman" w:hAnsi="Times New Roman" w:cs="Times New Roman"/>
                <w:sz w:val="24"/>
                <w:szCs w:val="24"/>
              </w:rPr>
              <w:pPrChange w:id="8214" w:author="Mohammad Nayeem Hasan" w:date="2024-12-23T01:38:00Z" w16du:dateUtc="2024-12-22T19:38:00Z">
                <w:pPr/>
              </w:pPrChange>
            </w:pPr>
            <w:del w:id="8215" w:author="Mohammad Nayeem Hasan" w:date="2024-11-03T23:14:00Z">
              <w:r w:rsidRPr="00033637" w:rsidDel="00BB33D1">
                <w:rPr>
                  <w:rFonts w:ascii="Times New Roman" w:hAnsi="Times New Roman" w:cs="Times New Roman"/>
                  <w:sz w:val="24"/>
                  <w:szCs w:val="24"/>
                </w:rPr>
                <w:delText>3944 (93.1)</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629632CD" w14:textId="34342A13" w:rsidR="00B010D0" w:rsidRPr="00033637" w:rsidDel="00BB33D1" w:rsidRDefault="00B010D0" w:rsidP="00F31FB2">
            <w:pPr>
              <w:spacing w:line="480" w:lineRule="auto"/>
              <w:rPr>
                <w:del w:id="8216" w:author="Mohammad Nayeem Hasan" w:date="2024-11-03T23:14:00Z"/>
                <w:rFonts w:ascii="Times New Roman" w:hAnsi="Times New Roman" w:cs="Times New Roman"/>
                <w:sz w:val="24"/>
                <w:szCs w:val="24"/>
              </w:rPr>
              <w:pPrChange w:id="8217" w:author="Mohammad Nayeem Hasan" w:date="2024-12-23T01:38:00Z" w16du:dateUtc="2024-12-22T19:38:00Z">
                <w:pPr/>
              </w:pPrChange>
            </w:pPr>
            <w:del w:id="8218" w:author="Mohammad Nayeem Hasan" w:date="2024-11-03T23:14:00Z">
              <w:r w:rsidRPr="00033637" w:rsidDel="00BB33D1">
                <w:rPr>
                  <w:rFonts w:ascii="Times New Roman" w:hAnsi="Times New Roman" w:cs="Times New Roman"/>
                  <w:sz w:val="24"/>
                  <w:szCs w:val="24"/>
                </w:rPr>
                <w:delText>0.991</w:delText>
              </w:r>
            </w:del>
          </w:p>
        </w:tc>
      </w:tr>
      <w:tr w:rsidR="00072E76" w:rsidRPr="00033637" w:rsidDel="00BB33D1" w14:paraId="7E97E0E2" w14:textId="77777777" w:rsidTr="00D70918">
        <w:trPr>
          <w:trHeight w:val="138"/>
          <w:jc w:val="center"/>
          <w:del w:id="8219"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0F3E6363" w14:textId="7A54EA99" w:rsidR="00B010D0" w:rsidRPr="00033637" w:rsidDel="00BB33D1" w:rsidRDefault="00B010D0" w:rsidP="00F31FB2">
            <w:pPr>
              <w:spacing w:line="480" w:lineRule="auto"/>
              <w:rPr>
                <w:del w:id="8220" w:author="Mohammad Nayeem Hasan" w:date="2024-11-03T23:14:00Z"/>
                <w:rFonts w:ascii="Times New Roman" w:hAnsi="Times New Roman" w:cs="Times New Roman"/>
                <w:sz w:val="24"/>
                <w:szCs w:val="24"/>
              </w:rPr>
              <w:pPrChange w:id="8221" w:author="Mohammad Nayeem Hasan" w:date="2024-12-23T01:38:00Z" w16du:dateUtc="2024-12-22T19:38:00Z">
                <w:pPr/>
              </w:pPrChange>
            </w:pPr>
            <w:del w:id="8222" w:author="Mohammad Nayeem Hasan" w:date="2024-11-03T23:14:00Z">
              <w:r w:rsidRPr="00033637" w:rsidDel="00BB33D1">
                <w:rPr>
                  <w:rFonts w:ascii="Times New Roman" w:hAnsi="Times New Roman" w:cs="Times New Roman"/>
                  <w:sz w:val="24"/>
                  <w:szCs w:val="24"/>
                </w:rPr>
                <w:delText>20-34</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677780E3" w14:textId="1DCE5B0C" w:rsidR="00B010D0" w:rsidRPr="00033637" w:rsidDel="00BB33D1" w:rsidRDefault="00B010D0" w:rsidP="00F31FB2">
            <w:pPr>
              <w:spacing w:line="480" w:lineRule="auto"/>
              <w:rPr>
                <w:del w:id="8223" w:author="Mohammad Nayeem Hasan" w:date="2024-11-03T23:14:00Z"/>
                <w:rFonts w:ascii="Times New Roman" w:hAnsi="Times New Roman" w:cs="Times New Roman"/>
                <w:sz w:val="24"/>
                <w:szCs w:val="24"/>
              </w:rPr>
              <w:pPrChange w:id="8224" w:author="Mohammad Nayeem Hasan" w:date="2024-12-23T01:38:00Z" w16du:dateUtc="2024-12-22T19:38:00Z">
                <w:pPr/>
              </w:pPrChange>
            </w:pPr>
            <w:del w:id="8225" w:author="Mohammad Nayeem Hasan" w:date="2024-11-03T23:14:00Z">
              <w:r w:rsidRPr="00033637" w:rsidDel="00BB33D1">
                <w:rPr>
                  <w:rFonts w:ascii="Times New Roman" w:hAnsi="Times New Roman" w:cs="Times New Roman"/>
                  <w:sz w:val="24"/>
                  <w:szCs w:val="24"/>
                </w:rPr>
                <w:delText>938 (7.1)</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6E987FF2" w14:textId="3E67F7EB" w:rsidR="00B010D0" w:rsidRPr="00033637" w:rsidDel="00BB33D1" w:rsidRDefault="00B010D0" w:rsidP="00F31FB2">
            <w:pPr>
              <w:spacing w:line="480" w:lineRule="auto"/>
              <w:rPr>
                <w:del w:id="8226" w:author="Mohammad Nayeem Hasan" w:date="2024-11-03T23:14:00Z"/>
                <w:rFonts w:ascii="Times New Roman" w:hAnsi="Times New Roman" w:cs="Times New Roman"/>
                <w:sz w:val="24"/>
                <w:szCs w:val="24"/>
              </w:rPr>
              <w:pPrChange w:id="8227" w:author="Mohammad Nayeem Hasan" w:date="2024-12-23T01:38:00Z" w16du:dateUtc="2024-12-22T19:38:00Z">
                <w:pPr/>
              </w:pPrChange>
            </w:pPr>
            <w:del w:id="8228" w:author="Mohammad Nayeem Hasan" w:date="2024-11-03T23:14:00Z">
              <w:r w:rsidRPr="00033637" w:rsidDel="00BB33D1">
                <w:rPr>
                  <w:rFonts w:ascii="Times New Roman" w:hAnsi="Times New Roman" w:cs="Times New Roman"/>
                  <w:sz w:val="24"/>
                  <w:szCs w:val="24"/>
                </w:rPr>
                <w:delText>12322 (92.9)</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B714DF0" w14:textId="359ED294" w:rsidR="00B010D0" w:rsidRPr="00033637" w:rsidDel="00BB33D1" w:rsidRDefault="00B010D0" w:rsidP="00F31FB2">
            <w:pPr>
              <w:spacing w:line="480" w:lineRule="auto"/>
              <w:rPr>
                <w:del w:id="8229" w:author="Mohammad Nayeem Hasan" w:date="2024-11-03T23:14:00Z"/>
                <w:rFonts w:ascii="Times New Roman" w:hAnsi="Times New Roman" w:cs="Times New Roman"/>
                <w:sz w:val="24"/>
                <w:szCs w:val="24"/>
              </w:rPr>
              <w:pPrChange w:id="8230"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74C7E719" w14:textId="33F1E9FB" w:rsidR="00B010D0" w:rsidRPr="00033637" w:rsidDel="00BB33D1" w:rsidRDefault="00B010D0" w:rsidP="00F31FB2">
            <w:pPr>
              <w:spacing w:line="480" w:lineRule="auto"/>
              <w:rPr>
                <w:del w:id="8231" w:author="Mohammad Nayeem Hasan" w:date="2024-11-03T23:14:00Z"/>
                <w:rFonts w:ascii="Times New Roman" w:hAnsi="Times New Roman" w:cs="Times New Roman"/>
                <w:sz w:val="24"/>
                <w:szCs w:val="24"/>
              </w:rPr>
              <w:pPrChange w:id="8232" w:author="Mohammad Nayeem Hasan" w:date="2024-12-23T01:38:00Z" w16du:dateUtc="2024-12-22T19:38:00Z">
                <w:pPr/>
              </w:pPrChange>
            </w:pPr>
            <w:del w:id="8233" w:author="Mohammad Nayeem Hasan" w:date="2024-11-03T23:14:00Z">
              <w:r w:rsidRPr="00033637" w:rsidDel="00BB33D1">
                <w:rPr>
                  <w:rFonts w:ascii="Times New Roman" w:hAnsi="Times New Roman" w:cs="Times New Roman"/>
                  <w:sz w:val="24"/>
                  <w:szCs w:val="24"/>
                </w:rPr>
                <w:delText>578 (4.5)</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33F98E1D" w14:textId="304A4326" w:rsidR="00B010D0" w:rsidRPr="00033637" w:rsidDel="00BB33D1" w:rsidRDefault="00B010D0" w:rsidP="00F31FB2">
            <w:pPr>
              <w:spacing w:line="480" w:lineRule="auto"/>
              <w:rPr>
                <w:del w:id="8234" w:author="Mohammad Nayeem Hasan" w:date="2024-11-03T23:14:00Z"/>
                <w:rFonts w:ascii="Times New Roman" w:hAnsi="Times New Roman" w:cs="Times New Roman"/>
                <w:sz w:val="24"/>
                <w:szCs w:val="24"/>
              </w:rPr>
              <w:pPrChange w:id="8235" w:author="Mohammad Nayeem Hasan" w:date="2024-12-23T01:38:00Z" w16du:dateUtc="2024-12-22T19:38:00Z">
                <w:pPr/>
              </w:pPrChange>
            </w:pPr>
            <w:del w:id="8236" w:author="Mohammad Nayeem Hasan" w:date="2024-11-03T23:14:00Z">
              <w:r w:rsidRPr="00033637" w:rsidDel="00BB33D1">
                <w:rPr>
                  <w:rFonts w:ascii="Times New Roman" w:hAnsi="Times New Roman" w:cs="Times New Roman"/>
                  <w:sz w:val="24"/>
                  <w:szCs w:val="24"/>
                </w:rPr>
                <w:delText>12410 (95.5)</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CDB4E6" w14:textId="2BFEE20C" w:rsidR="00B010D0" w:rsidRPr="00033637" w:rsidDel="00BB33D1" w:rsidRDefault="00B010D0" w:rsidP="00F31FB2">
            <w:pPr>
              <w:spacing w:line="480" w:lineRule="auto"/>
              <w:rPr>
                <w:del w:id="8237" w:author="Mohammad Nayeem Hasan" w:date="2024-11-03T23:14:00Z"/>
                <w:rFonts w:ascii="Times New Roman" w:hAnsi="Times New Roman" w:cs="Times New Roman"/>
                <w:sz w:val="24"/>
                <w:szCs w:val="24"/>
                <w:rPrChange w:id="8238" w:author="Mohammad Nayeem Hasan" w:date="2024-12-23T01:53:00Z" w16du:dateUtc="2024-12-22T19:53:00Z">
                  <w:rPr>
                    <w:del w:id="8239" w:author="Mohammad Nayeem Hasan" w:date="2024-11-03T23:14:00Z"/>
                    <w:rFonts w:ascii="Times New Roman" w:hAnsi="Times New Roman" w:cs="Times New Roman"/>
                    <w:b/>
                    <w:bCs/>
                    <w:sz w:val="24"/>
                    <w:szCs w:val="24"/>
                  </w:rPr>
                </w:rPrChange>
              </w:rPr>
              <w:pPrChange w:id="8240"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79A17E2B" w14:textId="6E30024C" w:rsidR="00B010D0" w:rsidRPr="00033637" w:rsidDel="00BB33D1" w:rsidRDefault="00B010D0" w:rsidP="00F31FB2">
            <w:pPr>
              <w:spacing w:line="480" w:lineRule="auto"/>
              <w:rPr>
                <w:del w:id="8241" w:author="Mohammad Nayeem Hasan" w:date="2024-11-03T23:14:00Z"/>
                <w:rFonts w:ascii="Times New Roman" w:hAnsi="Times New Roman" w:cs="Times New Roman"/>
                <w:sz w:val="24"/>
                <w:szCs w:val="24"/>
              </w:rPr>
              <w:pPrChange w:id="8242" w:author="Mohammad Nayeem Hasan" w:date="2024-12-23T01:38:00Z" w16du:dateUtc="2024-12-22T19:38:00Z">
                <w:pPr/>
              </w:pPrChange>
            </w:pPr>
            <w:del w:id="8243" w:author="Mohammad Nayeem Hasan" w:date="2024-11-03T23:14:00Z">
              <w:r w:rsidRPr="00033637" w:rsidDel="00BB33D1">
                <w:rPr>
                  <w:rFonts w:ascii="Times New Roman" w:hAnsi="Times New Roman" w:cs="Times New Roman"/>
                  <w:sz w:val="24"/>
                  <w:szCs w:val="24"/>
                </w:rPr>
                <w:delText>715 (6.9)</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437234AD" w14:textId="02B7DF67" w:rsidR="00B010D0" w:rsidRPr="00033637" w:rsidDel="00BB33D1" w:rsidRDefault="00B010D0" w:rsidP="00F31FB2">
            <w:pPr>
              <w:spacing w:line="480" w:lineRule="auto"/>
              <w:rPr>
                <w:del w:id="8244" w:author="Mohammad Nayeem Hasan" w:date="2024-11-03T23:14:00Z"/>
                <w:rFonts w:ascii="Times New Roman" w:hAnsi="Times New Roman" w:cs="Times New Roman"/>
                <w:sz w:val="24"/>
                <w:szCs w:val="24"/>
              </w:rPr>
              <w:pPrChange w:id="8245" w:author="Mohammad Nayeem Hasan" w:date="2024-12-23T01:38:00Z" w16du:dateUtc="2024-12-22T19:38:00Z">
                <w:pPr/>
              </w:pPrChange>
            </w:pPr>
            <w:del w:id="8246" w:author="Mohammad Nayeem Hasan" w:date="2024-11-03T23:14:00Z">
              <w:r w:rsidRPr="00033637" w:rsidDel="00BB33D1">
                <w:rPr>
                  <w:rFonts w:ascii="Times New Roman" w:hAnsi="Times New Roman" w:cs="Times New Roman"/>
                  <w:sz w:val="24"/>
                  <w:szCs w:val="24"/>
                </w:rPr>
                <w:delText>9620 (93.1)</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F5BB0D6" w14:textId="63022644" w:rsidR="00B010D0" w:rsidRPr="00033637" w:rsidDel="00BB33D1" w:rsidRDefault="00B010D0" w:rsidP="00F31FB2">
            <w:pPr>
              <w:spacing w:line="480" w:lineRule="auto"/>
              <w:rPr>
                <w:del w:id="8247" w:author="Mohammad Nayeem Hasan" w:date="2024-11-03T23:14:00Z"/>
                <w:rFonts w:ascii="Times New Roman" w:hAnsi="Times New Roman" w:cs="Times New Roman"/>
                <w:sz w:val="24"/>
                <w:szCs w:val="24"/>
              </w:rPr>
              <w:pPrChange w:id="8248" w:author="Mohammad Nayeem Hasan" w:date="2024-12-23T01:38:00Z" w16du:dateUtc="2024-12-22T19:38:00Z">
                <w:pPr/>
              </w:pPrChange>
            </w:pPr>
          </w:p>
        </w:tc>
      </w:tr>
      <w:tr w:rsidR="00072E76" w:rsidRPr="00033637" w:rsidDel="00BB33D1" w14:paraId="155EABE9" w14:textId="77777777" w:rsidTr="00D70918">
        <w:trPr>
          <w:trHeight w:val="138"/>
          <w:jc w:val="center"/>
          <w:del w:id="8249"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2DAF6C19" w14:textId="7E81EA61" w:rsidR="00B010D0" w:rsidRPr="00033637" w:rsidDel="00BB33D1" w:rsidRDefault="00B010D0" w:rsidP="00F31FB2">
            <w:pPr>
              <w:spacing w:line="480" w:lineRule="auto"/>
              <w:rPr>
                <w:del w:id="8250" w:author="Mohammad Nayeem Hasan" w:date="2024-11-03T23:14:00Z"/>
                <w:rFonts w:ascii="Times New Roman" w:hAnsi="Times New Roman" w:cs="Times New Roman"/>
                <w:sz w:val="24"/>
                <w:szCs w:val="24"/>
              </w:rPr>
              <w:pPrChange w:id="8251" w:author="Mohammad Nayeem Hasan" w:date="2024-12-23T01:38:00Z" w16du:dateUtc="2024-12-22T19:38:00Z">
                <w:pPr/>
              </w:pPrChange>
            </w:pPr>
            <w:del w:id="8252" w:author="Mohammad Nayeem Hasan" w:date="2024-11-03T23:14:00Z">
              <w:r w:rsidRPr="00033637" w:rsidDel="00BB33D1">
                <w:rPr>
                  <w:rFonts w:ascii="Times New Roman" w:hAnsi="Times New Roman" w:cs="Times New Roman"/>
                  <w:sz w:val="24"/>
                  <w:szCs w:val="24"/>
                </w:rPr>
                <w:delText>35+</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3DD2C1AA" w14:textId="5F56B2DD" w:rsidR="00B010D0" w:rsidRPr="00033637" w:rsidDel="00BB33D1" w:rsidRDefault="00B010D0" w:rsidP="00F31FB2">
            <w:pPr>
              <w:spacing w:line="480" w:lineRule="auto"/>
              <w:rPr>
                <w:del w:id="8253" w:author="Mohammad Nayeem Hasan" w:date="2024-11-03T23:14:00Z"/>
                <w:rFonts w:ascii="Times New Roman" w:hAnsi="Times New Roman" w:cs="Times New Roman"/>
                <w:sz w:val="24"/>
                <w:szCs w:val="24"/>
              </w:rPr>
              <w:pPrChange w:id="8254" w:author="Mohammad Nayeem Hasan" w:date="2024-12-23T01:38:00Z" w16du:dateUtc="2024-12-22T19:38:00Z">
                <w:pPr/>
              </w:pPrChange>
            </w:pPr>
            <w:del w:id="8255" w:author="Mohammad Nayeem Hasan" w:date="2024-11-03T23:14:00Z">
              <w:r w:rsidRPr="00033637" w:rsidDel="00BB33D1">
                <w:rPr>
                  <w:rFonts w:ascii="Times New Roman" w:hAnsi="Times New Roman" w:cs="Times New Roman"/>
                  <w:sz w:val="24"/>
                  <w:szCs w:val="24"/>
                </w:rPr>
                <w:delText>620 (7.2)</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595C74A4" w14:textId="7A85FAF9" w:rsidR="00B010D0" w:rsidRPr="00033637" w:rsidDel="00BB33D1" w:rsidRDefault="00B010D0" w:rsidP="00F31FB2">
            <w:pPr>
              <w:spacing w:line="480" w:lineRule="auto"/>
              <w:rPr>
                <w:del w:id="8256" w:author="Mohammad Nayeem Hasan" w:date="2024-11-03T23:14:00Z"/>
                <w:rFonts w:ascii="Times New Roman" w:hAnsi="Times New Roman" w:cs="Times New Roman"/>
                <w:sz w:val="24"/>
                <w:szCs w:val="24"/>
              </w:rPr>
              <w:pPrChange w:id="8257" w:author="Mohammad Nayeem Hasan" w:date="2024-12-23T01:38:00Z" w16du:dateUtc="2024-12-22T19:38:00Z">
                <w:pPr/>
              </w:pPrChange>
            </w:pPr>
            <w:del w:id="8258" w:author="Mohammad Nayeem Hasan" w:date="2024-11-03T23:14:00Z">
              <w:r w:rsidRPr="00033637" w:rsidDel="00BB33D1">
                <w:rPr>
                  <w:rFonts w:ascii="Times New Roman" w:hAnsi="Times New Roman" w:cs="Times New Roman"/>
                  <w:sz w:val="24"/>
                  <w:szCs w:val="24"/>
                </w:rPr>
                <w:delText>7947 (92.8)</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F3A845" w14:textId="00FA0E0F" w:rsidR="00B010D0" w:rsidRPr="00033637" w:rsidDel="00BB33D1" w:rsidRDefault="00B010D0" w:rsidP="00F31FB2">
            <w:pPr>
              <w:spacing w:line="480" w:lineRule="auto"/>
              <w:rPr>
                <w:del w:id="8259" w:author="Mohammad Nayeem Hasan" w:date="2024-11-03T23:14:00Z"/>
                <w:rFonts w:ascii="Times New Roman" w:hAnsi="Times New Roman" w:cs="Times New Roman"/>
                <w:sz w:val="24"/>
                <w:szCs w:val="24"/>
              </w:rPr>
              <w:pPrChange w:id="8260"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008B401A" w14:textId="7943C8A2" w:rsidR="00B010D0" w:rsidRPr="00033637" w:rsidDel="00BB33D1" w:rsidRDefault="00B010D0" w:rsidP="00F31FB2">
            <w:pPr>
              <w:spacing w:line="480" w:lineRule="auto"/>
              <w:rPr>
                <w:del w:id="8261" w:author="Mohammad Nayeem Hasan" w:date="2024-11-03T23:14:00Z"/>
                <w:rFonts w:ascii="Times New Roman" w:hAnsi="Times New Roman" w:cs="Times New Roman"/>
                <w:sz w:val="24"/>
                <w:szCs w:val="24"/>
              </w:rPr>
              <w:pPrChange w:id="8262" w:author="Mohammad Nayeem Hasan" w:date="2024-12-23T01:38:00Z" w16du:dateUtc="2024-12-22T19:38:00Z">
                <w:pPr/>
              </w:pPrChange>
            </w:pPr>
            <w:del w:id="8263" w:author="Mohammad Nayeem Hasan" w:date="2024-11-03T23:14:00Z">
              <w:r w:rsidRPr="00033637" w:rsidDel="00BB33D1">
                <w:rPr>
                  <w:rFonts w:ascii="Times New Roman" w:hAnsi="Times New Roman" w:cs="Times New Roman"/>
                  <w:sz w:val="24"/>
                  <w:szCs w:val="24"/>
                </w:rPr>
                <w:delText>112 (3.2)</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7926E189" w14:textId="750E7B74" w:rsidR="00B010D0" w:rsidRPr="00033637" w:rsidDel="00BB33D1" w:rsidRDefault="00B010D0" w:rsidP="00F31FB2">
            <w:pPr>
              <w:spacing w:line="480" w:lineRule="auto"/>
              <w:rPr>
                <w:del w:id="8264" w:author="Mohammad Nayeem Hasan" w:date="2024-11-03T23:14:00Z"/>
                <w:rFonts w:ascii="Times New Roman" w:hAnsi="Times New Roman" w:cs="Times New Roman"/>
                <w:sz w:val="24"/>
                <w:szCs w:val="24"/>
              </w:rPr>
              <w:pPrChange w:id="8265" w:author="Mohammad Nayeem Hasan" w:date="2024-12-23T01:38:00Z" w16du:dateUtc="2024-12-22T19:38:00Z">
                <w:pPr/>
              </w:pPrChange>
            </w:pPr>
            <w:del w:id="8266" w:author="Mohammad Nayeem Hasan" w:date="2024-11-03T23:14:00Z">
              <w:r w:rsidRPr="00033637" w:rsidDel="00BB33D1">
                <w:rPr>
                  <w:rFonts w:ascii="Times New Roman" w:hAnsi="Times New Roman" w:cs="Times New Roman"/>
                  <w:sz w:val="24"/>
                  <w:szCs w:val="24"/>
                </w:rPr>
                <w:delText>3440 (96.8)</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A73888" w14:textId="47A31637" w:rsidR="00B010D0" w:rsidRPr="00033637" w:rsidDel="00BB33D1" w:rsidRDefault="00B010D0" w:rsidP="00F31FB2">
            <w:pPr>
              <w:spacing w:line="480" w:lineRule="auto"/>
              <w:rPr>
                <w:del w:id="8267" w:author="Mohammad Nayeem Hasan" w:date="2024-11-03T23:14:00Z"/>
                <w:rFonts w:ascii="Times New Roman" w:hAnsi="Times New Roman" w:cs="Times New Roman"/>
                <w:sz w:val="24"/>
                <w:szCs w:val="24"/>
                <w:rPrChange w:id="8268" w:author="Mohammad Nayeem Hasan" w:date="2024-12-23T01:53:00Z" w16du:dateUtc="2024-12-22T19:53:00Z">
                  <w:rPr>
                    <w:del w:id="8269" w:author="Mohammad Nayeem Hasan" w:date="2024-11-03T23:14:00Z"/>
                    <w:rFonts w:ascii="Times New Roman" w:hAnsi="Times New Roman" w:cs="Times New Roman"/>
                    <w:b/>
                    <w:bCs/>
                    <w:sz w:val="24"/>
                    <w:szCs w:val="24"/>
                  </w:rPr>
                </w:rPrChange>
              </w:rPr>
              <w:pPrChange w:id="8270"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2130B737" w14:textId="213405DD" w:rsidR="00B010D0" w:rsidRPr="00033637" w:rsidDel="00BB33D1" w:rsidRDefault="00B010D0" w:rsidP="00F31FB2">
            <w:pPr>
              <w:spacing w:line="480" w:lineRule="auto"/>
              <w:rPr>
                <w:del w:id="8271" w:author="Mohammad Nayeem Hasan" w:date="2024-11-03T23:14:00Z"/>
                <w:rFonts w:ascii="Times New Roman" w:hAnsi="Times New Roman" w:cs="Times New Roman"/>
                <w:sz w:val="24"/>
                <w:szCs w:val="24"/>
              </w:rPr>
              <w:pPrChange w:id="8272" w:author="Mohammad Nayeem Hasan" w:date="2024-12-23T01:38:00Z" w16du:dateUtc="2024-12-22T19:38:00Z">
                <w:pPr/>
              </w:pPrChange>
            </w:pPr>
            <w:del w:id="8273" w:author="Mohammad Nayeem Hasan" w:date="2024-11-03T23:14:00Z">
              <w:r w:rsidRPr="00033637" w:rsidDel="00BB33D1">
                <w:rPr>
                  <w:rFonts w:ascii="Times New Roman" w:hAnsi="Times New Roman" w:cs="Times New Roman"/>
                  <w:sz w:val="24"/>
                  <w:szCs w:val="24"/>
                </w:rPr>
                <w:delText>475 (7.0)</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64F16B7B" w14:textId="73D6A064" w:rsidR="00B010D0" w:rsidRPr="00033637" w:rsidDel="00BB33D1" w:rsidRDefault="00B010D0" w:rsidP="00F31FB2">
            <w:pPr>
              <w:spacing w:line="480" w:lineRule="auto"/>
              <w:rPr>
                <w:del w:id="8274" w:author="Mohammad Nayeem Hasan" w:date="2024-11-03T23:14:00Z"/>
                <w:rFonts w:ascii="Times New Roman" w:hAnsi="Times New Roman" w:cs="Times New Roman"/>
                <w:sz w:val="24"/>
                <w:szCs w:val="24"/>
              </w:rPr>
              <w:pPrChange w:id="8275" w:author="Mohammad Nayeem Hasan" w:date="2024-12-23T01:38:00Z" w16du:dateUtc="2024-12-22T19:38:00Z">
                <w:pPr/>
              </w:pPrChange>
            </w:pPr>
            <w:del w:id="8276" w:author="Mohammad Nayeem Hasan" w:date="2024-11-03T23:14:00Z">
              <w:r w:rsidRPr="00033637" w:rsidDel="00BB33D1">
                <w:rPr>
                  <w:rFonts w:ascii="Times New Roman" w:hAnsi="Times New Roman" w:cs="Times New Roman"/>
                  <w:sz w:val="24"/>
                  <w:szCs w:val="24"/>
                </w:rPr>
                <w:delText>6334 (93.0)</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CB537DC" w14:textId="0BD403F5" w:rsidR="00B010D0" w:rsidRPr="00033637" w:rsidDel="00BB33D1" w:rsidRDefault="00B010D0" w:rsidP="00F31FB2">
            <w:pPr>
              <w:spacing w:line="480" w:lineRule="auto"/>
              <w:rPr>
                <w:del w:id="8277" w:author="Mohammad Nayeem Hasan" w:date="2024-11-03T23:14:00Z"/>
                <w:rFonts w:ascii="Times New Roman" w:hAnsi="Times New Roman" w:cs="Times New Roman"/>
                <w:sz w:val="24"/>
                <w:szCs w:val="24"/>
              </w:rPr>
              <w:pPrChange w:id="8278" w:author="Mohammad Nayeem Hasan" w:date="2024-12-23T01:38:00Z" w16du:dateUtc="2024-12-22T19:38:00Z">
                <w:pPr/>
              </w:pPrChange>
            </w:pPr>
          </w:p>
        </w:tc>
      </w:tr>
      <w:tr w:rsidR="00B010D0" w:rsidRPr="00033637" w:rsidDel="00BB33D1" w14:paraId="1705FD80" w14:textId="45B95CF8" w:rsidTr="00DA17B7">
        <w:trPr>
          <w:trHeight w:val="138"/>
          <w:jc w:val="center"/>
          <w:del w:id="8279" w:author="Mohammad Nayeem Hasan" w:date="2024-11-03T23:14: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212EAF40" w14:textId="3A32B0E7" w:rsidR="00B010D0" w:rsidRPr="00033637" w:rsidDel="00BB33D1" w:rsidRDefault="00CA62EC" w:rsidP="00F31FB2">
            <w:pPr>
              <w:spacing w:line="480" w:lineRule="auto"/>
              <w:rPr>
                <w:del w:id="8280" w:author="Mohammad Nayeem Hasan" w:date="2024-11-03T23:14:00Z"/>
                <w:rFonts w:ascii="Times New Roman" w:hAnsi="Times New Roman" w:cs="Times New Roman"/>
                <w:sz w:val="24"/>
                <w:szCs w:val="24"/>
              </w:rPr>
              <w:pPrChange w:id="8281" w:author="Mohammad Nayeem Hasan" w:date="2024-12-23T01:38:00Z" w16du:dateUtc="2024-12-22T19:38:00Z">
                <w:pPr/>
              </w:pPrChange>
            </w:pPr>
            <w:del w:id="8282" w:author="Mohammad Nayeem Hasan" w:date="2024-11-03T21:55:00Z">
              <w:r w:rsidRPr="00033637" w:rsidDel="00CA62EC">
                <w:rPr>
                  <w:rFonts w:ascii="Times New Roman" w:hAnsi="Times New Roman" w:cs="Times New Roman"/>
                  <w:sz w:val="24"/>
                  <w:szCs w:val="24"/>
                  <w:rPrChange w:id="8283" w:author="Mohammad Nayeem Hasan" w:date="2024-12-23T01:53:00Z" w16du:dateUtc="2024-12-22T19:53:00Z">
                    <w:rPr>
                      <w:rFonts w:ascii="Times New Roman" w:hAnsi="Times New Roman" w:cs="Times New Roman"/>
                      <w:b/>
                      <w:bCs/>
                      <w:sz w:val="24"/>
                      <w:szCs w:val="24"/>
                    </w:rPr>
                  </w:rPrChange>
                </w:rPr>
                <w:delText>h</w:delText>
              </w:r>
            </w:del>
            <w:del w:id="8284" w:author="Mohammad Nayeem Hasan" w:date="2024-11-03T23:14:00Z">
              <w:r w:rsidRPr="00033637" w:rsidDel="00BB33D1">
                <w:rPr>
                  <w:rFonts w:ascii="Times New Roman" w:hAnsi="Times New Roman" w:cs="Times New Roman"/>
                  <w:sz w:val="24"/>
                  <w:szCs w:val="24"/>
                  <w:rPrChange w:id="8285" w:author="Mohammad Nayeem Hasan" w:date="2024-12-23T01:53:00Z" w16du:dateUtc="2024-12-22T19:53:00Z">
                    <w:rPr>
                      <w:rFonts w:ascii="Times New Roman" w:hAnsi="Times New Roman" w:cs="Times New Roman"/>
                      <w:b/>
                      <w:bCs/>
                      <w:sz w:val="24"/>
                      <w:szCs w:val="24"/>
                    </w:rPr>
                  </w:rPrChange>
                </w:rPr>
                <w:delText>ousehold characteristics</w:delText>
              </w:r>
            </w:del>
          </w:p>
        </w:tc>
      </w:tr>
      <w:tr w:rsidR="00B010D0" w:rsidRPr="00033637" w:rsidDel="00BB33D1" w14:paraId="7287578D" w14:textId="0ED042F9" w:rsidTr="00DA17B7">
        <w:trPr>
          <w:trHeight w:val="138"/>
          <w:jc w:val="center"/>
          <w:del w:id="8286" w:author="Mohammad Nayeem Hasan" w:date="2024-11-03T23:14: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5BDAC368" w14:textId="743ACCD0" w:rsidR="00B010D0" w:rsidRPr="00033637" w:rsidDel="00BB33D1" w:rsidRDefault="00B010D0" w:rsidP="00F31FB2">
            <w:pPr>
              <w:spacing w:line="480" w:lineRule="auto"/>
              <w:rPr>
                <w:del w:id="8287" w:author="Mohammad Nayeem Hasan" w:date="2024-11-03T23:14:00Z"/>
                <w:rFonts w:ascii="Times New Roman" w:hAnsi="Times New Roman" w:cs="Times New Roman"/>
                <w:sz w:val="24"/>
                <w:szCs w:val="24"/>
              </w:rPr>
              <w:pPrChange w:id="8288" w:author="Mohammad Nayeem Hasan" w:date="2024-12-23T01:38:00Z" w16du:dateUtc="2024-12-22T19:38:00Z">
                <w:pPr/>
              </w:pPrChange>
            </w:pPr>
            <w:del w:id="8289" w:author="Mohammad Nayeem Hasan" w:date="2024-11-03T23:14:00Z">
              <w:r w:rsidRPr="00033637" w:rsidDel="00BB33D1">
                <w:rPr>
                  <w:rFonts w:ascii="Times New Roman" w:hAnsi="Times New Roman" w:cs="Times New Roman"/>
                  <w:sz w:val="24"/>
                  <w:szCs w:val="24"/>
                </w:rPr>
                <w:delText xml:space="preserve">Wealth </w:delText>
              </w:r>
            </w:del>
            <w:del w:id="8290" w:author="Mohammad Nayeem Hasan" w:date="2024-11-03T21:56:00Z">
              <w:r w:rsidRPr="00033637" w:rsidDel="00CA62EC">
                <w:rPr>
                  <w:rFonts w:ascii="Times New Roman" w:hAnsi="Times New Roman" w:cs="Times New Roman"/>
                  <w:sz w:val="24"/>
                  <w:szCs w:val="24"/>
                </w:rPr>
                <w:delText>I</w:delText>
              </w:r>
            </w:del>
            <w:del w:id="8291" w:author="Mohammad Nayeem Hasan" w:date="2024-11-03T23:14:00Z">
              <w:r w:rsidRPr="00033637" w:rsidDel="00BB33D1">
                <w:rPr>
                  <w:rFonts w:ascii="Times New Roman" w:hAnsi="Times New Roman" w:cs="Times New Roman"/>
                  <w:sz w:val="24"/>
                  <w:szCs w:val="24"/>
                </w:rPr>
                <w:delText>ndex</w:delText>
              </w:r>
            </w:del>
          </w:p>
        </w:tc>
      </w:tr>
      <w:tr w:rsidR="00861DA4" w:rsidRPr="00033637" w:rsidDel="00BB33D1" w14:paraId="3E5D53C2" w14:textId="77777777" w:rsidTr="00D70918">
        <w:trPr>
          <w:trHeight w:val="250"/>
          <w:jc w:val="center"/>
          <w:del w:id="8292"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4D36B635" w14:textId="09FD00A3" w:rsidR="00B010D0" w:rsidRPr="00033637" w:rsidDel="00BB33D1" w:rsidRDefault="00B010D0" w:rsidP="00F31FB2">
            <w:pPr>
              <w:spacing w:line="480" w:lineRule="auto"/>
              <w:rPr>
                <w:del w:id="8293" w:author="Mohammad Nayeem Hasan" w:date="2024-11-03T23:14:00Z"/>
                <w:rFonts w:ascii="Times New Roman" w:hAnsi="Times New Roman" w:cs="Times New Roman"/>
                <w:sz w:val="24"/>
                <w:szCs w:val="24"/>
              </w:rPr>
              <w:pPrChange w:id="8294" w:author="Mohammad Nayeem Hasan" w:date="2024-12-23T01:38:00Z" w16du:dateUtc="2024-12-22T19:38:00Z">
                <w:pPr/>
              </w:pPrChange>
            </w:pPr>
            <w:del w:id="8295" w:author="Mohammad Nayeem Hasan" w:date="2024-11-03T23:14:00Z">
              <w:r w:rsidRPr="00033637" w:rsidDel="00BB33D1">
                <w:rPr>
                  <w:rFonts w:ascii="Times New Roman" w:hAnsi="Times New Roman" w:cs="Times New Roman"/>
                  <w:sz w:val="24"/>
                  <w:szCs w:val="24"/>
                </w:rPr>
                <w:delText>Poorest</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46F8DE01" w14:textId="1AD53A4E" w:rsidR="00B010D0" w:rsidRPr="00033637" w:rsidDel="00BB33D1" w:rsidRDefault="00B010D0" w:rsidP="00F31FB2">
            <w:pPr>
              <w:spacing w:line="480" w:lineRule="auto"/>
              <w:rPr>
                <w:del w:id="8296" w:author="Mohammad Nayeem Hasan" w:date="2024-11-03T23:14:00Z"/>
                <w:rFonts w:ascii="Times New Roman" w:hAnsi="Times New Roman" w:cs="Times New Roman"/>
                <w:sz w:val="24"/>
                <w:szCs w:val="24"/>
              </w:rPr>
              <w:pPrChange w:id="8297" w:author="Mohammad Nayeem Hasan" w:date="2024-12-23T01:38:00Z" w16du:dateUtc="2024-12-22T19:38:00Z">
                <w:pPr/>
              </w:pPrChange>
            </w:pPr>
            <w:del w:id="8298" w:author="Mohammad Nayeem Hasan" w:date="2024-11-03T23:14:00Z">
              <w:r w:rsidRPr="00033637" w:rsidDel="00BB33D1">
                <w:rPr>
                  <w:rFonts w:ascii="Times New Roman" w:hAnsi="Times New Roman" w:cs="Times New Roman"/>
                  <w:sz w:val="24"/>
                  <w:szCs w:val="24"/>
                </w:rPr>
                <w:delText>685 (8.6)</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5469A288" w14:textId="54838368" w:rsidR="00B010D0" w:rsidRPr="00033637" w:rsidDel="00BB33D1" w:rsidRDefault="00B010D0" w:rsidP="00F31FB2">
            <w:pPr>
              <w:spacing w:line="480" w:lineRule="auto"/>
              <w:rPr>
                <w:del w:id="8299" w:author="Mohammad Nayeem Hasan" w:date="2024-11-03T23:14:00Z"/>
                <w:rFonts w:ascii="Times New Roman" w:hAnsi="Times New Roman" w:cs="Times New Roman"/>
                <w:sz w:val="24"/>
                <w:szCs w:val="24"/>
              </w:rPr>
              <w:pPrChange w:id="8300" w:author="Mohammad Nayeem Hasan" w:date="2024-12-23T01:38:00Z" w16du:dateUtc="2024-12-22T19:38:00Z">
                <w:pPr/>
              </w:pPrChange>
            </w:pPr>
            <w:del w:id="8301" w:author="Mohammad Nayeem Hasan" w:date="2024-11-03T23:14:00Z">
              <w:r w:rsidRPr="00033637" w:rsidDel="00BB33D1">
                <w:rPr>
                  <w:rFonts w:ascii="Times New Roman" w:hAnsi="Times New Roman" w:cs="Times New Roman"/>
                  <w:sz w:val="24"/>
                  <w:szCs w:val="24"/>
                </w:rPr>
                <w:delText>7299 (91.4)</w:delText>
              </w:r>
            </w:del>
          </w:p>
        </w:tc>
        <w:tc>
          <w:tcPr>
            <w:tcW w:w="520" w:type="pct"/>
            <w:vMerge w:val="restart"/>
            <w:tcBorders>
              <w:top w:val="single" w:sz="4" w:space="0" w:color="auto"/>
              <w:left w:val="single" w:sz="4" w:space="0" w:color="auto"/>
              <w:bottom w:val="single" w:sz="4" w:space="0" w:color="auto"/>
              <w:right w:val="single" w:sz="4" w:space="0" w:color="auto"/>
            </w:tcBorders>
            <w:vAlign w:val="center"/>
            <w:hideMark/>
          </w:tcPr>
          <w:p w14:paraId="738D10E6" w14:textId="5E8F8C04" w:rsidR="00B010D0" w:rsidRPr="00033637" w:rsidDel="00BB33D1" w:rsidRDefault="00B010D0" w:rsidP="00F31FB2">
            <w:pPr>
              <w:spacing w:line="480" w:lineRule="auto"/>
              <w:rPr>
                <w:del w:id="8302" w:author="Mohammad Nayeem Hasan" w:date="2024-11-03T23:14:00Z"/>
                <w:rFonts w:ascii="Times New Roman" w:hAnsi="Times New Roman" w:cs="Times New Roman"/>
                <w:sz w:val="24"/>
                <w:szCs w:val="24"/>
                <w:rPrChange w:id="8303" w:author="Mohammad Nayeem Hasan" w:date="2024-12-23T01:53:00Z" w16du:dateUtc="2024-12-22T19:53:00Z">
                  <w:rPr>
                    <w:del w:id="8304" w:author="Mohammad Nayeem Hasan" w:date="2024-11-03T23:14:00Z"/>
                    <w:rFonts w:ascii="Times New Roman" w:hAnsi="Times New Roman" w:cs="Times New Roman"/>
                    <w:b/>
                    <w:bCs/>
                    <w:sz w:val="24"/>
                    <w:szCs w:val="24"/>
                  </w:rPr>
                </w:rPrChange>
              </w:rPr>
              <w:pPrChange w:id="8305" w:author="Mohammad Nayeem Hasan" w:date="2024-12-23T01:38:00Z" w16du:dateUtc="2024-12-22T19:38:00Z">
                <w:pPr/>
              </w:pPrChange>
            </w:pPr>
            <w:del w:id="8306" w:author="Mohammad Nayeem Hasan" w:date="2024-11-03T23:14:00Z">
              <w:r w:rsidRPr="00033637" w:rsidDel="00BB33D1">
                <w:rPr>
                  <w:rFonts w:ascii="Times New Roman" w:hAnsi="Times New Roman" w:cs="Times New Roman"/>
                  <w:sz w:val="24"/>
                  <w:szCs w:val="24"/>
                  <w:rPrChange w:id="8307" w:author="Mohammad Nayeem Hasan" w:date="2024-12-23T01:53:00Z" w16du:dateUtc="2024-12-22T19:53:00Z">
                    <w:rPr>
                      <w:rFonts w:ascii="Times New Roman" w:hAnsi="Times New Roman" w:cs="Times New Roman"/>
                      <w:b/>
                      <w:bCs/>
                      <w:sz w:val="24"/>
                      <w:szCs w:val="24"/>
                    </w:rPr>
                  </w:rPrChange>
                </w:rPr>
                <w:delText>&lt;0.001</w:delText>
              </w:r>
            </w:del>
          </w:p>
        </w:tc>
        <w:tc>
          <w:tcPr>
            <w:tcW w:w="361" w:type="pct"/>
            <w:tcBorders>
              <w:top w:val="single" w:sz="4" w:space="0" w:color="auto"/>
              <w:left w:val="single" w:sz="4" w:space="0" w:color="auto"/>
              <w:bottom w:val="single" w:sz="4" w:space="0" w:color="auto"/>
              <w:right w:val="single" w:sz="4" w:space="0" w:color="auto"/>
            </w:tcBorders>
            <w:vAlign w:val="center"/>
            <w:hideMark/>
          </w:tcPr>
          <w:p w14:paraId="05CE2B10" w14:textId="1BAA9B95" w:rsidR="00B010D0" w:rsidRPr="00033637" w:rsidDel="00BB33D1" w:rsidRDefault="00B010D0" w:rsidP="00F31FB2">
            <w:pPr>
              <w:spacing w:line="480" w:lineRule="auto"/>
              <w:rPr>
                <w:del w:id="8308" w:author="Mohammad Nayeem Hasan" w:date="2024-11-03T23:14:00Z"/>
                <w:rFonts w:ascii="Times New Roman" w:hAnsi="Times New Roman" w:cs="Times New Roman"/>
                <w:sz w:val="24"/>
                <w:szCs w:val="24"/>
              </w:rPr>
              <w:pPrChange w:id="8309" w:author="Mohammad Nayeem Hasan" w:date="2024-12-23T01:38:00Z" w16du:dateUtc="2024-12-22T19:38:00Z">
                <w:pPr/>
              </w:pPrChange>
            </w:pPr>
            <w:del w:id="8310" w:author="Mohammad Nayeem Hasan" w:date="2024-11-03T23:14:00Z">
              <w:r w:rsidRPr="00033637" w:rsidDel="00BB33D1">
                <w:rPr>
                  <w:rFonts w:ascii="Times New Roman" w:hAnsi="Times New Roman" w:cs="Times New Roman"/>
                  <w:sz w:val="24"/>
                  <w:szCs w:val="24"/>
                </w:rPr>
                <w:delText>246 (4.8)</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5156C0AE" w14:textId="0074BA01" w:rsidR="00B010D0" w:rsidRPr="00033637" w:rsidDel="00BB33D1" w:rsidRDefault="00B010D0" w:rsidP="00F31FB2">
            <w:pPr>
              <w:spacing w:line="480" w:lineRule="auto"/>
              <w:rPr>
                <w:del w:id="8311" w:author="Mohammad Nayeem Hasan" w:date="2024-11-03T23:14:00Z"/>
                <w:rFonts w:ascii="Times New Roman" w:hAnsi="Times New Roman" w:cs="Times New Roman"/>
                <w:sz w:val="24"/>
                <w:szCs w:val="24"/>
              </w:rPr>
              <w:pPrChange w:id="8312" w:author="Mohammad Nayeem Hasan" w:date="2024-12-23T01:38:00Z" w16du:dateUtc="2024-12-22T19:38:00Z">
                <w:pPr/>
              </w:pPrChange>
            </w:pPr>
            <w:del w:id="8313" w:author="Mohammad Nayeem Hasan" w:date="2024-11-03T23:14:00Z">
              <w:r w:rsidRPr="00033637" w:rsidDel="00BB33D1">
                <w:rPr>
                  <w:rFonts w:ascii="Times New Roman" w:hAnsi="Times New Roman" w:cs="Times New Roman"/>
                  <w:sz w:val="24"/>
                  <w:szCs w:val="24"/>
                </w:rPr>
                <w:delText>4857 (95.2)</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082AB213" w14:textId="26CF1FBA" w:rsidR="00B010D0" w:rsidRPr="00033637" w:rsidDel="00BB33D1" w:rsidRDefault="00B010D0" w:rsidP="00F31FB2">
            <w:pPr>
              <w:spacing w:line="480" w:lineRule="auto"/>
              <w:rPr>
                <w:del w:id="8314" w:author="Mohammad Nayeem Hasan" w:date="2024-11-03T23:14:00Z"/>
                <w:rFonts w:ascii="Times New Roman" w:hAnsi="Times New Roman" w:cs="Times New Roman"/>
                <w:sz w:val="24"/>
                <w:szCs w:val="24"/>
              </w:rPr>
              <w:pPrChange w:id="8315" w:author="Mohammad Nayeem Hasan" w:date="2024-12-23T01:38:00Z" w16du:dateUtc="2024-12-22T19:38:00Z">
                <w:pPr/>
              </w:pPrChange>
            </w:pPr>
            <w:del w:id="8316" w:author="Mohammad Nayeem Hasan" w:date="2024-11-03T23:14:00Z">
              <w:r w:rsidRPr="00033637" w:rsidDel="00BB33D1">
                <w:rPr>
                  <w:rFonts w:ascii="Times New Roman" w:hAnsi="Times New Roman" w:cs="Times New Roman"/>
                  <w:sz w:val="24"/>
                  <w:szCs w:val="24"/>
                </w:rPr>
                <w:delText>0.071</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68FE34BA" w14:textId="068B7925" w:rsidR="00B010D0" w:rsidRPr="00033637" w:rsidDel="00BB33D1" w:rsidRDefault="00B010D0" w:rsidP="00F31FB2">
            <w:pPr>
              <w:spacing w:line="480" w:lineRule="auto"/>
              <w:rPr>
                <w:del w:id="8317" w:author="Mohammad Nayeem Hasan" w:date="2024-11-03T23:14:00Z"/>
                <w:rFonts w:ascii="Times New Roman" w:hAnsi="Times New Roman" w:cs="Times New Roman"/>
                <w:sz w:val="24"/>
                <w:szCs w:val="24"/>
              </w:rPr>
              <w:pPrChange w:id="8318" w:author="Mohammad Nayeem Hasan" w:date="2024-12-23T01:38:00Z" w16du:dateUtc="2024-12-22T19:38:00Z">
                <w:pPr/>
              </w:pPrChange>
            </w:pPr>
            <w:del w:id="8319" w:author="Mohammad Nayeem Hasan" w:date="2024-11-03T23:14:00Z">
              <w:r w:rsidRPr="00033637" w:rsidDel="00BB33D1">
                <w:rPr>
                  <w:rFonts w:ascii="Times New Roman" w:hAnsi="Times New Roman" w:cs="Times New Roman"/>
                  <w:sz w:val="24"/>
                  <w:szCs w:val="24"/>
                </w:rPr>
                <w:delText>421 (8.4)</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7B39BBC1" w14:textId="0A1D8190" w:rsidR="00B010D0" w:rsidRPr="00033637" w:rsidDel="00BB33D1" w:rsidRDefault="00B010D0" w:rsidP="00F31FB2">
            <w:pPr>
              <w:spacing w:line="480" w:lineRule="auto"/>
              <w:rPr>
                <w:del w:id="8320" w:author="Mohammad Nayeem Hasan" w:date="2024-11-03T23:14:00Z"/>
                <w:rFonts w:ascii="Times New Roman" w:hAnsi="Times New Roman" w:cs="Times New Roman"/>
                <w:sz w:val="24"/>
                <w:szCs w:val="24"/>
              </w:rPr>
              <w:pPrChange w:id="8321" w:author="Mohammad Nayeem Hasan" w:date="2024-12-23T01:38:00Z" w16du:dateUtc="2024-12-22T19:38:00Z">
                <w:pPr/>
              </w:pPrChange>
            </w:pPr>
            <w:del w:id="8322" w:author="Mohammad Nayeem Hasan" w:date="2024-11-03T23:14:00Z">
              <w:r w:rsidRPr="00033637" w:rsidDel="00BB33D1">
                <w:rPr>
                  <w:rFonts w:ascii="Times New Roman" w:hAnsi="Times New Roman" w:cs="Times New Roman"/>
                  <w:sz w:val="24"/>
                  <w:szCs w:val="24"/>
                </w:rPr>
                <w:delText>4615 (91.6)</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70E4C270" w14:textId="0550EDE7" w:rsidR="00B010D0" w:rsidRPr="00033637" w:rsidDel="00BB33D1" w:rsidRDefault="00B010D0" w:rsidP="00F31FB2">
            <w:pPr>
              <w:spacing w:line="480" w:lineRule="auto"/>
              <w:rPr>
                <w:del w:id="8323" w:author="Mohammad Nayeem Hasan" w:date="2024-11-03T23:14:00Z"/>
                <w:rFonts w:ascii="Times New Roman" w:hAnsi="Times New Roman" w:cs="Times New Roman"/>
                <w:sz w:val="24"/>
                <w:szCs w:val="24"/>
                <w:rPrChange w:id="8324" w:author="Mohammad Nayeem Hasan" w:date="2024-12-23T01:53:00Z" w16du:dateUtc="2024-12-22T19:53:00Z">
                  <w:rPr>
                    <w:del w:id="8325" w:author="Mohammad Nayeem Hasan" w:date="2024-11-03T23:14:00Z"/>
                    <w:rFonts w:ascii="Times New Roman" w:hAnsi="Times New Roman" w:cs="Times New Roman"/>
                    <w:b/>
                    <w:bCs/>
                    <w:sz w:val="24"/>
                    <w:szCs w:val="24"/>
                  </w:rPr>
                </w:rPrChange>
              </w:rPr>
              <w:pPrChange w:id="8326" w:author="Mohammad Nayeem Hasan" w:date="2024-12-23T01:38:00Z" w16du:dateUtc="2024-12-22T19:38:00Z">
                <w:pPr/>
              </w:pPrChange>
            </w:pPr>
            <w:del w:id="8327" w:author="Mohammad Nayeem Hasan" w:date="2024-11-03T23:14:00Z">
              <w:r w:rsidRPr="00033637" w:rsidDel="00BB33D1">
                <w:rPr>
                  <w:rFonts w:ascii="Times New Roman" w:hAnsi="Times New Roman" w:cs="Times New Roman"/>
                  <w:sz w:val="24"/>
                  <w:szCs w:val="24"/>
                  <w:rPrChange w:id="8328" w:author="Mohammad Nayeem Hasan" w:date="2024-12-23T01:53:00Z" w16du:dateUtc="2024-12-22T19:53:00Z">
                    <w:rPr>
                      <w:rFonts w:ascii="Times New Roman" w:hAnsi="Times New Roman" w:cs="Times New Roman"/>
                      <w:b/>
                      <w:bCs/>
                      <w:sz w:val="24"/>
                      <w:szCs w:val="24"/>
                    </w:rPr>
                  </w:rPrChange>
                </w:rPr>
                <w:delText>&lt;0.001</w:delText>
              </w:r>
            </w:del>
          </w:p>
        </w:tc>
      </w:tr>
      <w:tr w:rsidR="00072E76" w:rsidRPr="00033637" w:rsidDel="00BB33D1" w14:paraId="50142106" w14:textId="77777777" w:rsidTr="00D70918">
        <w:trPr>
          <w:trHeight w:val="250"/>
          <w:jc w:val="center"/>
          <w:del w:id="8329"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229018B8" w14:textId="04AD1B7F" w:rsidR="00B010D0" w:rsidRPr="00033637" w:rsidDel="00BB33D1" w:rsidRDefault="00B010D0" w:rsidP="00F31FB2">
            <w:pPr>
              <w:spacing w:line="480" w:lineRule="auto"/>
              <w:rPr>
                <w:del w:id="8330" w:author="Mohammad Nayeem Hasan" w:date="2024-11-03T23:14:00Z"/>
                <w:rFonts w:ascii="Times New Roman" w:hAnsi="Times New Roman" w:cs="Times New Roman"/>
                <w:sz w:val="24"/>
                <w:szCs w:val="24"/>
              </w:rPr>
              <w:pPrChange w:id="8331" w:author="Mohammad Nayeem Hasan" w:date="2024-12-23T01:38:00Z" w16du:dateUtc="2024-12-22T19:38:00Z">
                <w:pPr/>
              </w:pPrChange>
            </w:pPr>
            <w:del w:id="8332" w:author="Mohammad Nayeem Hasan" w:date="2024-11-03T23:14:00Z">
              <w:r w:rsidRPr="00033637" w:rsidDel="00BB33D1">
                <w:rPr>
                  <w:rFonts w:ascii="Times New Roman" w:hAnsi="Times New Roman" w:cs="Times New Roman"/>
                  <w:sz w:val="24"/>
                  <w:szCs w:val="24"/>
                </w:rPr>
                <w:delText>Poor</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0D1112A1" w14:textId="4BE43C93" w:rsidR="00B010D0" w:rsidRPr="00033637" w:rsidDel="00BB33D1" w:rsidRDefault="00B010D0" w:rsidP="00F31FB2">
            <w:pPr>
              <w:spacing w:line="480" w:lineRule="auto"/>
              <w:rPr>
                <w:del w:id="8333" w:author="Mohammad Nayeem Hasan" w:date="2024-11-03T23:14:00Z"/>
                <w:rFonts w:ascii="Times New Roman" w:hAnsi="Times New Roman" w:cs="Times New Roman"/>
                <w:sz w:val="24"/>
                <w:szCs w:val="24"/>
              </w:rPr>
              <w:pPrChange w:id="8334" w:author="Mohammad Nayeem Hasan" w:date="2024-12-23T01:38:00Z" w16du:dateUtc="2024-12-22T19:38:00Z">
                <w:pPr/>
              </w:pPrChange>
            </w:pPr>
            <w:del w:id="8335" w:author="Mohammad Nayeem Hasan" w:date="2024-11-03T23:14:00Z">
              <w:r w:rsidRPr="00033637" w:rsidDel="00BB33D1">
                <w:rPr>
                  <w:rFonts w:ascii="Times New Roman" w:hAnsi="Times New Roman" w:cs="Times New Roman"/>
                  <w:sz w:val="24"/>
                  <w:szCs w:val="24"/>
                </w:rPr>
                <w:delText>502 (7.6)</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63045E69" w14:textId="7E6AA5C5" w:rsidR="00B010D0" w:rsidRPr="00033637" w:rsidDel="00BB33D1" w:rsidRDefault="00B010D0" w:rsidP="00F31FB2">
            <w:pPr>
              <w:spacing w:line="480" w:lineRule="auto"/>
              <w:rPr>
                <w:del w:id="8336" w:author="Mohammad Nayeem Hasan" w:date="2024-11-03T23:14:00Z"/>
                <w:rFonts w:ascii="Times New Roman" w:hAnsi="Times New Roman" w:cs="Times New Roman"/>
                <w:sz w:val="24"/>
                <w:szCs w:val="24"/>
              </w:rPr>
              <w:pPrChange w:id="8337" w:author="Mohammad Nayeem Hasan" w:date="2024-12-23T01:38:00Z" w16du:dateUtc="2024-12-22T19:38:00Z">
                <w:pPr/>
              </w:pPrChange>
            </w:pPr>
            <w:del w:id="8338" w:author="Mohammad Nayeem Hasan" w:date="2024-11-03T23:14:00Z">
              <w:r w:rsidRPr="00033637" w:rsidDel="00BB33D1">
                <w:rPr>
                  <w:rFonts w:ascii="Times New Roman" w:hAnsi="Times New Roman" w:cs="Times New Roman"/>
                  <w:sz w:val="24"/>
                  <w:szCs w:val="24"/>
                </w:rPr>
                <w:delText>6107 (92.4)</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A6DDA1" w14:textId="5C6670EC" w:rsidR="00B010D0" w:rsidRPr="00033637" w:rsidDel="00BB33D1" w:rsidRDefault="00B010D0" w:rsidP="00F31FB2">
            <w:pPr>
              <w:spacing w:line="480" w:lineRule="auto"/>
              <w:rPr>
                <w:del w:id="8339" w:author="Mohammad Nayeem Hasan" w:date="2024-11-03T23:14:00Z"/>
                <w:rFonts w:ascii="Times New Roman" w:hAnsi="Times New Roman" w:cs="Times New Roman"/>
                <w:sz w:val="24"/>
                <w:szCs w:val="24"/>
                <w:rPrChange w:id="8340" w:author="Mohammad Nayeem Hasan" w:date="2024-12-23T01:53:00Z" w16du:dateUtc="2024-12-22T19:53:00Z">
                  <w:rPr>
                    <w:del w:id="8341" w:author="Mohammad Nayeem Hasan" w:date="2024-11-03T23:14:00Z"/>
                    <w:rFonts w:ascii="Times New Roman" w:hAnsi="Times New Roman" w:cs="Times New Roman"/>
                    <w:b/>
                    <w:bCs/>
                    <w:sz w:val="24"/>
                    <w:szCs w:val="24"/>
                  </w:rPr>
                </w:rPrChange>
              </w:rPr>
              <w:pPrChange w:id="8342"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51912A27" w14:textId="6480DAF2" w:rsidR="00B010D0" w:rsidRPr="00033637" w:rsidDel="00BB33D1" w:rsidRDefault="00B010D0" w:rsidP="00F31FB2">
            <w:pPr>
              <w:spacing w:line="480" w:lineRule="auto"/>
              <w:rPr>
                <w:del w:id="8343" w:author="Mohammad Nayeem Hasan" w:date="2024-11-03T23:14:00Z"/>
                <w:rFonts w:ascii="Times New Roman" w:hAnsi="Times New Roman" w:cs="Times New Roman"/>
                <w:sz w:val="24"/>
                <w:szCs w:val="24"/>
              </w:rPr>
              <w:pPrChange w:id="8344" w:author="Mohammad Nayeem Hasan" w:date="2024-12-23T01:38:00Z" w16du:dateUtc="2024-12-22T19:38:00Z">
                <w:pPr/>
              </w:pPrChange>
            </w:pPr>
            <w:del w:id="8345" w:author="Mohammad Nayeem Hasan" w:date="2024-11-03T23:14:00Z">
              <w:r w:rsidRPr="00033637" w:rsidDel="00BB33D1">
                <w:rPr>
                  <w:rFonts w:ascii="Times New Roman" w:hAnsi="Times New Roman" w:cs="Times New Roman"/>
                  <w:sz w:val="24"/>
                  <w:szCs w:val="24"/>
                </w:rPr>
                <w:delText>155 (3.6)</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490AEAA4" w14:textId="7B2F39F3" w:rsidR="00B010D0" w:rsidRPr="00033637" w:rsidDel="00BB33D1" w:rsidRDefault="00B010D0" w:rsidP="00F31FB2">
            <w:pPr>
              <w:spacing w:line="480" w:lineRule="auto"/>
              <w:rPr>
                <w:del w:id="8346" w:author="Mohammad Nayeem Hasan" w:date="2024-11-03T23:14:00Z"/>
                <w:rFonts w:ascii="Times New Roman" w:hAnsi="Times New Roman" w:cs="Times New Roman"/>
                <w:sz w:val="24"/>
                <w:szCs w:val="24"/>
              </w:rPr>
              <w:pPrChange w:id="8347" w:author="Mohammad Nayeem Hasan" w:date="2024-12-23T01:38:00Z" w16du:dateUtc="2024-12-22T19:38:00Z">
                <w:pPr/>
              </w:pPrChange>
            </w:pPr>
            <w:del w:id="8348" w:author="Mohammad Nayeem Hasan" w:date="2024-11-03T23:14:00Z">
              <w:r w:rsidRPr="00033637" w:rsidDel="00BB33D1">
                <w:rPr>
                  <w:rFonts w:ascii="Times New Roman" w:hAnsi="Times New Roman" w:cs="Times New Roman"/>
                  <w:sz w:val="24"/>
                  <w:szCs w:val="24"/>
                </w:rPr>
                <w:delText>4128 (96.4)</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2D87290" w14:textId="5DCF0A0C" w:rsidR="00B010D0" w:rsidRPr="00033637" w:rsidDel="00BB33D1" w:rsidRDefault="00B010D0" w:rsidP="00F31FB2">
            <w:pPr>
              <w:spacing w:line="480" w:lineRule="auto"/>
              <w:rPr>
                <w:del w:id="8349" w:author="Mohammad Nayeem Hasan" w:date="2024-11-03T23:14:00Z"/>
                <w:rFonts w:ascii="Times New Roman" w:hAnsi="Times New Roman" w:cs="Times New Roman"/>
                <w:sz w:val="24"/>
                <w:szCs w:val="24"/>
              </w:rPr>
              <w:pPrChange w:id="8350"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04AFE81D" w14:textId="18CFA697" w:rsidR="00B010D0" w:rsidRPr="00033637" w:rsidDel="00BB33D1" w:rsidRDefault="00B010D0" w:rsidP="00F31FB2">
            <w:pPr>
              <w:spacing w:line="480" w:lineRule="auto"/>
              <w:rPr>
                <w:del w:id="8351" w:author="Mohammad Nayeem Hasan" w:date="2024-11-03T23:14:00Z"/>
                <w:rFonts w:ascii="Times New Roman" w:hAnsi="Times New Roman" w:cs="Times New Roman"/>
                <w:sz w:val="24"/>
                <w:szCs w:val="24"/>
              </w:rPr>
              <w:pPrChange w:id="8352" w:author="Mohammad Nayeem Hasan" w:date="2024-12-23T01:38:00Z" w16du:dateUtc="2024-12-22T19:38:00Z">
                <w:pPr/>
              </w:pPrChange>
            </w:pPr>
            <w:del w:id="8353" w:author="Mohammad Nayeem Hasan" w:date="2024-11-03T23:14:00Z">
              <w:r w:rsidRPr="00033637" w:rsidDel="00BB33D1">
                <w:rPr>
                  <w:rFonts w:ascii="Times New Roman" w:hAnsi="Times New Roman" w:cs="Times New Roman"/>
                  <w:sz w:val="24"/>
                  <w:szCs w:val="24"/>
                </w:rPr>
                <w:delText>371 (8.2)</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6B68664B" w14:textId="5C9333C9" w:rsidR="00B010D0" w:rsidRPr="00033637" w:rsidDel="00BB33D1" w:rsidRDefault="00B010D0" w:rsidP="00F31FB2">
            <w:pPr>
              <w:spacing w:line="480" w:lineRule="auto"/>
              <w:rPr>
                <w:del w:id="8354" w:author="Mohammad Nayeem Hasan" w:date="2024-11-03T23:14:00Z"/>
                <w:rFonts w:ascii="Times New Roman" w:hAnsi="Times New Roman" w:cs="Times New Roman"/>
                <w:sz w:val="24"/>
                <w:szCs w:val="24"/>
              </w:rPr>
              <w:pPrChange w:id="8355" w:author="Mohammad Nayeem Hasan" w:date="2024-12-23T01:38:00Z" w16du:dateUtc="2024-12-22T19:38:00Z">
                <w:pPr/>
              </w:pPrChange>
            </w:pPr>
            <w:del w:id="8356" w:author="Mohammad Nayeem Hasan" w:date="2024-11-03T23:14:00Z">
              <w:r w:rsidRPr="00033637" w:rsidDel="00BB33D1">
                <w:rPr>
                  <w:rFonts w:ascii="Times New Roman" w:hAnsi="Times New Roman" w:cs="Times New Roman"/>
                  <w:sz w:val="24"/>
                  <w:szCs w:val="24"/>
                </w:rPr>
                <w:delText>4159 (91.8)</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292935" w14:textId="16368628" w:rsidR="00B010D0" w:rsidRPr="00033637" w:rsidDel="00BB33D1" w:rsidRDefault="00B010D0" w:rsidP="00F31FB2">
            <w:pPr>
              <w:spacing w:line="480" w:lineRule="auto"/>
              <w:rPr>
                <w:del w:id="8357" w:author="Mohammad Nayeem Hasan" w:date="2024-11-03T23:14:00Z"/>
                <w:rFonts w:ascii="Times New Roman" w:hAnsi="Times New Roman" w:cs="Times New Roman"/>
                <w:sz w:val="24"/>
                <w:szCs w:val="24"/>
                <w:rPrChange w:id="8358" w:author="Mohammad Nayeem Hasan" w:date="2024-12-23T01:53:00Z" w16du:dateUtc="2024-12-22T19:53:00Z">
                  <w:rPr>
                    <w:del w:id="8359" w:author="Mohammad Nayeem Hasan" w:date="2024-11-03T23:14:00Z"/>
                    <w:rFonts w:ascii="Times New Roman" w:hAnsi="Times New Roman" w:cs="Times New Roman"/>
                    <w:b/>
                    <w:bCs/>
                    <w:sz w:val="24"/>
                    <w:szCs w:val="24"/>
                  </w:rPr>
                </w:rPrChange>
              </w:rPr>
              <w:pPrChange w:id="8360" w:author="Mohammad Nayeem Hasan" w:date="2024-12-23T01:38:00Z" w16du:dateUtc="2024-12-22T19:38:00Z">
                <w:pPr/>
              </w:pPrChange>
            </w:pPr>
          </w:p>
        </w:tc>
      </w:tr>
      <w:tr w:rsidR="00072E76" w:rsidRPr="00033637" w:rsidDel="00BB33D1" w14:paraId="5688E589" w14:textId="77777777" w:rsidTr="00D70918">
        <w:trPr>
          <w:trHeight w:val="138"/>
          <w:jc w:val="center"/>
          <w:del w:id="8361"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781468DF" w14:textId="207FEBEF" w:rsidR="00B010D0" w:rsidRPr="00033637" w:rsidDel="00BB33D1" w:rsidRDefault="00B010D0" w:rsidP="00F31FB2">
            <w:pPr>
              <w:spacing w:line="480" w:lineRule="auto"/>
              <w:rPr>
                <w:del w:id="8362" w:author="Mohammad Nayeem Hasan" w:date="2024-11-03T23:14:00Z"/>
                <w:rFonts w:ascii="Times New Roman" w:hAnsi="Times New Roman" w:cs="Times New Roman"/>
                <w:sz w:val="24"/>
                <w:szCs w:val="24"/>
              </w:rPr>
              <w:pPrChange w:id="8363" w:author="Mohammad Nayeem Hasan" w:date="2024-12-23T01:38:00Z" w16du:dateUtc="2024-12-22T19:38:00Z">
                <w:pPr/>
              </w:pPrChange>
            </w:pPr>
            <w:del w:id="8364" w:author="Mohammad Nayeem Hasan" w:date="2024-11-03T23:14:00Z">
              <w:r w:rsidRPr="00033637" w:rsidDel="00BB33D1">
                <w:rPr>
                  <w:rFonts w:ascii="Times New Roman" w:hAnsi="Times New Roman" w:cs="Times New Roman"/>
                  <w:sz w:val="24"/>
                  <w:szCs w:val="24"/>
                </w:rPr>
                <w:delText>Middle</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420833F7" w14:textId="78CBD7D0" w:rsidR="00B010D0" w:rsidRPr="00033637" w:rsidDel="00BB33D1" w:rsidRDefault="00B010D0" w:rsidP="00F31FB2">
            <w:pPr>
              <w:spacing w:line="480" w:lineRule="auto"/>
              <w:rPr>
                <w:del w:id="8365" w:author="Mohammad Nayeem Hasan" w:date="2024-11-03T23:14:00Z"/>
                <w:rFonts w:ascii="Times New Roman" w:hAnsi="Times New Roman" w:cs="Times New Roman"/>
                <w:sz w:val="24"/>
                <w:szCs w:val="24"/>
              </w:rPr>
              <w:pPrChange w:id="8366" w:author="Mohammad Nayeem Hasan" w:date="2024-12-23T01:38:00Z" w16du:dateUtc="2024-12-22T19:38:00Z">
                <w:pPr/>
              </w:pPrChange>
            </w:pPr>
            <w:del w:id="8367" w:author="Mohammad Nayeem Hasan" w:date="2024-11-03T23:14:00Z">
              <w:r w:rsidRPr="00033637" w:rsidDel="00BB33D1">
                <w:rPr>
                  <w:rFonts w:ascii="Times New Roman" w:hAnsi="Times New Roman" w:cs="Times New Roman"/>
                  <w:sz w:val="24"/>
                  <w:szCs w:val="24"/>
                </w:rPr>
                <w:delText>420 (7.1)</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4FBE556F" w14:textId="49024C11" w:rsidR="00B010D0" w:rsidRPr="00033637" w:rsidDel="00BB33D1" w:rsidRDefault="00B010D0" w:rsidP="00F31FB2">
            <w:pPr>
              <w:spacing w:line="480" w:lineRule="auto"/>
              <w:rPr>
                <w:del w:id="8368" w:author="Mohammad Nayeem Hasan" w:date="2024-11-03T23:14:00Z"/>
                <w:rFonts w:ascii="Times New Roman" w:hAnsi="Times New Roman" w:cs="Times New Roman"/>
                <w:sz w:val="24"/>
                <w:szCs w:val="24"/>
              </w:rPr>
              <w:pPrChange w:id="8369" w:author="Mohammad Nayeem Hasan" w:date="2024-12-23T01:38:00Z" w16du:dateUtc="2024-12-22T19:38:00Z">
                <w:pPr/>
              </w:pPrChange>
            </w:pPr>
            <w:del w:id="8370" w:author="Mohammad Nayeem Hasan" w:date="2024-11-03T23:14:00Z">
              <w:r w:rsidRPr="00033637" w:rsidDel="00BB33D1">
                <w:rPr>
                  <w:rFonts w:ascii="Times New Roman" w:hAnsi="Times New Roman" w:cs="Times New Roman"/>
                  <w:sz w:val="24"/>
                  <w:szCs w:val="24"/>
                </w:rPr>
                <w:delText>5495 (92.9)</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E060D5" w14:textId="782D14AB" w:rsidR="00B010D0" w:rsidRPr="00033637" w:rsidDel="00BB33D1" w:rsidRDefault="00B010D0" w:rsidP="00F31FB2">
            <w:pPr>
              <w:spacing w:line="480" w:lineRule="auto"/>
              <w:rPr>
                <w:del w:id="8371" w:author="Mohammad Nayeem Hasan" w:date="2024-11-03T23:14:00Z"/>
                <w:rFonts w:ascii="Times New Roman" w:hAnsi="Times New Roman" w:cs="Times New Roman"/>
                <w:sz w:val="24"/>
                <w:szCs w:val="24"/>
                <w:rPrChange w:id="8372" w:author="Mohammad Nayeem Hasan" w:date="2024-12-23T01:53:00Z" w16du:dateUtc="2024-12-22T19:53:00Z">
                  <w:rPr>
                    <w:del w:id="8373" w:author="Mohammad Nayeem Hasan" w:date="2024-11-03T23:14:00Z"/>
                    <w:rFonts w:ascii="Times New Roman" w:hAnsi="Times New Roman" w:cs="Times New Roman"/>
                    <w:b/>
                    <w:bCs/>
                    <w:sz w:val="24"/>
                    <w:szCs w:val="24"/>
                  </w:rPr>
                </w:rPrChange>
              </w:rPr>
              <w:pPrChange w:id="8374"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61EFBF97" w14:textId="672A481C" w:rsidR="00B010D0" w:rsidRPr="00033637" w:rsidDel="00BB33D1" w:rsidRDefault="00B010D0" w:rsidP="00F31FB2">
            <w:pPr>
              <w:spacing w:line="480" w:lineRule="auto"/>
              <w:rPr>
                <w:del w:id="8375" w:author="Mohammad Nayeem Hasan" w:date="2024-11-03T23:14:00Z"/>
                <w:rFonts w:ascii="Times New Roman" w:hAnsi="Times New Roman" w:cs="Times New Roman"/>
                <w:sz w:val="24"/>
                <w:szCs w:val="24"/>
              </w:rPr>
              <w:pPrChange w:id="8376" w:author="Mohammad Nayeem Hasan" w:date="2024-12-23T01:38:00Z" w16du:dateUtc="2024-12-22T19:38:00Z">
                <w:pPr/>
              </w:pPrChange>
            </w:pPr>
            <w:del w:id="8377" w:author="Mohammad Nayeem Hasan" w:date="2024-11-03T23:14:00Z">
              <w:r w:rsidRPr="00033637" w:rsidDel="00BB33D1">
                <w:rPr>
                  <w:rFonts w:ascii="Times New Roman" w:hAnsi="Times New Roman" w:cs="Times New Roman"/>
                  <w:sz w:val="24"/>
                  <w:szCs w:val="24"/>
                </w:rPr>
                <w:delText>130 (3.4)</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4595F97E" w14:textId="6C439081" w:rsidR="00B010D0" w:rsidRPr="00033637" w:rsidDel="00BB33D1" w:rsidRDefault="00B010D0" w:rsidP="00F31FB2">
            <w:pPr>
              <w:spacing w:line="480" w:lineRule="auto"/>
              <w:rPr>
                <w:del w:id="8378" w:author="Mohammad Nayeem Hasan" w:date="2024-11-03T23:14:00Z"/>
                <w:rFonts w:ascii="Times New Roman" w:hAnsi="Times New Roman" w:cs="Times New Roman"/>
                <w:sz w:val="24"/>
                <w:szCs w:val="24"/>
              </w:rPr>
              <w:pPrChange w:id="8379" w:author="Mohammad Nayeem Hasan" w:date="2024-12-23T01:38:00Z" w16du:dateUtc="2024-12-22T19:38:00Z">
                <w:pPr/>
              </w:pPrChange>
            </w:pPr>
            <w:del w:id="8380" w:author="Mohammad Nayeem Hasan" w:date="2024-11-03T23:14:00Z">
              <w:r w:rsidRPr="00033637" w:rsidDel="00BB33D1">
                <w:rPr>
                  <w:rFonts w:ascii="Times New Roman" w:hAnsi="Times New Roman" w:cs="Times New Roman"/>
                  <w:sz w:val="24"/>
                  <w:szCs w:val="24"/>
                </w:rPr>
                <w:delText>3752 (96.6)</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591375C" w14:textId="770B88AA" w:rsidR="00B010D0" w:rsidRPr="00033637" w:rsidDel="00BB33D1" w:rsidRDefault="00B010D0" w:rsidP="00F31FB2">
            <w:pPr>
              <w:spacing w:line="480" w:lineRule="auto"/>
              <w:rPr>
                <w:del w:id="8381" w:author="Mohammad Nayeem Hasan" w:date="2024-11-03T23:14:00Z"/>
                <w:rFonts w:ascii="Times New Roman" w:hAnsi="Times New Roman" w:cs="Times New Roman"/>
                <w:sz w:val="24"/>
                <w:szCs w:val="24"/>
              </w:rPr>
              <w:pPrChange w:id="8382"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4F057D11" w14:textId="2146EFBD" w:rsidR="00B010D0" w:rsidRPr="00033637" w:rsidDel="00BB33D1" w:rsidRDefault="00B010D0" w:rsidP="00F31FB2">
            <w:pPr>
              <w:spacing w:line="480" w:lineRule="auto"/>
              <w:rPr>
                <w:del w:id="8383" w:author="Mohammad Nayeem Hasan" w:date="2024-11-03T23:14:00Z"/>
                <w:rFonts w:ascii="Times New Roman" w:hAnsi="Times New Roman" w:cs="Times New Roman"/>
                <w:sz w:val="24"/>
                <w:szCs w:val="24"/>
              </w:rPr>
              <w:pPrChange w:id="8384" w:author="Mohammad Nayeem Hasan" w:date="2024-12-23T01:38:00Z" w16du:dateUtc="2024-12-22T19:38:00Z">
                <w:pPr/>
              </w:pPrChange>
            </w:pPr>
            <w:del w:id="8385" w:author="Mohammad Nayeem Hasan" w:date="2024-11-03T23:14:00Z">
              <w:r w:rsidRPr="00033637" w:rsidDel="00BB33D1">
                <w:rPr>
                  <w:rFonts w:ascii="Times New Roman" w:hAnsi="Times New Roman" w:cs="Times New Roman"/>
                  <w:sz w:val="24"/>
                  <w:szCs w:val="24"/>
                </w:rPr>
                <w:delText>262 (6.1)</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209BDB4E" w14:textId="6107799E" w:rsidR="00B010D0" w:rsidRPr="00033637" w:rsidDel="00BB33D1" w:rsidRDefault="00B010D0" w:rsidP="00F31FB2">
            <w:pPr>
              <w:spacing w:line="480" w:lineRule="auto"/>
              <w:rPr>
                <w:del w:id="8386" w:author="Mohammad Nayeem Hasan" w:date="2024-11-03T23:14:00Z"/>
                <w:rFonts w:ascii="Times New Roman" w:hAnsi="Times New Roman" w:cs="Times New Roman"/>
                <w:sz w:val="24"/>
                <w:szCs w:val="24"/>
              </w:rPr>
              <w:pPrChange w:id="8387" w:author="Mohammad Nayeem Hasan" w:date="2024-12-23T01:38:00Z" w16du:dateUtc="2024-12-22T19:38:00Z">
                <w:pPr/>
              </w:pPrChange>
            </w:pPr>
            <w:del w:id="8388" w:author="Mohammad Nayeem Hasan" w:date="2024-11-03T23:14:00Z">
              <w:r w:rsidRPr="00033637" w:rsidDel="00BB33D1">
                <w:rPr>
                  <w:rFonts w:ascii="Times New Roman" w:hAnsi="Times New Roman" w:cs="Times New Roman"/>
                  <w:sz w:val="24"/>
                  <w:szCs w:val="24"/>
                </w:rPr>
                <w:delText>4036 (93.9)</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3908EB" w14:textId="76D18467" w:rsidR="00B010D0" w:rsidRPr="00033637" w:rsidDel="00BB33D1" w:rsidRDefault="00B010D0" w:rsidP="00F31FB2">
            <w:pPr>
              <w:spacing w:line="480" w:lineRule="auto"/>
              <w:rPr>
                <w:del w:id="8389" w:author="Mohammad Nayeem Hasan" w:date="2024-11-03T23:14:00Z"/>
                <w:rFonts w:ascii="Times New Roman" w:hAnsi="Times New Roman" w:cs="Times New Roman"/>
                <w:sz w:val="24"/>
                <w:szCs w:val="24"/>
                <w:rPrChange w:id="8390" w:author="Mohammad Nayeem Hasan" w:date="2024-12-23T01:53:00Z" w16du:dateUtc="2024-12-22T19:53:00Z">
                  <w:rPr>
                    <w:del w:id="8391" w:author="Mohammad Nayeem Hasan" w:date="2024-11-03T23:14:00Z"/>
                    <w:rFonts w:ascii="Times New Roman" w:hAnsi="Times New Roman" w:cs="Times New Roman"/>
                    <w:b/>
                    <w:bCs/>
                    <w:sz w:val="24"/>
                    <w:szCs w:val="24"/>
                  </w:rPr>
                </w:rPrChange>
              </w:rPr>
              <w:pPrChange w:id="8392" w:author="Mohammad Nayeem Hasan" w:date="2024-12-23T01:38:00Z" w16du:dateUtc="2024-12-22T19:38:00Z">
                <w:pPr/>
              </w:pPrChange>
            </w:pPr>
          </w:p>
        </w:tc>
      </w:tr>
      <w:tr w:rsidR="00072E76" w:rsidRPr="00033637" w:rsidDel="00BB33D1" w14:paraId="4B95958C" w14:textId="77777777" w:rsidTr="00D70918">
        <w:trPr>
          <w:trHeight w:val="138"/>
          <w:jc w:val="center"/>
          <w:del w:id="8393"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2022C7EF" w14:textId="7B1C56C3" w:rsidR="00B010D0" w:rsidRPr="00033637" w:rsidDel="00BB33D1" w:rsidRDefault="00B010D0" w:rsidP="00F31FB2">
            <w:pPr>
              <w:spacing w:line="480" w:lineRule="auto"/>
              <w:rPr>
                <w:del w:id="8394" w:author="Mohammad Nayeem Hasan" w:date="2024-11-03T23:14:00Z"/>
                <w:rFonts w:ascii="Times New Roman" w:hAnsi="Times New Roman" w:cs="Times New Roman"/>
                <w:sz w:val="24"/>
                <w:szCs w:val="24"/>
              </w:rPr>
              <w:pPrChange w:id="8395" w:author="Mohammad Nayeem Hasan" w:date="2024-12-23T01:38:00Z" w16du:dateUtc="2024-12-22T19:38:00Z">
                <w:pPr/>
              </w:pPrChange>
            </w:pPr>
            <w:del w:id="8396" w:author="Mohammad Nayeem Hasan" w:date="2024-11-03T23:14:00Z">
              <w:r w:rsidRPr="00033637" w:rsidDel="00BB33D1">
                <w:rPr>
                  <w:rFonts w:ascii="Times New Roman" w:hAnsi="Times New Roman" w:cs="Times New Roman"/>
                  <w:sz w:val="24"/>
                  <w:szCs w:val="24"/>
                </w:rPr>
                <w:delText>Rich</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715CE57A" w14:textId="79D5928E" w:rsidR="00B010D0" w:rsidRPr="00033637" w:rsidDel="00BB33D1" w:rsidRDefault="00B010D0" w:rsidP="00F31FB2">
            <w:pPr>
              <w:spacing w:line="480" w:lineRule="auto"/>
              <w:rPr>
                <w:del w:id="8397" w:author="Mohammad Nayeem Hasan" w:date="2024-11-03T23:14:00Z"/>
                <w:rFonts w:ascii="Times New Roman" w:hAnsi="Times New Roman" w:cs="Times New Roman"/>
                <w:sz w:val="24"/>
                <w:szCs w:val="24"/>
              </w:rPr>
              <w:pPrChange w:id="8398" w:author="Mohammad Nayeem Hasan" w:date="2024-12-23T01:38:00Z" w16du:dateUtc="2024-12-22T19:38:00Z">
                <w:pPr/>
              </w:pPrChange>
            </w:pPr>
            <w:del w:id="8399" w:author="Mohammad Nayeem Hasan" w:date="2024-11-03T23:14:00Z">
              <w:r w:rsidRPr="00033637" w:rsidDel="00BB33D1">
                <w:rPr>
                  <w:rFonts w:ascii="Times New Roman" w:hAnsi="Times New Roman" w:cs="Times New Roman"/>
                  <w:sz w:val="24"/>
                  <w:szCs w:val="24"/>
                </w:rPr>
                <w:delText>326 (5.6)</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13DC685E" w14:textId="4E4F7ED3" w:rsidR="00B010D0" w:rsidRPr="00033637" w:rsidDel="00BB33D1" w:rsidRDefault="00B010D0" w:rsidP="00F31FB2">
            <w:pPr>
              <w:spacing w:line="480" w:lineRule="auto"/>
              <w:rPr>
                <w:del w:id="8400" w:author="Mohammad Nayeem Hasan" w:date="2024-11-03T23:14:00Z"/>
                <w:rFonts w:ascii="Times New Roman" w:hAnsi="Times New Roman" w:cs="Times New Roman"/>
                <w:sz w:val="24"/>
                <w:szCs w:val="24"/>
              </w:rPr>
              <w:pPrChange w:id="8401" w:author="Mohammad Nayeem Hasan" w:date="2024-12-23T01:38:00Z" w16du:dateUtc="2024-12-22T19:38:00Z">
                <w:pPr/>
              </w:pPrChange>
            </w:pPr>
            <w:del w:id="8402" w:author="Mohammad Nayeem Hasan" w:date="2024-11-03T23:14:00Z">
              <w:r w:rsidRPr="00033637" w:rsidDel="00BB33D1">
                <w:rPr>
                  <w:rFonts w:ascii="Times New Roman" w:hAnsi="Times New Roman" w:cs="Times New Roman"/>
                  <w:sz w:val="24"/>
                  <w:szCs w:val="24"/>
                </w:rPr>
                <w:delText>5526 (94.4)</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9C991F" w14:textId="5AC1471B" w:rsidR="00B010D0" w:rsidRPr="00033637" w:rsidDel="00BB33D1" w:rsidRDefault="00B010D0" w:rsidP="00F31FB2">
            <w:pPr>
              <w:spacing w:line="480" w:lineRule="auto"/>
              <w:rPr>
                <w:del w:id="8403" w:author="Mohammad Nayeem Hasan" w:date="2024-11-03T23:14:00Z"/>
                <w:rFonts w:ascii="Times New Roman" w:hAnsi="Times New Roman" w:cs="Times New Roman"/>
                <w:sz w:val="24"/>
                <w:szCs w:val="24"/>
                <w:rPrChange w:id="8404" w:author="Mohammad Nayeem Hasan" w:date="2024-12-23T01:53:00Z" w16du:dateUtc="2024-12-22T19:53:00Z">
                  <w:rPr>
                    <w:del w:id="8405" w:author="Mohammad Nayeem Hasan" w:date="2024-11-03T23:14:00Z"/>
                    <w:rFonts w:ascii="Times New Roman" w:hAnsi="Times New Roman" w:cs="Times New Roman"/>
                    <w:b/>
                    <w:bCs/>
                    <w:sz w:val="24"/>
                    <w:szCs w:val="24"/>
                  </w:rPr>
                </w:rPrChange>
              </w:rPr>
              <w:pPrChange w:id="8406"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57AAEBDD" w14:textId="6255353A" w:rsidR="00B010D0" w:rsidRPr="00033637" w:rsidDel="00BB33D1" w:rsidRDefault="00B010D0" w:rsidP="00F31FB2">
            <w:pPr>
              <w:spacing w:line="480" w:lineRule="auto"/>
              <w:rPr>
                <w:del w:id="8407" w:author="Mohammad Nayeem Hasan" w:date="2024-11-03T23:14:00Z"/>
                <w:rFonts w:ascii="Times New Roman" w:hAnsi="Times New Roman" w:cs="Times New Roman"/>
                <w:sz w:val="24"/>
                <w:szCs w:val="24"/>
              </w:rPr>
              <w:pPrChange w:id="8408" w:author="Mohammad Nayeem Hasan" w:date="2024-12-23T01:38:00Z" w16du:dateUtc="2024-12-22T19:38:00Z">
                <w:pPr/>
              </w:pPrChange>
            </w:pPr>
            <w:del w:id="8409" w:author="Mohammad Nayeem Hasan" w:date="2024-11-03T23:14:00Z">
              <w:r w:rsidRPr="00033637" w:rsidDel="00BB33D1">
                <w:rPr>
                  <w:rFonts w:ascii="Times New Roman" w:hAnsi="Times New Roman" w:cs="Times New Roman"/>
                  <w:sz w:val="24"/>
                  <w:szCs w:val="24"/>
                </w:rPr>
                <w:delText>139 (3.7)</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53276090" w14:textId="513DC500" w:rsidR="00B010D0" w:rsidRPr="00033637" w:rsidDel="00BB33D1" w:rsidRDefault="00B010D0" w:rsidP="00F31FB2">
            <w:pPr>
              <w:spacing w:line="480" w:lineRule="auto"/>
              <w:rPr>
                <w:del w:id="8410" w:author="Mohammad Nayeem Hasan" w:date="2024-11-03T23:14:00Z"/>
                <w:rFonts w:ascii="Times New Roman" w:hAnsi="Times New Roman" w:cs="Times New Roman"/>
                <w:sz w:val="24"/>
                <w:szCs w:val="24"/>
              </w:rPr>
              <w:pPrChange w:id="8411" w:author="Mohammad Nayeem Hasan" w:date="2024-12-23T01:38:00Z" w16du:dateUtc="2024-12-22T19:38:00Z">
                <w:pPr/>
              </w:pPrChange>
            </w:pPr>
            <w:del w:id="8412" w:author="Mohammad Nayeem Hasan" w:date="2024-11-03T23:14:00Z">
              <w:r w:rsidRPr="00033637" w:rsidDel="00BB33D1">
                <w:rPr>
                  <w:rFonts w:ascii="Times New Roman" w:hAnsi="Times New Roman" w:cs="Times New Roman"/>
                  <w:sz w:val="24"/>
                  <w:szCs w:val="24"/>
                </w:rPr>
                <w:delText>3609 (96.3)</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B06801" w14:textId="49BB660B" w:rsidR="00B010D0" w:rsidRPr="00033637" w:rsidDel="00BB33D1" w:rsidRDefault="00B010D0" w:rsidP="00F31FB2">
            <w:pPr>
              <w:spacing w:line="480" w:lineRule="auto"/>
              <w:rPr>
                <w:del w:id="8413" w:author="Mohammad Nayeem Hasan" w:date="2024-11-03T23:14:00Z"/>
                <w:rFonts w:ascii="Times New Roman" w:hAnsi="Times New Roman" w:cs="Times New Roman"/>
                <w:sz w:val="24"/>
                <w:szCs w:val="24"/>
              </w:rPr>
              <w:pPrChange w:id="8414"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1292B33A" w14:textId="6FAAB1AD" w:rsidR="00B010D0" w:rsidRPr="00033637" w:rsidDel="00BB33D1" w:rsidRDefault="00B010D0" w:rsidP="00F31FB2">
            <w:pPr>
              <w:spacing w:line="480" w:lineRule="auto"/>
              <w:rPr>
                <w:del w:id="8415" w:author="Mohammad Nayeem Hasan" w:date="2024-11-03T23:14:00Z"/>
                <w:rFonts w:ascii="Times New Roman" w:hAnsi="Times New Roman" w:cs="Times New Roman"/>
                <w:sz w:val="24"/>
                <w:szCs w:val="24"/>
              </w:rPr>
              <w:pPrChange w:id="8416" w:author="Mohammad Nayeem Hasan" w:date="2024-12-23T01:38:00Z" w16du:dateUtc="2024-12-22T19:38:00Z">
                <w:pPr/>
              </w:pPrChange>
            </w:pPr>
            <w:del w:id="8417" w:author="Mohammad Nayeem Hasan" w:date="2024-11-03T23:14:00Z">
              <w:r w:rsidRPr="00033637" w:rsidDel="00BB33D1">
                <w:rPr>
                  <w:rFonts w:ascii="Times New Roman" w:hAnsi="Times New Roman" w:cs="Times New Roman"/>
                  <w:sz w:val="24"/>
                  <w:szCs w:val="24"/>
                </w:rPr>
                <w:delText>281 (6.2)</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20F268C7" w14:textId="007D319D" w:rsidR="00B010D0" w:rsidRPr="00033637" w:rsidDel="00BB33D1" w:rsidRDefault="00B010D0" w:rsidP="00F31FB2">
            <w:pPr>
              <w:spacing w:line="480" w:lineRule="auto"/>
              <w:rPr>
                <w:del w:id="8418" w:author="Mohammad Nayeem Hasan" w:date="2024-11-03T23:14:00Z"/>
                <w:rFonts w:ascii="Times New Roman" w:hAnsi="Times New Roman" w:cs="Times New Roman"/>
                <w:sz w:val="24"/>
                <w:szCs w:val="24"/>
              </w:rPr>
              <w:pPrChange w:id="8419" w:author="Mohammad Nayeem Hasan" w:date="2024-12-23T01:38:00Z" w16du:dateUtc="2024-12-22T19:38:00Z">
                <w:pPr/>
              </w:pPrChange>
            </w:pPr>
            <w:del w:id="8420" w:author="Mohammad Nayeem Hasan" w:date="2024-11-03T23:14:00Z">
              <w:r w:rsidRPr="00033637" w:rsidDel="00BB33D1">
                <w:rPr>
                  <w:rFonts w:ascii="Times New Roman" w:hAnsi="Times New Roman" w:cs="Times New Roman"/>
                  <w:sz w:val="24"/>
                  <w:szCs w:val="24"/>
                </w:rPr>
                <w:delText>4226 (93.8)</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EAA5052" w14:textId="5DE50809" w:rsidR="00B010D0" w:rsidRPr="00033637" w:rsidDel="00BB33D1" w:rsidRDefault="00B010D0" w:rsidP="00F31FB2">
            <w:pPr>
              <w:spacing w:line="480" w:lineRule="auto"/>
              <w:rPr>
                <w:del w:id="8421" w:author="Mohammad Nayeem Hasan" w:date="2024-11-03T23:14:00Z"/>
                <w:rFonts w:ascii="Times New Roman" w:hAnsi="Times New Roman" w:cs="Times New Roman"/>
                <w:sz w:val="24"/>
                <w:szCs w:val="24"/>
                <w:rPrChange w:id="8422" w:author="Mohammad Nayeem Hasan" w:date="2024-12-23T01:53:00Z" w16du:dateUtc="2024-12-22T19:53:00Z">
                  <w:rPr>
                    <w:del w:id="8423" w:author="Mohammad Nayeem Hasan" w:date="2024-11-03T23:14:00Z"/>
                    <w:rFonts w:ascii="Times New Roman" w:hAnsi="Times New Roman" w:cs="Times New Roman"/>
                    <w:b/>
                    <w:bCs/>
                    <w:sz w:val="24"/>
                    <w:szCs w:val="24"/>
                  </w:rPr>
                </w:rPrChange>
              </w:rPr>
              <w:pPrChange w:id="8424" w:author="Mohammad Nayeem Hasan" w:date="2024-12-23T01:38:00Z" w16du:dateUtc="2024-12-22T19:38:00Z">
                <w:pPr/>
              </w:pPrChange>
            </w:pPr>
          </w:p>
        </w:tc>
      </w:tr>
      <w:tr w:rsidR="00072E76" w:rsidRPr="00033637" w:rsidDel="00BB33D1" w14:paraId="6CFDF579" w14:textId="77777777" w:rsidTr="00D70918">
        <w:trPr>
          <w:trHeight w:val="138"/>
          <w:jc w:val="center"/>
          <w:del w:id="8425"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194B1DD6" w14:textId="3B682A35" w:rsidR="00B010D0" w:rsidRPr="00033637" w:rsidDel="00BB33D1" w:rsidRDefault="00B010D0" w:rsidP="00F31FB2">
            <w:pPr>
              <w:spacing w:line="480" w:lineRule="auto"/>
              <w:rPr>
                <w:del w:id="8426" w:author="Mohammad Nayeem Hasan" w:date="2024-11-03T23:14:00Z"/>
                <w:rFonts w:ascii="Times New Roman" w:hAnsi="Times New Roman" w:cs="Times New Roman"/>
                <w:sz w:val="24"/>
                <w:szCs w:val="24"/>
              </w:rPr>
              <w:pPrChange w:id="8427" w:author="Mohammad Nayeem Hasan" w:date="2024-12-23T01:38:00Z" w16du:dateUtc="2024-12-22T19:38:00Z">
                <w:pPr/>
              </w:pPrChange>
            </w:pPr>
            <w:del w:id="8428" w:author="Mohammad Nayeem Hasan" w:date="2024-11-03T23:14:00Z">
              <w:r w:rsidRPr="00033637" w:rsidDel="00BB33D1">
                <w:rPr>
                  <w:rFonts w:ascii="Times New Roman" w:hAnsi="Times New Roman" w:cs="Times New Roman"/>
                  <w:sz w:val="24"/>
                  <w:szCs w:val="24"/>
                </w:rPr>
                <w:delText>Richest</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71C44F57" w14:textId="65FBEC63" w:rsidR="00B010D0" w:rsidRPr="00033637" w:rsidDel="00BB33D1" w:rsidRDefault="00B010D0" w:rsidP="00F31FB2">
            <w:pPr>
              <w:spacing w:line="480" w:lineRule="auto"/>
              <w:rPr>
                <w:del w:id="8429" w:author="Mohammad Nayeem Hasan" w:date="2024-11-03T23:14:00Z"/>
                <w:rFonts w:ascii="Times New Roman" w:hAnsi="Times New Roman" w:cs="Times New Roman"/>
                <w:sz w:val="24"/>
                <w:szCs w:val="24"/>
              </w:rPr>
              <w:pPrChange w:id="8430" w:author="Mohammad Nayeem Hasan" w:date="2024-12-23T01:38:00Z" w16du:dateUtc="2024-12-22T19:38:00Z">
                <w:pPr/>
              </w:pPrChange>
            </w:pPr>
            <w:del w:id="8431" w:author="Mohammad Nayeem Hasan" w:date="2024-11-03T23:14:00Z">
              <w:r w:rsidRPr="00033637" w:rsidDel="00BB33D1">
                <w:rPr>
                  <w:rFonts w:ascii="Times New Roman" w:hAnsi="Times New Roman" w:cs="Times New Roman"/>
                  <w:sz w:val="24"/>
                  <w:szCs w:val="24"/>
                </w:rPr>
                <w:delText>321 (6.2)</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1324AA14" w14:textId="3478ECCB" w:rsidR="00B010D0" w:rsidRPr="00033637" w:rsidDel="00BB33D1" w:rsidRDefault="00B010D0" w:rsidP="00F31FB2">
            <w:pPr>
              <w:spacing w:line="480" w:lineRule="auto"/>
              <w:rPr>
                <w:del w:id="8432" w:author="Mohammad Nayeem Hasan" w:date="2024-11-03T23:14:00Z"/>
                <w:rFonts w:ascii="Times New Roman" w:hAnsi="Times New Roman" w:cs="Times New Roman"/>
                <w:sz w:val="24"/>
                <w:szCs w:val="24"/>
              </w:rPr>
              <w:pPrChange w:id="8433" w:author="Mohammad Nayeem Hasan" w:date="2024-12-23T01:38:00Z" w16du:dateUtc="2024-12-22T19:38:00Z">
                <w:pPr/>
              </w:pPrChange>
            </w:pPr>
            <w:del w:id="8434" w:author="Mohammad Nayeem Hasan" w:date="2024-11-03T23:14:00Z">
              <w:r w:rsidRPr="00033637" w:rsidDel="00BB33D1">
                <w:rPr>
                  <w:rFonts w:ascii="Times New Roman" w:hAnsi="Times New Roman" w:cs="Times New Roman"/>
                  <w:sz w:val="24"/>
                  <w:szCs w:val="24"/>
                </w:rPr>
                <w:delText>4867 (93.8)</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9D8348" w14:textId="1E20F753" w:rsidR="00B010D0" w:rsidRPr="00033637" w:rsidDel="00BB33D1" w:rsidRDefault="00B010D0" w:rsidP="00F31FB2">
            <w:pPr>
              <w:spacing w:line="480" w:lineRule="auto"/>
              <w:rPr>
                <w:del w:id="8435" w:author="Mohammad Nayeem Hasan" w:date="2024-11-03T23:14:00Z"/>
                <w:rFonts w:ascii="Times New Roman" w:hAnsi="Times New Roman" w:cs="Times New Roman"/>
                <w:sz w:val="24"/>
                <w:szCs w:val="24"/>
                <w:rPrChange w:id="8436" w:author="Mohammad Nayeem Hasan" w:date="2024-12-23T01:53:00Z" w16du:dateUtc="2024-12-22T19:53:00Z">
                  <w:rPr>
                    <w:del w:id="8437" w:author="Mohammad Nayeem Hasan" w:date="2024-11-03T23:14:00Z"/>
                    <w:rFonts w:ascii="Times New Roman" w:hAnsi="Times New Roman" w:cs="Times New Roman"/>
                    <w:b/>
                    <w:bCs/>
                    <w:sz w:val="24"/>
                    <w:szCs w:val="24"/>
                  </w:rPr>
                </w:rPrChange>
              </w:rPr>
              <w:pPrChange w:id="8438"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35C2159B" w14:textId="7525DEA0" w:rsidR="00B010D0" w:rsidRPr="00033637" w:rsidDel="00BB33D1" w:rsidRDefault="00B010D0" w:rsidP="00F31FB2">
            <w:pPr>
              <w:spacing w:line="480" w:lineRule="auto"/>
              <w:rPr>
                <w:del w:id="8439" w:author="Mohammad Nayeem Hasan" w:date="2024-11-03T23:14:00Z"/>
                <w:rFonts w:ascii="Times New Roman" w:hAnsi="Times New Roman" w:cs="Times New Roman"/>
                <w:sz w:val="24"/>
                <w:szCs w:val="24"/>
              </w:rPr>
              <w:pPrChange w:id="8440" w:author="Mohammad Nayeem Hasan" w:date="2024-12-23T01:38:00Z" w16du:dateUtc="2024-12-22T19:38:00Z">
                <w:pPr/>
              </w:pPrChange>
            </w:pPr>
            <w:del w:id="8441" w:author="Mohammad Nayeem Hasan" w:date="2024-11-03T23:14:00Z">
              <w:r w:rsidRPr="00033637" w:rsidDel="00BB33D1">
                <w:rPr>
                  <w:rFonts w:ascii="Times New Roman" w:hAnsi="Times New Roman" w:cs="Times New Roman"/>
                  <w:sz w:val="24"/>
                  <w:szCs w:val="24"/>
                </w:rPr>
                <w:delText>155 (4.0)</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71C3BAD7" w14:textId="0296B2AF" w:rsidR="00B010D0" w:rsidRPr="00033637" w:rsidDel="00BB33D1" w:rsidRDefault="00B010D0" w:rsidP="00F31FB2">
            <w:pPr>
              <w:spacing w:line="480" w:lineRule="auto"/>
              <w:rPr>
                <w:del w:id="8442" w:author="Mohammad Nayeem Hasan" w:date="2024-11-03T23:14:00Z"/>
                <w:rFonts w:ascii="Times New Roman" w:hAnsi="Times New Roman" w:cs="Times New Roman"/>
                <w:sz w:val="24"/>
                <w:szCs w:val="24"/>
              </w:rPr>
              <w:pPrChange w:id="8443" w:author="Mohammad Nayeem Hasan" w:date="2024-12-23T01:38:00Z" w16du:dateUtc="2024-12-22T19:38:00Z">
                <w:pPr/>
              </w:pPrChange>
            </w:pPr>
            <w:del w:id="8444" w:author="Mohammad Nayeem Hasan" w:date="2024-11-03T23:14:00Z">
              <w:r w:rsidRPr="00033637" w:rsidDel="00BB33D1">
                <w:rPr>
                  <w:rFonts w:ascii="Times New Roman" w:hAnsi="Times New Roman" w:cs="Times New Roman"/>
                  <w:sz w:val="24"/>
                  <w:szCs w:val="24"/>
                </w:rPr>
                <w:delText>3722 (96.0)</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CE3C61C" w14:textId="6A51A68F" w:rsidR="00B010D0" w:rsidRPr="00033637" w:rsidDel="00BB33D1" w:rsidRDefault="00B010D0" w:rsidP="00F31FB2">
            <w:pPr>
              <w:spacing w:line="480" w:lineRule="auto"/>
              <w:rPr>
                <w:del w:id="8445" w:author="Mohammad Nayeem Hasan" w:date="2024-11-03T23:14:00Z"/>
                <w:rFonts w:ascii="Times New Roman" w:hAnsi="Times New Roman" w:cs="Times New Roman"/>
                <w:sz w:val="24"/>
                <w:szCs w:val="24"/>
              </w:rPr>
              <w:pPrChange w:id="8446"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493411B0" w14:textId="2B0B7574" w:rsidR="00B010D0" w:rsidRPr="00033637" w:rsidDel="00BB33D1" w:rsidRDefault="00B010D0" w:rsidP="00F31FB2">
            <w:pPr>
              <w:spacing w:line="480" w:lineRule="auto"/>
              <w:rPr>
                <w:del w:id="8447" w:author="Mohammad Nayeem Hasan" w:date="2024-11-03T23:14:00Z"/>
                <w:rFonts w:ascii="Times New Roman" w:hAnsi="Times New Roman" w:cs="Times New Roman"/>
                <w:sz w:val="24"/>
                <w:szCs w:val="24"/>
              </w:rPr>
              <w:pPrChange w:id="8448" w:author="Mohammad Nayeem Hasan" w:date="2024-12-23T01:38:00Z" w16du:dateUtc="2024-12-22T19:38:00Z">
                <w:pPr/>
              </w:pPrChange>
            </w:pPr>
            <w:del w:id="8449" w:author="Mohammad Nayeem Hasan" w:date="2024-11-03T23:14:00Z">
              <w:r w:rsidRPr="00033637" w:rsidDel="00BB33D1">
                <w:rPr>
                  <w:rFonts w:ascii="Times New Roman" w:hAnsi="Times New Roman" w:cs="Times New Roman"/>
                  <w:sz w:val="24"/>
                  <w:szCs w:val="24"/>
                </w:rPr>
                <w:delText>262 (5.5)</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6D976DF8" w14:textId="7B55FD20" w:rsidR="00B010D0" w:rsidRPr="00033637" w:rsidDel="00BB33D1" w:rsidRDefault="00B010D0" w:rsidP="00F31FB2">
            <w:pPr>
              <w:spacing w:line="480" w:lineRule="auto"/>
              <w:rPr>
                <w:del w:id="8450" w:author="Mohammad Nayeem Hasan" w:date="2024-11-03T23:14:00Z"/>
                <w:rFonts w:ascii="Times New Roman" w:hAnsi="Times New Roman" w:cs="Times New Roman"/>
                <w:sz w:val="24"/>
                <w:szCs w:val="24"/>
              </w:rPr>
              <w:pPrChange w:id="8451" w:author="Mohammad Nayeem Hasan" w:date="2024-12-23T01:38:00Z" w16du:dateUtc="2024-12-22T19:38:00Z">
                <w:pPr/>
              </w:pPrChange>
            </w:pPr>
            <w:del w:id="8452" w:author="Mohammad Nayeem Hasan" w:date="2024-11-03T23:14:00Z">
              <w:r w:rsidRPr="00033637" w:rsidDel="00BB33D1">
                <w:rPr>
                  <w:rFonts w:ascii="Times New Roman" w:hAnsi="Times New Roman" w:cs="Times New Roman"/>
                  <w:sz w:val="24"/>
                  <w:szCs w:val="24"/>
                </w:rPr>
                <w:delText>4456 (94.5)</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562A58C" w14:textId="2CDCA000" w:rsidR="00B010D0" w:rsidRPr="00033637" w:rsidDel="00BB33D1" w:rsidRDefault="00B010D0" w:rsidP="00F31FB2">
            <w:pPr>
              <w:spacing w:line="480" w:lineRule="auto"/>
              <w:rPr>
                <w:del w:id="8453" w:author="Mohammad Nayeem Hasan" w:date="2024-11-03T23:14:00Z"/>
                <w:rFonts w:ascii="Times New Roman" w:hAnsi="Times New Roman" w:cs="Times New Roman"/>
                <w:sz w:val="24"/>
                <w:szCs w:val="24"/>
                <w:rPrChange w:id="8454" w:author="Mohammad Nayeem Hasan" w:date="2024-12-23T01:53:00Z" w16du:dateUtc="2024-12-22T19:53:00Z">
                  <w:rPr>
                    <w:del w:id="8455" w:author="Mohammad Nayeem Hasan" w:date="2024-11-03T23:14:00Z"/>
                    <w:rFonts w:ascii="Times New Roman" w:hAnsi="Times New Roman" w:cs="Times New Roman"/>
                    <w:b/>
                    <w:bCs/>
                    <w:sz w:val="24"/>
                    <w:szCs w:val="24"/>
                  </w:rPr>
                </w:rPrChange>
              </w:rPr>
              <w:pPrChange w:id="8456" w:author="Mohammad Nayeem Hasan" w:date="2024-12-23T01:38:00Z" w16du:dateUtc="2024-12-22T19:38:00Z">
                <w:pPr/>
              </w:pPrChange>
            </w:pPr>
          </w:p>
        </w:tc>
      </w:tr>
      <w:tr w:rsidR="00B010D0" w:rsidRPr="00033637" w:rsidDel="00BB33D1" w14:paraId="4086DF5E" w14:textId="4267AB66" w:rsidTr="00DA17B7">
        <w:trPr>
          <w:trHeight w:val="138"/>
          <w:jc w:val="center"/>
          <w:del w:id="8457" w:author="Mohammad Nayeem Hasan" w:date="2024-11-03T23:14: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091688B3" w14:textId="77E5B542" w:rsidR="00B010D0" w:rsidRPr="00033637" w:rsidDel="00BB33D1" w:rsidRDefault="00B010D0" w:rsidP="00F31FB2">
            <w:pPr>
              <w:spacing w:line="480" w:lineRule="auto"/>
              <w:rPr>
                <w:del w:id="8458" w:author="Mohammad Nayeem Hasan" w:date="2024-11-03T23:14:00Z"/>
                <w:rFonts w:ascii="Times New Roman" w:hAnsi="Times New Roman" w:cs="Times New Roman"/>
                <w:sz w:val="24"/>
                <w:szCs w:val="24"/>
              </w:rPr>
              <w:pPrChange w:id="8459" w:author="Mohammad Nayeem Hasan" w:date="2024-12-23T01:38:00Z" w16du:dateUtc="2024-12-22T19:38:00Z">
                <w:pPr/>
              </w:pPrChange>
            </w:pPr>
            <w:del w:id="8460" w:author="Mohammad Nayeem Hasan" w:date="2024-11-03T23:14:00Z">
              <w:r w:rsidRPr="00033637" w:rsidDel="00BB33D1">
                <w:rPr>
                  <w:rFonts w:ascii="Times New Roman" w:hAnsi="Times New Roman" w:cs="Times New Roman"/>
                  <w:sz w:val="24"/>
                  <w:szCs w:val="24"/>
                </w:rPr>
                <w:delText>Religion</w:delText>
              </w:r>
            </w:del>
          </w:p>
        </w:tc>
      </w:tr>
      <w:tr w:rsidR="00861DA4" w:rsidRPr="00033637" w:rsidDel="00BB33D1" w14:paraId="7C36A41D" w14:textId="77777777" w:rsidTr="00D70918">
        <w:trPr>
          <w:trHeight w:val="268"/>
          <w:jc w:val="center"/>
          <w:del w:id="8461"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1133F6AA" w14:textId="625448A8" w:rsidR="00B010D0" w:rsidRPr="00033637" w:rsidDel="00BB33D1" w:rsidRDefault="00B010D0" w:rsidP="00F31FB2">
            <w:pPr>
              <w:spacing w:line="480" w:lineRule="auto"/>
              <w:rPr>
                <w:del w:id="8462" w:author="Mohammad Nayeem Hasan" w:date="2024-11-03T23:14:00Z"/>
                <w:rFonts w:ascii="Times New Roman" w:hAnsi="Times New Roman" w:cs="Times New Roman"/>
                <w:sz w:val="24"/>
                <w:szCs w:val="24"/>
              </w:rPr>
              <w:pPrChange w:id="8463" w:author="Mohammad Nayeem Hasan" w:date="2024-12-23T01:38:00Z" w16du:dateUtc="2024-12-22T19:38:00Z">
                <w:pPr/>
              </w:pPrChange>
            </w:pPr>
            <w:del w:id="8464" w:author="Mohammad Nayeem Hasan" w:date="2024-11-03T23:14:00Z">
              <w:r w:rsidRPr="00033637" w:rsidDel="00BB33D1">
                <w:rPr>
                  <w:rFonts w:ascii="Times New Roman" w:hAnsi="Times New Roman" w:cs="Times New Roman"/>
                  <w:sz w:val="24"/>
                  <w:szCs w:val="24"/>
                </w:rPr>
                <w:delText>Islam</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118A7F40" w14:textId="43E61F49" w:rsidR="00B010D0" w:rsidRPr="00033637" w:rsidDel="00BB33D1" w:rsidRDefault="00B010D0" w:rsidP="00F31FB2">
            <w:pPr>
              <w:spacing w:line="480" w:lineRule="auto"/>
              <w:rPr>
                <w:del w:id="8465" w:author="Mohammad Nayeem Hasan" w:date="2024-11-03T23:14:00Z"/>
                <w:rFonts w:ascii="Times New Roman" w:hAnsi="Times New Roman" w:cs="Times New Roman"/>
                <w:sz w:val="24"/>
                <w:szCs w:val="24"/>
              </w:rPr>
              <w:pPrChange w:id="8466" w:author="Mohammad Nayeem Hasan" w:date="2024-12-23T01:38:00Z" w16du:dateUtc="2024-12-22T19:38:00Z">
                <w:pPr/>
              </w:pPrChange>
            </w:pPr>
            <w:del w:id="8467" w:author="Mohammad Nayeem Hasan" w:date="2024-11-03T23:14:00Z">
              <w:r w:rsidRPr="00033637" w:rsidDel="00BB33D1">
                <w:rPr>
                  <w:rFonts w:ascii="Times New Roman" w:hAnsi="Times New Roman" w:cs="Times New Roman"/>
                  <w:sz w:val="24"/>
                  <w:szCs w:val="24"/>
                </w:rPr>
                <w:delText>2082 (7.3)</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0940632A" w14:textId="4F945C5F" w:rsidR="00B010D0" w:rsidRPr="00033637" w:rsidDel="00BB33D1" w:rsidRDefault="00B010D0" w:rsidP="00F31FB2">
            <w:pPr>
              <w:spacing w:line="480" w:lineRule="auto"/>
              <w:rPr>
                <w:del w:id="8468" w:author="Mohammad Nayeem Hasan" w:date="2024-11-03T23:14:00Z"/>
                <w:rFonts w:ascii="Times New Roman" w:hAnsi="Times New Roman" w:cs="Times New Roman"/>
                <w:sz w:val="24"/>
                <w:szCs w:val="24"/>
              </w:rPr>
              <w:pPrChange w:id="8469" w:author="Mohammad Nayeem Hasan" w:date="2024-12-23T01:38:00Z" w16du:dateUtc="2024-12-22T19:38:00Z">
                <w:pPr/>
              </w:pPrChange>
            </w:pPr>
            <w:del w:id="8470" w:author="Mohammad Nayeem Hasan" w:date="2024-11-03T23:14:00Z">
              <w:r w:rsidRPr="00033637" w:rsidDel="00BB33D1">
                <w:rPr>
                  <w:rFonts w:ascii="Times New Roman" w:hAnsi="Times New Roman" w:cs="Times New Roman"/>
                  <w:sz w:val="24"/>
                  <w:szCs w:val="24"/>
                </w:rPr>
                <w:delText>26611 (92.7)</w:delText>
              </w:r>
            </w:del>
          </w:p>
        </w:tc>
        <w:tc>
          <w:tcPr>
            <w:tcW w:w="520" w:type="pct"/>
            <w:vMerge w:val="restart"/>
            <w:tcBorders>
              <w:top w:val="single" w:sz="4" w:space="0" w:color="auto"/>
              <w:left w:val="single" w:sz="4" w:space="0" w:color="auto"/>
              <w:bottom w:val="single" w:sz="4" w:space="0" w:color="auto"/>
              <w:right w:val="single" w:sz="4" w:space="0" w:color="auto"/>
            </w:tcBorders>
            <w:vAlign w:val="center"/>
            <w:hideMark/>
          </w:tcPr>
          <w:p w14:paraId="0628FC7B" w14:textId="1FDA112A" w:rsidR="00B010D0" w:rsidRPr="00033637" w:rsidDel="00BB33D1" w:rsidRDefault="00B010D0" w:rsidP="00F31FB2">
            <w:pPr>
              <w:spacing w:line="480" w:lineRule="auto"/>
              <w:rPr>
                <w:del w:id="8471" w:author="Mohammad Nayeem Hasan" w:date="2024-11-03T23:14:00Z"/>
                <w:rFonts w:ascii="Times New Roman" w:hAnsi="Times New Roman" w:cs="Times New Roman"/>
                <w:sz w:val="24"/>
                <w:szCs w:val="24"/>
              </w:rPr>
              <w:pPrChange w:id="8472" w:author="Mohammad Nayeem Hasan" w:date="2024-12-23T01:38:00Z" w16du:dateUtc="2024-12-22T19:38:00Z">
                <w:pPr/>
              </w:pPrChange>
            </w:pPr>
            <w:del w:id="8473" w:author="Mohammad Nayeem Hasan" w:date="2024-11-03T23:14:00Z">
              <w:r w:rsidRPr="00033637" w:rsidDel="00BB33D1">
                <w:rPr>
                  <w:rFonts w:ascii="Times New Roman" w:hAnsi="Times New Roman" w:cs="Times New Roman"/>
                  <w:sz w:val="24"/>
                  <w:szCs w:val="24"/>
                </w:rPr>
                <w:delText>0.061</w:delText>
              </w:r>
            </w:del>
          </w:p>
        </w:tc>
        <w:tc>
          <w:tcPr>
            <w:tcW w:w="361" w:type="pct"/>
            <w:tcBorders>
              <w:top w:val="single" w:sz="4" w:space="0" w:color="auto"/>
              <w:left w:val="single" w:sz="4" w:space="0" w:color="auto"/>
              <w:bottom w:val="single" w:sz="4" w:space="0" w:color="auto"/>
              <w:right w:val="single" w:sz="4" w:space="0" w:color="auto"/>
            </w:tcBorders>
            <w:vAlign w:val="center"/>
            <w:hideMark/>
          </w:tcPr>
          <w:p w14:paraId="6D6AB354" w14:textId="7436C991" w:rsidR="00B010D0" w:rsidRPr="00033637" w:rsidDel="00BB33D1" w:rsidRDefault="00B010D0" w:rsidP="00F31FB2">
            <w:pPr>
              <w:spacing w:line="480" w:lineRule="auto"/>
              <w:rPr>
                <w:del w:id="8474" w:author="Mohammad Nayeem Hasan" w:date="2024-11-03T23:14:00Z"/>
                <w:rFonts w:ascii="Times New Roman" w:hAnsi="Times New Roman" w:cs="Times New Roman"/>
                <w:sz w:val="24"/>
                <w:szCs w:val="24"/>
              </w:rPr>
              <w:pPrChange w:id="8475" w:author="Mohammad Nayeem Hasan" w:date="2024-12-23T01:38:00Z" w16du:dateUtc="2024-12-22T19:38:00Z">
                <w:pPr/>
              </w:pPrChange>
            </w:pPr>
            <w:del w:id="8476" w:author="Mohammad Nayeem Hasan" w:date="2024-11-03T23:14:00Z">
              <w:r w:rsidRPr="00033637" w:rsidDel="00BB33D1">
                <w:rPr>
                  <w:rFonts w:ascii="Times New Roman" w:hAnsi="Times New Roman" w:cs="Times New Roman"/>
                  <w:sz w:val="24"/>
                  <w:szCs w:val="24"/>
                </w:rPr>
                <w:delText>710 (4.0)</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316E83A5" w14:textId="4618F4C3" w:rsidR="00B010D0" w:rsidRPr="00033637" w:rsidDel="00BB33D1" w:rsidRDefault="00B010D0" w:rsidP="00F31FB2">
            <w:pPr>
              <w:spacing w:line="480" w:lineRule="auto"/>
              <w:rPr>
                <w:del w:id="8477" w:author="Mohammad Nayeem Hasan" w:date="2024-11-03T23:14:00Z"/>
                <w:rFonts w:ascii="Times New Roman" w:hAnsi="Times New Roman" w:cs="Times New Roman"/>
                <w:sz w:val="24"/>
                <w:szCs w:val="24"/>
              </w:rPr>
              <w:pPrChange w:id="8478" w:author="Mohammad Nayeem Hasan" w:date="2024-12-23T01:38:00Z" w16du:dateUtc="2024-12-22T19:38:00Z">
                <w:pPr/>
              </w:pPrChange>
            </w:pPr>
            <w:del w:id="8479" w:author="Mohammad Nayeem Hasan" w:date="2024-11-03T23:14:00Z">
              <w:r w:rsidRPr="00033637" w:rsidDel="00BB33D1">
                <w:rPr>
                  <w:rFonts w:ascii="Times New Roman" w:hAnsi="Times New Roman" w:cs="Times New Roman"/>
                  <w:sz w:val="24"/>
                  <w:szCs w:val="24"/>
                </w:rPr>
                <w:delText>17115 (96.0)</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77BD1A98" w14:textId="3A1BFFC8" w:rsidR="00B010D0" w:rsidRPr="00033637" w:rsidDel="00BB33D1" w:rsidRDefault="00B010D0" w:rsidP="00F31FB2">
            <w:pPr>
              <w:spacing w:line="480" w:lineRule="auto"/>
              <w:rPr>
                <w:del w:id="8480" w:author="Mohammad Nayeem Hasan" w:date="2024-11-03T23:14:00Z"/>
                <w:rFonts w:ascii="Times New Roman" w:hAnsi="Times New Roman" w:cs="Times New Roman"/>
                <w:sz w:val="24"/>
                <w:szCs w:val="24"/>
              </w:rPr>
              <w:pPrChange w:id="8481" w:author="Mohammad Nayeem Hasan" w:date="2024-12-23T01:38:00Z" w16du:dateUtc="2024-12-22T19:38:00Z">
                <w:pPr/>
              </w:pPrChange>
            </w:pPr>
            <w:del w:id="8482" w:author="Mohammad Nayeem Hasan" w:date="2024-11-03T23:14:00Z">
              <w:r w:rsidRPr="00033637" w:rsidDel="00BB33D1">
                <w:rPr>
                  <w:rFonts w:ascii="Times New Roman" w:hAnsi="Times New Roman" w:cs="Times New Roman"/>
                  <w:sz w:val="24"/>
                  <w:szCs w:val="24"/>
                </w:rPr>
                <w:delText>0.904</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2CB22844" w14:textId="5DB441DD" w:rsidR="00B010D0" w:rsidRPr="00033637" w:rsidDel="00BB33D1" w:rsidRDefault="00B010D0" w:rsidP="00F31FB2">
            <w:pPr>
              <w:spacing w:line="480" w:lineRule="auto"/>
              <w:rPr>
                <w:del w:id="8483" w:author="Mohammad Nayeem Hasan" w:date="2024-11-03T23:14:00Z"/>
                <w:rFonts w:ascii="Times New Roman" w:hAnsi="Times New Roman" w:cs="Times New Roman"/>
                <w:sz w:val="24"/>
                <w:szCs w:val="24"/>
              </w:rPr>
              <w:pPrChange w:id="8484" w:author="Mohammad Nayeem Hasan" w:date="2024-12-23T01:38:00Z" w16du:dateUtc="2024-12-22T19:38:00Z">
                <w:pPr/>
              </w:pPrChange>
            </w:pPr>
            <w:del w:id="8485" w:author="Mohammad Nayeem Hasan" w:date="2024-11-03T23:14:00Z">
              <w:r w:rsidRPr="00033637" w:rsidDel="00BB33D1">
                <w:rPr>
                  <w:rFonts w:ascii="Times New Roman" w:hAnsi="Times New Roman" w:cs="Times New Roman"/>
                  <w:sz w:val="24"/>
                  <w:szCs w:val="24"/>
                </w:rPr>
                <w:delText>1489 (7.0)</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49BF73AC" w14:textId="759121D8" w:rsidR="00B010D0" w:rsidRPr="00033637" w:rsidDel="00BB33D1" w:rsidRDefault="00B010D0" w:rsidP="00F31FB2">
            <w:pPr>
              <w:spacing w:line="480" w:lineRule="auto"/>
              <w:rPr>
                <w:del w:id="8486" w:author="Mohammad Nayeem Hasan" w:date="2024-11-03T23:14:00Z"/>
                <w:rFonts w:ascii="Times New Roman" w:hAnsi="Times New Roman" w:cs="Times New Roman"/>
                <w:sz w:val="24"/>
                <w:szCs w:val="24"/>
              </w:rPr>
              <w:pPrChange w:id="8487" w:author="Mohammad Nayeem Hasan" w:date="2024-12-23T01:38:00Z" w16du:dateUtc="2024-12-22T19:38:00Z">
                <w:pPr/>
              </w:pPrChange>
            </w:pPr>
            <w:del w:id="8488" w:author="Mohammad Nayeem Hasan" w:date="2024-11-03T23:14:00Z">
              <w:r w:rsidRPr="00033637" w:rsidDel="00BB33D1">
                <w:rPr>
                  <w:rFonts w:ascii="Times New Roman" w:hAnsi="Times New Roman" w:cs="Times New Roman"/>
                  <w:sz w:val="24"/>
                  <w:szCs w:val="24"/>
                </w:rPr>
                <w:delText>19658 (93.0)</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50C56573" w14:textId="463111E9" w:rsidR="00B010D0" w:rsidRPr="00033637" w:rsidDel="00BB33D1" w:rsidRDefault="00B010D0" w:rsidP="00F31FB2">
            <w:pPr>
              <w:spacing w:line="480" w:lineRule="auto"/>
              <w:rPr>
                <w:del w:id="8489" w:author="Mohammad Nayeem Hasan" w:date="2024-11-03T23:14:00Z"/>
                <w:rFonts w:ascii="Times New Roman" w:hAnsi="Times New Roman" w:cs="Times New Roman"/>
                <w:sz w:val="24"/>
                <w:szCs w:val="24"/>
                <w:rPrChange w:id="8490" w:author="Mohammad Nayeem Hasan" w:date="2024-12-23T01:53:00Z" w16du:dateUtc="2024-12-22T19:53:00Z">
                  <w:rPr>
                    <w:del w:id="8491" w:author="Mohammad Nayeem Hasan" w:date="2024-11-03T23:14:00Z"/>
                    <w:rFonts w:ascii="Times New Roman" w:hAnsi="Times New Roman" w:cs="Times New Roman"/>
                    <w:b/>
                    <w:bCs/>
                    <w:sz w:val="24"/>
                    <w:szCs w:val="24"/>
                  </w:rPr>
                </w:rPrChange>
              </w:rPr>
              <w:pPrChange w:id="8492" w:author="Mohammad Nayeem Hasan" w:date="2024-12-23T01:38:00Z" w16du:dateUtc="2024-12-22T19:38:00Z">
                <w:pPr/>
              </w:pPrChange>
            </w:pPr>
            <w:del w:id="8493" w:author="Mohammad Nayeem Hasan" w:date="2024-11-03T23:14:00Z">
              <w:r w:rsidRPr="00033637" w:rsidDel="00BB33D1">
                <w:rPr>
                  <w:rFonts w:ascii="Times New Roman" w:hAnsi="Times New Roman" w:cs="Times New Roman"/>
                  <w:sz w:val="24"/>
                  <w:szCs w:val="24"/>
                  <w:rPrChange w:id="8494" w:author="Mohammad Nayeem Hasan" w:date="2024-12-23T01:53:00Z" w16du:dateUtc="2024-12-22T19:53:00Z">
                    <w:rPr>
                      <w:rFonts w:ascii="Times New Roman" w:hAnsi="Times New Roman" w:cs="Times New Roman"/>
                      <w:b/>
                      <w:bCs/>
                      <w:sz w:val="24"/>
                      <w:szCs w:val="24"/>
                    </w:rPr>
                  </w:rPrChange>
                </w:rPr>
                <w:delText>0.026</w:delText>
              </w:r>
            </w:del>
          </w:p>
        </w:tc>
      </w:tr>
      <w:tr w:rsidR="00072E76" w:rsidRPr="00033637" w:rsidDel="00BB33D1" w14:paraId="713EA76E" w14:textId="77777777" w:rsidTr="00D70918">
        <w:trPr>
          <w:trHeight w:val="138"/>
          <w:jc w:val="center"/>
          <w:del w:id="8495"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6F279CC6" w14:textId="2E840A8E" w:rsidR="00B010D0" w:rsidRPr="00033637" w:rsidDel="00BB33D1" w:rsidRDefault="00B010D0" w:rsidP="00F31FB2">
            <w:pPr>
              <w:spacing w:line="480" w:lineRule="auto"/>
              <w:rPr>
                <w:del w:id="8496" w:author="Mohammad Nayeem Hasan" w:date="2024-11-03T23:14:00Z"/>
                <w:rFonts w:ascii="Times New Roman" w:hAnsi="Times New Roman" w:cs="Times New Roman"/>
                <w:sz w:val="24"/>
                <w:szCs w:val="24"/>
              </w:rPr>
              <w:pPrChange w:id="8497" w:author="Mohammad Nayeem Hasan" w:date="2024-12-23T01:38:00Z" w16du:dateUtc="2024-12-22T19:38:00Z">
                <w:pPr/>
              </w:pPrChange>
            </w:pPr>
            <w:del w:id="8498" w:author="Mohammad Nayeem Hasan" w:date="2024-11-03T23:14:00Z">
              <w:r w:rsidRPr="00033637" w:rsidDel="00BB33D1">
                <w:rPr>
                  <w:rFonts w:ascii="Times New Roman" w:hAnsi="Times New Roman" w:cs="Times New Roman"/>
                  <w:sz w:val="24"/>
                  <w:szCs w:val="24"/>
                </w:rPr>
                <w:delText>Others</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5DB64327" w14:textId="7D464BFA" w:rsidR="00B010D0" w:rsidRPr="00033637" w:rsidDel="00BB33D1" w:rsidRDefault="00B010D0" w:rsidP="00F31FB2">
            <w:pPr>
              <w:spacing w:line="480" w:lineRule="auto"/>
              <w:rPr>
                <w:del w:id="8499" w:author="Mohammad Nayeem Hasan" w:date="2024-11-03T23:14:00Z"/>
                <w:rFonts w:ascii="Times New Roman" w:hAnsi="Times New Roman" w:cs="Times New Roman"/>
                <w:sz w:val="24"/>
                <w:szCs w:val="24"/>
              </w:rPr>
              <w:pPrChange w:id="8500" w:author="Mohammad Nayeem Hasan" w:date="2024-12-23T01:38:00Z" w16du:dateUtc="2024-12-22T19:38:00Z">
                <w:pPr/>
              </w:pPrChange>
            </w:pPr>
            <w:del w:id="8501" w:author="Mohammad Nayeem Hasan" w:date="2024-11-03T23:14:00Z">
              <w:r w:rsidRPr="00033637" w:rsidDel="00BB33D1">
                <w:rPr>
                  <w:rFonts w:ascii="Times New Roman" w:hAnsi="Times New Roman" w:cs="Times New Roman"/>
                  <w:sz w:val="24"/>
                  <w:szCs w:val="24"/>
                </w:rPr>
                <w:delText>172 (6.0)</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343B0650" w14:textId="2D04FF50" w:rsidR="00B010D0" w:rsidRPr="00033637" w:rsidDel="00BB33D1" w:rsidRDefault="00B010D0" w:rsidP="00F31FB2">
            <w:pPr>
              <w:spacing w:line="480" w:lineRule="auto"/>
              <w:rPr>
                <w:del w:id="8502" w:author="Mohammad Nayeem Hasan" w:date="2024-11-03T23:14:00Z"/>
                <w:rFonts w:ascii="Times New Roman" w:hAnsi="Times New Roman" w:cs="Times New Roman"/>
                <w:sz w:val="24"/>
                <w:szCs w:val="24"/>
              </w:rPr>
              <w:pPrChange w:id="8503" w:author="Mohammad Nayeem Hasan" w:date="2024-12-23T01:38:00Z" w16du:dateUtc="2024-12-22T19:38:00Z">
                <w:pPr/>
              </w:pPrChange>
            </w:pPr>
            <w:del w:id="8504" w:author="Mohammad Nayeem Hasan" w:date="2024-11-03T23:14:00Z">
              <w:r w:rsidRPr="00033637" w:rsidDel="00BB33D1">
                <w:rPr>
                  <w:rFonts w:ascii="Times New Roman" w:hAnsi="Times New Roman" w:cs="Times New Roman"/>
                  <w:sz w:val="24"/>
                  <w:szCs w:val="24"/>
                </w:rPr>
                <w:delText>2684 (94.0)</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6DE80E" w14:textId="33C36872" w:rsidR="00B010D0" w:rsidRPr="00033637" w:rsidDel="00BB33D1" w:rsidRDefault="00B010D0" w:rsidP="00F31FB2">
            <w:pPr>
              <w:spacing w:line="480" w:lineRule="auto"/>
              <w:rPr>
                <w:del w:id="8505" w:author="Mohammad Nayeem Hasan" w:date="2024-11-03T23:14:00Z"/>
                <w:rFonts w:ascii="Times New Roman" w:hAnsi="Times New Roman" w:cs="Times New Roman"/>
                <w:sz w:val="24"/>
                <w:szCs w:val="24"/>
              </w:rPr>
              <w:pPrChange w:id="8506"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2E6C3562" w14:textId="63916DB8" w:rsidR="00B010D0" w:rsidRPr="00033637" w:rsidDel="00BB33D1" w:rsidRDefault="00B010D0" w:rsidP="00F31FB2">
            <w:pPr>
              <w:spacing w:line="480" w:lineRule="auto"/>
              <w:rPr>
                <w:del w:id="8507" w:author="Mohammad Nayeem Hasan" w:date="2024-11-03T23:14:00Z"/>
                <w:rFonts w:ascii="Times New Roman" w:hAnsi="Times New Roman" w:cs="Times New Roman"/>
                <w:sz w:val="24"/>
                <w:szCs w:val="24"/>
              </w:rPr>
              <w:pPrChange w:id="8508" w:author="Mohammad Nayeem Hasan" w:date="2024-12-23T01:38:00Z" w16du:dateUtc="2024-12-22T19:38:00Z">
                <w:pPr/>
              </w:pPrChange>
            </w:pPr>
            <w:del w:id="8509" w:author="Mohammad Nayeem Hasan" w:date="2024-11-03T23:14:00Z">
              <w:r w:rsidRPr="00033637" w:rsidDel="00BB33D1">
                <w:rPr>
                  <w:rFonts w:ascii="Times New Roman" w:hAnsi="Times New Roman" w:cs="Times New Roman"/>
                  <w:sz w:val="24"/>
                  <w:szCs w:val="24"/>
                </w:rPr>
                <w:delText>80 (3.9)</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0848B158" w14:textId="58F2C04F" w:rsidR="00B010D0" w:rsidRPr="00033637" w:rsidDel="00BB33D1" w:rsidRDefault="00B010D0" w:rsidP="00F31FB2">
            <w:pPr>
              <w:spacing w:line="480" w:lineRule="auto"/>
              <w:rPr>
                <w:del w:id="8510" w:author="Mohammad Nayeem Hasan" w:date="2024-11-03T23:14:00Z"/>
                <w:rFonts w:ascii="Times New Roman" w:hAnsi="Times New Roman" w:cs="Times New Roman"/>
                <w:sz w:val="24"/>
                <w:szCs w:val="24"/>
              </w:rPr>
              <w:pPrChange w:id="8511" w:author="Mohammad Nayeem Hasan" w:date="2024-12-23T01:38:00Z" w16du:dateUtc="2024-12-22T19:38:00Z">
                <w:pPr/>
              </w:pPrChange>
            </w:pPr>
            <w:del w:id="8512" w:author="Mohammad Nayeem Hasan" w:date="2024-11-03T23:14:00Z">
              <w:r w:rsidRPr="00033637" w:rsidDel="00BB33D1">
                <w:rPr>
                  <w:rFonts w:ascii="Times New Roman" w:hAnsi="Times New Roman" w:cs="Times New Roman"/>
                  <w:sz w:val="24"/>
                  <w:szCs w:val="24"/>
                </w:rPr>
                <w:delText>1956 (96.1)</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7C82E0B" w14:textId="73C88EA8" w:rsidR="00B010D0" w:rsidRPr="00033637" w:rsidDel="00BB33D1" w:rsidRDefault="00B010D0" w:rsidP="00F31FB2">
            <w:pPr>
              <w:spacing w:line="480" w:lineRule="auto"/>
              <w:rPr>
                <w:del w:id="8513" w:author="Mohammad Nayeem Hasan" w:date="2024-11-03T23:14:00Z"/>
                <w:rFonts w:ascii="Times New Roman" w:hAnsi="Times New Roman" w:cs="Times New Roman"/>
                <w:sz w:val="24"/>
                <w:szCs w:val="24"/>
              </w:rPr>
              <w:pPrChange w:id="8514"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059B5B3A" w14:textId="0CD31347" w:rsidR="00B010D0" w:rsidRPr="00033637" w:rsidDel="00BB33D1" w:rsidRDefault="00B010D0" w:rsidP="00F31FB2">
            <w:pPr>
              <w:spacing w:line="480" w:lineRule="auto"/>
              <w:rPr>
                <w:del w:id="8515" w:author="Mohammad Nayeem Hasan" w:date="2024-11-03T23:14:00Z"/>
                <w:rFonts w:ascii="Times New Roman" w:hAnsi="Times New Roman" w:cs="Times New Roman"/>
                <w:sz w:val="24"/>
                <w:szCs w:val="24"/>
              </w:rPr>
              <w:pPrChange w:id="8516" w:author="Mohammad Nayeem Hasan" w:date="2024-12-23T01:38:00Z" w16du:dateUtc="2024-12-22T19:38:00Z">
                <w:pPr/>
              </w:pPrChange>
            </w:pPr>
            <w:del w:id="8517" w:author="Mohammad Nayeem Hasan" w:date="2024-11-03T23:14:00Z">
              <w:r w:rsidRPr="00033637" w:rsidDel="00BB33D1">
                <w:rPr>
                  <w:rFonts w:ascii="Times New Roman" w:hAnsi="Times New Roman" w:cs="Times New Roman"/>
                  <w:sz w:val="24"/>
                  <w:szCs w:val="24"/>
                </w:rPr>
                <w:delText>107 (5.5)</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340783E2" w14:textId="7B14C791" w:rsidR="00B010D0" w:rsidRPr="00033637" w:rsidDel="00BB33D1" w:rsidRDefault="00B010D0" w:rsidP="00F31FB2">
            <w:pPr>
              <w:spacing w:line="480" w:lineRule="auto"/>
              <w:rPr>
                <w:del w:id="8518" w:author="Mohammad Nayeem Hasan" w:date="2024-11-03T23:14:00Z"/>
                <w:rFonts w:ascii="Times New Roman" w:hAnsi="Times New Roman" w:cs="Times New Roman"/>
                <w:sz w:val="24"/>
                <w:szCs w:val="24"/>
              </w:rPr>
              <w:pPrChange w:id="8519" w:author="Mohammad Nayeem Hasan" w:date="2024-12-23T01:38:00Z" w16du:dateUtc="2024-12-22T19:38:00Z">
                <w:pPr/>
              </w:pPrChange>
            </w:pPr>
            <w:del w:id="8520" w:author="Mohammad Nayeem Hasan" w:date="2024-11-03T23:14:00Z">
              <w:r w:rsidRPr="00033637" w:rsidDel="00BB33D1">
                <w:rPr>
                  <w:rFonts w:ascii="Times New Roman" w:hAnsi="Times New Roman" w:cs="Times New Roman"/>
                  <w:sz w:val="24"/>
                  <w:szCs w:val="24"/>
                </w:rPr>
                <w:delText>1834 (94.5)</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5B3757" w14:textId="6738F70A" w:rsidR="00B010D0" w:rsidRPr="00033637" w:rsidDel="00BB33D1" w:rsidRDefault="00B010D0" w:rsidP="00F31FB2">
            <w:pPr>
              <w:spacing w:line="480" w:lineRule="auto"/>
              <w:rPr>
                <w:del w:id="8521" w:author="Mohammad Nayeem Hasan" w:date="2024-11-03T23:14:00Z"/>
                <w:rFonts w:ascii="Times New Roman" w:hAnsi="Times New Roman" w:cs="Times New Roman"/>
                <w:sz w:val="24"/>
                <w:szCs w:val="24"/>
                <w:rPrChange w:id="8522" w:author="Mohammad Nayeem Hasan" w:date="2024-12-23T01:53:00Z" w16du:dateUtc="2024-12-22T19:53:00Z">
                  <w:rPr>
                    <w:del w:id="8523" w:author="Mohammad Nayeem Hasan" w:date="2024-11-03T23:14:00Z"/>
                    <w:rFonts w:ascii="Times New Roman" w:hAnsi="Times New Roman" w:cs="Times New Roman"/>
                    <w:b/>
                    <w:bCs/>
                    <w:sz w:val="24"/>
                    <w:szCs w:val="24"/>
                  </w:rPr>
                </w:rPrChange>
              </w:rPr>
              <w:pPrChange w:id="8524" w:author="Mohammad Nayeem Hasan" w:date="2024-12-23T01:38:00Z" w16du:dateUtc="2024-12-22T19:38:00Z">
                <w:pPr/>
              </w:pPrChange>
            </w:pPr>
          </w:p>
        </w:tc>
      </w:tr>
      <w:tr w:rsidR="00B010D0" w:rsidRPr="00033637" w:rsidDel="00BB33D1" w14:paraId="165E5E70" w14:textId="167CCAFB" w:rsidTr="00DA17B7">
        <w:trPr>
          <w:trHeight w:val="188"/>
          <w:jc w:val="center"/>
          <w:del w:id="8525" w:author="Mohammad Nayeem Hasan" w:date="2024-11-03T23:14: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47F8298A" w14:textId="54352943" w:rsidR="00B010D0" w:rsidRPr="00033637" w:rsidDel="00BB33D1" w:rsidRDefault="00B010D0" w:rsidP="00F31FB2">
            <w:pPr>
              <w:spacing w:line="480" w:lineRule="auto"/>
              <w:rPr>
                <w:del w:id="8526" w:author="Mohammad Nayeem Hasan" w:date="2024-11-03T23:14:00Z"/>
                <w:rFonts w:ascii="Times New Roman" w:hAnsi="Times New Roman" w:cs="Times New Roman"/>
                <w:sz w:val="24"/>
                <w:szCs w:val="24"/>
              </w:rPr>
              <w:pPrChange w:id="8527" w:author="Mohammad Nayeem Hasan" w:date="2024-12-23T01:38:00Z" w16du:dateUtc="2024-12-22T19:38:00Z">
                <w:pPr/>
              </w:pPrChange>
            </w:pPr>
            <w:del w:id="8528" w:author="Mohammad Nayeem Hasan" w:date="2024-11-03T23:14:00Z">
              <w:r w:rsidRPr="00033637" w:rsidDel="00BB33D1">
                <w:rPr>
                  <w:rFonts w:ascii="Times New Roman" w:hAnsi="Times New Roman" w:cs="Times New Roman"/>
                  <w:sz w:val="24"/>
                  <w:szCs w:val="24"/>
                </w:rPr>
                <w:delText xml:space="preserve">Household </w:delText>
              </w:r>
            </w:del>
            <w:del w:id="8529" w:author="Mohammad Nayeem Hasan" w:date="2024-11-03T21:56:00Z">
              <w:r w:rsidRPr="00033637" w:rsidDel="00CA62EC">
                <w:rPr>
                  <w:rFonts w:ascii="Times New Roman" w:hAnsi="Times New Roman" w:cs="Times New Roman"/>
                  <w:sz w:val="24"/>
                  <w:szCs w:val="24"/>
                </w:rPr>
                <w:delText>H</w:delText>
              </w:r>
            </w:del>
            <w:del w:id="8530" w:author="Mohammad Nayeem Hasan" w:date="2024-11-03T23:14:00Z">
              <w:r w:rsidRPr="00033637" w:rsidDel="00BB33D1">
                <w:rPr>
                  <w:rFonts w:ascii="Times New Roman" w:hAnsi="Times New Roman" w:cs="Times New Roman"/>
                  <w:sz w:val="24"/>
                  <w:szCs w:val="24"/>
                </w:rPr>
                <w:delText xml:space="preserve">ead </w:delText>
              </w:r>
            </w:del>
            <w:del w:id="8531" w:author="Mohammad Nayeem Hasan" w:date="2024-11-03T21:56:00Z">
              <w:r w:rsidRPr="00033637" w:rsidDel="00CA62EC">
                <w:rPr>
                  <w:rFonts w:ascii="Times New Roman" w:hAnsi="Times New Roman" w:cs="Times New Roman"/>
                  <w:sz w:val="24"/>
                  <w:szCs w:val="24"/>
                </w:rPr>
                <w:delText>S</w:delText>
              </w:r>
            </w:del>
            <w:del w:id="8532" w:author="Mohammad Nayeem Hasan" w:date="2024-11-03T23:14:00Z">
              <w:r w:rsidRPr="00033637" w:rsidDel="00BB33D1">
                <w:rPr>
                  <w:rFonts w:ascii="Times New Roman" w:hAnsi="Times New Roman" w:cs="Times New Roman"/>
                  <w:sz w:val="24"/>
                  <w:szCs w:val="24"/>
                </w:rPr>
                <w:delText>ex</w:delText>
              </w:r>
            </w:del>
          </w:p>
        </w:tc>
      </w:tr>
      <w:tr w:rsidR="00861DA4" w:rsidRPr="00033637" w:rsidDel="00BB33D1" w14:paraId="3B7B77B0" w14:textId="77777777" w:rsidTr="00D70918">
        <w:trPr>
          <w:trHeight w:val="250"/>
          <w:jc w:val="center"/>
          <w:del w:id="8533"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3D59B738" w14:textId="7441655D" w:rsidR="00B010D0" w:rsidRPr="00033637" w:rsidDel="00BB33D1" w:rsidRDefault="00B010D0" w:rsidP="00F31FB2">
            <w:pPr>
              <w:spacing w:line="480" w:lineRule="auto"/>
              <w:rPr>
                <w:del w:id="8534" w:author="Mohammad Nayeem Hasan" w:date="2024-11-03T23:14:00Z"/>
                <w:rFonts w:ascii="Times New Roman" w:hAnsi="Times New Roman" w:cs="Times New Roman"/>
                <w:sz w:val="24"/>
                <w:szCs w:val="24"/>
              </w:rPr>
              <w:pPrChange w:id="8535" w:author="Mohammad Nayeem Hasan" w:date="2024-12-23T01:38:00Z" w16du:dateUtc="2024-12-22T19:38:00Z">
                <w:pPr/>
              </w:pPrChange>
            </w:pPr>
            <w:del w:id="8536" w:author="Mohammad Nayeem Hasan" w:date="2024-11-03T23:14:00Z">
              <w:r w:rsidRPr="00033637" w:rsidDel="00BB33D1">
                <w:rPr>
                  <w:rFonts w:ascii="Times New Roman" w:hAnsi="Times New Roman" w:cs="Times New Roman"/>
                  <w:sz w:val="24"/>
                  <w:szCs w:val="24"/>
                </w:rPr>
                <w:delText>Male</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35D6B297" w14:textId="5CFA401B" w:rsidR="00B010D0" w:rsidRPr="00033637" w:rsidDel="00BB33D1" w:rsidRDefault="00B010D0" w:rsidP="00F31FB2">
            <w:pPr>
              <w:spacing w:line="480" w:lineRule="auto"/>
              <w:rPr>
                <w:del w:id="8537" w:author="Mohammad Nayeem Hasan" w:date="2024-11-03T23:14:00Z"/>
                <w:rFonts w:ascii="Times New Roman" w:hAnsi="Times New Roman" w:cs="Times New Roman"/>
                <w:sz w:val="24"/>
                <w:szCs w:val="24"/>
              </w:rPr>
              <w:pPrChange w:id="8538" w:author="Mohammad Nayeem Hasan" w:date="2024-12-23T01:38:00Z" w16du:dateUtc="2024-12-22T19:38:00Z">
                <w:pPr/>
              </w:pPrChange>
            </w:pPr>
            <w:del w:id="8539" w:author="Mohammad Nayeem Hasan" w:date="2024-11-03T23:14:00Z">
              <w:r w:rsidRPr="00033637" w:rsidDel="00BB33D1">
                <w:rPr>
                  <w:rFonts w:ascii="Times New Roman" w:hAnsi="Times New Roman" w:cs="Times New Roman"/>
                  <w:sz w:val="24"/>
                  <w:szCs w:val="24"/>
                </w:rPr>
                <w:delText>2155 (7.2)</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088E1D21" w14:textId="78501171" w:rsidR="00B010D0" w:rsidRPr="00033637" w:rsidDel="00BB33D1" w:rsidRDefault="00B010D0" w:rsidP="00F31FB2">
            <w:pPr>
              <w:spacing w:line="480" w:lineRule="auto"/>
              <w:rPr>
                <w:del w:id="8540" w:author="Mohammad Nayeem Hasan" w:date="2024-11-03T23:14:00Z"/>
                <w:rFonts w:ascii="Times New Roman" w:hAnsi="Times New Roman" w:cs="Times New Roman"/>
                <w:sz w:val="24"/>
                <w:szCs w:val="24"/>
              </w:rPr>
              <w:pPrChange w:id="8541" w:author="Mohammad Nayeem Hasan" w:date="2024-12-23T01:38:00Z" w16du:dateUtc="2024-12-22T19:38:00Z">
                <w:pPr/>
              </w:pPrChange>
            </w:pPr>
            <w:del w:id="8542" w:author="Mohammad Nayeem Hasan" w:date="2024-11-03T23:14:00Z">
              <w:r w:rsidRPr="00033637" w:rsidDel="00BB33D1">
                <w:rPr>
                  <w:rFonts w:ascii="Times New Roman" w:hAnsi="Times New Roman" w:cs="Times New Roman"/>
                  <w:sz w:val="24"/>
                  <w:szCs w:val="24"/>
                </w:rPr>
                <w:delText>27838 (92.8)</w:delText>
              </w:r>
            </w:del>
          </w:p>
        </w:tc>
        <w:tc>
          <w:tcPr>
            <w:tcW w:w="520" w:type="pct"/>
            <w:vMerge w:val="restart"/>
            <w:tcBorders>
              <w:top w:val="single" w:sz="4" w:space="0" w:color="auto"/>
              <w:left w:val="single" w:sz="4" w:space="0" w:color="auto"/>
              <w:bottom w:val="single" w:sz="4" w:space="0" w:color="auto"/>
              <w:right w:val="single" w:sz="4" w:space="0" w:color="auto"/>
            </w:tcBorders>
            <w:vAlign w:val="center"/>
            <w:hideMark/>
          </w:tcPr>
          <w:p w14:paraId="4F003F66" w14:textId="27F7A581" w:rsidR="00B010D0" w:rsidRPr="00033637" w:rsidDel="00BB33D1" w:rsidRDefault="00B010D0" w:rsidP="00F31FB2">
            <w:pPr>
              <w:spacing w:line="480" w:lineRule="auto"/>
              <w:rPr>
                <w:del w:id="8543" w:author="Mohammad Nayeem Hasan" w:date="2024-11-03T23:14:00Z"/>
                <w:rFonts w:ascii="Times New Roman" w:hAnsi="Times New Roman" w:cs="Times New Roman"/>
                <w:sz w:val="24"/>
                <w:szCs w:val="24"/>
              </w:rPr>
              <w:pPrChange w:id="8544" w:author="Mohammad Nayeem Hasan" w:date="2024-12-23T01:38:00Z" w16du:dateUtc="2024-12-22T19:38:00Z">
                <w:pPr/>
              </w:pPrChange>
            </w:pPr>
            <w:del w:id="8545" w:author="Mohammad Nayeem Hasan" w:date="2024-11-03T23:14:00Z">
              <w:r w:rsidRPr="00033637" w:rsidDel="00BB33D1">
                <w:rPr>
                  <w:rFonts w:ascii="Times New Roman" w:hAnsi="Times New Roman" w:cs="Times New Roman"/>
                  <w:sz w:val="24"/>
                  <w:szCs w:val="24"/>
                </w:rPr>
                <w:delText>0.285</w:delText>
              </w:r>
            </w:del>
          </w:p>
        </w:tc>
        <w:tc>
          <w:tcPr>
            <w:tcW w:w="361" w:type="pct"/>
            <w:tcBorders>
              <w:top w:val="single" w:sz="4" w:space="0" w:color="auto"/>
              <w:left w:val="single" w:sz="4" w:space="0" w:color="auto"/>
              <w:bottom w:val="single" w:sz="4" w:space="0" w:color="auto"/>
              <w:right w:val="single" w:sz="4" w:space="0" w:color="auto"/>
            </w:tcBorders>
            <w:vAlign w:val="center"/>
            <w:hideMark/>
          </w:tcPr>
          <w:p w14:paraId="578CFFAC" w14:textId="0AE8D0DB" w:rsidR="00B010D0" w:rsidRPr="00033637" w:rsidDel="00BB33D1" w:rsidRDefault="00B010D0" w:rsidP="00F31FB2">
            <w:pPr>
              <w:spacing w:line="480" w:lineRule="auto"/>
              <w:rPr>
                <w:del w:id="8546" w:author="Mohammad Nayeem Hasan" w:date="2024-11-03T23:14:00Z"/>
                <w:rFonts w:ascii="Times New Roman" w:hAnsi="Times New Roman" w:cs="Times New Roman"/>
                <w:sz w:val="24"/>
                <w:szCs w:val="24"/>
              </w:rPr>
              <w:pPrChange w:id="8547" w:author="Mohammad Nayeem Hasan" w:date="2024-12-23T01:38:00Z" w16du:dateUtc="2024-12-22T19:38:00Z">
                <w:pPr/>
              </w:pPrChange>
            </w:pPr>
            <w:del w:id="8548" w:author="Mohammad Nayeem Hasan" w:date="2024-11-03T23:14:00Z">
              <w:r w:rsidRPr="00033637" w:rsidDel="00BB33D1">
                <w:rPr>
                  <w:rFonts w:ascii="Times New Roman" w:hAnsi="Times New Roman" w:cs="Times New Roman"/>
                  <w:sz w:val="24"/>
                  <w:szCs w:val="24"/>
                </w:rPr>
                <w:delText>689 (4.0)</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57395E99" w14:textId="5E073392" w:rsidR="00B010D0" w:rsidRPr="00033637" w:rsidDel="00BB33D1" w:rsidRDefault="00B010D0" w:rsidP="00F31FB2">
            <w:pPr>
              <w:spacing w:line="480" w:lineRule="auto"/>
              <w:rPr>
                <w:del w:id="8549" w:author="Mohammad Nayeem Hasan" w:date="2024-11-03T23:14:00Z"/>
                <w:rFonts w:ascii="Times New Roman" w:hAnsi="Times New Roman" w:cs="Times New Roman"/>
                <w:sz w:val="24"/>
                <w:szCs w:val="24"/>
              </w:rPr>
              <w:pPrChange w:id="8550" w:author="Mohammad Nayeem Hasan" w:date="2024-12-23T01:38:00Z" w16du:dateUtc="2024-12-22T19:38:00Z">
                <w:pPr/>
              </w:pPrChange>
            </w:pPr>
            <w:del w:id="8551" w:author="Mohammad Nayeem Hasan" w:date="2024-11-03T23:14:00Z">
              <w:r w:rsidRPr="00033637" w:rsidDel="00BB33D1">
                <w:rPr>
                  <w:rFonts w:ascii="Times New Roman" w:hAnsi="Times New Roman" w:cs="Times New Roman"/>
                  <w:sz w:val="24"/>
                  <w:szCs w:val="24"/>
                </w:rPr>
                <w:delText>16519 (96.0)</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tcPr>
          <w:p w14:paraId="4EEEE9C0" w14:textId="519630D0" w:rsidR="00B010D0" w:rsidRPr="00033637" w:rsidDel="00BB33D1" w:rsidRDefault="00B010D0" w:rsidP="00F31FB2">
            <w:pPr>
              <w:spacing w:line="480" w:lineRule="auto"/>
              <w:rPr>
                <w:del w:id="8552" w:author="Mohammad Nayeem Hasan" w:date="2024-11-03T23:14:00Z"/>
                <w:rFonts w:ascii="Times New Roman" w:hAnsi="Times New Roman" w:cs="Times New Roman"/>
                <w:sz w:val="24"/>
                <w:szCs w:val="24"/>
              </w:rPr>
              <w:pPrChange w:id="8553" w:author="Mohammad Nayeem Hasan" w:date="2024-12-23T01:38:00Z" w16du:dateUtc="2024-12-22T19:38:00Z">
                <w:pPr/>
              </w:pPrChange>
            </w:pPr>
            <w:del w:id="8554" w:author="Mohammad Nayeem Hasan" w:date="2024-11-03T23:14:00Z">
              <w:r w:rsidRPr="00033637" w:rsidDel="00BB33D1">
                <w:rPr>
                  <w:rFonts w:ascii="Times New Roman" w:hAnsi="Times New Roman" w:cs="Times New Roman"/>
                  <w:sz w:val="24"/>
                  <w:szCs w:val="24"/>
                </w:rPr>
                <w:delText>0.704</w:delText>
              </w:r>
            </w:del>
          </w:p>
          <w:p w14:paraId="3E8A403E" w14:textId="09DB7747" w:rsidR="00B010D0" w:rsidRPr="00033637" w:rsidDel="00BB33D1" w:rsidRDefault="00B010D0" w:rsidP="00F31FB2">
            <w:pPr>
              <w:spacing w:line="480" w:lineRule="auto"/>
              <w:rPr>
                <w:del w:id="8555" w:author="Mohammad Nayeem Hasan" w:date="2024-11-03T23:14:00Z"/>
                <w:rFonts w:ascii="Times New Roman" w:hAnsi="Times New Roman" w:cs="Times New Roman"/>
                <w:sz w:val="24"/>
                <w:szCs w:val="24"/>
              </w:rPr>
              <w:pPrChange w:id="8556"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58CF6E07" w14:textId="788A1D02" w:rsidR="00B010D0" w:rsidRPr="00033637" w:rsidDel="00BB33D1" w:rsidRDefault="00B010D0" w:rsidP="00F31FB2">
            <w:pPr>
              <w:spacing w:line="480" w:lineRule="auto"/>
              <w:rPr>
                <w:del w:id="8557" w:author="Mohammad Nayeem Hasan" w:date="2024-11-03T23:14:00Z"/>
                <w:rFonts w:ascii="Times New Roman" w:hAnsi="Times New Roman" w:cs="Times New Roman"/>
                <w:sz w:val="24"/>
                <w:szCs w:val="24"/>
              </w:rPr>
              <w:pPrChange w:id="8558" w:author="Mohammad Nayeem Hasan" w:date="2024-12-23T01:38:00Z" w16du:dateUtc="2024-12-22T19:38:00Z">
                <w:pPr/>
              </w:pPrChange>
            </w:pPr>
            <w:del w:id="8559" w:author="Mohammad Nayeem Hasan" w:date="2024-11-03T23:14:00Z">
              <w:r w:rsidRPr="00033637" w:rsidDel="00BB33D1">
                <w:rPr>
                  <w:rFonts w:ascii="Times New Roman" w:hAnsi="Times New Roman" w:cs="Times New Roman"/>
                  <w:sz w:val="24"/>
                  <w:szCs w:val="24"/>
                </w:rPr>
                <w:delText>1483 (7.0)</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28BCE4C7" w14:textId="26D0A117" w:rsidR="00B010D0" w:rsidRPr="00033637" w:rsidDel="00BB33D1" w:rsidRDefault="00B010D0" w:rsidP="00F31FB2">
            <w:pPr>
              <w:spacing w:line="480" w:lineRule="auto"/>
              <w:rPr>
                <w:del w:id="8560" w:author="Mohammad Nayeem Hasan" w:date="2024-11-03T23:14:00Z"/>
                <w:rFonts w:ascii="Times New Roman" w:hAnsi="Times New Roman" w:cs="Times New Roman"/>
                <w:sz w:val="24"/>
                <w:szCs w:val="24"/>
              </w:rPr>
              <w:pPrChange w:id="8561" w:author="Mohammad Nayeem Hasan" w:date="2024-12-23T01:38:00Z" w16du:dateUtc="2024-12-22T19:38:00Z">
                <w:pPr/>
              </w:pPrChange>
            </w:pPr>
            <w:del w:id="8562" w:author="Mohammad Nayeem Hasan" w:date="2024-11-03T23:14:00Z">
              <w:r w:rsidRPr="00033637" w:rsidDel="00BB33D1">
                <w:rPr>
                  <w:rFonts w:ascii="Times New Roman" w:hAnsi="Times New Roman" w:cs="Times New Roman"/>
                  <w:sz w:val="24"/>
                  <w:szCs w:val="24"/>
                </w:rPr>
                <w:delText>19626 (93.0)</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71A15EC9" w14:textId="77755D0E" w:rsidR="00B010D0" w:rsidRPr="00033637" w:rsidDel="00BB33D1" w:rsidRDefault="00B010D0" w:rsidP="00F31FB2">
            <w:pPr>
              <w:spacing w:line="480" w:lineRule="auto"/>
              <w:rPr>
                <w:del w:id="8563" w:author="Mohammad Nayeem Hasan" w:date="2024-11-03T23:14:00Z"/>
                <w:rFonts w:ascii="Times New Roman" w:hAnsi="Times New Roman" w:cs="Times New Roman"/>
                <w:sz w:val="24"/>
                <w:szCs w:val="24"/>
              </w:rPr>
              <w:pPrChange w:id="8564" w:author="Mohammad Nayeem Hasan" w:date="2024-12-23T01:38:00Z" w16du:dateUtc="2024-12-22T19:38:00Z">
                <w:pPr/>
              </w:pPrChange>
            </w:pPr>
            <w:del w:id="8565" w:author="Mohammad Nayeem Hasan" w:date="2024-11-03T23:14:00Z">
              <w:r w:rsidRPr="00033637" w:rsidDel="00BB33D1">
                <w:rPr>
                  <w:rFonts w:ascii="Times New Roman" w:hAnsi="Times New Roman" w:cs="Times New Roman"/>
                  <w:sz w:val="24"/>
                  <w:szCs w:val="24"/>
                </w:rPr>
                <w:delText>0.067</w:delText>
              </w:r>
            </w:del>
          </w:p>
        </w:tc>
      </w:tr>
      <w:tr w:rsidR="00072E76" w:rsidRPr="00033637" w:rsidDel="00BB33D1" w14:paraId="19C1672D" w14:textId="77777777" w:rsidTr="00D70918">
        <w:trPr>
          <w:trHeight w:val="138"/>
          <w:jc w:val="center"/>
          <w:del w:id="8566"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5C33304C" w14:textId="1C8BCA94" w:rsidR="00B010D0" w:rsidRPr="00033637" w:rsidDel="00BB33D1" w:rsidRDefault="00B010D0" w:rsidP="00F31FB2">
            <w:pPr>
              <w:spacing w:line="480" w:lineRule="auto"/>
              <w:rPr>
                <w:del w:id="8567" w:author="Mohammad Nayeem Hasan" w:date="2024-11-03T23:14:00Z"/>
                <w:rFonts w:ascii="Times New Roman" w:hAnsi="Times New Roman" w:cs="Times New Roman"/>
                <w:sz w:val="24"/>
                <w:szCs w:val="24"/>
              </w:rPr>
              <w:pPrChange w:id="8568" w:author="Mohammad Nayeem Hasan" w:date="2024-12-23T01:38:00Z" w16du:dateUtc="2024-12-22T19:38:00Z">
                <w:pPr/>
              </w:pPrChange>
            </w:pPr>
            <w:del w:id="8569" w:author="Mohammad Nayeem Hasan" w:date="2024-11-03T23:14:00Z">
              <w:r w:rsidRPr="00033637" w:rsidDel="00BB33D1">
                <w:rPr>
                  <w:rFonts w:ascii="Times New Roman" w:hAnsi="Times New Roman" w:cs="Times New Roman"/>
                  <w:sz w:val="24"/>
                  <w:szCs w:val="24"/>
                </w:rPr>
                <w:delText>Female</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32D0C1E8" w14:textId="6DA07240" w:rsidR="00B010D0" w:rsidRPr="00033637" w:rsidDel="00BB33D1" w:rsidRDefault="00B010D0" w:rsidP="00F31FB2">
            <w:pPr>
              <w:spacing w:line="480" w:lineRule="auto"/>
              <w:rPr>
                <w:del w:id="8570" w:author="Mohammad Nayeem Hasan" w:date="2024-11-03T23:14:00Z"/>
                <w:rFonts w:ascii="Times New Roman" w:hAnsi="Times New Roman" w:cs="Times New Roman"/>
                <w:sz w:val="24"/>
                <w:szCs w:val="24"/>
              </w:rPr>
              <w:pPrChange w:id="8571" w:author="Mohammad Nayeem Hasan" w:date="2024-12-23T01:38:00Z" w16du:dateUtc="2024-12-22T19:38:00Z">
                <w:pPr/>
              </w:pPrChange>
            </w:pPr>
            <w:del w:id="8572" w:author="Mohammad Nayeem Hasan" w:date="2024-11-03T23:14:00Z">
              <w:r w:rsidRPr="00033637" w:rsidDel="00BB33D1">
                <w:rPr>
                  <w:rFonts w:ascii="Times New Roman" w:hAnsi="Times New Roman" w:cs="Times New Roman"/>
                  <w:sz w:val="24"/>
                  <w:szCs w:val="24"/>
                </w:rPr>
                <w:delText>99 (6.3)</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0DABA326" w14:textId="618A54C4" w:rsidR="00B010D0" w:rsidRPr="00033637" w:rsidDel="00BB33D1" w:rsidRDefault="00B010D0" w:rsidP="00F31FB2">
            <w:pPr>
              <w:spacing w:line="480" w:lineRule="auto"/>
              <w:rPr>
                <w:del w:id="8573" w:author="Mohammad Nayeem Hasan" w:date="2024-11-03T23:14:00Z"/>
                <w:rFonts w:ascii="Times New Roman" w:hAnsi="Times New Roman" w:cs="Times New Roman"/>
                <w:sz w:val="24"/>
                <w:szCs w:val="24"/>
              </w:rPr>
              <w:pPrChange w:id="8574" w:author="Mohammad Nayeem Hasan" w:date="2024-12-23T01:38:00Z" w16du:dateUtc="2024-12-22T19:38:00Z">
                <w:pPr/>
              </w:pPrChange>
            </w:pPr>
            <w:del w:id="8575" w:author="Mohammad Nayeem Hasan" w:date="2024-11-03T23:14:00Z">
              <w:r w:rsidRPr="00033637" w:rsidDel="00BB33D1">
                <w:rPr>
                  <w:rFonts w:ascii="Times New Roman" w:hAnsi="Times New Roman" w:cs="Times New Roman"/>
                  <w:sz w:val="24"/>
                  <w:szCs w:val="24"/>
                </w:rPr>
                <w:delText>1456 (93.7)</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9E8F52" w14:textId="12E2CC1B" w:rsidR="00B010D0" w:rsidRPr="00033637" w:rsidDel="00BB33D1" w:rsidRDefault="00B010D0" w:rsidP="00F31FB2">
            <w:pPr>
              <w:spacing w:line="480" w:lineRule="auto"/>
              <w:rPr>
                <w:del w:id="8576" w:author="Mohammad Nayeem Hasan" w:date="2024-11-03T23:14:00Z"/>
                <w:rFonts w:ascii="Times New Roman" w:hAnsi="Times New Roman" w:cs="Times New Roman"/>
                <w:sz w:val="24"/>
                <w:szCs w:val="24"/>
              </w:rPr>
              <w:pPrChange w:id="8577"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39ECFE34" w14:textId="66EA3D88" w:rsidR="00B010D0" w:rsidRPr="00033637" w:rsidDel="00BB33D1" w:rsidRDefault="00B010D0" w:rsidP="00F31FB2">
            <w:pPr>
              <w:spacing w:line="480" w:lineRule="auto"/>
              <w:rPr>
                <w:del w:id="8578" w:author="Mohammad Nayeem Hasan" w:date="2024-11-03T23:14:00Z"/>
                <w:rFonts w:ascii="Times New Roman" w:hAnsi="Times New Roman" w:cs="Times New Roman"/>
                <w:sz w:val="24"/>
                <w:szCs w:val="24"/>
              </w:rPr>
              <w:pPrChange w:id="8579" w:author="Mohammad Nayeem Hasan" w:date="2024-12-23T01:38:00Z" w16du:dateUtc="2024-12-22T19:38:00Z">
                <w:pPr/>
              </w:pPrChange>
            </w:pPr>
            <w:del w:id="8580" w:author="Mohammad Nayeem Hasan" w:date="2024-11-03T23:14:00Z">
              <w:r w:rsidRPr="00033637" w:rsidDel="00BB33D1">
                <w:rPr>
                  <w:rFonts w:ascii="Times New Roman" w:hAnsi="Times New Roman" w:cs="Times New Roman"/>
                  <w:sz w:val="24"/>
                  <w:szCs w:val="24"/>
                </w:rPr>
                <w:delText>101 (3.8)</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53E0DA52" w14:textId="28A92AD9" w:rsidR="00B010D0" w:rsidRPr="00033637" w:rsidDel="00BB33D1" w:rsidRDefault="00B010D0" w:rsidP="00F31FB2">
            <w:pPr>
              <w:spacing w:line="480" w:lineRule="auto"/>
              <w:rPr>
                <w:del w:id="8581" w:author="Mohammad Nayeem Hasan" w:date="2024-11-03T23:14:00Z"/>
                <w:rFonts w:ascii="Times New Roman" w:hAnsi="Times New Roman" w:cs="Times New Roman"/>
                <w:sz w:val="24"/>
                <w:szCs w:val="24"/>
              </w:rPr>
              <w:pPrChange w:id="8582" w:author="Mohammad Nayeem Hasan" w:date="2024-12-23T01:38:00Z" w16du:dateUtc="2024-12-22T19:38:00Z">
                <w:pPr/>
              </w:pPrChange>
            </w:pPr>
            <w:del w:id="8583" w:author="Mohammad Nayeem Hasan" w:date="2024-11-03T23:14:00Z">
              <w:r w:rsidRPr="00033637" w:rsidDel="00BB33D1">
                <w:rPr>
                  <w:rFonts w:ascii="Times New Roman" w:hAnsi="Times New Roman" w:cs="Times New Roman"/>
                  <w:sz w:val="24"/>
                  <w:szCs w:val="24"/>
                </w:rPr>
                <w:delText>2552 (96.2)</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2455ED" w14:textId="7CDD9461" w:rsidR="00B010D0" w:rsidRPr="00033637" w:rsidDel="00BB33D1" w:rsidRDefault="00B010D0" w:rsidP="00F31FB2">
            <w:pPr>
              <w:spacing w:line="480" w:lineRule="auto"/>
              <w:rPr>
                <w:del w:id="8584" w:author="Mohammad Nayeem Hasan" w:date="2024-11-03T23:14:00Z"/>
                <w:rFonts w:ascii="Times New Roman" w:hAnsi="Times New Roman" w:cs="Times New Roman"/>
                <w:sz w:val="24"/>
                <w:szCs w:val="24"/>
              </w:rPr>
              <w:pPrChange w:id="8585"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310152A5" w14:textId="16AEDA01" w:rsidR="00B010D0" w:rsidRPr="00033637" w:rsidDel="00BB33D1" w:rsidRDefault="00B010D0" w:rsidP="00F31FB2">
            <w:pPr>
              <w:spacing w:line="480" w:lineRule="auto"/>
              <w:rPr>
                <w:del w:id="8586" w:author="Mohammad Nayeem Hasan" w:date="2024-11-03T23:14:00Z"/>
                <w:rFonts w:ascii="Times New Roman" w:hAnsi="Times New Roman" w:cs="Times New Roman"/>
                <w:sz w:val="24"/>
                <w:szCs w:val="24"/>
              </w:rPr>
              <w:pPrChange w:id="8587" w:author="Mohammad Nayeem Hasan" w:date="2024-12-23T01:38:00Z" w16du:dateUtc="2024-12-22T19:38:00Z">
                <w:pPr/>
              </w:pPrChange>
            </w:pPr>
            <w:del w:id="8588" w:author="Mohammad Nayeem Hasan" w:date="2024-11-03T23:14:00Z">
              <w:r w:rsidRPr="00033637" w:rsidDel="00BB33D1">
                <w:rPr>
                  <w:rFonts w:ascii="Times New Roman" w:hAnsi="Times New Roman" w:cs="Times New Roman"/>
                  <w:sz w:val="24"/>
                  <w:szCs w:val="24"/>
                </w:rPr>
                <w:delText>114 (5.7)</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1ACC4D00" w14:textId="65EC8A62" w:rsidR="00B010D0" w:rsidRPr="00033637" w:rsidDel="00BB33D1" w:rsidRDefault="00B010D0" w:rsidP="00F31FB2">
            <w:pPr>
              <w:spacing w:line="480" w:lineRule="auto"/>
              <w:rPr>
                <w:del w:id="8589" w:author="Mohammad Nayeem Hasan" w:date="2024-11-03T23:14:00Z"/>
                <w:rFonts w:ascii="Times New Roman" w:hAnsi="Times New Roman" w:cs="Times New Roman"/>
                <w:sz w:val="24"/>
                <w:szCs w:val="24"/>
              </w:rPr>
              <w:pPrChange w:id="8590" w:author="Mohammad Nayeem Hasan" w:date="2024-12-23T01:38:00Z" w16du:dateUtc="2024-12-22T19:38:00Z">
                <w:pPr/>
              </w:pPrChange>
            </w:pPr>
            <w:del w:id="8591" w:author="Mohammad Nayeem Hasan" w:date="2024-11-03T23:14:00Z">
              <w:r w:rsidRPr="00033637" w:rsidDel="00BB33D1">
                <w:rPr>
                  <w:rFonts w:ascii="Times New Roman" w:hAnsi="Times New Roman" w:cs="Times New Roman"/>
                  <w:sz w:val="24"/>
                  <w:szCs w:val="24"/>
                </w:rPr>
                <w:delText>1865 (94.0)</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B2B04C" w14:textId="3E85C7FD" w:rsidR="00B010D0" w:rsidRPr="00033637" w:rsidDel="00BB33D1" w:rsidRDefault="00B010D0" w:rsidP="00F31FB2">
            <w:pPr>
              <w:spacing w:line="480" w:lineRule="auto"/>
              <w:rPr>
                <w:del w:id="8592" w:author="Mohammad Nayeem Hasan" w:date="2024-11-03T23:14:00Z"/>
                <w:rFonts w:ascii="Times New Roman" w:hAnsi="Times New Roman" w:cs="Times New Roman"/>
                <w:sz w:val="24"/>
                <w:szCs w:val="24"/>
              </w:rPr>
              <w:pPrChange w:id="8593" w:author="Mohammad Nayeem Hasan" w:date="2024-12-23T01:38:00Z" w16du:dateUtc="2024-12-22T19:38:00Z">
                <w:pPr/>
              </w:pPrChange>
            </w:pPr>
          </w:p>
        </w:tc>
      </w:tr>
      <w:tr w:rsidR="00B010D0" w:rsidRPr="00033637" w:rsidDel="00BB33D1" w14:paraId="4B2BE453" w14:textId="0F70448B" w:rsidTr="00DA17B7">
        <w:trPr>
          <w:trHeight w:val="138"/>
          <w:jc w:val="center"/>
          <w:del w:id="8594" w:author="Mohammad Nayeem Hasan" w:date="2024-11-03T23:14: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4E812316" w14:textId="7F703A0F" w:rsidR="00B010D0" w:rsidRPr="00033637" w:rsidDel="00BB33D1" w:rsidRDefault="00B010D0" w:rsidP="00F31FB2">
            <w:pPr>
              <w:spacing w:line="480" w:lineRule="auto"/>
              <w:rPr>
                <w:del w:id="8595" w:author="Mohammad Nayeem Hasan" w:date="2024-11-03T23:14:00Z"/>
                <w:rFonts w:ascii="Times New Roman" w:hAnsi="Times New Roman" w:cs="Times New Roman"/>
                <w:sz w:val="24"/>
                <w:szCs w:val="24"/>
              </w:rPr>
              <w:pPrChange w:id="8596" w:author="Mohammad Nayeem Hasan" w:date="2024-12-23T01:38:00Z" w16du:dateUtc="2024-12-22T19:38:00Z">
                <w:pPr/>
              </w:pPrChange>
            </w:pPr>
            <w:del w:id="8597" w:author="Mohammad Nayeem Hasan" w:date="2024-11-03T23:14:00Z">
              <w:r w:rsidRPr="00033637" w:rsidDel="00BB33D1">
                <w:rPr>
                  <w:rFonts w:ascii="Times New Roman" w:hAnsi="Times New Roman" w:cs="Times New Roman"/>
                  <w:sz w:val="24"/>
                  <w:szCs w:val="24"/>
                </w:rPr>
                <w:delText>Ethnicity</w:delText>
              </w:r>
            </w:del>
          </w:p>
        </w:tc>
      </w:tr>
      <w:tr w:rsidR="00861DA4" w:rsidRPr="00033637" w:rsidDel="00BB33D1" w14:paraId="6BD488AF" w14:textId="77777777" w:rsidTr="00D70918">
        <w:trPr>
          <w:trHeight w:val="138"/>
          <w:jc w:val="center"/>
          <w:del w:id="8598"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6DE31C1E" w14:textId="2DC39121" w:rsidR="00B010D0" w:rsidRPr="00033637" w:rsidDel="00BB33D1" w:rsidRDefault="00B010D0" w:rsidP="00F31FB2">
            <w:pPr>
              <w:spacing w:line="480" w:lineRule="auto"/>
              <w:rPr>
                <w:del w:id="8599" w:author="Mohammad Nayeem Hasan" w:date="2024-11-03T23:14:00Z"/>
                <w:rFonts w:ascii="Times New Roman" w:hAnsi="Times New Roman" w:cs="Times New Roman"/>
                <w:sz w:val="24"/>
                <w:szCs w:val="24"/>
              </w:rPr>
              <w:pPrChange w:id="8600" w:author="Mohammad Nayeem Hasan" w:date="2024-12-23T01:38:00Z" w16du:dateUtc="2024-12-22T19:38:00Z">
                <w:pPr/>
              </w:pPrChange>
            </w:pPr>
            <w:del w:id="8601" w:author="Mohammad Nayeem Hasan" w:date="2024-11-03T23:14:00Z">
              <w:r w:rsidRPr="00033637" w:rsidDel="00BB33D1">
                <w:rPr>
                  <w:rFonts w:ascii="Times New Roman" w:hAnsi="Times New Roman" w:cs="Times New Roman"/>
                  <w:sz w:val="24"/>
                  <w:szCs w:val="24"/>
                </w:rPr>
                <w:delText>Bengali</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3CBA8E2E" w14:textId="144DEF77" w:rsidR="00B010D0" w:rsidRPr="00033637" w:rsidDel="00BB33D1" w:rsidRDefault="00B010D0" w:rsidP="00F31FB2">
            <w:pPr>
              <w:spacing w:line="480" w:lineRule="auto"/>
              <w:rPr>
                <w:del w:id="8602" w:author="Mohammad Nayeem Hasan" w:date="2024-11-03T23:14:00Z"/>
                <w:rFonts w:ascii="Times New Roman" w:hAnsi="Times New Roman" w:cs="Times New Roman"/>
                <w:sz w:val="24"/>
                <w:szCs w:val="24"/>
              </w:rPr>
              <w:pPrChange w:id="8603" w:author="Mohammad Nayeem Hasan" w:date="2024-12-23T01:38:00Z" w16du:dateUtc="2024-12-22T19:38:00Z">
                <w:pPr/>
              </w:pPrChange>
            </w:pPr>
            <w:del w:id="8604" w:author="Mohammad Nayeem Hasan" w:date="2024-11-03T23:14:00Z">
              <w:r w:rsidRPr="00033637" w:rsidDel="00BB33D1">
                <w:rPr>
                  <w:rFonts w:ascii="Times New Roman" w:hAnsi="Times New Roman" w:cs="Times New Roman"/>
                  <w:sz w:val="24"/>
                  <w:szCs w:val="24"/>
                </w:rPr>
                <w:delText>2225 (7.2)</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5BED481C" w14:textId="4CB65686" w:rsidR="00B010D0" w:rsidRPr="00033637" w:rsidDel="00BB33D1" w:rsidRDefault="00B010D0" w:rsidP="00F31FB2">
            <w:pPr>
              <w:spacing w:line="480" w:lineRule="auto"/>
              <w:rPr>
                <w:del w:id="8605" w:author="Mohammad Nayeem Hasan" w:date="2024-11-03T23:14:00Z"/>
                <w:rFonts w:ascii="Times New Roman" w:hAnsi="Times New Roman" w:cs="Times New Roman"/>
                <w:sz w:val="24"/>
                <w:szCs w:val="24"/>
              </w:rPr>
              <w:pPrChange w:id="8606" w:author="Mohammad Nayeem Hasan" w:date="2024-12-23T01:38:00Z" w16du:dateUtc="2024-12-22T19:38:00Z">
                <w:pPr/>
              </w:pPrChange>
            </w:pPr>
            <w:del w:id="8607" w:author="Mohammad Nayeem Hasan" w:date="2024-11-03T23:14:00Z">
              <w:r w:rsidRPr="00033637" w:rsidDel="00BB33D1">
                <w:rPr>
                  <w:rFonts w:ascii="Times New Roman" w:hAnsi="Times New Roman" w:cs="Times New Roman"/>
                  <w:sz w:val="24"/>
                  <w:szCs w:val="24"/>
                </w:rPr>
                <w:delText>28813 (92.8)</w:delText>
              </w:r>
            </w:del>
          </w:p>
        </w:tc>
        <w:tc>
          <w:tcPr>
            <w:tcW w:w="520" w:type="pct"/>
            <w:vMerge w:val="restart"/>
            <w:tcBorders>
              <w:top w:val="single" w:sz="4" w:space="0" w:color="auto"/>
              <w:left w:val="single" w:sz="4" w:space="0" w:color="auto"/>
              <w:bottom w:val="single" w:sz="4" w:space="0" w:color="auto"/>
              <w:right w:val="single" w:sz="4" w:space="0" w:color="auto"/>
            </w:tcBorders>
            <w:vAlign w:val="center"/>
            <w:hideMark/>
          </w:tcPr>
          <w:p w14:paraId="38F44C5D" w14:textId="5D20EFD5" w:rsidR="00B010D0" w:rsidRPr="00033637" w:rsidDel="00BB33D1" w:rsidRDefault="00B010D0" w:rsidP="00F31FB2">
            <w:pPr>
              <w:spacing w:line="480" w:lineRule="auto"/>
              <w:rPr>
                <w:del w:id="8608" w:author="Mohammad Nayeem Hasan" w:date="2024-11-03T23:14:00Z"/>
                <w:rFonts w:ascii="Times New Roman" w:hAnsi="Times New Roman" w:cs="Times New Roman"/>
                <w:sz w:val="24"/>
                <w:szCs w:val="24"/>
              </w:rPr>
              <w:pPrChange w:id="8609" w:author="Mohammad Nayeem Hasan" w:date="2024-12-23T01:38:00Z" w16du:dateUtc="2024-12-22T19:38:00Z">
                <w:pPr/>
              </w:pPrChange>
            </w:pPr>
            <w:del w:id="8610" w:author="Mohammad Nayeem Hasan" w:date="2024-11-03T23:14:00Z">
              <w:r w:rsidRPr="00033637" w:rsidDel="00BB33D1">
                <w:rPr>
                  <w:rFonts w:ascii="Times New Roman" w:hAnsi="Times New Roman" w:cs="Times New Roman"/>
                  <w:sz w:val="24"/>
                  <w:szCs w:val="24"/>
                </w:rPr>
                <w:delText>0.144</w:delText>
              </w:r>
            </w:del>
          </w:p>
        </w:tc>
        <w:tc>
          <w:tcPr>
            <w:tcW w:w="361" w:type="pct"/>
            <w:tcBorders>
              <w:top w:val="single" w:sz="4" w:space="0" w:color="auto"/>
              <w:left w:val="single" w:sz="4" w:space="0" w:color="auto"/>
              <w:bottom w:val="single" w:sz="4" w:space="0" w:color="auto"/>
              <w:right w:val="single" w:sz="4" w:space="0" w:color="auto"/>
            </w:tcBorders>
            <w:vAlign w:val="center"/>
            <w:hideMark/>
          </w:tcPr>
          <w:p w14:paraId="0F225EBC" w14:textId="5F447542" w:rsidR="00B010D0" w:rsidRPr="00033637" w:rsidDel="00BB33D1" w:rsidRDefault="00B010D0" w:rsidP="00F31FB2">
            <w:pPr>
              <w:spacing w:line="480" w:lineRule="auto"/>
              <w:rPr>
                <w:del w:id="8611" w:author="Mohammad Nayeem Hasan" w:date="2024-11-03T23:14:00Z"/>
                <w:rFonts w:ascii="Times New Roman" w:hAnsi="Times New Roman" w:cs="Times New Roman"/>
                <w:sz w:val="24"/>
                <w:szCs w:val="24"/>
              </w:rPr>
              <w:pPrChange w:id="8612" w:author="Mohammad Nayeem Hasan" w:date="2024-12-23T01:38:00Z" w16du:dateUtc="2024-12-22T19:38:00Z">
                <w:pPr/>
              </w:pPrChange>
            </w:pPr>
            <w:del w:id="8613" w:author="Mohammad Nayeem Hasan" w:date="2024-11-03T23:14:00Z">
              <w:r w:rsidRPr="00033637" w:rsidDel="00BB33D1">
                <w:rPr>
                  <w:rFonts w:ascii="Times New Roman" w:hAnsi="Times New Roman" w:cs="Times New Roman"/>
                  <w:sz w:val="24"/>
                  <w:szCs w:val="24"/>
                </w:rPr>
                <w:delText>768 (4.0)</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349908B2" w14:textId="74A36956" w:rsidR="00B010D0" w:rsidRPr="00033637" w:rsidDel="00BB33D1" w:rsidRDefault="00B010D0" w:rsidP="00F31FB2">
            <w:pPr>
              <w:spacing w:line="480" w:lineRule="auto"/>
              <w:rPr>
                <w:del w:id="8614" w:author="Mohammad Nayeem Hasan" w:date="2024-11-03T23:14:00Z"/>
                <w:rFonts w:ascii="Times New Roman" w:hAnsi="Times New Roman" w:cs="Times New Roman"/>
                <w:sz w:val="24"/>
                <w:szCs w:val="24"/>
              </w:rPr>
              <w:pPrChange w:id="8615" w:author="Mohammad Nayeem Hasan" w:date="2024-12-23T01:38:00Z" w16du:dateUtc="2024-12-22T19:38:00Z">
                <w:pPr/>
              </w:pPrChange>
            </w:pPr>
            <w:del w:id="8616" w:author="Mohammad Nayeem Hasan" w:date="2024-11-03T23:14:00Z">
              <w:r w:rsidRPr="00033637" w:rsidDel="00BB33D1">
                <w:rPr>
                  <w:rFonts w:ascii="Times New Roman" w:hAnsi="Times New Roman" w:cs="Times New Roman"/>
                  <w:sz w:val="24"/>
                  <w:szCs w:val="24"/>
                </w:rPr>
                <w:delText>18505 (96.0)</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6DEF698E" w14:textId="59BC5E29" w:rsidR="00B010D0" w:rsidRPr="00033637" w:rsidDel="00BB33D1" w:rsidRDefault="00B010D0" w:rsidP="00F31FB2">
            <w:pPr>
              <w:spacing w:line="480" w:lineRule="auto"/>
              <w:rPr>
                <w:del w:id="8617" w:author="Mohammad Nayeem Hasan" w:date="2024-11-03T23:14:00Z"/>
                <w:rFonts w:ascii="Times New Roman" w:hAnsi="Times New Roman" w:cs="Times New Roman"/>
                <w:sz w:val="24"/>
                <w:szCs w:val="24"/>
              </w:rPr>
              <w:pPrChange w:id="8618" w:author="Mohammad Nayeem Hasan" w:date="2024-12-23T01:38:00Z" w16du:dateUtc="2024-12-22T19:38:00Z">
                <w:pPr/>
              </w:pPrChange>
            </w:pPr>
            <w:del w:id="8619" w:author="Mohammad Nayeem Hasan" w:date="2024-11-03T23:14:00Z">
              <w:r w:rsidRPr="00033637" w:rsidDel="00BB33D1">
                <w:rPr>
                  <w:rFonts w:ascii="Times New Roman" w:hAnsi="Times New Roman" w:cs="Times New Roman"/>
                  <w:sz w:val="24"/>
                  <w:szCs w:val="24"/>
                </w:rPr>
                <w:delText>0.814</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14B16513" w14:textId="6EAF8832" w:rsidR="00B010D0" w:rsidRPr="00033637" w:rsidDel="00BB33D1" w:rsidRDefault="00B010D0" w:rsidP="00F31FB2">
            <w:pPr>
              <w:spacing w:line="480" w:lineRule="auto"/>
              <w:rPr>
                <w:del w:id="8620" w:author="Mohammad Nayeem Hasan" w:date="2024-11-03T23:14:00Z"/>
                <w:rFonts w:ascii="Times New Roman" w:hAnsi="Times New Roman" w:cs="Times New Roman"/>
                <w:sz w:val="24"/>
                <w:szCs w:val="24"/>
              </w:rPr>
              <w:pPrChange w:id="8621" w:author="Mohammad Nayeem Hasan" w:date="2024-12-23T01:38:00Z" w16du:dateUtc="2024-12-22T19:38:00Z">
                <w:pPr/>
              </w:pPrChange>
            </w:pPr>
            <w:del w:id="8622" w:author="Mohammad Nayeem Hasan" w:date="2024-11-03T23:14:00Z">
              <w:r w:rsidRPr="00033637" w:rsidDel="00BB33D1">
                <w:rPr>
                  <w:rFonts w:ascii="Times New Roman" w:hAnsi="Times New Roman" w:cs="Times New Roman"/>
                  <w:sz w:val="24"/>
                  <w:szCs w:val="24"/>
                </w:rPr>
                <w:delText>1571 (6.9)</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747F405F" w14:textId="6F6704C3" w:rsidR="00B010D0" w:rsidRPr="00033637" w:rsidDel="00BB33D1" w:rsidRDefault="00B010D0" w:rsidP="00F31FB2">
            <w:pPr>
              <w:spacing w:line="480" w:lineRule="auto"/>
              <w:rPr>
                <w:del w:id="8623" w:author="Mohammad Nayeem Hasan" w:date="2024-11-03T23:14:00Z"/>
                <w:rFonts w:ascii="Times New Roman" w:hAnsi="Times New Roman" w:cs="Times New Roman"/>
                <w:sz w:val="24"/>
                <w:szCs w:val="24"/>
              </w:rPr>
              <w:pPrChange w:id="8624" w:author="Mohammad Nayeem Hasan" w:date="2024-12-23T01:38:00Z" w16du:dateUtc="2024-12-22T19:38:00Z">
                <w:pPr/>
              </w:pPrChange>
            </w:pPr>
            <w:del w:id="8625" w:author="Mohammad Nayeem Hasan" w:date="2024-11-03T23:14:00Z">
              <w:r w:rsidRPr="00033637" w:rsidDel="00BB33D1">
                <w:rPr>
                  <w:rFonts w:ascii="Times New Roman" w:hAnsi="Times New Roman" w:cs="Times New Roman"/>
                  <w:sz w:val="24"/>
                  <w:szCs w:val="24"/>
                </w:rPr>
                <w:delText>21263 (93.1)</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50D57EBD" w14:textId="3F9771FB" w:rsidR="00B010D0" w:rsidRPr="00033637" w:rsidDel="00BB33D1" w:rsidRDefault="00B010D0" w:rsidP="00F31FB2">
            <w:pPr>
              <w:spacing w:line="480" w:lineRule="auto"/>
              <w:rPr>
                <w:del w:id="8626" w:author="Mohammad Nayeem Hasan" w:date="2024-11-03T23:14:00Z"/>
                <w:rFonts w:ascii="Times New Roman" w:hAnsi="Times New Roman" w:cs="Times New Roman"/>
                <w:sz w:val="24"/>
                <w:szCs w:val="24"/>
                <w:rPrChange w:id="8627" w:author="Mohammad Nayeem Hasan" w:date="2024-12-23T01:53:00Z" w16du:dateUtc="2024-12-22T19:53:00Z">
                  <w:rPr>
                    <w:del w:id="8628" w:author="Mohammad Nayeem Hasan" w:date="2024-11-03T23:14:00Z"/>
                    <w:rFonts w:ascii="Times New Roman" w:hAnsi="Times New Roman" w:cs="Times New Roman"/>
                    <w:b/>
                    <w:bCs/>
                    <w:sz w:val="24"/>
                    <w:szCs w:val="24"/>
                  </w:rPr>
                </w:rPrChange>
              </w:rPr>
              <w:pPrChange w:id="8629" w:author="Mohammad Nayeem Hasan" w:date="2024-12-23T01:38:00Z" w16du:dateUtc="2024-12-22T19:38:00Z">
                <w:pPr/>
              </w:pPrChange>
            </w:pPr>
            <w:del w:id="8630" w:author="Mohammad Nayeem Hasan" w:date="2024-11-03T23:14:00Z">
              <w:r w:rsidRPr="00033637" w:rsidDel="00BB33D1">
                <w:rPr>
                  <w:rFonts w:ascii="Times New Roman" w:hAnsi="Times New Roman" w:cs="Times New Roman"/>
                  <w:sz w:val="24"/>
                  <w:szCs w:val="24"/>
                  <w:rPrChange w:id="8631" w:author="Mohammad Nayeem Hasan" w:date="2024-12-23T01:53:00Z" w16du:dateUtc="2024-12-22T19:53:00Z">
                    <w:rPr>
                      <w:rFonts w:ascii="Times New Roman" w:hAnsi="Times New Roman" w:cs="Times New Roman"/>
                      <w:b/>
                      <w:bCs/>
                      <w:sz w:val="24"/>
                      <w:szCs w:val="24"/>
                    </w:rPr>
                  </w:rPrChange>
                </w:rPr>
                <w:delText>0.019</w:delText>
              </w:r>
            </w:del>
          </w:p>
        </w:tc>
      </w:tr>
      <w:tr w:rsidR="00072E76" w:rsidRPr="00033637" w:rsidDel="00BB33D1" w14:paraId="3259D49F" w14:textId="77777777" w:rsidTr="00D70918">
        <w:trPr>
          <w:trHeight w:val="138"/>
          <w:jc w:val="center"/>
          <w:del w:id="8632"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2B827E59" w14:textId="45E00FC3" w:rsidR="00B010D0" w:rsidRPr="00033637" w:rsidDel="00BB33D1" w:rsidRDefault="00B010D0" w:rsidP="00F31FB2">
            <w:pPr>
              <w:spacing w:line="480" w:lineRule="auto"/>
              <w:rPr>
                <w:del w:id="8633" w:author="Mohammad Nayeem Hasan" w:date="2024-11-03T23:14:00Z"/>
                <w:rFonts w:ascii="Times New Roman" w:hAnsi="Times New Roman" w:cs="Times New Roman"/>
                <w:sz w:val="24"/>
                <w:szCs w:val="24"/>
              </w:rPr>
              <w:pPrChange w:id="8634" w:author="Mohammad Nayeem Hasan" w:date="2024-12-23T01:38:00Z" w16du:dateUtc="2024-12-22T19:38:00Z">
                <w:pPr/>
              </w:pPrChange>
            </w:pPr>
            <w:del w:id="8635" w:author="Mohammad Nayeem Hasan" w:date="2024-11-03T23:14:00Z">
              <w:r w:rsidRPr="00033637" w:rsidDel="00BB33D1">
                <w:rPr>
                  <w:rFonts w:ascii="Times New Roman" w:hAnsi="Times New Roman" w:cs="Times New Roman"/>
                  <w:sz w:val="24"/>
                  <w:szCs w:val="24"/>
                </w:rPr>
                <w:delText>Other</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4835EC6E" w14:textId="32C3A2BE" w:rsidR="00B010D0" w:rsidRPr="00033637" w:rsidDel="00BB33D1" w:rsidRDefault="00B010D0" w:rsidP="00F31FB2">
            <w:pPr>
              <w:spacing w:line="480" w:lineRule="auto"/>
              <w:rPr>
                <w:del w:id="8636" w:author="Mohammad Nayeem Hasan" w:date="2024-11-03T23:14:00Z"/>
                <w:rFonts w:ascii="Times New Roman" w:hAnsi="Times New Roman" w:cs="Times New Roman"/>
                <w:sz w:val="24"/>
                <w:szCs w:val="24"/>
              </w:rPr>
              <w:pPrChange w:id="8637" w:author="Mohammad Nayeem Hasan" w:date="2024-12-23T01:38:00Z" w16du:dateUtc="2024-12-22T19:38:00Z">
                <w:pPr/>
              </w:pPrChange>
            </w:pPr>
            <w:del w:id="8638" w:author="Mohammad Nayeem Hasan" w:date="2024-11-03T23:14:00Z">
              <w:r w:rsidRPr="00033637" w:rsidDel="00BB33D1">
                <w:rPr>
                  <w:rFonts w:ascii="Times New Roman" w:hAnsi="Times New Roman" w:cs="Times New Roman"/>
                  <w:sz w:val="24"/>
                  <w:szCs w:val="24"/>
                </w:rPr>
                <w:delText>29 (5.7)</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57BC1878" w14:textId="44152602" w:rsidR="00B010D0" w:rsidRPr="00033637" w:rsidDel="00BB33D1" w:rsidRDefault="00B010D0" w:rsidP="00F31FB2">
            <w:pPr>
              <w:spacing w:line="480" w:lineRule="auto"/>
              <w:rPr>
                <w:del w:id="8639" w:author="Mohammad Nayeem Hasan" w:date="2024-11-03T23:14:00Z"/>
                <w:rFonts w:ascii="Times New Roman" w:hAnsi="Times New Roman" w:cs="Times New Roman"/>
                <w:sz w:val="24"/>
                <w:szCs w:val="24"/>
              </w:rPr>
              <w:pPrChange w:id="8640" w:author="Mohammad Nayeem Hasan" w:date="2024-12-23T01:38:00Z" w16du:dateUtc="2024-12-22T19:38:00Z">
                <w:pPr/>
              </w:pPrChange>
            </w:pPr>
            <w:del w:id="8641" w:author="Mohammad Nayeem Hasan" w:date="2024-11-03T23:14:00Z">
              <w:r w:rsidRPr="00033637" w:rsidDel="00BB33D1">
                <w:rPr>
                  <w:rFonts w:ascii="Times New Roman" w:hAnsi="Times New Roman" w:cs="Times New Roman"/>
                  <w:sz w:val="24"/>
                  <w:szCs w:val="24"/>
                </w:rPr>
                <w:delText>476 (94.3)</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038BA2" w14:textId="7A5FF65C" w:rsidR="00B010D0" w:rsidRPr="00033637" w:rsidDel="00BB33D1" w:rsidRDefault="00B010D0" w:rsidP="00F31FB2">
            <w:pPr>
              <w:spacing w:line="480" w:lineRule="auto"/>
              <w:rPr>
                <w:del w:id="8642" w:author="Mohammad Nayeem Hasan" w:date="2024-11-03T23:14:00Z"/>
                <w:rFonts w:ascii="Times New Roman" w:hAnsi="Times New Roman" w:cs="Times New Roman"/>
                <w:sz w:val="24"/>
                <w:szCs w:val="24"/>
              </w:rPr>
              <w:pPrChange w:id="8643"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3110B01A" w14:textId="66838D3F" w:rsidR="00B010D0" w:rsidRPr="00033637" w:rsidDel="00BB33D1" w:rsidRDefault="00B010D0" w:rsidP="00F31FB2">
            <w:pPr>
              <w:spacing w:line="480" w:lineRule="auto"/>
              <w:rPr>
                <w:del w:id="8644" w:author="Mohammad Nayeem Hasan" w:date="2024-11-03T23:14:00Z"/>
                <w:rFonts w:ascii="Times New Roman" w:hAnsi="Times New Roman" w:cs="Times New Roman"/>
                <w:sz w:val="24"/>
                <w:szCs w:val="24"/>
              </w:rPr>
              <w:pPrChange w:id="8645" w:author="Mohammad Nayeem Hasan" w:date="2024-12-23T01:38:00Z" w16du:dateUtc="2024-12-22T19:38:00Z">
                <w:pPr/>
              </w:pPrChange>
            </w:pPr>
            <w:del w:id="8646" w:author="Mohammad Nayeem Hasan" w:date="2024-11-03T23:14:00Z">
              <w:r w:rsidRPr="00033637" w:rsidDel="00BB33D1">
                <w:rPr>
                  <w:rFonts w:ascii="Times New Roman" w:hAnsi="Times New Roman" w:cs="Times New Roman"/>
                  <w:sz w:val="24"/>
                  <w:szCs w:val="24"/>
                </w:rPr>
                <w:delText>22 (3.7)</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68409EA6" w14:textId="125254B8" w:rsidR="00B010D0" w:rsidRPr="00033637" w:rsidDel="00BB33D1" w:rsidRDefault="00B010D0" w:rsidP="00F31FB2">
            <w:pPr>
              <w:spacing w:line="480" w:lineRule="auto"/>
              <w:rPr>
                <w:del w:id="8647" w:author="Mohammad Nayeem Hasan" w:date="2024-11-03T23:14:00Z"/>
                <w:rFonts w:ascii="Times New Roman" w:hAnsi="Times New Roman" w:cs="Times New Roman"/>
                <w:sz w:val="24"/>
                <w:szCs w:val="24"/>
              </w:rPr>
              <w:pPrChange w:id="8648" w:author="Mohammad Nayeem Hasan" w:date="2024-12-23T01:38:00Z" w16du:dateUtc="2024-12-22T19:38:00Z">
                <w:pPr/>
              </w:pPrChange>
            </w:pPr>
            <w:del w:id="8649" w:author="Mohammad Nayeem Hasan" w:date="2024-11-03T23:14:00Z">
              <w:r w:rsidRPr="00033637" w:rsidDel="00BB33D1">
                <w:rPr>
                  <w:rFonts w:ascii="Times New Roman" w:hAnsi="Times New Roman" w:cs="Times New Roman"/>
                  <w:sz w:val="24"/>
                  <w:szCs w:val="24"/>
                </w:rPr>
                <w:delText>567 (96.3)</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21331E8" w14:textId="7B88C166" w:rsidR="00B010D0" w:rsidRPr="00033637" w:rsidDel="00BB33D1" w:rsidRDefault="00B010D0" w:rsidP="00F31FB2">
            <w:pPr>
              <w:spacing w:line="480" w:lineRule="auto"/>
              <w:rPr>
                <w:del w:id="8650" w:author="Mohammad Nayeem Hasan" w:date="2024-11-03T23:14:00Z"/>
                <w:rFonts w:ascii="Times New Roman" w:hAnsi="Times New Roman" w:cs="Times New Roman"/>
                <w:sz w:val="24"/>
                <w:szCs w:val="24"/>
              </w:rPr>
              <w:pPrChange w:id="8651"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056E3E78" w14:textId="1C0CB858" w:rsidR="00B010D0" w:rsidRPr="00033637" w:rsidDel="00BB33D1" w:rsidRDefault="00B010D0" w:rsidP="00F31FB2">
            <w:pPr>
              <w:spacing w:line="480" w:lineRule="auto"/>
              <w:rPr>
                <w:del w:id="8652" w:author="Mohammad Nayeem Hasan" w:date="2024-11-03T23:14:00Z"/>
                <w:rFonts w:ascii="Times New Roman" w:hAnsi="Times New Roman" w:cs="Times New Roman"/>
                <w:sz w:val="24"/>
                <w:szCs w:val="24"/>
              </w:rPr>
              <w:pPrChange w:id="8653" w:author="Mohammad Nayeem Hasan" w:date="2024-12-23T01:38:00Z" w16du:dateUtc="2024-12-22T19:38:00Z">
                <w:pPr/>
              </w:pPrChange>
            </w:pPr>
            <w:del w:id="8654" w:author="Mohammad Nayeem Hasan" w:date="2024-11-03T23:14:00Z">
              <w:r w:rsidRPr="00033637" w:rsidDel="00BB33D1">
                <w:rPr>
                  <w:rFonts w:ascii="Times New Roman" w:hAnsi="Times New Roman" w:cs="Times New Roman"/>
                  <w:sz w:val="24"/>
                  <w:szCs w:val="24"/>
                </w:rPr>
                <w:delText>25 (10.0)</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715F2302" w14:textId="012AC6A1" w:rsidR="00B010D0" w:rsidRPr="00033637" w:rsidDel="00BB33D1" w:rsidRDefault="00B010D0" w:rsidP="00F31FB2">
            <w:pPr>
              <w:spacing w:line="480" w:lineRule="auto"/>
              <w:rPr>
                <w:del w:id="8655" w:author="Mohammad Nayeem Hasan" w:date="2024-11-03T23:14:00Z"/>
                <w:rFonts w:ascii="Times New Roman" w:hAnsi="Times New Roman" w:cs="Times New Roman"/>
                <w:sz w:val="24"/>
                <w:szCs w:val="24"/>
              </w:rPr>
              <w:pPrChange w:id="8656" w:author="Mohammad Nayeem Hasan" w:date="2024-12-23T01:38:00Z" w16du:dateUtc="2024-12-22T19:38:00Z">
                <w:pPr/>
              </w:pPrChange>
            </w:pPr>
            <w:del w:id="8657" w:author="Mohammad Nayeem Hasan" w:date="2024-11-03T23:14:00Z">
              <w:r w:rsidRPr="00033637" w:rsidDel="00BB33D1">
                <w:rPr>
                  <w:rFonts w:ascii="Times New Roman" w:hAnsi="Times New Roman" w:cs="Times New Roman"/>
                  <w:sz w:val="24"/>
                  <w:szCs w:val="24"/>
                </w:rPr>
                <w:delText>229 (90.0)</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CF0460" w14:textId="6112B141" w:rsidR="00B010D0" w:rsidRPr="00033637" w:rsidDel="00BB33D1" w:rsidRDefault="00B010D0" w:rsidP="00F31FB2">
            <w:pPr>
              <w:spacing w:line="480" w:lineRule="auto"/>
              <w:rPr>
                <w:del w:id="8658" w:author="Mohammad Nayeem Hasan" w:date="2024-11-03T23:14:00Z"/>
                <w:rFonts w:ascii="Times New Roman" w:hAnsi="Times New Roman" w:cs="Times New Roman"/>
                <w:sz w:val="24"/>
                <w:szCs w:val="24"/>
                <w:rPrChange w:id="8659" w:author="Mohammad Nayeem Hasan" w:date="2024-12-23T01:53:00Z" w16du:dateUtc="2024-12-22T19:53:00Z">
                  <w:rPr>
                    <w:del w:id="8660" w:author="Mohammad Nayeem Hasan" w:date="2024-11-03T23:14:00Z"/>
                    <w:rFonts w:ascii="Times New Roman" w:hAnsi="Times New Roman" w:cs="Times New Roman"/>
                    <w:b/>
                    <w:bCs/>
                    <w:sz w:val="24"/>
                    <w:szCs w:val="24"/>
                  </w:rPr>
                </w:rPrChange>
              </w:rPr>
              <w:pPrChange w:id="8661" w:author="Mohammad Nayeem Hasan" w:date="2024-12-23T01:38:00Z" w16du:dateUtc="2024-12-22T19:38:00Z">
                <w:pPr/>
              </w:pPrChange>
            </w:pPr>
          </w:p>
        </w:tc>
      </w:tr>
      <w:tr w:rsidR="00B010D0" w:rsidRPr="00033637" w:rsidDel="00BB33D1" w14:paraId="09848A5C" w14:textId="7108B855" w:rsidTr="00DA17B7">
        <w:trPr>
          <w:trHeight w:val="138"/>
          <w:jc w:val="center"/>
          <w:del w:id="8662" w:author="Mohammad Nayeem Hasan" w:date="2024-11-03T23:14: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6980B3F4" w14:textId="77E6EC6B" w:rsidR="00B010D0" w:rsidRPr="00033637" w:rsidDel="00BB33D1" w:rsidRDefault="00B010D0" w:rsidP="00F31FB2">
            <w:pPr>
              <w:spacing w:line="480" w:lineRule="auto"/>
              <w:rPr>
                <w:del w:id="8663" w:author="Mohammad Nayeem Hasan" w:date="2024-11-03T23:14:00Z"/>
                <w:rFonts w:ascii="Times New Roman" w:hAnsi="Times New Roman" w:cs="Times New Roman"/>
                <w:sz w:val="24"/>
                <w:szCs w:val="24"/>
              </w:rPr>
              <w:pPrChange w:id="8664" w:author="Mohammad Nayeem Hasan" w:date="2024-12-23T01:38:00Z" w16du:dateUtc="2024-12-22T19:38:00Z">
                <w:pPr/>
              </w:pPrChange>
            </w:pPr>
            <w:del w:id="8665" w:author="Mohammad Nayeem Hasan" w:date="2024-11-03T23:14:00Z">
              <w:r w:rsidRPr="00033637" w:rsidDel="00BB33D1">
                <w:rPr>
                  <w:rFonts w:ascii="Times New Roman" w:hAnsi="Times New Roman" w:cs="Times New Roman"/>
                  <w:sz w:val="24"/>
                  <w:szCs w:val="24"/>
                </w:rPr>
                <w:delText>Toilet facilities shared</w:delText>
              </w:r>
            </w:del>
          </w:p>
        </w:tc>
      </w:tr>
      <w:tr w:rsidR="00861DA4" w:rsidRPr="00033637" w:rsidDel="00BB33D1" w14:paraId="437140B6" w14:textId="77777777" w:rsidTr="00D70918">
        <w:trPr>
          <w:trHeight w:val="434"/>
          <w:jc w:val="center"/>
          <w:del w:id="8666"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3CBCA26B" w14:textId="3CA3DE53" w:rsidR="00B010D0" w:rsidRPr="00033637" w:rsidDel="00BB33D1" w:rsidRDefault="00B010D0" w:rsidP="00F31FB2">
            <w:pPr>
              <w:spacing w:line="480" w:lineRule="auto"/>
              <w:rPr>
                <w:del w:id="8667" w:author="Mohammad Nayeem Hasan" w:date="2024-11-03T23:14:00Z"/>
                <w:rFonts w:ascii="Times New Roman" w:hAnsi="Times New Roman" w:cs="Times New Roman"/>
                <w:sz w:val="24"/>
                <w:szCs w:val="24"/>
              </w:rPr>
              <w:pPrChange w:id="8668" w:author="Mohammad Nayeem Hasan" w:date="2024-12-23T01:38:00Z" w16du:dateUtc="2024-12-22T19:38:00Z">
                <w:pPr/>
              </w:pPrChange>
            </w:pPr>
            <w:del w:id="8669" w:author="Mohammad Nayeem Hasan" w:date="2024-11-03T23:14:00Z">
              <w:r w:rsidRPr="00033637" w:rsidDel="00BB33D1">
                <w:rPr>
                  <w:rFonts w:ascii="Times New Roman" w:hAnsi="Times New Roman" w:cs="Times New Roman"/>
                  <w:sz w:val="24"/>
                  <w:szCs w:val="24"/>
                </w:rPr>
                <w:delText>Yes</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2BAFC926" w14:textId="6E6E6D71" w:rsidR="00B010D0" w:rsidRPr="00033637" w:rsidDel="00BB33D1" w:rsidRDefault="00B010D0" w:rsidP="00F31FB2">
            <w:pPr>
              <w:spacing w:line="480" w:lineRule="auto"/>
              <w:rPr>
                <w:del w:id="8670" w:author="Mohammad Nayeem Hasan" w:date="2024-11-03T23:14:00Z"/>
                <w:rFonts w:ascii="Times New Roman" w:hAnsi="Times New Roman" w:cs="Times New Roman"/>
                <w:sz w:val="24"/>
                <w:szCs w:val="24"/>
              </w:rPr>
              <w:pPrChange w:id="8671" w:author="Mohammad Nayeem Hasan" w:date="2024-12-23T01:38:00Z" w16du:dateUtc="2024-12-22T19:38:00Z">
                <w:pPr/>
              </w:pPrChange>
            </w:pPr>
            <w:del w:id="8672" w:author="Mohammad Nayeem Hasan" w:date="2024-11-03T23:14:00Z">
              <w:r w:rsidRPr="00033637" w:rsidDel="00BB33D1">
                <w:rPr>
                  <w:rFonts w:ascii="Times New Roman" w:hAnsi="Times New Roman" w:cs="Times New Roman"/>
                  <w:sz w:val="24"/>
                  <w:szCs w:val="24"/>
                </w:rPr>
                <w:delText>943 (7.5)</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11C48E53" w14:textId="73388765" w:rsidR="00B010D0" w:rsidRPr="00033637" w:rsidDel="00BB33D1" w:rsidRDefault="00B010D0" w:rsidP="00F31FB2">
            <w:pPr>
              <w:spacing w:line="480" w:lineRule="auto"/>
              <w:rPr>
                <w:del w:id="8673" w:author="Mohammad Nayeem Hasan" w:date="2024-11-03T23:14:00Z"/>
                <w:rFonts w:ascii="Times New Roman" w:hAnsi="Times New Roman" w:cs="Times New Roman"/>
                <w:sz w:val="24"/>
                <w:szCs w:val="24"/>
              </w:rPr>
              <w:pPrChange w:id="8674" w:author="Mohammad Nayeem Hasan" w:date="2024-12-23T01:38:00Z" w16du:dateUtc="2024-12-22T19:38:00Z">
                <w:pPr/>
              </w:pPrChange>
            </w:pPr>
            <w:del w:id="8675" w:author="Mohammad Nayeem Hasan" w:date="2024-11-03T23:14:00Z">
              <w:r w:rsidRPr="00033637" w:rsidDel="00BB33D1">
                <w:rPr>
                  <w:rFonts w:ascii="Times New Roman" w:hAnsi="Times New Roman" w:cs="Times New Roman"/>
                  <w:sz w:val="24"/>
                  <w:szCs w:val="24"/>
                </w:rPr>
                <w:delText>11636 (92.5)</w:delText>
              </w:r>
            </w:del>
          </w:p>
        </w:tc>
        <w:tc>
          <w:tcPr>
            <w:tcW w:w="520" w:type="pct"/>
            <w:vMerge w:val="restart"/>
            <w:tcBorders>
              <w:top w:val="single" w:sz="4" w:space="0" w:color="auto"/>
              <w:left w:val="single" w:sz="4" w:space="0" w:color="auto"/>
              <w:bottom w:val="single" w:sz="4" w:space="0" w:color="auto"/>
              <w:right w:val="single" w:sz="4" w:space="0" w:color="auto"/>
            </w:tcBorders>
            <w:vAlign w:val="center"/>
            <w:hideMark/>
          </w:tcPr>
          <w:p w14:paraId="3C94BF9F" w14:textId="0A923DC5" w:rsidR="00B010D0" w:rsidRPr="00033637" w:rsidDel="00BB33D1" w:rsidRDefault="00B010D0" w:rsidP="00F31FB2">
            <w:pPr>
              <w:spacing w:line="480" w:lineRule="auto"/>
              <w:rPr>
                <w:del w:id="8676" w:author="Mohammad Nayeem Hasan" w:date="2024-11-03T23:14:00Z"/>
                <w:rFonts w:ascii="Times New Roman" w:hAnsi="Times New Roman" w:cs="Times New Roman"/>
                <w:sz w:val="24"/>
                <w:szCs w:val="24"/>
                <w:rPrChange w:id="8677" w:author="Mohammad Nayeem Hasan" w:date="2024-12-23T01:53:00Z" w16du:dateUtc="2024-12-22T19:53:00Z">
                  <w:rPr>
                    <w:del w:id="8678" w:author="Mohammad Nayeem Hasan" w:date="2024-11-03T23:14:00Z"/>
                    <w:rFonts w:ascii="Times New Roman" w:hAnsi="Times New Roman" w:cs="Times New Roman"/>
                    <w:b/>
                    <w:bCs/>
                    <w:sz w:val="24"/>
                    <w:szCs w:val="24"/>
                  </w:rPr>
                </w:rPrChange>
              </w:rPr>
              <w:pPrChange w:id="8679" w:author="Mohammad Nayeem Hasan" w:date="2024-12-23T01:38:00Z" w16du:dateUtc="2024-12-22T19:38:00Z">
                <w:pPr/>
              </w:pPrChange>
            </w:pPr>
            <w:del w:id="8680" w:author="Mohammad Nayeem Hasan" w:date="2024-11-03T23:14:00Z">
              <w:r w:rsidRPr="00033637" w:rsidDel="00BB33D1">
                <w:rPr>
                  <w:rFonts w:ascii="Times New Roman" w:hAnsi="Times New Roman" w:cs="Times New Roman"/>
                  <w:sz w:val="24"/>
                  <w:szCs w:val="24"/>
                  <w:rPrChange w:id="8681" w:author="Mohammad Nayeem Hasan" w:date="2024-12-23T01:53:00Z" w16du:dateUtc="2024-12-22T19:53:00Z">
                    <w:rPr>
                      <w:rFonts w:ascii="Times New Roman" w:hAnsi="Times New Roman" w:cs="Times New Roman"/>
                      <w:b/>
                      <w:bCs/>
                      <w:sz w:val="24"/>
                      <w:szCs w:val="24"/>
                    </w:rPr>
                  </w:rPrChange>
                </w:rPr>
                <w:delText>0.016</w:delText>
              </w:r>
            </w:del>
          </w:p>
        </w:tc>
        <w:tc>
          <w:tcPr>
            <w:tcW w:w="361" w:type="pct"/>
            <w:tcBorders>
              <w:top w:val="single" w:sz="4" w:space="0" w:color="auto"/>
              <w:left w:val="single" w:sz="4" w:space="0" w:color="auto"/>
              <w:bottom w:val="single" w:sz="4" w:space="0" w:color="auto"/>
              <w:right w:val="single" w:sz="4" w:space="0" w:color="auto"/>
            </w:tcBorders>
            <w:vAlign w:val="center"/>
            <w:hideMark/>
          </w:tcPr>
          <w:p w14:paraId="31881CD1" w14:textId="06F217F0" w:rsidR="00B010D0" w:rsidRPr="00033637" w:rsidDel="00BB33D1" w:rsidRDefault="00B010D0" w:rsidP="00F31FB2">
            <w:pPr>
              <w:spacing w:line="480" w:lineRule="auto"/>
              <w:rPr>
                <w:del w:id="8682" w:author="Mohammad Nayeem Hasan" w:date="2024-11-03T23:14:00Z"/>
                <w:rFonts w:ascii="Times New Roman" w:hAnsi="Times New Roman" w:cs="Times New Roman"/>
                <w:sz w:val="24"/>
                <w:szCs w:val="24"/>
              </w:rPr>
              <w:pPrChange w:id="8683" w:author="Mohammad Nayeem Hasan" w:date="2024-12-23T01:38:00Z" w16du:dateUtc="2024-12-22T19:38:00Z">
                <w:pPr/>
              </w:pPrChange>
            </w:pPr>
            <w:del w:id="8684" w:author="Mohammad Nayeem Hasan" w:date="2024-11-03T23:14:00Z">
              <w:r w:rsidRPr="00033637" w:rsidDel="00BB33D1">
                <w:rPr>
                  <w:rFonts w:ascii="Times New Roman" w:hAnsi="Times New Roman" w:cs="Times New Roman"/>
                  <w:sz w:val="24"/>
                  <w:szCs w:val="24"/>
                </w:rPr>
                <w:delText>175 (3.4)</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4DC64089" w14:textId="0AE3162B" w:rsidR="00B010D0" w:rsidRPr="00033637" w:rsidDel="00BB33D1" w:rsidRDefault="00B010D0" w:rsidP="00F31FB2">
            <w:pPr>
              <w:spacing w:line="480" w:lineRule="auto"/>
              <w:rPr>
                <w:del w:id="8685" w:author="Mohammad Nayeem Hasan" w:date="2024-11-03T23:14:00Z"/>
                <w:rFonts w:ascii="Times New Roman" w:hAnsi="Times New Roman" w:cs="Times New Roman"/>
                <w:sz w:val="24"/>
                <w:szCs w:val="24"/>
              </w:rPr>
              <w:pPrChange w:id="8686" w:author="Mohammad Nayeem Hasan" w:date="2024-12-23T01:38:00Z" w16du:dateUtc="2024-12-22T19:38:00Z">
                <w:pPr/>
              </w:pPrChange>
            </w:pPr>
            <w:del w:id="8687" w:author="Mohammad Nayeem Hasan" w:date="2024-11-03T23:14:00Z">
              <w:r w:rsidRPr="00033637" w:rsidDel="00BB33D1">
                <w:rPr>
                  <w:rFonts w:ascii="Times New Roman" w:hAnsi="Times New Roman" w:cs="Times New Roman"/>
                  <w:sz w:val="24"/>
                  <w:szCs w:val="24"/>
                </w:rPr>
                <w:delText>4942 (96.6)</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49A6B3F7" w14:textId="6826CF91" w:rsidR="00B010D0" w:rsidRPr="00033637" w:rsidDel="00BB33D1" w:rsidRDefault="00B010D0" w:rsidP="00F31FB2">
            <w:pPr>
              <w:spacing w:line="480" w:lineRule="auto"/>
              <w:rPr>
                <w:del w:id="8688" w:author="Mohammad Nayeem Hasan" w:date="2024-11-03T23:14:00Z"/>
                <w:rFonts w:ascii="Times New Roman" w:hAnsi="Times New Roman" w:cs="Times New Roman"/>
                <w:sz w:val="24"/>
                <w:szCs w:val="24"/>
                <w:rPrChange w:id="8689" w:author="Mohammad Nayeem Hasan" w:date="2024-12-23T01:53:00Z" w16du:dateUtc="2024-12-22T19:53:00Z">
                  <w:rPr>
                    <w:del w:id="8690" w:author="Mohammad Nayeem Hasan" w:date="2024-11-03T23:14:00Z"/>
                    <w:rFonts w:ascii="Times New Roman" w:hAnsi="Times New Roman" w:cs="Times New Roman"/>
                    <w:b/>
                    <w:bCs/>
                    <w:sz w:val="24"/>
                    <w:szCs w:val="24"/>
                  </w:rPr>
                </w:rPrChange>
              </w:rPr>
              <w:pPrChange w:id="8691" w:author="Mohammad Nayeem Hasan" w:date="2024-12-23T01:38:00Z" w16du:dateUtc="2024-12-22T19:38:00Z">
                <w:pPr/>
              </w:pPrChange>
            </w:pPr>
            <w:del w:id="8692" w:author="Mohammad Nayeem Hasan" w:date="2024-11-03T23:14:00Z">
              <w:r w:rsidRPr="00033637" w:rsidDel="00BB33D1">
                <w:rPr>
                  <w:rFonts w:ascii="Times New Roman" w:hAnsi="Times New Roman" w:cs="Times New Roman"/>
                  <w:sz w:val="24"/>
                  <w:szCs w:val="24"/>
                  <w:rPrChange w:id="8693" w:author="Mohammad Nayeem Hasan" w:date="2024-12-23T01:53:00Z" w16du:dateUtc="2024-12-22T19:53:00Z">
                    <w:rPr>
                      <w:rFonts w:ascii="Times New Roman" w:hAnsi="Times New Roman" w:cs="Times New Roman"/>
                      <w:b/>
                      <w:bCs/>
                      <w:sz w:val="24"/>
                      <w:szCs w:val="24"/>
                    </w:rPr>
                  </w:rPrChange>
                </w:rPr>
                <w:delText>0.038</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1B52EFA9" w14:textId="7C210901" w:rsidR="00B010D0" w:rsidRPr="00033637" w:rsidDel="00BB33D1" w:rsidRDefault="00B010D0" w:rsidP="00F31FB2">
            <w:pPr>
              <w:spacing w:line="480" w:lineRule="auto"/>
              <w:rPr>
                <w:del w:id="8694" w:author="Mohammad Nayeem Hasan" w:date="2024-11-03T23:14:00Z"/>
                <w:rFonts w:ascii="Times New Roman" w:hAnsi="Times New Roman" w:cs="Times New Roman"/>
                <w:sz w:val="24"/>
                <w:szCs w:val="24"/>
              </w:rPr>
              <w:pPrChange w:id="8695" w:author="Mohammad Nayeem Hasan" w:date="2024-12-23T01:38:00Z" w16du:dateUtc="2024-12-22T19:38:00Z">
                <w:pPr/>
              </w:pPrChange>
            </w:pPr>
            <w:del w:id="8696" w:author="Mohammad Nayeem Hasan" w:date="2024-11-03T23:14:00Z">
              <w:r w:rsidRPr="00033637" w:rsidDel="00BB33D1">
                <w:rPr>
                  <w:rFonts w:ascii="Times New Roman" w:hAnsi="Times New Roman" w:cs="Times New Roman"/>
                  <w:sz w:val="24"/>
                  <w:szCs w:val="24"/>
                </w:rPr>
                <w:delText>541 (7.8)</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57C0F392" w14:textId="7011AECD" w:rsidR="00B010D0" w:rsidRPr="00033637" w:rsidDel="00BB33D1" w:rsidRDefault="00B010D0" w:rsidP="00F31FB2">
            <w:pPr>
              <w:spacing w:line="480" w:lineRule="auto"/>
              <w:rPr>
                <w:del w:id="8697" w:author="Mohammad Nayeem Hasan" w:date="2024-11-03T23:14:00Z"/>
                <w:rFonts w:ascii="Times New Roman" w:hAnsi="Times New Roman" w:cs="Times New Roman"/>
                <w:sz w:val="24"/>
                <w:szCs w:val="24"/>
              </w:rPr>
              <w:pPrChange w:id="8698" w:author="Mohammad Nayeem Hasan" w:date="2024-12-23T01:38:00Z" w16du:dateUtc="2024-12-22T19:38:00Z">
                <w:pPr/>
              </w:pPrChange>
            </w:pPr>
            <w:del w:id="8699" w:author="Mohammad Nayeem Hasan" w:date="2024-11-03T23:14:00Z">
              <w:r w:rsidRPr="00033637" w:rsidDel="00BB33D1">
                <w:rPr>
                  <w:rFonts w:ascii="Times New Roman" w:hAnsi="Times New Roman" w:cs="Times New Roman"/>
                  <w:sz w:val="24"/>
                  <w:szCs w:val="24"/>
                </w:rPr>
                <w:delText>6365 (92.2)</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204D0554" w14:textId="52D5EA02" w:rsidR="00B010D0" w:rsidRPr="00033637" w:rsidDel="00BB33D1" w:rsidRDefault="00B010D0" w:rsidP="00F31FB2">
            <w:pPr>
              <w:spacing w:line="480" w:lineRule="auto"/>
              <w:rPr>
                <w:del w:id="8700" w:author="Mohammad Nayeem Hasan" w:date="2024-11-03T23:14:00Z"/>
                <w:rFonts w:ascii="Times New Roman" w:hAnsi="Times New Roman" w:cs="Times New Roman"/>
                <w:sz w:val="24"/>
                <w:szCs w:val="24"/>
                <w:rPrChange w:id="8701" w:author="Mohammad Nayeem Hasan" w:date="2024-12-23T01:53:00Z" w16du:dateUtc="2024-12-22T19:53:00Z">
                  <w:rPr>
                    <w:del w:id="8702" w:author="Mohammad Nayeem Hasan" w:date="2024-11-03T23:14:00Z"/>
                    <w:rFonts w:ascii="Times New Roman" w:hAnsi="Times New Roman" w:cs="Times New Roman"/>
                    <w:b/>
                    <w:bCs/>
                    <w:sz w:val="24"/>
                    <w:szCs w:val="24"/>
                  </w:rPr>
                </w:rPrChange>
              </w:rPr>
              <w:pPrChange w:id="8703" w:author="Mohammad Nayeem Hasan" w:date="2024-12-23T01:38:00Z" w16du:dateUtc="2024-12-22T19:38:00Z">
                <w:pPr/>
              </w:pPrChange>
            </w:pPr>
            <w:del w:id="8704" w:author="Mohammad Nayeem Hasan" w:date="2024-11-03T23:14:00Z">
              <w:r w:rsidRPr="00033637" w:rsidDel="00BB33D1">
                <w:rPr>
                  <w:rFonts w:ascii="Times New Roman" w:hAnsi="Times New Roman" w:cs="Times New Roman"/>
                  <w:sz w:val="24"/>
                  <w:szCs w:val="24"/>
                  <w:rPrChange w:id="8705" w:author="Mohammad Nayeem Hasan" w:date="2024-12-23T01:53:00Z" w16du:dateUtc="2024-12-22T19:53:00Z">
                    <w:rPr>
                      <w:rFonts w:ascii="Times New Roman" w:hAnsi="Times New Roman" w:cs="Times New Roman"/>
                      <w:b/>
                      <w:bCs/>
                      <w:sz w:val="24"/>
                      <w:szCs w:val="24"/>
                    </w:rPr>
                  </w:rPrChange>
                </w:rPr>
                <w:delText>0.001</w:delText>
              </w:r>
            </w:del>
          </w:p>
        </w:tc>
      </w:tr>
      <w:tr w:rsidR="00072E76" w:rsidRPr="00033637" w:rsidDel="00BB33D1" w14:paraId="6F3E91F8" w14:textId="77777777" w:rsidTr="00D70918">
        <w:trPr>
          <w:trHeight w:val="288"/>
          <w:jc w:val="center"/>
          <w:del w:id="8706"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29342A82" w14:textId="39CDFF80" w:rsidR="00B010D0" w:rsidRPr="00033637" w:rsidDel="00BB33D1" w:rsidRDefault="00B010D0" w:rsidP="00F31FB2">
            <w:pPr>
              <w:spacing w:line="480" w:lineRule="auto"/>
              <w:rPr>
                <w:del w:id="8707" w:author="Mohammad Nayeem Hasan" w:date="2024-11-03T23:14:00Z"/>
                <w:rFonts w:ascii="Times New Roman" w:hAnsi="Times New Roman" w:cs="Times New Roman"/>
                <w:sz w:val="24"/>
                <w:szCs w:val="24"/>
              </w:rPr>
              <w:pPrChange w:id="8708" w:author="Mohammad Nayeem Hasan" w:date="2024-12-23T01:38:00Z" w16du:dateUtc="2024-12-22T19:38:00Z">
                <w:pPr/>
              </w:pPrChange>
            </w:pPr>
            <w:del w:id="8709" w:author="Mohammad Nayeem Hasan" w:date="2024-11-03T23:14:00Z">
              <w:r w:rsidRPr="00033637" w:rsidDel="00BB33D1">
                <w:rPr>
                  <w:rFonts w:ascii="Times New Roman" w:hAnsi="Times New Roman" w:cs="Times New Roman"/>
                  <w:sz w:val="24"/>
                  <w:szCs w:val="24"/>
                </w:rPr>
                <w:delText>No</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514F7652" w14:textId="6CC81E7C" w:rsidR="00B010D0" w:rsidRPr="00033637" w:rsidDel="00BB33D1" w:rsidRDefault="00B010D0" w:rsidP="00F31FB2">
            <w:pPr>
              <w:spacing w:line="480" w:lineRule="auto"/>
              <w:rPr>
                <w:del w:id="8710" w:author="Mohammad Nayeem Hasan" w:date="2024-11-03T23:14:00Z"/>
                <w:rFonts w:ascii="Times New Roman" w:hAnsi="Times New Roman" w:cs="Times New Roman"/>
                <w:sz w:val="24"/>
                <w:szCs w:val="24"/>
              </w:rPr>
              <w:pPrChange w:id="8711" w:author="Mohammad Nayeem Hasan" w:date="2024-12-23T01:38:00Z" w16du:dateUtc="2024-12-22T19:38:00Z">
                <w:pPr/>
              </w:pPrChange>
            </w:pPr>
            <w:del w:id="8712" w:author="Mohammad Nayeem Hasan" w:date="2024-11-03T23:14:00Z">
              <w:r w:rsidRPr="00033637" w:rsidDel="00BB33D1">
                <w:rPr>
                  <w:rFonts w:ascii="Times New Roman" w:hAnsi="Times New Roman" w:cs="Times New Roman"/>
                  <w:sz w:val="24"/>
                  <w:szCs w:val="24"/>
                </w:rPr>
                <w:delText>1076 (6.6)</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707B115C" w14:textId="2F54D39A" w:rsidR="00B010D0" w:rsidRPr="00033637" w:rsidDel="00BB33D1" w:rsidRDefault="00B010D0" w:rsidP="00F31FB2">
            <w:pPr>
              <w:spacing w:line="480" w:lineRule="auto"/>
              <w:rPr>
                <w:del w:id="8713" w:author="Mohammad Nayeem Hasan" w:date="2024-11-03T23:14:00Z"/>
                <w:rFonts w:ascii="Times New Roman" w:hAnsi="Times New Roman" w:cs="Times New Roman"/>
                <w:sz w:val="24"/>
                <w:szCs w:val="24"/>
              </w:rPr>
              <w:pPrChange w:id="8714" w:author="Mohammad Nayeem Hasan" w:date="2024-12-23T01:38:00Z" w16du:dateUtc="2024-12-22T19:38:00Z">
                <w:pPr/>
              </w:pPrChange>
            </w:pPr>
            <w:del w:id="8715" w:author="Mohammad Nayeem Hasan" w:date="2024-11-03T23:14:00Z">
              <w:r w:rsidRPr="00033637" w:rsidDel="00BB33D1">
                <w:rPr>
                  <w:rFonts w:ascii="Times New Roman" w:hAnsi="Times New Roman" w:cs="Times New Roman"/>
                  <w:sz w:val="24"/>
                  <w:szCs w:val="24"/>
                </w:rPr>
                <w:delText>15123 (93.4)</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55F401" w14:textId="64468246" w:rsidR="00B010D0" w:rsidRPr="00033637" w:rsidDel="00BB33D1" w:rsidRDefault="00B010D0" w:rsidP="00F31FB2">
            <w:pPr>
              <w:spacing w:line="480" w:lineRule="auto"/>
              <w:rPr>
                <w:del w:id="8716" w:author="Mohammad Nayeem Hasan" w:date="2024-11-03T23:14:00Z"/>
                <w:rFonts w:ascii="Times New Roman" w:hAnsi="Times New Roman" w:cs="Times New Roman"/>
                <w:sz w:val="24"/>
                <w:szCs w:val="24"/>
                <w:rPrChange w:id="8717" w:author="Mohammad Nayeem Hasan" w:date="2024-12-23T01:53:00Z" w16du:dateUtc="2024-12-22T19:53:00Z">
                  <w:rPr>
                    <w:del w:id="8718" w:author="Mohammad Nayeem Hasan" w:date="2024-11-03T23:14:00Z"/>
                    <w:rFonts w:ascii="Times New Roman" w:hAnsi="Times New Roman" w:cs="Times New Roman"/>
                    <w:b/>
                    <w:bCs/>
                    <w:sz w:val="24"/>
                    <w:szCs w:val="24"/>
                  </w:rPr>
                </w:rPrChange>
              </w:rPr>
              <w:pPrChange w:id="8719"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487E8E53" w14:textId="361E98B3" w:rsidR="00B010D0" w:rsidRPr="00033637" w:rsidDel="00BB33D1" w:rsidRDefault="00B010D0" w:rsidP="00F31FB2">
            <w:pPr>
              <w:spacing w:line="480" w:lineRule="auto"/>
              <w:rPr>
                <w:del w:id="8720" w:author="Mohammad Nayeem Hasan" w:date="2024-11-03T23:14:00Z"/>
                <w:rFonts w:ascii="Times New Roman" w:hAnsi="Times New Roman" w:cs="Times New Roman"/>
                <w:sz w:val="24"/>
                <w:szCs w:val="24"/>
              </w:rPr>
              <w:pPrChange w:id="8721" w:author="Mohammad Nayeem Hasan" w:date="2024-12-23T01:38:00Z" w16du:dateUtc="2024-12-22T19:38:00Z">
                <w:pPr/>
              </w:pPrChange>
            </w:pPr>
            <w:del w:id="8722" w:author="Mohammad Nayeem Hasan" w:date="2024-11-03T23:14:00Z">
              <w:r w:rsidRPr="00033637" w:rsidDel="00BB33D1">
                <w:rPr>
                  <w:rFonts w:ascii="Times New Roman" w:hAnsi="Times New Roman" w:cs="Times New Roman"/>
                  <w:sz w:val="24"/>
                  <w:szCs w:val="24"/>
                </w:rPr>
                <w:delText>603 (4.2)</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3A26D654" w14:textId="5440E770" w:rsidR="00B010D0" w:rsidRPr="00033637" w:rsidDel="00BB33D1" w:rsidRDefault="00B010D0" w:rsidP="00F31FB2">
            <w:pPr>
              <w:spacing w:line="480" w:lineRule="auto"/>
              <w:rPr>
                <w:del w:id="8723" w:author="Mohammad Nayeem Hasan" w:date="2024-11-03T23:14:00Z"/>
                <w:rFonts w:ascii="Times New Roman" w:hAnsi="Times New Roman" w:cs="Times New Roman"/>
                <w:sz w:val="24"/>
                <w:szCs w:val="24"/>
              </w:rPr>
              <w:pPrChange w:id="8724" w:author="Mohammad Nayeem Hasan" w:date="2024-12-23T01:38:00Z" w16du:dateUtc="2024-12-22T19:38:00Z">
                <w:pPr/>
              </w:pPrChange>
            </w:pPr>
            <w:del w:id="8725" w:author="Mohammad Nayeem Hasan" w:date="2024-11-03T23:14:00Z">
              <w:r w:rsidRPr="00033637" w:rsidDel="00BB33D1">
                <w:rPr>
                  <w:rFonts w:ascii="Times New Roman" w:hAnsi="Times New Roman" w:cs="Times New Roman"/>
                  <w:sz w:val="24"/>
                  <w:szCs w:val="24"/>
                </w:rPr>
                <w:delText>13815 (95.8)</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EF915A0" w14:textId="58FBA966" w:rsidR="00B010D0" w:rsidRPr="00033637" w:rsidDel="00BB33D1" w:rsidRDefault="00B010D0" w:rsidP="00F31FB2">
            <w:pPr>
              <w:spacing w:line="480" w:lineRule="auto"/>
              <w:rPr>
                <w:del w:id="8726" w:author="Mohammad Nayeem Hasan" w:date="2024-11-03T23:14:00Z"/>
                <w:rFonts w:ascii="Times New Roman" w:hAnsi="Times New Roman" w:cs="Times New Roman"/>
                <w:sz w:val="24"/>
                <w:szCs w:val="24"/>
                <w:rPrChange w:id="8727" w:author="Mohammad Nayeem Hasan" w:date="2024-12-23T01:53:00Z" w16du:dateUtc="2024-12-22T19:53:00Z">
                  <w:rPr>
                    <w:del w:id="8728" w:author="Mohammad Nayeem Hasan" w:date="2024-11-03T23:14:00Z"/>
                    <w:rFonts w:ascii="Times New Roman" w:hAnsi="Times New Roman" w:cs="Times New Roman"/>
                    <w:b/>
                    <w:bCs/>
                    <w:sz w:val="24"/>
                    <w:szCs w:val="24"/>
                  </w:rPr>
                </w:rPrChange>
              </w:rPr>
              <w:pPrChange w:id="8729"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34BF9569" w14:textId="63DE3632" w:rsidR="00B010D0" w:rsidRPr="00033637" w:rsidDel="00BB33D1" w:rsidRDefault="00B010D0" w:rsidP="00F31FB2">
            <w:pPr>
              <w:spacing w:line="480" w:lineRule="auto"/>
              <w:rPr>
                <w:del w:id="8730" w:author="Mohammad Nayeem Hasan" w:date="2024-11-03T23:14:00Z"/>
                <w:rFonts w:ascii="Times New Roman" w:hAnsi="Times New Roman" w:cs="Times New Roman"/>
                <w:sz w:val="24"/>
                <w:szCs w:val="24"/>
              </w:rPr>
              <w:pPrChange w:id="8731" w:author="Mohammad Nayeem Hasan" w:date="2024-12-23T01:38:00Z" w16du:dateUtc="2024-12-22T19:38:00Z">
                <w:pPr/>
              </w:pPrChange>
            </w:pPr>
            <w:del w:id="8732" w:author="Mohammad Nayeem Hasan" w:date="2024-11-03T23:14:00Z">
              <w:r w:rsidRPr="00033637" w:rsidDel="00BB33D1">
                <w:rPr>
                  <w:rFonts w:ascii="Times New Roman" w:hAnsi="Times New Roman" w:cs="Times New Roman"/>
                  <w:sz w:val="24"/>
                  <w:szCs w:val="24"/>
                </w:rPr>
                <w:delText>1027 (6.5)</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34D3A168" w14:textId="39BD202E" w:rsidR="00B010D0" w:rsidRPr="00033637" w:rsidDel="00BB33D1" w:rsidRDefault="00B010D0" w:rsidP="00F31FB2">
            <w:pPr>
              <w:spacing w:line="480" w:lineRule="auto"/>
              <w:rPr>
                <w:del w:id="8733" w:author="Mohammad Nayeem Hasan" w:date="2024-11-03T23:14:00Z"/>
                <w:rFonts w:ascii="Times New Roman" w:hAnsi="Times New Roman" w:cs="Times New Roman"/>
                <w:sz w:val="24"/>
                <w:szCs w:val="24"/>
              </w:rPr>
              <w:pPrChange w:id="8734" w:author="Mohammad Nayeem Hasan" w:date="2024-12-23T01:38:00Z" w16du:dateUtc="2024-12-22T19:38:00Z">
                <w:pPr/>
              </w:pPrChange>
            </w:pPr>
            <w:del w:id="8735" w:author="Mohammad Nayeem Hasan" w:date="2024-11-03T23:14:00Z">
              <w:r w:rsidRPr="00033637" w:rsidDel="00BB33D1">
                <w:rPr>
                  <w:rFonts w:ascii="Times New Roman" w:hAnsi="Times New Roman" w:cs="Times New Roman"/>
                  <w:sz w:val="24"/>
                  <w:szCs w:val="24"/>
                </w:rPr>
                <w:delText>14781 (93.5)</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E3D877" w14:textId="2788582F" w:rsidR="00B010D0" w:rsidRPr="00033637" w:rsidDel="00BB33D1" w:rsidRDefault="00B010D0" w:rsidP="00F31FB2">
            <w:pPr>
              <w:spacing w:line="480" w:lineRule="auto"/>
              <w:rPr>
                <w:del w:id="8736" w:author="Mohammad Nayeem Hasan" w:date="2024-11-03T23:14:00Z"/>
                <w:rFonts w:ascii="Times New Roman" w:hAnsi="Times New Roman" w:cs="Times New Roman"/>
                <w:sz w:val="24"/>
                <w:szCs w:val="24"/>
                <w:rPrChange w:id="8737" w:author="Mohammad Nayeem Hasan" w:date="2024-12-23T01:53:00Z" w16du:dateUtc="2024-12-22T19:53:00Z">
                  <w:rPr>
                    <w:del w:id="8738" w:author="Mohammad Nayeem Hasan" w:date="2024-11-03T23:14:00Z"/>
                    <w:rFonts w:ascii="Times New Roman" w:hAnsi="Times New Roman" w:cs="Times New Roman"/>
                    <w:b/>
                    <w:bCs/>
                    <w:sz w:val="24"/>
                    <w:szCs w:val="24"/>
                  </w:rPr>
                </w:rPrChange>
              </w:rPr>
              <w:pPrChange w:id="8739" w:author="Mohammad Nayeem Hasan" w:date="2024-12-23T01:38:00Z" w16du:dateUtc="2024-12-22T19:38:00Z">
                <w:pPr/>
              </w:pPrChange>
            </w:pPr>
          </w:p>
        </w:tc>
      </w:tr>
      <w:tr w:rsidR="00B010D0" w:rsidRPr="00033637" w:rsidDel="00BB33D1" w14:paraId="7859CC29" w14:textId="616CB872" w:rsidTr="00DA17B7">
        <w:trPr>
          <w:trHeight w:val="288"/>
          <w:jc w:val="center"/>
          <w:del w:id="8740" w:author="Mohammad Nayeem Hasan" w:date="2024-11-03T23:14: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311E7420" w14:textId="17959B1F" w:rsidR="00B010D0" w:rsidRPr="00033637" w:rsidDel="00BB33D1" w:rsidRDefault="00B010D0" w:rsidP="00F31FB2">
            <w:pPr>
              <w:spacing w:line="480" w:lineRule="auto"/>
              <w:rPr>
                <w:del w:id="8741" w:author="Mohammad Nayeem Hasan" w:date="2024-11-03T23:14:00Z"/>
                <w:rFonts w:ascii="Times New Roman" w:hAnsi="Times New Roman" w:cs="Times New Roman"/>
                <w:sz w:val="24"/>
                <w:szCs w:val="24"/>
              </w:rPr>
              <w:pPrChange w:id="8742" w:author="Mohammad Nayeem Hasan" w:date="2024-12-23T01:38:00Z" w16du:dateUtc="2024-12-22T19:38:00Z">
                <w:pPr/>
              </w:pPrChange>
            </w:pPr>
            <w:del w:id="8743" w:author="Mohammad Nayeem Hasan" w:date="2024-11-03T23:14:00Z">
              <w:r w:rsidRPr="00033637" w:rsidDel="00BB33D1">
                <w:rPr>
                  <w:rFonts w:ascii="Times New Roman" w:hAnsi="Times New Roman" w:cs="Times New Roman"/>
                  <w:sz w:val="24"/>
                  <w:szCs w:val="24"/>
                </w:rPr>
                <w:delText>Toilet facility type</w:delText>
              </w:r>
            </w:del>
          </w:p>
        </w:tc>
      </w:tr>
      <w:tr w:rsidR="00861DA4" w:rsidRPr="00033637" w:rsidDel="00BB33D1" w14:paraId="6ACC6D5E" w14:textId="77777777" w:rsidTr="00D70918">
        <w:trPr>
          <w:trHeight w:val="288"/>
          <w:jc w:val="center"/>
          <w:del w:id="8744"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27FA32C0" w14:textId="725406E2" w:rsidR="00B010D0" w:rsidRPr="00033637" w:rsidDel="00BB33D1" w:rsidRDefault="00B010D0" w:rsidP="00F31FB2">
            <w:pPr>
              <w:spacing w:line="480" w:lineRule="auto"/>
              <w:rPr>
                <w:del w:id="8745" w:author="Mohammad Nayeem Hasan" w:date="2024-11-03T23:14:00Z"/>
                <w:rFonts w:ascii="Times New Roman" w:hAnsi="Times New Roman" w:cs="Times New Roman"/>
                <w:sz w:val="24"/>
                <w:szCs w:val="24"/>
              </w:rPr>
              <w:pPrChange w:id="8746" w:author="Mohammad Nayeem Hasan" w:date="2024-12-23T01:38:00Z" w16du:dateUtc="2024-12-22T19:38:00Z">
                <w:pPr/>
              </w:pPrChange>
            </w:pPr>
            <w:del w:id="8747" w:author="Mohammad Nayeem Hasan" w:date="2024-11-03T23:14:00Z">
              <w:r w:rsidRPr="00033637" w:rsidDel="00BB33D1">
                <w:rPr>
                  <w:rFonts w:ascii="Times New Roman" w:hAnsi="Times New Roman" w:cs="Times New Roman"/>
                  <w:sz w:val="24"/>
                  <w:szCs w:val="24"/>
                </w:rPr>
                <w:delText>Improved</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4479B68F" w14:textId="35C1E65C" w:rsidR="00B010D0" w:rsidRPr="00033637" w:rsidDel="00BB33D1" w:rsidRDefault="00B010D0" w:rsidP="00F31FB2">
            <w:pPr>
              <w:spacing w:line="480" w:lineRule="auto"/>
              <w:rPr>
                <w:del w:id="8748" w:author="Mohammad Nayeem Hasan" w:date="2024-11-03T23:14:00Z"/>
                <w:rFonts w:ascii="Times New Roman" w:hAnsi="Times New Roman" w:cs="Times New Roman"/>
                <w:sz w:val="24"/>
                <w:szCs w:val="24"/>
              </w:rPr>
              <w:pPrChange w:id="8749" w:author="Mohammad Nayeem Hasan" w:date="2024-12-23T01:38:00Z" w16du:dateUtc="2024-12-22T19:38:00Z">
                <w:pPr/>
              </w:pPrChange>
            </w:pPr>
            <w:del w:id="8750" w:author="Mohammad Nayeem Hasan" w:date="2024-11-03T23:14:00Z">
              <w:r w:rsidRPr="00033637" w:rsidDel="00BB33D1">
                <w:rPr>
                  <w:rFonts w:ascii="Times New Roman" w:hAnsi="Times New Roman" w:cs="Times New Roman"/>
                  <w:sz w:val="24"/>
                  <w:szCs w:val="24"/>
                </w:rPr>
                <w:delText>1436 (6.5)</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0C5D5861" w14:textId="5E43C609" w:rsidR="00B010D0" w:rsidRPr="00033637" w:rsidDel="00BB33D1" w:rsidRDefault="00B010D0" w:rsidP="00F31FB2">
            <w:pPr>
              <w:spacing w:line="480" w:lineRule="auto"/>
              <w:rPr>
                <w:del w:id="8751" w:author="Mohammad Nayeem Hasan" w:date="2024-11-03T23:14:00Z"/>
                <w:rFonts w:ascii="Times New Roman" w:hAnsi="Times New Roman" w:cs="Times New Roman"/>
                <w:sz w:val="24"/>
                <w:szCs w:val="24"/>
              </w:rPr>
              <w:pPrChange w:id="8752" w:author="Mohammad Nayeem Hasan" w:date="2024-12-23T01:38:00Z" w16du:dateUtc="2024-12-22T19:38:00Z">
                <w:pPr/>
              </w:pPrChange>
            </w:pPr>
            <w:del w:id="8753" w:author="Mohammad Nayeem Hasan" w:date="2024-11-03T23:14:00Z">
              <w:r w:rsidRPr="00033637" w:rsidDel="00BB33D1">
                <w:rPr>
                  <w:rFonts w:ascii="Times New Roman" w:hAnsi="Times New Roman" w:cs="Times New Roman"/>
                  <w:sz w:val="24"/>
                  <w:szCs w:val="24"/>
                </w:rPr>
                <w:delText>20646 (93.5)</w:delText>
              </w:r>
            </w:del>
          </w:p>
        </w:tc>
        <w:tc>
          <w:tcPr>
            <w:tcW w:w="520" w:type="pct"/>
            <w:vMerge w:val="restart"/>
            <w:tcBorders>
              <w:top w:val="single" w:sz="4" w:space="0" w:color="auto"/>
              <w:left w:val="single" w:sz="4" w:space="0" w:color="auto"/>
              <w:bottom w:val="single" w:sz="4" w:space="0" w:color="auto"/>
              <w:right w:val="single" w:sz="4" w:space="0" w:color="auto"/>
            </w:tcBorders>
            <w:vAlign w:val="center"/>
            <w:hideMark/>
          </w:tcPr>
          <w:p w14:paraId="74143F33" w14:textId="5429BE92" w:rsidR="00B010D0" w:rsidRPr="00033637" w:rsidDel="00BB33D1" w:rsidRDefault="00B010D0" w:rsidP="00F31FB2">
            <w:pPr>
              <w:spacing w:line="480" w:lineRule="auto"/>
              <w:rPr>
                <w:del w:id="8754" w:author="Mohammad Nayeem Hasan" w:date="2024-11-03T23:14:00Z"/>
                <w:rFonts w:ascii="Times New Roman" w:hAnsi="Times New Roman" w:cs="Times New Roman"/>
                <w:sz w:val="24"/>
                <w:szCs w:val="24"/>
                <w:rPrChange w:id="8755" w:author="Mohammad Nayeem Hasan" w:date="2024-12-23T01:53:00Z" w16du:dateUtc="2024-12-22T19:53:00Z">
                  <w:rPr>
                    <w:del w:id="8756" w:author="Mohammad Nayeem Hasan" w:date="2024-11-03T23:14:00Z"/>
                    <w:rFonts w:ascii="Times New Roman" w:hAnsi="Times New Roman" w:cs="Times New Roman"/>
                    <w:b/>
                    <w:bCs/>
                    <w:sz w:val="24"/>
                    <w:szCs w:val="24"/>
                  </w:rPr>
                </w:rPrChange>
              </w:rPr>
              <w:pPrChange w:id="8757" w:author="Mohammad Nayeem Hasan" w:date="2024-12-23T01:38:00Z" w16du:dateUtc="2024-12-22T19:38:00Z">
                <w:pPr/>
              </w:pPrChange>
            </w:pPr>
            <w:del w:id="8758" w:author="Mohammad Nayeem Hasan" w:date="2024-11-03T23:14:00Z">
              <w:r w:rsidRPr="00033637" w:rsidDel="00BB33D1">
                <w:rPr>
                  <w:rFonts w:ascii="Times New Roman" w:hAnsi="Times New Roman" w:cs="Times New Roman"/>
                  <w:sz w:val="24"/>
                  <w:szCs w:val="24"/>
                  <w:rPrChange w:id="8759" w:author="Mohammad Nayeem Hasan" w:date="2024-12-23T01:53:00Z" w16du:dateUtc="2024-12-22T19:53:00Z">
                    <w:rPr>
                      <w:rFonts w:ascii="Times New Roman" w:hAnsi="Times New Roman" w:cs="Times New Roman"/>
                      <w:b/>
                      <w:bCs/>
                      <w:sz w:val="24"/>
                      <w:szCs w:val="24"/>
                    </w:rPr>
                  </w:rPrChange>
                </w:rPr>
                <w:delText>&lt;0.001</w:delText>
              </w:r>
            </w:del>
          </w:p>
        </w:tc>
        <w:tc>
          <w:tcPr>
            <w:tcW w:w="361" w:type="pct"/>
            <w:tcBorders>
              <w:top w:val="single" w:sz="4" w:space="0" w:color="auto"/>
              <w:left w:val="single" w:sz="4" w:space="0" w:color="auto"/>
              <w:bottom w:val="single" w:sz="4" w:space="0" w:color="auto"/>
              <w:right w:val="single" w:sz="4" w:space="0" w:color="auto"/>
            </w:tcBorders>
            <w:vAlign w:val="center"/>
            <w:hideMark/>
          </w:tcPr>
          <w:p w14:paraId="47C9900C" w14:textId="4973C6E1" w:rsidR="00B010D0" w:rsidRPr="00033637" w:rsidDel="00BB33D1" w:rsidRDefault="00B010D0" w:rsidP="00F31FB2">
            <w:pPr>
              <w:spacing w:line="480" w:lineRule="auto"/>
              <w:rPr>
                <w:del w:id="8760" w:author="Mohammad Nayeem Hasan" w:date="2024-11-03T23:14:00Z"/>
                <w:rFonts w:ascii="Times New Roman" w:hAnsi="Times New Roman" w:cs="Times New Roman"/>
                <w:sz w:val="24"/>
                <w:szCs w:val="24"/>
              </w:rPr>
              <w:pPrChange w:id="8761" w:author="Mohammad Nayeem Hasan" w:date="2024-12-23T01:38:00Z" w16du:dateUtc="2024-12-22T19:38:00Z">
                <w:pPr/>
              </w:pPrChange>
            </w:pPr>
            <w:del w:id="8762" w:author="Mohammad Nayeem Hasan" w:date="2024-11-03T23:14:00Z">
              <w:r w:rsidRPr="00033637" w:rsidDel="00BB33D1">
                <w:rPr>
                  <w:rFonts w:ascii="Times New Roman" w:hAnsi="Times New Roman" w:cs="Times New Roman"/>
                  <w:sz w:val="24"/>
                  <w:szCs w:val="24"/>
                </w:rPr>
                <w:delText>758 (4.0)</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1AA7F467" w14:textId="456B6E22" w:rsidR="00B010D0" w:rsidRPr="00033637" w:rsidDel="00BB33D1" w:rsidRDefault="00B010D0" w:rsidP="00F31FB2">
            <w:pPr>
              <w:spacing w:line="480" w:lineRule="auto"/>
              <w:rPr>
                <w:del w:id="8763" w:author="Mohammad Nayeem Hasan" w:date="2024-11-03T23:14:00Z"/>
                <w:rFonts w:ascii="Times New Roman" w:hAnsi="Times New Roman" w:cs="Times New Roman"/>
                <w:sz w:val="24"/>
                <w:szCs w:val="24"/>
              </w:rPr>
              <w:pPrChange w:id="8764" w:author="Mohammad Nayeem Hasan" w:date="2024-12-23T01:38:00Z" w16du:dateUtc="2024-12-22T19:38:00Z">
                <w:pPr/>
              </w:pPrChange>
            </w:pPr>
            <w:del w:id="8765" w:author="Mohammad Nayeem Hasan" w:date="2024-11-03T23:14:00Z">
              <w:r w:rsidRPr="00033637" w:rsidDel="00BB33D1">
                <w:rPr>
                  <w:rFonts w:ascii="Times New Roman" w:hAnsi="Times New Roman" w:cs="Times New Roman"/>
                  <w:sz w:val="24"/>
                  <w:szCs w:val="24"/>
                </w:rPr>
                <w:delText>18343 (96.0)</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3857D74E" w14:textId="7ECC6931" w:rsidR="00B010D0" w:rsidRPr="00033637" w:rsidDel="00BB33D1" w:rsidRDefault="00B010D0" w:rsidP="00F31FB2">
            <w:pPr>
              <w:spacing w:line="480" w:lineRule="auto"/>
              <w:rPr>
                <w:del w:id="8766" w:author="Mohammad Nayeem Hasan" w:date="2024-11-03T23:14:00Z"/>
                <w:rFonts w:ascii="Times New Roman" w:hAnsi="Times New Roman" w:cs="Times New Roman"/>
                <w:sz w:val="24"/>
                <w:szCs w:val="24"/>
              </w:rPr>
              <w:pPrChange w:id="8767" w:author="Mohammad Nayeem Hasan" w:date="2024-12-23T01:38:00Z" w16du:dateUtc="2024-12-22T19:38:00Z">
                <w:pPr/>
              </w:pPrChange>
            </w:pPr>
            <w:del w:id="8768" w:author="Mohammad Nayeem Hasan" w:date="2024-11-03T23:14:00Z">
              <w:r w:rsidRPr="00033637" w:rsidDel="00BB33D1">
                <w:rPr>
                  <w:rFonts w:ascii="Times New Roman" w:hAnsi="Times New Roman" w:cs="Times New Roman"/>
                  <w:sz w:val="24"/>
                  <w:szCs w:val="24"/>
                </w:rPr>
                <w:delText>0.868</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1CEB948B" w14:textId="462B199C" w:rsidR="00B010D0" w:rsidRPr="00033637" w:rsidDel="00BB33D1" w:rsidRDefault="00B010D0" w:rsidP="00F31FB2">
            <w:pPr>
              <w:spacing w:line="480" w:lineRule="auto"/>
              <w:rPr>
                <w:del w:id="8769" w:author="Mohammad Nayeem Hasan" w:date="2024-11-03T23:14:00Z"/>
                <w:rFonts w:ascii="Times New Roman" w:hAnsi="Times New Roman" w:cs="Times New Roman"/>
                <w:sz w:val="24"/>
                <w:szCs w:val="24"/>
              </w:rPr>
              <w:pPrChange w:id="8770" w:author="Mohammad Nayeem Hasan" w:date="2024-12-23T01:38:00Z" w16du:dateUtc="2024-12-22T19:38:00Z">
                <w:pPr/>
              </w:pPrChange>
            </w:pPr>
            <w:del w:id="8771" w:author="Mohammad Nayeem Hasan" w:date="2024-11-03T23:14:00Z">
              <w:r w:rsidRPr="00033637" w:rsidDel="00BB33D1">
                <w:rPr>
                  <w:rFonts w:ascii="Times New Roman" w:hAnsi="Times New Roman" w:cs="Times New Roman"/>
                  <w:sz w:val="24"/>
                  <w:szCs w:val="24"/>
                </w:rPr>
                <w:delText>1491 (6.8)</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14AE5DBC" w14:textId="67D82146" w:rsidR="00B010D0" w:rsidRPr="00033637" w:rsidDel="00BB33D1" w:rsidRDefault="00B010D0" w:rsidP="00F31FB2">
            <w:pPr>
              <w:spacing w:line="480" w:lineRule="auto"/>
              <w:rPr>
                <w:del w:id="8772" w:author="Mohammad Nayeem Hasan" w:date="2024-11-03T23:14:00Z"/>
                <w:rFonts w:ascii="Times New Roman" w:hAnsi="Times New Roman" w:cs="Times New Roman"/>
                <w:sz w:val="24"/>
                <w:szCs w:val="24"/>
              </w:rPr>
              <w:pPrChange w:id="8773" w:author="Mohammad Nayeem Hasan" w:date="2024-12-23T01:38:00Z" w16du:dateUtc="2024-12-22T19:38:00Z">
                <w:pPr/>
              </w:pPrChange>
            </w:pPr>
            <w:del w:id="8774" w:author="Mohammad Nayeem Hasan" w:date="2024-11-03T23:14:00Z">
              <w:r w:rsidRPr="00033637" w:rsidDel="00BB33D1">
                <w:rPr>
                  <w:rFonts w:ascii="Times New Roman" w:hAnsi="Times New Roman" w:cs="Times New Roman"/>
                  <w:sz w:val="24"/>
                  <w:szCs w:val="24"/>
                </w:rPr>
                <w:delText>20531 (93.2)</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004EA27C" w14:textId="2209270D" w:rsidR="00B010D0" w:rsidRPr="00033637" w:rsidDel="00BB33D1" w:rsidRDefault="00B010D0" w:rsidP="00F31FB2">
            <w:pPr>
              <w:spacing w:line="480" w:lineRule="auto"/>
              <w:rPr>
                <w:del w:id="8775" w:author="Mohammad Nayeem Hasan" w:date="2024-11-03T23:14:00Z"/>
                <w:rFonts w:ascii="Times New Roman" w:hAnsi="Times New Roman" w:cs="Times New Roman"/>
                <w:sz w:val="24"/>
                <w:szCs w:val="24"/>
                <w:rPrChange w:id="8776" w:author="Mohammad Nayeem Hasan" w:date="2024-12-23T01:53:00Z" w16du:dateUtc="2024-12-22T19:53:00Z">
                  <w:rPr>
                    <w:del w:id="8777" w:author="Mohammad Nayeem Hasan" w:date="2024-11-03T23:14:00Z"/>
                    <w:rFonts w:ascii="Times New Roman" w:hAnsi="Times New Roman" w:cs="Times New Roman"/>
                    <w:b/>
                    <w:bCs/>
                    <w:sz w:val="24"/>
                    <w:szCs w:val="24"/>
                  </w:rPr>
                </w:rPrChange>
              </w:rPr>
              <w:pPrChange w:id="8778" w:author="Mohammad Nayeem Hasan" w:date="2024-12-23T01:38:00Z" w16du:dateUtc="2024-12-22T19:38:00Z">
                <w:pPr/>
              </w:pPrChange>
            </w:pPr>
            <w:del w:id="8779" w:author="Mohammad Nayeem Hasan" w:date="2024-11-03T23:14:00Z">
              <w:r w:rsidRPr="00033637" w:rsidDel="00BB33D1">
                <w:rPr>
                  <w:rFonts w:ascii="Times New Roman" w:hAnsi="Times New Roman" w:cs="Times New Roman"/>
                  <w:sz w:val="24"/>
                  <w:szCs w:val="24"/>
                  <w:rPrChange w:id="8780" w:author="Mohammad Nayeem Hasan" w:date="2024-12-23T01:53:00Z" w16du:dateUtc="2024-12-22T19:53:00Z">
                    <w:rPr>
                      <w:rFonts w:ascii="Times New Roman" w:hAnsi="Times New Roman" w:cs="Times New Roman"/>
                      <w:b/>
                      <w:bCs/>
                      <w:sz w:val="24"/>
                      <w:szCs w:val="24"/>
                    </w:rPr>
                  </w:rPrChange>
                </w:rPr>
                <w:delText>0.001</w:delText>
              </w:r>
            </w:del>
          </w:p>
        </w:tc>
      </w:tr>
      <w:tr w:rsidR="00072E76" w:rsidRPr="00033637" w:rsidDel="00BB33D1" w14:paraId="239294C6" w14:textId="77777777" w:rsidTr="00D70918">
        <w:trPr>
          <w:trHeight w:val="288"/>
          <w:jc w:val="center"/>
          <w:del w:id="8781"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40D07F85" w14:textId="1296E245" w:rsidR="00B010D0" w:rsidRPr="00033637" w:rsidDel="00BB33D1" w:rsidRDefault="00B010D0" w:rsidP="00F31FB2">
            <w:pPr>
              <w:spacing w:line="480" w:lineRule="auto"/>
              <w:rPr>
                <w:del w:id="8782" w:author="Mohammad Nayeem Hasan" w:date="2024-11-03T23:14:00Z"/>
                <w:rFonts w:ascii="Times New Roman" w:hAnsi="Times New Roman" w:cs="Times New Roman"/>
                <w:sz w:val="24"/>
                <w:szCs w:val="24"/>
              </w:rPr>
              <w:pPrChange w:id="8783" w:author="Mohammad Nayeem Hasan" w:date="2024-12-23T01:38:00Z" w16du:dateUtc="2024-12-22T19:38:00Z">
                <w:pPr/>
              </w:pPrChange>
            </w:pPr>
            <w:del w:id="8784" w:author="Mohammad Nayeem Hasan" w:date="2024-11-03T23:14:00Z">
              <w:r w:rsidRPr="00033637" w:rsidDel="00BB33D1">
                <w:rPr>
                  <w:rFonts w:ascii="Times New Roman" w:hAnsi="Times New Roman" w:cs="Times New Roman"/>
                  <w:sz w:val="24"/>
                  <w:szCs w:val="24"/>
                </w:rPr>
                <w:delText>Non-improved</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19B8F4D3" w14:textId="795659C7" w:rsidR="00B010D0" w:rsidRPr="00033637" w:rsidDel="00BB33D1" w:rsidRDefault="00B010D0" w:rsidP="00F31FB2">
            <w:pPr>
              <w:spacing w:line="480" w:lineRule="auto"/>
              <w:rPr>
                <w:del w:id="8785" w:author="Mohammad Nayeem Hasan" w:date="2024-11-03T23:14:00Z"/>
                <w:rFonts w:ascii="Times New Roman" w:hAnsi="Times New Roman" w:cs="Times New Roman"/>
                <w:sz w:val="24"/>
                <w:szCs w:val="24"/>
              </w:rPr>
              <w:pPrChange w:id="8786" w:author="Mohammad Nayeem Hasan" w:date="2024-12-23T01:38:00Z" w16du:dateUtc="2024-12-22T19:38:00Z">
                <w:pPr/>
              </w:pPrChange>
            </w:pPr>
            <w:del w:id="8787" w:author="Mohammad Nayeem Hasan" w:date="2024-11-03T23:14:00Z">
              <w:r w:rsidRPr="00033637" w:rsidDel="00BB33D1">
                <w:rPr>
                  <w:rFonts w:ascii="Times New Roman" w:hAnsi="Times New Roman" w:cs="Times New Roman"/>
                  <w:sz w:val="24"/>
                  <w:szCs w:val="24"/>
                </w:rPr>
                <w:delText>814 (8.7)</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6794FE85" w14:textId="3E6F7AEC" w:rsidR="00B010D0" w:rsidRPr="00033637" w:rsidDel="00BB33D1" w:rsidRDefault="00B010D0" w:rsidP="00F31FB2">
            <w:pPr>
              <w:spacing w:line="480" w:lineRule="auto"/>
              <w:rPr>
                <w:del w:id="8788" w:author="Mohammad Nayeem Hasan" w:date="2024-11-03T23:14:00Z"/>
                <w:rFonts w:ascii="Times New Roman" w:hAnsi="Times New Roman" w:cs="Times New Roman"/>
                <w:sz w:val="24"/>
                <w:szCs w:val="24"/>
              </w:rPr>
              <w:pPrChange w:id="8789" w:author="Mohammad Nayeem Hasan" w:date="2024-12-23T01:38:00Z" w16du:dateUtc="2024-12-22T19:38:00Z">
                <w:pPr/>
              </w:pPrChange>
            </w:pPr>
            <w:del w:id="8790" w:author="Mohammad Nayeem Hasan" w:date="2024-11-03T23:14:00Z">
              <w:r w:rsidRPr="00033637" w:rsidDel="00BB33D1">
                <w:rPr>
                  <w:rFonts w:ascii="Times New Roman" w:hAnsi="Times New Roman" w:cs="Times New Roman"/>
                  <w:sz w:val="24"/>
                  <w:szCs w:val="24"/>
                </w:rPr>
                <w:delText>8597 (91.4)</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F5132D" w14:textId="55CB9749" w:rsidR="00B010D0" w:rsidRPr="00033637" w:rsidDel="00BB33D1" w:rsidRDefault="00B010D0" w:rsidP="00F31FB2">
            <w:pPr>
              <w:spacing w:line="480" w:lineRule="auto"/>
              <w:rPr>
                <w:del w:id="8791" w:author="Mohammad Nayeem Hasan" w:date="2024-11-03T23:14:00Z"/>
                <w:rFonts w:ascii="Times New Roman" w:hAnsi="Times New Roman" w:cs="Times New Roman"/>
                <w:sz w:val="24"/>
                <w:szCs w:val="24"/>
                <w:rPrChange w:id="8792" w:author="Mohammad Nayeem Hasan" w:date="2024-12-23T01:53:00Z" w16du:dateUtc="2024-12-22T19:53:00Z">
                  <w:rPr>
                    <w:del w:id="8793" w:author="Mohammad Nayeem Hasan" w:date="2024-11-03T23:14:00Z"/>
                    <w:rFonts w:ascii="Times New Roman" w:hAnsi="Times New Roman" w:cs="Times New Roman"/>
                    <w:b/>
                    <w:bCs/>
                    <w:sz w:val="24"/>
                    <w:szCs w:val="24"/>
                  </w:rPr>
                </w:rPrChange>
              </w:rPr>
              <w:pPrChange w:id="8794"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29ED7D8A" w14:textId="50EF967F" w:rsidR="00B010D0" w:rsidRPr="00033637" w:rsidDel="00BB33D1" w:rsidRDefault="00B010D0" w:rsidP="00F31FB2">
            <w:pPr>
              <w:spacing w:line="480" w:lineRule="auto"/>
              <w:rPr>
                <w:del w:id="8795" w:author="Mohammad Nayeem Hasan" w:date="2024-11-03T23:14:00Z"/>
                <w:rFonts w:ascii="Times New Roman" w:hAnsi="Times New Roman" w:cs="Times New Roman"/>
                <w:sz w:val="24"/>
                <w:szCs w:val="24"/>
              </w:rPr>
              <w:pPrChange w:id="8796" w:author="Mohammad Nayeem Hasan" w:date="2024-12-23T01:38:00Z" w16du:dateUtc="2024-12-22T19:38:00Z">
                <w:pPr/>
              </w:pPrChange>
            </w:pPr>
            <w:del w:id="8797" w:author="Mohammad Nayeem Hasan" w:date="2024-11-03T23:14:00Z">
              <w:r w:rsidRPr="00033637" w:rsidDel="00BB33D1">
                <w:rPr>
                  <w:rFonts w:ascii="Times New Roman" w:hAnsi="Times New Roman" w:cs="Times New Roman"/>
                  <w:sz w:val="24"/>
                  <w:szCs w:val="24"/>
                </w:rPr>
                <w:delText>31 (4.1)</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16F5E8F5" w14:textId="09528822" w:rsidR="00B010D0" w:rsidRPr="00033637" w:rsidDel="00BB33D1" w:rsidRDefault="00B010D0" w:rsidP="00F31FB2">
            <w:pPr>
              <w:spacing w:line="480" w:lineRule="auto"/>
              <w:rPr>
                <w:del w:id="8798" w:author="Mohammad Nayeem Hasan" w:date="2024-11-03T23:14:00Z"/>
                <w:rFonts w:ascii="Times New Roman" w:hAnsi="Times New Roman" w:cs="Times New Roman"/>
                <w:sz w:val="24"/>
                <w:szCs w:val="24"/>
              </w:rPr>
              <w:pPrChange w:id="8799" w:author="Mohammad Nayeem Hasan" w:date="2024-12-23T01:38:00Z" w16du:dateUtc="2024-12-22T19:38:00Z">
                <w:pPr/>
              </w:pPrChange>
            </w:pPr>
            <w:del w:id="8800" w:author="Mohammad Nayeem Hasan" w:date="2024-11-03T23:14:00Z">
              <w:r w:rsidRPr="00033637" w:rsidDel="00BB33D1">
                <w:rPr>
                  <w:rFonts w:ascii="Times New Roman" w:hAnsi="Times New Roman" w:cs="Times New Roman"/>
                  <w:sz w:val="24"/>
                  <w:szCs w:val="24"/>
                </w:rPr>
                <w:delText>729 (95.9)</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F6BFF7" w14:textId="3E3D3B52" w:rsidR="00B010D0" w:rsidRPr="00033637" w:rsidDel="00BB33D1" w:rsidRDefault="00B010D0" w:rsidP="00F31FB2">
            <w:pPr>
              <w:spacing w:line="480" w:lineRule="auto"/>
              <w:rPr>
                <w:del w:id="8801" w:author="Mohammad Nayeem Hasan" w:date="2024-11-03T23:14:00Z"/>
                <w:rFonts w:ascii="Times New Roman" w:hAnsi="Times New Roman" w:cs="Times New Roman"/>
                <w:sz w:val="24"/>
                <w:szCs w:val="24"/>
              </w:rPr>
              <w:pPrChange w:id="8802"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7F2F5313" w14:textId="45D31F65" w:rsidR="00B010D0" w:rsidRPr="00033637" w:rsidDel="00BB33D1" w:rsidRDefault="00B010D0" w:rsidP="00F31FB2">
            <w:pPr>
              <w:spacing w:line="480" w:lineRule="auto"/>
              <w:rPr>
                <w:del w:id="8803" w:author="Mohammad Nayeem Hasan" w:date="2024-11-03T23:14:00Z"/>
                <w:rFonts w:ascii="Times New Roman" w:hAnsi="Times New Roman" w:cs="Times New Roman"/>
                <w:sz w:val="24"/>
                <w:szCs w:val="24"/>
              </w:rPr>
              <w:pPrChange w:id="8804" w:author="Mohammad Nayeem Hasan" w:date="2024-12-23T01:38:00Z" w16du:dateUtc="2024-12-22T19:38:00Z">
                <w:pPr/>
              </w:pPrChange>
            </w:pPr>
            <w:del w:id="8805" w:author="Mohammad Nayeem Hasan" w:date="2024-11-03T23:14:00Z">
              <w:r w:rsidRPr="00033637" w:rsidDel="00BB33D1">
                <w:rPr>
                  <w:rFonts w:ascii="Times New Roman" w:hAnsi="Times New Roman" w:cs="Times New Roman"/>
                  <w:sz w:val="24"/>
                  <w:szCs w:val="24"/>
                </w:rPr>
                <w:delText>104 (9.8)</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5592F2EB" w14:textId="6B7A0BAC" w:rsidR="00B010D0" w:rsidRPr="00033637" w:rsidDel="00BB33D1" w:rsidRDefault="00B010D0" w:rsidP="00F31FB2">
            <w:pPr>
              <w:spacing w:line="480" w:lineRule="auto"/>
              <w:rPr>
                <w:del w:id="8806" w:author="Mohammad Nayeem Hasan" w:date="2024-11-03T23:14:00Z"/>
                <w:rFonts w:ascii="Times New Roman" w:hAnsi="Times New Roman" w:cs="Times New Roman"/>
                <w:sz w:val="24"/>
                <w:szCs w:val="24"/>
              </w:rPr>
              <w:pPrChange w:id="8807" w:author="Mohammad Nayeem Hasan" w:date="2024-12-23T01:38:00Z" w16du:dateUtc="2024-12-22T19:38:00Z">
                <w:pPr/>
              </w:pPrChange>
            </w:pPr>
            <w:del w:id="8808" w:author="Mohammad Nayeem Hasan" w:date="2024-11-03T23:14:00Z">
              <w:r w:rsidRPr="00033637" w:rsidDel="00BB33D1">
                <w:rPr>
                  <w:rFonts w:ascii="Times New Roman" w:hAnsi="Times New Roman" w:cs="Times New Roman"/>
                  <w:sz w:val="24"/>
                  <w:szCs w:val="24"/>
                </w:rPr>
                <w:delText>958 (90.2)</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7DF452" w14:textId="441EC2EA" w:rsidR="00B010D0" w:rsidRPr="00033637" w:rsidDel="00BB33D1" w:rsidRDefault="00B010D0" w:rsidP="00F31FB2">
            <w:pPr>
              <w:spacing w:line="480" w:lineRule="auto"/>
              <w:rPr>
                <w:del w:id="8809" w:author="Mohammad Nayeem Hasan" w:date="2024-11-03T23:14:00Z"/>
                <w:rFonts w:ascii="Times New Roman" w:hAnsi="Times New Roman" w:cs="Times New Roman"/>
                <w:sz w:val="24"/>
                <w:szCs w:val="24"/>
                <w:rPrChange w:id="8810" w:author="Mohammad Nayeem Hasan" w:date="2024-12-23T01:53:00Z" w16du:dateUtc="2024-12-22T19:53:00Z">
                  <w:rPr>
                    <w:del w:id="8811" w:author="Mohammad Nayeem Hasan" w:date="2024-11-03T23:14:00Z"/>
                    <w:rFonts w:ascii="Times New Roman" w:hAnsi="Times New Roman" w:cs="Times New Roman"/>
                    <w:b/>
                    <w:bCs/>
                    <w:sz w:val="24"/>
                    <w:szCs w:val="24"/>
                  </w:rPr>
                </w:rPrChange>
              </w:rPr>
              <w:pPrChange w:id="8812" w:author="Mohammad Nayeem Hasan" w:date="2024-12-23T01:38:00Z" w16du:dateUtc="2024-12-22T19:38:00Z">
                <w:pPr/>
              </w:pPrChange>
            </w:pPr>
          </w:p>
        </w:tc>
      </w:tr>
      <w:tr w:rsidR="00B010D0" w:rsidRPr="00033637" w:rsidDel="00BB33D1" w14:paraId="2FFA8C77" w14:textId="1548B6F1" w:rsidTr="00DA17B7">
        <w:trPr>
          <w:trHeight w:val="288"/>
          <w:jc w:val="center"/>
          <w:del w:id="8813" w:author="Mohammad Nayeem Hasan" w:date="2024-11-03T23:14: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5E319A55" w14:textId="07AD0FED" w:rsidR="00B010D0" w:rsidRPr="00033637" w:rsidDel="00BB33D1" w:rsidRDefault="00B010D0" w:rsidP="00F31FB2">
            <w:pPr>
              <w:spacing w:line="480" w:lineRule="auto"/>
              <w:rPr>
                <w:del w:id="8814" w:author="Mohammad Nayeem Hasan" w:date="2024-11-03T23:14:00Z"/>
                <w:rFonts w:ascii="Times New Roman" w:hAnsi="Times New Roman" w:cs="Times New Roman"/>
                <w:sz w:val="24"/>
                <w:szCs w:val="24"/>
              </w:rPr>
              <w:pPrChange w:id="8815" w:author="Mohammad Nayeem Hasan" w:date="2024-12-23T01:38:00Z" w16du:dateUtc="2024-12-22T19:38:00Z">
                <w:pPr/>
              </w:pPrChange>
            </w:pPr>
            <w:del w:id="8816" w:author="Mohammad Nayeem Hasan" w:date="2024-11-03T23:14:00Z">
              <w:r w:rsidRPr="00033637" w:rsidDel="00BB33D1">
                <w:rPr>
                  <w:rFonts w:ascii="Times New Roman" w:hAnsi="Times New Roman" w:cs="Times New Roman"/>
                  <w:sz w:val="24"/>
                  <w:szCs w:val="24"/>
                </w:rPr>
                <w:delText xml:space="preserve">Salt </w:delText>
              </w:r>
            </w:del>
            <w:del w:id="8817" w:author="Mohammad Nayeem Hasan" w:date="2024-11-03T21:56:00Z">
              <w:r w:rsidRPr="00033637" w:rsidDel="00CA62EC">
                <w:rPr>
                  <w:rFonts w:ascii="Times New Roman" w:hAnsi="Times New Roman" w:cs="Times New Roman"/>
                  <w:sz w:val="24"/>
                  <w:szCs w:val="24"/>
                </w:rPr>
                <w:delText>I</w:delText>
              </w:r>
            </w:del>
            <w:del w:id="8818" w:author="Mohammad Nayeem Hasan" w:date="2024-11-03T23:14:00Z">
              <w:r w:rsidRPr="00033637" w:rsidDel="00BB33D1">
                <w:rPr>
                  <w:rFonts w:ascii="Times New Roman" w:hAnsi="Times New Roman" w:cs="Times New Roman"/>
                  <w:sz w:val="24"/>
                  <w:szCs w:val="24"/>
                </w:rPr>
                <w:delText>odization</w:delText>
              </w:r>
            </w:del>
          </w:p>
        </w:tc>
      </w:tr>
      <w:tr w:rsidR="00861DA4" w:rsidRPr="00033637" w:rsidDel="00BB33D1" w14:paraId="3F8C9487" w14:textId="77777777" w:rsidTr="00D70918">
        <w:trPr>
          <w:trHeight w:val="288"/>
          <w:jc w:val="center"/>
          <w:del w:id="8819"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39EB860D" w14:textId="67E04140" w:rsidR="00B010D0" w:rsidRPr="00033637" w:rsidDel="00BB33D1" w:rsidRDefault="00B010D0" w:rsidP="00F31FB2">
            <w:pPr>
              <w:spacing w:line="480" w:lineRule="auto"/>
              <w:rPr>
                <w:del w:id="8820" w:author="Mohammad Nayeem Hasan" w:date="2024-11-03T23:14:00Z"/>
                <w:rFonts w:ascii="Times New Roman" w:hAnsi="Times New Roman" w:cs="Times New Roman"/>
                <w:sz w:val="24"/>
                <w:szCs w:val="24"/>
              </w:rPr>
              <w:pPrChange w:id="8821" w:author="Mohammad Nayeem Hasan" w:date="2024-12-23T01:38:00Z" w16du:dateUtc="2024-12-22T19:38:00Z">
                <w:pPr/>
              </w:pPrChange>
            </w:pPr>
            <w:del w:id="8822" w:author="Mohammad Nayeem Hasan" w:date="2024-11-03T23:14:00Z">
              <w:r w:rsidRPr="00033637" w:rsidDel="00BB33D1">
                <w:rPr>
                  <w:rFonts w:ascii="Times New Roman" w:hAnsi="Times New Roman" w:cs="Times New Roman"/>
                  <w:sz w:val="24"/>
                  <w:szCs w:val="24"/>
                </w:rPr>
                <w:delText>Yes</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1B826BE1" w14:textId="66D38597" w:rsidR="00B010D0" w:rsidRPr="00033637" w:rsidDel="00BB33D1" w:rsidRDefault="00B010D0" w:rsidP="00F31FB2">
            <w:pPr>
              <w:spacing w:line="480" w:lineRule="auto"/>
              <w:rPr>
                <w:del w:id="8823" w:author="Mohammad Nayeem Hasan" w:date="2024-11-03T23:14:00Z"/>
                <w:rFonts w:ascii="Times New Roman" w:hAnsi="Times New Roman" w:cs="Times New Roman"/>
                <w:sz w:val="24"/>
                <w:szCs w:val="24"/>
              </w:rPr>
              <w:pPrChange w:id="8824" w:author="Mohammad Nayeem Hasan" w:date="2024-12-23T01:38:00Z" w16du:dateUtc="2024-12-22T19:38:00Z">
                <w:pPr/>
              </w:pPrChange>
            </w:pPr>
            <w:del w:id="8825" w:author="Mohammad Nayeem Hasan" w:date="2024-11-03T23:14:00Z">
              <w:r w:rsidRPr="00033637" w:rsidDel="00BB33D1">
                <w:rPr>
                  <w:rFonts w:ascii="Times New Roman" w:hAnsi="Times New Roman" w:cs="Times New Roman"/>
                  <w:sz w:val="24"/>
                  <w:szCs w:val="24"/>
                </w:rPr>
                <w:delText>1803 (6.9)</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75715154" w14:textId="6141FA16" w:rsidR="00B010D0" w:rsidRPr="00033637" w:rsidDel="00BB33D1" w:rsidRDefault="00B010D0" w:rsidP="00F31FB2">
            <w:pPr>
              <w:spacing w:line="480" w:lineRule="auto"/>
              <w:rPr>
                <w:del w:id="8826" w:author="Mohammad Nayeem Hasan" w:date="2024-11-03T23:14:00Z"/>
                <w:rFonts w:ascii="Times New Roman" w:hAnsi="Times New Roman" w:cs="Times New Roman"/>
                <w:sz w:val="24"/>
                <w:szCs w:val="24"/>
              </w:rPr>
              <w:pPrChange w:id="8827" w:author="Mohammad Nayeem Hasan" w:date="2024-12-23T01:38:00Z" w16du:dateUtc="2024-12-22T19:38:00Z">
                <w:pPr/>
              </w:pPrChange>
            </w:pPr>
            <w:del w:id="8828" w:author="Mohammad Nayeem Hasan" w:date="2024-11-03T23:14:00Z">
              <w:r w:rsidRPr="00033637" w:rsidDel="00BB33D1">
                <w:rPr>
                  <w:rFonts w:ascii="Times New Roman" w:hAnsi="Times New Roman" w:cs="Times New Roman"/>
                  <w:sz w:val="24"/>
                  <w:szCs w:val="24"/>
                </w:rPr>
                <w:delText>24430 (93.1)</w:delText>
              </w:r>
            </w:del>
          </w:p>
        </w:tc>
        <w:tc>
          <w:tcPr>
            <w:tcW w:w="520" w:type="pct"/>
            <w:vMerge w:val="restart"/>
            <w:tcBorders>
              <w:top w:val="single" w:sz="4" w:space="0" w:color="auto"/>
              <w:left w:val="single" w:sz="4" w:space="0" w:color="auto"/>
              <w:bottom w:val="single" w:sz="4" w:space="0" w:color="auto"/>
              <w:right w:val="single" w:sz="4" w:space="0" w:color="auto"/>
            </w:tcBorders>
            <w:vAlign w:val="center"/>
            <w:hideMark/>
          </w:tcPr>
          <w:p w14:paraId="174A055F" w14:textId="6EA52F83" w:rsidR="00B010D0" w:rsidRPr="00033637" w:rsidDel="00BB33D1" w:rsidRDefault="00B010D0" w:rsidP="00F31FB2">
            <w:pPr>
              <w:spacing w:line="480" w:lineRule="auto"/>
              <w:rPr>
                <w:del w:id="8829" w:author="Mohammad Nayeem Hasan" w:date="2024-11-03T23:14:00Z"/>
                <w:rFonts w:ascii="Times New Roman" w:hAnsi="Times New Roman" w:cs="Times New Roman"/>
                <w:sz w:val="24"/>
                <w:szCs w:val="24"/>
                <w:rPrChange w:id="8830" w:author="Mohammad Nayeem Hasan" w:date="2024-12-23T01:53:00Z" w16du:dateUtc="2024-12-22T19:53:00Z">
                  <w:rPr>
                    <w:del w:id="8831" w:author="Mohammad Nayeem Hasan" w:date="2024-11-03T23:14:00Z"/>
                    <w:rFonts w:ascii="Times New Roman" w:hAnsi="Times New Roman" w:cs="Times New Roman"/>
                    <w:b/>
                    <w:bCs/>
                    <w:sz w:val="24"/>
                    <w:szCs w:val="24"/>
                  </w:rPr>
                </w:rPrChange>
              </w:rPr>
              <w:pPrChange w:id="8832" w:author="Mohammad Nayeem Hasan" w:date="2024-12-23T01:38:00Z" w16du:dateUtc="2024-12-22T19:38:00Z">
                <w:pPr/>
              </w:pPrChange>
            </w:pPr>
            <w:del w:id="8833" w:author="Mohammad Nayeem Hasan" w:date="2024-11-03T23:14:00Z">
              <w:r w:rsidRPr="00033637" w:rsidDel="00BB33D1">
                <w:rPr>
                  <w:rFonts w:ascii="Times New Roman" w:hAnsi="Times New Roman" w:cs="Times New Roman"/>
                  <w:sz w:val="24"/>
                  <w:szCs w:val="24"/>
                  <w:rPrChange w:id="8834" w:author="Mohammad Nayeem Hasan" w:date="2024-12-23T01:53:00Z" w16du:dateUtc="2024-12-22T19:53:00Z">
                    <w:rPr>
                      <w:rFonts w:ascii="Times New Roman" w:hAnsi="Times New Roman" w:cs="Times New Roman"/>
                      <w:b/>
                      <w:bCs/>
                      <w:sz w:val="24"/>
                      <w:szCs w:val="24"/>
                    </w:rPr>
                  </w:rPrChange>
                </w:rPr>
                <w:delText>&lt;0.001</w:delText>
              </w:r>
            </w:del>
          </w:p>
        </w:tc>
        <w:tc>
          <w:tcPr>
            <w:tcW w:w="361" w:type="pct"/>
            <w:tcBorders>
              <w:top w:val="single" w:sz="4" w:space="0" w:color="auto"/>
              <w:left w:val="single" w:sz="4" w:space="0" w:color="auto"/>
              <w:bottom w:val="single" w:sz="4" w:space="0" w:color="auto"/>
              <w:right w:val="single" w:sz="4" w:space="0" w:color="auto"/>
            </w:tcBorders>
            <w:vAlign w:val="center"/>
            <w:hideMark/>
          </w:tcPr>
          <w:p w14:paraId="0DBCB8C0" w14:textId="31BB2838" w:rsidR="00B010D0" w:rsidRPr="00033637" w:rsidDel="00BB33D1" w:rsidRDefault="00B010D0" w:rsidP="00F31FB2">
            <w:pPr>
              <w:spacing w:line="480" w:lineRule="auto"/>
              <w:rPr>
                <w:del w:id="8835" w:author="Mohammad Nayeem Hasan" w:date="2024-11-03T23:14:00Z"/>
                <w:rFonts w:ascii="Times New Roman" w:hAnsi="Times New Roman" w:cs="Times New Roman"/>
                <w:sz w:val="24"/>
                <w:szCs w:val="24"/>
              </w:rPr>
              <w:pPrChange w:id="8836" w:author="Mohammad Nayeem Hasan" w:date="2024-12-23T01:38:00Z" w16du:dateUtc="2024-12-22T19:38:00Z">
                <w:pPr/>
              </w:pPrChange>
            </w:pPr>
            <w:del w:id="8837" w:author="Mohammad Nayeem Hasan" w:date="2024-11-03T23:14:00Z">
              <w:r w:rsidRPr="00033637" w:rsidDel="00BB33D1">
                <w:rPr>
                  <w:rFonts w:ascii="Times New Roman" w:hAnsi="Times New Roman" w:cs="Times New Roman"/>
                  <w:sz w:val="24"/>
                  <w:szCs w:val="24"/>
                </w:rPr>
                <w:delText>591 (4.0)</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1C0849CF" w14:textId="28127AEA" w:rsidR="00B010D0" w:rsidRPr="00033637" w:rsidDel="00BB33D1" w:rsidRDefault="00B010D0" w:rsidP="00F31FB2">
            <w:pPr>
              <w:spacing w:line="480" w:lineRule="auto"/>
              <w:rPr>
                <w:del w:id="8838" w:author="Mohammad Nayeem Hasan" w:date="2024-11-03T23:14:00Z"/>
                <w:rFonts w:ascii="Times New Roman" w:hAnsi="Times New Roman" w:cs="Times New Roman"/>
                <w:sz w:val="24"/>
                <w:szCs w:val="24"/>
              </w:rPr>
              <w:pPrChange w:id="8839" w:author="Mohammad Nayeem Hasan" w:date="2024-12-23T01:38:00Z" w16du:dateUtc="2024-12-22T19:38:00Z">
                <w:pPr/>
              </w:pPrChange>
            </w:pPr>
            <w:del w:id="8840" w:author="Mohammad Nayeem Hasan" w:date="2024-11-03T23:14:00Z">
              <w:r w:rsidRPr="00033637" w:rsidDel="00BB33D1">
                <w:rPr>
                  <w:rFonts w:ascii="Times New Roman" w:hAnsi="Times New Roman" w:cs="Times New Roman"/>
                  <w:sz w:val="24"/>
                  <w:szCs w:val="24"/>
                </w:rPr>
                <w:delText>14067 (96.0)</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05045C8D" w14:textId="358C890B" w:rsidR="00B010D0" w:rsidRPr="00033637" w:rsidDel="00BB33D1" w:rsidRDefault="00B010D0" w:rsidP="00F31FB2">
            <w:pPr>
              <w:spacing w:line="480" w:lineRule="auto"/>
              <w:rPr>
                <w:del w:id="8841" w:author="Mohammad Nayeem Hasan" w:date="2024-11-03T23:14:00Z"/>
                <w:rFonts w:ascii="Times New Roman" w:hAnsi="Times New Roman" w:cs="Times New Roman"/>
                <w:sz w:val="24"/>
                <w:szCs w:val="24"/>
              </w:rPr>
              <w:pPrChange w:id="8842" w:author="Mohammad Nayeem Hasan" w:date="2024-12-23T01:38:00Z" w16du:dateUtc="2024-12-22T19:38:00Z">
                <w:pPr/>
              </w:pPrChange>
            </w:pPr>
            <w:del w:id="8843" w:author="Mohammad Nayeem Hasan" w:date="2024-11-03T23:14:00Z">
              <w:r w:rsidRPr="00033637" w:rsidDel="00BB33D1">
                <w:rPr>
                  <w:rFonts w:ascii="Times New Roman" w:hAnsi="Times New Roman" w:cs="Times New Roman"/>
                  <w:sz w:val="24"/>
                  <w:szCs w:val="24"/>
                </w:rPr>
                <w:delText>0.601</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135F323E" w14:textId="19C7976B" w:rsidR="00B010D0" w:rsidRPr="00033637" w:rsidDel="00BB33D1" w:rsidRDefault="00B010D0" w:rsidP="00F31FB2">
            <w:pPr>
              <w:spacing w:line="480" w:lineRule="auto"/>
              <w:rPr>
                <w:del w:id="8844" w:author="Mohammad Nayeem Hasan" w:date="2024-11-03T23:14:00Z"/>
                <w:rFonts w:ascii="Times New Roman" w:hAnsi="Times New Roman" w:cs="Times New Roman"/>
                <w:sz w:val="24"/>
                <w:szCs w:val="24"/>
              </w:rPr>
              <w:pPrChange w:id="8845" w:author="Mohammad Nayeem Hasan" w:date="2024-12-23T01:38:00Z" w16du:dateUtc="2024-12-22T19:38:00Z">
                <w:pPr/>
              </w:pPrChange>
            </w:pPr>
            <w:del w:id="8846" w:author="Mohammad Nayeem Hasan" w:date="2024-11-03T23:14:00Z">
              <w:r w:rsidRPr="00033637" w:rsidDel="00BB33D1">
                <w:rPr>
                  <w:rFonts w:ascii="Times New Roman" w:hAnsi="Times New Roman" w:cs="Times New Roman"/>
                  <w:sz w:val="24"/>
                  <w:szCs w:val="24"/>
                </w:rPr>
                <w:delText>1141 (6.6)</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46171DA9" w14:textId="449D6F31" w:rsidR="00B010D0" w:rsidRPr="00033637" w:rsidDel="00BB33D1" w:rsidRDefault="00B010D0" w:rsidP="00F31FB2">
            <w:pPr>
              <w:spacing w:line="480" w:lineRule="auto"/>
              <w:rPr>
                <w:del w:id="8847" w:author="Mohammad Nayeem Hasan" w:date="2024-11-03T23:14:00Z"/>
                <w:rFonts w:ascii="Times New Roman" w:hAnsi="Times New Roman" w:cs="Times New Roman"/>
                <w:sz w:val="24"/>
                <w:szCs w:val="24"/>
              </w:rPr>
              <w:pPrChange w:id="8848" w:author="Mohammad Nayeem Hasan" w:date="2024-12-23T01:38:00Z" w16du:dateUtc="2024-12-22T19:38:00Z">
                <w:pPr/>
              </w:pPrChange>
            </w:pPr>
            <w:del w:id="8849" w:author="Mohammad Nayeem Hasan" w:date="2024-11-03T23:14:00Z">
              <w:r w:rsidRPr="00033637" w:rsidDel="00BB33D1">
                <w:rPr>
                  <w:rFonts w:ascii="Times New Roman" w:hAnsi="Times New Roman" w:cs="Times New Roman"/>
                  <w:sz w:val="24"/>
                  <w:szCs w:val="24"/>
                </w:rPr>
                <w:delText>16239 (93.4)</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7FD9AB84" w14:textId="5A5C2FC0" w:rsidR="00B010D0" w:rsidRPr="00033637" w:rsidDel="00BB33D1" w:rsidRDefault="00B010D0" w:rsidP="00F31FB2">
            <w:pPr>
              <w:spacing w:line="480" w:lineRule="auto"/>
              <w:rPr>
                <w:del w:id="8850" w:author="Mohammad Nayeem Hasan" w:date="2024-11-03T23:14:00Z"/>
                <w:rFonts w:ascii="Times New Roman" w:hAnsi="Times New Roman" w:cs="Times New Roman"/>
                <w:sz w:val="24"/>
                <w:szCs w:val="24"/>
                <w:rPrChange w:id="8851" w:author="Mohammad Nayeem Hasan" w:date="2024-12-23T01:53:00Z" w16du:dateUtc="2024-12-22T19:53:00Z">
                  <w:rPr>
                    <w:del w:id="8852" w:author="Mohammad Nayeem Hasan" w:date="2024-11-03T23:14:00Z"/>
                    <w:rFonts w:ascii="Times New Roman" w:hAnsi="Times New Roman" w:cs="Times New Roman"/>
                    <w:b/>
                    <w:bCs/>
                    <w:sz w:val="24"/>
                    <w:szCs w:val="24"/>
                  </w:rPr>
                </w:rPrChange>
              </w:rPr>
              <w:pPrChange w:id="8853" w:author="Mohammad Nayeem Hasan" w:date="2024-12-23T01:38:00Z" w16du:dateUtc="2024-12-22T19:38:00Z">
                <w:pPr/>
              </w:pPrChange>
            </w:pPr>
            <w:del w:id="8854" w:author="Mohammad Nayeem Hasan" w:date="2024-11-03T23:14:00Z">
              <w:r w:rsidRPr="00033637" w:rsidDel="00BB33D1">
                <w:rPr>
                  <w:rFonts w:ascii="Times New Roman" w:hAnsi="Times New Roman" w:cs="Times New Roman"/>
                  <w:sz w:val="24"/>
                  <w:szCs w:val="24"/>
                  <w:rPrChange w:id="8855" w:author="Mohammad Nayeem Hasan" w:date="2024-12-23T01:53:00Z" w16du:dateUtc="2024-12-22T19:53:00Z">
                    <w:rPr>
                      <w:rFonts w:ascii="Times New Roman" w:hAnsi="Times New Roman" w:cs="Times New Roman"/>
                      <w:b/>
                      <w:bCs/>
                      <w:sz w:val="24"/>
                      <w:szCs w:val="24"/>
                    </w:rPr>
                  </w:rPrChange>
                </w:rPr>
                <w:delText>0.002</w:delText>
              </w:r>
            </w:del>
          </w:p>
        </w:tc>
      </w:tr>
      <w:tr w:rsidR="00072E76" w:rsidRPr="00033637" w:rsidDel="00BB33D1" w14:paraId="580B9AE3" w14:textId="77777777" w:rsidTr="00D70918">
        <w:trPr>
          <w:trHeight w:val="288"/>
          <w:jc w:val="center"/>
          <w:del w:id="8856"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7CBDC7B1" w14:textId="563B3262" w:rsidR="00B010D0" w:rsidRPr="00033637" w:rsidDel="00BB33D1" w:rsidRDefault="00B010D0" w:rsidP="00F31FB2">
            <w:pPr>
              <w:spacing w:line="480" w:lineRule="auto"/>
              <w:rPr>
                <w:del w:id="8857" w:author="Mohammad Nayeem Hasan" w:date="2024-11-03T23:14:00Z"/>
                <w:rFonts w:ascii="Times New Roman" w:hAnsi="Times New Roman" w:cs="Times New Roman"/>
                <w:sz w:val="24"/>
                <w:szCs w:val="24"/>
              </w:rPr>
              <w:pPrChange w:id="8858" w:author="Mohammad Nayeem Hasan" w:date="2024-12-23T01:38:00Z" w16du:dateUtc="2024-12-22T19:38:00Z">
                <w:pPr/>
              </w:pPrChange>
            </w:pPr>
            <w:del w:id="8859" w:author="Mohammad Nayeem Hasan" w:date="2024-11-03T23:14:00Z">
              <w:r w:rsidRPr="00033637" w:rsidDel="00BB33D1">
                <w:rPr>
                  <w:rFonts w:ascii="Times New Roman" w:hAnsi="Times New Roman" w:cs="Times New Roman"/>
                  <w:sz w:val="24"/>
                  <w:szCs w:val="24"/>
                </w:rPr>
                <w:delText>No</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17A2BDA6" w14:textId="4165A163" w:rsidR="00B010D0" w:rsidRPr="00033637" w:rsidDel="00BB33D1" w:rsidRDefault="00B010D0" w:rsidP="00F31FB2">
            <w:pPr>
              <w:spacing w:line="480" w:lineRule="auto"/>
              <w:rPr>
                <w:del w:id="8860" w:author="Mohammad Nayeem Hasan" w:date="2024-11-03T23:14:00Z"/>
                <w:rFonts w:ascii="Times New Roman" w:hAnsi="Times New Roman" w:cs="Times New Roman"/>
                <w:sz w:val="24"/>
                <w:szCs w:val="24"/>
              </w:rPr>
              <w:pPrChange w:id="8861" w:author="Mohammad Nayeem Hasan" w:date="2024-12-23T01:38:00Z" w16du:dateUtc="2024-12-22T19:38:00Z">
                <w:pPr/>
              </w:pPrChange>
            </w:pPr>
            <w:del w:id="8862" w:author="Mohammad Nayeem Hasan" w:date="2024-11-03T23:14:00Z">
              <w:r w:rsidRPr="00033637" w:rsidDel="00BB33D1">
                <w:rPr>
                  <w:rFonts w:ascii="Times New Roman" w:hAnsi="Times New Roman" w:cs="Times New Roman"/>
                  <w:sz w:val="24"/>
                  <w:szCs w:val="24"/>
                </w:rPr>
                <w:delText>449 (8.6)</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595255F5" w14:textId="0E475EBF" w:rsidR="00B010D0" w:rsidRPr="00033637" w:rsidDel="00BB33D1" w:rsidRDefault="00B010D0" w:rsidP="00F31FB2">
            <w:pPr>
              <w:spacing w:line="480" w:lineRule="auto"/>
              <w:rPr>
                <w:del w:id="8863" w:author="Mohammad Nayeem Hasan" w:date="2024-11-03T23:14:00Z"/>
                <w:rFonts w:ascii="Times New Roman" w:hAnsi="Times New Roman" w:cs="Times New Roman"/>
                <w:sz w:val="24"/>
                <w:szCs w:val="24"/>
              </w:rPr>
              <w:pPrChange w:id="8864" w:author="Mohammad Nayeem Hasan" w:date="2024-12-23T01:38:00Z" w16du:dateUtc="2024-12-22T19:38:00Z">
                <w:pPr/>
              </w:pPrChange>
            </w:pPr>
            <w:del w:id="8865" w:author="Mohammad Nayeem Hasan" w:date="2024-11-03T23:14:00Z">
              <w:r w:rsidRPr="00033637" w:rsidDel="00BB33D1">
                <w:rPr>
                  <w:rFonts w:ascii="Times New Roman" w:hAnsi="Times New Roman" w:cs="Times New Roman"/>
                  <w:sz w:val="24"/>
                  <w:szCs w:val="24"/>
                </w:rPr>
                <w:delText>4793 (91.4)</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B86AE0" w14:textId="630A7E1B" w:rsidR="00B010D0" w:rsidRPr="00033637" w:rsidDel="00BB33D1" w:rsidRDefault="00B010D0" w:rsidP="00F31FB2">
            <w:pPr>
              <w:spacing w:line="480" w:lineRule="auto"/>
              <w:rPr>
                <w:del w:id="8866" w:author="Mohammad Nayeem Hasan" w:date="2024-11-03T23:14:00Z"/>
                <w:rFonts w:ascii="Times New Roman" w:hAnsi="Times New Roman" w:cs="Times New Roman"/>
                <w:sz w:val="24"/>
                <w:szCs w:val="24"/>
                <w:rPrChange w:id="8867" w:author="Mohammad Nayeem Hasan" w:date="2024-12-23T01:53:00Z" w16du:dateUtc="2024-12-22T19:53:00Z">
                  <w:rPr>
                    <w:del w:id="8868" w:author="Mohammad Nayeem Hasan" w:date="2024-11-03T23:14:00Z"/>
                    <w:rFonts w:ascii="Times New Roman" w:hAnsi="Times New Roman" w:cs="Times New Roman"/>
                    <w:b/>
                    <w:bCs/>
                    <w:sz w:val="24"/>
                    <w:szCs w:val="24"/>
                  </w:rPr>
                </w:rPrChange>
              </w:rPr>
              <w:pPrChange w:id="8869"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2BE8E92B" w14:textId="796C8FBD" w:rsidR="00B010D0" w:rsidRPr="00033637" w:rsidDel="00BB33D1" w:rsidRDefault="00B010D0" w:rsidP="00F31FB2">
            <w:pPr>
              <w:spacing w:line="480" w:lineRule="auto"/>
              <w:rPr>
                <w:del w:id="8870" w:author="Mohammad Nayeem Hasan" w:date="2024-11-03T23:14:00Z"/>
                <w:rFonts w:ascii="Times New Roman" w:hAnsi="Times New Roman" w:cs="Times New Roman"/>
                <w:sz w:val="24"/>
                <w:szCs w:val="24"/>
              </w:rPr>
              <w:pPrChange w:id="8871" w:author="Mohammad Nayeem Hasan" w:date="2024-12-23T01:38:00Z" w16du:dateUtc="2024-12-22T19:38:00Z">
                <w:pPr/>
              </w:pPrChange>
            </w:pPr>
            <w:del w:id="8872" w:author="Mohammad Nayeem Hasan" w:date="2024-11-03T23:14:00Z">
              <w:r w:rsidRPr="00033637" w:rsidDel="00BB33D1">
                <w:rPr>
                  <w:rFonts w:ascii="Times New Roman" w:hAnsi="Times New Roman" w:cs="Times New Roman"/>
                  <w:sz w:val="24"/>
                  <w:szCs w:val="24"/>
                </w:rPr>
                <w:delText>199 (3.8)</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2145EFA3" w14:textId="449CCA1A" w:rsidR="00B010D0" w:rsidRPr="00033637" w:rsidDel="00BB33D1" w:rsidRDefault="00B010D0" w:rsidP="00F31FB2">
            <w:pPr>
              <w:spacing w:line="480" w:lineRule="auto"/>
              <w:rPr>
                <w:del w:id="8873" w:author="Mohammad Nayeem Hasan" w:date="2024-11-03T23:14:00Z"/>
                <w:rFonts w:ascii="Times New Roman" w:hAnsi="Times New Roman" w:cs="Times New Roman"/>
                <w:sz w:val="24"/>
                <w:szCs w:val="24"/>
              </w:rPr>
              <w:pPrChange w:id="8874" w:author="Mohammad Nayeem Hasan" w:date="2024-12-23T01:38:00Z" w16du:dateUtc="2024-12-22T19:38:00Z">
                <w:pPr/>
              </w:pPrChange>
            </w:pPr>
            <w:del w:id="8875" w:author="Mohammad Nayeem Hasan" w:date="2024-11-03T23:14:00Z">
              <w:r w:rsidRPr="00033637" w:rsidDel="00BB33D1">
                <w:rPr>
                  <w:rFonts w:ascii="Times New Roman" w:hAnsi="Times New Roman" w:cs="Times New Roman"/>
                  <w:sz w:val="24"/>
                  <w:szCs w:val="24"/>
                </w:rPr>
                <w:delText>5002 (96.2)</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30711F7" w14:textId="4E0230CB" w:rsidR="00B010D0" w:rsidRPr="00033637" w:rsidDel="00BB33D1" w:rsidRDefault="00B010D0" w:rsidP="00F31FB2">
            <w:pPr>
              <w:spacing w:line="480" w:lineRule="auto"/>
              <w:rPr>
                <w:del w:id="8876" w:author="Mohammad Nayeem Hasan" w:date="2024-11-03T23:14:00Z"/>
                <w:rFonts w:ascii="Times New Roman" w:hAnsi="Times New Roman" w:cs="Times New Roman"/>
                <w:sz w:val="24"/>
                <w:szCs w:val="24"/>
              </w:rPr>
              <w:pPrChange w:id="8877"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1148EABA" w14:textId="157A338F" w:rsidR="00B010D0" w:rsidRPr="00033637" w:rsidDel="00BB33D1" w:rsidRDefault="00B010D0" w:rsidP="00F31FB2">
            <w:pPr>
              <w:spacing w:line="480" w:lineRule="auto"/>
              <w:rPr>
                <w:del w:id="8878" w:author="Mohammad Nayeem Hasan" w:date="2024-11-03T23:14:00Z"/>
                <w:rFonts w:ascii="Times New Roman" w:hAnsi="Times New Roman" w:cs="Times New Roman"/>
                <w:sz w:val="24"/>
                <w:szCs w:val="24"/>
              </w:rPr>
              <w:pPrChange w:id="8879" w:author="Mohammad Nayeem Hasan" w:date="2024-12-23T01:38:00Z" w16du:dateUtc="2024-12-22T19:38:00Z">
                <w:pPr/>
              </w:pPrChange>
            </w:pPr>
            <w:del w:id="8880" w:author="Mohammad Nayeem Hasan" w:date="2024-11-03T23:14:00Z">
              <w:r w:rsidRPr="00033637" w:rsidDel="00BB33D1">
                <w:rPr>
                  <w:rFonts w:ascii="Times New Roman" w:hAnsi="Times New Roman" w:cs="Times New Roman"/>
                  <w:sz w:val="24"/>
                  <w:szCs w:val="24"/>
                </w:rPr>
                <w:delText>455 (8.0)</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3561ABAD" w14:textId="2D23FFAE" w:rsidR="00B010D0" w:rsidRPr="00033637" w:rsidDel="00BB33D1" w:rsidRDefault="00B010D0" w:rsidP="00F31FB2">
            <w:pPr>
              <w:spacing w:line="480" w:lineRule="auto"/>
              <w:rPr>
                <w:del w:id="8881" w:author="Mohammad Nayeem Hasan" w:date="2024-11-03T23:14:00Z"/>
                <w:rFonts w:ascii="Times New Roman" w:hAnsi="Times New Roman" w:cs="Times New Roman"/>
                <w:sz w:val="24"/>
                <w:szCs w:val="24"/>
              </w:rPr>
              <w:pPrChange w:id="8882" w:author="Mohammad Nayeem Hasan" w:date="2024-12-23T01:38:00Z" w16du:dateUtc="2024-12-22T19:38:00Z">
                <w:pPr/>
              </w:pPrChange>
            </w:pPr>
            <w:del w:id="8883" w:author="Mohammad Nayeem Hasan" w:date="2024-11-03T23:14:00Z">
              <w:r w:rsidRPr="00033637" w:rsidDel="00BB33D1">
                <w:rPr>
                  <w:rFonts w:ascii="Times New Roman" w:hAnsi="Times New Roman" w:cs="Times New Roman"/>
                  <w:sz w:val="24"/>
                  <w:szCs w:val="24"/>
                </w:rPr>
                <w:delText>5244 (92.0)</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03D7F9" w14:textId="59147B38" w:rsidR="00B010D0" w:rsidRPr="00033637" w:rsidDel="00BB33D1" w:rsidRDefault="00B010D0" w:rsidP="00F31FB2">
            <w:pPr>
              <w:spacing w:line="480" w:lineRule="auto"/>
              <w:rPr>
                <w:del w:id="8884" w:author="Mohammad Nayeem Hasan" w:date="2024-11-03T23:14:00Z"/>
                <w:rFonts w:ascii="Times New Roman" w:hAnsi="Times New Roman" w:cs="Times New Roman"/>
                <w:sz w:val="24"/>
                <w:szCs w:val="24"/>
                <w:rPrChange w:id="8885" w:author="Mohammad Nayeem Hasan" w:date="2024-12-23T01:53:00Z" w16du:dateUtc="2024-12-22T19:53:00Z">
                  <w:rPr>
                    <w:del w:id="8886" w:author="Mohammad Nayeem Hasan" w:date="2024-11-03T23:14:00Z"/>
                    <w:rFonts w:ascii="Times New Roman" w:hAnsi="Times New Roman" w:cs="Times New Roman"/>
                    <w:b/>
                    <w:bCs/>
                    <w:sz w:val="24"/>
                    <w:szCs w:val="24"/>
                  </w:rPr>
                </w:rPrChange>
              </w:rPr>
              <w:pPrChange w:id="8887" w:author="Mohammad Nayeem Hasan" w:date="2024-12-23T01:38:00Z" w16du:dateUtc="2024-12-22T19:38:00Z">
                <w:pPr/>
              </w:pPrChange>
            </w:pPr>
          </w:p>
        </w:tc>
      </w:tr>
      <w:tr w:rsidR="00B010D0" w:rsidRPr="00033637" w:rsidDel="00BB33D1" w14:paraId="1137C2CE" w14:textId="4ACF64E6" w:rsidTr="00DA17B7">
        <w:trPr>
          <w:trHeight w:val="288"/>
          <w:jc w:val="center"/>
          <w:del w:id="8888" w:author="Mohammad Nayeem Hasan" w:date="2024-11-03T23:14: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6A712225" w14:textId="096D8D38" w:rsidR="00B010D0" w:rsidRPr="00033637" w:rsidDel="00BB33D1" w:rsidRDefault="00B010D0" w:rsidP="00F31FB2">
            <w:pPr>
              <w:spacing w:line="480" w:lineRule="auto"/>
              <w:rPr>
                <w:del w:id="8889" w:author="Mohammad Nayeem Hasan" w:date="2024-11-03T23:14:00Z"/>
                <w:rFonts w:ascii="Times New Roman" w:hAnsi="Times New Roman" w:cs="Times New Roman"/>
                <w:sz w:val="24"/>
                <w:szCs w:val="24"/>
              </w:rPr>
              <w:pPrChange w:id="8890" w:author="Mohammad Nayeem Hasan" w:date="2024-12-23T01:38:00Z" w16du:dateUtc="2024-12-22T19:38:00Z">
                <w:pPr/>
              </w:pPrChange>
            </w:pPr>
            <w:del w:id="8891" w:author="Mohammad Nayeem Hasan" w:date="2024-11-03T23:14:00Z">
              <w:r w:rsidRPr="00033637" w:rsidDel="00BB33D1">
                <w:rPr>
                  <w:rFonts w:ascii="Times New Roman" w:hAnsi="Times New Roman" w:cs="Times New Roman"/>
                  <w:sz w:val="24"/>
                  <w:szCs w:val="24"/>
                </w:rPr>
                <w:delText xml:space="preserve">Mass </w:delText>
              </w:r>
            </w:del>
            <w:del w:id="8892" w:author="Mohammad Nayeem Hasan" w:date="2024-11-03T21:56:00Z">
              <w:r w:rsidRPr="00033637" w:rsidDel="00CA62EC">
                <w:rPr>
                  <w:rFonts w:ascii="Times New Roman" w:hAnsi="Times New Roman" w:cs="Times New Roman"/>
                  <w:sz w:val="24"/>
                  <w:szCs w:val="24"/>
                </w:rPr>
                <w:delText>M</w:delText>
              </w:r>
            </w:del>
            <w:del w:id="8893" w:author="Mohammad Nayeem Hasan" w:date="2024-11-03T23:14:00Z">
              <w:r w:rsidRPr="00033637" w:rsidDel="00BB33D1">
                <w:rPr>
                  <w:rFonts w:ascii="Times New Roman" w:hAnsi="Times New Roman" w:cs="Times New Roman"/>
                  <w:sz w:val="24"/>
                  <w:szCs w:val="24"/>
                </w:rPr>
                <w:delText>edia</w:delText>
              </w:r>
            </w:del>
          </w:p>
        </w:tc>
      </w:tr>
      <w:tr w:rsidR="00861DA4" w:rsidRPr="00033637" w:rsidDel="00BB33D1" w14:paraId="0F2ACFBE" w14:textId="77777777" w:rsidTr="00D70918">
        <w:trPr>
          <w:trHeight w:val="288"/>
          <w:jc w:val="center"/>
          <w:del w:id="8894"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233918C0" w14:textId="79AAE673" w:rsidR="00B010D0" w:rsidRPr="00033637" w:rsidDel="00BB33D1" w:rsidRDefault="00B010D0" w:rsidP="00F31FB2">
            <w:pPr>
              <w:spacing w:line="480" w:lineRule="auto"/>
              <w:rPr>
                <w:del w:id="8895" w:author="Mohammad Nayeem Hasan" w:date="2024-11-03T23:14:00Z"/>
                <w:rFonts w:ascii="Times New Roman" w:hAnsi="Times New Roman" w:cs="Times New Roman"/>
                <w:sz w:val="24"/>
                <w:szCs w:val="24"/>
              </w:rPr>
              <w:pPrChange w:id="8896" w:author="Mohammad Nayeem Hasan" w:date="2024-12-23T01:38:00Z" w16du:dateUtc="2024-12-22T19:38:00Z">
                <w:pPr/>
              </w:pPrChange>
            </w:pPr>
            <w:del w:id="8897" w:author="Mohammad Nayeem Hasan" w:date="2024-11-03T23:14:00Z">
              <w:r w:rsidRPr="00033637" w:rsidDel="00BB33D1">
                <w:rPr>
                  <w:rFonts w:ascii="Times New Roman" w:hAnsi="Times New Roman" w:cs="Times New Roman"/>
                  <w:sz w:val="24"/>
                  <w:szCs w:val="24"/>
                </w:rPr>
                <w:delText>Yes</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60775544" w14:textId="40BB3F09" w:rsidR="00B010D0" w:rsidRPr="00033637" w:rsidDel="00BB33D1" w:rsidRDefault="00B010D0" w:rsidP="00F31FB2">
            <w:pPr>
              <w:spacing w:line="480" w:lineRule="auto"/>
              <w:rPr>
                <w:del w:id="8898" w:author="Mohammad Nayeem Hasan" w:date="2024-11-03T23:14:00Z"/>
                <w:rFonts w:ascii="Times New Roman" w:hAnsi="Times New Roman" w:cs="Times New Roman"/>
                <w:sz w:val="24"/>
                <w:szCs w:val="24"/>
              </w:rPr>
              <w:pPrChange w:id="8899" w:author="Mohammad Nayeem Hasan" w:date="2024-12-23T01:38:00Z" w16du:dateUtc="2024-12-22T19:38:00Z">
                <w:pPr/>
              </w:pPrChange>
            </w:pPr>
            <w:del w:id="8900" w:author="Mohammad Nayeem Hasan" w:date="2024-11-03T23:14:00Z">
              <w:r w:rsidRPr="00033637" w:rsidDel="00BB33D1">
                <w:rPr>
                  <w:rFonts w:ascii="Times New Roman" w:hAnsi="Times New Roman" w:cs="Times New Roman"/>
                  <w:sz w:val="24"/>
                  <w:szCs w:val="24"/>
                </w:rPr>
                <w:delText>-</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5D0EF189" w14:textId="1A8FB627" w:rsidR="00B010D0" w:rsidRPr="00033637" w:rsidDel="00BB33D1" w:rsidRDefault="00B010D0" w:rsidP="00F31FB2">
            <w:pPr>
              <w:spacing w:line="480" w:lineRule="auto"/>
              <w:rPr>
                <w:del w:id="8901" w:author="Mohammad Nayeem Hasan" w:date="2024-11-03T23:14:00Z"/>
                <w:rFonts w:ascii="Times New Roman" w:hAnsi="Times New Roman" w:cs="Times New Roman"/>
                <w:sz w:val="24"/>
                <w:szCs w:val="24"/>
              </w:rPr>
              <w:pPrChange w:id="8902" w:author="Mohammad Nayeem Hasan" w:date="2024-12-23T01:38:00Z" w16du:dateUtc="2024-12-22T19:38:00Z">
                <w:pPr/>
              </w:pPrChange>
            </w:pPr>
            <w:del w:id="8903" w:author="Mohammad Nayeem Hasan" w:date="2024-11-03T23:14:00Z">
              <w:r w:rsidRPr="00033637" w:rsidDel="00BB33D1">
                <w:rPr>
                  <w:rFonts w:ascii="Times New Roman" w:hAnsi="Times New Roman" w:cs="Times New Roman"/>
                  <w:sz w:val="24"/>
                  <w:szCs w:val="24"/>
                </w:rPr>
                <w:delText>-</w:delText>
              </w:r>
            </w:del>
          </w:p>
        </w:tc>
        <w:tc>
          <w:tcPr>
            <w:tcW w:w="520" w:type="pct"/>
            <w:vMerge w:val="restart"/>
            <w:tcBorders>
              <w:top w:val="single" w:sz="4" w:space="0" w:color="auto"/>
              <w:left w:val="single" w:sz="4" w:space="0" w:color="auto"/>
              <w:bottom w:val="single" w:sz="4" w:space="0" w:color="auto"/>
              <w:right w:val="single" w:sz="4" w:space="0" w:color="auto"/>
            </w:tcBorders>
            <w:vAlign w:val="center"/>
            <w:hideMark/>
          </w:tcPr>
          <w:p w14:paraId="2154FAD3" w14:textId="6EE05A4F" w:rsidR="00B010D0" w:rsidRPr="00033637" w:rsidDel="00BB33D1" w:rsidRDefault="00B010D0" w:rsidP="00F31FB2">
            <w:pPr>
              <w:spacing w:line="480" w:lineRule="auto"/>
              <w:rPr>
                <w:del w:id="8904" w:author="Mohammad Nayeem Hasan" w:date="2024-11-03T23:14:00Z"/>
                <w:rFonts w:ascii="Times New Roman" w:hAnsi="Times New Roman" w:cs="Times New Roman"/>
                <w:sz w:val="24"/>
                <w:szCs w:val="24"/>
              </w:rPr>
              <w:pPrChange w:id="8905" w:author="Mohammad Nayeem Hasan" w:date="2024-12-23T01:38:00Z" w16du:dateUtc="2024-12-22T19:38:00Z">
                <w:pPr/>
              </w:pPrChange>
            </w:pPr>
            <w:del w:id="8906" w:author="Mohammad Nayeem Hasan" w:date="2024-11-03T23:14:00Z">
              <w:r w:rsidRPr="00033637" w:rsidDel="00BB33D1">
                <w:rPr>
                  <w:rFonts w:ascii="Times New Roman" w:hAnsi="Times New Roman" w:cs="Times New Roman"/>
                  <w:sz w:val="24"/>
                  <w:szCs w:val="24"/>
                </w:rPr>
                <w:delText>-</w:delText>
              </w:r>
            </w:del>
          </w:p>
        </w:tc>
        <w:tc>
          <w:tcPr>
            <w:tcW w:w="361" w:type="pct"/>
            <w:tcBorders>
              <w:top w:val="single" w:sz="4" w:space="0" w:color="auto"/>
              <w:left w:val="single" w:sz="4" w:space="0" w:color="auto"/>
              <w:bottom w:val="single" w:sz="4" w:space="0" w:color="auto"/>
              <w:right w:val="single" w:sz="4" w:space="0" w:color="auto"/>
            </w:tcBorders>
            <w:vAlign w:val="center"/>
            <w:hideMark/>
          </w:tcPr>
          <w:p w14:paraId="54273343" w14:textId="79D3F4C3" w:rsidR="00B010D0" w:rsidRPr="00033637" w:rsidDel="00BB33D1" w:rsidRDefault="00B010D0" w:rsidP="00F31FB2">
            <w:pPr>
              <w:spacing w:line="480" w:lineRule="auto"/>
              <w:rPr>
                <w:del w:id="8907" w:author="Mohammad Nayeem Hasan" w:date="2024-11-03T23:14:00Z"/>
                <w:rFonts w:ascii="Times New Roman" w:hAnsi="Times New Roman" w:cs="Times New Roman"/>
                <w:sz w:val="24"/>
                <w:szCs w:val="24"/>
              </w:rPr>
              <w:pPrChange w:id="8908" w:author="Mohammad Nayeem Hasan" w:date="2024-12-23T01:38:00Z" w16du:dateUtc="2024-12-22T19:38:00Z">
                <w:pPr/>
              </w:pPrChange>
            </w:pPr>
            <w:del w:id="8909" w:author="Mohammad Nayeem Hasan" w:date="2024-11-03T23:14:00Z">
              <w:r w:rsidRPr="00033637" w:rsidDel="00BB33D1">
                <w:rPr>
                  <w:rFonts w:ascii="Times New Roman" w:hAnsi="Times New Roman" w:cs="Times New Roman"/>
                  <w:sz w:val="24"/>
                  <w:szCs w:val="24"/>
                </w:rPr>
                <w:delText>398 (4.3)</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7EE67D88" w14:textId="6BBA68B4" w:rsidR="00B010D0" w:rsidRPr="00033637" w:rsidDel="00BB33D1" w:rsidRDefault="00B010D0" w:rsidP="00F31FB2">
            <w:pPr>
              <w:spacing w:line="480" w:lineRule="auto"/>
              <w:rPr>
                <w:del w:id="8910" w:author="Mohammad Nayeem Hasan" w:date="2024-11-03T23:14:00Z"/>
                <w:rFonts w:ascii="Times New Roman" w:hAnsi="Times New Roman" w:cs="Times New Roman"/>
                <w:sz w:val="24"/>
                <w:szCs w:val="24"/>
              </w:rPr>
              <w:pPrChange w:id="8911" w:author="Mohammad Nayeem Hasan" w:date="2024-12-23T01:38:00Z" w16du:dateUtc="2024-12-22T19:38:00Z">
                <w:pPr/>
              </w:pPrChange>
            </w:pPr>
            <w:del w:id="8912" w:author="Mohammad Nayeem Hasan" w:date="2024-11-03T23:14:00Z">
              <w:r w:rsidRPr="00033637" w:rsidDel="00BB33D1">
                <w:rPr>
                  <w:rFonts w:ascii="Times New Roman" w:hAnsi="Times New Roman" w:cs="Times New Roman"/>
                  <w:sz w:val="24"/>
                  <w:szCs w:val="24"/>
                </w:rPr>
                <w:delText>8845 (95.7)</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6B6AD5B2" w14:textId="3335DC61" w:rsidR="00B010D0" w:rsidRPr="00033637" w:rsidDel="00BB33D1" w:rsidRDefault="00B010D0" w:rsidP="00F31FB2">
            <w:pPr>
              <w:spacing w:line="480" w:lineRule="auto"/>
              <w:rPr>
                <w:del w:id="8913" w:author="Mohammad Nayeem Hasan" w:date="2024-11-03T23:14:00Z"/>
                <w:rFonts w:ascii="Times New Roman" w:hAnsi="Times New Roman" w:cs="Times New Roman"/>
                <w:sz w:val="24"/>
                <w:szCs w:val="24"/>
              </w:rPr>
              <w:pPrChange w:id="8914" w:author="Mohammad Nayeem Hasan" w:date="2024-12-23T01:38:00Z" w16du:dateUtc="2024-12-22T19:38:00Z">
                <w:pPr/>
              </w:pPrChange>
            </w:pPr>
            <w:del w:id="8915" w:author="Mohammad Nayeem Hasan" w:date="2024-11-03T23:14:00Z">
              <w:r w:rsidRPr="00033637" w:rsidDel="00BB33D1">
                <w:rPr>
                  <w:rFonts w:ascii="Times New Roman" w:hAnsi="Times New Roman" w:cs="Times New Roman"/>
                  <w:sz w:val="24"/>
                  <w:szCs w:val="24"/>
                </w:rPr>
                <w:delText>0.817</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7C950146" w14:textId="1F343D6B" w:rsidR="00B010D0" w:rsidRPr="00033637" w:rsidDel="00BB33D1" w:rsidRDefault="00B010D0" w:rsidP="00F31FB2">
            <w:pPr>
              <w:spacing w:line="480" w:lineRule="auto"/>
              <w:rPr>
                <w:del w:id="8916" w:author="Mohammad Nayeem Hasan" w:date="2024-11-03T23:14:00Z"/>
                <w:rFonts w:ascii="Times New Roman" w:hAnsi="Times New Roman" w:cs="Times New Roman"/>
                <w:sz w:val="24"/>
                <w:szCs w:val="24"/>
              </w:rPr>
              <w:pPrChange w:id="8917" w:author="Mohammad Nayeem Hasan" w:date="2024-12-23T01:38:00Z" w16du:dateUtc="2024-12-22T19:38:00Z">
                <w:pPr/>
              </w:pPrChange>
            </w:pPr>
            <w:del w:id="8918" w:author="Mohammad Nayeem Hasan" w:date="2024-11-03T23:14:00Z">
              <w:r w:rsidRPr="00033637" w:rsidDel="00BB33D1">
                <w:rPr>
                  <w:rFonts w:ascii="Times New Roman" w:hAnsi="Times New Roman" w:cs="Times New Roman"/>
                  <w:sz w:val="24"/>
                  <w:szCs w:val="24"/>
                </w:rPr>
                <w:delText>851 (6.6)</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7B5EE51E" w14:textId="4D5CAF0C" w:rsidR="00B010D0" w:rsidRPr="00033637" w:rsidDel="00BB33D1" w:rsidRDefault="00B010D0" w:rsidP="00F31FB2">
            <w:pPr>
              <w:spacing w:line="480" w:lineRule="auto"/>
              <w:rPr>
                <w:del w:id="8919" w:author="Mohammad Nayeem Hasan" w:date="2024-11-03T23:14:00Z"/>
                <w:rFonts w:ascii="Times New Roman" w:hAnsi="Times New Roman" w:cs="Times New Roman"/>
                <w:sz w:val="24"/>
                <w:szCs w:val="24"/>
              </w:rPr>
              <w:pPrChange w:id="8920" w:author="Mohammad Nayeem Hasan" w:date="2024-12-23T01:38:00Z" w16du:dateUtc="2024-12-22T19:38:00Z">
                <w:pPr/>
              </w:pPrChange>
            </w:pPr>
            <w:del w:id="8921" w:author="Mohammad Nayeem Hasan" w:date="2024-11-03T23:14:00Z">
              <w:r w:rsidRPr="00033637" w:rsidDel="00BB33D1">
                <w:rPr>
                  <w:rFonts w:ascii="Times New Roman" w:hAnsi="Times New Roman" w:cs="Times New Roman"/>
                  <w:sz w:val="24"/>
                  <w:szCs w:val="24"/>
                </w:rPr>
                <w:delText>11968 (93.4)</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0288B87F" w14:textId="56625DF3" w:rsidR="00B010D0" w:rsidRPr="00033637" w:rsidDel="00BB33D1" w:rsidRDefault="00B010D0" w:rsidP="00F31FB2">
            <w:pPr>
              <w:spacing w:line="480" w:lineRule="auto"/>
              <w:rPr>
                <w:del w:id="8922" w:author="Mohammad Nayeem Hasan" w:date="2024-11-03T23:14:00Z"/>
                <w:rFonts w:ascii="Times New Roman" w:hAnsi="Times New Roman" w:cs="Times New Roman"/>
                <w:sz w:val="24"/>
                <w:szCs w:val="24"/>
              </w:rPr>
              <w:pPrChange w:id="8923" w:author="Mohammad Nayeem Hasan" w:date="2024-12-23T01:38:00Z" w16du:dateUtc="2024-12-22T19:38:00Z">
                <w:pPr/>
              </w:pPrChange>
            </w:pPr>
            <w:del w:id="8924" w:author="Mohammad Nayeem Hasan" w:date="2024-11-03T23:14:00Z">
              <w:r w:rsidRPr="00033637" w:rsidDel="00BB33D1">
                <w:rPr>
                  <w:rFonts w:ascii="Times New Roman" w:hAnsi="Times New Roman" w:cs="Times New Roman"/>
                  <w:sz w:val="24"/>
                  <w:szCs w:val="24"/>
                </w:rPr>
                <w:delText>0.059</w:delText>
              </w:r>
            </w:del>
          </w:p>
        </w:tc>
      </w:tr>
      <w:tr w:rsidR="00072E76" w:rsidRPr="00033637" w:rsidDel="00BB33D1" w14:paraId="0115B663" w14:textId="77777777" w:rsidTr="00D70918">
        <w:trPr>
          <w:trHeight w:val="288"/>
          <w:jc w:val="center"/>
          <w:del w:id="8925"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616136EA" w14:textId="1286F3B9" w:rsidR="00B010D0" w:rsidRPr="00033637" w:rsidDel="00BB33D1" w:rsidRDefault="00B010D0" w:rsidP="00F31FB2">
            <w:pPr>
              <w:spacing w:line="480" w:lineRule="auto"/>
              <w:rPr>
                <w:del w:id="8926" w:author="Mohammad Nayeem Hasan" w:date="2024-11-03T23:14:00Z"/>
                <w:rFonts w:ascii="Times New Roman" w:hAnsi="Times New Roman" w:cs="Times New Roman"/>
                <w:sz w:val="24"/>
                <w:szCs w:val="24"/>
              </w:rPr>
              <w:pPrChange w:id="8927" w:author="Mohammad Nayeem Hasan" w:date="2024-12-23T01:38:00Z" w16du:dateUtc="2024-12-22T19:38:00Z">
                <w:pPr/>
              </w:pPrChange>
            </w:pPr>
            <w:del w:id="8928" w:author="Mohammad Nayeem Hasan" w:date="2024-11-03T23:14:00Z">
              <w:r w:rsidRPr="00033637" w:rsidDel="00BB33D1">
                <w:rPr>
                  <w:rFonts w:ascii="Times New Roman" w:hAnsi="Times New Roman" w:cs="Times New Roman"/>
                  <w:sz w:val="24"/>
                  <w:szCs w:val="24"/>
                </w:rPr>
                <w:delText>No</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698493B6" w14:textId="76450F32" w:rsidR="00B010D0" w:rsidRPr="00033637" w:rsidDel="00BB33D1" w:rsidRDefault="00B010D0" w:rsidP="00F31FB2">
            <w:pPr>
              <w:spacing w:line="480" w:lineRule="auto"/>
              <w:rPr>
                <w:del w:id="8929" w:author="Mohammad Nayeem Hasan" w:date="2024-11-03T23:14:00Z"/>
                <w:rFonts w:ascii="Times New Roman" w:hAnsi="Times New Roman" w:cs="Times New Roman"/>
                <w:sz w:val="24"/>
                <w:szCs w:val="24"/>
              </w:rPr>
              <w:pPrChange w:id="8930" w:author="Mohammad Nayeem Hasan" w:date="2024-12-23T01:38:00Z" w16du:dateUtc="2024-12-22T19:38:00Z">
                <w:pPr/>
              </w:pPrChange>
            </w:pPr>
            <w:del w:id="8931" w:author="Mohammad Nayeem Hasan" w:date="2024-11-03T23:14:00Z">
              <w:r w:rsidRPr="00033637" w:rsidDel="00BB33D1">
                <w:rPr>
                  <w:rFonts w:ascii="Times New Roman" w:hAnsi="Times New Roman" w:cs="Times New Roman"/>
                  <w:sz w:val="24"/>
                  <w:szCs w:val="24"/>
                </w:rPr>
                <w:delText>-</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1E238BC1" w14:textId="04D75CF9" w:rsidR="00B010D0" w:rsidRPr="00033637" w:rsidDel="00BB33D1" w:rsidRDefault="00B010D0" w:rsidP="00F31FB2">
            <w:pPr>
              <w:spacing w:line="480" w:lineRule="auto"/>
              <w:rPr>
                <w:del w:id="8932" w:author="Mohammad Nayeem Hasan" w:date="2024-11-03T23:14:00Z"/>
                <w:rFonts w:ascii="Times New Roman" w:hAnsi="Times New Roman" w:cs="Times New Roman"/>
                <w:sz w:val="24"/>
                <w:szCs w:val="24"/>
              </w:rPr>
              <w:pPrChange w:id="8933" w:author="Mohammad Nayeem Hasan" w:date="2024-12-23T01:38:00Z" w16du:dateUtc="2024-12-22T19:38:00Z">
                <w:pPr/>
              </w:pPrChange>
            </w:pPr>
            <w:del w:id="8934" w:author="Mohammad Nayeem Hasan" w:date="2024-11-03T23:14:00Z">
              <w:r w:rsidRPr="00033637" w:rsidDel="00BB33D1">
                <w:rPr>
                  <w:rFonts w:ascii="Times New Roman" w:hAnsi="Times New Roman" w:cs="Times New Roman"/>
                  <w:sz w:val="24"/>
                  <w:szCs w:val="24"/>
                </w:rPr>
                <w:delText>-</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4B52E66" w14:textId="55166691" w:rsidR="00B010D0" w:rsidRPr="00033637" w:rsidDel="00BB33D1" w:rsidRDefault="00B010D0" w:rsidP="00F31FB2">
            <w:pPr>
              <w:spacing w:line="480" w:lineRule="auto"/>
              <w:rPr>
                <w:del w:id="8935" w:author="Mohammad Nayeem Hasan" w:date="2024-11-03T23:14:00Z"/>
                <w:rFonts w:ascii="Times New Roman" w:hAnsi="Times New Roman" w:cs="Times New Roman"/>
                <w:sz w:val="24"/>
                <w:szCs w:val="24"/>
              </w:rPr>
              <w:pPrChange w:id="8936"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45C1DD3D" w14:textId="0B052E32" w:rsidR="00B010D0" w:rsidRPr="00033637" w:rsidDel="00BB33D1" w:rsidRDefault="00B010D0" w:rsidP="00F31FB2">
            <w:pPr>
              <w:spacing w:line="480" w:lineRule="auto"/>
              <w:rPr>
                <w:del w:id="8937" w:author="Mohammad Nayeem Hasan" w:date="2024-11-03T23:14:00Z"/>
                <w:rFonts w:ascii="Times New Roman" w:hAnsi="Times New Roman" w:cs="Times New Roman"/>
                <w:sz w:val="24"/>
                <w:szCs w:val="24"/>
              </w:rPr>
              <w:pPrChange w:id="8938" w:author="Mohammad Nayeem Hasan" w:date="2024-12-23T01:38:00Z" w16du:dateUtc="2024-12-22T19:38:00Z">
                <w:pPr/>
              </w:pPrChange>
            </w:pPr>
            <w:del w:id="8939" w:author="Mohammad Nayeem Hasan" w:date="2024-11-03T23:14:00Z">
              <w:r w:rsidRPr="00033637" w:rsidDel="00BB33D1">
                <w:rPr>
                  <w:rFonts w:ascii="Times New Roman" w:hAnsi="Times New Roman" w:cs="Times New Roman"/>
                  <w:sz w:val="24"/>
                  <w:szCs w:val="24"/>
                </w:rPr>
                <w:delText>363 (4.2)</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3951535D" w14:textId="3F85B0B2" w:rsidR="00B010D0" w:rsidRPr="00033637" w:rsidDel="00BB33D1" w:rsidRDefault="00B010D0" w:rsidP="00F31FB2">
            <w:pPr>
              <w:spacing w:line="480" w:lineRule="auto"/>
              <w:rPr>
                <w:del w:id="8940" w:author="Mohammad Nayeem Hasan" w:date="2024-11-03T23:14:00Z"/>
                <w:rFonts w:ascii="Times New Roman" w:hAnsi="Times New Roman" w:cs="Times New Roman"/>
                <w:sz w:val="24"/>
                <w:szCs w:val="24"/>
              </w:rPr>
              <w:pPrChange w:id="8941" w:author="Mohammad Nayeem Hasan" w:date="2024-12-23T01:38:00Z" w16du:dateUtc="2024-12-22T19:38:00Z">
                <w:pPr/>
              </w:pPrChange>
            </w:pPr>
            <w:del w:id="8942" w:author="Mohammad Nayeem Hasan" w:date="2024-11-03T23:14:00Z">
              <w:r w:rsidRPr="00033637" w:rsidDel="00BB33D1">
                <w:rPr>
                  <w:rFonts w:ascii="Times New Roman" w:hAnsi="Times New Roman" w:cs="Times New Roman"/>
                  <w:sz w:val="24"/>
                  <w:szCs w:val="24"/>
                </w:rPr>
                <w:delText>8250 (95.8)</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F7E754" w14:textId="06D86DF7" w:rsidR="00B010D0" w:rsidRPr="00033637" w:rsidDel="00BB33D1" w:rsidRDefault="00B010D0" w:rsidP="00F31FB2">
            <w:pPr>
              <w:spacing w:line="480" w:lineRule="auto"/>
              <w:rPr>
                <w:del w:id="8943" w:author="Mohammad Nayeem Hasan" w:date="2024-11-03T23:14:00Z"/>
                <w:rFonts w:ascii="Times New Roman" w:hAnsi="Times New Roman" w:cs="Times New Roman"/>
                <w:sz w:val="24"/>
                <w:szCs w:val="24"/>
              </w:rPr>
              <w:pPrChange w:id="8944"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64728BD5" w14:textId="592AAD9F" w:rsidR="00B010D0" w:rsidRPr="00033637" w:rsidDel="00BB33D1" w:rsidRDefault="00B010D0" w:rsidP="00F31FB2">
            <w:pPr>
              <w:spacing w:line="480" w:lineRule="auto"/>
              <w:rPr>
                <w:del w:id="8945" w:author="Mohammad Nayeem Hasan" w:date="2024-11-03T23:14:00Z"/>
                <w:rFonts w:ascii="Times New Roman" w:hAnsi="Times New Roman" w:cs="Times New Roman"/>
                <w:sz w:val="24"/>
                <w:szCs w:val="24"/>
              </w:rPr>
              <w:pPrChange w:id="8946" w:author="Mohammad Nayeem Hasan" w:date="2024-12-23T01:38:00Z" w16du:dateUtc="2024-12-22T19:38:00Z">
                <w:pPr/>
              </w:pPrChange>
            </w:pPr>
            <w:del w:id="8947" w:author="Mohammad Nayeem Hasan" w:date="2024-11-03T23:14:00Z">
              <w:r w:rsidRPr="00033637" w:rsidDel="00BB33D1">
                <w:rPr>
                  <w:rFonts w:ascii="Times New Roman" w:hAnsi="Times New Roman" w:cs="Times New Roman"/>
                  <w:sz w:val="24"/>
                  <w:szCs w:val="24"/>
                </w:rPr>
                <w:delText>634 (7.4)</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196B5036" w14:textId="03BB0CF4" w:rsidR="00B010D0" w:rsidRPr="00033637" w:rsidDel="00BB33D1" w:rsidRDefault="00B010D0" w:rsidP="00F31FB2">
            <w:pPr>
              <w:spacing w:line="480" w:lineRule="auto"/>
              <w:rPr>
                <w:del w:id="8948" w:author="Mohammad Nayeem Hasan" w:date="2024-11-03T23:14:00Z"/>
                <w:rFonts w:ascii="Times New Roman" w:hAnsi="Times New Roman" w:cs="Times New Roman"/>
                <w:sz w:val="24"/>
                <w:szCs w:val="24"/>
              </w:rPr>
              <w:pPrChange w:id="8949" w:author="Mohammad Nayeem Hasan" w:date="2024-12-23T01:38:00Z" w16du:dateUtc="2024-12-22T19:38:00Z">
                <w:pPr/>
              </w:pPrChange>
            </w:pPr>
            <w:del w:id="8950" w:author="Mohammad Nayeem Hasan" w:date="2024-11-03T23:14:00Z">
              <w:r w:rsidRPr="00033637" w:rsidDel="00BB33D1">
                <w:rPr>
                  <w:rFonts w:ascii="Times New Roman" w:hAnsi="Times New Roman" w:cs="Times New Roman"/>
                  <w:sz w:val="24"/>
                  <w:szCs w:val="24"/>
                </w:rPr>
                <w:delText>7930 (92.6)</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F0D553" w14:textId="39EC9B19" w:rsidR="00B010D0" w:rsidRPr="00033637" w:rsidDel="00BB33D1" w:rsidRDefault="00B010D0" w:rsidP="00F31FB2">
            <w:pPr>
              <w:spacing w:line="480" w:lineRule="auto"/>
              <w:rPr>
                <w:del w:id="8951" w:author="Mohammad Nayeem Hasan" w:date="2024-11-03T23:14:00Z"/>
                <w:rFonts w:ascii="Times New Roman" w:hAnsi="Times New Roman" w:cs="Times New Roman"/>
                <w:sz w:val="24"/>
                <w:szCs w:val="24"/>
              </w:rPr>
              <w:pPrChange w:id="8952" w:author="Mohammad Nayeem Hasan" w:date="2024-12-23T01:38:00Z" w16du:dateUtc="2024-12-22T19:38:00Z">
                <w:pPr/>
              </w:pPrChange>
            </w:pPr>
          </w:p>
        </w:tc>
      </w:tr>
      <w:tr w:rsidR="00B010D0" w:rsidRPr="00033637" w:rsidDel="00BB33D1" w14:paraId="10E02376" w14:textId="4596BB78" w:rsidTr="00DA17B7">
        <w:trPr>
          <w:trHeight w:val="257"/>
          <w:jc w:val="center"/>
          <w:del w:id="8953" w:author="Mohammad Nayeem Hasan" w:date="2024-11-03T23:14: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0C6B7124" w14:textId="58A4CE99" w:rsidR="00B010D0" w:rsidRPr="00033637" w:rsidDel="00BB33D1" w:rsidRDefault="00B010D0" w:rsidP="00F31FB2">
            <w:pPr>
              <w:spacing w:line="480" w:lineRule="auto"/>
              <w:rPr>
                <w:del w:id="8954" w:author="Mohammad Nayeem Hasan" w:date="2024-11-03T23:14:00Z"/>
                <w:rFonts w:ascii="Times New Roman" w:hAnsi="Times New Roman" w:cs="Times New Roman"/>
                <w:sz w:val="24"/>
                <w:szCs w:val="24"/>
              </w:rPr>
              <w:pPrChange w:id="8955" w:author="Mohammad Nayeem Hasan" w:date="2024-12-23T01:38:00Z" w16du:dateUtc="2024-12-22T19:38:00Z">
                <w:pPr/>
              </w:pPrChange>
            </w:pPr>
            <w:del w:id="8956" w:author="Mohammad Nayeem Hasan" w:date="2024-11-03T23:14:00Z">
              <w:r w:rsidRPr="00033637" w:rsidDel="00BB33D1">
                <w:rPr>
                  <w:rFonts w:ascii="Times New Roman" w:hAnsi="Times New Roman" w:cs="Times New Roman"/>
                  <w:sz w:val="24"/>
                  <w:szCs w:val="24"/>
                </w:rPr>
                <w:delText>Household size</w:delText>
              </w:r>
            </w:del>
          </w:p>
        </w:tc>
      </w:tr>
      <w:tr w:rsidR="00861DA4" w:rsidRPr="00033637" w:rsidDel="00BB33D1" w14:paraId="7870778C" w14:textId="77777777" w:rsidTr="00D70918">
        <w:trPr>
          <w:trHeight w:val="257"/>
          <w:jc w:val="center"/>
          <w:del w:id="8957"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01BD0DE2" w14:textId="772EC0D3" w:rsidR="00B010D0" w:rsidRPr="00033637" w:rsidDel="00BB33D1" w:rsidRDefault="00B010D0" w:rsidP="00F31FB2">
            <w:pPr>
              <w:spacing w:line="480" w:lineRule="auto"/>
              <w:rPr>
                <w:del w:id="8958" w:author="Mohammad Nayeem Hasan" w:date="2024-11-03T23:14:00Z"/>
                <w:rFonts w:ascii="Times New Roman" w:hAnsi="Times New Roman" w:cs="Times New Roman"/>
                <w:sz w:val="24"/>
                <w:szCs w:val="24"/>
              </w:rPr>
              <w:pPrChange w:id="8959" w:author="Mohammad Nayeem Hasan" w:date="2024-12-23T01:38:00Z" w16du:dateUtc="2024-12-22T19:38:00Z">
                <w:pPr/>
              </w:pPrChange>
            </w:pPr>
            <w:del w:id="8960" w:author="Mohammad Nayeem Hasan" w:date="2024-11-03T23:14:00Z">
              <w:r w:rsidRPr="00033637" w:rsidDel="00BB33D1">
                <w:rPr>
                  <w:rFonts w:ascii="Times New Roman" w:hAnsi="Times New Roman" w:cs="Times New Roman"/>
                  <w:sz w:val="24"/>
                  <w:szCs w:val="24"/>
                </w:rPr>
                <w:delText>&lt;5</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4CCA4A6D" w14:textId="6F12A2E9" w:rsidR="00B010D0" w:rsidRPr="00033637" w:rsidDel="00BB33D1" w:rsidRDefault="00B010D0" w:rsidP="00F31FB2">
            <w:pPr>
              <w:spacing w:line="480" w:lineRule="auto"/>
              <w:rPr>
                <w:del w:id="8961" w:author="Mohammad Nayeem Hasan" w:date="2024-11-03T23:14:00Z"/>
                <w:rFonts w:ascii="Times New Roman" w:hAnsi="Times New Roman" w:cs="Times New Roman"/>
                <w:sz w:val="24"/>
                <w:szCs w:val="24"/>
              </w:rPr>
              <w:pPrChange w:id="8962" w:author="Mohammad Nayeem Hasan" w:date="2024-12-23T01:38:00Z" w16du:dateUtc="2024-12-22T19:38:00Z">
                <w:pPr/>
              </w:pPrChange>
            </w:pPr>
            <w:del w:id="8963" w:author="Mohammad Nayeem Hasan" w:date="2024-11-03T23:14:00Z">
              <w:r w:rsidRPr="00033637" w:rsidDel="00BB33D1">
                <w:rPr>
                  <w:rFonts w:ascii="Times New Roman" w:hAnsi="Times New Roman" w:cs="Times New Roman"/>
                  <w:sz w:val="24"/>
                  <w:szCs w:val="24"/>
                </w:rPr>
                <w:delText>718 (6.9)</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079621B4" w14:textId="6A538F9E" w:rsidR="00B010D0" w:rsidRPr="00033637" w:rsidDel="00BB33D1" w:rsidRDefault="00B010D0" w:rsidP="00F31FB2">
            <w:pPr>
              <w:spacing w:line="480" w:lineRule="auto"/>
              <w:rPr>
                <w:del w:id="8964" w:author="Mohammad Nayeem Hasan" w:date="2024-11-03T23:14:00Z"/>
                <w:rFonts w:ascii="Times New Roman" w:hAnsi="Times New Roman" w:cs="Times New Roman"/>
                <w:sz w:val="24"/>
                <w:szCs w:val="24"/>
              </w:rPr>
              <w:pPrChange w:id="8965" w:author="Mohammad Nayeem Hasan" w:date="2024-12-23T01:38:00Z" w16du:dateUtc="2024-12-22T19:38:00Z">
                <w:pPr/>
              </w:pPrChange>
            </w:pPr>
            <w:del w:id="8966" w:author="Mohammad Nayeem Hasan" w:date="2024-11-03T23:14:00Z">
              <w:r w:rsidRPr="00033637" w:rsidDel="00BB33D1">
                <w:rPr>
                  <w:rFonts w:ascii="Times New Roman" w:hAnsi="Times New Roman" w:cs="Times New Roman"/>
                  <w:sz w:val="24"/>
                  <w:szCs w:val="24"/>
                </w:rPr>
                <w:delText>9708 (93.1)</w:delText>
              </w:r>
            </w:del>
          </w:p>
        </w:tc>
        <w:tc>
          <w:tcPr>
            <w:tcW w:w="520" w:type="pct"/>
            <w:vMerge w:val="restart"/>
            <w:tcBorders>
              <w:top w:val="single" w:sz="4" w:space="0" w:color="auto"/>
              <w:left w:val="single" w:sz="4" w:space="0" w:color="auto"/>
              <w:bottom w:val="single" w:sz="4" w:space="0" w:color="auto"/>
              <w:right w:val="single" w:sz="4" w:space="0" w:color="auto"/>
            </w:tcBorders>
            <w:vAlign w:val="center"/>
            <w:hideMark/>
          </w:tcPr>
          <w:p w14:paraId="2597A24D" w14:textId="4547B1A5" w:rsidR="00B010D0" w:rsidRPr="00033637" w:rsidDel="00BB33D1" w:rsidRDefault="00B010D0" w:rsidP="00F31FB2">
            <w:pPr>
              <w:spacing w:line="480" w:lineRule="auto"/>
              <w:rPr>
                <w:del w:id="8967" w:author="Mohammad Nayeem Hasan" w:date="2024-11-03T23:14:00Z"/>
                <w:rFonts w:ascii="Times New Roman" w:hAnsi="Times New Roman" w:cs="Times New Roman"/>
                <w:sz w:val="24"/>
                <w:szCs w:val="24"/>
              </w:rPr>
              <w:pPrChange w:id="8968" w:author="Mohammad Nayeem Hasan" w:date="2024-12-23T01:38:00Z" w16du:dateUtc="2024-12-22T19:38:00Z">
                <w:pPr/>
              </w:pPrChange>
            </w:pPr>
            <w:del w:id="8969" w:author="Mohammad Nayeem Hasan" w:date="2024-11-03T23:14:00Z">
              <w:r w:rsidRPr="00033637" w:rsidDel="00BB33D1">
                <w:rPr>
                  <w:rFonts w:ascii="Times New Roman" w:hAnsi="Times New Roman" w:cs="Times New Roman"/>
                  <w:sz w:val="24"/>
                  <w:szCs w:val="24"/>
                </w:rPr>
                <w:delText>0.322</w:delText>
              </w:r>
            </w:del>
          </w:p>
        </w:tc>
        <w:tc>
          <w:tcPr>
            <w:tcW w:w="361" w:type="pct"/>
            <w:tcBorders>
              <w:top w:val="single" w:sz="4" w:space="0" w:color="auto"/>
              <w:left w:val="single" w:sz="4" w:space="0" w:color="auto"/>
              <w:bottom w:val="single" w:sz="4" w:space="0" w:color="auto"/>
              <w:right w:val="single" w:sz="4" w:space="0" w:color="auto"/>
            </w:tcBorders>
            <w:vAlign w:val="center"/>
            <w:hideMark/>
          </w:tcPr>
          <w:p w14:paraId="453A2862" w14:textId="6D7A8BC0" w:rsidR="00B010D0" w:rsidRPr="00033637" w:rsidDel="00BB33D1" w:rsidRDefault="00B010D0" w:rsidP="00F31FB2">
            <w:pPr>
              <w:spacing w:line="480" w:lineRule="auto"/>
              <w:rPr>
                <w:del w:id="8970" w:author="Mohammad Nayeem Hasan" w:date="2024-11-03T23:14:00Z"/>
                <w:rFonts w:ascii="Times New Roman" w:hAnsi="Times New Roman" w:cs="Times New Roman"/>
                <w:sz w:val="24"/>
                <w:szCs w:val="24"/>
              </w:rPr>
              <w:pPrChange w:id="8971" w:author="Mohammad Nayeem Hasan" w:date="2024-12-23T01:38:00Z" w16du:dateUtc="2024-12-22T19:38:00Z">
                <w:pPr/>
              </w:pPrChange>
            </w:pPr>
            <w:del w:id="8972" w:author="Mohammad Nayeem Hasan" w:date="2024-11-03T23:14:00Z">
              <w:r w:rsidRPr="00033637" w:rsidDel="00BB33D1">
                <w:rPr>
                  <w:rFonts w:ascii="Times New Roman" w:hAnsi="Times New Roman" w:cs="Times New Roman"/>
                  <w:sz w:val="24"/>
                  <w:szCs w:val="24"/>
                </w:rPr>
                <w:delText>426 (3.8)</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632C0B38" w14:textId="4AAC6D6D" w:rsidR="00B010D0" w:rsidRPr="00033637" w:rsidDel="00BB33D1" w:rsidRDefault="00B010D0" w:rsidP="00F31FB2">
            <w:pPr>
              <w:spacing w:line="480" w:lineRule="auto"/>
              <w:rPr>
                <w:del w:id="8973" w:author="Mohammad Nayeem Hasan" w:date="2024-11-03T23:14:00Z"/>
                <w:rFonts w:ascii="Times New Roman" w:hAnsi="Times New Roman" w:cs="Times New Roman"/>
                <w:sz w:val="24"/>
                <w:szCs w:val="24"/>
              </w:rPr>
              <w:pPrChange w:id="8974" w:author="Mohammad Nayeem Hasan" w:date="2024-12-23T01:38:00Z" w16du:dateUtc="2024-12-22T19:38:00Z">
                <w:pPr/>
              </w:pPrChange>
            </w:pPr>
            <w:del w:id="8975" w:author="Mohammad Nayeem Hasan" w:date="2024-11-03T23:14:00Z">
              <w:r w:rsidRPr="00033637" w:rsidDel="00BB33D1">
                <w:rPr>
                  <w:rFonts w:ascii="Times New Roman" w:hAnsi="Times New Roman" w:cs="Times New Roman"/>
                  <w:sz w:val="24"/>
                  <w:szCs w:val="24"/>
                </w:rPr>
                <w:delText>10960 (96.3)</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2BB75875" w14:textId="0A94E1FA" w:rsidR="00B010D0" w:rsidRPr="00033637" w:rsidDel="00BB33D1" w:rsidRDefault="00B010D0" w:rsidP="00F31FB2">
            <w:pPr>
              <w:spacing w:line="480" w:lineRule="auto"/>
              <w:rPr>
                <w:del w:id="8976" w:author="Mohammad Nayeem Hasan" w:date="2024-11-03T23:14:00Z"/>
                <w:rFonts w:ascii="Times New Roman" w:hAnsi="Times New Roman" w:cs="Times New Roman"/>
                <w:sz w:val="24"/>
                <w:szCs w:val="24"/>
              </w:rPr>
              <w:pPrChange w:id="8977" w:author="Mohammad Nayeem Hasan" w:date="2024-12-23T01:38:00Z" w16du:dateUtc="2024-12-22T19:38:00Z">
                <w:pPr/>
              </w:pPrChange>
            </w:pPr>
            <w:del w:id="8978" w:author="Mohammad Nayeem Hasan" w:date="2024-11-03T23:14:00Z">
              <w:r w:rsidRPr="00033637" w:rsidDel="00BB33D1">
                <w:rPr>
                  <w:rFonts w:ascii="Times New Roman" w:hAnsi="Times New Roman" w:cs="Times New Roman"/>
                  <w:sz w:val="24"/>
                  <w:szCs w:val="24"/>
                </w:rPr>
                <w:delText>0.154</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33C956AC" w14:textId="04A39666" w:rsidR="00B010D0" w:rsidRPr="00033637" w:rsidDel="00BB33D1" w:rsidRDefault="00B010D0" w:rsidP="00F31FB2">
            <w:pPr>
              <w:spacing w:line="480" w:lineRule="auto"/>
              <w:rPr>
                <w:del w:id="8979" w:author="Mohammad Nayeem Hasan" w:date="2024-11-03T23:14:00Z"/>
                <w:rFonts w:ascii="Times New Roman" w:hAnsi="Times New Roman" w:cs="Times New Roman"/>
                <w:sz w:val="24"/>
                <w:szCs w:val="24"/>
              </w:rPr>
              <w:pPrChange w:id="8980" w:author="Mohammad Nayeem Hasan" w:date="2024-12-23T01:38:00Z" w16du:dateUtc="2024-12-22T19:38:00Z">
                <w:pPr/>
              </w:pPrChange>
            </w:pPr>
            <w:del w:id="8981" w:author="Mohammad Nayeem Hasan" w:date="2024-11-03T23:14:00Z">
              <w:r w:rsidRPr="00033637" w:rsidDel="00BB33D1">
                <w:rPr>
                  <w:rFonts w:ascii="Times New Roman" w:hAnsi="Times New Roman" w:cs="Times New Roman"/>
                  <w:sz w:val="24"/>
                  <w:szCs w:val="24"/>
                </w:rPr>
                <w:delText>925 (6.7)</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4E0ED9FA" w14:textId="71F08D69" w:rsidR="00B010D0" w:rsidRPr="00033637" w:rsidDel="00BB33D1" w:rsidRDefault="00B010D0" w:rsidP="00F31FB2">
            <w:pPr>
              <w:spacing w:line="480" w:lineRule="auto"/>
              <w:rPr>
                <w:del w:id="8982" w:author="Mohammad Nayeem Hasan" w:date="2024-11-03T23:14:00Z"/>
                <w:rFonts w:ascii="Times New Roman" w:hAnsi="Times New Roman" w:cs="Times New Roman"/>
                <w:sz w:val="24"/>
                <w:szCs w:val="24"/>
              </w:rPr>
              <w:pPrChange w:id="8983" w:author="Mohammad Nayeem Hasan" w:date="2024-12-23T01:38:00Z" w16du:dateUtc="2024-12-22T19:38:00Z">
                <w:pPr/>
              </w:pPrChange>
            </w:pPr>
            <w:del w:id="8984" w:author="Mohammad Nayeem Hasan" w:date="2024-11-03T23:14:00Z">
              <w:r w:rsidRPr="00033637" w:rsidDel="00BB33D1">
                <w:rPr>
                  <w:rFonts w:ascii="Times New Roman" w:hAnsi="Times New Roman" w:cs="Times New Roman"/>
                  <w:sz w:val="24"/>
                  <w:szCs w:val="24"/>
                </w:rPr>
                <w:delText>12865 (93.3)</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2ACD2F54" w14:textId="7590355C" w:rsidR="00B010D0" w:rsidRPr="00033637" w:rsidDel="00BB33D1" w:rsidRDefault="00B010D0" w:rsidP="00F31FB2">
            <w:pPr>
              <w:spacing w:line="480" w:lineRule="auto"/>
              <w:rPr>
                <w:del w:id="8985" w:author="Mohammad Nayeem Hasan" w:date="2024-11-03T23:14:00Z"/>
                <w:rFonts w:ascii="Times New Roman" w:hAnsi="Times New Roman" w:cs="Times New Roman"/>
                <w:sz w:val="24"/>
                <w:szCs w:val="24"/>
              </w:rPr>
              <w:pPrChange w:id="8986" w:author="Mohammad Nayeem Hasan" w:date="2024-12-23T01:38:00Z" w16du:dateUtc="2024-12-22T19:38:00Z">
                <w:pPr/>
              </w:pPrChange>
            </w:pPr>
            <w:del w:id="8987" w:author="Mohammad Nayeem Hasan" w:date="2024-11-03T23:14:00Z">
              <w:r w:rsidRPr="00033637" w:rsidDel="00BB33D1">
                <w:rPr>
                  <w:rFonts w:ascii="Times New Roman" w:hAnsi="Times New Roman" w:cs="Times New Roman"/>
                  <w:sz w:val="24"/>
                  <w:szCs w:val="24"/>
                </w:rPr>
                <w:delText>0.191</w:delText>
              </w:r>
            </w:del>
          </w:p>
        </w:tc>
      </w:tr>
      <w:tr w:rsidR="00072E76" w:rsidRPr="00033637" w:rsidDel="00BB33D1" w14:paraId="3902B561" w14:textId="77777777" w:rsidTr="00D70918">
        <w:trPr>
          <w:trHeight w:val="257"/>
          <w:jc w:val="center"/>
          <w:del w:id="8988"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5D473F76" w14:textId="79F59B88" w:rsidR="00B010D0" w:rsidRPr="00033637" w:rsidDel="00BB33D1" w:rsidRDefault="00B010D0" w:rsidP="00F31FB2">
            <w:pPr>
              <w:spacing w:line="480" w:lineRule="auto"/>
              <w:rPr>
                <w:del w:id="8989" w:author="Mohammad Nayeem Hasan" w:date="2024-11-03T23:14:00Z"/>
                <w:rFonts w:ascii="Times New Roman" w:hAnsi="Times New Roman" w:cs="Times New Roman"/>
                <w:sz w:val="24"/>
                <w:szCs w:val="24"/>
              </w:rPr>
              <w:pPrChange w:id="8990" w:author="Mohammad Nayeem Hasan" w:date="2024-12-23T01:38:00Z" w16du:dateUtc="2024-12-22T19:38:00Z">
                <w:pPr/>
              </w:pPrChange>
            </w:pPr>
            <w:del w:id="8991" w:author="Mohammad Nayeem Hasan" w:date="2024-11-03T23:14:00Z">
              <w:r w:rsidRPr="00033637" w:rsidDel="00BB33D1">
                <w:rPr>
                  <w:rFonts w:ascii="Times New Roman" w:hAnsi="Times New Roman" w:cs="Times New Roman"/>
                  <w:sz w:val="24"/>
                  <w:szCs w:val="24"/>
                </w:rPr>
                <w:delText>5/5+</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115A6A10" w14:textId="22F07971" w:rsidR="00B010D0" w:rsidRPr="00033637" w:rsidDel="00BB33D1" w:rsidRDefault="00B010D0" w:rsidP="00F31FB2">
            <w:pPr>
              <w:spacing w:line="480" w:lineRule="auto"/>
              <w:rPr>
                <w:del w:id="8992" w:author="Mohammad Nayeem Hasan" w:date="2024-11-03T23:14:00Z"/>
                <w:rFonts w:ascii="Times New Roman" w:hAnsi="Times New Roman" w:cs="Times New Roman"/>
                <w:sz w:val="24"/>
                <w:szCs w:val="24"/>
              </w:rPr>
              <w:pPrChange w:id="8993" w:author="Mohammad Nayeem Hasan" w:date="2024-12-23T01:38:00Z" w16du:dateUtc="2024-12-22T19:38:00Z">
                <w:pPr/>
              </w:pPrChange>
            </w:pPr>
            <w:del w:id="8994" w:author="Mohammad Nayeem Hasan" w:date="2024-11-03T23:14:00Z">
              <w:r w:rsidRPr="00033637" w:rsidDel="00BB33D1">
                <w:rPr>
                  <w:rFonts w:ascii="Times New Roman" w:hAnsi="Times New Roman" w:cs="Times New Roman"/>
                  <w:sz w:val="24"/>
                  <w:szCs w:val="24"/>
                </w:rPr>
                <w:delText>1536 (7.3)</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54A39345" w14:textId="1BC13473" w:rsidR="00B010D0" w:rsidRPr="00033637" w:rsidDel="00BB33D1" w:rsidRDefault="00B010D0" w:rsidP="00F31FB2">
            <w:pPr>
              <w:spacing w:line="480" w:lineRule="auto"/>
              <w:rPr>
                <w:del w:id="8995" w:author="Mohammad Nayeem Hasan" w:date="2024-11-03T23:14:00Z"/>
                <w:rFonts w:ascii="Times New Roman" w:hAnsi="Times New Roman" w:cs="Times New Roman"/>
                <w:sz w:val="24"/>
                <w:szCs w:val="24"/>
              </w:rPr>
              <w:pPrChange w:id="8996" w:author="Mohammad Nayeem Hasan" w:date="2024-12-23T01:38:00Z" w16du:dateUtc="2024-12-22T19:38:00Z">
                <w:pPr/>
              </w:pPrChange>
            </w:pPr>
            <w:del w:id="8997" w:author="Mohammad Nayeem Hasan" w:date="2024-11-03T23:14:00Z">
              <w:r w:rsidRPr="00033637" w:rsidDel="00BB33D1">
                <w:rPr>
                  <w:rFonts w:ascii="Times New Roman" w:hAnsi="Times New Roman" w:cs="Times New Roman"/>
                  <w:sz w:val="24"/>
                  <w:szCs w:val="24"/>
                </w:rPr>
                <w:delText>19587 (92.7)</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55A565" w14:textId="5E05D2A7" w:rsidR="00B010D0" w:rsidRPr="00033637" w:rsidDel="00BB33D1" w:rsidRDefault="00B010D0" w:rsidP="00F31FB2">
            <w:pPr>
              <w:spacing w:line="480" w:lineRule="auto"/>
              <w:rPr>
                <w:del w:id="8998" w:author="Mohammad Nayeem Hasan" w:date="2024-11-03T23:14:00Z"/>
                <w:rFonts w:ascii="Times New Roman" w:hAnsi="Times New Roman" w:cs="Times New Roman"/>
                <w:sz w:val="24"/>
                <w:szCs w:val="24"/>
              </w:rPr>
              <w:pPrChange w:id="8999"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4AB6D9AD" w14:textId="65AA18C8" w:rsidR="00B010D0" w:rsidRPr="00033637" w:rsidDel="00BB33D1" w:rsidRDefault="00B010D0" w:rsidP="00F31FB2">
            <w:pPr>
              <w:spacing w:line="480" w:lineRule="auto"/>
              <w:rPr>
                <w:del w:id="9000" w:author="Mohammad Nayeem Hasan" w:date="2024-11-03T23:14:00Z"/>
                <w:rFonts w:ascii="Times New Roman" w:hAnsi="Times New Roman" w:cs="Times New Roman"/>
                <w:sz w:val="24"/>
                <w:szCs w:val="24"/>
              </w:rPr>
              <w:pPrChange w:id="9001" w:author="Mohammad Nayeem Hasan" w:date="2024-12-23T01:38:00Z" w16du:dateUtc="2024-12-22T19:38:00Z">
                <w:pPr/>
              </w:pPrChange>
            </w:pPr>
            <w:del w:id="9002" w:author="Mohammad Nayeem Hasan" w:date="2024-11-03T23:14:00Z">
              <w:r w:rsidRPr="00033637" w:rsidDel="00BB33D1">
                <w:rPr>
                  <w:rFonts w:ascii="Times New Roman" w:hAnsi="Times New Roman" w:cs="Times New Roman"/>
                  <w:sz w:val="24"/>
                  <w:szCs w:val="24"/>
                </w:rPr>
                <w:delText>363 (4.3)</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63C98E59" w14:textId="26AE32D0" w:rsidR="00B010D0" w:rsidRPr="00033637" w:rsidDel="00BB33D1" w:rsidRDefault="00B010D0" w:rsidP="00F31FB2">
            <w:pPr>
              <w:spacing w:line="480" w:lineRule="auto"/>
              <w:rPr>
                <w:del w:id="9003" w:author="Mohammad Nayeem Hasan" w:date="2024-11-03T23:14:00Z"/>
                <w:rFonts w:ascii="Times New Roman" w:hAnsi="Times New Roman" w:cs="Times New Roman"/>
                <w:sz w:val="24"/>
                <w:szCs w:val="24"/>
              </w:rPr>
              <w:pPrChange w:id="9004" w:author="Mohammad Nayeem Hasan" w:date="2024-12-23T01:38:00Z" w16du:dateUtc="2024-12-22T19:38:00Z">
                <w:pPr/>
              </w:pPrChange>
            </w:pPr>
            <w:del w:id="9005" w:author="Mohammad Nayeem Hasan" w:date="2024-11-03T23:14:00Z">
              <w:r w:rsidRPr="00033637" w:rsidDel="00BB33D1">
                <w:rPr>
                  <w:rFonts w:ascii="Times New Roman" w:hAnsi="Times New Roman" w:cs="Times New Roman"/>
                  <w:sz w:val="24"/>
                  <w:szCs w:val="24"/>
                </w:rPr>
                <w:delText>8111 (95.7)</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66D7A1" w14:textId="03E02CEF" w:rsidR="00B010D0" w:rsidRPr="00033637" w:rsidDel="00BB33D1" w:rsidRDefault="00B010D0" w:rsidP="00F31FB2">
            <w:pPr>
              <w:spacing w:line="480" w:lineRule="auto"/>
              <w:rPr>
                <w:del w:id="9006" w:author="Mohammad Nayeem Hasan" w:date="2024-11-03T23:14:00Z"/>
                <w:rFonts w:ascii="Times New Roman" w:hAnsi="Times New Roman" w:cs="Times New Roman"/>
                <w:sz w:val="24"/>
                <w:szCs w:val="24"/>
              </w:rPr>
              <w:pPrChange w:id="9007"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726B1985" w14:textId="0D9E295B" w:rsidR="00B010D0" w:rsidRPr="00033637" w:rsidDel="00BB33D1" w:rsidRDefault="00B010D0" w:rsidP="00F31FB2">
            <w:pPr>
              <w:spacing w:line="480" w:lineRule="auto"/>
              <w:rPr>
                <w:del w:id="9008" w:author="Mohammad Nayeem Hasan" w:date="2024-11-03T23:14:00Z"/>
                <w:rFonts w:ascii="Times New Roman" w:hAnsi="Times New Roman" w:cs="Times New Roman"/>
                <w:sz w:val="24"/>
                <w:szCs w:val="24"/>
              </w:rPr>
              <w:pPrChange w:id="9009" w:author="Mohammad Nayeem Hasan" w:date="2024-12-23T01:38:00Z" w16du:dateUtc="2024-12-22T19:38:00Z">
                <w:pPr/>
              </w:pPrChange>
            </w:pPr>
            <w:del w:id="9010" w:author="Mohammad Nayeem Hasan" w:date="2024-11-03T23:14:00Z">
              <w:r w:rsidRPr="00033637" w:rsidDel="00BB33D1">
                <w:rPr>
                  <w:rFonts w:ascii="Times New Roman" w:hAnsi="Times New Roman" w:cs="Times New Roman"/>
                  <w:sz w:val="24"/>
                  <w:szCs w:val="24"/>
                </w:rPr>
                <w:delText>671 (7.2)</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11BF01F3" w14:textId="6B11AF9C" w:rsidR="00B010D0" w:rsidRPr="00033637" w:rsidDel="00BB33D1" w:rsidRDefault="00B010D0" w:rsidP="00F31FB2">
            <w:pPr>
              <w:spacing w:line="480" w:lineRule="auto"/>
              <w:rPr>
                <w:del w:id="9011" w:author="Mohammad Nayeem Hasan" w:date="2024-11-03T23:14:00Z"/>
                <w:rFonts w:ascii="Times New Roman" w:hAnsi="Times New Roman" w:cs="Times New Roman"/>
                <w:sz w:val="24"/>
                <w:szCs w:val="24"/>
              </w:rPr>
              <w:pPrChange w:id="9012" w:author="Mohammad Nayeem Hasan" w:date="2024-12-23T01:38:00Z" w16du:dateUtc="2024-12-22T19:38:00Z">
                <w:pPr/>
              </w:pPrChange>
            </w:pPr>
            <w:del w:id="9013" w:author="Mohammad Nayeem Hasan" w:date="2024-11-03T23:14:00Z">
              <w:r w:rsidRPr="00033637" w:rsidDel="00BB33D1">
                <w:rPr>
                  <w:rFonts w:ascii="Times New Roman" w:hAnsi="Times New Roman" w:cs="Times New Roman"/>
                  <w:sz w:val="24"/>
                  <w:szCs w:val="24"/>
                </w:rPr>
                <w:delText>8626 (92.8)</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7BA79DA" w14:textId="208ADB73" w:rsidR="00B010D0" w:rsidRPr="00033637" w:rsidDel="00BB33D1" w:rsidRDefault="00B010D0" w:rsidP="00F31FB2">
            <w:pPr>
              <w:spacing w:line="480" w:lineRule="auto"/>
              <w:rPr>
                <w:del w:id="9014" w:author="Mohammad Nayeem Hasan" w:date="2024-11-03T23:14:00Z"/>
                <w:rFonts w:ascii="Times New Roman" w:hAnsi="Times New Roman" w:cs="Times New Roman"/>
                <w:sz w:val="24"/>
                <w:szCs w:val="24"/>
              </w:rPr>
              <w:pPrChange w:id="9015" w:author="Mohammad Nayeem Hasan" w:date="2024-12-23T01:38:00Z" w16du:dateUtc="2024-12-22T19:38:00Z">
                <w:pPr/>
              </w:pPrChange>
            </w:pPr>
          </w:p>
        </w:tc>
      </w:tr>
      <w:tr w:rsidR="00B010D0" w:rsidRPr="00033637" w:rsidDel="00BB33D1" w14:paraId="1E37A704" w14:textId="185E967C" w:rsidTr="00DA17B7">
        <w:trPr>
          <w:trHeight w:val="257"/>
          <w:jc w:val="center"/>
          <w:del w:id="9016" w:author="Mohammad Nayeem Hasan" w:date="2024-11-03T23:14: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239174B9" w14:textId="442346C4" w:rsidR="00B010D0" w:rsidRPr="00033637" w:rsidDel="00BB33D1" w:rsidRDefault="00B010D0" w:rsidP="00F31FB2">
            <w:pPr>
              <w:spacing w:line="480" w:lineRule="auto"/>
              <w:rPr>
                <w:del w:id="9017" w:author="Mohammad Nayeem Hasan" w:date="2024-11-03T23:14:00Z"/>
                <w:rFonts w:ascii="Times New Roman" w:hAnsi="Times New Roman" w:cs="Times New Roman"/>
                <w:sz w:val="24"/>
                <w:szCs w:val="24"/>
              </w:rPr>
              <w:pPrChange w:id="9018" w:author="Mohammad Nayeem Hasan" w:date="2024-12-23T01:38:00Z" w16du:dateUtc="2024-12-22T19:38:00Z">
                <w:pPr/>
              </w:pPrChange>
            </w:pPr>
            <w:del w:id="9019" w:author="Mohammad Nayeem Hasan" w:date="2024-11-03T23:14:00Z">
              <w:r w:rsidRPr="00033637" w:rsidDel="00BB33D1">
                <w:rPr>
                  <w:rFonts w:ascii="Times New Roman" w:hAnsi="Times New Roman" w:cs="Times New Roman"/>
                  <w:sz w:val="24"/>
                  <w:szCs w:val="24"/>
                </w:rPr>
                <w:delText>Livestock ownership</w:delText>
              </w:r>
            </w:del>
          </w:p>
        </w:tc>
      </w:tr>
      <w:tr w:rsidR="00861DA4" w:rsidRPr="00033637" w:rsidDel="00BB33D1" w14:paraId="4BD7FAA9" w14:textId="77777777" w:rsidTr="00D70918">
        <w:trPr>
          <w:trHeight w:val="257"/>
          <w:jc w:val="center"/>
          <w:del w:id="9020"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580EF4B5" w14:textId="7EE469AC" w:rsidR="00B010D0" w:rsidRPr="00033637" w:rsidDel="00BB33D1" w:rsidRDefault="00B010D0" w:rsidP="00F31FB2">
            <w:pPr>
              <w:spacing w:line="480" w:lineRule="auto"/>
              <w:rPr>
                <w:del w:id="9021" w:author="Mohammad Nayeem Hasan" w:date="2024-11-03T23:14:00Z"/>
                <w:rFonts w:ascii="Times New Roman" w:hAnsi="Times New Roman" w:cs="Times New Roman"/>
                <w:sz w:val="24"/>
                <w:szCs w:val="24"/>
              </w:rPr>
              <w:pPrChange w:id="9022" w:author="Mohammad Nayeem Hasan" w:date="2024-12-23T01:38:00Z" w16du:dateUtc="2024-12-22T19:38:00Z">
                <w:pPr/>
              </w:pPrChange>
            </w:pPr>
            <w:del w:id="9023" w:author="Mohammad Nayeem Hasan" w:date="2024-11-03T23:14:00Z">
              <w:r w:rsidRPr="00033637" w:rsidDel="00BB33D1">
                <w:rPr>
                  <w:rFonts w:ascii="Times New Roman" w:hAnsi="Times New Roman" w:cs="Times New Roman"/>
                  <w:sz w:val="24"/>
                  <w:szCs w:val="24"/>
                </w:rPr>
                <w:delText>Yes</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50CE9CB1" w14:textId="50D62F34" w:rsidR="00B010D0" w:rsidRPr="00033637" w:rsidDel="00BB33D1" w:rsidRDefault="00B010D0" w:rsidP="00F31FB2">
            <w:pPr>
              <w:spacing w:line="480" w:lineRule="auto"/>
              <w:rPr>
                <w:del w:id="9024" w:author="Mohammad Nayeem Hasan" w:date="2024-11-03T23:14:00Z"/>
                <w:rFonts w:ascii="Times New Roman" w:hAnsi="Times New Roman" w:cs="Times New Roman"/>
                <w:sz w:val="24"/>
                <w:szCs w:val="24"/>
              </w:rPr>
              <w:pPrChange w:id="9025" w:author="Mohammad Nayeem Hasan" w:date="2024-12-23T01:38:00Z" w16du:dateUtc="2024-12-22T19:38:00Z">
                <w:pPr/>
              </w:pPrChange>
            </w:pPr>
            <w:del w:id="9026" w:author="Mohammad Nayeem Hasan" w:date="2024-11-03T23:14:00Z">
              <w:r w:rsidRPr="00033637" w:rsidDel="00BB33D1">
                <w:rPr>
                  <w:rFonts w:ascii="Times New Roman" w:hAnsi="Times New Roman" w:cs="Times New Roman"/>
                  <w:sz w:val="24"/>
                  <w:szCs w:val="24"/>
                </w:rPr>
                <w:delText>-</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215E2372" w14:textId="2EDDD014" w:rsidR="00B010D0" w:rsidRPr="00033637" w:rsidDel="00BB33D1" w:rsidRDefault="00B010D0" w:rsidP="00F31FB2">
            <w:pPr>
              <w:spacing w:line="480" w:lineRule="auto"/>
              <w:rPr>
                <w:del w:id="9027" w:author="Mohammad Nayeem Hasan" w:date="2024-11-03T23:14:00Z"/>
                <w:rFonts w:ascii="Times New Roman" w:hAnsi="Times New Roman" w:cs="Times New Roman"/>
                <w:sz w:val="24"/>
                <w:szCs w:val="24"/>
              </w:rPr>
              <w:pPrChange w:id="9028" w:author="Mohammad Nayeem Hasan" w:date="2024-12-23T01:38:00Z" w16du:dateUtc="2024-12-22T19:38:00Z">
                <w:pPr/>
              </w:pPrChange>
            </w:pPr>
            <w:del w:id="9029" w:author="Mohammad Nayeem Hasan" w:date="2024-11-03T23:14:00Z">
              <w:r w:rsidRPr="00033637" w:rsidDel="00BB33D1">
                <w:rPr>
                  <w:rFonts w:ascii="Times New Roman" w:hAnsi="Times New Roman" w:cs="Times New Roman"/>
                  <w:sz w:val="24"/>
                  <w:szCs w:val="24"/>
                </w:rPr>
                <w:delText>-</w:delText>
              </w:r>
            </w:del>
          </w:p>
        </w:tc>
        <w:tc>
          <w:tcPr>
            <w:tcW w:w="520" w:type="pct"/>
            <w:vMerge w:val="restart"/>
            <w:tcBorders>
              <w:top w:val="single" w:sz="4" w:space="0" w:color="auto"/>
              <w:left w:val="single" w:sz="4" w:space="0" w:color="auto"/>
              <w:bottom w:val="single" w:sz="4" w:space="0" w:color="auto"/>
              <w:right w:val="single" w:sz="4" w:space="0" w:color="auto"/>
            </w:tcBorders>
            <w:vAlign w:val="center"/>
            <w:hideMark/>
          </w:tcPr>
          <w:p w14:paraId="33828A88" w14:textId="04C49065" w:rsidR="00B010D0" w:rsidRPr="00033637" w:rsidDel="00BB33D1" w:rsidRDefault="00B010D0" w:rsidP="00F31FB2">
            <w:pPr>
              <w:spacing w:line="480" w:lineRule="auto"/>
              <w:rPr>
                <w:del w:id="9030" w:author="Mohammad Nayeem Hasan" w:date="2024-11-03T23:14:00Z"/>
                <w:rFonts w:ascii="Times New Roman" w:hAnsi="Times New Roman" w:cs="Times New Roman"/>
                <w:sz w:val="24"/>
                <w:szCs w:val="24"/>
              </w:rPr>
              <w:pPrChange w:id="9031" w:author="Mohammad Nayeem Hasan" w:date="2024-12-23T01:38:00Z" w16du:dateUtc="2024-12-22T19:38:00Z">
                <w:pPr/>
              </w:pPrChange>
            </w:pPr>
            <w:del w:id="9032" w:author="Mohammad Nayeem Hasan" w:date="2024-11-03T23:14:00Z">
              <w:r w:rsidRPr="00033637" w:rsidDel="00BB33D1">
                <w:rPr>
                  <w:rFonts w:ascii="Times New Roman" w:hAnsi="Times New Roman" w:cs="Times New Roman"/>
                  <w:sz w:val="24"/>
                  <w:szCs w:val="24"/>
                </w:rPr>
                <w:delText>-</w:delText>
              </w:r>
            </w:del>
          </w:p>
        </w:tc>
        <w:tc>
          <w:tcPr>
            <w:tcW w:w="361" w:type="pct"/>
            <w:tcBorders>
              <w:top w:val="single" w:sz="4" w:space="0" w:color="auto"/>
              <w:left w:val="single" w:sz="4" w:space="0" w:color="auto"/>
              <w:bottom w:val="single" w:sz="4" w:space="0" w:color="auto"/>
              <w:right w:val="single" w:sz="4" w:space="0" w:color="auto"/>
            </w:tcBorders>
            <w:vAlign w:val="center"/>
            <w:hideMark/>
          </w:tcPr>
          <w:p w14:paraId="32094D23" w14:textId="634E2925" w:rsidR="00B010D0" w:rsidRPr="00033637" w:rsidDel="00BB33D1" w:rsidRDefault="00B010D0" w:rsidP="00F31FB2">
            <w:pPr>
              <w:spacing w:line="480" w:lineRule="auto"/>
              <w:rPr>
                <w:del w:id="9033" w:author="Mohammad Nayeem Hasan" w:date="2024-11-03T23:14:00Z"/>
                <w:rFonts w:ascii="Times New Roman" w:hAnsi="Times New Roman" w:cs="Times New Roman"/>
                <w:sz w:val="24"/>
                <w:szCs w:val="24"/>
              </w:rPr>
              <w:pPrChange w:id="9034" w:author="Mohammad Nayeem Hasan" w:date="2024-12-23T01:38:00Z" w16du:dateUtc="2024-12-22T19:38:00Z">
                <w:pPr/>
              </w:pPrChange>
            </w:pPr>
            <w:del w:id="9035" w:author="Mohammad Nayeem Hasan" w:date="2024-11-03T23:14:00Z">
              <w:r w:rsidRPr="00033637" w:rsidDel="00BB33D1">
                <w:rPr>
                  <w:rFonts w:ascii="Times New Roman" w:hAnsi="Times New Roman" w:cs="Times New Roman"/>
                  <w:sz w:val="24"/>
                  <w:szCs w:val="24"/>
                </w:rPr>
                <w:delText>452 (4.0)</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29E1075E" w14:textId="70AC4F36" w:rsidR="00B010D0" w:rsidRPr="00033637" w:rsidDel="00BB33D1" w:rsidRDefault="00B010D0" w:rsidP="00F31FB2">
            <w:pPr>
              <w:spacing w:line="480" w:lineRule="auto"/>
              <w:rPr>
                <w:del w:id="9036" w:author="Mohammad Nayeem Hasan" w:date="2024-11-03T23:14:00Z"/>
                <w:rFonts w:ascii="Times New Roman" w:hAnsi="Times New Roman" w:cs="Times New Roman"/>
                <w:sz w:val="24"/>
                <w:szCs w:val="24"/>
              </w:rPr>
              <w:pPrChange w:id="9037" w:author="Mohammad Nayeem Hasan" w:date="2024-12-23T01:38:00Z" w16du:dateUtc="2024-12-22T19:38:00Z">
                <w:pPr/>
              </w:pPrChange>
            </w:pPr>
            <w:del w:id="9038" w:author="Mohammad Nayeem Hasan" w:date="2024-11-03T23:14:00Z">
              <w:r w:rsidRPr="00033637" w:rsidDel="00BB33D1">
                <w:rPr>
                  <w:rFonts w:ascii="Times New Roman" w:hAnsi="Times New Roman" w:cs="Times New Roman"/>
                  <w:sz w:val="24"/>
                  <w:szCs w:val="24"/>
                </w:rPr>
                <w:delText>10773 (96.0)</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38E457D9" w14:textId="30FF5612" w:rsidR="00B010D0" w:rsidRPr="00033637" w:rsidDel="00BB33D1" w:rsidRDefault="00B010D0" w:rsidP="00F31FB2">
            <w:pPr>
              <w:spacing w:line="480" w:lineRule="auto"/>
              <w:rPr>
                <w:del w:id="9039" w:author="Mohammad Nayeem Hasan" w:date="2024-11-03T23:14:00Z"/>
                <w:rFonts w:ascii="Times New Roman" w:hAnsi="Times New Roman" w:cs="Times New Roman"/>
                <w:sz w:val="24"/>
                <w:szCs w:val="24"/>
              </w:rPr>
              <w:pPrChange w:id="9040" w:author="Mohammad Nayeem Hasan" w:date="2024-12-23T01:38:00Z" w16du:dateUtc="2024-12-22T19:38:00Z">
                <w:pPr/>
              </w:pPrChange>
            </w:pPr>
            <w:del w:id="9041" w:author="Mohammad Nayeem Hasan" w:date="2024-11-03T23:14:00Z">
              <w:r w:rsidRPr="00033637" w:rsidDel="00BB33D1">
                <w:rPr>
                  <w:rFonts w:ascii="Times New Roman" w:hAnsi="Times New Roman" w:cs="Times New Roman"/>
                  <w:sz w:val="24"/>
                  <w:szCs w:val="24"/>
                </w:rPr>
                <w:delText>0.786</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2B0AEA3D" w14:textId="6156F5DE" w:rsidR="00B010D0" w:rsidRPr="00033637" w:rsidDel="00BB33D1" w:rsidRDefault="00B010D0" w:rsidP="00F31FB2">
            <w:pPr>
              <w:spacing w:line="480" w:lineRule="auto"/>
              <w:rPr>
                <w:del w:id="9042" w:author="Mohammad Nayeem Hasan" w:date="2024-11-03T23:14:00Z"/>
                <w:rFonts w:ascii="Times New Roman" w:hAnsi="Times New Roman" w:cs="Times New Roman"/>
                <w:sz w:val="24"/>
                <w:szCs w:val="24"/>
              </w:rPr>
              <w:pPrChange w:id="9043" w:author="Mohammad Nayeem Hasan" w:date="2024-12-23T01:38:00Z" w16du:dateUtc="2024-12-22T19:38:00Z">
                <w:pPr/>
              </w:pPrChange>
            </w:pPr>
            <w:del w:id="9044" w:author="Mohammad Nayeem Hasan" w:date="2024-11-03T23:14:00Z">
              <w:r w:rsidRPr="00033637" w:rsidDel="00BB33D1">
                <w:rPr>
                  <w:rFonts w:ascii="Times New Roman" w:hAnsi="Times New Roman" w:cs="Times New Roman"/>
                  <w:sz w:val="24"/>
                  <w:szCs w:val="24"/>
                </w:rPr>
                <w:delText>913 (6.9)</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5CC8E7CC" w14:textId="42A0805C" w:rsidR="00B010D0" w:rsidRPr="00033637" w:rsidDel="00BB33D1" w:rsidRDefault="00B010D0" w:rsidP="00F31FB2">
            <w:pPr>
              <w:spacing w:line="480" w:lineRule="auto"/>
              <w:rPr>
                <w:del w:id="9045" w:author="Mohammad Nayeem Hasan" w:date="2024-11-03T23:14:00Z"/>
                <w:rFonts w:ascii="Times New Roman" w:hAnsi="Times New Roman" w:cs="Times New Roman"/>
                <w:sz w:val="24"/>
                <w:szCs w:val="24"/>
              </w:rPr>
              <w:pPrChange w:id="9046" w:author="Mohammad Nayeem Hasan" w:date="2024-12-23T01:38:00Z" w16du:dateUtc="2024-12-22T19:38:00Z">
                <w:pPr/>
              </w:pPrChange>
            </w:pPr>
            <w:del w:id="9047" w:author="Mohammad Nayeem Hasan" w:date="2024-11-03T23:14:00Z">
              <w:r w:rsidRPr="00033637" w:rsidDel="00BB33D1">
                <w:rPr>
                  <w:rFonts w:ascii="Times New Roman" w:hAnsi="Times New Roman" w:cs="Times New Roman"/>
                  <w:sz w:val="24"/>
                  <w:szCs w:val="24"/>
                </w:rPr>
                <w:delText>12329 (93.1)</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22715B72" w14:textId="387D1BDD" w:rsidR="00B010D0" w:rsidRPr="00033637" w:rsidDel="00BB33D1" w:rsidRDefault="00B010D0" w:rsidP="00F31FB2">
            <w:pPr>
              <w:spacing w:line="480" w:lineRule="auto"/>
              <w:rPr>
                <w:del w:id="9048" w:author="Mohammad Nayeem Hasan" w:date="2024-11-03T23:14:00Z"/>
                <w:rFonts w:ascii="Times New Roman" w:hAnsi="Times New Roman" w:cs="Times New Roman"/>
                <w:sz w:val="24"/>
                <w:szCs w:val="24"/>
              </w:rPr>
              <w:pPrChange w:id="9049" w:author="Mohammad Nayeem Hasan" w:date="2024-12-23T01:38:00Z" w16du:dateUtc="2024-12-22T19:38:00Z">
                <w:pPr/>
              </w:pPrChange>
            </w:pPr>
            <w:del w:id="9050" w:author="Mohammad Nayeem Hasan" w:date="2024-11-03T23:14:00Z">
              <w:r w:rsidRPr="00033637" w:rsidDel="00BB33D1">
                <w:rPr>
                  <w:rFonts w:ascii="Times New Roman" w:hAnsi="Times New Roman" w:cs="Times New Roman"/>
                  <w:sz w:val="24"/>
                  <w:szCs w:val="24"/>
                </w:rPr>
                <w:delText>0.858</w:delText>
              </w:r>
            </w:del>
          </w:p>
        </w:tc>
      </w:tr>
      <w:tr w:rsidR="00072E76" w:rsidRPr="00033637" w:rsidDel="00BB33D1" w14:paraId="37F513AC" w14:textId="77777777" w:rsidTr="00D70918">
        <w:trPr>
          <w:trHeight w:val="257"/>
          <w:jc w:val="center"/>
          <w:del w:id="9051"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04D10A1C" w14:textId="79B0A472" w:rsidR="00B010D0" w:rsidRPr="00033637" w:rsidDel="00BB33D1" w:rsidRDefault="00B010D0" w:rsidP="00F31FB2">
            <w:pPr>
              <w:spacing w:line="480" w:lineRule="auto"/>
              <w:rPr>
                <w:del w:id="9052" w:author="Mohammad Nayeem Hasan" w:date="2024-11-03T23:14:00Z"/>
                <w:rFonts w:ascii="Times New Roman" w:hAnsi="Times New Roman" w:cs="Times New Roman"/>
                <w:sz w:val="24"/>
                <w:szCs w:val="24"/>
              </w:rPr>
              <w:pPrChange w:id="9053" w:author="Mohammad Nayeem Hasan" w:date="2024-12-23T01:38:00Z" w16du:dateUtc="2024-12-22T19:38:00Z">
                <w:pPr/>
              </w:pPrChange>
            </w:pPr>
            <w:del w:id="9054" w:author="Mohammad Nayeem Hasan" w:date="2024-11-03T23:14:00Z">
              <w:r w:rsidRPr="00033637" w:rsidDel="00BB33D1">
                <w:rPr>
                  <w:rFonts w:ascii="Times New Roman" w:hAnsi="Times New Roman" w:cs="Times New Roman"/>
                  <w:sz w:val="24"/>
                  <w:szCs w:val="24"/>
                </w:rPr>
                <w:delText>No</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627D9296" w14:textId="3A0F4583" w:rsidR="00B010D0" w:rsidRPr="00033637" w:rsidDel="00BB33D1" w:rsidRDefault="00B010D0" w:rsidP="00F31FB2">
            <w:pPr>
              <w:spacing w:line="480" w:lineRule="auto"/>
              <w:rPr>
                <w:del w:id="9055" w:author="Mohammad Nayeem Hasan" w:date="2024-11-03T23:14:00Z"/>
                <w:rFonts w:ascii="Times New Roman" w:hAnsi="Times New Roman" w:cs="Times New Roman"/>
                <w:sz w:val="24"/>
                <w:szCs w:val="24"/>
              </w:rPr>
              <w:pPrChange w:id="9056" w:author="Mohammad Nayeem Hasan" w:date="2024-12-23T01:38:00Z" w16du:dateUtc="2024-12-22T19:38:00Z">
                <w:pPr/>
              </w:pPrChange>
            </w:pPr>
            <w:del w:id="9057" w:author="Mohammad Nayeem Hasan" w:date="2024-11-03T23:14:00Z">
              <w:r w:rsidRPr="00033637" w:rsidDel="00BB33D1">
                <w:rPr>
                  <w:rFonts w:ascii="Times New Roman" w:hAnsi="Times New Roman" w:cs="Times New Roman"/>
                  <w:sz w:val="24"/>
                  <w:szCs w:val="24"/>
                </w:rPr>
                <w:delText>-</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066D6A19" w14:textId="1E709144" w:rsidR="00B010D0" w:rsidRPr="00033637" w:rsidDel="00BB33D1" w:rsidRDefault="00B010D0" w:rsidP="00F31FB2">
            <w:pPr>
              <w:spacing w:line="480" w:lineRule="auto"/>
              <w:rPr>
                <w:del w:id="9058" w:author="Mohammad Nayeem Hasan" w:date="2024-11-03T23:14:00Z"/>
                <w:rFonts w:ascii="Times New Roman" w:hAnsi="Times New Roman" w:cs="Times New Roman"/>
                <w:sz w:val="24"/>
                <w:szCs w:val="24"/>
              </w:rPr>
              <w:pPrChange w:id="9059" w:author="Mohammad Nayeem Hasan" w:date="2024-12-23T01:38:00Z" w16du:dateUtc="2024-12-22T19:38:00Z">
                <w:pPr/>
              </w:pPrChange>
            </w:pPr>
            <w:del w:id="9060" w:author="Mohammad Nayeem Hasan" w:date="2024-11-03T23:14:00Z">
              <w:r w:rsidRPr="00033637" w:rsidDel="00BB33D1">
                <w:rPr>
                  <w:rFonts w:ascii="Times New Roman" w:hAnsi="Times New Roman" w:cs="Times New Roman"/>
                  <w:sz w:val="24"/>
                  <w:szCs w:val="24"/>
                </w:rPr>
                <w:delText>-</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8C003F" w14:textId="5F819DC4" w:rsidR="00B010D0" w:rsidRPr="00033637" w:rsidDel="00BB33D1" w:rsidRDefault="00B010D0" w:rsidP="00F31FB2">
            <w:pPr>
              <w:spacing w:line="480" w:lineRule="auto"/>
              <w:rPr>
                <w:del w:id="9061" w:author="Mohammad Nayeem Hasan" w:date="2024-11-03T23:14:00Z"/>
                <w:rFonts w:ascii="Times New Roman" w:hAnsi="Times New Roman" w:cs="Times New Roman"/>
                <w:sz w:val="24"/>
                <w:szCs w:val="24"/>
              </w:rPr>
              <w:pPrChange w:id="9062"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4BF24F72" w14:textId="1045FDA0" w:rsidR="00B010D0" w:rsidRPr="00033637" w:rsidDel="00BB33D1" w:rsidRDefault="00B010D0" w:rsidP="00F31FB2">
            <w:pPr>
              <w:spacing w:line="480" w:lineRule="auto"/>
              <w:rPr>
                <w:del w:id="9063" w:author="Mohammad Nayeem Hasan" w:date="2024-11-03T23:14:00Z"/>
                <w:rFonts w:ascii="Times New Roman" w:hAnsi="Times New Roman" w:cs="Times New Roman"/>
                <w:sz w:val="24"/>
                <w:szCs w:val="24"/>
              </w:rPr>
              <w:pPrChange w:id="9064" w:author="Mohammad Nayeem Hasan" w:date="2024-12-23T01:38:00Z" w16du:dateUtc="2024-12-22T19:38:00Z">
                <w:pPr/>
              </w:pPrChange>
            </w:pPr>
            <w:del w:id="9065" w:author="Mohammad Nayeem Hasan" w:date="2024-11-03T23:14:00Z">
              <w:r w:rsidRPr="00033637" w:rsidDel="00BB33D1">
                <w:rPr>
                  <w:rFonts w:ascii="Times New Roman" w:hAnsi="Times New Roman" w:cs="Times New Roman"/>
                  <w:sz w:val="24"/>
                  <w:szCs w:val="24"/>
                </w:rPr>
                <w:delText>336 (3.9)</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29DEAB19" w14:textId="20D2AD3F" w:rsidR="00B010D0" w:rsidRPr="00033637" w:rsidDel="00BB33D1" w:rsidRDefault="00B010D0" w:rsidP="00F31FB2">
            <w:pPr>
              <w:spacing w:line="480" w:lineRule="auto"/>
              <w:rPr>
                <w:del w:id="9066" w:author="Mohammad Nayeem Hasan" w:date="2024-11-03T23:14:00Z"/>
                <w:rFonts w:ascii="Times New Roman" w:hAnsi="Times New Roman" w:cs="Times New Roman"/>
                <w:sz w:val="24"/>
                <w:szCs w:val="24"/>
              </w:rPr>
              <w:pPrChange w:id="9067" w:author="Mohammad Nayeem Hasan" w:date="2024-12-23T01:38:00Z" w16du:dateUtc="2024-12-22T19:38:00Z">
                <w:pPr/>
              </w:pPrChange>
            </w:pPr>
            <w:del w:id="9068" w:author="Mohammad Nayeem Hasan" w:date="2024-11-03T23:14:00Z">
              <w:r w:rsidRPr="00033637" w:rsidDel="00BB33D1">
                <w:rPr>
                  <w:rFonts w:ascii="Times New Roman" w:hAnsi="Times New Roman" w:cs="Times New Roman"/>
                  <w:sz w:val="24"/>
                  <w:szCs w:val="24"/>
                </w:rPr>
                <w:delText>8234 (96.1)</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569A06" w14:textId="4D4D0CDF" w:rsidR="00B010D0" w:rsidRPr="00033637" w:rsidDel="00BB33D1" w:rsidRDefault="00B010D0" w:rsidP="00F31FB2">
            <w:pPr>
              <w:spacing w:line="480" w:lineRule="auto"/>
              <w:rPr>
                <w:del w:id="9069" w:author="Mohammad Nayeem Hasan" w:date="2024-11-03T23:14:00Z"/>
                <w:rFonts w:ascii="Times New Roman" w:hAnsi="Times New Roman" w:cs="Times New Roman"/>
                <w:sz w:val="24"/>
                <w:szCs w:val="24"/>
              </w:rPr>
              <w:pPrChange w:id="9070"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3B5FBE02" w14:textId="62A7C342" w:rsidR="00B010D0" w:rsidRPr="00033637" w:rsidDel="00BB33D1" w:rsidRDefault="00B010D0" w:rsidP="00F31FB2">
            <w:pPr>
              <w:spacing w:line="480" w:lineRule="auto"/>
              <w:rPr>
                <w:del w:id="9071" w:author="Mohammad Nayeem Hasan" w:date="2024-11-03T23:14:00Z"/>
                <w:rFonts w:ascii="Times New Roman" w:hAnsi="Times New Roman" w:cs="Times New Roman"/>
                <w:sz w:val="24"/>
                <w:szCs w:val="24"/>
              </w:rPr>
              <w:pPrChange w:id="9072" w:author="Mohammad Nayeem Hasan" w:date="2024-12-23T01:38:00Z" w16du:dateUtc="2024-12-22T19:38:00Z">
                <w:pPr/>
              </w:pPrChange>
            </w:pPr>
            <w:del w:id="9073" w:author="Mohammad Nayeem Hasan" w:date="2024-11-03T23:14:00Z">
              <w:r w:rsidRPr="00033637" w:rsidDel="00BB33D1">
                <w:rPr>
                  <w:rFonts w:ascii="Times New Roman" w:hAnsi="Times New Roman" w:cs="Times New Roman"/>
                  <w:sz w:val="24"/>
                  <w:szCs w:val="24"/>
                </w:rPr>
                <w:delText>682 (6.9)</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630926CB" w14:textId="244DB802" w:rsidR="00B010D0" w:rsidRPr="00033637" w:rsidDel="00BB33D1" w:rsidRDefault="00B010D0" w:rsidP="00F31FB2">
            <w:pPr>
              <w:spacing w:line="480" w:lineRule="auto"/>
              <w:rPr>
                <w:del w:id="9074" w:author="Mohammad Nayeem Hasan" w:date="2024-11-03T23:14:00Z"/>
                <w:rFonts w:ascii="Times New Roman" w:hAnsi="Times New Roman" w:cs="Times New Roman"/>
                <w:sz w:val="24"/>
                <w:szCs w:val="24"/>
              </w:rPr>
              <w:pPrChange w:id="9075" w:author="Mohammad Nayeem Hasan" w:date="2024-12-23T01:38:00Z" w16du:dateUtc="2024-12-22T19:38:00Z">
                <w:pPr/>
              </w:pPrChange>
            </w:pPr>
            <w:del w:id="9076" w:author="Mohammad Nayeem Hasan" w:date="2024-11-03T23:14:00Z">
              <w:r w:rsidRPr="00033637" w:rsidDel="00BB33D1">
                <w:rPr>
                  <w:rFonts w:ascii="Times New Roman" w:hAnsi="Times New Roman" w:cs="Times New Roman"/>
                  <w:sz w:val="24"/>
                  <w:szCs w:val="24"/>
                </w:rPr>
                <w:delText>9116 (93.1)</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22324E" w14:textId="5498E9BC" w:rsidR="00B010D0" w:rsidRPr="00033637" w:rsidDel="00BB33D1" w:rsidRDefault="00B010D0" w:rsidP="00F31FB2">
            <w:pPr>
              <w:spacing w:line="480" w:lineRule="auto"/>
              <w:rPr>
                <w:del w:id="9077" w:author="Mohammad Nayeem Hasan" w:date="2024-11-03T23:14:00Z"/>
                <w:rFonts w:ascii="Times New Roman" w:hAnsi="Times New Roman" w:cs="Times New Roman"/>
                <w:sz w:val="24"/>
                <w:szCs w:val="24"/>
              </w:rPr>
              <w:pPrChange w:id="9078" w:author="Mohammad Nayeem Hasan" w:date="2024-12-23T01:38:00Z" w16du:dateUtc="2024-12-22T19:38:00Z">
                <w:pPr/>
              </w:pPrChange>
            </w:pPr>
          </w:p>
        </w:tc>
      </w:tr>
      <w:tr w:rsidR="00B010D0" w:rsidRPr="00033637" w:rsidDel="00BB33D1" w14:paraId="1FFF40AB" w14:textId="3F9E997F" w:rsidTr="00DA17B7">
        <w:trPr>
          <w:trHeight w:val="257"/>
          <w:jc w:val="center"/>
          <w:del w:id="9079" w:author="Mohammad Nayeem Hasan" w:date="2024-11-03T23:14: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79BB42D1" w14:textId="0CAF6411" w:rsidR="00B010D0" w:rsidRPr="00033637" w:rsidDel="00BB33D1" w:rsidRDefault="00B010D0" w:rsidP="00F31FB2">
            <w:pPr>
              <w:spacing w:line="480" w:lineRule="auto"/>
              <w:rPr>
                <w:del w:id="9080" w:author="Mohammad Nayeem Hasan" w:date="2024-11-03T23:14:00Z"/>
                <w:rFonts w:ascii="Times New Roman" w:hAnsi="Times New Roman" w:cs="Times New Roman"/>
                <w:sz w:val="24"/>
                <w:szCs w:val="24"/>
              </w:rPr>
              <w:pPrChange w:id="9081" w:author="Mohammad Nayeem Hasan" w:date="2024-12-23T01:38:00Z" w16du:dateUtc="2024-12-22T19:38:00Z">
                <w:pPr/>
              </w:pPrChange>
            </w:pPr>
            <w:del w:id="9082" w:author="Mohammad Nayeem Hasan" w:date="2024-11-03T23:14:00Z">
              <w:r w:rsidRPr="00033637" w:rsidDel="00BB33D1">
                <w:rPr>
                  <w:rFonts w:ascii="Times New Roman" w:hAnsi="Times New Roman" w:cs="Times New Roman"/>
                  <w:sz w:val="24"/>
                  <w:szCs w:val="24"/>
                </w:rPr>
                <w:delText>Source water type</w:delText>
              </w:r>
            </w:del>
          </w:p>
        </w:tc>
      </w:tr>
      <w:tr w:rsidR="00861DA4" w:rsidRPr="00033637" w:rsidDel="00BB33D1" w14:paraId="3D2C6F61" w14:textId="77777777" w:rsidTr="00D70918">
        <w:trPr>
          <w:trHeight w:val="257"/>
          <w:jc w:val="center"/>
          <w:del w:id="9083"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1E609399" w14:textId="62660977" w:rsidR="00B010D0" w:rsidRPr="00033637" w:rsidDel="00BB33D1" w:rsidRDefault="00B010D0" w:rsidP="00F31FB2">
            <w:pPr>
              <w:spacing w:line="480" w:lineRule="auto"/>
              <w:rPr>
                <w:del w:id="9084" w:author="Mohammad Nayeem Hasan" w:date="2024-11-03T23:14:00Z"/>
                <w:rFonts w:ascii="Times New Roman" w:hAnsi="Times New Roman" w:cs="Times New Roman"/>
                <w:sz w:val="24"/>
                <w:szCs w:val="24"/>
              </w:rPr>
              <w:pPrChange w:id="9085" w:author="Mohammad Nayeem Hasan" w:date="2024-12-23T01:38:00Z" w16du:dateUtc="2024-12-22T19:38:00Z">
                <w:pPr/>
              </w:pPrChange>
            </w:pPr>
            <w:del w:id="9086" w:author="Mohammad Nayeem Hasan" w:date="2024-11-03T23:14:00Z">
              <w:r w:rsidRPr="00033637" w:rsidDel="00BB33D1">
                <w:rPr>
                  <w:rFonts w:ascii="Times New Roman" w:hAnsi="Times New Roman" w:cs="Times New Roman"/>
                  <w:sz w:val="24"/>
                  <w:szCs w:val="24"/>
                </w:rPr>
                <w:delText>Improved</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7A0B2640" w14:textId="5394A9D2" w:rsidR="00B010D0" w:rsidRPr="00033637" w:rsidDel="00BB33D1" w:rsidRDefault="00B010D0" w:rsidP="00F31FB2">
            <w:pPr>
              <w:spacing w:line="480" w:lineRule="auto"/>
              <w:rPr>
                <w:del w:id="9087" w:author="Mohammad Nayeem Hasan" w:date="2024-11-03T23:14:00Z"/>
                <w:rFonts w:ascii="Times New Roman" w:hAnsi="Times New Roman" w:cs="Times New Roman"/>
                <w:sz w:val="24"/>
                <w:szCs w:val="24"/>
              </w:rPr>
              <w:pPrChange w:id="9088" w:author="Mohammad Nayeem Hasan" w:date="2024-12-23T01:38:00Z" w16du:dateUtc="2024-12-22T19:38:00Z">
                <w:pPr/>
              </w:pPrChange>
            </w:pPr>
            <w:del w:id="9089" w:author="Mohammad Nayeem Hasan" w:date="2024-11-03T23:14:00Z">
              <w:r w:rsidRPr="00033637" w:rsidDel="00BB33D1">
                <w:rPr>
                  <w:rFonts w:ascii="Times New Roman" w:hAnsi="Times New Roman" w:cs="Times New Roman"/>
                  <w:sz w:val="24"/>
                  <w:szCs w:val="24"/>
                </w:rPr>
                <w:delText>2216 (7.1)</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18C76501" w14:textId="045F8F7A" w:rsidR="00B010D0" w:rsidRPr="00033637" w:rsidDel="00BB33D1" w:rsidRDefault="00B010D0" w:rsidP="00F31FB2">
            <w:pPr>
              <w:spacing w:line="480" w:lineRule="auto"/>
              <w:rPr>
                <w:del w:id="9090" w:author="Mohammad Nayeem Hasan" w:date="2024-11-03T23:14:00Z"/>
                <w:rFonts w:ascii="Times New Roman" w:hAnsi="Times New Roman" w:cs="Times New Roman"/>
                <w:sz w:val="24"/>
                <w:szCs w:val="24"/>
              </w:rPr>
              <w:pPrChange w:id="9091" w:author="Mohammad Nayeem Hasan" w:date="2024-12-23T01:38:00Z" w16du:dateUtc="2024-12-22T19:38:00Z">
                <w:pPr/>
              </w:pPrChange>
            </w:pPr>
            <w:del w:id="9092" w:author="Mohammad Nayeem Hasan" w:date="2024-11-03T23:14:00Z">
              <w:r w:rsidRPr="00033637" w:rsidDel="00BB33D1">
                <w:rPr>
                  <w:rFonts w:ascii="Times New Roman" w:hAnsi="Times New Roman" w:cs="Times New Roman"/>
                  <w:sz w:val="24"/>
                  <w:szCs w:val="24"/>
                </w:rPr>
                <w:delText>28783 (92.9)</w:delText>
              </w:r>
            </w:del>
          </w:p>
        </w:tc>
        <w:tc>
          <w:tcPr>
            <w:tcW w:w="520" w:type="pct"/>
            <w:vMerge w:val="restart"/>
            <w:tcBorders>
              <w:top w:val="single" w:sz="4" w:space="0" w:color="auto"/>
              <w:left w:val="single" w:sz="4" w:space="0" w:color="auto"/>
              <w:bottom w:val="single" w:sz="4" w:space="0" w:color="auto"/>
              <w:right w:val="single" w:sz="4" w:space="0" w:color="auto"/>
            </w:tcBorders>
            <w:vAlign w:val="center"/>
            <w:hideMark/>
          </w:tcPr>
          <w:p w14:paraId="347AA5AA" w14:textId="3B03DCE3" w:rsidR="00B010D0" w:rsidRPr="00033637" w:rsidDel="00BB33D1" w:rsidRDefault="00B010D0" w:rsidP="00F31FB2">
            <w:pPr>
              <w:spacing w:line="480" w:lineRule="auto"/>
              <w:rPr>
                <w:del w:id="9093" w:author="Mohammad Nayeem Hasan" w:date="2024-11-03T23:14:00Z"/>
                <w:rFonts w:ascii="Times New Roman" w:hAnsi="Times New Roman" w:cs="Times New Roman"/>
                <w:sz w:val="24"/>
                <w:szCs w:val="24"/>
              </w:rPr>
              <w:pPrChange w:id="9094" w:author="Mohammad Nayeem Hasan" w:date="2024-12-23T01:38:00Z" w16du:dateUtc="2024-12-22T19:38:00Z">
                <w:pPr/>
              </w:pPrChange>
            </w:pPr>
            <w:del w:id="9095" w:author="Mohammad Nayeem Hasan" w:date="2024-11-03T23:14:00Z">
              <w:r w:rsidRPr="00033637" w:rsidDel="00BB33D1">
                <w:rPr>
                  <w:rFonts w:ascii="Times New Roman" w:hAnsi="Times New Roman" w:cs="Times New Roman"/>
                  <w:sz w:val="24"/>
                  <w:szCs w:val="24"/>
                </w:rPr>
                <w:delText>0.854</w:delText>
              </w:r>
            </w:del>
          </w:p>
        </w:tc>
        <w:tc>
          <w:tcPr>
            <w:tcW w:w="361" w:type="pct"/>
            <w:tcBorders>
              <w:top w:val="single" w:sz="4" w:space="0" w:color="auto"/>
              <w:left w:val="single" w:sz="4" w:space="0" w:color="auto"/>
              <w:bottom w:val="single" w:sz="4" w:space="0" w:color="auto"/>
              <w:right w:val="single" w:sz="4" w:space="0" w:color="auto"/>
            </w:tcBorders>
            <w:vAlign w:val="center"/>
            <w:hideMark/>
          </w:tcPr>
          <w:p w14:paraId="60323D7A" w14:textId="4108C0B8" w:rsidR="00B010D0" w:rsidRPr="00033637" w:rsidDel="00BB33D1" w:rsidRDefault="00B010D0" w:rsidP="00F31FB2">
            <w:pPr>
              <w:spacing w:line="480" w:lineRule="auto"/>
              <w:rPr>
                <w:del w:id="9096" w:author="Mohammad Nayeem Hasan" w:date="2024-11-03T23:14:00Z"/>
                <w:rFonts w:ascii="Times New Roman" w:hAnsi="Times New Roman" w:cs="Times New Roman"/>
                <w:sz w:val="24"/>
                <w:szCs w:val="24"/>
              </w:rPr>
              <w:pPrChange w:id="9097" w:author="Mohammad Nayeem Hasan" w:date="2024-12-23T01:38:00Z" w16du:dateUtc="2024-12-22T19:38:00Z">
                <w:pPr/>
              </w:pPrChange>
            </w:pPr>
            <w:del w:id="9098" w:author="Mohammad Nayeem Hasan" w:date="2024-11-03T23:14:00Z">
              <w:r w:rsidRPr="00033637" w:rsidDel="00BB33D1">
                <w:rPr>
                  <w:rFonts w:ascii="Times New Roman" w:hAnsi="Times New Roman" w:cs="Times New Roman"/>
                  <w:sz w:val="24"/>
                  <w:szCs w:val="24"/>
                </w:rPr>
                <w:delText>772 (4.0)</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026D5F8B" w14:textId="3D8B921C" w:rsidR="00B010D0" w:rsidRPr="00033637" w:rsidDel="00BB33D1" w:rsidRDefault="00B010D0" w:rsidP="00F31FB2">
            <w:pPr>
              <w:spacing w:line="480" w:lineRule="auto"/>
              <w:rPr>
                <w:del w:id="9099" w:author="Mohammad Nayeem Hasan" w:date="2024-11-03T23:14:00Z"/>
                <w:rFonts w:ascii="Times New Roman" w:hAnsi="Times New Roman" w:cs="Times New Roman"/>
                <w:sz w:val="24"/>
                <w:szCs w:val="24"/>
              </w:rPr>
              <w:pPrChange w:id="9100" w:author="Mohammad Nayeem Hasan" w:date="2024-12-23T01:38:00Z" w16du:dateUtc="2024-12-22T19:38:00Z">
                <w:pPr/>
              </w:pPrChange>
            </w:pPr>
            <w:del w:id="9101" w:author="Mohammad Nayeem Hasan" w:date="2024-11-03T23:14:00Z">
              <w:r w:rsidRPr="00033637" w:rsidDel="00BB33D1">
                <w:rPr>
                  <w:rFonts w:ascii="Times New Roman" w:hAnsi="Times New Roman" w:cs="Times New Roman"/>
                  <w:sz w:val="24"/>
                  <w:szCs w:val="24"/>
                </w:rPr>
                <w:delText>18590 (96.0)</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38F71264" w14:textId="437781FC" w:rsidR="00B010D0" w:rsidRPr="00033637" w:rsidDel="00BB33D1" w:rsidRDefault="00B010D0" w:rsidP="00F31FB2">
            <w:pPr>
              <w:spacing w:line="480" w:lineRule="auto"/>
              <w:rPr>
                <w:del w:id="9102" w:author="Mohammad Nayeem Hasan" w:date="2024-11-03T23:14:00Z"/>
                <w:rFonts w:ascii="Times New Roman" w:hAnsi="Times New Roman" w:cs="Times New Roman"/>
                <w:sz w:val="24"/>
                <w:szCs w:val="24"/>
              </w:rPr>
              <w:pPrChange w:id="9103" w:author="Mohammad Nayeem Hasan" w:date="2024-12-23T01:38:00Z" w16du:dateUtc="2024-12-22T19:38:00Z">
                <w:pPr/>
              </w:pPrChange>
            </w:pPr>
            <w:del w:id="9104" w:author="Mohammad Nayeem Hasan" w:date="2024-11-03T23:14:00Z">
              <w:r w:rsidRPr="00033637" w:rsidDel="00BB33D1">
                <w:rPr>
                  <w:rFonts w:ascii="Times New Roman" w:hAnsi="Times New Roman" w:cs="Times New Roman"/>
                  <w:sz w:val="24"/>
                  <w:szCs w:val="24"/>
                </w:rPr>
                <w:delText>0.687</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79895753" w14:textId="73D7E2DF" w:rsidR="00B010D0" w:rsidRPr="00033637" w:rsidDel="00BB33D1" w:rsidRDefault="00B010D0" w:rsidP="00F31FB2">
            <w:pPr>
              <w:spacing w:line="480" w:lineRule="auto"/>
              <w:rPr>
                <w:del w:id="9105" w:author="Mohammad Nayeem Hasan" w:date="2024-11-03T23:14:00Z"/>
                <w:rFonts w:ascii="Times New Roman" w:hAnsi="Times New Roman" w:cs="Times New Roman"/>
                <w:sz w:val="24"/>
                <w:szCs w:val="24"/>
              </w:rPr>
              <w:pPrChange w:id="9106" w:author="Mohammad Nayeem Hasan" w:date="2024-12-23T01:38:00Z" w16du:dateUtc="2024-12-22T19:38:00Z">
                <w:pPr/>
              </w:pPrChange>
            </w:pPr>
            <w:del w:id="9107" w:author="Mohammad Nayeem Hasan" w:date="2024-11-03T23:14:00Z">
              <w:r w:rsidRPr="00033637" w:rsidDel="00BB33D1">
                <w:rPr>
                  <w:rFonts w:ascii="Times New Roman" w:hAnsi="Times New Roman" w:cs="Times New Roman"/>
                  <w:sz w:val="24"/>
                  <w:szCs w:val="24"/>
                </w:rPr>
                <w:delText>1566 (6.90)</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24E8098F" w14:textId="53A71B4B" w:rsidR="00B010D0" w:rsidRPr="00033637" w:rsidDel="00BB33D1" w:rsidRDefault="00B010D0" w:rsidP="00F31FB2">
            <w:pPr>
              <w:spacing w:line="480" w:lineRule="auto"/>
              <w:rPr>
                <w:del w:id="9108" w:author="Mohammad Nayeem Hasan" w:date="2024-11-03T23:14:00Z"/>
                <w:rFonts w:ascii="Times New Roman" w:hAnsi="Times New Roman" w:cs="Times New Roman"/>
                <w:sz w:val="24"/>
                <w:szCs w:val="24"/>
              </w:rPr>
              <w:pPrChange w:id="9109" w:author="Mohammad Nayeem Hasan" w:date="2024-12-23T01:38:00Z" w16du:dateUtc="2024-12-22T19:38:00Z">
                <w:pPr/>
              </w:pPrChange>
            </w:pPr>
            <w:del w:id="9110" w:author="Mohammad Nayeem Hasan" w:date="2024-11-03T23:14:00Z">
              <w:r w:rsidRPr="00033637" w:rsidDel="00BB33D1">
                <w:rPr>
                  <w:rFonts w:ascii="Times New Roman" w:hAnsi="Times New Roman" w:cs="Times New Roman"/>
                  <w:sz w:val="24"/>
                  <w:szCs w:val="24"/>
                </w:rPr>
                <w:delText>21122 (93.10)</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74C376E8" w14:textId="3C266015" w:rsidR="00B010D0" w:rsidRPr="00033637" w:rsidDel="00BB33D1" w:rsidRDefault="00B010D0" w:rsidP="00F31FB2">
            <w:pPr>
              <w:spacing w:line="480" w:lineRule="auto"/>
              <w:rPr>
                <w:del w:id="9111" w:author="Mohammad Nayeem Hasan" w:date="2024-11-03T23:14:00Z"/>
                <w:rFonts w:ascii="Times New Roman" w:hAnsi="Times New Roman" w:cs="Times New Roman"/>
                <w:sz w:val="24"/>
                <w:szCs w:val="24"/>
              </w:rPr>
              <w:pPrChange w:id="9112" w:author="Mohammad Nayeem Hasan" w:date="2024-12-23T01:38:00Z" w16du:dateUtc="2024-12-22T19:38:00Z">
                <w:pPr/>
              </w:pPrChange>
            </w:pPr>
            <w:del w:id="9113" w:author="Mohammad Nayeem Hasan" w:date="2024-11-03T23:14:00Z">
              <w:r w:rsidRPr="00033637" w:rsidDel="00BB33D1">
                <w:rPr>
                  <w:rFonts w:ascii="Times New Roman" w:hAnsi="Times New Roman" w:cs="Times New Roman"/>
                  <w:sz w:val="24"/>
                  <w:szCs w:val="24"/>
                </w:rPr>
                <w:delText>0.537</w:delText>
              </w:r>
            </w:del>
          </w:p>
        </w:tc>
      </w:tr>
      <w:tr w:rsidR="00072E76" w:rsidRPr="00033637" w:rsidDel="00BB33D1" w14:paraId="50006CB9" w14:textId="77777777" w:rsidTr="00D70918">
        <w:trPr>
          <w:trHeight w:val="257"/>
          <w:jc w:val="center"/>
          <w:del w:id="9114"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16B4718E" w14:textId="2B4C8403" w:rsidR="00B010D0" w:rsidRPr="00033637" w:rsidDel="00BB33D1" w:rsidRDefault="00B010D0" w:rsidP="00F31FB2">
            <w:pPr>
              <w:spacing w:line="480" w:lineRule="auto"/>
              <w:rPr>
                <w:del w:id="9115" w:author="Mohammad Nayeem Hasan" w:date="2024-11-03T23:14:00Z"/>
                <w:rFonts w:ascii="Times New Roman" w:hAnsi="Times New Roman" w:cs="Times New Roman"/>
                <w:sz w:val="24"/>
                <w:szCs w:val="24"/>
              </w:rPr>
              <w:pPrChange w:id="9116" w:author="Mohammad Nayeem Hasan" w:date="2024-12-23T01:38:00Z" w16du:dateUtc="2024-12-22T19:38:00Z">
                <w:pPr/>
              </w:pPrChange>
            </w:pPr>
            <w:del w:id="9117" w:author="Mohammad Nayeem Hasan" w:date="2024-11-03T23:14:00Z">
              <w:r w:rsidRPr="00033637" w:rsidDel="00BB33D1">
                <w:rPr>
                  <w:rFonts w:ascii="Times New Roman" w:hAnsi="Times New Roman" w:cs="Times New Roman"/>
                  <w:sz w:val="24"/>
                  <w:szCs w:val="24"/>
                </w:rPr>
                <w:delText>Unimproved</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23751015" w14:textId="5EB85472" w:rsidR="00B010D0" w:rsidRPr="00033637" w:rsidDel="00BB33D1" w:rsidRDefault="00B010D0" w:rsidP="00F31FB2">
            <w:pPr>
              <w:spacing w:line="480" w:lineRule="auto"/>
              <w:rPr>
                <w:del w:id="9118" w:author="Mohammad Nayeem Hasan" w:date="2024-11-03T23:14:00Z"/>
                <w:rFonts w:ascii="Times New Roman" w:hAnsi="Times New Roman" w:cs="Times New Roman"/>
                <w:sz w:val="24"/>
                <w:szCs w:val="24"/>
              </w:rPr>
              <w:pPrChange w:id="9119" w:author="Mohammad Nayeem Hasan" w:date="2024-12-23T01:38:00Z" w16du:dateUtc="2024-12-22T19:38:00Z">
                <w:pPr/>
              </w:pPrChange>
            </w:pPr>
            <w:del w:id="9120" w:author="Mohammad Nayeem Hasan" w:date="2024-11-03T23:14:00Z">
              <w:r w:rsidRPr="00033637" w:rsidDel="00BB33D1">
                <w:rPr>
                  <w:rFonts w:ascii="Times New Roman" w:hAnsi="Times New Roman" w:cs="Times New Roman"/>
                  <w:sz w:val="24"/>
                  <w:szCs w:val="24"/>
                </w:rPr>
                <w:delText>38 (6.9)</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5CF6B1A5" w14:textId="083C8A22" w:rsidR="00B010D0" w:rsidRPr="00033637" w:rsidDel="00BB33D1" w:rsidRDefault="00B010D0" w:rsidP="00F31FB2">
            <w:pPr>
              <w:spacing w:line="480" w:lineRule="auto"/>
              <w:rPr>
                <w:del w:id="9121" w:author="Mohammad Nayeem Hasan" w:date="2024-11-03T23:14:00Z"/>
                <w:rFonts w:ascii="Times New Roman" w:hAnsi="Times New Roman" w:cs="Times New Roman"/>
                <w:sz w:val="24"/>
                <w:szCs w:val="24"/>
              </w:rPr>
              <w:pPrChange w:id="9122" w:author="Mohammad Nayeem Hasan" w:date="2024-12-23T01:38:00Z" w16du:dateUtc="2024-12-22T19:38:00Z">
                <w:pPr/>
              </w:pPrChange>
            </w:pPr>
            <w:del w:id="9123" w:author="Mohammad Nayeem Hasan" w:date="2024-11-03T23:14:00Z">
              <w:r w:rsidRPr="00033637" w:rsidDel="00BB33D1">
                <w:rPr>
                  <w:rFonts w:ascii="Times New Roman" w:hAnsi="Times New Roman" w:cs="Times New Roman"/>
                  <w:sz w:val="24"/>
                  <w:szCs w:val="24"/>
                </w:rPr>
                <w:delText>508 (93.1)</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09F3BC" w14:textId="158BE9A2" w:rsidR="00B010D0" w:rsidRPr="00033637" w:rsidDel="00BB33D1" w:rsidRDefault="00B010D0" w:rsidP="00F31FB2">
            <w:pPr>
              <w:spacing w:line="480" w:lineRule="auto"/>
              <w:rPr>
                <w:del w:id="9124" w:author="Mohammad Nayeem Hasan" w:date="2024-11-03T23:14:00Z"/>
                <w:rFonts w:ascii="Times New Roman" w:hAnsi="Times New Roman" w:cs="Times New Roman"/>
                <w:sz w:val="24"/>
                <w:szCs w:val="24"/>
              </w:rPr>
              <w:pPrChange w:id="9125"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3BD8699C" w14:textId="050CA274" w:rsidR="00B010D0" w:rsidRPr="00033637" w:rsidDel="00BB33D1" w:rsidRDefault="00B010D0" w:rsidP="00F31FB2">
            <w:pPr>
              <w:spacing w:line="480" w:lineRule="auto"/>
              <w:rPr>
                <w:del w:id="9126" w:author="Mohammad Nayeem Hasan" w:date="2024-11-03T23:14:00Z"/>
                <w:rFonts w:ascii="Times New Roman" w:hAnsi="Times New Roman" w:cs="Times New Roman"/>
                <w:sz w:val="24"/>
                <w:szCs w:val="24"/>
              </w:rPr>
              <w:pPrChange w:id="9127" w:author="Mohammad Nayeem Hasan" w:date="2024-12-23T01:38:00Z" w16du:dateUtc="2024-12-22T19:38:00Z">
                <w:pPr/>
              </w:pPrChange>
            </w:pPr>
            <w:del w:id="9128" w:author="Mohammad Nayeem Hasan" w:date="2024-11-03T23:14:00Z">
              <w:r w:rsidRPr="00033637" w:rsidDel="00BB33D1">
                <w:rPr>
                  <w:rFonts w:ascii="Times New Roman" w:hAnsi="Times New Roman" w:cs="Times New Roman"/>
                  <w:sz w:val="24"/>
                  <w:szCs w:val="24"/>
                </w:rPr>
                <w:delText>17 (3.5)</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78585851" w14:textId="1592A81D" w:rsidR="00B010D0" w:rsidRPr="00033637" w:rsidDel="00BB33D1" w:rsidRDefault="00B010D0" w:rsidP="00F31FB2">
            <w:pPr>
              <w:spacing w:line="480" w:lineRule="auto"/>
              <w:rPr>
                <w:del w:id="9129" w:author="Mohammad Nayeem Hasan" w:date="2024-11-03T23:14:00Z"/>
                <w:rFonts w:ascii="Times New Roman" w:hAnsi="Times New Roman" w:cs="Times New Roman"/>
                <w:sz w:val="24"/>
                <w:szCs w:val="24"/>
              </w:rPr>
              <w:pPrChange w:id="9130" w:author="Mohammad Nayeem Hasan" w:date="2024-12-23T01:38:00Z" w16du:dateUtc="2024-12-22T19:38:00Z">
                <w:pPr/>
              </w:pPrChange>
            </w:pPr>
            <w:del w:id="9131" w:author="Mohammad Nayeem Hasan" w:date="2024-11-03T23:14:00Z">
              <w:r w:rsidRPr="00033637" w:rsidDel="00BB33D1">
                <w:rPr>
                  <w:rFonts w:ascii="Times New Roman" w:hAnsi="Times New Roman" w:cs="Times New Roman"/>
                  <w:sz w:val="24"/>
                  <w:szCs w:val="24"/>
                </w:rPr>
                <w:delText>481 (96.5)</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4102AD" w14:textId="36482F83" w:rsidR="00B010D0" w:rsidRPr="00033637" w:rsidDel="00BB33D1" w:rsidRDefault="00B010D0" w:rsidP="00F31FB2">
            <w:pPr>
              <w:spacing w:line="480" w:lineRule="auto"/>
              <w:rPr>
                <w:del w:id="9132" w:author="Mohammad Nayeem Hasan" w:date="2024-11-03T23:14:00Z"/>
                <w:rFonts w:ascii="Times New Roman" w:hAnsi="Times New Roman" w:cs="Times New Roman"/>
                <w:sz w:val="24"/>
                <w:szCs w:val="24"/>
              </w:rPr>
              <w:pPrChange w:id="9133"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09108C61" w14:textId="3F61481A" w:rsidR="00B010D0" w:rsidRPr="00033637" w:rsidDel="00BB33D1" w:rsidRDefault="00B010D0" w:rsidP="00F31FB2">
            <w:pPr>
              <w:spacing w:line="480" w:lineRule="auto"/>
              <w:rPr>
                <w:del w:id="9134" w:author="Mohammad Nayeem Hasan" w:date="2024-11-03T23:14:00Z"/>
                <w:rFonts w:ascii="Times New Roman" w:hAnsi="Times New Roman" w:cs="Times New Roman"/>
                <w:sz w:val="24"/>
                <w:szCs w:val="24"/>
              </w:rPr>
              <w:pPrChange w:id="9135" w:author="Mohammad Nayeem Hasan" w:date="2024-12-23T01:38:00Z" w16du:dateUtc="2024-12-22T19:38:00Z">
                <w:pPr/>
              </w:pPrChange>
            </w:pPr>
            <w:del w:id="9136" w:author="Mohammad Nayeem Hasan" w:date="2024-11-03T23:14:00Z">
              <w:r w:rsidRPr="00033637" w:rsidDel="00BB33D1">
                <w:rPr>
                  <w:rFonts w:ascii="Times New Roman" w:hAnsi="Times New Roman" w:cs="Times New Roman"/>
                  <w:sz w:val="24"/>
                  <w:szCs w:val="24"/>
                </w:rPr>
                <w:delText>30 (7.54)</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5AE61D82" w14:textId="3BAE9A92" w:rsidR="00B010D0" w:rsidRPr="00033637" w:rsidDel="00BB33D1" w:rsidRDefault="00B010D0" w:rsidP="00F31FB2">
            <w:pPr>
              <w:spacing w:line="480" w:lineRule="auto"/>
              <w:rPr>
                <w:del w:id="9137" w:author="Mohammad Nayeem Hasan" w:date="2024-11-03T23:14:00Z"/>
                <w:rFonts w:ascii="Times New Roman" w:hAnsi="Times New Roman" w:cs="Times New Roman"/>
                <w:sz w:val="24"/>
                <w:szCs w:val="24"/>
              </w:rPr>
              <w:pPrChange w:id="9138" w:author="Mohammad Nayeem Hasan" w:date="2024-12-23T01:38:00Z" w16du:dateUtc="2024-12-22T19:38:00Z">
                <w:pPr/>
              </w:pPrChange>
            </w:pPr>
            <w:del w:id="9139" w:author="Mohammad Nayeem Hasan" w:date="2024-11-03T23:14:00Z">
              <w:r w:rsidRPr="00033637" w:rsidDel="00BB33D1">
                <w:rPr>
                  <w:rFonts w:ascii="Times New Roman" w:hAnsi="Times New Roman" w:cs="Times New Roman"/>
                  <w:sz w:val="24"/>
                  <w:szCs w:val="24"/>
                </w:rPr>
                <w:delText>370 (92.50)</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06EDE0" w14:textId="346C9A72" w:rsidR="00B010D0" w:rsidRPr="00033637" w:rsidDel="00BB33D1" w:rsidRDefault="00B010D0" w:rsidP="00F31FB2">
            <w:pPr>
              <w:spacing w:line="480" w:lineRule="auto"/>
              <w:rPr>
                <w:del w:id="9140" w:author="Mohammad Nayeem Hasan" w:date="2024-11-03T23:14:00Z"/>
                <w:rFonts w:ascii="Times New Roman" w:hAnsi="Times New Roman" w:cs="Times New Roman"/>
                <w:sz w:val="24"/>
                <w:szCs w:val="24"/>
              </w:rPr>
              <w:pPrChange w:id="9141" w:author="Mohammad Nayeem Hasan" w:date="2024-12-23T01:38:00Z" w16du:dateUtc="2024-12-22T19:38:00Z">
                <w:pPr/>
              </w:pPrChange>
            </w:pPr>
          </w:p>
        </w:tc>
      </w:tr>
      <w:tr w:rsidR="00B010D0" w:rsidRPr="00033637" w:rsidDel="00BB33D1" w14:paraId="2CB5F4B8" w14:textId="4496F252" w:rsidTr="00DA17B7">
        <w:trPr>
          <w:trHeight w:val="257"/>
          <w:jc w:val="center"/>
          <w:del w:id="9142" w:author="Mohammad Nayeem Hasan" w:date="2024-11-03T23:14: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25E3BC27" w14:textId="6CAD049D" w:rsidR="00B010D0" w:rsidRPr="00033637" w:rsidDel="00BB33D1" w:rsidRDefault="00B010D0" w:rsidP="00F31FB2">
            <w:pPr>
              <w:spacing w:line="480" w:lineRule="auto"/>
              <w:rPr>
                <w:del w:id="9143" w:author="Mohammad Nayeem Hasan" w:date="2024-11-03T23:14:00Z"/>
                <w:rFonts w:ascii="Times New Roman" w:hAnsi="Times New Roman" w:cs="Times New Roman"/>
                <w:sz w:val="24"/>
                <w:szCs w:val="24"/>
              </w:rPr>
              <w:pPrChange w:id="9144" w:author="Mohammad Nayeem Hasan" w:date="2024-12-23T01:38:00Z" w16du:dateUtc="2024-12-22T19:38:00Z">
                <w:pPr/>
              </w:pPrChange>
            </w:pPr>
            <w:del w:id="9145" w:author="Mohammad Nayeem Hasan" w:date="2024-11-03T23:14:00Z">
              <w:r w:rsidRPr="00033637" w:rsidDel="00BB33D1">
                <w:rPr>
                  <w:rFonts w:ascii="Times New Roman" w:hAnsi="Times New Roman" w:cs="Times New Roman"/>
                  <w:sz w:val="24"/>
                  <w:szCs w:val="24"/>
                </w:rPr>
                <w:delText>Source of water</w:delText>
              </w:r>
            </w:del>
          </w:p>
        </w:tc>
      </w:tr>
      <w:tr w:rsidR="00861DA4" w:rsidRPr="00033637" w:rsidDel="00BB33D1" w14:paraId="2D0EFD7B" w14:textId="77777777" w:rsidTr="00D70918">
        <w:trPr>
          <w:trHeight w:val="257"/>
          <w:jc w:val="center"/>
          <w:del w:id="9146"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5B79F46F" w14:textId="08A39FC8" w:rsidR="00B010D0" w:rsidRPr="00033637" w:rsidDel="00BB33D1" w:rsidRDefault="00B010D0" w:rsidP="00F31FB2">
            <w:pPr>
              <w:spacing w:line="480" w:lineRule="auto"/>
              <w:rPr>
                <w:del w:id="9147" w:author="Mohammad Nayeem Hasan" w:date="2024-11-03T23:14:00Z"/>
                <w:rFonts w:ascii="Times New Roman" w:hAnsi="Times New Roman" w:cs="Times New Roman"/>
                <w:sz w:val="24"/>
                <w:szCs w:val="24"/>
              </w:rPr>
              <w:pPrChange w:id="9148" w:author="Mohammad Nayeem Hasan" w:date="2024-12-23T01:38:00Z" w16du:dateUtc="2024-12-22T19:38:00Z">
                <w:pPr/>
              </w:pPrChange>
            </w:pPr>
            <w:del w:id="9149" w:author="Mohammad Nayeem Hasan" w:date="2024-11-03T23:14:00Z">
              <w:r w:rsidRPr="00033637" w:rsidDel="00BB33D1">
                <w:rPr>
                  <w:rFonts w:ascii="Times New Roman" w:hAnsi="Times New Roman" w:cs="Times New Roman"/>
                  <w:sz w:val="24"/>
                  <w:szCs w:val="24"/>
                </w:rPr>
                <w:delText>Direct from source</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70A32C00" w14:textId="080E9955" w:rsidR="00B010D0" w:rsidRPr="00033637" w:rsidDel="00BB33D1" w:rsidRDefault="00B010D0" w:rsidP="00F31FB2">
            <w:pPr>
              <w:spacing w:line="480" w:lineRule="auto"/>
              <w:rPr>
                <w:del w:id="9150" w:author="Mohammad Nayeem Hasan" w:date="2024-11-03T23:14:00Z"/>
                <w:rFonts w:ascii="Times New Roman" w:hAnsi="Times New Roman" w:cs="Times New Roman"/>
                <w:sz w:val="24"/>
                <w:szCs w:val="24"/>
              </w:rPr>
              <w:pPrChange w:id="9151" w:author="Mohammad Nayeem Hasan" w:date="2024-12-23T01:38:00Z" w16du:dateUtc="2024-12-22T19:38:00Z">
                <w:pPr/>
              </w:pPrChange>
            </w:pPr>
            <w:del w:id="9152" w:author="Mohammad Nayeem Hasan" w:date="2024-11-03T23:14:00Z">
              <w:r w:rsidRPr="00033637" w:rsidDel="00BB33D1">
                <w:rPr>
                  <w:rFonts w:ascii="Times New Roman" w:hAnsi="Times New Roman" w:cs="Times New Roman"/>
                  <w:sz w:val="24"/>
                  <w:szCs w:val="24"/>
                </w:rPr>
                <w:delText>-</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3EDBE87F" w14:textId="7D576F39" w:rsidR="00B010D0" w:rsidRPr="00033637" w:rsidDel="00BB33D1" w:rsidRDefault="00B010D0" w:rsidP="00F31FB2">
            <w:pPr>
              <w:spacing w:line="480" w:lineRule="auto"/>
              <w:rPr>
                <w:del w:id="9153" w:author="Mohammad Nayeem Hasan" w:date="2024-11-03T23:14:00Z"/>
                <w:rFonts w:ascii="Times New Roman" w:hAnsi="Times New Roman" w:cs="Times New Roman"/>
                <w:sz w:val="24"/>
                <w:szCs w:val="24"/>
              </w:rPr>
              <w:pPrChange w:id="9154" w:author="Mohammad Nayeem Hasan" w:date="2024-12-23T01:38:00Z" w16du:dateUtc="2024-12-22T19:38:00Z">
                <w:pPr/>
              </w:pPrChange>
            </w:pPr>
            <w:del w:id="9155" w:author="Mohammad Nayeem Hasan" w:date="2024-11-03T23:14:00Z">
              <w:r w:rsidRPr="00033637" w:rsidDel="00BB33D1">
                <w:rPr>
                  <w:rFonts w:ascii="Times New Roman" w:hAnsi="Times New Roman" w:cs="Times New Roman"/>
                  <w:sz w:val="24"/>
                  <w:szCs w:val="24"/>
                </w:rPr>
                <w:delText>-</w:delText>
              </w:r>
            </w:del>
          </w:p>
        </w:tc>
        <w:tc>
          <w:tcPr>
            <w:tcW w:w="520" w:type="pct"/>
            <w:vMerge w:val="restart"/>
            <w:tcBorders>
              <w:top w:val="single" w:sz="4" w:space="0" w:color="auto"/>
              <w:left w:val="single" w:sz="4" w:space="0" w:color="auto"/>
              <w:bottom w:val="single" w:sz="4" w:space="0" w:color="auto"/>
              <w:right w:val="single" w:sz="4" w:space="0" w:color="auto"/>
            </w:tcBorders>
            <w:vAlign w:val="center"/>
            <w:hideMark/>
          </w:tcPr>
          <w:p w14:paraId="15732A94" w14:textId="6DCCF1BB" w:rsidR="00B010D0" w:rsidRPr="00033637" w:rsidDel="00BB33D1" w:rsidRDefault="00B010D0" w:rsidP="00F31FB2">
            <w:pPr>
              <w:spacing w:line="480" w:lineRule="auto"/>
              <w:rPr>
                <w:del w:id="9156" w:author="Mohammad Nayeem Hasan" w:date="2024-11-03T23:14:00Z"/>
                <w:rFonts w:ascii="Times New Roman" w:hAnsi="Times New Roman" w:cs="Times New Roman"/>
                <w:sz w:val="24"/>
                <w:szCs w:val="24"/>
              </w:rPr>
              <w:pPrChange w:id="9157" w:author="Mohammad Nayeem Hasan" w:date="2024-12-23T01:38:00Z" w16du:dateUtc="2024-12-22T19:38:00Z">
                <w:pPr/>
              </w:pPrChange>
            </w:pPr>
            <w:del w:id="9158" w:author="Mohammad Nayeem Hasan" w:date="2024-11-03T23:14:00Z">
              <w:r w:rsidRPr="00033637" w:rsidDel="00BB33D1">
                <w:rPr>
                  <w:rFonts w:ascii="Times New Roman" w:hAnsi="Times New Roman" w:cs="Times New Roman"/>
                  <w:sz w:val="24"/>
                  <w:szCs w:val="24"/>
                </w:rPr>
                <w:delText>-</w:delText>
              </w:r>
            </w:del>
          </w:p>
        </w:tc>
        <w:tc>
          <w:tcPr>
            <w:tcW w:w="361" w:type="pct"/>
            <w:tcBorders>
              <w:top w:val="single" w:sz="4" w:space="0" w:color="auto"/>
              <w:left w:val="single" w:sz="4" w:space="0" w:color="auto"/>
              <w:bottom w:val="single" w:sz="4" w:space="0" w:color="auto"/>
              <w:right w:val="single" w:sz="4" w:space="0" w:color="auto"/>
            </w:tcBorders>
            <w:vAlign w:val="center"/>
            <w:hideMark/>
          </w:tcPr>
          <w:p w14:paraId="7E352C74" w14:textId="61CAA203" w:rsidR="00B010D0" w:rsidRPr="00033637" w:rsidDel="00BB33D1" w:rsidRDefault="00B010D0" w:rsidP="00F31FB2">
            <w:pPr>
              <w:spacing w:line="480" w:lineRule="auto"/>
              <w:rPr>
                <w:del w:id="9159" w:author="Mohammad Nayeem Hasan" w:date="2024-11-03T23:14:00Z"/>
                <w:rFonts w:ascii="Times New Roman" w:hAnsi="Times New Roman" w:cs="Times New Roman"/>
                <w:sz w:val="24"/>
                <w:szCs w:val="24"/>
              </w:rPr>
              <w:pPrChange w:id="9160" w:author="Mohammad Nayeem Hasan" w:date="2024-12-23T01:38:00Z" w16du:dateUtc="2024-12-22T19:38:00Z">
                <w:pPr/>
              </w:pPrChange>
            </w:pPr>
            <w:del w:id="9161" w:author="Mohammad Nayeem Hasan" w:date="2024-11-03T23:14:00Z">
              <w:r w:rsidRPr="00033637" w:rsidDel="00BB33D1">
                <w:rPr>
                  <w:rFonts w:ascii="Times New Roman" w:hAnsi="Times New Roman" w:cs="Times New Roman"/>
                  <w:sz w:val="24"/>
                  <w:szCs w:val="24"/>
                </w:rPr>
                <w:delText>8 (3.7)</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58F76349" w14:textId="284DE6A5" w:rsidR="00B010D0" w:rsidRPr="00033637" w:rsidDel="00BB33D1" w:rsidRDefault="00B010D0" w:rsidP="00F31FB2">
            <w:pPr>
              <w:spacing w:line="480" w:lineRule="auto"/>
              <w:rPr>
                <w:del w:id="9162" w:author="Mohammad Nayeem Hasan" w:date="2024-11-03T23:14:00Z"/>
                <w:rFonts w:ascii="Times New Roman" w:hAnsi="Times New Roman" w:cs="Times New Roman"/>
                <w:sz w:val="24"/>
                <w:szCs w:val="24"/>
              </w:rPr>
              <w:pPrChange w:id="9163" w:author="Mohammad Nayeem Hasan" w:date="2024-12-23T01:38:00Z" w16du:dateUtc="2024-12-22T19:38:00Z">
                <w:pPr/>
              </w:pPrChange>
            </w:pPr>
            <w:del w:id="9164" w:author="Mohammad Nayeem Hasan" w:date="2024-11-03T23:14:00Z">
              <w:r w:rsidRPr="00033637" w:rsidDel="00BB33D1">
                <w:rPr>
                  <w:rFonts w:ascii="Times New Roman" w:hAnsi="Times New Roman" w:cs="Times New Roman"/>
                  <w:sz w:val="24"/>
                  <w:szCs w:val="24"/>
                </w:rPr>
                <w:delText>218 (96.3)</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25A8DF2F" w14:textId="485C63B9" w:rsidR="00B010D0" w:rsidRPr="00033637" w:rsidDel="00BB33D1" w:rsidRDefault="00B010D0" w:rsidP="00F31FB2">
            <w:pPr>
              <w:spacing w:line="480" w:lineRule="auto"/>
              <w:rPr>
                <w:del w:id="9165" w:author="Mohammad Nayeem Hasan" w:date="2024-11-03T23:14:00Z"/>
                <w:rFonts w:ascii="Times New Roman" w:hAnsi="Times New Roman" w:cs="Times New Roman"/>
                <w:sz w:val="24"/>
                <w:szCs w:val="24"/>
              </w:rPr>
              <w:pPrChange w:id="9166" w:author="Mohammad Nayeem Hasan" w:date="2024-12-23T01:38:00Z" w16du:dateUtc="2024-12-22T19:38:00Z">
                <w:pPr/>
              </w:pPrChange>
            </w:pPr>
            <w:del w:id="9167" w:author="Mohammad Nayeem Hasan" w:date="2024-11-03T23:14:00Z">
              <w:r w:rsidRPr="00033637" w:rsidDel="00BB33D1">
                <w:rPr>
                  <w:rFonts w:ascii="Times New Roman" w:hAnsi="Times New Roman" w:cs="Times New Roman"/>
                  <w:sz w:val="24"/>
                  <w:szCs w:val="24"/>
                </w:rPr>
                <w:delText>0.097</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5A86C49F" w14:textId="6221D5D0" w:rsidR="00B010D0" w:rsidRPr="00033637" w:rsidDel="00BB33D1" w:rsidRDefault="00B010D0" w:rsidP="00F31FB2">
            <w:pPr>
              <w:spacing w:line="480" w:lineRule="auto"/>
              <w:rPr>
                <w:del w:id="9168" w:author="Mohammad Nayeem Hasan" w:date="2024-11-03T23:14:00Z"/>
                <w:rFonts w:ascii="Times New Roman" w:hAnsi="Times New Roman" w:cs="Times New Roman"/>
                <w:sz w:val="24"/>
                <w:szCs w:val="24"/>
              </w:rPr>
              <w:pPrChange w:id="9169" w:author="Mohammad Nayeem Hasan" w:date="2024-12-23T01:38:00Z" w16du:dateUtc="2024-12-22T19:38:00Z">
                <w:pPr/>
              </w:pPrChange>
            </w:pPr>
            <w:del w:id="9170" w:author="Mohammad Nayeem Hasan" w:date="2024-11-03T23:14:00Z">
              <w:r w:rsidRPr="00033637" w:rsidDel="00BB33D1">
                <w:rPr>
                  <w:rFonts w:ascii="Times New Roman" w:hAnsi="Times New Roman" w:cs="Times New Roman"/>
                  <w:sz w:val="24"/>
                  <w:szCs w:val="24"/>
                </w:rPr>
                <w:delText>27 (8.7)</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7F31EA97" w14:textId="778C0DDA" w:rsidR="00B010D0" w:rsidRPr="00033637" w:rsidDel="00BB33D1" w:rsidRDefault="00B010D0" w:rsidP="00F31FB2">
            <w:pPr>
              <w:spacing w:line="480" w:lineRule="auto"/>
              <w:rPr>
                <w:del w:id="9171" w:author="Mohammad Nayeem Hasan" w:date="2024-11-03T23:14:00Z"/>
                <w:rFonts w:ascii="Times New Roman" w:hAnsi="Times New Roman" w:cs="Times New Roman"/>
                <w:sz w:val="24"/>
                <w:szCs w:val="24"/>
              </w:rPr>
              <w:pPrChange w:id="9172" w:author="Mohammad Nayeem Hasan" w:date="2024-12-23T01:38:00Z" w16du:dateUtc="2024-12-22T19:38:00Z">
                <w:pPr/>
              </w:pPrChange>
            </w:pPr>
            <w:del w:id="9173" w:author="Mohammad Nayeem Hasan" w:date="2024-11-03T23:14:00Z">
              <w:r w:rsidRPr="00033637" w:rsidDel="00BB33D1">
                <w:rPr>
                  <w:rFonts w:ascii="Times New Roman" w:hAnsi="Times New Roman" w:cs="Times New Roman"/>
                  <w:sz w:val="24"/>
                  <w:szCs w:val="24"/>
                </w:rPr>
                <w:delText>290 (91.4)</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39019319" w14:textId="341537E0" w:rsidR="00B010D0" w:rsidRPr="00033637" w:rsidDel="00BB33D1" w:rsidRDefault="00B010D0" w:rsidP="00F31FB2">
            <w:pPr>
              <w:spacing w:line="480" w:lineRule="auto"/>
              <w:rPr>
                <w:del w:id="9174" w:author="Mohammad Nayeem Hasan" w:date="2024-11-03T23:14:00Z"/>
                <w:rFonts w:ascii="Times New Roman" w:hAnsi="Times New Roman" w:cs="Times New Roman"/>
                <w:sz w:val="24"/>
                <w:szCs w:val="24"/>
              </w:rPr>
              <w:pPrChange w:id="9175" w:author="Mohammad Nayeem Hasan" w:date="2024-12-23T01:38:00Z" w16du:dateUtc="2024-12-22T19:38:00Z">
                <w:pPr/>
              </w:pPrChange>
            </w:pPr>
            <w:del w:id="9176" w:author="Mohammad Nayeem Hasan" w:date="2024-11-03T23:14:00Z">
              <w:r w:rsidRPr="00033637" w:rsidDel="00BB33D1">
                <w:rPr>
                  <w:rFonts w:ascii="Times New Roman" w:hAnsi="Times New Roman" w:cs="Times New Roman"/>
                  <w:sz w:val="24"/>
                  <w:szCs w:val="24"/>
                </w:rPr>
                <w:delText>0.366</w:delText>
              </w:r>
            </w:del>
          </w:p>
        </w:tc>
      </w:tr>
      <w:tr w:rsidR="00072E76" w:rsidRPr="00033637" w:rsidDel="00BB33D1" w14:paraId="3B57DABC" w14:textId="77777777" w:rsidTr="00D70918">
        <w:trPr>
          <w:trHeight w:val="257"/>
          <w:jc w:val="center"/>
          <w:del w:id="9177"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00204BAF" w14:textId="0DF54069" w:rsidR="00B010D0" w:rsidRPr="00033637" w:rsidDel="00BB33D1" w:rsidRDefault="00B010D0" w:rsidP="00F31FB2">
            <w:pPr>
              <w:spacing w:line="480" w:lineRule="auto"/>
              <w:rPr>
                <w:del w:id="9178" w:author="Mohammad Nayeem Hasan" w:date="2024-11-03T23:14:00Z"/>
                <w:rFonts w:ascii="Times New Roman" w:hAnsi="Times New Roman" w:cs="Times New Roman"/>
                <w:sz w:val="24"/>
                <w:szCs w:val="24"/>
              </w:rPr>
              <w:pPrChange w:id="9179" w:author="Mohammad Nayeem Hasan" w:date="2024-12-23T01:38:00Z" w16du:dateUtc="2024-12-22T19:38:00Z">
                <w:pPr/>
              </w:pPrChange>
            </w:pPr>
            <w:del w:id="9180" w:author="Mohammad Nayeem Hasan" w:date="2024-11-03T23:14:00Z">
              <w:r w:rsidRPr="00033637" w:rsidDel="00BB33D1">
                <w:rPr>
                  <w:rFonts w:ascii="Times New Roman" w:hAnsi="Times New Roman" w:cs="Times New Roman"/>
                  <w:sz w:val="24"/>
                  <w:szCs w:val="24"/>
                </w:rPr>
                <w:delText>Covered container</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72043B7C" w14:textId="71244B0E" w:rsidR="00B010D0" w:rsidRPr="00033637" w:rsidDel="00BB33D1" w:rsidRDefault="00B010D0" w:rsidP="00F31FB2">
            <w:pPr>
              <w:spacing w:line="480" w:lineRule="auto"/>
              <w:rPr>
                <w:del w:id="9181" w:author="Mohammad Nayeem Hasan" w:date="2024-11-03T23:14:00Z"/>
                <w:rFonts w:ascii="Times New Roman" w:hAnsi="Times New Roman" w:cs="Times New Roman"/>
                <w:sz w:val="24"/>
                <w:szCs w:val="24"/>
              </w:rPr>
              <w:pPrChange w:id="9182" w:author="Mohammad Nayeem Hasan" w:date="2024-12-23T01:38:00Z" w16du:dateUtc="2024-12-22T19:38:00Z">
                <w:pPr/>
              </w:pPrChange>
            </w:pPr>
            <w:del w:id="9183" w:author="Mohammad Nayeem Hasan" w:date="2024-11-03T23:14:00Z">
              <w:r w:rsidRPr="00033637" w:rsidDel="00BB33D1">
                <w:rPr>
                  <w:rFonts w:ascii="Times New Roman" w:hAnsi="Times New Roman" w:cs="Times New Roman"/>
                  <w:sz w:val="24"/>
                  <w:szCs w:val="24"/>
                </w:rPr>
                <w:delText>-</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276AE5C2" w14:textId="4008C495" w:rsidR="00B010D0" w:rsidRPr="00033637" w:rsidDel="00BB33D1" w:rsidRDefault="00B010D0" w:rsidP="00F31FB2">
            <w:pPr>
              <w:spacing w:line="480" w:lineRule="auto"/>
              <w:rPr>
                <w:del w:id="9184" w:author="Mohammad Nayeem Hasan" w:date="2024-11-03T23:14:00Z"/>
                <w:rFonts w:ascii="Times New Roman" w:hAnsi="Times New Roman" w:cs="Times New Roman"/>
                <w:sz w:val="24"/>
                <w:szCs w:val="24"/>
              </w:rPr>
              <w:pPrChange w:id="9185" w:author="Mohammad Nayeem Hasan" w:date="2024-12-23T01:38:00Z" w16du:dateUtc="2024-12-22T19:38:00Z">
                <w:pPr/>
              </w:pPrChange>
            </w:pPr>
            <w:del w:id="9186" w:author="Mohammad Nayeem Hasan" w:date="2024-11-03T23:14:00Z">
              <w:r w:rsidRPr="00033637" w:rsidDel="00BB33D1">
                <w:rPr>
                  <w:rFonts w:ascii="Times New Roman" w:hAnsi="Times New Roman" w:cs="Times New Roman"/>
                  <w:sz w:val="24"/>
                  <w:szCs w:val="24"/>
                </w:rPr>
                <w:delText>-</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FCFFF1" w14:textId="2B6A633E" w:rsidR="00B010D0" w:rsidRPr="00033637" w:rsidDel="00BB33D1" w:rsidRDefault="00B010D0" w:rsidP="00F31FB2">
            <w:pPr>
              <w:spacing w:line="480" w:lineRule="auto"/>
              <w:rPr>
                <w:del w:id="9187" w:author="Mohammad Nayeem Hasan" w:date="2024-11-03T23:14:00Z"/>
                <w:rFonts w:ascii="Times New Roman" w:hAnsi="Times New Roman" w:cs="Times New Roman"/>
                <w:sz w:val="24"/>
                <w:szCs w:val="24"/>
              </w:rPr>
              <w:pPrChange w:id="9188"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66F3B0CB" w14:textId="396498BC" w:rsidR="00B010D0" w:rsidRPr="00033637" w:rsidDel="00BB33D1" w:rsidRDefault="00B010D0" w:rsidP="00F31FB2">
            <w:pPr>
              <w:spacing w:line="480" w:lineRule="auto"/>
              <w:rPr>
                <w:del w:id="9189" w:author="Mohammad Nayeem Hasan" w:date="2024-11-03T23:14:00Z"/>
                <w:rFonts w:ascii="Times New Roman" w:hAnsi="Times New Roman" w:cs="Times New Roman"/>
                <w:sz w:val="24"/>
                <w:szCs w:val="24"/>
              </w:rPr>
              <w:pPrChange w:id="9190" w:author="Mohammad Nayeem Hasan" w:date="2024-12-23T01:38:00Z" w16du:dateUtc="2024-12-22T19:38:00Z">
                <w:pPr/>
              </w:pPrChange>
            </w:pPr>
            <w:del w:id="9191" w:author="Mohammad Nayeem Hasan" w:date="2024-11-03T23:14:00Z">
              <w:r w:rsidRPr="00033637" w:rsidDel="00BB33D1">
                <w:rPr>
                  <w:rFonts w:ascii="Times New Roman" w:hAnsi="Times New Roman" w:cs="Times New Roman"/>
                  <w:sz w:val="24"/>
                  <w:szCs w:val="24"/>
                </w:rPr>
                <w:delText>113 (4.2)</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2DD23955" w14:textId="4B475F70" w:rsidR="00B010D0" w:rsidRPr="00033637" w:rsidDel="00BB33D1" w:rsidRDefault="00B010D0" w:rsidP="00F31FB2">
            <w:pPr>
              <w:spacing w:line="480" w:lineRule="auto"/>
              <w:rPr>
                <w:del w:id="9192" w:author="Mohammad Nayeem Hasan" w:date="2024-11-03T23:14:00Z"/>
                <w:rFonts w:ascii="Times New Roman" w:hAnsi="Times New Roman" w:cs="Times New Roman"/>
                <w:sz w:val="24"/>
                <w:szCs w:val="24"/>
              </w:rPr>
              <w:pPrChange w:id="9193" w:author="Mohammad Nayeem Hasan" w:date="2024-12-23T01:38:00Z" w16du:dateUtc="2024-12-22T19:38:00Z">
                <w:pPr/>
              </w:pPrChange>
            </w:pPr>
            <w:del w:id="9194" w:author="Mohammad Nayeem Hasan" w:date="2024-11-03T23:14:00Z">
              <w:r w:rsidRPr="00033637" w:rsidDel="00BB33D1">
                <w:rPr>
                  <w:rFonts w:ascii="Times New Roman" w:hAnsi="Times New Roman" w:cs="Times New Roman"/>
                  <w:sz w:val="24"/>
                  <w:szCs w:val="24"/>
                </w:rPr>
                <w:delText>2570 (95.8)</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EE46B2" w14:textId="0C253903" w:rsidR="00B010D0" w:rsidRPr="00033637" w:rsidDel="00BB33D1" w:rsidRDefault="00B010D0" w:rsidP="00F31FB2">
            <w:pPr>
              <w:spacing w:line="480" w:lineRule="auto"/>
              <w:rPr>
                <w:del w:id="9195" w:author="Mohammad Nayeem Hasan" w:date="2024-11-03T23:14:00Z"/>
                <w:rFonts w:ascii="Times New Roman" w:hAnsi="Times New Roman" w:cs="Times New Roman"/>
                <w:sz w:val="24"/>
                <w:szCs w:val="24"/>
              </w:rPr>
              <w:pPrChange w:id="9196"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741B0C2D" w14:textId="6DF03A71" w:rsidR="00B010D0" w:rsidRPr="00033637" w:rsidDel="00BB33D1" w:rsidRDefault="00B010D0" w:rsidP="00F31FB2">
            <w:pPr>
              <w:spacing w:line="480" w:lineRule="auto"/>
              <w:rPr>
                <w:del w:id="9197" w:author="Mohammad Nayeem Hasan" w:date="2024-11-03T23:14:00Z"/>
                <w:rFonts w:ascii="Times New Roman" w:hAnsi="Times New Roman" w:cs="Times New Roman"/>
                <w:sz w:val="24"/>
                <w:szCs w:val="24"/>
              </w:rPr>
              <w:pPrChange w:id="9198" w:author="Mohammad Nayeem Hasan" w:date="2024-12-23T01:38:00Z" w16du:dateUtc="2024-12-22T19:38:00Z">
                <w:pPr/>
              </w:pPrChange>
            </w:pPr>
            <w:del w:id="9199" w:author="Mohammad Nayeem Hasan" w:date="2024-11-03T23:14:00Z">
              <w:r w:rsidRPr="00033637" w:rsidDel="00BB33D1">
                <w:rPr>
                  <w:rFonts w:ascii="Times New Roman" w:hAnsi="Times New Roman" w:cs="Times New Roman"/>
                  <w:sz w:val="24"/>
                  <w:szCs w:val="24"/>
                </w:rPr>
                <w:delText>216 (7.4)</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4CAF21BE" w14:textId="547BFEDA" w:rsidR="00B010D0" w:rsidRPr="00033637" w:rsidDel="00BB33D1" w:rsidRDefault="00B010D0" w:rsidP="00F31FB2">
            <w:pPr>
              <w:spacing w:line="480" w:lineRule="auto"/>
              <w:rPr>
                <w:del w:id="9200" w:author="Mohammad Nayeem Hasan" w:date="2024-11-03T23:14:00Z"/>
                <w:rFonts w:ascii="Times New Roman" w:hAnsi="Times New Roman" w:cs="Times New Roman"/>
                <w:sz w:val="24"/>
                <w:szCs w:val="24"/>
              </w:rPr>
              <w:pPrChange w:id="9201" w:author="Mohammad Nayeem Hasan" w:date="2024-12-23T01:38:00Z" w16du:dateUtc="2024-12-22T19:38:00Z">
                <w:pPr/>
              </w:pPrChange>
            </w:pPr>
            <w:del w:id="9202" w:author="Mohammad Nayeem Hasan" w:date="2024-11-03T23:14:00Z">
              <w:r w:rsidRPr="00033637" w:rsidDel="00BB33D1">
                <w:rPr>
                  <w:rFonts w:ascii="Times New Roman" w:hAnsi="Times New Roman" w:cs="Times New Roman"/>
                  <w:sz w:val="24"/>
                  <w:szCs w:val="24"/>
                </w:rPr>
                <w:delText>2706 (92.6)</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5AE588D" w14:textId="33ECCAA9" w:rsidR="00B010D0" w:rsidRPr="00033637" w:rsidDel="00BB33D1" w:rsidRDefault="00B010D0" w:rsidP="00F31FB2">
            <w:pPr>
              <w:spacing w:line="480" w:lineRule="auto"/>
              <w:rPr>
                <w:del w:id="9203" w:author="Mohammad Nayeem Hasan" w:date="2024-11-03T23:14:00Z"/>
                <w:rFonts w:ascii="Times New Roman" w:hAnsi="Times New Roman" w:cs="Times New Roman"/>
                <w:sz w:val="24"/>
                <w:szCs w:val="24"/>
              </w:rPr>
              <w:pPrChange w:id="9204" w:author="Mohammad Nayeem Hasan" w:date="2024-12-23T01:38:00Z" w16du:dateUtc="2024-12-22T19:38:00Z">
                <w:pPr/>
              </w:pPrChange>
            </w:pPr>
          </w:p>
        </w:tc>
      </w:tr>
      <w:tr w:rsidR="00072E76" w:rsidRPr="00033637" w:rsidDel="00BB33D1" w14:paraId="346F3CDB" w14:textId="77777777" w:rsidTr="00D70918">
        <w:trPr>
          <w:trHeight w:val="257"/>
          <w:jc w:val="center"/>
          <w:del w:id="9205"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4B7265DC" w14:textId="0C59A9C4" w:rsidR="00B010D0" w:rsidRPr="00033637" w:rsidDel="00BB33D1" w:rsidRDefault="00B010D0" w:rsidP="00F31FB2">
            <w:pPr>
              <w:spacing w:line="480" w:lineRule="auto"/>
              <w:rPr>
                <w:del w:id="9206" w:author="Mohammad Nayeem Hasan" w:date="2024-11-03T23:14:00Z"/>
                <w:rFonts w:ascii="Times New Roman" w:hAnsi="Times New Roman" w:cs="Times New Roman"/>
                <w:sz w:val="24"/>
                <w:szCs w:val="24"/>
              </w:rPr>
              <w:pPrChange w:id="9207" w:author="Mohammad Nayeem Hasan" w:date="2024-12-23T01:38:00Z" w16du:dateUtc="2024-12-22T19:38:00Z">
                <w:pPr/>
              </w:pPrChange>
            </w:pPr>
            <w:del w:id="9208" w:author="Mohammad Nayeem Hasan" w:date="2024-11-03T23:14:00Z">
              <w:r w:rsidRPr="00033637" w:rsidDel="00BB33D1">
                <w:rPr>
                  <w:rFonts w:ascii="Times New Roman" w:hAnsi="Times New Roman" w:cs="Times New Roman"/>
                  <w:sz w:val="24"/>
                  <w:szCs w:val="24"/>
                </w:rPr>
                <w:delText>Uncovered container</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7EBA8A2D" w14:textId="33D019AD" w:rsidR="00B010D0" w:rsidRPr="00033637" w:rsidDel="00BB33D1" w:rsidRDefault="00B010D0" w:rsidP="00F31FB2">
            <w:pPr>
              <w:spacing w:line="480" w:lineRule="auto"/>
              <w:rPr>
                <w:del w:id="9209" w:author="Mohammad Nayeem Hasan" w:date="2024-11-03T23:14:00Z"/>
                <w:rFonts w:ascii="Times New Roman" w:hAnsi="Times New Roman" w:cs="Times New Roman"/>
                <w:sz w:val="24"/>
                <w:szCs w:val="24"/>
              </w:rPr>
              <w:pPrChange w:id="9210" w:author="Mohammad Nayeem Hasan" w:date="2024-12-23T01:38:00Z" w16du:dateUtc="2024-12-22T19:38:00Z">
                <w:pPr/>
              </w:pPrChange>
            </w:pPr>
            <w:del w:id="9211" w:author="Mohammad Nayeem Hasan" w:date="2024-11-03T23:14:00Z">
              <w:r w:rsidRPr="00033637" w:rsidDel="00BB33D1">
                <w:rPr>
                  <w:rFonts w:ascii="Times New Roman" w:hAnsi="Times New Roman" w:cs="Times New Roman"/>
                  <w:sz w:val="24"/>
                  <w:szCs w:val="24"/>
                </w:rPr>
                <w:delText>-</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5553D7B5" w14:textId="30828BBC" w:rsidR="00B010D0" w:rsidRPr="00033637" w:rsidDel="00BB33D1" w:rsidRDefault="00B010D0" w:rsidP="00F31FB2">
            <w:pPr>
              <w:spacing w:line="480" w:lineRule="auto"/>
              <w:rPr>
                <w:del w:id="9212" w:author="Mohammad Nayeem Hasan" w:date="2024-11-03T23:14:00Z"/>
                <w:rFonts w:ascii="Times New Roman" w:hAnsi="Times New Roman" w:cs="Times New Roman"/>
                <w:sz w:val="24"/>
                <w:szCs w:val="24"/>
              </w:rPr>
              <w:pPrChange w:id="9213" w:author="Mohammad Nayeem Hasan" w:date="2024-12-23T01:38:00Z" w16du:dateUtc="2024-12-22T19:38:00Z">
                <w:pPr/>
              </w:pPrChange>
            </w:pPr>
            <w:del w:id="9214" w:author="Mohammad Nayeem Hasan" w:date="2024-11-03T23:14:00Z">
              <w:r w:rsidRPr="00033637" w:rsidDel="00BB33D1">
                <w:rPr>
                  <w:rFonts w:ascii="Times New Roman" w:hAnsi="Times New Roman" w:cs="Times New Roman"/>
                  <w:sz w:val="24"/>
                  <w:szCs w:val="24"/>
                </w:rPr>
                <w:delText>-</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87223C" w14:textId="1B376778" w:rsidR="00B010D0" w:rsidRPr="00033637" w:rsidDel="00BB33D1" w:rsidRDefault="00B010D0" w:rsidP="00F31FB2">
            <w:pPr>
              <w:spacing w:line="480" w:lineRule="auto"/>
              <w:rPr>
                <w:del w:id="9215" w:author="Mohammad Nayeem Hasan" w:date="2024-11-03T23:14:00Z"/>
                <w:rFonts w:ascii="Times New Roman" w:hAnsi="Times New Roman" w:cs="Times New Roman"/>
                <w:sz w:val="24"/>
                <w:szCs w:val="24"/>
              </w:rPr>
              <w:pPrChange w:id="9216"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3739055B" w14:textId="20E81FA7" w:rsidR="00B010D0" w:rsidRPr="00033637" w:rsidDel="00BB33D1" w:rsidRDefault="00B010D0" w:rsidP="00F31FB2">
            <w:pPr>
              <w:spacing w:line="480" w:lineRule="auto"/>
              <w:rPr>
                <w:del w:id="9217" w:author="Mohammad Nayeem Hasan" w:date="2024-11-03T23:14:00Z"/>
                <w:rFonts w:ascii="Times New Roman" w:hAnsi="Times New Roman" w:cs="Times New Roman"/>
                <w:sz w:val="24"/>
                <w:szCs w:val="24"/>
              </w:rPr>
              <w:pPrChange w:id="9218" w:author="Mohammad Nayeem Hasan" w:date="2024-12-23T01:38:00Z" w16du:dateUtc="2024-12-22T19:38:00Z">
                <w:pPr/>
              </w:pPrChange>
            </w:pPr>
            <w:del w:id="9219" w:author="Mohammad Nayeem Hasan" w:date="2024-11-03T23:14:00Z">
              <w:r w:rsidRPr="00033637" w:rsidDel="00BB33D1">
                <w:rPr>
                  <w:rFonts w:ascii="Times New Roman" w:hAnsi="Times New Roman" w:cs="Times New Roman"/>
                  <w:sz w:val="24"/>
                  <w:szCs w:val="24"/>
                </w:rPr>
                <w:delText>32 (2.7)</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218F3852" w14:textId="6C4BEF26" w:rsidR="00B010D0" w:rsidRPr="00033637" w:rsidDel="00BB33D1" w:rsidRDefault="00B010D0" w:rsidP="00F31FB2">
            <w:pPr>
              <w:spacing w:line="480" w:lineRule="auto"/>
              <w:rPr>
                <w:del w:id="9220" w:author="Mohammad Nayeem Hasan" w:date="2024-11-03T23:14:00Z"/>
                <w:rFonts w:ascii="Times New Roman" w:hAnsi="Times New Roman" w:cs="Times New Roman"/>
                <w:sz w:val="24"/>
                <w:szCs w:val="24"/>
              </w:rPr>
              <w:pPrChange w:id="9221" w:author="Mohammad Nayeem Hasan" w:date="2024-12-23T01:38:00Z" w16du:dateUtc="2024-12-22T19:38:00Z">
                <w:pPr/>
              </w:pPrChange>
            </w:pPr>
            <w:del w:id="9222" w:author="Mohammad Nayeem Hasan" w:date="2024-11-03T23:14:00Z">
              <w:r w:rsidRPr="00033637" w:rsidDel="00BB33D1">
                <w:rPr>
                  <w:rFonts w:ascii="Times New Roman" w:hAnsi="Times New Roman" w:cs="Times New Roman"/>
                  <w:sz w:val="24"/>
                  <w:szCs w:val="24"/>
                </w:rPr>
                <w:delText>1166 (97.3)</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E70677A" w14:textId="38226B75" w:rsidR="00B010D0" w:rsidRPr="00033637" w:rsidDel="00BB33D1" w:rsidRDefault="00B010D0" w:rsidP="00F31FB2">
            <w:pPr>
              <w:spacing w:line="480" w:lineRule="auto"/>
              <w:rPr>
                <w:del w:id="9223" w:author="Mohammad Nayeem Hasan" w:date="2024-11-03T23:14:00Z"/>
                <w:rFonts w:ascii="Times New Roman" w:hAnsi="Times New Roman" w:cs="Times New Roman"/>
                <w:sz w:val="24"/>
                <w:szCs w:val="24"/>
              </w:rPr>
              <w:pPrChange w:id="9224"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093E63F4" w14:textId="47DA2878" w:rsidR="00B010D0" w:rsidRPr="00033637" w:rsidDel="00BB33D1" w:rsidRDefault="00B010D0" w:rsidP="00F31FB2">
            <w:pPr>
              <w:spacing w:line="480" w:lineRule="auto"/>
              <w:rPr>
                <w:del w:id="9225" w:author="Mohammad Nayeem Hasan" w:date="2024-11-03T23:14:00Z"/>
                <w:rFonts w:ascii="Times New Roman" w:hAnsi="Times New Roman" w:cs="Times New Roman"/>
                <w:sz w:val="24"/>
                <w:szCs w:val="24"/>
              </w:rPr>
              <w:pPrChange w:id="9226" w:author="Mohammad Nayeem Hasan" w:date="2024-12-23T01:38:00Z" w16du:dateUtc="2024-12-22T19:38:00Z">
                <w:pPr/>
              </w:pPrChange>
            </w:pPr>
            <w:del w:id="9227" w:author="Mohammad Nayeem Hasan" w:date="2024-11-03T23:14:00Z">
              <w:r w:rsidRPr="00033637" w:rsidDel="00BB33D1">
                <w:rPr>
                  <w:rFonts w:ascii="Times New Roman" w:hAnsi="Times New Roman" w:cs="Times New Roman"/>
                  <w:sz w:val="24"/>
                  <w:szCs w:val="24"/>
                </w:rPr>
                <w:delText>88 (6.3)</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398D36B2" w14:textId="5BA072E8" w:rsidR="00B010D0" w:rsidRPr="00033637" w:rsidDel="00BB33D1" w:rsidRDefault="00B010D0" w:rsidP="00F31FB2">
            <w:pPr>
              <w:spacing w:line="480" w:lineRule="auto"/>
              <w:rPr>
                <w:del w:id="9228" w:author="Mohammad Nayeem Hasan" w:date="2024-11-03T23:14:00Z"/>
                <w:rFonts w:ascii="Times New Roman" w:hAnsi="Times New Roman" w:cs="Times New Roman"/>
                <w:sz w:val="24"/>
                <w:szCs w:val="24"/>
              </w:rPr>
              <w:pPrChange w:id="9229" w:author="Mohammad Nayeem Hasan" w:date="2024-12-23T01:38:00Z" w16du:dateUtc="2024-12-22T19:38:00Z">
                <w:pPr/>
              </w:pPrChange>
            </w:pPr>
            <w:del w:id="9230" w:author="Mohammad Nayeem Hasan" w:date="2024-11-03T23:14:00Z">
              <w:r w:rsidRPr="00033637" w:rsidDel="00BB33D1">
                <w:rPr>
                  <w:rFonts w:ascii="Times New Roman" w:hAnsi="Times New Roman" w:cs="Times New Roman"/>
                  <w:sz w:val="24"/>
                  <w:szCs w:val="24"/>
                </w:rPr>
                <w:delText>1304 (93.7)</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782733" w14:textId="35651F80" w:rsidR="00B010D0" w:rsidRPr="00033637" w:rsidDel="00BB33D1" w:rsidRDefault="00B010D0" w:rsidP="00F31FB2">
            <w:pPr>
              <w:spacing w:line="480" w:lineRule="auto"/>
              <w:rPr>
                <w:del w:id="9231" w:author="Mohammad Nayeem Hasan" w:date="2024-11-03T23:14:00Z"/>
                <w:rFonts w:ascii="Times New Roman" w:hAnsi="Times New Roman" w:cs="Times New Roman"/>
                <w:sz w:val="24"/>
                <w:szCs w:val="24"/>
              </w:rPr>
              <w:pPrChange w:id="9232" w:author="Mohammad Nayeem Hasan" w:date="2024-12-23T01:38:00Z" w16du:dateUtc="2024-12-22T19:38:00Z">
                <w:pPr/>
              </w:pPrChange>
            </w:pPr>
          </w:p>
        </w:tc>
      </w:tr>
      <w:tr w:rsidR="00B010D0" w:rsidRPr="00033637" w:rsidDel="00BB33D1" w14:paraId="2B1EC12A" w14:textId="6D7AE421" w:rsidTr="00DA17B7">
        <w:trPr>
          <w:trHeight w:val="257"/>
          <w:jc w:val="center"/>
          <w:del w:id="9233" w:author="Mohammad Nayeem Hasan" w:date="2024-11-03T23:14:00Z"/>
        </w:trPr>
        <w:tc>
          <w:tcPr>
            <w:tcW w:w="5000" w:type="pct"/>
            <w:gridSpan w:val="10"/>
            <w:tcBorders>
              <w:top w:val="single" w:sz="4" w:space="0" w:color="auto"/>
              <w:left w:val="single" w:sz="4" w:space="0" w:color="auto"/>
              <w:bottom w:val="single" w:sz="4" w:space="0" w:color="auto"/>
              <w:right w:val="single" w:sz="4" w:space="0" w:color="auto"/>
            </w:tcBorders>
            <w:vAlign w:val="center"/>
            <w:hideMark/>
          </w:tcPr>
          <w:p w14:paraId="2B425760" w14:textId="7A0D5B77" w:rsidR="00B010D0" w:rsidRPr="00033637" w:rsidDel="00BB33D1" w:rsidRDefault="00B010D0" w:rsidP="00F31FB2">
            <w:pPr>
              <w:spacing w:line="480" w:lineRule="auto"/>
              <w:rPr>
                <w:del w:id="9234" w:author="Mohammad Nayeem Hasan" w:date="2024-11-03T23:14:00Z"/>
                <w:rFonts w:ascii="Times New Roman" w:hAnsi="Times New Roman" w:cs="Times New Roman"/>
                <w:sz w:val="24"/>
                <w:szCs w:val="24"/>
              </w:rPr>
              <w:pPrChange w:id="9235" w:author="Mohammad Nayeem Hasan" w:date="2024-12-23T01:38:00Z" w16du:dateUtc="2024-12-22T19:38:00Z">
                <w:pPr/>
              </w:pPrChange>
            </w:pPr>
            <w:del w:id="9236" w:author="Mohammad Nayeem Hasan" w:date="2024-11-03T23:14:00Z">
              <w:r w:rsidRPr="00033637" w:rsidDel="00BB33D1">
                <w:rPr>
                  <w:rFonts w:ascii="Times New Roman" w:hAnsi="Times New Roman" w:cs="Times New Roman"/>
                  <w:sz w:val="24"/>
                  <w:szCs w:val="24"/>
                </w:rPr>
                <w:delText>Water treatment</w:delText>
              </w:r>
            </w:del>
          </w:p>
        </w:tc>
      </w:tr>
      <w:tr w:rsidR="00861DA4" w:rsidRPr="00033637" w:rsidDel="00BB33D1" w14:paraId="4BCA953C" w14:textId="77777777" w:rsidTr="00D70918">
        <w:trPr>
          <w:trHeight w:val="257"/>
          <w:jc w:val="center"/>
          <w:del w:id="9237"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55E52014" w14:textId="66B21368" w:rsidR="00B010D0" w:rsidRPr="00033637" w:rsidDel="00BB33D1" w:rsidRDefault="00B010D0" w:rsidP="00F31FB2">
            <w:pPr>
              <w:spacing w:line="480" w:lineRule="auto"/>
              <w:rPr>
                <w:del w:id="9238" w:author="Mohammad Nayeem Hasan" w:date="2024-11-03T23:14:00Z"/>
                <w:rFonts w:ascii="Times New Roman" w:hAnsi="Times New Roman" w:cs="Times New Roman"/>
                <w:sz w:val="24"/>
                <w:szCs w:val="24"/>
              </w:rPr>
              <w:pPrChange w:id="9239" w:author="Mohammad Nayeem Hasan" w:date="2024-12-23T01:38:00Z" w16du:dateUtc="2024-12-22T19:38:00Z">
                <w:pPr/>
              </w:pPrChange>
            </w:pPr>
            <w:del w:id="9240" w:author="Mohammad Nayeem Hasan" w:date="2024-11-03T23:14:00Z">
              <w:r w:rsidRPr="00033637" w:rsidDel="00BB33D1">
                <w:rPr>
                  <w:rFonts w:ascii="Times New Roman" w:hAnsi="Times New Roman" w:cs="Times New Roman"/>
                  <w:sz w:val="24"/>
                  <w:szCs w:val="24"/>
                </w:rPr>
                <w:delText>Yes</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520C8578" w14:textId="52A90FB6" w:rsidR="00B010D0" w:rsidRPr="00033637" w:rsidDel="00BB33D1" w:rsidRDefault="00B010D0" w:rsidP="00F31FB2">
            <w:pPr>
              <w:spacing w:line="480" w:lineRule="auto"/>
              <w:rPr>
                <w:del w:id="9241" w:author="Mohammad Nayeem Hasan" w:date="2024-11-03T23:14:00Z"/>
                <w:rFonts w:ascii="Times New Roman" w:hAnsi="Times New Roman" w:cs="Times New Roman"/>
                <w:sz w:val="24"/>
                <w:szCs w:val="24"/>
              </w:rPr>
              <w:pPrChange w:id="9242" w:author="Mohammad Nayeem Hasan" w:date="2024-12-23T01:38:00Z" w16du:dateUtc="2024-12-22T19:38:00Z">
                <w:pPr/>
              </w:pPrChange>
            </w:pPr>
            <w:del w:id="9243" w:author="Mohammad Nayeem Hasan" w:date="2024-11-03T23:14:00Z">
              <w:r w:rsidRPr="00033637" w:rsidDel="00BB33D1">
                <w:rPr>
                  <w:rFonts w:ascii="Times New Roman" w:hAnsi="Times New Roman" w:cs="Times New Roman"/>
                  <w:sz w:val="24"/>
                  <w:szCs w:val="24"/>
                </w:rPr>
                <w:delText>170 (8.1)</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45691D24" w14:textId="573F7AE1" w:rsidR="00B010D0" w:rsidRPr="00033637" w:rsidDel="00BB33D1" w:rsidRDefault="00B010D0" w:rsidP="00F31FB2">
            <w:pPr>
              <w:spacing w:line="480" w:lineRule="auto"/>
              <w:rPr>
                <w:del w:id="9244" w:author="Mohammad Nayeem Hasan" w:date="2024-11-03T23:14:00Z"/>
                <w:rFonts w:ascii="Times New Roman" w:hAnsi="Times New Roman" w:cs="Times New Roman"/>
                <w:sz w:val="24"/>
                <w:szCs w:val="24"/>
              </w:rPr>
              <w:pPrChange w:id="9245" w:author="Mohammad Nayeem Hasan" w:date="2024-12-23T01:38:00Z" w16du:dateUtc="2024-12-22T19:38:00Z">
                <w:pPr/>
              </w:pPrChange>
            </w:pPr>
            <w:del w:id="9246" w:author="Mohammad Nayeem Hasan" w:date="2024-11-03T23:14:00Z">
              <w:r w:rsidRPr="00033637" w:rsidDel="00BB33D1">
                <w:rPr>
                  <w:rFonts w:ascii="Times New Roman" w:hAnsi="Times New Roman" w:cs="Times New Roman"/>
                  <w:sz w:val="24"/>
                  <w:szCs w:val="24"/>
                </w:rPr>
                <w:delText>1917 (91.9)</w:delText>
              </w:r>
            </w:del>
          </w:p>
        </w:tc>
        <w:tc>
          <w:tcPr>
            <w:tcW w:w="520" w:type="pct"/>
            <w:vMerge w:val="restart"/>
            <w:tcBorders>
              <w:top w:val="single" w:sz="4" w:space="0" w:color="auto"/>
              <w:left w:val="single" w:sz="4" w:space="0" w:color="auto"/>
              <w:bottom w:val="single" w:sz="4" w:space="0" w:color="auto"/>
              <w:right w:val="single" w:sz="4" w:space="0" w:color="auto"/>
            </w:tcBorders>
            <w:vAlign w:val="center"/>
            <w:hideMark/>
          </w:tcPr>
          <w:p w14:paraId="6C8FD208" w14:textId="49C427B2" w:rsidR="00B010D0" w:rsidRPr="00033637" w:rsidDel="00BB33D1" w:rsidRDefault="00B010D0" w:rsidP="00F31FB2">
            <w:pPr>
              <w:spacing w:line="480" w:lineRule="auto"/>
              <w:rPr>
                <w:del w:id="9247" w:author="Mohammad Nayeem Hasan" w:date="2024-11-03T23:14:00Z"/>
                <w:rFonts w:ascii="Times New Roman" w:hAnsi="Times New Roman" w:cs="Times New Roman"/>
                <w:sz w:val="24"/>
                <w:szCs w:val="24"/>
              </w:rPr>
              <w:pPrChange w:id="9248" w:author="Mohammad Nayeem Hasan" w:date="2024-12-23T01:38:00Z" w16du:dateUtc="2024-12-22T19:38:00Z">
                <w:pPr/>
              </w:pPrChange>
            </w:pPr>
            <w:del w:id="9249" w:author="Mohammad Nayeem Hasan" w:date="2024-11-03T23:14:00Z">
              <w:r w:rsidRPr="00033637" w:rsidDel="00BB33D1">
                <w:rPr>
                  <w:rFonts w:ascii="Times New Roman" w:hAnsi="Times New Roman" w:cs="Times New Roman"/>
                  <w:sz w:val="24"/>
                  <w:szCs w:val="24"/>
                </w:rPr>
                <w:delText>0.214</w:delText>
              </w:r>
            </w:del>
          </w:p>
        </w:tc>
        <w:tc>
          <w:tcPr>
            <w:tcW w:w="361" w:type="pct"/>
            <w:tcBorders>
              <w:top w:val="single" w:sz="4" w:space="0" w:color="auto"/>
              <w:left w:val="single" w:sz="4" w:space="0" w:color="auto"/>
              <w:bottom w:val="single" w:sz="4" w:space="0" w:color="auto"/>
              <w:right w:val="single" w:sz="4" w:space="0" w:color="auto"/>
            </w:tcBorders>
            <w:vAlign w:val="center"/>
            <w:hideMark/>
          </w:tcPr>
          <w:p w14:paraId="64796295" w14:textId="29B2049C" w:rsidR="00B010D0" w:rsidRPr="00033637" w:rsidDel="00BB33D1" w:rsidRDefault="00B010D0" w:rsidP="00F31FB2">
            <w:pPr>
              <w:spacing w:line="480" w:lineRule="auto"/>
              <w:rPr>
                <w:del w:id="9250" w:author="Mohammad Nayeem Hasan" w:date="2024-11-03T23:14:00Z"/>
                <w:rFonts w:ascii="Times New Roman" w:hAnsi="Times New Roman" w:cs="Times New Roman"/>
                <w:sz w:val="24"/>
                <w:szCs w:val="24"/>
              </w:rPr>
              <w:pPrChange w:id="9251" w:author="Mohammad Nayeem Hasan" w:date="2024-12-23T01:38:00Z" w16du:dateUtc="2024-12-22T19:38:00Z">
                <w:pPr/>
              </w:pPrChange>
            </w:pPr>
            <w:del w:id="9252" w:author="Mohammad Nayeem Hasan" w:date="2024-11-03T23:14:00Z">
              <w:r w:rsidRPr="00033637" w:rsidDel="00BB33D1">
                <w:rPr>
                  <w:rFonts w:ascii="Times New Roman" w:hAnsi="Times New Roman" w:cs="Times New Roman"/>
                  <w:sz w:val="24"/>
                  <w:szCs w:val="24"/>
                </w:rPr>
                <w:delText>88 (4.6)</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1FC7DAB4" w14:textId="78D6205A" w:rsidR="00B010D0" w:rsidRPr="00033637" w:rsidDel="00BB33D1" w:rsidRDefault="00B010D0" w:rsidP="00F31FB2">
            <w:pPr>
              <w:spacing w:line="480" w:lineRule="auto"/>
              <w:rPr>
                <w:del w:id="9253" w:author="Mohammad Nayeem Hasan" w:date="2024-11-03T23:14:00Z"/>
                <w:rFonts w:ascii="Times New Roman" w:hAnsi="Times New Roman" w:cs="Times New Roman"/>
                <w:sz w:val="24"/>
                <w:szCs w:val="24"/>
              </w:rPr>
              <w:pPrChange w:id="9254" w:author="Mohammad Nayeem Hasan" w:date="2024-12-23T01:38:00Z" w16du:dateUtc="2024-12-22T19:38:00Z">
                <w:pPr/>
              </w:pPrChange>
            </w:pPr>
            <w:del w:id="9255" w:author="Mohammad Nayeem Hasan" w:date="2024-11-03T23:14:00Z">
              <w:r w:rsidRPr="00033637" w:rsidDel="00BB33D1">
                <w:rPr>
                  <w:rFonts w:ascii="Times New Roman" w:hAnsi="Times New Roman" w:cs="Times New Roman"/>
                  <w:sz w:val="24"/>
                  <w:szCs w:val="24"/>
                </w:rPr>
                <w:delText>1828 (95.4)</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511DE66F" w14:textId="368585DB" w:rsidR="00B010D0" w:rsidRPr="00033637" w:rsidDel="00BB33D1" w:rsidRDefault="00B010D0" w:rsidP="00F31FB2">
            <w:pPr>
              <w:spacing w:line="480" w:lineRule="auto"/>
              <w:rPr>
                <w:del w:id="9256" w:author="Mohammad Nayeem Hasan" w:date="2024-11-03T23:14:00Z"/>
                <w:rFonts w:ascii="Times New Roman" w:hAnsi="Times New Roman" w:cs="Times New Roman"/>
                <w:sz w:val="24"/>
                <w:szCs w:val="24"/>
              </w:rPr>
              <w:pPrChange w:id="9257" w:author="Mohammad Nayeem Hasan" w:date="2024-12-23T01:38:00Z" w16du:dateUtc="2024-12-22T19:38:00Z">
                <w:pPr/>
              </w:pPrChange>
            </w:pPr>
            <w:del w:id="9258" w:author="Mohammad Nayeem Hasan" w:date="2024-11-03T23:14:00Z">
              <w:r w:rsidRPr="00033637" w:rsidDel="00BB33D1">
                <w:rPr>
                  <w:rFonts w:ascii="Times New Roman" w:hAnsi="Times New Roman" w:cs="Times New Roman"/>
                  <w:sz w:val="24"/>
                  <w:szCs w:val="24"/>
                </w:rPr>
                <w:delText>0.256</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031E0F43" w14:textId="5EA5CC07" w:rsidR="00B010D0" w:rsidRPr="00033637" w:rsidDel="00BB33D1" w:rsidRDefault="00B010D0" w:rsidP="00F31FB2">
            <w:pPr>
              <w:spacing w:line="480" w:lineRule="auto"/>
              <w:rPr>
                <w:del w:id="9259" w:author="Mohammad Nayeem Hasan" w:date="2024-11-03T23:14:00Z"/>
                <w:rFonts w:ascii="Times New Roman" w:hAnsi="Times New Roman" w:cs="Times New Roman"/>
                <w:sz w:val="24"/>
                <w:szCs w:val="24"/>
              </w:rPr>
              <w:pPrChange w:id="9260" w:author="Mohammad Nayeem Hasan" w:date="2024-12-23T01:38:00Z" w16du:dateUtc="2024-12-22T19:38:00Z">
                <w:pPr/>
              </w:pPrChange>
            </w:pPr>
            <w:del w:id="9261" w:author="Mohammad Nayeem Hasan" w:date="2024-11-03T23:14:00Z">
              <w:r w:rsidRPr="00033637" w:rsidDel="00BB33D1">
                <w:rPr>
                  <w:rFonts w:ascii="Times New Roman" w:hAnsi="Times New Roman" w:cs="Times New Roman"/>
                  <w:sz w:val="24"/>
                  <w:szCs w:val="24"/>
                </w:rPr>
                <w:delText>168 (6.9)</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333C3623" w14:textId="6D570147" w:rsidR="00B010D0" w:rsidRPr="00033637" w:rsidDel="00BB33D1" w:rsidRDefault="00B010D0" w:rsidP="00F31FB2">
            <w:pPr>
              <w:spacing w:line="480" w:lineRule="auto"/>
              <w:rPr>
                <w:del w:id="9262" w:author="Mohammad Nayeem Hasan" w:date="2024-11-03T23:14:00Z"/>
                <w:rFonts w:ascii="Times New Roman" w:hAnsi="Times New Roman" w:cs="Times New Roman"/>
                <w:sz w:val="24"/>
                <w:szCs w:val="24"/>
              </w:rPr>
              <w:pPrChange w:id="9263" w:author="Mohammad Nayeem Hasan" w:date="2024-12-23T01:38:00Z" w16du:dateUtc="2024-12-22T19:38:00Z">
                <w:pPr/>
              </w:pPrChange>
            </w:pPr>
            <w:del w:id="9264" w:author="Mohammad Nayeem Hasan" w:date="2024-11-03T23:14:00Z">
              <w:r w:rsidRPr="00033637" w:rsidDel="00BB33D1">
                <w:rPr>
                  <w:rFonts w:ascii="Times New Roman" w:hAnsi="Times New Roman" w:cs="Times New Roman"/>
                  <w:sz w:val="24"/>
                  <w:szCs w:val="24"/>
                </w:rPr>
                <w:delText>2271 (93.1)</w:delText>
              </w:r>
            </w:del>
          </w:p>
        </w:tc>
        <w:tc>
          <w:tcPr>
            <w:tcW w:w="478" w:type="pct"/>
            <w:vMerge w:val="restart"/>
            <w:tcBorders>
              <w:top w:val="single" w:sz="4" w:space="0" w:color="auto"/>
              <w:left w:val="single" w:sz="4" w:space="0" w:color="auto"/>
              <w:bottom w:val="single" w:sz="4" w:space="0" w:color="auto"/>
              <w:right w:val="single" w:sz="4" w:space="0" w:color="auto"/>
            </w:tcBorders>
            <w:vAlign w:val="center"/>
            <w:hideMark/>
          </w:tcPr>
          <w:p w14:paraId="27F5AA6B" w14:textId="458FD06C" w:rsidR="00B010D0" w:rsidRPr="00033637" w:rsidDel="00BB33D1" w:rsidRDefault="00B010D0" w:rsidP="00F31FB2">
            <w:pPr>
              <w:spacing w:line="480" w:lineRule="auto"/>
              <w:rPr>
                <w:del w:id="9265" w:author="Mohammad Nayeem Hasan" w:date="2024-11-03T23:14:00Z"/>
                <w:rFonts w:ascii="Times New Roman" w:hAnsi="Times New Roman" w:cs="Times New Roman"/>
                <w:sz w:val="24"/>
                <w:szCs w:val="24"/>
              </w:rPr>
              <w:pPrChange w:id="9266" w:author="Mohammad Nayeem Hasan" w:date="2024-12-23T01:38:00Z" w16du:dateUtc="2024-12-22T19:38:00Z">
                <w:pPr/>
              </w:pPrChange>
            </w:pPr>
            <w:del w:id="9267" w:author="Mohammad Nayeem Hasan" w:date="2024-11-03T23:14:00Z">
              <w:r w:rsidRPr="00033637" w:rsidDel="00BB33D1">
                <w:rPr>
                  <w:rFonts w:ascii="Times New Roman" w:hAnsi="Times New Roman" w:cs="Times New Roman"/>
                  <w:sz w:val="24"/>
                  <w:szCs w:val="24"/>
                </w:rPr>
                <w:delText>0.945</w:delText>
              </w:r>
            </w:del>
          </w:p>
        </w:tc>
      </w:tr>
      <w:tr w:rsidR="00072E76" w:rsidRPr="00033637" w:rsidDel="00BB33D1" w14:paraId="2A7E803E" w14:textId="77777777" w:rsidTr="00D70918">
        <w:trPr>
          <w:trHeight w:val="257"/>
          <w:jc w:val="center"/>
          <w:del w:id="9268"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525D2E60" w14:textId="7BB96344" w:rsidR="00B010D0" w:rsidRPr="00033637" w:rsidDel="00BB33D1" w:rsidRDefault="00B010D0" w:rsidP="00F31FB2">
            <w:pPr>
              <w:spacing w:line="480" w:lineRule="auto"/>
              <w:rPr>
                <w:del w:id="9269" w:author="Mohammad Nayeem Hasan" w:date="2024-11-03T23:14:00Z"/>
                <w:rFonts w:ascii="Times New Roman" w:hAnsi="Times New Roman" w:cs="Times New Roman"/>
                <w:sz w:val="24"/>
                <w:szCs w:val="24"/>
              </w:rPr>
              <w:pPrChange w:id="9270" w:author="Mohammad Nayeem Hasan" w:date="2024-12-23T01:38:00Z" w16du:dateUtc="2024-12-22T19:38:00Z">
                <w:pPr/>
              </w:pPrChange>
            </w:pPr>
            <w:del w:id="9271" w:author="Mohammad Nayeem Hasan" w:date="2024-11-03T23:14:00Z">
              <w:r w:rsidRPr="00033637" w:rsidDel="00BB33D1">
                <w:rPr>
                  <w:rFonts w:ascii="Times New Roman" w:hAnsi="Times New Roman" w:cs="Times New Roman"/>
                  <w:sz w:val="24"/>
                  <w:szCs w:val="24"/>
                </w:rPr>
                <w:delText>No</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5BC8F7F5" w14:textId="400EE74F" w:rsidR="00B010D0" w:rsidRPr="00033637" w:rsidDel="00BB33D1" w:rsidRDefault="00B010D0" w:rsidP="00F31FB2">
            <w:pPr>
              <w:spacing w:line="480" w:lineRule="auto"/>
              <w:rPr>
                <w:del w:id="9272" w:author="Mohammad Nayeem Hasan" w:date="2024-11-03T23:14:00Z"/>
                <w:rFonts w:ascii="Times New Roman" w:hAnsi="Times New Roman" w:cs="Times New Roman"/>
                <w:sz w:val="24"/>
                <w:szCs w:val="24"/>
              </w:rPr>
              <w:pPrChange w:id="9273" w:author="Mohammad Nayeem Hasan" w:date="2024-12-23T01:38:00Z" w16du:dateUtc="2024-12-22T19:38:00Z">
                <w:pPr/>
              </w:pPrChange>
            </w:pPr>
            <w:del w:id="9274" w:author="Mohammad Nayeem Hasan" w:date="2024-11-03T23:14:00Z">
              <w:r w:rsidRPr="00033637" w:rsidDel="00BB33D1">
                <w:rPr>
                  <w:rFonts w:ascii="Times New Roman" w:hAnsi="Times New Roman" w:cs="Times New Roman"/>
                  <w:sz w:val="24"/>
                  <w:szCs w:val="24"/>
                </w:rPr>
                <w:delText>2078 (7.1)</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47DD5F19" w14:textId="4246F101" w:rsidR="00B010D0" w:rsidRPr="00033637" w:rsidDel="00BB33D1" w:rsidRDefault="00B010D0" w:rsidP="00F31FB2">
            <w:pPr>
              <w:spacing w:line="480" w:lineRule="auto"/>
              <w:rPr>
                <w:del w:id="9275" w:author="Mohammad Nayeem Hasan" w:date="2024-11-03T23:14:00Z"/>
                <w:rFonts w:ascii="Times New Roman" w:hAnsi="Times New Roman" w:cs="Times New Roman"/>
                <w:sz w:val="24"/>
                <w:szCs w:val="24"/>
              </w:rPr>
              <w:pPrChange w:id="9276" w:author="Mohammad Nayeem Hasan" w:date="2024-12-23T01:38:00Z" w16du:dateUtc="2024-12-22T19:38:00Z">
                <w:pPr/>
              </w:pPrChange>
            </w:pPr>
            <w:del w:id="9277" w:author="Mohammad Nayeem Hasan" w:date="2024-11-03T23:14:00Z">
              <w:r w:rsidRPr="00033637" w:rsidDel="00BB33D1">
                <w:rPr>
                  <w:rFonts w:ascii="Times New Roman" w:hAnsi="Times New Roman" w:cs="Times New Roman"/>
                  <w:sz w:val="24"/>
                  <w:szCs w:val="24"/>
                </w:rPr>
                <w:delText>27344 (92.9)</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2962DE8" w14:textId="36988616" w:rsidR="00B010D0" w:rsidRPr="00033637" w:rsidDel="00BB33D1" w:rsidRDefault="00B010D0" w:rsidP="00F31FB2">
            <w:pPr>
              <w:spacing w:line="480" w:lineRule="auto"/>
              <w:rPr>
                <w:del w:id="9278" w:author="Mohammad Nayeem Hasan" w:date="2024-11-03T23:14:00Z"/>
                <w:rFonts w:ascii="Times New Roman" w:hAnsi="Times New Roman" w:cs="Times New Roman"/>
                <w:sz w:val="24"/>
                <w:szCs w:val="24"/>
              </w:rPr>
              <w:pPrChange w:id="9279"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266BDF5F" w14:textId="45858317" w:rsidR="00B010D0" w:rsidRPr="00033637" w:rsidDel="00BB33D1" w:rsidRDefault="00B010D0" w:rsidP="00F31FB2">
            <w:pPr>
              <w:spacing w:line="480" w:lineRule="auto"/>
              <w:rPr>
                <w:del w:id="9280" w:author="Mohammad Nayeem Hasan" w:date="2024-11-03T23:14:00Z"/>
                <w:rFonts w:ascii="Times New Roman" w:hAnsi="Times New Roman" w:cs="Times New Roman"/>
                <w:sz w:val="24"/>
                <w:szCs w:val="24"/>
              </w:rPr>
              <w:pPrChange w:id="9281" w:author="Mohammad Nayeem Hasan" w:date="2024-12-23T01:38:00Z" w16du:dateUtc="2024-12-22T19:38:00Z">
                <w:pPr/>
              </w:pPrChange>
            </w:pPr>
            <w:del w:id="9282" w:author="Mohammad Nayeem Hasan" w:date="2024-11-03T23:14:00Z">
              <w:r w:rsidRPr="00033637" w:rsidDel="00BB33D1">
                <w:rPr>
                  <w:rFonts w:ascii="Times New Roman" w:hAnsi="Times New Roman" w:cs="Times New Roman"/>
                  <w:sz w:val="24"/>
                  <w:szCs w:val="24"/>
                </w:rPr>
                <w:delText>702 (3.9)</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1364FAEF" w14:textId="3E7F9619" w:rsidR="00B010D0" w:rsidRPr="00033637" w:rsidDel="00BB33D1" w:rsidRDefault="00B010D0" w:rsidP="00F31FB2">
            <w:pPr>
              <w:spacing w:line="480" w:lineRule="auto"/>
              <w:rPr>
                <w:del w:id="9283" w:author="Mohammad Nayeem Hasan" w:date="2024-11-03T23:14:00Z"/>
                <w:rFonts w:ascii="Times New Roman" w:hAnsi="Times New Roman" w:cs="Times New Roman"/>
                <w:sz w:val="24"/>
                <w:szCs w:val="24"/>
              </w:rPr>
              <w:pPrChange w:id="9284" w:author="Mohammad Nayeem Hasan" w:date="2024-12-23T01:38:00Z" w16du:dateUtc="2024-12-22T19:38:00Z">
                <w:pPr/>
              </w:pPrChange>
            </w:pPr>
            <w:del w:id="9285" w:author="Mohammad Nayeem Hasan" w:date="2024-11-03T23:14:00Z">
              <w:r w:rsidRPr="00033637" w:rsidDel="00BB33D1">
                <w:rPr>
                  <w:rFonts w:ascii="Times New Roman" w:hAnsi="Times New Roman" w:cs="Times New Roman"/>
                  <w:sz w:val="24"/>
                  <w:szCs w:val="24"/>
                </w:rPr>
                <w:delText>17238 (96.1)</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FB57E0" w14:textId="3FAE0A09" w:rsidR="00B010D0" w:rsidRPr="00033637" w:rsidDel="00BB33D1" w:rsidRDefault="00B010D0" w:rsidP="00F31FB2">
            <w:pPr>
              <w:spacing w:line="480" w:lineRule="auto"/>
              <w:rPr>
                <w:del w:id="9286" w:author="Mohammad Nayeem Hasan" w:date="2024-11-03T23:14:00Z"/>
                <w:rFonts w:ascii="Times New Roman" w:hAnsi="Times New Roman" w:cs="Times New Roman"/>
                <w:sz w:val="24"/>
                <w:szCs w:val="24"/>
              </w:rPr>
              <w:pPrChange w:id="9287"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7C66F6ED" w14:textId="7B35A2F9" w:rsidR="00B010D0" w:rsidRPr="00033637" w:rsidDel="00BB33D1" w:rsidRDefault="00B010D0" w:rsidP="00F31FB2">
            <w:pPr>
              <w:spacing w:line="480" w:lineRule="auto"/>
              <w:rPr>
                <w:del w:id="9288" w:author="Mohammad Nayeem Hasan" w:date="2024-11-03T23:14:00Z"/>
                <w:rFonts w:ascii="Times New Roman" w:hAnsi="Times New Roman" w:cs="Times New Roman"/>
                <w:sz w:val="24"/>
                <w:szCs w:val="24"/>
              </w:rPr>
              <w:pPrChange w:id="9289" w:author="Mohammad Nayeem Hasan" w:date="2024-12-23T01:38:00Z" w16du:dateUtc="2024-12-22T19:38:00Z">
                <w:pPr/>
              </w:pPrChange>
            </w:pPr>
            <w:del w:id="9290" w:author="Mohammad Nayeem Hasan" w:date="2024-11-03T23:14:00Z">
              <w:r w:rsidRPr="00033637" w:rsidDel="00BB33D1">
                <w:rPr>
                  <w:rFonts w:ascii="Times New Roman" w:hAnsi="Times New Roman" w:cs="Times New Roman"/>
                  <w:sz w:val="24"/>
                  <w:szCs w:val="24"/>
                </w:rPr>
                <w:delText>1429 (6.9)</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151BD80A" w14:textId="281D45E7" w:rsidR="00B010D0" w:rsidRPr="00033637" w:rsidDel="00BB33D1" w:rsidRDefault="00B010D0" w:rsidP="00F31FB2">
            <w:pPr>
              <w:spacing w:line="480" w:lineRule="auto"/>
              <w:rPr>
                <w:del w:id="9291" w:author="Mohammad Nayeem Hasan" w:date="2024-11-03T23:14:00Z"/>
                <w:rFonts w:ascii="Times New Roman" w:hAnsi="Times New Roman" w:cs="Times New Roman"/>
                <w:sz w:val="24"/>
                <w:szCs w:val="24"/>
              </w:rPr>
              <w:pPrChange w:id="9292" w:author="Mohammad Nayeem Hasan" w:date="2024-12-23T01:38:00Z" w16du:dateUtc="2024-12-22T19:38:00Z">
                <w:pPr/>
              </w:pPrChange>
            </w:pPr>
            <w:del w:id="9293" w:author="Mohammad Nayeem Hasan" w:date="2024-11-03T23:14:00Z">
              <w:r w:rsidRPr="00033637" w:rsidDel="00BB33D1">
                <w:rPr>
                  <w:rFonts w:ascii="Times New Roman" w:hAnsi="Times New Roman" w:cs="Times New Roman"/>
                  <w:sz w:val="24"/>
                  <w:szCs w:val="24"/>
                </w:rPr>
                <w:delText>19214 (93.1)</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3BA783" w14:textId="060F8996" w:rsidR="00B010D0" w:rsidRPr="00033637" w:rsidDel="00BB33D1" w:rsidRDefault="00B010D0" w:rsidP="00F31FB2">
            <w:pPr>
              <w:spacing w:line="480" w:lineRule="auto"/>
              <w:rPr>
                <w:del w:id="9294" w:author="Mohammad Nayeem Hasan" w:date="2024-11-03T23:14:00Z"/>
                <w:rFonts w:ascii="Times New Roman" w:hAnsi="Times New Roman" w:cs="Times New Roman"/>
                <w:sz w:val="24"/>
                <w:szCs w:val="24"/>
              </w:rPr>
              <w:pPrChange w:id="9295" w:author="Mohammad Nayeem Hasan" w:date="2024-12-23T01:38:00Z" w16du:dateUtc="2024-12-22T19:38:00Z">
                <w:pPr/>
              </w:pPrChange>
            </w:pPr>
          </w:p>
        </w:tc>
      </w:tr>
      <w:tr w:rsidR="00861DA4" w:rsidRPr="00033637" w:rsidDel="00BB33D1" w14:paraId="6DD1CE17" w14:textId="77777777" w:rsidTr="00D70918">
        <w:trPr>
          <w:trHeight w:val="257"/>
          <w:jc w:val="center"/>
          <w:del w:id="9296" w:author="Mohammad Nayeem Hasan" w:date="2024-11-03T23:14:00Z"/>
        </w:trPr>
        <w:tc>
          <w:tcPr>
            <w:tcW w:w="950" w:type="pct"/>
            <w:tcBorders>
              <w:top w:val="single" w:sz="4" w:space="0" w:color="auto"/>
              <w:left w:val="single" w:sz="4" w:space="0" w:color="auto"/>
              <w:bottom w:val="single" w:sz="4" w:space="0" w:color="auto"/>
              <w:right w:val="single" w:sz="4" w:space="0" w:color="auto"/>
            </w:tcBorders>
            <w:vAlign w:val="center"/>
            <w:hideMark/>
          </w:tcPr>
          <w:p w14:paraId="42B1B71B" w14:textId="0B7FE9A0" w:rsidR="00B010D0" w:rsidRPr="00033637" w:rsidDel="00BB33D1" w:rsidRDefault="00B010D0" w:rsidP="00F31FB2">
            <w:pPr>
              <w:spacing w:line="480" w:lineRule="auto"/>
              <w:rPr>
                <w:del w:id="9297" w:author="Mohammad Nayeem Hasan" w:date="2024-11-03T23:14:00Z"/>
                <w:rFonts w:ascii="Times New Roman" w:hAnsi="Times New Roman" w:cs="Times New Roman"/>
                <w:sz w:val="24"/>
                <w:szCs w:val="24"/>
                <w:rPrChange w:id="9298" w:author="Mohammad Nayeem Hasan" w:date="2024-12-23T01:53:00Z" w16du:dateUtc="2024-12-22T19:53:00Z">
                  <w:rPr>
                    <w:del w:id="9299" w:author="Mohammad Nayeem Hasan" w:date="2024-11-03T23:14:00Z"/>
                    <w:rFonts w:ascii="Times New Roman" w:hAnsi="Times New Roman" w:cs="Times New Roman"/>
                    <w:b/>
                    <w:bCs/>
                    <w:sz w:val="24"/>
                    <w:szCs w:val="24"/>
                  </w:rPr>
                </w:rPrChange>
              </w:rPr>
              <w:pPrChange w:id="9300" w:author="Mohammad Nayeem Hasan" w:date="2024-12-23T01:38:00Z" w16du:dateUtc="2024-12-22T19:38:00Z">
                <w:pPr/>
              </w:pPrChange>
            </w:pPr>
            <w:del w:id="9301" w:author="Mohammad Nayeem Hasan" w:date="2024-11-03T23:14:00Z">
              <w:r w:rsidRPr="00033637" w:rsidDel="00BB33D1">
                <w:rPr>
                  <w:rFonts w:ascii="Times New Roman" w:hAnsi="Times New Roman" w:cs="Times New Roman"/>
                  <w:sz w:val="24"/>
                  <w:szCs w:val="24"/>
                  <w:rPrChange w:id="9302" w:author="Mohammad Nayeem Hasan" w:date="2024-12-23T01:53:00Z" w16du:dateUtc="2024-12-22T19:53:00Z">
                    <w:rPr>
                      <w:rFonts w:ascii="Times New Roman" w:hAnsi="Times New Roman" w:cs="Times New Roman"/>
                      <w:b/>
                      <w:bCs/>
                      <w:sz w:val="24"/>
                      <w:szCs w:val="24"/>
                    </w:rPr>
                  </w:rPrChange>
                </w:rPr>
                <w:delText>Total</w:delText>
              </w:r>
            </w:del>
          </w:p>
        </w:tc>
        <w:tc>
          <w:tcPr>
            <w:tcW w:w="426" w:type="pct"/>
            <w:tcBorders>
              <w:top w:val="single" w:sz="4" w:space="0" w:color="auto"/>
              <w:left w:val="single" w:sz="4" w:space="0" w:color="auto"/>
              <w:bottom w:val="single" w:sz="4" w:space="0" w:color="auto"/>
              <w:right w:val="single" w:sz="4" w:space="0" w:color="auto"/>
            </w:tcBorders>
            <w:vAlign w:val="center"/>
            <w:hideMark/>
          </w:tcPr>
          <w:p w14:paraId="36CA696A" w14:textId="346CE894" w:rsidR="00B010D0" w:rsidRPr="00033637" w:rsidDel="00BB33D1" w:rsidRDefault="00B010D0" w:rsidP="00F31FB2">
            <w:pPr>
              <w:spacing w:line="480" w:lineRule="auto"/>
              <w:rPr>
                <w:del w:id="9303" w:author="Mohammad Nayeem Hasan" w:date="2024-11-03T23:14:00Z"/>
                <w:rFonts w:ascii="Times New Roman" w:hAnsi="Times New Roman" w:cs="Times New Roman"/>
                <w:sz w:val="24"/>
                <w:szCs w:val="24"/>
                <w:rPrChange w:id="9304" w:author="Mohammad Nayeem Hasan" w:date="2024-12-23T01:53:00Z" w16du:dateUtc="2024-12-22T19:53:00Z">
                  <w:rPr>
                    <w:del w:id="9305" w:author="Mohammad Nayeem Hasan" w:date="2024-11-03T23:14:00Z"/>
                    <w:rFonts w:ascii="Times New Roman" w:hAnsi="Times New Roman" w:cs="Times New Roman"/>
                    <w:b/>
                    <w:bCs/>
                    <w:sz w:val="24"/>
                    <w:szCs w:val="24"/>
                  </w:rPr>
                </w:rPrChange>
              </w:rPr>
              <w:pPrChange w:id="9306" w:author="Mohammad Nayeem Hasan" w:date="2024-12-23T01:38:00Z" w16du:dateUtc="2024-12-22T19:38:00Z">
                <w:pPr/>
              </w:pPrChange>
            </w:pPr>
            <w:del w:id="9307" w:author="Mohammad Nayeem Hasan" w:date="2024-11-03T23:14:00Z">
              <w:r w:rsidRPr="00033637" w:rsidDel="00BB33D1">
                <w:rPr>
                  <w:rFonts w:ascii="Times New Roman" w:hAnsi="Times New Roman" w:cs="Times New Roman"/>
                  <w:sz w:val="24"/>
                  <w:szCs w:val="24"/>
                  <w:rPrChange w:id="9308" w:author="Mohammad Nayeem Hasan" w:date="2024-12-23T01:53:00Z" w16du:dateUtc="2024-12-22T19:53:00Z">
                    <w:rPr>
                      <w:rFonts w:ascii="Times New Roman" w:hAnsi="Times New Roman" w:cs="Times New Roman"/>
                      <w:b/>
                      <w:bCs/>
                      <w:sz w:val="24"/>
                      <w:szCs w:val="24"/>
                    </w:rPr>
                  </w:rPrChange>
                </w:rPr>
                <w:delText>2254 (7.1)</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0E3AE2D9" w14:textId="5116B179" w:rsidR="00B010D0" w:rsidRPr="00033637" w:rsidDel="00BB33D1" w:rsidRDefault="00B010D0" w:rsidP="00F31FB2">
            <w:pPr>
              <w:spacing w:line="480" w:lineRule="auto"/>
              <w:rPr>
                <w:del w:id="9309" w:author="Mohammad Nayeem Hasan" w:date="2024-11-03T23:14:00Z"/>
                <w:rFonts w:ascii="Times New Roman" w:hAnsi="Times New Roman" w:cs="Times New Roman"/>
                <w:sz w:val="24"/>
                <w:szCs w:val="24"/>
                <w:rPrChange w:id="9310" w:author="Mohammad Nayeem Hasan" w:date="2024-12-23T01:53:00Z" w16du:dateUtc="2024-12-22T19:53:00Z">
                  <w:rPr>
                    <w:del w:id="9311" w:author="Mohammad Nayeem Hasan" w:date="2024-11-03T23:14:00Z"/>
                    <w:rFonts w:ascii="Times New Roman" w:hAnsi="Times New Roman" w:cs="Times New Roman"/>
                    <w:b/>
                    <w:bCs/>
                    <w:sz w:val="24"/>
                    <w:szCs w:val="24"/>
                  </w:rPr>
                </w:rPrChange>
              </w:rPr>
              <w:pPrChange w:id="9312" w:author="Mohammad Nayeem Hasan" w:date="2024-12-23T01:38:00Z" w16du:dateUtc="2024-12-22T19:38:00Z">
                <w:pPr/>
              </w:pPrChange>
            </w:pPr>
            <w:del w:id="9313" w:author="Mohammad Nayeem Hasan" w:date="2024-11-03T23:14:00Z">
              <w:r w:rsidRPr="00033637" w:rsidDel="00BB33D1">
                <w:rPr>
                  <w:rFonts w:ascii="Times New Roman" w:hAnsi="Times New Roman" w:cs="Times New Roman"/>
                  <w:sz w:val="24"/>
                  <w:szCs w:val="24"/>
                  <w:rPrChange w:id="9314" w:author="Mohammad Nayeem Hasan" w:date="2024-12-23T01:53:00Z" w16du:dateUtc="2024-12-22T19:53:00Z">
                    <w:rPr>
                      <w:rFonts w:ascii="Times New Roman" w:hAnsi="Times New Roman" w:cs="Times New Roman"/>
                      <w:b/>
                      <w:bCs/>
                      <w:sz w:val="24"/>
                      <w:szCs w:val="24"/>
                    </w:rPr>
                  </w:rPrChange>
                </w:rPr>
                <w:delText>29295 (92.9)</w:delText>
              </w:r>
            </w:del>
          </w:p>
        </w:tc>
        <w:tc>
          <w:tcPr>
            <w:tcW w:w="520" w:type="pct"/>
            <w:tcBorders>
              <w:top w:val="single" w:sz="4" w:space="0" w:color="auto"/>
              <w:left w:val="single" w:sz="4" w:space="0" w:color="auto"/>
              <w:bottom w:val="single" w:sz="4" w:space="0" w:color="auto"/>
              <w:right w:val="single" w:sz="4" w:space="0" w:color="auto"/>
            </w:tcBorders>
            <w:vAlign w:val="center"/>
          </w:tcPr>
          <w:p w14:paraId="041D626C" w14:textId="6EA35635" w:rsidR="00B010D0" w:rsidRPr="00033637" w:rsidDel="00BB33D1" w:rsidRDefault="00B010D0" w:rsidP="00F31FB2">
            <w:pPr>
              <w:spacing w:line="480" w:lineRule="auto"/>
              <w:rPr>
                <w:del w:id="9315" w:author="Mohammad Nayeem Hasan" w:date="2024-11-03T23:14:00Z"/>
                <w:rFonts w:ascii="Times New Roman" w:hAnsi="Times New Roman" w:cs="Times New Roman"/>
                <w:sz w:val="24"/>
                <w:szCs w:val="24"/>
                <w:rPrChange w:id="9316" w:author="Mohammad Nayeem Hasan" w:date="2024-12-23T01:53:00Z" w16du:dateUtc="2024-12-22T19:53:00Z">
                  <w:rPr>
                    <w:del w:id="9317" w:author="Mohammad Nayeem Hasan" w:date="2024-11-03T23:14:00Z"/>
                    <w:rFonts w:ascii="Times New Roman" w:hAnsi="Times New Roman" w:cs="Times New Roman"/>
                    <w:b/>
                    <w:bCs/>
                    <w:sz w:val="24"/>
                    <w:szCs w:val="24"/>
                  </w:rPr>
                </w:rPrChange>
              </w:rPr>
              <w:pPrChange w:id="9318" w:author="Mohammad Nayeem Hasan" w:date="2024-12-23T01:38:00Z" w16du:dateUtc="2024-12-22T19:38:00Z">
                <w:pPr/>
              </w:pPrChange>
            </w:pPr>
          </w:p>
        </w:tc>
        <w:tc>
          <w:tcPr>
            <w:tcW w:w="361" w:type="pct"/>
            <w:tcBorders>
              <w:top w:val="single" w:sz="4" w:space="0" w:color="auto"/>
              <w:left w:val="single" w:sz="4" w:space="0" w:color="auto"/>
              <w:bottom w:val="single" w:sz="4" w:space="0" w:color="auto"/>
              <w:right w:val="single" w:sz="4" w:space="0" w:color="auto"/>
            </w:tcBorders>
            <w:vAlign w:val="center"/>
            <w:hideMark/>
          </w:tcPr>
          <w:p w14:paraId="76557690" w14:textId="28375B8D" w:rsidR="00B010D0" w:rsidRPr="00033637" w:rsidDel="00BB33D1" w:rsidRDefault="00B010D0" w:rsidP="00F31FB2">
            <w:pPr>
              <w:spacing w:line="480" w:lineRule="auto"/>
              <w:rPr>
                <w:del w:id="9319" w:author="Mohammad Nayeem Hasan" w:date="2024-11-03T23:14:00Z"/>
                <w:rFonts w:ascii="Times New Roman" w:hAnsi="Times New Roman" w:cs="Times New Roman"/>
                <w:sz w:val="24"/>
                <w:szCs w:val="24"/>
                <w:rPrChange w:id="9320" w:author="Mohammad Nayeem Hasan" w:date="2024-12-23T01:53:00Z" w16du:dateUtc="2024-12-22T19:53:00Z">
                  <w:rPr>
                    <w:del w:id="9321" w:author="Mohammad Nayeem Hasan" w:date="2024-11-03T23:14:00Z"/>
                    <w:rFonts w:ascii="Times New Roman" w:hAnsi="Times New Roman" w:cs="Times New Roman"/>
                    <w:b/>
                    <w:bCs/>
                    <w:sz w:val="24"/>
                    <w:szCs w:val="24"/>
                  </w:rPr>
                </w:rPrChange>
              </w:rPr>
              <w:pPrChange w:id="9322" w:author="Mohammad Nayeem Hasan" w:date="2024-12-23T01:38:00Z" w16du:dateUtc="2024-12-22T19:38:00Z">
                <w:pPr/>
              </w:pPrChange>
            </w:pPr>
            <w:del w:id="9323" w:author="Mohammad Nayeem Hasan" w:date="2024-11-03T23:14:00Z">
              <w:r w:rsidRPr="00033637" w:rsidDel="00BB33D1">
                <w:rPr>
                  <w:rFonts w:ascii="Times New Roman" w:hAnsi="Times New Roman" w:cs="Times New Roman"/>
                  <w:sz w:val="24"/>
                  <w:szCs w:val="24"/>
                  <w:rPrChange w:id="9324" w:author="Mohammad Nayeem Hasan" w:date="2024-12-23T01:53:00Z" w16du:dateUtc="2024-12-22T19:53:00Z">
                    <w:rPr>
                      <w:rFonts w:ascii="Times New Roman" w:hAnsi="Times New Roman" w:cs="Times New Roman"/>
                      <w:b/>
                      <w:bCs/>
                      <w:sz w:val="24"/>
                      <w:szCs w:val="24"/>
                    </w:rPr>
                  </w:rPrChange>
                </w:rPr>
                <w:delText>825 (3.9)</w:delText>
              </w:r>
            </w:del>
          </w:p>
        </w:tc>
        <w:tc>
          <w:tcPr>
            <w:tcW w:w="436" w:type="pct"/>
            <w:tcBorders>
              <w:top w:val="single" w:sz="4" w:space="0" w:color="auto"/>
              <w:left w:val="single" w:sz="4" w:space="0" w:color="auto"/>
              <w:bottom w:val="single" w:sz="4" w:space="0" w:color="auto"/>
              <w:right w:val="single" w:sz="4" w:space="0" w:color="auto"/>
            </w:tcBorders>
            <w:vAlign w:val="center"/>
            <w:hideMark/>
          </w:tcPr>
          <w:p w14:paraId="47B26E65" w14:textId="5629D22F" w:rsidR="00B010D0" w:rsidRPr="00033637" w:rsidDel="00BB33D1" w:rsidRDefault="00B010D0" w:rsidP="00F31FB2">
            <w:pPr>
              <w:spacing w:line="480" w:lineRule="auto"/>
              <w:rPr>
                <w:del w:id="9325" w:author="Mohammad Nayeem Hasan" w:date="2024-11-03T23:14:00Z"/>
                <w:rFonts w:ascii="Times New Roman" w:hAnsi="Times New Roman" w:cs="Times New Roman"/>
                <w:sz w:val="24"/>
                <w:szCs w:val="24"/>
                <w:rPrChange w:id="9326" w:author="Mohammad Nayeem Hasan" w:date="2024-12-23T01:53:00Z" w16du:dateUtc="2024-12-22T19:53:00Z">
                  <w:rPr>
                    <w:del w:id="9327" w:author="Mohammad Nayeem Hasan" w:date="2024-11-03T23:14:00Z"/>
                    <w:rFonts w:ascii="Times New Roman" w:hAnsi="Times New Roman" w:cs="Times New Roman"/>
                    <w:b/>
                    <w:bCs/>
                    <w:sz w:val="24"/>
                    <w:szCs w:val="24"/>
                  </w:rPr>
                </w:rPrChange>
              </w:rPr>
              <w:pPrChange w:id="9328" w:author="Mohammad Nayeem Hasan" w:date="2024-12-23T01:38:00Z" w16du:dateUtc="2024-12-22T19:38:00Z">
                <w:pPr/>
              </w:pPrChange>
            </w:pPr>
            <w:del w:id="9329" w:author="Mohammad Nayeem Hasan" w:date="2024-11-03T23:14:00Z">
              <w:r w:rsidRPr="00033637" w:rsidDel="00BB33D1">
                <w:rPr>
                  <w:rFonts w:ascii="Times New Roman" w:hAnsi="Times New Roman" w:cs="Times New Roman"/>
                  <w:sz w:val="24"/>
                  <w:szCs w:val="24"/>
                  <w:rPrChange w:id="9330" w:author="Mohammad Nayeem Hasan" w:date="2024-12-23T01:53:00Z" w16du:dateUtc="2024-12-22T19:53:00Z">
                    <w:rPr>
                      <w:rFonts w:ascii="Times New Roman" w:hAnsi="Times New Roman" w:cs="Times New Roman"/>
                      <w:b/>
                      <w:bCs/>
                      <w:sz w:val="24"/>
                      <w:szCs w:val="24"/>
                    </w:rPr>
                  </w:rPrChange>
                </w:rPr>
                <w:delText>20067 (96.1)</w:delText>
              </w:r>
            </w:del>
          </w:p>
        </w:tc>
        <w:tc>
          <w:tcPr>
            <w:tcW w:w="478" w:type="pct"/>
            <w:tcBorders>
              <w:top w:val="single" w:sz="4" w:space="0" w:color="auto"/>
              <w:left w:val="single" w:sz="4" w:space="0" w:color="auto"/>
              <w:bottom w:val="single" w:sz="4" w:space="0" w:color="auto"/>
              <w:right w:val="single" w:sz="4" w:space="0" w:color="auto"/>
            </w:tcBorders>
            <w:vAlign w:val="center"/>
          </w:tcPr>
          <w:p w14:paraId="2341EABD" w14:textId="1D714266" w:rsidR="00B010D0" w:rsidRPr="00033637" w:rsidDel="00BB33D1" w:rsidRDefault="00B010D0" w:rsidP="00F31FB2">
            <w:pPr>
              <w:spacing w:line="480" w:lineRule="auto"/>
              <w:rPr>
                <w:del w:id="9331" w:author="Mohammad Nayeem Hasan" w:date="2024-11-03T23:14:00Z"/>
                <w:rFonts w:ascii="Times New Roman" w:hAnsi="Times New Roman" w:cs="Times New Roman"/>
                <w:sz w:val="24"/>
                <w:szCs w:val="24"/>
                <w:rPrChange w:id="9332" w:author="Mohammad Nayeem Hasan" w:date="2024-12-23T01:53:00Z" w16du:dateUtc="2024-12-22T19:53:00Z">
                  <w:rPr>
                    <w:del w:id="9333" w:author="Mohammad Nayeem Hasan" w:date="2024-11-03T23:14:00Z"/>
                    <w:rFonts w:ascii="Times New Roman" w:hAnsi="Times New Roman" w:cs="Times New Roman"/>
                    <w:b/>
                    <w:bCs/>
                    <w:sz w:val="24"/>
                    <w:szCs w:val="24"/>
                  </w:rPr>
                </w:rPrChange>
              </w:rPr>
              <w:pPrChange w:id="9334" w:author="Mohammad Nayeem Hasan" w:date="2024-12-23T01:38:00Z" w16du:dateUtc="2024-12-22T19:38:00Z">
                <w:pPr/>
              </w:pPrChange>
            </w:pPr>
          </w:p>
        </w:tc>
        <w:tc>
          <w:tcPr>
            <w:tcW w:w="426" w:type="pct"/>
            <w:tcBorders>
              <w:top w:val="single" w:sz="4" w:space="0" w:color="auto"/>
              <w:left w:val="single" w:sz="4" w:space="0" w:color="auto"/>
              <w:bottom w:val="single" w:sz="4" w:space="0" w:color="auto"/>
              <w:right w:val="single" w:sz="4" w:space="0" w:color="auto"/>
            </w:tcBorders>
            <w:vAlign w:val="center"/>
            <w:hideMark/>
          </w:tcPr>
          <w:p w14:paraId="32D72A87" w14:textId="156EB02D" w:rsidR="00B010D0" w:rsidRPr="00033637" w:rsidDel="00BB33D1" w:rsidRDefault="00B010D0" w:rsidP="00F31FB2">
            <w:pPr>
              <w:spacing w:line="480" w:lineRule="auto"/>
              <w:rPr>
                <w:del w:id="9335" w:author="Mohammad Nayeem Hasan" w:date="2024-11-03T23:14:00Z"/>
                <w:rFonts w:ascii="Times New Roman" w:hAnsi="Times New Roman" w:cs="Times New Roman"/>
                <w:sz w:val="24"/>
                <w:szCs w:val="24"/>
                <w:rPrChange w:id="9336" w:author="Mohammad Nayeem Hasan" w:date="2024-12-23T01:53:00Z" w16du:dateUtc="2024-12-22T19:53:00Z">
                  <w:rPr>
                    <w:del w:id="9337" w:author="Mohammad Nayeem Hasan" w:date="2024-11-03T23:14:00Z"/>
                    <w:rFonts w:ascii="Times New Roman" w:hAnsi="Times New Roman" w:cs="Times New Roman"/>
                    <w:b/>
                    <w:bCs/>
                    <w:sz w:val="24"/>
                    <w:szCs w:val="24"/>
                  </w:rPr>
                </w:rPrChange>
              </w:rPr>
              <w:pPrChange w:id="9338" w:author="Mohammad Nayeem Hasan" w:date="2024-12-23T01:38:00Z" w16du:dateUtc="2024-12-22T19:38:00Z">
                <w:pPr/>
              </w:pPrChange>
            </w:pPr>
            <w:del w:id="9339" w:author="Mohammad Nayeem Hasan" w:date="2024-11-03T23:14:00Z">
              <w:r w:rsidRPr="00033637" w:rsidDel="00BB33D1">
                <w:rPr>
                  <w:rFonts w:ascii="Times New Roman" w:hAnsi="Times New Roman" w:cs="Times New Roman"/>
                  <w:sz w:val="24"/>
                  <w:szCs w:val="24"/>
                  <w:rPrChange w:id="9340" w:author="Mohammad Nayeem Hasan" w:date="2024-12-23T01:53:00Z" w16du:dateUtc="2024-12-22T19:53:00Z">
                    <w:rPr>
                      <w:rFonts w:ascii="Times New Roman" w:hAnsi="Times New Roman" w:cs="Times New Roman"/>
                      <w:b/>
                      <w:bCs/>
                      <w:sz w:val="24"/>
                      <w:szCs w:val="24"/>
                    </w:rPr>
                  </w:rPrChange>
                </w:rPr>
                <w:delText>1596 (6.9)</w:delText>
              </w:r>
            </w:del>
          </w:p>
        </w:tc>
        <w:tc>
          <w:tcPr>
            <w:tcW w:w="490" w:type="pct"/>
            <w:tcBorders>
              <w:top w:val="single" w:sz="4" w:space="0" w:color="auto"/>
              <w:left w:val="single" w:sz="4" w:space="0" w:color="auto"/>
              <w:bottom w:val="single" w:sz="4" w:space="0" w:color="auto"/>
              <w:right w:val="single" w:sz="4" w:space="0" w:color="auto"/>
            </w:tcBorders>
            <w:vAlign w:val="center"/>
            <w:hideMark/>
          </w:tcPr>
          <w:p w14:paraId="03875D08" w14:textId="31367DAD" w:rsidR="00B010D0" w:rsidRPr="00033637" w:rsidDel="00BB33D1" w:rsidRDefault="00B010D0" w:rsidP="00F31FB2">
            <w:pPr>
              <w:spacing w:line="480" w:lineRule="auto"/>
              <w:rPr>
                <w:del w:id="9341" w:author="Mohammad Nayeem Hasan" w:date="2024-11-03T23:14:00Z"/>
                <w:rFonts w:ascii="Times New Roman" w:hAnsi="Times New Roman" w:cs="Times New Roman"/>
                <w:sz w:val="24"/>
                <w:szCs w:val="24"/>
                <w:rPrChange w:id="9342" w:author="Mohammad Nayeem Hasan" w:date="2024-12-23T01:53:00Z" w16du:dateUtc="2024-12-22T19:53:00Z">
                  <w:rPr>
                    <w:del w:id="9343" w:author="Mohammad Nayeem Hasan" w:date="2024-11-03T23:14:00Z"/>
                    <w:rFonts w:ascii="Times New Roman" w:hAnsi="Times New Roman" w:cs="Times New Roman"/>
                    <w:b/>
                    <w:bCs/>
                    <w:sz w:val="24"/>
                    <w:szCs w:val="24"/>
                  </w:rPr>
                </w:rPrChange>
              </w:rPr>
              <w:pPrChange w:id="9344" w:author="Mohammad Nayeem Hasan" w:date="2024-12-23T01:38:00Z" w16du:dateUtc="2024-12-22T19:38:00Z">
                <w:pPr/>
              </w:pPrChange>
            </w:pPr>
            <w:del w:id="9345" w:author="Mohammad Nayeem Hasan" w:date="2024-11-03T23:14:00Z">
              <w:r w:rsidRPr="00033637" w:rsidDel="00BB33D1">
                <w:rPr>
                  <w:rFonts w:ascii="Times New Roman" w:hAnsi="Times New Roman" w:cs="Times New Roman"/>
                  <w:sz w:val="24"/>
                  <w:szCs w:val="24"/>
                  <w:rPrChange w:id="9346" w:author="Mohammad Nayeem Hasan" w:date="2024-12-23T01:53:00Z" w16du:dateUtc="2024-12-22T19:53:00Z">
                    <w:rPr>
                      <w:rFonts w:ascii="Times New Roman" w:hAnsi="Times New Roman" w:cs="Times New Roman"/>
                      <w:b/>
                      <w:bCs/>
                      <w:sz w:val="24"/>
                      <w:szCs w:val="24"/>
                    </w:rPr>
                  </w:rPrChange>
                </w:rPr>
                <w:delText>21492 (93.1)</w:delText>
              </w:r>
            </w:del>
          </w:p>
        </w:tc>
        <w:tc>
          <w:tcPr>
            <w:tcW w:w="478" w:type="pct"/>
            <w:tcBorders>
              <w:top w:val="single" w:sz="4" w:space="0" w:color="auto"/>
              <w:left w:val="single" w:sz="4" w:space="0" w:color="auto"/>
              <w:bottom w:val="single" w:sz="4" w:space="0" w:color="auto"/>
              <w:right w:val="single" w:sz="4" w:space="0" w:color="auto"/>
            </w:tcBorders>
            <w:vAlign w:val="center"/>
          </w:tcPr>
          <w:p w14:paraId="7B08A32A" w14:textId="12802F51" w:rsidR="00B010D0" w:rsidRPr="00033637" w:rsidDel="00BB33D1" w:rsidRDefault="00B010D0" w:rsidP="00F31FB2">
            <w:pPr>
              <w:spacing w:line="480" w:lineRule="auto"/>
              <w:rPr>
                <w:del w:id="9347" w:author="Mohammad Nayeem Hasan" w:date="2024-11-03T23:14:00Z"/>
                <w:rFonts w:ascii="Times New Roman" w:hAnsi="Times New Roman" w:cs="Times New Roman"/>
                <w:sz w:val="24"/>
                <w:szCs w:val="24"/>
                <w:rPrChange w:id="9348" w:author="Mohammad Nayeem Hasan" w:date="2024-12-23T01:53:00Z" w16du:dateUtc="2024-12-22T19:53:00Z">
                  <w:rPr>
                    <w:del w:id="9349" w:author="Mohammad Nayeem Hasan" w:date="2024-11-03T23:14:00Z"/>
                    <w:rFonts w:ascii="Times New Roman" w:hAnsi="Times New Roman" w:cs="Times New Roman"/>
                    <w:b/>
                    <w:bCs/>
                    <w:sz w:val="24"/>
                    <w:szCs w:val="24"/>
                  </w:rPr>
                </w:rPrChange>
              </w:rPr>
              <w:pPrChange w:id="9350" w:author="Mohammad Nayeem Hasan" w:date="2024-12-23T01:38:00Z" w16du:dateUtc="2024-12-22T19:38:00Z">
                <w:pPr/>
              </w:pPrChange>
            </w:pPr>
          </w:p>
        </w:tc>
      </w:tr>
    </w:tbl>
    <w:p w14:paraId="666A2EB7" w14:textId="5C9EDC9B" w:rsidR="00B010D0" w:rsidRPr="00033637" w:rsidDel="00BB33D1" w:rsidRDefault="00B010D0" w:rsidP="00F31FB2">
      <w:pPr>
        <w:spacing w:line="480" w:lineRule="auto"/>
        <w:rPr>
          <w:del w:id="9351" w:author="Mohammad Nayeem Hasan" w:date="2024-11-03T23:14:00Z"/>
          <w:rFonts w:ascii="Times New Roman" w:hAnsi="Times New Roman" w:cs="Times New Roman"/>
          <w:sz w:val="24"/>
          <w:szCs w:val="24"/>
          <w:rPrChange w:id="9352" w:author="Mohammad Nayeem Hasan" w:date="2024-12-23T01:53:00Z" w16du:dateUtc="2024-12-22T19:53:00Z">
            <w:rPr>
              <w:del w:id="9353" w:author="Mohammad Nayeem Hasan" w:date="2024-11-03T23:14:00Z"/>
              <w:rFonts w:ascii="Times New Roman" w:hAnsi="Times New Roman" w:cs="Times New Roman"/>
              <w:b/>
              <w:bCs/>
              <w:sz w:val="24"/>
              <w:szCs w:val="24"/>
            </w:rPr>
          </w:rPrChange>
        </w:rPr>
        <w:pPrChange w:id="9354" w:author="Mohammad Nayeem Hasan" w:date="2024-12-23T01:38:00Z" w16du:dateUtc="2024-12-22T19:38:00Z">
          <w:pPr>
            <w:spacing w:line="240" w:lineRule="auto"/>
          </w:pPr>
        </w:pPrChange>
      </w:pPr>
    </w:p>
    <w:p w14:paraId="33B066F3" w14:textId="1F722654" w:rsidR="0077291E" w:rsidRPr="00033637" w:rsidDel="0077291E" w:rsidRDefault="00B010D0" w:rsidP="00F31FB2">
      <w:pPr>
        <w:spacing w:line="480" w:lineRule="auto"/>
        <w:rPr>
          <w:del w:id="9355" w:author="Mohammad Nayeem Hasan" w:date="2024-11-03T23:07:00Z"/>
          <w:rFonts w:ascii="Times New Roman" w:hAnsi="Times New Roman" w:cs="Times New Roman"/>
          <w:sz w:val="24"/>
          <w:szCs w:val="24"/>
          <w:rPrChange w:id="9356" w:author="Mohammad Nayeem Hasan" w:date="2024-12-23T01:53:00Z" w16du:dateUtc="2024-12-22T19:53:00Z">
            <w:rPr>
              <w:del w:id="9357" w:author="Mohammad Nayeem Hasan" w:date="2024-11-03T23:07:00Z"/>
              <w:rFonts w:ascii="Times New Roman" w:hAnsi="Times New Roman" w:cs="Times New Roman"/>
              <w:b/>
              <w:bCs/>
              <w:sz w:val="24"/>
              <w:szCs w:val="24"/>
            </w:rPr>
          </w:rPrChange>
        </w:rPr>
        <w:pPrChange w:id="9358" w:author="Mohammad Nayeem Hasan" w:date="2024-12-23T01:38:00Z" w16du:dateUtc="2024-12-22T19:38:00Z">
          <w:pPr>
            <w:spacing w:line="240" w:lineRule="auto"/>
          </w:pPr>
        </w:pPrChange>
      </w:pPr>
      <w:del w:id="9359" w:author="Mohammad Nayeem Hasan" w:date="2024-11-04T00:19:00Z">
        <w:r w:rsidRPr="00033637" w:rsidDel="00CD0E5E">
          <w:rPr>
            <w:rFonts w:ascii="Times New Roman" w:hAnsi="Times New Roman" w:cs="Times New Roman"/>
            <w:sz w:val="24"/>
            <w:szCs w:val="24"/>
            <w:rPrChange w:id="9360" w:author="Mohammad Nayeem Hasan" w:date="2024-12-23T01:53:00Z" w16du:dateUtc="2024-12-22T19:53:00Z">
              <w:rPr>
                <w:rFonts w:ascii="Times New Roman" w:hAnsi="Times New Roman" w:cs="Times New Roman"/>
                <w:b/>
                <w:bCs/>
                <w:sz w:val="24"/>
                <w:szCs w:val="24"/>
              </w:rPr>
            </w:rPrChange>
          </w:rPr>
          <w:br w:type="page"/>
        </w:r>
      </w:del>
    </w:p>
    <w:p w14:paraId="14193474" w14:textId="4D755E44" w:rsidR="00B010D0" w:rsidRPr="00033637" w:rsidDel="0077291E" w:rsidRDefault="00B010D0" w:rsidP="00F31FB2">
      <w:pPr>
        <w:spacing w:line="480" w:lineRule="auto"/>
        <w:rPr>
          <w:del w:id="9361" w:author="Mohammad Nayeem Hasan" w:date="2024-11-03T23:07:00Z"/>
          <w:rFonts w:ascii="Times New Roman" w:hAnsi="Times New Roman" w:cs="Times New Roman"/>
          <w:sz w:val="24"/>
          <w:szCs w:val="24"/>
        </w:rPr>
        <w:pPrChange w:id="9362" w:author="Mohammad Nayeem Hasan" w:date="2024-12-23T01:38:00Z" w16du:dateUtc="2024-12-22T19:38:00Z">
          <w:pPr>
            <w:spacing w:line="240" w:lineRule="auto"/>
            <w:ind w:firstLine="720"/>
          </w:pPr>
        </w:pPrChange>
      </w:pPr>
    </w:p>
    <w:p w14:paraId="25FE0130" w14:textId="39D926BD" w:rsidR="00B010D0" w:rsidRPr="00033637" w:rsidDel="00994FF0" w:rsidRDefault="00B010D0" w:rsidP="00F31FB2">
      <w:pPr>
        <w:spacing w:line="480" w:lineRule="auto"/>
        <w:rPr>
          <w:del w:id="9363" w:author="Mohammad Nayeem Hasan" w:date="2024-11-04T00:07:00Z"/>
          <w:rFonts w:ascii="Times New Roman" w:hAnsi="Times New Roman" w:cs="Times New Roman"/>
          <w:sz w:val="24"/>
          <w:szCs w:val="24"/>
          <w:rPrChange w:id="9364" w:author="Mohammad Nayeem Hasan" w:date="2024-12-23T01:53:00Z" w16du:dateUtc="2024-12-22T19:53:00Z">
            <w:rPr>
              <w:del w:id="9365" w:author="Mohammad Nayeem Hasan" w:date="2024-11-04T00:07:00Z"/>
              <w:rFonts w:ascii="Times New Roman" w:hAnsi="Times New Roman" w:cs="Times New Roman"/>
              <w:b/>
              <w:sz w:val="24"/>
              <w:szCs w:val="24"/>
            </w:rPr>
          </w:rPrChange>
        </w:rPr>
        <w:pPrChange w:id="9366" w:author="Mohammad Nayeem Hasan" w:date="2024-12-23T01:38:00Z" w16du:dateUtc="2024-12-22T19:38:00Z">
          <w:pPr>
            <w:spacing w:line="240" w:lineRule="auto"/>
          </w:pPr>
        </w:pPrChange>
      </w:pPr>
      <w:del w:id="9367" w:author="Mohammad Nayeem Hasan" w:date="2024-11-03T21:56:00Z">
        <w:r w:rsidRPr="00033637" w:rsidDel="007A7E4D">
          <w:rPr>
            <w:rFonts w:ascii="Times New Roman" w:hAnsi="Times New Roman" w:cs="Times New Roman"/>
            <w:sz w:val="24"/>
            <w:szCs w:val="24"/>
            <w:rPrChange w:id="9368" w:author="Mohammad Nayeem Hasan" w:date="2024-12-23T01:53:00Z" w16du:dateUtc="2024-12-22T19:53:00Z">
              <w:rPr>
                <w:rFonts w:ascii="Times New Roman" w:hAnsi="Times New Roman" w:cs="Times New Roman"/>
                <w:b/>
                <w:sz w:val="24"/>
                <w:szCs w:val="24"/>
              </w:rPr>
            </w:rPrChange>
          </w:rPr>
          <w:delText>Table.</w:delText>
        </w:r>
      </w:del>
      <w:del w:id="9369" w:author="Mohammad Nayeem Hasan" w:date="2024-11-03T23:07:00Z">
        <w:r w:rsidRPr="00033637" w:rsidDel="0077291E">
          <w:rPr>
            <w:rFonts w:ascii="Times New Roman" w:hAnsi="Times New Roman" w:cs="Times New Roman"/>
            <w:sz w:val="24"/>
            <w:szCs w:val="24"/>
            <w:rPrChange w:id="9370" w:author="Mohammad Nayeem Hasan" w:date="2024-12-23T01:53:00Z" w16du:dateUtc="2024-12-22T19:53:00Z">
              <w:rPr>
                <w:rFonts w:ascii="Times New Roman" w:hAnsi="Times New Roman" w:cs="Times New Roman"/>
                <w:b/>
                <w:sz w:val="24"/>
                <w:szCs w:val="24"/>
              </w:rPr>
            </w:rPrChange>
          </w:rPr>
          <w:delText>2</w:delText>
        </w:r>
      </w:del>
      <w:del w:id="9371" w:author="Mohammad Nayeem Hasan" w:date="2024-11-04T00:07:00Z">
        <w:r w:rsidRPr="00033637" w:rsidDel="00994FF0">
          <w:rPr>
            <w:rFonts w:ascii="Times New Roman" w:hAnsi="Times New Roman" w:cs="Times New Roman"/>
            <w:sz w:val="24"/>
            <w:szCs w:val="24"/>
            <w:rPrChange w:id="9372" w:author="Mohammad Nayeem Hasan" w:date="2024-12-23T01:53:00Z" w16du:dateUtc="2024-12-22T19:53:00Z">
              <w:rPr>
                <w:rFonts w:ascii="Times New Roman" w:hAnsi="Times New Roman" w:cs="Times New Roman"/>
                <w:b/>
                <w:sz w:val="24"/>
                <w:szCs w:val="24"/>
              </w:rPr>
            </w:rPrChange>
          </w:rPr>
          <w:delText xml:space="preserve"> Factors associated with the diarrhea status of children using multivariable logistic regression model (MICS 2006, 2012, and 2019)</w:delText>
        </w:r>
      </w:del>
    </w:p>
    <w:tbl>
      <w:tblPr>
        <w:tblStyle w:val="TableGrid"/>
        <w:tblW w:w="5000" w:type="pct"/>
        <w:jc w:val="center"/>
        <w:tblLook w:val="04A0" w:firstRow="1" w:lastRow="0" w:firstColumn="1" w:lastColumn="0" w:noHBand="0" w:noVBand="1"/>
      </w:tblPr>
      <w:tblGrid>
        <w:gridCol w:w="1643"/>
        <w:gridCol w:w="1602"/>
        <w:gridCol w:w="939"/>
        <w:gridCol w:w="1661"/>
        <w:gridCol w:w="894"/>
        <w:gridCol w:w="1719"/>
        <w:gridCol w:w="892"/>
      </w:tblGrid>
      <w:tr w:rsidR="00B010D0" w:rsidRPr="00033637" w:rsidDel="00994FF0" w14:paraId="1D32E14E" w14:textId="2AA1FBA2" w:rsidTr="00BE6175">
        <w:trPr>
          <w:trHeight w:val="161"/>
          <w:jc w:val="center"/>
          <w:del w:id="9373" w:author="Mohammad Nayeem Hasan" w:date="2024-11-04T00:07:00Z"/>
        </w:trPr>
        <w:tc>
          <w:tcPr>
            <w:tcW w:w="879" w:type="pct"/>
            <w:vMerge w:val="restart"/>
            <w:tcBorders>
              <w:top w:val="single" w:sz="4" w:space="0" w:color="auto"/>
              <w:left w:val="single" w:sz="4" w:space="0" w:color="auto"/>
              <w:bottom w:val="single" w:sz="4" w:space="0" w:color="auto"/>
              <w:right w:val="single" w:sz="4" w:space="0" w:color="auto"/>
            </w:tcBorders>
            <w:vAlign w:val="center"/>
            <w:hideMark/>
          </w:tcPr>
          <w:p w14:paraId="1C804703" w14:textId="28C8991A" w:rsidR="00B010D0" w:rsidRPr="00033637" w:rsidDel="00994FF0" w:rsidRDefault="00B010D0" w:rsidP="00F31FB2">
            <w:pPr>
              <w:spacing w:line="480" w:lineRule="auto"/>
              <w:rPr>
                <w:del w:id="9374" w:author="Mohammad Nayeem Hasan" w:date="2024-11-04T00:07:00Z"/>
                <w:rFonts w:ascii="Times New Roman" w:hAnsi="Times New Roman" w:cs="Times New Roman"/>
                <w:sz w:val="24"/>
                <w:szCs w:val="24"/>
              </w:rPr>
              <w:pPrChange w:id="9375" w:author="Mohammad Nayeem Hasan" w:date="2024-12-23T01:38:00Z" w16du:dateUtc="2024-12-22T19:38:00Z">
                <w:pPr/>
              </w:pPrChange>
            </w:pPr>
            <w:del w:id="9376" w:author="Mohammad Nayeem Hasan" w:date="2024-11-04T00:07:00Z">
              <w:r w:rsidRPr="00033637" w:rsidDel="00994FF0">
                <w:rPr>
                  <w:rFonts w:ascii="Times New Roman" w:hAnsi="Times New Roman" w:cs="Times New Roman"/>
                  <w:sz w:val="24"/>
                  <w:szCs w:val="24"/>
                </w:rPr>
                <w:delText>Characteristics</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0030F6E4" w14:textId="2E16D312" w:rsidR="00B010D0" w:rsidRPr="00033637" w:rsidDel="00994FF0" w:rsidRDefault="00B010D0" w:rsidP="00F31FB2">
            <w:pPr>
              <w:spacing w:line="480" w:lineRule="auto"/>
              <w:rPr>
                <w:del w:id="9377" w:author="Mohammad Nayeem Hasan" w:date="2024-11-04T00:07:00Z"/>
                <w:rFonts w:ascii="Times New Roman" w:hAnsi="Times New Roman" w:cs="Times New Roman"/>
                <w:sz w:val="24"/>
                <w:szCs w:val="24"/>
              </w:rPr>
              <w:pPrChange w:id="9378" w:author="Mohammad Nayeem Hasan" w:date="2024-12-23T01:38:00Z" w16du:dateUtc="2024-12-22T19:38:00Z">
                <w:pPr/>
              </w:pPrChange>
            </w:pPr>
            <w:del w:id="9379" w:author="Mohammad Nayeem Hasan" w:date="2024-11-04T00:07:00Z">
              <w:r w:rsidRPr="00033637" w:rsidDel="00994FF0">
                <w:rPr>
                  <w:rFonts w:ascii="Times New Roman" w:hAnsi="Times New Roman" w:cs="Times New Roman"/>
                  <w:sz w:val="24"/>
                  <w:szCs w:val="24"/>
                </w:rPr>
                <w:delText>2006</w:delText>
              </w:r>
            </w:del>
          </w:p>
        </w:tc>
        <w:tc>
          <w:tcPr>
            <w:tcW w:w="502" w:type="pct"/>
            <w:tcBorders>
              <w:top w:val="single" w:sz="4" w:space="0" w:color="auto"/>
              <w:left w:val="single" w:sz="4" w:space="0" w:color="auto"/>
              <w:bottom w:val="single" w:sz="4" w:space="0" w:color="auto"/>
              <w:right w:val="single" w:sz="4" w:space="0" w:color="auto"/>
            </w:tcBorders>
            <w:vAlign w:val="center"/>
          </w:tcPr>
          <w:p w14:paraId="717C302A" w14:textId="3CAC1721" w:rsidR="00B010D0" w:rsidRPr="00033637" w:rsidDel="00994FF0" w:rsidRDefault="00B010D0" w:rsidP="00F31FB2">
            <w:pPr>
              <w:spacing w:line="480" w:lineRule="auto"/>
              <w:rPr>
                <w:del w:id="9380" w:author="Mohammad Nayeem Hasan" w:date="2024-11-04T00:07:00Z"/>
                <w:rFonts w:ascii="Times New Roman" w:hAnsi="Times New Roman" w:cs="Times New Roman"/>
                <w:sz w:val="24"/>
                <w:szCs w:val="24"/>
              </w:rPr>
              <w:pPrChange w:id="9381" w:author="Mohammad Nayeem Hasan" w:date="2024-12-23T01:38:00Z" w16du:dateUtc="2024-12-22T19:38:00Z">
                <w:pPr/>
              </w:pPrChange>
            </w:pPr>
          </w:p>
        </w:tc>
        <w:tc>
          <w:tcPr>
            <w:tcW w:w="888" w:type="pct"/>
            <w:tcBorders>
              <w:top w:val="single" w:sz="4" w:space="0" w:color="auto"/>
              <w:left w:val="single" w:sz="4" w:space="0" w:color="auto"/>
              <w:bottom w:val="single" w:sz="4" w:space="0" w:color="auto"/>
              <w:right w:val="single" w:sz="4" w:space="0" w:color="auto"/>
            </w:tcBorders>
            <w:vAlign w:val="center"/>
            <w:hideMark/>
          </w:tcPr>
          <w:p w14:paraId="4450A2F6" w14:textId="6FA49040" w:rsidR="00B010D0" w:rsidRPr="00033637" w:rsidDel="00994FF0" w:rsidRDefault="00B010D0" w:rsidP="00F31FB2">
            <w:pPr>
              <w:spacing w:line="480" w:lineRule="auto"/>
              <w:rPr>
                <w:del w:id="9382" w:author="Mohammad Nayeem Hasan" w:date="2024-11-04T00:07:00Z"/>
                <w:rFonts w:ascii="Times New Roman" w:hAnsi="Times New Roman" w:cs="Times New Roman"/>
                <w:sz w:val="24"/>
                <w:szCs w:val="24"/>
              </w:rPr>
              <w:pPrChange w:id="9383" w:author="Mohammad Nayeem Hasan" w:date="2024-12-23T01:38:00Z" w16du:dateUtc="2024-12-22T19:38:00Z">
                <w:pPr/>
              </w:pPrChange>
            </w:pPr>
            <w:del w:id="9384" w:author="Mohammad Nayeem Hasan" w:date="2024-11-04T00:07:00Z">
              <w:r w:rsidRPr="00033637" w:rsidDel="00994FF0">
                <w:rPr>
                  <w:rFonts w:ascii="Times New Roman" w:hAnsi="Times New Roman" w:cs="Times New Roman"/>
                  <w:sz w:val="24"/>
                  <w:szCs w:val="24"/>
                </w:rPr>
                <w:delText>2012</w:delText>
              </w:r>
            </w:del>
          </w:p>
        </w:tc>
        <w:tc>
          <w:tcPr>
            <w:tcW w:w="478" w:type="pct"/>
            <w:tcBorders>
              <w:top w:val="single" w:sz="4" w:space="0" w:color="auto"/>
              <w:left w:val="single" w:sz="4" w:space="0" w:color="auto"/>
              <w:bottom w:val="single" w:sz="4" w:space="0" w:color="auto"/>
              <w:right w:val="single" w:sz="4" w:space="0" w:color="auto"/>
            </w:tcBorders>
            <w:vAlign w:val="center"/>
          </w:tcPr>
          <w:p w14:paraId="64888837" w14:textId="173EE80E" w:rsidR="00B010D0" w:rsidRPr="00033637" w:rsidDel="00994FF0" w:rsidRDefault="00B010D0" w:rsidP="00F31FB2">
            <w:pPr>
              <w:spacing w:line="480" w:lineRule="auto"/>
              <w:rPr>
                <w:del w:id="9385" w:author="Mohammad Nayeem Hasan" w:date="2024-11-04T00:07:00Z"/>
                <w:rFonts w:ascii="Times New Roman" w:hAnsi="Times New Roman" w:cs="Times New Roman"/>
                <w:sz w:val="24"/>
                <w:szCs w:val="24"/>
              </w:rPr>
              <w:pPrChange w:id="9386" w:author="Mohammad Nayeem Hasan" w:date="2024-12-23T01:38:00Z" w16du:dateUtc="2024-12-22T19:38:00Z">
                <w:pPr/>
              </w:pPrChange>
            </w:pPr>
          </w:p>
        </w:tc>
        <w:tc>
          <w:tcPr>
            <w:tcW w:w="919" w:type="pct"/>
            <w:tcBorders>
              <w:top w:val="single" w:sz="4" w:space="0" w:color="auto"/>
              <w:left w:val="single" w:sz="4" w:space="0" w:color="auto"/>
              <w:bottom w:val="single" w:sz="4" w:space="0" w:color="auto"/>
              <w:right w:val="single" w:sz="4" w:space="0" w:color="auto"/>
            </w:tcBorders>
            <w:vAlign w:val="center"/>
            <w:hideMark/>
          </w:tcPr>
          <w:p w14:paraId="64DE7F71" w14:textId="6CDB19F2" w:rsidR="00B010D0" w:rsidRPr="00033637" w:rsidDel="00994FF0" w:rsidRDefault="00B010D0" w:rsidP="00F31FB2">
            <w:pPr>
              <w:spacing w:line="480" w:lineRule="auto"/>
              <w:rPr>
                <w:del w:id="9387" w:author="Mohammad Nayeem Hasan" w:date="2024-11-04T00:07:00Z"/>
                <w:rFonts w:ascii="Times New Roman" w:hAnsi="Times New Roman" w:cs="Times New Roman"/>
                <w:sz w:val="24"/>
                <w:szCs w:val="24"/>
              </w:rPr>
              <w:pPrChange w:id="9388" w:author="Mohammad Nayeem Hasan" w:date="2024-12-23T01:38:00Z" w16du:dateUtc="2024-12-22T19:38:00Z">
                <w:pPr/>
              </w:pPrChange>
            </w:pPr>
            <w:del w:id="9389" w:author="Mohammad Nayeem Hasan" w:date="2024-11-04T00:07:00Z">
              <w:r w:rsidRPr="00033637" w:rsidDel="00994FF0">
                <w:rPr>
                  <w:rFonts w:ascii="Times New Roman" w:hAnsi="Times New Roman" w:cs="Times New Roman"/>
                  <w:sz w:val="24"/>
                  <w:szCs w:val="24"/>
                </w:rPr>
                <w:delText>2019</w:delText>
              </w:r>
            </w:del>
          </w:p>
        </w:tc>
        <w:tc>
          <w:tcPr>
            <w:tcW w:w="478" w:type="pct"/>
            <w:tcBorders>
              <w:top w:val="single" w:sz="4" w:space="0" w:color="auto"/>
              <w:left w:val="single" w:sz="4" w:space="0" w:color="auto"/>
              <w:bottom w:val="single" w:sz="4" w:space="0" w:color="auto"/>
              <w:right w:val="single" w:sz="4" w:space="0" w:color="auto"/>
            </w:tcBorders>
            <w:vAlign w:val="center"/>
          </w:tcPr>
          <w:p w14:paraId="46CC0D9C" w14:textId="2C7F4C61" w:rsidR="00B010D0" w:rsidRPr="00033637" w:rsidDel="00994FF0" w:rsidRDefault="00B010D0" w:rsidP="00F31FB2">
            <w:pPr>
              <w:spacing w:line="480" w:lineRule="auto"/>
              <w:rPr>
                <w:del w:id="9390" w:author="Mohammad Nayeem Hasan" w:date="2024-11-04T00:07:00Z"/>
                <w:rFonts w:ascii="Times New Roman" w:hAnsi="Times New Roman" w:cs="Times New Roman"/>
                <w:sz w:val="24"/>
                <w:szCs w:val="24"/>
              </w:rPr>
              <w:pPrChange w:id="9391" w:author="Mohammad Nayeem Hasan" w:date="2024-12-23T01:38:00Z" w16du:dateUtc="2024-12-22T19:38:00Z">
                <w:pPr/>
              </w:pPrChange>
            </w:pPr>
          </w:p>
        </w:tc>
      </w:tr>
      <w:tr w:rsidR="00B010D0" w:rsidRPr="00033637" w:rsidDel="00994FF0" w14:paraId="37D67896" w14:textId="26CD2657" w:rsidTr="00BE6175">
        <w:trPr>
          <w:trHeight w:val="684"/>
          <w:jc w:val="center"/>
          <w:del w:id="9392" w:author="Mohammad Nayeem Hasan" w:date="2024-11-04T00:07: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FA39B0" w14:textId="233F39E3" w:rsidR="00B010D0" w:rsidRPr="00033637" w:rsidDel="00994FF0" w:rsidRDefault="00B010D0" w:rsidP="00F31FB2">
            <w:pPr>
              <w:spacing w:line="480" w:lineRule="auto"/>
              <w:rPr>
                <w:del w:id="9393" w:author="Mohammad Nayeem Hasan" w:date="2024-11-04T00:07:00Z"/>
                <w:rFonts w:ascii="Times New Roman" w:hAnsi="Times New Roman" w:cs="Times New Roman"/>
                <w:sz w:val="24"/>
                <w:szCs w:val="24"/>
              </w:rPr>
              <w:pPrChange w:id="9394" w:author="Mohammad Nayeem Hasan" w:date="2024-12-23T01:38:00Z" w16du:dateUtc="2024-12-22T19:38:00Z">
                <w:pPr/>
              </w:pPrChange>
            </w:pPr>
          </w:p>
        </w:tc>
        <w:tc>
          <w:tcPr>
            <w:tcW w:w="857" w:type="pct"/>
            <w:tcBorders>
              <w:top w:val="single" w:sz="4" w:space="0" w:color="auto"/>
              <w:left w:val="single" w:sz="4" w:space="0" w:color="auto"/>
              <w:bottom w:val="single" w:sz="4" w:space="0" w:color="auto"/>
              <w:right w:val="single" w:sz="4" w:space="0" w:color="auto"/>
            </w:tcBorders>
            <w:vAlign w:val="center"/>
            <w:hideMark/>
          </w:tcPr>
          <w:p w14:paraId="7183F24C" w14:textId="50646DAA" w:rsidR="00B010D0" w:rsidRPr="00033637" w:rsidDel="00994FF0" w:rsidRDefault="00B010D0" w:rsidP="00F31FB2">
            <w:pPr>
              <w:spacing w:line="480" w:lineRule="auto"/>
              <w:rPr>
                <w:del w:id="9395" w:author="Mohammad Nayeem Hasan" w:date="2024-11-04T00:07:00Z"/>
                <w:rFonts w:ascii="Times New Roman" w:hAnsi="Times New Roman" w:cs="Times New Roman"/>
                <w:sz w:val="24"/>
                <w:szCs w:val="24"/>
              </w:rPr>
              <w:pPrChange w:id="9396" w:author="Mohammad Nayeem Hasan" w:date="2024-12-23T01:38:00Z" w16du:dateUtc="2024-12-22T19:38:00Z">
                <w:pPr/>
              </w:pPrChange>
            </w:pPr>
            <w:del w:id="9397" w:author="Mohammad Nayeem Hasan" w:date="2024-11-04T00:07:00Z">
              <w:r w:rsidRPr="00033637" w:rsidDel="00994FF0">
                <w:rPr>
                  <w:rFonts w:ascii="Times New Roman" w:hAnsi="Times New Roman" w:cs="Times New Roman"/>
                  <w:sz w:val="24"/>
                  <w:szCs w:val="24"/>
                </w:rPr>
                <w:delText>AOR (95% CI)</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6DF333E2" w14:textId="3DDFC4D3" w:rsidR="00B010D0" w:rsidRPr="00033637" w:rsidDel="00994FF0" w:rsidRDefault="00B010D0" w:rsidP="00F31FB2">
            <w:pPr>
              <w:spacing w:line="480" w:lineRule="auto"/>
              <w:rPr>
                <w:del w:id="9398" w:author="Mohammad Nayeem Hasan" w:date="2024-11-04T00:07:00Z"/>
                <w:rFonts w:ascii="Times New Roman" w:hAnsi="Times New Roman" w:cs="Times New Roman"/>
                <w:sz w:val="24"/>
                <w:szCs w:val="24"/>
              </w:rPr>
              <w:pPrChange w:id="9399" w:author="Mohammad Nayeem Hasan" w:date="2024-12-23T01:38:00Z" w16du:dateUtc="2024-12-22T19:38:00Z">
                <w:pPr/>
              </w:pPrChange>
            </w:pPr>
            <w:del w:id="9400" w:author="Mohammad Nayeem Hasan" w:date="2024-11-04T00:07:00Z">
              <w:r w:rsidRPr="00033637" w:rsidDel="00994FF0">
                <w:rPr>
                  <w:rFonts w:ascii="Times New Roman" w:hAnsi="Times New Roman" w:cs="Times New Roman"/>
                  <w:sz w:val="24"/>
                  <w:szCs w:val="24"/>
                </w:rPr>
                <w:delText>P-value</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261A630F" w14:textId="18203396" w:rsidR="00B010D0" w:rsidRPr="00033637" w:rsidDel="00994FF0" w:rsidRDefault="00B010D0" w:rsidP="00F31FB2">
            <w:pPr>
              <w:spacing w:line="480" w:lineRule="auto"/>
              <w:rPr>
                <w:del w:id="9401" w:author="Mohammad Nayeem Hasan" w:date="2024-11-04T00:07:00Z"/>
                <w:rFonts w:ascii="Times New Roman" w:hAnsi="Times New Roman" w:cs="Times New Roman"/>
                <w:sz w:val="24"/>
                <w:szCs w:val="24"/>
              </w:rPr>
              <w:pPrChange w:id="9402" w:author="Mohammad Nayeem Hasan" w:date="2024-12-23T01:38:00Z" w16du:dateUtc="2024-12-22T19:38:00Z">
                <w:pPr/>
              </w:pPrChange>
            </w:pPr>
            <w:del w:id="9403" w:author="Mohammad Nayeem Hasan" w:date="2024-11-04T00:07:00Z">
              <w:r w:rsidRPr="00033637" w:rsidDel="00994FF0">
                <w:rPr>
                  <w:rFonts w:ascii="Times New Roman" w:hAnsi="Times New Roman" w:cs="Times New Roman"/>
                  <w:sz w:val="24"/>
                  <w:szCs w:val="24"/>
                </w:rPr>
                <w:delText>AOR (95% CI)</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5D56F6F6" w14:textId="76090392" w:rsidR="00B010D0" w:rsidRPr="00033637" w:rsidDel="00994FF0" w:rsidRDefault="00B010D0" w:rsidP="00F31FB2">
            <w:pPr>
              <w:spacing w:line="480" w:lineRule="auto"/>
              <w:rPr>
                <w:del w:id="9404" w:author="Mohammad Nayeem Hasan" w:date="2024-11-04T00:07:00Z"/>
                <w:rFonts w:ascii="Times New Roman" w:hAnsi="Times New Roman" w:cs="Times New Roman"/>
                <w:sz w:val="24"/>
                <w:szCs w:val="24"/>
              </w:rPr>
              <w:pPrChange w:id="9405" w:author="Mohammad Nayeem Hasan" w:date="2024-12-23T01:38:00Z" w16du:dateUtc="2024-12-22T19:38:00Z">
                <w:pPr/>
              </w:pPrChange>
            </w:pPr>
            <w:del w:id="9406" w:author="Mohammad Nayeem Hasan" w:date="2024-11-04T00:07:00Z">
              <w:r w:rsidRPr="00033637" w:rsidDel="00994FF0">
                <w:rPr>
                  <w:rFonts w:ascii="Times New Roman" w:hAnsi="Times New Roman" w:cs="Times New Roman"/>
                  <w:sz w:val="24"/>
                  <w:szCs w:val="24"/>
                </w:rPr>
                <w:delText>P-value</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6C4D2444" w14:textId="32F9D0B9" w:rsidR="00B010D0" w:rsidRPr="00033637" w:rsidDel="00994FF0" w:rsidRDefault="00B010D0" w:rsidP="00F31FB2">
            <w:pPr>
              <w:spacing w:line="480" w:lineRule="auto"/>
              <w:rPr>
                <w:del w:id="9407" w:author="Mohammad Nayeem Hasan" w:date="2024-11-04T00:07:00Z"/>
                <w:rFonts w:ascii="Times New Roman" w:hAnsi="Times New Roman" w:cs="Times New Roman"/>
                <w:sz w:val="24"/>
                <w:szCs w:val="24"/>
              </w:rPr>
              <w:pPrChange w:id="9408" w:author="Mohammad Nayeem Hasan" w:date="2024-12-23T01:38:00Z" w16du:dateUtc="2024-12-22T19:38:00Z">
                <w:pPr/>
              </w:pPrChange>
            </w:pPr>
            <w:del w:id="9409" w:author="Mohammad Nayeem Hasan" w:date="2024-11-04T00:07:00Z">
              <w:r w:rsidRPr="00033637" w:rsidDel="00994FF0">
                <w:rPr>
                  <w:rFonts w:ascii="Times New Roman" w:hAnsi="Times New Roman" w:cs="Times New Roman"/>
                  <w:sz w:val="24"/>
                  <w:szCs w:val="24"/>
                </w:rPr>
                <w:delText>AOR (95% CI)</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667529EE" w14:textId="22300218" w:rsidR="00B010D0" w:rsidRPr="00033637" w:rsidDel="00994FF0" w:rsidRDefault="00B010D0" w:rsidP="00F31FB2">
            <w:pPr>
              <w:spacing w:line="480" w:lineRule="auto"/>
              <w:rPr>
                <w:del w:id="9410" w:author="Mohammad Nayeem Hasan" w:date="2024-11-04T00:07:00Z"/>
                <w:rFonts w:ascii="Times New Roman" w:hAnsi="Times New Roman" w:cs="Times New Roman"/>
                <w:sz w:val="24"/>
                <w:szCs w:val="24"/>
              </w:rPr>
              <w:pPrChange w:id="9411" w:author="Mohammad Nayeem Hasan" w:date="2024-12-23T01:38:00Z" w16du:dateUtc="2024-12-22T19:38:00Z">
                <w:pPr/>
              </w:pPrChange>
            </w:pPr>
            <w:del w:id="9412" w:author="Mohammad Nayeem Hasan" w:date="2024-11-04T00:07:00Z">
              <w:r w:rsidRPr="00033637" w:rsidDel="00994FF0">
                <w:rPr>
                  <w:rFonts w:ascii="Times New Roman" w:hAnsi="Times New Roman" w:cs="Times New Roman"/>
                  <w:sz w:val="24"/>
                  <w:szCs w:val="24"/>
                </w:rPr>
                <w:delText>P-value</w:delText>
              </w:r>
            </w:del>
          </w:p>
        </w:tc>
      </w:tr>
      <w:tr w:rsidR="00B010D0" w:rsidRPr="00033637" w:rsidDel="00994FF0" w14:paraId="6A7A7506" w14:textId="75FD64D0" w:rsidTr="00DA17B7">
        <w:trPr>
          <w:trHeight w:val="323"/>
          <w:jc w:val="center"/>
          <w:del w:id="9413" w:author="Mohammad Nayeem Hasan" w:date="2024-11-04T00:07:00Z"/>
        </w:trPr>
        <w:tc>
          <w:tcPr>
            <w:tcW w:w="5000" w:type="pct"/>
            <w:gridSpan w:val="7"/>
            <w:tcBorders>
              <w:top w:val="single" w:sz="4" w:space="0" w:color="auto"/>
              <w:left w:val="single" w:sz="4" w:space="0" w:color="auto"/>
              <w:bottom w:val="single" w:sz="4" w:space="0" w:color="auto"/>
              <w:right w:val="single" w:sz="4" w:space="0" w:color="auto"/>
            </w:tcBorders>
            <w:vAlign w:val="center"/>
            <w:hideMark/>
          </w:tcPr>
          <w:p w14:paraId="39DCE643" w14:textId="3F1DD190" w:rsidR="00B010D0" w:rsidRPr="00033637" w:rsidDel="00994FF0" w:rsidRDefault="00BE6175" w:rsidP="00F31FB2">
            <w:pPr>
              <w:spacing w:line="480" w:lineRule="auto"/>
              <w:rPr>
                <w:del w:id="9414" w:author="Mohammad Nayeem Hasan" w:date="2024-11-04T00:07:00Z"/>
                <w:rFonts w:ascii="Times New Roman" w:hAnsi="Times New Roman" w:cs="Times New Roman"/>
                <w:sz w:val="24"/>
                <w:szCs w:val="24"/>
              </w:rPr>
              <w:pPrChange w:id="9415" w:author="Mohammad Nayeem Hasan" w:date="2024-12-23T01:38:00Z" w16du:dateUtc="2024-12-22T19:38:00Z">
                <w:pPr/>
              </w:pPrChange>
            </w:pPr>
            <w:del w:id="9416" w:author="Mohammad Nayeem Hasan" w:date="2024-11-03T21:59:00Z">
              <w:r w:rsidRPr="00033637" w:rsidDel="00BE6175">
                <w:rPr>
                  <w:rFonts w:ascii="Times New Roman" w:hAnsi="Times New Roman" w:cs="Times New Roman"/>
                  <w:sz w:val="24"/>
                  <w:szCs w:val="24"/>
                </w:rPr>
                <w:delText>c</w:delText>
              </w:r>
            </w:del>
            <w:del w:id="9417" w:author="Mohammad Nayeem Hasan" w:date="2024-11-04T00:07:00Z">
              <w:r w:rsidRPr="00033637" w:rsidDel="00994FF0">
                <w:rPr>
                  <w:rFonts w:ascii="Times New Roman" w:hAnsi="Times New Roman" w:cs="Times New Roman"/>
                  <w:sz w:val="24"/>
                  <w:szCs w:val="24"/>
                </w:rPr>
                <w:delText>hild characteristics</w:delText>
              </w:r>
            </w:del>
          </w:p>
        </w:tc>
      </w:tr>
      <w:tr w:rsidR="00072E76" w:rsidRPr="00033637" w:rsidDel="00994FF0" w14:paraId="520A8677" w14:textId="77777777" w:rsidTr="00302153">
        <w:trPr>
          <w:trHeight w:val="161"/>
          <w:jc w:val="center"/>
          <w:del w:id="9418"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76E85B77" w14:textId="5CA14577" w:rsidR="00B010D0" w:rsidRPr="00033637" w:rsidDel="00994FF0" w:rsidRDefault="00B010D0" w:rsidP="00F31FB2">
            <w:pPr>
              <w:spacing w:line="480" w:lineRule="auto"/>
              <w:rPr>
                <w:del w:id="9419" w:author="Mohammad Nayeem Hasan" w:date="2024-11-04T00:07:00Z"/>
                <w:rFonts w:ascii="Times New Roman" w:hAnsi="Times New Roman" w:cs="Times New Roman"/>
                <w:sz w:val="24"/>
                <w:szCs w:val="24"/>
              </w:rPr>
              <w:pPrChange w:id="9420" w:author="Mohammad Nayeem Hasan" w:date="2024-12-23T01:38:00Z" w16du:dateUtc="2024-12-22T19:38:00Z">
                <w:pPr/>
              </w:pPrChange>
            </w:pPr>
            <w:del w:id="9421" w:author="Mohammad Nayeem Hasan" w:date="2024-11-04T00:07:00Z">
              <w:r w:rsidRPr="00033637" w:rsidDel="00994FF0">
                <w:rPr>
                  <w:rFonts w:ascii="Times New Roman" w:hAnsi="Times New Roman" w:cs="Times New Roman"/>
                  <w:sz w:val="24"/>
                  <w:szCs w:val="24"/>
                </w:rPr>
                <w:delText>Age of child (in months)</w:delText>
              </w:r>
            </w:del>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4B09E0D6" w14:textId="31F2C564" w:rsidR="00B010D0" w:rsidRPr="00033637" w:rsidDel="00994FF0" w:rsidRDefault="00B010D0" w:rsidP="00F31FB2">
            <w:pPr>
              <w:spacing w:line="480" w:lineRule="auto"/>
              <w:rPr>
                <w:del w:id="9422" w:author="Mohammad Nayeem Hasan" w:date="2024-11-04T00:07:00Z"/>
                <w:rFonts w:ascii="Times New Roman" w:hAnsi="Times New Roman" w:cs="Times New Roman"/>
                <w:sz w:val="24"/>
                <w:szCs w:val="24"/>
              </w:rPr>
              <w:pPrChange w:id="9423"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55034E47" w14:textId="498B5B07" w:rsidR="00B010D0" w:rsidRPr="00033637" w:rsidDel="00994FF0" w:rsidRDefault="00B010D0" w:rsidP="00F31FB2">
            <w:pPr>
              <w:spacing w:line="480" w:lineRule="auto"/>
              <w:rPr>
                <w:del w:id="9424" w:author="Mohammad Nayeem Hasan" w:date="2024-11-04T00:07:00Z"/>
                <w:rFonts w:ascii="Times New Roman" w:hAnsi="Times New Roman" w:cs="Times New Roman"/>
                <w:sz w:val="24"/>
                <w:szCs w:val="24"/>
              </w:rPr>
              <w:pPrChange w:id="9425"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7ADEE024" w14:textId="0230033F" w:rsidR="00B010D0" w:rsidRPr="00033637" w:rsidDel="00994FF0" w:rsidRDefault="00B010D0" w:rsidP="00F31FB2">
            <w:pPr>
              <w:spacing w:line="480" w:lineRule="auto"/>
              <w:rPr>
                <w:del w:id="9426" w:author="Mohammad Nayeem Hasan" w:date="2024-11-04T00:07:00Z"/>
                <w:rFonts w:ascii="Times New Roman" w:hAnsi="Times New Roman" w:cs="Times New Roman"/>
                <w:sz w:val="24"/>
                <w:szCs w:val="24"/>
              </w:rPr>
              <w:pPrChange w:id="9427" w:author="Mohammad Nayeem Hasan" w:date="2024-12-23T01:38:00Z" w16du:dateUtc="2024-12-22T19:38:00Z">
                <w:pPr/>
              </w:pPrChange>
            </w:pPr>
          </w:p>
        </w:tc>
      </w:tr>
      <w:tr w:rsidR="00B010D0" w:rsidRPr="00033637" w:rsidDel="00994FF0" w14:paraId="70A9963E" w14:textId="2A0EDB17" w:rsidTr="00BE6175">
        <w:trPr>
          <w:trHeight w:val="250"/>
          <w:jc w:val="center"/>
          <w:del w:id="9428"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50D464E2" w14:textId="12BDA306" w:rsidR="00B010D0" w:rsidRPr="00033637" w:rsidDel="00994FF0" w:rsidRDefault="00B010D0" w:rsidP="00F31FB2">
            <w:pPr>
              <w:spacing w:line="480" w:lineRule="auto"/>
              <w:rPr>
                <w:del w:id="9429" w:author="Mohammad Nayeem Hasan" w:date="2024-11-04T00:07:00Z"/>
                <w:rFonts w:ascii="Times New Roman" w:hAnsi="Times New Roman" w:cs="Times New Roman"/>
                <w:sz w:val="24"/>
                <w:szCs w:val="24"/>
              </w:rPr>
              <w:pPrChange w:id="9430" w:author="Mohammad Nayeem Hasan" w:date="2024-12-23T01:38:00Z" w16du:dateUtc="2024-12-22T19:38:00Z">
                <w:pPr/>
              </w:pPrChange>
            </w:pPr>
            <w:del w:id="9431" w:author="Mohammad Nayeem Hasan" w:date="2024-11-04T00:07:00Z">
              <w:r w:rsidRPr="00033637" w:rsidDel="00994FF0">
                <w:rPr>
                  <w:rFonts w:ascii="Times New Roman" w:hAnsi="Times New Roman" w:cs="Times New Roman"/>
                  <w:sz w:val="24"/>
                  <w:szCs w:val="24"/>
                </w:rPr>
                <w:delText>0-11</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7F2F1F7E" w14:textId="4920FD9B" w:rsidR="00B010D0" w:rsidRPr="00033637" w:rsidDel="00994FF0" w:rsidRDefault="00B010D0" w:rsidP="00F31FB2">
            <w:pPr>
              <w:spacing w:line="480" w:lineRule="auto"/>
              <w:rPr>
                <w:del w:id="9432" w:author="Mohammad Nayeem Hasan" w:date="2024-11-04T00:07:00Z"/>
                <w:rFonts w:ascii="Times New Roman" w:hAnsi="Times New Roman" w:cs="Times New Roman"/>
                <w:sz w:val="24"/>
                <w:szCs w:val="24"/>
              </w:rPr>
              <w:pPrChange w:id="9433" w:author="Mohammad Nayeem Hasan" w:date="2024-12-23T01:38:00Z" w16du:dateUtc="2024-12-22T19:38:00Z">
                <w:pPr/>
              </w:pPrChange>
            </w:pPr>
            <w:del w:id="9434" w:author="Mohammad Nayeem Hasan" w:date="2024-11-04T00:07:00Z">
              <w:r w:rsidRPr="00033637" w:rsidDel="00994FF0">
                <w:rPr>
                  <w:rFonts w:ascii="Times New Roman" w:hAnsi="Times New Roman" w:cs="Times New Roman"/>
                  <w:sz w:val="24"/>
                  <w:szCs w:val="24"/>
                </w:rPr>
                <w:delText>1.81 (1.50, 2.18)</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4DD82C78" w14:textId="58643891" w:rsidR="00B010D0" w:rsidRPr="00033637" w:rsidDel="00994FF0" w:rsidRDefault="00B010D0" w:rsidP="00F31FB2">
            <w:pPr>
              <w:spacing w:line="480" w:lineRule="auto"/>
              <w:rPr>
                <w:del w:id="9435" w:author="Mohammad Nayeem Hasan" w:date="2024-11-04T00:07:00Z"/>
                <w:rFonts w:ascii="Times New Roman" w:hAnsi="Times New Roman" w:cs="Times New Roman"/>
                <w:sz w:val="24"/>
                <w:szCs w:val="24"/>
                <w:rPrChange w:id="9436" w:author="Mohammad Nayeem Hasan" w:date="2024-12-23T01:53:00Z" w16du:dateUtc="2024-12-22T19:53:00Z">
                  <w:rPr>
                    <w:del w:id="9437" w:author="Mohammad Nayeem Hasan" w:date="2024-11-04T00:07:00Z"/>
                    <w:rFonts w:ascii="Times New Roman" w:hAnsi="Times New Roman" w:cs="Times New Roman"/>
                    <w:b/>
                    <w:bCs/>
                    <w:sz w:val="24"/>
                    <w:szCs w:val="24"/>
                  </w:rPr>
                </w:rPrChange>
              </w:rPr>
              <w:pPrChange w:id="9438" w:author="Mohammad Nayeem Hasan" w:date="2024-12-23T01:38:00Z" w16du:dateUtc="2024-12-22T19:38:00Z">
                <w:pPr/>
              </w:pPrChange>
            </w:pPr>
            <w:del w:id="9439" w:author="Mohammad Nayeem Hasan" w:date="2024-11-04T00:07:00Z">
              <w:r w:rsidRPr="00033637" w:rsidDel="00994FF0">
                <w:rPr>
                  <w:rFonts w:ascii="Times New Roman" w:hAnsi="Times New Roman" w:cs="Times New Roman"/>
                  <w:sz w:val="24"/>
                  <w:szCs w:val="24"/>
                  <w:rPrChange w:id="9440" w:author="Mohammad Nayeem Hasan" w:date="2024-12-23T01:53:00Z" w16du:dateUtc="2024-12-22T19:53:00Z">
                    <w:rPr>
                      <w:rFonts w:ascii="Times New Roman" w:hAnsi="Times New Roman" w:cs="Times New Roman"/>
                      <w:b/>
                      <w:bCs/>
                      <w:sz w:val="24"/>
                      <w:szCs w:val="24"/>
                    </w:rPr>
                  </w:rPrChange>
                </w:rPr>
                <w:delText>&lt;0.001</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792ECFA2" w14:textId="4631844C" w:rsidR="00B010D0" w:rsidRPr="00033637" w:rsidDel="00994FF0" w:rsidRDefault="00B010D0" w:rsidP="00F31FB2">
            <w:pPr>
              <w:spacing w:line="480" w:lineRule="auto"/>
              <w:rPr>
                <w:del w:id="9441" w:author="Mohammad Nayeem Hasan" w:date="2024-11-04T00:07:00Z"/>
                <w:rFonts w:ascii="Times New Roman" w:hAnsi="Times New Roman" w:cs="Times New Roman"/>
                <w:sz w:val="24"/>
                <w:szCs w:val="24"/>
              </w:rPr>
              <w:pPrChange w:id="9442" w:author="Mohammad Nayeem Hasan" w:date="2024-12-23T01:38:00Z" w16du:dateUtc="2024-12-22T19:38:00Z">
                <w:pPr/>
              </w:pPrChange>
            </w:pPr>
            <w:del w:id="9443" w:author="Mohammad Nayeem Hasan" w:date="2024-11-04T00:07:00Z">
              <w:r w:rsidRPr="00033637" w:rsidDel="00994FF0">
                <w:rPr>
                  <w:rFonts w:ascii="Times New Roman" w:hAnsi="Times New Roman" w:cs="Times New Roman"/>
                  <w:sz w:val="24"/>
                  <w:szCs w:val="24"/>
                </w:rPr>
                <w:delText>4.35 (2.10, 9.01)</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13E0641A" w14:textId="30F8F55A" w:rsidR="00B010D0" w:rsidRPr="00033637" w:rsidDel="00994FF0" w:rsidRDefault="00B010D0" w:rsidP="00F31FB2">
            <w:pPr>
              <w:spacing w:line="480" w:lineRule="auto"/>
              <w:rPr>
                <w:del w:id="9444" w:author="Mohammad Nayeem Hasan" w:date="2024-11-04T00:07:00Z"/>
                <w:rFonts w:ascii="Times New Roman" w:hAnsi="Times New Roman" w:cs="Times New Roman"/>
                <w:sz w:val="24"/>
                <w:szCs w:val="24"/>
                <w:rPrChange w:id="9445" w:author="Mohammad Nayeem Hasan" w:date="2024-12-23T01:53:00Z" w16du:dateUtc="2024-12-22T19:53:00Z">
                  <w:rPr>
                    <w:del w:id="9446" w:author="Mohammad Nayeem Hasan" w:date="2024-11-04T00:07:00Z"/>
                    <w:rFonts w:ascii="Times New Roman" w:hAnsi="Times New Roman" w:cs="Times New Roman"/>
                    <w:b/>
                    <w:bCs/>
                    <w:sz w:val="24"/>
                    <w:szCs w:val="24"/>
                  </w:rPr>
                </w:rPrChange>
              </w:rPr>
              <w:pPrChange w:id="9447" w:author="Mohammad Nayeem Hasan" w:date="2024-12-23T01:38:00Z" w16du:dateUtc="2024-12-22T19:38:00Z">
                <w:pPr/>
              </w:pPrChange>
            </w:pPr>
            <w:del w:id="9448" w:author="Mohammad Nayeem Hasan" w:date="2024-11-04T00:07:00Z">
              <w:r w:rsidRPr="00033637" w:rsidDel="00994FF0">
                <w:rPr>
                  <w:rFonts w:ascii="Times New Roman" w:hAnsi="Times New Roman" w:cs="Times New Roman"/>
                  <w:sz w:val="24"/>
                  <w:szCs w:val="24"/>
                  <w:rPrChange w:id="9449" w:author="Mohammad Nayeem Hasan" w:date="2024-12-23T01:53:00Z" w16du:dateUtc="2024-12-22T19:53:00Z">
                    <w:rPr>
                      <w:rFonts w:ascii="Times New Roman" w:hAnsi="Times New Roman" w:cs="Times New Roman"/>
                      <w:b/>
                      <w:bCs/>
                      <w:sz w:val="24"/>
                      <w:szCs w:val="24"/>
                    </w:rPr>
                  </w:rPrChange>
                </w:rPr>
                <w:delText>&lt;0.001</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226D02CD" w14:textId="63FEA069" w:rsidR="00B010D0" w:rsidRPr="00033637" w:rsidDel="00994FF0" w:rsidRDefault="00B010D0" w:rsidP="00F31FB2">
            <w:pPr>
              <w:spacing w:line="480" w:lineRule="auto"/>
              <w:rPr>
                <w:del w:id="9450" w:author="Mohammad Nayeem Hasan" w:date="2024-11-04T00:07:00Z"/>
                <w:rFonts w:ascii="Times New Roman" w:hAnsi="Times New Roman" w:cs="Times New Roman"/>
                <w:sz w:val="24"/>
                <w:szCs w:val="24"/>
              </w:rPr>
              <w:pPrChange w:id="9451" w:author="Mohammad Nayeem Hasan" w:date="2024-12-23T01:38:00Z" w16du:dateUtc="2024-12-22T19:38:00Z">
                <w:pPr/>
              </w:pPrChange>
            </w:pPr>
            <w:del w:id="9452" w:author="Mohammad Nayeem Hasan" w:date="2024-11-04T00:07:00Z">
              <w:r w:rsidRPr="00033637" w:rsidDel="00994FF0">
                <w:rPr>
                  <w:rFonts w:ascii="Times New Roman" w:hAnsi="Times New Roman" w:cs="Times New Roman"/>
                  <w:sz w:val="24"/>
                  <w:szCs w:val="24"/>
                </w:rPr>
                <w:delText>3.32 (2.63, 4.19)</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4B1145A5" w14:textId="14AF7457" w:rsidR="00B010D0" w:rsidRPr="00033637" w:rsidDel="00994FF0" w:rsidRDefault="00B010D0" w:rsidP="00F31FB2">
            <w:pPr>
              <w:spacing w:line="480" w:lineRule="auto"/>
              <w:rPr>
                <w:del w:id="9453" w:author="Mohammad Nayeem Hasan" w:date="2024-11-04T00:07:00Z"/>
                <w:rFonts w:ascii="Times New Roman" w:hAnsi="Times New Roman" w:cs="Times New Roman"/>
                <w:sz w:val="24"/>
                <w:szCs w:val="24"/>
                <w:highlight w:val="yellow"/>
                <w:rPrChange w:id="9454" w:author="Mohammad Nayeem Hasan" w:date="2024-12-23T01:53:00Z" w16du:dateUtc="2024-12-22T19:53:00Z">
                  <w:rPr>
                    <w:del w:id="9455" w:author="Mohammad Nayeem Hasan" w:date="2024-11-04T00:07:00Z"/>
                    <w:rFonts w:ascii="Times New Roman" w:hAnsi="Times New Roman" w:cs="Times New Roman"/>
                    <w:b/>
                    <w:bCs/>
                    <w:sz w:val="24"/>
                    <w:szCs w:val="24"/>
                    <w:highlight w:val="yellow"/>
                  </w:rPr>
                </w:rPrChange>
              </w:rPr>
              <w:pPrChange w:id="9456" w:author="Mohammad Nayeem Hasan" w:date="2024-12-23T01:38:00Z" w16du:dateUtc="2024-12-22T19:38:00Z">
                <w:pPr/>
              </w:pPrChange>
            </w:pPr>
            <w:del w:id="9457" w:author="Mohammad Nayeem Hasan" w:date="2024-11-04T00:07:00Z">
              <w:r w:rsidRPr="00033637" w:rsidDel="00994FF0">
                <w:rPr>
                  <w:rFonts w:ascii="Times New Roman" w:hAnsi="Times New Roman" w:cs="Times New Roman"/>
                  <w:sz w:val="24"/>
                  <w:szCs w:val="24"/>
                  <w:rPrChange w:id="9458" w:author="Mohammad Nayeem Hasan" w:date="2024-12-23T01:53:00Z" w16du:dateUtc="2024-12-22T19:53:00Z">
                    <w:rPr>
                      <w:rFonts w:ascii="Times New Roman" w:hAnsi="Times New Roman" w:cs="Times New Roman"/>
                      <w:b/>
                      <w:bCs/>
                      <w:sz w:val="24"/>
                      <w:szCs w:val="24"/>
                    </w:rPr>
                  </w:rPrChange>
                </w:rPr>
                <w:delText>&lt;0.001</w:delText>
              </w:r>
            </w:del>
          </w:p>
        </w:tc>
      </w:tr>
      <w:tr w:rsidR="00B010D0" w:rsidRPr="00033637" w:rsidDel="00994FF0" w14:paraId="76E6016C" w14:textId="73443E51" w:rsidTr="00BE6175">
        <w:trPr>
          <w:trHeight w:val="138"/>
          <w:jc w:val="center"/>
          <w:del w:id="9459"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34F5B76B" w14:textId="3959B01C" w:rsidR="00B010D0" w:rsidRPr="00033637" w:rsidDel="00994FF0" w:rsidRDefault="00B010D0" w:rsidP="00F31FB2">
            <w:pPr>
              <w:spacing w:line="480" w:lineRule="auto"/>
              <w:rPr>
                <w:del w:id="9460" w:author="Mohammad Nayeem Hasan" w:date="2024-11-04T00:07:00Z"/>
                <w:rFonts w:ascii="Times New Roman" w:hAnsi="Times New Roman" w:cs="Times New Roman"/>
                <w:sz w:val="24"/>
                <w:szCs w:val="24"/>
              </w:rPr>
              <w:pPrChange w:id="9461" w:author="Mohammad Nayeem Hasan" w:date="2024-12-23T01:38:00Z" w16du:dateUtc="2024-12-22T19:38:00Z">
                <w:pPr/>
              </w:pPrChange>
            </w:pPr>
            <w:del w:id="9462" w:author="Mohammad Nayeem Hasan" w:date="2024-11-04T00:07:00Z">
              <w:r w:rsidRPr="00033637" w:rsidDel="00994FF0">
                <w:rPr>
                  <w:rFonts w:ascii="Times New Roman" w:hAnsi="Times New Roman" w:cs="Times New Roman"/>
                  <w:sz w:val="24"/>
                  <w:szCs w:val="24"/>
                </w:rPr>
                <w:delText>12-23</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518A571E" w14:textId="05E63654" w:rsidR="00B010D0" w:rsidRPr="00033637" w:rsidDel="00994FF0" w:rsidRDefault="00B010D0" w:rsidP="00F31FB2">
            <w:pPr>
              <w:spacing w:line="480" w:lineRule="auto"/>
              <w:rPr>
                <w:del w:id="9463" w:author="Mohammad Nayeem Hasan" w:date="2024-11-04T00:07:00Z"/>
                <w:rFonts w:ascii="Times New Roman" w:hAnsi="Times New Roman" w:cs="Times New Roman"/>
                <w:sz w:val="24"/>
                <w:szCs w:val="24"/>
              </w:rPr>
              <w:pPrChange w:id="9464" w:author="Mohammad Nayeem Hasan" w:date="2024-12-23T01:38:00Z" w16du:dateUtc="2024-12-22T19:38:00Z">
                <w:pPr/>
              </w:pPrChange>
            </w:pPr>
            <w:del w:id="9465" w:author="Mohammad Nayeem Hasan" w:date="2024-11-04T00:07:00Z">
              <w:r w:rsidRPr="00033637" w:rsidDel="00994FF0">
                <w:rPr>
                  <w:rFonts w:ascii="Times New Roman" w:hAnsi="Times New Roman" w:cs="Times New Roman"/>
                  <w:sz w:val="24"/>
                  <w:szCs w:val="24"/>
                </w:rPr>
                <w:delText>2.22 (1.86, 2.65)</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433CEC2B" w14:textId="139506F1" w:rsidR="00B010D0" w:rsidRPr="00033637" w:rsidDel="00994FF0" w:rsidRDefault="00B010D0" w:rsidP="00F31FB2">
            <w:pPr>
              <w:spacing w:line="480" w:lineRule="auto"/>
              <w:rPr>
                <w:del w:id="9466" w:author="Mohammad Nayeem Hasan" w:date="2024-11-04T00:07:00Z"/>
                <w:rFonts w:ascii="Times New Roman" w:hAnsi="Times New Roman" w:cs="Times New Roman"/>
                <w:sz w:val="24"/>
                <w:szCs w:val="24"/>
                <w:rPrChange w:id="9467" w:author="Mohammad Nayeem Hasan" w:date="2024-12-23T01:53:00Z" w16du:dateUtc="2024-12-22T19:53:00Z">
                  <w:rPr>
                    <w:del w:id="9468" w:author="Mohammad Nayeem Hasan" w:date="2024-11-04T00:07:00Z"/>
                    <w:rFonts w:ascii="Times New Roman" w:hAnsi="Times New Roman" w:cs="Times New Roman"/>
                    <w:b/>
                    <w:bCs/>
                    <w:sz w:val="24"/>
                    <w:szCs w:val="24"/>
                  </w:rPr>
                </w:rPrChange>
              </w:rPr>
              <w:pPrChange w:id="9469" w:author="Mohammad Nayeem Hasan" w:date="2024-12-23T01:38:00Z" w16du:dateUtc="2024-12-22T19:38:00Z">
                <w:pPr/>
              </w:pPrChange>
            </w:pPr>
            <w:del w:id="9470" w:author="Mohammad Nayeem Hasan" w:date="2024-11-04T00:07:00Z">
              <w:r w:rsidRPr="00033637" w:rsidDel="00994FF0">
                <w:rPr>
                  <w:rFonts w:ascii="Times New Roman" w:hAnsi="Times New Roman" w:cs="Times New Roman"/>
                  <w:sz w:val="24"/>
                  <w:szCs w:val="24"/>
                  <w:rPrChange w:id="9471" w:author="Mohammad Nayeem Hasan" w:date="2024-12-23T01:53:00Z" w16du:dateUtc="2024-12-22T19:53:00Z">
                    <w:rPr>
                      <w:rFonts w:ascii="Times New Roman" w:hAnsi="Times New Roman" w:cs="Times New Roman"/>
                      <w:b/>
                      <w:bCs/>
                      <w:sz w:val="24"/>
                      <w:szCs w:val="24"/>
                    </w:rPr>
                  </w:rPrChange>
                </w:rPr>
                <w:delText>&lt;0.001</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133D1866" w14:textId="1D981AAE" w:rsidR="00B010D0" w:rsidRPr="00033637" w:rsidDel="00994FF0" w:rsidRDefault="00B010D0" w:rsidP="00F31FB2">
            <w:pPr>
              <w:spacing w:line="480" w:lineRule="auto"/>
              <w:rPr>
                <w:del w:id="9472" w:author="Mohammad Nayeem Hasan" w:date="2024-11-04T00:07:00Z"/>
                <w:rFonts w:ascii="Times New Roman" w:hAnsi="Times New Roman" w:cs="Times New Roman"/>
                <w:sz w:val="24"/>
                <w:szCs w:val="24"/>
              </w:rPr>
              <w:pPrChange w:id="9473" w:author="Mohammad Nayeem Hasan" w:date="2024-12-23T01:38:00Z" w16du:dateUtc="2024-12-22T19:38:00Z">
                <w:pPr/>
              </w:pPrChange>
            </w:pPr>
            <w:del w:id="9474" w:author="Mohammad Nayeem Hasan" w:date="2024-11-04T00:07:00Z">
              <w:r w:rsidRPr="00033637" w:rsidDel="00994FF0">
                <w:rPr>
                  <w:rFonts w:ascii="Times New Roman" w:hAnsi="Times New Roman" w:cs="Times New Roman"/>
                  <w:sz w:val="24"/>
                  <w:szCs w:val="24"/>
                </w:rPr>
                <w:delText>5.24 (2.51, 10.95)</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29DDAE50" w14:textId="271D0B2A" w:rsidR="00B010D0" w:rsidRPr="00033637" w:rsidDel="00994FF0" w:rsidRDefault="00B010D0" w:rsidP="00F31FB2">
            <w:pPr>
              <w:spacing w:line="480" w:lineRule="auto"/>
              <w:rPr>
                <w:del w:id="9475" w:author="Mohammad Nayeem Hasan" w:date="2024-11-04T00:07:00Z"/>
                <w:rFonts w:ascii="Times New Roman" w:hAnsi="Times New Roman" w:cs="Times New Roman"/>
                <w:sz w:val="24"/>
                <w:szCs w:val="24"/>
                <w:rPrChange w:id="9476" w:author="Mohammad Nayeem Hasan" w:date="2024-12-23T01:53:00Z" w16du:dateUtc="2024-12-22T19:53:00Z">
                  <w:rPr>
                    <w:del w:id="9477" w:author="Mohammad Nayeem Hasan" w:date="2024-11-04T00:07:00Z"/>
                    <w:rFonts w:ascii="Times New Roman" w:hAnsi="Times New Roman" w:cs="Times New Roman"/>
                    <w:b/>
                    <w:bCs/>
                    <w:sz w:val="24"/>
                    <w:szCs w:val="24"/>
                  </w:rPr>
                </w:rPrChange>
              </w:rPr>
              <w:pPrChange w:id="9478" w:author="Mohammad Nayeem Hasan" w:date="2024-12-23T01:38:00Z" w16du:dateUtc="2024-12-22T19:38:00Z">
                <w:pPr/>
              </w:pPrChange>
            </w:pPr>
            <w:del w:id="9479" w:author="Mohammad Nayeem Hasan" w:date="2024-11-04T00:07:00Z">
              <w:r w:rsidRPr="00033637" w:rsidDel="00994FF0">
                <w:rPr>
                  <w:rFonts w:ascii="Times New Roman" w:hAnsi="Times New Roman" w:cs="Times New Roman"/>
                  <w:sz w:val="24"/>
                  <w:szCs w:val="24"/>
                  <w:rPrChange w:id="9480" w:author="Mohammad Nayeem Hasan" w:date="2024-12-23T01:53:00Z" w16du:dateUtc="2024-12-22T19:53:00Z">
                    <w:rPr>
                      <w:rFonts w:ascii="Times New Roman" w:hAnsi="Times New Roman" w:cs="Times New Roman"/>
                      <w:b/>
                      <w:bCs/>
                      <w:sz w:val="24"/>
                      <w:szCs w:val="24"/>
                    </w:rPr>
                  </w:rPrChange>
                </w:rPr>
                <w:delText>&lt;0.001</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387501D0" w14:textId="204DD459" w:rsidR="00B010D0" w:rsidRPr="00033637" w:rsidDel="00994FF0" w:rsidRDefault="00B010D0" w:rsidP="00F31FB2">
            <w:pPr>
              <w:spacing w:line="480" w:lineRule="auto"/>
              <w:rPr>
                <w:del w:id="9481" w:author="Mohammad Nayeem Hasan" w:date="2024-11-04T00:07:00Z"/>
                <w:rFonts w:ascii="Times New Roman" w:hAnsi="Times New Roman" w:cs="Times New Roman"/>
                <w:sz w:val="24"/>
                <w:szCs w:val="24"/>
              </w:rPr>
              <w:pPrChange w:id="9482" w:author="Mohammad Nayeem Hasan" w:date="2024-12-23T01:38:00Z" w16du:dateUtc="2024-12-22T19:38:00Z">
                <w:pPr/>
              </w:pPrChange>
            </w:pPr>
            <w:del w:id="9483" w:author="Mohammad Nayeem Hasan" w:date="2024-11-04T00:07:00Z">
              <w:r w:rsidRPr="00033637" w:rsidDel="00994FF0">
                <w:rPr>
                  <w:rFonts w:ascii="Times New Roman" w:hAnsi="Times New Roman" w:cs="Times New Roman"/>
                  <w:sz w:val="24"/>
                  <w:szCs w:val="24"/>
                </w:rPr>
                <w:delText>3.36 (2.67, 4.22)</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7BD35EBA" w14:textId="52932D78" w:rsidR="00B010D0" w:rsidRPr="00033637" w:rsidDel="00994FF0" w:rsidRDefault="00B010D0" w:rsidP="00F31FB2">
            <w:pPr>
              <w:spacing w:line="480" w:lineRule="auto"/>
              <w:rPr>
                <w:del w:id="9484" w:author="Mohammad Nayeem Hasan" w:date="2024-11-04T00:07:00Z"/>
                <w:rFonts w:ascii="Times New Roman" w:hAnsi="Times New Roman" w:cs="Times New Roman"/>
                <w:sz w:val="24"/>
                <w:szCs w:val="24"/>
                <w:rPrChange w:id="9485" w:author="Mohammad Nayeem Hasan" w:date="2024-12-23T01:53:00Z" w16du:dateUtc="2024-12-22T19:53:00Z">
                  <w:rPr>
                    <w:del w:id="9486" w:author="Mohammad Nayeem Hasan" w:date="2024-11-04T00:07:00Z"/>
                    <w:rFonts w:ascii="Times New Roman" w:hAnsi="Times New Roman" w:cs="Times New Roman"/>
                    <w:b/>
                    <w:bCs/>
                    <w:sz w:val="24"/>
                    <w:szCs w:val="24"/>
                  </w:rPr>
                </w:rPrChange>
              </w:rPr>
              <w:pPrChange w:id="9487" w:author="Mohammad Nayeem Hasan" w:date="2024-12-23T01:38:00Z" w16du:dateUtc="2024-12-22T19:38:00Z">
                <w:pPr/>
              </w:pPrChange>
            </w:pPr>
            <w:del w:id="9488" w:author="Mohammad Nayeem Hasan" w:date="2024-11-04T00:07:00Z">
              <w:r w:rsidRPr="00033637" w:rsidDel="00994FF0">
                <w:rPr>
                  <w:rFonts w:ascii="Times New Roman" w:hAnsi="Times New Roman" w:cs="Times New Roman"/>
                  <w:sz w:val="24"/>
                  <w:szCs w:val="24"/>
                  <w:rPrChange w:id="9489" w:author="Mohammad Nayeem Hasan" w:date="2024-12-23T01:53:00Z" w16du:dateUtc="2024-12-22T19:53:00Z">
                    <w:rPr>
                      <w:rFonts w:ascii="Times New Roman" w:hAnsi="Times New Roman" w:cs="Times New Roman"/>
                      <w:b/>
                      <w:bCs/>
                      <w:sz w:val="24"/>
                      <w:szCs w:val="24"/>
                    </w:rPr>
                  </w:rPrChange>
                </w:rPr>
                <w:delText>&lt;0.001</w:delText>
              </w:r>
            </w:del>
          </w:p>
        </w:tc>
      </w:tr>
      <w:tr w:rsidR="00B010D0" w:rsidRPr="00033637" w:rsidDel="00994FF0" w14:paraId="4EE815A8" w14:textId="1B53414C" w:rsidTr="00BE6175">
        <w:trPr>
          <w:trHeight w:val="138"/>
          <w:jc w:val="center"/>
          <w:del w:id="9490"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70D1962D" w14:textId="4EC5A5FF" w:rsidR="00B010D0" w:rsidRPr="00033637" w:rsidDel="00994FF0" w:rsidRDefault="00B010D0" w:rsidP="00F31FB2">
            <w:pPr>
              <w:spacing w:line="480" w:lineRule="auto"/>
              <w:rPr>
                <w:del w:id="9491" w:author="Mohammad Nayeem Hasan" w:date="2024-11-04T00:07:00Z"/>
                <w:rFonts w:ascii="Times New Roman" w:hAnsi="Times New Roman" w:cs="Times New Roman"/>
                <w:sz w:val="24"/>
                <w:szCs w:val="24"/>
              </w:rPr>
              <w:pPrChange w:id="9492" w:author="Mohammad Nayeem Hasan" w:date="2024-12-23T01:38:00Z" w16du:dateUtc="2024-12-22T19:38:00Z">
                <w:pPr/>
              </w:pPrChange>
            </w:pPr>
            <w:del w:id="9493" w:author="Mohammad Nayeem Hasan" w:date="2024-11-04T00:07:00Z">
              <w:r w:rsidRPr="00033637" w:rsidDel="00994FF0">
                <w:rPr>
                  <w:rFonts w:ascii="Times New Roman" w:hAnsi="Times New Roman" w:cs="Times New Roman"/>
                  <w:sz w:val="24"/>
                  <w:szCs w:val="24"/>
                </w:rPr>
                <w:delText>24-35</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337B259F" w14:textId="70CC0E53" w:rsidR="00B010D0" w:rsidRPr="00033637" w:rsidDel="00994FF0" w:rsidRDefault="00B010D0" w:rsidP="00F31FB2">
            <w:pPr>
              <w:spacing w:line="480" w:lineRule="auto"/>
              <w:rPr>
                <w:del w:id="9494" w:author="Mohammad Nayeem Hasan" w:date="2024-11-04T00:07:00Z"/>
                <w:rFonts w:ascii="Times New Roman" w:hAnsi="Times New Roman" w:cs="Times New Roman"/>
                <w:sz w:val="24"/>
                <w:szCs w:val="24"/>
              </w:rPr>
              <w:pPrChange w:id="9495" w:author="Mohammad Nayeem Hasan" w:date="2024-12-23T01:38:00Z" w16du:dateUtc="2024-12-22T19:38:00Z">
                <w:pPr/>
              </w:pPrChange>
            </w:pPr>
            <w:del w:id="9496" w:author="Mohammad Nayeem Hasan" w:date="2024-11-04T00:07:00Z">
              <w:r w:rsidRPr="00033637" w:rsidDel="00994FF0">
                <w:rPr>
                  <w:rFonts w:ascii="Times New Roman" w:hAnsi="Times New Roman" w:cs="Times New Roman"/>
                  <w:sz w:val="24"/>
                  <w:szCs w:val="24"/>
                </w:rPr>
                <w:delText>1.45 (1.22, 1.73)</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165F268C" w14:textId="61519091" w:rsidR="00B010D0" w:rsidRPr="00033637" w:rsidDel="00994FF0" w:rsidRDefault="00B010D0" w:rsidP="00F31FB2">
            <w:pPr>
              <w:spacing w:line="480" w:lineRule="auto"/>
              <w:rPr>
                <w:del w:id="9497" w:author="Mohammad Nayeem Hasan" w:date="2024-11-04T00:07:00Z"/>
                <w:rFonts w:ascii="Times New Roman" w:hAnsi="Times New Roman" w:cs="Times New Roman"/>
                <w:sz w:val="24"/>
                <w:szCs w:val="24"/>
                <w:rPrChange w:id="9498" w:author="Mohammad Nayeem Hasan" w:date="2024-12-23T01:53:00Z" w16du:dateUtc="2024-12-22T19:53:00Z">
                  <w:rPr>
                    <w:del w:id="9499" w:author="Mohammad Nayeem Hasan" w:date="2024-11-04T00:07:00Z"/>
                    <w:rFonts w:ascii="Times New Roman" w:hAnsi="Times New Roman" w:cs="Times New Roman"/>
                    <w:b/>
                    <w:bCs/>
                    <w:sz w:val="24"/>
                    <w:szCs w:val="24"/>
                  </w:rPr>
                </w:rPrChange>
              </w:rPr>
              <w:pPrChange w:id="9500" w:author="Mohammad Nayeem Hasan" w:date="2024-12-23T01:38:00Z" w16du:dateUtc="2024-12-22T19:38:00Z">
                <w:pPr/>
              </w:pPrChange>
            </w:pPr>
            <w:del w:id="9501" w:author="Mohammad Nayeem Hasan" w:date="2024-11-04T00:07:00Z">
              <w:r w:rsidRPr="00033637" w:rsidDel="00994FF0">
                <w:rPr>
                  <w:rFonts w:ascii="Times New Roman" w:hAnsi="Times New Roman" w:cs="Times New Roman"/>
                  <w:sz w:val="24"/>
                  <w:szCs w:val="24"/>
                  <w:rPrChange w:id="9502" w:author="Mohammad Nayeem Hasan" w:date="2024-12-23T01:53:00Z" w16du:dateUtc="2024-12-22T19:53:00Z">
                    <w:rPr>
                      <w:rFonts w:ascii="Times New Roman" w:hAnsi="Times New Roman" w:cs="Times New Roman"/>
                      <w:b/>
                      <w:bCs/>
                      <w:sz w:val="24"/>
                      <w:szCs w:val="24"/>
                    </w:rPr>
                  </w:rPrChange>
                </w:rPr>
                <w:delText>&lt;0.001</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5B567DE8" w14:textId="43249782" w:rsidR="00B010D0" w:rsidRPr="00033637" w:rsidDel="00994FF0" w:rsidRDefault="00B010D0" w:rsidP="00F31FB2">
            <w:pPr>
              <w:spacing w:line="480" w:lineRule="auto"/>
              <w:rPr>
                <w:del w:id="9503" w:author="Mohammad Nayeem Hasan" w:date="2024-11-04T00:07:00Z"/>
                <w:rFonts w:ascii="Times New Roman" w:hAnsi="Times New Roman" w:cs="Times New Roman"/>
                <w:sz w:val="24"/>
                <w:szCs w:val="24"/>
              </w:rPr>
              <w:pPrChange w:id="9504" w:author="Mohammad Nayeem Hasan" w:date="2024-12-23T01:38:00Z" w16du:dateUtc="2024-12-22T19:38:00Z">
                <w:pPr/>
              </w:pPrChange>
            </w:pPr>
            <w:del w:id="9505" w:author="Mohammad Nayeem Hasan" w:date="2024-11-04T00:07:00Z">
              <w:r w:rsidRPr="00033637" w:rsidDel="00994FF0">
                <w:rPr>
                  <w:rFonts w:ascii="Times New Roman" w:hAnsi="Times New Roman" w:cs="Times New Roman"/>
                  <w:sz w:val="24"/>
                  <w:szCs w:val="24"/>
                </w:rPr>
                <w:delText>1.59 (0.71, 3.59)</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20291E33" w14:textId="2742C69B" w:rsidR="00B010D0" w:rsidRPr="00033637" w:rsidDel="00994FF0" w:rsidRDefault="00B010D0" w:rsidP="00F31FB2">
            <w:pPr>
              <w:spacing w:line="480" w:lineRule="auto"/>
              <w:rPr>
                <w:del w:id="9506" w:author="Mohammad Nayeem Hasan" w:date="2024-11-04T00:07:00Z"/>
                <w:rFonts w:ascii="Times New Roman" w:hAnsi="Times New Roman" w:cs="Times New Roman"/>
                <w:sz w:val="24"/>
                <w:szCs w:val="24"/>
              </w:rPr>
              <w:pPrChange w:id="9507" w:author="Mohammad Nayeem Hasan" w:date="2024-12-23T01:38:00Z" w16du:dateUtc="2024-12-22T19:38:00Z">
                <w:pPr/>
              </w:pPrChange>
            </w:pPr>
            <w:del w:id="9508" w:author="Mohammad Nayeem Hasan" w:date="2024-11-04T00:07:00Z">
              <w:r w:rsidRPr="00033637" w:rsidDel="00994FF0">
                <w:rPr>
                  <w:rFonts w:ascii="Times New Roman" w:hAnsi="Times New Roman" w:cs="Times New Roman"/>
                  <w:sz w:val="24"/>
                  <w:szCs w:val="24"/>
                </w:rPr>
                <w:delText>0.261</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64785A19" w14:textId="2B9EBF08" w:rsidR="00B010D0" w:rsidRPr="00033637" w:rsidDel="00994FF0" w:rsidRDefault="00B010D0" w:rsidP="00F31FB2">
            <w:pPr>
              <w:spacing w:line="480" w:lineRule="auto"/>
              <w:rPr>
                <w:del w:id="9509" w:author="Mohammad Nayeem Hasan" w:date="2024-11-04T00:07:00Z"/>
                <w:rFonts w:ascii="Times New Roman" w:hAnsi="Times New Roman" w:cs="Times New Roman"/>
                <w:sz w:val="24"/>
                <w:szCs w:val="24"/>
              </w:rPr>
              <w:pPrChange w:id="9510" w:author="Mohammad Nayeem Hasan" w:date="2024-12-23T01:38:00Z" w16du:dateUtc="2024-12-22T19:38:00Z">
                <w:pPr/>
              </w:pPrChange>
            </w:pPr>
            <w:del w:id="9511" w:author="Mohammad Nayeem Hasan" w:date="2024-11-04T00:07:00Z">
              <w:r w:rsidRPr="00033637" w:rsidDel="00994FF0">
                <w:rPr>
                  <w:rFonts w:ascii="Times New Roman" w:hAnsi="Times New Roman" w:cs="Times New Roman"/>
                  <w:sz w:val="24"/>
                  <w:szCs w:val="24"/>
                </w:rPr>
                <w:delText>2.26 (1.76, 2.89)</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78256D89" w14:textId="748B33E8" w:rsidR="00B010D0" w:rsidRPr="00033637" w:rsidDel="00994FF0" w:rsidRDefault="00B010D0" w:rsidP="00F31FB2">
            <w:pPr>
              <w:spacing w:line="480" w:lineRule="auto"/>
              <w:rPr>
                <w:del w:id="9512" w:author="Mohammad Nayeem Hasan" w:date="2024-11-04T00:07:00Z"/>
                <w:rFonts w:ascii="Times New Roman" w:hAnsi="Times New Roman" w:cs="Times New Roman"/>
                <w:sz w:val="24"/>
                <w:szCs w:val="24"/>
                <w:highlight w:val="yellow"/>
                <w:rPrChange w:id="9513" w:author="Mohammad Nayeem Hasan" w:date="2024-12-23T01:53:00Z" w16du:dateUtc="2024-12-22T19:53:00Z">
                  <w:rPr>
                    <w:del w:id="9514" w:author="Mohammad Nayeem Hasan" w:date="2024-11-04T00:07:00Z"/>
                    <w:rFonts w:ascii="Times New Roman" w:hAnsi="Times New Roman" w:cs="Times New Roman"/>
                    <w:b/>
                    <w:bCs/>
                    <w:sz w:val="24"/>
                    <w:szCs w:val="24"/>
                    <w:highlight w:val="yellow"/>
                  </w:rPr>
                </w:rPrChange>
              </w:rPr>
              <w:pPrChange w:id="9515" w:author="Mohammad Nayeem Hasan" w:date="2024-12-23T01:38:00Z" w16du:dateUtc="2024-12-22T19:38:00Z">
                <w:pPr/>
              </w:pPrChange>
            </w:pPr>
            <w:del w:id="9516" w:author="Mohammad Nayeem Hasan" w:date="2024-11-04T00:07:00Z">
              <w:r w:rsidRPr="00033637" w:rsidDel="00994FF0">
                <w:rPr>
                  <w:rFonts w:ascii="Times New Roman" w:hAnsi="Times New Roman" w:cs="Times New Roman"/>
                  <w:sz w:val="24"/>
                  <w:szCs w:val="24"/>
                  <w:rPrChange w:id="9517" w:author="Mohammad Nayeem Hasan" w:date="2024-12-23T01:53:00Z" w16du:dateUtc="2024-12-22T19:53:00Z">
                    <w:rPr>
                      <w:rFonts w:ascii="Times New Roman" w:hAnsi="Times New Roman" w:cs="Times New Roman"/>
                      <w:b/>
                      <w:bCs/>
                      <w:sz w:val="24"/>
                      <w:szCs w:val="24"/>
                    </w:rPr>
                  </w:rPrChange>
                </w:rPr>
                <w:delText>&lt;0.001</w:delText>
              </w:r>
            </w:del>
          </w:p>
        </w:tc>
      </w:tr>
      <w:tr w:rsidR="00B010D0" w:rsidRPr="00033637" w:rsidDel="00994FF0" w14:paraId="16E57798" w14:textId="1494DA17" w:rsidTr="00BE6175">
        <w:trPr>
          <w:trHeight w:val="138"/>
          <w:jc w:val="center"/>
          <w:del w:id="9518"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3893B5A8" w14:textId="7113FBF9" w:rsidR="00B010D0" w:rsidRPr="00033637" w:rsidDel="00994FF0" w:rsidRDefault="00B010D0" w:rsidP="00F31FB2">
            <w:pPr>
              <w:spacing w:line="480" w:lineRule="auto"/>
              <w:rPr>
                <w:del w:id="9519" w:author="Mohammad Nayeem Hasan" w:date="2024-11-04T00:07:00Z"/>
                <w:rFonts w:ascii="Times New Roman" w:hAnsi="Times New Roman" w:cs="Times New Roman"/>
                <w:sz w:val="24"/>
                <w:szCs w:val="24"/>
              </w:rPr>
              <w:pPrChange w:id="9520" w:author="Mohammad Nayeem Hasan" w:date="2024-12-23T01:38:00Z" w16du:dateUtc="2024-12-22T19:38:00Z">
                <w:pPr/>
              </w:pPrChange>
            </w:pPr>
            <w:del w:id="9521" w:author="Mohammad Nayeem Hasan" w:date="2024-11-04T00:07:00Z">
              <w:r w:rsidRPr="00033637" w:rsidDel="00994FF0">
                <w:rPr>
                  <w:rFonts w:ascii="Times New Roman" w:hAnsi="Times New Roman" w:cs="Times New Roman"/>
                  <w:sz w:val="24"/>
                  <w:szCs w:val="24"/>
                </w:rPr>
                <w:delText>36-47</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15ACCFE4" w14:textId="3E0DB907" w:rsidR="00B010D0" w:rsidRPr="00033637" w:rsidDel="00994FF0" w:rsidRDefault="00B010D0" w:rsidP="00F31FB2">
            <w:pPr>
              <w:spacing w:line="480" w:lineRule="auto"/>
              <w:rPr>
                <w:del w:id="9522" w:author="Mohammad Nayeem Hasan" w:date="2024-11-04T00:07:00Z"/>
                <w:rFonts w:ascii="Times New Roman" w:hAnsi="Times New Roman" w:cs="Times New Roman"/>
                <w:sz w:val="24"/>
                <w:szCs w:val="24"/>
              </w:rPr>
              <w:pPrChange w:id="9523" w:author="Mohammad Nayeem Hasan" w:date="2024-12-23T01:38:00Z" w16du:dateUtc="2024-12-22T19:38:00Z">
                <w:pPr/>
              </w:pPrChange>
            </w:pPr>
            <w:del w:id="9524" w:author="Mohammad Nayeem Hasan" w:date="2024-11-04T00:07:00Z">
              <w:r w:rsidRPr="00033637" w:rsidDel="00994FF0">
                <w:rPr>
                  <w:rFonts w:ascii="Times New Roman" w:hAnsi="Times New Roman" w:cs="Times New Roman"/>
                  <w:sz w:val="24"/>
                  <w:szCs w:val="24"/>
                </w:rPr>
                <w:delText>1.17 (0.97, 1.42)</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21B019D9" w14:textId="5F5CBF25" w:rsidR="00B010D0" w:rsidRPr="00033637" w:rsidDel="00994FF0" w:rsidRDefault="00B010D0" w:rsidP="00F31FB2">
            <w:pPr>
              <w:spacing w:line="480" w:lineRule="auto"/>
              <w:rPr>
                <w:del w:id="9525" w:author="Mohammad Nayeem Hasan" w:date="2024-11-04T00:07:00Z"/>
                <w:rFonts w:ascii="Times New Roman" w:hAnsi="Times New Roman" w:cs="Times New Roman"/>
                <w:sz w:val="24"/>
                <w:szCs w:val="24"/>
              </w:rPr>
              <w:pPrChange w:id="9526" w:author="Mohammad Nayeem Hasan" w:date="2024-12-23T01:38:00Z" w16du:dateUtc="2024-12-22T19:38:00Z">
                <w:pPr/>
              </w:pPrChange>
            </w:pPr>
            <w:del w:id="9527" w:author="Mohammad Nayeem Hasan" w:date="2024-11-04T00:07:00Z">
              <w:r w:rsidRPr="00033637" w:rsidDel="00994FF0">
                <w:rPr>
                  <w:rFonts w:ascii="Times New Roman" w:hAnsi="Times New Roman" w:cs="Times New Roman"/>
                  <w:sz w:val="24"/>
                  <w:szCs w:val="24"/>
                </w:rPr>
                <w:delText>0.108</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7BDC6043" w14:textId="07904D33" w:rsidR="00B010D0" w:rsidRPr="00033637" w:rsidDel="00994FF0" w:rsidRDefault="00B010D0" w:rsidP="00F31FB2">
            <w:pPr>
              <w:spacing w:line="480" w:lineRule="auto"/>
              <w:rPr>
                <w:del w:id="9528" w:author="Mohammad Nayeem Hasan" w:date="2024-11-04T00:07:00Z"/>
                <w:rFonts w:ascii="Times New Roman" w:hAnsi="Times New Roman" w:cs="Times New Roman"/>
                <w:sz w:val="24"/>
                <w:szCs w:val="24"/>
              </w:rPr>
              <w:pPrChange w:id="9529" w:author="Mohammad Nayeem Hasan" w:date="2024-12-23T01:38:00Z" w16du:dateUtc="2024-12-22T19:38:00Z">
                <w:pPr/>
              </w:pPrChange>
            </w:pPr>
            <w:del w:id="9530" w:author="Mohammad Nayeem Hasan" w:date="2024-11-04T00:07:00Z">
              <w:r w:rsidRPr="00033637" w:rsidDel="00994FF0">
                <w:rPr>
                  <w:rFonts w:ascii="Times New Roman" w:hAnsi="Times New Roman" w:cs="Times New Roman"/>
                  <w:sz w:val="24"/>
                  <w:szCs w:val="24"/>
                </w:rPr>
                <w:delText>2.11 (0.92, 4.82)</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5065E0A7" w14:textId="63BD387D" w:rsidR="00B010D0" w:rsidRPr="00033637" w:rsidDel="00994FF0" w:rsidRDefault="00B010D0" w:rsidP="00F31FB2">
            <w:pPr>
              <w:spacing w:line="480" w:lineRule="auto"/>
              <w:rPr>
                <w:del w:id="9531" w:author="Mohammad Nayeem Hasan" w:date="2024-11-04T00:07:00Z"/>
                <w:rFonts w:ascii="Times New Roman" w:hAnsi="Times New Roman" w:cs="Times New Roman"/>
                <w:sz w:val="24"/>
                <w:szCs w:val="24"/>
              </w:rPr>
              <w:pPrChange w:id="9532" w:author="Mohammad Nayeem Hasan" w:date="2024-12-23T01:38:00Z" w16du:dateUtc="2024-12-22T19:38:00Z">
                <w:pPr/>
              </w:pPrChange>
            </w:pPr>
            <w:del w:id="9533" w:author="Mohammad Nayeem Hasan" w:date="2024-11-04T00:07:00Z">
              <w:r w:rsidRPr="00033637" w:rsidDel="00994FF0">
                <w:rPr>
                  <w:rFonts w:ascii="Times New Roman" w:hAnsi="Times New Roman" w:cs="Times New Roman"/>
                  <w:sz w:val="24"/>
                  <w:szCs w:val="24"/>
                </w:rPr>
                <w:delText>0.077</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6F683950" w14:textId="72DAFC49" w:rsidR="00B010D0" w:rsidRPr="00033637" w:rsidDel="00994FF0" w:rsidRDefault="00B010D0" w:rsidP="00F31FB2">
            <w:pPr>
              <w:spacing w:line="480" w:lineRule="auto"/>
              <w:rPr>
                <w:del w:id="9534" w:author="Mohammad Nayeem Hasan" w:date="2024-11-04T00:07:00Z"/>
                <w:rFonts w:ascii="Times New Roman" w:hAnsi="Times New Roman" w:cs="Times New Roman"/>
                <w:sz w:val="24"/>
                <w:szCs w:val="24"/>
              </w:rPr>
              <w:pPrChange w:id="9535" w:author="Mohammad Nayeem Hasan" w:date="2024-12-23T01:38:00Z" w16du:dateUtc="2024-12-22T19:38:00Z">
                <w:pPr/>
              </w:pPrChange>
            </w:pPr>
            <w:del w:id="9536" w:author="Mohammad Nayeem Hasan" w:date="2024-11-04T00:07:00Z">
              <w:r w:rsidRPr="00033637" w:rsidDel="00994FF0">
                <w:rPr>
                  <w:rFonts w:ascii="Times New Roman" w:hAnsi="Times New Roman" w:cs="Times New Roman"/>
                  <w:sz w:val="24"/>
                  <w:szCs w:val="24"/>
                </w:rPr>
                <w:delText>1.52 (1.18, 1.95)</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0C6B9951" w14:textId="5CE9E8CD" w:rsidR="00B010D0" w:rsidRPr="00033637" w:rsidDel="00994FF0" w:rsidRDefault="00B010D0" w:rsidP="00F31FB2">
            <w:pPr>
              <w:spacing w:line="480" w:lineRule="auto"/>
              <w:rPr>
                <w:del w:id="9537" w:author="Mohammad Nayeem Hasan" w:date="2024-11-04T00:07:00Z"/>
                <w:rFonts w:ascii="Times New Roman" w:hAnsi="Times New Roman" w:cs="Times New Roman"/>
                <w:sz w:val="24"/>
                <w:szCs w:val="24"/>
                <w:rPrChange w:id="9538" w:author="Mohammad Nayeem Hasan" w:date="2024-12-23T01:53:00Z" w16du:dateUtc="2024-12-22T19:53:00Z">
                  <w:rPr>
                    <w:del w:id="9539" w:author="Mohammad Nayeem Hasan" w:date="2024-11-04T00:07:00Z"/>
                    <w:rFonts w:ascii="Times New Roman" w:hAnsi="Times New Roman" w:cs="Times New Roman"/>
                    <w:b/>
                    <w:bCs/>
                    <w:sz w:val="24"/>
                    <w:szCs w:val="24"/>
                  </w:rPr>
                </w:rPrChange>
              </w:rPr>
              <w:pPrChange w:id="9540" w:author="Mohammad Nayeem Hasan" w:date="2024-12-23T01:38:00Z" w16du:dateUtc="2024-12-22T19:38:00Z">
                <w:pPr/>
              </w:pPrChange>
            </w:pPr>
            <w:del w:id="9541" w:author="Mohammad Nayeem Hasan" w:date="2024-11-04T00:07:00Z">
              <w:r w:rsidRPr="00033637" w:rsidDel="00994FF0">
                <w:rPr>
                  <w:rFonts w:ascii="Times New Roman" w:hAnsi="Times New Roman" w:cs="Times New Roman"/>
                  <w:sz w:val="24"/>
                  <w:szCs w:val="24"/>
                  <w:rPrChange w:id="9542" w:author="Mohammad Nayeem Hasan" w:date="2024-12-23T01:53:00Z" w16du:dateUtc="2024-12-22T19:53:00Z">
                    <w:rPr>
                      <w:rFonts w:ascii="Times New Roman" w:hAnsi="Times New Roman" w:cs="Times New Roman"/>
                      <w:b/>
                      <w:bCs/>
                      <w:sz w:val="24"/>
                      <w:szCs w:val="24"/>
                    </w:rPr>
                  </w:rPrChange>
                </w:rPr>
                <w:delText>0.001</w:delText>
              </w:r>
            </w:del>
          </w:p>
        </w:tc>
      </w:tr>
      <w:tr w:rsidR="00B010D0" w:rsidRPr="00033637" w:rsidDel="00994FF0" w14:paraId="04AFD426" w14:textId="4157BF65" w:rsidTr="00BE6175">
        <w:trPr>
          <w:trHeight w:val="138"/>
          <w:jc w:val="center"/>
          <w:del w:id="9543"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7C29BA69" w14:textId="0ABDC805" w:rsidR="00B010D0" w:rsidRPr="00033637" w:rsidDel="00994FF0" w:rsidRDefault="00B010D0" w:rsidP="00F31FB2">
            <w:pPr>
              <w:spacing w:line="480" w:lineRule="auto"/>
              <w:rPr>
                <w:del w:id="9544" w:author="Mohammad Nayeem Hasan" w:date="2024-11-04T00:07:00Z"/>
                <w:rFonts w:ascii="Times New Roman" w:hAnsi="Times New Roman" w:cs="Times New Roman"/>
                <w:sz w:val="24"/>
                <w:szCs w:val="24"/>
              </w:rPr>
              <w:pPrChange w:id="9545" w:author="Mohammad Nayeem Hasan" w:date="2024-12-23T01:38:00Z" w16du:dateUtc="2024-12-22T19:38:00Z">
                <w:pPr/>
              </w:pPrChange>
            </w:pPr>
            <w:del w:id="9546" w:author="Mohammad Nayeem Hasan" w:date="2024-11-04T00:07:00Z">
              <w:r w:rsidRPr="00033637" w:rsidDel="00994FF0">
                <w:rPr>
                  <w:rFonts w:ascii="Times New Roman" w:hAnsi="Times New Roman" w:cs="Times New Roman"/>
                  <w:sz w:val="24"/>
                  <w:szCs w:val="24"/>
                </w:rPr>
                <w:delText>48-59</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67E15730" w14:textId="2FCE33E8" w:rsidR="00B010D0" w:rsidRPr="00033637" w:rsidDel="00994FF0" w:rsidRDefault="00B010D0" w:rsidP="00F31FB2">
            <w:pPr>
              <w:spacing w:line="480" w:lineRule="auto"/>
              <w:rPr>
                <w:del w:id="9547" w:author="Mohammad Nayeem Hasan" w:date="2024-11-04T00:07:00Z"/>
                <w:rFonts w:ascii="Times New Roman" w:hAnsi="Times New Roman" w:cs="Times New Roman"/>
                <w:sz w:val="24"/>
                <w:szCs w:val="24"/>
              </w:rPr>
              <w:pPrChange w:id="9548" w:author="Mohammad Nayeem Hasan" w:date="2024-12-23T01:38:00Z" w16du:dateUtc="2024-12-22T19:38:00Z">
                <w:pPr/>
              </w:pPrChange>
            </w:pPr>
            <w:del w:id="9549" w:author="Mohammad Nayeem Hasan" w:date="2024-11-03T22:35:00Z">
              <w:r w:rsidRPr="00033637" w:rsidDel="00302153">
                <w:rPr>
                  <w:rFonts w:ascii="Times New Roman" w:hAnsi="Times New Roman" w:cs="Times New Roman"/>
                  <w:sz w:val="24"/>
                  <w:szCs w:val="24"/>
                </w:rPr>
                <w:delText>Ref.</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4ADAAED1" w14:textId="5A0F1998" w:rsidR="00B010D0" w:rsidRPr="00033637" w:rsidDel="00994FF0" w:rsidRDefault="00B010D0" w:rsidP="00F31FB2">
            <w:pPr>
              <w:spacing w:line="480" w:lineRule="auto"/>
              <w:rPr>
                <w:del w:id="9550" w:author="Mohammad Nayeem Hasan" w:date="2024-11-04T00:07:00Z"/>
                <w:rFonts w:ascii="Times New Roman" w:hAnsi="Times New Roman" w:cs="Times New Roman"/>
                <w:sz w:val="24"/>
                <w:szCs w:val="24"/>
              </w:rPr>
              <w:pPrChange w:id="9551" w:author="Mohammad Nayeem Hasan" w:date="2024-12-23T01:38:00Z" w16du:dateUtc="2024-12-22T19:38:00Z">
                <w:pPr/>
              </w:pPrChange>
            </w:pPr>
            <w:del w:id="9552"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427174B9" w14:textId="4494DF58" w:rsidR="00B010D0" w:rsidRPr="00033637" w:rsidDel="00994FF0" w:rsidRDefault="00B010D0" w:rsidP="00F31FB2">
            <w:pPr>
              <w:spacing w:line="480" w:lineRule="auto"/>
              <w:rPr>
                <w:del w:id="9553" w:author="Mohammad Nayeem Hasan" w:date="2024-11-04T00:07:00Z"/>
                <w:rFonts w:ascii="Times New Roman" w:hAnsi="Times New Roman" w:cs="Times New Roman"/>
                <w:sz w:val="24"/>
                <w:szCs w:val="24"/>
              </w:rPr>
              <w:pPrChange w:id="9554" w:author="Mohammad Nayeem Hasan" w:date="2024-12-23T01:38:00Z" w16du:dateUtc="2024-12-22T19:38:00Z">
                <w:pPr/>
              </w:pPrChange>
            </w:pPr>
            <w:del w:id="9555" w:author="Mohammad Nayeem Hasan" w:date="2024-11-03T22:35:00Z">
              <w:r w:rsidRPr="00033637" w:rsidDel="00302153">
                <w:rPr>
                  <w:rFonts w:ascii="Times New Roman" w:hAnsi="Times New Roman" w:cs="Times New Roman"/>
                  <w:sz w:val="24"/>
                  <w:szCs w:val="24"/>
                </w:rPr>
                <w:delText>Ref.</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1597AD29" w14:textId="72D0BAA1" w:rsidR="00B010D0" w:rsidRPr="00033637" w:rsidDel="00994FF0" w:rsidRDefault="00B010D0" w:rsidP="00F31FB2">
            <w:pPr>
              <w:spacing w:line="480" w:lineRule="auto"/>
              <w:rPr>
                <w:del w:id="9556" w:author="Mohammad Nayeem Hasan" w:date="2024-11-04T00:07:00Z"/>
                <w:rFonts w:ascii="Times New Roman" w:hAnsi="Times New Roman" w:cs="Times New Roman"/>
                <w:sz w:val="24"/>
                <w:szCs w:val="24"/>
              </w:rPr>
              <w:pPrChange w:id="9557" w:author="Mohammad Nayeem Hasan" w:date="2024-12-23T01:38:00Z" w16du:dateUtc="2024-12-22T19:38:00Z">
                <w:pPr/>
              </w:pPrChange>
            </w:pPr>
            <w:del w:id="9558"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76DAAA19" w14:textId="7C56678C" w:rsidR="00B010D0" w:rsidRPr="00033637" w:rsidDel="00994FF0" w:rsidRDefault="00B010D0" w:rsidP="00F31FB2">
            <w:pPr>
              <w:spacing w:line="480" w:lineRule="auto"/>
              <w:rPr>
                <w:del w:id="9559" w:author="Mohammad Nayeem Hasan" w:date="2024-11-04T00:07:00Z"/>
                <w:rFonts w:ascii="Times New Roman" w:hAnsi="Times New Roman" w:cs="Times New Roman"/>
                <w:sz w:val="24"/>
                <w:szCs w:val="24"/>
              </w:rPr>
              <w:pPrChange w:id="9560" w:author="Mohammad Nayeem Hasan" w:date="2024-12-23T01:38:00Z" w16du:dateUtc="2024-12-22T19:38:00Z">
                <w:pPr/>
              </w:pPrChange>
            </w:pPr>
            <w:del w:id="9561" w:author="Mohammad Nayeem Hasan" w:date="2024-11-03T22:35:00Z">
              <w:r w:rsidRPr="00033637" w:rsidDel="00302153">
                <w:rPr>
                  <w:rFonts w:ascii="Times New Roman" w:hAnsi="Times New Roman" w:cs="Times New Roman"/>
                  <w:sz w:val="24"/>
                  <w:szCs w:val="24"/>
                </w:rPr>
                <w:delText>Ref.</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3DBC87BB" w14:textId="46659025" w:rsidR="00B010D0" w:rsidRPr="00033637" w:rsidDel="00994FF0" w:rsidRDefault="00B010D0" w:rsidP="00F31FB2">
            <w:pPr>
              <w:spacing w:line="480" w:lineRule="auto"/>
              <w:rPr>
                <w:del w:id="9562" w:author="Mohammad Nayeem Hasan" w:date="2024-11-04T00:07:00Z"/>
                <w:rFonts w:ascii="Times New Roman" w:hAnsi="Times New Roman" w:cs="Times New Roman"/>
                <w:sz w:val="24"/>
                <w:szCs w:val="24"/>
              </w:rPr>
              <w:pPrChange w:id="9563" w:author="Mohammad Nayeem Hasan" w:date="2024-12-23T01:38:00Z" w16du:dateUtc="2024-12-22T19:38:00Z">
                <w:pPr/>
              </w:pPrChange>
            </w:pPr>
            <w:del w:id="9564" w:author="Mohammad Nayeem Hasan" w:date="2024-11-04T00:07:00Z">
              <w:r w:rsidRPr="00033637" w:rsidDel="00994FF0">
                <w:rPr>
                  <w:rFonts w:ascii="Times New Roman" w:hAnsi="Times New Roman" w:cs="Times New Roman"/>
                  <w:sz w:val="24"/>
                  <w:szCs w:val="24"/>
                </w:rPr>
                <w:delText>-</w:delText>
              </w:r>
            </w:del>
          </w:p>
        </w:tc>
      </w:tr>
      <w:tr w:rsidR="00072E76" w:rsidRPr="00033637" w:rsidDel="00994FF0" w14:paraId="78D5690E" w14:textId="77777777" w:rsidTr="00302153">
        <w:trPr>
          <w:trHeight w:val="138"/>
          <w:jc w:val="center"/>
          <w:del w:id="9565"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686A66A8" w14:textId="3461E1A5" w:rsidR="00B010D0" w:rsidRPr="00033637" w:rsidDel="00994FF0" w:rsidRDefault="00B010D0" w:rsidP="00F31FB2">
            <w:pPr>
              <w:spacing w:line="480" w:lineRule="auto"/>
              <w:rPr>
                <w:del w:id="9566" w:author="Mohammad Nayeem Hasan" w:date="2024-11-04T00:07:00Z"/>
                <w:rFonts w:ascii="Times New Roman" w:hAnsi="Times New Roman" w:cs="Times New Roman"/>
                <w:sz w:val="24"/>
                <w:szCs w:val="24"/>
              </w:rPr>
              <w:pPrChange w:id="9567" w:author="Mohammad Nayeem Hasan" w:date="2024-12-23T01:38:00Z" w16du:dateUtc="2024-12-22T19:38:00Z">
                <w:pPr/>
              </w:pPrChange>
            </w:pPr>
            <w:del w:id="9568" w:author="Mohammad Nayeem Hasan" w:date="2024-11-04T00:07:00Z">
              <w:r w:rsidRPr="00033637" w:rsidDel="00994FF0">
                <w:rPr>
                  <w:rFonts w:ascii="Times New Roman" w:hAnsi="Times New Roman" w:cs="Times New Roman"/>
                  <w:sz w:val="24"/>
                  <w:szCs w:val="24"/>
                </w:rPr>
                <w:delText>Child’s sex</w:delText>
              </w:r>
            </w:del>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54F1255B" w14:textId="2A1A5162" w:rsidR="00B010D0" w:rsidRPr="00033637" w:rsidDel="00994FF0" w:rsidRDefault="00B010D0" w:rsidP="00F31FB2">
            <w:pPr>
              <w:spacing w:line="480" w:lineRule="auto"/>
              <w:rPr>
                <w:del w:id="9569" w:author="Mohammad Nayeem Hasan" w:date="2024-11-04T00:07:00Z"/>
                <w:rFonts w:ascii="Times New Roman" w:hAnsi="Times New Roman" w:cs="Times New Roman"/>
                <w:sz w:val="24"/>
                <w:szCs w:val="24"/>
              </w:rPr>
              <w:pPrChange w:id="9570"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4232E43B" w14:textId="4EB0D94B" w:rsidR="00B010D0" w:rsidRPr="00033637" w:rsidDel="00994FF0" w:rsidRDefault="00B010D0" w:rsidP="00F31FB2">
            <w:pPr>
              <w:spacing w:line="480" w:lineRule="auto"/>
              <w:rPr>
                <w:del w:id="9571" w:author="Mohammad Nayeem Hasan" w:date="2024-11-04T00:07:00Z"/>
                <w:rFonts w:ascii="Times New Roman" w:hAnsi="Times New Roman" w:cs="Times New Roman"/>
                <w:sz w:val="24"/>
                <w:szCs w:val="24"/>
              </w:rPr>
              <w:pPrChange w:id="9572"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356A92E9" w14:textId="718CF107" w:rsidR="00B010D0" w:rsidRPr="00033637" w:rsidDel="00994FF0" w:rsidRDefault="00B010D0" w:rsidP="00F31FB2">
            <w:pPr>
              <w:spacing w:line="480" w:lineRule="auto"/>
              <w:rPr>
                <w:del w:id="9573" w:author="Mohammad Nayeem Hasan" w:date="2024-11-04T00:07:00Z"/>
                <w:rFonts w:ascii="Times New Roman" w:hAnsi="Times New Roman" w:cs="Times New Roman"/>
                <w:sz w:val="24"/>
                <w:szCs w:val="24"/>
              </w:rPr>
              <w:pPrChange w:id="9574" w:author="Mohammad Nayeem Hasan" w:date="2024-12-23T01:38:00Z" w16du:dateUtc="2024-12-22T19:38:00Z">
                <w:pPr/>
              </w:pPrChange>
            </w:pPr>
          </w:p>
        </w:tc>
      </w:tr>
      <w:tr w:rsidR="00B010D0" w:rsidRPr="00033637" w:rsidDel="00994FF0" w14:paraId="450E161F" w14:textId="19F938BB" w:rsidTr="00BE6175">
        <w:trPr>
          <w:trHeight w:val="268"/>
          <w:jc w:val="center"/>
          <w:del w:id="9575"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1E2526F0" w14:textId="1E2DB56A" w:rsidR="00B010D0" w:rsidRPr="00033637" w:rsidDel="00994FF0" w:rsidRDefault="00B010D0" w:rsidP="00F31FB2">
            <w:pPr>
              <w:spacing w:line="480" w:lineRule="auto"/>
              <w:rPr>
                <w:del w:id="9576" w:author="Mohammad Nayeem Hasan" w:date="2024-11-04T00:07:00Z"/>
                <w:rFonts w:ascii="Times New Roman" w:hAnsi="Times New Roman" w:cs="Times New Roman"/>
                <w:sz w:val="24"/>
                <w:szCs w:val="24"/>
              </w:rPr>
              <w:pPrChange w:id="9577" w:author="Mohammad Nayeem Hasan" w:date="2024-12-23T01:38:00Z" w16du:dateUtc="2024-12-22T19:38:00Z">
                <w:pPr/>
              </w:pPrChange>
            </w:pPr>
            <w:del w:id="9578" w:author="Mohammad Nayeem Hasan" w:date="2024-11-04T00:07:00Z">
              <w:r w:rsidRPr="00033637" w:rsidDel="00994FF0">
                <w:rPr>
                  <w:rFonts w:ascii="Times New Roman" w:hAnsi="Times New Roman" w:cs="Times New Roman"/>
                  <w:sz w:val="24"/>
                  <w:szCs w:val="24"/>
                </w:rPr>
                <w:delText>Male</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12538AE0" w14:textId="3183ED33" w:rsidR="00B010D0" w:rsidRPr="00033637" w:rsidDel="00994FF0" w:rsidRDefault="00B010D0" w:rsidP="00F31FB2">
            <w:pPr>
              <w:spacing w:line="480" w:lineRule="auto"/>
              <w:rPr>
                <w:del w:id="9579" w:author="Mohammad Nayeem Hasan" w:date="2024-11-04T00:07:00Z"/>
                <w:rFonts w:ascii="Times New Roman" w:hAnsi="Times New Roman" w:cs="Times New Roman"/>
                <w:sz w:val="24"/>
                <w:szCs w:val="24"/>
              </w:rPr>
              <w:pPrChange w:id="9580" w:author="Mohammad Nayeem Hasan" w:date="2024-12-23T01:38:00Z" w16du:dateUtc="2024-12-22T19:38:00Z">
                <w:pPr/>
              </w:pPrChange>
            </w:pPr>
            <w:del w:id="9581" w:author="Mohammad Nayeem Hasan" w:date="2024-11-04T00:07:00Z">
              <w:r w:rsidRPr="00033637" w:rsidDel="00994FF0">
                <w:rPr>
                  <w:rFonts w:ascii="Times New Roman" w:hAnsi="Times New Roman" w:cs="Times New Roman"/>
                  <w:sz w:val="24"/>
                  <w:szCs w:val="24"/>
                </w:rPr>
                <w:delText>1.05 (0.95, 1.16)</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2A036401" w14:textId="1264EA23" w:rsidR="00B010D0" w:rsidRPr="00033637" w:rsidDel="00994FF0" w:rsidRDefault="00B010D0" w:rsidP="00F31FB2">
            <w:pPr>
              <w:spacing w:line="480" w:lineRule="auto"/>
              <w:rPr>
                <w:del w:id="9582" w:author="Mohammad Nayeem Hasan" w:date="2024-11-04T00:07:00Z"/>
                <w:rFonts w:ascii="Times New Roman" w:hAnsi="Times New Roman" w:cs="Times New Roman"/>
                <w:sz w:val="24"/>
                <w:szCs w:val="24"/>
              </w:rPr>
              <w:pPrChange w:id="9583" w:author="Mohammad Nayeem Hasan" w:date="2024-12-23T01:38:00Z" w16du:dateUtc="2024-12-22T19:38:00Z">
                <w:pPr/>
              </w:pPrChange>
            </w:pPr>
            <w:del w:id="9584" w:author="Mohammad Nayeem Hasan" w:date="2024-11-04T00:07:00Z">
              <w:r w:rsidRPr="00033637" w:rsidDel="00994FF0">
                <w:rPr>
                  <w:rFonts w:ascii="Times New Roman" w:hAnsi="Times New Roman" w:cs="Times New Roman"/>
                  <w:sz w:val="24"/>
                  <w:szCs w:val="24"/>
                </w:rPr>
                <w:delText>0.351</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5F204FC8" w14:textId="263762CC" w:rsidR="00B010D0" w:rsidRPr="00033637" w:rsidDel="00994FF0" w:rsidRDefault="00B010D0" w:rsidP="00F31FB2">
            <w:pPr>
              <w:spacing w:line="480" w:lineRule="auto"/>
              <w:rPr>
                <w:del w:id="9585" w:author="Mohammad Nayeem Hasan" w:date="2024-11-04T00:07:00Z"/>
                <w:rFonts w:ascii="Times New Roman" w:hAnsi="Times New Roman" w:cs="Times New Roman"/>
                <w:sz w:val="24"/>
                <w:szCs w:val="24"/>
              </w:rPr>
              <w:pPrChange w:id="9586" w:author="Mohammad Nayeem Hasan" w:date="2024-12-23T01:38:00Z" w16du:dateUtc="2024-12-22T19:38:00Z">
                <w:pPr/>
              </w:pPrChange>
            </w:pPr>
            <w:del w:id="9587"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75A18831" w14:textId="6C08AB78" w:rsidR="00B010D0" w:rsidRPr="00033637" w:rsidDel="00994FF0" w:rsidRDefault="00B010D0" w:rsidP="00F31FB2">
            <w:pPr>
              <w:spacing w:line="480" w:lineRule="auto"/>
              <w:rPr>
                <w:del w:id="9588" w:author="Mohammad Nayeem Hasan" w:date="2024-11-04T00:07:00Z"/>
                <w:rFonts w:ascii="Times New Roman" w:hAnsi="Times New Roman" w:cs="Times New Roman"/>
                <w:sz w:val="24"/>
                <w:szCs w:val="24"/>
              </w:rPr>
              <w:pPrChange w:id="9589" w:author="Mohammad Nayeem Hasan" w:date="2024-12-23T01:38:00Z" w16du:dateUtc="2024-12-22T19:38:00Z">
                <w:pPr/>
              </w:pPrChange>
            </w:pPr>
            <w:del w:id="9590"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50F2A627" w14:textId="58F04191" w:rsidR="00B010D0" w:rsidRPr="00033637" w:rsidDel="00994FF0" w:rsidRDefault="00B010D0" w:rsidP="00F31FB2">
            <w:pPr>
              <w:spacing w:line="480" w:lineRule="auto"/>
              <w:rPr>
                <w:del w:id="9591" w:author="Mohammad Nayeem Hasan" w:date="2024-11-04T00:07:00Z"/>
                <w:rFonts w:ascii="Times New Roman" w:hAnsi="Times New Roman" w:cs="Times New Roman"/>
                <w:sz w:val="24"/>
                <w:szCs w:val="24"/>
              </w:rPr>
              <w:pPrChange w:id="9592" w:author="Mohammad Nayeem Hasan" w:date="2024-12-23T01:38:00Z" w16du:dateUtc="2024-12-22T19:38:00Z">
                <w:pPr/>
              </w:pPrChange>
            </w:pPr>
            <w:del w:id="9593" w:author="Mohammad Nayeem Hasan" w:date="2024-11-04T00:07:00Z">
              <w:r w:rsidRPr="00033637" w:rsidDel="00994FF0">
                <w:rPr>
                  <w:rFonts w:ascii="Times New Roman" w:hAnsi="Times New Roman" w:cs="Times New Roman"/>
                  <w:sz w:val="24"/>
                  <w:szCs w:val="24"/>
                </w:rPr>
                <w:delText>1.04 (0.92, 1.19)</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07DD04CE" w14:textId="4F08A6F1" w:rsidR="00B010D0" w:rsidRPr="00033637" w:rsidDel="00994FF0" w:rsidRDefault="00B010D0" w:rsidP="00F31FB2">
            <w:pPr>
              <w:spacing w:line="480" w:lineRule="auto"/>
              <w:rPr>
                <w:del w:id="9594" w:author="Mohammad Nayeem Hasan" w:date="2024-11-04T00:07:00Z"/>
                <w:rFonts w:ascii="Times New Roman" w:hAnsi="Times New Roman" w:cs="Times New Roman"/>
                <w:sz w:val="24"/>
                <w:szCs w:val="24"/>
              </w:rPr>
              <w:pPrChange w:id="9595" w:author="Mohammad Nayeem Hasan" w:date="2024-12-23T01:38:00Z" w16du:dateUtc="2024-12-22T19:38:00Z">
                <w:pPr/>
              </w:pPrChange>
            </w:pPr>
            <w:del w:id="9596" w:author="Mohammad Nayeem Hasan" w:date="2024-11-04T00:07:00Z">
              <w:r w:rsidRPr="00033637" w:rsidDel="00994FF0">
                <w:rPr>
                  <w:rFonts w:ascii="Times New Roman" w:hAnsi="Times New Roman" w:cs="Times New Roman"/>
                  <w:sz w:val="24"/>
                  <w:szCs w:val="24"/>
                </w:rPr>
                <w:delText>0.526</w:delText>
              </w:r>
            </w:del>
          </w:p>
        </w:tc>
      </w:tr>
      <w:tr w:rsidR="00B010D0" w:rsidRPr="00033637" w:rsidDel="00994FF0" w14:paraId="2791A415" w14:textId="57DF3190" w:rsidTr="00BE6175">
        <w:trPr>
          <w:trHeight w:val="138"/>
          <w:jc w:val="center"/>
          <w:del w:id="9597"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48738172" w14:textId="2FE6F4DE" w:rsidR="00B010D0" w:rsidRPr="00033637" w:rsidDel="00994FF0" w:rsidRDefault="00B010D0" w:rsidP="00F31FB2">
            <w:pPr>
              <w:spacing w:line="480" w:lineRule="auto"/>
              <w:rPr>
                <w:del w:id="9598" w:author="Mohammad Nayeem Hasan" w:date="2024-11-04T00:07:00Z"/>
                <w:rFonts w:ascii="Times New Roman" w:hAnsi="Times New Roman" w:cs="Times New Roman"/>
                <w:sz w:val="24"/>
                <w:szCs w:val="24"/>
              </w:rPr>
              <w:pPrChange w:id="9599" w:author="Mohammad Nayeem Hasan" w:date="2024-12-23T01:38:00Z" w16du:dateUtc="2024-12-22T19:38:00Z">
                <w:pPr/>
              </w:pPrChange>
            </w:pPr>
            <w:del w:id="9600" w:author="Mohammad Nayeem Hasan" w:date="2024-11-04T00:07:00Z">
              <w:r w:rsidRPr="00033637" w:rsidDel="00994FF0">
                <w:rPr>
                  <w:rFonts w:ascii="Times New Roman" w:hAnsi="Times New Roman" w:cs="Times New Roman"/>
                  <w:sz w:val="24"/>
                  <w:szCs w:val="24"/>
                </w:rPr>
                <w:delText>Female</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1239D89F" w14:textId="7E1303FA" w:rsidR="00B010D0" w:rsidRPr="00033637" w:rsidDel="00994FF0" w:rsidRDefault="00B010D0" w:rsidP="00F31FB2">
            <w:pPr>
              <w:spacing w:line="480" w:lineRule="auto"/>
              <w:rPr>
                <w:del w:id="9601" w:author="Mohammad Nayeem Hasan" w:date="2024-11-04T00:07:00Z"/>
                <w:rFonts w:ascii="Times New Roman" w:hAnsi="Times New Roman" w:cs="Times New Roman"/>
                <w:sz w:val="24"/>
                <w:szCs w:val="24"/>
              </w:rPr>
              <w:pPrChange w:id="9602" w:author="Mohammad Nayeem Hasan" w:date="2024-12-23T01:38:00Z" w16du:dateUtc="2024-12-22T19:38:00Z">
                <w:pPr/>
              </w:pPrChange>
            </w:pPr>
            <w:del w:id="9603" w:author="Mohammad Nayeem Hasan" w:date="2024-11-03T22:36:00Z">
              <w:r w:rsidRPr="00033637" w:rsidDel="00302153">
                <w:rPr>
                  <w:rFonts w:ascii="Times New Roman" w:hAnsi="Times New Roman" w:cs="Times New Roman"/>
                  <w:sz w:val="24"/>
                  <w:szCs w:val="24"/>
                </w:rPr>
                <w:delText>Ref.</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5037F5F2" w14:textId="39CD34FC" w:rsidR="00B010D0" w:rsidRPr="00033637" w:rsidDel="00994FF0" w:rsidRDefault="00B010D0" w:rsidP="00F31FB2">
            <w:pPr>
              <w:spacing w:line="480" w:lineRule="auto"/>
              <w:rPr>
                <w:del w:id="9604" w:author="Mohammad Nayeem Hasan" w:date="2024-11-04T00:07:00Z"/>
                <w:rFonts w:ascii="Times New Roman" w:hAnsi="Times New Roman" w:cs="Times New Roman"/>
                <w:sz w:val="24"/>
                <w:szCs w:val="24"/>
              </w:rPr>
              <w:pPrChange w:id="9605" w:author="Mohammad Nayeem Hasan" w:date="2024-12-23T01:38:00Z" w16du:dateUtc="2024-12-22T19:38:00Z">
                <w:pPr/>
              </w:pPrChange>
            </w:pPr>
            <w:del w:id="9606"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0DE328DF" w14:textId="2B127E60" w:rsidR="00B010D0" w:rsidRPr="00033637" w:rsidDel="00994FF0" w:rsidRDefault="00B010D0" w:rsidP="00F31FB2">
            <w:pPr>
              <w:spacing w:line="480" w:lineRule="auto"/>
              <w:rPr>
                <w:del w:id="9607" w:author="Mohammad Nayeem Hasan" w:date="2024-11-04T00:07:00Z"/>
                <w:rFonts w:ascii="Times New Roman" w:hAnsi="Times New Roman" w:cs="Times New Roman"/>
                <w:sz w:val="24"/>
                <w:szCs w:val="24"/>
              </w:rPr>
              <w:pPrChange w:id="9608" w:author="Mohammad Nayeem Hasan" w:date="2024-12-23T01:38:00Z" w16du:dateUtc="2024-12-22T19:38:00Z">
                <w:pPr/>
              </w:pPrChange>
            </w:pPr>
            <w:del w:id="9609"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5EA3B253" w14:textId="75D9C22E" w:rsidR="00B010D0" w:rsidRPr="00033637" w:rsidDel="00994FF0" w:rsidRDefault="00B010D0" w:rsidP="00F31FB2">
            <w:pPr>
              <w:spacing w:line="480" w:lineRule="auto"/>
              <w:rPr>
                <w:del w:id="9610" w:author="Mohammad Nayeem Hasan" w:date="2024-11-04T00:07:00Z"/>
                <w:rFonts w:ascii="Times New Roman" w:hAnsi="Times New Roman" w:cs="Times New Roman"/>
                <w:sz w:val="24"/>
                <w:szCs w:val="24"/>
              </w:rPr>
              <w:pPrChange w:id="9611" w:author="Mohammad Nayeem Hasan" w:date="2024-12-23T01:38:00Z" w16du:dateUtc="2024-12-22T19:38:00Z">
                <w:pPr/>
              </w:pPrChange>
            </w:pPr>
            <w:del w:id="9612"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48FD06A6" w14:textId="6EE54F38" w:rsidR="00B010D0" w:rsidRPr="00033637" w:rsidDel="00994FF0" w:rsidRDefault="00B010D0" w:rsidP="00F31FB2">
            <w:pPr>
              <w:spacing w:line="480" w:lineRule="auto"/>
              <w:rPr>
                <w:del w:id="9613" w:author="Mohammad Nayeem Hasan" w:date="2024-11-04T00:07:00Z"/>
                <w:rFonts w:ascii="Times New Roman" w:hAnsi="Times New Roman" w:cs="Times New Roman"/>
                <w:sz w:val="24"/>
                <w:szCs w:val="24"/>
              </w:rPr>
              <w:pPrChange w:id="9614" w:author="Mohammad Nayeem Hasan" w:date="2024-12-23T01:38:00Z" w16du:dateUtc="2024-12-22T19:38:00Z">
                <w:pPr/>
              </w:pPrChange>
            </w:pPr>
            <w:del w:id="9615" w:author="Mohammad Nayeem Hasan" w:date="2024-11-03T22:36:00Z">
              <w:r w:rsidRPr="00033637" w:rsidDel="00302153">
                <w:rPr>
                  <w:rFonts w:ascii="Times New Roman" w:hAnsi="Times New Roman" w:cs="Times New Roman"/>
                  <w:sz w:val="24"/>
                  <w:szCs w:val="24"/>
                </w:rPr>
                <w:delText>Ref.</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2DF4E8BF" w14:textId="6A79A5EC" w:rsidR="00B010D0" w:rsidRPr="00033637" w:rsidDel="00994FF0" w:rsidRDefault="00B010D0" w:rsidP="00F31FB2">
            <w:pPr>
              <w:spacing w:line="480" w:lineRule="auto"/>
              <w:rPr>
                <w:del w:id="9616" w:author="Mohammad Nayeem Hasan" w:date="2024-11-04T00:07:00Z"/>
                <w:rFonts w:ascii="Times New Roman" w:hAnsi="Times New Roman" w:cs="Times New Roman"/>
                <w:sz w:val="24"/>
                <w:szCs w:val="24"/>
              </w:rPr>
              <w:pPrChange w:id="9617" w:author="Mohammad Nayeem Hasan" w:date="2024-12-23T01:38:00Z" w16du:dateUtc="2024-12-22T19:38:00Z">
                <w:pPr/>
              </w:pPrChange>
            </w:pPr>
            <w:del w:id="9618" w:author="Mohammad Nayeem Hasan" w:date="2024-11-04T00:07:00Z">
              <w:r w:rsidRPr="00033637" w:rsidDel="00994FF0">
                <w:rPr>
                  <w:rFonts w:ascii="Times New Roman" w:hAnsi="Times New Roman" w:cs="Times New Roman"/>
                  <w:sz w:val="24"/>
                  <w:szCs w:val="24"/>
                </w:rPr>
                <w:delText>-</w:delText>
              </w:r>
            </w:del>
          </w:p>
        </w:tc>
      </w:tr>
      <w:tr w:rsidR="00072E76" w:rsidRPr="00033637" w:rsidDel="00994FF0" w14:paraId="2E2C3885" w14:textId="77777777" w:rsidTr="00302153">
        <w:trPr>
          <w:trHeight w:val="138"/>
          <w:jc w:val="center"/>
          <w:del w:id="9619"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1950720D" w14:textId="661C87FD" w:rsidR="00B010D0" w:rsidRPr="00033637" w:rsidDel="00994FF0" w:rsidRDefault="00B010D0" w:rsidP="00F31FB2">
            <w:pPr>
              <w:spacing w:line="480" w:lineRule="auto"/>
              <w:rPr>
                <w:del w:id="9620" w:author="Mohammad Nayeem Hasan" w:date="2024-11-04T00:07:00Z"/>
                <w:rFonts w:ascii="Times New Roman" w:hAnsi="Times New Roman" w:cs="Times New Roman"/>
                <w:sz w:val="24"/>
                <w:szCs w:val="24"/>
              </w:rPr>
              <w:pPrChange w:id="9621" w:author="Mohammad Nayeem Hasan" w:date="2024-12-23T01:38:00Z" w16du:dateUtc="2024-12-22T19:38:00Z">
                <w:pPr/>
              </w:pPrChange>
            </w:pPr>
            <w:del w:id="9622" w:author="Mohammad Nayeem Hasan" w:date="2024-11-04T00:07:00Z">
              <w:r w:rsidRPr="00033637" w:rsidDel="00994FF0">
                <w:rPr>
                  <w:rFonts w:ascii="Times New Roman" w:hAnsi="Times New Roman" w:cs="Times New Roman"/>
                  <w:sz w:val="24"/>
                  <w:szCs w:val="24"/>
                </w:rPr>
                <w:delText xml:space="preserve">Inadequate </w:delText>
              </w:r>
            </w:del>
            <w:del w:id="9623" w:author="Mohammad Nayeem Hasan" w:date="2024-11-03T22:27:00Z">
              <w:r w:rsidRPr="00033637" w:rsidDel="003F6202">
                <w:rPr>
                  <w:rFonts w:ascii="Times New Roman" w:hAnsi="Times New Roman" w:cs="Times New Roman"/>
                  <w:sz w:val="24"/>
                  <w:szCs w:val="24"/>
                </w:rPr>
                <w:delText>S</w:delText>
              </w:r>
            </w:del>
            <w:del w:id="9624" w:author="Mohammad Nayeem Hasan" w:date="2024-11-04T00:07:00Z">
              <w:r w:rsidRPr="00033637" w:rsidDel="00994FF0">
                <w:rPr>
                  <w:rFonts w:ascii="Times New Roman" w:hAnsi="Times New Roman" w:cs="Times New Roman"/>
                  <w:sz w:val="24"/>
                  <w:szCs w:val="24"/>
                </w:rPr>
                <w:delText>upervision</w:delText>
              </w:r>
            </w:del>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3E342DF2" w14:textId="6F99D5DD" w:rsidR="00B010D0" w:rsidRPr="00033637" w:rsidDel="00994FF0" w:rsidRDefault="00B010D0" w:rsidP="00F31FB2">
            <w:pPr>
              <w:spacing w:line="480" w:lineRule="auto"/>
              <w:rPr>
                <w:del w:id="9625" w:author="Mohammad Nayeem Hasan" w:date="2024-11-04T00:07:00Z"/>
                <w:rFonts w:ascii="Times New Roman" w:hAnsi="Times New Roman" w:cs="Times New Roman"/>
                <w:sz w:val="24"/>
                <w:szCs w:val="24"/>
              </w:rPr>
              <w:pPrChange w:id="9626"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72D372DB" w14:textId="7BAE8122" w:rsidR="00B010D0" w:rsidRPr="00033637" w:rsidDel="00994FF0" w:rsidRDefault="00B010D0" w:rsidP="00F31FB2">
            <w:pPr>
              <w:spacing w:line="480" w:lineRule="auto"/>
              <w:rPr>
                <w:del w:id="9627" w:author="Mohammad Nayeem Hasan" w:date="2024-11-04T00:07:00Z"/>
                <w:rFonts w:ascii="Times New Roman" w:hAnsi="Times New Roman" w:cs="Times New Roman"/>
                <w:sz w:val="24"/>
                <w:szCs w:val="24"/>
              </w:rPr>
              <w:pPrChange w:id="9628"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34EA2283" w14:textId="709CED4F" w:rsidR="00B010D0" w:rsidRPr="00033637" w:rsidDel="00994FF0" w:rsidRDefault="00B010D0" w:rsidP="00F31FB2">
            <w:pPr>
              <w:spacing w:line="480" w:lineRule="auto"/>
              <w:rPr>
                <w:del w:id="9629" w:author="Mohammad Nayeem Hasan" w:date="2024-11-04T00:07:00Z"/>
                <w:rFonts w:ascii="Times New Roman" w:hAnsi="Times New Roman" w:cs="Times New Roman"/>
                <w:sz w:val="24"/>
                <w:szCs w:val="24"/>
              </w:rPr>
              <w:pPrChange w:id="9630" w:author="Mohammad Nayeem Hasan" w:date="2024-12-23T01:38:00Z" w16du:dateUtc="2024-12-22T19:38:00Z">
                <w:pPr/>
              </w:pPrChange>
            </w:pPr>
          </w:p>
        </w:tc>
      </w:tr>
      <w:tr w:rsidR="00B010D0" w:rsidRPr="00033637" w:rsidDel="00994FF0" w14:paraId="17CB5548" w14:textId="75084C9B" w:rsidTr="00BE6175">
        <w:trPr>
          <w:trHeight w:val="138"/>
          <w:jc w:val="center"/>
          <w:del w:id="9631"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0AADCA92" w14:textId="389DCAD5" w:rsidR="00B010D0" w:rsidRPr="00033637" w:rsidDel="00994FF0" w:rsidRDefault="00B010D0" w:rsidP="00F31FB2">
            <w:pPr>
              <w:spacing w:line="480" w:lineRule="auto"/>
              <w:rPr>
                <w:del w:id="9632" w:author="Mohammad Nayeem Hasan" w:date="2024-11-04T00:07:00Z"/>
                <w:rFonts w:ascii="Times New Roman" w:hAnsi="Times New Roman" w:cs="Times New Roman"/>
                <w:sz w:val="24"/>
                <w:szCs w:val="24"/>
              </w:rPr>
              <w:pPrChange w:id="9633" w:author="Mohammad Nayeem Hasan" w:date="2024-12-23T01:38:00Z" w16du:dateUtc="2024-12-22T19:38:00Z">
                <w:pPr/>
              </w:pPrChange>
            </w:pPr>
            <w:del w:id="9634" w:author="Mohammad Nayeem Hasan" w:date="2024-11-04T00:07:00Z">
              <w:r w:rsidRPr="00033637" w:rsidDel="00994FF0">
                <w:rPr>
                  <w:rFonts w:ascii="Times New Roman" w:hAnsi="Times New Roman" w:cs="Times New Roman"/>
                  <w:sz w:val="24"/>
                  <w:szCs w:val="24"/>
                </w:rPr>
                <w:delText>Yes</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4840FDDC" w14:textId="457FF954" w:rsidR="00B010D0" w:rsidRPr="00033637" w:rsidDel="00994FF0" w:rsidRDefault="00B010D0" w:rsidP="00F31FB2">
            <w:pPr>
              <w:spacing w:line="480" w:lineRule="auto"/>
              <w:rPr>
                <w:del w:id="9635" w:author="Mohammad Nayeem Hasan" w:date="2024-11-04T00:07:00Z"/>
                <w:rFonts w:ascii="Times New Roman" w:hAnsi="Times New Roman" w:cs="Times New Roman"/>
                <w:sz w:val="24"/>
                <w:szCs w:val="24"/>
              </w:rPr>
              <w:pPrChange w:id="9636" w:author="Mohammad Nayeem Hasan" w:date="2024-12-23T01:38:00Z" w16du:dateUtc="2024-12-22T19:38:00Z">
                <w:pPr/>
              </w:pPrChange>
            </w:pPr>
            <w:del w:id="9637" w:author="Mohammad Nayeem Hasan" w:date="2024-11-04T00:07:00Z">
              <w:r w:rsidRPr="00033637" w:rsidDel="00994FF0">
                <w:rPr>
                  <w:rFonts w:ascii="Times New Roman" w:hAnsi="Times New Roman" w:cs="Times New Roman"/>
                  <w:sz w:val="24"/>
                  <w:szCs w:val="24"/>
                </w:rPr>
                <w:delText>-</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0057AAF5" w14:textId="0E55D994" w:rsidR="00B010D0" w:rsidRPr="00033637" w:rsidDel="00994FF0" w:rsidRDefault="00B010D0" w:rsidP="00F31FB2">
            <w:pPr>
              <w:spacing w:line="480" w:lineRule="auto"/>
              <w:rPr>
                <w:del w:id="9638" w:author="Mohammad Nayeem Hasan" w:date="2024-11-04T00:07:00Z"/>
                <w:rFonts w:ascii="Times New Roman" w:hAnsi="Times New Roman" w:cs="Times New Roman"/>
                <w:sz w:val="24"/>
                <w:szCs w:val="24"/>
              </w:rPr>
              <w:pPrChange w:id="9639" w:author="Mohammad Nayeem Hasan" w:date="2024-12-23T01:38:00Z" w16du:dateUtc="2024-12-22T19:38:00Z">
                <w:pPr/>
              </w:pPrChange>
            </w:pPr>
            <w:del w:id="9640"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3E4617CD" w14:textId="2D234170" w:rsidR="00B010D0" w:rsidRPr="00033637" w:rsidDel="00994FF0" w:rsidRDefault="00B010D0" w:rsidP="00F31FB2">
            <w:pPr>
              <w:spacing w:line="480" w:lineRule="auto"/>
              <w:rPr>
                <w:del w:id="9641" w:author="Mohammad Nayeem Hasan" w:date="2024-11-04T00:07:00Z"/>
                <w:rFonts w:ascii="Times New Roman" w:hAnsi="Times New Roman" w:cs="Times New Roman"/>
                <w:sz w:val="24"/>
                <w:szCs w:val="24"/>
              </w:rPr>
              <w:pPrChange w:id="9642" w:author="Mohammad Nayeem Hasan" w:date="2024-12-23T01:38:00Z" w16du:dateUtc="2024-12-22T19:38:00Z">
                <w:pPr/>
              </w:pPrChange>
            </w:pPr>
            <w:del w:id="9643" w:author="Mohammad Nayeem Hasan" w:date="2024-11-04T00:07:00Z">
              <w:r w:rsidRPr="00033637" w:rsidDel="00994FF0">
                <w:rPr>
                  <w:rFonts w:ascii="Times New Roman" w:hAnsi="Times New Roman" w:cs="Times New Roman"/>
                  <w:sz w:val="24"/>
                  <w:szCs w:val="24"/>
                </w:rPr>
                <w:delText>1.37 (0.69, 2.73)</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220BE00E" w14:textId="51A1AF75" w:rsidR="00B010D0" w:rsidRPr="00033637" w:rsidDel="00994FF0" w:rsidRDefault="00B010D0" w:rsidP="00F31FB2">
            <w:pPr>
              <w:spacing w:line="480" w:lineRule="auto"/>
              <w:rPr>
                <w:del w:id="9644" w:author="Mohammad Nayeem Hasan" w:date="2024-11-04T00:07:00Z"/>
                <w:rFonts w:ascii="Times New Roman" w:hAnsi="Times New Roman" w:cs="Times New Roman"/>
                <w:sz w:val="24"/>
                <w:szCs w:val="24"/>
              </w:rPr>
              <w:pPrChange w:id="9645" w:author="Mohammad Nayeem Hasan" w:date="2024-12-23T01:38:00Z" w16du:dateUtc="2024-12-22T19:38:00Z">
                <w:pPr/>
              </w:pPrChange>
            </w:pPr>
            <w:del w:id="9646" w:author="Mohammad Nayeem Hasan" w:date="2024-11-04T00:07:00Z">
              <w:r w:rsidRPr="00033637" w:rsidDel="00994FF0">
                <w:rPr>
                  <w:rFonts w:ascii="Times New Roman" w:hAnsi="Times New Roman" w:cs="Times New Roman"/>
                  <w:sz w:val="24"/>
                  <w:szCs w:val="24"/>
                </w:rPr>
                <w:delText>0.368</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3C9F2D03" w14:textId="7D8791A4" w:rsidR="00B010D0" w:rsidRPr="00033637" w:rsidDel="00994FF0" w:rsidRDefault="00B010D0" w:rsidP="00F31FB2">
            <w:pPr>
              <w:spacing w:line="480" w:lineRule="auto"/>
              <w:rPr>
                <w:del w:id="9647" w:author="Mohammad Nayeem Hasan" w:date="2024-11-04T00:07:00Z"/>
                <w:rFonts w:ascii="Times New Roman" w:hAnsi="Times New Roman" w:cs="Times New Roman"/>
                <w:sz w:val="24"/>
                <w:szCs w:val="24"/>
              </w:rPr>
              <w:pPrChange w:id="9648" w:author="Mohammad Nayeem Hasan" w:date="2024-12-23T01:38:00Z" w16du:dateUtc="2024-12-22T19:38:00Z">
                <w:pPr/>
              </w:pPrChange>
            </w:pPr>
            <w:del w:id="9649" w:author="Mohammad Nayeem Hasan" w:date="2024-11-04T00:07:00Z">
              <w:r w:rsidRPr="00033637" w:rsidDel="00994FF0">
                <w:rPr>
                  <w:rFonts w:ascii="Times New Roman" w:hAnsi="Times New Roman" w:cs="Times New Roman"/>
                  <w:sz w:val="24"/>
                  <w:szCs w:val="24"/>
                </w:rPr>
                <w:delText>1.18 (0.94, 1.48)</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418EA135" w14:textId="5CF66EDF" w:rsidR="00B010D0" w:rsidRPr="00033637" w:rsidDel="00994FF0" w:rsidRDefault="00B010D0" w:rsidP="00F31FB2">
            <w:pPr>
              <w:spacing w:line="480" w:lineRule="auto"/>
              <w:rPr>
                <w:del w:id="9650" w:author="Mohammad Nayeem Hasan" w:date="2024-11-04T00:07:00Z"/>
                <w:rFonts w:ascii="Times New Roman" w:hAnsi="Times New Roman" w:cs="Times New Roman"/>
                <w:sz w:val="24"/>
                <w:szCs w:val="24"/>
              </w:rPr>
              <w:pPrChange w:id="9651" w:author="Mohammad Nayeem Hasan" w:date="2024-12-23T01:38:00Z" w16du:dateUtc="2024-12-22T19:38:00Z">
                <w:pPr/>
              </w:pPrChange>
            </w:pPr>
            <w:del w:id="9652" w:author="Mohammad Nayeem Hasan" w:date="2024-11-04T00:07:00Z">
              <w:r w:rsidRPr="00033637" w:rsidDel="00994FF0">
                <w:rPr>
                  <w:rFonts w:ascii="Times New Roman" w:hAnsi="Times New Roman" w:cs="Times New Roman"/>
                  <w:sz w:val="24"/>
                  <w:szCs w:val="24"/>
                </w:rPr>
                <w:delText>0.148</w:delText>
              </w:r>
            </w:del>
          </w:p>
        </w:tc>
      </w:tr>
      <w:tr w:rsidR="00B010D0" w:rsidRPr="00033637" w:rsidDel="00994FF0" w14:paraId="6A595A95" w14:textId="22C7A4B6" w:rsidTr="00BE6175">
        <w:trPr>
          <w:trHeight w:val="138"/>
          <w:jc w:val="center"/>
          <w:del w:id="9653"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6E937BA0" w14:textId="0E93BC34" w:rsidR="00B010D0" w:rsidRPr="00033637" w:rsidDel="00994FF0" w:rsidRDefault="00B010D0" w:rsidP="00F31FB2">
            <w:pPr>
              <w:spacing w:line="480" w:lineRule="auto"/>
              <w:rPr>
                <w:del w:id="9654" w:author="Mohammad Nayeem Hasan" w:date="2024-11-04T00:07:00Z"/>
                <w:rFonts w:ascii="Times New Roman" w:hAnsi="Times New Roman" w:cs="Times New Roman"/>
                <w:sz w:val="24"/>
                <w:szCs w:val="24"/>
              </w:rPr>
              <w:pPrChange w:id="9655" w:author="Mohammad Nayeem Hasan" w:date="2024-12-23T01:38:00Z" w16du:dateUtc="2024-12-22T19:38:00Z">
                <w:pPr/>
              </w:pPrChange>
            </w:pPr>
            <w:del w:id="9656" w:author="Mohammad Nayeem Hasan" w:date="2024-11-04T00:07:00Z">
              <w:r w:rsidRPr="00033637" w:rsidDel="00994FF0">
                <w:rPr>
                  <w:rFonts w:ascii="Times New Roman" w:hAnsi="Times New Roman" w:cs="Times New Roman"/>
                  <w:sz w:val="24"/>
                  <w:szCs w:val="24"/>
                </w:rPr>
                <w:delText>No</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2AFAAC7A" w14:textId="4527DD04" w:rsidR="00B010D0" w:rsidRPr="00033637" w:rsidDel="00994FF0" w:rsidRDefault="00B010D0" w:rsidP="00F31FB2">
            <w:pPr>
              <w:spacing w:line="480" w:lineRule="auto"/>
              <w:rPr>
                <w:del w:id="9657" w:author="Mohammad Nayeem Hasan" w:date="2024-11-04T00:07:00Z"/>
                <w:rFonts w:ascii="Times New Roman" w:hAnsi="Times New Roman" w:cs="Times New Roman"/>
                <w:sz w:val="24"/>
                <w:szCs w:val="24"/>
              </w:rPr>
              <w:pPrChange w:id="9658" w:author="Mohammad Nayeem Hasan" w:date="2024-12-23T01:38:00Z" w16du:dateUtc="2024-12-22T19:38:00Z">
                <w:pPr/>
              </w:pPrChange>
            </w:pPr>
            <w:del w:id="9659" w:author="Mohammad Nayeem Hasan" w:date="2024-11-04T00:07:00Z">
              <w:r w:rsidRPr="00033637" w:rsidDel="00994FF0">
                <w:rPr>
                  <w:rFonts w:ascii="Times New Roman" w:hAnsi="Times New Roman" w:cs="Times New Roman"/>
                  <w:sz w:val="24"/>
                  <w:szCs w:val="24"/>
                </w:rPr>
                <w:delText>-</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6DB787D4" w14:textId="0D8AA383" w:rsidR="00B010D0" w:rsidRPr="00033637" w:rsidDel="00994FF0" w:rsidRDefault="00B010D0" w:rsidP="00F31FB2">
            <w:pPr>
              <w:spacing w:line="480" w:lineRule="auto"/>
              <w:rPr>
                <w:del w:id="9660" w:author="Mohammad Nayeem Hasan" w:date="2024-11-04T00:07:00Z"/>
                <w:rFonts w:ascii="Times New Roman" w:hAnsi="Times New Roman" w:cs="Times New Roman"/>
                <w:sz w:val="24"/>
                <w:szCs w:val="24"/>
              </w:rPr>
              <w:pPrChange w:id="9661" w:author="Mohammad Nayeem Hasan" w:date="2024-12-23T01:38:00Z" w16du:dateUtc="2024-12-22T19:38:00Z">
                <w:pPr/>
              </w:pPrChange>
            </w:pPr>
            <w:del w:id="9662"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34E2C31B" w14:textId="5EBF35C4" w:rsidR="00B010D0" w:rsidRPr="00033637" w:rsidDel="00994FF0" w:rsidRDefault="00B010D0" w:rsidP="00F31FB2">
            <w:pPr>
              <w:spacing w:line="480" w:lineRule="auto"/>
              <w:rPr>
                <w:del w:id="9663" w:author="Mohammad Nayeem Hasan" w:date="2024-11-04T00:07:00Z"/>
                <w:rFonts w:ascii="Times New Roman" w:hAnsi="Times New Roman" w:cs="Times New Roman"/>
                <w:sz w:val="24"/>
                <w:szCs w:val="24"/>
              </w:rPr>
              <w:pPrChange w:id="9664" w:author="Mohammad Nayeem Hasan" w:date="2024-12-23T01:38:00Z" w16du:dateUtc="2024-12-22T19:38:00Z">
                <w:pPr/>
              </w:pPrChange>
            </w:pPr>
            <w:del w:id="9665" w:author="Mohammad Nayeem Hasan" w:date="2024-11-03T22:36:00Z">
              <w:r w:rsidRPr="00033637" w:rsidDel="00302153">
                <w:rPr>
                  <w:rFonts w:ascii="Times New Roman" w:hAnsi="Times New Roman" w:cs="Times New Roman"/>
                  <w:sz w:val="24"/>
                  <w:szCs w:val="24"/>
                </w:rPr>
                <w:delText>Ref.</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7A63BCA5" w14:textId="5736A881" w:rsidR="00B010D0" w:rsidRPr="00033637" w:rsidDel="00994FF0" w:rsidRDefault="00B010D0" w:rsidP="00F31FB2">
            <w:pPr>
              <w:spacing w:line="480" w:lineRule="auto"/>
              <w:rPr>
                <w:del w:id="9666" w:author="Mohammad Nayeem Hasan" w:date="2024-11-04T00:07:00Z"/>
                <w:rFonts w:ascii="Times New Roman" w:hAnsi="Times New Roman" w:cs="Times New Roman"/>
                <w:sz w:val="24"/>
                <w:szCs w:val="24"/>
              </w:rPr>
              <w:pPrChange w:id="9667" w:author="Mohammad Nayeem Hasan" w:date="2024-12-23T01:38:00Z" w16du:dateUtc="2024-12-22T19:38:00Z">
                <w:pPr/>
              </w:pPrChange>
            </w:pPr>
            <w:del w:id="9668"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5F48FDFA" w14:textId="68BE07A3" w:rsidR="00B010D0" w:rsidRPr="00033637" w:rsidDel="00994FF0" w:rsidRDefault="00B010D0" w:rsidP="00F31FB2">
            <w:pPr>
              <w:spacing w:line="480" w:lineRule="auto"/>
              <w:rPr>
                <w:del w:id="9669" w:author="Mohammad Nayeem Hasan" w:date="2024-11-04T00:07:00Z"/>
                <w:rFonts w:ascii="Times New Roman" w:hAnsi="Times New Roman" w:cs="Times New Roman"/>
                <w:sz w:val="24"/>
                <w:szCs w:val="24"/>
              </w:rPr>
              <w:pPrChange w:id="9670" w:author="Mohammad Nayeem Hasan" w:date="2024-12-23T01:38:00Z" w16du:dateUtc="2024-12-22T19:38:00Z">
                <w:pPr/>
              </w:pPrChange>
            </w:pPr>
            <w:del w:id="9671" w:author="Mohammad Nayeem Hasan" w:date="2024-11-03T22:36:00Z">
              <w:r w:rsidRPr="00033637" w:rsidDel="00302153">
                <w:rPr>
                  <w:rFonts w:ascii="Times New Roman" w:hAnsi="Times New Roman" w:cs="Times New Roman"/>
                  <w:sz w:val="24"/>
                  <w:szCs w:val="24"/>
                </w:rPr>
                <w:delText>Ref.</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0E44395D" w14:textId="46255F59" w:rsidR="00B010D0" w:rsidRPr="00033637" w:rsidDel="00994FF0" w:rsidRDefault="00B010D0" w:rsidP="00F31FB2">
            <w:pPr>
              <w:spacing w:line="480" w:lineRule="auto"/>
              <w:rPr>
                <w:del w:id="9672" w:author="Mohammad Nayeem Hasan" w:date="2024-11-04T00:07:00Z"/>
                <w:rFonts w:ascii="Times New Roman" w:hAnsi="Times New Roman" w:cs="Times New Roman"/>
                <w:sz w:val="24"/>
                <w:szCs w:val="24"/>
              </w:rPr>
              <w:pPrChange w:id="9673" w:author="Mohammad Nayeem Hasan" w:date="2024-12-23T01:38:00Z" w16du:dateUtc="2024-12-22T19:38:00Z">
                <w:pPr/>
              </w:pPrChange>
            </w:pPr>
            <w:del w:id="9674" w:author="Mohammad Nayeem Hasan" w:date="2024-11-04T00:07:00Z">
              <w:r w:rsidRPr="00033637" w:rsidDel="00994FF0">
                <w:rPr>
                  <w:rFonts w:ascii="Times New Roman" w:hAnsi="Times New Roman" w:cs="Times New Roman"/>
                  <w:sz w:val="24"/>
                  <w:szCs w:val="24"/>
                </w:rPr>
                <w:delText>-</w:delText>
              </w:r>
            </w:del>
          </w:p>
        </w:tc>
      </w:tr>
      <w:tr w:rsidR="00072E76" w:rsidRPr="00033637" w:rsidDel="00994FF0" w14:paraId="718118A9" w14:textId="77777777" w:rsidTr="00302153">
        <w:trPr>
          <w:trHeight w:val="138"/>
          <w:jc w:val="center"/>
          <w:del w:id="9675"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00F4F002" w14:textId="7AA5E185" w:rsidR="00B010D0" w:rsidRPr="00033637" w:rsidDel="00994FF0" w:rsidRDefault="00B010D0" w:rsidP="00F31FB2">
            <w:pPr>
              <w:spacing w:line="480" w:lineRule="auto"/>
              <w:rPr>
                <w:del w:id="9676" w:author="Mohammad Nayeem Hasan" w:date="2024-11-04T00:07:00Z"/>
                <w:rFonts w:ascii="Times New Roman" w:hAnsi="Times New Roman" w:cs="Times New Roman"/>
                <w:sz w:val="24"/>
                <w:szCs w:val="24"/>
              </w:rPr>
              <w:pPrChange w:id="9677" w:author="Mohammad Nayeem Hasan" w:date="2024-12-23T01:38:00Z" w16du:dateUtc="2024-12-22T19:38:00Z">
                <w:pPr/>
              </w:pPrChange>
            </w:pPr>
            <w:del w:id="9678" w:author="Mohammad Nayeem Hasan" w:date="2024-11-04T00:07:00Z">
              <w:r w:rsidRPr="00033637" w:rsidDel="00994FF0">
                <w:rPr>
                  <w:rFonts w:ascii="Times New Roman" w:hAnsi="Times New Roman" w:cs="Times New Roman"/>
                  <w:sz w:val="24"/>
                  <w:szCs w:val="24"/>
                </w:rPr>
                <w:delText>Underweight</w:delText>
              </w:r>
            </w:del>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4FA82317" w14:textId="48C9A453" w:rsidR="00B010D0" w:rsidRPr="00033637" w:rsidDel="00994FF0" w:rsidRDefault="00B010D0" w:rsidP="00F31FB2">
            <w:pPr>
              <w:spacing w:line="480" w:lineRule="auto"/>
              <w:rPr>
                <w:del w:id="9679" w:author="Mohammad Nayeem Hasan" w:date="2024-11-04T00:07:00Z"/>
                <w:rFonts w:ascii="Times New Roman" w:hAnsi="Times New Roman" w:cs="Times New Roman"/>
                <w:sz w:val="24"/>
                <w:szCs w:val="24"/>
              </w:rPr>
              <w:pPrChange w:id="9680"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00570333" w14:textId="7AB1EB7A" w:rsidR="00B010D0" w:rsidRPr="00033637" w:rsidDel="00994FF0" w:rsidRDefault="00B010D0" w:rsidP="00F31FB2">
            <w:pPr>
              <w:spacing w:line="480" w:lineRule="auto"/>
              <w:rPr>
                <w:del w:id="9681" w:author="Mohammad Nayeem Hasan" w:date="2024-11-04T00:07:00Z"/>
                <w:rFonts w:ascii="Times New Roman" w:hAnsi="Times New Roman" w:cs="Times New Roman"/>
                <w:sz w:val="24"/>
                <w:szCs w:val="24"/>
              </w:rPr>
              <w:pPrChange w:id="9682"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2522724D" w14:textId="16A393AB" w:rsidR="00B010D0" w:rsidRPr="00033637" w:rsidDel="00994FF0" w:rsidRDefault="00B010D0" w:rsidP="00F31FB2">
            <w:pPr>
              <w:spacing w:line="480" w:lineRule="auto"/>
              <w:rPr>
                <w:del w:id="9683" w:author="Mohammad Nayeem Hasan" w:date="2024-11-04T00:07:00Z"/>
                <w:rFonts w:ascii="Times New Roman" w:hAnsi="Times New Roman" w:cs="Times New Roman"/>
                <w:sz w:val="24"/>
                <w:szCs w:val="24"/>
              </w:rPr>
              <w:pPrChange w:id="9684" w:author="Mohammad Nayeem Hasan" w:date="2024-12-23T01:38:00Z" w16du:dateUtc="2024-12-22T19:38:00Z">
                <w:pPr/>
              </w:pPrChange>
            </w:pPr>
          </w:p>
        </w:tc>
      </w:tr>
      <w:tr w:rsidR="00B010D0" w:rsidRPr="00033637" w:rsidDel="00994FF0" w14:paraId="762AF651" w14:textId="45CD8C90" w:rsidTr="00BE6175">
        <w:trPr>
          <w:trHeight w:val="138"/>
          <w:jc w:val="center"/>
          <w:del w:id="9685"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34AAB33C" w14:textId="703FFF43" w:rsidR="00B010D0" w:rsidRPr="00033637" w:rsidDel="00994FF0" w:rsidRDefault="00B010D0" w:rsidP="00F31FB2">
            <w:pPr>
              <w:spacing w:line="480" w:lineRule="auto"/>
              <w:rPr>
                <w:del w:id="9686" w:author="Mohammad Nayeem Hasan" w:date="2024-11-04T00:07:00Z"/>
                <w:rFonts w:ascii="Times New Roman" w:hAnsi="Times New Roman" w:cs="Times New Roman"/>
                <w:sz w:val="24"/>
                <w:szCs w:val="24"/>
              </w:rPr>
              <w:pPrChange w:id="9687" w:author="Mohammad Nayeem Hasan" w:date="2024-12-23T01:38:00Z" w16du:dateUtc="2024-12-22T19:38:00Z">
                <w:pPr/>
              </w:pPrChange>
            </w:pPr>
            <w:del w:id="9688" w:author="Mohammad Nayeem Hasan" w:date="2024-11-04T00:07:00Z">
              <w:r w:rsidRPr="00033637" w:rsidDel="00994FF0">
                <w:rPr>
                  <w:rFonts w:ascii="Times New Roman" w:hAnsi="Times New Roman" w:cs="Times New Roman"/>
                  <w:sz w:val="24"/>
                  <w:szCs w:val="24"/>
                </w:rPr>
                <w:delText>Yes</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13AADEB7" w14:textId="005EE098" w:rsidR="00B010D0" w:rsidRPr="00033637" w:rsidDel="00994FF0" w:rsidRDefault="00B010D0" w:rsidP="00F31FB2">
            <w:pPr>
              <w:spacing w:line="480" w:lineRule="auto"/>
              <w:rPr>
                <w:del w:id="9689" w:author="Mohammad Nayeem Hasan" w:date="2024-11-04T00:07:00Z"/>
                <w:rFonts w:ascii="Times New Roman" w:hAnsi="Times New Roman" w:cs="Times New Roman"/>
                <w:sz w:val="24"/>
                <w:szCs w:val="24"/>
              </w:rPr>
              <w:pPrChange w:id="9690" w:author="Mohammad Nayeem Hasan" w:date="2024-12-23T01:38:00Z" w16du:dateUtc="2024-12-22T19:38:00Z">
                <w:pPr/>
              </w:pPrChange>
            </w:pPr>
            <w:del w:id="9691" w:author="Mohammad Nayeem Hasan" w:date="2024-11-04T00:07:00Z">
              <w:r w:rsidRPr="00033637" w:rsidDel="00994FF0">
                <w:rPr>
                  <w:rFonts w:ascii="Times New Roman" w:hAnsi="Times New Roman" w:cs="Times New Roman"/>
                  <w:sz w:val="24"/>
                  <w:szCs w:val="24"/>
                </w:rPr>
                <w:delText>-</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1D2EC4C3" w14:textId="31FEC516" w:rsidR="00B010D0" w:rsidRPr="00033637" w:rsidDel="00994FF0" w:rsidRDefault="00B010D0" w:rsidP="00F31FB2">
            <w:pPr>
              <w:spacing w:line="480" w:lineRule="auto"/>
              <w:rPr>
                <w:del w:id="9692" w:author="Mohammad Nayeem Hasan" w:date="2024-11-04T00:07:00Z"/>
                <w:rFonts w:ascii="Times New Roman" w:hAnsi="Times New Roman" w:cs="Times New Roman"/>
                <w:sz w:val="24"/>
                <w:szCs w:val="24"/>
              </w:rPr>
              <w:pPrChange w:id="9693" w:author="Mohammad Nayeem Hasan" w:date="2024-12-23T01:38:00Z" w16du:dateUtc="2024-12-22T19:38:00Z">
                <w:pPr/>
              </w:pPrChange>
            </w:pPr>
            <w:del w:id="9694"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263F1BBF" w14:textId="291BB9E3" w:rsidR="00B010D0" w:rsidRPr="00033637" w:rsidDel="00994FF0" w:rsidRDefault="00B010D0" w:rsidP="00F31FB2">
            <w:pPr>
              <w:spacing w:line="480" w:lineRule="auto"/>
              <w:rPr>
                <w:del w:id="9695" w:author="Mohammad Nayeem Hasan" w:date="2024-11-04T00:07:00Z"/>
                <w:rFonts w:ascii="Times New Roman" w:hAnsi="Times New Roman" w:cs="Times New Roman"/>
                <w:sz w:val="24"/>
                <w:szCs w:val="24"/>
              </w:rPr>
              <w:pPrChange w:id="9696" w:author="Mohammad Nayeem Hasan" w:date="2024-12-23T01:38:00Z" w16du:dateUtc="2024-12-22T19:38:00Z">
                <w:pPr/>
              </w:pPrChange>
            </w:pPr>
            <w:del w:id="9697"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5E183CFC" w14:textId="358C0796" w:rsidR="00B010D0" w:rsidRPr="00033637" w:rsidDel="00994FF0" w:rsidRDefault="00B010D0" w:rsidP="00F31FB2">
            <w:pPr>
              <w:spacing w:line="480" w:lineRule="auto"/>
              <w:rPr>
                <w:del w:id="9698" w:author="Mohammad Nayeem Hasan" w:date="2024-11-04T00:07:00Z"/>
                <w:rFonts w:ascii="Times New Roman" w:hAnsi="Times New Roman" w:cs="Times New Roman"/>
                <w:sz w:val="24"/>
                <w:szCs w:val="24"/>
              </w:rPr>
              <w:pPrChange w:id="9699" w:author="Mohammad Nayeem Hasan" w:date="2024-12-23T01:38:00Z" w16du:dateUtc="2024-12-22T19:38:00Z">
                <w:pPr/>
              </w:pPrChange>
            </w:pPr>
            <w:del w:id="9700"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62E87E24" w14:textId="5966FE5A" w:rsidR="00B010D0" w:rsidRPr="00033637" w:rsidDel="00994FF0" w:rsidRDefault="00B010D0" w:rsidP="00F31FB2">
            <w:pPr>
              <w:spacing w:line="480" w:lineRule="auto"/>
              <w:rPr>
                <w:del w:id="9701" w:author="Mohammad Nayeem Hasan" w:date="2024-11-04T00:07:00Z"/>
                <w:rFonts w:ascii="Times New Roman" w:hAnsi="Times New Roman" w:cs="Times New Roman"/>
                <w:sz w:val="24"/>
                <w:szCs w:val="24"/>
              </w:rPr>
              <w:pPrChange w:id="9702" w:author="Mohammad Nayeem Hasan" w:date="2024-12-23T01:38:00Z" w16du:dateUtc="2024-12-22T19:38:00Z">
                <w:pPr/>
              </w:pPrChange>
            </w:pPr>
            <w:del w:id="9703" w:author="Mohammad Nayeem Hasan" w:date="2024-11-04T00:07:00Z">
              <w:r w:rsidRPr="00033637" w:rsidDel="00994FF0">
                <w:rPr>
                  <w:rFonts w:ascii="Times New Roman" w:hAnsi="Times New Roman" w:cs="Times New Roman"/>
                  <w:sz w:val="24"/>
                  <w:szCs w:val="24"/>
                </w:rPr>
                <w:delText>1.44 (1.20, 1.73)</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0C3C08D1" w14:textId="1D6EFC30" w:rsidR="00B010D0" w:rsidRPr="00033637" w:rsidDel="00994FF0" w:rsidRDefault="00B010D0" w:rsidP="00F31FB2">
            <w:pPr>
              <w:spacing w:line="480" w:lineRule="auto"/>
              <w:rPr>
                <w:del w:id="9704" w:author="Mohammad Nayeem Hasan" w:date="2024-11-04T00:07:00Z"/>
                <w:rFonts w:ascii="Times New Roman" w:hAnsi="Times New Roman" w:cs="Times New Roman"/>
                <w:sz w:val="24"/>
                <w:szCs w:val="24"/>
                <w:rPrChange w:id="9705" w:author="Mohammad Nayeem Hasan" w:date="2024-12-23T01:53:00Z" w16du:dateUtc="2024-12-22T19:53:00Z">
                  <w:rPr>
                    <w:del w:id="9706" w:author="Mohammad Nayeem Hasan" w:date="2024-11-04T00:07:00Z"/>
                    <w:rFonts w:ascii="Times New Roman" w:hAnsi="Times New Roman" w:cs="Times New Roman"/>
                    <w:b/>
                    <w:bCs/>
                    <w:sz w:val="24"/>
                    <w:szCs w:val="24"/>
                  </w:rPr>
                </w:rPrChange>
              </w:rPr>
              <w:pPrChange w:id="9707" w:author="Mohammad Nayeem Hasan" w:date="2024-12-23T01:38:00Z" w16du:dateUtc="2024-12-22T19:38:00Z">
                <w:pPr/>
              </w:pPrChange>
            </w:pPr>
            <w:del w:id="9708" w:author="Mohammad Nayeem Hasan" w:date="2024-11-04T00:07:00Z">
              <w:r w:rsidRPr="00033637" w:rsidDel="00994FF0">
                <w:rPr>
                  <w:rFonts w:ascii="Times New Roman" w:hAnsi="Times New Roman" w:cs="Times New Roman"/>
                  <w:sz w:val="24"/>
                  <w:szCs w:val="24"/>
                  <w:rPrChange w:id="9709" w:author="Mohammad Nayeem Hasan" w:date="2024-12-23T01:53:00Z" w16du:dateUtc="2024-12-22T19:53:00Z">
                    <w:rPr>
                      <w:rFonts w:ascii="Times New Roman" w:hAnsi="Times New Roman" w:cs="Times New Roman"/>
                      <w:b/>
                      <w:bCs/>
                      <w:sz w:val="24"/>
                      <w:szCs w:val="24"/>
                    </w:rPr>
                  </w:rPrChange>
                </w:rPr>
                <w:delText>&lt;0.001</w:delText>
              </w:r>
            </w:del>
          </w:p>
        </w:tc>
      </w:tr>
      <w:tr w:rsidR="00B010D0" w:rsidRPr="00033637" w:rsidDel="00994FF0" w14:paraId="476E6C2B" w14:textId="6938793D" w:rsidTr="00BE6175">
        <w:trPr>
          <w:trHeight w:val="138"/>
          <w:jc w:val="center"/>
          <w:del w:id="9710"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69386AB3" w14:textId="14939842" w:rsidR="00B010D0" w:rsidRPr="00033637" w:rsidDel="00994FF0" w:rsidRDefault="00B010D0" w:rsidP="00F31FB2">
            <w:pPr>
              <w:spacing w:line="480" w:lineRule="auto"/>
              <w:rPr>
                <w:del w:id="9711" w:author="Mohammad Nayeem Hasan" w:date="2024-11-04T00:07:00Z"/>
                <w:rFonts w:ascii="Times New Roman" w:hAnsi="Times New Roman" w:cs="Times New Roman"/>
                <w:sz w:val="24"/>
                <w:szCs w:val="24"/>
              </w:rPr>
              <w:pPrChange w:id="9712" w:author="Mohammad Nayeem Hasan" w:date="2024-12-23T01:38:00Z" w16du:dateUtc="2024-12-22T19:38:00Z">
                <w:pPr/>
              </w:pPrChange>
            </w:pPr>
            <w:del w:id="9713" w:author="Mohammad Nayeem Hasan" w:date="2024-11-04T00:07:00Z">
              <w:r w:rsidRPr="00033637" w:rsidDel="00994FF0">
                <w:rPr>
                  <w:rFonts w:ascii="Times New Roman" w:hAnsi="Times New Roman" w:cs="Times New Roman"/>
                  <w:sz w:val="24"/>
                  <w:szCs w:val="24"/>
                </w:rPr>
                <w:delText>No</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346236CF" w14:textId="5597D2A3" w:rsidR="00B010D0" w:rsidRPr="00033637" w:rsidDel="00994FF0" w:rsidRDefault="00B010D0" w:rsidP="00F31FB2">
            <w:pPr>
              <w:spacing w:line="480" w:lineRule="auto"/>
              <w:rPr>
                <w:del w:id="9714" w:author="Mohammad Nayeem Hasan" w:date="2024-11-04T00:07:00Z"/>
                <w:rFonts w:ascii="Times New Roman" w:hAnsi="Times New Roman" w:cs="Times New Roman"/>
                <w:sz w:val="24"/>
                <w:szCs w:val="24"/>
              </w:rPr>
              <w:pPrChange w:id="9715" w:author="Mohammad Nayeem Hasan" w:date="2024-12-23T01:38:00Z" w16du:dateUtc="2024-12-22T19:38:00Z">
                <w:pPr/>
              </w:pPrChange>
            </w:pPr>
            <w:del w:id="9716" w:author="Mohammad Nayeem Hasan" w:date="2024-11-04T00:07:00Z">
              <w:r w:rsidRPr="00033637" w:rsidDel="00994FF0">
                <w:rPr>
                  <w:rFonts w:ascii="Times New Roman" w:hAnsi="Times New Roman" w:cs="Times New Roman"/>
                  <w:sz w:val="24"/>
                  <w:szCs w:val="24"/>
                </w:rPr>
                <w:delText>-</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36DD7E9D" w14:textId="79BA883C" w:rsidR="00B010D0" w:rsidRPr="00033637" w:rsidDel="00994FF0" w:rsidRDefault="00B010D0" w:rsidP="00F31FB2">
            <w:pPr>
              <w:spacing w:line="480" w:lineRule="auto"/>
              <w:rPr>
                <w:del w:id="9717" w:author="Mohammad Nayeem Hasan" w:date="2024-11-04T00:07:00Z"/>
                <w:rFonts w:ascii="Times New Roman" w:hAnsi="Times New Roman" w:cs="Times New Roman"/>
                <w:sz w:val="24"/>
                <w:szCs w:val="24"/>
              </w:rPr>
              <w:pPrChange w:id="9718" w:author="Mohammad Nayeem Hasan" w:date="2024-12-23T01:38:00Z" w16du:dateUtc="2024-12-22T19:38:00Z">
                <w:pPr/>
              </w:pPrChange>
            </w:pPr>
            <w:del w:id="9719"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6A4F1796" w14:textId="782A9947" w:rsidR="00B010D0" w:rsidRPr="00033637" w:rsidDel="00994FF0" w:rsidRDefault="00B010D0" w:rsidP="00F31FB2">
            <w:pPr>
              <w:spacing w:line="480" w:lineRule="auto"/>
              <w:rPr>
                <w:del w:id="9720" w:author="Mohammad Nayeem Hasan" w:date="2024-11-04T00:07:00Z"/>
                <w:rFonts w:ascii="Times New Roman" w:hAnsi="Times New Roman" w:cs="Times New Roman"/>
                <w:sz w:val="24"/>
                <w:szCs w:val="24"/>
              </w:rPr>
              <w:pPrChange w:id="9721" w:author="Mohammad Nayeem Hasan" w:date="2024-12-23T01:38:00Z" w16du:dateUtc="2024-12-22T19:38:00Z">
                <w:pPr/>
              </w:pPrChange>
            </w:pPr>
            <w:del w:id="9722"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7748CB6D" w14:textId="673A4DA1" w:rsidR="00B010D0" w:rsidRPr="00033637" w:rsidDel="00994FF0" w:rsidRDefault="00B010D0" w:rsidP="00F31FB2">
            <w:pPr>
              <w:spacing w:line="480" w:lineRule="auto"/>
              <w:rPr>
                <w:del w:id="9723" w:author="Mohammad Nayeem Hasan" w:date="2024-11-04T00:07:00Z"/>
                <w:rFonts w:ascii="Times New Roman" w:hAnsi="Times New Roman" w:cs="Times New Roman"/>
                <w:sz w:val="24"/>
                <w:szCs w:val="24"/>
              </w:rPr>
              <w:pPrChange w:id="9724" w:author="Mohammad Nayeem Hasan" w:date="2024-12-23T01:38:00Z" w16du:dateUtc="2024-12-22T19:38:00Z">
                <w:pPr/>
              </w:pPrChange>
            </w:pPr>
            <w:del w:id="9725"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3EB1110E" w14:textId="7F914BB1" w:rsidR="00B010D0" w:rsidRPr="00033637" w:rsidDel="00994FF0" w:rsidRDefault="00B010D0" w:rsidP="00F31FB2">
            <w:pPr>
              <w:spacing w:line="480" w:lineRule="auto"/>
              <w:rPr>
                <w:del w:id="9726" w:author="Mohammad Nayeem Hasan" w:date="2024-11-04T00:07:00Z"/>
                <w:rFonts w:ascii="Times New Roman" w:hAnsi="Times New Roman" w:cs="Times New Roman"/>
                <w:sz w:val="24"/>
                <w:szCs w:val="24"/>
              </w:rPr>
              <w:pPrChange w:id="9727" w:author="Mohammad Nayeem Hasan" w:date="2024-12-23T01:38:00Z" w16du:dateUtc="2024-12-22T19:38:00Z">
                <w:pPr/>
              </w:pPrChange>
            </w:pPr>
            <w:del w:id="9728" w:author="Mohammad Nayeem Hasan" w:date="2024-11-03T22:36:00Z">
              <w:r w:rsidRPr="00033637" w:rsidDel="00302153">
                <w:rPr>
                  <w:rFonts w:ascii="Times New Roman" w:hAnsi="Times New Roman" w:cs="Times New Roman"/>
                  <w:sz w:val="24"/>
                  <w:szCs w:val="24"/>
                </w:rPr>
                <w:delText>Ref.</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29E814B0" w14:textId="395411B7" w:rsidR="00B010D0" w:rsidRPr="00033637" w:rsidDel="00994FF0" w:rsidRDefault="00B010D0" w:rsidP="00F31FB2">
            <w:pPr>
              <w:spacing w:line="480" w:lineRule="auto"/>
              <w:rPr>
                <w:del w:id="9729" w:author="Mohammad Nayeem Hasan" w:date="2024-11-04T00:07:00Z"/>
                <w:rFonts w:ascii="Times New Roman" w:hAnsi="Times New Roman" w:cs="Times New Roman"/>
                <w:sz w:val="24"/>
                <w:szCs w:val="24"/>
              </w:rPr>
              <w:pPrChange w:id="9730" w:author="Mohammad Nayeem Hasan" w:date="2024-12-23T01:38:00Z" w16du:dateUtc="2024-12-22T19:38:00Z">
                <w:pPr/>
              </w:pPrChange>
            </w:pPr>
            <w:del w:id="9731" w:author="Mohammad Nayeem Hasan" w:date="2024-11-04T00:07:00Z">
              <w:r w:rsidRPr="00033637" w:rsidDel="00994FF0">
                <w:rPr>
                  <w:rFonts w:ascii="Times New Roman" w:hAnsi="Times New Roman" w:cs="Times New Roman"/>
                  <w:sz w:val="24"/>
                  <w:szCs w:val="24"/>
                </w:rPr>
                <w:delText>-</w:delText>
              </w:r>
            </w:del>
          </w:p>
        </w:tc>
      </w:tr>
      <w:tr w:rsidR="00072E76" w:rsidRPr="00033637" w:rsidDel="00994FF0" w14:paraId="009BFD24" w14:textId="77777777" w:rsidTr="00302153">
        <w:trPr>
          <w:trHeight w:val="138"/>
          <w:jc w:val="center"/>
          <w:del w:id="9732"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72388B5B" w14:textId="4C334F9E" w:rsidR="00B010D0" w:rsidRPr="00033637" w:rsidDel="00994FF0" w:rsidRDefault="00B010D0" w:rsidP="00F31FB2">
            <w:pPr>
              <w:spacing w:line="480" w:lineRule="auto"/>
              <w:rPr>
                <w:del w:id="9733" w:author="Mohammad Nayeem Hasan" w:date="2024-11-04T00:07:00Z"/>
                <w:rFonts w:ascii="Times New Roman" w:hAnsi="Times New Roman" w:cs="Times New Roman"/>
                <w:sz w:val="24"/>
                <w:szCs w:val="24"/>
              </w:rPr>
              <w:pPrChange w:id="9734" w:author="Mohammad Nayeem Hasan" w:date="2024-12-23T01:38:00Z" w16du:dateUtc="2024-12-22T19:38:00Z">
                <w:pPr/>
              </w:pPrChange>
            </w:pPr>
            <w:del w:id="9735" w:author="Mohammad Nayeem Hasan" w:date="2024-11-04T00:07:00Z">
              <w:r w:rsidRPr="00033637" w:rsidDel="00994FF0">
                <w:rPr>
                  <w:rFonts w:ascii="Times New Roman" w:hAnsi="Times New Roman" w:cs="Times New Roman"/>
                  <w:sz w:val="24"/>
                  <w:szCs w:val="24"/>
                </w:rPr>
                <w:delText>Stunned</w:delText>
              </w:r>
            </w:del>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7E4704D0" w14:textId="67824C38" w:rsidR="00B010D0" w:rsidRPr="00033637" w:rsidDel="00994FF0" w:rsidRDefault="00B010D0" w:rsidP="00F31FB2">
            <w:pPr>
              <w:spacing w:line="480" w:lineRule="auto"/>
              <w:rPr>
                <w:del w:id="9736" w:author="Mohammad Nayeem Hasan" w:date="2024-11-04T00:07:00Z"/>
                <w:rFonts w:ascii="Times New Roman" w:hAnsi="Times New Roman" w:cs="Times New Roman"/>
                <w:sz w:val="24"/>
                <w:szCs w:val="24"/>
              </w:rPr>
              <w:pPrChange w:id="9737"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059088FE" w14:textId="0CB2E8CC" w:rsidR="00B010D0" w:rsidRPr="00033637" w:rsidDel="00994FF0" w:rsidRDefault="00B010D0" w:rsidP="00F31FB2">
            <w:pPr>
              <w:spacing w:line="480" w:lineRule="auto"/>
              <w:rPr>
                <w:del w:id="9738" w:author="Mohammad Nayeem Hasan" w:date="2024-11-04T00:07:00Z"/>
                <w:rFonts w:ascii="Times New Roman" w:hAnsi="Times New Roman" w:cs="Times New Roman"/>
                <w:sz w:val="24"/>
                <w:szCs w:val="24"/>
              </w:rPr>
              <w:pPrChange w:id="9739"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14E41B45" w14:textId="46999587" w:rsidR="00B010D0" w:rsidRPr="00033637" w:rsidDel="00994FF0" w:rsidRDefault="00B010D0" w:rsidP="00F31FB2">
            <w:pPr>
              <w:spacing w:line="480" w:lineRule="auto"/>
              <w:rPr>
                <w:del w:id="9740" w:author="Mohammad Nayeem Hasan" w:date="2024-11-04T00:07:00Z"/>
                <w:rFonts w:ascii="Times New Roman" w:hAnsi="Times New Roman" w:cs="Times New Roman"/>
                <w:sz w:val="24"/>
                <w:szCs w:val="24"/>
              </w:rPr>
              <w:pPrChange w:id="9741" w:author="Mohammad Nayeem Hasan" w:date="2024-12-23T01:38:00Z" w16du:dateUtc="2024-12-22T19:38:00Z">
                <w:pPr/>
              </w:pPrChange>
            </w:pPr>
          </w:p>
        </w:tc>
      </w:tr>
      <w:tr w:rsidR="00B010D0" w:rsidRPr="00033637" w:rsidDel="00994FF0" w14:paraId="7BDDF8D5" w14:textId="19D45257" w:rsidTr="00BE6175">
        <w:trPr>
          <w:trHeight w:val="138"/>
          <w:jc w:val="center"/>
          <w:del w:id="9742"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5104A6AD" w14:textId="46056506" w:rsidR="00B010D0" w:rsidRPr="00033637" w:rsidDel="00994FF0" w:rsidRDefault="00B010D0" w:rsidP="00F31FB2">
            <w:pPr>
              <w:spacing w:line="480" w:lineRule="auto"/>
              <w:rPr>
                <w:del w:id="9743" w:author="Mohammad Nayeem Hasan" w:date="2024-11-04T00:07:00Z"/>
                <w:rFonts w:ascii="Times New Roman" w:hAnsi="Times New Roman" w:cs="Times New Roman"/>
                <w:sz w:val="24"/>
                <w:szCs w:val="24"/>
              </w:rPr>
              <w:pPrChange w:id="9744" w:author="Mohammad Nayeem Hasan" w:date="2024-12-23T01:38:00Z" w16du:dateUtc="2024-12-22T19:38:00Z">
                <w:pPr/>
              </w:pPrChange>
            </w:pPr>
            <w:del w:id="9745" w:author="Mohammad Nayeem Hasan" w:date="2024-11-04T00:07:00Z">
              <w:r w:rsidRPr="00033637" w:rsidDel="00994FF0">
                <w:rPr>
                  <w:rFonts w:ascii="Times New Roman" w:hAnsi="Times New Roman" w:cs="Times New Roman"/>
                  <w:sz w:val="24"/>
                  <w:szCs w:val="24"/>
                </w:rPr>
                <w:delText>Yes</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3A7B29BE" w14:textId="49C9E4F4" w:rsidR="00B010D0" w:rsidRPr="00033637" w:rsidDel="00994FF0" w:rsidRDefault="00B010D0" w:rsidP="00F31FB2">
            <w:pPr>
              <w:spacing w:line="480" w:lineRule="auto"/>
              <w:rPr>
                <w:del w:id="9746" w:author="Mohammad Nayeem Hasan" w:date="2024-11-04T00:07:00Z"/>
                <w:rFonts w:ascii="Times New Roman" w:hAnsi="Times New Roman" w:cs="Times New Roman"/>
                <w:sz w:val="24"/>
                <w:szCs w:val="24"/>
              </w:rPr>
              <w:pPrChange w:id="9747" w:author="Mohammad Nayeem Hasan" w:date="2024-12-23T01:38:00Z" w16du:dateUtc="2024-12-22T19:38:00Z">
                <w:pPr/>
              </w:pPrChange>
            </w:pPr>
            <w:del w:id="9748" w:author="Mohammad Nayeem Hasan" w:date="2024-11-04T00:07:00Z">
              <w:r w:rsidRPr="00033637" w:rsidDel="00994FF0">
                <w:rPr>
                  <w:rFonts w:ascii="Times New Roman" w:hAnsi="Times New Roman" w:cs="Times New Roman"/>
                  <w:sz w:val="24"/>
                  <w:szCs w:val="24"/>
                </w:rPr>
                <w:delText>-</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21FD3145" w14:textId="6CB7AE8F" w:rsidR="00B010D0" w:rsidRPr="00033637" w:rsidDel="00994FF0" w:rsidRDefault="00B010D0" w:rsidP="00F31FB2">
            <w:pPr>
              <w:spacing w:line="480" w:lineRule="auto"/>
              <w:rPr>
                <w:del w:id="9749" w:author="Mohammad Nayeem Hasan" w:date="2024-11-04T00:07:00Z"/>
                <w:rFonts w:ascii="Times New Roman" w:hAnsi="Times New Roman" w:cs="Times New Roman"/>
                <w:sz w:val="24"/>
                <w:szCs w:val="24"/>
              </w:rPr>
              <w:pPrChange w:id="9750" w:author="Mohammad Nayeem Hasan" w:date="2024-12-23T01:38:00Z" w16du:dateUtc="2024-12-22T19:38:00Z">
                <w:pPr/>
              </w:pPrChange>
            </w:pPr>
            <w:del w:id="9751"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0957F657" w14:textId="581E3163" w:rsidR="00B010D0" w:rsidRPr="00033637" w:rsidDel="00994FF0" w:rsidRDefault="00B010D0" w:rsidP="00F31FB2">
            <w:pPr>
              <w:spacing w:line="480" w:lineRule="auto"/>
              <w:rPr>
                <w:del w:id="9752" w:author="Mohammad Nayeem Hasan" w:date="2024-11-04T00:07:00Z"/>
                <w:rFonts w:ascii="Times New Roman" w:hAnsi="Times New Roman" w:cs="Times New Roman"/>
                <w:sz w:val="24"/>
                <w:szCs w:val="24"/>
              </w:rPr>
              <w:pPrChange w:id="9753" w:author="Mohammad Nayeem Hasan" w:date="2024-12-23T01:38:00Z" w16du:dateUtc="2024-12-22T19:38:00Z">
                <w:pPr/>
              </w:pPrChange>
            </w:pPr>
            <w:del w:id="9754"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0E922C05" w14:textId="18A5A18E" w:rsidR="00B010D0" w:rsidRPr="00033637" w:rsidDel="00994FF0" w:rsidRDefault="00B010D0" w:rsidP="00F31FB2">
            <w:pPr>
              <w:spacing w:line="480" w:lineRule="auto"/>
              <w:rPr>
                <w:del w:id="9755" w:author="Mohammad Nayeem Hasan" w:date="2024-11-04T00:07:00Z"/>
                <w:rFonts w:ascii="Times New Roman" w:hAnsi="Times New Roman" w:cs="Times New Roman"/>
                <w:sz w:val="24"/>
                <w:szCs w:val="24"/>
              </w:rPr>
              <w:pPrChange w:id="9756" w:author="Mohammad Nayeem Hasan" w:date="2024-12-23T01:38:00Z" w16du:dateUtc="2024-12-22T19:38:00Z">
                <w:pPr/>
              </w:pPrChange>
            </w:pPr>
            <w:del w:id="9757"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18AF6913" w14:textId="439763B7" w:rsidR="00B010D0" w:rsidRPr="00033637" w:rsidDel="00994FF0" w:rsidRDefault="00B010D0" w:rsidP="00F31FB2">
            <w:pPr>
              <w:spacing w:line="480" w:lineRule="auto"/>
              <w:rPr>
                <w:del w:id="9758" w:author="Mohammad Nayeem Hasan" w:date="2024-11-04T00:07:00Z"/>
                <w:rFonts w:ascii="Times New Roman" w:hAnsi="Times New Roman" w:cs="Times New Roman"/>
                <w:sz w:val="24"/>
                <w:szCs w:val="24"/>
              </w:rPr>
              <w:pPrChange w:id="9759" w:author="Mohammad Nayeem Hasan" w:date="2024-12-23T01:38:00Z" w16du:dateUtc="2024-12-22T19:38:00Z">
                <w:pPr/>
              </w:pPrChange>
            </w:pPr>
            <w:del w:id="9760" w:author="Mohammad Nayeem Hasan" w:date="2024-11-04T00:07:00Z">
              <w:r w:rsidRPr="00033637" w:rsidDel="00994FF0">
                <w:rPr>
                  <w:rFonts w:ascii="Times New Roman" w:hAnsi="Times New Roman" w:cs="Times New Roman"/>
                  <w:sz w:val="24"/>
                  <w:szCs w:val="24"/>
                </w:rPr>
                <w:delText>0.93 (0.77, 1.10)</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1C5ECCA8" w14:textId="274B965E" w:rsidR="00B010D0" w:rsidRPr="00033637" w:rsidDel="00994FF0" w:rsidRDefault="00B010D0" w:rsidP="00F31FB2">
            <w:pPr>
              <w:spacing w:line="480" w:lineRule="auto"/>
              <w:rPr>
                <w:del w:id="9761" w:author="Mohammad Nayeem Hasan" w:date="2024-11-04T00:07:00Z"/>
                <w:rFonts w:ascii="Times New Roman" w:hAnsi="Times New Roman" w:cs="Times New Roman"/>
                <w:sz w:val="24"/>
                <w:szCs w:val="24"/>
              </w:rPr>
              <w:pPrChange w:id="9762" w:author="Mohammad Nayeem Hasan" w:date="2024-12-23T01:38:00Z" w16du:dateUtc="2024-12-22T19:38:00Z">
                <w:pPr/>
              </w:pPrChange>
            </w:pPr>
            <w:del w:id="9763" w:author="Mohammad Nayeem Hasan" w:date="2024-11-04T00:07:00Z">
              <w:r w:rsidRPr="00033637" w:rsidDel="00994FF0">
                <w:rPr>
                  <w:rFonts w:ascii="Times New Roman" w:hAnsi="Times New Roman" w:cs="Times New Roman"/>
                  <w:sz w:val="24"/>
                  <w:szCs w:val="24"/>
                </w:rPr>
                <w:delText>0.385</w:delText>
              </w:r>
            </w:del>
          </w:p>
        </w:tc>
      </w:tr>
      <w:tr w:rsidR="00B010D0" w:rsidRPr="00033637" w:rsidDel="00994FF0" w14:paraId="7A33063D" w14:textId="3C7C3C50" w:rsidTr="00BE6175">
        <w:trPr>
          <w:trHeight w:val="138"/>
          <w:jc w:val="center"/>
          <w:del w:id="9764"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0D9FFF3D" w14:textId="00170FDE" w:rsidR="00B010D0" w:rsidRPr="00033637" w:rsidDel="00994FF0" w:rsidRDefault="00B010D0" w:rsidP="00F31FB2">
            <w:pPr>
              <w:spacing w:line="480" w:lineRule="auto"/>
              <w:rPr>
                <w:del w:id="9765" w:author="Mohammad Nayeem Hasan" w:date="2024-11-04T00:07:00Z"/>
                <w:rFonts w:ascii="Times New Roman" w:hAnsi="Times New Roman" w:cs="Times New Roman"/>
                <w:sz w:val="24"/>
                <w:szCs w:val="24"/>
              </w:rPr>
              <w:pPrChange w:id="9766" w:author="Mohammad Nayeem Hasan" w:date="2024-12-23T01:38:00Z" w16du:dateUtc="2024-12-22T19:38:00Z">
                <w:pPr/>
              </w:pPrChange>
            </w:pPr>
            <w:del w:id="9767" w:author="Mohammad Nayeem Hasan" w:date="2024-11-04T00:07:00Z">
              <w:r w:rsidRPr="00033637" w:rsidDel="00994FF0">
                <w:rPr>
                  <w:rFonts w:ascii="Times New Roman" w:hAnsi="Times New Roman" w:cs="Times New Roman"/>
                  <w:sz w:val="24"/>
                  <w:szCs w:val="24"/>
                </w:rPr>
                <w:delText>No</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4E0F8460" w14:textId="174C8197" w:rsidR="00B010D0" w:rsidRPr="00033637" w:rsidDel="00994FF0" w:rsidRDefault="00B010D0" w:rsidP="00F31FB2">
            <w:pPr>
              <w:spacing w:line="480" w:lineRule="auto"/>
              <w:rPr>
                <w:del w:id="9768" w:author="Mohammad Nayeem Hasan" w:date="2024-11-04T00:07:00Z"/>
                <w:rFonts w:ascii="Times New Roman" w:hAnsi="Times New Roman" w:cs="Times New Roman"/>
                <w:sz w:val="24"/>
                <w:szCs w:val="24"/>
              </w:rPr>
              <w:pPrChange w:id="9769" w:author="Mohammad Nayeem Hasan" w:date="2024-12-23T01:38:00Z" w16du:dateUtc="2024-12-22T19:38:00Z">
                <w:pPr/>
              </w:pPrChange>
            </w:pPr>
            <w:del w:id="9770" w:author="Mohammad Nayeem Hasan" w:date="2024-11-04T00:07:00Z">
              <w:r w:rsidRPr="00033637" w:rsidDel="00994FF0">
                <w:rPr>
                  <w:rFonts w:ascii="Times New Roman" w:hAnsi="Times New Roman" w:cs="Times New Roman"/>
                  <w:sz w:val="24"/>
                  <w:szCs w:val="24"/>
                </w:rPr>
                <w:delText>-</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44564013" w14:textId="3E900729" w:rsidR="00B010D0" w:rsidRPr="00033637" w:rsidDel="00994FF0" w:rsidRDefault="00B010D0" w:rsidP="00F31FB2">
            <w:pPr>
              <w:spacing w:line="480" w:lineRule="auto"/>
              <w:rPr>
                <w:del w:id="9771" w:author="Mohammad Nayeem Hasan" w:date="2024-11-04T00:07:00Z"/>
                <w:rFonts w:ascii="Times New Roman" w:hAnsi="Times New Roman" w:cs="Times New Roman"/>
                <w:sz w:val="24"/>
                <w:szCs w:val="24"/>
              </w:rPr>
              <w:pPrChange w:id="9772" w:author="Mohammad Nayeem Hasan" w:date="2024-12-23T01:38:00Z" w16du:dateUtc="2024-12-22T19:38:00Z">
                <w:pPr/>
              </w:pPrChange>
            </w:pPr>
            <w:del w:id="9773"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3BE4F3A4" w14:textId="6F404BC3" w:rsidR="00B010D0" w:rsidRPr="00033637" w:rsidDel="00994FF0" w:rsidRDefault="00B010D0" w:rsidP="00F31FB2">
            <w:pPr>
              <w:spacing w:line="480" w:lineRule="auto"/>
              <w:rPr>
                <w:del w:id="9774" w:author="Mohammad Nayeem Hasan" w:date="2024-11-04T00:07:00Z"/>
                <w:rFonts w:ascii="Times New Roman" w:hAnsi="Times New Roman" w:cs="Times New Roman"/>
                <w:sz w:val="24"/>
                <w:szCs w:val="24"/>
              </w:rPr>
              <w:pPrChange w:id="9775" w:author="Mohammad Nayeem Hasan" w:date="2024-12-23T01:38:00Z" w16du:dateUtc="2024-12-22T19:38:00Z">
                <w:pPr/>
              </w:pPrChange>
            </w:pPr>
            <w:del w:id="9776"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5963B324" w14:textId="7FA47E8E" w:rsidR="00B010D0" w:rsidRPr="00033637" w:rsidDel="00994FF0" w:rsidRDefault="00B010D0" w:rsidP="00F31FB2">
            <w:pPr>
              <w:spacing w:line="480" w:lineRule="auto"/>
              <w:rPr>
                <w:del w:id="9777" w:author="Mohammad Nayeem Hasan" w:date="2024-11-04T00:07:00Z"/>
                <w:rFonts w:ascii="Times New Roman" w:hAnsi="Times New Roman" w:cs="Times New Roman"/>
                <w:sz w:val="24"/>
                <w:szCs w:val="24"/>
              </w:rPr>
              <w:pPrChange w:id="9778" w:author="Mohammad Nayeem Hasan" w:date="2024-12-23T01:38:00Z" w16du:dateUtc="2024-12-22T19:38:00Z">
                <w:pPr/>
              </w:pPrChange>
            </w:pPr>
            <w:del w:id="9779"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60DC60BD" w14:textId="38A92C4E" w:rsidR="00B010D0" w:rsidRPr="00033637" w:rsidDel="00994FF0" w:rsidRDefault="00B010D0" w:rsidP="00F31FB2">
            <w:pPr>
              <w:spacing w:line="480" w:lineRule="auto"/>
              <w:rPr>
                <w:del w:id="9780" w:author="Mohammad Nayeem Hasan" w:date="2024-11-04T00:07:00Z"/>
                <w:rFonts w:ascii="Times New Roman" w:hAnsi="Times New Roman" w:cs="Times New Roman"/>
                <w:sz w:val="24"/>
                <w:szCs w:val="24"/>
              </w:rPr>
              <w:pPrChange w:id="9781" w:author="Mohammad Nayeem Hasan" w:date="2024-12-23T01:38:00Z" w16du:dateUtc="2024-12-22T19:38:00Z">
                <w:pPr/>
              </w:pPrChange>
            </w:pPr>
            <w:del w:id="9782" w:author="Mohammad Nayeem Hasan" w:date="2024-11-03T22:36:00Z">
              <w:r w:rsidRPr="00033637" w:rsidDel="00302153">
                <w:rPr>
                  <w:rFonts w:ascii="Times New Roman" w:hAnsi="Times New Roman" w:cs="Times New Roman"/>
                  <w:sz w:val="24"/>
                  <w:szCs w:val="24"/>
                </w:rPr>
                <w:delText>Ref.</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01782BC0" w14:textId="4D0E666D" w:rsidR="00B010D0" w:rsidRPr="00033637" w:rsidDel="00994FF0" w:rsidRDefault="00B010D0" w:rsidP="00F31FB2">
            <w:pPr>
              <w:spacing w:line="480" w:lineRule="auto"/>
              <w:rPr>
                <w:del w:id="9783" w:author="Mohammad Nayeem Hasan" w:date="2024-11-04T00:07:00Z"/>
                <w:rFonts w:ascii="Times New Roman" w:hAnsi="Times New Roman" w:cs="Times New Roman"/>
                <w:sz w:val="24"/>
                <w:szCs w:val="24"/>
              </w:rPr>
              <w:pPrChange w:id="9784" w:author="Mohammad Nayeem Hasan" w:date="2024-12-23T01:38:00Z" w16du:dateUtc="2024-12-22T19:38:00Z">
                <w:pPr/>
              </w:pPrChange>
            </w:pPr>
            <w:del w:id="9785" w:author="Mohammad Nayeem Hasan" w:date="2024-11-04T00:07:00Z">
              <w:r w:rsidRPr="00033637" w:rsidDel="00994FF0">
                <w:rPr>
                  <w:rFonts w:ascii="Times New Roman" w:hAnsi="Times New Roman" w:cs="Times New Roman"/>
                  <w:sz w:val="24"/>
                  <w:szCs w:val="24"/>
                </w:rPr>
                <w:delText>-</w:delText>
              </w:r>
            </w:del>
          </w:p>
        </w:tc>
      </w:tr>
      <w:tr w:rsidR="00072E76" w:rsidRPr="00033637" w:rsidDel="00994FF0" w14:paraId="7B4AF75C" w14:textId="77777777" w:rsidTr="00302153">
        <w:trPr>
          <w:trHeight w:val="138"/>
          <w:jc w:val="center"/>
          <w:del w:id="9786"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128359C9" w14:textId="1D2C4574" w:rsidR="00B010D0" w:rsidRPr="00033637" w:rsidDel="00994FF0" w:rsidRDefault="00B010D0" w:rsidP="00F31FB2">
            <w:pPr>
              <w:spacing w:line="480" w:lineRule="auto"/>
              <w:rPr>
                <w:del w:id="9787" w:author="Mohammad Nayeem Hasan" w:date="2024-11-04T00:07:00Z"/>
                <w:rFonts w:ascii="Times New Roman" w:hAnsi="Times New Roman" w:cs="Times New Roman"/>
                <w:sz w:val="24"/>
                <w:szCs w:val="24"/>
              </w:rPr>
              <w:pPrChange w:id="9788" w:author="Mohammad Nayeem Hasan" w:date="2024-12-23T01:38:00Z" w16du:dateUtc="2024-12-22T19:38:00Z">
                <w:pPr/>
              </w:pPrChange>
            </w:pPr>
            <w:del w:id="9789" w:author="Mohammad Nayeem Hasan" w:date="2024-11-04T00:07:00Z">
              <w:r w:rsidRPr="00033637" w:rsidDel="00994FF0">
                <w:rPr>
                  <w:rFonts w:ascii="Times New Roman" w:hAnsi="Times New Roman" w:cs="Times New Roman"/>
                  <w:sz w:val="24"/>
                  <w:szCs w:val="24"/>
                </w:rPr>
                <w:delText>Wasted</w:delText>
              </w:r>
            </w:del>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54182A31" w14:textId="46713BBF" w:rsidR="00B010D0" w:rsidRPr="00033637" w:rsidDel="00994FF0" w:rsidRDefault="00B010D0" w:rsidP="00F31FB2">
            <w:pPr>
              <w:spacing w:line="480" w:lineRule="auto"/>
              <w:rPr>
                <w:del w:id="9790" w:author="Mohammad Nayeem Hasan" w:date="2024-11-04T00:07:00Z"/>
                <w:rFonts w:ascii="Times New Roman" w:hAnsi="Times New Roman" w:cs="Times New Roman"/>
                <w:sz w:val="24"/>
                <w:szCs w:val="24"/>
              </w:rPr>
              <w:pPrChange w:id="9791"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3E178027" w14:textId="010DE89B" w:rsidR="00B010D0" w:rsidRPr="00033637" w:rsidDel="00994FF0" w:rsidRDefault="00B010D0" w:rsidP="00F31FB2">
            <w:pPr>
              <w:spacing w:line="480" w:lineRule="auto"/>
              <w:rPr>
                <w:del w:id="9792" w:author="Mohammad Nayeem Hasan" w:date="2024-11-04T00:07:00Z"/>
                <w:rFonts w:ascii="Times New Roman" w:hAnsi="Times New Roman" w:cs="Times New Roman"/>
                <w:sz w:val="24"/>
                <w:szCs w:val="24"/>
              </w:rPr>
              <w:pPrChange w:id="9793"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269C36A8" w14:textId="0DA12A19" w:rsidR="00B010D0" w:rsidRPr="00033637" w:rsidDel="00994FF0" w:rsidRDefault="00B010D0" w:rsidP="00F31FB2">
            <w:pPr>
              <w:spacing w:line="480" w:lineRule="auto"/>
              <w:rPr>
                <w:del w:id="9794" w:author="Mohammad Nayeem Hasan" w:date="2024-11-04T00:07:00Z"/>
                <w:rFonts w:ascii="Times New Roman" w:hAnsi="Times New Roman" w:cs="Times New Roman"/>
                <w:sz w:val="24"/>
                <w:szCs w:val="24"/>
              </w:rPr>
              <w:pPrChange w:id="9795" w:author="Mohammad Nayeem Hasan" w:date="2024-12-23T01:38:00Z" w16du:dateUtc="2024-12-22T19:38:00Z">
                <w:pPr/>
              </w:pPrChange>
            </w:pPr>
          </w:p>
        </w:tc>
      </w:tr>
      <w:tr w:rsidR="00B010D0" w:rsidRPr="00033637" w:rsidDel="00994FF0" w14:paraId="0EE57522" w14:textId="33694EDD" w:rsidTr="00BE6175">
        <w:trPr>
          <w:trHeight w:val="138"/>
          <w:jc w:val="center"/>
          <w:del w:id="9796"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05EEEFAB" w14:textId="4C3BAD28" w:rsidR="00B010D0" w:rsidRPr="00033637" w:rsidDel="00994FF0" w:rsidRDefault="00B010D0" w:rsidP="00F31FB2">
            <w:pPr>
              <w:spacing w:line="480" w:lineRule="auto"/>
              <w:rPr>
                <w:del w:id="9797" w:author="Mohammad Nayeem Hasan" w:date="2024-11-04T00:07:00Z"/>
                <w:rFonts w:ascii="Times New Roman" w:hAnsi="Times New Roman" w:cs="Times New Roman"/>
                <w:sz w:val="24"/>
                <w:szCs w:val="24"/>
              </w:rPr>
              <w:pPrChange w:id="9798" w:author="Mohammad Nayeem Hasan" w:date="2024-12-23T01:38:00Z" w16du:dateUtc="2024-12-22T19:38:00Z">
                <w:pPr/>
              </w:pPrChange>
            </w:pPr>
            <w:del w:id="9799" w:author="Mohammad Nayeem Hasan" w:date="2024-11-04T00:07:00Z">
              <w:r w:rsidRPr="00033637" w:rsidDel="00994FF0">
                <w:rPr>
                  <w:rFonts w:ascii="Times New Roman" w:hAnsi="Times New Roman" w:cs="Times New Roman"/>
                  <w:sz w:val="24"/>
                  <w:szCs w:val="24"/>
                </w:rPr>
                <w:delText>Yes</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3A6D3236" w14:textId="38134CA5" w:rsidR="00B010D0" w:rsidRPr="00033637" w:rsidDel="00994FF0" w:rsidRDefault="00B010D0" w:rsidP="00F31FB2">
            <w:pPr>
              <w:spacing w:line="480" w:lineRule="auto"/>
              <w:rPr>
                <w:del w:id="9800" w:author="Mohammad Nayeem Hasan" w:date="2024-11-04T00:07:00Z"/>
                <w:rFonts w:ascii="Times New Roman" w:hAnsi="Times New Roman" w:cs="Times New Roman"/>
                <w:sz w:val="24"/>
                <w:szCs w:val="24"/>
              </w:rPr>
              <w:pPrChange w:id="9801" w:author="Mohammad Nayeem Hasan" w:date="2024-12-23T01:38:00Z" w16du:dateUtc="2024-12-22T19:38:00Z">
                <w:pPr/>
              </w:pPrChange>
            </w:pPr>
            <w:del w:id="9802" w:author="Mohammad Nayeem Hasan" w:date="2024-11-04T00:07:00Z">
              <w:r w:rsidRPr="00033637" w:rsidDel="00994FF0">
                <w:rPr>
                  <w:rFonts w:ascii="Times New Roman" w:hAnsi="Times New Roman" w:cs="Times New Roman"/>
                  <w:sz w:val="24"/>
                  <w:szCs w:val="24"/>
                </w:rPr>
                <w:delText>-</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0A2C1936" w14:textId="02F79F16" w:rsidR="00B010D0" w:rsidRPr="00033637" w:rsidDel="00994FF0" w:rsidRDefault="00B010D0" w:rsidP="00F31FB2">
            <w:pPr>
              <w:spacing w:line="480" w:lineRule="auto"/>
              <w:rPr>
                <w:del w:id="9803" w:author="Mohammad Nayeem Hasan" w:date="2024-11-04T00:07:00Z"/>
                <w:rFonts w:ascii="Times New Roman" w:hAnsi="Times New Roman" w:cs="Times New Roman"/>
                <w:sz w:val="24"/>
                <w:szCs w:val="24"/>
              </w:rPr>
              <w:pPrChange w:id="9804" w:author="Mohammad Nayeem Hasan" w:date="2024-12-23T01:38:00Z" w16du:dateUtc="2024-12-22T19:38:00Z">
                <w:pPr/>
              </w:pPrChange>
            </w:pPr>
            <w:del w:id="9805"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58CFED0E" w14:textId="15BCA597" w:rsidR="00B010D0" w:rsidRPr="00033637" w:rsidDel="00994FF0" w:rsidRDefault="00B010D0" w:rsidP="00F31FB2">
            <w:pPr>
              <w:spacing w:line="480" w:lineRule="auto"/>
              <w:rPr>
                <w:del w:id="9806" w:author="Mohammad Nayeem Hasan" w:date="2024-11-04T00:07:00Z"/>
                <w:rFonts w:ascii="Times New Roman" w:hAnsi="Times New Roman" w:cs="Times New Roman"/>
                <w:sz w:val="24"/>
                <w:szCs w:val="24"/>
              </w:rPr>
              <w:pPrChange w:id="9807" w:author="Mohammad Nayeem Hasan" w:date="2024-12-23T01:38:00Z" w16du:dateUtc="2024-12-22T19:38:00Z">
                <w:pPr/>
              </w:pPrChange>
            </w:pPr>
            <w:del w:id="9808" w:author="Mohammad Nayeem Hasan" w:date="2024-11-04T00:07:00Z">
              <w:r w:rsidRPr="00033637" w:rsidDel="00994FF0">
                <w:rPr>
                  <w:rFonts w:ascii="Times New Roman" w:hAnsi="Times New Roman" w:cs="Times New Roman"/>
                  <w:sz w:val="24"/>
                  <w:szCs w:val="24"/>
                </w:rPr>
                <w:delText>1.61 (0.92, 2.84)</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3BC61405" w14:textId="286F52E1" w:rsidR="00B010D0" w:rsidRPr="00033637" w:rsidDel="00994FF0" w:rsidRDefault="00B010D0" w:rsidP="00F31FB2">
            <w:pPr>
              <w:spacing w:line="480" w:lineRule="auto"/>
              <w:rPr>
                <w:del w:id="9809" w:author="Mohammad Nayeem Hasan" w:date="2024-11-04T00:07:00Z"/>
                <w:rFonts w:ascii="Times New Roman" w:hAnsi="Times New Roman" w:cs="Times New Roman"/>
                <w:sz w:val="24"/>
                <w:szCs w:val="24"/>
              </w:rPr>
              <w:pPrChange w:id="9810" w:author="Mohammad Nayeem Hasan" w:date="2024-12-23T01:38:00Z" w16du:dateUtc="2024-12-22T19:38:00Z">
                <w:pPr/>
              </w:pPrChange>
            </w:pPr>
            <w:del w:id="9811" w:author="Mohammad Nayeem Hasan" w:date="2024-11-04T00:07:00Z">
              <w:r w:rsidRPr="00033637" w:rsidDel="00994FF0">
                <w:rPr>
                  <w:rFonts w:ascii="Times New Roman" w:hAnsi="Times New Roman" w:cs="Times New Roman"/>
                  <w:sz w:val="24"/>
                  <w:szCs w:val="24"/>
                </w:rPr>
                <w:delText>0.097</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38FAC6CE" w14:textId="7E6BBDA1" w:rsidR="00B010D0" w:rsidRPr="00033637" w:rsidDel="00994FF0" w:rsidRDefault="00B010D0" w:rsidP="00F31FB2">
            <w:pPr>
              <w:spacing w:line="480" w:lineRule="auto"/>
              <w:rPr>
                <w:del w:id="9812" w:author="Mohammad Nayeem Hasan" w:date="2024-11-04T00:07:00Z"/>
                <w:rFonts w:ascii="Times New Roman" w:hAnsi="Times New Roman" w:cs="Times New Roman"/>
                <w:sz w:val="24"/>
                <w:szCs w:val="24"/>
              </w:rPr>
              <w:pPrChange w:id="9813" w:author="Mohammad Nayeem Hasan" w:date="2024-12-23T01:38:00Z" w16du:dateUtc="2024-12-22T19:38:00Z">
                <w:pPr/>
              </w:pPrChange>
            </w:pPr>
            <w:del w:id="9814" w:author="Mohammad Nayeem Hasan" w:date="2024-11-04T00:07:00Z">
              <w:r w:rsidRPr="00033637" w:rsidDel="00994FF0">
                <w:rPr>
                  <w:rFonts w:ascii="Times New Roman" w:hAnsi="Times New Roman" w:cs="Times New Roman"/>
                  <w:sz w:val="24"/>
                  <w:szCs w:val="24"/>
                </w:rPr>
                <w:delText>0.89 (0.72, 1.10)</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07A98F27" w14:textId="4A9E3BCF" w:rsidR="00B010D0" w:rsidRPr="00033637" w:rsidDel="00994FF0" w:rsidRDefault="00B010D0" w:rsidP="00F31FB2">
            <w:pPr>
              <w:spacing w:line="480" w:lineRule="auto"/>
              <w:rPr>
                <w:del w:id="9815" w:author="Mohammad Nayeem Hasan" w:date="2024-11-04T00:07:00Z"/>
                <w:rFonts w:ascii="Times New Roman" w:hAnsi="Times New Roman" w:cs="Times New Roman"/>
                <w:sz w:val="24"/>
                <w:szCs w:val="24"/>
              </w:rPr>
              <w:pPrChange w:id="9816" w:author="Mohammad Nayeem Hasan" w:date="2024-12-23T01:38:00Z" w16du:dateUtc="2024-12-22T19:38:00Z">
                <w:pPr/>
              </w:pPrChange>
            </w:pPr>
            <w:del w:id="9817" w:author="Mohammad Nayeem Hasan" w:date="2024-11-04T00:07:00Z">
              <w:r w:rsidRPr="00033637" w:rsidDel="00994FF0">
                <w:rPr>
                  <w:rFonts w:ascii="Times New Roman" w:hAnsi="Times New Roman" w:cs="Times New Roman"/>
                  <w:sz w:val="24"/>
                  <w:szCs w:val="24"/>
                </w:rPr>
                <w:delText>0.294</w:delText>
              </w:r>
            </w:del>
          </w:p>
        </w:tc>
      </w:tr>
      <w:tr w:rsidR="00B010D0" w:rsidRPr="00033637" w:rsidDel="00994FF0" w14:paraId="6222793D" w14:textId="281B7077" w:rsidTr="00BE6175">
        <w:trPr>
          <w:trHeight w:val="138"/>
          <w:jc w:val="center"/>
          <w:del w:id="9818"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13CB420A" w14:textId="1A9CC186" w:rsidR="00B010D0" w:rsidRPr="00033637" w:rsidDel="00994FF0" w:rsidRDefault="00B010D0" w:rsidP="00F31FB2">
            <w:pPr>
              <w:spacing w:line="480" w:lineRule="auto"/>
              <w:rPr>
                <w:del w:id="9819" w:author="Mohammad Nayeem Hasan" w:date="2024-11-04T00:07:00Z"/>
                <w:rFonts w:ascii="Times New Roman" w:hAnsi="Times New Roman" w:cs="Times New Roman"/>
                <w:sz w:val="24"/>
                <w:szCs w:val="24"/>
              </w:rPr>
              <w:pPrChange w:id="9820" w:author="Mohammad Nayeem Hasan" w:date="2024-12-23T01:38:00Z" w16du:dateUtc="2024-12-22T19:38:00Z">
                <w:pPr/>
              </w:pPrChange>
            </w:pPr>
            <w:del w:id="9821" w:author="Mohammad Nayeem Hasan" w:date="2024-11-04T00:07:00Z">
              <w:r w:rsidRPr="00033637" w:rsidDel="00994FF0">
                <w:rPr>
                  <w:rFonts w:ascii="Times New Roman" w:hAnsi="Times New Roman" w:cs="Times New Roman"/>
                  <w:sz w:val="24"/>
                  <w:szCs w:val="24"/>
                </w:rPr>
                <w:delText>No</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77B1454F" w14:textId="76DC4BEB" w:rsidR="00B010D0" w:rsidRPr="00033637" w:rsidDel="00994FF0" w:rsidRDefault="00B010D0" w:rsidP="00F31FB2">
            <w:pPr>
              <w:spacing w:line="480" w:lineRule="auto"/>
              <w:rPr>
                <w:del w:id="9822" w:author="Mohammad Nayeem Hasan" w:date="2024-11-04T00:07:00Z"/>
                <w:rFonts w:ascii="Times New Roman" w:hAnsi="Times New Roman" w:cs="Times New Roman"/>
                <w:sz w:val="24"/>
                <w:szCs w:val="24"/>
              </w:rPr>
              <w:pPrChange w:id="9823" w:author="Mohammad Nayeem Hasan" w:date="2024-12-23T01:38:00Z" w16du:dateUtc="2024-12-22T19:38:00Z">
                <w:pPr/>
              </w:pPrChange>
            </w:pPr>
            <w:del w:id="9824" w:author="Mohammad Nayeem Hasan" w:date="2024-11-04T00:07:00Z">
              <w:r w:rsidRPr="00033637" w:rsidDel="00994FF0">
                <w:rPr>
                  <w:rFonts w:ascii="Times New Roman" w:hAnsi="Times New Roman" w:cs="Times New Roman"/>
                  <w:sz w:val="24"/>
                  <w:szCs w:val="24"/>
                </w:rPr>
                <w:delText>-</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66BCD312" w14:textId="0D9A0900" w:rsidR="00B010D0" w:rsidRPr="00033637" w:rsidDel="00994FF0" w:rsidRDefault="00B010D0" w:rsidP="00F31FB2">
            <w:pPr>
              <w:spacing w:line="480" w:lineRule="auto"/>
              <w:rPr>
                <w:del w:id="9825" w:author="Mohammad Nayeem Hasan" w:date="2024-11-04T00:07:00Z"/>
                <w:rFonts w:ascii="Times New Roman" w:hAnsi="Times New Roman" w:cs="Times New Roman"/>
                <w:sz w:val="24"/>
                <w:szCs w:val="24"/>
              </w:rPr>
              <w:pPrChange w:id="9826" w:author="Mohammad Nayeem Hasan" w:date="2024-12-23T01:38:00Z" w16du:dateUtc="2024-12-22T19:38:00Z">
                <w:pPr/>
              </w:pPrChange>
            </w:pPr>
            <w:del w:id="9827"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74FA3E9D" w14:textId="6EDE7240" w:rsidR="00B010D0" w:rsidRPr="00033637" w:rsidDel="00994FF0" w:rsidRDefault="00B010D0" w:rsidP="00F31FB2">
            <w:pPr>
              <w:spacing w:line="480" w:lineRule="auto"/>
              <w:rPr>
                <w:del w:id="9828" w:author="Mohammad Nayeem Hasan" w:date="2024-11-04T00:07:00Z"/>
                <w:rFonts w:ascii="Times New Roman" w:hAnsi="Times New Roman" w:cs="Times New Roman"/>
                <w:sz w:val="24"/>
                <w:szCs w:val="24"/>
              </w:rPr>
              <w:pPrChange w:id="9829" w:author="Mohammad Nayeem Hasan" w:date="2024-12-23T01:38:00Z" w16du:dateUtc="2024-12-22T19:38:00Z">
                <w:pPr/>
              </w:pPrChange>
            </w:pPr>
            <w:del w:id="9830" w:author="Mohammad Nayeem Hasan" w:date="2024-11-03T22:37:00Z">
              <w:r w:rsidRPr="00033637" w:rsidDel="00302153">
                <w:rPr>
                  <w:rFonts w:ascii="Times New Roman" w:hAnsi="Times New Roman" w:cs="Times New Roman"/>
                  <w:sz w:val="24"/>
                  <w:szCs w:val="24"/>
                </w:rPr>
                <w:delText>Ref.</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3F410E83" w14:textId="1CF9C5A8" w:rsidR="00B010D0" w:rsidRPr="00033637" w:rsidDel="00994FF0" w:rsidRDefault="00B010D0" w:rsidP="00F31FB2">
            <w:pPr>
              <w:spacing w:line="480" w:lineRule="auto"/>
              <w:rPr>
                <w:del w:id="9831" w:author="Mohammad Nayeem Hasan" w:date="2024-11-04T00:07:00Z"/>
                <w:rFonts w:ascii="Times New Roman" w:hAnsi="Times New Roman" w:cs="Times New Roman"/>
                <w:sz w:val="24"/>
                <w:szCs w:val="24"/>
              </w:rPr>
              <w:pPrChange w:id="9832" w:author="Mohammad Nayeem Hasan" w:date="2024-12-23T01:38:00Z" w16du:dateUtc="2024-12-22T19:38:00Z">
                <w:pPr/>
              </w:pPrChange>
            </w:pPr>
            <w:del w:id="9833"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3DD68CA2" w14:textId="38AC7A07" w:rsidR="00B010D0" w:rsidRPr="00033637" w:rsidDel="00994FF0" w:rsidRDefault="00B010D0" w:rsidP="00F31FB2">
            <w:pPr>
              <w:spacing w:line="480" w:lineRule="auto"/>
              <w:rPr>
                <w:del w:id="9834" w:author="Mohammad Nayeem Hasan" w:date="2024-11-04T00:07:00Z"/>
                <w:rFonts w:ascii="Times New Roman" w:hAnsi="Times New Roman" w:cs="Times New Roman"/>
                <w:sz w:val="24"/>
                <w:szCs w:val="24"/>
              </w:rPr>
              <w:pPrChange w:id="9835" w:author="Mohammad Nayeem Hasan" w:date="2024-12-23T01:38:00Z" w16du:dateUtc="2024-12-22T19:38:00Z">
                <w:pPr/>
              </w:pPrChange>
            </w:pPr>
            <w:del w:id="9836" w:author="Mohammad Nayeem Hasan" w:date="2024-11-03T22:37:00Z">
              <w:r w:rsidRPr="00033637" w:rsidDel="00302153">
                <w:rPr>
                  <w:rFonts w:ascii="Times New Roman" w:hAnsi="Times New Roman" w:cs="Times New Roman"/>
                  <w:sz w:val="24"/>
                  <w:szCs w:val="24"/>
                </w:rPr>
                <w:delText>Ref.</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6ADE02E8" w14:textId="5B56B2EF" w:rsidR="00B010D0" w:rsidRPr="00033637" w:rsidDel="00994FF0" w:rsidRDefault="00B010D0" w:rsidP="00F31FB2">
            <w:pPr>
              <w:spacing w:line="480" w:lineRule="auto"/>
              <w:rPr>
                <w:del w:id="9837" w:author="Mohammad Nayeem Hasan" w:date="2024-11-04T00:07:00Z"/>
                <w:rFonts w:ascii="Times New Roman" w:hAnsi="Times New Roman" w:cs="Times New Roman"/>
                <w:sz w:val="24"/>
                <w:szCs w:val="24"/>
              </w:rPr>
              <w:pPrChange w:id="9838" w:author="Mohammad Nayeem Hasan" w:date="2024-12-23T01:38:00Z" w16du:dateUtc="2024-12-22T19:38:00Z">
                <w:pPr/>
              </w:pPrChange>
            </w:pPr>
            <w:del w:id="9839" w:author="Mohammad Nayeem Hasan" w:date="2024-11-04T00:07:00Z">
              <w:r w:rsidRPr="00033637" w:rsidDel="00994FF0">
                <w:rPr>
                  <w:rFonts w:ascii="Times New Roman" w:hAnsi="Times New Roman" w:cs="Times New Roman"/>
                  <w:sz w:val="24"/>
                  <w:szCs w:val="24"/>
                </w:rPr>
                <w:delText>-</w:delText>
              </w:r>
            </w:del>
          </w:p>
        </w:tc>
      </w:tr>
      <w:tr w:rsidR="00072E76" w:rsidRPr="00033637" w:rsidDel="00994FF0" w14:paraId="060087DA" w14:textId="77777777" w:rsidTr="00302153">
        <w:trPr>
          <w:trHeight w:val="138"/>
          <w:jc w:val="center"/>
          <w:del w:id="9840"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5F91F5D8" w14:textId="4DACFDC9" w:rsidR="00B010D0" w:rsidRPr="00033637" w:rsidDel="00994FF0" w:rsidRDefault="00B010D0" w:rsidP="00F31FB2">
            <w:pPr>
              <w:spacing w:line="480" w:lineRule="auto"/>
              <w:rPr>
                <w:del w:id="9841" w:author="Mohammad Nayeem Hasan" w:date="2024-11-04T00:07:00Z"/>
                <w:rFonts w:ascii="Times New Roman" w:hAnsi="Times New Roman" w:cs="Times New Roman"/>
                <w:sz w:val="24"/>
                <w:szCs w:val="24"/>
              </w:rPr>
              <w:pPrChange w:id="9842" w:author="Mohammad Nayeem Hasan" w:date="2024-12-23T01:38:00Z" w16du:dateUtc="2024-12-22T19:38:00Z">
                <w:pPr/>
              </w:pPrChange>
            </w:pPr>
            <w:del w:id="9843" w:author="Mohammad Nayeem Hasan" w:date="2024-11-04T00:07:00Z">
              <w:r w:rsidRPr="00033637" w:rsidDel="00994FF0">
                <w:rPr>
                  <w:rFonts w:ascii="Times New Roman" w:hAnsi="Times New Roman" w:cs="Times New Roman"/>
                  <w:sz w:val="24"/>
                  <w:szCs w:val="24"/>
                </w:rPr>
                <w:delText>Overweight</w:delText>
              </w:r>
            </w:del>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7D9153C1" w14:textId="0090EE27" w:rsidR="00B010D0" w:rsidRPr="00033637" w:rsidDel="00994FF0" w:rsidRDefault="00B010D0" w:rsidP="00F31FB2">
            <w:pPr>
              <w:spacing w:line="480" w:lineRule="auto"/>
              <w:rPr>
                <w:del w:id="9844" w:author="Mohammad Nayeem Hasan" w:date="2024-11-04T00:07:00Z"/>
                <w:rFonts w:ascii="Times New Roman" w:hAnsi="Times New Roman" w:cs="Times New Roman"/>
                <w:sz w:val="24"/>
                <w:szCs w:val="24"/>
              </w:rPr>
              <w:pPrChange w:id="9845"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4B470FB8" w14:textId="530CF162" w:rsidR="00B010D0" w:rsidRPr="00033637" w:rsidDel="00994FF0" w:rsidRDefault="00B010D0" w:rsidP="00F31FB2">
            <w:pPr>
              <w:spacing w:line="480" w:lineRule="auto"/>
              <w:rPr>
                <w:del w:id="9846" w:author="Mohammad Nayeem Hasan" w:date="2024-11-04T00:07:00Z"/>
                <w:rFonts w:ascii="Times New Roman" w:hAnsi="Times New Roman" w:cs="Times New Roman"/>
                <w:sz w:val="24"/>
                <w:szCs w:val="24"/>
              </w:rPr>
              <w:pPrChange w:id="9847"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0032E262" w14:textId="329524AE" w:rsidR="00B010D0" w:rsidRPr="00033637" w:rsidDel="00994FF0" w:rsidRDefault="00B010D0" w:rsidP="00F31FB2">
            <w:pPr>
              <w:spacing w:line="480" w:lineRule="auto"/>
              <w:rPr>
                <w:del w:id="9848" w:author="Mohammad Nayeem Hasan" w:date="2024-11-04T00:07:00Z"/>
                <w:rFonts w:ascii="Times New Roman" w:hAnsi="Times New Roman" w:cs="Times New Roman"/>
                <w:sz w:val="24"/>
                <w:szCs w:val="24"/>
              </w:rPr>
              <w:pPrChange w:id="9849" w:author="Mohammad Nayeem Hasan" w:date="2024-12-23T01:38:00Z" w16du:dateUtc="2024-12-22T19:38:00Z">
                <w:pPr/>
              </w:pPrChange>
            </w:pPr>
          </w:p>
        </w:tc>
      </w:tr>
      <w:tr w:rsidR="00B010D0" w:rsidRPr="00033637" w:rsidDel="00994FF0" w14:paraId="2D0353F9" w14:textId="097BD155" w:rsidTr="00BE6175">
        <w:trPr>
          <w:trHeight w:val="138"/>
          <w:jc w:val="center"/>
          <w:del w:id="9850"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5D624457" w14:textId="727AC39A" w:rsidR="00B010D0" w:rsidRPr="00033637" w:rsidDel="00994FF0" w:rsidRDefault="00B010D0" w:rsidP="00F31FB2">
            <w:pPr>
              <w:spacing w:line="480" w:lineRule="auto"/>
              <w:rPr>
                <w:del w:id="9851" w:author="Mohammad Nayeem Hasan" w:date="2024-11-04T00:07:00Z"/>
                <w:rFonts w:ascii="Times New Roman" w:hAnsi="Times New Roman" w:cs="Times New Roman"/>
                <w:sz w:val="24"/>
                <w:szCs w:val="24"/>
              </w:rPr>
              <w:pPrChange w:id="9852" w:author="Mohammad Nayeem Hasan" w:date="2024-12-23T01:38:00Z" w16du:dateUtc="2024-12-22T19:38:00Z">
                <w:pPr/>
              </w:pPrChange>
            </w:pPr>
            <w:del w:id="9853" w:author="Mohammad Nayeem Hasan" w:date="2024-11-04T00:07:00Z">
              <w:r w:rsidRPr="00033637" w:rsidDel="00994FF0">
                <w:rPr>
                  <w:rFonts w:ascii="Times New Roman" w:hAnsi="Times New Roman" w:cs="Times New Roman"/>
                  <w:sz w:val="24"/>
                  <w:szCs w:val="24"/>
                </w:rPr>
                <w:delText>No</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1DE4A7B5" w14:textId="51B3F73E" w:rsidR="00B010D0" w:rsidRPr="00033637" w:rsidDel="00994FF0" w:rsidRDefault="00B010D0" w:rsidP="00F31FB2">
            <w:pPr>
              <w:spacing w:line="480" w:lineRule="auto"/>
              <w:rPr>
                <w:del w:id="9854" w:author="Mohammad Nayeem Hasan" w:date="2024-11-04T00:07:00Z"/>
                <w:rFonts w:ascii="Times New Roman" w:hAnsi="Times New Roman" w:cs="Times New Roman"/>
                <w:sz w:val="24"/>
                <w:szCs w:val="24"/>
              </w:rPr>
              <w:pPrChange w:id="9855" w:author="Mohammad Nayeem Hasan" w:date="2024-12-23T01:38:00Z" w16du:dateUtc="2024-12-22T19:38:00Z">
                <w:pPr/>
              </w:pPrChange>
            </w:pPr>
            <w:del w:id="9856" w:author="Mohammad Nayeem Hasan" w:date="2024-11-04T00:07:00Z">
              <w:r w:rsidRPr="00033637" w:rsidDel="00994FF0">
                <w:rPr>
                  <w:rFonts w:ascii="Times New Roman" w:hAnsi="Times New Roman" w:cs="Times New Roman"/>
                  <w:sz w:val="24"/>
                  <w:szCs w:val="24"/>
                </w:rPr>
                <w:delText>-</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68028605" w14:textId="0A33CCCB" w:rsidR="00B010D0" w:rsidRPr="00033637" w:rsidDel="00994FF0" w:rsidRDefault="00B010D0" w:rsidP="00F31FB2">
            <w:pPr>
              <w:spacing w:line="480" w:lineRule="auto"/>
              <w:rPr>
                <w:del w:id="9857" w:author="Mohammad Nayeem Hasan" w:date="2024-11-04T00:07:00Z"/>
                <w:rFonts w:ascii="Times New Roman" w:hAnsi="Times New Roman" w:cs="Times New Roman"/>
                <w:sz w:val="24"/>
                <w:szCs w:val="24"/>
              </w:rPr>
              <w:pPrChange w:id="9858" w:author="Mohammad Nayeem Hasan" w:date="2024-12-23T01:38:00Z" w16du:dateUtc="2024-12-22T19:38:00Z">
                <w:pPr/>
              </w:pPrChange>
            </w:pPr>
            <w:del w:id="9859"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43DC61A8" w14:textId="5686A3E6" w:rsidR="00B010D0" w:rsidRPr="00033637" w:rsidDel="00994FF0" w:rsidRDefault="00B010D0" w:rsidP="00F31FB2">
            <w:pPr>
              <w:spacing w:line="480" w:lineRule="auto"/>
              <w:rPr>
                <w:del w:id="9860" w:author="Mohammad Nayeem Hasan" w:date="2024-11-04T00:07:00Z"/>
                <w:rFonts w:ascii="Times New Roman" w:hAnsi="Times New Roman" w:cs="Times New Roman"/>
                <w:sz w:val="24"/>
                <w:szCs w:val="24"/>
              </w:rPr>
              <w:pPrChange w:id="9861" w:author="Mohammad Nayeem Hasan" w:date="2024-12-23T01:38:00Z" w16du:dateUtc="2024-12-22T19:38:00Z">
                <w:pPr/>
              </w:pPrChange>
            </w:pPr>
            <w:del w:id="9862" w:author="Mohammad Nayeem Hasan" w:date="2024-11-04T00:07:00Z">
              <w:r w:rsidRPr="00033637" w:rsidDel="00994FF0">
                <w:rPr>
                  <w:rFonts w:ascii="Times New Roman" w:hAnsi="Times New Roman" w:cs="Times New Roman"/>
                  <w:sz w:val="24"/>
                  <w:szCs w:val="24"/>
                </w:rPr>
                <w:delText>3.46 (0.40, 29.65)</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789B3CD3" w14:textId="76298A25" w:rsidR="00B010D0" w:rsidRPr="00033637" w:rsidDel="00994FF0" w:rsidRDefault="00B010D0" w:rsidP="00F31FB2">
            <w:pPr>
              <w:spacing w:line="480" w:lineRule="auto"/>
              <w:rPr>
                <w:del w:id="9863" w:author="Mohammad Nayeem Hasan" w:date="2024-11-04T00:07:00Z"/>
                <w:rFonts w:ascii="Times New Roman" w:hAnsi="Times New Roman" w:cs="Times New Roman"/>
                <w:sz w:val="24"/>
                <w:szCs w:val="24"/>
              </w:rPr>
              <w:pPrChange w:id="9864" w:author="Mohammad Nayeem Hasan" w:date="2024-12-23T01:38:00Z" w16du:dateUtc="2024-12-22T19:38:00Z">
                <w:pPr/>
              </w:pPrChange>
            </w:pPr>
            <w:del w:id="9865" w:author="Mohammad Nayeem Hasan" w:date="2024-11-04T00:07:00Z">
              <w:r w:rsidRPr="00033637" w:rsidDel="00994FF0">
                <w:rPr>
                  <w:rFonts w:ascii="Times New Roman" w:hAnsi="Times New Roman" w:cs="Times New Roman"/>
                  <w:sz w:val="24"/>
                  <w:szCs w:val="24"/>
                </w:rPr>
                <w:delText>0.310</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76795FD6" w14:textId="17AA7436" w:rsidR="00B010D0" w:rsidRPr="00033637" w:rsidDel="00994FF0" w:rsidRDefault="00B010D0" w:rsidP="00F31FB2">
            <w:pPr>
              <w:spacing w:line="480" w:lineRule="auto"/>
              <w:rPr>
                <w:del w:id="9866" w:author="Mohammad Nayeem Hasan" w:date="2024-11-04T00:07:00Z"/>
                <w:rFonts w:ascii="Times New Roman" w:hAnsi="Times New Roman" w:cs="Times New Roman"/>
                <w:sz w:val="24"/>
                <w:szCs w:val="24"/>
              </w:rPr>
              <w:pPrChange w:id="9867" w:author="Mohammad Nayeem Hasan" w:date="2024-12-23T01:38:00Z" w16du:dateUtc="2024-12-22T19:38:00Z">
                <w:pPr/>
              </w:pPrChange>
            </w:pPr>
            <w:del w:id="9868" w:author="Mohammad Nayeem Hasan" w:date="2024-11-04T00:07:00Z">
              <w:r w:rsidRPr="00033637" w:rsidDel="00994FF0">
                <w:rPr>
                  <w:rFonts w:ascii="Times New Roman" w:hAnsi="Times New Roman" w:cs="Times New Roman"/>
                  <w:sz w:val="24"/>
                  <w:szCs w:val="24"/>
                </w:rPr>
                <w:delText>1.43 (0.86, 2.38)</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295E983E" w14:textId="00925963" w:rsidR="00B010D0" w:rsidRPr="00033637" w:rsidDel="00994FF0" w:rsidRDefault="00B010D0" w:rsidP="00F31FB2">
            <w:pPr>
              <w:spacing w:line="480" w:lineRule="auto"/>
              <w:rPr>
                <w:del w:id="9869" w:author="Mohammad Nayeem Hasan" w:date="2024-11-04T00:07:00Z"/>
                <w:rFonts w:ascii="Times New Roman" w:hAnsi="Times New Roman" w:cs="Times New Roman"/>
                <w:sz w:val="24"/>
                <w:szCs w:val="24"/>
              </w:rPr>
              <w:pPrChange w:id="9870" w:author="Mohammad Nayeem Hasan" w:date="2024-12-23T01:38:00Z" w16du:dateUtc="2024-12-22T19:38:00Z">
                <w:pPr/>
              </w:pPrChange>
            </w:pPr>
            <w:del w:id="9871" w:author="Mohammad Nayeem Hasan" w:date="2024-11-04T00:07:00Z">
              <w:r w:rsidRPr="00033637" w:rsidDel="00994FF0">
                <w:rPr>
                  <w:rFonts w:ascii="Times New Roman" w:hAnsi="Times New Roman" w:cs="Times New Roman"/>
                  <w:sz w:val="24"/>
                  <w:szCs w:val="24"/>
                </w:rPr>
                <w:delText>0.165</w:delText>
              </w:r>
            </w:del>
          </w:p>
        </w:tc>
      </w:tr>
      <w:tr w:rsidR="00B010D0" w:rsidRPr="00033637" w:rsidDel="00994FF0" w14:paraId="122D0C77" w14:textId="7FE8D561" w:rsidTr="00BE6175">
        <w:trPr>
          <w:trHeight w:val="138"/>
          <w:jc w:val="center"/>
          <w:del w:id="9872"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73B93BF0" w14:textId="063562E4" w:rsidR="00B010D0" w:rsidRPr="00033637" w:rsidDel="00994FF0" w:rsidRDefault="00B010D0" w:rsidP="00F31FB2">
            <w:pPr>
              <w:spacing w:line="480" w:lineRule="auto"/>
              <w:rPr>
                <w:del w:id="9873" w:author="Mohammad Nayeem Hasan" w:date="2024-11-04T00:07:00Z"/>
                <w:rFonts w:ascii="Times New Roman" w:hAnsi="Times New Roman" w:cs="Times New Roman"/>
                <w:sz w:val="24"/>
                <w:szCs w:val="24"/>
              </w:rPr>
              <w:pPrChange w:id="9874" w:author="Mohammad Nayeem Hasan" w:date="2024-12-23T01:38:00Z" w16du:dateUtc="2024-12-22T19:38:00Z">
                <w:pPr/>
              </w:pPrChange>
            </w:pPr>
            <w:del w:id="9875" w:author="Mohammad Nayeem Hasan" w:date="2024-11-04T00:07:00Z">
              <w:r w:rsidRPr="00033637" w:rsidDel="00994FF0">
                <w:rPr>
                  <w:rFonts w:ascii="Times New Roman" w:hAnsi="Times New Roman" w:cs="Times New Roman"/>
                  <w:sz w:val="24"/>
                  <w:szCs w:val="24"/>
                </w:rPr>
                <w:delText>Yes</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243D6724" w14:textId="55407210" w:rsidR="00B010D0" w:rsidRPr="00033637" w:rsidDel="00994FF0" w:rsidRDefault="00B010D0" w:rsidP="00F31FB2">
            <w:pPr>
              <w:spacing w:line="480" w:lineRule="auto"/>
              <w:rPr>
                <w:del w:id="9876" w:author="Mohammad Nayeem Hasan" w:date="2024-11-04T00:07:00Z"/>
                <w:rFonts w:ascii="Times New Roman" w:hAnsi="Times New Roman" w:cs="Times New Roman"/>
                <w:sz w:val="24"/>
                <w:szCs w:val="24"/>
              </w:rPr>
              <w:pPrChange w:id="9877" w:author="Mohammad Nayeem Hasan" w:date="2024-12-23T01:38:00Z" w16du:dateUtc="2024-12-22T19:38:00Z">
                <w:pPr/>
              </w:pPrChange>
            </w:pPr>
            <w:del w:id="9878" w:author="Mohammad Nayeem Hasan" w:date="2024-11-04T00:07:00Z">
              <w:r w:rsidRPr="00033637" w:rsidDel="00994FF0">
                <w:rPr>
                  <w:rFonts w:ascii="Times New Roman" w:hAnsi="Times New Roman" w:cs="Times New Roman"/>
                  <w:sz w:val="24"/>
                  <w:szCs w:val="24"/>
                </w:rPr>
                <w:delText>-</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62AA9AC8" w14:textId="449F3F69" w:rsidR="00B010D0" w:rsidRPr="00033637" w:rsidDel="00994FF0" w:rsidRDefault="00B010D0" w:rsidP="00F31FB2">
            <w:pPr>
              <w:spacing w:line="480" w:lineRule="auto"/>
              <w:rPr>
                <w:del w:id="9879" w:author="Mohammad Nayeem Hasan" w:date="2024-11-04T00:07:00Z"/>
                <w:rFonts w:ascii="Times New Roman" w:hAnsi="Times New Roman" w:cs="Times New Roman"/>
                <w:sz w:val="24"/>
                <w:szCs w:val="24"/>
              </w:rPr>
              <w:pPrChange w:id="9880" w:author="Mohammad Nayeem Hasan" w:date="2024-12-23T01:38:00Z" w16du:dateUtc="2024-12-22T19:38:00Z">
                <w:pPr/>
              </w:pPrChange>
            </w:pPr>
            <w:del w:id="9881"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4600C82B" w14:textId="248F009F" w:rsidR="00B010D0" w:rsidRPr="00033637" w:rsidDel="00994FF0" w:rsidRDefault="00B010D0" w:rsidP="00F31FB2">
            <w:pPr>
              <w:spacing w:line="480" w:lineRule="auto"/>
              <w:rPr>
                <w:del w:id="9882" w:author="Mohammad Nayeem Hasan" w:date="2024-11-04T00:07:00Z"/>
                <w:rFonts w:ascii="Times New Roman" w:hAnsi="Times New Roman" w:cs="Times New Roman"/>
                <w:sz w:val="24"/>
                <w:szCs w:val="24"/>
              </w:rPr>
              <w:pPrChange w:id="9883" w:author="Mohammad Nayeem Hasan" w:date="2024-12-23T01:38:00Z" w16du:dateUtc="2024-12-22T19:38:00Z">
                <w:pPr/>
              </w:pPrChange>
            </w:pPr>
            <w:del w:id="9884" w:author="Mohammad Nayeem Hasan" w:date="2024-11-03T22:37:00Z">
              <w:r w:rsidRPr="00033637" w:rsidDel="00302153">
                <w:rPr>
                  <w:rFonts w:ascii="Times New Roman" w:hAnsi="Times New Roman" w:cs="Times New Roman"/>
                  <w:sz w:val="24"/>
                  <w:szCs w:val="24"/>
                </w:rPr>
                <w:delText>Ref.</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270BE779" w14:textId="2B417A1C" w:rsidR="00B010D0" w:rsidRPr="00033637" w:rsidDel="00994FF0" w:rsidRDefault="00B010D0" w:rsidP="00F31FB2">
            <w:pPr>
              <w:spacing w:line="480" w:lineRule="auto"/>
              <w:rPr>
                <w:del w:id="9885" w:author="Mohammad Nayeem Hasan" w:date="2024-11-04T00:07:00Z"/>
                <w:rFonts w:ascii="Times New Roman" w:hAnsi="Times New Roman" w:cs="Times New Roman"/>
                <w:sz w:val="24"/>
                <w:szCs w:val="24"/>
              </w:rPr>
              <w:pPrChange w:id="9886" w:author="Mohammad Nayeem Hasan" w:date="2024-12-23T01:38:00Z" w16du:dateUtc="2024-12-22T19:38:00Z">
                <w:pPr/>
              </w:pPrChange>
            </w:pPr>
            <w:del w:id="9887"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0EBBDC3C" w14:textId="4811D256" w:rsidR="00B010D0" w:rsidRPr="00033637" w:rsidDel="00994FF0" w:rsidRDefault="00B010D0" w:rsidP="00F31FB2">
            <w:pPr>
              <w:spacing w:line="480" w:lineRule="auto"/>
              <w:rPr>
                <w:del w:id="9888" w:author="Mohammad Nayeem Hasan" w:date="2024-11-04T00:07:00Z"/>
                <w:rFonts w:ascii="Times New Roman" w:hAnsi="Times New Roman" w:cs="Times New Roman"/>
                <w:sz w:val="24"/>
                <w:szCs w:val="24"/>
              </w:rPr>
              <w:pPrChange w:id="9889" w:author="Mohammad Nayeem Hasan" w:date="2024-12-23T01:38:00Z" w16du:dateUtc="2024-12-22T19:38:00Z">
                <w:pPr/>
              </w:pPrChange>
            </w:pPr>
            <w:del w:id="9890" w:author="Mohammad Nayeem Hasan" w:date="2024-11-03T22:37:00Z">
              <w:r w:rsidRPr="00033637" w:rsidDel="00302153">
                <w:rPr>
                  <w:rFonts w:ascii="Times New Roman" w:hAnsi="Times New Roman" w:cs="Times New Roman"/>
                  <w:sz w:val="24"/>
                  <w:szCs w:val="24"/>
                </w:rPr>
                <w:delText>Ref.</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57FCA404" w14:textId="30B08B9D" w:rsidR="00B010D0" w:rsidRPr="00033637" w:rsidDel="00994FF0" w:rsidRDefault="00B010D0" w:rsidP="00F31FB2">
            <w:pPr>
              <w:spacing w:line="480" w:lineRule="auto"/>
              <w:rPr>
                <w:del w:id="9891" w:author="Mohammad Nayeem Hasan" w:date="2024-11-04T00:07:00Z"/>
                <w:rFonts w:ascii="Times New Roman" w:hAnsi="Times New Roman" w:cs="Times New Roman"/>
                <w:sz w:val="24"/>
                <w:szCs w:val="24"/>
              </w:rPr>
              <w:pPrChange w:id="9892" w:author="Mohammad Nayeem Hasan" w:date="2024-12-23T01:38:00Z" w16du:dateUtc="2024-12-22T19:38:00Z">
                <w:pPr/>
              </w:pPrChange>
            </w:pPr>
            <w:del w:id="9893" w:author="Mohammad Nayeem Hasan" w:date="2024-11-04T00:07:00Z">
              <w:r w:rsidRPr="00033637" w:rsidDel="00994FF0">
                <w:rPr>
                  <w:rFonts w:ascii="Times New Roman" w:hAnsi="Times New Roman" w:cs="Times New Roman"/>
                  <w:sz w:val="24"/>
                  <w:szCs w:val="24"/>
                </w:rPr>
                <w:delText>-</w:delText>
              </w:r>
            </w:del>
          </w:p>
        </w:tc>
      </w:tr>
      <w:tr w:rsidR="00B010D0" w:rsidRPr="00033637" w:rsidDel="00994FF0" w14:paraId="7A813037" w14:textId="681D40B1" w:rsidTr="00DA17B7">
        <w:trPr>
          <w:trHeight w:val="138"/>
          <w:jc w:val="center"/>
          <w:del w:id="9894" w:author="Mohammad Nayeem Hasan" w:date="2024-11-04T00:07:00Z"/>
        </w:trPr>
        <w:tc>
          <w:tcPr>
            <w:tcW w:w="5000" w:type="pct"/>
            <w:gridSpan w:val="7"/>
            <w:tcBorders>
              <w:top w:val="single" w:sz="4" w:space="0" w:color="auto"/>
              <w:left w:val="single" w:sz="4" w:space="0" w:color="auto"/>
              <w:bottom w:val="single" w:sz="4" w:space="0" w:color="auto"/>
              <w:right w:val="single" w:sz="4" w:space="0" w:color="auto"/>
            </w:tcBorders>
            <w:vAlign w:val="center"/>
            <w:hideMark/>
          </w:tcPr>
          <w:p w14:paraId="6543F0FE" w14:textId="7C8A7E53" w:rsidR="00B010D0" w:rsidRPr="00033637" w:rsidDel="00994FF0" w:rsidRDefault="003F6202" w:rsidP="00F31FB2">
            <w:pPr>
              <w:spacing w:line="480" w:lineRule="auto"/>
              <w:rPr>
                <w:del w:id="9895" w:author="Mohammad Nayeem Hasan" w:date="2024-11-04T00:07:00Z"/>
                <w:rFonts w:ascii="Times New Roman" w:hAnsi="Times New Roman" w:cs="Times New Roman"/>
                <w:sz w:val="24"/>
                <w:szCs w:val="24"/>
              </w:rPr>
              <w:pPrChange w:id="9896" w:author="Mohammad Nayeem Hasan" w:date="2024-12-23T01:38:00Z" w16du:dateUtc="2024-12-22T19:38:00Z">
                <w:pPr/>
              </w:pPrChange>
            </w:pPr>
            <w:del w:id="9897" w:author="Mohammad Nayeem Hasan" w:date="2024-11-03T22:27:00Z">
              <w:r w:rsidRPr="00033637" w:rsidDel="003F6202">
                <w:rPr>
                  <w:rFonts w:ascii="Times New Roman" w:hAnsi="Times New Roman" w:cs="Times New Roman"/>
                  <w:sz w:val="24"/>
                  <w:szCs w:val="24"/>
                </w:rPr>
                <w:delText>c</w:delText>
              </w:r>
            </w:del>
            <w:del w:id="9898" w:author="Mohammad Nayeem Hasan" w:date="2024-11-04T00:07:00Z">
              <w:r w:rsidRPr="00033637" w:rsidDel="00994FF0">
                <w:rPr>
                  <w:rFonts w:ascii="Times New Roman" w:hAnsi="Times New Roman" w:cs="Times New Roman"/>
                  <w:sz w:val="24"/>
                  <w:szCs w:val="24"/>
                </w:rPr>
                <w:delText>ommunity characteristics</w:delText>
              </w:r>
            </w:del>
          </w:p>
        </w:tc>
      </w:tr>
      <w:tr w:rsidR="00072E76" w:rsidRPr="00033637" w:rsidDel="00994FF0" w14:paraId="5D6865C6" w14:textId="77777777" w:rsidTr="00302153">
        <w:trPr>
          <w:trHeight w:val="138"/>
          <w:jc w:val="center"/>
          <w:del w:id="9899"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4923960E" w14:textId="6CC25E1A" w:rsidR="00B010D0" w:rsidRPr="00033637" w:rsidDel="00994FF0" w:rsidRDefault="00B010D0" w:rsidP="00F31FB2">
            <w:pPr>
              <w:spacing w:line="480" w:lineRule="auto"/>
              <w:rPr>
                <w:del w:id="9900" w:author="Mohammad Nayeem Hasan" w:date="2024-11-04T00:07:00Z"/>
                <w:rFonts w:ascii="Times New Roman" w:hAnsi="Times New Roman" w:cs="Times New Roman"/>
                <w:sz w:val="24"/>
                <w:szCs w:val="24"/>
              </w:rPr>
              <w:pPrChange w:id="9901" w:author="Mohammad Nayeem Hasan" w:date="2024-12-23T01:38:00Z" w16du:dateUtc="2024-12-22T19:38:00Z">
                <w:pPr/>
              </w:pPrChange>
            </w:pPr>
            <w:del w:id="9902" w:author="Mohammad Nayeem Hasan" w:date="2024-11-04T00:07:00Z">
              <w:r w:rsidRPr="00033637" w:rsidDel="00994FF0">
                <w:rPr>
                  <w:rFonts w:ascii="Times New Roman" w:hAnsi="Times New Roman" w:cs="Times New Roman"/>
                  <w:sz w:val="24"/>
                  <w:szCs w:val="24"/>
                </w:rPr>
                <w:delText>Place of residence</w:delText>
              </w:r>
            </w:del>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75407C76" w14:textId="77A1093F" w:rsidR="00B010D0" w:rsidRPr="00033637" w:rsidDel="00994FF0" w:rsidRDefault="00B010D0" w:rsidP="00F31FB2">
            <w:pPr>
              <w:spacing w:line="480" w:lineRule="auto"/>
              <w:rPr>
                <w:del w:id="9903" w:author="Mohammad Nayeem Hasan" w:date="2024-11-04T00:07:00Z"/>
                <w:rFonts w:ascii="Times New Roman" w:hAnsi="Times New Roman" w:cs="Times New Roman"/>
                <w:sz w:val="24"/>
                <w:szCs w:val="24"/>
              </w:rPr>
              <w:pPrChange w:id="9904"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45F3B1DA" w14:textId="77ECB530" w:rsidR="00B010D0" w:rsidRPr="00033637" w:rsidDel="00994FF0" w:rsidRDefault="00B010D0" w:rsidP="00F31FB2">
            <w:pPr>
              <w:spacing w:line="480" w:lineRule="auto"/>
              <w:rPr>
                <w:del w:id="9905" w:author="Mohammad Nayeem Hasan" w:date="2024-11-04T00:07:00Z"/>
                <w:rFonts w:ascii="Times New Roman" w:hAnsi="Times New Roman" w:cs="Times New Roman"/>
                <w:sz w:val="24"/>
                <w:szCs w:val="24"/>
              </w:rPr>
              <w:pPrChange w:id="9906"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30FAE31F" w14:textId="4EEFE3A7" w:rsidR="00B010D0" w:rsidRPr="00033637" w:rsidDel="00994FF0" w:rsidRDefault="00B010D0" w:rsidP="00F31FB2">
            <w:pPr>
              <w:spacing w:line="480" w:lineRule="auto"/>
              <w:rPr>
                <w:del w:id="9907" w:author="Mohammad Nayeem Hasan" w:date="2024-11-04T00:07:00Z"/>
                <w:rFonts w:ascii="Times New Roman" w:hAnsi="Times New Roman" w:cs="Times New Roman"/>
                <w:sz w:val="24"/>
                <w:szCs w:val="24"/>
              </w:rPr>
              <w:pPrChange w:id="9908" w:author="Mohammad Nayeem Hasan" w:date="2024-12-23T01:38:00Z" w16du:dateUtc="2024-12-22T19:38:00Z">
                <w:pPr/>
              </w:pPrChange>
            </w:pPr>
          </w:p>
        </w:tc>
      </w:tr>
      <w:tr w:rsidR="00B010D0" w:rsidRPr="00033637" w:rsidDel="00994FF0" w14:paraId="7177C15A" w14:textId="143358AE" w:rsidTr="00BE6175">
        <w:trPr>
          <w:trHeight w:val="250"/>
          <w:jc w:val="center"/>
          <w:del w:id="9909"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10416A04" w14:textId="5E40DA24" w:rsidR="00B010D0" w:rsidRPr="00033637" w:rsidDel="00994FF0" w:rsidRDefault="00B010D0" w:rsidP="00F31FB2">
            <w:pPr>
              <w:spacing w:line="480" w:lineRule="auto"/>
              <w:rPr>
                <w:del w:id="9910" w:author="Mohammad Nayeem Hasan" w:date="2024-11-04T00:07:00Z"/>
                <w:rFonts w:ascii="Times New Roman" w:hAnsi="Times New Roman" w:cs="Times New Roman"/>
                <w:sz w:val="24"/>
                <w:szCs w:val="24"/>
              </w:rPr>
              <w:pPrChange w:id="9911" w:author="Mohammad Nayeem Hasan" w:date="2024-12-23T01:38:00Z" w16du:dateUtc="2024-12-22T19:38:00Z">
                <w:pPr/>
              </w:pPrChange>
            </w:pPr>
            <w:del w:id="9912" w:author="Mohammad Nayeem Hasan" w:date="2024-11-04T00:07:00Z">
              <w:r w:rsidRPr="00033637" w:rsidDel="00994FF0">
                <w:rPr>
                  <w:rFonts w:ascii="Times New Roman" w:hAnsi="Times New Roman" w:cs="Times New Roman"/>
                  <w:sz w:val="24"/>
                  <w:szCs w:val="24"/>
                </w:rPr>
                <w:delText>Rural</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388CCC02" w14:textId="35CB1E5A" w:rsidR="00B010D0" w:rsidRPr="00033637" w:rsidDel="00994FF0" w:rsidRDefault="00B010D0" w:rsidP="00F31FB2">
            <w:pPr>
              <w:spacing w:line="480" w:lineRule="auto"/>
              <w:rPr>
                <w:del w:id="9913" w:author="Mohammad Nayeem Hasan" w:date="2024-11-04T00:07:00Z"/>
                <w:rFonts w:ascii="Times New Roman" w:hAnsi="Times New Roman" w:cs="Times New Roman"/>
                <w:sz w:val="24"/>
                <w:szCs w:val="24"/>
              </w:rPr>
              <w:pPrChange w:id="9914" w:author="Mohammad Nayeem Hasan" w:date="2024-12-23T01:38:00Z" w16du:dateUtc="2024-12-22T19:38:00Z">
                <w:pPr/>
              </w:pPrChange>
            </w:pPr>
            <w:del w:id="9915" w:author="Mohammad Nayeem Hasan" w:date="2024-11-04T00:07:00Z">
              <w:r w:rsidRPr="00033637" w:rsidDel="00994FF0">
                <w:rPr>
                  <w:rFonts w:ascii="Times New Roman" w:hAnsi="Times New Roman" w:cs="Times New Roman"/>
                  <w:sz w:val="24"/>
                  <w:szCs w:val="24"/>
                </w:rPr>
                <w:delText>1.16 (0.65, 2.06)</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0C7B372E" w14:textId="6F734CCF" w:rsidR="00B010D0" w:rsidRPr="00033637" w:rsidDel="00994FF0" w:rsidRDefault="00B010D0" w:rsidP="00F31FB2">
            <w:pPr>
              <w:spacing w:line="480" w:lineRule="auto"/>
              <w:rPr>
                <w:del w:id="9916" w:author="Mohammad Nayeem Hasan" w:date="2024-11-04T00:07:00Z"/>
                <w:rFonts w:ascii="Times New Roman" w:hAnsi="Times New Roman" w:cs="Times New Roman"/>
                <w:sz w:val="24"/>
                <w:szCs w:val="24"/>
              </w:rPr>
              <w:pPrChange w:id="9917" w:author="Mohammad Nayeem Hasan" w:date="2024-12-23T01:38:00Z" w16du:dateUtc="2024-12-22T19:38:00Z">
                <w:pPr/>
              </w:pPrChange>
            </w:pPr>
            <w:del w:id="9918" w:author="Mohammad Nayeem Hasan" w:date="2024-11-04T00:07:00Z">
              <w:r w:rsidRPr="00033637" w:rsidDel="00994FF0">
                <w:rPr>
                  <w:rFonts w:ascii="Times New Roman" w:hAnsi="Times New Roman" w:cs="Times New Roman"/>
                  <w:sz w:val="24"/>
                  <w:szCs w:val="24"/>
                </w:rPr>
                <w:delText>0.610</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6E009A01" w14:textId="581E96B8" w:rsidR="00B010D0" w:rsidRPr="00033637" w:rsidDel="00994FF0" w:rsidRDefault="00B010D0" w:rsidP="00F31FB2">
            <w:pPr>
              <w:spacing w:line="480" w:lineRule="auto"/>
              <w:rPr>
                <w:del w:id="9919" w:author="Mohammad Nayeem Hasan" w:date="2024-11-04T00:07:00Z"/>
                <w:rFonts w:ascii="Times New Roman" w:hAnsi="Times New Roman" w:cs="Times New Roman"/>
                <w:sz w:val="24"/>
                <w:szCs w:val="24"/>
              </w:rPr>
              <w:pPrChange w:id="9920" w:author="Mohammad Nayeem Hasan" w:date="2024-12-23T01:38:00Z" w16du:dateUtc="2024-12-22T19:38:00Z">
                <w:pPr/>
              </w:pPrChange>
            </w:pPr>
            <w:del w:id="9921" w:author="Mohammad Nayeem Hasan" w:date="2024-11-04T00:07:00Z">
              <w:r w:rsidRPr="00033637" w:rsidDel="00994FF0">
                <w:rPr>
                  <w:rFonts w:ascii="Times New Roman" w:hAnsi="Times New Roman" w:cs="Times New Roman"/>
                  <w:sz w:val="24"/>
                  <w:szCs w:val="24"/>
                </w:rPr>
                <w:delText>1.29 (0.75, 2.23)</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2820FE58" w14:textId="26D9B62C" w:rsidR="00B010D0" w:rsidRPr="00033637" w:rsidDel="00994FF0" w:rsidRDefault="00B010D0" w:rsidP="00F31FB2">
            <w:pPr>
              <w:spacing w:line="480" w:lineRule="auto"/>
              <w:rPr>
                <w:del w:id="9922" w:author="Mohammad Nayeem Hasan" w:date="2024-11-04T00:07:00Z"/>
                <w:rFonts w:ascii="Times New Roman" w:hAnsi="Times New Roman" w:cs="Times New Roman"/>
                <w:sz w:val="24"/>
                <w:szCs w:val="24"/>
              </w:rPr>
              <w:pPrChange w:id="9923" w:author="Mohammad Nayeem Hasan" w:date="2024-12-23T01:38:00Z" w16du:dateUtc="2024-12-22T19:38:00Z">
                <w:pPr/>
              </w:pPrChange>
            </w:pPr>
            <w:del w:id="9924" w:author="Mohammad Nayeem Hasan" w:date="2024-11-04T00:07:00Z">
              <w:r w:rsidRPr="00033637" w:rsidDel="00994FF0">
                <w:rPr>
                  <w:rFonts w:ascii="Times New Roman" w:hAnsi="Times New Roman" w:cs="Times New Roman"/>
                  <w:sz w:val="24"/>
                  <w:szCs w:val="24"/>
                </w:rPr>
                <w:delText>0.363</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14CA31B1" w14:textId="56DDEB07" w:rsidR="00B010D0" w:rsidRPr="00033637" w:rsidDel="00994FF0" w:rsidRDefault="00B010D0" w:rsidP="00F31FB2">
            <w:pPr>
              <w:spacing w:line="480" w:lineRule="auto"/>
              <w:rPr>
                <w:del w:id="9925" w:author="Mohammad Nayeem Hasan" w:date="2024-11-04T00:07:00Z"/>
                <w:rFonts w:ascii="Times New Roman" w:hAnsi="Times New Roman" w:cs="Times New Roman"/>
                <w:sz w:val="24"/>
                <w:szCs w:val="24"/>
              </w:rPr>
              <w:pPrChange w:id="9926" w:author="Mohammad Nayeem Hasan" w:date="2024-12-23T01:38:00Z" w16du:dateUtc="2024-12-22T19:38:00Z">
                <w:pPr/>
              </w:pPrChange>
            </w:pPr>
            <w:del w:id="9927"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2BE0FDDD" w14:textId="5ED7B478" w:rsidR="00B010D0" w:rsidRPr="00033637" w:rsidDel="00994FF0" w:rsidRDefault="00B010D0" w:rsidP="00F31FB2">
            <w:pPr>
              <w:spacing w:line="480" w:lineRule="auto"/>
              <w:rPr>
                <w:del w:id="9928" w:author="Mohammad Nayeem Hasan" w:date="2024-11-04T00:07:00Z"/>
                <w:rFonts w:ascii="Times New Roman" w:hAnsi="Times New Roman" w:cs="Times New Roman"/>
                <w:sz w:val="24"/>
                <w:szCs w:val="24"/>
              </w:rPr>
              <w:pPrChange w:id="9929" w:author="Mohammad Nayeem Hasan" w:date="2024-12-23T01:38:00Z" w16du:dateUtc="2024-12-22T19:38:00Z">
                <w:pPr/>
              </w:pPrChange>
            </w:pPr>
            <w:del w:id="9930" w:author="Mohammad Nayeem Hasan" w:date="2024-11-04T00:07:00Z">
              <w:r w:rsidRPr="00033637" w:rsidDel="00994FF0">
                <w:rPr>
                  <w:rFonts w:ascii="Times New Roman" w:hAnsi="Times New Roman" w:cs="Times New Roman"/>
                  <w:sz w:val="24"/>
                  <w:szCs w:val="24"/>
                </w:rPr>
                <w:delText>-</w:delText>
              </w:r>
            </w:del>
          </w:p>
        </w:tc>
      </w:tr>
      <w:tr w:rsidR="00B010D0" w:rsidRPr="00033637" w:rsidDel="00994FF0" w14:paraId="30CF3F95" w14:textId="48D40ED8" w:rsidTr="00BE6175">
        <w:trPr>
          <w:trHeight w:val="250"/>
          <w:jc w:val="center"/>
          <w:del w:id="9931"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1A419122" w14:textId="28F7146F" w:rsidR="00B010D0" w:rsidRPr="00033637" w:rsidDel="00994FF0" w:rsidRDefault="00B010D0" w:rsidP="00F31FB2">
            <w:pPr>
              <w:spacing w:line="480" w:lineRule="auto"/>
              <w:rPr>
                <w:del w:id="9932" w:author="Mohammad Nayeem Hasan" w:date="2024-11-04T00:07:00Z"/>
                <w:rFonts w:ascii="Times New Roman" w:hAnsi="Times New Roman" w:cs="Times New Roman"/>
                <w:sz w:val="24"/>
                <w:szCs w:val="24"/>
              </w:rPr>
              <w:pPrChange w:id="9933" w:author="Mohammad Nayeem Hasan" w:date="2024-12-23T01:38:00Z" w16du:dateUtc="2024-12-22T19:38:00Z">
                <w:pPr/>
              </w:pPrChange>
            </w:pPr>
            <w:del w:id="9934" w:author="Mohammad Nayeem Hasan" w:date="2024-11-04T00:07:00Z">
              <w:r w:rsidRPr="00033637" w:rsidDel="00994FF0">
                <w:rPr>
                  <w:rFonts w:ascii="Times New Roman" w:hAnsi="Times New Roman" w:cs="Times New Roman"/>
                  <w:sz w:val="24"/>
                  <w:szCs w:val="24"/>
                </w:rPr>
                <w:delText>Urban</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60698D81" w14:textId="53A0AC30" w:rsidR="00B010D0" w:rsidRPr="00033637" w:rsidDel="00994FF0" w:rsidRDefault="00B010D0" w:rsidP="00F31FB2">
            <w:pPr>
              <w:spacing w:line="480" w:lineRule="auto"/>
              <w:rPr>
                <w:del w:id="9935" w:author="Mohammad Nayeem Hasan" w:date="2024-11-04T00:07:00Z"/>
                <w:rFonts w:ascii="Times New Roman" w:hAnsi="Times New Roman" w:cs="Times New Roman"/>
                <w:sz w:val="24"/>
                <w:szCs w:val="24"/>
              </w:rPr>
              <w:pPrChange w:id="9936" w:author="Mohammad Nayeem Hasan" w:date="2024-12-23T01:38:00Z" w16du:dateUtc="2024-12-22T19:38:00Z">
                <w:pPr/>
              </w:pPrChange>
            </w:pPr>
            <w:del w:id="9937" w:author="Mohammad Nayeem Hasan" w:date="2024-11-04T00:07:00Z">
              <w:r w:rsidRPr="00033637" w:rsidDel="00994FF0">
                <w:rPr>
                  <w:rFonts w:ascii="Times New Roman" w:hAnsi="Times New Roman" w:cs="Times New Roman"/>
                  <w:sz w:val="24"/>
                  <w:szCs w:val="24"/>
                </w:rPr>
                <w:delText>1.46 (0.81, 2.62)</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4C668AFE" w14:textId="0AF5D47F" w:rsidR="00B010D0" w:rsidRPr="00033637" w:rsidDel="00994FF0" w:rsidRDefault="00B010D0" w:rsidP="00F31FB2">
            <w:pPr>
              <w:spacing w:line="480" w:lineRule="auto"/>
              <w:rPr>
                <w:del w:id="9938" w:author="Mohammad Nayeem Hasan" w:date="2024-11-04T00:07:00Z"/>
                <w:rFonts w:ascii="Times New Roman" w:hAnsi="Times New Roman" w:cs="Times New Roman"/>
                <w:sz w:val="24"/>
                <w:szCs w:val="24"/>
              </w:rPr>
              <w:pPrChange w:id="9939" w:author="Mohammad Nayeem Hasan" w:date="2024-12-23T01:38:00Z" w16du:dateUtc="2024-12-22T19:38:00Z">
                <w:pPr/>
              </w:pPrChange>
            </w:pPr>
            <w:del w:id="9940" w:author="Mohammad Nayeem Hasan" w:date="2024-11-04T00:07:00Z">
              <w:r w:rsidRPr="00033637" w:rsidDel="00994FF0">
                <w:rPr>
                  <w:rFonts w:ascii="Times New Roman" w:hAnsi="Times New Roman" w:cs="Times New Roman"/>
                  <w:sz w:val="24"/>
                  <w:szCs w:val="24"/>
                </w:rPr>
                <w:delText>0.206</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14EF1927" w14:textId="72A0DCED" w:rsidR="00B010D0" w:rsidRPr="00033637" w:rsidDel="00994FF0" w:rsidRDefault="00B010D0" w:rsidP="00F31FB2">
            <w:pPr>
              <w:spacing w:line="480" w:lineRule="auto"/>
              <w:rPr>
                <w:del w:id="9941" w:author="Mohammad Nayeem Hasan" w:date="2024-11-04T00:07:00Z"/>
                <w:rFonts w:ascii="Times New Roman" w:hAnsi="Times New Roman" w:cs="Times New Roman"/>
                <w:sz w:val="24"/>
                <w:szCs w:val="24"/>
              </w:rPr>
              <w:pPrChange w:id="9942" w:author="Mohammad Nayeem Hasan" w:date="2024-12-23T01:38:00Z" w16du:dateUtc="2024-12-22T19:38:00Z">
                <w:pPr/>
              </w:pPrChange>
            </w:pPr>
            <w:del w:id="9943" w:author="Mohammad Nayeem Hasan" w:date="2024-11-03T22:37:00Z">
              <w:r w:rsidRPr="00033637" w:rsidDel="00302153">
                <w:rPr>
                  <w:rFonts w:ascii="Times New Roman" w:hAnsi="Times New Roman" w:cs="Times New Roman"/>
                  <w:sz w:val="24"/>
                  <w:szCs w:val="24"/>
                </w:rPr>
                <w:delText>Ref.</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33A4AFB5" w14:textId="12B63201" w:rsidR="00B010D0" w:rsidRPr="00033637" w:rsidDel="00994FF0" w:rsidRDefault="00B010D0" w:rsidP="00F31FB2">
            <w:pPr>
              <w:spacing w:line="480" w:lineRule="auto"/>
              <w:rPr>
                <w:del w:id="9944" w:author="Mohammad Nayeem Hasan" w:date="2024-11-04T00:07:00Z"/>
                <w:rFonts w:ascii="Times New Roman" w:hAnsi="Times New Roman" w:cs="Times New Roman"/>
                <w:sz w:val="24"/>
                <w:szCs w:val="24"/>
              </w:rPr>
              <w:pPrChange w:id="9945" w:author="Mohammad Nayeem Hasan" w:date="2024-12-23T01:38:00Z" w16du:dateUtc="2024-12-22T19:38:00Z">
                <w:pPr/>
              </w:pPrChange>
            </w:pPr>
            <w:del w:id="9946"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4FF5719E" w14:textId="58D442FA" w:rsidR="00B010D0" w:rsidRPr="00033637" w:rsidDel="00994FF0" w:rsidRDefault="00B010D0" w:rsidP="00F31FB2">
            <w:pPr>
              <w:spacing w:line="480" w:lineRule="auto"/>
              <w:rPr>
                <w:del w:id="9947" w:author="Mohammad Nayeem Hasan" w:date="2024-11-04T00:07:00Z"/>
                <w:rFonts w:ascii="Times New Roman" w:hAnsi="Times New Roman" w:cs="Times New Roman"/>
                <w:sz w:val="24"/>
                <w:szCs w:val="24"/>
              </w:rPr>
              <w:pPrChange w:id="9948" w:author="Mohammad Nayeem Hasan" w:date="2024-12-23T01:38:00Z" w16du:dateUtc="2024-12-22T19:38:00Z">
                <w:pPr/>
              </w:pPrChange>
            </w:pPr>
            <w:del w:id="9949"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1614A373" w14:textId="24A0D33A" w:rsidR="00B010D0" w:rsidRPr="00033637" w:rsidDel="00994FF0" w:rsidRDefault="00B010D0" w:rsidP="00F31FB2">
            <w:pPr>
              <w:spacing w:line="480" w:lineRule="auto"/>
              <w:rPr>
                <w:del w:id="9950" w:author="Mohammad Nayeem Hasan" w:date="2024-11-04T00:07:00Z"/>
                <w:rFonts w:ascii="Times New Roman" w:hAnsi="Times New Roman" w:cs="Times New Roman"/>
                <w:sz w:val="24"/>
                <w:szCs w:val="24"/>
              </w:rPr>
              <w:pPrChange w:id="9951" w:author="Mohammad Nayeem Hasan" w:date="2024-12-23T01:38:00Z" w16du:dateUtc="2024-12-22T19:38:00Z">
                <w:pPr/>
              </w:pPrChange>
            </w:pPr>
            <w:del w:id="9952" w:author="Mohammad Nayeem Hasan" w:date="2024-11-04T00:07:00Z">
              <w:r w:rsidRPr="00033637" w:rsidDel="00994FF0">
                <w:rPr>
                  <w:rFonts w:ascii="Times New Roman" w:hAnsi="Times New Roman" w:cs="Times New Roman"/>
                  <w:sz w:val="24"/>
                  <w:szCs w:val="24"/>
                </w:rPr>
                <w:delText>-</w:delText>
              </w:r>
            </w:del>
          </w:p>
        </w:tc>
      </w:tr>
      <w:tr w:rsidR="00B010D0" w:rsidRPr="00033637" w:rsidDel="00994FF0" w14:paraId="1742DDD2" w14:textId="25AD0D49" w:rsidTr="00BE6175">
        <w:trPr>
          <w:trHeight w:val="138"/>
          <w:jc w:val="center"/>
          <w:del w:id="9953"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19C6F193" w14:textId="5E662CFC" w:rsidR="00B010D0" w:rsidRPr="00033637" w:rsidDel="00994FF0" w:rsidRDefault="00B010D0" w:rsidP="00F31FB2">
            <w:pPr>
              <w:spacing w:line="480" w:lineRule="auto"/>
              <w:rPr>
                <w:del w:id="9954" w:author="Mohammad Nayeem Hasan" w:date="2024-11-04T00:07:00Z"/>
                <w:rFonts w:ascii="Times New Roman" w:hAnsi="Times New Roman" w:cs="Times New Roman"/>
                <w:sz w:val="24"/>
                <w:szCs w:val="24"/>
              </w:rPr>
              <w:pPrChange w:id="9955" w:author="Mohammad Nayeem Hasan" w:date="2024-12-23T01:38:00Z" w16du:dateUtc="2024-12-22T19:38:00Z">
                <w:pPr/>
              </w:pPrChange>
            </w:pPr>
            <w:del w:id="9956" w:author="Mohammad Nayeem Hasan" w:date="2024-11-04T00:07:00Z">
              <w:r w:rsidRPr="00033637" w:rsidDel="00994FF0">
                <w:rPr>
                  <w:rFonts w:ascii="Times New Roman" w:hAnsi="Times New Roman" w:cs="Times New Roman"/>
                  <w:sz w:val="24"/>
                  <w:szCs w:val="24"/>
                </w:rPr>
                <w:delText>Tribal</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002E61F5" w14:textId="613C143B" w:rsidR="00B010D0" w:rsidRPr="00033637" w:rsidDel="00994FF0" w:rsidRDefault="00B010D0" w:rsidP="00F31FB2">
            <w:pPr>
              <w:spacing w:line="480" w:lineRule="auto"/>
              <w:rPr>
                <w:del w:id="9957" w:author="Mohammad Nayeem Hasan" w:date="2024-11-04T00:07:00Z"/>
                <w:rFonts w:ascii="Times New Roman" w:hAnsi="Times New Roman" w:cs="Times New Roman"/>
                <w:sz w:val="24"/>
                <w:szCs w:val="24"/>
              </w:rPr>
              <w:pPrChange w:id="9958" w:author="Mohammad Nayeem Hasan" w:date="2024-12-23T01:38:00Z" w16du:dateUtc="2024-12-22T19:38:00Z">
                <w:pPr/>
              </w:pPrChange>
            </w:pPr>
            <w:del w:id="9959" w:author="Mohammad Nayeem Hasan" w:date="2024-11-03T22:37:00Z">
              <w:r w:rsidRPr="00033637" w:rsidDel="00302153">
                <w:rPr>
                  <w:rFonts w:ascii="Times New Roman" w:hAnsi="Times New Roman" w:cs="Times New Roman"/>
                  <w:sz w:val="24"/>
                  <w:szCs w:val="24"/>
                </w:rPr>
                <w:delText>Ref.</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0E70A768" w14:textId="4936EFB7" w:rsidR="00B010D0" w:rsidRPr="00033637" w:rsidDel="00994FF0" w:rsidRDefault="00B010D0" w:rsidP="00F31FB2">
            <w:pPr>
              <w:spacing w:line="480" w:lineRule="auto"/>
              <w:rPr>
                <w:del w:id="9960" w:author="Mohammad Nayeem Hasan" w:date="2024-11-04T00:07:00Z"/>
                <w:rFonts w:ascii="Times New Roman" w:hAnsi="Times New Roman" w:cs="Times New Roman"/>
                <w:sz w:val="24"/>
                <w:szCs w:val="24"/>
              </w:rPr>
              <w:pPrChange w:id="9961" w:author="Mohammad Nayeem Hasan" w:date="2024-12-23T01:38:00Z" w16du:dateUtc="2024-12-22T19:38:00Z">
                <w:pPr/>
              </w:pPrChange>
            </w:pPr>
            <w:del w:id="9962"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12D30B7D" w14:textId="4CC7A693" w:rsidR="00B010D0" w:rsidRPr="00033637" w:rsidDel="00994FF0" w:rsidRDefault="00B010D0" w:rsidP="00F31FB2">
            <w:pPr>
              <w:spacing w:line="480" w:lineRule="auto"/>
              <w:rPr>
                <w:del w:id="9963" w:author="Mohammad Nayeem Hasan" w:date="2024-11-04T00:07:00Z"/>
                <w:rFonts w:ascii="Times New Roman" w:hAnsi="Times New Roman" w:cs="Times New Roman"/>
                <w:sz w:val="24"/>
                <w:szCs w:val="24"/>
              </w:rPr>
              <w:pPrChange w:id="9964" w:author="Mohammad Nayeem Hasan" w:date="2024-12-23T01:38:00Z" w16du:dateUtc="2024-12-22T19:38:00Z">
                <w:pPr/>
              </w:pPrChange>
            </w:pPr>
            <w:del w:id="9965"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456C7FED" w14:textId="2E853788" w:rsidR="00B010D0" w:rsidRPr="00033637" w:rsidDel="00994FF0" w:rsidRDefault="00B010D0" w:rsidP="00F31FB2">
            <w:pPr>
              <w:spacing w:line="480" w:lineRule="auto"/>
              <w:rPr>
                <w:del w:id="9966" w:author="Mohammad Nayeem Hasan" w:date="2024-11-04T00:07:00Z"/>
                <w:rFonts w:ascii="Times New Roman" w:hAnsi="Times New Roman" w:cs="Times New Roman"/>
                <w:sz w:val="24"/>
                <w:szCs w:val="24"/>
              </w:rPr>
              <w:pPrChange w:id="9967" w:author="Mohammad Nayeem Hasan" w:date="2024-12-23T01:38:00Z" w16du:dateUtc="2024-12-22T19:38:00Z">
                <w:pPr/>
              </w:pPrChange>
            </w:pPr>
            <w:del w:id="9968"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6E747800" w14:textId="4A43ECEB" w:rsidR="00B010D0" w:rsidRPr="00033637" w:rsidDel="00994FF0" w:rsidRDefault="00B010D0" w:rsidP="00F31FB2">
            <w:pPr>
              <w:spacing w:line="480" w:lineRule="auto"/>
              <w:rPr>
                <w:del w:id="9969" w:author="Mohammad Nayeem Hasan" w:date="2024-11-04T00:07:00Z"/>
                <w:rFonts w:ascii="Times New Roman" w:hAnsi="Times New Roman" w:cs="Times New Roman"/>
                <w:sz w:val="24"/>
                <w:szCs w:val="24"/>
              </w:rPr>
              <w:pPrChange w:id="9970" w:author="Mohammad Nayeem Hasan" w:date="2024-12-23T01:38:00Z" w16du:dateUtc="2024-12-22T19:38:00Z">
                <w:pPr/>
              </w:pPrChange>
            </w:pPr>
            <w:del w:id="9971"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tcPr>
          <w:p w14:paraId="052C804E" w14:textId="2AE4C6D8" w:rsidR="00B010D0" w:rsidRPr="00033637" w:rsidDel="00994FF0" w:rsidRDefault="00B010D0" w:rsidP="00F31FB2">
            <w:pPr>
              <w:spacing w:line="480" w:lineRule="auto"/>
              <w:rPr>
                <w:del w:id="9972" w:author="Mohammad Nayeem Hasan" w:date="2024-11-04T00:07:00Z"/>
                <w:rFonts w:ascii="Times New Roman" w:hAnsi="Times New Roman" w:cs="Times New Roman"/>
                <w:sz w:val="24"/>
                <w:szCs w:val="24"/>
              </w:rPr>
              <w:pPrChange w:id="9973" w:author="Mohammad Nayeem Hasan" w:date="2024-12-23T01:38:00Z" w16du:dateUtc="2024-12-22T19:38:00Z">
                <w:pPr/>
              </w:pPrChange>
            </w:pPr>
          </w:p>
        </w:tc>
      </w:tr>
      <w:tr w:rsidR="00072E76" w:rsidRPr="00033637" w:rsidDel="00994FF0" w14:paraId="091543E3" w14:textId="77777777" w:rsidTr="00302153">
        <w:trPr>
          <w:trHeight w:val="138"/>
          <w:jc w:val="center"/>
          <w:del w:id="9974"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7B447E94" w14:textId="0022CC6D" w:rsidR="00B010D0" w:rsidRPr="00033637" w:rsidDel="00994FF0" w:rsidRDefault="00B010D0" w:rsidP="00F31FB2">
            <w:pPr>
              <w:spacing w:line="480" w:lineRule="auto"/>
              <w:rPr>
                <w:del w:id="9975" w:author="Mohammad Nayeem Hasan" w:date="2024-11-04T00:07:00Z"/>
                <w:rFonts w:ascii="Times New Roman" w:hAnsi="Times New Roman" w:cs="Times New Roman"/>
                <w:sz w:val="24"/>
                <w:szCs w:val="24"/>
              </w:rPr>
              <w:pPrChange w:id="9976" w:author="Mohammad Nayeem Hasan" w:date="2024-12-23T01:38:00Z" w16du:dateUtc="2024-12-22T19:38:00Z">
                <w:pPr/>
              </w:pPrChange>
            </w:pPr>
            <w:del w:id="9977" w:author="Mohammad Nayeem Hasan" w:date="2024-11-04T00:07:00Z">
              <w:r w:rsidRPr="00033637" w:rsidDel="00994FF0">
                <w:rPr>
                  <w:rFonts w:ascii="Times New Roman" w:hAnsi="Times New Roman" w:cs="Times New Roman"/>
                  <w:sz w:val="24"/>
                  <w:szCs w:val="24"/>
                </w:rPr>
                <w:delText>Division</w:delText>
              </w:r>
            </w:del>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0DB8E3F0" w14:textId="52090F7E" w:rsidR="00B010D0" w:rsidRPr="00033637" w:rsidDel="00994FF0" w:rsidRDefault="00B010D0" w:rsidP="00F31FB2">
            <w:pPr>
              <w:spacing w:line="480" w:lineRule="auto"/>
              <w:rPr>
                <w:del w:id="9978" w:author="Mohammad Nayeem Hasan" w:date="2024-11-04T00:07:00Z"/>
                <w:rFonts w:ascii="Times New Roman" w:hAnsi="Times New Roman" w:cs="Times New Roman"/>
                <w:sz w:val="24"/>
                <w:szCs w:val="24"/>
              </w:rPr>
              <w:pPrChange w:id="9979"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090D1E85" w14:textId="40A440D2" w:rsidR="00B010D0" w:rsidRPr="00033637" w:rsidDel="00994FF0" w:rsidRDefault="00B010D0" w:rsidP="00F31FB2">
            <w:pPr>
              <w:spacing w:line="480" w:lineRule="auto"/>
              <w:rPr>
                <w:del w:id="9980" w:author="Mohammad Nayeem Hasan" w:date="2024-11-04T00:07:00Z"/>
                <w:rFonts w:ascii="Times New Roman" w:hAnsi="Times New Roman" w:cs="Times New Roman"/>
                <w:sz w:val="24"/>
                <w:szCs w:val="24"/>
              </w:rPr>
              <w:pPrChange w:id="9981"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57588DDC" w14:textId="78579DAA" w:rsidR="00B010D0" w:rsidRPr="00033637" w:rsidDel="00994FF0" w:rsidRDefault="00B010D0" w:rsidP="00F31FB2">
            <w:pPr>
              <w:spacing w:line="480" w:lineRule="auto"/>
              <w:rPr>
                <w:del w:id="9982" w:author="Mohammad Nayeem Hasan" w:date="2024-11-04T00:07:00Z"/>
                <w:rFonts w:ascii="Times New Roman" w:hAnsi="Times New Roman" w:cs="Times New Roman"/>
                <w:sz w:val="24"/>
                <w:szCs w:val="24"/>
              </w:rPr>
              <w:pPrChange w:id="9983" w:author="Mohammad Nayeem Hasan" w:date="2024-12-23T01:38:00Z" w16du:dateUtc="2024-12-22T19:38:00Z">
                <w:pPr/>
              </w:pPrChange>
            </w:pPr>
          </w:p>
        </w:tc>
      </w:tr>
      <w:tr w:rsidR="00B010D0" w:rsidRPr="00033637" w:rsidDel="00994FF0" w14:paraId="5D0DA085" w14:textId="76BF02A3" w:rsidTr="00BE6175">
        <w:trPr>
          <w:trHeight w:val="250"/>
          <w:jc w:val="center"/>
          <w:del w:id="9984"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72548B67" w14:textId="13281D79" w:rsidR="00B010D0" w:rsidRPr="00033637" w:rsidDel="00994FF0" w:rsidRDefault="00B010D0" w:rsidP="00F31FB2">
            <w:pPr>
              <w:spacing w:line="480" w:lineRule="auto"/>
              <w:rPr>
                <w:del w:id="9985" w:author="Mohammad Nayeem Hasan" w:date="2024-11-04T00:07:00Z"/>
                <w:rFonts w:ascii="Times New Roman" w:hAnsi="Times New Roman" w:cs="Times New Roman"/>
                <w:sz w:val="24"/>
                <w:szCs w:val="24"/>
              </w:rPr>
              <w:pPrChange w:id="9986" w:author="Mohammad Nayeem Hasan" w:date="2024-12-23T01:38:00Z" w16du:dateUtc="2024-12-22T19:38:00Z">
                <w:pPr/>
              </w:pPrChange>
            </w:pPr>
            <w:del w:id="9987" w:author="Mohammad Nayeem Hasan" w:date="2024-11-04T00:07:00Z">
              <w:r w:rsidRPr="00033637" w:rsidDel="00994FF0">
                <w:rPr>
                  <w:rFonts w:ascii="Times New Roman" w:hAnsi="Times New Roman" w:cs="Times New Roman"/>
                  <w:sz w:val="24"/>
                  <w:szCs w:val="24"/>
                </w:rPr>
                <w:delText>Barishal</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3074DB24" w14:textId="56B678E3" w:rsidR="00B010D0" w:rsidRPr="00033637" w:rsidDel="00994FF0" w:rsidRDefault="00B010D0" w:rsidP="00F31FB2">
            <w:pPr>
              <w:spacing w:line="480" w:lineRule="auto"/>
              <w:rPr>
                <w:del w:id="9988" w:author="Mohammad Nayeem Hasan" w:date="2024-11-04T00:07:00Z"/>
                <w:rFonts w:ascii="Times New Roman" w:hAnsi="Times New Roman" w:cs="Times New Roman"/>
                <w:sz w:val="24"/>
                <w:szCs w:val="24"/>
              </w:rPr>
              <w:pPrChange w:id="9989" w:author="Mohammad Nayeem Hasan" w:date="2024-12-23T01:38:00Z" w16du:dateUtc="2024-12-22T19:38:00Z">
                <w:pPr/>
              </w:pPrChange>
            </w:pPr>
            <w:del w:id="9990" w:author="Mohammad Nayeem Hasan" w:date="2024-11-04T00:07:00Z">
              <w:r w:rsidRPr="00033637" w:rsidDel="00994FF0">
                <w:rPr>
                  <w:rFonts w:ascii="Times New Roman" w:hAnsi="Times New Roman" w:cs="Times New Roman"/>
                  <w:sz w:val="24"/>
                  <w:szCs w:val="24"/>
                </w:rPr>
                <w:delText>1.27 (0.99, 1.63)</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0E07BD23" w14:textId="46BDFFAD" w:rsidR="00B010D0" w:rsidRPr="00033637" w:rsidDel="00994FF0" w:rsidRDefault="00B010D0" w:rsidP="00F31FB2">
            <w:pPr>
              <w:spacing w:line="480" w:lineRule="auto"/>
              <w:rPr>
                <w:del w:id="9991" w:author="Mohammad Nayeem Hasan" w:date="2024-11-04T00:07:00Z"/>
                <w:rFonts w:ascii="Times New Roman" w:hAnsi="Times New Roman" w:cs="Times New Roman"/>
                <w:sz w:val="24"/>
                <w:szCs w:val="24"/>
              </w:rPr>
              <w:pPrChange w:id="9992" w:author="Mohammad Nayeem Hasan" w:date="2024-12-23T01:38:00Z" w16du:dateUtc="2024-12-22T19:38:00Z">
                <w:pPr/>
              </w:pPrChange>
            </w:pPr>
            <w:del w:id="9993" w:author="Mohammad Nayeem Hasan" w:date="2024-11-04T00:07:00Z">
              <w:r w:rsidRPr="00033637" w:rsidDel="00994FF0">
                <w:rPr>
                  <w:rFonts w:ascii="Times New Roman" w:hAnsi="Times New Roman" w:cs="Times New Roman"/>
                  <w:sz w:val="24"/>
                  <w:szCs w:val="24"/>
                </w:rPr>
                <w:delText>0.063</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59EF9F03" w14:textId="4BD4CDD1" w:rsidR="00B010D0" w:rsidRPr="00033637" w:rsidDel="00994FF0" w:rsidRDefault="00B010D0" w:rsidP="00F31FB2">
            <w:pPr>
              <w:spacing w:line="480" w:lineRule="auto"/>
              <w:rPr>
                <w:del w:id="9994" w:author="Mohammad Nayeem Hasan" w:date="2024-11-04T00:07:00Z"/>
                <w:rFonts w:ascii="Times New Roman" w:hAnsi="Times New Roman" w:cs="Times New Roman"/>
                <w:sz w:val="24"/>
                <w:szCs w:val="24"/>
              </w:rPr>
              <w:pPrChange w:id="9995" w:author="Mohammad Nayeem Hasan" w:date="2024-12-23T01:38:00Z" w16du:dateUtc="2024-12-22T19:38:00Z">
                <w:pPr/>
              </w:pPrChange>
            </w:pPr>
            <w:del w:id="9996" w:author="Mohammad Nayeem Hasan" w:date="2024-11-04T00:07:00Z">
              <w:r w:rsidRPr="00033637" w:rsidDel="00994FF0">
                <w:rPr>
                  <w:rFonts w:ascii="Times New Roman" w:hAnsi="Times New Roman" w:cs="Times New Roman"/>
                  <w:sz w:val="24"/>
                  <w:szCs w:val="24"/>
                </w:rPr>
                <w:delText>0.67 (0.27, 1.63)</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58B411E0" w14:textId="1F3430D5" w:rsidR="00B010D0" w:rsidRPr="00033637" w:rsidDel="00994FF0" w:rsidRDefault="00B010D0" w:rsidP="00F31FB2">
            <w:pPr>
              <w:spacing w:line="480" w:lineRule="auto"/>
              <w:rPr>
                <w:del w:id="9997" w:author="Mohammad Nayeem Hasan" w:date="2024-11-04T00:07:00Z"/>
                <w:rFonts w:ascii="Times New Roman" w:hAnsi="Times New Roman" w:cs="Times New Roman"/>
                <w:sz w:val="24"/>
                <w:szCs w:val="24"/>
              </w:rPr>
              <w:pPrChange w:id="9998" w:author="Mohammad Nayeem Hasan" w:date="2024-12-23T01:38:00Z" w16du:dateUtc="2024-12-22T19:38:00Z">
                <w:pPr/>
              </w:pPrChange>
            </w:pPr>
            <w:del w:id="9999" w:author="Mohammad Nayeem Hasan" w:date="2024-11-04T00:07:00Z">
              <w:r w:rsidRPr="00033637" w:rsidDel="00994FF0">
                <w:rPr>
                  <w:rFonts w:ascii="Times New Roman" w:hAnsi="Times New Roman" w:cs="Times New Roman"/>
                  <w:sz w:val="24"/>
                  <w:szCs w:val="24"/>
                </w:rPr>
                <w:delText>0.375</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0F1EABC6" w14:textId="7223CF03" w:rsidR="00B010D0" w:rsidRPr="00033637" w:rsidDel="00994FF0" w:rsidRDefault="00B010D0" w:rsidP="00F31FB2">
            <w:pPr>
              <w:spacing w:line="480" w:lineRule="auto"/>
              <w:rPr>
                <w:del w:id="10000" w:author="Mohammad Nayeem Hasan" w:date="2024-11-04T00:07:00Z"/>
                <w:rFonts w:ascii="Times New Roman" w:hAnsi="Times New Roman" w:cs="Times New Roman"/>
                <w:sz w:val="24"/>
                <w:szCs w:val="24"/>
              </w:rPr>
              <w:pPrChange w:id="10001" w:author="Mohammad Nayeem Hasan" w:date="2024-12-23T01:38:00Z" w16du:dateUtc="2024-12-22T19:38:00Z">
                <w:pPr/>
              </w:pPrChange>
            </w:pPr>
            <w:del w:id="10002" w:author="Mohammad Nayeem Hasan" w:date="2024-11-04T00:07:00Z">
              <w:r w:rsidRPr="00033637" w:rsidDel="00994FF0">
                <w:rPr>
                  <w:rFonts w:ascii="Times New Roman" w:hAnsi="Times New Roman" w:cs="Times New Roman"/>
                  <w:sz w:val="24"/>
                  <w:szCs w:val="24"/>
                </w:rPr>
                <w:delText>2.51 (1.74, 3.63)</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26B085E6" w14:textId="6A205DE5" w:rsidR="00B010D0" w:rsidRPr="00033637" w:rsidDel="00994FF0" w:rsidRDefault="00B010D0" w:rsidP="00F31FB2">
            <w:pPr>
              <w:spacing w:line="480" w:lineRule="auto"/>
              <w:rPr>
                <w:del w:id="10003" w:author="Mohammad Nayeem Hasan" w:date="2024-11-04T00:07:00Z"/>
                <w:rFonts w:ascii="Times New Roman" w:hAnsi="Times New Roman" w:cs="Times New Roman"/>
                <w:sz w:val="24"/>
                <w:szCs w:val="24"/>
                <w:rPrChange w:id="10004" w:author="Mohammad Nayeem Hasan" w:date="2024-12-23T01:53:00Z" w16du:dateUtc="2024-12-22T19:53:00Z">
                  <w:rPr>
                    <w:del w:id="10005" w:author="Mohammad Nayeem Hasan" w:date="2024-11-04T00:07:00Z"/>
                    <w:rFonts w:ascii="Times New Roman" w:hAnsi="Times New Roman" w:cs="Times New Roman"/>
                    <w:b/>
                    <w:bCs/>
                    <w:sz w:val="24"/>
                    <w:szCs w:val="24"/>
                  </w:rPr>
                </w:rPrChange>
              </w:rPr>
              <w:pPrChange w:id="10006" w:author="Mohammad Nayeem Hasan" w:date="2024-12-23T01:38:00Z" w16du:dateUtc="2024-12-22T19:38:00Z">
                <w:pPr/>
              </w:pPrChange>
            </w:pPr>
            <w:del w:id="10007" w:author="Mohammad Nayeem Hasan" w:date="2024-11-04T00:07:00Z">
              <w:r w:rsidRPr="00033637" w:rsidDel="00994FF0">
                <w:rPr>
                  <w:rFonts w:ascii="Times New Roman" w:hAnsi="Times New Roman" w:cs="Times New Roman"/>
                  <w:sz w:val="24"/>
                  <w:szCs w:val="24"/>
                  <w:rPrChange w:id="10008" w:author="Mohammad Nayeem Hasan" w:date="2024-12-23T01:53:00Z" w16du:dateUtc="2024-12-22T19:53:00Z">
                    <w:rPr>
                      <w:rFonts w:ascii="Times New Roman" w:hAnsi="Times New Roman" w:cs="Times New Roman"/>
                      <w:b/>
                      <w:bCs/>
                      <w:sz w:val="24"/>
                      <w:szCs w:val="24"/>
                    </w:rPr>
                  </w:rPrChange>
                </w:rPr>
                <w:delText>&lt;0.001</w:delText>
              </w:r>
            </w:del>
          </w:p>
        </w:tc>
      </w:tr>
      <w:tr w:rsidR="00B010D0" w:rsidRPr="00033637" w:rsidDel="00994FF0" w14:paraId="43ADAD00" w14:textId="3F79122F" w:rsidTr="00BE6175">
        <w:trPr>
          <w:trHeight w:val="138"/>
          <w:jc w:val="center"/>
          <w:del w:id="10009"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6ED3F198" w14:textId="4586B7E9" w:rsidR="00B010D0" w:rsidRPr="00033637" w:rsidDel="00994FF0" w:rsidRDefault="00B010D0" w:rsidP="00F31FB2">
            <w:pPr>
              <w:spacing w:line="480" w:lineRule="auto"/>
              <w:rPr>
                <w:del w:id="10010" w:author="Mohammad Nayeem Hasan" w:date="2024-11-04T00:07:00Z"/>
                <w:rFonts w:ascii="Times New Roman" w:hAnsi="Times New Roman" w:cs="Times New Roman"/>
                <w:sz w:val="24"/>
                <w:szCs w:val="24"/>
              </w:rPr>
              <w:pPrChange w:id="10011" w:author="Mohammad Nayeem Hasan" w:date="2024-12-23T01:38:00Z" w16du:dateUtc="2024-12-22T19:38:00Z">
                <w:pPr/>
              </w:pPrChange>
            </w:pPr>
            <w:del w:id="10012" w:author="Mohammad Nayeem Hasan" w:date="2024-11-04T00:07:00Z">
              <w:r w:rsidRPr="00033637" w:rsidDel="00994FF0">
                <w:rPr>
                  <w:rFonts w:ascii="Times New Roman" w:hAnsi="Times New Roman" w:cs="Times New Roman"/>
                  <w:sz w:val="24"/>
                  <w:szCs w:val="24"/>
                </w:rPr>
                <w:delText>Chattogram</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53E847E8" w14:textId="26333813" w:rsidR="00B010D0" w:rsidRPr="00033637" w:rsidDel="00994FF0" w:rsidRDefault="00B010D0" w:rsidP="00F31FB2">
            <w:pPr>
              <w:spacing w:line="480" w:lineRule="auto"/>
              <w:rPr>
                <w:del w:id="10013" w:author="Mohammad Nayeem Hasan" w:date="2024-11-04T00:07:00Z"/>
                <w:rFonts w:ascii="Times New Roman" w:hAnsi="Times New Roman" w:cs="Times New Roman"/>
                <w:sz w:val="24"/>
                <w:szCs w:val="24"/>
              </w:rPr>
              <w:pPrChange w:id="10014" w:author="Mohammad Nayeem Hasan" w:date="2024-12-23T01:38:00Z" w16du:dateUtc="2024-12-22T19:38:00Z">
                <w:pPr/>
              </w:pPrChange>
            </w:pPr>
            <w:del w:id="10015" w:author="Mohammad Nayeem Hasan" w:date="2024-11-04T00:07:00Z">
              <w:r w:rsidRPr="00033637" w:rsidDel="00994FF0">
                <w:rPr>
                  <w:rFonts w:ascii="Times New Roman" w:hAnsi="Times New Roman" w:cs="Times New Roman"/>
                  <w:sz w:val="24"/>
                  <w:szCs w:val="24"/>
                </w:rPr>
                <w:delText>1.09 (0.87, 1.36)</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111B7A82" w14:textId="5A569283" w:rsidR="00B010D0" w:rsidRPr="00033637" w:rsidDel="00994FF0" w:rsidRDefault="00B010D0" w:rsidP="00F31FB2">
            <w:pPr>
              <w:spacing w:line="480" w:lineRule="auto"/>
              <w:rPr>
                <w:del w:id="10016" w:author="Mohammad Nayeem Hasan" w:date="2024-11-04T00:07:00Z"/>
                <w:rFonts w:ascii="Times New Roman" w:hAnsi="Times New Roman" w:cs="Times New Roman"/>
                <w:sz w:val="24"/>
                <w:szCs w:val="24"/>
              </w:rPr>
              <w:pPrChange w:id="10017" w:author="Mohammad Nayeem Hasan" w:date="2024-12-23T01:38:00Z" w16du:dateUtc="2024-12-22T19:38:00Z">
                <w:pPr/>
              </w:pPrChange>
            </w:pPr>
            <w:del w:id="10018" w:author="Mohammad Nayeem Hasan" w:date="2024-11-04T00:07:00Z">
              <w:r w:rsidRPr="00033637" w:rsidDel="00994FF0">
                <w:rPr>
                  <w:rFonts w:ascii="Times New Roman" w:hAnsi="Times New Roman" w:cs="Times New Roman"/>
                  <w:sz w:val="24"/>
                  <w:szCs w:val="24"/>
                </w:rPr>
                <w:delText>0.439</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66377DEE" w14:textId="7014AA35" w:rsidR="00B010D0" w:rsidRPr="00033637" w:rsidDel="00994FF0" w:rsidRDefault="00B010D0" w:rsidP="00F31FB2">
            <w:pPr>
              <w:spacing w:line="480" w:lineRule="auto"/>
              <w:rPr>
                <w:del w:id="10019" w:author="Mohammad Nayeem Hasan" w:date="2024-11-04T00:07:00Z"/>
                <w:rFonts w:ascii="Times New Roman" w:hAnsi="Times New Roman" w:cs="Times New Roman"/>
                <w:sz w:val="24"/>
                <w:szCs w:val="24"/>
              </w:rPr>
              <w:pPrChange w:id="10020" w:author="Mohammad Nayeem Hasan" w:date="2024-12-23T01:38:00Z" w16du:dateUtc="2024-12-22T19:38:00Z">
                <w:pPr/>
              </w:pPrChange>
            </w:pPr>
            <w:del w:id="10021" w:author="Mohammad Nayeem Hasan" w:date="2024-11-04T00:07:00Z">
              <w:r w:rsidRPr="00033637" w:rsidDel="00994FF0">
                <w:rPr>
                  <w:rFonts w:ascii="Times New Roman" w:hAnsi="Times New Roman" w:cs="Times New Roman"/>
                  <w:sz w:val="24"/>
                  <w:szCs w:val="24"/>
                </w:rPr>
                <w:delText>1.01 (0.47, 2.20)</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79E6EFD8" w14:textId="2421ADED" w:rsidR="00B010D0" w:rsidRPr="00033637" w:rsidDel="00994FF0" w:rsidRDefault="00B010D0" w:rsidP="00F31FB2">
            <w:pPr>
              <w:spacing w:line="480" w:lineRule="auto"/>
              <w:rPr>
                <w:del w:id="10022" w:author="Mohammad Nayeem Hasan" w:date="2024-11-04T00:07:00Z"/>
                <w:rFonts w:ascii="Times New Roman" w:hAnsi="Times New Roman" w:cs="Times New Roman"/>
                <w:sz w:val="24"/>
                <w:szCs w:val="24"/>
              </w:rPr>
              <w:pPrChange w:id="10023" w:author="Mohammad Nayeem Hasan" w:date="2024-12-23T01:38:00Z" w16du:dateUtc="2024-12-22T19:38:00Z">
                <w:pPr/>
              </w:pPrChange>
            </w:pPr>
            <w:del w:id="10024" w:author="Mohammad Nayeem Hasan" w:date="2024-11-04T00:07:00Z">
              <w:r w:rsidRPr="00033637" w:rsidDel="00994FF0">
                <w:rPr>
                  <w:rFonts w:ascii="Times New Roman" w:hAnsi="Times New Roman" w:cs="Times New Roman"/>
                  <w:sz w:val="24"/>
                  <w:szCs w:val="24"/>
                </w:rPr>
                <w:delText>0.973</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2B8C3040" w14:textId="75FCDAE7" w:rsidR="00B010D0" w:rsidRPr="00033637" w:rsidDel="00994FF0" w:rsidRDefault="00B010D0" w:rsidP="00F31FB2">
            <w:pPr>
              <w:spacing w:line="480" w:lineRule="auto"/>
              <w:rPr>
                <w:del w:id="10025" w:author="Mohammad Nayeem Hasan" w:date="2024-11-04T00:07:00Z"/>
                <w:rFonts w:ascii="Times New Roman" w:hAnsi="Times New Roman" w:cs="Times New Roman"/>
                <w:sz w:val="24"/>
                <w:szCs w:val="24"/>
              </w:rPr>
              <w:pPrChange w:id="10026" w:author="Mohammad Nayeem Hasan" w:date="2024-12-23T01:38:00Z" w16du:dateUtc="2024-12-22T19:38:00Z">
                <w:pPr/>
              </w:pPrChange>
            </w:pPr>
            <w:del w:id="10027" w:author="Mohammad Nayeem Hasan" w:date="2024-11-04T00:07:00Z">
              <w:r w:rsidRPr="00033637" w:rsidDel="00994FF0">
                <w:rPr>
                  <w:rFonts w:ascii="Times New Roman" w:hAnsi="Times New Roman" w:cs="Times New Roman"/>
                  <w:sz w:val="24"/>
                  <w:szCs w:val="24"/>
                </w:rPr>
                <w:delText>1.33 (0.94, 1.90)</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3C23C79D" w14:textId="01373F03" w:rsidR="00B010D0" w:rsidRPr="00033637" w:rsidDel="00994FF0" w:rsidRDefault="00B010D0" w:rsidP="00F31FB2">
            <w:pPr>
              <w:spacing w:line="480" w:lineRule="auto"/>
              <w:rPr>
                <w:del w:id="10028" w:author="Mohammad Nayeem Hasan" w:date="2024-11-04T00:07:00Z"/>
                <w:rFonts w:ascii="Times New Roman" w:hAnsi="Times New Roman" w:cs="Times New Roman"/>
                <w:sz w:val="24"/>
                <w:szCs w:val="24"/>
              </w:rPr>
              <w:pPrChange w:id="10029" w:author="Mohammad Nayeem Hasan" w:date="2024-12-23T01:38:00Z" w16du:dateUtc="2024-12-22T19:38:00Z">
                <w:pPr/>
              </w:pPrChange>
            </w:pPr>
            <w:del w:id="10030" w:author="Mohammad Nayeem Hasan" w:date="2024-11-04T00:07:00Z">
              <w:r w:rsidRPr="00033637" w:rsidDel="00994FF0">
                <w:rPr>
                  <w:rFonts w:ascii="Times New Roman" w:hAnsi="Times New Roman" w:cs="Times New Roman"/>
                  <w:sz w:val="24"/>
                  <w:szCs w:val="24"/>
                </w:rPr>
                <w:delText>0.112</w:delText>
              </w:r>
            </w:del>
          </w:p>
        </w:tc>
      </w:tr>
      <w:tr w:rsidR="00B010D0" w:rsidRPr="00033637" w:rsidDel="00994FF0" w14:paraId="559A5344" w14:textId="429E376E" w:rsidTr="00BE6175">
        <w:trPr>
          <w:trHeight w:val="138"/>
          <w:jc w:val="center"/>
          <w:del w:id="10031"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78D2A01B" w14:textId="0BE516D7" w:rsidR="00B010D0" w:rsidRPr="00033637" w:rsidDel="00994FF0" w:rsidRDefault="00B010D0" w:rsidP="00F31FB2">
            <w:pPr>
              <w:spacing w:line="480" w:lineRule="auto"/>
              <w:rPr>
                <w:del w:id="10032" w:author="Mohammad Nayeem Hasan" w:date="2024-11-04T00:07:00Z"/>
                <w:rFonts w:ascii="Times New Roman" w:hAnsi="Times New Roman" w:cs="Times New Roman"/>
                <w:sz w:val="24"/>
                <w:szCs w:val="24"/>
              </w:rPr>
              <w:pPrChange w:id="10033" w:author="Mohammad Nayeem Hasan" w:date="2024-12-23T01:38:00Z" w16du:dateUtc="2024-12-22T19:38:00Z">
                <w:pPr/>
              </w:pPrChange>
            </w:pPr>
            <w:del w:id="10034" w:author="Mohammad Nayeem Hasan" w:date="2024-11-04T00:07:00Z">
              <w:r w:rsidRPr="00033637" w:rsidDel="00994FF0">
                <w:rPr>
                  <w:rFonts w:ascii="Times New Roman" w:hAnsi="Times New Roman" w:cs="Times New Roman"/>
                  <w:sz w:val="24"/>
                  <w:szCs w:val="24"/>
                </w:rPr>
                <w:delText>Dhaka</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4355141C" w14:textId="0AD12402" w:rsidR="00B010D0" w:rsidRPr="00033637" w:rsidDel="00994FF0" w:rsidRDefault="00B010D0" w:rsidP="00F31FB2">
            <w:pPr>
              <w:spacing w:line="480" w:lineRule="auto"/>
              <w:rPr>
                <w:del w:id="10035" w:author="Mohammad Nayeem Hasan" w:date="2024-11-04T00:07:00Z"/>
                <w:rFonts w:ascii="Times New Roman" w:hAnsi="Times New Roman" w:cs="Times New Roman"/>
                <w:sz w:val="24"/>
                <w:szCs w:val="24"/>
              </w:rPr>
              <w:pPrChange w:id="10036" w:author="Mohammad Nayeem Hasan" w:date="2024-12-23T01:38:00Z" w16du:dateUtc="2024-12-22T19:38:00Z">
                <w:pPr/>
              </w:pPrChange>
            </w:pPr>
            <w:del w:id="10037" w:author="Mohammad Nayeem Hasan" w:date="2024-11-04T00:07:00Z">
              <w:r w:rsidRPr="00033637" w:rsidDel="00994FF0">
                <w:rPr>
                  <w:rFonts w:ascii="Times New Roman" w:hAnsi="Times New Roman" w:cs="Times New Roman"/>
                  <w:sz w:val="24"/>
                  <w:szCs w:val="24"/>
                </w:rPr>
                <w:delText>0.96 (0.78, 1.19)</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31F14A05" w14:textId="1D3DF016" w:rsidR="00B010D0" w:rsidRPr="00033637" w:rsidDel="00994FF0" w:rsidRDefault="00B010D0" w:rsidP="00F31FB2">
            <w:pPr>
              <w:spacing w:line="480" w:lineRule="auto"/>
              <w:rPr>
                <w:del w:id="10038" w:author="Mohammad Nayeem Hasan" w:date="2024-11-04T00:07:00Z"/>
                <w:rFonts w:ascii="Times New Roman" w:hAnsi="Times New Roman" w:cs="Times New Roman"/>
                <w:sz w:val="24"/>
                <w:szCs w:val="24"/>
              </w:rPr>
              <w:pPrChange w:id="10039" w:author="Mohammad Nayeem Hasan" w:date="2024-12-23T01:38:00Z" w16du:dateUtc="2024-12-22T19:38:00Z">
                <w:pPr/>
              </w:pPrChange>
            </w:pPr>
            <w:del w:id="10040" w:author="Mohammad Nayeem Hasan" w:date="2024-11-04T00:07:00Z">
              <w:r w:rsidRPr="00033637" w:rsidDel="00994FF0">
                <w:rPr>
                  <w:rFonts w:ascii="Times New Roman" w:hAnsi="Times New Roman" w:cs="Times New Roman"/>
                  <w:sz w:val="24"/>
                  <w:szCs w:val="24"/>
                </w:rPr>
                <w:delText>0.724</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10B15F1C" w14:textId="0EE7A84A" w:rsidR="00B010D0" w:rsidRPr="00033637" w:rsidDel="00994FF0" w:rsidRDefault="00B010D0" w:rsidP="00F31FB2">
            <w:pPr>
              <w:spacing w:line="480" w:lineRule="auto"/>
              <w:rPr>
                <w:del w:id="10041" w:author="Mohammad Nayeem Hasan" w:date="2024-11-04T00:07:00Z"/>
                <w:rFonts w:ascii="Times New Roman" w:hAnsi="Times New Roman" w:cs="Times New Roman"/>
                <w:sz w:val="24"/>
                <w:szCs w:val="24"/>
              </w:rPr>
              <w:pPrChange w:id="10042" w:author="Mohammad Nayeem Hasan" w:date="2024-12-23T01:38:00Z" w16du:dateUtc="2024-12-22T19:38:00Z">
                <w:pPr/>
              </w:pPrChange>
            </w:pPr>
            <w:del w:id="10043" w:author="Mohammad Nayeem Hasan" w:date="2024-11-04T00:07:00Z">
              <w:r w:rsidRPr="00033637" w:rsidDel="00994FF0">
                <w:rPr>
                  <w:rFonts w:ascii="Times New Roman" w:hAnsi="Times New Roman" w:cs="Times New Roman"/>
                  <w:sz w:val="24"/>
                  <w:szCs w:val="24"/>
                </w:rPr>
                <w:delText>1.01 (0.46, 2.16)</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7F9A7EF9" w14:textId="0BA07C60" w:rsidR="00B010D0" w:rsidRPr="00033637" w:rsidDel="00994FF0" w:rsidRDefault="00B010D0" w:rsidP="00F31FB2">
            <w:pPr>
              <w:spacing w:line="480" w:lineRule="auto"/>
              <w:rPr>
                <w:del w:id="10044" w:author="Mohammad Nayeem Hasan" w:date="2024-11-04T00:07:00Z"/>
                <w:rFonts w:ascii="Times New Roman" w:hAnsi="Times New Roman" w:cs="Times New Roman"/>
                <w:sz w:val="24"/>
                <w:szCs w:val="24"/>
              </w:rPr>
              <w:pPrChange w:id="10045" w:author="Mohammad Nayeem Hasan" w:date="2024-12-23T01:38:00Z" w16du:dateUtc="2024-12-22T19:38:00Z">
                <w:pPr/>
              </w:pPrChange>
            </w:pPr>
            <w:del w:id="10046" w:author="Mohammad Nayeem Hasan" w:date="2024-11-04T00:07:00Z">
              <w:r w:rsidRPr="00033637" w:rsidDel="00994FF0">
                <w:rPr>
                  <w:rFonts w:ascii="Times New Roman" w:hAnsi="Times New Roman" w:cs="Times New Roman"/>
                  <w:sz w:val="24"/>
                  <w:szCs w:val="24"/>
                </w:rPr>
                <w:delText>0.999</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6506136F" w14:textId="1B9FD2E7" w:rsidR="00B010D0" w:rsidRPr="00033637" w:rsidDel="00994FF0" w:rsidRDefault="00B010D0" w:rsidP="00F31FB2">
            <w:pPr>
              <w:spacing w:line="480" w:lineRule="auto"/>
              <w:rPr>
                <w:del w:id="10047" w:author="Mohammad Nayeem Hasan" w:date="2024-11-04T00:07:00Z"/>
                <w:rFonts w:ascii="Times New Roman" w:hAnsi="Times New Roman" w:cs="Times New Roman"/>
                <w:sz w:val="24"/>
                <w:szCs w:val="24"/>
              </w:rPr>
              <w:pPrChange w:id="10048" w:author="Mohammad Nayeem Hasan" w:date="2024-12-23T01:38:00Z" w16du:dateUtc="2024-12-22T19:38:00Z">
                <w:pPr/>
              </w:pPrChange>
            </w:pPr>
            <w:del w:id="10049" w:author="Mohammad Nayeem Hasan" w:date="2024-11-04T00:07:00Z">
              <w:r w:rsidRPr="00033637" w:rsidDel="00994FF0">
                <w:rPr>
                  <w:rFonts w:ascii="Times New Roman" w:hAnsi="Times New Roman" w:cs="Times New Roman"/>
                  <w:sz w:val="24"/>
                  <w:szCs w:val="24"/>
                </w:rPr>
                <w:delText>0.91 (0.64, 1.30)</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352488A1" w14:textId="5EBE3904" w:rsidR="00B010D0" w:rsidRPr="00033637" w:rsidDel="00994FF0" w:rsidRDefault="00B010D0" w:rsidP="00F31FB2">
            <w:pPr>
              <w:spacing w:line="480" w:lineRule="auto"/>
              <w:rPr>
                <w:del w:id="10050" w:author="Mohammad Nayeem Hasan" w:date="2024-11-04T00:07:00Z"/>
                <w:rFonts w:ascii="Times New Roman" w:hAnsi="Times New Roman" w:cs="Times New Roman"/>
                <w:sz w:val="24"/>
                <w:szCs w:val="24"/>
              </w:rPr>
              <w:pPrChange w:id="10051" w:author="Mohammad Nayeem Hasan" w:date="2024-12-23T01:38:00Z" w16du:dateUtc="2024-12-22T19:38:00Z">
                <w:pPr/>
              </w:pPrChange>
            </w:pPr>
            <w:del w:id="10052" w:author="Mohammad Nayeem Hasan" w:date="2024-11-04T00:07:00Z">
              <w:r w:rsidRPr="00033637" w:rsidDel="00994FF0">
                <w:rPr>
                  <w:rFonts w:ascii="Times New Roman" w:hAnsi="Times New Roman" w:cs="Times New Roman"/>
                  <w:sz w:val="24"/>
                  <w:szCs w:val="24"/>
                </w:rPr>
                <w:delText>0.597</w:delText>
              </w:r>
            </w:del>
          </w:p>
        </w:tc>
      </w:tr>
      <w:tr w:rsidR="00B010D0" w:rsidRPr="00033637" w:rsidDel="00994FF0" w14:paraId="066EE1B2" w14:textId="6414684D" w:rsidTr="00BE6175">
        <w:trPr>
          <w:trHeight w:val="138"/>
          <w:jc w:val="center"/>
          <w:del w:id="10053"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1C793C2F" w14:textId="72461CAC" w:rsidR="00B010D0" w:rsidRPr="00033637" w:rsidDel="00994FF0" w:rsidRDefault="00B010D0" w:rsidP="00F31FB2">
            <w:pPr>
              <w:spacing w:line="480" w:lineRule="auto"/>
              <w:rPr>
                <w:del w:id="10054" w:author="Mohammad Nayeem Hasan" w:date="2024-11-04T00:07:00Z"/>
                <w:rFonts w:ascii="Times New Roman" w:hAnsi="Times New Roman" w:cs="Times New Roman"/>
                <w:sz w:val="24"/>
                <w:szCs w:val="24"/>
              </w:rPr>
              <w:pPrChange w:id="10055" w:author="Mohammad Nayeem Hasan" w:date="2024-12-23T01:38:00Z" w16du:dateUtc="2024-12-22T19:38:00Z">
                <w:pPr/>
              </w:pPrChange>
            </w:pPr>
            <w:del w:id="10056" w:author="Mohammad Nayeem Hasan" w:date="2024-11-04T00:07:00Z">
              <w:r w:rsidRPr="00033637" w:rsidDel="00994FF0">
                <w:rPr>
                  <w:rFonts w:ascii="Times New Roman" w:hAnsi="Times New Roman" w:cs="Times New Roman"/>
                  <w:sz w:val="24"/>
                  <w:szCs w:val="24"/>
                </w:rPr>
                <w:delText>Khulna</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7206A0CD" w14:textId="1773519E" w:rsidR="00B010D0" w:rsidRPr="00033637" w:rsidDel="00994FF0" w:rsidRDefault="00B010D0" w:rsidP="00F31FB2">
            <w:pPr>
              <w:spacing w:line="480" w:lineRule="auto"/>
              <w:rPr>
                <w:del w:id="10057" w:author="Mohammad Nayeem Hasan" w:date="2024-11-04T00:07:00Z"/>
                <w:rFonts w:ascii="Times New Roman" w:hAnsi="Times New Roman" w:cs="Times New Roman"/>
                <w:sz w:val="24"/>
                <w:szCs w:val="24"/>
              </w:rPr>
              <w:pPrChange w:id="10058" w:author="Mohammad Nayeem Hasan" w:date="2024-12-23T01:38:00Z" w16du:dateUtc="2024-12-22T19:38:00Z">
                <w:pPr/>
              </w:pPrChange>
            </w:pPr>
            <w:del w:id="10059" w:author="Mohammad Nayeem Hasan" w:date="2024-11-04T00:07:00Z">
              <w:r w:rsidRPr="00033637" w:rsidDel="00994FF0">
                <w:rPr>
                  <w:rFonts w:ascii="Times New Roman" w:hAnsi="Times New Roman" w:cs="Times New Roman"/>
                  <w:sz w:val="24"/>
                  <w:szCs w:val="24"/>
                </w:rPr>
                <w:delText>0.65 (0.50, 0.85)</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0353CE7D" w14:textId="5BE55A8D" w:rsidR="00B010D0" w:rsidRPr="00033637" w:rsidDel="00994FF0" w:rsidRDefault="00B010D0" w:rsidP="00F31FB2">
            <w:pPr>
              <w:spacing w:line="480" w:lineRule="auto"/>
              <w:rPr>
                <w:del w:id="10060" w:author="Mohammad Nayeem Hasan" w:date="2024-11-04T00:07:00Z"/>
                <w:rFonts w:ascii="Times New Roman" w:hAnsi="Times New Roman" w:cs="Times New Roman"/>
                <w:sz w:val="24"/>
                <w:szCs w:val="24"/>
                <w:rPrChange w:id="10061" w:author="Mohammad Nayeem Hasan" w:date="2024-12-23T01:53:00Z" w16du:dateUtc="2024-12-22T19:53:00Z">
                  <w:rPr>
                    <w:del w:id="10062" w:author="Mohammad Nayeem Hasan" w:date="2024-11-04T00:07:00Z"/>
                    <w:rFonts w:ascii="Times New Roman" w:hAnsi="Times New Roman" w:cs="Times New Roman"/>
                    <w:b/>
                    <w:bCs/>
                    <w:sz w:val="24"/>
                    <w:szCs w:val="24"/>
                  </w:rPr>
                </w:rPrChange>
              </w:rPr>
              <w:pPrChange w:id="10063" w:author="Mohammad Nayeem Hasan" w:date="2024-12-23T01:38:00Z" w16du:dateUtc="2024-12-22T19:38:00Z">
                <w:pPr/>
              </w:pPrChange>
            </w:pPr>
            <w:del w:id="10064" w:author="Mohammad Nayeem Hasan" w:date="2024-11-04T00:07:00Z">
              <w:r w:rsidRPr="00033637" w:rsidDel="00994FF0">
                <w:rPr>
                  <w:rFonts w:ascii="Times New Roman" w:hAnsi="Times New Roman" w:cs="Times New Roman"/>
                  <w:sz w:val="24"/>
                  <w:szCs w:val="24"/>
                  <w:rPrChange w:id="10065" w:author="Mohammad Nayeem Hasan" w:date="2024-12-23T01:53:00Z" w16du:dateUtc="2024-12-22T19:53:00Z">
                    <w:rPr>
                      <w:rFonts w:ascii="Times New Roman" w:hAnsi="Times New Roman" w:cs="Times New Roman"/>
                      <w:b/>
                      <w:bCs/>
                      <w:sz w:val="24"/>
                      <w:szCs w:val="24"/>
                    </w:rPr>
                  </w:rPrChange>
                </w:rPr>
                <w:delText>0.002</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4125482F" w14:textId="2323657E" w:rsidR="00B010D0" w:rsidRPr="00033637" w:rsidDel="00994FF0" w:rsidRDefault="00B010D0" w:rsidP="00F31FB2">
            <w:pPr>
              <w:spacing w:line="480" w:lineRule="auto"/>
              <w:rPr>
                <w:del w:id="10066" w:author="Mohammad Nayeem Hasan" w:date="2024-11-04T00:07:00Z"/>
                <w:rFonts w:ascii="Times New Roman" w:hAnsi="Times New Roman" w:cs="Times New Roman"/>
                <w:sz w:val="24"/>
                <w:szCs w:val="24"/>
              </w:rPr>
              <w:pPrChange w:id="10067" w:author="Mohammad Nayeem Hasan" w:date="2024-12-23T01:38:00Z" w16du:dateUtc="2024-12-22T19:38:00Z">
                <w:pPr/>
              </w:pPrChange>
            </w:pPr>
            <w:del w:id="10068" w:author="Mohammad Nayeem Hasan" w:date="2024-11-04T00:07:00Z">
              <w:r w:rsidRPr="00033637" w:rsidDel="00994FF0">
                <w:rPr>
                  <w:rFonts w:ascii="Times New Roman" w:hAnsi="Times New Roman" w:cs="Times New Roman"/>
                  <w:sz w:val="24"/>
                  <w:szCs w:val="24"/>
                </w:rPr>
                <w:delText>0.93 (0.41, 2.13)</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4E4F0473" w14:textId="3DF6BE26" w:rsidR="00B010D0" w:rsidRPr="00033637" w:rsidDel="00994FF0" w:rsidRDefault="00B010D0" w:rsidP="00F31FB2">
            <w:pPr>
              <w:spacing w:line="480" w:lineRule="auto"/>
              <w:rPr>
                <w:del w:id="10069" w:author="Mohammad Nayeem Hasan" w:date="2024-11-04T00:07:00Z"/>
                <w:rFonts w:ascii="Times New Roman" w:hAnsi="Times New Roman" w:cs="Times New Roman"/>
                <w:sz w:val="24"/>
                <w:szCs w:val="24"/>
              </w:rPr>
              <w:pPrChange w:id="10070" w:author="Mohammad Nayeem Hasan" w:date="2024-12-23T01:38:00Z" w16du:dateUtc="2024-12-22T19:38:00Z">
                <w:pPr/>
              </w:pPrChange>
            </w:pPr>
            <w:del w:id="10071" w:author="Mohammad Nayeem Hasan" w:date="2024-11-04T00:07:00Z">
              <w:r w:rsidRPr="00033637" w:rsidDel="00994FF0">
                <w:rPr>
                  <w:rFonts w:ascii="Times New Roman" w:hAnsi="Times New Roman" w:cs="Times New Roman"/>
                  <w:sz w:val="24"/>
                  <w:szCs w:val="24"/>
                </w:rPr>
                <w:delText>0.862</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486A844C" w14:textId="438B23DD" w:rsidR="00B010D0" w:rsidRPr="00033637" w:rsidDel="00994FF0" w:rsidRDefault="00B010D0" w:rsidP="00F31FB2">
            <w:pPr>
              <w:spacing w:line="480" w:lineRule="auto"/>
              <w:rPr>
                <w:del w:id="10072" w:author="Mohammad Nayeem Hasan" w:date="2024-11-04T00:07:00Z"/>
                <w:rFonts w:ascii="Times New Roman" w:hAnsi="Times New Roman" w:cs="Times New Roman"/>
                <w:sz w:val="24"/>
                <w:szCs w:val="24"/>
              </w:rPr>
              <w:pPrChange w:id="10073" w:author="Mohammad Nayeem Hasan" w:date="2024-12-23T01:38:00Z" w16du:dateUtc="2024-12-22T19:38:00Z">
                <w:pPr/>
              </w:pPrChange>
            </w:pPr>
            <w:del w:id="10074" w:author="Mohammad Nayeem Hasan" w:date="2024-11-04T00:07:00Z">
              <w:r w:rsidRPr="00033637" w:rsidDel="00994FF0">
                <w:rPr>
                  <w:rFonts w:ascii="Times New Roman" w:hAnsi="Times New Roman" w:cs="Times New Roman"/>
                  <w:sz w:val="24"/>
                  <w:szCs w:val="24"/>
                </w:rPr>
                <w:delText>1.05 (0.72, 1.53)</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39622D41" w14:textId="2D95BA2F" w:rsidR="00B010D0" w:rsidRPr="00033637" w:rsidDel="00994FF0" w:rsidRDefault="00B010D0" w:rsidP="00F31FB2">
            <w:pPr>
              <w:spacing w:line="480" w:lineRule="auto"/>
              <w:rPr>
                <w:del w:id="10075" w:author="Mohammad Nayeem Hasan" w:date="2024-11-04T00:07:00Z"/>
                <w:rFonts w:ascii="Times New Roman" w:hAnsi="Times New Roman" w:cs="Times New Roman"/>
                <w:sz w:val="24"/>
                <w:szCs w:val="24"/>
              </w:rPr>
              <w:pPrChange w:id="10076" w:author="Mohammad Nayeem Hasan" w:date="2024-12-23T01:38:00Z" w16du:dateUtc="2024-12-22T19:38:00Z">
                <w:pPr/>
              </w:pPrChange>
            </w:pPr>
            <w:del w:id="10077" w:author="Mohammad Nayeem Hasan" w:date="2024-11-04T00:07:00Z">
              <w:r w:rsidRPr="00033637" w:rsidDel="00994FF0">
                <w:rPr>
                  <w:rFonts w:ascii="Times New Roman" w:hAnsi="Times New Roman" w:cs="Times New Roman"/>
                  <w:sz w:val="24"/>
                  <w:szCs w:val="24"/>
                </w:rPr>
                <w:delText>0.814</w:delText>
              </w:r>
            </w:del>
          </w:p>
        </w:tc>
      </w:tr>
      <w:tr w:rsidR="00B010D0" w:rsidRPr="00033637" w:rsidDel="00994FF0" w14:paraId="79890734" w14:textId="5A8FDD18" w:rsidTr="00BE6175">
        <w:trPr>
          <w:trHeight w:val="138"/>
          <w:jc w:val="center"/>
          <w:del w:id="10078"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66D51D4A" w14:textId="50A403EC" w:rsidR="00B010D0" w:rsidRPr="00033637" w:rsidDel="00994FF0" w:rsidRDefault="00B010D0" w:rsidP="00F31FB2">
            <w:pPr>
              <w:spacing w:line="480" w:lineRule="auto"/>
              <w:rPr>
                <w:del w:id="10079" w:author="Mohammad Nayeem Hasan" w:date="2024-11-04T00:07:00Z"/>
                <w:rFonts w:ascii="Times New Roman" w:hAnsi="Times New Roman" w:cs="Times New Roman"/>
                <w:sz w:val="24"/>
                <w:szCs w:val="24"/>
              </w:rPr>
              <w:pPrChange w:id="10080" w:author="Mohammad Nayeem Hasan" w:date="2024-12-23T01:38:00Z" w16du:dateUtc="2024-12-22T19:38:00Z">
                <w:pPr/>
              </w:pPrChange>
            </w:pPr>
            <w:del w:id="10081" w:author="Mohammad Nayeem Hasan" w:date="2024-11-04T00:07:00Z">
              <w:r w:rsidRPr="00033637" w:rsidDel="00994FF0">
                <w:rPr>
                  <w:rFonts w:ascii="Times New Roman" w:hAnsi="Times New Roman" w:cs="Times New Roman"/>
                  <w:sz w:val="24"/>
                  <w:szCs w:val="24"/>
                </w:rPr>
                <w:delText>Mymensingh</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18D17F7E" w14:textId="46A33C86" w:rsidR="00B010D0" w:rsidRPr="00033637" w:rsidDel="00994FF0" w:rsidRDefault="00B010D0" w:rsidP="00F31FB2">
            <w:pPr>
              <w:spacing w:line="480" w:lineRule="auto"/>
              <w:rPr>
                <w:del w:id="10082" w:author="Mohammad Nayeem Hasan" w:date="2024-11-04T00:07:00Z"/>
                <w:rFonts w:ascii="Times New Roman" w:hAnsi="Times New Roman" w:cs="Times New Roman"/>
                <w:sz w:val="24"/>
                <w:szCs w:val="24"/>
              </w:rPr>
              <w:pPrChange w:id="10083" w:author="Mohammad Nayeem Hasan" w:date="2024-12-23T01:38:00Z" w16du:dateUtc="2024-12-22T19:38:00Z">
                <w:pPr/>
              </w:pPrChange>
            </w:pPr>
            <w:del w:id="10084" w:author="Mohammad Nayeem Hasan" w:date="2024-11-04T00:07:00Z">
              <w:r w:rsidRPr="00033637" w:rsidDel="00994FF0">
                <w:rPr>
                  <w:rFonts w:ascii="Times New Roman" w:hAnsi="Times New Roman" w:cs="Times New Roman"/>
                  <w:sz w:val="24"/>
                  <w:szCs w:val="24"/>
                </w:rPr>
                <w:delText>-</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3814D5EC" w14:textId="17CD0763" w:rsidR="00B010D0" w:rsidRPr="00033637" w:rsidDel="00994FF0" w:rsidRDefault="00B010D0" w:rsidP="00F31FB2">
            <w:pPr>
              <w:spacing w:line="480" w:lineRule="auto"/>
              <w:rPr>
                <w:del w:id="10085" w:author="Mohammad Nayeem Hasan" w:date="2024-11-04T00:07:00Z"/>
                <w:rFonts w:ascii="Times New Roman" w:hAnsi="Times New Roman" w:cs="Times New Roman"/>
                <w:sz w:val="24"/>
                <w:szCs w:val="24"/>
              </w:rPr>
              <w:pPrChange w:id="10086" w:author="Mohammad Nayeem Hasan" w:date="2024-12-23T01:38:00Z" w16du:dateUtc="2024-12-22T19:38:00Z">
                <w:pPr/>
              </w:pPrChange>
            </w:pPr>
            <w:del w:id="10087"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125F8DB6" w14:textId="52A278D3" w:rsidR="00B010D0" w:rsidRPr="00033637" w:rsidDel="00994FF0" w:rsidRDefault="00B010D0" w:rsidP="00F31FB2">
            <w:pPr>
              <w:spacing w:line="480" w:lineRule="auto"/>
              <w:rPr>
                <w:del w:id="10088" w:author="Mohammad Nayeem Hasan" w:date="2024-11-04T00:07:00Z"/>
                <w:rFonts w:ascii="Times New Roman" w:hAnsi="Times New Roman" w:cs="Times New Roman"/>
                <w:sz w:val="24"/>
                <w:szCs w:val="24"/>
              </w:rPr>
              <w:pPrChange w:id="10089" w:author="Mohammad Nayeem Hasan" w:date="2024-12-23T01:38:00Z" w16du:dateUtc="2024-12-22T19:38:00Z">
                <w:pPr/>
              </w:pPrChange>
            </w:pPr>
            <w:del w:id="10090"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76CC43D3" w14:textId="70DABC76" w:rsidR="00B010D0" w:rsidRPr="00033637" w:rsidDel="00994FF0" w:rsidRDefault="00B010D0" w:rsidP="00F31FB2">
            <w:pPr>
              <w:spacing w:line="480" w:lineRule="auto"/>
              <w:rPr>
                <w:del w:id="10091" w:author="Mohammad Nayeem Hasan" w:date="2024-11-04T00:07:00Z"/>
                <w:rFonts w:ascii="Times New Roman" w:hAnsi="Times New Roman" w:cs="Times New Roman"/>
                <w:sz w:val="24"/>
                <w:szCs w:val="24"/>
              </w:rPr>
              <w:pPrChange w:id="10092" w:author="Mohammad Nayeem Hasan" w:date="2024-12-23T01:38:00Z" w16du:dateUtc="2024-12-22T19:38:00Z">
                <w:pPr/>
              </w:pPrChange>
            </w:pPr>
            <w:del w:id="10093"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1552E526" w14:textId="5B0CE916" w:rsidR="00B010D0" w:rsidRPr="00033637" w:rsidDel="00994FF0" w:rsidRDefault="00B010D0" w:rsidP="00F31FB2">
            <w:pPr>
              <w:spacing w:line="480" w:lineRule="auto"/>
              <w:rPr>
                <w:del w:id="10094" w:author="Mohammad Nayeem Hasan" w:date="2024-11-04T00:07:00Z"/>
                <w:rFonts w:ascii="Times New Roman" w:hAnsi="Times New Roman" w:cs="Times New Roman"/>
                <w:sz w:val="24"/>
                <w:szCs w:val="24"/>
              </w:rPr>
              <w:pPrChange w:id="10095" w:author="Mohammad Nayeem Hasan" w:date="2024-12-23T01:38:00Z" w16du:dateUtc="2024-12-22T19:38:00Z">
                <w:pPr/>
              </w:pPrChange>
            </w:pPr>
            <w:del w:id="10096" w:author="Mohammad Nayeem Hasan" w:date="2024-11-04T00:07:00Z">
              <w:r w:rsidRPr="00033637" w:rsidDel="00994FF0">
                <w:rPr>
                  <w:rFonts w:ascii="Times New Roman" w:hAnsi="Times New Roman" w:cs="Times New Roman"/>
                  <w:sz w:val="24"/>
                  <w:szCs w:val="24"/>
                </w:rPr>
                <w:delText>1.22 (0.84, 1.79)</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282DA112" w14:textId="30DE487E" w:rsidR="00B010D0" w:rsidRPr="00033637" w:rsidDel="00994FF0" w:rsidRDefault="00B010D0" w:rsidP="00F31FB2">
            <w:pPr>
              <w:spacing w:line="480" w:lineRule="auto"/>
              <w:rPr>
                <w:del w:id="10097" w:author="Mohammad Nayeem Hasan" w:date="2024-11-04T00:07:00Z"/>
                <w:rFonts w:ascii="Times New Roman" w:hAnsi="Times New Roman" w:cs="Times New Roman"/>
                <w:sz w:val="24"/>
                <w:szCs w:val="24"/>
              </w:rPr>
              <w:pPrChange w:id="10098" w:author="Mohammad Nayeem Hasan" w:date="2024-12-23T01:38:00Z" w16du:dateUtc="2024-12-22T19:38:00Z">
                <w:pPr/>
              </w:pPrChange>
            </w:pPr>
            <w:del w:id="10099" w:author="Mohammad Nayeem Hasan" w:date="2024-11-04T00:07:00Z">
              <w:r w:rsidRPr="00033637" w:rsidDel="00994FF0">
                <w:rPr>
                  <w:rFonts w:ascii="Times New Roman" w:hAnsi="Times New Roman" w:cs="Times New Roman"/>
                  <w:sz w:val="24"/>
                  <w:szCs w:val="24"/>
                </w:rPr>
                <w:delText>0.296</w:delText>
              </w:r>
            </w:del>
          </w:p>
        </w:tc>
      </w:tr>
      <w:tr w:rsidR="00B010D0" w:rsidRPr="00033637" w:rsidDel="00994FF0" w14:paraId="376B3A72" w14:textId="3AA61592" w:rsidTr="00BE6175">
        <w:trPr>
          <w:trHeight w:val="138"/>
          <w:jc w:val="center"/>
          <w:del w:id="10100"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18E643AA" w14:textId="150E2FA9" w:rsidR="00B010D0" w:rsidRPr="00033637" w:rsidDel="00994FF0" w:rsidRDefault="00B010D0" w:rsidP="00F31FB2">
            <w:pPr>
              <w:spacing w:line="480" w:lineRule="auto"/>
              <w:rPr>
                <w:del w:id="10101" w:author="Mohammad Nayeem Hasan" w:date="2024-11-04T00:07:00Z"/>
                <w:rFonts w:ascii="Times New Roman" w:hAnsi="Times New Roman" w:cs="Times New Roman"/>
                <w:sz w:val="24"/>
                <w:szCs w:val="24"/>
              </w:rPr>
              <w:pPrChange w:id="10102" w:author="Mohammad Nayeem Hasan" w:date="2024-12-23T01:38:00Z" w16du:dateUtc="2024-12-22T19:38:00Z">
                <w:pPr/>
              </w:pPrChange>
            </w:pPr>
            <w:del w:id="10103" w:author="Mohammad Nayeem Hasan" w:date="2024-11-04T00:07:00Z">
              <w:r w:rsidRPr="00033637" w:rsidDel="00994FF0">
                <w:rPr>
                  <w:rFonts w:ascii="Times New Roman" w:hAnsi="Times New Roman" w:cs="Times New Roman"/>
                  <w:sz w:val="24"/>
                  <w:szCs w:val="24"/>
                </w:rPr>
                <w:delText>Rajshahi</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54BE8847" w14:textId="2DD81BC6" w:rsidR="00B010D0" w:rsidRPr="00033637" w:rsidDel="00994FF0" w:rsidRDefault="00B010D0" w:rsidP="00F31FB2">
            <w:pPr>
              <w:spacing w:line="480" w:lineRule="auto"/>
              <w:rPr>
                <w:del w:id="10104" w:author="Mohammad Nayeem Hasan" w:date="2024-11-04T00:07:00Z"/>
                <w:rFonts w:ascii="Times New Roman" w:hAnsi="Times New Roman" w:cs="Times New Roman"/>
                <w:sz w:val="24"/>
                <w:szCs w:val="24"/>
              </w:rPr>
              <w:pPrChange w:id="10105" w:author="Mohammad Nayeem Hasan" w:date="2024-12-23T01:38:00Z" w16du:dateUtc="2024-12-22T19:38:00Z">
                <w:pPr/>
              </w:pPrChange>
            </w:pPr>
            <w:del w:id="10106" w:author="Mohammad Nayeem Hasan" w:date="2024-11-04T00:07:00Z">
              <w:r w:rsidRPr="00033637" w:rsidDel="00994FF0">
                <w:rPr>
                  <w:rFonts w:ascii="Times New Roman" w:hAnsi="Times New Roman" w:cs="Times New Roman"/>
                  <w:sz w:val="24"/>
                  <w:szCs w:val="24"/>
                </w:rPr>
                <w:delText>1.04 (0.83, 1.28)</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2C7EFC7D" w14:textId="75538523" w:rsidR="00B010D0" w:rsidRPr="00033637" w:rsidDel="00994FF0" w:rsidRDefault="00B010D0" w:rsidP="00F31FB2">
            <w:pPr>
              <w:spacing w:line="480" w:lineRule="auto"/>
              <w:rPr>
                <w:del w:id="10107" w:author="Mohammad Nayeem Hasan" w:date="2024-11-04T00:07:00Z"/>
                <w:rFonts w:ascii="Times New Roman" w:hAnsi="Times New Roman" w:cs="Times New Roman"/>
                <w:sz w:val="24"/>
                <w:szCs w:val="24"/>
              </w:rPr>
              <w:pPrChange w:id="10108" w:author="Mohammad Nayeem Hasan" w:date="2024-12-23T01:38:00Z" w16du:dateUtc="2024-12-22T19:38:00Z">
                <w:pPr/>
              </w:pPrChange>
            </w:pPr>
            <w:del w:id="10109" w:author="Mohammad Nayeem Hasan" w:date="2024-11-04T00:07:00Z">
              <w:r w:rsidRPr="00033637" w:rsidDel="00994FF0">
                <w:rPr>
                  <w:rFonts w:ascii="Times New Roman" w:hAnsi="Times New Roman" w:cs="Times New Roman"/>
                  <w:sz w:val="24"/>
                  <w:szCs w:val="24"/>
                </w:rPr>
                <w:delText>0.754</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1EA90215" w14:textId="279849D4" w:rsidR="00B010D0" w:rsidRPr="00033637" w:rsidDel="00994FF0" w:rsidRDefault="00B010D0" w:rsidP="00F31FB2">
            <w:pPr>
              <w:spacing w:line="480" w:lineRule="auto"/>
              <w:rPr>
                <w:del w:id="10110" w:author="Mohammad Nayeem Hasan" w:date="2024-11-04T00:07:00Z"/>
                <w:rFonts w:ascii="Times New Roman" w:hAnsi="Times New Roman" w:cs="Times New Roman"/>
                <w:sz w:val="24"/>
                <w:szCs w:val="24"/>
              </w:rPr>
              <w:pPrChange w:id="10111" w:author="Mohammad Nayeem Hasan" w:date="2024-12-23T01:38:00Z" w16du:dateUtc="2024-12-22T19:38:00Z">
                <w:pPr/>
              </w:pPrChange>
            </w:pPr>
            <w:del w:id="10112" w:author="Mohammad Nayeem Hasan" w:date="2024-11-04T00:07:00Z">
              <w:r w:rsidRPr="00033637" w:rsidDel="00994FF0">
                <w:rPr>
                  <w:rFonts w:ascii="Times New Roman" w:hAnsi="Times New Roman" w:cs="Times New Roman"/>
                  <w:sz w:val="24"/>
                  <w:szCs w:val="24"/>
                </w:rPr>
                <w:delText>0.90 (0.36, 2.22)</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54C19BB8" w14:textId="12C0D797" w:rsidR="00B010D0" w:rsidRPr="00033637" w:rsidDel="00994FF0" w:rsidRDefault="00B010D0" w:rsidP="00F31FB2">
            <w:pPr>
              <w:spacing w:line="480" w:lineRule="auto"/>
              <w:rPr>
                <w:del w:id="10113" w:author="Mohammad Nayeem Hasan" w:date="2024-11-04T00:07:00Z"/>
                <w:rFonts w:ascii="Times New Roman" w:hAnsi="Times New Roman" w:cs="Times New Roman"/>
                <w:sz w:val="24"/>
                <w:szCs w:val="24"/>
              </w:rPr>
              <w:pPrChange w:id="10114" w:author="Mohammad Nayeem Hasan" w:date="2024-12-23T01:38:00Z" w16du:dateUtc="2024-12-22T19:38:00Z">
                <w:pPr/>
              </w:pPrChange>
            </w:pPr>
            <w:del w:id="10115" w:author="Mohammad Nayeem Hasan" w:date="2024-11-04T00:07:00Z">
              <w:r w:rsidRPr="00033637" w:rsidDel="00994FF0">
                <w:rPr>
                  <w:rFonts w:ascii="Times New Roman" w:hAnsi="Times New Roman" w:cs="Times New Roman"/>
                  <w:sz w:val="24"/>
                  <w:szCs w:val="24"/>
                </w:rPr>
                <w:delText>0.811</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227FD59C" w14:textId="38AFE8DA" w:rsidR="00B010D0" w:rsidRPr="00033637" w:rsidDel="00994FF0" w:rsidRDefault="00B010D0" w:rsidP="00F31FB2">
            <w:pPr>
              <w:spacing w:line="480" w:lineRule="auto"/>
              <w:rPr>
                <w:del w:id="10116" w:author="Mohammad Nayeem Hasan" w:date="2024-11-04T00:07:00Z"/>
                <w:rFonts w:ascii="Times New Roman" w:hAnsi="Times New Roman" w:cs="Times New Roman"/>
                <w:sz w:val="24"/>
                <w:szCs w:val="24"/>
              </w:rPr>
              <w:pPrChange w:id="10117" w:author="Mohammad Nayeem Hasan" w:date="2024-12-23T01:38:00Z" w16du:dateUtc="2024-12-22T19:38:00Z">
                <w:pPr/>
              </w:pPrChange>
            </w:pPr>
            <w:del w:id="10118" w:author="Mohammad Nayeem Hasan" w:date="2024-11-04T00:07:00Z">
              <w:r w:rsidRPr="00033637" w:rsidDel="00994FF0">
                <w:rPr>
                  <w:rFonts w:ascii="Times New Roman" w:hAnsi="Times New Roman" w:cs="Times New Roman"/>
                  <w:sz w:val="24"/>
                  <w:szCs w:val="24"/>
                </w:rPr>
                <w:delText>0.93 (0.64, 1.35)</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1D328D80" w14:textId="31AFA6FD" w:rsidR="00B010D0" w:rsidRPr="00033637" w:rsidDel="00994FF0" w:rsidRDefault="00B010D0" w:rsidP="00F31FB2">
            <w:pPr>
              <w:spacing w:line="480" w:lineRule="auto"/>
              <w:rPr>
                <w:del w:id="10119" w:author="Mohammad Nayeem Hasan" w:date="2024-11-04T00:07:00Z"/>
                <w:rFonts w:ascii="Times New Roman" w:hAnsi="Times New Roman" w:cs="Times New Roman"/>
                <w:sz w:val="24"/>
                <w:szCs w:val="24"/>
              </w:rPr>
              <w:pPrChange w:id="10120" w:author="Mohammad Nayeem Hasan" w:date="2024-12-23T01:38:00Z" w16du:dateUtc="2024-12-22T19:38:00Z">
                <w:pPr/>
              </w:pPrChange>
            </w:pPr>
            <w:del w:id="10121" w:author="Mohammad Nayeem Hasan" w:date="2024-11-04T00:07:00Z">
              <w:r w:rsidRPr="00033637" w:rsidDel="00994FF0">
                <w:rPr>
                  <w:rFonts w:ascii="Times New Roman" w:hAnsi="Times New Roman" w:cs="Times New Roman"/>
                  <w:sz w:val="24"/>
                  <w:szCs w:val="24"/>
                </w:rPr>
                <w:delText>0.702</w:delText>
              </w:r>
            </w:del>
          </w:p>
        </w:tc>
      </w:tr>
      <w:tr w:rsidR="00B010D0" w:rsidRPr="00033637" w:rsidDel="00994FF0" w14:paraId="49CEBEAF" w14:textId="6738F64B" w:rsidTr="00BE6175">
        <w:trPr>
          <w:trHeight w:val="138"/>
          <w:jc w:val="center"/>
          <w:del w:id="10122"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27AE042D" w14:textId="739A550B" w:rsidR="00B010D0" w:rsidRPr="00033637" w:rsidDel="00994FF0" w:rsidRDefault="00B010D0" w:rsidP="00F31FB2">
            <w:pPr>
              <w:spacing w:line="480" w:lineRule="auto"/>
              <w:rPr>
                <w:del w:id="10123" w:author="Mohammad Nayeem Hasan" w:date="2024-11-04T00:07:00Z"/>
                <w:rFonts w:ascii="Times New Roman" w:hAnsi="Times New Roman" w:cs="Times New Roman"/>
                <w:sz w:val="24"/>
                <w:szCs w:val="24"/>
              </w:rPr>
              <w:pPrChange w:id="10124" w:author="Mohammad Nayeem Hasan" w:date="2024-12-23T01:38:00Z" w16du:dateUtc="2024-12-22T19:38:00Z">
                <w:pPr/>
              </w:pPrChange>
            </w:pPr>
            <w:del w:id="10125" w:author="Mohammad Nayeem Hasan" w:date="2024-11-04T00:07:00Z">
              <w:r w:rsidRPr="00033637" w:rsidDel="00994FF0">
                <w:rPr>
                  <w:rFonts w:ascii="Times New Roman" w:hAnsi="Times New Roman" w:cs="Times New Roman"/>
                  <w:sz w:val="24"/>
                  <w:szCs w:val="24"/>
                </w:rPr>
                <w:delText>Rangpur</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59E3073D" w14:textId="3D17F458" w:rsidR="00B010D0" w:rsidRPr="00033637" w:rsidDel="00994FF0" w:rsidRDefault="00B010D0" w:rsidP="00F31FB2">
            <w:pPr>
              <w:spacing w:line="480" w:lineRule="auto"/>
              <w:rPr>
                <w:del w:id="10126" w:author="Mohammad Nayeem Hasan" w:date="2024-11-04T00:07:00Z"/>
                <w:rFonts w:ascii="Times New Roman" w:hAnsi="Times New Roman" w:cs="Times New Roman"/>
                <w:sz w:val="24"/>
                <w:szCs w:val="24"/>
              </w:rPr>
              <w:pPrChange w:id="10127" w:author="Mohammad Nayeem Hasan" w:date="2024-12-23T01:38:00Z" w16du:dateUtc="2024-12-22T19:38:00Z">
                <w:pPr/>
              </w:pPrChange>
            </w:pPr>
            <w:del w:id="10128" w:author="Mohammad Nayeem Hasan" w:date="2024-11-04T00:07:00Z">
              <w:r w:rsidRPr="00033637" w:rsidDel="00994FF0">
                <w:rPr>
                  <w:rFonts w:ascii="Times New Roman" w:hAnsi="Times New Roman" w:cs="Times New Roman"/>
                  <w:sz w:val="24"/>
                  <w:szCs w:val="24"/>
                </w:rPr>
                <w:delText>-</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7599A7A4" w14:textId="009F8CC5" w:rsidR="00B010D0" w:rsidRPr="00033637" w:rsidDel="00994FF0" w:rsidRDefault="00B010D0" w:rsidP="00F31FB2">
            <w:pPr>
              <w:spacing w:line="480" w:lineRule="auto"/>
              <w:rPr>
                <w:del w:id="10129" w:author="Mohammad Nayeem Hasan" w:date="2024-11-04T00:07:00Z"/>
                <w:rFonts w:ascii="Times New Roman" w:hAnsi="Times New Roman" w:cs="Times New Roman"/>
                <w:sz w:val="24"/>
                <w:szCs w:val="24"/>
              </w:rPr>
              <w:pPrChange w:id="10130" w:author="Mohammad Nayeem Hasan" w:date="2024-12-23T01:38:00Z" w16du:dateUtc="2024-12-22T19:38:00Z">
                <w:pPr/>
              </w:pPrChange>
            </w:pPr>
            <w:del w:id="10131"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22C141C8" w14:textId="7AC989AA" w:rsidR="00B010D0" w:rsidRPr="00033637" w:rsidDel="00994FF0" w:rsidRDefault="00B010D0" w:rsidP="00F31FB2">
            <w:pPr>
              <w:spacing w:line="480" w:lineRule="auto"/>
              <w:rPr>
                <w:del w:id="10132" w:author="Mohammad Nayeem Hasan" w:date="2024-11-04T00:07:00Z"/>
                <w:rFonts w:ascii="Times New Roman" w:hAnsi="Times New Roman" w:cs="Times New Roman"/>
                <w:sz w:val="24"/>
                <w:szCs w:val="24"/>
              </w:rPr>
              <w:pPrChange w:id="10133" w:author="Mohammad Nayeem Hasan" w:date="2024-12-23T01:38:00Z" w16du:dateUtc="2024-12-22T19:38:00Z">
                <w:pPr/>
              </w:pPrChange>
            </w:pPr>
            <w:del w:id="10134" w:author="Mohammad Nayeem Hasan" w:date="2024-11-04T00:07:00Z">
              <w:r w:rsidRPr="00033637" w:rsidDel="00994FF0">
                <w:rPr>
                  <w:rFonts w:ascii="Times New Roman" w:hAnsi="Times New Roman" w:cs="Times New Roman"/>
                  <w:sz w:val="24"/>
                  <w:szCs w:val="24"/>
                </w:rPr>
                <w:delText>1.42 (0.63, 3.17)</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6B054B3A" w14:textId="1684A298" w:rsidR="00B010D0" w:rsidRPr="00033637" w:rsidDel="00994FF0" w:rsidRDefault="00B010D0" w:rsidP="00F31FB2">
            <w:pPr>
              <w:spacing w:line="480" w:lineRule="auto"/>
              <w:rPr>
                <w:del w:id="10135" w:author="Mohammad Nayeem Hasan" w:date="2024-11-04T00:07:00Z"/>
                <w:rFonts w:ascii="Times New Roman" w:hAnsi="Times New Roman" w:cs="Times New Roman"/>
                <w:sz w:val="24"/>
                <w:szCs w:val="24"/>
              </w:rPr>
              <w:pPrChange w:id="10136" w:author="Mohammad Nayeem Hasan" w:date="2024-12-23T01:38:00Z" w16du:dateUtc="2024-12-22T19:38:00Z">
                <w:pPr/>
              </w:pPrChange>
            </w:pPr>
            <w:del w:id="10137" w:author="Mohammad Nayeem Hasan" w:date="2024-11-04T00:07:00Z">
              <w:r w:rsidRPr="00033637" w:rsidDel="00994FF0">
                <w:rPr>
                  <w:rFonts w:ascii="Times New Roman" w:hAnsi="Times New Roman" w:cs="Times New Roman"/>
                  <w:sz w:val="24"/>
                  <w:szCs w:val="24"/>
                </w:rPr>
                <w:delText>0.397</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4523EB67" w14:textId="3445926E" w:rsidR="00B010D0" w:rsidRPr="00033637" w:rsidDel="00994FF0" w:rsidRDefault="00B010D0" w:rsidP="00F31FB2">
            <w:pPr>
              <w:spacing w:line="480" w:lineRule="auto"/>
              <w:rPr>
                <w:del w:id="10138" w:author="Mohammad Nayeem Hasan" w:date="2024-11-04T00:07:00Z"/>
                <w:rFonts w:ascii="Times New Roman" w:hAnsi="Times New Roman" w:cs="Times New Roman"/>
                <w:sz w:val="24"/>
                <w:szCs w:val="24"/>
              </w:rPr>
              <w:pPrChange w:id="10139" w:author="Mohammad Nayeem Hasan" w:date="2024-12-23T01:38:00Z" w16du:dateUtc="2024-12-22T19:38:00Z">
                <w:pPr/>
              </w:pPrChange>
            </w:pPr>
            <w:del w:id="10140" w:author="Mohammad Nayeem Hasan" w:date="2024-11-04T00:07:00Z">
              <w:r w:rsidRPr="00033637" w:rsidDel="00994FF0">
                <w:rPr>
                  <w:rFonts w:ascii="Times New Roman" w:hAnsi="Times New Roman" w:cs="Times New Roman"/>
                  <w:sz w:val="24"/>
                  <w:szCs w:val="24"/>
                </w:rPr>
                <w:delText>0.59 (0.40, 0.88)</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0E0AA7A9" w14:textId="23935BE4" w:rsidR="00B010D0" w:rsidRPr="00033637" w:rsidDel="00994FF0" w:rsidRDefault="00B010D0" w:rsidP="00F31FB2">
            <w:pPr>
              <w:spacing w:line="480" w:lineRule="auto"/>
              <w:rPr>
                <w:del w:id="10141" w:author="Mohammad Nayeem Hasan" w:date="2024-11-04T00:07:00Z"/>
                <w:rFonts w:ascii="Times New Roman" w:hAnsi="Times New Roman" w:cs="Times New Roman"/>
                <w:sz w:val="24"/>
                <w:szCs w:val="24"/>
                <w:rPrChange w:id="10142" w:author="Mohammad Nayeem Hasan" w:date="2024-12-23T01:53:00Z" w16du:dateUtc="2024-12-22T19:53:00Z">
                  <w:rPr>
                    <w:del w:id="10143" w:author="Mohammad Nayeem Hasan" w:date="2024-11-04T00:07:00Z"/>
                    <w:rFonts w:ascii="Times New Roman" w:hAnsi="Times New Roman" w:cs="Times New Roman"/>
                    <w:b/>
                    <w:bCs/>
                    <w:sz w:val="24"/>
                    <w:szCs w:val="24"/>
                  </w:rPr>
                </w:rPrChange>
              </w:rPr>
              <w:pPrChange w:id="10144" w:author="Mohammad Nayeem Hasan" w:date="2024-12-23T01:38:00Z" w16du:dateUtc="2024-12-22T19:38:00Z">
                <w:pPr/>
              </w:pPrChange>
            </w:pPr>
            <w:del w:id="10145" w:author="Mohammad Nayeem Hasan" w:date="2024-11-04T00:07:00Z">
              <w:r w:rsidRPr="00033637" w:rsidDel="00994FF0">
                <w:rPr>
                  <w:rFonts w:ascii="Times New Roman" w:hAnsi="Times New Roman" w:cs="Times New Roman"/>
                  <w:sz w:val="24"/>
                  <w:szCs w:val="24"/>
                  <w:rPrChange w:id="10146" w:author="Mohammad Nayeem Hasan" w:date="2024-12-23T01:53:00Z" w16du:dateUtc="2024-12-22T19:53:00Z">
                    <w:rPr>
                      <w:rFonts w:ascii="Times New Roman" w:hAnsi="Times New Roman" w:cs="Times New Roman"/>
                      <w:b/>
                      <w:bCs/>
                      <w:sz w:val="24"/>
                      <w:szCs w:val="24"/>
                    </w:rPr>
                  </w:rPrChange>
                </w:rPr>
                <w:delText>0.010</w:delText>
              </w:r>
            </w:del>
          </w:p>
        </w:tc>
      </w:tr>
      <w:tr w:rsidR="00B010D0" w:rsidRPr="00033637" w:rsidDel="00994FF0" w14:paraId="5CB14919" w14:textId="3829D5F6" w:rsidTr="00BE6175">
        <w:trPr>
          <w:trHeight w:val="138"/>
          <w:jc w:val="center"/>
          <w:del w:id="10147"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1B761392" w14:textId="2CED17FF" w:rsidR="00B010D0" w:rsidRPr="00033637" w:rsidDel="00994FF0" w:rsidRDefault="00B010D0" w:rsidP="00F31FB2">
            <w:pPr>
              <w:spacing w:line="480" w:lineRule="auto"/>
              <w:rPr>
                <w:del w:id="10148" w:author="Mohammad Nayeem Hasan" w:date="2024-11-04T00:07:00Z"/>
                <w:rFonts w:ascii="Times New Roman" w:hAnsi="Times New Roman" w:cs="Times New Roman"/>
                <w:sz w:val="24"/>
                <w:szCs w:val="24"/>
              </w:rPr>
              <w:pPrChange w:id="10149" w:author="Mohammad Nayeem Hasan" w:date="2024-12-23T01:38:00Z" w16du:dateUtc="2024-12-22T19:38:00Z">
                <w:pPr/>
              </w:pPrChange>
            </w:pPr>
            <w:del w:id="10150" w:author="Mohammad Nayeem Hasan" w:date="2024-11-04T00:07:00Z">
              <w:r w:rsidRPr="00033637" w:rsidDel="00994FF0">
                <w:rPr>
                  <w:rFonts w:ascii="Times New Roman" w:hAnsi="Times New Roman" w:cs="Times New Roman"/>
                  <w:sz w:val="24"/>
                  <w:szCs w:val="24"/>
                </w:rPr>
                <w:delText>Sylhet</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1BD99345" w14:textId="096D61A9" w:rsidR="00B010D0" w:rsidRPr="00033637" w:rsidDel="00994FF0" w:rsidRDefault="00B010D0" w:rsidP="00F31FB2">
            <w:pPr>
              <w:spacing w:line="480" w:lineRule="auto"/>
              <w:rPr>
                <w:del w:id="10151" w:author="Mohammad Nayeem Hasan" w:date="2024-11-04T00:07:00Z"/>
                <w:rFonts w:ascii="Times New Roman" w:hAnsi="Times New Roman" w:cs="Times New Roman"/>
                <w:sz w:val="24"/>
                <w:szCs w:val="24"/>
              </w:rPr>
              <w:pPrChange w:id="10152" w:author="Mohammad Nayeem Hasan" w:date="2024-12-23T01:38:00Z" w16du:dateUtc="2024-12-22T19:38:00Z">
                <w:pPr/>
              </w:pPrChange>
            </w:pPr>
            <w:del w:id="10153" w:author="Mohammad Nayeem Hasan" w:date="2024-11-03T22:37:00Z">
              <w:r w:rsidRPr="00033637" w:rsidDel="00302153">
                <w:rPr>
                  <w:rFonts w:ascii="Times New Roman" w:hAnsi="Times New Roman" w:cs="Times New Roman"/>
                  <w:sz w:val="24"/>
                  <w:szCs w:val="24"/>
                </w:rPr>
                <w:delText>Ref.</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04F37FA2" w14:textId="2471A766" w:rsidR="00B010D0" w:rsidRPr="00033637" w:rsidDel="00994FF0" w:rsidRDefault="00B010D0" w:rsidP="00F31FB2">
            <w:pPr>
              <w:spacing w:line="480" w:lineRule="auto"/>
              <w:rPr>
                <w:del w:id="10154" w:author="Mohammad Nayeem Hasan" w:date="2024-11-04T00:07:00Z"/>
                <w:rFonts w:ascii="Times New Roman" w:hAnsi="Times New Roman" w:cs="Times New Roman"/>
                <w:sz w:val="24"/>
                <w:szCs w:val="24"/>
              </w:rPr>
              <w:pPrChange w:id="10155" w:author="Mohammad Nayeem Hasan" w:date="2024-12-23T01:38:00Z" w16du:dateUtc="2024-12-22T19:38:00Z">
                <w:pPr/>
              </w:pPrChange>
            </w:pPr>
            <w:del w:id="10156"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0C741ADC" w14:textId="3EBB8A38" w:rsidR="00B010D0" w:rsidRPr="00033637" w:rsidDel="00994FF0" w:rsidRDefault="00B010D0" w:rsidP="00F31FB2">
            <w:pPr>
              <w:spacing w:line="480" w:lineRule="auto"/>
              <w:rPr>
                <w:del w:id="10157" w:author="Mohammad Nayeem Hasan" w:date="2024-11-04T00:07:00Z"/>
                <w:rFonts w:ascii="Times New Roman" w:hAnsi="Times New Roman" w:cs="Times New Roman"/>
                <w:sz w:val="24"/>
                <w:szCs w:val="24"/>
              </w:rPr>
              <w:pPrChange w:id="10158" w:author="Mohammad Nayeem Hasan" w:date="2024-12-23T01:38:00Z" w16du:dateUtc="2024-12-22T19:38:00Z">
                <w:pPr/>
              </w:pPrChange>
            </w:pPr>
            <w:del w:id="10159" w:author="Mohammad Nayeem Hasan" w:date="2024-11-03T22:37:00Z">
              <w:r w:rsidRPr="00033637" w:rsidDel="00302153">
                <w:rPr>
                  <w:rFonts w:ascii="Times New Roman" w:hAnsi="Times New Roman" w:cs="Times New Roman"/>
                  <w:sz w:val="24"/>
                  <w:szCs w:val="24"/>
                </w:rPr>
                <w:delText>Ref.</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5D371574" w14:textId="449F6291" w:rsidR="00B010D0" w:rsidRPr="00033637" w:rsidDel="00994FF0" w:rsidRDefault="00B010D0" w:rsidP="00F31FB2">
            <w:pPr>
              <w:spacing w:line="480" w:lineRule="auto"/>
              <w:rPr>
                <w:del w:id="10160" w:author="Mohammad Nayeem Hasan" w:date="2024-11-04T00:07:00Z"/>
                <w:rFonts w:ascii="Times New Roman" w:hAnsi="Times New Roman" w:cs="Times New Roman"/>
                <w:sz w:val="24"/>
                <w:szCs w:val="24"/>
              </w:rPr>
              <w:pPrChange w:id="10161" w:author="Mohammad Nayeem Hasan" w:date="2024-12-23T01:38:00Z" w16du:dateUtc="2024-12-22T19:38:00Z">
                <w:pPr/>
              </w:pPrChange>
            </w:pPr>
            <w:del w:id="10162"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253EF170" w14:textId="4220BB65" w:rsidR="00B010D0" w:rsidRPr="00033637" w:rsidDel="00994FF0" w:rsidRDefault="00B010D0" w:rsidP="00F31FB2">
            <w:pPr>
              <w:spacing w:line="480" w:lineRule="auto"/>
              <w:rPr>
                <w:del w:id="10163" w:author="Mohammad Nayeem Hasan" w:date="2024-11-04T00:07:00Z"/>
                <w:rFonts w:ascii="Times New Roman" w:hAnsi="Times New Roman" w:cs="Times New Roman"/>
                <w:sz w:val="24"/>
                <w:szCs w:val="24"/>
              </w:rPr>
              <w:pPrChange w:id="10164" w:author="Mohammad Nayeem Hasan" w:date="2024-12-23T01:38:00Z" w16du:dateUtc="2024-12-22T19:38:00Z">
                <w:pPr/>
              </w:pPrChange>
            </w:pPr>
            <w:del w:id="10165" w:author="Mohammad Nayeem Hasan" w:date="2024-11-03T22:37:00Z">
              <w:r w:rsidRPr="00033637" w:rsidDel="00302153">
                <w:rPr>
                  <w:rFonts w:ascii="Times New Roman" w:hAnsi="Times New Roman" w:cs="Times New Roman"/>
                  <w:sz w:val="24"/>
                  <w:szCs w:val="24"/>
                </w:rPr>
                <w:delText>Ref.</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7AC1178C" w14:textId="3519C1BA" w:rsidR="00B010D0" w:rsidRPr="00033637" w:rsidDel="00994FF0" w:rsidRDefault="00B010D0" w:rsidP="00F31FB2">
            <w:pPr>
              <w:spacing w:line="480" w:lineRule="auto"/>
              <w:rPr>
                <w:del w:id="10166" w:author="Mohammad Nayeem Hasan" w:date="2024-11-04T00:07:00Z"/>
                <w:rFonts w:ascii="Times New Roman" w:hAnsi="Times New Roman" w:cs="Times New Roman"/>
                <w:sz w:val="24"/>
                <w:szCs w:val="24"/>
              </w:rPr>
              <w:pPrChange w:id="10167" w:author="Mohammad Nayeem Hasan" w:date="2024-12-23T01:38:00Z" w16du:dateUtc="2024-12-22T19:38:00Z">
                <w:pPr/>
              </w:pPrChange>
            </w:pPr>
            <w:del w:id="10168" w:author="Mohammad Nayeem Hasan" w:date="2024-11-04T00:07:00Z">
              <w:r w:rsidRPr="00033637" w:rsidDel="00994FF0">
                <w:rPr>
                  <w:rFonts w:ascii="Times New Roman" w:hAnsi="Times New Roman" w:cs="Times New Roman"/>
                  <w:sz w:val="24"/>
                  <w:szCs w:val="24"/>
                </w:rPr>
                <w:delText>-</w:delText>
              </w:r>
            </w:del>
          </w:p>
        </w:tc>
      </w:tr>
      <w:tr w:rsidR="00B010D0" w:rsidRPr="00033637" w:rsidDel="00994FF0" w14:paraId="09FB2019" w14:textId="019B8D36" w:rsidTr="00DA17B7">
        <w:trPr>
          <w:trHeight w:val="138"/>
          <w:jc w:val="center"/>
          <w:del w:id="10169" w:author="Mohammad Nayeem Hasan" w:date="2024-11-04T00:07:00Z"/>
        </w:trPr>
        <w:tc>
          <w:tcPr>
            <w:tcW w:w="5000" w:type="pct"/>
            <w:gridSpan w:val="7"/>
            <w:tcBorders>
              <w:top w:val="single" w:sz="4" w:space="0" w:color="auto"/>
              <w:left w:val="single" w:sz="4" w:space="0" w:color="auto"/>
              <w:bottom w:val="single" w:sz="4" w:space="0" w:color="auto"/>
              <w:right w:val="single" w:sz="4" w:space="0" w:color="auto"/>
            </w:tcBorders>
            <w:vAlign w:val="center"/>
            <w:hideMark/>
          </w:tcPr>
          <w:p w14:paraId="184E2C03" w14:textId="2F419270" w:rsidR="00B010D0" w:rsidRPr="00033637" w:rsidDel="00994FF0" w:rsidRDefault="003F6202" w:rsidP="00F31FB2">
            <w:pPr>
              <w:spacing w:line="480" w:lineRule="auto"/>
              <w:rPr>
                <w:del w:id="10170" w:author="Mohammad Nayeem Hasan" w:date="2024-11-04T00:07:00Z"/>
                <w:rFonts w:ascii="Times New Roman" w:hAnsi="Times New Roman" w:cs="Times New Roman"/>
                <w:sz w:val="24"/>
                <w:szCs w:val="24"/>
              </w:rPr>
              <w:pPrChange w:id="10171" w:author="Mohammad Nayeem Hasan" w:date="2024-12-23T01:38:00Z" w16du:dateUtc="2024-12-22T19:38:00Z">
                <w:pPr/>
              </w:pPrChange>
            </w:pPr>
            <w:del w:id="10172" w:author="Mohammad Nayeem Hasan" w:date="2024-11-03T22:27:00Z">
              <w:r w:rsidRPr="00033637" w:rsidDel="003F6202">
                <w:rPr>
                  <w:rFonts w:ascii="Times New Roman" w:hAnsi="Times New Roman" w:cs="Times New Roman"/>
                  <w:sz w:val="24"/>
                  <w:szCs w:val="24"/>
                </w:rPr>
                <w:delText>p</w:delText>
              </w:r>
            </w:del>
            <w:del w:id="10173" w:author="Mohammad Nayeem Hasan" w:date="2024-11-04T00:07:00Z">
              <w:r w:rsidRPr="00033637" w:rsidDel="00994FF0">
                <w:rPr>
                  <w:rFonts w:ascii="Times New Roman" w:hAnsi="Times New Roman" w:cs="Times New Roman"/>
                  <w:sz w:val="24"/>
                  <w:szCs w:val="24"/>
                </w:rPr>
                <w:delText>arental characteristics</w:delText>
              </w:r>
            </w:del>
          </w:p>
        </w:tc>
      </w:tr>
      <w:tr w:rsidR="00072E76" w:rsidRPr="00033637" w:rsidDel="00994FF0" w14:paraId="0FD9FE9C" w14:textId="77777777" w:rsidTr="00302153">
        <w:trPr>
          <w:trHeight w:val="138"/>
          <w:jc w:val="center"/>
          <w:del w:id="10174"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020B0A9F" w14:textId="3E4E9DE3" w:rsidR="00B010D0" w:rsidRPr="00033637" w:rsidDel="00994FF0" w:rsidRDefault="00B010D0" w:rsidP="00F31FB2">
            <w:pPr>
              <w:spacing w:line="480" w:lineRule="auto"/>
              <w:rPr>
                <w:del w:id="10175" w:author="Mohammad Nayeem Hasan" w:date="2024-11-04T00:07:00Z"/>
                <w:rFonts w:ascii="Times New Roman" w:hAnsi="Times New Roman" w:cs="Times New Roman"/>
                <w:sz w:val="24"/>
                <w:szCs w:val="24"/>
              </w:rPr>
              <w:pPrChange w:id="10176" w:author="Mohammad Nayeem Hasan" w:date="2024-12-23T01:38:00Z" w16du:dateUtc="2024-12-22T19:38:00Z">
                <w:pPr/>
              </w:pPrChange>
            </w:pPr>
            <w:del w:id="10177" w:author="Mohammad Nayeem Hasan" w:date="2024-11-04T00:07:00Z">
              <w:r w:rsidRPr="00033637" w:rsidDel="00994FF0">
                <w:rPr>
                  <w:rFonts w:ascii="Times New Roman" w:hAnsi="Times New Roman" w:cs="Times New Roman"/>
                  <w:sz w:val="24"/>
                  <w:szCs w:val="24"/>
                </w:rPr>
                <w:delText xml:space="preserve">Mother’s </w:delText>
              </w:r>
            </w:del>
            <w:del w:id="10178" w:author="Mohammad Nayeem Hasan" w:date="2024-11-03T22:28:00Z">
              <w:r w:rsidRPr="00033637" w:rsidDel="003F6202">
                <w:rPr>
                  <w:rFonts w:ascii="Times New Roman" w:hAnsi="Times New Roman" w:cs="Times New Roman"/>
                  <w:sz w:val="24"/>
                  <w:szCs w:val="24"/>
                </w:rPr>
                <w:delText>E</w:delText>
              </w:r>
            </w:del>
            <w:del w:id="10179" w:author="Mohammad Nayeem Hasan" w:date="2024-11-04T00:07:00Z">
              <w:r w:rsidRPr="00033637" w:rsidDel="00994FF0">
                <w:rPr>
                  <w:rFonts w:ascii="Times New Roman" w:hAnsi="Times New Roman" w:cs="Times New Roman"/>
                  <w:sz w:val="24"/>
                  <w:szCs w:val="24"/>
                </w:rPr>
                <w:delText>ducation</w:delText>
              </w:r>
            </w:del>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7CA31754" w14:textId="690BDC5D" w:rsidR="00B010D0" w:rsidRPr="00033637" w:rsidDel="00994FF0" w:rsidRDefault="00B010D0" w:rsidP="00F31FB2">
            <w:pPr>
              <w:spacing w:line="480" w:lineRule="auto"/>
              <w:rPr>
                <w:del w:id="10180" w:author="Mohammad Nayeem Hasan" w:date="2024-11-04T00:07:00Z"/>
                <w:rFonts w:ascii="Times New Roman" w:hAnsi="Times New Roman" w:cs="Times New Roman"/>
                <w:sz w:val="24"/>
                <w:szCs w:val="24"/>
              </w:rPr>
              <w:pPrChange w:id="10181"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17C2D9BF" w14:textId="0711BFE5" w:rsidR="00B010D0" w:rsidRPr="00033637" w:rsidDel="00994FF0" w:rsidRDefault="00B010D0" w:rsidP="00F31FB2">
            <w:pPr>
              <w:spacing w:line="480" w:lineRule="auto"/>
              <w:rPr>
                <w:del w:id="10182" w:author="Mohammad Nayeem Hasan" w:date="2024-11-04T00:07:00Z"/>
                <w:rFonts w:ascii="Times New Roman" w:hAnsi="Times New Roman" w:cs="Times New Roman"/>
                <w:sz w:val="24"/>
                <w:szCs w:val="24"/>
              </w:rPr>
              <w:pPrChange w:id="10183"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292831E8" w14:textId="4EFB5B14" w:rsidR="00B010D0" w:rsidRPr="00033637" w:rsidDel="00994FF0" w:rsidRDefault="00B010D0" w:rsidP="00F31FB2">
            <w:pPr>
              <w:spacing w:line="480" w:lineRule="auto"/>
              <w:rPr>
                <w:del w:id="10184" w:author="Mohammad Nayeem Hasan" w:date="2024-11-04T00:07:00Z"/>
                <w:rFonts w:ascii="Times New Roman" w:hAnsi="Times New Roman" w:cs="Times New Roman"/>
                <w:sz w:val="24"/>
                <w:szCs w:val="24"/>
              </w:rPr>
              <w:pPrChange w:id="10185" w:author="Mohammad Nayeem Hasan" w:date="2024-12-23T01:38:00Z" w16du:dateUtc="2024-12-22T19:38:00Z">
                <w:pPr/>
              </w:pPrChange>
            </w:pPr>
          </w:p>
        </w:tc>
      </w:tr>
      <w:tr w:rsidR="00B010D0" w:rsidRPr="00033637" w:rsidDel="00994FF0" w14:paraId="3E9E32DD" w14:textId="0264CAD2" w:rsidTr="00BE6175">
        <w:trPr>
          <w:trHeight w:val="396"/>
          <w:jc w:val="center"/>
          <w:del w:id="10186"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13886FBF" w14:textId="15F037E1" w:rsidR="00B010D0" w:rsidRPr="00033637" w:rsidDel="00994FF0" w:rsidRDefault="00B010D0" w:rsidP="00F31FB2">
            <w:pPr>
              <w:spacing w:line="480" w:lineRule="auto"/>
              <w:rPr>
                <w:del w:id="10187" w:author="Mohammad Nayeem Hasan" w:date="2024-11-04T00:07:00Z"/>
                <w:rFonts w:ascii="Times New Roman" w:hAnsi="Times New Roman" w:cs="Times New Roman"/>
                <w:sz w:val="24"/>
                <w:szCs w:val="24"/>
              </w:rPr>
              <w:pPrChange w:id="10188" w:author="Mohammad Nayeem Hasan" w:date="2024-12-23T01:38:00Z" w16du:dateUtc="2024-12-22T19:38:00Z">
                <w:pPr/>
              </w:pPrChange>
            </w:pPr>
            <w:del w:id="10189" w:author="Mohammad Nayeem Hasan" w:date="2024-11-04T00:07:00Z">
              <w:r w:rsidRPr="00033637" w:rsidDel="00994FF0">
                <w:rPr>
                  <w:rFonts w:ascii="Times New Roman" w:hAnsi="Times New Roman" w:cs="Times New Roman"/>
                  <w:sz w:val="24"/>
                  <w:szCs w:val="24"/>
                </w:rPr>
                <w:delText>Non-standard curriculum</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7433A616" w14:textId="00D3FE00" w:rsidR="00B010D0" w:rsidRPr="00033637" w:rsidDel="00994FF0" w:rsidRDefault="00B010D0" w:rsidP="00F31FB2">
            <w:pPr>
              <w:spacing w:line="480" w:lineRule="auto"/>
              <w:rPr>
                <w:del w:id="10190" w:author="Mohammad Nayeem Hasan" w:date="2024-11-04T00:07:00Z"/>
                <w:rFonts w:ascii="Times New Roman" w:hAnsi="Times New Roman" w:cs="Times New Roman"/>
                <w:sz w:val="24"/>
                <w:szCs w:val="24"/>
              </w:rPr>
              <w:pPrChange w:id="10191" w:author="Mohammad Nayeem Hasan" w:date="2024-12-23T01:38:00Z" w16du:dateUtc="2024-12-22T19:38:00Z">
                <w:pPr/>
              </w:pPrChange>
            </w:pPr>
            <w:del w:id="10192" w:author="Mohammad Nayeem Hasan" w:date="2024-11-04T00:07:00Z">
              <w:r w:rsidRPr="00033637" w:rsidDel="00994FF0">
                <w:rPr>
                  <w:rFonts w:ascii="Times New Roman" w:hAnsi="Times New Roman" w:cs="Times New Roman"/>
                  <w:sz w:val="24"/>
                  <w:szCs w:val="24"/>
                </w:rPr>
                <w:delText>2.58 (1.21, 5.51)</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7C778091" w14:textId="7C1E50CD" w:rsidR="00B010D0" w:rsidRPr="00033637" w:rsidDel="00994FF0" w:rsidRDefault="00B010D0" w:rsidP="00F31FB2">
            <w:pPr>
              <w:spacing w:line="480" w:lineRule="auto"/>
              <w:rPr>
                <w:del w:id="10193" w:author="Mohammad Nayeem Hasan" w:date="2024-11-04T00:07:00Z"/>
                <w:rFonts w:ascii="Times New Roman" w:hAnsi="Times New Roman" w:cs="Times New Roman"/>
                <w:sz w:val="24"/>
                <w:szCs w:val="24"/>
              </w:rPr>
              <w:pPrChange w:id="10194" w:author="Mohammad Nayeem Hasan" w:date="2024-12-23T01:38:00Z" w16du:dateUtc="2024-12-22T19:38:00Z">
                <w:pPr/>
              </w:pPrChange>
            </w:pPr>
            <w:del w:id="10195" w:author="Mohammad Nayeem Hasan" w:date="2024-11-04T00:07:00Z">
              <w:r w:rsidRPr="00033637" w:rsidDel="00994FF0">
                <w:rPr>
                  <w:rFonts w:ascii="Times New Roman" w:hAnsi="Times New Roman" w:cs="Times New Roman"/>
                  <w:sz w:val="24"/>
                  <w:szCs w:val="24"/>
                </w:rPr>
                <w:delText>0.015</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0F8C2E25" w14:textId="7B01D45B" w:rsidR="00B010D0" w:rsidRPr="00033637" w:rsidDel="00994FF0" w:rsidRDefault="00B010D0" w:rsidP="00F31FB2">
            <w:pPr>
              <w:spacing w:line="480" w:lineRule="auto"/>
              <w:rPr>
                <w:del w:id="10196" w:author="Mohammad Nayeem Hasan" w:date="2024-11-04T00:07:00Z"/>
                <w:rFonts w:ascii="Times New Roman" w:hAnsi="Times New Roman" w:cs="Times New Roman"/>
                <w:sz w:val="24"/>
                <w:szCs w:val="24"/>
              </w:rPr>
              <w:pPrChange w:id="10197" w:author="Mohammad Nayeem Hasan" w:date="2024-12-23T01:38:00Z" w16du:dateUtc="2024-12-22T19:38:00Z">
                <w:pPr/>
              </w:pPrChange>
            </w:pPr>
            <w:del w:id="10198"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0FD2F179" w14:textId="7EEFC96E" w:rsidR="00B010D0" w:rsidRPr="00033637" w:rsidDel="00994FF0" w:rsidRDefault="00B010D0" w:rsidP="00F31FB2">
            <w:pPr>
              <w:spacing w:line="480" w:lineRule="auto"/>
              <w:rPr>
                <w:del w:id="10199" w:author="Mohammad Nayeem Hasan" w:date="2024-11-04T00:07:00Z"/>
                <w:rFonts w:ascii="Times New Roman" w:hAnsi="Times New Roman" w:cs="Times New Roman"/>
                <w:sz w:val="24"/>
                <w:szCs w:val="24"/>
              </w:rPr>
              <w:pPrChange w:id="10200" w:author="Mohammad Nayeem Hasan" w:date="2024-12-23T01:38:00Z" w16du:dateUtc="2024-12-22T19:38:00Z">
                <w:pPr/>
              </w:pPrChange>
            </w:pPr>
            <w:del w:id="10201"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2A8672FE" w14:textId="7CCFA61A" w:rsidR="00B010D0" w:rsidRPr="00033637" w:rsidDel="00994FF0" w:rsidRDefault="00B010D0" w:rsidP="00F31FB2">
            <w:pPr>
              <w:spacing w:line="480" w:lineRule="auto"/>
              <w:rPr>
                <w:del w:id="10202" w:author="Mohammad Nayeem Hasan" w:date="2024-11-04T00:07:00Z"/>
                <w:rFonts w:ascii="Times New Roman" w:hAnsi="Times New Roman" w:cs="Times New Roman"/>
                <w:sz w:val="24"/>
                <w:szCs w:val="24"/>
              </w:rPr>
              <w:pPrChange w:id="10203" w:author="Mohammad Nayeem Hasan" w:date="2024-12-23T01:38:00Z" w16du:dateUtc="2024-12-22T19:38:00Z">
                <w:pPr/>
              </w:pPrChange>
            </w:pPr>
            <w:del w:id="10204"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02F6516B" w14:textId="1AD5427F" w:rsidR="00B010D0" w:rsidRPr="00033637" w:rsidDel="00994FF0" w:rsidRDefault="00B010D0" w:rsidP="00F31FB2">
            <w:pPr>
              <w:spacing w:line="480" w:lineRule="auto"/>
              <w:rPr>
                <w:del w:id="10205" w:author="Mohammad Nayeem Hasan" w:date="2024-11-04T00:07:00Z"/>
                <w:rFonts w:ascii="Times New Roman" w:hAnsi="Times New Roman" w:cs="Times New Roman"/>
                <w:sz w:val="24"/>
                <w:szCs w:val="24"/>
              </w:rPr>
              <w:pPrChange w:id="10206" w:author="Mohammad Nayeem Hasan" w:date="2024-12-23T01:38:00Z" w16du:dateUtc="2024-12-22T19:38:00Z">
                <w:pPr/>
              </w:pPrChange>
            </w:pPr>
            <w:del w:id="10207" w:author="Mohammad Nayeem Hasan" w:date="2024-11-04T00:07:00Z">
              <w:r w:rsidRPr="00033637" w:rsidDel="00994FF0">
                <w:rPr>
                  <w:rFonts w:ascii="Times New Roman" w:hAnsi="Times New Roman" w:cs="Times New Roman"/>
                  <w:sz w:val="24"/>
                  <w:szCs w:val="24"/>
                </w:rPr>
                <w:delText>-</w:delText>
              </w:r>
            </w:del>
          </w:p>
        </w:tc>
      </w:tr>
      <w:tr w:rsidR="00B010D0" w:rsidRPr="00033637" w:rsidDel="00994FF0" w14:paraId="194F4D24" w14:textId="717B96F3" w:rsidTr="00BE6175">
        <w:trPr>
          <w:trHeight w:val="396"/>
          <w:jc w:val="center"/>
          <w:del w:id="10208"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56121C95" w14:textId="09F61D35" w:rsidR="00B010D0" w:rsidRPr="00033637" w:rsidDel="00994FF0" w:rsidRDefault="00B010D0" w:rsidP="00F31FB2">
            <w:pPr>
              <w:spacing w:line="480" w:lineRule="auto"/>
              <w:rPr>
                <w:del w:id="10209" w:author="Mohammad Nayeem Hasan" w:date="2024-11-04T00:07:00Z"/>
                <w:rFonts w:ascii="Times New Roman" w:hAnsi="Times New Roman" w:cs="Times New Roman"/>
                <w:sz w:val="24"/>
                <w:szCs w:val="24"/>
              </w:rPr>
              <w:pPrChange w:id="10210" w:author="Mohammad Nayeem Hasan" w:date="2024-12-23T01:38:00Z" w16du:dateUtc="2024-12-22T19:38:00Z">
                <w:pPr/>
              </w:pPrChange>
            </w:pPr>
            <w:del w:id="10211" w:author="Mohammad Nayeem Hasan" w:date="2024-11-04T00:07:00Z">
              <w:r w:rsidRPr="00033637" w:rsidDel="00994FF0">
                <w:rPr>
                  <w:rFonts w:ascii="Times New Roman" w:hAnsi="Times New Roman" w:cs="Times New Roman"/>
                  <w:sz w:val="24"/>
                  <w:szCs w:val="24"/>
                </w:rPr>
                <w:delText>Primary incomplete</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0FDF57E0" w14:textId="2B022C78" w:rsidR="00B010D0" w:rsidRPr="00033637" w:rsidDel="00994FF0" w:rsidRDefault="00B010D0" w:rsidP="00F31FB2">
            <w:pPr>
              <w:spacing w:line="480" w:lineRule="auto"/>
              <w:rPr>
                <w:del w:id="10212" w:author="Mohammad Nayeem Hasan" w:date="2024-11-04T00:07:00Z"/>
                <w:rFonts w:ascii="Times New Roman" w:hAnsi="Times New Roman" w:cs="Times New Roman"/>
                <w:sz w:val="24"/>
                <w:szCs w:val="24"/>
              </w:rPr>
              <w:pPrChange w:id="10213" w:author="Mohammad Nayeem Hasan" w:date="2024-12-23T01:38:00Z" w16du:dateUtc="2024-12-22T19:38:00Z">
                <w:pPr/>
              </w:pPrChange>
            </w:pPr>
            <w:del w:id="10214" w:author="Mohammad Nayeem Hasan" w:date="2024-11-04T00:07:00Z">
              <w:r w:rsidRPr="00033637" w:rsidDel="00994FF0">
                <w:rPr>
                  <w:rFonts w:ascii="Times New Roman" w:hAnsi="Times New Roman" w:cs="Times New Roman"/>
                  <w:sz w:val="24"/>
                  <w:szCs w:val="24"/>
                </w:rPr>
                <w:delText>1.29 (0.98, 1.69)</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063AD464" w14:textId="398A3EBE" w:rsidR="00B010D0" w:rsidRPr="00033637" w:rsidDel="00994FF0" w:rsidRDefault="00B010D0" w:rsidP="00F31FB2">
            <w:pPr>
              <w:spacing w:line="480" w:lineRule="auto"/>
              <w:rPr>
                <w:del w:id="10215" w:author="Mohammad Nayeem Hasan" w:date="2024-11-04T00:07:00Z"/>
                <w:rFonts w:ascii="Times New Roman" w:hAnsi="Times New Roman" w:cs="Times New Roman"/>
                <w:sz w:val="24"/>
                <w:szCs w:val="24"/>
              </w:rPr>
              <w:pPrChange w:id="10216" w:author="Mohammad Nayeem Hasan" w:date="2024-12-23T01:38:00Z" w16du:dateUtc="2024-12-22T19:38:00Z">
                <w:pPr/>
              </w:pPrChange>
            </w:pPr>
            <w:del w:id="10217" w:author="Mohammad Nayeem Hasan" w:date="2024-11-04T00:07:00Z">
              <w:r w:rsidRPr="00033637" w:rsidDel="00994FF0">
                <w:rPr>
                  <w:rFonts w:ascii="Times New Roman" w:hAnsi="Times New Roman" w:cs="Times New Roman"/>
                  <w:sz w:val="24"/>
                  <w:szCs w:val="24"/>
                </w:rPr>
                <w:delText>0.064</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19F2B3A8" w14:textId="18ECFC22" w:rsidR="00B010D0" w:rsidRPr="00033637" w:rsidDel="00994FF0" w:rsidRDefault="00B010D0" w:rsidP="00F31FB2">
            <w:pPr>
              <w:spacing w:line="480" w:lineRule="auto"/>
              <w:rPr>
                <w:del w:id="10218" w:author="Mohammad Nayeem Hasan" w:date="2024-11-04T00:07:00Z"/>
                <w:rFonts w:ascii="Times New Roman" w:hAnsi="Times New Roman" w:cs="Times New Roman"/>
                <w:sz w:val="24"/>
                <w:szCs w:val="24"/>
              </w:rPr>
              <w:pPrChange w:id="10219" w:author="Mohammad Nayeem Hasan" w:date="2024-12-23T01:38:00Z" w16du:dateUtc="2024-12-22T19:38:00Z">
                <w:pPr/>
              </w:pPrChange>
            </w:pPr>
            <w:del w:id="10220"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0EE2F7C5" w14:textId="252D4049" w:rsidR="00B010D0" w:rsidRPr="00033637" w:rsidDel="00994FF0" w:rsidRDefault="00B010D0" w:rsidP="00F31FB2">
            <w:pPr>
              <w:spacing w:line="480" w:lineRule="auto"/>
              <w:rPr>
                <w:del w:id="10221" w:author="Mohammad Nayeem Hasan" w:date="2024-11-04T00:07:00Z"/>
                <w:rFonts w:ascii="Times New Roman" w:hAnsi="Times New Roman" w:cs="Times New Roman"/>
                <w:sz w:val="24"/>
                <w:szCs w:val="24"/>
              </w:rPr>
              <w:pPrChange w:id="10222" w:author="Mohammad Nayeem Hasan" w:date="2024-12-23T01:38:00Z" w16du:dateUtc="2024-12-22T19:38:00Z">
                <w:pPr/>
              </w:pPrChange>
            </w:pPr>
            <w:del w:id="10223"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3447FBD6" w14:textId="533D4032" w:rsidR="00B010D0" w:rsidRPr="00033637" w:rsidDel="00994FF0" w:rsidRDefault="00B010D0" w:rsidP="00F31FB2">
            <w:pPr>
              <w:spacing w:line="480" w:lineRule="auto"/>
              <w:rPr>
                <w:del w:id="10224" w:author="Mohammad Nayeem Hasan" w:date="2024-11-04T00:07:00Z"/>
                <w:rFonts w:ascii="Times New Roman" w:hAnsi="Times New Roman" w:cs="Times New Roman"/>
                <w:sz w:val="24"/>
                <w:szCs w:val="24"/>
              </w:rPr>
              <w:pPrChange w:id="10225" w:author="Mohammad Nayeem Hasan" w:date="2024-12-23T01:38:00Z" w16du:dateUtc="2024-12-22T19:38:00Z">
                <w:pPr/>
              </w:pPrChange>
            </w:pPr>
            <w:del w:id="10226" w:author="Mohammad Nayeem Hasan" w:date="2024-11-04T00:07:00Z">
              <w:r w:rsidRPr="00033637" w:rsidDel="00994FF0">
                <w:rPr>
                  <w:rFonts w:ascii="Times New Roman" w:hAnsi="Times New Roman" w:cs="Times New Roman"/>
                  <w:sz w:val="24"/>
                  <w:szCs w:val="24"/>
                </w:rPr>
                <w:delText>1.21 (0.91, 1.61)</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48950E38" w14:textId="4D19CA88" w:rsidR="00B010D0" w:rsidRPr="00033637" w:rsidDel="00994FF0" w:rsidRDefault="00B010D0" w:rsidP="00F31FB2">
            <w:pPr>
              <w:spacing w:line="480" w:lineRule="auto"/>
              <w:rPr>
                <w:del w:id="10227" w:author="Mohammad Nayeem Hasan" w:date="2024-11-04T00:07:00Z"/>
                <w:rFonts w:ascii="Times New Roman" w:hAnsi="Times New Roman" w:cs="Times New Roman"/>
                <w:sz w:val="24"/>
                <w:szCs w:val="24"/>
              </w:rPr>
              <w:pPrChange w:id="10228" w:author="Mohammad Nayeem Hasan" w:date="2024-12-23T01:38:00Z" w16du:dateUtc="2024-12-22T19:38:00Z">
                <w:pPr/>
              </w:pPrChange>
            </w:pPr>
            <w:del w:id="10229" w:author="Mohammad Nayeem Hasan" w:date="2024-11-04T00:07:00Z">
              <w:r w:rsidRPr="00033637" w:rsidDel="00994FF0">
                <w:rPr>
                  <w:rFonts w:ascii="Times New Roman" w:hAnsi="Times New Roman" w:cs="Times New Roman"/>
                  <w:sz w:val="24"/>
                  <w:szCs w:val="24"/>
                </w:rPr>
                <w:delText>0.188</w:delText>
              </w:r>
            </w:del>
          </w:p>
        </w:tc>
      </w:tr>
      <w:tr w:rsidR="00B010D0" w:rsidRPr="00033637" w:rsidDel="00994FF0" w14:paraId="3FB52B3D" w14:textId="5439A0B6" w:rsidTr="00BE6175">
        <w:trPr>
          <w:trHeight w:val="138"/>
          <w:jc w:val="center"/>
          <w:del w:id="10230"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124F2CE8" w14:textId="10E0C7AD" w:rsidR="00B010D0" w:rsidRPr="00033637" w:rsidDel="00994FF0" w:rsidRDefault="00B010D0" w:rsidP="00F31FB2">
            <w:pPr>
              <w:spacing w:line="480" w:lineRule="auto"/>
              <w:rPr>
                <w:del w:id="10231" w:author="Mohammad Nayeem Hasan" w:date="2024-11-04T00:07:00Z"/>
                <w:rFonts w:ascii="Times New Roman" w:hAnsi="Times New Roman" w:cs="Times New Roman"/>
                <w:sz w:val="24"/>
                <w:szCs w:val="24"/>
              </w:rPr>
              <w:pPrChange w:id="10232" w:author="Mohammad Nayeem Hasan" w:date="2024-12-23T01:38:00Z" w16du:dateUtc="2024-12-22T19:38:00Z">
                <w:pPr/>
              </w:pPrChange>
            </w:pPr>
            <w:del w:id="10233" w:author="Mohammad Nayeem Hasan" w:date="2024-11-04T00:07:00Z">
              <w:r w:rsidRPr="00033637" w:rsidDel="00994FF0">
                <w:rPr>
                  <w:rFonts w:ascii="Times New Roman" w:hAnsi="Times New Roman" w:cs="Times New Roman"/>
                  <w:sz w:val="24"/>
                  <w:szCs w:val="24"/>
                </w:rPr>
                <w:delText>Primary complete</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027A770F" w14:textId="61AA30EA" w:rsidR="00B010D0" w:rsidRPr="00033637" w:rsidDel="00994FF0" w:rsidRDefault="00B010D0" w:rsidP="00F31FB2">
            <w:pPr>
              <w:spacing w:line="480" w:lineRule="auto"/>
              <w:rPr>
                <w:del w:id="10234" w:author="Mohammad Nayeem Hasan" w:date="2024-11-04T00:07:00Z"/>
                <w:rFonts w:ascii="Times New Roman" w:hAnsi="Times New Roman" w:cs="Times New Roman"/>
                <w:sz w:val="24"/>
                <w:szCs w:val="24"/>
              </w:rPr>
              <w:pPrChange w:id="10235" w:author="Mohammad Nayeem Hasan" w:date="2024-12-23T01:38:00Z" w16du:dateUtc="2024-12-22T19:38:00Z">
                <w:pPr/>
              </w:pPrChange>
            </w:pPr>
            <w:del w:id="10236" w:author="Mohammad Nayeem Hasan" w:date="2024-11-04T00:07:00Z">
              <w:r w:rsidRPr="00033637" w:rsidDel="00994FF0">
                <w:rPr>
                  <w:rFonts w:ascii="Times New Roman" w:hAnsi="Times New Roman" w:cs="Times New Roman"/>
                  <w:sz w:val="24"/>
                  <w:szCs w:val="24"/>
                </w:rPr>
                <w:delText>1.19 (0.87, 1.63)</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2F362576" w14:textId="40D63529" w:rsidR="00B010D0" w:rsidRPr="00033637" w:rsidDel="00994FF0" w:rsidRDefault="00B010D0" w:rsidP="00F31FB2">
            <w:pPr>
              <w:spacing w:line="480" w:lineRule="auto"/>
              <w:rPr>
                <w:del w:id="10237" w:author="Mohammad Nayeem Hasan" w:date="2024-11-04T00:07:00Z"/>
                <w:rFonts w:ascii="Times New Roman" w:hAnsi="Times New Roman" w:cs="Times New Roman"/>
                <w:sz w:val="24"/>
                <w:szCs w:val="24"/>
              </w:rPr>
              <w:pPrChange w:id="10238" w:author="Mohammad Nayeem Hasan" w:date="2024-12-23T01:38:00Z" w16du:dateUtc="2024-12-22T19:38:00Z">
                <w:pPr/>
              </w:pPrChange>
            </w:pPr>
            <w:del w:id="10239" w:author="Mohammad Nayeem Hasan" w:date="2024-11-04T00:07:00Z">
              <w:r w:rsidRPr="00033637" w:rsidDel="00994FF0">
                <w:rPr>
                  <w:rFonts w:ascii="Times New Roman" w:hAnsi="Times New Roman" w:cs="Times New Roman"/>
                  <w:sz w:val="24"/>
                  <w:szCs w:val="24"/>
                </w:rPr>
                <w:delText>0.266</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4B47DD63" w14:textId="5D0AEA56" w:rsidR="00B010D0" w:rsidRPr="00033637" w:rsidDel="00994FF0" w:rsidRDefault="00B010D0" w:rsidP="00F31FB2">
            <w:pPr>
              <w:spacing w:line="480" w:lineRule="auto"/>
              <w:rPr>
                <w:del w:id="10240" w:author="Mohammad Nayeem Hasan" w:date="2024-11-04T00:07:00Z"/>
                <w:rFonts w:ascii="Times New Roman" w:hAnsi="Times New Roman" w:cs="Times New Roman"/>
                <w:sz w:val="24"/>
                <w:szCs w:val="24"/>
              </w:rPr>
              <w:pPrChange w:id="10241" w:author="Mohammad Nayeem Hasan" w:date="2024-12-23T01:38:00Z" w16du:dateUtc="2024-12-22T19:38:00Z">
                <w:pPr/>
              </w:pPrChange>
            </w:pPr>
            <w:del w:id="10242"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1F04EE51" w14:textId="78E50DA0" w:rsidR="00B010D0" w:rsidRPr="00033637" w:rsidDel="00994FF0" w:rsidRDefault="00B010D0" w:rsidP="00F31FB2">
            <w:pPr>
              <w:spacing w:line="480" w:lineRule="auto"/>
              <w:rPr>
                <w:del w:id="10243" w:author="Mohammad Nayeem Hasan" w:date="2024-11-04T00:07:00Z"/>
                <w:rFonts w:ascii="Times New Roman" w:hAnsi="Times New Roman" w:cs="Times New Roman"/>
                <w:sz w:val="24"/>
                <w:szCs w:val="24"/>
              </w:rPr>
              <w:pPrChange w:id="10244" w:author="Mohammad Nayeem Hasan" w:date="2024-12-23T01:38:00Z" w16du:dateUtc="2024-12-22T19:38:00Z">
                <w:pPr/>
              </w:pPrChange>
            </w:pPr>
            <w:del w:id="10245"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1B375A9E" w14:textId="2AFB12F5" w:rsidR="00B010D0" w:rsidRPr="00033637" w:rsidDel="00994FF0" w:rsidRDefault="00B010D0" w:rsidP="00F31FB2">
            <w:pPr>
              <w:spacing w:line="480" w:lineRule="auto"/>
              <w:rPr>
                <w:del w:id="10246" w:author="Mohammad Nayeem Hasan" w:date="2024-11-04T00:07:00Z"/>
                <w:rFonts w:ascii="Times New Roman" w:hAnsi="Times New Roman" w:cs="Times New Roman"/>
                <w:sz w:val="24"/>
                <w:szCs w:val="24"/>
              </w:rPr>
              <w:pPrChange w:id="10247" w:author="Mohammad Nayeem Hasan" w:date="2024-12-23T01:38:00Z" w16du:dateUtc="2024-12-22T19:38:00Z">
                <w:pPr/>
              </w:pPrChange>
            </w:pPr>
            <w:del w:id="10248" w:author="Mohammad Nayeem Hasan" w:date="2024-11-04T00:07:00Z">
              <w:r w:rsidRPr="00033637" w:rsidDel="00994FF0">
                <w:rPr>
                  <w:rFonts w:ascii="Times New Roman" w:hAnsi="Times New Roman" w:cs="Times New Roman"/>
                  <w:sz w:val="24"/>
                  <w:szCs w:val="24"/>
                </w:rPr>
                <w:delText>1.08 (0.86, 1.36)</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359C13ED" w14:textId="5FEE4E2B" w:rsidR="00B010D0" w:rsidRPr="00033637" w:rsidDel="00994FF0" w:rsidRDefault="00B010D0" w:rsidP="00F31FB2">
            <w:pPr>
              <w:spacing w:line="480" w:lineRule="auto"/>
              <w:rPr>
                <w:del w:id="10249" w:author="Mohammad Nayeem Hasan" w:date="2024-11-04T00:07:00Z"/>
                <w:rFonts w:ascii="Times New Roman" w:hAnsi="Times New Roman" w:cs="Times New Roman"/>
                <w:sz w:val="24"/>
                <w:szCs w:val="24"/>
              </w:rPr>
              <w:pPrChange w:id="10250" w:author="Mohammad Nayeem Hasan" w:date="2024-12-23T01:38:00Z" w16du:dateUtc="2024-12-22T19:38:00Z">
                <w:pPr/>
              </w:pPrChange>
            </w:pPr>
            <w:del w:id="10251" w:author="Mohammad Nayeem Hasan" w:date="2024-11-04T00:07:00Z">
              <w:r w:rsidRPr="00033637" w:rsidDel="00994FF0">
                <w:rPr>
                  <w:rFonts w:ascii="Times New Roman" w:hAnsi="Times New Roman" w:cs="Times New Roman"/>
                  <w:sz w:val="24"/>
                  <w:szCs w:val="24"/>
                </w:rPr>
                <w:delText>0.518</w:delText>
              </w:r>
            </w:del>
          </w:p>
        </w:tc>
      </w:tr>
      <w:tr w:rsidR="00B010D0" w:rsidRPr="00033637" w:rsidDel="00994FF0" w14:paraId="542DBAB5" w14:textId="3FF9F669" w:rsidTr="00BE6175">
        <w:trPr>
          <w:trHeight w:val="138"/>
          <w:jc w:val="center"/>
          <w:del w:id="10252"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24488938" w14:textId="79924D9D" w:rsidR="00B010D0" w:rsidRPr="00033637" w:rsidDel="00994FF0" w:rsidRDefault="00B010D0" w:rsidP="00F31FB2">
            <w:pPr>
              <w:spacing w:line="480" w:lineRule="auto"/>
              <w:rPr>
                <w:del w:id="10253" w:author="Mohammad Nayeem Hasan" w:date="2024-11-04T00:07:00Z"/>
                <w:rFonts w:ascii="Times New Roman" w:hAnsi="Times New Roman" w:cs="Times New Roman"/>
                <w:sz w:val="24"/>
                <w:szCs w:val="24"/>
              </w:rPr>
              <w:pPrChange w:id="10254" w:author="Mohammad Nayeem Hasan" w:date="2024-12-23T01:38:00Z" w16du:dateUtc="2024-12-22T19:38:00Z">
                <w:pPr/>
              </w:pPrChange>
            </w:pPr>
            <w:del w:id="10255" w:author="Mohammad Nayeem Hasan" w:date="2024-11-04T00:07:00Z">
              <w:r w:rsidRPr="00033637" w:rsidDel="00994FF0">
                <w:rPr>
                  <w:rFonts w:ascii="Times New Roman" w:hAnsi="Times New Roman" w:cs="Times New Roman"/>
                  <w:sz w:val="24"/>
                  <w:szCs w:val="24"/>
                </w:rPr>
                <w:delText>Secondary incomplete</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0DC4FCD1" w14:textId="4ACF307E" w:rsidR="00B010D0" w:rsidRPr="00033637" w:rsidDel="00994FF0" w:rsidRDefault="00B010D0" w:rsidP="00F31FB2">
            <w:pPr>
              <w:spacing w:line="480" w:lineRule="auto"/>
              <w:rPr>
                <w:del w:id="10256" w:author="Mohammad Nayeem Hasan" w:date="2024-11-04T00:07:00Z"/>
                <w:rFonts w:ascii="Times New Roman" w:hAnsi="Times New Roman" w:cs="Times New Roman"/>
                <w:sz w:val="24"/>
                <w:szCs w:val="24"/>
              </w:rPr>
              <w:pPrChange w:id="10257" w:author="Mohammad Nayeem Hasan" w:date="2024-12-23T01:38:00Z" w16du:dateUtc="2024-12-22T19:38:00Z">
                <w:pPr/>
              </w:pPrChange>
            </w:pPr>
            <w:del w:id="10258" w:author="Mohammad Nayeem Hasan" w:date="2024-11-04T00:07:00Z">
              <w:r w:rsidRPr="00033637" w:rsidDel="00994FF0">
                <w:rPr>
                  <w:rFonts w:ascii="Times New Roman" w:hAnsi="Times New Roman" w:cs="Times New Roman"/>
                  <w:sz w:val="24"/>
                  <w:szCs w:val="24"/>
                </w:rPr>
                <w:delText>1.11 (0.86, 1.44)</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59239EBD" w14:textId="30B1DEE1" w:rsidR="00B010D0" w:rsidRPr="00033637" w:rsidDel="00994FF0" w:rsidRDefault="00B010D0" w:rsidP="00F31FB2">
            <w:pPr>
              <w:spacing w:line="480" w:lineRule="auto"/>
              <w:rPr>
                <w:del w:id="10259" w:author="Mohammad Nayeem Hasan" w:date="2024-11-04T00:07:00Z"/>
                <w:rFonts w:ascii="Times New Roman" w:hAnsi="Times New Roman" w:cs="Times New Roman"/>
                <w:sz w:val="24"/>
                <w:szCs w:val="24"/>
              </w:rPr>
              <w:pPrChange w:id="10260" w:author="Mohammad Nayeem Hasan" w:date="2024-12-23T01:38:00Z" w16du:dateUtc="2024-12-22T19:38:00Z">
                <w:pPr/>
              </w:pPrChange>
            </w:pPr>
            <w:del w:id="10261" w:author="Mohammad Nayeem Hasan" w:date="2024-11-04T00:07:00Z">
              <w:r w:rsidRPr="00033637" w:rsidDel="00994FF0">
                <w:rPr>
                  <w:rFonts w:ascii="Times New Roman" w:hAnsi="Times New Roman" w:cs="Times New Roman"/>
                  <w:sz w:val="24"/>
                  <w:szCs w:val="24"/>
                </w:rPr>
                <w:delText>0.421</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468D9712" w14:textId="0F77E49A" w:rsidR="00B010D0" w:rsidRPr="00033637" w:rsidDel="00994FF0" w:rsidRDefault="00B010D0" w:rsidP="00F31FB2">
            <w:pPr>
              <w:spacing w:line="480" w:lineRule="auto"/>
              <w:rPr>
                <w:del w:id="10262" w:author="Mohammad Nayeem Hasan" w:date="2024-11-04T00:07:00Z"/>
                <w:rFonts w:ascii="Times New Roman" w:hAnsi="Times New Roman" w:cs="Times New Roman"/>
                <w:sz w:val="24"/>
                <w:szCs w:val="24"/>
              </w:rPr>
              <w:pPrChange w:id="10263" w:author="Mohammad Nayeem Hasan" w:date="2024-12-23T01:38:00Z" w16du:dateUtc="2024-12-22T19:38:00Z">
                <w:pPr/>
              </w:pPrChange>
            </w:pPr>
            <w:del w:id="10264"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40E96249" w14:textId="0B27CF64" w:rsidR="00B010D0" w:rsidRPr="00033637" w:rsidDel="00994FF0" w:rsidRDefault="00B010D0" w:rsidP="00F31FB2">
            <w:pPr>
              <w:spacing w:line="480" w:lineRule="auto"/>
              <w:rPr>
                <w:del w:id="10265" w:author="Mohammad Nayeem Hasan" w:date="2024-11-04T00:07:00Z"/>
                <w:rFonts w:ascii="Times New Roman" w:hAnsi="Times New Roman" w:cs="Times New Roman"/>
                <w:sz w:val="24"/>
                <w:szCs w:val="24"/>
              </w:rPr>
              <w:pPrChange w:id="10266" w:author="Mohammad Nayeem Hasan" w:date="2024-12-23T01:38:00Z" w16du:dateUtc="2024-12-22T19:38:00Z">
                <w:pPr/>
              </w:pPrChange>
            </w:pPr>
            <w:del w:id="10267"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546C4EB4" w14:textId="2A7EE586" w:rsidR="00B010D0" w:rsidRPr="00033637" w:rsidDel="00994FF0" w:rsidRDefault="00B010D0" w:rsidP="00F31FB2">
            <w:pPr>
              <w:spacing w:line="480" w:lineRule="auto"/>
              <w:rPr>
                <w:del w:id="10268" w:author="Mohammad Nayeem Hasan" w:date="2024-11-04T00:07:00Z"/>
                <w:rFonts w:ascii="Times New Roman" w:hAnsi="Times New Roman" w:cs="Times New Roman"/>
                <w:sz w:val="24"/>
                <w:szCs w:val="24"/>
              </w:rPr>
              <w:pPrChange w:id="10269" w:author="Mohammad Nayeem Hasan" w:date="2024-12-23T01:38:00Z" w16du:dateUtc="2024-12-22T19:38:00Z">
                <w:pPr/>
              </w:pPrChange>
            </w:pPr>
            <w:del w:id="10270" w:author="Mohammad Nayeem Hasan" w:date="2024-11-04T00:07:00Z">
              <w:r w:rsidRPr="00033637" w:rsidDel="00994FF0">
                <w:rPr>
                  <w:rFonts w:ascii="Times New Roman" w:hAnsi="Times New Roman" w:cs="Times New Roman"/>
                  <w:sz w:val="24"/>
                  <w:szCs w:val="24"/>
                </w:rPr>
                <w:delText>1.09 (0.88, 1.34)</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5A143478" w14:textId="3CE5339E" w:rsidR="00B010D0" w:rsidRPr="00033637" w:rsidDel="00994FF0" w:rsidRDefault="00B010D0" w:rsidP="00F31FB2">
            <w:pPr>
              <w:spacing w:line="480" w:lineRule="auto"/>
              <w:rPr>
                <w:del w:id="10271" w:author="Mohammad Nayeem Hasan" w:date="2024-11-04T00:07:00Z"/>
                <w:rFonts w:ascii="Times New Roman" w:hAnsi="Times New Roman" w:cs="Times New Roman"/>
                <w:sz w:val="24"/>
                <w:szCs w:val="24"/>
              </w:rPr>
              <w:pPrChange w:id="10272" w:author="Mohammad Nayeem Hasan" w:date="2024-12-23T01:38:00Z" w16du:dateUtc="2024-12-22T19:38:00Z">
                <w:pPr/>
              </w:pPrChange>
            </w:pPr>
            <w:del w:id="10273" w:author="Mohammad Nayeem Hasan" w:date="2024-11-04T00:07:00Z">
              <w:r w:rsidRPr="00033637" w:rsidDel="00994FF0">
                <w:rPr>
                  <w:rFonts w:ascii="Times New Roman" w:hAnsi="Times New Roman" w:cs="Times New Roman"/>
                  <w:sz w:val="24"/>
                  <w:szCs w:val="24"/>
                </w:rPr>
                <w:delText>0.426</w:delText>
              </w:r>
            </w:del>
          </w:p>
        </w:tc>
      </w:tr>
      <w:tr w:rsidR="00B010D0" w:rsidRPr="00033637" w:rsidDel="00994FF0" w14:paraId="7FAFDDE7" w14:textId="12279CE1" w:rsidTr="00BE6175">
        <w:trPr>
          <w:trHeight w:val="138"/>
          <w:jc w:val="center"/>
          <w:del w:id="10274"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796086CB" w14:textId="02B83A8B" w:rsidR="00B010D0" w:rsidRPr="00033637" w:rsidDel="00994FF0" w:rsidRDefault="00B010D0" w:rsidP="00F31FB2">
            <w:pPr>
              <w:spacing w:line="480" w:lineRule="auto"/>
              <w:rPr>
                <w:del w:id="10275" w:author="Mohammad Nayeem Hasan" w:date="2024-11-04T00:07:00Z"/>
                <w:rFonts w:ascii="Times New Roman" w:hAnsi="Times New Roman" w:cs="Times New Roman"/>
                <w:sz w:val="24"/>
                <w:szCs w:val="24"/>
              </w:rPr>
              <w:pPrChange w:id="10276" w:author="Mohammad Nayeem Hasan" w:date="2024-12-23T01:38:00Z" w16du:dateUtc="2024-12-22T19:38:00Z">
                <w:pPr/>
              </w:pPrChange>
            </w:pPr>
            <w:del w:id="10277" w:author="Mohammad Nayeem Hasan" w:date="2024-11-04T00:07:00Z">
              <w:r w:rsidRPr="00033637" w:rsidDel="00994FF0">
                <w:rPr>
                  <w:rFonts w:ascii="Times New Roman" w:hAnsi="Times New Roman" w:cs="Times New Roman"/>
                  <w:sz w:val="24"/>
                  <w:szCs w:val="24"/>
                </w:rPr>
                <w:delText>Secondary complete or higher</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0720202C" w14:textId="598BD208" w:rsidR="00B010D0" w:rsidRPr="00033637" w:rsidDel="00994FF0" w:rsidRDefault="00B010D0" w:rsidP="00F31FB2">
            <w:pPr>
              <w:spacing w:line="480" w:lineRule="auto"/>
              <w:rPr>
                <w:del w:id="10278" w:author="Mohammad Nayeem Hasan" w:date="2024-11-04T00:07:00Z"/>
                <w:rFonts w:ascii="Times New Roman" w:hAnsi="Times New Roman" w:cs="Times New Roman"/>
                <w:sz w:val="24"/>
                <w:szCs w:val="24"/>
              </w:rPr>
              <w:pPrChange w:id="10279" w:author="Mohammad Nayeem Hasan" w:date="2024-12-23T01:38:00Z" w16du:dateUtc="2024-12-22T19:38:00Z">
                <w:pPr/>
              </w:pPrChange>
            </w:pPr>
            <w:del w:id="10280" w:author="Mohammad Nayeem Hasan" w:date="2024-11-03T22:37:00Z">
              <w:r w:rsidRPr="00033637" w:rsidDel="00302153">
                <w:rPr>
                  <w:rFonts w:ascii="Times New Roman" w:hAnsi="Times New Roman" w:cs="Times New Roman"/>
                  <w:sz w:val="24"/>
                  <w:szCs w:val="24"/>
                </w:rPr>
                <w:delText>Ref.</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767EE65D" w14:textId="3B7BF375" w:rsidR="00B010D0" w:rsidRPr="00033637" w:rsidDel="00994FF0" w:rsidRDefault="00B010D0" w:rsidP="00F31FB2">
            <w:pPr>
              <w:spacing w:line="480" w:lineRule="auto"/>
              <w:rPr>
                <w:del w:id="10281" w:author="Mohammad Nayeem Hasan" w:date="2024-11-04T00:07:00Z"/>
                <w:rFonts w:ascii="Times New Roman" w:hAnsi="Times New Roman" w:cs="Times New Roman"/>
                <w:sz w:val="24"/>
                <w:szCs w:val="24"/>
              </w:rPr>
              <w:pPrChange w:id="10282" w:author="Mohammad Nayeem Hasan" w:date="2024-12-23T01:38:00Z" w16du:dateUtc="2024-12-22T19:38:00Z">
                <w:pPr/>
              </w:pPrChange>
            </w:pPr>
            <w:del w:id="10283"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7D586854" w14:textId="79577E6F" w:rsidR="00B010D0" w:rsidRPr="00033637" w:rsidDel="00994FF0" w:rsidRDefault="00B010D0" w:rsidP="00F31FB2">
            <w:pPr>
              <w:spacing w:line="480" w:lineRule="auto"/>
              <w:rPr>
                <w:del w:id="10284" w:author="Mohammad Nayeem Hasan" w:date="2024-11-04T00:07:00Z"/>
                <w:rFonts w:ascii="Times New Roman" w:hAnsi="Times New Roman" w:cs="Times New Roman"/>
                <w:sz w:val="24"/>
                <w:szCs w:val="24"/>
              </w:rPr>
              <w:pPrChange w:id="10285" w:author="Mohammad Nayeem Hasan" w:date="2024-12-23T01:38:00Z" w16du:dateUtc="2024-12-22T19:38:00Z">
                <w:pPr/>
              </w:pPrChange>
            </w:pPr>
            <w:del w:id="10286"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43A76A1B" w14:textId="393EA516" w:rsidR="00B010D0" w:rsidRPr="00033637" w:rsidDel="00994FF0" w:rsidRDefault="00B010D0" w:rsidP="00F31FB2">
            <w:pPr>
              <w:spacing w:line="480" w:lineRule="auto"/>
              <w:rPr>
                <w:del w:id="10287" w:author="Mohammad Nayeem Hasan" w:date="2024-11-04T00:07:00Z"/>
                <w:rFonts w:ascii="Times New Roman" w:hAnsi="Times New Roman" w:cs="Times New Roman"/>
                <w:sz w:val="24"/>
                <w:szCs w:val="24"/>
              </w:rPr>
              <w:pPrChange w:id="10288" w:author="Mohammad Nayeem Hasan" w:date="2024-12-23T01:38:00Z" w16du:dateUtc="2024-12-22T19:38:00Z">
                <w:pPr/>
              </w:pPrChange>
            </w:pPr>
            <w:del w:id="10289"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089E76F0" w14:textId="20D6AE95" w:rsidR="00B010D0" w:rsidRPr="00033637" w:rsidDel="00994FF0" w:rsidRDefault="00B010D0" w:rsidP="00F31FB2">
            <w:pPr>
              <w:spacing w:line="480" w:lineRule="auto"/>
              <w:rPr>
                <w:del w:id="10290" w:author="Mohammad Nayeem Hasan" w:date="2024-11-04T00:07:00Z"/>
                <w:rFonts w:ascii="Times New Roman" w:hAnsi="Times New Roman" w:cs="Times New Roman"/>
                <w:sz w:val="24"/>
                <w:szCs w:val="24"/>
              </w:rPr>
              <w:pPrChange w:id="10291" w:author="Mohammad Nayeem Hasan" w:date="2024-12-23T01:38:00Z" w16du:dateUtc="2024-12-22T19:38:00Z">
                <w:pPr/>
              </w:pPrChange>
            </w:pPr>
            <w:del w:id="10292" w:author="Mohammad Nayeem Hasan" w:date="2024-11-03T22:37:00Z">
              <w:r w:rsidRPr="00033637" w:rsidDel="00302153">
                <w:rPr>
                  <w:rFonts w:ascii="Times New Roman" w:hAnsi="Times New Roman" w:cs="Times New Roman"/>
                  <w:sz w:val="24"/>
                  <w:szCs w:val="24"/>
                </w:rPr>
                <w:delText>Ref.</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42458298" w14:textId="441FC725" w:rsidR="00B010D0" w:rsidRPr="00033637" w:rsidDel="00994FF0" w:rsidRDefault="00B010D0" w:rsidP="00F31FB2">
            <w:pPr>
              <w:spacing w:line="480" w:lineRule="auto"/>
              <w:rPr>
                <w:del w:id="10293" w:author="Mohammad Nayeem Hasan" w:date="2024-11-04T00:07:00Z"/>
                <w:rFonts w:ascii="Times New Roman" w:hAnsi="Times New Roman" w:cs="Times New Roman"/>
                <w:sz w:val="24"/>
                <w:szCs w:val="24"/>
              </w:rPr>
              <w:pPrChange w:id="10294" w:author="Mohammad Nayeem Hasan" w:date="2024-12-23T01:38:00Z" w16du:dateUtc="2024-12-22T19:38:00Z">
                <w:pPr/>
              </w:pPrChange>
            </w:pPr>
            <w:del w:id="10295" w:author="Mohammad Nayeem Hasan" w:date="2024-11-04T00:07:00Z">
              <w:r w:rsidRPr="00033637" w:rsidDel="00994FF0">
                <w:rPr>
                  <w:rFonts w:ascii="Times New Roman" w:hAnsi="Times New Roman" w:cs="Times New Roman"/>
                  <w:sz w:val="24"/>
                  <w:szCs w:val="24"/>
                </w:rPr>
                <w:delText>-</w:delText>
              </w:r>
            </w:del>
          </w:p>
        </w:tc>
      </w:tr>
      <w:tr w:rsidR="00BE6175" w:rsidRPr="00033637" w:rsidDel="00994FF0" w14:paraId="2A68B46A" w14:textId="2B0956E5" w:rsidTr="00BE6175">
        <w:trPr>
          <w:trHeight w:val="138"/>
          <w:jc w:val="center"/>
          <w:del w:id="10296" w:author="Mohammad Nayeem Hasan" w:date="2024-11-04T00:07:00Z"/>
        </w:trPr>
        <w:tc>
          <w:tcPr>
            <w:tcW w:w="5000" w:type="pct"/>
            <w:gridSpan w:val="7"/>
            <w:tcBorders>
              <w:top w:val="single" w:sz="4" w:space="0" w:color="auto"/>
              <w:left w:val="single" w:sz="4" w:space="0" w:color="auto"/>
              <w:bottom w:val="single" w:sz="4" w:space="0" w:color="auto"/>
              <w:right w:val="single" w:sz="4" w:space="0" w:color="auto"/>
            </w:tcBorders>
            <w:vAlign w:val="center"/>
            <w:hideMark/>
          </w:tcPr>
          <w:p w14:paraId="6D4926F7" w14:textId="22EE4CE9" w:rsidR="00BE6175" w:rsidRPr="00033637" w:rsidDel="00994FF0" w:rsidRDefault="00BE6175" w:rsidP="00F31FB2">
            <w:pPr>
              <w:spacing w:line="480" w:lineRule="auto"/>
              <w:rPr>
                <w:del w:id="10297" w:author="Mohammad Nayeem Hasan" w:date="2024-11-04T00:07:00Z"/>
                <w:rFonts w:ascii="Times New Roman" w:hAnsi="Times New Roman" w:cs="Times New Roman"/>
                <w:sz w:val="24"/>
                <w:szCs w:val="24"/>
              </w:rPr>
              <w:pPrChange w:id="10298" w:author="Mohammad Nayeem Hasan" w:date="2024-12-23T01:38:00Z" w16du:dateUtc="2024-12-22T19:38:00Z">
                <w:pPr/>
              </w:pPrChange>
            </w:pPr>
            <w:del w:id="10299" w:author="Mohammad Nayeem Hasan" w:date="2024-11-04T00:07:00Z">
              <w:r w:rsidRPr="00033637" w:rsidDel="00994FF0">
                <w:rPr>
                  <w:rFonts w:ascii="Times New Roman" w:hAnsi="Times New Roman" w:cs="Times New Roman"/>
                  <w:sz w:val="24"/>
                  <w:szCs w:val="24"/>
                </w:rPr>
                <w:delText xml:space="preserve">Mother’s </w:delText>
              </w:r>
            </w:del>
            <w:del w:id="10300" w:author="Mohammad Nayeem Hasan" w:date="2024-11-03T22:28:00Z">
              <w:r w:rsidRPr="00033637" w:rsidDel="003F6202">
                <w:rPr>
                  <w:rFonts w:ascii="Times New Roman" w:hAnsi="Times New Roman" w:cs="Times New Roman"/>
                  <w:sz w:val="24"/>
                  <w:szCs w:val="24"/>
                </w:rPr>
                <w:delText>A</w:delText>
              </w:r>
            </w:del>
            <w:del w:id="10301" w:author="Mohammad Nayeem Hasan" w:date="2024-11-04T00:07:00Z">
              <w:r w:rsidRPr="00033637" w:rsidDel="00994FF0">
                <w:rPr>
                  <w:rFonts w:ascii="Times New Roman" w:hAnsi="Times New Roman" w:cs="Times New Roman"/>
                  <w:sz w:val="24"/>
                  <w:szCs w:val="24"/>
                </w:rPr>
                <w:delText xml:space="preserve">ge </w:delText>
              </w:r>
            </w:del>
            <w:del w:id="10302" w:author="Mohammad Nayeem Hasan" w:date="2024-11-03T22:00:00Z">
              <w:r w:rsidRPr="00033637" w:rsidDel="00BE6175">
                <w:rPr>
                  <w:rFonts w:ascii="Times New Roman" w:hAnsi="Times New Roman" w:cs="Times New Roman"/>
                  <w:sz w:val="24"/>
                  <w:szCs w:val="24"/>
                </w:rPr>
                <w:delText>at the Survey Time</w:delText>
              </w:r>
            </w:del>
          </w:p>
        </w:tc>
      </w:tr>
      <w:tr w:rsidR="00B010D0" w:rsidRPr="00033637" w:rsidDel="00994FF0" w14:paraId="44457450" w14:textId="40A369E9" w:rsidTr="00BE6175">
        <w:trPr>
          <w:trHeight w:val="138"/>
          <w:jc w:val="center"/>
          <w:del w:id="10303"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0DDE0287" w14:textId="51BBE83A" w:rsidR="00B010D0" w:rsidRPr="00033637" w:rsidDel="00994FF0" w:rsidRDefault="00B010D0" w:rsidP="00F31FB2">
            <w:pPr>
              <w:spacing w:line="480" w:lineRule="auto"/>
              <w:rPr>
                <w:del w:id="10304" w:author="Mohammad Nayeem Hasan" w:date="2024-11-04T00:07:00Z"/>
                <w:rFonts w:ascii="Times New Roman" w:hAnsi="Times New Roman" w:cs="Times New Roman"/>
                <w:sz w:val="24"/>
                <w:szCs w:val="24"/>
              </w:rPr>
              <w:pPrChange w:id="10305" w:author="Mohammad Nayeem Hasan" w:date="2024-12-23T01:38:00Z" w16du:dateUtc="2024-12-22T19:38:00Z">
                <w:pPr/>
              </w:pPrChange>
            </w:pPr>
            <w:del w:id="10306" w:author="Mohammad Nayeem Hasan" w:date="2024-11-04T00:07:00Z">
              <w:r w:rsidRPr="00033637" w:rsidDel="00994FF0">
                <w:rPr>
                  <w:rFonts w:ascii="Times New Roman" w:hAnsi="Times New Roman" w:cs="Times New Roman"/>
                  <w:sz w:val="24"/>
                  <w:szCs w:val="24"/>
                </w:rPr>
                <w:delText>15-19</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1913BB7A" w14:textId="25E248B4" w:rsidR="00B010D0" w:rsidRPr="00033637" w:rsidDel="00994FF0" w:rsidRDefault="00B010D0" w:rsidP="00F31FB2">
            <w:pPr>
              <w:spacing w:line="480" w:lineRule="auto"/>
              <w:rPr>
                <w:del w:id="10307" w:author="Mohammad Nayeem Hasan" w:date="2024-11-04T00:07:00Z"/>
                <w:rFonts w:ascii="Times New Roman" w:hAnsi="Times New Roman" w:cs="Times New Roman"/>
                <w:sz w:val="24"/>
                <w:szCs w:val="24"/>
              </w:rPr>
              <w:pPrChange w:id="10308" w:author="Mohammad Nayeem Hasan" w:date="2024-12-23T01:38:00Z" w16du:dateUtc="2024-12-22T19:38:00Z">
                <w:pPr/>
              </w:pPrChange>
            </w:pPr>
            <w:del w:id="10309" w:author="Mohammad Nayeem Hasan" w:date="2024-11-04T00:07:00Z">
              <w:r w:rsidRPr="00033637" w:rsidDel="00994FF0">
                <w:rPr>
                  <w:rFonts w:ascii="Times New Roman" w:hAnsi="Times New Roman" w:cs="Times New Roman"/>
                  <w:sz w:val="24"/>
                  <w:szCs w:val="24"/>
                </w:rPr>
                <w:delText>-</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250C0745" w14:textId="642E2095" w:rsidR="00B010D0" w:rsidRPr="00033637" w:rsidDel="00994FF0" w:rsidRDefault="00B010D0" w:rsidP="00F31FB2">
            <w:pPr>
              <w:spacing w:line="480" w:lineRule="auto"/>
              <w:rPr>
                <w:del w:id="10310" w:author="Mohammad Nayeem Hasan" w:date="2024-11-04T00:07:00Z"/>
                <w:rFonts w:ascii="Times New Roman" w:hAnsi="Times New Roman" w:cs="Times New Roman"/>
                <w:sz w:val="24"/>
                <w:szCs w:val="24"/>
              </w:rPr>
              <w:pPrChange w:id="10311" w:author="Mohammad Nayeem Hasan" w:date="2024-12-23T01:38:00Z" w16du:dateUtc="2024-12-22T19:38:00Z">
                <w:pPr/>
              </w:pPrChange>
            </w:pPr>
            <w:del w:id="10312"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597FB4A3" w14:textId="49050C28" w:rsidR="00B010D0" w:rsidRPr="00033637" w:rsidDel="00994FF0" w:rsidRDefault="00B010D0" w:rsidP="00F31FB2">
            <w:pPr>
              <w:spacing w:line="480" w:lineRule="auto"/>
              <w:rPr>
                <w:del w:id="10313" w:author="Mohammad Nayeem Hasan" w:date="2024-11-04T00:07:00Z"/>
                <w:rFonts w:ascii="Times New Roman" w:hAnsi="Times New Roman" w:cs="Times New Roman"/>
                <w:sz w:val="24"/>
                <w:szCs w:val="24"/>
              </w:rPr>
              <w:pPrChange w:id="10314" w:author="Mohammad Nayeem Hasan" w:date="2024-12-23T01:38:00Z" w16du:dateUtc="2024-12-22T19:38:00Z">
                <w:pPr/>
              </w:pPrChange>
            </w:pPr>
            <w:del w:id="10315" w:author="Mohammad Nayeem Hasan" w:date="2024-11-04T00:07:00Z">
              <w:r w:rsidRPr="00033637" w:rsidDel="00994FF0">
                <w:rPr>
                  <w:rFonts w:ascii="Times New Roman" w:hAnsi="Times New Roman" w:cs="Times New Roman"/>
                  <w:sz w:val="24"/>
                  <w:szCs w:val="24"/>
                </w:rPr>
                <w:delText>1.57 (0.69, 3.57)</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1341B180" w14:textId="4151611D" w:rsidR="00B010D0" w:rsidRPr="00033637" w:rsidDel="00994FF0" w:rsidRDefault="00B010D0" w:rsidP="00F31FB2">
            <w:pPr>
              <w:spacing w:line="480" w:lineRule="auto"/>
              <w:rPr>
                <w:del w:id="10316" w:author="Mohammad Nayeem Hasan" w:date="2024-11-04T00:07:00Z"/>
                <w:rFonts w:ascii="Times New Roman" w:hAnsi="Times New Roman" w:cs="Times New Roman"/>
                <w:sz w:val="24"/>
                <w:szCs w:val="24"/>
              </w:rPr>
              <w:pPrChange w:id="10317" w:author="Mohammad Nayeem Hasan" w:date="2024-12-23T01:38:00Z" w16du:dateUtc="2024-12-22T19:38:00Z">
                <w:pPr/>
              </w:pPrChange>
            </w:pPr>
            <w:del w:id="10318" w:author="Mohammad Nayeem Hasan" w:date="2024-11-04T00:07:00Z">
              <w:r w:rsidRPr="00033637" w:rsidDel="00994FF0">
                <w:rPr>
                  <w:rFonts w:ascii="Times New Roman" w:hAnsi="Times New Roman" w:cs="Times New Roman"/>
                  <w:sz w:val="24"/>
                  <w:szCs w:val="24"/>
                </w:rPr>
                <w:delText>0.280</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5A433EA2" w14:textId="392ED439" w:rsidR="00B010D0" w:rsidRPr="00033637" w:rsidDel="00994FF0" w:rsidRDefault="00B010D0" w:rsidP="00F31FB2">
            <w:pPr>
              <w:spacing w:line="480" w:lineRule="auto"/>
              <w:rPr>
                <w:del w:id="10319" w:author="Mohammad Nayeem Hasan" w:date="2024-11-04T00:07:00Z"/>
                <w:rFonts w:ascii="Times New Roman" w:hAnsi="Times New Roman" w:cs="Times New Roman"/>
                <w:sz w:val="24"/>
                <w:szCs w:val="24"/>
              </w:rPr>
              <w:pPrChange w:id="10320" w:author="Mohammad Nayeem Hasan" w:date="2024-12-23T01:38:00Z" w16du:dateUtc="2024-12-22T19:38:00Z">
                <w:pPr/>
              </w:pPrChange>
            </w:pPr>
            <w:del w:id="10321"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60C6C376" w14:textId="403EB49B" w:rsidR="00B010D0" w:rsidRPr="00033637" w:rsidDel="00994FF0" w:rsidRDefault="00B010D0" w:rsidP="00F31FB2">
            <w:pPr>
              <w:spacing w:line="480" w:lineRule="auto"/>
              <w:rPr>
                <w:del w:id="10322" w:author="Mohammad Nayeem Hasan" w:date="2024-11-04T00:07:00Z"/>
                <w:rFonts w:ascii="Times New Roman" w:hAnsi="Times New Roman" w:cs="Times New Roman"/>
                <w:sz w:val="24"/>
                <w:szCs w:val="24"/>
              </w:rPr>
              <w:pPrChange w:id="10323" w:author="Mohammad Nayeem Hasan" w:date="2024-12-23T01:38:00Z" w16du:dateUtc="2024-12-22T19:38:00Z">
                <w:pPr/>
              </w:pPrChange>
            </w:pPr>
            <w:del w:id="10324" w:author="Mohammad Nayeem Hasan" w:date="2024-11-04T00:07:00Z">
              <w:r w:rsidRPr="00033637" w:rsidDel="00994FF0">
                <w:rPr>
                  <w:rFonts w:ascii="Times New Roman" w:hAnsi="Times New Roman" w:cs="Times New Roman"/>
                  <w:sz w:val="24"/>
                  <w:szCs w:val="24"/>
                </w:rPr>
                <w:delText>-</w:delText>
              </w:r>
            </w:del>
          </w:p>
        </w:tc>
      </w:tr>
      <w:tr w:rsidR="00B010D0" w:rsidRPr="00033637" w:rsidDel="00994FF0" w14:paraId="432487A9" w14:textId="52B0994E" w:rsidTr="00BE6175">
        <w:trPr>
          <w:trHeight w:val="138"/>
          <w:jc w:val="center"/>
          <w:del w:id="10325"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378BF0DD" w14:textId="4FF9597C" w:rsidR="00B010D0" w:rsidRPr="00033637" w:rsidDel="00994FF0" w:rsidRDefault="00B010D0" w:rsidP="00F31FB2">
            <w:pPr>
              <w:spacing w:line="480" w:lineRule="auto"/>
              <w:rPr>
                <w:del w:id="10326" w:author="Mohammad Nayeem Hasan" w:date="2024-11-04T00:07:00Z"/>
                <w:rFonts w:ascii="Times New Roman" w:hAnsi="Times New Roman" w:cs="Times New Roman"/>
                <w:sz w:val="24"/>
                <w:szCs w:val="24"/>
              </w:rPr>
              <w:pPrChange w:id="10327" w:author="Mohammad Nayeem Hasan" w:date="2024-12-23T01:38:00Z" w16du:dateUtc="2024-12-22T19:38:00Z">
                <w:pPr/>
              </w:pPrChange>
            </w:pPr>
            <w:del w:id="10328" w:author="Mohammad Nayeem Hasan" w:date="2024-11-04T00:07:00Z">
              <w:r w:rsidRPr="00033637" w:rsidDel="00994FF0">
                <w:rPr>
                  <w:rFonts w:ascii="Times New Roman" w:hAnsi="Times New Roman" w:cs="Times New Roman"/>
                  <w:sz w:val="24"/>
                  <w:szCs w:val="24"/>
                </w:rPr>
                <w:delText>20-34</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0EA412EC" w14:textId="6780D79C" w:rsidR="00B010D0" w:rsidRPr="00033637" w:rsidDel="00994FF0" w:rsidRDefault="00B010D0" w:rsidP="00F31FB2">
            <w:pPr>
              <w:spacing w:line="480" w:lineRule="auto"/>
              <w:rPr>
                <w:del w:id="10329" w:author="Mohammad Nayeem Hasan" w:date="2024-11-04T00:07:00Z"/>
                <w:rFonts w:ascii="Times New Roman" w:hAnsi="Times New Roman" w:cs="Times New Roman"/>
                <w:sz w:val="24"/>
                <w:szCs w:val="24"/>
              </w:rPr>
              <w:pPrChange w:id="10330" w:author="Mohammad Nayeem Hasan" w:date="2024-12-23T01:38:00Z" w16du:dateUtc="2024-12-22T19:38:00Z">
                <w:pPr/>
              </w:pPrChange>
            </w:pPr>
            <w:del w:id="10331" w:author="Mohammad Nayeem Hasan" w:date="2024-11-04T00:07:00Z">
              <w:r w:rsidRPr="00033637" w:rsidDel="00994FF0">
                <w:rPr>
                  <w:rFonts w:ascii="Times New Roman" w:hAnsi="Times New Roman" w:cs="Times New Roman"/>
                  <w:sz w:val="24"/>
                  <w:szCs w:val="24"/>
                </w:rPr>
                <w:delText>-</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4776A9E5" w14:textId="27C0069D" w:rsidR="00B010D0" w:rsidRPr="00033637" w:rsidDel="00994FF0" w:rsidRDefault="00B010D0" w:rsidP="00F31FB2">
            <w:pPr>
              <w:spacing w:line="480" w:lineRule="auto"/>
              <w:rPr>
                <w:del w:id="10332" w:author="Mohammad Nayeem Hasan" w:date="2024-11-04T00:07:00Z"/>
                <w:rFonts w:ascii="Times New Roman" w:hAnsi="Times New Roman" w:cs="Times New Roman"/>
                <w:sz w:val="24"/>
                <w:szCs w:val="24"/>
              </w:rPr>
              <w:pPrChange w:id="10333" w:author="Mohammad Nayeem Hasan" w:date="2024-12-23T01:38:00Z" w16du:dateUtc="2024-12-22T19:38:00Z">
                <w:pPr/>
              </w:pPrChange>
            </w:pPr>
            <w:del w:id="10334"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2E609EF1" w14:textId="4C7CD6BC" w:rsidR="00B010D0" w:rsidRPr="00033637" w:rsidDel="00994FF0" w:rsidRDefault="00B010D0" w:rsidP="00F31FB2">
            <w:pPr>
              <w:spacing w:line="480" w:lineRule="auto"/>
              <w:rPr>
                <w:del w:id="10335" w:author="Mohammad Nayeem Hasan" w:date="2024-11-04T00:07:00Z"/>
                <w:rFonts w:ascii="Times New Roman" w:hAnsi="Times New Roman" w:cs="Times New Roman"/>
                <w:sz w:val="24"/>
                <w:szCs w:val="24"/>
              </w:rPr>
              <w:pPrChange w:id="10336" w:author="Mohammad Nayeem Hasan" w:date="2024-12-23T01:38:00Z" w16du:dateUtc="2024-12-22T19:38:00Z">
                <w:pPr/>
              </w:pPrChange>
            </w:pPr>
            <w:del w:id="10337" w:author="Mohammad Nayeem Hasan" w:date="2024-11-04T00:07:00Z">
              <w:r w:rsidRPr="00033637" w:rsidDel="00994FF0">
                <w:rPr>
                  <w:rFonts w:ascii="Times New Roman" w:hAnsi="Times New Roman" w:cs="Times New Roman"/>
                  <w:sz w:val="24"/>
                  <w:szCs w:val="24"/>
                </w:rPr>
                <w:delText>1.46 (0.77, 2.74)</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4BBE5AD8" w14:textId="732F9541" w:rsidR="00B010D0" w:rsidRPr="00033637" w:rsidDel="00994FF0" w:rsidRDefault="00B010D0" w:rsidP="00F31FB2">
            <w:pPr>
              <w:spacing w:line="480" w:lineRule="auto"/>
              <w:rPr>
                <w:del w:id="10338" w:author="Mohammad Nayeem Hasan" w:date="2024-11-04T00:07:00Z"/>
                <w:rFonts w:ascii="Times New Roman" w:hAnsi="Times New Roman" w:cs="Times New Roman"/>
                <w:sz w:val="24"/>
                <w:szCs w:val="24"/>
              </w:rPr>
              <w:pPrChange w:id="10339" w:author="Mohammad Nayeem Hasan" w:date="2024-12-23T01:38:00Z" w16du:dateUtc="2024-12-22T19:38:00Z">
                <w:pPr/>
              </w:pPrChange>
            </w:pPr>
            <w:del w:id="10340" w:author="Mohammad Nayeem Hasan" w:date="2024-11-04T00:07:00Z">
              <w:r w:rsidRPr="00033637" w:rsidDel="00994FF0">
                <w:rPr>
                  <w:rFonts w:ascii="Times New Roman" w:hAnsi="Times New Roman" w:cs="Times New Roman"/>
                  <w:sz w:val="24"/>
                  <w:szCs w:val="24"/>
                </w:rPr>
                <w:delText>0.243</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60AFDB65" w14:textId="0B86EFF5" w:rsidR="00B010D0" w:rsidRPr="00033637" w:rsidDel="00994FF0" w:rsidRDefault="00B010D0" w:rsidP="00F31FB2">
            <w:pPr>
              <w:spacing w:line="480" w:lineRule="auto"/>
              <w:rPr>
                <w:del w:id="10341" w:author="Mohammad Nayeem Hasan" w:date="2024-11-04T00:07:00Z"/>
                <w:rFonts w:ascii="Times New Roman" w:hAnsi="Times New Roman" w:cs="Times New Roman"/>
                <w:sz w:val="24"/>
                <w:szCs w:val="24"/>
              </w:rPr>
              <w:pPrChange w:id="10342" w:author="Mohammad Nayeem Hasan" w:date="2024-12-23T01:38:00Z" w16du:dateUtc="2024-12-22T19:38:00Z">
                <w:pPr/>
              </w:pPrChange>
            </w:pPr>
            <w:del w:id="10343"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5580A41B" w14:textId="4E028B8E" w:rsidR="00B010D0" w:rsidRPr="00033637" w:rsidDel="00994FF0" w:rsidRDefault="00B010D0" w:rsidP="00F31FB2">
            <w:pPr>
              <w:spacing w:line="480" w:lineRule="auto"/>
              <w:rPr>
                <w:del w:id="10344" w:author="Mohammad Nayeem Hasan" w:date="2024-11-04T00:07:00Z"/>
                <w:rFonts w:ascii="Times New Roman" w:hAnsi="Times New Roman" w:cs="Times New Roman"/>
                <w:sz w:val="24"/>
                <w:szCs w:val="24"/>
              </w:rPr>
              <w:pPrChange w:id="10345" w:author="Mohammad Nayeem Hasan" w:date="2024-12-23T01:38:00Z" w16du:dateUtc="2024-12-22T19:38:00Z">
                <w:pPr/>
              </w:pPrChange>
            </w:pPr>
            <w:del w:id="10346" w:author="Mohammad Nayeem Hasan" w:date="2024-11-04T00:07:00Z">
              <w:r w:rsidRPr="00033637" w:rsidDel="00994FF0">
                <w:rPr>
                  <w:rFonts w:ascii="Times New Roman" w:hAnsi="Times New Roman" w:cs="Times New Roman"/>
                  <w:sz w:val="24"/>
                  <w:szCs w:val="24"/>
                </w:rPr>
                <w:delText>-</w:delText>
              </w:r>
            </w:del>
          </w:p>
        </w:tc>
      </w:tr>
      <w:tr w:rsidR="00B010D0" w:rsidRPr="00033637" w:rsidDel="00994FF0" w14:paraId="1F313205" w14:textId="4CC885F3" w:rsidTr="00BE6175">
        <w:trPr>
          <w:trHeight w:val="138"/>
          <w:jc w:val="center"/>
          <w:del w:id="10347"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6B752ECA" w14:textId="0F24AFD9" w:rsidR="00B010D0" w:rsidRPr="00033637" w:rsidDel="00994FF0" w:rsidRDefault="00B010D0" w:rsidP="00F31FB2">
            <w:pPr>
              <w:spacing w:line="480" w:lineRule="auto"/>
              <w:rPr>
                <w:del w:id="10348" w:author="Mohammad Nayeem Hasan" w:date="2024-11-04T00:07:00Z"/>
                <w:rFonts w:ascii="Times New Roman" w:hAnsi="Times New Roman" w:cs="Times New Roman"/>
                <w:sz w:val="24"/>
                <w:szCs w:val="24"/>
              </w:rPr>
              <w:pPrChange w:id="10349" w:author="Mohammad Nayeem Hasan" w:date="2024-12-23T01:38:00Z" w16du:dateUtc="2024-12-22T19:38:00Z">
                <w:pPr/>
              </w:pPrChange>
            </w:pPr>
            <w:del w:id="10350" w:author="Mohammad Nayeem Hasan" w:date="2024-11-04T00:07:00Z">
              <w:r w:rsidRPr="00033637" w:rsidDel="00994FF0">
                <w:rPr>
                  <w:rFonts w:ascii="Times New Roman" w:hAnsi="Times New Roman" w:cs="Times New Roman"/>
                  <w:sz w:val="24"/>
                  <w:szCs w:val="24"/>
                </w:rPr>
                <w:delText>35+</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0990F7C4" w14:textId="398336A2" w:rsidR="00B010D0" w:rsidRPr="00033637" w:rsidDel="00994FF0" w:rsidRDefault="00B010D0" w:rsidP="00F31FB2">
            <w:pPr>
              <w:spacing w:line="480" w:lineRule="auto"/>
              <w:rPr>
                <w:del w:id="10351" w:author="Mohammad Nayeem Hasan" w:date="2024-11-04T00:07:00Z"/>
                <w:rFonts w:ascii="Times New Roman" w:hAnsi="Times New Roman" w:cs="Times New Roman"/>
                <w:sz w:val="24"/>
                <w:szCs w:val="24"/>
              </w:rPr>
              <w:pPrChange w:id="10352" w:author="Mohammad Nayeem Hasan" w:date="2024-12-23T01:38:00Z" w16du:dateUtc="2024-12-22T19:38:00Z">
                <w:pPr/>
              </w:pPrChange>
            </w:pPr>
            <w:del w:id="10353" w:author="Mohammad Nayeem Hasan" w:date="2024-11-04T00:07:00Z">
              <w:r w:rsidRPr="00033637" w:rsidDel="00994FF0">
                <w:rPr>
                  <w:rFonts w:ascii="Times New Roman" w:hAnsi="Times New Roman" w:cs="Times New Roman"/>
                  <w:sz w:val="24"/>
                  <w:szCs w:val="24"/>
                </w:rPr>
                <w:delText>-</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197DE1C3" w14:textId="4958F437" w:rsidR="00B010D0" w:rsidRPr="00033637" w:rsidDel="00994FF0" w:rsidRDefault="00B010D0" w:rsidP="00F31FB2">
            <w:pPr>
              <w:spacing w:line="480" w:lineRule="auto"/>
              <w:rPr>
                <w:del w:id="10354" w:author="Mohammad Nayeem Hasan" w:date="2024-11-04T00:07:00Z"/>
                <w:rFonts w:ascii="Times New Roman" w:hAnsi="Times New Roman" w:cs="Times New Roman"/>
                <w:sz w:val="24"/>
                <w:szCs w:val="24"/>
              </w:rPr>
              <w:pPrChange w:id="10355" w:author="Mohammad Nayeem Hasan" w:date="2024-12-23T01:38:00Z" w16du:dateUtc="2024-12-22T19:38:00Z">
                <w:pPr/>
              </w:pPrChange>
            </w:pPr>
            <w:del w:id="10356"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0D4ABB3A" w14:textId="64ED19EC" w:rsidR="00B010D0" w:rsidRPr="00033637" w:rsidDel="00994FF0" w:rsidRDefault="00B010D0" w:rsidP="00F31FB2">
            <w:pPr>
              <w:spacing w:line="480" w:lineRule="auto"/>
              <w:rPr>
                <w:del w:id="10357" w:author="Mohammad Nayeem Hasan" w:date="2024-11-04T00:07:00Z"/>
                <w:rFonts w:ascii="Times New Roman" w:hAnsi="Times New Roman" w:cs="Times New Roman"/>
                <w:sz w:val="24"/>
                <w:szCs w:val="24"/>
              </w:rPr>
              <w:pPrChange w:id="10358" w:author="Mohammad Nayeem Hasan" w:date="2024-12-23T01:38:00Z" w16du:dateUtc="2024-12-22T19:38:00Z">
                <w:pPr/>
              </w:pPrChange>
            </w:pPr>
            <w:del w:id="10359" w:author="Mohammad Nayeem Hasan" w:date="2024-11-03T22:37:00Z">
              <w:r w:rsidRPr="00033637" w:rsidDel="00302153">
                <w:rPr>
                  <w:rFonts w:ascii="Times New Roman" w:hAnsi="Times New Roman" w:cs="Times New Roman"/>
                  <w:sz w:val="24"/>
                  <w:szCs w:val="24"/>
                </w:rPr>
                <w:delText>Ref</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06FD5B31" w14:textId="15A4E71C" w:rsidR="00B010D0" w:rsidRPr="00033637" w:rsidDel="00994FF0" w:rsidRDefault="00B010D0" w:rsidP="00F31FB2">
            <w:pPr>
              <w:spacing w:line="480" w:lineRule="auto"/>
              <w:rPr>
                <w:del w:id="10360" w:author="Mohammad Nayeem Hasan" w:date="2024-11-04T00:07:00Z"/>
                <w:rFonts w:ascii="Times New Roman" w:hAnsi="Times New Roman" w:cs="Times New Roman"/>
                <w:sz w:val="24"/>
                <w:szCs w:val="24"/>
              </w:rPr>
              <w:pPrChange w:id="10361" w:author="Mohammad Nayeem Hasan" w:date="2024-12-23T01:38:00Z" w16du:dateUtc="2024-12-22T19:38:00Z">
                <w:pPr/>
              </w:pPrChange>
            </w:pPr>
            <w:del w:id="10362"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40A02657" w14:textId="0A8A281D" w:rsidR="00B010D0" w:rsidRPr="00033637" w:rsidDel="00994FF0" w:rsidRDefault="00B010D0" w:rsidP="00F31FB2">
            <w:pPr>
              <w:spacing w:line="480" w:lineRule="auto"/>
              <w:rPr>
                <w:del w:id="10363" w:author="Mohammad Nayeem Hasan" w:date="2024-11-04T00:07:00Z"/>
                <w:rFonts w:ascii="Times New Roman" w:hAnsi="Times New Roman" w:cs="Times New Roman"/>
                <w:sz w:val="24"/>
                <w:szCs w:val="24"/>
              </w:rPr>
              <w:pPrChange w:id="10364" w:author="Mohammad Nayeem Hasan" w:date="2024-12-23T01:38:00Z" w16du:dateUtc="2024-12-22T19:38:00Z">
                <w:pPr/>
              </w:pPrChange>
            </w:pPr>
            <w:del w:id="10365"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5AEBB2A4" w14:textId="18F36724" w:rsidR="00B010D0" w:rsidRPr="00033637" w:rsidDel="00994FF0" w:rsidRDefault="00B010D0" w:rsidP="00F31FB2">
            <w:pPr>
              <w:spacing w:line="480" w:lineRule="auto"/>
              <w:rPr>
                <w:del w:id="10366" w:author="Mohammad Nayeem Hasan" w:date="2024-11-04T00:07:00Z"/>
                <w:rFonts w:ascii="Times New Roman" w:hAnsi="Times New Roman" w:cs="Times New Roman"/>
                <w:sz w:val="24"/>
                <w:szCs w:val="24"/>
              </w:rPr>
              <w:pPrChange w:id="10367" w:author="Mohammad Nayeem Hasan" w:date="2024-12-23T01:38:00Z" w16du:dateUtc="2024-12-22T19:38:00Z">
                <w:pPr/>
              </w:pPrChange>
            </w:pPr>
            <w:del w:id="10368" w:author="Mohammad Nayeem Hasan" w:date="2024-11-04T00:07:00Z">
              <w:r w:rsidRPr="00033637" w:rsidDel="00994FF0">
                <w:rPr>
                  <w:rFonts w:ascii="Times New Roman" w:hAnsi="Times New Roman" w:cs="Times New Roman"/>
                  <w:sz w:val="24"/>
                  <w:szCs w:val="24"/>
                </w:rPr>
                <w:delText>-</w:delText>
              </w:r>
            </w:del>
          </w:p>
        </w:tc>
      </w:tr>
      <w:tr w:rsidR="00B010D0" w:rsidRPr="00033637" w:rsidDel="00994FF0" w14:paraId="0D23C613" w14:textId="59D0C36F" w:rsidTr="00DA17B7">
        <w:trPr>
          <w:trHeight w:val="138"/>
          <w:jc w:val="center"/>
          <w:del w:id="10369" w:author="Mohammad Nayeem Hasan" w:date="2024-11-04T00:07:00Z"/>
        </w:trPr>
        <w:tc>
          <w:tcPr>
            <w:tcW w:w="5000" w:type="pct"/>
            <w:gridSpan w:val="7"/>
            <w:tcBorders>
              <w:top w:val="single" w:sz="4" w:space="0" w:color="auto"/>
              <w:left w:val="single" w:sz="4" w:space="0" w:color="auto"/>
              <w:bottom w:val="single" w:sz="4" w:space="0" w:color="auto"/>
              <w:right w:val="single" w:sz="4" w:space="0" w:color="auto"/>
            </w:tcBorders>
            <w:vAlign w:val="center"/>
            <w:hideMark/>
          </w:tcPr>
          <w:p w14:paraId="3D58A7A2" w14:textId="7C72C3DC" w:rsidR="00B010D0" w:rsidRPr="00033637" w:rsidDel="00994FF0" w:rsidRDefault="003F6202" w:rsidP="00F31FB2">
            <w:pPr>
              <w:spacing w:line="480" w:lineRule="auto"/>
              <w:rPr>
                <w:del w:id="10370" w:author="Mohammad Nayeem Hasan" w:date="2024-11-04T00:07:00Z"/>
                <w:rFonts w:ascii="Times New Roman" w:hAnsi="Times New Roman" w:cs="Times New Roman"/>
                <w:sz w:val="24"/>
                <w:szCs w:val="24"/>
              </w:rPr>
              <w:pPrChange w:id="10371" w:author="Mohammad Nayeem Hasan" w:date="2024-12-23T01:38:00Z" w16du:dateUtc="2024-12-22T19:38:00Z">
                <w:pPr/>
              </w:pPrChange>
            </w:pPr>
            <w:del w:id="10372" w:author="Mohammad Nayeem Hasan" w:date="2024-11-03T22:27:00Z">
              <w:r w:rsidRPr="00033637" w:rsidDel="003F6202">
                <w:rPr>
                  <w:rFonts w:ascii="Times New Roman" w:hAnsi="Times New Roman" w:cs="Times New Roman"/>
                  <w:sz w:val="24"/>
                  <w:szCs w:val="24"/>
                </w:rPr>
                <w:delText>h</w:delText>
              </w:r>
            </w:del>
            <w:del w:id="10373" w:author="Mohammad Nayeem Hasan" w:date="2024-11-04T00:07:00Z">
              <w:r w:rsidRPr="00033637" w:rsidDel="00994FF0">
                <w:rPr>
                  <w:rFonts w:ascii="Times New Roman" w:hAnsi="Times New Roman" w:cs="Times New Roman"/>
                  <w:sz w:val="24"/>
                  <w:szCs w:val="24"/>
                </w:rPr>
                <w:delText>ousehold characteristics</w:delText>
              </w:r>
            </w:del>
          </w:p>
        </w:tc>
      </w:tr>
      <w:tr w:rsidR="00072E76" w:rsidRPr="00033637" w:rsidDel="00994FF0" w14:paraId="3909616B" w14:textId="77777777" w:rsidTr="00302153">
        <w:trPr>
          <w:trHeight w:val="138"/>
          <w:jc w:val="center"/>
          <w:del w:id="10374"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307280AC" w14:textId="646C5A89" w:rsidR="00B010D0" w:rsidRPr="00033637" w:rsidDel="00994FF0" w:rsidRDefault="00B010D0" w:rsidP="00F31FB2">
            <w:pPr>
              <w:spacing w:line="480" w:lineRule="auto"/>
              <w:rPr>
                <w:del w:id="10375" w:author="Mohammad Nayeem Hasan" w:date="2024-11-04T00:07:00Z"/>
                <w:rFonts w:ascii="Times New Roman" w:hAnsi="Times New Roman" w:cs="Times New Roman"/>
                <w:sz w:val="24"/>
                <w:szCs w:val="24"/>
              </w:rPr>
              <w:pPrChange w:id="10376" w:author="Mohammad Nayeem Hasan" w:date="2024-12-23T01:38:00Z" w16du:dateUtc="2024-12-22T19:38:00Z">
                <w:pPr/>
              </w:pPrChange>
            </w:pPr>
            <w:del w:id="10377" w:author="Mohammad Nayeem Hasan" w:date="2024-11-04T00:07:00Z">
              <w:r w:rsidRPr="00033637" w:rsidDel="00994FF0">
                <w:rPr>
                  <w:rFonts w:ascii="Times New Roman" w:hAnsi="Times New Roman" w:cs="Times New Roman"/>
                  <w:sz w:val="24"/>
                  <w:szCs w:val="24"/>
                </w:rPr>
                <w:delText xml:space="preserve">Wealth </w:delText>
              </w:r>
            </w:del>
            <w:del w:id="10378" w:author="Mohammad Nayeem Hasan" w:date="2024-11-03T22:28:00Z">
              <w:r w:rsidRPr="00033637" w:rsidDel="003F6202">
                <w:rPr>
                  <w:rFonts w:ascii="Times New Roman" w:hAnsi="Times New Roman" w:cs="Times New Roman"/>
                  <w:sz w:val="24"/>
                  <w:szCs w:val="24"/>
                </w:rPr>
                <w:delText>I</w:delText>
              </w:r>
            </w:del>
            <w:del w:id="10379" w:author="Mohammad Nayeem Hasan" w:date="2024-11-04T00:07:00Z">
              <w:r w:rsidRPr="00033637" w:rsidDel="00994FF0">
                <w:rPr>
                  <w:rFonts w:ascii="Times New Roman" w:hAnsi="Times New Roman" w:cs="Times New Roman"/>
                  <w:sz w:val="24"/>
                  <w:szCs w:val="24"/>
                </w:rPr>
                <w:delText>ndex</w:delText>
              </w:r>
            </w:del>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33BF220C" w14:textId="2BDA2777" w:rsidR="00B010D0" w:rsidRPr="00033637" w:rsidDel="00994FF0" w:rsidRDefault="00B010D0" w:rsidP="00F31FB2">
            <w:pPr>
              <w:spacing w:line="480" w:lineRule="auto"/>
              <w:rPr>
                <w:del w:id="10380" w:author="Mohammad Nayeem Hasan" w:date="2024-11-04T00:07:00Z"/>
                <w:rFonts w:ascii="Times New Roman" w:hAnsi="Times New Roman" w:cs="Times New Roman"/>
                <w:sz w:val="24"/>
                <w:szCs w:val="24"/>
              </w:rPr>
              <w:pPrChange w:id="10381"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4689FEDA" w14:textId="6B28D712" w:rsidR="00B010D0" w:rsidRPr="00033637" w:rsidDel="00994FF0" w:rsidRDefault="00B010D0" w:rsidP="00F31FB2">
            <w:pPr>
              <w:spacing w:line="480" w:lineRule="auto"/>
              <w:rPr>
                <w:del w:id="10382" w:author="Mohammad Nayeem Hasan" w:date="2024-11-04T00:07:00Z"/>
                <w:rFonts w:ascii="Times New Roman" w:hAnsi="Times New Roman" w:cs="Times New Roman"/>
                <w:sz w:val="24"/>
                <w:szCs w:val="24"/>
              </w:rPr>
              <w:pPrChange w:id="10383"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3702B887" w14:textId="18CFBB63" w:rsidR="00B010D0" w:rsidRPr="00033637" w:rsidDel="00994FF0" w:rsidRDefault="00B010D0" w:rsidP="00F31FB2">
            <w:pPr>
              <w:spacing w:line="480" w:lineRule="auto"/>
              <w:rPr>
                <w:del w:id="10384" w:author="Mohammad Nayeem Hasan" w:date="2024-11-04T00:07:00Z"/>
                <w:rFonts w:ascii="Times New Roman" w:hAnsi="Times New Roman" w:cs="Times New Roman"/>
                <w:sz w:val="24"/>
                <w:szCs w:val="24"/>
              </w:rPr>
              <w:pPrChange w:id="10385" w:author="Mohammad Nayeem Hasan" w:date="2024-12-23T01:38:00Z" w16du:dateUtc="2024-12-22T19:38:00Z">
                <w:pPr/>
              </w:pPrChange>
            </w:pPr>
          </w:p>
        </w:tc>
      </w:tr>
      <w:tr w:rsidR="00B010D0" w:rsidRPr="00033637" w:rsidDel="00994FF0" w14:paraId="4FB40363" w14:textId="3F8E6AEC" w:rsidTr="00BE6175">
        <w:trPr>
          <w:trHeight w:val="250"/>
          <w:jc w:val="center"/>
          <w:del w:id="10386"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59B270F2" w14:textId="5B16C290" w:rsidR="00B010D0" w:rsidRPr="00033637" w:rsidDel="00994FF0" w:rsidRDefault="00B010D0" w:rsidP="00F31FB2">
            <w:pPr>
              <w:spacing w:line="480" w:lineRule="auto"/>
              <w:rPr>
                <w:del w:id="10387" w:author="Mohammad Nayeem Hasan" w:date="2024-11-04T00:07:00Z"/>
                <w:rFonts w:ascii="Times New Roman" w:hAnsi="Times New Roman" w:cs="Times New Roman"/>
                <w:sz w:val="24"/>
                <w:szCs w:val="24"/>
              </w:rPr>
              <w:pPrChange w:id="10388" w:author="Mohammad Nayeem Hasan" w:date="2024-12-23T01:38:00Z" w16du:dateUtc="2024-12-22T19:38:00Z">
                <w:pPr/>
              </w:pPrChange>
            </w:pPr>
            <w:del w:id="10389" w:author="Mohammad Nayeem Hasan" w:date="2024-11-04T00:07:00Z">
              <w:r w:rsidRPr="00033637" w:rsidDel="00994FF0">
                <w:rPr>
                  <w:rFonts w:ascii="Times New Roman" w:hAnsi="Times New Roman" w:cs="Times New Roman"/>
                  <w:sz w:val="24"/>
                  <w:szCs w:val="24"/>
                </w:rPr>
                <w:delText>Poorest</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2DA3D8D8" w14:textId="25E97059" w:rsidR="00B010D0" w:rsidRPr="00033637" w:rsidDel="00994FF0" w:rsidRDefault="00B010D0" w:rsidP="00F31FB2">
            <w:pPr>
              <w:spacing w:line="480" w:lineRule="auto"/>
              <w:rPr>
                <w:del w:id="10390" w:author="Mohammad Nayeem Hasan" w:date="2024-11-04T00:07:00Z"/>
                <w:rFonts w:ascii="Times New Roman" w:hAnsi="Times New Roman" w:cs="Times New Roman"/>
                <w:sz w:val="24"/>
                <w:szCs w:val="24"/>
              </w:rPr>
              <w:pPrChange w:id="10391" w:author="Mohammad Nayeem Hasan" w:date="2024-12-23T01:38:00Z" w16du:dateUtc="2024-12-22T19:38:00Z">
                <w:pPr/>
              </w:pPrChange>
            </w:pPr>
            <w:del w:id="10392" w:author="Mohammad Nayeem Hasan" w:date="2024-11-04T00:07:00Z">
              <w:r w:rsidRPr="00033637" w:rsidDel="00994FF0">
                <w:rPr>
                  <w:rFonts w:ascii="Times New Roman" w:hAnsi="Times New Roman" w:cs="Times New Roman"/>
                  <w:sz w:val="24"/>
                  <w:szCs w:val="24"/>
                </w:rPr>
                <w:delText>1.30 (1.01, 1.65)</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01C2A3A6" w14:textId="7DE460E0" w:rsidR="00B010D0" w:rsidRPr="00033637" w:rsidDel="00994FF0" w:rsidRDefault="00B010D0" w:rsidP="00F31FB2">
            <w:pPr>
              <w:spacing w:line="480" w:lineRule="auto"/>
              <w:rPr>
                <w:del w:id="10393" w:author="Mohammad Nayeem Hasan" w:date="2024-11-04T00:07:00Z"/>
                <w:rFonts w:ascii="Times New Roman" w:hAnsi="Times New Roman" w:cs="Times New Roman"/>
                <w:sz w:val="24"/>
                <w:szCs w:val="24"/>
                <w:rPrChange w:id="10394" w:author="Mohammad Nayeem Hasan" w:date="2024-12-23T01:53:00Z" w16du:dateUtc="2024-12-22T19:53:00Z">
                  <w:rPr>
                    <w:del w:id="10395" w:author="Mohammad Nayeem Hasan" w:date="2024-11-04T00:07:00Z"/>
                    <w:rFonts w:ascii="Times New Roman" w:hAnsi="Times New Roman" w:cs="Times New Roman"/>
                    <w:b/>
                    <w:bCs/>
                    <w:sz w:val="24"/>
                    <w:szCs w:val="24"/>
                  </w:rPr>
                </w:rPrChange>
              </w:rPr>
              <w:pPrChange w:id="10396" w:author="Mohammad Nayeem Hasan" w:date="2024-12-23T01:38:00Z" w16du:dateUtc="2024-12-22T19:38:00Z">
                <w:pPr/>
              </w:pPrChange>
            </w:pPr>
            <w:del w:id="10397" w:author="Mohammad Nayeem Hasan" w:date="2024-11-04T00:07:00Z">
              <w:r w:rsidRPr="00033637" w:rsidDel="00994FF0">
                <w:rPr>
                  <w:rFonts w:ascii="Times New Roman" w:hAnsi="Times New Roman" w:cs="Times New Roman"/>
                  <w:sz w:val="24"/>
                  <w:szCs w:val="24"/>
                  <w:rPrChange w:id="10398" w:author="Mohammad Nayeem Hasan" w:date="2024-12-23T01:53:00Z" w16du:dateUtc="2024-12-22T19:53:00Z">
                    <w:rPr>
                      <w:rFonts w:ascii="Times New Roman" w:hAnsi="Times New Roman" w:cs="Times New Roman"/>
                      <w:b/>
                      <w:bCs/>
                      <w:sz w:val="24"/>
                      <w:szCs w:val="24"/>
                    </w:rPr>
                  </w:rPrChange>
                </w:rPr>
                <w:delText>0.038</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230CCE3B" w14:textId="76F13606" w:rsidR="00B010D0" w:rsidRPr="00033637" w:rsidDel="00994FF0" w:rsidRDefault="00B010D0" w:rsidP="00F31FB2">
            <w:pPr>
              <w:spacing w:line="480" w:lineRule="auto"/>
              <w:rPr>
                <w:del w:id="10399" w:author="Mohammad Nayeem Hasan" w:date="2024-11-04T00:07:00Z"/>
                <w:rFonts w:ascii="Times New Roman" w:hAnsi="Times New Roman" w:cs="Times New Roman"/>
                <w:sz w:val="24"/>
                <w:szCs w:val="24"/>
              </w:rPr>
              <w:pPrChange w:id="10400" w:author="Mohammad Nayeem Hasan" w:date="2024-12-23T01:38:00Z" w16du:dateUtc="2024-12-22T19:38:00Z">
                <w:pPr/>
              </w:pPrChange>
            </w:pPr>
            <w:del w:id="10401"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3D506662" w14:textId="42AA089F" w:rsidR="00B010D0" w:rsidRPr="00033637" w:rsidDel="00994FF0" w:rsidRDefault="00B010D0" w:rsidP="00F31FB2">
            <w:pPr>
              <w:spacing w:line="480" w:lineRule="auto"/>
              <w:rPr>
                <w:del w:id="10402" w:author="Mohammad Nayeem Hasan" w:date="2024-11-04T00:07:00Z"/>
                <w:rFonts w:ascii="Times New Roman" w:hAnsi="Times New Roman" w:cs="Times New Roman"/>
                <w:sz w:val="24"/>
                <w:szCs w:val="24"/>
              </w:rPr>
              <w:pPrChange w:id="10403" w:author="Mohammad Nayeem Hasan" w:date="2024-12-23T01:38:00Z" w16du:dateUtc="2024-12-22T19:38:00Z">
                <w:pPr/>
              </w:pPrChange>
            </w:pPr>
            <w:del w:id="10404"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507489E1" w14:textId="3EEC395F" w:rsidR="00B010D0" w:rsidRPr="00033637" w:rsidDel="00994FF0" w:rsidRDefault="00B010D0" w:rsidP="00F31FB2">
            <w:pPr>
              <w:spacing w:line="480" w:lineRule="auto"/>
              <w:rPr>
                <w:del w:id="10405" w:author="Mohammad Nayeem Hasan" w:date="2024-11-04T00:07:00Z"/>
                <w:rFonts w:ascii="Times New Roman" w:hAnsi="Times New Roman" w:cs="Times New Roman"/>
                <w:sz w:val="24"/>
                <w:szCs w:val="24"/>
              </w:rPr>
              <w:pPrChange w:id="10406" w:author="Mohammad Nayeem Hasan" w:date="2024-12-23T01:38:00Z" w16du:dateUtc="2024-12-22T19:38:00Z">
                <w:pPr/>
              </w:pPrChange>
            </w:pPr>
            <w:del w:id="10407" w:author="Mohammad Nayeem Hasan" w:date="2024-11-04T00:07:00Z">
              <w:r w:rsidRPr="00033637" w:rsidDel="00994FF0">
                <w:rPr>
                  <w:rFonts w:ascii="Times New Roman" w:hAnsi="Times New Roman" w:cs="Times New Roman"/>
                  <w:sz w:val="24"/>
                  <w:szCs w:val="24"/>
                </w:rPr>
                <w:delText>1.14 (0.90, 1.44)</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21DA5322" w14:textId="4B420A35" w:rsidR="00B010D0" w:rsidRPr="00033637" w:rsidDel="00994FF0" w:rsidRDefault="00B010D0" w:rsidP="00F31FB2">
            <w:pPr>
              <w:spacing w:line="480" w:lineRule="auto"/>
              <w:rPr>
                <w:del w:id="10408" w:author="Mohammad Nayeem Hasan" w:date="2024-11-04T00:07:00Z"/>
                <w:rFonts w:ascii="Times New Roman" w:hAnsi="Times New Roman" w:cs="Times New Roman"/>
                <w:sz w:val="24"/>
                <w:szCs w:val="24"/>
              </w:rPr>
              <w:pPrChange w:id="10409" w:author="Mohammad Nayeem Hasan" w:date="2024-12-23T01:38:00Z" w16du:dateUtc="2024-12-22T19:38:00Z">
                <w:pPr/>
              </w:pPrChange>
            </w:pPr>
            <w:del w:id="10410" w:author="Mohammad Nayeem Hasan" w:date="2024-11-04T00:07:00Z">
              <w:r w:rsidRPr="00033637" w:rsidDel="00994FF0">
                <w:rPr>
                  <w:rFonts w:ascii="Times New Roman" w:hAnsi="Times New Roman" w:cs="Times New Roman"/>
                  <w:sz w:val="24"/>
                  <w:szCs w:val="24"/>
                </w:rPr>
                <w:delText>0.277</w:delText>
              </w:r>
            </w:del>
          </w:p>
        </w:tc>
      </w:tr>
      <w:tr w:rsidR="00B010D0" w:rsidRPr="00033637" w:rsidDel="00994FF0" w14:paraId="714626F6" w14:textId="7F611D9F" w:rsidTr="00BE6175">
        <w:trPr>
          <w:trHeight w:val="250"/>
          <w:jc w:val="center"/>
          <w:del w:id="10411"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47F2C41B" w14:textId="4220EDE3" w:rsidR="00B010D0" w:rsidRPr="00033637" w:rsidDel="00994FF0" w:rsidRDefault="00B010D0" w:rsidP="00F31FB2">
            <w:pPr>
              <w:spacing w:line="480" w:lineRule="auto"/>
              <w:rPr>
                <w:del w:id="10412" w:author="Mohammad Nayeem Hasan" w:date="2024-11-04T00:07:00Z"/>
                <w:rFonts w:ascii="Times New Roman" w:hAnsi="Times New Roman" w:cs="Times New Roman"/>
                <w:sz w:val="24"/>
                <w:szCs w:val="24"/>
              </w:rPr>
              <w:pPrChange w:id="10413" w:author="Mohammad Nayeem Hasan" w:date="2024-12-23T01:38:00Z" w16du:dateUtc="2024-12-22T19:38:00Z">
                <w:pPr/>
              </w:pPrChange>
            </w:pPr>
            <w:del w:id="10414" w:author="Mohammad Nayeem Hasan" w:date="2024-11-04T00:07:00Z">
              <w:r w:rsidRPr="00033637" w:rsidDel="00994FF0">
                <w:rPr>
                  <w:rFonts w:ascii="Times New Roman" w:hAnsi="Times New Roman" w:cs="Times New Roman"/>
                  <w:sz w:val="24"/>
                  <w:szCs w:val="24"/>
                </w:rPr>
                <w:delText>Second</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475A232A" w14:textId="0047A198" w:rsidR="00B010D0" w:rsidRPr="00033637" w:rsidDel="00994FF0" w:rsidRDefault="00B010D0" w:rsidP="00F31FB2">
            <w:pPr>
              <w:spacing w:line="480" w:lineRule="auto"/>
              <w:rPr>
                <w:del w:id="10415" w:author="Mohammad Nayeem Hasan" w:date="2024-11-04T00:07:00Z"/>
                <w:rFonts w:ascii="Times New Roman" w:hAnsi="Times New Roman" w:cs="Times New Roman"/>
                <w:sz w:val="24"/>
                <w:szCs w:val="24"/>
              </w:rPr>
              <w:pPrChange w:id="10416" w:author="Mohammad Nayeem Hasan" w:date="2024-12-23T01:38:00Z" w16du:dateUtc="2024-12-22T19:38:00Z">
                <w:pPr/>
              </w:pPrChange>
            </w:pPr>
            <w:del w:id="10417" w:author="Mohammad Nayeem Hasan" w:date="2024-11-04T00:07:00Z">
              <w:r w:rsidRPr="00033637" w:rsidDel="00994FF0">
                <w:rPr>
                  <w:rFonts w:ascii="Times New Roman" w:hAnsi="Times New Roman" w:cs="Times New Roman"/>
                  <w:sz w:val="24"/>
                  <w:szCs w:val="24"/>
                </w:rPr>
                <w:delText>1.13 (0.89, 1.44)</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6803D68D" w14:textId="757D6B1C" w:rsidR="00B010D0" w:rsidRPr="00033637" w:rsidDel="00994FF0" w:rsidRDefault="00B010D0" w:rsidP="00F31FB2">
            <w:pPr>
              <w:spacing w:line="480" w:lineRule="auto"/>
              <w:rPr>
                <w:del w:id="10418" w:author="Mohammad Nayeem Hasan" w:date="2024-11-04T00:07:00Z"/>
                <w:rFonts w:ascii="Times New Roman" w:hAnsi="Times New Roman" w:cs="Times New Roman"/>
                <w:sz w:val="24"/>
                <w:szCs w:val="24"/>
              </w:rPr>
              <w:pPrChange w:id="10419" w:author="Mohammad Nayeem Hasan" w:date="2024-12-23T01:38:00Z" w16du:dateUtc="2024-12-22T19:38:00Z">
                <w:pPr/>
              </w:pPrChange>
            </w:pPr>
            <w:del w:id="10420" w:author="Mohammad Nayeem Hasan" w:date="2024-11-04T00:07:00Z">
              <w:r w:rsidRPr="00033637" w:rsidDel="00994FF0">
                <w:rPr>
                  <w:rFonts w:ascii="Times New Roman" w:hAnsi="Times New Roman" w:cs="Times New Roman"/>
                  <w:sz w:val="24"/>
                  <w:szCs w:val="24"/>
                </w:rPr>
                <w:delText>0.325</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764AC652" w14:textId="27A37FA1" w:rsidR="00B010D0" w:rsidRPr="00033637" w:rsidDel="00994FF0" w:rsidRDefault="00B010D0" w:rsidP="00F31FB2">
            <w:pPr>
              <w:spacing w:line="480" w:lineRule="auto"/>
              <w:rPr>
                <w:del w:id="10421" w:author="Mohammad Nayeem Hasan" w:date="2024-11-04T00:07:00Z"/>
                <w:rFonts w:ascii="Times New Roman" w:hAnsi="Times New Roman" w:cs="Times New Roman"/>
                <w:sz w:val="24"/>
                <w:szCs w:val="24"/>
              </w:rPr>
              <w:pPrChange w:id="10422" w:author="Mohammad Nayeem Hasan" w:date="2024-12-23T01:38:00Z" w16du:dateUtc="2024-12-22T19:38:00Z">
                <w:pPr/>
              </w:pPrChange>
            </w:pPr>
            <w:del w:id="10423"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2DA73598" w14:textId="048D4D54" w:rsidR="00B010D0" w:rsidRPr="00033637" w:rsidDel="00994FF0" w:rsidRDefault="00B010D0" w:rsidP="00F31FB2">
            <w:pPr>
              <w:spacing w:line="480" w:lineRule="auto"/>
              <w:rPr>
                <w:del w:id="10424" w:author="Mohammad Nayeem Hasan" w:date="2024-11-04T00:07:00Z"/>
                <w:rFonts w:ascii="Times New Roman" w:hAnsi="Times New Roman" w:cs="Times New Roman"/>
                <w:sz w:val="24"/>
                <w:szCs w:val="24"/>
              </w:rPr>
              <w:pPrChange w:id="10425" w:author="Mohammad Nayeem Hasan" w:date="2024-12-23T01:38:00Z" w16du:dateUtc="2024-12-22T19:38:00Z">
                <w:pPr/>
              </w:pPrChange>
            </w:pPr>
            <w:del w:id="10426"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02BFE12A" w14:textId="0BA9BFF5" w:rsidR="00B010D0" w:rsidRPr="00033637" w:rsidDel="00994FF0" w:rsidRDefault="00B010D0" w:rsidP="00F31FB2">
            <w:pPr>
              <w:spacing w:line="480" w:lineRule="auto"/>
              <w:rPr>
                <w:del w:id="10427" w:author="Mohammad Nayeem Hasan" w:date="2024-11-04T00:07:00Z"/>
                <w:rFonts w:ascii="Times New Roman" w:hAnsi="Times New Roman" w:cs="Times New Roman"/>
                <w:sz w:val="24"/>
                <w:szCs w:val="24"/>
              </w:rPr>
              <w:pPrChange w:id="10428" w:author="Mohammad Nayeem Hasan" w:date="2024-12-23T01:38:00Z" w16du:dateUtc="2024-12-22T19:38:00Z">
                <w:pPr/>
              </w:pPrChange>
            </w:pPr>
            <w:del w:id="10429" w:author="Mohammad Nayeem Hasan" w:date="2024-11-04T00:07:00Z">
              <w:r w:rsidRPr="00033637" w:rsidDel="00994FF0">
                <w:rPr>
                  <w:rFonts w:ascii="Times New Roman" w:hAnsi="Times New Roman" w:cs="Times New Roman"/>
                  <w:sz w:val="24"/>
                  <w:szCs w:val="24"/>
                </w:rPr>
                <w:delText>1.32 (1.04, 1.66)</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162DACAD" w14:textId="4EED4446" w:rsidR="00B010D0" w:rsidRPr="00033637" w:rsidDel="00994FF0" w:rsidRDefault="00B010D0" w:rsidP="00F31FB2">
            <w:pPr>
              <w:spacing w:line="480" w:lineRule="auto"/>
              <w:rPr>
                <w:del w:id="10430" w:author="Mohammad Nayeem Hasan" w:date="2024-11-04T00:07:00Z"/>
                <w:rFonts w:ascii="Times New Roman" w:hAnsi="Times New Roman" w:cs="Times New Roman"/>
                <w:sz w:val="24"/>
                <w:szCs w:val="24"/>
                <w:rPrChange w:id="10431" w:author="Mohammad Nayeem Hasan" w:date="2024-12-23T01:53:00Z" w16du:dateUtc="2024-12-22T19:53:00Z">
                  <w:rPr>
                    <w:del w:id="10432" w:author="Mohammad Nayeem Hasan" w:date="2024-11-04T00:07:00Z"/>
                    <w:rFonts w:ascii="Times New Roman" w:hAnsi="Times New Roman" w:cs="Times New Roman"/>
                    <w:b/>
                    <w:bCs/>
                    <w:sz w:val="24"/>
                    <w:szCs w:val="24"/>
                  </w:rPr>
                </w:rPrChange>
              </w:rPr>
              <w:pPrChange w:id="10433" w:author="Mohammad Nayeem Hasan" w:date="2024-12-23T01:38:00Z" w16du:dateUtc="2024-12-22T19:38:00Z">
                <w:pPr/>
              </w:pPrChange>
            </w:pPr>
            <w:del w:id="10434" w:author="Mohammad Nayeem Hasan" w:date="2024-11-04T00:07:00Z">
              <w:r w:rsidRPr="00033637" w:rsidDel="00994FF0">
                <w:rPr>
                  <w:rFonts w:ascii="Times New Roman" w:hAnsi="Times New Roman" w:cs="Times New Roman"/>
                  <w:sz w:val="24"/>
                  <w:szCs w:val="24"/>
                  <w:rPrChange w:id="10435" w:author="Mohammad Nayeem Hasan" w:date="2024-12-23T01:53:00Z" w16du:dateUtc="2024-12-22T19:53:00Z">
                    <w:rPr>
                      <w:rFonts w:ascii="Times New Roman" w:hAnsi="Times New Roman" w:cs="Times New Roman"/>
                      <w:b/>
                      <w:bCs/>
                      <w:sz w:val="24"/>
                      <w:szCs w:val="24"/>
                    </w:rPr>
                  </w:rPrChange>
                </w:rPr>
                <w:delText>0.020</w:delText>
              </w:r>
            </w:del>
          </w:p>
        </w:tc>
      </w:tr>
      <w:tr w:rsidR="00B010D0" w:rsidRPr="00033637" w:rsidDel="00994FF0" w14:paraId="488DE233" w14:textId="36D84F32" w:rsidTr="00BE6175">
        <w:trPr>
          <w:trHeight w:val="138"/>
          <w:jc w:val="center"/>
          <w:del w:id="10436"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2B51B277" w14:textId="4936AE56" w:rsidR="00B010D0" w:rsidRPr="00033637" w:rsidDel="00994FF0" w:rsidRDefault="00B010D0" w:rsidP="00F31FB2">
            <w:pPr>
              <w:spacing w:line="480" w:lineRule="auto"/>
              <w:rPr>
                <w:del w:id="10437" w:author="Mohammad Nayeem Hasan" w:date="2024-11-04T00:07:00Z"/>
                <w:rFonts w:ascii="Times New Roman" w:hAnsi="Times New Roman" w:cs="Times New Roman"/>
                <w:sz w:val="24"/>
                <w:szCs w:val="24"/>
              </w:rPr>
              <w:pPrChange w:id="10438" w:author="Mohammad Nayeem Hasan" w:date="2024-12-23T01:38:00Z" w16du:dateUtc="2024-12-22T19:38:00Z">
                <w:pPr/>
              </w:pPrChange>
            </w:pPr>
            <w:del w:id="10439" w:author="Mohammad Nayeem Hasan" w:date="2024-11-04T00:07:00Z">
              <w:r w:rsidRPr="00033637" w:rsidDel="00994FF0">
                <w:rPr>
                  <w:rFonts w:ascii="Times New Roman" w:hAnsi="Times New Roman" w:cs="Times New Roman"/>
                  <w:sz w:val="24"/>
                  <w:szCs w:val="24"/>
                </w:rPr>
                <w:delText>Middle</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783845E2" w14:textId="736BCC52" w:rsidR="00B010D0" w:rsidRPr="00033637" w:rsidDel="00994FF0" w:rsidRDefault="00B010D0" w:rsidP="00F31FB2">
            <w:pPr>
              <w:spacing w:line="480" w:lineRule="auto"/>
              <w:rPr>
                <w:del w:id="10440" w:author="Mohammad Nayeem Hasan" w:date="2024-11-04T00:07:00Z"/>
                <w:rFonts w:ascii="Times New Roman" w:hAnsi="Times New Roman" w:cs="Times New Roman"/>
                <w:sz w:val="24"/>
                <w:szCs w:val="24"/>
              </w:rPr>
              <w:pPrChange w:id="10441" w:author="Mohammad Nayeem Hasan" w:date="2024-12-23T01:38:00Z" w16du:dateUtc="2024-12-22T19:38:00Z">
                <w:pPr/>
              </w:pPrChange>
            </w:pPr>
            <w:del w:id="10442" w:author="Mohammad Nayeem Hasan" w:date="2024-11-04T00:07:00Z">
              <w:r w:rsidRPr="00033637" w:rsidDel="00994FF0">
                <w:rPr>
                  <w:rFonts w:ascii="Times New Roman" w:hAnsi="Times New Roman" w:cs="Times New Roman"/>
                  <w:sz w:val="24"/>
                  <w:szCs w:val="24"/>
                </w:rPr>
                <w:delText>1.12 (0.89, 1.41)</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21DDFA52" w14:textId="1DCAEF32" w:rsidR="00B010D0" w:rsidRPr="00033637" w:rsidDel="00994FF0" w:rsidRDefault="00B010D0" w:rsidP="00F31FB2">
            <w:pPr>
              <w:spacing w:line="480" w:lineRule="auto"/>
              <w:rPr>
                <w:del w:id="10443" w:author="Mohammad Nayeem Hasan" w:date="2024-11-04T00:07:00Z"/>
                <w:rFonts w:ascii="Times New Roman" w:hAnsi="Times New Roman" w:cs="Times New Roman"/>
                <w:sz w:val="24"/>
                <w:szCs w:val="24"/>
              </w:rPr>
              <w:pPrChange w:id="10444" w:author="Mohammad Nayeem Hasan" w:date="2024-12-23T01:38:00Z" w16du:dateUtc="2024-12-22T19:38:00Z">
                <w:pPr/>
              </w:pPrChange>
            </w:pPr>
            <w:del w:id="10445" w:author="Mohammad Nayeem Hasan" w:date="2024-11-04T00:07:00Z">
              <w:r w:rsidRPr="00033637" w:rsidDel="00994FF0">
                <w:rPr>
                  <w:rFonts w:ascii="Times New Roman" w:hAnsi="Times New Roman" w:cs="Times New Roman"/>
                  <w:sz w:val="24"/>
                  <w:szCs w:val="24"/>
                </w:rPr>
                <w:delText>0.331</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5BD8E225" w14:textId="7D8EBF70" w:rsidR="00B010D0" w:rsidRPr="00033637" w:rsidDel="00994FF0" w:rsidRDefault="00B010D0" w:rsidP="00F31FB2">
            <w:pPr>
              <w:spacing w:line="480" w:lineRule="auto"/>
              <w:rPr>
                <w:del w:id="10446" w:author="Mohammad Nayeem Hasan" w:date="2024-11-04T00:07:00Z"/>
                <w:rFonts w:ascii="Times New Roman" w:hAnsi="Times New Roman" w:cs="Times New Roman"/>
                <w:sz w:val="24"/>
                <w:szCs w:val="24"/>
              </w:rPr>
              <w:pPrChange w:id="10447" w:author="Mohammad Nayeem Hasan" w:date="2024-12-23T01:38:00Z" w16du:dateUtc="2024-12-22T19:38:00Z">
                <w:pPr/>
              </w:pPrChange>
            </w:pPr>
            <w:del w:id="10448"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2A6894C9" w14:textId="599C7D70" w:rsidR="00B010D0" w:rsidRPr="00033637" w:rsidDel="00994FF0" w:rsidRDefault="00B010D0" w:rsidP="00F31FB2">
            <w:pPr>
              <w:spacing w:line="480" w:lineRule="auto"/>
              <w:rPr>
                <w:del w:id="10449" w:author="Mohammad Nayeem Hasan" w:date="2024-11-04T00:07:00Z"/>
                <w:rFonts w:ascii="Times New Roman" w:hAnsi="Times New Roman" w:cs="Times New Roman"/>
                <w:sz w:val="24"/>
                <w:szCs w:val="24"/>
              </w:rPr>
              <w:pPrChange w:id="10450" w:author="Mohammad Nayeem Hasan" w:date="2024-12-23T01:38:00Z" w16du:dateUtc="2024-12-22T19:38:00Z">
                <w:pPr/>
              </w:pPrChange>
            </w:pPr>
            <w:del w:id="10451"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0920B9B7" w14:textId="058A8404" w:rsidR="00B010D0" w:rsidRPr="00033637" w:rsidDel="00994FF0" w:rsidRDefault="00B010D0" w:rsidP="00F31FB2">
            <w:pPr>
              <w:spacing w:line="480" w:lineRule="auto"/>
              <w:rPr>
                <w:del w:id="10452" w:author="Mohammad Nayeem Hasan" w:date="2024-11-04T00:07:00Z"/>
                <w:rFonts w:ascii="Times New Roman" w:hAnsi="Times New Roman" w:cs="Times New Roman"/>
                <w:sz w:val="24"/>
                <w:szCs w:val="24"/>
              </w:rPr>
              <w:pPrChange w:id="10453" w:author="Mohammad Nayeem Hasan" w:date="2024-12-23T01:38:00Z" w16du:dateUtc="2024-12-22T19:38:00Z">
                <w:pPr/>
              </w:pPrChange>
            </w:pPr>
            <w:del w:id="10454" w:author="Mohammad Nayeem Hasan" w:date="2024-11-04T00:07:00Z">
              <w:r w:rsidRPr="00033637" w:rsidDel="00994FF0">
                <w:rPr>
                  <w:rFonts w:ascii="Times New Roman" w:hAnsi="Times New Roman" w:cs="Times New Roman"/>
                  <w:sz w:val="24"/>
                  <w:szCs w:val="24"/>
                </w:rPr>
                <w:delText>0.95 (0.75, 1.20)</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47815B06" w14:textId="01911B7E" w:rsidR="00B010D0" w:rsidRPr="00033637" w:rsidDel="00994FF0" w:rsidRDefault="00B010D0" w:rsidP="00F31FB2">
            <w:pPr>
              <w:spacing w:line="480" w:lineRule="auto"/>
              <w:rPr>
                <w:del w:id="10455" w:author="Mohammad Nayeem Hasan" w:date="2024-11-04T00:07:00Z"/>
                <w:rFonts w:ascii="Times New Roman" w:hAnsi="Times New Roman" w:cs="Times New Roman"/>
                <w:sz w:val="24"/>
                <w:szCs w:val="24"/>
              </w:rPr>
              <w:pPrChange w:id="10456" w:author="Mohammad Nayeem Hasan" w:date="2024-12-23T01:38:00Z" w16du:dateUtc="2024-12-22T19:38:00Z">
                <w:pPr/>
              </w:pPrChange>
            </w:pPr>
            <w:del w:id="10457" w:author="Mohammad Nayeem Hasan" w:date="2024-11-04T00:07:00Z">
              <w:r w:rsidRPr="00033637" w:rsidDel="00994FF0">
                <w:rPr>
                  <w:rFonts w:ascii="Times New Roman" w:hAnsi="Times New Roman" w:cs="Times New Roman"/>
                  <w:sz w:val="24"/>
                  <w:szCs w:val="24"/>
                </w:rPr>
                <w:delText>0.667</w:delText>
              </w:r>
            </w:del>
          </w:p>
        </w:tc>
      </w:tr>
      <w:tr w:rsidR="00B010D0" w:rsidRPr="00033637" w:rsidDel="00994FF0" w14:paraId="2688FAD1" w14:textId="56B8A073" w:rsidTr="00BE6175">
        <w:trPr>
          <w:trHeight w:val="138"/>
          <w:jc w:val="center"/>
          <w:del w:id="10458"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062BA362" w14:textId="28345350" w:rsidR="00B010D0" w:rsidRPr="00033637" w:rsidDel="00994FF0" w:rsidRDefault="00B010D0" w:rsidP="00F31FB2">
            <w:pPr>
              <w:spacing w:line="480" w:lineRule="auto"/>
              <w:rPr>
                <w:del w:id="10459" w:author="Mohammad Nayeem Hasan" w:date="2024-11-04T00:07:00Z"/>
                <w:rFonts w:ascii="Times New Roman" w:hAnsi="Times New Roman" w:cs="Times New Roman"/>
                <w:sz w:val="24"/>
                <w:szCs w:val="24"/>
              </w:rPr>
              <w:pPrChange w:id="10460" w:author="Mohammad Nayeem Hasan" w:date="2024-12-23T01:38:00Z" w16du:dateUtc="2024-12-22T19:38:00Z">
                <w:pPr/>
              </w:pPrChange>
            </w:pPr>
            <w:del w:id="10461" w:author="Mohammad Nayeem Hasan" w:date="2024-11-04T00:07:00Z">
              <w:r w:rsidRPr="00033637" w:rsidDel="00994FF0">
                <w:rPr>
                  <w:rFonts w:ascii="Times New Roman" w:hAnsi="Times New Roman" w:cs="Times New Roman"/>
                  <w:sz w:val="24"/>
                  <w:szCs w:val="24"/>
                </w:rPr>
                <w:delText>Fourth</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5327ACCF" w14:textId="40DCC988" w:rsidR="00B010D0" w:rsidRPr="00033637" w:rsidDel="00994FF0" w:rsidRDefault="00B010D0" w:rsidP="00F31FB2">
            <w:pPr>
              <w:spacing w:line="480" w:lineRule="auto"/>
              <w:rPr>
                <w:del w:id="10462" w:author="Mohammad Nayeem Hasan" w:date="2024-11-04T00:07:00Z"/>
                <w:rFonts w:ascii="Times New Roman" w:hAnsi="Times New Roman" w:cs="Times New Roman"/>
                <w:sz w:val="24"/>
                <w:szCs w:val="24"/>
              </w:rPr>
              <w:pPrChange w:id="10463" w:author="Mohammad Nayeem Hasan" w:date="2024-12-23T01:38:00Z" w16du:dateUtc="2024-12-22T19:38:00Z">
                <w:pPr/>
              </w:pPrChange>
            </w:pPr>
            <w:del w:id="10464" w:author="Mohammad Nayeem Hasan" w:date="2024-11-04T00:07:00Z">
              <w:r w:rsidRPr="00033637" w:rsidDel="00994FF0">
                <w:rPr>
                  <w:rFonts w:ascii="Times New Roman" w:hAnsi="Times New Roman" w:cs="Times New Roman"/>
                  <w:sz w:val="24"/>
                  <w:szCs w:val="24"/>
                </w:rPr>
                <w:delText>0.90 (0.71, 1.14)</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341D629B" w14:textId="4A057E6B" w:rsidR="00B010D0" w:rsidRPr="00033637" w:rsidDel="00994FF0" w:rsidRDefault="00B010D0" w:rsidP="00F31FB2">
            <w:pPr>
              <w:spacing w:line="480" w:lineRule="auto"/>
              <w:rPr>
                <w:del w:id="10465" w:author="Mohammad Nayeem Hasan" w:date="2024-11-04T00:07:00Z"/>
                <w:rFonts w:ascii="Times New Roman" w:hAnsi="Times New Roman" w:cs="Times New Roman"/>
                <w:sz w:val="24"/>
                <w:szCs w:val="24"/>
              </w:rPr>
              <w:pPrChange w:id="10466" w:author="Mohammad Nayeem Hasan" w:date="2024-12-23T01:38:00Z" w16du:dateUtc="2024-12-22T19:38:00Z">
                <w:pPr/>
              </w:pPrChange>
            </w:pPr>
            <w:del w:id="10467" w:author="Mohammad Nayeem Hasan" w:date="2024-11-04T00:07:00Z">
              <w:r w:rsidRPr="00033637" w:rsidDel="00994FF0">
                <w:rPr>
                  <w:rFonts w:ascii="Times New Roman" w:hAnsi="Times New Roman" w:cs="Times New Roman"/>
                  <w:sz w:val="24"/>
                  <w:szCs w:val="24"/>
                </w:rPr>
                <w:delText>0.373</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665CB33E" w14:textId="6FB87B0F" w:rsidR="00B010D0" w:rsidRPr="00033637" w:rsidDel="00994FF0" w:rsidRDefault="00B010D0" w:rsidP="00F31FB2">
            <w:pPr>
              <w:spacing w:line="480" w:lineRule="auto"/>
              <w:rPr>
                <w:del w:id="10468" w:author="Mohammad Nayeem Hasan" w:date="2024-11-04T00:07:00Z"/>
                <w:rFonts w:ascii="Times New Roman" w:hAnsi="Times New Roman" w:cs="Times New Roman"/>
                <w:sz w:val="24"/>
                <w:szCs w:val="24"/>
              </w:rPr>
              <w:pPrChange w:id="10469" w:author="Mohammad Nayeem Hasan" w:date="2024-12-23T01:38:00Z" w16du:dateUtc="2024-12-22T19:38:00Z">
                <w:pPr/>
              </w:pPrChange>
            </w:pPr>
            <w:del w:id="10470"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0D5530B0" w14:textId="5FB4B0D0" w:rsidR="00B010D0" w:rsidRPr="00033637" w:rsidDel="00994FF0" w:rsidRDefault="00B010D0" w:rsidP="00F31FB2">
            <w:pPr>
              <w:spacing w:line="480" w:lineRule="auto"/>
              <w:rPr>
                <w:del w:id="10471" w:author="Mohammad Nayeem Hasan" w:date="2024-11-04T00:07:00Z"/>
                <w:rFonts w:ascii="Times New Roman" w:hAnsi="Times New Roman" w:cs="Times New Roman"/>
                <w:sz w:val="24"/>
                <w:szCs w:val="24"/>
              </w:rPr>
              <w:pPrChange w:id="10472" w:author="Mohammad Nayeem Hasan" w:date="2024-12-23T01:38:00Z" w16du:dateUtc="2024-12-22T19:38:00Z">
                <w:pPr/>
              </w:pPrChange>
            </w:pPr>
            <w:del w:id="10473"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18397747" w14:textId="61ED70D1" w:rsidR="00B010D0" w:rsidRPr="00033637" w:rsidDel="00994FF0" w:rsidRDefault="00B010D0" w:rsidP="00F31FB2">
            <w:pPr>
              <w:spacing w:line="480" w:lineRule="auto"/>
              <w:rPr>
                <w:del w:id="10474" w:author="Mohammad Nayeem Hasan" w:date="2024-11-04T00:07:00Z"/>
                <w:rFonts w:ascii="Times New Roman" w:hAnsi="Times New Roman" w:cs="Times New Roman"/>
                <w:sz w:val="24"/>
                <w:szCs w:val="24"/>
              </w:rPr>
              <w:pPrChange w:id="10475" w:author="Mohammad Nayeem Hasan" w:date="2024-12-23T01:38:00Z" w16du:dateUtc="2024-12-22T19:38:00Z">
                <w:pPr/>
              </w:pPrChange>
            </w:pPr>
            <w:del w:id="10476" w:author="Mohammad Nayeem Hasan" w:date="2024-11-04T00:07:00Z">
              <w:r w:rsidRPr="00033637" w:rsidDel="00994FF0">
                <w:rPr>
                  <w:rFonts w:ascii="Times New Roman" w:hAnsi="Times New Roman" w:cs="Times New Roman"/>
                  <w:sz w:val="24"/>
                  <w:szCs w:val="24"/>
                </w:rPr>
                <w:delText>1.03 (0.81, 1.32)</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6FA1A021" w14:textId="480DDBDE" w:rsidR="00B010D0" w:rsidRPr="00033637" w:rsidDel="00994FF0" w:rsidRDefault="00B010D0" w:rsidP="00F31FB2">
            <w:pPr>
              <w:spacing w:line="480" w:lineRule="auto"/>
              <w:rPr>
                <w:del w:id="10477" w:author="Mohammad Nayeem Hasan" w:date="2024-11-04T00:07:00Z"/>
                <w:rFonts w:ascii="Times New Roman" w:hAnsi="Times New Roman" w:cs="Times New Roman"/>
                <w:sz w:val="24"/>
                <w:szCs w:val="24"/>
              </w:rPr>
              <w:pPrChange w:id="10478" w:author="Mohammad Nayeem Hasan" w:date="2024-12-23T01:38:00Z" w16du:dateUtc="2024-12-22T19:38:00Z">
                <w:pPr/>
              </w:pPrChange>
            </w:pPr>
            <w:del w:id="10479" w:author="Mohammad Nayeem Hasan" w:date="2024-11-04T00:07:00Z">
              <w:r w:rsidRPr="00033637" w:rsidDel="00994FF0">
                <w:rPr>
                  <w:rFonts w:ascii="Times New Roman" w:hAnsi="Times New Roman" w:cs="Times New Roman"/>
                  <w:sz w:val="24"/>
                  <w:szCs w:val="24"/>
                </w:rPr>
                <w:delText>0.791</w:delText>
              </w:r>
            </w:del>
          </w:p>
        </w:tc>
      </w:tr>
      <w:tr w:rsidR="00B010D0" w:rsidRPr="00033637" w:rsidDel="00994FF0" w14:paraId="44E6866C" w14:textId="7F452632" w:rsidTr="00BE6175">
        <w:trPr>
          <w:trHeight w:val="138"/>
          <w:jc w:val="center"/>
          <w:del w:id="10480"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700ADBE5" w14:textId="3251140B" w:rsidR="00B010D0" w:rsidRPr="00033637" w:rsidDel="00994FF0" w:rsidRDefault="00B010D0" w:rsidP="00F31FB2">
            <w:pPr>
              <w:spacing w:line="480" w:lineRule="auto"/>
              <w:rPr>
                <w:del w:id="10481" w:author="Mohammad Nayeem Hasan" w:date="2024-11-04T00:07:00Z"/>
                <w:rFonts w:ascii="Times New Roman" w:hAnsi="Times New Roman" w:cs="Times New Roman"/>
                <w:sz w:val="24"/>
                <w:szCs w:val="24"/>
              </w:rPr>
              <w:pPrChange w:id="10482" w:author="Mohammad Nayeem Hasan" w:date="2024-12-23T01:38:00Z" w16du:dateUtc="2024-12-22T19:38:00Z">
                <w:pPr/>
              </w:pPrChange>
            </w:pPr>
            <w:del w:id="10483" w:author="Mohammad Nayeem Hasan" w:date="2024-11-04T00:07:00Z">
              <w:r w:rsidRPr="00033637" w:rsidDel="00994FF0">
                <w:rPr>
                  <w:rFonts w:ascii="Times New Roman" w:hAnsi="Times New Roman" w:cs="Times New Roman"/>
                  <w:sz w:val="24"/>
                  <w:szCs w:val="24"/>
                </w:rPr>
                <w:delText>Richest</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6BA2D454" w14:textId="5FB4DA8B" w:rsidR="00B010D0" w:rsidRPr="00033637" w:rsidDel="00994FF0" w:rsidRDefault="00B010D0" w:rsidP="00F31FB2">
            <w:pPr>
              <w:spacing w:line="480" w:lineRule="auto"/>
              <w:rPr>
                <w:del w:id="10484" w:author="Mohammad Nayeem Hasan" w:date="2024-11-04T00:07:00Z"/>
                <w:rFonts w:ascii="Times New Roman" w:hAnsi="Times New Roman" w:cs="Times New Roman"/>
                <w:sz w:val="24"/>
                <w:szCs w:val="24"/>
              </w:rPr>
              <w:pPrChange w:id="10485" w:author="Mohammad Nayeem Hasan" w:date="2024-12-23T01:38:00Z" w16du:dateUtc="2024-12-22T19:38:00Z">
                <w:pPr/>
              </w:pPrChange>
            </w:pPr>
            <w:del w:id="10486" w:author="Mohammad Nayeem Hasan" w:date="2024-11-03T22:37:00Z">
              <w:r w:rsidRPr="00033637" w:rsidDel="00302153">
                <w:rPr>
                  <w:rFonts w:ascii="Times New Roman" w:hAnsi="Times New Roman" w:cs="Times New Roman"/>
                  <w:sz w:val="24"/>
                  <w:szCs w:val="24"/>
                </w:rPr>
                <w:delText>Ref.</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60B88955" w14:textId="46AACE73" w:rsidR="00B010D0" w:rsidRPr="00033637" w:rsidDel="00994FF0" w:rsidRDefault="00B010D0" w:rsidP="00F31FB2">
            <w:pPr>
              <w:spacing w:line="480" w:lineRule="auto"/>
              <w:rPr>
                <w:del w:id="10487" w:author="Mohammad Nayeem Hasan" w:date="2024-11-04T00:07:00Z"/>
                <w:rFonts w:ascii="Times New Roman" w:hAnsi="Times New Roman" w:cs="Times New Roman"/>
                <w:sz w:val="24"/>
                <w:szCs w:val="24"/>
              </w:rPr>
              <w:pPrChange w:id="10488" w:author="Mohammad Nayeem Hasan" w:date="2024-12-23T01:38:00Z" w16du:dateUtc="2024-12-22T19:38:00Z">
                <w:pPr/>
              </w:pPrChange>
            </w:pPr>
            <w:del w:id="10489"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22797499" w14:textId="322E776B" w:rsidR="00B010D0" w:rsidRPr="00033637" w:rsidDel="00994FF0" w:rsidRDefault="00B010D0" w:rsidP="00F31FB2">
            <w:pPr>
              <w:spacing w:line="480" w:lineRule="auto"/>
              <w:rPr>
                <w:del w:id="10490" w:author="Mohammad Nayeem Hasan" w:date="2024-11-04T00:07:00Z"/>
                <w:rFonts w:ascii="Times New Roman" w:hAnsi="Times New Roman" w:cs="Times New Roman"/>
                <w:sz w:val="24"/>
                <w:szCs w:val="24"/>
              </w:rPr>
              <w:pPrChange w:id="10491" w:author="Mohammad Nayeem Hasan" w:date="2024-12-23T01:38:00Z" w16du:dateUtc="2024-12-22T19:38:00Z">
                <w:pPr/>
              </w:pPrChange>
            </w:pPr>
            <w:del w:id="10492"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287AC895" w14:textId="3BC7DDF2" w:rsidR="00B010D0" w:rsidRPr="00033637" w:rsidDel="00994FF0" w:rsidRDefault="00B010D0" w:rsidP="00F31FB2">
            <w:pPr>
              <w:spacing w:line="480" w:lineRule="auto"/>
              <w:rPr>
                <w:del w:id="10493" w:author="Mohammad Nayeem Hasan" w:date="2024-11-04T00:07:00Z"/>
                <w:rFonts w:ascii="Times New Roman" w:hAnsi="Times New Roman" w:cs="Times New Roman"/>
                <w:sz w:val="24"/>
                <w:szCs w:val="24"/>
              </w:rPr>
              <w:pPrChange w:id="10494" w:author="Mohammad Nayeem Hasan" w:date="2024-12-23T01:38:00Z" w16du:dateUtc="2024-12-22T19:38:00Z">
                <w:pPr/>
              </w:pPrChange>
            </w:pPr>
            <w:del w:id="10495"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096DBC0C" w14:textId="253CE49E" w:rsidR="00B010D0" w:rsidRPr="00033637" w:rsidDel="00994FF0" w:rsidRDefault="00B010D0" w:rsidP="00F31FB2">
            <w:pPr>
              <w:spacing w:line="480" w:lineRule="auto"/>
              <w:rPr>
                <w:del w:id="10496" w:author="Mohammad Nayeem Hasan" w:date="2024-11-04T00:07:00Z"/>
                <w:rFonts w:ascii="Times New Roman" w:hAnsi="Times New Roman" w:cs="Times New Roman"/>
                <w:sz w:val="24"/>
                <w:szCs w:val="24"/>
              </w:rPr>
              <w:pPrChange w:id="10497" w:author="Mohammad Nayeem Hasan" w:date="2024-12-23T01:38:00Z" w16du:dateUtc="2024-12-22T19:38:00Z">
                <w:pPr/>
              </w:pPrChange>
            </w:pPr>
            <w:del w:id="10498" w:author="Mohammad Nayeem Hasan" w:date="2024-11-03T22:37:00Z">
              <w:r w:rsidRPr="00033637" w:rsidDel="00302153">
                <w:rPr>
                  <w:rFonts w:ascii="Times New Roman" w:hAnsi="Times New Roman" w:cs="Times New Roman"/>
                  <w:sz w:val="24"/>
                  <w:szCs w:val="24"/>
                </w:rPr>
                <w:delText>Ref.</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51D3C983" w14:textId="2E549E2E" w:rsidR="00B010D0" w:rsidRPr="00033637" w:rsidDel="00994FF0" w:rsidRDefault="00B010D0" w:rsidP="00F31FB2">
            <w:pPr>
              <w:spacing w:line="480" w:lineRule="auto"/>
              <w:rPr>
                <w:del w:id="10499" w:author="Mohammad Nayeem Hasan" w:date="2024-11-04T00:07:00Z"/>
                <w:rFonts w:ascii="Times New Roman" w:hAnsi="Times New Roman" w:cs="Times New Roman"/>
                <w:sz w:val="24"/>
                <w:szCs w:val="24"/>
              </w:rPr>
              <w:pPrChange w:id="10500" w:author="Mohammad Nayeem Hasan" w:date="2024-12-23T01:38:00Z" w16du:dateUtc="2024-12-22T19:38:00Z">
                <w:pPr/>
              </w:pPrChange>
            </w:pPr>
            <w:del w:id="10501" w:author="Mohammad Nayeem Hasan" w:date="2024-11-04T00:07:00Z">
              <w:r w:rsidRPr="00033637" w:rsidDel="00994FF0">
                <w:rPr>
                  <w:rFonts w:ascii="Times New Roman" w:hAnsi="Times New Roman" w:cs="Times New Roman"/>
                  <w:sz w:val="24"/>
                  <w:szCs w:val="24"/>
                </w:rPr>
                <w:delText>-</w:delText>
              </w:r>
            </w:del>
          </w:p>
        </w:tc>
      </w:tr>
      <w:tr w:rsidR="00072E76" w:rsidRPr="00033637" w:rsidDel="00994FF0" w14:paraId="37EB08EF" w14:textId="77777777" w:rsidTr="00302153">
        <w:trPr>
          <w:trHeight w:val="138"/>
          <w:jc w:val="center"/>
          <w:del w:id="10502"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5ABFC349" w14:textId="4F5A722D" w:rsidR="00B010D0" w:rsidRPr="00033637" w:rsidDel="00994FF0" w:rsidRDefault="00B010D0" w:rsidP="00F31FB2">
            <w:pPr>
              <w:spacing w:line="480" w:lineRule="auto"/>
              <w:rPr>
                <w:del w:id="10503" w:author="Mohammad Nayeem Hasan" w:date="2024-11-04T00:07:00Z"/>
                <w:rFonts w:ascii="Times New Roman" w:hAnsi="Times New Roman" w:cs="Times New Roman"/>
                <w:sz w:val="24"/>
                <w:szCs w:val="24"/>
              </w:rPr>
              <w:pPrChange w:id="10504" w:author="Mohammad Nayeem Hasan" w:date="2024-12-23T01:38:00Z" w16du:dateUtc="2024-12-22T19:38:00Z">
                <w:pPr/>
              </w:pPrChange>
            </w:pPr>
            <w:del w:id="10505" w:author="Mohammad Nayeem Hasan" w:date="2024-11-04T00:07:00Z">
              <w:r w:rsidRPr="00033637" w:rsidDel="00994FF0">
                <w:rPr>
                  <w:rFonts w:ascii="Times New Roman" w:hAnsi="Times New Roman" w:cs="Times New Roman"/>
                  <w:sz w:val="24"/>
                  <w:szCs w:val="24"/>
                </w:rPr>
                <w:delText>Religion</w:delText>
              </w:r>
            </w:del>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09B3B07F" w14:textId="5BDAFED0" w:rsidR="00B010D0" w:rsidRPr="00033637" w:rsidDel="00994FF0" w:rsidRDefault="00B010D0" w:rsidP="00F31FB2">
            <w:pPr>
              <w:spacing w:line="480" w:lineRule="auto"/>
              <w:rPr>
                <w:del w:id="10506" w:author="Mohammad Nayeem Hasan" w:date="2024-11-04T00:07:00Z"/>
                <w:rFonts w:ascii="Times New Roman" w:hAnsi="Times New Roman" w:cs="Times New Roman"/>
                <w:sz w:val="24"/>
                <w:szCs w:val="24"/>
              </w:rPr>
              <w:pPrChange w:id="10507"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4D86BDF8" w14:textId="7B6E62ED" w:rsidR="00B010D0" w:rsidRPr="00033637" w:rsidDel="00994FF0" w:rsidRDefault="00B010D0" w:rsidP="00F31FB2">
            <w:pPr>
              <w:spacing w:line="480" w:lineRule="auto"/>
              <w:rPr>
                <w:del w:id="10508" w:author="Mohammad Nayeem Hasan" w:date="2024-11-04T00:07:00Z"/>
                <w:rFonts w:ascii="Times New Roman" w:hAnsi="Times New Roman" w:cs="Times New Roman"/>
                <w:sz w:val="24"/>
                <w:szCs w:val="24"/>
              </w:rPr>
              <w:pPrChange w:id="10509"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4532B806" w14:textId="54D6177B" w:rsidR="00B010D0" w:rsidRPr="00033637" w:rsidDel="00994FF0" w:rsidRDefault="00B010D0" w:rsidP="00F31FB2">
            <w:pPr>
              <w:spacing w:line="480" w:lineRule="auto"/>
              <w:rPr>
                <w:del w:id="10510" w:author="Mohammad Nayeem Hasan" w:date="2024-11-04T00:07:00Z"/>
                <w:rFonts w:ascii="Times New Roman" w:hAnsi="Times New Roman" w:cs="Times New Roman"/>
                <w:sz w:val="24"/>
                <w:szCs w:val="24"/>
              </w:rPr>
              <w:pPrChange w:id="10511" w:author="Mohammad Nayeem Hasan" w:date="2024-12-23T01:38:00Z" w16du:dateUtc="2024-12-22T19:38:00Z">
                <w:pPr/>
              </w:pPrChange>
            </w:pPr>
          </w:p>
        </w:tc>
      </w:tr>
      <w:tr w:rsidR="00B010D0" w:rsidRPr="00033637" w:rsidDel="00994FF0" w14:paraId="28C2BB1B" w14:textId="7BC56F24" w:rsidTr="00BE6175">
        <w:trPr>
          <w:trHeight w:val="268"/>
          <w:jc w:val="center"/>
          <w:del w:id="10512"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0650FF59" w14:textId="2F5E78A7" w:rsidR="00B010D0" w:rsidRPr="00033637" w:rsidDel="00994FF0" w:rsidRDefault="00B010D0" w:rsidP="00F31FB2">
            <w:pPr>
              <w:spacing w:line="480" w:lineRule="auto"/>
              <w:rPr>
                <w:del w:id="10513" w:author="Mohammad Nayeem Hasan" w:date="2024-11-04T00:07:00Z"/>
                <w:rFonts w:ascii="Times New Roman" w:hAnsi="Times New Roman" w:cs="Times New Roman"/>
                <w:sz w:val="24"/>
                <w:szCs w:val="24"/>
              </w:rPr>
              <w:pPrChange w:id="10514" w:author="Mohammad Nayeem Hasan" w:date="2024-12-23T01:38:00Z" w16du:dateUtc="2024-12-22T19:38:00Z">
                <w:pPr/>
              </w:pPrChange>
            </w:pPr>
            <w:del w:id="10515" w:author="Mohammad Nayeem Hasan" w:date="2024-11-04T00:07:00Z">
              <w:r w:rsidRPr="00033637" w:rsidDel="00994FF0">
                <w:rPr>
                  <w:rFonts w:ascii="Times New Roman" w:hAnsi="Times New Roman" w:cs="Times New Roman"/>
                  <w:sz w:val="24"/>
                  <w:szCs w:val="24"/>
                </w:rPr>
                <w:delText>Islam</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6C60B246" w14:textId="0ED5A5AD" w:rsidR="00B010D0" w:rsidRPr="00033637" w:rsidDel="00994FF0" w:rsidRDefault="00B010D0" w:rsidP="00F31FB2">
            <w:pPr>
              <w:spacing w:line="480" w:lineRule="auto"/>
              <w:rPr>
                <w:del w:id="10516" w:author="Mohammad Nayeem Hasan" w:date="2024-11-04T00:07:00Z"/>
                <w:rFonts w:ascii="Times New Roman" w:hAnsi="Times New Roman" w:cs="Times New Roman"/>
                <w:sz w:val="24"/>
                <w:szCs w:val="24"/>
              </w:rPr>
              <w:pPrChange w:id="10517" w:author="Mohammad Nayeem Hasan" w:date="2024-12-23T01:38:00Z" w16du:dateUtc="2024-12-22T19:38:00Z">
                <w:pPr/>
              </w:pPrChange>
            </w:pPr>
            <w:del w:id="10518" w:author="Mohammad Nayeem Hasan" w:date="2024-11-04T00:07:00Z">
              <w:r w:rsidRPr="00033637" w:rsidDel="00994FF0">
                <w:rPr>
                  <w:rFonts w:ascii="Times New Roman" w:hAnsi="Times New Roman" w:cs="Times New Roman"/>
                  <w:sz w:val="24"/>
                  <w:szCs w:val="24"/>
                </w:rPr>
                <w:delText>1.05 (0.82, 1.35)</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54A4296E" w14:textId="331444EC" w:rsidR="00B010D0" w:rsidRPr="00033637" w:rsidDel="00994FF0" w:rsidRDefault="00B010D0" w:rsidP="00F31FB2">
            <w:pPr>
              <w:spacing w:line="480" w:lineRule="auto"/>
              <w:rPr>
                <w:del w:id="10519" w:author="Mohammad Nayeem Hasan" w:date="2024-11-04T00:07:00Z"/>
                <w:rFonts w:ascii="Times New Roman" w:hAnsi="Times New Roman" w:cs="Times New Roman"/>
                <w:sz w:val="24"/>
                <w:szCs w:val="24"/>
              </w:rPr>
              <w:pPrChange w:id="10520" w:author="Mohammad Nayeem Hasan" w:date="2024-12-23T01:38:00Z" w16du:dateUtc="2024-12-22T19:38:00Z">
                <w:pPr/>
              </w:pPrChange>
            </w:pPr>
            <w:del w:id="10521" w:author="Mohammad Nayeem Hasan" w:date="2024-11-04T00:07:00Z">
              <w:r w:rsidRPr="00033637" w:rsidDel="00994FF0">
                <w:rPr>
                  <w:rFonts w:ascii="Times New Roman" w:hAnsi="Times New Roman" w:cs="Times New Roman"/>
                  <w:sz w:val="24"/>
                  <w:szCs w:val="24"/>
                </w:rPr>
                <w:delText>0.684</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38D6407F" w14:textId="71FC6BEA" w:rsidR="00B010D0" w:rsidRPr="00033637" w:rsidDel="00994FF0" w:rsidRDefault="00B010D0" w:rsidP="00F31FB2">
            <w:pPr>
              <w:spacing w:line="480" w:lineRule="auto"/>
              <w:rPr>
                <w:del w:id="10522" w:author="Mohammad Nayeem Hasan" w:date="2024-11-04T00:07:00Z"/>
                <w:rFonts w:ascii="Times New Roman" w:hAnsi="Times New Roman" w:cs="Times New Roman"/>
                <w:sz w:val="24"/>
                <w:szCs w:val="24"/>
              </w:rPr>
              <w:pPrChange w:id="10523" w:author="Mohammad Nayeem Hasan" w:date="2024-12-23T01:38:00Z" w16du:dateUtc="2024-12-22T19:38:00Z">
                <w:pPr/>
              </w:pPrChange>
            </w:pPr>
            <w:del w:id="10524"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0E751252" w14:textId="4C9F209B" w:rsidR="00B010D0" w:rsidRPr="00033637" w:rsidDel="00994FF0" w:rsidRDefault="00B010D0" w:rsidP="00F31FB2">
            <w:pPr>
              <w:spacing w:line="480" w:lineRule="auto"/>
              <w:rPr>
                <w:del w:id="10525" w:author="Mohammad Nayeem Hasan" w:date="2024-11-04T00:07:00Z"/>
                <w:rFonts w:ascii="Times New Roman" w:hAnsi="Times New Roman" w:cs="Times New Roman"/>
                <w:sz w:val="24"/>
                <w:szCs w:val="24"/>
              </w:rPr>
              <w:pPrChange w:id="10526" w:author="Mohammad Nayeem Hasan" w:date="2024-12-23T01:38:00Z" w16du:dateUtc="2024-12-22T19:38:00Z">
                <w:pPr/>
              </w:pPrChange>
            </w:pPr>
            <w:del w:id="10527"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3C4C8086" w14:textId="56C9DB0F" w:rsidR="00B010D0" w:rsidRPr="00033637" w:rsidDel="00994FF0" w:rsidRDefault="00B010D0" w:rsidP="00F31FB2">
            <w:pPr>
              <w:spacing w:line="480" w:lineRule="auto"/>
              <w:rPr>
                <w:del w:id="10528" w:author="Mohammad Nayeem Hasan" w:date="2024-11-04T00:07:00Z"/>
                <w:rFonts w:ascii="Times New Roman" w:hAnsi="Times New Roman" w:cs="Times New Roman"/>
                <w:sz w:val="24"/>
                <w:szCs w:val="24"/>
              </w:rPr>
              <w:pPrChange w:id="10529" w:author="Mohammad Nayeem Hasan" w:date="2024-12-23T01:38:00Z" w16du:dateUtc="2024-12-22T19:38:00Z">
                <w:pPr/>
              </w:pPrChange>
            </w:pPr>
            <w:del w:id="10530" w:author="Mohammad Nayeem Hasan" w:date="2024-11-04T00:07:00Z">
              <w:r w:rsidRPr="00033637" w:rsidDel="00994FF0">
                <w:rPr>
                  <w:rFonts w:ascii="Times New Roman" w:hAnsi="Times New Roman" w:cs="Times New Roman"/>
                  <w:sz w:val="24"/>
                  <w:szCs w:val="24"/>
                </w:rPr>
                <w:delText>1.39 (1.02, 1.88)</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5DEB5903" w14:textId="415883CF" w:rsidR="00B010D0" w:rsidRPr="00033637" w:rsidDel="00994FF0" w:rsidRDefault="00B010D0" w:rsidP="00F31FB2">
            <w:pPr>
              <w:spacing w:line="480" w:lineRule="auto"/>
              <w:rPr>
                <w:del w:id="10531" w:author="Mohammad Nayeem Hasan" w:date="2024-11-04T00:07:00Z"/>
                <w:rFonts w:ascii="Times New Roman" w:hAnsi="Times New Roman" w:cs="Times New Roman"/>
                <w:sz w:val="24"/>
                <w:szCs w:val="24"/>
                <w:rPrChange w:id="10532" w:author="Mohammad Nayeem Hasan" w:date="2024-12-23T01:53:00Z" w16du:dateUtc="2024-12-22T19:53:00Z">
                  <w:rPr>
                    <w:del w:id="10533" w:author="Mohammad Nayeem Hasan" w:date="2024-11-04T00:07:00Z"/>
                    <w:rFonts w:ascii="Times New Roman" w:hAnsi="Times New Roman" w:cs="Times New Roman"/>
                    <w:b/>
                    <w:bCs/>
                    <w:sz w:val="24"/>
                    <w:szCs w:val="24"/>
                  </w:rPr>
                </w:rPrChange>
              </w:rPr>
              <w:pPrChange w:id="10534" w:author="Mohammad Nayeem Hasan" w:date="2024-12-23T01:38:00Z" w16du:dateUtc="2024-12-22T19:38:00Z">
                <w:pPr/>
              </w:pPrChange>
            </w:pPr>
            <w:del w:id="10535" w:author="Mohammad Nayeem Hasan" w:date="2024-11-04T00:07:00Z">
              <w:r w:rsidRPr="00033637" w:rsidDel="00994FF0">
                <w:rPr>
                  <w:rFonts w:ascii="Times New Roman" w:hAnsi="Times New Roman" w:cs="Times New Roman"/>
                  <w:sz w:val="24"/>
                  <w:szCs w:val="24"/>
                  <w:rPrChange w:id="10536" w:author="Mohammad Nayeem Hasan" w:date="2024-12-23T01:53:00Z" w16du:dateUtc="2024-12-22T19:53:00Z">
                    <w:rPr>
                      <w:rFonts w:ascii="Times New Roman" w:hAnsi="Times New Roman" w:cs="Times New Roman"/>
                      <w:b/>
                      <w:bCs/>
                      <w:sz w:val="24"/>
                      <w:szCs w:val="24"/>
                    </w:rPr>
                  </w:rPrChange>
                </w:rPr>
                <w:delText>0.036</w:delText>
              </w:r>
            </w:del>
          </w:p>
        </w:tc>
      </w:tr>
      <w:tr w:rsidR="00B010D0" w:rsidRPr="00033637" w:rsidDel="00994FF0" w14:paraId="3D4BDAF5" w14:textId="694D5FFA" w:rsidTr="00BE6175">
        <w:trPr>
          <w:trHeight w:val="138"/>
          <w:jc w:val="center"/>
          <w:del w:id="10537"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5190CDAE" w14:textId="6E2B8EEF" w:rsidR="00B010D0" w:rsidRPr="00033637" w:rsidDel="00994FF0" w:rsidRDefault="00B010D0" w:rsidP="00F31FB2">
            <w:pPr>
              <w:spacing w:line="480" w:lineRule="auto"/>
              <w:rPr>
                <w:del w:id="10538" w:author="Mohammad Nayeem Hasan" w:date="2024-11-04T00:07:00Z"/>
                <w:rFonts w:ascii="Times New Roman" w:hAnsi="Times New Roman" w:cs="Times New Roman"/>
                <w:sz w:val="24"/>
                <w:szCs w:val="24"/>
              </w:rPr>
              <w:pPrChange w:id="10539" w:author="Mohammad Nayeem Hasan" w:date="2024-12-23T01:38:00Z" w16du:dateUtc="2024-12-22T19:38:00Z">
                <w:pPr/>
              </w:pPrChange>
            </w:pPr>
            <w:del w:id="10540" w:author="Mohammad Nayeem Hasan" w:date="2024-11-04T00:07:00Z">
              <w:r w:rsidRPr="00033637" w:rsidDel="00994FF0">
                <w:rPr>
                  <w:rFonts w:ascii="Times New Roman" w:hAnsi="Times New Roman" w:cs="Times New Roman"/>
                  <w:sz w:val="24"/>
                  <w:szCs w:val="24"/>
                </w:rPr>
                <w:delText>Others</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3B2F6201" w14:textId="500720D8" w:rsidR="00B010D0" w:rsidRPr="00033637" w:rsidDel="00994FF0" w:rsidRDefault="00B010D0" w:rsidP="00F31FB2">
            <w:pPr>
              <w:spacing w:line="480" w:lineRule="auto"/>
              <w:rPr>
                <w:del w:id="10541" w:author="Mohammad Nayeem Hasan" w:date="2024-11-04T00:07:00Z"/>
                <w:rFonts w:ascii="Times New Roman" w:hAnsi="Times New Roman" w:cs="Times New Roman"/>
                <w:sz w:val="24"/>
                <w:szCs w:val="24"/>
              </w:rPr>
              <w:pPrChange w:id="10542" w:author="Mohammad Nayeem Hasan" w:date="2024-12-23T01:38:00Z" w16du:dateUtc="2024-12-22T19:38:00Z">
                <w:pPr/>
              </w:pPrChange>
            </w:pPr>
            <w:del w:id="10543" w:author="Mohammad Nayeem Hasan" w:date="2024-11-03T22:38:00Z">
              <w:r w:rsidRPr="00033637" w:rsidDel="00302153">
                <w:rPr>
                  <w:rFonts w:ascii="Times New Roman" w:hAnsi="Times New Roman" w:cs="Times New Roman"/>
                  <w:sz w:val="24"/>
                  <w:szCs w:val="24"/>
                </w:rPr>
                <w:delText>Ref.</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23CF9961" w14:textId="2B8F2388" w:rsidR="00B010D0" w:rsidRPr="00033637" w:rsidDel="00994FF0" w:rsidRDefault="00B010D0" w:rsidP="00F31FB2">
            <w:pPr>
              <w:spacing w:line="480" w:lineRule="auto"/>
              <w:rPr>
                <w:del w:id="10544" w:author="Mohammad Nayeem Hasan" w:date="2024-11-04T00:07:00Z"/>
                <w:rFonts w:ascii="Times New Roman" w:hAnsi="Times New Roman" w:cs="Times New Roman"/>
                <w:sz w:val="24"/>
                <w:szCs w:val="24"/>
              </w:rPr>
              <w:pPrChange w:id="10545" w:author="Mohammad Nayeem Hasan" w:date="2024-12-23T01:38:00Z" w16du:dateUtc="2024-12-22T19:38:00Z">
                <w:pPr/>
              </w:pPrChange>
            </w:pPr>
            <w:del w:id="10546"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6E3BEFFC" w14:textId="62550A5C" w:rsidR="00B010D0" w:rsidRPr="00033637" w:rsidDel="00994FF0" w:rsidRDefault="00B010D0" w:rsidP="00F31FB2">
            <w:pPr>
              <w:spacing w:line="480" w:lineRule="auto"/>
              <w:rPr>
                <w:del w:id="10547" w:author="Mohammad Nayeem Hasan" w:date="2024-11-04T00:07:00Z"/>
                <w:rFonts w:ascii="Times New Roman" w:hAnsi="Times New Roman" w:cs="Times New Roman"/>
                <w:sz w:val="24"/>
                <w:szCs w:val="24"/>
              </w:rPr>
              <w:pPrChange w:id="10548" w:author="Mohammad Nayeem Hasan" w:date="2024-12-23T01:38:00Z" w16du:dateUtc="2024-12-22T19:38:00Z">
                <w:pPr/>
              </w:pPrChange>
            </w:pPr>
            <w:del w:id="10549"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0C7276E8" w14:textId="5C0B8247" w:rsidR="00B010D0" w:rsidRPr="00033637" w:rsidDel="00994FF0" w:rsidRDefault="00B010D0" w:rsidP="00F31FB2">
            <w:pPr>
              <w:spacing w:line="480" w:lineRule="auto"/>
              <w:rPr>
                <w:del w:id="10550" w:author="Mohammad Nayeem Hasan" w:date="2024-11-04T00:07:00Z"/>
                <w:rFonts w:ascii="Times New Roman" w:hAnsi="Times New Roman" w:cs="Times New Roman"/>
                <w:sz w:val="24"/>
                <w:szCs w:val="24"/>
              </w:rPr>
              <w:pPrChange w:id="10551" w:author="Mohammad Nayeem Hasan" w:date="2024-12-23T01:38:00Z" w16du:dateUtc="2024-12-22T19:38:00Z">
                <w:pPr/>
              </w:pPrChange>
            </w:pPr>
            <w:del w:id="10552"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1E486C8A" w14:textId="31ABCE9C" w:rsidR="00B010D0" w:rsidRPr="00033637" w:rsidDel="00994FF0" w:rsidRDefault="00B010D0" w:rsidP="00F31FB2">
            <w:pPr>
              <w:spacing w:line="480" w:lineRule="auto"/>
              <w:rPr>
                <w:del w:id="10553" w:author="Mohammad Nayeem Hasan" w:date="2024-11-04T00:07:00Z"/>
                <w:rFonts w:ascii="Times New Roman" w:hAnsi="Times New Roman" w:cs="Times New Roman"/>
                <w:sz w:val="24"/>
                <w:szCs w:val="24"/>
              </w:rPr>
              <w:pPrChange w:id="10554" w:author="Mohammad Nayeem Hasan" w:date="2024-12-23T01:38:00Z" w16du:dateUtc="2024-12-22T19:38:00Z">
                <w:pPr/>
              </w:pPrChange>
            </w:pPr>
            <w:del w:id="10555" w:author="Mohammad Nayeem Hasan" w:date="2024-11-03T22:38:00Z">
              <w:r w:rsidRPr="00033637" w:rsidDel="00302153">
                <w:rPr>
                  <w:rFonts w:ascii="Times New Roman" w:hAnsi="Times New Roman" w:cs="Times New Roman"/>
                  <w:sz w:val="24"/>
                  <w:szCs w:val="24"/>
                </w:rPr>
                <w:delText>Ref.</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5B789DD5" w14:textId="60564978" w:rsidR="00B010D0" w:rsidRPr="00033637" w:rsidDel="00994FF0" w:rsidRDefault="00B010D0" w:rsidP="00F31FB2">
            <w:pPr>
              <w:spacing w:line="480" w:lineRule="auto"/>
              <w:rPr>
                <w:del w:id="10556" w:author="Mohammad Nayeem Hasan" w:date="2024-11-04T00:07:00Z"/>
                <w:rFonts w:ascii="Times New Roman" w:hAnsi="Times New Roman" w:cs="Times New Roman"/>
                <w:sz w:val="24"/>
                <w:szCs w:val="24"/>
              </w:rPr>
              <w:pPrChange w:id="10557" w:author="Mohammad Nayeem Hasan" w:date="2024-12-23T01:38:00Z" w16du:dateUtc="2024-12-22T19:38:00Z">
                <w:pPr/>
              </w:pPrChange>
            </w:pPr>
            <w:del w:id="10558" w:author="Mohammad Nayeem Hasan" w:date="2024-11-04T00:07:00Z">
              <w:r w:rsidRPr="00033637" w:rsidDel="00994FF0">
                <w:rPr>
                  <w:rFonts w:ascii="Times New Roman" w:hAnsi="Times New Roman" w:cs="Times New Roman"/>
                  <w:sz w:val="24"/>
                  <w:szCs w:val="24"/>
                </w:rPr>
                <w:delText>-</w:delText>
              </w:r>
            </w:del>
          </w:p>
        </w:tc>
      </w:tr>
      <w:tr w:rsidR="00072E76" w:rsidRPr="00033637" w:rsidDel="00994FF0" w14:paraId="4EC2821A" w14:textId="77777777" w:rsidTr="00302153">
        <w:trPr>
          <w:trHeight w:val="188"/>
          <w:jc w:val="center"/>
          <w:del w:id="10559"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221BB608" w14:textId="51859884" w:rsidR="00B010D0" w:rsidRPr="00033637" w:rsidDel="00994FF0" w:rsidRDefault="00B010D0" w:rsidP="00F31FB2">
            <w:pPr>
              <w:spacing w:line="480" w:lineRule="auto"/>
              <w:rPr>
                <w:del w:id="10560" w:author="Mohammad Nayeem Hasan" w:date="2024-11-04T00:07:00Z"/>
                <w:rFonts w:ascii="Times New Roman" w:hAnsi="Times New Roman" w:cs="Times New Roman"/>
                <w:sz w:val="24"/>
                <w:szCs w:val="24"/>
              </w:rPr>
              <w:pPrChange w:id="10561" w:author="Mohammad Nayeem Hasan" w:date="2024-12-23T01:38:00Z" w16du:dateUtc="2024-12-22T19:38:00Z">
                <w:pPr/>
              </w:pPrChange>
            </w:pPr>
            <w:del w:id="10562" w:author="Mohammad Nayeem Hasan" w:date="2024-11-04T00:07:00Z">
              <w:r w:rsidRPr="00033637" w:rsidDel="00994FF0">
                <w:rPr>
                  <w:rFonts w:ascii="Times New Roman" w:hAnsi="Times New Roman" w:cs="Times New Roman"/>
                  <w:sz w:val="24"/>
                  <w:szCs w:val="24"/>
                </w:rPr>
                <w:delText xml:space="preserve">Household </w:delText>
              </w:r>
            </w:del>
            <w:del w:id="10563" w:author="Mohammad Nayeem Hasan" w:date="2024-11-03T22:28:00Z">
              <w:r w:rsidRPr="00033637" w:rsidDel="003F6202">
                <w:rPr>
                  <w:rFonts w:ascii="Times New Roman" w:hAnsi="Times New Roman" w:cs="Times New Roman"/>
                  <w:sz w:val="24"/>
                  <w:szCs w:val="24"/>
                </w:rPr>
                <w:delText>H</w:delText>
              </w:r>
            </w:del>
            <w:del w:id="10564" w:author="Mohammad Nayeem Hasan" w:date="2024-11-04T00:07:00Z">
              <w:r w:rsidRPr="00033637" w:rsidDel="00994FF0">
                <w:rPr>
                  <w:rFonts w:ascii="Times New Roman" w:hAnsi="Times New Roman" w:cs="Times New Roman"/>
                  <w:sz w:val="24"/>
                  <w:szCs w:val="24"/>
                </w:rPr>
                <w:delText xml:space="preserve">ead </w:delText>
              </w:r>
            </w:del>
            <w:del w:id="10565" w:author="Mohammad Nayeem Hasan" w:date="2024-11-03T22:28:00Z">
              <w:r w:rsidRPr="00033637" w:rsidDel="003F6202">
                <w:rPr>
                  <w:rFonts w:ascii="Times New Roman" w:hAnsi="Times New Roman" w:cs="Times New Roman"/>
                  <w:sz w:val="24"/>
                  <w:szCs w:val="24"/>
                </w:rPr>
                <w:delText>S</w:delText>
              </w:r>
            </w:del>
            <w:del w:id="10566" w:author="Mohammad Nayeem Hasan" w:date="2024-11-04T00:07:00Z">
              <w:r w:rsidRPr="00033637" w:rsidDel="00994FF0">
                <w:rPr>
                  <w:rFonts w:ascii="Times New Roman" w:hAnsi="Times New Roman" w:cs="Times New Roman"/>
                  <w:sz w:val="24"/>
                  <w:szCs w:val="24"/>
                </w:rPr>
                <w:delText>ex</w:delText>
              </w:r>
            </w:del>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1C232042" w14:textId="0D38D5D3" w:rsidR="00B010D0" w:rsidRPr="00033637" w:rsidDel="00994FF0" w:rsidRDefault="00B010D0" w:rsidP="00F31FB2">
            <w:pPr>
              <w:spacing w:line="480" w:lineRule="auto"/>
              <w:rPr>
                <w:del w:id="10567" w:author="Mohammad Nayeem Hasan" w:date="2024-11-04T00:07:00Z"/>
                <w:rFonts w:ascii="Times New Roman" w:hAnsi="Times New Roman" w:cs="Times New Roman"/>
                <w:sz w:val="24"/>
                <w:szCs w:val="24"/>
              </w:rPr>
              <w:pPrChange w:id="10568"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0A99452B" w14:textId="586FB945" w:rsidR="00B010D0" w:rsidRPr="00033637" w:rsidDel="00994FF0" w:rsidRDefault="00B010D0" w:rsidP="00F31FB2">
            <w:pPr>
              <w:spacing w:line="480" w:lineRule="auto"/>
              <w:rPr>
                <w:del w:id="10569" w:author="Mohammad Nayeem Hasan" w:date="2024-11-04T00:07:00Z"/>
                <w:rFonts w:ascii="Times New Roman" w:hAnsi="Times New Roman" w:cs="Times New Roman"/>
                <w:sz w:val="24"/>
                <w:szCs w:val="24"/>
              </w:rPr>
              <w:pPrChange w:id="10570"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34FF3726" w14:textId="5123800E" w:rsidR="00B010D0" w:rsidRPr="00033637" w:rsidDel="00994FF0" w:rsidRDefault="00B010D0" w:rsidP="00F31FB2">
            <w:pPr>
              <w:spacing w:line="480" w:lineRule="auto"/>
              <w:rPr>
                <w:del w:id="10571" w:author="Mohammad Nayeem Hasan" w:date="2024-11-04T00:07:00Z"/>
                <w:rFonts w:ascii="Times New Roman" w:hAnsi="Times New Roman" w:cs="Times New Roman"/>
                <w:sz w:val="24"/>
                <w:szCs w:val="24"/>
              </w:rPr>
              <w:pPrChange w:id="10572" w:author="Mohammad Nayeem Hasan" w:date="2024-12-23T01:38:00Z" w16du:dateUtc="2024-12-22T19:38:00Z">
                <w:pPr/>
              </w:pPrChange>
            </w:pPr>
          </w:p>
        </w:tc>
      </w:tr>
      <w:tr w:rsidR="00B010D0" w:rsidRPr="00033637" w:rsidDel="00994FF0" w14:paraId="71FC0F4C" w14:textId="7DC5832C" w:rsidTr="00BE6175">
        <w:trPr>
          <w:trHeight w:val="250"/>
          <w:jc w:val="center"/>
          <w:del w:id="10573"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3EA745F9" w14:textId="70BCCFE5" w:rsidR="00B010D0" w:rsidRPr="00033637" w:rsidDel="00994FF0" w:rsidRDefault="00B010D0" w:rsidP="00F31FB2">
            <w:pPr>
              <w:spacing w:line="480" w:lineRule="auto"/>
              <w:rPr>
                <w:del w:id="10574" w:author="Mohammad Nayeem Hasan" w:date="2024-11-04T00:07:00Z"/>
                <w:rFonts w:ascii="Times New Roman" w:hAnsi="Times New Roman" w:cs="Times New Roman"/>
                <w:sz w:val="24"/>
                <w:szCs w:val="24"/>
              </w:rPr>
              <w:pPrChange w:id="10575" w:author="Mohammad Nayeem Hasan" w:date="2024-12-23T01:38:00Z" w16du:dateUtc="2024-12-22T19:38:00Z">
                <w:pPr/>
              </w:pPrChange>
            </w:pPr>
            <w:del w:id="10576" w:author="Mohammad Nayeem Hasan" w:date="2024-11-04T00:07:00Z">
              <w:r w:rsidRPr="00033637" w:rsidDel="00994FF0">
                <w:rPr>
                  <w:rFonts w:ascii="Times New Roman" w:hAnsi="Times New Roman" w:cs="Times New Roman"/>
                  <w:sz w:val="24"/>
                  <w:szCs w:val="24"/>
                </w:rPr>
                <w:delText>Male</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323434EE" w14:textId="5910E322" w:rsidR="00B010D0" w:rsidRPr="00033637" w:rsidDel="00994FF0" w:rsidRDefault="00B010D0" w:rsidP="00F31FB2">
            <w:pPr>
              <w:spacing w:line="480" w:lineRule="auto"/>
              <w:rPr>
                <w:del w:id="10577" w:author="Mohammad Nayeem Hasan" w:date="2024-11-04T00:07:00Z"/>
                <w:rFonts w:ascii="Times New Roman" w:hAnsi="Times New Roman" w:cs="Times New Roman"/>
                <w:sz w:val="24"/>
                <w:szCs w:val="24"/>
              </w:rPr>
              <w:pPrChange w:id="10578" w:author="Mohammad Nayeem Hasan" w:date="2024-12-23T01:38:00Z" w16du:dateUtc="2024-12-22T19:38:00Z">
                <w:pPr/>
              </w:pPrChange>
            </w:pPr>
            <w:del w:id="10579" w:author="Mohammad Nayeem Hasan" w:date="2024-11-04T00:07:00Z">
              <w:r w:rsidRPr="00033637" w:rsidDel="00994FF0">
                <w:rPr>
                  <w:rFonts w:ascii="Times New Roman" w:hAnsi="Times New Roman" w:cs="Times New Roman"/>
                  <w:sz w:val="24"/>
                  <w:szCs w:val="24"/>
                </w:rPr>
                <w:delText>-</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17DF4F47" w14:textId="5EA8DF99" w:rsidR="00B010D0" w:rsidRPr="00033637" w:rsidDel="00994FF0" w:rsidRDefault="00B010D0" w:rsidP="00F31FB2">
            <w:pPr>
              <w:spacing w:line="480" w:lineRule="auto"/>
              <w:rPr>
                <w:del w:id="10580" w:author="Mohammad Nayeem Hasan" w:date="2024-11-04T00:07:00Z"/>
                <w:rFonts w:ascii="Times New Roman" w:hAnsi="Times New Roman" w:cs="Times New Roman"/>
                <w:sz w:val="24"/>
                <w:szCs w:val="24"/>
              </w:rPr>
              <w:pPrChange w:id="10581" w:author="Mohammad Nayeem Hasan" w:date="2024-12-23T01:38:00Z" w16du:dateUtc="2024-12-22T19:38:00Z">
                <w:pPr/>
              </w:pPrChange>
            </w:pPr>
            <w:del w:id="10582"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6CF10ED6" w14:textId="2A8978BF" w:rsidR="00B010D0" w:rsidRPr="00033637" w:rsidDel="00994FF0" w:rsidRDefault="00B010D0" w:rsidP="00F31FB2">
            <w:pPr>
              <w:spacing w:line="480" w:lineRule="auto"/>
              <w:rPr>
                <w:del w:id="10583" w:author="Mohammad Nayeem Hasan" w:date="2024-11-04T00:07:00Z"/>
                <w:rFonts w:ascii="Times New Roman" w:hAnsi="Times New Roman" w:cs="Times New Roman"/>
                <w:sz w:val="24"/>
                <w:szCs w:val="24"/>
              </w:rPr>
              <w:pPrChange w:id="10584" w:author="Mohammad Nayeem Hasan" w:date="2024-12-23T01:38:00Z" w16du:dateUtc="2024-12-22T19:38:00Z">
                <w:pPr/>
              </w:pPrChange>
            </w:pPr>
            <w:del w:id="10585"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76D322D9" w14:textId="0C75B1D1" w:rsidR="00B010D0" w:rsidRPr="00033637" w:rsidDel="00994FF0" w:rsidRDefault="00B010D0" w:rsidP="00F31FB2">
            <w:pPr>
              <w:spacing w:line="480" w:lineRule="auto"/>
              <w:rPr>
                <w:del w:id="10586" w:author="Mohammad Nayeem Hasan" w:date="2024-11-04T00:07:00Z"/>
                <w:rFonts w:ascii="Times New Roman" w:hAnsi="Times New Roman" w:cs="Times New Roman"/>
                <w:sz w:val="24"/>
                <w:szCs w:val="24"/>
              </w:rPr>
              <w:pPrChange w:id="10587" w:author="Mohammad Nayeem Hasan" w:date="2024-12-23T01:38:00Z" w16du:dateUtc="2024-12-22T19:38:00Z">
                <w:pPr/>
              </w:pPrChange>
            </w:pPr>
            <w:del w:id="10588"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1CECC975" w14:textId="3C439E3B" w:rsidR="00B010D0" w:rsidRPr="00033637" w:rsidDel="00994FF0" w:rsidRDefault="00B010D0" w:rsidP="00F31FB2">
            <w:pPr>
              <w:spacing w:line="480" w:lineRule="auto"/>
              <w:rPr>
                <w:del w:id="10589" w:author="Mohammad Nayeem Hasan" w:date="2024-11-04T00:07:00Z"/>
                <w:rFonts w:ascii="Times New Roman" w:hAnsi="Times New Roman" w:cs="Times New Roman"/>
                <w:sz w:val="24"/>
                <w:szCs w:val="24"/>
              </w:rPr>
              <w:pPrChange w:id="10590" w:author="Mohammad Nayeem Hasan" w:date="2024-12-23T01:38:00Z" w16du:dateUtc="2024-12-22T19:38:00Z">
                <w:pPr/>
              </w:pPrChange>
            </w:pPr>
            <w:del w:id="10591" w:author="Mohammad Nayeem Hasan" w:date="2024-11-04T00:07:00Z">
              <w:r w:rsidRPr="00033637" w:rsidDel="00994FF0">
                <w:rPr>
                  <w:rFonts w:ascii="Times New Roman" w:hAnsi="Times New Roman" w:cs="Times New Roman"/>
                  <w:sz w:val="24"/>
                  <w:szCs w:val="24"/>
                </w:rPr>
                <w:delText>1.20 (0.92, 1.55)</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42F95343" w14:textId="4854F19A" w:rsidR="00B010D0" w:rsidRPr="00033637" w:rsidDel="00994FF0" w:rsidRDefault="00B010D0" w:rsidP="00F31FB2">
            <w:pPr>
              <w:spacing w:line="480" w:lineRule="auto"/>
              <w:rPr>
                <w:del w:id="10592" w:author="Mohammad Nayeem Hasan" w:date="2024-11-04T00:07:00Z"/>
                <w:rFonts w:ascii="Times New Roman" w:hAnsi="Times New Roman" w:cs="Times New Roman"/>
                <w:sz w:val="24"/>
                <w:szCs w:val="24"/>
              </w:rPr>
              <w:pPrChange w:id="10593" w:author="Mohammad Nayeem Hasan" w:date="2024-12-23T01:38:00Z" w16du:dateUtc="2024-12-22T19:38:00Z">
                <w:pPr/>
              </w:pPrChange>
            </w:pPr>
            <w:del w:id="10594" w:author="Mohammad Nayeem Hasan" w:date="2024-11-04T00:07:00Z">
              <w:r w:rsidRPr="00033637" w:rsidDel="00994FF0">
                <w:rPr>
                  <w:rFonts w:ascii="Times New Roman" w:hAnsi="Times New Roman" w:cs="Times New Roman"/>
                  <w:sz w:val="24"/>
                  <w:szCs w:val="24"/>
                </w:rPr>
                <w:delText>0.174</w:delText>
              </w:r>
            </w:del>
          </w:p>
        </w:tc>
      </w:tr>
      <w:tr w:rsidR="00B010D0" w:rsidRPr="00033637" w:rsidDel="00994FF0" w14:paraId="3B6AFE4C" w14:textId="1D594210" w:rsidTr="00BE6175">
        <w:trPr>
          <w:trHeight w:val="138"/>
          <w:jc w:val="center"/>
          <w:del w:id="10595"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6DE3CE44" w14:textId="294DAD99" w:rsidR="00B010D0" w:rsidRPr="00033637" w:rsidDel="00994FF0" w:rsidRDefault="00B010D0" w:rsidP="00F31FB2">
            <w:pPr>
              <w:spacing w:line="480" w:lineRule="auto"/>
              <w:rPr>
                <w:del w:id="10596" w:author="Mohammad Nayeem Hasan" w:date="2024-11-04T00:07:00Z"/>
                <w:rFonts w:ascii="Times New Roman" w:hAnsi="Times New Roman" w:cs="Times New Roman"/>
                <w:sz w:val="24"/>
                <w:szCs w:val="24"/>
              </w:rPr>
              <w:pPrChange w:id="10597" w:author="Mohammad Nayeem Hasan" w:date="2024-12-23T01:38:00Z" w16du:dateUtc="2024-12-22T19:38:00Z">
                <w:pPr/>
              </w:pPrChange>
            </w:pPr>
            <w:del w:id="10598" w:author="Mohammad Nayeem Hasan" w:date="2024-11-04T00:07:00Z">
              <w:r w:rsidRPr="00033637" w:rsidDel="00994FF0">
                <w:rPr>
                  <w:rFonts w:ascii="Times New Roman" w:hAnsi="Times New Roman" w:cs="Times New Roman"/>
                  <w:sz w:val="24"/>
                  <w:szCs w:val="24"/>
                </w:rPr>
                <w:delText>Female</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576D0A0D" w14:textId="1B7F78E8" w:rsidR="00B010D0" w:rsidRPr="00033637" w:rsidDel="00994FF0" w:rsidRDefault="00B010D0" w:rsidP="00F31FB2">
            <w:pPr>
              <w:spacing w:line="480" w:lineRule="auto"/>
              <w:rPr>
                <w:del w:id="10599" w:author="Mohammad Nayeem Hasan" w:date="2024-11-04T00:07:00Z"/>
                <w:rFonts w:ascii="Times New Roman" w:hAnsi="Times New Roman" w:cs="Times New Roman"/>
                <w:sz w:val="24"/>
                <w:szCs w:val="24"/>
              </w:rPr>
              <w:pPrChange w:id="10600" w:author="Mohammad Nayeem Hasan" w:date="2024-12-23T01:38:00Z" w16du:dateUtc="2024-12-22T19:38:00Z">
                <w:pPr/>
              </w:pPrChange>
            </w:pPr>
            <w:del w:id="10601" w:author="Mohammad Nayeem Hasan" w:date="2024-11-04T00:07:00Z">
              <w:r w:rsidRPr="00033637" w:rsidDel="00994FF0">
                <w:rPr>
                  <w:rFonts w:ascii="Times New Roman" w:hAnsi="Times New Roman" w:cs="Times New Roman"/>
                  <w:sz w:val="24"/>
                  <w:szCs w:val="24"/>
                </w:rPr>
                <w:delText>-</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0D277E9A" w14:textId="44A215E9" w:rsidR="00B010D0" w:rsidRPr="00033637" w:rsidDel="00994FF0" w:rsidRDefault="00B010D0" w:rsidP="00F31FB2">
            <w:pPr>
              <w:spacing w:line="480" w:lineRule="auto"/>
              <w:rPr>
                <w:del w:id="10602" w:author="Mohammad Nayeem Hasan" w:date="2024-11-04T00:07:00Z"/>
                <w:rFonts w:ascii="Times New Roman" w:hAnsi="Times New Roman" w:cs="Times New Roman"/>
                <w:sz w:val="24"/>
                <w:szCs w:val="24"/>
              </w:rPr>
              <w:pPrChange w:id="10603" w:author="Mohammad Nayeem Hasan" w:date="2024-12-23T01:38:00Z" w16du:dateUtc="2024-12-22T19:38:00Z">
                <w:pPr/>
              </w:pPrChange>
            </w:pPr>
            <w:del w:id="10604"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3F30804F" w14:textId="4C859E80" w:rsidR="00B010D0" w:rsidRPr="00033637" w:rsidDel="00994FF0" w:rsidRDefault="00B010D0" w:rsidP="00F31FB2">
            <w:pPr>
              <w:spacing w:line="480" w:lineRule="auto"/>
              <w:rPr>
                <w:del w:id="10605" w:author="Mohammad Nayeem Hasan" w:date="2024-11-04T00:07:00Z"/>
                <w:rFonts w:ascii="Times New Roman" w:hAnsi="Times New Roman" w:cs="Times New Roman"/>
                <w:sz w:val="24"/>
                <w:szCs w:val="24"/>
              </w:rPr>
              <w:pPrChange w:id="10606" w:author="Mohammad Nayeem Hasan" w:date="2024-12-23T01:38:00Z" w16du:dateUtc="2024-12-22T19:38:00Z">
                <w:pPr/>
              </w:pPrChange>
            </w:pPr>
            <w:del w:id="10607"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42B7308A" w14:textId="53B82E90" w:rsidR="00B010D0" w:rsidRPr="00033637" w:rsidDel="00994FF0" w:rsidRDefault="00B010D0" w:rsidP="00F31FB2">
            <w:pPr>
              <w:spacing w:line="480" w:lineRule="auto"/>
              <w:rPr>
                <w:del w:id="10608" w:author="Mohammad Nayeem Hasan" w:date="2024-11-04T00:07:00Z"/>
                <w:rFonts w:ascii="Times New Roman" w:hAnsi="Times New Roman" w:cs="Times New Roman"/>
                <w:sz w:val="24"/>
                <w:szCs w:val="24"/>
              </w:rPr>
              <w:pPrChange w:id="10609" w:author="Mohammad Nayeem Hasan" w:date="2024-12-23T01:38:00Z" w16du:dateUtc="2024-12-22T19:38:00Z">
                <w:pPr/>
              </w:pPrChange>
            </w:pPr>
            <w:del w:id="10610"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08CDEFCF" w14:textId="18F0EF8F" w:rsidR="00B010D0" w:rsidRPr="00033637" w:rsidDel="00994FF0" w:rsidRDefault="00B010D0" w:rsidP="00F31FB2">
            <w:pPr>
              <w:spacing w:line="480" w:lineRule="auto"/>
              <w:rPr>
                <w:del w:id="10611" w:author="Mohammad Nayeem Hasan" w:date="2024-11-04T00:07:00Z"/>
                <w:rFonts w:ascii="Times New Roman" w:hAnsi="Times New Roman" w:cs="Times New Roman"/>
                <w:sz w:val="24"/>
                <w:szCs w:val="24"/>
              </w:rPr>
              <w:pPrChange w:id="10612" w:author="Mohammad Nayeem Hasan" w:date="2024-12-23T01:38:00Z" w16du:dateUtc="2024-12-22T19:38:00Z">
                <w:pPr/>
              </w:pPrChange>
            </w:pPr>
            <w:del w:id="10613" w:author="Mohammad Nayeem Hasan" w:date="2024-11-03T22:38:00Z">
              <w:r w:rsidRPr="00033637" w:rsidDel="00302153">
                <w:rPr>
                  <w:rFonts w:ascii="Times New Roman" w:hAnsi="Times New Roman" w:cs="Times New Roman"/>
                  <w:sz w:val="24"/>
                  <w:szCs w:val="24"/>
                </w:rPr>
                <w:delText>Ref.</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5F758B39" w14:textId="52157C95" w:rsidR="00B010D0" w:rsidRPr="00033637" w:rsidDel="00994FF0" w:rsidRDefault="00B010D0" w:rsidP="00F31FB2">
            <w:pPr>
              <w:spacing w:line="480" w:lineRule="auto"/>
              <w:rPr>
                <w:del w:id="10614" w:author="Mohammad Nayeem Hasan" w:date="2024-11-04T00:07:00Z"/>
                <w:rFonts w:ascii="Times New Roman" w:hAnsi="Times New Roman" w:cs="Times New Roman"/>
                <w:sz w:val="24"/>
                <w:szCs w:val="24"/>
              </w:rPr>
              <w:pPrChange w:id="10615" w:author="Mohammad Nayeem Hasan" w:date="2024-12-23T01:38:00Z" w16du:dateUtc="2024-12-22T19:38:00Z">
                <w:pPr/>
              </w:pPrChange>
            </w:pPr>
            <w:del w:id="10616" w:author="Mohammad Nayeem Hasan" w:date="2024-11-04T00:07:00Z">
              <w:r w:rsidRPr="00033637" w:rsidDel="00994FF0">
                <w:rPr>
                  <w:rFonts w:ascii="Times New Roman" w:hAnsi="Times New Roman" w:cs="Times New Roman"/>
                  <w:sz w:val="24"/>
                  <w:szCs w:val="24"/>
                </w:rPr>
                <w:delText>-</w:delText>
              </w:r>
            </w:del>
          </w:p>
        </w:tc>
      </w:tr>
      <w:tr w:rsidR="00072E76" w:rsidRPr="00033637" w:rsidDel="00994FF0" w14:paraId="17061203" w14:textId="77777777" w:rsidTr="00302153">
        <w:trPr>
          <w:trHeight w:val="138"/>
          <w:jc w:val="center"/>
          <w:del w:id="10617"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12AA755D" w14:textId="5E6BD4C8" w:rsidR="00B010D0" w:rsidRPr="00033637" w:rsidDel="00994FF0" w:rsidRDefault="00B010D0" w:rsidP="00F31FB2">
            <w:pPr>
              <w:spacing w:line="480" w:lineRule="auto"/>
              <w:rPr>
                <w:del w:id="10618" w:author="Mohammad Nayeem Hasan" w:date="2024-11-04T00:07:00Z"/>
                <w:rFonts w:ascii="Times New Roman" w:hAnsi="Times New Roman" w:cs="Times New Roman"/>
                <w:sz w:val="24"/>
                <w:szCs w:val="24"/>
              </w:rPr>
              <w:pPrChange w:id="10619" w:author="Mohammad Nayeem Hasan" w:date="2024-12-23T01:38:00Z" w16du:dateUtc="2024-12-22T19:38:00Z">
                <w:pPr/>
              </w:pPrChange>
            </w:pPr>
            <w:del w:id="10620" w:author="Mohammad Nayeem Hasan" w:date="2024-11-04T00:07:00Z">
              <w:r w:rsidRPr="00033637" w:rsidDel="00994FF0">
                <w:rPr>
                  <w:rFonts w:ascii="Times New Roman" w:hAnsi="Times New Roman" w:cs="Times New Roman"/>
                  <w:sz w:val="24"/>
                  <w:szCs w:val="24"/>
                </w:rPr>
                <w:delText>Ethnicity</w:delText>
              </w:r>
            </w:del>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30653CC4" w14:textId="69CEF357" w:rsidR="00B010D0" w:rsidRPr="00033637" w:rsidDel="00994FF0" w:rsidRDefault="00B010D0" w:rsidP="00F31FB2">
            <w:pPr>
              <w:spacing w:line="480" w:lineRule="auto"/>
              <w:rPr>
                <w:del w:id="10621" w:author="Mohammad Nayeem Hasan" w:date="2024-11-04T00:07:00Z"/>
                <w:rFonts w:ascii="Times New Roman" w:hAnsi="Times New Roman" w:cs="Times New Roman"/>
                <w:sz w:val="24"/>
                <w:szCs w:val="24"/>
              </w:rPr>
              <w:pPrChange w:id="10622"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36D8E5B9" w14:textId="435A4605" w:rsidR="00B010D0" w:rsidRPr="00033637" w:rsidDel="00994FF0" w:rsidRDefault="00B010D0" w:rsidP="00F31FB2">
            <w:pPr>
              <w:spacing w:line="480" w:lineRule="auto"/>
              <w:rPr>
                <w:del w:id="10623" w:author="Mohammad Nayeem Hasan" w:date="2024-11-04T00:07:00Z"/>
                <w:rFonts w:ascii="Times New Roman" w:hAnsi="Times New Roman" w:cs="Times New Roman"/>
                <w:sz w:val="24"/>
                <w:szCs w:val="24"/>
              </w:rPr>
              <w:pPrChange w:id="10624"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39F1BEBA" w14:textId="793CF97E" w:rsidR="00B010D0" w:rsidRPr="00033637" w:rsidDel="00994FF0" w:rsidRDefault="00B010D0" w:rsidP="00F31FB2">
            <w:pPr>
              <w:spacing w:line="480" w:lineRule="auto"/>
              <w:rPr>
                <w:del w:id="10625" w:author="Mohammad Nayeem Hasan" w:date="2024-11-04T00:07:00Z"/>
                <w:rFonts w:ascii="Times New Roman" w:hAnsi="Times New Roman" w:cs="Times New Roman"/>
                <w:sz w:val="24"/>
                <w:szCs w:val="24"/>
              </w:rPr>
              <w:pPrChange w:id="10626" w:author="Mohammad Nayeem Hasan" w:date="2024-12-23T01:38:00Z" w16du:dateUtc="2024-12-22T19:38:00Z">
                <w:pPr/>
              </w:pPrChange>
            </w:pPr>
          </w:p>
        </w:tc>
      </w:tr>
      <w:tr w:rsidR="00B010D0" w:rsidRPr="00033637" w:rsidDel="00994FF0" w14:paraId="352078C8" w14:textId="4B866059" w:rsidTr="00BE6175">
        <w:trPr>
          <w:trHeight w:val="138"/>
          <w:jc w:val="center"/>
          <w:del w:id="10627"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3DD0F80F" w14:textId="227D4B6E" w:rsidR="00B010D0" w:rsidRPr="00033637" w:rsidDel="00994FF0" w:rsidRDefault="00B010D0" w:rsidP="00F31FB2">
            <w:pPr>
              <w:spacing w:line="480" w:lineRule="auto"/>
              <w:rPr>
                <w:del w:id="10628" w:author="Mohammad Nayeem Hasan" w:date="2024-11-04T00:07:00Z"/>
                <w:rFonts w:ascii="Times New Roman" w:hAnsi="Times New Roman" w:cs="Times New Roman"/>
                <w:sz w:val="24"/>
                <w:szCs w:val="24"/>
              </w:rPr>
              <w:pPrChange w:id="10629" w:author="Mohammad Nayeem Hasan" w:date="2024-12-23T01:38:00Z" w16du:dateUtc="2024-12-22T19:38:00Z">
                <w:pPr/>
              </w:pPrChange>
            </w:pPr>
            <w:del w:id="10630" w:author="Mohammad Nayeem Hasan" w:date="2024-11-04T00:07:00Z">
              <w:r w:rsidRPr="00033637" w:rsidDel="00994FF0">
                <w:rPr>
                  <w:rFonts w:ascii="Times New Roman" w:hAnsi="Times New Roman" w:cs="Times New Roman"/>
                  <w:sz w:val="24"/>
                  <w:szCs w:val="24"/>
                </w:rPr>
                <w:delText>Bengali</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14C93171" w14:textId="5878566C" w:rsidR="00B010D0" w:rsidRPr="00033637" w:rsidDel="00994FF0" w:rsidRDefault="00B010D0" w:rsidP="00F31FB2">
            <w:pPr>
              <w:spacing w:line="480" w:lineRule="auto"/>
              <w:rPr>
                <w:del w:id="10631" w:author="Mohammad Nayeem Hasan" w:date="2024-11-04T00:07:00Z"/>
                <w:rFonts w:ascii="Times New Roman" w:hAnsi="Times New Roman" w:cs="Times New Roman"/>
                <w:sz w:val="24"/>
                <w:szCs w:val="24"/>
              </w:rPr>
              <w:pPrChange w:id="10632" w:author="Mohammad Nayeem Hasan" w:date="2024-12-23T01:38:00Z" w16du:dateUtc="2024-12-22T19:38:00Z">
                <w:pPr/>
              </w:pPrChange>
            </w:pPr>
            <w:del w:id="10633" w:author="Mohammad Nayeem Hasan" w:date="2024-11-04T00:07:00Z">
              <w:r w:rsidRPr="00033637" w:rsidDel="00994FF0">
                <w:rPr>
                  <w:rFonts w:ascii="Times New Roman" w:hAnsi="Times New Roman" w:cs="Times New Roman"/>
                  <w:sz w:val="24"/>
                  <w:szCs w:val="24"/>
                </w:rPr>
                <w:delText>1.27 (0.76, 2.13)</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057A754D" w14:textId="3B223EA1" w:rsidR="00B010D0" w:rsidRPr="00033637" w:rsidDel="00994FF0" w:rsidRDefault="00B010D0" w:rsidP="00F31FB2">
            <w:pPr>
              <w:spacing w:line="480" w:lineRule="auto"/>
              <w:rPr>
                <w:del w:id="10634" w:author="Mohammad Nayeem Hasan" w:date="2024-11-04T00:07:00Z"/>
                <w:rFonts w:ascii="Times New Roman" w:hAnsi="Times New Roman" w:cs="Times New Roman"/>
                <w:sz w:val="24"/>
                <w:szCs w:val="24"/>
              </w:rPr>
              <w:pPrChange w:id="10635" w:author="Mohammad Nayeem Hasan" w:date="2024-12-23T01:38:00Z" w16du:dateUtc="2024-12-22T19:38:00Z">
                <w:pPr/>
              </w:pPrChange>
            </w:pPr>
            <w:del w:id="10636" w:author="Mohammad Nayeem Hasan" w:date="2024-11-04T00:07:00Z">
              <w:r w:rsidRPr="00033637" w:rsidDel="00994FF0">
                <w:rPr>
                  <w:rFonts w:ascii="Times New Roman" w:hAnsi="Times New Roman" w:cs="Times New Roman"/>
                  <w:sz w:val="24"/>
                  <w:szCs w:val="24"/>
                </w:rPr>
                <w:delText>0.684</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45F2B5C2" w14:textId="697888C6" w:rsidR="00B010D0" w:rsidRPr="00033637" w:rsidDel="00994FF0" w:rsidRDefault="00B010D0" w:rsidP="00F31FB2">
            <w:pPr>
              <w:spacing w:line="480" w:lineRule="auto"/>
              <w:rPr>
                <w:del w:id="10637" w:author="Mohammad Nayeem Hasan" w:date="2024-11-04T00:07:00Z"/>
                <w:rFonts w:ascii="Times New Roman" w:hAnsi="Times New Roman" w:cs="Times New Roman"/>
                <w:sz w:val="24"/>
                <w:szCs w:val="24"/>
              </w:rPr>
              <w:pPrChange w:id="10638" w:author="Mohammad Nayeem Hasan" w:date="2024-12-23T01:38:00Z" w16du:dateUtc="2024-12-22T19:38:00Z">
                <w:pPr/>
              </w:pPrChange>
            </w:pPr>
            <w:del w:id="10639"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0B33A274" w14:textId="137B6A26" w:rsidR="00B010D0" w:rsidRPr="00033637" w:rsidDel="00994FF0" w:rsidRDefault="00B010D0" w:rsidP="00F31FB2">
            <w:pPr>
              <w:spacing w:line="480" w:lineRule="auto"/>
              <w:rPr>
                <w:del w:id="10640" w:author="Mohammad Nayeem Hasan" w:date="2024-11-04T00:07:00Z"/>
                <w:rFonts w:ascii="Times New Roman" w:hAnsi="Times New Roman" w:cs="Times New Roman"/>
                <w:sz w:val="24"/>
                <w:szCs w:val="24"/>
              </w:rPr>
              <w:pPrChange w:id="10641" w:author="Mohammad Nayeem Hasan" w:date="2024-12-23T01:38:00Z" w16du:dateUtc="2024-12-22T19:38:00Z">
                <w:pPr/>
              </w:pPrChange>
            </w:pPr>
            <w:del w:id="10642"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56EC00D9" w14:textId="29939659" w:rsidR="00B010D0" w:rsidRPr="00033637" w:rsidDel="00994FF0" w:rsidRDefault="00B010D0" w:rsidP="00F31FB2">
            <w:pPr>
              <w:spacing w:line="480" w:lineRule="auto"/>
              <w:rPr>
                <w:del w:id="10643" w:author="Mohammad Nayeem Hasan" w:date="2024-11-04T00:07:00Z"/>
                <w:rFonts w:ascii="Times New Roman" w:hAnsi="Times New Roman" w:cs="Times New Roman"/>
                <w:sz w:val="24"/>
                <w:szCs w:val="24"/>
              </w:rPr>
              <w:pPrChange w:id="10644" w:author="Mohammad Nayeem Hasan" w:date="2024-12-23T01:38:00Z" w16du:dateUtc="2024-12-22T19:38:00Z">
                <w:pPr/>
              </w:pPrChange>
            </w:pPr>
            <w:del w:id="10645" w:author="Mohammad Nayeem Hasan" w:date="2024-11-04T00:07:00Z">
              <w:r w:rsidRPr="00033637" w:rsidDel="00994FF0">
                <w:rPr>
                  <w:rFonts w:ascii="Times New Roman" w:hAnsi="Times New Roman" w:cs="Times New Roman"/>
                  <w:sz w:val="24"/>
                  <w:szCs w:val="24"/>
                </w:rPr>
                <w:delText>0.59 (0.34, 1.01)</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36E97454" w14:textId="5AA3732D" w:rsidR="00B010D0" w:rsidRPr="00033637" w:rsidDel="00994FF0" w:rsidRDefault="00B010D0" w:rsidP="00F31FB2">
            <w:pPr>
              <w:spacing w:line="480" w:lineRule="auto"/>
              <w:rPr>
                <w:del w:id="10646" w:author="Mohammad Nayeem Hasan" w:date="2024-11-04T00:07:00Z"/>
                <w:rFonts w:ascii="Times New Roman" w:hAnsi="Times New Roman" w:cs="Times New Roman"/>
                <w:sz w:val="24"/>
                <w:szCs w:val="24"/>
              </w:rPr>
              <w:pPrChange w:id="10647" w:author="Mohammad Nayeem Hasan" w:date="2024-12-23T01:38:00Z" w16du:dateUtc="2024-12-22T19:38:00Z">
                <w:pPr/>
              </w:pPrChange>
            </w:pPr>
            <w:del w:id="10648" w:author="Mohammad Nayeem Hasan" w:date="2024-11-04T00:07:00Z">
              <w:r w:rsidRPr="00033637" w:rsidDel="00994FF0">
                <w:rPr>
                  <w:rFonts w:ascii="Times New Roman" w:hAnsi="Times New Roman" w:cs="Times New Roman"/>
                  <w:sz w:val="24"/>
                  <w:szCs w:val="24"/>
                </w:rPr>
                <w:delText>0.056</w:delText>
              </w:r>
            </w:del>
          </w:p>
        </w:tc>
      </w:tr>
      <w:tr w:rsidR="00B010D0" w:rsidRPr="00033637" w:rsidDel="00994FF0" w14:paraId="67CD840D" w14:textId="0F33DFF6" w:rsidTr="00BE6175">
        <w:trPr>
          <w:trHeight w:val="138"/>
          <w:jc w:val="center"/>
          <w:del w:id="10649"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39C66853" w14:textId="78B092CC" w:rsidR="00B010D0" w:rsidRPr="00033637" w:rsidDel="00994FF0" w:rsidRDefault="00B010D0" w:rsidP="00F31FB2">
            <w:pPr>
              <w:spacing w:line="480" w:lineRule="auto"/>
              <w:rPr>
                <w:del w:id="10650" w:author="Mohammad Nayeem Hasan" w:date="2024-11-04T00:07:00Z"/>
                <w:rFonts w:ascii="Times New Roman" w:hAnsi="Times New Roman" w:cs="Times New Roman"/>
                <w:sz w:val="24"/>
                <w:szCs w:val="24"/>
              </w:rPr>
              <w:pPrChange w:id="10651" w:author="Mohammad Nayeem Hasan" w:date="2024-12-23T01:38:00Z" w16du:dateUtc="2024-12-22T19:38:00Z">
                <w:pPr/>
              </w:pPrChange>
            </w:pPr>
            <w:del w:id="10652" w:author="Mohammad Nayeem Hasan" w:date="2024-11-04T00:07:00Z">
              <w:r w:rsidRPr="00033637" w:rsidDel="00994FF0">
                <w:rPr>
                  <w:rFonts w:ascii="Times New Roman" w:hAnsi="Times New Roman" w:cs="Times New Roman"/>
                  <w:sz w:val="24"/>
                  <w:szCs w:val="24"/>
                </w:rPr>
                <w:delText>Other</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0B9CFF90" w14:textId="7FBA6726" w:rsidR="00B010D0" w:rsidRPr="00033637" w:rsidDel="00994FF0" w:rsidRDefault="00B010D0" w:rsidP="00F31FB2">
            <w:pPr>
              <w:spacing w:line="480" w:lineRule="auto"/>
              <w:rPr>
                <w:del w:id="10653" w:author="Mohammad Nayeem Hasan" w:date="2024-11-04T00:07:00Z"/>
                <w:rFonts w:ascii="Times New Roman" w:hAnsi="Times New Roman" w:cs="Times New Roman"/>
                <w:sz w:val="24"/>
                <w:szCs w:val="24"/>
              </w:rPr>
              <w:pPrChange w:id="10654" w:author="Mohammad Nayeem Hasan" w:date="2024-12-23T01:38:00Z" w16du:dateUtc="2024-12-22T19:38:00Z">
                <w:pPr/>
              </w:pPrChange>
            </w:pPr>
            <w:del w:id="10655" w:author="Mohammad Nayeem Hasan" w:date="2024-11-03T22:38:00Z">
              <w:r w:rsidRPr="00033637" w:rsidDel="00302153">
                <w:rPr>
                  <w:rFonts w:ascii="Times New Roman" w:hAnsi="Times New Roman" w:cs="Times New Roman"/>
                  <w:sz w:val="24"/>
                  <w:szCs w:val="24"/>
                </w:rPr>
                <w:delText>Ref.</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2104EEC3" w14:textId="76C0D205" w:rsidR="00B010D0" w:rsidRPr="00033637" w:rsidDel="00994FF0" w:rsidRDefault="00B010D0" w:rsidP="00F31FB2">
            <w:pPr>
              <w:spacing w:line="480" w:lineRule="auto"/>
              <w:rPr>
                <w:del w:id="10656" w:author="Mohammad Nayeem Hasan" w:date="2024-11-04T00:07:00Z"/>
                <w:rFonts w:ascii="Times New Roman" w:hAnsi="Times New Roman" w:cs="Times New Roman"/>
                <w:sz w:val="24"/>
                <w:szCs w:val="24"/>
              </w:rPr>
              <w:pPrChange w:id="10657" w:author="Mohammad Nayeem Hasan" w:date="2024-12-23T01:38:00Z" w16du:dateUtc="2024-12-22T19:38:00Z">
                <w:pPr/>
              </w:pPrChange>
            </w:pPr>
            <w:del w:id="10658"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55487233" w14:textId="4048D026" w:rsidR="00B010D0" w:rsidRPr="00033637" w:rsidDel="00994FF0" w:rsidRDefault="00B010D0" w:rsidP="00F31FB2">
            <w:pPr>
              <w:spacing w:line="480" w:lineRule="auto"/>
              <w:rPr>
                <w:del w:id="10659" w:author="Mohammad Nayeem Hasan" w:date="2024-11-04T00:07:00Z"/>
                <w:rFonts w:ascii="Times New Roman" w:hAnsi="Times New Roman" w:cs="Times New Roman"/>
                <w:sz w:val="24"/>
                <w:szCs w:val="24"/>
              </w:rPr>
              <w:pPrChange w:id="10660" w:author="Mohammad Nayeem Hasan" w:date="2024-12-23T01:38:00Z" w16du:dateUtc="2024-12-22T19:38:00Z">
                <w:pPr/>
              </w:pPrChange>
            </w:pPr>
            <w:del w:id="10661"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5751F3AE" w14:textId="19179EF5" w:rsidR="00B010D0" w:rsidRPr="00033637" w:rsidDel="00994FF0" w:rsidRDefault="00B010D0" w:rsidP="00F31FB2">
            <w:pPr>
              <w:spacing w:line="480" w:lineRule="auto"/>
              <w:rPr>
                <w:del w:id="10662" w:author="Mohammad Nayeem Hasan" w:date="2024-11-04T00:07:00Z"/>
                <w:rFonts w:ascii="Times New Roman" w:hAnsi="Times New Roman" w:cs="Times New Roman"/>
                <w:sz w:val="24"/>
                <w:szCs w:val="24"/>
              </w:rPr>
              <w:pPrChange w:id="10663" w:author="Mohammad Nayeem Hasan" w:date="2024-12-23T01:38:00Z" w16du:dateUtc="2024-12-22T19:38:00Z">
                <w:pPr/>
              </w:pPrChange>
            </w:pPr>
            <w:del w:id="10664"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7DFE3C4A" w14:textId="57FFA4D8" w:rsidR="00B010D0" w:rsidRPr="00033637" w:rsidDel="00994FF0" w:rsidRDefault="00B010D0" w:rsidP="00F31FB2">
            <w:pPr>
              <w:spacing w:line="480" w:lineRule="auto"/>
              <w:rPr>
                <w:del w:id="10665" w:author="Mohammad Nayeem Hasan" w:date="2024-11-04T00:07:00Z"/>
                <w:rFonts w:ascii="Times New Roman" w:hAnsi="Times New Roman" w:cs="Times New Roman"/>
                <w:sz w:val="24"/>
                <w:szCs w:val="24"/>
              </w:rPr>
              <w:pPrChange w:id="10666" w:author="Mohammad Nayeem Hasan" w:date="2024-12-23T01:38:00Z" w16du:dateUtc="2024-12-22T19:38:00Z">
                <w:pPr/>
              </w:pPrChange>
            </w:pPr>
            <w:del w:id="10667" w:author="Mohammad Nayeem Hasan" w:date="2024-11-03T22:38:00Z">
              <w:r w:rsidRPr="00033637" w:rsidDel="00302153">
                <w:rPr>
                  <w:rFonts w:ascii="Times New Roman" w:hAnsi="Times New Roman" w:cs="Times New Roman"/>
                  <w:sz w:val="24"/>
                  <w:szCs w:val="24"/>
                </w:rPr>
                <w:delText>Ref.</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1D5BDA2C" w14:textId="6317480C" w:rsidR="00B010D0" w:rsidRPr="00033637" w:rsidDel="00994FF0" w:rsidRDefault="00B010D0" w:rsidP="00F31FB2">
            <w:pPr>
              <w:spacing w:line="480" w:lineRule="auto"/>
              <w:rPr>
                <w:del w:id="10668" w:author="Mohammad Nayeem Hasan" w:date="2024-11-04T00:07:00Z"/>
                <w:rFonts w:ascii="Times New Roman" w:hAnsi="Times New Roman" w:cs="Times New Roman"/>
                <w:sz w:val="24"/>
                <w:szCs w:val="24"/>
              </w:rPr>
              <w:pPrChange w:id="10669" w:author="Mohammad Nayeem Hasan" w:date="2024-12-23T01:38:00Z" w16du:dateUtc="2024-12-22T19:38:00Z">
                <w:pPr/>
              </w:pPrChange>
            </w:pPr>
            <w:del w:id="10670" w:author="Mohammad Nayeem Hasan" w:date="2024-11-04T00:07:00Z">
              <w:r w:rsidRPr="00033637" w:rsidDel="00994FF0">
                <w:rPr>
                  <w:rFonts w:ascii="Times New Roman" w:hAnsi="Times New Roman" w:cs="Times New Roman"/>
                  <w:sz w:val="24"/>
                  <w:szCs w:val="24"/>
                </w:rPr>
                <w:delText>-</w:delText>
              </w:r>
            </w:del>
          </w:p>
        </w:tc>
      </w:tr>
      <w:tr w:rsidR="00072E76" w:rsidRPr="00033637" w:rsidDel="00994FF0" w14:paraId="5EEDCC83" w14:textId="77777777" w:rsidTr="00302153">
        <w:trPr>
          <w:trHeight w:val="138"/>
          <w:jc w:val="center"/>
          <w:del w:id="10671"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524FDE28" w14:textId="72FA2200" w:rsidR="00B010D0" w:rsidRPr="00033637" w:rsidDel="00994FF0" w:rsidRDefault="00B010D0" w:rsidP="00F31FB2">
            <w:pPr>
              <w:spacing w:line="480" w:lineRule="auto"/>
              <w:rPr>
                <w:del w:id="10672" w:author="Mohammad Nayeem Hasan" w:date="2024-11-04T00:07:00Z"/>
                <w:rFonts w:ascii="Times New Roman" w:hAnsi="Times New Roman" w:cs="Times New Roman"/>
                <w:sz w:val="24"/>
                <w:szCs w:val="24"/>
              </w:rPr>
              <w:pPrChange w:id="10673" w:author="Mohammad Nayeem Hasan" w:date="2024-12-23T01:38:00Z" w16du:dateUtc="2024-12-22T19:38:00Z">
                <w:pPr/>
              </w:pPrChange>
            </w:pPr>
            <w:del w:id="10674" w:author="Mohammad Nayeem Hasan" w:date="2024-11-04T00:07:00Z">
              <w:r w:rsidRPr="00033637" w:rsidDel="00994FF0">
                <w:rPr>
                  <w:rFonts w:ascii="Times New Roman" w:hAnsi="Times New Roman" w:cs="Times New Roman"/>
                  <w:sz w:val="24"/>
                  <w:szCs w:val="24"/>
                </w:rPr>
                <w:delText>Toilet facilities shared</w:delText>
              </w:r>
            </w:del>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5D0A92E6" w14:textId="00F75AA8" w:rsidR="00B010D0" w:rsidRPr="00033637" w:rsidDel="00994FF0" w:rsidRDefault="00B010D0" w:rsidP="00F31FB2">
            <w:pPr>
              <w:spacing w:line="480" w:lineRule="auto"/>
              <w:rPr>
                <w:del w:id="10675" w:author="Mohammad Nayeem Hasan" w:date="2024-11-04T00:07:00Z"/>
                <w:rFonts w:ascii="Times New Roman" w:hAnsi="Times New Roman" w:cs="Times New Roman"/>
                <w:sz w:val="24"/>
                <w:szCs w:val="24"/>
              </w:rPr>
              <w:pPrChange w:id="10676"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79B270BF" w14:textId="2C5D8DDD" w:rsidR="00B010D0" w:rsidRPr="00033637" w:rsidDel="00994FF0" w:rsidRDefault="00B010D0" w:rsidP="00F31FB2">
            <w:pPr>
              <w:spacing w:line="480" w:lineRule="auto"/>
              <w:rPr>
                <w:del w:id="10677" w:author="Mohammad Nayeem Hasan" w:date="2024-11-04T00:07:00Z"/>
                <w:rFonts w:ascii="Times New Roman" w:hAnsi="Times New Roman" w:cs="Times New Roman"/>
                <w:sz w:val="24"/>
                <w:szCs w:val="24"/>
              </w:rPr>
              <w:pPrChange w:id="10678"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4D9C3E81" w14:textId="1C181EEC" w:rsidR="00B010D0" w:rsidRPr="00033637" w:rsidDel="00994FF0" w:rsidRDefault="00B010D0" w:rsidP="00F31FB2">
            <w:pPr>
              <w:spacing w:line="480" w:lineRule="auto"/>
              <w:rPr>
                <w:del w:id="10679" w:author="Mohammad Nayeem Hasan" w:date="2024-11-04T00:07:00Z"/>
                <w:rFonts w:ascii="Times New Roman" w:hAnsi="Times New Roman" w:cs="Times New Roman"/>
                <w:sz w:val="24"/>
                <w:szCs w:val="24"/>
              </w:rPr>
              <w:pPrChange w:id="10680" w:author="Mohammad Nayeem Hasan" w:date="2024-12-23T01:38:00Z" w16du:dateUtc="2024-12-22T19:38:00Z">
                <w:pPr/>
              </w:pPrChange>
            </w:pPr>
          </w:p>
        </w:tc>
      </w:tr>
      <w:tr w:rsidR="00B010D0" w:rsidRPr="00033637" w:rsidDel="00994FF0" w14:paraId="3D34231F" w14:textId="1FD015D7" w:rsidTr="00BE6175">
        <w:trPr>
          <w:trHeight w:val="107"/>
          <w:jc w:val="center"/>
          <w:del w:id="10681"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4A47163B" w14:textId="442F8E22" w:rsidR="00B010D0" w:rsidRPr="00033637" w:rsidDel="00994FF0" w:rsidRDefault="00B010D0" w:rsidP="00F31FB2">
            <w:pPr>
              <w:spacing w:line="480" w:lineRule="auto"/>
              <w:rPr>
                <w:del w:id="10682" w:author="Mohammad Nayeem Hasan" w:date="2024-11-04T00:07:00Z"/>
                <w:rFonts w:ascii="Times New Roman" w:hAnsi="Times New Roman" w:cs="Times New Roman"/>
                <w:sz w:val="24"/>
                <w:szCs w:val="24"/>
              </w:rPr>
              <w:pPrChange w:id="10683" w:author="Mohammad Nayeem Hasan" w:date="2024-12-23T01:38:00Z" w16du:dateUtc="2024-12-22T19:38:00Z">
                <w:pPr/>
              </w:pPrChange>
            </w:pPr>
            <w:del w:id="10684" w:author="Mohammad Nayeem Hasan" w:date="2024-11-04T00:07:00Z">
              <w:r w:rsidRPr="00033637" w:rsidDel="00994FF0">
                <w:rPr>
                  <w:rFonts w:ascii="Times New Roman" w:hAnsi="Times New Roman" w:cs="Times New Roman"/>
                  <w:sz w:val="24"/>
                  <w:szCs w:val="24"/>
                </w:rPr>
                <w:delText>Yes</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242CBD5C" w14:textId="30D15B90" w:rsidR="00B010D0" w:rsidRPr="00033637" w:rsidDel="00994FF0" w:rsidRDefault="00B010D0" w:rsidP="00F31FB2">
            <w:pPr>
              <w:spacing w:line="480" w:lineRule="auto"/>
              <w:rPr>
                <w:del w:id="10685" w:author="Mohammad Nayeem Hasan" w:date="2024-11-04T00:07:00Z"/>
                <w:rFonts w:ascii="Times New Roman" w:hAnsi="Times New Roman" w:cs="Times New Roman"/>
                <w:sz w:val="24"/>
                <w:szCs w:val="24"/>
              </w:rPr>
              <w:pPrChange w:id="10686" w:author="Mohammad Nayeem Hasan" w:date="2024-12-23T01:38:00Z" w16du:dateUtc="2024-12-22T19:38:00Z">
                <w:pPr/>
              </w:pPrChange>
            </w:pPr>
            <w:del w:id="10687" w:author="Mohammad Nayeem Hasan" w:date="2024-11-04T00:07:00Z">
              <w:r w:rsidRPr="00033637" w:rsidDel="00994FF0">
                <w:rPr>
                  <w:rFonts w:ascii="Times New Roman" w:hAnsi="Times New Roman" w:cs="Times New Roman"/>
                  <w:sz w:val="24"/>
                  <w:szCs w:val="24"/>
                </w:rPr>
                <w:delText>1.07 (0.96, 1.20)</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636949C9" w14:textId="58D4BCBD" w:rsidR="00B010D0" w:rsidRPr="00033637" w:rsidDel="00994FF0" w:rsidRDefault="00B010D0" w:rsidP="00F31FB2">
            <w:pPr>
              <w:spacing w:line="480" w:lineRule="auto"/>
              <w:rPr>
                <w:del w:id="10688" w:author="Mohammad Nayeem Hasan" w:date="2024-11-04T00:07:00Z"/>
                <w:rFonts w:ascii="Times New Roman" w:hAnsi="Times New Roman" w:cs="Times New Roman"/>
                <w:sz w:val="24"/>
                <w:szCs w:val="24"/>
              </w:rPr>
              <w:pPrChange w:id="10689" w:author="Mohammad Nayeem Hasan" w:date="2024-12-23T01:38:00Z" w16du:dateUtc="2024-12-22T19:38:00Z">
                <w:pPr/>
              </w:pPrChange>
            </w:pPr>
            <w:del w:id="10690" w:author="Mohammad Nayeem Hasan" w:date="2024-11-04T00:07:00Z">
              <w:r w:rsidRPr="00033637" w:rsidDel="00994FF0">
                <w:rPr>
                  <w:rFonts w:ascii="Times New Roman" w:hAnsi="Times New Roman" w:cs="Times New Roman"/>
                  <w:sz w:val="24"/>
                  <w:szCs w:val="24"/>
                </w:rPr>
                <w:delText>0.210</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59409C47" w14:textId="2BFFA3AB" w:rsidR="00B010D0" w:rsidRPr="00033637" w:rsidDel="00994FF0" w:rsidRDefault="00B010D0" w:rsidP="00F31FB2">
            <w:pPr>
              <w:spacing w:line="480" w:lineRule="auto"/>
              <w:rPr>
                <w:del w:id="10691" w:author="Mohammad Nayeem Hasan" w:date="2024-11-04T00:07:00Z"/>
                <w:rFonts w:ascii="Times New Roman" w:hAnsi="Times New Roman" w:cs="Times New Roman"/>
                <w:sz w:val="24"/>
                <w:szCs w:val="24"/>
              </w:rPr>
              <w:pPrChange w:id="10692" w:author="Mohammad Nayeem Hasan" w:date="2024-12-23T01:38:00Z" w16du:dateUtc="2024-12-22T19:38:00Z">
                <w:pPr/>
              </w:pPrChange>
            </w:pPr>
            <w:del w:id="10693" w:author="Mohammad Nayeem Hasan" w:date="2024-11-04T00:07:00Z">
              <w:r w:rsidRPr="00033637" w:rsidDel="00994FF0">
                <w:rPr>
                  <w:rFonts w:ascii="Times New Roman" w:hAnsi="Times New Roman" w:cs="Times New Roman"/>
                  <w:sz w:val="24"/>
                  <w:szCs w:val="24"/>
                </w:rPr>
                <w:delText>0.60 (0.36, 0.99)</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1EB83E17" w14:textId="0E97C86D" w:rsidR="00B010D0" w:rsidRPr="00033637" w:rsidDel="00994FF0" w:rsidRDefault="00B010D0" w:rsidP="00F31FB2">
            <w:pPr>
              <w:spacing w:line="480" w:lineRule="auto"/>
              <w:rPr>
                <w:del w:id="10694" w:author="Mohammad Nayeem Hasan" w:date="2024-11-04T00:07:00Z"/>
                <w:rFonts w:ascii="Times New Roman" w:hAnsi="Times New Roman" w:cs="Times New Roman"/>
                <w:sz w:val="24"/>
                <w:szCs w:val="24"/>
                <w:rPrChange w:id="10695" w:author="Mohammad Nayeem Hasan" w:date="2024-12-23T01:53:00Z" w16du:dateUtc="2024-12-22T19:53:00Z">
                  <w:rPr>
                    <w:del w:id="10696" w:author="Mohammad Nayeem Hasan" w:date="2024-11-04T00:07:00Z"/>
                    <w:rFonts w:ascii="Times New Roman" w:hAnsi="Times New Roman" w:cs="Times New Roman"/>
                    <w:b/>
                    <w:bCs/>
                    <w:sz w:val="24"/>
                    <w:szCs w:val="24"/>
                  </w:rPr>
                </w:rPrChange>
              </w:rPr>
              <w:pPrChange w:id="10697" w:author="Mohammad Nayeem Hasan" w:date="2024-12-23T01:38:00Z" w16du:dateUtc="2024-12-22T19:38:00Z">
                <w:pPr/>
              </w:pPrChange>
            </w:pPr>
            <w:del w:id="10698" w:author="Mohammad Nayeem Hasan" w:date="2024-11-04T00:07:00Z">
              <w:r w:rsidRPr="00033637" w:rsidDel="00994FF0">
                <w:rPr>
                  <w:rFonts w:ascii="Times New Roman" w:hAnsi="Times New Roman" w:cs="Times New Roman"/>
                  <w:sz w:val="24"/>
                  <w:szCs w:val="24"/>
                  <w:rPrChange w:id="10699" w:author="Mohammad Nayeem Hasan" w:date="2024-12-23T01:53:00Z" w16du:dateUtc="2024-12-22T19:53:00Z">
                    <w:rPr>
                      <w:rFonts w:ascii="Times New Roman" w:hAnsi="Times New Roman" w:cs="Times New Roman"/>
                      <w:b/>
                      <w:bCs/>
                      <w:sz w:val="24"/>
                      <w:szCs w:val="24"/>
                    </w:rPr>
                  </w:rPrChange>
                </w:rPr>
                <w:delText>0.047</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1D32BA38" w14:textId="01DC9F86" w:rsidR="00B010D0" w:rsidRPr="00033637" w:rsidDel="00994FF0" w:rsidRDefault="00B010D0" w:rsidP="00F31FB2">
            <w:pPr>
              <w:spacing w:line="480" w:lineRule="auto"/>
              <w:rPr>
                <w:del w:id="10700" w:author="Mohammad Nayeem Hasan" w:date="2024-11-04T00:07:00Z"/>
                <w:rFonts w:ascii="Times New Roman" w:hAnsi="Times New Roman" w:cs="Times New Roman"/>
                <w:sz w:val="24"/>
                <w:szCs w:val="24"/>
              </w:rPr>
              <w:pPrChange w:id="10701" w:author="Mohammad Nayeem Hasan" w:date="2024-12-23T01:38:00Z" w16du:dateUtc="2024-12-22T19:38:00Z">
                <w:pPr/>
              </w:pPrChange>
            </w:pPr>
            <w:del w:id="10702" w:author="Mohammad Nayeem Hasan" w:date="2024-11-04T00:07:00Z">
              <w:r w:rsidRPr="00033637" w:rsidDel="00994FF0">
                <w:rPr>
                  <w:rFonts w:ascii="Times New Roman" w:hAnsi="Times New Roman" w:cs="Times New Roman"/>
                  <w:sz w:val="24"/>
                  <w:szCs w:val="24"/>
                </w:rPr>
                <w:delText>1.23 (1.07, 1.42)</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3E1EC338" w14:textId="4C52CEB0" w:rsidR="00B010D0" w:rsidRPr="00033637" w:rsidDel="00994FF0" w:rsidRDefault="00B010D0" w:rsidP="00F31FB2">
            <w:pPr>
              <w:spacing w:line="480" w:lineRule="auto"/>
              <w:rPr>
                <w:del w:id="10703" w:author="Mohammad Nayeem Hasan" w:date="2024-11-04T00:07:00Z"/>
                <w:rFonts w:ascii="Times New Roman" w:hAnsi="Times New Roman" w:cs="Times New Roman"/>
                <w:sz w:val="24"/>
                <w:szCs w:val="24"/>
                <w:rPrChange w:id="10704" w:author="Mohammad Nayeem Hasan" w:date="2024-12-23T01:53:00Z" w16du:dateUtc="2024-12-22T19:53:00Z">
                  <w:rPr>
                    <w:del w:id="10705" w:author="Mohammad Nayeem Hasan" w:date="2024-11-04T00:07:00Z"/>
                    <w:rFonts w:ascii="Times New Roman" w:hAnsi="Times New Roman" w:cs="Times New Roman"/>
                    <w:b/>
                    <w:bCs/>
                    <w:sz w:val="24"/>
                    <w:szCs w:val="24"/>
                  </w:rPr>
                </w:rPrChange>
              </w:rPr>
              <w:pPrChange w:id="10706" w:author="Mohammad Nayeem Hasan" w:date="2024-12-23T01:38:00Z" w16du:dateUtc="2024-12-22T19:38:00Z">
                <w:pPr/>
              </w:pPrChange>
            </w:pPr>
            <w:del w:id="10707" w:author="Mohammad Nayeem Hasan" w:date="2024-11-04T00:07:00Z">
              <w:r w:rsidRPr="00033637" w:rsidDel="00994FF0">
                <w:rPr>
                  <w:rFonts w:ascii="Times New Roman" w:hAnsi="Times New Roman" w:cs="Times New Roman"/>
                  <w:sz w:val="24"/>
                  <w:szCs w:val="24"/>
                  <w:rPrChange w:id="10708" w:author="Mohammad Nayeem Hasan" w:date="2024-12-23T01:53:00Z" w16du:dateUtc="2024-12-22T19:53:00Z">
                    <w:rPr>
                      <w:rFonts w:ascii="Times New Roman" w:hAnsi="Times New Roman" w:cs="Times New Roman"/>
                      <w:b/>
                      <w:bCs/>
                      <w:sz w:val="24"/>
                      <w:szCs w:val="24"/>
                    </w:rPr>
                  </w:rPrChange>
                </w:rPr>
                <w:delText>0.004</w:delText>
              </w:r>
            </w:del>
          </w:p>
        </w:tc>
      </w:tr>
      <w:tr w:rsidR="00B010D0" w:rsidRPr="00033637" w:rsidDel="00994FF0" w14:paraId="22F42DAE" w14:textId="79DB287F" w:rsidTr="00BE6175">
        <w:trPr>
          <w:trHeight w:val="288"/>
          <w:jc w:val="center"/>
          <w:del w:id="10709"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143425B2" w14:textId="6ACD7B13" w:rsidR="00B010D0" w:rsidRPr="00033637" w:rsidDel="00994FF0" w:rsidRDefault="00B010D0" w:rsidP="00F31FB2">
            <w:pPr>
              <w:spacing w:line="480" w:lineRule="auto"/>
              <w:rPr>
                <w:del w:id="10710" w:author="Mohammad Nayeem Hasan" w:date="2024-11-04T00:07:00Z"/>
                <w:rFonts w:ascii="Times New Roman" w:hAnsi="Times New Roman" w:cs="Times New Roman"/>
                <w:sz w:val="24"/>
                <w:szCs w:val="24"/>
              </w:rPr>
              <w:pPrChange w:id="10711" w:author="Mohammad Nayeem Hasan" w:date="2024-12-23T01:38:00Z" w16du:dateUtc="2024-12-22T19:38:00Z">
                <w:pPr/>
              </w:pPrChange>
            </w:pPr>
            <w:del w:id="10712" w:author="Mohammad Nayeem Hasan" w:date="2024-11-04T00:07:00Z">
              <w:r w:rsidRPr="00033637" w:rsidDel="00994FF0">
                <w:rPr>
                  <w:rFonts w:ascii="Times New Roman" w:hAnsi="Times New Roman" w:cs="Times New Roman"/>
                  <w:sz w:val="24"/>
                  <w:szCs w:val="24"/>
                </w:rPr>
                <w:delText>No</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2F96D171" w14:textId="1ABDAD22" w:rsidR="00B010D0" w:rsidRPr="00033637" w:rsidDel="00994FF0" w:rsidRDefault="00B010D0" w:rsidP="00F31FB2">
            <w:pPr>
              <w:spacing w:line="480" w:lineRule="auto"/>
              <w:rPr>
                <w:del w:id="10713" w:author="Mohammad Nayeem Hasan" w:date="2024-11-04T00:07:00Z"/>
                <w:rFonts w:ascii="Times New Roman" w:hAnsi="Times New Roman" w:cs="Times New Roman"/>
                <w:sz w:val="24"/>
                <w:szCs w:val="24"/>
              </w:rPr>
              <w:pPrChange w:id="10714" w:author="Mohammad Nayeem Hasan" w:date="2024-12-23T01:38:00Z" w16du:dateUtc="2024-12-22T19:38:00Z">
                <w:pPr/>
              </w:pPrChange>
            </w:pPr>
            <w:del w:id="10715" w:author="Mohammad Nayeem Hasan" w:date="2024-11-03T22:38:00Z">
              <w:r w:rsidRPr="00033637" w:rsidDel="00302153">
                <w:rPr>
                  <w:rFonts w:ascii="Times New Roman" w:hAnsi="Times New Roman" w:cs="Times New Roman"/>
                  <w:sz w:val="24"/>
                  <w:szCs w:val="24"/>
                </w:rPr>
                <w:delText>Ref.</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47EDA33C" w14:textId="2FA787F9" w:rsidR="00B010D0" w:rsidRPr="00033637" w:rsidDel="00994FF0" w:rsidRDefault="00B010D0" w:rsidP="00F31FB2">
            <w:pPr>
              <w:spacing w:line="480" w:lineRule="auto"/>
              <w:rPr>
                <w:del w:id="10716" w:author="Mohammad Nayeem Hasan" w:date="2024-11-04T00:07:00Z"/>
                <w:rFonts w:ascii="Times New Roman" w:hAnsi="Times New Roman" w:cs="Times New Roman"/>
                <w:sz w:val="24"/>
                <w:szCs w:val="24"/>
              </w:rPr>
              <w:pPrChange w:id="10717" w:author="Mohammad Nayeem Hasan" w:date="2024-12-23T01:38:00Z" w16du:dateUtc="2024-12-22T19:38:00Z">
                <w:pPr/>
              </w:pPrChange>
            </w:pPr>
            <w:del w:id="10718"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029BFDB5" w14:textId="3F3A87DF" w:rsidR="00B010D0" w:rsidRPr="00033637" w:rsidDel="00994FF0" w:rsidRDefault="00B010D0" w:rsidP="00F31FB2">
            <w:pPr>
              <w:spacing w:line="480" w:lineRule="auto"/>
              <w:rPr>
                <w:del w:id="10719" w:author="Mohammad Nayeem Hasan" w:date="2024-11-04T00:07:00Z"/>
                <w:rFonts w:ascii="Times New Roman" w:hAnsi="Times New Roman" w:cs="Times New Roman"/>
                <w:sz w:val="24"/>
                <w:szCs w:val="24"/>
              </w:rPr>
              <w:pPrChange w:id="10720" w:author="Mohammad Nayeem Hasan" w:date="2024-12-23T01:38:00Z" w16du:dateUtc="2024-12-22T19:38:00Z">
                <w:pPr/>
              </w:pPrChange>
            </w:pPr>
            <w:del w:id="10721" w:author="Mohammad Nayeem Hasan" w:date="2024-11-03T22:38:00Z">
              <w:r w:rsidRPr="00033637" w:rsidDel="00302153">
                <w:rPr>
                  <w:rFonts w:ascii="Times New Roman" w:hAnsi="Times New Roman" w:cs="Times New Roman"/>
                  <w:sz w:val="24"/>
                  <w:szCs w:val="24"/>
                </w:rPr>
                <w:delText>Ref</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3560B21E" w14:textId="6A630A82" w:rsidR="00B010D0" w:rsidRPr="00033637" w:rsidDel="00994FF0" w:rsidRDefault="00B010D0" w:rsidP="00F31FB2">
            <w:pPr>
              <w:spacing w:line="480" w:lineRule="auto"/>
              <w:rPr>
                <w:del w:id="10722" w:author="Mohammad Nayeem Hasan" w:date="2024-11-04T00:07:00Z"/>
                <w:rFonts w:ascii="Times New Roman" w:hAnsi="Times New Roman" w:cs="Times New Roman"/>
                <w:sz w:val="24"/>
                <w:szCs w:val="24"/>
              </w:rPr>
              <w:pPrChange w:id="10723" w:author="Mohammad Nayeem Hasan" w:date="2024-12-23T01:38:00Z" w16du:dateUtc="2024-12-22T19:38:00Z">
                <w:pPr/>
              </w:pPrChange>
            </w:pPr>
            <w:del w:id="10724"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599DE691" w14:textId="5F3D9116" w:rsidR="00B010D0" w:rsidRPr="00033637" w:rsidDel="00994FF0" w:rsidRDefault="00B010D0" w:rsidP="00F31FB2">
            <w:pPr>
              <w:spacing w:line="480" w:lineRule="auto"/>
              <w:rPr>
                <w:del w:id="10725" w:author="Mohammad Nayeem Hasan" w:date="2024-11-04T00:07:00Z"/>
                <w:rFonts w:ascii="Times New Roman" w:hAnsi="Times New Roman" w:cs="Times New Roman"/>
                <w:sz w:val="24"/>
                <w:szCs w:val="24"/>
              </w:rPr>
              <w:pPrChange w:id="10726" w:author="Mohammad Nayeem Hasan" w:date="2024-12-23T01:38:00Z" w16du:dateUtc="2024-12-22T19:38:00Z">
                <w:pPr/>
              </w:pPrChange>
            </w:pPr>
            <w:del w:id="10727" w:author="Mohammad Nayeem Hasan" w:date="2024-11-03T22:38:00Z">
              <w:r w:rsidRPr="00033637" w:rsidDel="00302153">
                <w:rPr>
                  <w:rFonts w:ascii="Times New Roman" w:hAnsi="Times New Roman" w:cs="Times New Roman"/>
                  <w:sz w:val="24"/>
                  <w:szCs w:val="24"/>
                </w:rPr>
                <w:delText>Ref.</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19A325F7" w14:textId="4310E2D7" w:rsidR="00B010D0" w:rsidRPr="00033637" w:rsidDel="00994FF0" w:rsidRDefault="00B010D0" w:rsidP="00F31FB2">
            <w:pPr>
              <w:spacing w:line="480" w:lineRule="auto"/>
              <w:rPr>
                <w:del w:id="10728" w:author="Mohammad Nayeem Hasan" w:date="2024-11-04T00:07:00Z"/>
                <w:rFonts w:ascii="Times New Roman" w:hAnsi="Times New Roman" w:cs="Times New Roman"/>
                <w:sz w:val="24"/>
                <w:szCs w:val="24"/>
              </w:rPr>
              <w:pPrChange w:id="10729" w:author="Mohammad Nayeem Hasan" w:date="2024-12-23T01:38:00Z" w16du:dateUtc="2024-12-22T19:38:00Z">
                <w:pPr/>
              </w:pPrChange>
            </w:pPr>
            <w:del w:id="10730" w:author="Mohammad Nayeem Hasan" w:date="2024-11-04T00:07:00Z">
              <w:r w:rsidRPr="00033637" w:rsidDel="00994FF0">
                <w:rPr>
                  <w:rFonts w:ascii="Times New Roman" w:hAnsi="Times New Roman" w:cs="Times New Roman"/>
                  <w:sz w:val="24"/>
                  <w:szCs w:val="24"/>
                </w:rPr>
                <w:delText>-</w:delText>
              </w:r>
            </w:del>
          </w:p>
        </w:tc>
      </w:tr>
      <w:tr w:rsidR="00072E76" w:rsidRPr="00033637" w:rsidDel="00994FF0" w14:paraId="63CBAC1B" w14:textId="77777777" w:rsidTr="00302153">
        <w:trPr>
          <w:trHeight w:val="288"/>
          <w:jc w:val="center"/>
          <w:del w:id="10731"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0C89217D" w14:textId="0542B0EA" w:rsidR="00B010D0" w:rsidRPr="00033637" w:rsidDel="00994FF0" w:rsidRDefault="00B010D0" w:rsidP="00F31FB2">
            <w:pPr>
              <w:spacing w:line="480" w:lineRule="auto"/>
              <w:rPr>
                <w:del w:id="10732" w:author="Mohammad Nayeem Hasan" w:date="2024-11-04T00:07:00Z"/>
                <w:rFonts w:ascii="Times New Roman" w:hAnsi="Times New Roman" w:cs="Times New Roman"/>
                <w:sz w:val="24"/>
                <w:szCs w:val="24"/>
              </w:rPr>
              <w:pPrChange w:id="10733" w:author="Mohammad Nayeem Hasan" w:date="2024-12-23T01:38:00Z" w16du:dateUtc="2024-12-22T19:38:00Z">
                <w:pPr/>
              </w:pPrChange>
            </w:pPr>
            <w:del w:id="10734" w:author="Mohammad Nayeem Hasan" w:date="2024-11-04T00:07:00Z">
              <w:r w:rsidRPr="00033637" w:rsidDel="00994FF0">
                <w:rPr>
                  <w:rFonts w:ascii="Times New Roman" w:hAnsi="Times New Roman" w:cs="Times New Roman"/>
                  <w:sz w:val="24"/>
                  <w:szCs w:val="24"/>
                </w:rPr>
                <w:delText>Toilet facility type</w:delText>
              </w:r>
            </w:del>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03D67182" w14:textId="6A89BDFF" w:rsidR="00B010D0" w:rsidRPr="00033637" w:rsidDel="00994FF0" w:rsidRDefault="00B010D0" w:rsidP="00F31FB2">
            <w:pPr>
              <w:spacing w:line="480" w:lineRule="auto"/>
              <w:rPr>
                <w:del w:id="10735" w:author="Mohammad Nayeem Hasan" w:date="2024-11-04T00:07:00Z"/>
                <w:rFonts w:ascii="Times New Roman" w:hAnsi="Times New Roman" w:cs="Times New Roman"/>
                <w:sz w:val="24"/>
                <w:szCs w:val="24"/>
              </w:rPr>
              <w:pPrChange w:id="10736"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54CD4B70" w14:textId="414ADA4B" w:rsidR="00B010D0" w:rsidRPr="00033637" w:rsidDel="00994FF0" w:rsidRDefault="00B010D0" w:rsidP="00F31FB2">
            <w:pPr>
              <w:spacing w:line="480" w:lineRule="auto"/>
              <w:rPr>
                <w:del w:id="10737" w:author="Mohammad Nayeem Hasan" w:date="2024-11-04T00:07:00Z"/>
                <w:rFonts w:ascii="Times New Roman" w:hAnsi="Times New Roman" w:cs="Times New Roman"/>
                <w:sz w:val="24"/>
                <w:szCs w:val="24"/>
              </w:rPr>
              <w:pPrChange w:id="10738"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62D3DEE7" w14:textId="6FA55658" w:rsidR="00B010D0" w:rsidRPr="00033637" w:rsidDel="00994FF0" w:rsidRDefault="00B010D0" w:rsidP="00F31FB2">
            <w:pPr>
              <w:spacing w:line="480" w:lineRule="auto"/>
              <w:rPr>
                <w:del w:id="10739" w:author="Mohammad Nayeem Hasan" w:date="2024-11-04T00:07:00Z"/>
                <w:rFonts w:ascii="Times New Roman" w:hAnsi="Times New Roman" w:cs="Times New Roman"/>
                <w:sz w:val="24"/>
                <w:szCs w:val="24"/>
              </w:rPr>
              <w:pPrChange w:id="10740" w:author="Mohammad Nayeem Hasan" w:date="2024-12-23T01:38:00Z" w16du:dateUtc="2024-12-22T19:38:00Z">
                <w:pPr/>
              </w:pPrChange>
            </w:pPr>
          </w:p>
        </w:tc>
      </w:tr>
      <w:tr w:rsidR="00B010D0" w:rsidRPr="00033637" w:rsidDel="00994FF0" w14:paraId="31A80723" w14:textId="1E952862" w:rsidTr="00BE6175">
        <w:trPr>
          <w:trHeight w:val="288"/>
          <w:jc w:val="center"/>
          <w:del w:id="10741"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2EC9D0B3" w14:textId="32692CCB" w:rsidR="00B010D0" w:rsidRPr="00033637" w:rsidDel="00994FF0" w:rsidRDefault="00B010D0" w:rsidP="00F31FB2">
            <w:pPr>
              <w:spacing w:line="480" w:lineRule="auto"/>
              <w:rPr>
                <w:del w:id="10742" w:author="Mohammad Nayeem Hasan" w:date="2024-11-04T00:07:00Z"/>
                <w:rFonts w:ascii="Times New Roman" w:hAnsi="Times New Roman" w:cs="Times New Roman"/>
                <w:sz w:val="24"/>
                <w:szCs w:val="24"/>
              </w:rPr>
              <w:pPrChange w:id="10743" w:author="Mohammad Nayeem Hasan" w:date="2024-12-23T01:38:00Z" w16du:dateUtc="2024-12-22T19:38:00Z">
                <w:pPr/>
              </w:pPrChange>
            </w:pPr>
            <w:del w:id="10744" w:author="Mohammad Nayeem Hasan" w:date="2024-11-04T00:07:00Z">
              <w:r w:rsidRPr="00033637" w:rsidDel="00994FF0">
                <w:rPr>
                  <w:rFonts w:ascii="Times New Roman" w:hAnsi="Times New Roman" w:cs="Times New Roman"/>
                  <w:sz w:val="24"/>
                  <w:szCs w:val="24"/>
                </w:rPr>
                <w:delText>Non-improved</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0F58244B" w14:textId="70015903" w:rsidR="00B010D0" w:rsidRPr="00033637" w:rsidDel="00994FF0" w:rsidRDefault="00B010D0" w:rsidP="00F31FB2">
            <w:pPr>
              <w:spacing w:line="480" w:lineRule="auto"/>
              <w:rPr>
                <w:del w:id="10745" w:author="Mohammad Nayeem Hasan" w:date="2024-11-04T00:07:00Z"/>
                <w:rFonts w:ascii="Times New Roman" w:hAnsi="Times New Roman" w:cs="Times New Roman"/>
                <w:sz w:val="24"/>
                <w:szCs w:val="24"/>
              </w:rPr>
              <w:pPrChange w:id="10746" w:author="Mohammad Nayeem Hasan" w:date="2024-12-23T01:38:00Z" w16du:dateUtc="2024-12-22T19:38:00Z">
                <w:pPr/>
              </w:pPrChange>
            </w:pPr>
            <w:del w:id="10747" w:author="Mohammad Nayeem Hasan" w:date="2024-11-04T00:07:00Z">
              <w:r w:rsidRPr="00033637" w:rsidDel="00994FF0">
                <w:rPr>
                  <w:rFonts w:ascii="Times New Roman" w:hAnsi="Times New Roman" w:cs="Times New Roman"/>
                  <w:sz w:val="24"/>
                  <w:szCs w:val="24"/>
                </w:rPr>
                <w:delText>1.23 (1.08, 1.40)</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43750CBD" w14:textId="4349C895" w:rsidR="00B010D0" w:rsidRPr="00033637" w:rsidDel="00994FF0" w:rsidRDefault="00B010D0" w:rsidP="00F31FB2">
            <w:pPr>
              <w:spacing w:line="480" w:lineRule="auto"/>
              <w:rPr>
                <w:del w:id="10748" w:author="Mohammad Nayeem Hasan" w:date="2024-11-04T00:07:00Z"/>
                <w:rFonts w:ascii="Times New Roman" w:hAnsi="Times New Roman" w:cs="Times New Roman"/>
                <w:sz w:val="24"/>
                <w:szCs w:val="24"/>
              </w:rPr>
              <w:pPrChange w:id="10749" w:author="Mohammad Nayeem Hasan" w:date="2024-12-23T01:38:00Z" w16du:dateUtc="2024-12-22T19:38:00Z">
                <w:pPr/>
              </w:pPrChange>
            </w:pPr>
            <w:del w:id="10750" w:author="Mohammad Nayeem Hasan" w:date="2024-11-04T00:07:00Z">
              <w:r w:rsidRPr="00033637" w:rsidDel="00994FF0">
                <w:rPr>
                  <w:rFonts w:ascii="Times New Roman" w:hAnsi="Times New Roman" w:cs="Times New Roman"/>
                  <w:sz w:val="24"/>
                  <w:szCs w:val="24"/>
                </w:rPr>
                <w:delText>0.002</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7C76910A" w14:textId="33FB6B40" w:rsidR="00B010D0" w:rsidRPr="00033637" w:rsidDel="00994FF0" w:rsidRDefault="00B010D0" w:rsidP="00F31FB2">
            <w:pPr>
              <w:spacing w:line="480" w:lineRule="auto"/>
              <w:rPr>
                <w:del w:id="10751" w:author="Mohammad Nayeem Hasan" w:date="2024-11-04T00:07:00Z"/>
                <w:rFonts w:ascii="Times New Roman" w:hAnsi="Times New Roman" w:cs="Times New Roman"/>
                <w:sz w:val="24"/>
                <w:szCs w:val="24"/>
              </w:rPr>
              <w:pPrChange w:id="10752" w:author="Mohammad Nayeem Hasan" w:date="2024-12-23T01:38:00Z" w16du:dateUtc="2024-12-22T19:38:00Z">
                <w:pPr/>
              </w:pPrChange>
            </w:pPr>
            <w:del w:id="10753"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6BA7196D" w14:textId="0A801E3D" w:rsidR="00B010D0" w:rsidRPr="00033637" w:rsidDel="00994FF0" w:rsidRDefault="00B010D0" w:rsidP="00F31FB2">
            <w:pPr>
              <w:spacing w:line="480" w:lineRule="auto"/>
              <w:rPr>
                <w:del w:id="10754" w:author="Mohammad Nayeem Hasan" w:date="2024-11-04T00:07:00Z"/>
                <w:rFonts w:ascii="Times New Roman" w:hAnsi="Times New Roman" w:cs="Times New Roman"/>
                <w:sz w:val="24"/>
                <w:szCs w:val="24"/>
              </w:rPr>
              <w:pPrChange w:id="10755" w:author="Mohammad Nayeem Hasan" w:date="2024-12-23T01:38:00Z" w16du:dateUtc="2024-12-22T19:38:00Z">
                <w:pPr/>
              </w:pPrChange>
            </w:pPr>
            <w:del w:id="10756"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048760EA" w14:textId="686DF45B" w:rsidR="00B010D0" w:rsidRPr="00033637" w:rsidDel="00994FF0" w:rsidRDefault="00B010D0" w:rsidP="00F31FB2">
            <w:pPr>
              <w:spacing w:line="480" w:lineRule="auto"/>
              <w:rPr>
                <w:del w:id="10757" w:author="Mohammad Nayeem Hasan" w:date="2024-11-04T00:07:00Z"/>
                <w:rFonts w:ascii="Times New Roman" w:hAnsi="Times New Roman" w:cs="Times New Roman"/>
                <w:sz w:val="24"/>
                <w:szCs w:val="24"/>
              </w:rPr>
              <w:pPrChange w:id="10758" w:author="Mohammad Nayeem Hasan" w:date="2024-12-23T01:38:00Z" w16du:dateUtc="2024-12-22T19:38:00Z">
                <w:pPr/>
              </w:pPrChange>
            </w:pPr>
            <w:del w:id="10759" w:author="Mohammad Nayeem Hasan" w:date="2024-11-04T00:07:00Z">
              <w:r w:rsidRPr="00033637" w:rsidDel="00994FF0">
                <w:rPr>
                  <w:rFonts w:ascii="Times New Roman" w:hAnsi="Times New Roman" w:cs="Times New Roman"/>
                  <w:sz w:val="24"/>
                  <w:szCs w:val="24"/>
                </w:rPr>
                <w:delText>1.49 (1.08, 2.05)</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589D9D4A" w14:textId="1E1B7646" w:rsidR="00B010D0" w:rsidRPr="00033637" w:rsidDel="00994FF0" w:rsidRDefault="00B010D0" w:rsidP="00F31FB2">
            <w:pPr>
              <w:spacing w:line="480" w:lineRule="auto"/>
              <w:rPr>
                <w:del w:id="10760" w:author="Mohammad Nayeem Hasan" w:date="2024-11-04T00:07:00Z"/>
                <w:rFonts w:ascii="Times New Roman" w:hAnsi="Times New Roman" w:cs="Times New Roman"/>
                <w:sz w:val="24"/>
                <w:szCs w:val="24"/>
              </w:rPr>
              <w:pPrChange w:id="10761" w:author="Mohammad Nayeem Hasan" w:date="2024-12-23T01:38:00Z" w16du:dateUtc="2024-12-22T19:38:00Z">
                <w:pPr/>
              </w:pPrChange>
            </w:pPr>
            <w:del w:id="10762" w:author="Mohammad Nayeem Hasan" w:date="2024-11-04T00:07:00Z">
              <w:r w:rsidRPr="00033637" w:rsidDel="00994FF0">
                <w:rPr>
                  <w:rFonts w:ascii="Times New Roman" w:hAnsi="Times New Roman" w:cs="Times New Roman"/>
                  <w:sz w:val="24"/>
                  <w:szCs w:val="24"/>
                  <w:rPrChange w:id="10763" w:author="Mohammad Nayeem Hasan" w:date="2024-12-23T01:53:00Z" w16du:dateUtc="2024-12-22T19:53:00Z">
                    <w:rPr>
                      <w:rFonts w:ascii="Times New Roman" w:hAnsi="Times New Roman" w:cs="Times New Roman"/>
                      <w:b/>
                      <w:bCs/>
                      <w:sz w:val="24"/>
                      <w:szCs w:val="24"/>
                    </w:rPr>
                  </w:rPrChange>
                </w:rPr>
                <w:delText>0.015</w:delText>
              </w:r>
            </w:del>
          </w:p>
        </w:tc>
      </w:tr>
      <w:tr w:rsidR="00B010D0" w:rsidRPr="00033637" w:rsidDel="00994FF0" w14:paraId="24A89796" w14:textId="1836AB64" w:rsidTr="00BE6175">
        <w:trPr>
          <w:trHeight w:val="288"/>
          <w:jc w:val="center"/>
          <w:del w:id="10764"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162688BB" w14:textId="017B2BDC" w:rsidR="00B010D0" w:rsidRPr="00033637" w:rsidDel="00994FF0" w:rsidRDefault="00B010D0" w:rsidP="00F31FB2">
            <w:pPr>
              <w:spacing w:line="480" w:lineRule="auto"/>
              <w:rPr>
                <w:del w:id="10765" w:author="Mohammad Nayeem Hasan" w:date="2024-11-04T00:07:00Z"/>
                <w:rFonts w:ascii="Times New Roman" w:hAnsi="Times New Roman" w:cs="Times New Roman"/>
                <w:sz w:val="24"/>
                <w:szCs w:val="24"/>
              </w:rPr>
              <w:pPrChange w:id="10766" w:author="Mohammad Nayeem Hasan" w:date="2024-12-23T01:38:00Z" w16du:dateUtc="2024-12-22T19:38:00Z">
                <w:pPr/>
              </w:pPrChange>
            </w:pPr>
            <w:del w:id="10767" w:author="Mohammad Nayeem Hasan" w:date="2024-11-04T00:07:00Z">
              <w:r w:rsidRPr="00033637" w:rsidDel="00994FF0">
                <w:rPr>
                  <w:rFonts w:ascii="Times New Roman" w:hAnsi="Times New Roman" w:cs="Times New Roman"/>
                  <w:sz w:val="24"/>
                  <w:szCs w:val="24"/>
                </w:rPr>
                <w:delText>Improved</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5F583E8E" w14:textId="6FA2DB90" w:rsidR="00B010D0" w:rsidRPr="00033637" w:rsidDel="00994FF0" w:rsidRDefault="00B010D0" w:rsidP="00F31FB2">
            <w:pPr>
              <w:spacing w:line="480" w:lineRule="auto"/>
              <w:rPr>
                <w:del w:id="10768" w:author="Mohammad Nayeem Hasan" w:date="2024-11-04T00:07:00Z"/>
                <w:rFonts w:ascii="Times New Roman" w:hAnsi="Times New Roman" w:cs="Times New Roman"/>
                <w:sz w:val="24"/>
                <w:szCs w:val="24"/>
              </w:rPr>
              <w:pPrChange w:id="10769" w:author="Mohammad Nayeem Hasan" w:date="2024-12-23T01:38:00Z" w16du:dateUtc="2024-12-22T19:38:00Z">
                <w:pPr/>
              </w:pPrChange>
            </w:pPr>
            <w:del w:id="10770" w:author="Mohammad Nayeem Hasan" w:date="2024-11-03T22:38:00Z">
              <w:r w:rsidRPr="00033637" w:rsidDel="00302153">
                <w:rPr>
                  <w:rFonts w:ascii="Times New Roman" w:hAnsi="Times New Roman" w:cs="Times New Roman"/>
                  <w:sz w:val="24"/>
                  <w:szCs w:val="24"/>
                </w:rPr>
                <w:delText>Ref.</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5764B882" w14:textId="5C52BD72" w:rsidR="00B010D0" w:rsidRPr="00033637" w:rsidDel="00994FF0" w:rsidRDefault="00B010D0" w:rsidP="00F31FB2">
            <w:pPr>
              <w:spacing w:line="480" w:lineRule="auto"/>
              <w:rPr>
                <w:del w:id="10771" w:author="Mohammad Nayeem Hasan" w:date="2024-11-04T00:07:00Z"/>
                <w:rFonts w:ascii="Times New Roman" w:hAnsi="Times New Roman" w:cs="Times New Roman"/>
                <w:sz w:val="24"/>
                <w:szCs w:val="24"/>
              </w:rPr>
              <w:pPrChange w:id="10772" w:author="Mohammad Nayeem Hasan" w:date="2024-12-23T01:38:00Z" w16du:dateUtc="2024-12-22T19:38:00Z">
                <w:pPr/>
              </w:pPrChange>
            </w:pPr>
            <w:del w:id="10773"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4E0734C8" w14:textId="7DE110E9" w:rsidR="00B010D0" w:rsidRPr="00033637" w:rsidDel="00994FF0" w:rsidRDefault="00B010D0" w:rsidP="00F31FB2">
            <w:pPr>
              <w:spacing w:line="480" w:lineRule="auto"/>
              <w:rPr>
                <w:del w:id="10774" w:author="Mohammad Nayeem Hasan" w:date="2024-11-04T00:07:00Z"/>
                <w:rFonts w:ascii="Times New Roman" w:hAnsi="Times New Roman" w:cs="Times New Roman"/>
                <w:sz w:val="24"/>
                <w:szCs w:val="24"/>
              </w:rPr>
              <w:pPrChange w:id="10775" w:author="Mohammad Nayeem Hasan" w:date="2024-12-23T01:38:00Z" w16du:dateUtc="2024-12-22T19:38:00Z">
                <w:pPr/>
              </w:pPrChange>
            </w:pPr>
            <w:del w:id="10776"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0580C988" w14:textId="036D0FE6" w:rsidR="00B010D0" w:rsidRPr="00033637" w:rsidDel="00994FF0" w:rsidRDefault="00B010D0" w:rsidP="00F31FB2">
            <w:pPr>
              <w:spacing w:line="480" w:lineRule="auto"/>
              <w:rPr>
                <w:del w:id="10777" w:author="Mohammad Nayeem Hasan" w:date="2024-11-04T00:07:00Z"/>
                <w:rFonts w:ascii="Times New Roman" w:hAnsi="Times New Roman" w:cs="Times New Roman"/>
                <w:sz w:val="24"/>
                <w:szCs w:val="24"/>
              </w:rPr>
              <w:pPrChange w:id="10778" w:author="Mohammad Nayeem Hasan" w:date="2024-12-23T01:38:00Z" w16du:dateUtc="2024-12-22T19:38:00Z">
                <w:pPr/>
              </w:pPrChange>
            </w:pPr>
            <w:del w:id="10779"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38C016F6" w14:textId="60469616" w:rsidR="00B010D0" w:rsidRPr="00033637" w:rsidDel="00994FF0" w:rsidRDefault="00B010D0" w:rsidP="00F31FB2">
            <w:pPr>
              <w:spacing w:line="480" w:lineRule="auto"/>
              <w:rPr>
                <w:del w:id="10780" w:author="Mohammad Nayeem Hasan" w:date="2024-11-04T00:07:00Z"/>
                <w:rFonts w:ascii="Times New Roman" w:hAnsi="Times New Roman" w:cs="Times New Roman"/>
                <w:sz w:val="24"/>
                <w:szCs w:val="24"/>
              </w:rPr>
              <w:pPrChange w:id="10781" w:author="Mohammad Nayeem Hasan" w:date="2024-12-23T01:38:00Z" w16du:dateUtc="2024-12-22T19:38:00Z">
                <w:pPr/>
              </w:pPrChange>
            </w:pPr>
            <w:del w:id="10782" w:author="Mohammad Nayeem Hasan" w:date="2024-11-03T22:38:00Z">
              <w:r w:rsidRPr="00033637" w:rsidDel="00302153">
                <w:rPr>
                  <w:rFonts w:ascii="Times New Roman" w:hAnsi="Times New Roman" w:cs="Times New Roman"/>
                  <w:sz w:val="24"/>
                  <w:szCs w:val="24"/>
                </w:rPr>
                <w:delText>Ref.</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3C3DA9D1" w14:textId="76D9AFB5" w:rsidR="00B010D0" w:rsidRPr="00033637" w:rsidDel="00994FF0" w:rsidRDefault="00B010D0" w:rsidP="00F31FB2">
            <w:pPr>
              <w:spacing w:line="480" w:lineRule="auto"/>
              <w:rPr>
                <w:del w:id="10783" w:author="Mohammad Nayeem Hasan" w:date="2024-11-04T00:07:00Z"/>
                <w:rFonts w:ascii="Times New Roman" w:hAnsi="Times New Roman" w:cs="Times New Roman"/>
                <w:sz w:val="24"/>
                <w:szCs w:val="24"/>
              </w:rPr>
              <w:pPrChange w:id="10784" w:author="Mohammad Nayeem Hasan" w:date="2024-12-23T01:38:00Z" w16du:dateUtc="2024-12-22T19:38:00Z">
                <w:pPr/>
              </w:pPrChange>
            </w:pPr>
            <w:del w:id="10785" w:author="Mohammad Nayeem Hasan" w:date="2024-11-04T00:07:00Z">
              <w:r w:rsidRPr="00033637" w:rsidDel="00994FF0">
                <w:rPr>
                  <w:rFonts w:ascii="Times New Roman" w:hAnsi="Times New Roman" w:cs="Times New Roman"/>
                  <w:sz w:val="24"/>
                  <w:szCs w:val="24"/>
                </w:rPr>
                <w:delText>-</w:delText>
              </w:r>
            </w:del>
          </w:p>
        </w:tc>
      </w:tr>
      <w:tr w:rsidR="00072E76" w:rsidRPr="00033637" w:rsidDel="00994FF0" w14:paraId="179684F1" w14:textId="77777777" w:rsidTr="00302153">
        <w:trPr>
          <w:trHeight w:val="288"/>
          <w:jc w:val="center"/>
          <w:del w:id="10786"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72CC151B" w14:textId="2140A3DB" w:rsidR="00B010D0" w:rsidRPr="00033637" w:rsidDel="00994FF0" w:rsidRDefault="00B010D0" w:rsidP="00F31FB2">
            <w:pPr>
              <w:spacing w:line="480" w:lineRule="auto"/>
              <w:rPr>
                <w:del w:id="10787" w:author="Mohammad Nayeem Hasan" w:date="2024-11-04T00:07:00Z"/>
                <w:rFonts w:ascii="Times New Roman" w:hAnsi="Times New Roman" w:cs="Times New Roman"/>
                <w:sz w:val="24"/>
                <w:szCs w:val="24"/>
              </w:rPr>
              <w:pPrChange w:id="10788" w:author="Mohammad Nayeem Hasan" w:date="2024-12-23T01:38:00Z" w16du:dateUtc="2024-12-22T19:38:00Z">
                <w:pPr/>
              </w:pPrChange>
            </w:pPr>
            <w:del w:id="10789" w:author="Mohammad Nayeem Hasan" w:date="2024-11-04T00:07:00Z">
              <w:r w:rsidRPr="00033637" w:rsidDel="00994FF0">
                <w:rPr>
                  <w:rFonts w:ascii="Times New Roman" w:hAnsi="Times New Roman" w:cs="Times New Roman"/>
                  <w:sz w:val="24"/>
                  <w:szCs w:val="24"/>
                </w:rPr>
                <w:delText xml:space="preserve">Salt </w:delText>
              </w:r>
            </w:del>
            <w:del w:id="10790" w:author="Mohammad Nayeem Hasan" w:date="2024-11-03T22:28:00Z">
              <w:r w:rsidRPr="00033637" w:rsidDel="003F6202">
                <w:rPr>
                  <w:rFonts w:ascii="Times New Roman" w:hAnsi="Times New Roman" w:cs="Times New Roman"/>
                  <w:sz w:val="24"/>
                  <w:szCs w:val="24"/>
                </w:rPr>
                <w:delText>I</w:delText>
              </w:r>
            </w:del>
            <w:del w:id="10791" w:author="Mohammad Nayeem Hasan" w:date="2024-11-04T00:07:00Z">
              <w:r w:rsidRPr="00033637" w:rsidDel="00994FF0">
                <w:rPr>
                  <w:rFonts w:ascii="Times New Roman" w:hAnsi="Times New Roman" w:cs="Times New Roman"/>
                  <w:sz w:val="24"/>
                  <w:szCs w:val="24"/>
                </w:rPr>
                <w:delText>odization</w:delText>
              </w:r>
            </w:del>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1A528ED1" w14:textId="47DAD702" w:rsidR="00B010D0" w:rsidRPr="00033637" w:rsidDel="00994FF0" w:rsidRDefault="00B010D0" w:rsidP="00F31FB2">
            <w:pPr>
              <w:spacing w:line="480" w:lineRule="auto"/>
              <w:rPr>
                <w:del w:id="10792" w:author="Mohammad Nayeem Hasan" w:date="2024-11-04T00:07:00Z"/>
                <w:rFonts w:ascii="Times New Roman" w:hAnsi="Times New Roman" w:cs="Times New Roman"/>
                <w:sz w:val="24"/>
                <w:szCs w:val="24"/>
              </w:rPr>
              <w:pPrChange w:id="10793"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6C3DB1E1" w14:textId="31774863" w:rsidR="00B010D0" w:rsidRPr="00033637" w:rsidDel="00994FF0" w:rsidRDefault="00B010D0" w:rsidP="00F31FB2">
            <w:pPr>
              <w:spacing w:line="480" w:lineRule="auto"/>
              <w:rPr>
                <w:del w:id="10794" w:author="Mohammad Nayeem Hasan" w:date="2024-11-04T00:07:00Z"/>
                <w:rFonts w:ascii="Times New Roman" w:hAnsi="Times New Roman" w:cs="Times New Roman"/>
                <w:sz w:val="24"/>
                <w:szCs w:val="24"/>
              </w:rPr>
              <w:pPrChange w:id="10795"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15DDE94C" w14:textId="4820BD94" w:rsidR="00B010D0" w:rsidRPr="00033637" w:rsidDel="00994FF0" w:rsidRDefault="00B010D0" w:rsidP="00F31FB2">
            <w:pPr>
              <w:spacing w:line="480" w:lineRule="auto"/>
              <w:rPr>
                <w:del w:id="10796" w:author="Mohammad Nayeem Hasan" w:date="2024-11-04T00:07:00Z"/>
                <w:rFonts w:ascii="Times New Roman" w:hAnsi="Times New Roman" w:cs="Times New Roman"/>
                <w:sz w:val="24"/>
                <w:szCs w:val="24"/>
              </w:rPr>
              <w:pPrChange w:id="10797" w:author="Mohammad Nayeem Hasan" w:date="2024-12-23T01:38:00Z" w16du:dateUtc="2024-12-22T19:38:00Z">
                <w:pPr/>
              </w:pPrChange>
            </w:pPr>
          </w:p>
        </w:tc>
      </w:tr>
      <w:tr w:rsidR="00B010D0" w:rsidRPr="00033637" w:rsidDel="00994FF0" w14:paraId="3CEEB708" w14:textId="0D2A064A" w:rsidTr="00BE6175">
        <w:trPr>
          <w:trHeight w:val="288"/>
          <w:jc w:val="center"/>
          <w:del w:id="10798"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5C22792F" w14:textId="6BDEBBA7" w:rsidR="00B010D0" w:rsidRPr="00033637" w:rsidDel="00994FF0" w:rsidRDefault="00B010D0" w:rsidP="00F31FB2">
            <w:pPr>
              <w:spacing w:line="480" w:lineRule="auto"/>
              <w:rPr>
                <w:del w:id="10799" w:author="Mohammad Nayeem Hasan" w:date="2024-11-04T00:07:00Z"/>
                <w:rFonts w:ascii="Times New Roman" w:hAnsi="Times New Roman" w:cs="Times New Roman"/>
                <w:sz w:val="24"/>
                <w:szCs w:val="24"/>
              </w:rPr>
              <w:pPrChange w:id="10800" w:author="Mohammad Nayeem Hasan" w:date="2024-12-23T01:38:00Z" w16du:dateUtc="2024-12-22T19:38:00Z">
                <w:pPr/>
              </w:pPrChange>
            </w:pPr>
            <w:del w:id="10801" w:author="Mohammad Nayeem Hasan" w:date="2024-11-04T00:07:00Z">
              <w:r w:rsidRPr="00033637" w:rsidDel="00994FF0">
                <w:rPr>
                  <w:rFonts w:ascii="Times New Roman" w:hAnsi="Times New Roman" w:cs="Times New Roman"/>
                  <w:sz w:val="24"/>
                  <w:szCs w:val="24"/>
                </w:rPr>
                <w:delText>No</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318FD56B" w14:textId="42794D47" w:rsidR="00B010D0" w:rsidRPr="00033637" w:rsidDel="00994FF0" w:rsidRDefault="00B010D0" w:rsidP="00F31FB2">
            <w:pPr>
              <w:spacing w:line="480" w:lineRule="auto"/>
              <w:rPr>
                <w:del w:id="10802" w:author="Mohammad Nayeem Hasan" w:date="2024-11-04T00:07:00Z"/>
                <w:rFonts w:ascii="Times New Roman" w:hAnsi="Times New Roman" w:cs="Times New Roman"/>
                <w:sz w:val="24"/>
                <w:szCs w:val="24"/>
              </w:rPr>
              <w:pPrChange w:id="10803" w:author="Mohammad Nayeem Hasan" w:date="2024-12-23T01:38:00Z" w16du:dateUtc="2024-12-22T19:38:00Z">
                <w:pPr/>
              </w:pPrChange>
            </w:pPr>
            <w:del w:id="10804" w:author="Mohammad Nayeem Hasan" w:date="2024-11-04T00:07:00Z">
              <w:r w:rsidRPr="00033637" w:rsidDel="00994FF0">
                <w:rPr>
                  <w:rFonts w:ascii="Times New Roman" w:hAnsi="Times New Roman" w:cs="Times New Roman"/>
                  <w:sz w:val="24"/>
                  <w:szCs w:val="24"/>
                </w:rPr>
                <w:delText>1.13 (0.98, 1.30)</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75FB3F70" w14:textId="21AB1284" w:rsidR="00B010D0" w:rsidRPr="00033637" w:rsidDel="00994FF0" w:rsidRDefault="00B010D0" w:rsidP="00F31FB2">
            <w:pPr>
              <w:spacing w:line="480" w:lineRule="auto"/>
              <w:rPr>
                <w:del w:id="10805" w:author="Mohammad Nayeem Hasan" w:date="2024-11-04T00:07:00Z"/>
                <w:rFonts w:ascii="Times New Roman" w:hAnsi="Times New Roman" w:cs="Times New Roman"/>
                <w:sz w:val="24"/>
                <w:szCs w:val="24"/>
              </w:rPr>
              <w:pPrChange w:id="10806" w:author="Mohammad Nayeem Hasan" w:date="2024-12-23T01:38:00Z" w16du:dateUtc="2024-12-22T19:38:00Z">
                <w:pPr/>
              </w:pPrChange>
            </w:pPr>
            <w:del w:id="10807" w:author="Mohammad Nayeem Hasan" w:date="2024-11-04T00:07:00Z">
              <w:r w:rsidRPr="00033637" w:rsidDel="00994FF0">
                <w:rPr>
                  <w:rFonts w:ascii="Times New Roman" w:hAnsi="Times New Roman" w:cs="Times New Roman"/>
                  <w:sz w:val="24"/>
                  <w:szCs w:val="24"/>
                </w:rPr>
                <w:delText>0.103</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42BD9629" w14:textId="758FD30C" w:rsidR="00B010D0" w:rsidRPr="00033637" w:rsidDel="00994FF0" w:rsidRDefault="00B010D0" w:rsidP="00F31FB2">
            <w:pPr>
              <w:spacing w:line="480" w:lineRule="auto"/>
              <w:rPr>
                <w:del w:id="10808" w:author="Mohammad Nayeem Hasan" w:date="2024-11-04T00:07:00Z"/>
                <w:rFonts w:ascii="Times New Roman" w:hAnsi="Times New Roman" w:cs="Times New Roman"/>
                <w:sz w:val="24"/>
                <w:szCs w:val="24"/>
              </w:rPr>
              <w:pPrChange w:id="10809" w:author="Mohammad Nayeem Hasan" w:date="2024-12-23T01:38:00Z" w16du:dateUtc="2024-12-22T19:38:00Z">
                <w:pPr/>
              </w:pPrChange>
            </w:pPr>
            <w:del w:id="10810"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7E368113" w14:textId="0A44DB3C" w:rsidR="00B010D0" w:rsidRPr="00033637" w:rsidDel="00994FF0" w:rsidRDefault="00B010D0" w:rsidP="00F31FB2">
            <w:pPr>
              <w:spacing w:line="480" w:lineRule="auto"/>
              <w:rPr>
                <w:del w:id="10811" w:author="Mohammad Nayeem Hasan" w:date="2024-11-04T00:07:00Z"/>
                <w:rFonts w:ascii="Times New Roman" w:hAnsi="Times New Roman" w:cs="Times New Roman"/>
                <w:sz w:val="24"/>
                <w:szCs w:val="24"/>
              </w:rPr>
              <w:pPrChange w:id="10812" w:author="Mohammad Nayeem Hasan" w:date="2024-12-23T01:38:00Z" w16du:dateUtc="2024-12-22T19:38:00Z">
                <w:pPr/>
              </w:pPrChange>
            </w:pPr>
            <w:del w:id="10813"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0C02C279" w14:textId="7556AB17" w:rsidR="00B010D0" w:rsidRPr="00033637" w:rsidDel="00994FF0" w:rsidRDefault="00B010D0" w:rsidP="00F31FB2">
            <w:pPr>
              <w:spacing w:line="480" w:lineRule="auto"/>
              <w:rPr>
                <w:del w:id="10814" w:author="Mohammad Nayeem Hasan" w:date="2024-11-04T00:07:00Z"/>
                <w:rFonts w:ascii="Times New Roman" w:hAnsi="Times New Roman" w:cs="Times New Roman"/>
                <w:sz w:val="24"/>
                <w:szCs w:val="24"/>
              </w:rPr>
              <w:pPrChange w:id="10815" w:author="Mohammad Nayeem Hasan" w:date="2024-12-23T01:38:00Z" w16du:dateUtc="2024-12-22T19:38:00Z">
                <w:pPr/>
              </w:pPrChange>
            </w:pPr>
            <w:del w:id="10816" w:author="Mohammad Nayeem Hasan" w:date="2024-11-04T00:07:00Z">
              <w:r w:rsidRPr="00033637" w:rsidDel="00994FF0">
                <w:rPr>
                  <w:rFonts w:ascii="Times New Roman" w:hAnsi="Times New Roman" w:cs="Times New Roman"/>
                  <w:sz w:val="24"/>
                  <w:szCs w:val="24"/>
                </w:rPr>
                <w:delText>1.15 (0.99, 1.34)</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60EB4624" w14:textId="115BE342" w:rsidR="00B010D0" w:rsidRPr="00033637" w:rsidDel="00994FF0" w:rsidRDefault="00B010D0" w:rsidP="00F31FB2">
            <w:pPr>
              <w:spacing w:line="480" w:lineRule="auto"/>
              <w:rPr>
                <w:del w:id="10817" w:author="Mohammad Nayeem Hasan" w:date="2024-11-04T00:07:00Z"/>
                <w:rFonts w:ascii="Times New Roman" w:hAnsi="Times New Roman" w:cs="Times New Roman"/>
                <w:sz w:val="24"/>
                <w:szCs w:val="24"/>
              </w:rPr>
              <w:pPrChange w:id="10818" w:author="Mohammad Nayeem Hasan" w:date="2024-12-23T01:38:00Z" w16du:dateUtc="2024-12-22T19:38:00Z">
                <w:pPr/>
              </w:pPrChange>
            </w:pPr>
            <w:del w:id="10819" w:author="Mohammad Nayeem Hasan" w:date="2024-11-04T00:07:00Z">
              <w:r w:rsidRPr="00033637" w:rsidDel="00994FF0">
                <w:rPr>
                  <w:rFonts w:ascii="Times New Roman" w:hAnsi="Times New Roman" w:cs="Times New Roman"/>
                  <w:sz w:val="24"/>
                  <w:szCs w:val="24"/>
                </w:rPr>
                <w:delText>0.065</w:delText>
              </w:r>
            </w:del>
          </w:p>
        </w:tc>
      </w:tr>
      <w:tr w:rsidR="00B010D0" w:rsidRPr="00033637" w:rsidDel="00994FF0" w14:paraId="0F76A703" w14:textId="09152C74" w:rsidTr="00BE6175">
        <w:trPr>
          <w:trHeight w:val="288"/>
          <w:jc w:val="center"/>
          <w:del w:id="10820"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2CF09396" w14:textId="511673DE" w:rsidR="00B010D0" w:rsidRPr="00033637" w:rsidDel="00994FF0" w:rsidRDefault="00B010D0" w:rsidP="00F31FB2">
            <w:pPr>
              <w:spacing w:line="480" w:lineRule="auto"/>
              <w:rPr>
                <w:del w:id="10821" w:author="Mohammad Nayeem Hasan" w:date="2024-11-04T00:07:00Z"/>
                <w:rFonts w:ascii="Times New Roman" w:hAnsi="Times New Roman" w:cs="Times New Roman"/>
                <w:sz w:val="24"/>
                <w:szCs w:val="24"/>
              </w:rPr>
              <w:pPrChange w:id="10822" w:author="Mohammad Nayeem Hasan" w:date="2024-12-23T01:38:00Z" w16du:dateUtc="2024-12-22T19:38:00Z">
                <w:pPr/>
              </w:pPrChange>
            </w:pPr>
            <w:del w:id="10823" w:author="Mohammad Nayeem Hasan" w:date="2024-11-04T00:07:00Z">
              <w:r w:rsidRPr="00033637" w:rsidDel="00994FF0">
                <w:rPr>
                  <w:rFonts w:ascii="Times New Roman" w:hAnsi="Times New Roman" w:cs="Times New Roman"/>
                  <w:sz w:val="24"/>
                  <w:szCs w:val="24"/>
                </w:rPr>
                <w:delText>Yes</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245AA7A1" w14:textId="617F142E" w:rsidR="00B010D0" w:rsidRPr="00033637" w:rsidDel="00994FF0" w:rsidRDefault="00B010D0" w:rsidP="00F31FB2">
            <w:pPr>
              <w:spacing w:line="480" w:lineRule="auto"/>
              <w:rPr>
                <w:del w:id="10824" w:author="Mohammad Nayeem Hasan" w:date="2024-11-04T00:07:00Z"/>
                <w:rFonts w:ascii="Times New Roman" w:hAnsi="Times New Roman" w:cs="Times New Roman"/>
                <w:sz w:val="24"/>
                <w:szCs w:val="24"/>
              </w:rPr>
              <w:pPrChange w:id="10825" w:author="Mohammad Nayeem Hasan" w:date="2024-12-23T01:38:00Z" w16du:dateUtc="2024-12-22T19:38:00Z">
                <w:pPr/>
              </w:pPrChange>
            </w:pPr>
            <w:del w:id="10826" w:author="Mohammad Nayeem Hasan" w:date="2024-11-03T22:38:00Z">
              <w:r w:rsidRPr="00033637" w:rsidDel="00302153">
                <w:rPr>
                  <w:rFonts w:ascii="Times New Roman" w:hAnsi="Times New Roman" w:cs="Times New Roman"/>
                  <w:sz w:val="24"/>
                  <w:szCs w:val="24"/>
                </w:rPr>
                <w:delText>Ref.</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44DD7F90" w14:textId="2B1AE0BD" w:rsidR="00B010D0" w:rsidRPr="00033637" w:rsidDel="00994FF0" w:rsidRDefault="00B010D0" w:rsidP="00F31FB2">
            <w:pPr>
              <w:spacing w:line="480" w:lineRule="auto"/>
              <w:rPr>
                <w:del w:id="10827" w:author="Mohammad Nayeem Hasan" w:date="2024-11-04T00:07:00Z"/>
                <w:rFonts w:ascii="Times New Roman" w:hAnsi="Times New Roman" w:cs="Times New Roman"/>
                <w:sz w:val="24"/>
                <w:szCs w:val="24"/>
              </w:rPr>
              <w:pPrChange w:id="10828" w:author="Mohammad Nayeem Hasan" w:date="2024-12-23T01:38:00Z" w16du:dateUtc="2024-12-22T19:38:00Z">
                <w:pPr/>
              </w:pPrChange>
            </w:pPr>
            <w:del w:id="10829"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00739A5F" w14:textId="6475E36A" w:rsidR="00B010D0" w:rsidRPr="00033637" w:rsidDel="00994FF0" w:rsidRDefault="00B010D0" w:rsidP="00F31FB2">
            <w:pPr>
              <w:spacing w:line="480" w:lineRule="auto"/>
              <w:rPr>
                <w:del w:id="10830" w:author="Mohammad Nayeem Hasan" w:date="2024-11-04T00:07:00Z"/>
                <w:rFonts w:ascii="Times New Roman" w:hAnsi="Times New Roman" w:cs="Times New Roman"/>
                <w:sz w:val="24"/>
                <w:szCs w:val="24"/>
              </w:rPr>
              <w:pPrChange w:id="10831" w:author="Mohammad Nayeem Hasan" w:date="2024-12-23T01:38:00Z" w16du:dateUtc="2024-12-22T19:38:00Z">
                <w:pPr/>
              </w:pPrChange>
            </w:pPr>
            <w:del w:id="10832"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6DF5E6EE" w14:textId="7E9E6EBE" w:rsidR="00B010D0" w:rsidRPr="00033637" w:rsidDel="00994FF0" w:rsidRDefault="00B010D0" w:rsidP="00F31FB2">
            <w:pPr>
              <w:spacing w:line="480" w:lineRule="auto"/>
              <w:rPr>
                <w:del w:id="10833" w:author="Mohammad Nayeem Hasan" w:date="2024-11-04T00:07:00Z"/>
                <w:rFonts w:ascii="Times New Roman" w:hAnsi="Times New Roman" w:cs="Times New Roman"/>
                <w:sz w:val="24"/>
                <w:szCs w:val="24"/>
              </w:rPr>
              <w:pPrChange w:id="10834" w:author="Mohammad Nayeem Hasan" w:date="2024-12-23T01:38:00Z" w16du:dateUtc="2024-12-22T19:38:00Z">
                <w:pPr/>
              </w:pPrChange>
            </w:pPr>
            <w:del w:id="10835"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0DA9300D" w14:textId="136964D2" w:rsidR="00B010D0" w:rsidRPr="00033637" w:rsidDel="00994FF0" w:rsidRDefault="00B010D0" w:rsidP="00F31FB2">
            <w:pPr>
              <w:spacing w:line="480" w:lineRule="auto"/>
              <w:rPr>
                <w:del w:id="10836" w:author="Mohammad Nayeem Hasan" w:date="2024-11-04T00:07:00Z"/>
                <w:rFonts w:ascii="Times New Roman" w:hAnsi="Times New Roman" w:cs="Times New Roman"/>
                <w:sz w:val="24"/>
                <w:szCs w:val="24"/>
              </w:rPr>
              <w:pPrChange w:id="10837" w:author="Mohammad Nayeem Hasan" w:date="2024-12-23T01:38:00Z" w16du:dateUtc="2024-12-22T19:38:00Z">
                <w:pPr/>
              </w:pPrChange>
            </w:pPr>
            <w:del w:id="10838" w:author="Mohammad Nayeem Hasan" w:date="2024-11-03T22:38:00Z">
              <w:r w:rsidRPr="00033637" w:rsidDel="00302153">
                <w:rPr>
                  <w:rFonts w:ascii="Times New Roman" w:hAnsi="Times New Roman" w:cs="Times New Roman"/>
                  <w:sz w:val="24"/>
                  <w:szCs w:val="24"/>
                </w:rPr>
                <w:delText>Ref.</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2EA51DD8" w14:textId="34CBCA1B" w:rsidR="00B010D0" w:rsidRPr="00033637" w:rsidDel="00994FF0" w:rsidRDefault="00B010D0" w:rsidP="00F31FB2">
            <w:pPr>
              <w:spacing w:line="480" w:lineRule="auto"/>
              <w:rPr>
                <w:del w:id="10839" w:author="Mohammad Nayeem Hasan" w:date="2024-11-04T00:07:00Z"/>
                <w:rFonts w:ascii="Times New Roman" w:hAnsi="Times New Roman" w:cs="Times New Roman"/>
                <w:sz w:val="24"/>
                <w:szCs w:val="24"/>
              </w:rPr>
              <w:pPrChange w:id="10840" w:author="Mohammad Nayeem Hasan" w:date="2024-12-23T01:38:00Z" w16du:dateUtc="2024-12-22T19:38:00Z">
                <w:pPr/>
              </w:pPrChange>
            </w:pPr>
            <w:del w:id="10841" w:author="Mohammad Nayeem Hasan" w:date="2024-11-04T00:07:00Z">
              <w:r w:rsidRPr="00033637" w:rsidDel="00994FF0">
                <w:rPr>
                  <w:rFonts w:ascii="Times New Roman" w:hAnsi="Times New Roman" w:cs="Times New Roman"/>
                  <w:sz w:val="24"/>
                  <w:szCs w:val="24"/>
                </w:rPr>
                <w:delText>-</w:delText>
              </w:r>
            </w:del>
          </w:p>
        </w:tc>
      </w:tr>
      <w:tr w:rsidR="00072E76" w:rsidRPr="00033637" w:rsidDel="00994FF0" w14:paraId="0476D211" w14:textId="77777777" w:rsidTr="00302153">
        <w:trPr>
          <w:trHeight w:val="288"/>
          <w:jc w:val="center"/>
          <w:del w:id="10842"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55F1D2C3" w14:textId="0C363448" w:rsidR="00B010D0" w:rsidRPr="00033637" w:rsidDel="00994FF0" w:rsidRDefault="00B010D0" w:rsidP="00F31FB2">
            <w:pPr>
              <w:spacing w:line="480" w:lineRule="auto"/>
              <w:rPr>
                <w:del w:id="10843" w:author="Mohammad Nayeem Hasan" w:date="2024-11-04T00:07:00Z"/>
                <w:rFonts w:ascii="Times New Roman" w:hAnsi="Times New Roman" w:cs="Times New Roman"/>
                <w:sz w:val="24"/>
                <w:szCs w:val="24"/>
              </w:rPr>
              <w:pPrChange w:id="10844" w:author="Mohammad Nayeem Hasan" w:date="2024-12-23T01:38:00Z" w16du:dateUtc="2024-12-22T19:38:00Z">
                <w:pPr/>
              </w:pPrChange>
            </w:pPr>
            <w:del w:id="10845" w:author="Mohammad Nayeem Hasan" w:date="2024-11-04T00:07:00Z">
              <w:r w:rsidRPr="00033637" w:rsidDel="00994FF0">
                <w:rPr>
                  <w:rFonts w:ascii="Times New Roman" w:hAnsi="Times New Roman" w:cs="Times New Roman"/>
                  <w:sz w:val="24"/>
                  <w:szCs w:val="24"/>
                </w:rPr>
                <w:delText xml:space="preserve">Mass </w:delText>
              </w:r>
            </w:del>
            <w:del w:id="10846" w:author="Mohammad Nayeem Hasan" w:date="2024-11-03T22:28:00Z">
              <w:r w:rsidRPr="00033637" w:rsidDel="003F6202">
                <w:rPr>
                  <w:rFonts w:ascii="Times New Roman" w:hAnsi="Times New Roman" w:cs="Times New Roman"/>
                  <w:sz w:val="24"/>
                  <w:szCs w:val="24"/>
                </w:rPr>
                <w:delText>M</w:delText>
              </w:r>
            </w:del>
            <w:del w:id="10847" w:author="Mohammad Nayeem Hasan" w:date="2024-11-04T00:07:00Z">
              <w:r w:rsidRPr="00033637" w:rsidDel="00994FF0">
                <w:rPr>
                  <w:rFonts w:ascii="Times New Roman" w:hAnsi="Times New Roman" w:cs="Times New Roman"/>
                  <w:sz w:val="24"/>
                  <w:szCs w:val="24"/>
                </w:rPr>
                <w:delText>edia</w:delText>
              </w:r>
            </w:del>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392F7747" w14:textId="168069A7" w:rsidR="00B010D0" w:rsidRPr="00033637" w:rsidDel="00994FF0" w:rsidRDefault="00B010D0" w:rsidP="00F31FB2">
            <w:pPr>
              <w:spacing w:line="480" w:lineRule="auto"/>
              <w:rPr>
                <w:del w:id="10848" w:author="Mohammad Nayeem Hasan" w:date="2024-11-04T00:07:00Z"/>
                <w:rFonts w:ascii="Times New Roman" w:hAnsi="Times New Roman" w:cs="Times New Roman"/>
                <w:sz w:val="24"/>
                <w:szCs w:val="24"/>
              </w:rPr>
              <w:pPrChange w:id="10849"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6CFFC2F8" w14:textId="5761E7AF" w:rsidR="00B010D0" w:rsidRPr="00033637" w:rsidDel="00994FF0" w:rsidRDefault="00B010D0" w:rsidP="00F31FB2">
            <w:pPr>
              <w:spacing w:line="480" w:lineRule="auto"/>
              <w:rPr>
                <w:del w:id="10850" w:author="Mohammad Nayeem Hasan" w:date="2024-11-04T00:07:00Z"/>
                <w:rFonts w:ascii="Times New Roman" w:hAnsi="Times New Roman" w:cs="Times New Roman"/>
                <w:sz w:val="24"/>
                <w:szCs w:val="24"/>
              </w:rPr>
              <w:pPrChange w:id="10851"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2AE79EAE" w14:textId="6202115E" w:rsidR="00B010D0" w:rsidRPr="00033637" w:rsidDel="00994FF0" w:rsidRDefault="00B010D0" w:rsidP="00F31FB2">
            <w:pPr>
              <w:spacing w:line="480" w:lineRule="auto"/>
              <w:rPr>
                <w:del w:id="10852" w:author="Mohammad Nayeem Hasan" w:date="2024-11-04T00:07:00Z"/>
                <w:rFonts w:ascii="Times New Roman" w:hAnsi="Times New Roman" w:cs="Times New Roman"/>
                <w:sz w:val="24"/>
                <w:szCs w:val="24"/>
              </w:rPr>
              <w:pPrChange w:id="10853" w:author="Mohammad Nayeem Hasan" w:date="2024-12-23T01:38:00Z" w16du:dateUtc="2024-12-22T19:38:00Z">
                <w:pPr/>
              </w:pPrChange>
            </w:pPr>
          </w:p>
        </w:tc>
      </w:tr>
      <w:tr w:rsidR="00B010D0" w:rsidRPr="00033637" w:rsidDel="00994FF0" w14:paraId="3A3579C8" w14:textId="1439B565" w:rsidTr="00BE6175">
        <w:trPr>
          <w:trHeight w:val="288"/>
          <w:jc w:val="center"/>
          <w:del w:id="10854"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4C13A2BF" w14:textId="3AC346F9" w:rsidR="00B010D0" w:rsidRPr="00033637" w:rsidDel="00994FF0" w:rsidRDefault="00B010D0" w:rsidP="00F31FB2">
            <w:pPr>
              <w:spacing w:line="480" w:lineRule="auto"/>
              <w:rPr>
                <w:del w:id="10855" w:author="Mohammad Nayeem Hasan" w:date="2024-11-04T00:07:00Z"/>
                <w:rFonts w:ascii="Times New Roman" w:hAnsi="Times New Roman" w:cs="Times New Roman"/>
                <w:sz w:val="24"/>
                <w:szCs w:val="24"/>
              </w:rPr>
              <w:pPrChange w:id="10856" w:author="Mohammad Nayeem Hasan" w:date="2024-12-23T01:38:00Z" w16du:dateUtc="2024-12-22T19:38:00Z">
                <w:pPr/>
              </w:pPrChange>
            </w:pPr>
            <w:del w:id="10857" w:author="Mohammad Nayeem Hasan" w:date="2024-11-04T00:07:00Z">
              <w:r w:rsidRPr="00033637" w:rsidDel="00994FF0">
                <w:rPr>
                  <w:rFonts w:ascii="Times New Roman" w:hAnsi="Times New Roman" w:cs="Times New Roman"/>
                  <w:sz w:val="24"/>
                  <w:szCs w:val="24"/>
                </w:rPr>
                <w:delText>No</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285751E1" w14:textId="73267477" w:rsidR="00B010D0" w:rsidRPr="00033637" w:rsidDel="00994FF0" w:rsidRDefault="00B010D0" w:rsidP="00F31FB2">
            <w:pPr>
              <w:spacing w:line="480" w:lineRule="auto"/>
              <w:rPr>
                <w:del w:id="10858" w:author="Mohammad Nayeem Hasan" w:date="2024-11-04T00:07:00Z"/>
                <w:rFonts w:ascii="Times New Roman" w:hAnsi="Times New Roman" w:cs="Times New Roman"/>
                <w:sz w:val="24"/>
                <w:szCs w:val="24"/>
              </w:rPr>
              <w:pPrChange w:id="10859" w:author="Mohammad Nayeem Hasan" w:date="2024-12-23T01:38:00Z" w16du:dateUtc="2024-12-22T19:38:00Z">
                <w:pPr/>
              </w:pPrChange>
            </w:pPr>
            <w:del w:id="10860" w:author="Mohammad Nayeem Hasan" w:date="2024-11-04T00:07:00Z">
              <w:r w:rsidRPr="00033637" w:rsidDel="00994FF0">
                <w:rPr>
                  <w:rFonts w:ascii="Times New Roman" w:hAnsi="Times New Roman" w:cs="Times New Roman"/>
                  <w:sz w:val="24"/>
                  <w:szCs w:val="24"/>
                </w:rPr>
                <w:delText>-</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38ECEC12" w14:textId="5F1D8797" w:rsidR="00B010D0" w:rsidRPr="00033637" w:rsidDel="00994FF0" w:rsidRDefault="00B010D0" w:rsidP="00F31FB2">
            <w:pPr>
              <w:spacing w:line="480" w:lineRule="auto"/>
              <w:rPr>
                <w:del w:id="10861" w:author="Mohammad Nayeem Hasan" w:date="2024-11-04T00:07:00Z"/>
                <w:rFonts w:ascii="Times New Roman" w:hAnsi="Times New Roman" w:cs="Times New Roman"/>
                <w:sz w:val="24"/>
                <w:szCs w:val="24"/>
              </w:rPr>
              <w:pPrChange w:id="10862" w:author="Mohammad Nayeem Hasan" w:date="2024-12-23T01:38:00Z" w16du:dateUtc="2024-12-22T19:38:00Z">
                <w:pPr/>
              </w:pPrChange>
            </w:pPr>
            <w:del w:id="10863"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74294561" w14:textId="72004CCE" w:rsidR="00B010D0" w:rsidRPr="00033637" w:rsidDel="00994FF0" w:rsidRDefault="00B010D0" w:rsidP="00F31FB2">
            <w:pPr>
              <w:spacing w:line="480" w:lineRule="auto"/>
              <w:rPr>
                <w:del w:id="10864" w:author="Mohammad Nayeem Hasan" w:date="2024-11-04T00:07:00Z"/>
                <w:rFonts w:ascii="Times New Roman" w:hAnsi="Times New Roman" w:cs="Times New Roman"/>
                <w:sz w:val="24"/>
                <w:szCs w:val="24"/>
              </w:rPr>
              <w:pPrChange w:id="10865" w:author="Mohammad Nayeem Hasan" w:date="2024-12-23T01:38:00Z" w16du:dateUtc="2024-12-22T19:38:00Z">
                <w:pPr/>
              </w:pPrChange>
            </w:pPr>
            <w:del w:id="10866"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6E578815" w14:textId="67738E37" w:rsidR="00B010D0" w:rsidRPr="00033637" w:rsidDel="00994FF0" w:rsidRDefault="00B010D0" w:rsidP="00F31FB2">
            <w:pPr>
              <w:spacing w:line="480" w:lineRule="auto"/>
              <w:rPr>
                <w:del w:id="10867" w:author="Mohammad Nayeem Hasan" w:date="2024-11-04T00:07:00Z"/>
                <w:rFonts w:ascii="Times New Roman" w:hAnsi="Times New Roman" w:cs="Times New Roman"/>
                <w:sz w:val="24"/>
                <w:szCs w:val="24"/>
              </w:rPr>
              <w:pPrChange w:id="10868" w:author="Mohammad Nayeem Hasan" w:date="2024-12-23T01:38:00Z" w16du:dateUtc="2024-12-22T19:38:00Z">
                <w:pPr/>
              </w:pPrChange>
            </w:pPr>
            <w:del w:id="10869"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2F0C728F" w14:textId="0F853AD1" w:rsidR="00B010D0" w:rsidRPr="00033637" w:rsidDel="00994FF0" w:rsidRDefault="00B010D0" w:rsidP="00F31FB2">
            <w:pPr>
              <w:spacing w:line="480" w:lineRule="auto"/>
              <w:rPr>
                <w:del w:id="10870" w:author="Mohammad Nayeem Hasan" w:date="2024-11-04T00:07:00Z"/>
                <w:rFonts w:ascii="Times New Roman" w:hAnsi="Times New Roman" w:cs="Times New Roman"/>
                <w:sz w:val="24"/>
                <w:szCs w:val="24"/>
              </w:rPr>
              <w:pPrChange w:id="10871" w:author="Mohammad Nayeem Hasan" w:date="2024-12-23T01:38:00Z" w16du:dateUtc="2024-12-22T19:38:00Z">
                <w:pPr/>
              </w:pPrChange>
            </w:pPr>
            <w:del w:id="10872" w:author="Mohammad Nayeem Hasan" w:date="2024-11-04T00:07:00Z">
              <w:r w:rsidRPr="00033637" w:rsidDel="00994FF0">
                <w:rPr>
                  <w:rFonts w:ascii="Times New Roman" w:hAnsi="Times New Roman" w:cs="Times New Roman"/>
                  <w:sz w:val="24"/>
                  <w:szCs w:val="24"/>
                </w:rPr>
                <w:delText>0.99 (0.87, 1.14)</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0B93A534" w14:textId="55896D7A" w:rsidR="00B010D0" w:rsidRPr="00033637" w:rsidDel="00994FF0" w:rsidRDefault="00B010D0" w:rsidP="00F31FB2">
            <w:pPr>
              <w:spacing w:line="480" w:lineRule="auto"/>
              <w:rPr>
                <w:del w:id="10873" w:author="Mohammad Nayeem Hasan" w:date="2024-11-04T00:07:00Z"/>
                <w:rFonts w:ascii="Times New Roman" w:hAnsi="Times New Roman" w:cs="Times New Roman"/>
                <w:sz w:val="24"/>
                <w:szCs w:val="24"/>
              </w:rPr>
              <w:pPrChange w:id="10874" w:author="Mohammad Nayeem Hasan" w:date="2024-12-23T01:38:00Z" w16du:dateUtc="2024-12-22T19:38:00Z">
                <w:pPr/>
              </w:pPrChange>
            </w:pPr>
            <w:del w:id="10875" w:author="Mohammad Nayeem Hasan" w:date="2024-11-04T00:07:00Z">
              <w:r w:rsidRPr="00033637" w:rsidDel="00994FF0">
                <w:rPr>
                  <w:rFonts w:ascii="Times New Roman" w:hAnsi="Times New Roman" w:cs="Times New Roman"/>
                  <w:sz w:val="24"/>
                  <w:szCs w:val="24"/>
                </w:rPr>
                <w:delText>0.920</w:delText>
              </w:r>
            </w:del>
          </w:p>
        </w:tc>
      </w:tr>
      <w:tr w:rsidR="00B010D0" w:rsidRPr="00033637" w:rsidDel="00994FF0" w14:paraId="73BBE470" w14:textId="21C56FF9" w:rsidTr="00BE6175">
        <w:trPr>
          <w:trHeight w:val="288"/>
          <w:jc w:val="center"/>
          <w:del w:id="10876"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308DC8D8" w14:textId="1BBEEB7D" w:rsidR="00B010D0" w:rsidRPr="00033637" w:rsidDel="00994FF0" w:rsidRDefault="00B010D0" w:rsidP="00F31FB2">
            <w:pPr>
              <w:spacing w:line="480" w:lineRule="auto"/>
              <w:rPr>
                <w:del w:id="10877" w:author="Mohammad Nayeem Hasan" w:date="2024-11-04T00:07:00Z"/>
                <w:rFonts w:ascii="Times New Roman" w:hAnsi="Times New Roman" w:cs="Times New Roman"/>
                <w:sz w:val="24"/>
                <w:szCs w:val="24"/>
              </w:rPr>
              <w:pPrChange w:id="10878" w:author="Mohammad Nayeem Hasan" w:date="2024-12-23T01:38:00Z" w16du:dateUtc="2024-12-22T19:38:00Z">
                <w:pPr/>
              </w:pPrChange>
            </w:pPr>
            <w:del w:id="10879" w:author="Mohammad Nayeem Hasan" w:date="2024-11-04T00:07:00Z">
              <w:r w:rsidRPr="00033637" w:rsidDel="00994FF0">
                <w:rPr>
                  <w:rFonts w:ascii="Times New Roman" w:hAnsi="Times New Roman" w:cs="Times New Roman"/>
                  <w:sz w:val="24"/>
                  <w:szCs w:val="24"/>
                </w:rPr>
                <w:delText>Yes</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4A5EE27B" w14:textId="3102D2C2" w:rsidR="00B010D0" w:rsidRPr="00033637" w:rsidDel="00994FF0" w:rsidRDefault="00B010D0" w:rsidP="00F31FB2">
            <w:pPr>
              <w:spacing w:line="480" w:lineRule="auto"/>
              <w:rPr>
                <w:del w:id="10880" w:author="Mohammad Nayeem Hasan" w:date="2024-11-04T00:07:00Z"/>
                <w:rFonts w:ascii="Times New Roman" w:hAnsi="Times New Roman" w:cs="Times New Roman"/>
                <w:sz w:val="24"/>
                <w:szCs w:val="24"/>
              </w:rPr>
              <w:pPrChange w:id="10881" w:author="Mohammad Nayeem Hasan" w:date="2024-12-23T01:38:00Z" w16du:dateUtc="2024-12-22T19:38:00Z">
                <w:pPr/>
              </w:pPrChange>
            </w:pPr>
            <w:del w:id="10882" w:author="Mohammad Nayeem Hasan" w:date="2024-11-04T00:07:00Z">
              <w:r w:rsidRPr="00033637" w:rsidDel="00994FF0">
                <w:rPr>
                  <w:rFonts w:ascii="Times New Roman" w:hAnsi="Times New Roman" w:cs="Times New Roman"/>
                  <w:sz w:val="24"/>
                  <w:szCs w:val="24"/>
                </w:rPr>
                <w:delText>-</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3523649F" w14:textId="7096D35B" w:rsidR="00B010D0" w:rsidRPr="00033637" w:rsidDel="00994FF0" w:rsidRDefault="00B010D0" w:rsidP="00F31FB2">
            <w:pPr>
              <w:spacing w:line="480" w:lineRule="auto"/>
              <w:rPr>
                <w:del w:id="10883" w:author="Mohammad Nayeem Hasan" w:date="2024-11-04T00:07:00Z"/>
                <w:rFonts w:ascii="Times New Roman" w:hAnsi="Times New Roman" w:cs="Times New Roman"/>
                <w:sz w:val="24"/>
                <w:szCs w:val="24"/>
              </w:rPr>
              <w:pPrChange w:id="10884" w:author="Mohammad Nayeem Hasan" w:date="2024-12-23T01:38:00Z" w16du:dateUtc="2024-12-22T19:38:00Z">
                <w:pPr/>
              </w:pPrChange>
            </w:pPr>
            <w:del w:id="10885"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29D7FCBB" w14:textId="1093F2DB" w:rsidR="00B010D0" w:rsidRPr="00033637" w:rsidDel="00994FF0" w:rsidRDefault="00B010D0" w:rsidP="00F31FB2">
            <w:pPr>
              <w:spacing w:line="480" w:lineRule="auto"/>
              <w:rPr>
                <w:del w:id="10886" w:author="Mohammad Nayeem Hasan" w:date="2024-11-04T00:07:00Z"/>
                <w:rFonts w:ascii="Times New Roman" w:hAnsi="Times New Roman" w:cs="Times New Roman"/>
                <w:sz w:val="24"/>
                <w:szCs w:val="24"/>
              </w:rPr>
              <w:pPrChange w:id="10887" w:author="Mohammad Nayeem Hasan" w:date="2024-12-23T01:38:00Z" w16du:dateUtc="2024-12-22T19:38:00Z">
                <w:pPr/>
              </w:pPrChange>
            </w:pPr>
            <w:del w:id="10888"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5E076B06" w14:textId="08259E13" w:rsidR="00B010D0" w:rsidRPr="00033637" w:rsidDel="00994FF0" w:rsidRDefault="00B010D0" w:rsidP="00F31FB2">
            <w:pPr>
              <w:spacing w:line="480" w:lineRule="auto"/>
              <w:rPr>
                <w:del w:id="10889" w:author="Mohammad Nayeem Hasan" w:date="2024-11-04T00:07:00Z"/>
                <w:rFonts w:ascii="Times New Roman" w:hAnsi="Times New Roman" w:cs="Times New Roman"/>
                <w:sz w:val="24"/>
                <w:szCs w:val="24"/>
              </w:rPr>
              <w:pPrChange w:id="10890" w:author="Mohammad Nayeem Hasan" w:date="2024-12-23T01:38:00Z" w16du:dateUtc="2024-12-22T19:38:00Z">
                <w:pPr/>
              </w:pPrChange>
            </w:pPr>
            <w:del w:id="10891"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5DA19DE5" w14:textId="4C451E93" w:rsidR="00B010D0" w:rsidRPr="00033637" w:rsidDel="00994FF0" w:rsidRDefault="00B010D0" w:rsidP="00F31FB2">
            <w:pPr>
              <w:spacing w:line="480" w:lineRule="auto"/>
              <w:rPr>
                <w:del w:id="10892" w:author="Mohammad Nayeem Hasan" w:date="2024-11-04T00:07:00Z"/>
                <w:rFonts w:ascii="Times New Roman" w:hAnsi="Times New Roman" w:cs="Times New Roman"/>
                <w:sz w:val="24"/>
                <w:szCs w:val="24"/>
              </w:rPr>
              <w:pPrChange w:id="10893" w:author="Mohammad Nayeem Hasan" w:date="2024-12-23T01:38:00Z" w16du:dateUtc="2024-12-22T19:38:00Z">
                <w:pPr/>
              </w:pPrChange>
            </w:pPr>
            <w:del w:id="10894" w:author="Mohammad Nayeem Hasan" w:date="2024-11-03T22:38:00Z">
              <w:r w:rsidRPr="00033637" w:rsidDel="00302153">
                <w:rPr>
                  <w:rFonts w:ascii="Times New Roman" w:hAnsi="Times New Roman" w:cs="Times New Roman"/>
                  <w:sz w:val="24"/>
                  <w:szCs w:val="24"/>
                </w:rPr>
                <w:delText>Ref.</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1C33366E" w14:textId="6DFD196E" w:rsidR="00B010D0" w:rsidRPr="00033637" w:rsidDel="00994FF0" w:rsidRDefault="00B010D0" w:rsidP="00F31FB2">
            <w:pPr>
              <w:spacing w:line="480" w:lineRule="auto"/>
              <w:rPr>
                <w:del w:id="10895" w:author="Mohammad Nayeem Hasan" w:date="2024-11-04T00:07:00Z"/>
                <w:rFonts w:ascii="Times New Roman" w:hAnsi="Times New Roman" w:cs="Times New Roman"/>
                <w:sz w:val="24"/>
                <w:szCs w:val="24"/>
              </w:rPr>
              <w:pPrChange w:id="10896" w:author="Mohammad Nayeem Hasan" w:date="2024-12-23T01:38:00Z" w16du:dateUtc="2024-12-22T19:38:00Z">
                <w:pPr/>
              </w:pPrChange>
            </w:pPr>
            <w:del w:id="10897" w:author="Mohammad Nayeem Hasan" w:date="2024-11-04T00:07:00Z">
              <w:r w:rsidRPr="00033637" w:rsidDel="00994FF0">
                <w:rPr>
                  <w:rFonts w:ascii="Times New Roman" w:hAnsi="Times New Roman" w:cs="Times New Roman"/>
                  <w:sz w:val="24"/>
                  <w:szCs w:val="24"/>
                </w:rPr>
                <w:delText>-</w:delText>
              </w:r>
            </w:del>
          </w:p>
        </w:tc>
      </w:tr>
      <w:tr w:rsidR="00072E76" w:rsidRPr="00033637" w:rsidDel="00994FF0" w14:paraId="5D6598B6" w14:textId="77777777" w:rsidTr="00302153">
        <w:trPr>
          <w:trHeight w:val="257"/>
          <w:jc w:val="center"/>
          <w:del w:id="10898"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0A378BA9" w14:textId="029C4B4A" w:rsidR="00B010D0" w:rsidRPr="00033637" w:rsidDel="00994FF0" w:rsidRDefault="00B010D0" w:rsidP="00F31FB2">
            <w:pPr>
              <w:spacing w:line="480" w:lineRule="auto"/>
              <w:rPr>
                <w:del w:id="10899" w:author="Mohammad Nayeem Hasan" w:date="2024-11-04T00:07:00Z"/>
                <w:rFonts w:ascii="Times New Roman" w:hAnsi="Times New Roman" w:cs="Times New Roman"/>
                <w:sz w:val="24"/>
                <w:szCs w:val="24"/>
              </w:rPr>
              <w:pPrChange w:id="10900" w:author="Mohammad Nayeem Hasan" w:date="2024-12-23T01:38:00Z" w16du:dateUtc="2024-12-22T19:38:00Z">
                <w:pPr/>
              </w:pPrChange>
            </w:pPr>
            <w:del w:id="10901" w:author="Mohammad Nayeem Hasan" w:date="2024-11-04T00:07:00Z">
              <w:r w:rsidRPr="00033637" w:rsidDel="00994FF0">
                <w:rPr>
                  <w:rFonts w:ascii="Times New Roman" w:hAnsi="Times New Roman" w:cs="Times New Roman"/>
                  <w:sz w:val="24"/>
                  <w:szCs w:val="24"/>
                </w:rPr>
                <w:delText>Household size</w:delText>
              </w:r>
            </w:del>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0FF58653" w14:textId="41011798" w:rsidR="00B010D0" w:rsidRPr="00033637" w:rsidDel="00994FF0" w:rsidRDefault="00B010D0" w:rsidP="00F31FB2">
            <w:pPr>
              <w:spacing w:line="480" w:lineRule="auto"/>
              <w:rPr>
                <w:del w:id="10902" w:author="Mohammad Nayeem Hasan" w:date="2024-11-04T00:07:00Z"/>
                <w:rFonts w:ascii="Times New Roman" w:hAnsi="Times New Roman" w:cs="Times New Roman"/>
                <w:sz w:val="24"/>
                <w:szCs w:val="24"/>
              </w:rPr>
              <w:pPrChange w:id="10903"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592ECCE8" w14:textId="61F30786" w:rsidR="00B010D0" w:rsidRPr="00033637" w:rsidDel="00994FF0" w:rsidRDefault="00B010D0" w:rsidP="00F31FB2">
            <w:pPr>
              <w:spacing w:line="480" w:lineRule="auto"/>
              <w:rPr>
                <w:del w:id="10904" w:author="Mohammad Nayeem Hasan" w:date="2024-11-04T00:07:00Z"/>
                <w:rFonts w:ascii="Times New Roman" w:hAnsi="Times New Roman" w:cs="Times New Roman"/>
                <w:sz w:val="24"/>
                <w:szCs w:val="24"/>
              </w:rPr>
              <w:pPrChange w:id="10905"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7377C74E" w14:textId="43748056" w:rsidR="00B010D0" w:rsidRPr="00033637" w:rsidDel="00994FF0" w:rsidRDefault="00B010D0" w:rsidP="00F31FB2">
            <w:pPr>
              <w:spacing w:line="480" w:lineRule="auto"/>
              <w:rPr>
                <w:del w:id="10906" w:author="Mohammad Nayeem Hasan" w:date="2024-11-04T00:07:00Z"/>
                <w:rFonts w:ascii="Times New Roman" w:hAnsi="Times New Roman" w:cs="Times New Roman"/>
                <w:sz w:val="24"/>
                <w:szCs w:val="24"/>
              </w:rPr>
              <w:pPrChange w:id="10907" w:author="Mohammad Nayeem Hasan" w:date="2024-12-23T01:38:00Z" w16du:dateUtc="2024-12-22T19:38:00Z">
                <w:pPr/>
              </w:pPrChange>
            </w:pPr>
          </w:p>
        </w:tc>
      </w:tr>
      <w:tr w:rsidR="00B010D0" w:rsidRPr="00033637" w:rsidDel="00994FF0" w14:paraId="60E78B67" w14:textId="6AF5F1D3" w:rsidTr="00BE6175">
        <w:trPr>
          <w:trHeight w:val="257"/>
          <w:jc w:val="center"/>
          <w:del w:id="10908"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2BC85F1F" w14:textId="372305A7" w:rsidR="00B010D0" w:rsidRPr="00033637" w:rsidDel="00994FF0" w:rsidRDefault="00B010D0" w:rsidP="00F31FB2">
            <w:pPr>
              <w:spacing w:line="480" w:lineRule="auto"/>
              <w:rPr>
                <w:del w:id="10909" w:author="Mohammad Nayeem Hasan" w:date="2024-11-04T00:07:00Z"/>
                <w:rFonts w:ascii="Times New Roman" w:hAnsi="Times New Roman" w:cs="Times New Roman"/>
                <w:sz w:val="24"/>
                <w:szCs w:val="24"/>
              </w:rPr>
              <w:pPrChange w:id="10910" w:author="Mohammad Nayeem Hasan" w:date="2024-12-23T01:38:00Z" w16du:dateUtc="2024-12-22T19:38:00Z">
                <w:pPr/>
              </w:pPrChange>
            </w:pPr>
            <w:del w:id="10911" w:author="Mohammad Nayeem Hasan" w:date="2024-11-04T00:07:00Z">
              <w:r w:rsidRPr="00033637" w:rsidDel="00994FF0">
                <w:rPr>
                  <w:rFonts w:ascii="Times New Roman" w:hAnsi="Times New Roman" w:cs="Times New Roman"/>
                  <w:sz w:val="24"/>
                  <w:szCs w:val="24"/>
                </w:rPr>
                <w:delText>5/5+</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40F5F9A2" w14:textId="732DE99E" w:rsidR="00B010D0" w:rsidRPr="00033637" w:rsidDel="00994FF0" w:rsidRDefault="00B010D0" w:rsidP="00F31FB2">
            <w:pPr>
              <w:spacing w:line="480" w:lineRule="auto"/>
              <w:rPr>
                <w:del w:id="10912" w:author="Mohammad Nayeem Hasan" w:date="2024-11-04T00:07:00Z"/>
                <w:rFonts w:ascii="Times New Roman" w:hAnsi="Times New Roman" w:cs="Times New Roman"/>
                <w:sz w:val="24"/>
                <w:szCs w:val="24"/>
              </w:rPr>
              <w:pPrChange w:id="10913" w:author="Mohammad Nayeem Hasan" w:date="2024-12-23T01:38:00Z" w16du:dateUtc="2024-12-22T19:38:00Z">
                <w:pPr/>
              </w:pPrChange>
            </w:pPr>
            <w:del w:id="10914" w:author="Mohammad Nayeem Hasan" w:date="2024-11-04T00:07:00Z">
              <w:r w:rsidRPr="00033637" w:rsidDel="00994FF0">
                <w:rPr>
                  <w:rFonts w:ascii="Times New Roman" w:hAnsi="Times New Roman" w:cs="Times New Roman"/>
                  <w:sz w:val="24"/>
                  <w:szCs w:val="24"/>
                </w:rPr>
                <w:delText>-</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37769FBB" w14:textId="1210A852" w:rsidR="00B010D0" w:rsidRPr="00033637" w:rsidDel="00994FF0" w:rsidRDefault="00B010D0" w:rsidP="00F31FB2">
            <w:pPr>
              <w:spacing w:line="480" w:lineRule="auto"/>
              <w:rPr>
                <w:del w:id="10915" w:author="Mohammad Nayeem Hasan" w:date="2024-11-04T00:07:00Z"/>
                <w:rFonts w:ascii="Times New Roman" w:hAnsi="Times New Roman" w:cs="Times New Roman"/>
                <w:sz w:val="24"/>
                <w:szCs w:val="24"/>
              </w:rPr>
              <w:pPrChange w:id="10916" w:author="Mohammad Nayeem Hasan" w:date="2024-12-23T01:38:00Z" w16du:dateUtc="2024-12-22T19:38:00Z">
                <w:pPr/>
              </w:pPrChange>
            </w:pPr>
            <w:del w:id="10917"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5CDAA7A4" w14:textId="7EBD51E0" w:rsidR="00B010D0" w:rsidRPr="00033637" w:rsidDel="00994FF0" w:rsidRDefault="00B010D0" w:rsidP="00F31FB2">
            <w:pPr>
              <w:spacing w:line="480" w:lineRule="auto"/>
              <w:rPr>
                <w:del w:id="10918" w:author="Mohammad Nayeem Hasan" w:date="2024-11-04T00:07:00Z"/>
                <w:rFonts w:ascii="Times New Roman" w:hAnsi="Times New Roman" w:cs="Times New Roman"/>
                <w:sz w:val="24"/>
                <w:szCs w:val="24"/>
              </w:rPr>
              <w:pPrChange w:id="10919" w:author="Mohammad Nayeem Hasan" w:date="2024-12-23T01:38:00Z" w16du:dateUtc="2024-12-22T19:38:00Z">
                <w:pPr/>
              </w:pPrChange>
            </w:pPr>
            <w:del w:id="10920" w:author="Mohammad Nayeem Hasan" w:date="2024-11-04T00:07:00Z">
              <w:r w:rsidRPr="00033637" w:rsidDel="00994FF0">
                <w:rPr>
                  <w:rFonts w:ascii="Times New Roman" w:hAnsi="Times New Roman" w:cs="Times New Roman"/>
                  <w:sz w:val="24"/>
                  <w:szCs w:val="24"/>
                </w:rPr>
                <w:delText>1.13 (0.72, 1.77)</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4B5E2F32" w14:textId="1BF99A73" w:rsidR="00B010D0" w:rsidRPr="00033637" w:rsidDel="00994FF0" w:rsidRDefault="00B010D0" w:rsidP="00F31FB2">
            <w:pPr>
              <w:spacing w:line="480" w:lineRule="auto"/>
              <w:rPr>
                <w:del w:id="10921" w:author="Mohammad Nayeem Hasan" w:date="2024-11-04T00:07:00Z"/>
                <w:rFonts w:ascii="Times New Roman" w:hAnsi="Times New Roman" w:cs="Times New Roman"/>
                <w:sz w:val="24"/>
                <w:szCs w:val="24"/>
              </w:rPr>
              <w:pPrChange w:id="10922" w:author="Mohammad Nayeem Hasan" w:date="2024-12-23T01:38:00Z" w16du:dateUtc="2024-12-22T19:38:00Z">
                <w:pPr/>
              </w:pPrChange>
            </w:pPr>
            <w:del w:id="10923" w:author="Mohammad Nayeem Hasan" w:date="2024-11-04T00:07:00Z">
              <w:r w:rsidRPr="00033637" w:rsidDel="00994FF0">
                <w:rPr>
                  <w:rFonts w:ascii="Times New Roman" w:hAnsi="Times New Roman" w:cs="Times New Roman"/>
                  <w:sz w:val="24"/>
                  <w:szCs w:val="24"/>
                </w:rPr>
                <w:delText>0.595</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77456B3A" w14:textId="094A75BB" w:rsidR="00B010D0" w:rsidRPr="00033637" w:rsidDel="00994FF0" w:rsidRDefault="00B010D0" w:rsidP="00F31FB2">
            <w:pPr>
              <w:spacing w:line="480" w:lineRule="auto"/>
              <w:rPr>
                <w:del w:id="10924" w:author="Mohammad Nayeem Hasan" w:date="2024-11-04T00:07:00Z"/>
                <w:rFonts w:ascii="Times New Roman" w:hAnsi="Times New Roman" w:cs="Times New Roman"/>
                <w:sz w:val="24"/>
                <w:szCs w:val="24"/>
              </w:rPr>
              <w:pPrChange w:id="10925" w:author="Mohammad Nayeem Hasan" w:date="2024-12-23T01:38:00Z" w16du:dateUtc="2024-12-22T19:38:00Z">
                <w:pPr/>
              </w:pPrChange>
            </w:pPr>
            <w:del w:id="10926" w:author="Mohammad Nayeem Hasan" w:date="2024-11-04T00:07:00Z">
              <w:r w:rsidRPr="00033637" w:rsidDel="00994FF0">
                <w:rPr>
                  <w:rFonts w:ascii="Times New Roman" w:hAnsi="Times New Roman" w:cs="Times New Roman"/>
                  <w:sz w:val="24"/>
                  <w:szCs w:val="24"/>
                </w:rPr>
                <w:delText>0.91 (0.79, 1.04)</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3D2F76A6" w14:textId="123A8B12" w:rsidR="00B010D0" w:rsidRPr="00033637" w:rsidDel="00994FF0" w:rsidRDefault="00B010D0" w:rsidP="00F31FB2">
            <w:pPr>
              <w:spacing w:line="480" w:lineRule="auto"/>
              <w:rPr>
                <w:del w:id="10927" w:author="Mohammad Nayeem Hasan" w:date="2024-11-04T00:07:00Z"/>
                <w:rFonts w:ascii="Times New Roman" w:hAnsi="Times New Roman" w:cs="Times New Roman"/>
                <w:sz w:val="24"/>
                <w:szCs w:val="24"/>
              </w:rPr>
              <w:pPrChange w:id="10928" w:author="Mohammad Nayeem Hasan" w:date="2024-12-23T01:38:00Z" w16du:dateUtc="2024-12-22T19:38:00Z">
                <w:pPr/>
              </w:pPrChange>
            </w:pPr>
            <w:del w:id="10929" w:author="Mohammad Nayeem Hasan" w:date="2024-11-04T00:07:00Z">
              <w:r w:rsidRPr="00033637" w:rsidDel="00994FF0">
                <w:rPr>
                  <w:rFonts w:ascii="Times New Roman" w:hAnsi="Times New Roman" w:cs="Times New Roman"/>
                  <w:sz w:val="24"/>
                  <w:szCs w:val="24"/>
                </w:rPr>
                <w:delText>0.171</w:delText>
              </w:r>
            </w:del>
          </w:p>
        </w:tc>
      </w:tr>
      <w:tr w:rsidR="00B010D0" w:rsidRPr="00033637" w:rsidDel="00994FF0" w14:paraId="7A3D120F" w14:textId="1D93B2AD" w:rsidTr="00BE6175">
        <w:trPr>
          <w:trHeight w:val="257"/>
          <w:jc w:val="center"/>
          <w:del w:id="10930"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2DDBEB1A" w14:textId="75FE0C64" w:rsidR="00B010D0" w:rsidRPr="00033637" w:rsidDel="00994FF0" w:rsidRDefault="00B010D0" w:rsidP="00F31FB2">
            <w:pPr>
              <w:spacing w:line="480" w:lineRule="auto"/>
              <w:rPr>
                <w:del w:id="10931" w:author="Mohammad Nayeem Hasan" w:date="2024-11-04T00:07:00Z"/>
                <w:rFonts w:ascii="Times New Roman" w:hAnsi="Times New Roman" w:cs="Times New Roman"/>
                <w:sz w:val="24"/>
                <w:szCs w:val="24"/>
              </w:rPr>
              <w:pPrChange w:id="10932" w:author="Mohammad Nayeem Hasan" w:date="2024-12-23T01:38:00Z" w16du:dateUtc="2024-12-22T19:38:00Z">
                <w:pPr/>
              </w:pPrChange>
            </w:pPr>
            <w:del w:id="10933" w:author="Mohammad Nayeem Hasan" w:date="2024-11-04T00:07:00Z">
              <w:r w:rsidRPr="00033637" w:rsidDel="00994FF0">
                <w:rPr>
                  <w:rFonts w:ascii="Times New Roman" w:hAnsi="Times New Roman" w:cs="Times New Roman"/>
                  <w:sz w:val="24"/>
                  <w:szCs w:val="24"/>
                </w:rPr>
                <w:delText>&lt;5</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68D70182" w14:textId="407208E6" w:rsidR="00B010D0" w:rsidRPr="00033637" w:rsidDel="00994FF0" w:rsidRDefault="00B010D0" w:rsidP="00F31FB2">
            <w:pPr>
              <w:spacing w:line="480" w:lineRule="auto"/>
              <w:rPr>
                <w:del w:id="10934" w:author="Mohammad Nayeem Hasan" w:date="2024-11-04T00:07:00Z"/>
                <w:rFonts w:ascii="Times New Roman" w:hAnsi="Times New Roman" w:cs="Times New Roman"/>
                <w:sz w:val="24"/>
                <w:szCs w:val="24"/>
              </w:rPr>
              <w:pPrChange w:id="10935" w:author="Mohammad Nayeem Hasan" w:date="2024-12-23T01:38:00Z" w16du:dateUtc="2024-12-22T19:38:00Z">
                <w:pPr/>
              </w:pPrChange>
            </w:pPr>
            <w:del w:id="10936" w:author="Mohammad Nayeem Hasan" w:date="2024-11-04T00:07:00Z">
              <w:r w:rsidRPr="00033637" w:rsidDel="00994FF0">
                <w:rPr>
                  <w:rFonts w:ascii="Times New Roman" w:hAnsi="Times New Roman" w:cs="Times New Roman"/>
                  <w:sz w:val="24"/>
                  <w:szCs w:val="24"/>
                </w:rPr>
                <w:delText>-</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1B61D9DB" w14:textId="420D9183" w:rsidR="00B010D0" w:rsidRPr="00033637" w:rsidDel="00994FF0" w:rsidRDefault="00B010D0" w:rsidP="00F31FB2">
            <w:pPr>
              <w:spacing w:line="480" w:lineRule="auto"/>
              <w:rPr>
                <w:del w:id="10937" w:author="Mohammad Nayeem Hasan" w:date="2024-11-04T00:07:00Z"/>
                <w:rFonts w:ascii="Times New Roman" w:hAnsi="Times New Roman" w:cs="Times New Roman"/>
                <w:sz w:val="24"/>
                <w:szCs w:val="24"/>
              </w:rPr>
              <w:pPrChange w:id="10938" w:author="Mohammad Nayeem Hasan" w:date="2024-12-23T01:38:00Z" w16du:dateUtc="2024-12-22T19:38:00Z">
                <w:pPr/>
              </w:pPrChange>
            </w:pPr>
            <w:del w:id="10939"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13EF632E" w14:textId="567B65AB" w:rsidR="00B010D0" w:rsidRPr="00033637" w:rsidDel="00994FF0" w:rsidRDefault="00B010D0" w:rsidP="00F31FB2">
            <w:pPr>
              <w:spacing w:line="480" w:lineRule="auto"/>
              <w:rPr>
                <w:del w:id="10940" w:author="Mohammad Nayeem Hasan" w:date="2024-11-04T00:07:00Z"/>
                <w:rFonts w:ascii="Times New Roman" w:hAnsi="Times New Roman" w:cs="Times New Roman"/>
                <w:sz w:val="24"/>
                <w:szCs w:val="24"/>
              </w:rPr>
              <w:pPrChange w:id="10941" w:author="Mohammad Nayeem Hasan" w:date="2024-12-23T01:38:00Z" w16du:dateUtc="2024-12-22T19:38:00Z">
                <w:pPr/>
              </w:pPrChange>
            </w:pPr>
            <w:del w:id="10942" w:author="Mohammad Nayeem Hasan" w:date="2024-11-03T22:38:00Z">
              <w:r w:rsidRPr="00033637" w:rsidDel="00302153">
                <w:rPr>
                  <w:rFonts w:ascii="Times New Roman" w:hAnsi="Times New Roman" w:cs="Times New Roman"/>
                  <w:sz w:val="24"/>
                  <w:szCs w:val="24"/>
                </w:rPr>
                <w:delText>Ref.</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61BC8D29" w14:textId="0B5B1C9C" w:rsidR="00B010D0" w:rsidRPr="00033637" w:rsidDel="00994FF0" w:rsidRDefault="00B010D0" w:rsidP="00F31FB2">
            <w:pPr>
              <w:spacing w:line="480" w:lineRule="auto"/>
              <w:rPr>
                <w:del w:id="10943" w:author="Mohammad Nayeem Hasan" w:date="2024-11-04T00:07:00Z"/>
                <w:rFonts w:ascii="Times New Roman" w:hAnsi="Times New Roman" w:cs="Times New Roman"/>
                <w:sz w:val="24"/>
                <w:szCs w:val="24"/>
              </w:rPr>
              <w:pPrChange w:id="10944" w:author="Mohammad Nayeem Hasan" w:date="2024-12-23T01:38:00Z" w16du:dateUtc="2024-12-22T19:38:00Z">
                <w:pPr/>
              </w:pPrChange>
            </w:pPr>
            <w:del w:id="10945"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1980599B" w14:textId="6471C271" w:rsidR="00B010D0" w:rsidRPr="00033637" w:rsidDel="00994FF0" w:rsidRDefault="00B010D0" w:rsidP="00F31FB2">
            <w:pPr>
              <w:spacing w:line="480" w:lineRule="auto"/>
              <w:rPr>
                <w:del w:id="10946" w:author="Mohammad Nayeem Hasan" w:date="2024-11-04T00:07:00Z"/>
                <w:rFonts w:ascii="Times New Roman" w:hAnsi="Times New Roman" w:cs="Times New Roman"/>
                <w:sz w:val="24"/>
                <w:szCs w:val="24"/>
              </w:rPr>
              <w:pPrChange w:id="10947" w:author="Mohammad Nayeem Hasan" w:date="2024-12-23T01:38:00Z" w16du:dateUtc="2024-12-22T19:38:00Z">
                <w:pPr/>
              </w:pPrChange>
            </w:pPr>
            <w:del w:id="10948" w:author="Mohammad Nayeem Hasan" w:date="2024-11-03T22:38:00Z">
              <w:r w:rsidRPr="00033637" w:rsidDel="00302153">
                <w:rPr>
                  <w:rFonts w:ascii="Times New Roman" w:hAnsi="Times New Roman" w:cs="Times New Roman"/>
                  <w:sz w:val="24"/>
                  <w:szCs w:val="24"/>
                </w:rPr>
                <w:delText>Ref.</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6BFA3E83" w14:textId="78F9ADF6" w:rsidR="00B010D0" w:rsidRPr="00033637" w:rsidDel="00994FF0" w:rsidRDefault="00B010D0" w:rsidP="00F31FB2">
            <w:pPr>
              <w:spacing w:line="480" w:lineRule="auto"/>
              <w:rPr>
                <w:del w:id="10949" w:author="Mohammad Nayeem Hasan" w:date="2024-11-04T00:07:00Z"/>
                <w:rFonts w:ascii="Times New Roman" w:hAnsi="Times New Roman" w:cs="Times New Roman"/>
                <w:sz w:val="24"/>
                <w:szCs w:val="24"/>
              </w:rPr>
              <w:pPrChange w:id="10950" w:author="Mohammad Nayeem Hasan" w:date="2024-12-23T01:38:00Z" w16du:dateUtc="2024-12-22T19:38:00Z">
                <w:pPr/>
              </w:pPrChange>
            </w:pPr>
            <w:del w:id="10951" w:author="Mohammad Nayeem Hasan" w:date="2024-11-04T00:07:00Z">
              <w:r w:rsidRPr="00033637" w:rsidDel="00994FF0">
                <w:rPr>
                  <w:rFonts w:ascii="Times New Roman" w:hAnsi="Times New Roman" w:cs="Times New Roman"/>
                  <w:sz w:val="24"/>
                  <w:szCs w:val="24"/>
                </w:rPr>
                <w:delText>-</w:delText>
              </w:r>
            </w:del>
          </w:p>
        </w:tc>
      </w:tr>
      <w:tr w:rsidR="00072E76" w:rsidRPr="00033637" w:rsidDel="00302153" w14:paraId="1DA06359" w14:textId="77777777" w:rsidTr="00302153">
        <w:trPr>
          <w:trHeight w:val="257"/>
          <w:jc w:val="center"/>
          <w:del w:id="10952" w:author="Mohammad Nayeem Hasan" w:date="2024-11-03T22:39: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13EACE00" w14:textId="6008D5E3" w:rsidR="00B010D0" w:rsidRPr="00033637" w:rsidDel="00302153" w:rsidRDefault="00B010D0" w:rsidP="00F31FB2">
            <w:pPr>
              <w:spacing w:line="480" w:lineRule="auto"/>
              <w:rPr>
                <w:del w:id="10953" w:author="Mohammad Nayeem Hasan" w:date="2024-11-03T22:39:00Z"/>
                <w:rFonts w:ascii="Times New Roman" w:hAnsi="Times New Roman" w:cs="Times New Roman"/>
                <w:sz w:val="24"/>
                <w:szCs w:val="24"/>
              </w:rPr>
              <w:pPrChange w:id="10954" w:author="Mohammad Nayeem Hasan" w:date="2024-12-23T01:38:00Z" w16du:dateUtc="2024-12-22T19:38:00Z">
                <w:pPr/>
              </w:pPrChange>
            </w:pPr>
            <w:del w:id="10955" w:author="Mohammad Nayeem Hasan" w:date="2024-11-03T22:39:00Z">
              <w:r w:rsidRPr="00033637" w:rsidDel="00302153">
                <w:rPr>
                  <w:rFonts w:ascii="Times New Roman" w:hAnsi="Times New Roman" w:cs="Times New Roman"/>
                  <w:sz w:val="24"/>
                  <w:szCs w:val="24"/>
                </w:rPr>
                <w:delText>Livestock ownership</w:delText>
              </w:r>
            </w:del>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31ED95EA" w14:textId="4E0252B6" w:rsidR="00B010D0" w:rsidRPr="00033637" w:rsidDel="00302153" w:rsidRDefault="00B010D0" w:rsidP="00F31FB2">
            <w:pPr>
              <w:spacing w:line="480" w:lineRule="auto"/>
              <w:rPr>
                <w:del w:id="10956" w:author="Mohammad Nayeem Hasan" w:date="2024-11-03T22:39:00Z"/>
                <w:rFonts w:ascii="Times New Roman" w:hAnsi="Times New Roman" w:cs="Times New Roman"/>
                <w:sz w:val="24"/>
                <w:szCs w:val="24"/>
              </w:rPr>
              <w:pPrChange w:id="10957"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029D0987" w14:textId="4A2BE383" w:rsidR="00B010D0" w:rsidRPr="00033637" w:rsidDel="00302153" w:rsidRDefault="00B010D0" w:rsidP="00F31FB2">
            <w:pPr>
              <w:spacing w:line="480" w:lineRule="auto"/>
              <w:rPr>
                <w:del w:id="10958" w:author="Mohammad Nayeem Hasan" w:date="2024-11-03T22:39:00Z"/>
                <w:rFonts w:ascii="Times New Roman" w:hAnsi="Times New Roman" w:cs="Times New Roman"/>
                <w:sz w:val="24"/>
                <w:szCs w:val="24"/>
              </w:rPr>
              <w:pPrChange w:id="10959"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5D833983" w14:textId="10C3F8CD" w:rsidR="00B010D0" w:rsidRPr="00033637" w:rsidDel="00302153" w:rsidRDefault="00B010D0" w:rsidP="00F31FB2">
            <w:pPr>
              <w:spacing w:line="480" w:lineRule="auto"/>
              <w:rPr>
                <w:del w:id="10960" w:author="Mohammad Nayeem Hasan" w:date="2024-11-03T22:39:00Z"/>
                <w:rFonts w:ascii="Times New Roman" w:hAnsi="Times New Roman" w:cs="Times New Roman"/>
                <w:sz w:val="24"/>
                <w:szCs w:val="24"/>
              </w:rPr>
              <w:pPrChange w:id="10961" w:author="Mohammad Nayeem Hasan" w:date="2024-12-23T01:38:00Z" w16du:dateUtc="2024-12-22T19:38:00Z">
                <w:pPr/>
              </w:pPrChange>
            </w:pPr>
          </w:p>
        </w:tc>
      </w:tr>
      <w:tr w:rsidR="00B010D0" w:rsidRPr="00033637" w:rsidDel="00302153" w14:paraId="6DB8BA0A" w14:textId="474C78A0" w:rsidTr="00BE6175">
        <w:trPr>
          <w:trHeight w:val="257"/>
          <w:jc w:val="center"/>
          <w:del w:id="10962" w:author="Mohammad Nayeem Hasan" w:date="2024-11-03T22:39:00Z"/>
        </w:trPr>
        <w:tc>
          <w:tcPr>
            <w:tcW w:w="879" w:type="pct"/>
            <w:tcBorders>
              <w:top w:val="single" w:sz="4" w:space="0" w:color="auto"/>
              <w:left w:val="single" w:sz="4" w:space="0" w:color="auto"/>
              <w:bottom w:val="single" w:sz="4" w:space="0" w:color="auto"/>
              <w:right w:val="single" w:sz="4" w:space="0" w:color="auto"/>
            </w:tcBorders>
            <w:vAlign w:val="center"/>
            <w:hideMark/>
          </w:tcPr>
          <w:p w14:paraId="1E1D5F8F" w14:textId="506788FC" w:rsidR="00B010D0" w:rsidRPr="00033637" w:rsidDel="00302153" w:rsidRDefault="00B010D0" w:rsidP="00F31FB2">
            <w:pPr>
              <w:spacing w:line="480" w:lineRule="auto"/>
              <w:rPr>
                <w:del w:id="10963" w:author="Mohammad Nayeem Hasan" w:date="2024-11-03T22:39:00Z"/>
                <w:rFonts w:ascii="Times New Roman" w:hAnsi="Times New Roman" w:cs="Times New Roman"/>
                <w:sz w:val="24"/>
                <w:szCs w:val="24"/>
              </w:rPr>
              <w:pPrChange w:id="10964" w:author="Mohammad Nayeem Hasan" w:date="2024-12-23T01:38:00Z" w16du:dateUtc="2024-12-22T19:38:00Z">
                <w:pPr/>
              </w:pPrChange>
            </w:pPr>
            <w:del w:id="10965" w:author="Mohammad Nayeem Hasan" w:date="2024-11-03T22:39:00Z">
              <w:r w:rsidRPr="00033637" w:rsidDel="00302153">
                <w:rPr>
                  <w:rFonts w:ascii="Times New Roman" w:hAnsi="Times New Roman" w:cs="Times New Roman"/>
                  <w:sz w:val="24"/>
                  <w:szCs w:val="24"/>
                </w:rPr>
                <w:delText>Yes</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67E7ADB7" w14:textId="078463E4" w:rsidR="00B010D0" w:rsidRPr="00033637" w:rsidDel="00302153" w:rsidRDefault="00B010D0" w:rsidP="00F31FB2">
            <w:pPr>
              <w:spacing w:line="480" w:lineRule="auto"/>
              <w:rPr>
                <w:del w:id="10966" w:author="Mohammad Nayeem Hasan" w:date="2024-11-03T22:39:00Z"/>
                <w:rFonts w:ascii="Times New Roman" w:hAnsi="Times New Roman" w:cs="Times New Roman"/>
                <w:sz w:val="24"/>
                <w:szCs w:val="24"/>
              </w:rPr>
              <w:pPrChange w:id="10967" w:author="Mohammad Nayeem Hasan" w:date="2024-12-23T01:38:00Z" w16du:dateUtc="2024-12-22T19:38:00Z">
                <w:pPr/>
              </w:pPrChange>
            </w:pPr>
            <w:del w:id="10968" w:author="Mohammad Nayeem Hasan" w:date="2024-11-03T22:39:00Z">
              <w:r w:rsidRPr="00033637" w:rsidDel="00302153">
                <w:rPr>
                  <w:rFonts w:ascii="Times New Roman" w:hAnsi="Times New Roman" w:cs="Times New Roman"/>
                  <w:sz w:val="24"/>
                  <w:szCs w:val="24"/>
                </w:rPr>
                <w:delText>-</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3E002B3C" w14:textId="73076CE4" w:rsidR="00B010D0" w:rsidRPr="00033637" w:rsidDel="00302153" w:rsidRDefault="00B010D0" w:rsidP="00F31FB2">
            <w:pPr>
              <w:spacing w:line="480" w:lineRule="auto"/>
              <w:rPr>
                <w:del w:id="10969" w:author="Mohammad Nayeem Hasan" w:date="2024-11-03T22:39:00Z"/>
                <w:rFonts w:ascii="Times New Roman" w:hAnsi="Times New Roman" w:cs="Times New Roman"/>
                <w:sz w:val="24"/>
                <w:szCs w:val="24"/>
              </w:rPr>
              <w:pPrChange w:id="10970" w:author="Mohammad Nayeem Hasan" w:date="2024-12-23T01:38:00Z" w16du:dateUtc="2024-12-22T19:38:00Z">
                <w:pPr/>
              </w:pPrChange>
            </w:pPr>
            <w:del w:id="10971" w:author="Mohammad Nayeem Hasan" w:date="2024-11-03T22:39:00Z">
              <w:r w:rsidRPr="00033637" w:rsidDel="00302153">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278769E6" w14:textId="58F4C8BE" w:rsidR="00B010D0" w:rsidRPr="00033637" w:rsidDel="00302153" w:rsidRDefault="00B010D0" w:rsidP="00F31FB2">
            <w:pPr>
              <w:spacing w:line="480" w:lineRule="auto"/>
              <w:rPr>
                <w:del w:id="10972" w:author="Mohammad Nayeem Hasan" w:date="2024-11-03T22:39:00Z"/>
                <w:rFonts w:ascii="Times New Roman" w:hAnsi="Times New Roman" w:cs="Times New Roman"/>
                <w:sz w:val="24"/>
                <w:szCs w:val="24"/>
              </w:rPr>
              <w:pPrChange w:id="10973" w:author="Mohammad Nayeem Hasan" w:date="2024-12-23T01:38:00Z" w16du:dateUtc="2024-12-22T19:38:00Z">
                <w:pPr/>
              </w:pPrChange>
            </w:pPr>
            <w:del w:id="10974" w:author="Mohammad Nayeem Hasan" w:date="2024-11-03T22:39:00Z">
              <w:r w:rsidRPr="00033637" w:rsidDel="00302153">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10F672E0" w14:textId="6347012E" w:rsidR="00B010D0" w:rsidRPr="00033637" w:rsidDel="00302153" w:rsidRDefault="00B010D0" w:rsidP="00F31FB2">
            <w:pPr>
              <w:spacing w:line="480" w:lineRule="auto"/>
              <w:rPr>
                <w:del w:id="10975" w:author="Mohammad Nayeem Hasan" w:date="2024-11-03T22:39:00Z"/>
                <w:rFonts w:ascii="Times New Roman" w:hAnsi="Times New Roman" w:cs="Times New Roman"/>
                <w:sz w:val="24"/>
                <w:szCs w:val="24"/>
              </w:rPr>
              <w:pPrChange w:id="10976" w:author="Mohammad Nayeem Hasan" w:date="2024-12-23T01:38:00Z" w16du:dateUtc="2024-12-22T19:38:00Z">
                <w:pPr/>
              </w:pPrChange>
            </w:pPr>
            <w:del w:id="10977" w:author="Mohammad Nayeem Hasan" w:date="2024-11-03T22:39:00Z">
              <w:r w:rsidRPr="00033637" w:rsidDel="00302153">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59A1B871" w14:textId="7EF8AB21" w:rsidR="00B010D0" w:rsidRPr="00033637" w:rsidDel="00302153" w:rsidRDefault="00B010D0" w:rsidP="00F31FB2">
            <w:pPr>
              <w:spacing w:line="480" w:lineRule="auto"/>
              <w:rPr>
                <w:del w:id="10978" w:author="Mohammad Nayeem Hasan" w:date="2024-11-03T22:39:00Z"/>
                <w:rFonts w:ascii="Times New Roman" w:hAnsi="Times New Roman" w:cs="Times New Roman"/>
                <w:sz w:val="24"/>
                <w:szCs w:val="24"/>
              </w:rPr>
              <w:pPrChange w:id="10979" w:author="Mohammad Nayeem Hasan" w:date="2024-12-23T01:38:00Z" w16du:dateUtc="2024-12-22T19:38:00Z">
                <w:pPr/>
              </w:pPrChange>
            </w:pPr>
            <w:del w:id="10980" w:author="Mohammad Nayeem Hasan" w:date="2024-11-03T22:39:00Z">
              <w:r w:rsidRPr="00033637" w:rsidDel="00302153">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2C2DA251" w14:textId="777B111D" w:rsidR="00B010D0" w:rsidRPr="00033637" w:rsidDel="00302153" w:rsidRDefault="00B010D0" w:rsidP="00F31FB2">
            <w:pPr>
              <w:spacing w:line="480" w:lineRule="auto"/>
              <w:rPr>
                <w:del w:id="10981" w:author="Mohammad Nayeem Hasan" w:date="2024-11-03T22:39:00Z"/>
                <w:rFonts w:ascii="Times New Roman" w:hAnsi="Times New Roman" w:cs="Times New Roman"/>
                <w:sz w:val="24"/>
                <w:szCs w:val="24"/>
              </w:rPr>
              <w:pPrChange w:id="10982" w:author="Mohammad Nayeem Hasan" w:date="2024-12-23T01:38:00Z" w16du:dateUtc="2024-12-22T19:38:00Z">
                <w:pPr/>
              </w:pPrChange>
            </w:pPr>
            <w:del w:id="10983" w:author="Mohammad Nayeem Hasan" w:date="2024-11-03T22:39:00Z">
              <w:r w:rsidRPr="00033637" w:rsidDel="00302153">
                <w:rPr>
                  <w:rFonts w:ascii="Times New Roman" w:hAnsi="Times New Roman" w:cs="Times New Roman"/>
                  <w:sz w:val="24"/>
                  <w:szCs w:val="24"/>
                </w:rPr>
                <w:delText>-</w:delText>
              </w:r>
            </w:del>
          </w:p>
        </w:tc>
      </w:tr>
      <w:tr w:rsidR="00B010D0" w:rsidRPr="00033637" w:rsidDel="00302153" w14:paraId="5D55C13D" w14:textId="5479396B" w:rsidTr="00BE6175">
        <w:trPr>
          <w:trHeight w:val="257"/>
          <w:jc w:val="center"/>
          <w:del w:id="10984" w:author="Mohammad Nayeem Hasan" w:date="2024-11-03T22:39:00Z"/>
        </w:trPr>
        <w:tc>
          <w:tcPr>
            <w:tcW w:w="879" w:type="pct"/>
            <w:tcBorders>
              <w:top w:val="single" w:sz="4" w:space="0" w:color="auto"/>
              <w:left w:val="single" w:sz="4" w:space="0" w:color="auto"/>
              <w:bottom w:val="single" w:sz="4" w:space="0" w:color="auto"/>
              <w:right w:val="single" w:sz="4" w:space="0" w:color="auto"/>
            </w:tcBorders>
            <w:vAlign w:val="center"/>
            <w:hideMark/>
          </w:tcPr>
          <w:p w14:paraId="62C60FCF" w14:textId="6686B466" w:rsidR="00B010D0" w:rsidRPr="00033637" w:rsidDel="00302153" w:rsidRDefault="00B010D0" w:rsidP="00F31FB2">
            <w:pPr>
              <w:spacing w:line="480" w:lineRule="auto"/>
              <w:rPr>
                <w:del w:id="10985" w:author="Mohammad Nayeem Hasan" w:date="2024-11-03T22:39:00Z"/>
                <w:rFonts w:ascii="Times New Roman" w:hAnsi="Times New Roman" w:cs="Times New Roman"/>
                <w:sz w:val="24"/>
                <w:szCs w:val="24"/>
              </w:rPr>
              <w:pPrChange w:id="10986" w:author="Mohammad Nayeem Hasan" w:date="2024-12-23T01:38:00Z" w16du:dateUtc="2024-12-22T19:38:00Z">
                <w:pPr/>
              </w:pPrChange>
            </w:pPr>
            <w:del w:id="10987" w:author="Mohammad Nayeem Hasan" w:date="2024-11-03T22:39:00Z">
              <w:r w:rsidRPr="00033637" w:rsidDel="00302153">
                <w:rPr>
                  <w:rFonts w:ascii="Times New Roman" w:hAnsi="Times New Roman" w:cs="Times New Roman"/>
                  <w:sz w:val="24"/>
                  <w:szCs w:val="24"/>
                </w:rPr>
                <w:delText>No</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635973E7" w14:textId="65C94F6C" w:rsidR="00B010D0" w:rsidRPr="00033637" w:rsidDel="00302153" w:rsidRDefault="00B010D0" w:rsidP="00F31FB2">
            <w:pPr>
              <w:spacing w:line="480" w:lineRule="auto"/>
              <w:rPr>
                <w:del w:id="10988" w:author="Mohammad Nayeem Hasan" w:date="2024-11-03T22:39:00Z"/>
                <w:rFonts w:ascii="Times New Roman" w:hAnsi="Times New Roman" w:cs="Times New Roman"/>
                <w:sz w:val="24"/>
                <w:szCs w:val="24"/>
              </w:rPr>
              <w:pPrChange w:id="10989" w:author="Mohammad Nayeem Hasan" w:date="2024-12-23T01:38:00Z" w16du:dateUtc="2024-12-22T19:38:00Z">
                <w:pPr/>
              </w:pPrChange>
            </w:pPr>
            <w:del w:id="10990" w:author="Mohammad Nayeem Hasan" w:date="2024-11-03T22:39:00Z">
              <w:r w:rsidRPr="00033637" w:rsidDel="00302153">
                <w:rPr>
                  <w:rFonts w:ascii="Times New Roman" w:hAnsi="Times New Roman" w:cs="Times New Roman"/>
                  <w:sz w:val="24"/>
                  <w:szCs w:val="24"/>
                </w:rPr>
                <w:delText>-</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79C060D9" w14:textId="42F74CAC" w:rsidR="00B010D0" w:rsidRPr="00033637" w:rsidDel="00302153" w:rsidRDefault="00B010D0" w:rsidP="00F31FB2">
            <w:pPr>
              <w:spacing w:line="480" w:lineRule="auto"/>
              <w:rPr>
                <w:del w:id="10991" w:author="Mohammad Nayeem Hasan" w:date="2024-11-03T22:39:00Z"/>
                <w:rFonts w:ascii="Times New Roman" w:hAnsi="Times New Roman" w:cs="Times New Roman"/>
                <w:sz w:val="24"/>
                <w:szCs w:val="24"/>
              </w:rPr>
              <w:pPrChange w:id="10992" w:author="Mohammad Nayeem Hasan" w:date="2024-12-23T01:38:00Z" w16du:dateUtc="2024-12-22T19:38:00Z">
                <w:pPr/>
              </w:pPrChange>
            </w:pPr>
            <w:del w:id="10993" w:author="Mohammad Nayeem Hasan" w:date="2024-11-03T22:39:00Z">
              <w:r w:rsidRPr="00033637" w:rsidDel="00302153">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64504F4E" w14:textId="103C016A" w:rsidR="00B010D0" w:rsidRPr="00033637" w:rsidDel="00302153" w:rsidRDefault="00B010D0" w:rsidP="00F31FB2">
            <w:pPr>
              <w:spacing w:line="480" w:lineRule="auto"/>
              <w:rPr>
                <w:del w:id="10994" w:author="Mohammad Nayeem Hasan" w:date="2024-11-03T22:39:00Z"/>
                <w:rFonts w:ascii="Times New Roman" w:hAnsi="Times New Roman" w:cs="Times New Roman"/>
                <w:sz w:val="24"/>
                <w:szCs w:val="24"/>
              </w:rPr>
              <w:pPrChange w:id="10995" w:author="Mohammad Nayeem Hasan" w:date="2024-12-23T01:38:00Z" w16du:dateUtc="2024-12-22T19:38:00Z">
                <w:pPr/>
              </w:pPrChange>
            </w:pPr>
            <w:del w:id="10996" w:author="Mohammad Nayeem Hasan" w:date="2024-11-03T22:39:00Z">
              <w:r w:rsidRPr="00033637" w:rsidDel="00302153">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77FF4185" w14:textId="7BAF54AF" w:rsidR="00B010D0" w:rsidRPr="00033637" w:rsidDel="00302153" w:rsidRDefault="00B010D0" w:rsidP="00F31FB2">
            <w:pPr>
              <w:spacing w:line="480" w:lineRule="auto"/>
              <w:rPr>
                <w:del w:id="10997" w:author="Mohammad Nayeem Hasan" w:date="2024-11-03T22:39:00Z"/>
                <w:rFonts w:ascii="Times New Roman" w:hAnsi="Times New Roman" w:cs="Times New Roman"/>
                <w:sz w:val="24"/>
                <w:szCs w:val="24"/>
              </w:rPr>
              <w:pPrChange w:id="10998" w:author="Mohammad Nayeem Hasan" w:date="2024-12-23T01:38:00Z" w16du:dateUtc="2024-12-22T19:38:00Z">
                <w:pPr/>
              </w:pPrChange>
            </w:pPr>
            <w:del w:id="10999" w:author="Mohammad Nayeem Hasan" w:date="2024-11-03T22:39:00Z">
              <w:r w:rsidRPr="00033637" w:rsidDel="00302153">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16817185" w14:textId="0384D8F1" w:rsidR="00B010D0" w:rsidRPr="00033637" w:rsidDel="00302153" w:rsidRDefault="00B010D0" w:rsidP="00F31FB2">
            <w:pPr>
              <w:spacing w:line="480" w:lineRule="auto"/>
              <w:rPr>
                <w:del w:id="11000" w:author="Mohammad Nayeem Hasan" w:date="2024-11-03T22:39:00Z"/>
                <w:rFonts w:ascii="Times New Roman" w:hAnsi="Times New Roman" w:cs="Times New Roman"/>
                <w:sz w:val="24"/>
                <w:szCs w:val="24"/>
              </w:rPr>
              <w:pPrChange w:id="11001" w:author="Mohammad Nayeem Hasan" w:date="2024-12-23T01:38:00Z" w16du:dateUtc="2024-12-22T19:38:00Z">
                <w:pPr/>
              </w:pPrChange>
            </w:pPr>
            <w:del w:id="11002" w:author="Mohammad Nayeem Hasan" w:date="2024-11-03T22:39:00Z">
              <w:r w:rsidRPr="00033637" w:rsidDel="00302153">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7EECCBDC" w14:textId="39E2FFB9" w:rsidR="00B010D0" w:rsidRPr="00033637" w:rsidDel="00302153" w:rsidRDefault="00B010D0" w:rsidP="00F31FB2">
            <w:pPr>
              <w:spacing w:line="480" w:lineRule="auto"/>
              <w:rPr>
                <w:del w:id="11003" w:author="Mohammad Nayeem Hasan" w:date="2024-11-03T22:39:00Z"/>
                <w:rFonts w:ascii="Times New Roman" w:hAnsi="Times New Roman" w:cs="Times New Roman"/>
                <w:sz w:val="24"/>
                <w:szCs w:val="24"/>
              </w:rPr>
              <w:pPrChange w:id="11004" w:author="Mohammad Nayeem Hasan" w:date="2024-12-23T01:38:00Z" w16du:dateUtc="2024-12-22T19:38:00Z">
                <w:pPr/>
              </w:pPrChange>
            </w:pPr>
            <w:del w:id="11005" w:author="Mohammad Nayeem Hasan" w:date="2024-11-03T22:39:00Z">
              <w:r w:rsidRPr="00033637" w:rsidDel="00302153">
                <w:rPr>
                  <w:rFonts w:ascii="Times New Roman" w:hAnsi="Times New Roman" w:cs="Times New Roman"/>
                  <w:sz w:val="24"/>
                  <w:szCs w:val="24"/>
                </w:rPr>
                <w:delText>-</w:delText>
              </w:r>
            </w:del>
          </w:p>
        </w:tc>
      </w:tr>
      <w:tr w:rsidR="00072E76" w:rsidRPr="00033637" w:rsidDel="00302153" w14:paraId="2D101005" w14:textId="77777777" w:rsidTr="00302153">
        <w:trPr>
          <w:trHeight w:val="257"/>
          <w:jc w:val="center"/>
          <w:del w:id="11006" w:author="Mohammad Nayeem Hasan" w:date="2024-11-03T22:39: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3DE326FD" w14:textId="173B7561" w:rsidR="00B010D0" w:rsidRPr="00033637" w:rsidDel="00302153" w:rsidRDefault="00B010D0" w:rsidP="00F31FB2">
            <w:pPr>
              <w:spacing w:line="480" w:lineRule="auto"/>
              <w:rPr>
                <w:del w:id="11007" w:author="Mohammad Nayeem Hasan" w:date="2024-11-03T22:39:00Z"/>
                <w:rFonts w:ascii="Times New Roman" w:hAnsi="Times New Roman" w:cs="Times New Roman"/>
                <w:sz w:val="24"/>
                <w:szCs w:val="24"/>
              </w:rPr>
              <w:pPrChange w:id="11008" w:author="Mohammad Nayeem Hasan" w:date="2024-12-23T01:38:00Z" w16du:dateUtc="2024-12-22T19:38:00Z">
                <w:pPr/>
              </w:pPrChange>
            </w:pPr>
            <w:del w:id="11009" w:author="Mohammad Nayeem Hasan" w:date="2024-11-03T22:39:00Z">
              <w:r w:rsidRPr="00033637" w:rsidDel="00302153">
                <w:rPr>
                  <w:rFonts w:ascii="Times New Roman" w:hAnsi="Times New Roman" w:cs="Times New Roman"/>
                  <w:sz w:val="24"/>
                  <w:szCs w:val="24"/>
                </w:rPr>
                <w:delText>Source water type</w:delText>
              </w:r>
            </w:del>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4E5B8BFB" w14:textId="5F12C2F5" w:rsidR="00B010D0" w:rsidRPr="00033637" w:rsidDel="00302153" w:rsidRDefault="00B010D0" w:rsidP="00F31FB2">
            <w:pPr>
              <w:spacing w:line="480" w:lineRule="auto"/>
              <w:rPr>
                <w:del w:id="11010" w:author="Mohammad Nayeem Hasan" w:date="2024-11-03T22:39:00Z"/>
                <w:rFonts w:ascii="Times New Roman" w:hAnsi="Times New Roman" w:cs="Times New Roman"/>
                <w:sz w:val="24"/>
                <w:szCs w:val="24"/>
              </w:rPr>
              <w:pPrChange w:id="11011"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2915EE62" w14:textId="6DCE1E19" w:rsidR="00B010D0" w:rsidRPr="00033637" w:rsidDel="00302153" w:rsidRDefault="00B010D0" w:rsidP="00F31FB2">
            <w:pPr>
              <w:spacing w:line="480" w:lineRule="auto"/>
              <w:rPr>
                <w:del w:id="11012" w:author="Mohammad Nayeem Hasan" w:date="2024-11-03T22:39:00Z"/>
                <w:rFonts w:ascii="Times New Roman" w:hAnsi="Times New Roman" w:cs="Times New Roman"/>
                <w:sz w:val="24"/>
                <w:szCs w:val="24"/>
              </w:rPr>
              <w:pPrChange w:id="11013"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4966E30B" w14:textId="176590E8" w:rsidR="00B010D0" w:rsidRPr="00033637" w:rsidDel="00302153" w:rsidRDefault="00B010D0" w:rsidP="00F31FB2">
            <w:pPr>
              <w:spacing w:line="480" w:lineRule="auto"/>
              <w:rPr>
                <w:del w:id="11014" w:author="Mohammad Nayeem Hasan" w:date="2024-11-03T22:39:00Z"/>
                <w:rFonts w:ascii="Times New Roman" w:hAnsi="Times New Roman" w:cs="Times New Roman"/>
                <w:sz w:val="24"/>
                <w:szCs w:val="24"/>
              </w:rPr>
              <w:pPrChange w:id="11015" w:author="Mohammad Nayeem Hasan" w:date="2024-12-23T01:38:00Z" w16du:dateUtc="2024-12-22T19:38:00Z">
                <w:pPr/>
              </w:pPrChange>
            </w:pPr>
          </w:p>
        </w:tc>
      </w:tr>
      <w:tr w:rsidR="00B010D0" w:rsidRPr="00033637" w:rsidDel="00302153" w14:paraId="5193BEDF" w14:textId="4C926F0E" w:rsidTr="00BE6175">
        <w:trPr>
          <w:trHeight w:val="257"/>
          <w:jc w:val="center"/>
          <w:del w:id="11016" w:author="Mohammad Nayeem Hasan" w:date="2024-11-03T22:39:00Z"/>
        </w:trPr>
        <w:tc>
          <w:tcPr>
            <w:tcW w:w="879" w:type="pct"/>
            <w:tcBorders>
              <w:top w:val="single" w:sz="4" w:space="0" w:color="auto"/>
              <w:left w:val="single" w:sz="4" w:space="0" w:color="auto"/>
              <w:bottom w:val="single" w:sz="4" w:space="0" w:color="auto"/>
              <w:right w:val="single" w:sz="4" w:space="0" w:color="auto"/>
            </w:tcBorders>
            <w:vAlign w:val="center"/>
            <w:hideMark/>
          </w:tcPr>
          <w:p w14:paraId="0A59C50A" w14:textId="48A6B0C4" w:rsidR="00B010D0" w:rsidRPr="00033637" w:rsidDel="00302153" w:rsidRDefault="00B010D0" w:rsidP="00F31FB2">
            <w:pPr>
              <w:spacing w:line="480" w:lineRule="auto"/>
              <w:rPr>
                <w:del w:id="11017" w:author="Mohammad Nayeem Hasan" w:date="2024-11-03T22:39:00Z"/>
                <w:rFonts w:ascii="Times New Roman" w:hAnsi="Times New Roman" w:cs="Times New Roman"/>
                <w:sz w:val="24"/>
                <w:szCs w:val="24"/>
              </w:rPr>
              <w:pPrChange w:id="11018" w:author="Mohammad Nayeem Hasan" w:date="2024-12-23T01:38:00Z" w16du:dateUtc="2024-12-22T19:38:00Z">
                <w:pPr/>
              </w:pPrChange>
            </w:pPr>
            <w:del w:id="11019" w:author="Mohammad Nayeem Hasan" w:date="2024-11-03T22:39:00Z">
              <w:r w:rsidRPr="00033637" w:rsidDel="00302153">
                <w:rPr>
                  <w:rFonts w:ascii="Times New Roman" w:hAnsi="Times New Roman" w:cs="Times New Roman"/>
                  <w:sz w:val="24"/>
                  <w:szCs w:val="24"/>
                </w:rPr>
                <w:delText>Improved</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30E8C3F6" w14:textId="266F5668" w:rsidR="00B010D0" w:rsidRPr="00033637" w:rsidDel="00302153" w:rsidRDefault="00B010D0" w:rsidP="00F31FB2">
            <w:pPr>
              <w:spacing w:line="480" w:lineRule="auto"/>
              <w:rPr>
                <w:del w:id="11020" w:author="Mohammad Nayeem Hasan" w:date="2024-11-03T22:39:00Z"/>
                <w:rFonts w:ascii="Times New Roman" w:hAnsi="Times New Roman" w:cs="Times New Roman"/>
                <w:sz w:val="24"/>
                <w:szCs w:val="24"/>
              </w:rPr>
              <w:pPrChange w:id="11021" w:author="Mohammad Nayeem Hasan" w:date="2024-12-23T01:38:00Z" w16du:dateUtc="2024-12-22T19:38:00Z">
                <w:pPr/>
              </w:pPrChange>
            </w:pPr>
            <w:del w:id="11022" w:author="Mohammad Nayeem Hasan" w:date="2024-11-03T22:39:00Z">
              <w:r w:rsidRPr="00033637" w:rsidDel="00302153">
                <w:rPr>
                  <w:rFonts w:ascii="Times New Roman" w:hAnsi="Times New Roman" w:cs="Times New Roman"/>
                  <w:sz w:val="24"/>
                  <w:szCs w:val="24"/>
                </w:rPr>
                <w:delText>-</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6CB2781A" w14:textId="33354877" w:rsidR="00B010D0" w:rsidRPr="00033637" w:rsidDel="00302153" w:rsidRDefault="00B010D0" w:rsidP="00F31FB2">
            <w:pPr>
              <w:spacing w:line="480" w:lineRule="auto"/>
              <w:rPr>
                <w:del w:id="11023" w:author="Mohammad Nayeem Hasan" w:date="2024-11-03T22:39:00Z"/>
                <w:rFonts w:ascii="Times New Roman" w:hAnsi="Times New Roman" w:cs="Times New Roman"/>
                <w:sz w:val="24"/>
                <w:szCs w:val="24"/>
              </w:rPr>
              <w:pPrChange w:id="11024" w:author="Mohammad Nayeem Hasan" w:date="2024-12-23T01:38:00Z" w16du:dateUtc="2024-12-22T19:38:00Z">
                <w:pPr/>
              </w:pPrChange>
            </w:pPr>
            <w:del w:id="11025" w:author="Mohammad Nayeem Hasan" w:date="2024-11-03T22:39:00Z">
              <w:r w:rsidRPr="00033637" w:rsidDel="00302153">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15B65F14" w14:textId="459A05CE" w:rsidR="00B010D0" w:rsidRPr="00033637" w:rsidDel="00302153" w:rsidRDefault="00B010D0" w:rsidP="00F31FB2">
            <w:pPr>
              <w:spacing w:line="480" w:lineRule="auto"/>
              <w:rPr>
                <w:del w:id="11026" w:author="Mohammad Nayeem Hasan" w:date="2024-11-03T22:39:00Z"/>
                <w:rFonts w:ascii="Times New Roman" w:hAnsi="Times New Roman" w:cs="Times New Roman"/>
                <w:sz w:val="24"/>
                <w:szCs w:val="24"/>
              </w:rPr>
              <w:pPrChange w:id="11027" w:author="Mohammad Nayeem Hasan" w:date="2024-12-23T01:38:00Z" w16du:dateUtc="2024-12-22T19:38:00Z">
                <w:pPr/>
              </w:pPrChange>
            </w:pPr>
            <w:del w:id="11028" w:author="Mohammad Nayeem Hasan" w:date="2024-11-03T22:39:00Z">
              <w:r w:rsidRPr="00033637" w:rsidDel="00302153">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106A4FD2" w14:textId="10A6849D" w:rsidR="00B010D0" w:rsidRPr="00033637" w:rsidDel="00302153" w:rsidRDefault="00B010D0" w:rsidP="00F31FB2">
            <w:pPr>
              <w:spacing w:line="480" w:lineRule="auto"/>
              <w:rPr>
                <w:del w:id="11029" w:author="Mohammad Nayeem Hasan" w:date="2024-11-03T22:39:00Z"/>
                <w:rFonts w:ascii="Times New Roman" w:hAnsi="Times New Roman" w:cs="Times New Roman"/>
                <w:sz w:val="24"/>
                <w:szCs w:val="24"/>
              </w:rPr>
              <w:pPrChange w:id="11030" w:author="Mohammad Nayeem Hasan" w:date="2024-12-23T01:38:00Z" w16du:dateUtc="2024-12-22T19:38:00Z">
                <w:pPr/>
              </w:pPrChange>
            </w:pPr>
            <w:del w:id="11031" w:author="Mohammad Nayeem Hasan" w:date="2024-11-03T22:39:00Z">
              <w:r w:rsidRPr="00033637" w:rsidDel="00302153">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5984DEB0" w14:textId="57E5F470" w:rsidR="00B010D0" w:rsidRPr="00033637" w:rsidDel="00302153" w:rsidRDefault="00B010D0" w:rsidP="00F31FB2">
            <w:pPr>
              <w:spacing w:line="480" w:lineRule="auto"/>
              <w:rPr>
                <w:del w:id="11032" w:author="Mohammad Nayeem Hasan" w:date="2024-11-03T22:39:00Z"/>
                <w:rFonts w:ascii="Times New Roman" w:hAnsi="Times New Roman" w:cs="Times New Roman"/>
                <w:sz w:val="24"/>
                <w:szCs w:val="24"/>
              </w:rPr>
              <w:pPrChange w:id="11033" w:author="Mohammad Nayeem Hasan" w:date="2024-12-23T01:38:00Z" w16du:dateUtc="2024-12-22T19:38:00Z">
                <w:pPr/>
              </w:pPrChange>
            </w:pPr>
            <w:del w:id="11034" w:author="Mohammad Nayeem Hasan" w:date="2024-11-03T22:39:00Z">
              <w:r w:rsidRPr="00033637" w:rsidDel="00302153">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595FF701" w14:textId="339DECCE" w:rsidR="00B010D0" w:rsidRPr="00033637" w:rsidDel="00302153" w:rsidRDefault="00B010D0" w:rsidP="00F31FB2">
            <w:pPr>
              <w:spacing w:line="480" w:lineRule="auto"/>
              <w:rPr>
                <w:del w:id="11035" w:author="Mohammad Nayeem Hasan" w:date="2024-11-03T22:39:00Z"/>
                <w:rFonts w:ascii="Times New Roman" w:hAnsi="Times New Roman" w:cs="Times New Roman"/>
                <w:sz w:val="24"/>
                <w:szCs w:val="24"/>
              </w:rPr>
              <w:pPrChange w:id="11036" w:author="Mohammad Nayeem Hasan" w:date="2024-12-23T01:38:00Z" w16du:dateUtc="2024-12-22T19:38:00Z">
                <w:pPr/>
              </w:pPrChange>
            </w:pPr>
            <w:del w:id="11037" w:author="Mohammad Nayeem Hasan" w:date="2024-11-03T22:39:00Z">
              <w:r w:rsidRPr="00033637" w:rsidDel="00302153">
                <w:rPr>
                  <w:rFonts w:ascii="Times New Roman" w:hAnsi="Times New Roman" w:cs="Times New Roman"/>
                  <w:sz w:val="24"/>
                  <w:szCs w:val="24"/>
                </w:rPr>
                <w:delText>-</w:delText>
              </w:r>
            </w:del>
          </w:p>
        </w:tc>
      </w:tr>
      <w:tr w:rsidR="00B010D0" w:rsidRPr="00033637" w:rsidDel="00302153" w14:paraId="6CC35C4B" w14:textId="4B593D75" w:rsidTr="00BE6175">
        <w:trPr>
          <w:trHeight w:val="257"/>
          <w:jc w:val="center"/>
          <w:del w:id="11038" w:author="Mohammad Nayeem Hasan" w:date="2024-11-03T22:39:00Z"/>
        </w:trPr>
        <w:tc>
          <w:tcPr>
            <w:tcW w:w="879" w:type="pct"/>
            <w:tcBorders>
              <w:top w:val="single" w:sz="4" w:space="0" w:color="auto"/>
              <w:left w:val="single" w:sz="4" w:space="0" w:color="auto"/>
              <w:bottom w:val="single" w:sz="4" w:space="0" w:color="auto"/>
              <w:right w:val="single" w:sz="4" w:space="0" w:color="auto"/>
            </w:tcBorders>
            <w:vAlign w:val="center"/>
            <w:hideMark/>
          </w:tcPr>
          <w:p w14:paraId="2C0E653A" w14:textId="3467DBE8" w:rsidR="00B010D0" w:rsidRPr="00033637" w:rsidDel="00302153" w:rsidRDefault="00B010D0" w:rsidP="00F31FB2">
            <w:pPr>
              <w:spacing w:line="480" w:lineRule="auto"/>
              <w:rPr>
                <w:del w:id="11039" w:author="Mohammad Nayeem Hasan" w:date="2024-11-03T22:39:00Z"/>
                <w:rFonts w:ascii="Times New Roman" w:hAnsi="Times New Roman" w:cs="Times New Roman"/>
                <w:sz w:val="24"/>
                <w:szCs w:val="24"/>
              </w:rPr>
              <w:pPrChange w:id="11040" w:author="Mohammad Nayeem Hasan" w:date="2024-12-23T01:38:00Z" w16du:dateUtc="2024-12-22T19:38:00Z">
                <w:pPr/>
              </w:pPrChange>
            </w:pPr>
            <w:del w:id="11041" w:author="Mohammad Nayeem Hasan" w:date="2024-11-03T22:39:00Z">
              <w:r w:rsidRPr="00033637" w:rsidDel="00302153">
                <w:rPr>
                  <w:rFonts w:ascii="Times New Roman" w:hAnsi="Times New Roman" w:cs="Times New Roman"/>
                  <w:sz w:val="24"/>
                  <w:szCs w:val="24"/>
                </w:rPr>
                <w:delText>Unimproved</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3F4E3158" w14:textId="43D81243" w:rsidR="00B010D0" w:rsidRPr="00033637" w:rsidDel="00302153" w:rsidRDefault="00B010D0" w:rsidP="00F31FB2">
            <w:pPr>
              <w:spacing w:line="480" w:lineRule="auto"/>
              <w:rPr>
                <w:del w:id="11042" w:author="Mohammad Nayeem Hasan" w:date="2024-11-03T22:39:00Z"/>
                <w:rFonts w:ascii="Times New Roman" w:hAnsi="Times New Roman" w:cs="Times New Roman"/>
                <w:sz w:val="24"/>
                <w:szCs w:val="24"/>
              </w:rPr>
              <w:pPrChange w:id="11043" w:author="Mohammad Nayeem Hasan" w:date="2024-12-23T01:38:00Z" w16du:dateUtc="2024-12-22T19:38:00Z">
                <w:pPr/>
              </w:pPrChange>
            </w:pPr>
            <w:del w:id="11044" w:author="Mohammad Nayeem Hasan" w:date="2024-11-03T22:39:00Z">
              <w:r w:rsidRPr="00033637" w:rsidDel="00302153">
                <w:rPr>
                  <w:rFonts w:ascii="Times New Roman" w:hAnsi="Times New Roman" w:cs="Times New Roman"/>
                  <w:sz w:val="24"/>
                  <w:szCs w:val="24"/>
                </w:rPr>
                <w:delText>-</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35C7DD8D" w14:textId="0FB9B18F" w:rsidR="00B010D0" w:rsidRPr="00033637" w:rsidDel="00302153" w:rsidRDefault="00B010D0" w:rsidP="00F31FB2">
            <w:pPr>
              <w:spacing w:line="480" w:lineRule="auto"/>
              <w:rPr>
                <w:del w:id="11045" w:author="Mohammad Nayeem Hasan" w:date="2024-11-03T22:39:00Z"/>
                <w:rFonts w:ascii="Times New Roman" w:hAnsi="Times New Roman" w:cs="Times New Roman"/>
                <w:sz w:val="24"/>
                <w:szCs w:val="24"/>
              </w:rPr>
              <w:pPrChange w:id="11046" w:author="Mohammad Nayeem Hasan" w:date="2024-12-23T01:38:00Z" w16du:dateUtc="2024-12-22T19:38:00Z">
                <w:pPr/>
              </w:pPrChange>
            </w:pPr>
            <w:del w:id="11047" w:author="Mohammad Nayeem Hasan" w:date="2024-11-03T22:39:00Z">
              <w:r w:rsidRPr="00033637" w:rsidDel="00302153">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4F8B493B" w14:textId="0885CA64" w:rsidR="00B010D0" w:rsidRPr="00033637" w:rsidDel="00302153" w:rsidRDefault="00B010D0" w:rsidP="00F31FB2">
            <w:pPr>
              <w:spacing w:line="480" w:lineRule="auto"/>
              <w:rPr>
                <w:del w:id="11048" w:author="Mohammad Nayeem Hasan" w:date="2024-11-03T22:39:00Z"/>
                <w:rFonts w:ascii="Times New Roman" w:hAnsi="Times New Roman" w:cs="Times New Roman"/>
                <w:sz w:val="24"/>
                <w:szCs w:val="24"/>
              </w:rPr>
              <w:pPrChange w:id="11049" w:author="Mohammad Nayeem Hasan" w:date="2024-12-23T01:38:00Z" w16du:dateUtc="2024-12-22T19:38:00Z">
                <w:pPr/>
              </w:pPrChange>
            </w:pPr>
            <w:del w:id="11050" w:author="Mohammad Nayeem Hasan" w:date="2024-11-03T22:39:00Z">
              <w:r w:rsidRPr="00033637" w:rsidDel="00302153">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2D854290" w14:textId="3F224955" w:rsidR="00B010D0" w:rsidRPr="00033637" w:rsidDel="00302153" w:rsidRDefault="00B010D0" w:rsidP="00F31FB2">
            <w:pPr>
              <w:spacing w:line="480" w:lineRule="auto"/>
              <w:rPr>
                <w:del w:id="11051" w:author="Mohammad Nayeem Hasan" w:date="2024-11-03T22:39:00Z"/>
                <w:rFonts w:ascii="Times New Roman" w:hAnsi="Times New Roman" w:cs="Times New Roman"/>
                <w:sz w:val="24"/>
                <w:szCs w:val="24"/>
              </w:rPr>
              <w:pPrChange w:id="11052" w:author="Mohammad Nayeem Hasan" w:date="2024-12-23T01:38:00Z" w16du:dateUtc="2024-12-22T19:38:00Z">
                <w:pPr/>
              </w:pPrChange>
            </w:pPr>
            <w:del w:id="11053" w:author="Mohammad Nayeem Hasan" w:date="2024-11-03T22:39:00Z">
              <w:r w:rsidRPr="00033637" w:rsidDel="00302153">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6C5757E4" w14:textId="19DB6442" w:rsidR="00B010D0" w:rsidRPr="00033637" w:rsidDel="00302153" w:rsidRDefault="00B010D0" w:rsidP="00F31FB2">
            <w:pPr>
              <w:spacing w:line="480" w:lineRule="auto"/>
              <w:rPr>
                <w:del w:id="11054" w:author="Mohammad Nayeem Hasan" w:date="2024-11-03T22:39:00Z"/>
                <w:rFonts w:ascii="Times New Roman" w:hAnsi="Times New Roman" w:cs="Times New Roman"/>
                <w:sz w:val="24"/>
                <w:szCs w:val="24"/>
              </w:rPr>
              <w:pPrChange w:id="11055" w:author="Mohammad Nayeem Hasan" w:date="2024-12-23T01:38:00Z" w16du:dateUtc="2024-12-22T19:38:00Z">
                <w:pPr/>
              </w:pPrChange>
            </w:pPr>
            <w:del w:id="11056" w:author="Mohammad Nayeem Hasan" w:date="2024-11-03T22:39:00Z">
              <w:r w:rsidRPr="00033637" w:rsidDel="00302153">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6DD3ADE7" w14:textId="309E7E1F" w:rsidR="00B010D0" w:rsidRPr="00033637" w:rsidDel="00302153" w:rsidRDefault="00B010D0" w:rsidP="00F31FB2">
            <w:pPr>
              <w:spacing w:line="480" w:lineRule="auto"/>
              <w:rPr>
                <w:del w:id="11057" w:author="Mohammad Nayeem Hasan" w:date="2024-11-03T22:39:00Z"/>
                <w:rFonts w:ascii="Times New Roman" w:hAnsi="Times New Roman" w:cs="Times New Roman"/>
                <w:sz w:val="24"/>
                <w:szCs w:val="24"/>
              </w:rPr>
              <w:pPrChange w:id="11058" w:author="Mohammad Nayeem Hasan" w:date="2024-12-23T01:38:00Z" w16du:dateUtc="2024-12-22T19:38:00Z">
                <w:pPr/>
              </w:pPrChange>
            </w:pPr>
            <w:del w:id="11059" w:author="Mohammad Nayeem Hasan" w:date="2024-11-03T22:39:00Z">
              <w:r w:rsidRPr="00033637" w:rsidDel="00302153">
                <w:rPr>
                  <w:rFonts w:ascii="Times New Roman" w:hAnsi="Times New Roman" w:cs="Times New Roman"/>
                  <w:sz w:val="24"/>
                  <w:szCs w:val="24"/>
                </w:rPr>
                <w:delText>-</w:delText>
              </w:r>
            </w:del>
          </w:p>
        </w:tc>
      </w:tr>
      <w:tr w:rsidR="00072E76" w:rsidRPr="00033637" w:rsidDel="00994FF0" w14:paraId="5C435C9E" w14:textId="77777777" w:rsidTr="00302153">
        <w:trPr>
          <w:trHeight w:val="257"/>
          <w:jc w:val="center"/>
          <w:del w:id="11060" w:author="Mohammad Nayeem Hasan" w:date="2024-11-04T00:07: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1DB8A04F" w14:textId="473C0D10" w:rsidR="00B010D0" w:rsidRPr="00033637" w:rsidDel="00994FF0" w:rsidRDefault="00B010D0" w:rsidP="00F31FB2">
            <w:pPr>
              <w:spacing w:line="480" w:lineRule="auto"/>
              <w:rPr>
                <w:del w:id="11061" w:author="Mohammad Nayeem Hasan" w:date="2024-11-04T00:07:00Z"/>
                <w:rFonts w:ascii="Times New Roman" w:hAnsi="Times New Roman" w:cs="Times New Roman"/>
                <w:sz w:val="24"/>
                <w:szCs w:val="24"/>
              </w:rPr>
              <w:pPrChange w:id="11062" w:author="Mohammad Nayeem Hasan" w:date="2024-12-23T01:38:00Z" w16du:dateUtc="2024-12-22T19:38:00Z">
                <w:pPr/>
              </w:pPrChange>
            </w:pPr>
            <w:del w:id="11063" w:author="Mohammad Nayeem Hasan" w:date="2024-11-04T00:07:00Z">
              <w:r w:rsidRPr="00033637" w:rsidDel="00994FF0">
                <w:rPr>
                  <w:rFonts w:ascii="Times New Roman" w:hAnsi="Times New Roman" w:cs="Times New Roman"/>
                  <w:sz w:val="24"/>
                  <w:szCs w:val="24"/>
                </w:rPr>
                <w:delText>Source of water</w:delText>
              </w:r>
            </w:del>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4EEAC24D" w14:textId="65CDFBCC" w:rsidR="00B010D0" w:rsidRPr="00033637" w:rsidDel="00994FF0" w:rsidRDefault="00B010D0" w:rsidP="00F31FB2">
            <w:pPr>
              <w:spacing w:line="480" w:lineRule="auto"/>
              <w:rPr>
                <w:del w:id="11064" w:author="Mohammad Nayeem Hasan" w:date="2024-11-04T00:07:00Z"/>
                <w:rFonts w:ascii="Times New Roman" w:hAnsi="Times New Roman" w:cs="Times New Roman"/>
                <w:sz w:val="24"/>
                <w:szCs w:val="24"/>
              </w:rPr>
              <w:pPrChange w:id="11065"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1F2CE861" w14:textId="2A41AAE9" w:rsidR="00B010D0" w:rsidRPr="00033637" w:rsidDel="00994FF0" w:rsidRDefault="00B010D0" w:rsidP="00F31FB2">
            <w:pPr>
              <w:spacing w:line="480" w:lineRule="auto"/>
              <w:rPr>
                <w:del w:id="11066" w:author="Mohammad Nayeem Hasan" w:date="2024-11-04T00:07:00Z"/>
                <w:rFonts w:ascii="Times New Roman" w:hAnsi="Times New Roman" w:cs="Times New Roman"/>
                <w:sz w:val="24"/>
                <w:szCs w:val="24"/>
              </w:rPr>
              <w:pPrChange w:id="11067"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18DB9401" w14:textId="34467267" w:rsidR="00B010D0" w:rsidRPr="00033637" w:rsidDel="00994FF0" w:rsidRDefault="00B010D0" w:rsidP="00F31FB2">
            <w:pPr>
              <w:spacing w:line="480" w:lineRule="auto"/>
              <w:rPr>
                <w:del w:id="11068" w:author="Mohammad Nayeem Hasan" w:date="2024-11-04T00:07:00Z"/>
                <w:rFonts w:ascii="Times New Roman" w:hAnsi="Times New Roman" w:cs="Times New Roman"/>
                <w:sz w:val="24"/>
                <w:szCs w:val="24"/>
              </w:rPr>
              <w:pPrChange w:id="11069" w:author="Mohammad Nayeem Hasan" w:date="2024-12-23T01:38:00Z" w16du:dateUtc="2024-12-22T19:38:00Z">
                <w:pPr/>
              </w:pPrChange>
            </w:pPr>
          </w:p>
        </w:tc>
      </w:tr>
      <w:tr w:rsidR="00B010D0" w:rsidRPr="00033637" w:rsidDel="00994FF0" w14:paraId="25A524E8" w14:textId="1CBB9CCB" w:rsidTr="00BE6175">
        <w:trPr>
          <w:trHeight w:val="257"/>
          <w:jc w:val="center"/>
          <w:del w:id="11070"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62D03D40" w14:textId="28EEC5AF" w:rsidR="00B010D0" w:rsidRPr="00033637" w:rsidDel="00994FF0" w:rsidRDefault="00B010D0" w:rsidP="00F31FB2">
            <w:pPr>
              <w:spacing w:line="480" w:lineRule="auto"/>
              <w:rPr>
                <w:del w:id="11071" w:author="Mohammad Nayeem Hasan" w:date="2024-11-04T00:07:00Z"/>
                <w:rFonts w:ascii="Times New Roman" w:hAnsi="Times New Roman" w:cs="Times New Roman"/>
                <w:sz w:val="24"/>
                <w:szCs w:val="24"/>
              </w:rPr>
              <w:pPrChange w:id="11072" w:author="Mohammad Nayeem Hasan" w:date="2024-12-23T01:38:00Z" w16du:dateUtc="2024-12-22T19:38:00Z">
                <w:pPr/>
              </w:pPrChange>
            </w:pPr>
            <w:del w:id="11073" w:author="Mohammad Nayeem Hasan" w:date="2024-11-04T00:07:00Z">
              <w:r w:rsidRPr="00033637" w:rsidDel="00994FF0">
                <w:rPr>
                  <w:rFonts w:ascii="Times New Roman" w:hAnsi="Times New Roman" w:cs="Times New Roman"/>
                  <w:sz w:val="24"/>
                  <w:szCs w:val="24"/>
                </w:rPr>
                <w:delText>Direct from source</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69CAB489" w14:textId="26A37AE1" w:rsidR="00B010D0" w:rsidRPr="00033637" w:rsidDel="00994FF0" w:rsidRDefault="00B010D0" w:rsidP="00F31FB2">
            <w:pPr>
              <w:spacing w:line="480" w:lineRule="auto"/>
              <w:rPr>
                <w:del w:id="11074" w:author="Mohammad Nayeem Hasan" w:date="2024-11-04T00:07:00Z"/>
                <w:rFonts w:ascii="Times New Roman" w:hAnsi="Times New Roman" w:cs="Times New Roman"/>
                <w:sz w:val="24"/>
                <w:szCs w:val="24"/>
              </w:rPr>
              <w:pPrChange w:id="11075" w:author="Mohammad Nayeem Hasan" w:date="2024-12-23T01:38:00Z" w16du:dateUtc="2024-12-22T19:38:00Z">
                <w:pPr/>
              </w:pPrChange>
            </w:pPr>
            <w:del w:id="11076" w:author="Mohammad Nayeem Hasan" w:date="2024-11-04T00:07:00Z">
              <w:r w:rsidRPr="00033637" w:rsidDel="00994FF0">
                <w:rPr>
                  <w:rFonts w:ascii="Times New Roman" w:hAnsi="Times New Roman" w:cs="Times New Roman"/>
                  <w:sz w:val="24"/>
                  <w:szCs w:val="24"/>
                </w:rPr>
                <w:delText>-</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207CE861" w14:textId="6CD631ED" w:rsidR="00B010D0" w:rsidRPr="00033637" w:rsidDel="00994FF0" w:rsidRDefault="00B010D0" w:rsidP="00F31FB2">
            <w:pPr>
              <w:spacing w:line="480" w:lineRule="auto"/>
              <w:rPr>
                <w:del w:id="11077" w:author="Mohammad Nayeem Hasan" w:date="2024-11-04T00:07:00Z"/>
                <w:rFonts w:ascii="Times New Roman" w:hAnsi="Times New Roman" w:cs="Times New Roman"/>
                <w:sz w:val="24"/>
                <w:szCs w:val="24"/>
              </w:rPr>
              <w:pPrChange w:id="11078" w:author="Mohammad Nayeem Hasan" w:date="2024-12-23T01:38:00Z" w16du:dateUtc="2024-12-22T19:38:00Z">
                <w:pPr/>
              </w:pPrChange>
            </w:pPr>
            <w:del w:id="11079"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72EB8755" w14:textId="513A304B" w:rsidR="00B010D0" w:rsidRPr="00033637" w:rsidDel="00994FF0" w:rsidRDefault="00B010D0" w:rsidP="00F31FB2">
            <w:pPr>
              <w:spacing w:line="480" w:lineRule="auto"/>
              <w:rPr>
                <w:del w:id="11080" w:author="Mohammad Nayeem Hasan" w:date="2024-11-04T00:07:00Z"/>
                <w:rFonts w:ascii="Times New Roman" w:hAnsi="Times New Roman" w:cs="Times New Roman"/>
                <w:sz w:val="24"/>
                <w:szCs w:val="24"/>
              </w:rPr>
              <w:pPrChange w:id="11081" w:author="Mohammad Nayeem Hasan" w:date="2024-12-23T01:38:00Z" w16du:dateUtc="2024-12-22T19:38:00Z">
                <w:pPr/>
              </w:pPrChange>
            </w:pPr>
            <w:del w:id="11082" w:author="Mohammad Nayeem Hasan" w:date="2024-11-04T00:07:00Z">
              <w:r w:rsidRPr="00033637" w:rsidDel="00994FF0">
                <w:rPr>
                  <w:rFonts w:ascii="Times New Roman" w:hAnsi="Times New Roman" w:cs="Times New Roman"/>
                  <w:sz w:val="24"/>
                  <w:szCs w:val="24"/>
                </w:rPr>
                <w:delText>1.28 (0.53, 3.08)</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50B3CDA0" w14:textId="129965D2" w:rsidR="00B010D0" w:rsidRPr="00033637" w:rsidDel="00994FF0" w:rsidRDefault="00B010D0" w:rsidP="00F31FB2">
            <w:pPr>
              <w:spacing w:line="480" w:lineRule="auto"/>
              <w:rPr>
                <w:del w:id="11083" w:author="Mohammad Nayeem Hasan" w:date="2024-11-04T00:07:00Z"/>
                <w:rFonts w:ascii="Times New Roman" w:hAnsi="Times New Roman" w:cs="Times New Roman"/>
                <w:sz w:val="24"/>
                <w:szCs w:val="24"/>
              </w:rPr>
              <w:pPrChange w:id="11084" w:author="Mohammad Nayeem Hasan" w:date="2024-12-23T01:38:00Z" w16du:dateUtc="2024-12-22T19:38:00Z">
                <w:pPr/>
              </w:pPrChange>
            </w:pPr>
            <w:del w:id="11085" w:author="Mohammad Nayeem Hasan" w:date="2024-11-04T00:07:00Z">
              <w:r w:rsidRPr="00033637" w:rsidDel="00994FF0">
                <w:rPr>
                  <w:rFonts w:ascii="Times New Roman" w:hAnsi="Times New Roman" w:cs="Times New Roman"/>
                  <w:sz w:val="24"/>
                  <w:szCs w:val="24"/>
                </w:rPr>
                <w:delText>0.580</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1CE455CF" w14:textId="4130F37E" w:rsidR="00B010D0" w:rsidRPr="00033637" w:rsidDel="00994FF0" w:rsidRDefault="00B010D0" w:rsidP="00F31FB2">
            <w:pPr>
              <w:spacing w:line="480" w:lineRule="auto"/>
              <w:rPr>
                <w:del w:id="11086" w:author="Mohammad Nayeem Hasan" w:date="2024-11-04T00:07:00Z"/>
                <w:rFonts w:ascii="Times New Roman" w:hAnsi="Times New Roman" w:cs="Times New Roman"/>
                <w:sz w:val="24"/>
                <w:szCs w:val="24"/>
              </w:rPr>
              <w:pPrChange w:id="11087" w:author="Mohammad Nayeem Hasan" w:date="2024-12-23T01:38:00Z" w16du:dateUtc="2024-12-22T19:38:00Z">
                <w:pPr/>
              </w:pPrChange>
            </w:pPr>
            <w:del w:id="11088"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7EBCA223" w14:textId="4909EC50" w:rsidR="00B010D0" w:rsidRPr="00033637" w:rsidDel="00994FF0" w:rsidRDefault="00B010D0" w:rsidP="00F31FB2">
            <w:pPr>
              <w:spacing w:line="480" w:lineRule="auto"/>
              <w:rPr>
                <w:del w:id="11089" w:author="Mohammad Nayeem Hasan" w:date="2024-11-04T00:07:00Z"/>
                <w:rFonts w:ascii="Times New Roman" w:hAnsi="Times New Roman" w:cs="Times New Roman"/>
                <w:sz w:val="24"/>
                <w:szCs w:val="24"/>
              </w:rPr>
              <w:pPrChange w:id="11090" w:author="Mohammad Nayeem Hasan" w:date="2024-12-23T01:38:00Z" w16du:dateUtc="2024-12-22T19:38:00Z">
                <w:pPr/>
              </w:pPrChange>
            </w:pPr>
            <w:del w:id="11091" w:author="Mohammad Nayeem Hasan" w:date="2024-11-04T00:07:00Z">
              <w:r w:rsidRPr="00033637" w:rsidDel="00994FF0">
                <w:rPr>
                  <w:rFonts w:ascii="Times New Roman" w:hAnsi="Times New Roman" w:cs="Times New Roman"/>
                  <w:sz w:val="24"/>
                  <w:szCs w:val="24"/>
                </w:rPr>
                <w:delText>-</w:delText>
              </w:r>
            </w:del>
          </w:p>
        </w:tc>
      </w:tr>
      <w:tr w:rsidR="00B010D0" w:rsidRPr="00033637" w:rsidDel="00994FF0" w14:paraId="0BB804CC" w14:textId="1C3501E7" w:rsidTr="00BE6175">
        <w:trPr>
          <w:trHeight w:val="257"/>
          <w:jc w:val="center"/>
          <w:del w:id="11092"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4B85AC6D" w14:textId="5A3708D0" w:rsidR="00B010D0" w:rsidRPr="00033637" w:rsidDel="00994FF0" w:rsidRDefault="00B010D0" w:rsidP="00F31FB2">
            <w:pPr>
              <w:spacing w:line="480" w:lineRule="auto"/>
              <w:rPr>
                <w:del w:id="11093" w:author="Mohammad Nayeem Hasan" w:date="2024-11-04T00:07:00Z"/>
                <w:rFonts w:ascii="Times New Roman" w:hAnsi="Times New Roman" w:cs="Times New Roman"/>
                <w:sz w:val="24"/>
                <w:szCs w:val="24"/>
              </w:rPr>
              <w:pPrChange w:id="11094" w:author="Mohammad Nayeem Hasan" w:date="2024-12-23T01:38:00Z" w16du:dateUtc="2024-12-22T19:38:00Z">
                <w:pPr/>
              </w:pPrChange>
            </w:pPr>
            <w:del w:id="11095" w:author="Mohammad Nayeem Hasan" w:date="2024-11-04T00:07:00Z">
              <w:r w:rsidRPr="00033637" w:rsidDel="00994FF0">
                <w:rPr>
                  <w:rFonts w:ascii="Times New Roman" w:hAnsi="Times New Roman" w:cs="Times New Roman"/>
                  <w:sz w:val="24"/>
                  <w:szCs w:val="24"/>
                </w:rPr>
                <w:delText>Covered container</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6234AAC3" w14:textId="70E13AFE" w:rsidR="00B010D0" w:rsidRPr="00033637" w:rsidDel="00994FF0" w:rsidRDefault="00B010D0" w:rsidP="00F31FB2">
            <w:pPr>
              <w:spacing w:line="480" w:lineRule="auto"/>
              <w:rPr>
                <w:del w:id="11096" w:author="Mohammad Nayeem Hasan" w:date="2024-11-04T00:07:00Z"/>
                <w:rFonts w:ascii="Times New Roman" w:hAnsi="Times New Roman" w:cs="Times New Roman"/>
                <w:sz w:val="24"/>
                <w:szCs w:val="24"/>
              </w:rPr>
              <w:pPrChange w:id="11097" w:author="Mohammad Nayeem Hasan" w:date="2024-12-23T01:38:00Z" w16du:dateUtc="2024-12-22T19:38:00Z">
                <w:pPr/>
              </w:pPrChange>
            </w:pPr>
            <w:del w:id="11098" w:author="Mohammad Nayeem Hasan" w:date="2024-11-04T00:07:00Z">
              <w:r w:rsidRPr="00033637" w:rsidDel="00994FF0">
                <w:rPr>
                  <w:rFonts w:ascii="Times New Roman" w:hAnsi="Times New Roman" w:cs="Times New Roman"/>
                  <w:sz w:val="24"/>
                  <w:szCs w:val="24"/>
                </w:rPr>
                <w:delText>-</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1987DA87" w14:textId="3E362558" w:rsidR="00B010D0" w:rsidRPr="00033637" w:rsidDel="00994FF0" w:rsidRDefault="00B010D0" w:rsidP="00F31FB2">
            <w:pPr>
              <w:spacing w:line="480" w:lineRule="auto"/>
              <w:rPr>
                <w:del w:id="11099" w:author="Mohammad Nayeem Hasan" w:date="2024-11-04T00:07:00Z"/>
                <w:rFonts w:ascii="Times New Roman" w:hAnsi="Times New Roman" w:cs="Times New Roman"/>
                <w:sz w:val="24"/>
                <w:szCs w:val="24"/>
              </w:rPr>
              <w:pPrChange w:id="11100" w:author="Mohammad Nayeem Hasan" w:date="2024-12-23T01:38:00Z" w16du:dateUtc="2024-12-22T19:38:00Z">
                <w:pPr/>
              </w:pPrChange>
            </w:pPr>
            <w:del w:id="11101"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0BD71ECD" w14:textId="3BB760CC" w:rsidR="00B010D0" w:rsidRPr="00033637" w:rsidDel="00994FF0" w:rsidRDefault="00B010D0" w:rsidP="00F31FB2">
            <w:pPr>
              <w:spacing w:line="480" w:lineRule="auto"/>
              <w:rPr>
                <w:del w:id="11102" w:author="Mohammad Nayeem Hasan" w:date="2024-11-04T00:07:00Z"/>
                <w:rFonts w:ascii="Times New Roman" w:hAnsi="Times New Roman" w:cs="Times New Roman"/>
                <w:sz w:val="24"/>
                <w:szCs w:val="24"/>
              </w:rPr>
              <w:pPrChange w:id="11103" w:author="Mohammad Nayeem Hasan" w:date="2024-12-23T01:38:00Z" w16du:dateUtc="2024-12-22T19:38:00Z">
                <w:pPr/>
              </w:pPrChange>
            </w:pPr>
            <w:del w:id="11104" w:author="Mohammad Nayeem Hasan" w:date="2024-11-04T00:07:00Z">
              <w:r w:rsidRPr="00033637" w:rsidDel="00994FF0">
                <w:rPr>
                  <w:rFonts w:ascii="Times New Roman" w:hAnsi="Times New Roman" w:cs="Times New Roman"/>
                  <w:sz w:val="24"/>
                  <w:szCs w:val="24"/>
                </w:rPr>
                <w:delText>1.37 (0.83, 2.27)</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56C542F6" w14:textId="4FE76421" w:rsidR="00B010D0" w:rsidRPr="00033637" w:rsidDel="00994FF0" w:rsidRDefault="00B010D0" w:rsidP="00F31FB2">
            <w:pPr>
              <w:spacing w:line="480" w:lineRule="auto"/>
              <w:rPr>
                <w:del w:id="11105" w:author="Mohammad Nayeem Hasan" w:date="2024-11-04T00:07:00Z"/>
                <w:rFonts w:ascii="Times New Roman" w:hAnsi="Times New Roman" w:cs="Times New Roman"/>
                <w:sz w:val="24"/>
                <w:szCs w:val="24"/>
              </w:rPr>
              <w:pPrChange w:id="11106" w:author="Mohammad Nayeem Hasan" w:date="2024-12-23T01:38:00Z" w16du:dateUtc="2024-12-22T19:38:00Z">
                <w:pPr/>
              </w:pPrChange>
            </w:pPr>
            <w:del w:id="11107" w:author="Mohammad Nayeem Hasan" w:date="2024-11-04T00:07:00Z">
              <w:r w:rsidRPr="00033637" w:rsidDel="00994FF0">
                <w:rPr>
                  <w:rFonts w:ascii="Times New Roman" w:hAnsi="Times New Roman" w:cs="Times New Roman"/>
                  <w:sz w:val="24"/>
                  <w:szCs w:val="24"/>
                </w:rPr>
                <w:delText>0.218</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68A6C2D0" w14:textId="45D050F3" w:rsidR="00B010D0" w:rsidRPr="00033637" w:rsidDel="00994FF0" w:rsidRDefault="00B010D0" w:rsidP="00F31FB2">
            <w:pPr>
              <w:spacing w:line="480" w:lineRule="auto"/>
              <w:rPr>
                <w:del w:id="11108" w:author="Mohammad Nayeem Hasan" w:date="2024-11-04T00:07:00Z"/>
                <w:rFonts w:ascii="Times New Roman" w:hAnsi="Times New Roman" w:cs="Times New Roman"/>
                <w:sz w:val="24"/>
                <w:szCs w:val="24"/>
              </w:rPr>
              <w:pPrChange w:id="11109" w:author="Mohammad Nayeem Hasan" w:date="2024-12-23T01:38:00Z" w16du:dateUtc="2024-12-22T19:38:00Z">
                <w:pPr/>
              </w:pPrChange>
            </w:pPr>
            <w:del w:id="11110"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608C9188" w14:textId="188E0A7C" w:rsidR="00B010D0" w:rsidRPr="00033637" w:rsidDel="00994FF0" w:rsidRDefault="00B010D0" w:rsidP="00F31FB2">
            <w:pPr>
              <w:spacing w:line="480" w:lineRule="auto"/>
              <w:rPr>
                <w:del w:id="11111" w:author="Mohammad Nayeem Hasan" w:date="2024-11-04T00:07:00Z"/>
                <w:rFonts w:ascii="Times New Roman" w:hAnsi="Times New Roman" w:cs="Times New Roman"/>
                <w:sz w:val="24"/>
                <w:szCs w:val="24"/>
              </w:rPr>
              <w:pPrChange w:id="11112" w:author="Mohammad Nayeem Hasan" w:date="2024-12-23T01:38:00Z" w16du:dateUtc="2024-12-22T19:38:00Z">
                <w:pPr/>
              </w:pPrChange>
            </w:pPr>
            <w:del w:id="11113" w:author="Mohammad Nayeem Hasan" w:date="2024-11-04T00:07:00Z">
              <w:r w:rsidRPr="00033637" w:rsidDel="00994FF0">
                <w:rPr>
                  <w:rFonts w:ascii="Times New Roman" w:hAnsi="Times New Roman" w:cs="Times New Roman"/>
                  <w:sz w:val="24"/>
                  <w:szCs w:val="24"/>
                </w:rPr>
                <w:delText>-</w:delText>
              </w:r>
            </w:del>
          </w:p>
        </w:tc>
      </w:tr>
      <w:tr w:rsidR="00B010D0" w:rsidRPr="00033637" w:rsidDel="00994FF0" w14:paraId="2072D464" w14:textId="7D40DF8A" w:rsidTr="00BE6175">
        <w:trPr>
          <w:trHeight w:val="257"/>
          <w:jc w:val="center"/>
          <w:del w:id="11114" w:author="Mohammad Nayeem Hasan" w:date="2024-11-04T00:07:00Z"/>
        </w:trPr>
        <w:tc>
          <w:tcPr>
            <w:tcW w:w="879" w:type="pct"/>
            <w:tcBorders>
              <w:top w:val="single" w:sz="4" w:space="0" w:color="auto"/>
              <w:left w:val="single" w:sz="4" w:space="0" w:color="auto"/>
              <w:bottom w:val="single" w:sz="4" w:space="0" w:color="auto"/>
              <w:right w:val="single" w:sz="4" w:space="0" w:color="auto"/>
            </w:tcBorders>
            <w:vAlign w:val="center"/>
            <w:hideMark/>
          </w:tcPr>
          <w:p w14:paraId="2D9CB949" w14:textId="0A50ABFA" w:rsidR="00B010D0" w:rsidRPr="00033637" w:rsidDel="00994FF0" w:rsidRDefault="00B010D0" w:rsidP="00F31FB2">
            <w:pPr>
              <w:spacing w:line="480" w:lineRule="auto"/>
              <w:rPr>
                <w:del w:id="11115" w:author="Mohammad Nayeem Hasan" w:date="2024-11-04T00:07:00Z"/>
                <w:rFonts w:ascii="Times New Roman" w:hAnsi="Times New Roman" w:cs="Times New Roman"/>
                <w:sz w:val="24"/>
                <w:szCs w:val="24"/>
              </w:rPr>
              <w:pPrChange w:id="11116" w:author="Mohammad Nayeem Hasan" w:date="2024-12-23T01:38:00Z" w16du:dateUtc="2024-12-22T19:38:00Z">
                <w:pPr/>
              </w:pPrChange>
            </w:pPr>
            <w:del w:id="11117" w:author="Mohammad Nayeem Hasan" w:date="2024-11-04T00:07:00Z">
              <w:r w:rsidRPr="00033637" w:rsidDel="00994FF0">
                <w:rPr>
                  <w:rFonts w:ascii="Times New Roman" w:hAnsi="Times New Roman" w:cs="Times New Roman"/>
                  <w:sz w:val="24"/>
                  <w:szCs w:val="24"/>
                </w:rPr>
                <w:delText>Uncovered container</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707D01AE" w14:textId="29AA2B39" w:rsidR="00B010D0" w:rsidRPr="00033637" w:rsidDel="00994FF0" w:rsidRDefault="00B010D0" w:rsidP="00F31FB2">
            <w:pPr>
              <w:spacing w:line="480" w:lineRule="auto"/>
              <w:rPr>
                <w:del w:id="11118" w:author="Mohammad Nayeem Hasan" w:date="2024-11-04T00:07:00Z"/>
                <w:rFonts w:ascii="Times New Roman" w:hAnsi="Times New Roman" w:cs="Times New Roman"/>
                <w:sz w:val="24"/>
                <w:szCs w:val="24"/>
              </w:rPr>
              <w:pPrChange w:id="11119" w:author="Mohammad Nayeem Hasan" w:date="2024-12-23T01:38:00Z" w16du:dateUtc="2024-12-22T19:38:00Z">
                <w:pPr/>
              </w:pPrChange>
            </w:pPr>
            <w:del w:id="11120" w:author="Mohammad Nayeem Hasan" w:date="2024-11-04T00:07:00Z">
              <w:r w:rsidRPr="00033637" w:rsidDel="00994FF0">
                <w:rPr>
                  <w:rFonts w:ascii="Times New Roman" w:hAnsi="Times New Roman" w:cs="Times New Roman"/>
                  <w:sz w:val="24"/>
                  <w:szCs w:val="24"/>
                </w:rPr>
                <w:delText>-</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06B65A17" w14:textId="0C72FF87" w:rsidR="00B010D0" w:rsidRPr="00033637" w:rsidDel="00994FF0" w:rsidRDefault="00B010D0" w:rsidP="00F31FB2">
            <w:pPr>
              <w:spacing w:line="480" w:lineRule="auto"/>
              <w:rPr>
                <w:del w:id="11121" w:author="Mohammad Nayeem Hasan" w:date="2024-11-04T00:07:00Z"/>
                <w:rFonts w:ascii="Times New Roman" w:hAnsi="Times New Roman" w:cs="Times New Roman"/>
                <w:sz w:val="24"/>
                <w:szCs w:val="24"/>
              </w:rPr>
              <w:pPrChange w:id="11122" w:author="Mohammad Nayeem Hasan" w:date="2024-12-23T01:38:00Z" w16du:dateUtc="2024-12-22T19:38:00Z">
                <w:pPr/>
              </w:pPrChange>
            </w:pPr>
            <w:del w:id="11123" w:author="Mohammad Nayeem Hasan" w:date="2024-11-04T00:07:00Z">
              <w:r w:rsidRPr="00033637" w:rsidDel="00994FF0">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1CAACACC" w14:textId="450171FF" w:rsidR="00B010D0" w:rsidRPr="00033637" w:rsidDel="00994FF0" w:rsidRDefault="00B010D0" w:rsidP="00F31FB2">
            <w:pPr>
              <w:spacing w:line="480" w:lineRule="auto"/>
              <w:rPr>
                <w:del w:id="11124" w:author="Mohammad Nayeem Hasan" w:date="2024-11-04T00:07:00Z"/>
                <w:rFonts w:ascii="Times New Roman" w:hAnsi="Times New Roman" w:cs="Times New Roman"/>
                <w:sz w:val="24"/>
                <w:szCs w:val="24"/>
              </w:rPr>
              <w:pPrChange w:id="11125" w:author="Mohammad Nayeem Hasan" w:date="2024-12-23T01:38:00Z" w16du:dateUtc="2024-12-22T19:38:00Z">
                <w:pPr/>
              </w:pPrChange>
            </w:pPr>
            <w:del w:id="11126" w:author="Mohammad Nayeem Hasan" w:date="2024-11-03T22:39:00Z">
              <w:r w:rsidRPr="00033637" w:rsidDel="00302153">
                <w:rPr>
                  <w:rFonts w:ascii="Times New Roman" w:hAnsi="Times New Roman" w:cs="Times New Roman"/>
                  <w:sz w:val="24"/>
                  <w:szCs w:val="24"/>
                </w:rPr>
                <w:delText>Ref.</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5F32AE8D" w14:textId="20202182" w:rsidR="00B010D0" w:rsidRPr="00033637" w:rsidDel="00994FF0" w:rsidRDefault="00B010D0" w:rsidP="00F31FB2">
            <w:pPr>
              <w:spacing w:line="480" w:lineRule="auto"/>
              <w:rPr>
                <w:del w:id="11127" w:author="Mohammad Nayeem Hasan" w:date="2024-11-04T00:07:00Z"/>
                <w:rFonts w:ascii="Times New Roman" w:hAnsi="Times New Roman" w:cs="Times New Roman"/>
                <w:sz w:val="24"/>
                <w:szCs w:val="24"/>
              </w:rPr>
              <w:pPrChange w:id="11128" w:author="Mohammad Nayeem Hasan" w:date="2024-12-23T01:38:00Z" w16du:dateUtc="2024-12-22T19:38:00Z">
                <w:pPr/>
              </w:pPrChange>
            </w:pPr>
            <w:del w:id="11129" w:author="Mohammad Nayeem Hasan" w:date="2024-11-04T00:07:00Z">
              <w:r w:rsidRPr="00033637" w:rsidDel="00994FF0">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365F4B23" w14:textId="5045C767" w:rsidR="00B010D0" w:rsidRPr="00033637" w:rsidDel="00994FF0" w:rsidRDefault="00B010D0" w:rsidP="00F31FB2">
            <w:pPr>
              <w:spacing w:line="480" w:lineRule="auto"/>
              <w:rPr>
                <w:del w:id="11130" w:author="Mohammad Nayeem Hasan" w:date="2024-11-04T00:07:00Z"/>
                <w:rFonts w:ascii="Times New Roman" w:hAnsi="Times New Roman" w:cs="Times New Roman"/>
                <w:sz w:val="24"/>
                <w:szCs w:val="24"/>
              </w:rPr>
              <w:pPrChange w:id="11131" w:author="Mohammad Nayeem Hasan" w:date="2024-12-23T01:38:00Z" w16du:dateUtc="2024-12-22T19:38:00Z">
                <w:pPr/>
              </w:pPrChange>
            </w:pPr>
            <w:del w:id="11132" w:author="Mohammad Nayeem Hasan" w:date="2024-11-04T00:07:00Z">
              <w:r w:rsidRPr="00033637" w:rsidDel="00994FF0">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00D2577C" w14:textId="2C0CAC75" w:rsidR="00B010D0" w:rsidRPr="00033637" w:rsidDel="00994FF0" w:rsidRDefault="00B010D0" w:rsidP="00F31FB2">
            <w:pPr>
              <w:spacing w:line="480" w:lineRule="auto"/>
              <w:rPr>
                <w:del w:id="11133" w:author="Mohammad Nayeem Hasan" w:date="2024-11-04T00:07:00Z"/>
                <w:rFonts w:ascii="Times New Roman" w:hAnsi="Times New Roman" w:cs="Times New Roman"/>
                <w:sz w:val="24"/>
                <w:szCs w:val="24"/>
              </w:rPr>
              <w:pPrChange w:id="11134" w:author="Mohammad Nayeem Hasan" w:date="2024-12-23T01:38:00Z" w16du:dateUtc="2024-12-22T19:38:00Z">
                <w:pPr/>
              </w:pPrChange>
            </w:pPr>
            <w:del w:id="11135" w:author="Mohammad Nayeem Hasan" w:date="2024-11-04T00:07:00Z">
              <w:r w:rsidRPr="00033637" w:rsidDel="00994FF0">
                <w:rPr>
                  <w:rFonts w:ascii="Times New Roman" w:hAnsi="Times New Roman" w:cs="Times New Roman"/>
                  <w:sz w:val="24"/>
                  <w:szCs w:val="24"/>
                </w:rPr>
                <w:delText>-</w:delText>
              </w:r>
            </w:del>
          </w:p>
        </w:tc>
      </w:tr>
      <w:tr w:rsidR="00072E76" w:rsidRPr="00033637" w:rsidDel="00302153" w14:paraId="1F44FA35" w14:textId="77777777" w:rsidTr="00302153">
        <w:trPr>
          <w:trHeight w:val="257"/>
          <w:jc w:val="center"/>
          <w:del w:id="11136" w:author="Mohammad Nayeem Hasan" w:date="2024-11-03T22:39:00Z"/>
        </w:trPr>
        <w:tc>
          <w:tcPr>
            <w:tcW w:w="1735" w:type="pct"/>
            <w:gridSpan w:val="2"/>
            <w:tcBorders>
              <w:top w:val="single" w:sz="4" w:space="0" w:color="auto"/>
              <w:left w:val="single" w:sz="4" w:space="0" w:color="auto"/>
              <w:bottom w:val="single" w:sz="4" w:space="0" w:color="auto"/>
              <w:right w:val="single" w:sz="4" w:space="0" w:color="auto"/>
            </w:tcBorders>
            <w:vAlign w:val="center"/>
            <w:hideMark/>
          </w:tcPr>
          <w:p w14:paraId="704AB779" w14:textId="1106D6D3" w:rsidR="00B010D0" w:rsidRPr="00033637" w:rsidDel="00302153" w:rsidRDefault="00B010D0" w:rsidP="00F31FB2">
            <w:pPr>
              <w:spacing w:line="480" w:lineRule="auto"/>
              <w:rPr>
                <w:del w:id="11137" w:author="Mohammad Nayeem Hasan" w:date="2024-11-03T22:39:00Z"/>
                <w:rFonts w:ascii="Times New Roman" w:hAnsi="Times New Roman" w:cs="Times New Roman"/>
                <w:sz w:val="24"/>
                <w:szCs w:val="24"/>
              </w:rPr>
              <w:pPrChange w:id="11138" w:author="Mohammad Nayeem Hasan" w:date="2024-12-23T01:38:00Z" w16du:dateUtc="2024-12-22T19:38:00Z">
                <w:pPr/>
              </w:pPrChange>
            </w:pPr>
            <w:del w:id="11139" w:author="Mohammad Nayeem Hasan" w:date="2024-11-03T22:39:00Z">
              <w:r w:rsidRPr="00033637" w:rsidDel="00302153">
                <w:rPr>
                  <w:rFonts w:ascii="Times New Roman" w:hAnsi="Times New Roman" w:cs="Times New Roman"/>
                  <w:sz w:val="24"/>
                  <w:szCs w:val="24"/>
                </w:rPr>
                <w:delText>Water treatment</w:delText>
              </w:r>
            </w:del>
          </w:p>
        </w:tc>
        <w:tc>
          <w:tcPr>
            <w:tcW w:w="1390" w:type="pct"/>
            <w:gridSpan w:val="2"/>
            <w:tcBorders>
              <w:top w:val="single" w:sz="4" w:space="0" w:color="auto"/>
              <w:left w:val="single" w:sz="4" w:space="0" w:color="auto"/>
              <w:bottom w:val="single" w:sz="4" w:space="0" w:color="auto"/>
              <w:right w:val="single" w:sz="4" w:space="0" w:color="auto"/>
            </w:tcBorders>
            <w:vAlign w:val="center"/>
          </w:tcPr>
          <w:p w14:paraId="7D6D9CAB" w14:textId="4E6C2449" w:rsidR="00B010D0" w:rsidRPr="00033637" w:rsidDel="00302153" w:rsidRDefault="00B010D0" w:rsidP="00F31FB2">
            <w:pPr>
              <w:spacing w:line="480" w:lineRule="auto"/>
              <w:rPr>
                <w:del w:id="11140" w:author="Mohammad Nayeem Hasan" w:date="2024-11-03T22:39:00Z"/>
                <w:rFonts w:ascii="Times New Roman" w:hAnsi="Times New Roman" w:cs="Times New Roman"/>
                <w:sz w:val="24"/>
                <w:szCs w:val="24"/>
              </w:rPr>
              <w:pPrChange w:id="11141" w:author="Mohammad Nayeem Hasan" w:date="2024-12-23T01:38:00Z" w16du:dateUtc="2024-12-22T19:38:00Z">
                <w:pPr/>
              </w:pPrChange>
            </w:pPr>
          </w:p>
        </w:tc>
        <w:tc>
          <w:tcPr>
            <w:tcW w:w="1397" w:type="pct"/>
            <w:gridSpan w:val="2"/>
            <w:tcBorders>
              <w:top w:val="single" w:sz="4" w:space="0" w:color="auto"/>
              <w:left w:val="single" w:sz="4" w:space="0" w:color="auto"/>
              <w:bottom w:val="single" w:sz="4" w:space="0" w:color="auto"/>
              <w:right w:val="single" w:sz="4" w:space="0" w:color="auto"/>
            </w:tcBorders>
            <w:vAlign w:val="center"/>
          </w:tcPr>
          <w:p w14:paraId="71205084" w14:textId="25B8D0E0" w:rsidR="00B010D0" w:rsidRPr="00033637" w:rsidDel="00302153" w:rsidRDefault="00B010D0" w:rsidP="00F31FB2">
            <w:pPr>
              <w:spacing w:line="480" w:lineRule="auto"/>
              <w:rPr>
                <w:del w:id="11142" w:author="Mohammad Nayeem Hasan" w:date="2024-11-03T22:39:00Z"/>
                <w:rFonts w:ascii="Times New Roman" w:hAnsi="Times New Roman" w:cs="Times New Roman"/>
                <w:sz w:val="24"/>
                <w:szCs w:val="24"/>
              </w:rPr>
              <w:pPrChange w:id="11143" w:author="Mohammad Nayeem Hasan" w:date="2024-12-23T01:38:00Z" w16du:dateUtc="2024-12-22T19:38:00Z">
                <w:pPr/>
              </w:pPrChange>
            </w:pPr>
          </w:p>
        </w:tc>
        <w:tc>
          <w:tcPr>
            <w:tcW w:w="478" w:type="pct"/>
            <w:tcBorders>
              <w:top w:val="single" w:sz="4" w:space="0" w:color="auto"/>
              <w:left w:val="single" w:sz="4" w:space="0" w:color="auto"/>
              <w:bottom w:val="single" w:sz="4" w:space="0" w:color="auto"/>
              <w:right w:val="single" w:sz="4" w:space="0" w:color="auto"/>
            </w:tcBorders>
            <w:vAlign w:val="center"/>
          </w:tcPr>
          <w:p w14:paraId="7FBDD6A7" w14:textId="3E31D85F" w:rsidR="00B010D0" w:rsidRPr="00033637" w:rsidDel="00302153" w:rsidRDefault="00B010D0" w:rsidP="00F31FB2">
            <w:pPr>
              <w:spacing w:line="480" w:lineRule="auto"/>
              <w:rPr>
                <w:del w:id="11144" w:author="Mohammad Nayeem Hasan" w:date="2024-11-03T22:39:00Z"/>
                <w:rFonts w:ascii="Times New Roman" w:hAnsi="Times New Roman" w:cs="Times New Roman"/>
                <w:sz w:val="24"/>
                <w:szCs w:val="24"/>
              </w:rPr>
              <w:pPrChange w:id="11145" w:author="Mohammad Nayeem Hasan" w:date="2024-12-23T01:38:00Z" w16du:dateUtc="2024-12-22T19:38:00Z">
                <w:pPr/>
              </w:pPrChange>
            </w:pPr>
          </w:p>
        </w:tc>
      </w:tr>
      <w:tr w:rsidR="00B010D0" w:rsidRPr="00033637" w:rsidDel="00302153" w14:paraId="1A67A350" w14:textId="34758727" w:rsidTr="00BE6175">
        <w:trPr>
          <w:trHeight w:val="257"/>
          <w:jc w:val="center"/>
          <w:del w:id="11146" w:author="Mohammad Nayeem Hasan" w:date="2024-11-03T22:39:00Z"/>
        </w:trPr>
        <w:tc>
          <w:tcPr>
            <w:tcW w:w="879" w:type="pct"/>
            <w:tcBorders>
              <w:top w:val="single" w:sz="4" w:space="0" w:color="auto"/>
              <w:left w:val="single" w:sz="4" w:space="0" w:color="auto"/>
              <w:bottom w:val="single" w:sz="4" w:space="0" w:color="auto"/>
              <w:right w:val="single" w:sz="4" w:space="0" w:color="auto"/>
            </w:tcBorders>
            <w:vAlign w:val="center"/>
            <w:hideMark/>
          </w:tcPr>
          <w:p w14:paraId="3AD3666A" w14:textId="3E216D63" w:rsidR="00B010D0" w:rsidRPr="00033637" w:rsidDel="00302153" w:rsidRDefault="00B010D0" w:rsidP="00F31FB2">
            <w:pPr>
              <w:spacing w:line="480" w:lineRule="auto"/>
              <w:rPr>
                <w:del w:id="11147" w:author="Mohammad Nayeem Hasan" w:date="2024-11-03T22:39:00Z"/>
                <w:rFonts w:ascii="Times New Roman" w:hAnsi="Times New Roman" w:cs="Times New Roman"/>
                <w:sz w:val="24"/>
                <w:szCs w:val="24"/>
              </w:rPr>
              <w:pPrChange w:id="11148" w:author="Mohammad Nayeem Hasan" w:date="2024-12-23T01:38:00Z" w16du:dateUtc="2024-12-22T19:38:00Z">
                <w:pPr/>
              </w:pPrChange>
            </w:pPr>
            <w:del w:id="11149" w:author="Mohammad Nayeem Hasan" w:date="2024-11-03T22:39:00Z">
              <w:r w:rsidRPr="00033637" w:rsidDel="00302153">
                <w:rPr>
                  <w:rFonts w:ascii="Times New Roman" w:hAnsi="Times New Roman" w:cs="Times New Roman"/>
                  <w:sz w:val="24"/>
                  <w:szCs w:val="24"/>
                </w:rPr>
                <w:delText>Yes</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5B0CBA16" w14:textId="5AC0636D" w:rsidR="00B010D0" w:rsidRPr="00033637" w:rsidDel="00302153" w:rsidRDefault="00B010D0" w:rsidP="00F31FB2">
            <w:pPr>
              <w:spacing w:line="480" w:lineRule="auto"/>
              <w:rPr>
                <w:del w:id="11150" w:author="Mohammad Nayeem Hasan" w:date="2024-11-03T22:39:00Z"/>
                <w:rFonts w:ascii="Times New Roman" w:hAnsi="Times New Roman" w:cs="Times New Roman"/>
                <w:sz w:val="24"/>
                <w:szCs w:val="24"/>
              </w:rPr>
              <w:pPrChange w:id="11151" w:author="Mohammad Nayeem Hasan" w:date="2024-12-23T01:38:00Z" w16du:dateUtc="2024-12-22T19:38:00Z">
                <w:pPr/>
              </w:pPrChange>
            </w:pPr>
            <w:del w:id="11152" w:author="Mohammad Nayeem Hasan" w:date="2024-11-03T22:39:00Z">
              <w:r w:rsidRPr="00033637" w:rsidDel="00302153">
                <w:rPr>
                  <w:rFonts w:ascii="Times New Roman" w:hAnsi="Times New Roman" w:cs="Times New Roman"/>
                  <w:sz w:val="24"/>
                  <w:szCs w:val="24"/>
                </w:rPr>
                <w:delText>-</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124BC612" w14:textId="7396A8AC" w:rsidR="00B010D0" w:rsidRPr="00033637" w:rsidDel="00302153" w:rsidRDefault="00B010D0" w:rsidP="00F31FB2">
            <w:pPr>
              <w:spacing w:line="480" w:lineRule="auto"/>
              <w:rPr>
                <w:del w:id="11153" w:author="Mohammad Nayeem Hasan" w:date="2024-11-03T22:39:00Z"/>
                <w:rFonts w:ascii="Times New Roman" w:hAnsi="Times New Roman" w:cs="Times New Roman"/>
                <w:sz w:val="24"/>
                <w:szCs w:val="24"/>
              </w:rPr>
              <w:pPrChange w:id="11154" w:author="Mohammad Nayeem Hasan" w:date="2024-12-23T01:38:00Z" w16du:dateUtc="2024-12-22T19:38:00Z">
                <w:pPr/>
              </w:pPrChange>
            </w:pPr>
            <w:del w:id="11155" w:author="Mohammad Nayeem Hasan" w:date="2024-11-03T22:39:00Z">
              <w:r w:rsidRPr="00033637" w:rsidDel="00302153">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7FFA5F7A" w14:textId="0B0D3D9E" w:rsidR="00B010D0" w:rsidRPr="00033637" w:rsidDel="00302153" w:rsidRDefault="00B010D0" w:rsidP="00F31FB2">
            <w:pPr>
              <w:spacing w:line="480" w:lineRule="auto"/>
              <w:rPr>
                <w:del w:id="11156" w:author="Mohammad Nayeem Hasan" w:date="2024-11-03T22:39:00Z"/>
                <w:rFonts w:ascii="Times New Roman" w:hAnsi="Times New Roman" w:cs="Times New Roman"/>
                <w:sz w:val="24"/>
                <w:szCs w:val="24"/>
              </w:rPr>
              <w:pPrChange w:id="11157" w:author="Mohammad Nayeem Hasan" w:date="2024-12-23T01:38:00Z" w16du:dateUtc="2024-12-22T19:38:00Z">
                <w:pPr/>
              </w:pPrChange>
            </w:pPr>
            <w:del w:id="11158" w:author="Mohammad Nayeem Hasan" w:date="2024-11-03T22:39:00Z">
              <w:r w:rsidRPr="00033637" w:rsidDel="00302153">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432DBB57" w14:textId="56FE866C" w:rsidR="00B010D0" w:rsidRPr="00033637" w:rsidDel="00302153" w:rsidRDefault="00B010D0" w:rsidP="00F31FB2">
            <w:pPr>
              <w:spacing w:line="480" w:lineRule="auto"/>
              <w:rPr>
                <w:del w:id="11159" w:author="Mohammad Nayeem Hasan" w:date="2024-11-03T22:39:00Z"/>
                <w:rFonts w:ascii="Times New Roman" w:hAnsi="Times New Roman" w:cs="Times New Roman"/>
                <w:sz w:val="24"/>
                <w:szCs w:val="24"/>
              </w:rPr>
              <w:pPrChange w:id="11160" w:author="Mohammad Nayeem Hasan" w:date="2024-12-23T01:38:00Z" w16du:dateUtc="2024-12-22T19:38:00Z">
                <w:pPr/>
              </w:pPrChange>
            </w:pPr>
            <w:del w:id="11161" w:author="Mohammad Nayeem Hasan" w:date="2024-11-03T22:39:00Z">
              <w:r w:rsidRPr="00033637" w:rsidDel="00302153">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4C78C15C" w14:textId="750D61B1" w:rsidR="00B010D0" w:rsidRPr="00033637" w:rsidDel="00302153" w:rsidRDefault="00B010D0" w:rsidP="00F31FB2">
            <w:pPr>
              <w:spacing w:line="480" w:lineRule="auto"/>
              <w:rPr>
                <w:del w:id="11162" w:author="Mohammad Nayeem Hasan" w:date="2024-11-03T22:39:00Z"/>
                <w:rFonts w:ascii="Times New Roman" w:hAnsi="Times New Roman" w:cs="Times New Roman"/>
                <w:sz w:val="24"/>
                <w:szCs w:val="24"/>
              </w:rPr>
              <w:pPrChange w:id="11163" w:author="Mohammad Nayeem Hasan" w:date="2024-12-23T01:38:00Z" w16du:dateUtc="2024-12-22T19:38:00Z">
                <w:pPr/>
              </w:pPrChange>
            </w:pPr>
            <w:del w:id="11164" w:author="Mohammad Nayeem Hasan" w:date="2024-11-03T22:39:00Z">
              <w:r w:rsidRPr="00033637" w:rsidDel="00302153">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4F9ECE92" w14:textId="7C250D20" w:rsidR="00B010D0" w:rsidRPr="00033637" w:rsidDel="00302153" w:rsidRDefault="00B010D0" w:rsidP="00F31FB2">
            <w:pPr>
              <w:spacing w:line="480" w:lineRule="auto"/>
              <w:rPr>
                <w:del w:id="11165" w:author="Mohammad Nayeem Hasan" w:date="2024-11-03T22:39:00Z"/>
                <w:rFonts w:ascii="Times New Roman" w:hAnsi="Times New Roman" w:cs="Times New Roman"/>
                <w:sz w:val="24"/>
                <w:szCs w:val="24"/>
              </w:rPr>
              <w:pPrChange w:id="11166" w:author="Mohammad Nayeem Hasan" w:date="2024-12-23T01:38:00Z" w16du:dateUtc="2024-12-22T19:38:00Z">
                <w:pPr/>
              </w:pPrChange>
            </w:pPr>
            <w:del w:id="11167" w:author="Mohammad Nayeem Hasan" w:date="2024-11-03T22:39:00Z">
              <w:r w:rsidRPr="00033637" w:rsidDel="00302153">
                <w:rPr>
                  <w:rFonts w:ascii="Times New Roman" w:hAnsi="Times New Roman" w:cs="Times New Roman"/>
                  <w:sz w:val="24"/>
                  <w:szCs w:val="24"/>
                </w:rPr>
                <w:delText>-</w:delText>
              </w:r>
            </w:del>
          </w:p>
        </w:tc>
      </w:tr>
      <w:tr w:rsidR="00B010D0" w:rsidRPr="00033637" w:rsidDel="00302153" w14:paraId="7F2A3AEE" w14:textId="1D9D74DD" w:rsidTr="00BE6175">
        <w:trPr>
          <w:trHeight w:val="257"/>
          <w:jc w:val="center"/>
          <w:del w:id="11168" w:author="Mohammad Nayeem Hasan" w:date="2024-11-03T22:39:00Z"/>
        </w:trPr>
        <w:tc>
          <w:tcPr>
            <w:tcW w:w="879" w:type="pct"/>
            <w:tcBorders>
              <w:top w:val="single" w:sz="4" w:space="0" w:color="auto"/>
              <w:left w:val="single" w:sz="4" w:space="0" w:color="auto"/>
              <w:bottom w:val="single" w:sz="4" w:space="0" w:color="auto"/>
              <w:right w:val="single" w:sz="4" w:space="0" w:color="auto"/>
            </w:tcBorders>
            <w:vAlign w:val="center"/>
            <w:hideMark/>
          </w:tcPr>
          <w:p w14:paraId="14F0F999" w14:textId="61E2EDAD" w:rsidR="00B010D0" w:rsidRPr="00033637" w:rsidDel="00302153" w:rsidRDefault="00B010D0" w:rsidP="00F31FB2">
            <w:pPr>
              <w:spacing w:line="480" w:lineRule="auto"/>
              <w:rPr>
                <w:del w:id="11169" w:author="Mohammad Nayeem Hasan" w:date="2024-11-03T22:39:00Z"/>
                <w:rFonts w:ascii="Times New Roman" w:hAnsi="Times New Roman" w:cs="Times New Roman"/>
                <w:sz w:val="24"/>
                <w:szCs w:val="24"/>
              </w:rPr>
              <w:pPrChange w:id="11170" w:author="Mohammad Nayeem Hasan" w:date="2024-12-23T01:38:00Z" w16du:dateUtc="2024-12-22T19:38:00Z">
                <w:pPr/>
              </w:pPrChange>
            </w:pPr>
            <w:del w:id="11171" w:author="Mohammad Nayeem Hasan" w:date="2024-11-03T22:39:00Z">
              <w:r w:rsidRPr="00033637" w:rsidDel="00302153">
                <w:rPr>
                  <w:rFonts w:ascii="Times New Roman" w:hAnsi="Times New Roman" w:cs="Times New Roman"/>
                  <w:sz w:val="24"/>
                  <w:szCs w:val="24"/>
                </w:rPr>
                <w:delText>No</w:delText>
              </w:r>
            </w:del>
          </w:p>
        </w:tc>
        <w:tc>
          <w:tcPr>
            <w:tcW w:w="857" w:type="pct"/>
            <w:tcBorders>
              <w:top w:val="single" w:sz="4" w:space="0" w:color="auto"/>
              <w:left w:val="single" w:sz="4" w:space="0" w:color="auto"/>
              <w:bottom w:val="single" w:sz="4" w:space="0" w:color="auto"/>
              <w:right w:val="single" w:sz="4" w:space="0" w:color="auto"/>
            </w:tcBorders>
            <w:vAlign w:val="center"/>
            <w:hideMark/>
          </w:tcPr>
          <w:p w14:paraId="7BA42BA2" w14:textId="7549C09E" w:rsidR="00B010D0" w:rsidRPr="00033637" w:rsidDel="00302153" w:rsidRDefault="00B010D0" w:rsidP="00F31FB2">
            <w:pPr>
              <w:spacing w:line="480" w:lineRule="auto"/>
              <w:rPr>
                <w:del w:id="11172" w:author="Mohammad Nayeem Hasan" w:date="2024-11-03T22:39:00Z"/>
                <w:rFonts w:ascii="Times New Roman" w:hAnsi="Times New Roman" w:cs="Times New Roman"/>
                <w:sz w:val="24"/>
                <w:szCs w:val="24"/>
              </w:rPr>
              <w:pPrChange w:id="11173" w:author="Mohammad Nayeem Hasan" w:date="2024-12-23T01:38:00Z" w16du:dateUtc="2024-12-22T19:38:00Z">
                <w:pPr/>
              </w:pPrChange>
            </w:pPr>
            <w:del w:id="11174" w:author="Mohammad Nayeem Hasan" w:date="2024-11-03T22:39:00Z">
              <w:r w:rsidRPr="00033637" w:rsidDel="00302153">
                <w:rPr>
                  <w:rFonts w:ascii="Times New Roman" w:hAnsi="Times New Roman" w:cs="Times New Roman"/>
                  <w:sz w:val="24"/>
                  <w:szCs w:val="24"/>
                </w:rPr>
                <w:delText>-</w:delText>
              </w:r>
            </w:del>
          </w:p>
        </w:tc>
        <w:tc>
          <w:tcPr>
            <w:tcW w:w="502" w:type="pct"/>
            <w:tcBorders>
              <w:top w:val="single" w:sz="4" w:space="0" w:color="auto"/>
              <w:left w:val="single" w:sz="4" w:space="0" w:color="auto"/>
              <w:bottom w:val="single" w:sz="4" w:space="0" w:color="auto"/>
              <w:right w:val="single" w:sz="4" w:space="0" w:color="auto"/>
            </w:tcBorders>
            <w:vAlign w:val="center"/>
            <w:hideMark/>
          </w:tcPr>
          <w:p w14:paraId="642AE9E0" w14:textId="31AD0BA0" w:rsidR="00B010D0" w:rsidRPr="00033637" w:rsidDel="00302153" w:rsidRDefault="00B010D0" w:rsidP="00F31FB2">
            <w:pPr>
              <w:spacing w:line="480" w:lineRule="auto"/>
              <w:rPr>
                <w:del w:id="11175" w:author="Mohammad Nayeem Hasan" w:date="2024-11-03T22:39:00Z"/>
                <w:rFonts w:ascii="Times New Roman" w:hAnsi="Times New Roman" w:cs="Times New Roman"/>
                <w:sz w:val="24"/>
                <w:szCs w:val="24"/>
              </w:rPr>
              <w:pPrChange w:id="11176" w:author="Mohammad Nayeem Hasan" w:date="2024-12-23T01:38:00Z" w16du:dateUtc="2024-12-22T19:38:00Z">
                <w:pPr/>
              </w:pPrChange>
            </w:pPr>
            <w:del w:id="11177" w:author="Mohammad Nayeem Hasan" w:date="2024-11-03T22:39:00Z">
              <w:r w:rsidRPr="00033637" w:rsidDel="00302153">
                <w:rPr>
                  <w:rFonts w:ascii="Times New Roman" w:hAnsi="Times New Roman" w:cs="Times New Roman"/>
                  <w:sz w:val="24"/>
                  <w:szCs w:val="24"/>
                </w:rPr>
                <w:delText>-</w:delText>
              </w:r>
            </w:del>
          </w:p>
        </w:tc>
        <w:tc>
          <w:tcPr>
            <w:tcW w:w="888" w:type="pct"/>
            <w:tcBorders>
              <w:top w:val="single" w:sz="4" w:space="0" w:color="auto"/>
              <w:left w:val="single" w:sz="4" w:space="0" w:color="auto"/>
              <w:bottom w:val="single" w:sz="4" w:space="0" w:color="auto"/>
              <w:right w:val="single" w:sz="4" w:space="0" w:color="auto"/>
            </w:tcBorders>
            <w:vAlign w:val="center"/>
            <w:hideMark/>
          </w:tcPr>
          <w:p w14:paraId="5D5B1250" w14:textId="655FC538" w:rsidR="00B010D0" w:rsidRPr="00033637" w:rsidDel="00302153" w:rsidRDefault="00B010D0" w:rsidP="00F31FB2">
            <w:pPr>
              <w:spacing w:line="480" w:lineRule="auto"/>
              <w:rPr>
                <w:del w:id="11178" w:author="Mohammad Nayeem Hasan" w:date="2024-11-03T22:39:00Z"/>
                <w:rFonts w:ascii="Times New Roman" w:hAnsi="Times New Roman" w:cs="Times New Roman"/>
                <w:sz w:val="24"/>
                <w:szCs w:val="24"/>
              </w:rPr>
              <w:pPrChange w:id="11179" w:author="Mohammad Nayeem Hasan" w:date="2024-12-23T01:38:00Z" w16du:dateUtc="2024-12-22T19:38:00Z">
                <w:pPr/>
              </w:pPrChange>
            </w:pPr>
            <w:del w:id="11180" w:author="Mohammad Nayeem Hasan" w:date="2024-11-03T22:39:00Z">
              <w:r w:rsidRPr="00033637" w:rsidDel="00302153">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09DA5C09" w14:textId="655C394C" w:rsidR="00B010D0" w:rsidRPr="00033637" w:rsidDel="00302153" w:rsidRDefault="00B010D0" w:rsidP="00F31FB2">
            <w:pPr>
              <w:spacing w:line="480" w:lineRule="auto"/>
              <w:rPr>
                <w:del w:id="11181" w:author="Mohammad Nayeem Hasan" w:date="2024-11-03T22:39:00Z"/>
                <w:rFonts w:ascii="Times New Roman" w:hAnsi="Times New Roman" w:cs="Times New Roman"/>
                <w:sz w:val="24"/>
                <w:szCs w:val="24"/>
              </w:rPr>
              <w:pPrChange w:id="11182" w:author="Mohammad Nayeem Hasan" w:date="2024-12-23T01:38:00Z" w16du:dateUtc="2024-12-22T19:38:00Z">
                <w:pPr/>
              </w:pPrChange>
            </w:pPr>
            <w:del w:id="11183" w:author="Mohammad Nayeem Hasan" w:date="2024-11-03T22:39:00Z">
              <w:r w:rsidRPr="00033637" w:rsidDel="00302153">
                <w:rPr>
                  <w:rFonts w:ascii="Times New Roman" w:hAnsi="Times New Roman" w:cs="Times New Roman"/>
                  <w:sz w:val="24"/>
                  <w:szCs w:val="24"/>
                </w:rPr>
                <w:delText>-</w:delText>
              </w:r>
            </w:del>
          </w:p>
        </w:tc>
        <w:tc>
          <w:tcPr>
            <w:tcW w:w="919" w:type="pct"/>
            <w:tcBorders>
              <w:top w:val="single" w:sz="4" w:space="0" w:color="auto"/>
              <w:left w:val="single" w:sz="4" w:space="0" w:color="auto"/>
              <w:bottom w:val="single" w:sz="4" w:space="0" w:color="auto"/>
              <w:right w:val="single" w:sz="4" w:space="0" w:color="auto"/>
            </w:tcBorders>
            <w:vAlign w:val="center"/>
            <w:hideMark/>
          </w:tcPr>
          <w:p w14:paraId="19097800" w14:textId="42DBE4E2" w:rsidR="00B010D0" w:rsidRPr="00033637" w:rsidDel="00302153" w:rsidRDefault="00B010D0" w:rsidP="00F31FB2">
            <w:pPr>
              <w:spacing w:line="480" w:lineRule="auto"/>
              <w:rPr>
                <w:del w:id="11184" w:author="Mohammad Nayeem Hasan" w:date="2024-11-03T22:39:00Z"/>
                <w:rFonts w:ascii="Times New Roman" w:hAnsi="Times New Roman" w:cs="Times New Roman"/>
                <w:sz w:val="24"/>
                <w:szCs w:val="24"/>
              </w:rPr>
              <w:pPrChange w:id="11185" w:author="Mohammad Nayeem Hasan" w:date="2024-12-23T01:38:00Z" w16du:dateUtc="2024-12-22T19:38:00Z">
                <w:pPr/>
              </w:pPrChange>
            </w:pPr>
            <w:del w:id="11186" w:author="Mohammad Nayeem Hasan" w:date="2024-11-03T22:39:00Z">
              <w:r w:rsidRPr="00033637" w:rsidDel="00302153">
                <w:rPr>
                  <w:rFonts w:ascii="Times New Roman" w:hAnsi="Times New Roman" w:cs="Times New Roman"/>
                  <w:sz w:val="24"/>
                  <w:szCs w:val="24"/>
                </w:rPr>
                <w:delText>-</w:delText>
              </w:r>
            </w:del>
          </w:p>
        </w:tc>
        <w:tc>
          <w:tcPr>
            <w:tcW w:w="478" w:type="pct"/>
            <w:tcBorders>
              <w:top w:val="single" w:sz="4" w:space="0" w:color="auto"/>
              <w:left w:val="single" w:sz="4" w:space="0" w:color="auto"/>
              <w:bottom w:val="single" w:sz="4" w:space="0" w:color="auto"/>
              <w:right w:val="single" w:sz="4" w:space="0" w:color="auto"/>
            </w:tcBorders>
            <w:vAlign w:val="center"/>
            <w:hideMark/>
          </w:tcPr>
          <w:p w14:paraId="1B4D4A5B" w14:textId="5C394F20" w:rsidR="00B010D0" w:rsidRPr="00033637" w:rsidDel="00302153" w:rsidRDefault="00B010D0" w:rsidP="00F31FB2">
            <w:pPr>
              <w:spacing w:line="480" w:lineRule="auto"/>
              <w:rPr>
                <w:del w:id="11187" w:author="Mohammad Nayeem Hasan" w:date="2024-11-03T22:39:00Z"/>
                <w:rFonts w:ascii="Times New Roman" w:hAnsi="Times New Roman" w:cs="Times New Roman"/>
                <w:sz w:val="24"/>
                <w:szCs w:val="24"/>
              </w:rPr>
              <w:pPrChange w:id="11188" w:author="Mohammad Nayeem Hasan" w:date="2024-12-23T01:38:00Z" w16du:dateUtc="2024-12-22T19:38:00Z">
                <w:pPr/>
              </w:pPrChange>
            </w:pPr>
            <w:del w:id="11189" w:author="Mohammad Nayeem Hasan" w:date="2024-11-03T22:39:00Z">
              <w:r w:rsidRPr="00033637" w:rsidDel="00302153">
                <w:rPr>
                  <w:rFonts w:ascii="Times New Roman" w:hAnsi="Times New Roman" w:cs="Times New Roman"/>
                  <w:sz w:val="24"/>
                  <w:szCs w:val="24"/>
                </w:rPr>
                <w:delText>-</w:delText>
              </w:r>
            </w:del>
          </w:p>
        </w:tc>
      </w:tr>
    </w:tbl>
    <w:p w14:paraId="223C2050" w14:textId="5551F10E" w:rsidR="003F6202" w:rsidRPr="00033637" w:rsidDel="00994FF0" w:rsidRDefault="00B010D0" w:rsidP="00F31FB2">
      <w:pPr>
        <w:spacing w:line="480" w:lineRule="auto"/>
        <w:rPr>
          <w:del w:id="11190" w:author="Mohammad Nayeem Hasan" w:date="2024-11-04T00:07:00Z"/>
          <w:rFonts w:ascii="Times New Roman" w:hAnsi="Times New Roman" w:cs="Times New Roman"/>
          <w:sz w:val="24"/>
          <w:szCs w:val="24"/>
          <w:rPrChange w:id="11191" w:author="Mohammad Nayeem Hasan" w:date="2024-12-23T01:53:00Z" w16du:dateUtc="2024-12-22T19:53:00Z">
            <w:rPr>
              <w:del w:id="11192" w:author="Mohammad Nayeem Hasan" w:date="2024-11-04T00:07:00Z"/>
              <w:rFonts w:ascii="Times New Roman" w:hAnsi="Times New Roman" w:cs="Times New Roman"/>
              <w:color w:val="313131"/>
              <w:sz w:val="24"/>
              <w:szCs w:val="24"/>
              <w:shd w:val="clear" w:color="auto" w:fill="FFFFFF"/>
            </w:rPr>
          </w:rPrChange>
        </w:rPr>
        <w:pPrChange w:id="11193" w:author="Mohammad Nayeem Hasan" w:date="2024-12-23T01:38:00Z" w16du:dateUtc="2024-12-22T19:38:00Z">
          <w:pPr>
            <w:spacing w:line="240" w:lineRule="auto"/>
          </w:pPr>
        </w:pPrChange>
      </w:pPr>
      <w:bookmarkStart w:id="11194" w:name="_Hlk181567069"/>
      <w:del w:id="11195" w:author="Mohammad Nayeem Hasan" w:date="2024-11-04T00:07:00Z">
        <w:r w:rsidRPr="00033637" w:rsidDel="00994FF0">
          <w:rPr>
            <w:rFonts w:ascii="Times New Roman" w:hAnsi="Times New Roman" w:cs="Times New Roman"/>
            <w:sz w:val="24"/>
            <w:szCs w:val="24"/>
            <w:rPrChange w:id="11196" w:author="Mohammad Nayeem Hasan" w:date="2024-12-23T01:53:00Z" w16du:dateUtc="2024-12-22T19:53:00Z">
              <w:rPr>
                <w:rFonts w:ascii="Times New Roman" w:hAnsi="Times New Roman" w:cs="Times New Roman"/>
                <w:color w:val="313131"/>
                <w:sz w:val="24"/>
                <w:szCs w:val="24"/>
                <w:shd w:val="clear" w:color="auto" w:fill="FFFFFF"/>
              </w:rPr>
            </w:rPrChange>
          </w:rPr>
          <w:delText>AOR: Adjusted odds ratio</w:delText>
        </w:r>
      </w:del>
    </w:p>
    <w:bookmarkEnd w:id="11194"/>
    <w:p w14:paraId="7DBC5216" w14:textId="26ECF178" w:rsidR="00B010D0" w:rsidRPr="00033637" w:rsidDel="00CD0E5E" w:rsidRDefault="00B010D0" w:rsidP="00F31FB2">
      <w:pPr>
        <w:spacing w:line="480" w:lineRule="auto"/>
        <w:rPr>
          <w:del w:id="11197" w:author="Mohammad Nayeem Hasan" w:date="2024-11-04T00:19:00Z"/>
          <w:rFonts w:ascii="Times New Roman" w:hAnsi="Times New Roman" w:cs="Times New Roman"/>
          <w:sz w:val="24"/>
          <w:szCs w:val="24"/>
          <w:rPrChange w:id="11198" w:author="Mohammad Nayeem Hasan" w:date="2024-12-23T01:53:00Z" w16du:dateUtc="2024-12-22T19:53:00Z">
            <w:rPr>
              <w:del w:id="11199" w:author="Mohammad Nayeem Hasan" w:date="2024-11-04T00:19:00Z"/>
              <w:rFonts w:ascii="Times New Roman" w:hAnsi="Times New Roman" w:cs="Times New Roman"/>
              <w:color w:val="313131"/>
              <w:sz w:val="24"/>
              <w:szCs w:val="24"/>
              <w:shd w:val="clear" w:color="auto" w:fill="FFFFFF"/>
            </w:rPr>
          </w:rPrChange>
        </w:rPr>
        <w:pPrChange w:id="11200" w:author="Mohammad Nayeem Hasan" w:date="2024-12-23T01:38:00Z" w16du:dateUtc="2024-12-22T19:38:00Z">
          <w:pPr>
            <w:spacing w:line="240" w:lineRule="auto"/>
          </w:pPr>
        </w:pPrChange>
      </w:pPr>
    </w:p>
    <w:p w14:paraId="3CA62482" w14:textId="3EB8D95C" w:rsidR="00B010D0" w:rsidRPr="00033637" w:rsidDel="00994FF0" w:rsidRDefault="00B010D0" w:rsidP="00F31FB2">
      <w:pPr>
        <w:spacing w:line="480" w:lineRule="auto"/>
        <w:rPr>
          <w:del w:id="11201" w:author="Mohammad Nayeem Hasan" w:date="2024-11-04T00:07:00Z"/>
          <w:rFonts w:ascii="Times New Roman" w:hAnsi="Times New Roman" w:cs="Times New Roman"/>
          <w:sz w:val="24"/>
          <w:szCs w:val="24"/>
          <w:rPrChange w:id="11202" w:author="Mohammad Nayeem Hasan" w:date="2024-12-23T01:53:00Z" w16du:dateUtc="2024-12-22T19:53:00Z">
            <w:rPr>
              <w:del w:id="11203" w:author="Mohammad Nayeem Hasan" w:date="2024-11-04T00:07:00Z"/>
              <w:rFonts w:ascii="Times New Roman" w:hAnsi="Times New Roman" w:cs="Times New Roman"/>
              <w:b/>
              <w:bCs/>
              <w:sz w:val="24"/>
              <w:szCs w:val="24"/>
            </w:rPr>
          </w:rPrChange>
        </w:rPr>
        <w:pPrChange w:id="11204" w:author="Mohammad Nayeem Hasan" w:date="2024-12-23T01:38:00Z" w16du:dateUtc="2024-12-22T19:38:00Z">
          <w:pPr>
            <w:spacing w:line="240" w:lineRule="auto"/>
          </w:pPr>
        </w:pPrChange>
      </w:pPr>
      <w:del w:id="11205" w:author="Mohammad Nayeem Hasan" w:date="2024-11-04T00:07:00Z">
        <w:r w:rsidRPr="00033637" w:rsidDel="00994FF0">
          <w:rPr>
            <w:rFonts w:ascii="Times New Roman" w:hAnsi="Times New Roman" w:cs="Times New Roman"/>
            <w:sz w:val="24"/>
            <w:szCs w:val="24"/>
            <w:rPrChange w:id="11206" w:author="Mohammad Nayeem Hasan" w:date="2024-12-23T01:53:00Z" w16du:dateUtc="2024-12-22T19:53:00Z">
              <w:rPr>
                <w:rFonts w:ascii="Times New Roman" w:hAnsi="Times New Roman" w:cs="Times New Roman"/>
                <w:b/>
                <w:bCs/>
                <w:sz w:val="24"/>
                <w:szCs w:val="24"/>
              </w:rPr>
            </w:rPrChange>
          </w:rPr>
          <w:delText xml:space="preserve">Table </w:delText>
        </w:r>
      </w:del>
      <w:del w:id="11207" w:author="Mohammad Nayeem Hasan" w:date="2024-11-03T23:07:00Z">
        <w:r w:rsidRPr="00033637" w:rsidDel="0077291E">
          <w:rPr>
            <w:rFonts w:ascii="Times New Roman" w:hAnsi="Times New Roman" w:cs="Times New Roman"/>
            <w:sz w:val="24"/>
            <w:szCs w:val="24"/>
            <w:rPrChange w:id="11208" w:author="Mohammad Nayeem Hasan" w:date="2024-12-23T01:53:00Z" w16du:dateUtc="2024-12-22T19:53:00Z">
              <w:rPr>
                <w:rFonts w:ascii="Times New Roman" w:hAnsi="Times New Roman" w:cs="Times New Roman"/>
                <w:b/>
                <w:bCs/>
                <w:sz w:val="24"/>
                <w:szCs w:val="24"/>
              </w:rPr>
            </w:rPrChange>
          </w:rPr>
          <w:delText>3</w:delText>
        </w:r>
      </w:del>
      <w:del w:id="11209" w:author="Mohammad Nayeem Hasan" w:date="2024-11-03T22:30:00Z">
        <w:r w:rsidRPr="00033637" w:rsidDel="001404C1">
          <w:rPr>
            <w:rFonts w:ascii="Times New Roman" w:hAnsi="Times New Roman" w:cs="Times New Roman"/>
            <w:sz w:val="24"/>
            <w:szCs w:val="24"/>
            <w:rPrChange w:id="11210" w:author="Mohammad Nayeem Hasan" w:date="2024-12-23T01:53:00Z" w16du:dateUtc="2024-12-22T19:53:00Z">
              <w:rPr>
                <w:rFonts w:ascii="Times New Roman" w:hAnsi="Times New Roman" w:cs="Times New Roman"/>
                <w:b/>
                <w:bCs/>
                <w:sz w:val="24"/>
                <w:szCs w:val="24"/>
              </w:rPr>
            </w:rPrChange>
          </w:rPr>
          <w:delText>:</w:delText>
        </w:r>
      </w:del>
      <w:del w:id="11211" w:author="Mohammad Nayeem Hasan" w:date="2024-11-04T00:07:00Z">
        <w:r w:rsidRPr="00033637" w:rsidDel="00994FF0">
          <w:rPr>
            <w:rFonts w:ascii="Times New Roman" w:hAnsi="Times New Roman" w:cs="Times New Roman"/>
            <w:sz w:val="24"/>
            <w:szCs w:val="24"/>
            <w:rPrChange w:id="11212" w:author="Mohammad Nayeem Hasan" w:date="2024-12-23T01:53:00Z" w16du:dateUtc="2024-12-22T19:53:00Z">
              <w:rPr>
                <w:rFonts w:ascii="Times New Roman" w:hAnsi="Times New Roman" w:cs="Times New Roman"/>
                <w:b/>
                <w:bCs/>
                <w:sz w:val="24"/>
                <w:szCs w:val="24"/>
              </w:rPr>
            </w:rPrChange>
          </w:rPr>
          <w:delText xml:space="preserve"> Area under ROC Curve, AIC, and BIC for the final logistic regression model.</w:delText>
        </w:r>
      </w:del>
    </w:p>
    <w:tbl>
      <w:tblPr>
        <w:tblStyle w:val="TableGrid"/>
        <w:tblW w:w="5000" w:type="pct"/>
        <w:tblLook w:val="04A0" w:firstRow="1" w:lastRow="0" w:firstColumn="1" w:lastColumn="0" w:noHBand="0" w:noVBand="1"/>
      </w:tblPr>
      <w:tblGrid>
        <w:gridCol w:w="2165"/>
        <w:gridCol w:w="1818"/>
        <w:gridCol w:w="1971"/>
        <w:gridCol w:w="1698"/>
        <w:gridCol w:w="1698"/>
      </w:tblGrid>
      <w:tr w:rsidR="00B010D0" w:rsidRPr="00033637" w:rsidDel="00994FF0" w14:paraId="54F4D329" w14:textId="2B2D4256" w:rsidTr="00DA17B7">
        <w:trPr>
          <w:del w:id="11213" w:author="Mohammad Nayeem Hasan" w:date="2024-11-04T00:07:00Z"/>
        </w:trPr>
        <w:tc>
          <w:tcPr>
            <w:tcW w:w="1158" w:type="pct"/>
            <w:vMerge w:val="restart"/>
            <w:tcBorders>
              <w:top w:val="single" w:sz="4" w:space="0" w:color="auto"/>
              <w:left w:val="single" w:sz="4" w:space="0" w:color="auto"/>
              <w:bottom w:val="single" w:sz="4" w:space="0" w:color="auto"/>
              <w:right w:val="single" w:sz="4" w:space="0" w:color="auto"/>
            </w:tcBorders>
            <w:hideMark/>
          </w:tcPr>
          <w:p w14:paraId="4CD35549" w14:textId="065613A1" w:rsidR="00B010D0" w:rsidRPr="00033637" w:rsidDel="00994FF0" w:rsidRDefault="00B010D0" w:rsidP="00F31FB2">
            <w:pPr>
              <w:spacing w:line="480" w:lineRule="auto"/>
              <w:rPr>
                <w:del w:id="11214" w:author="Mohammad Nayeem Hasan" w:date="2024-11-04T00:07:00Z"/>
                <w:rFonts w:ascii="Times New Roman" w:hAnsi="Times New Roman" w:cs="Times New Roman"/>
                <w:sz w:val="24"/>
                <w:szCs w:val="24"/>
              </w:rPr>
              <w:pPrChange w:id="11215" w:author="Mohammad Nayeem Hasan" w:date="2024-12-23T01:38:00Z" w16du:dateUtc="2024-12-22T19:38:00Z">
                <w:pPr/>
              </w:pPrChange>
            </w:pPr>
            <w:del w:id="11216" w:author="Mohammad Nayeem Hasan" w:date="2024-11-04T00:07:00Z">
              <w:r w:rsidRPr="00033637" w:rsidDel="00994FF0">
                <w:rPr>
                  <w:rFonts w:ascii="Times New Roman" w:hAnsi="Times New Roman" w:cs="Times New Roman"/>
                  <w:sz w:val="24"/>
                  <w:szCs w:val="24"/>
                </w:rPr>
                <w:delText>Survey Year</w:delText>
              </w:r>
            </w:del>
          </w:p>
        </w:tc>
        <w:tc>
          <w:tcPr>
            <w:tcW w:w="2026" w:type="pct"/>
            <w:gridSpan w:val="2"/>
            <w:tcBorders>
              <w:top w:val="single" w:sz="4" w:space="0" w:color="auto"/>
              <w:left w:val="single" w:sz="4" w:space="0" w:color="auto"/>
              <w:bottom w:val="single" w:sz="4" w:space="0" w:color="auto"/>
              <w:right w:val="single" w:sz="4" w:space="0" w:color="auto"/>
            </w:tcBorders>
            <w:vAlign w:val="center"/>
            <w:hideMark/>
          </w:tcPr>
          <w:p w14:paraId="627BA4FD" w14:textId="660447C0" w:rsidR="00B010D0" w:rsidRPr="00033637" w:rsidDel="00994FF0" w:rsidRDefault="00B010D0" w:rsidP="00F31FB2">
            <w:pPr>
              <w:spacing w:line="480" w:lineRule="auto"/>
              <w:rPr>
                <w:del w:id="11217" w:author="Mohammad Nayeem Hasan" w:date="2024-11-04T00:07:00Z"/>
                <w:rFonts w:ascii="Times New Roman" w:hAnsi="Times New Roman" w:cs="Times New Roman"/>
                <w:sz w:val="24"/>
                <w:szCs w:val="24"/>
              </w:rPr>
              <w:pPrChange w:id="11218" w:author="Mohammad Nayeem Hasan" w:date="2024-12-23T01:38:00Z" w16du:dateUtc="2024-12-22T19:38:00Z">
                <w:pPr/>
              </w:pPrChange>
            </w:pPr>
            <w:del w:id="11219" w:author="Mohammad Nayeem Hasan" w:date="2024-11-04T00:07:00Z">
              <w:r w:rsidRPr="00033637" w:rsidDel="00994FF0">
                <w:rPr>
                  <w:rFonts w:ascii="Times New Roman" w:hAnsi="Times New Roman" w:cs="Times New Roman"/>
                  <w:sz w:val="24"/>
                  <w:szCs w:val="24"/>
                </w:rPr>
                <w:delText>The area under ROC Curve</w:delText>
              </w:r>
            </w:del>
          </w:p>
        </w:tc>
        <w:tc>
          <w:tcPr>
            <w:tcW w:w="908" w:type="pct"/>
            <w:vMerge w:val="restart"/>
            <w:tcBorders>
              <w:top w:val="single" w:sz="4" w:space="0" w:color="auto"/>
              <w:left w:val="single" w:sz="4" w:space="0" w:color="auto"/>
              <w:bottom w:val="single" w:sz="4" w:space="0" w:color="auto"/>
              <w:right w:val="single" w:sz="4" w:space="0" w:color="auto"/>
            </w:tcBorders>
            <w:vAlign w:val="center"/>
            <w:hideMark/>
          </w:tcPr>
          <w:p w14:paraId="3C756516" w14:textId="6388BEAB" w:rsidR="00B010D0" w:rsidRPr="00033637" w:rsidDel="00994FF0" w:rsidRDefault="00B010D0" w:rsidP="00F31FB2">
            <w:pPr>
              <w:spacing w:line="480" w:lineRule="auto"/>
              <w:rPr>
                <w:del w:id="11220" w:author="Mohammad Nayeem Hasan" w:date="2024-11-04T00:07:00Z"/>
                <w:rFonts w:ascii="Times New Roman" w:hAnsi="Times New Roman" w:cs="Times New Roman"/>
                <w:sz w:val="24"/>
                <w:szCs w:val="24"/>
              </w:rPr>
              <w:pPrChange w:id="11221" w:author="Mohammad Nayeem Hasan" w:date="2024-12-23T01:38:00Z" w16du:dateUtc="2024-12-22T19:38:00Z">
                <w:pPr/>
              </w:pPrChange>
            </w:pPr>
            <w:del w:id="11222" w:author="Mohammad Nayeem Hasan" w:date="2024-11-04T00:07:00Z">
              <w:r w:rsidRPr="00033637" w:rsidDel="00994FF0">
                <w:rPr>
                  <w:rFonts w:ascii="Times New Roman" w:hAnsi="Times New Roman" w:cs="Times New Roman"/>
                  <w:sz w:val="24"/>
                  <w:szCs w:val="24"/>
                </w:rPr>
                <w:delText>AIC</w:delText>
              </w:r>
            </w:del>
          </w:p>
        </w:tc>
        <w:tc>
          <w:tcPr>
            <w:tcW w:w="908" w:type="pct"/>
            <w:vMerge w:val="restart"/>
            <w:tcBorders>
              <w:top w:val="single" w:sz="4" w:space="0" w:color="auto"/>
              <w:left w:val="single" w:sz="4" w:space="0" w:color="auto"/>
              <w:bottom w:val="single" w:sz="4" w:space="0" w:color="auto"/>
              <w:right w:val="single" w:sz="4" w:space="0" w:color="auto"/>
            </w:tcBorders>
            <w:vAlign w:val="center"/>
            <w:hideMark/>
          </w:tcPr>
          <w:p w14:paraId="7EB3DB66" w14:textId="0F903AD2" w:rsidR="00B010D0" w:rsidRPr="00033637" w:rsidDel="00994FF0" w:rsidRDefault="00B010D0" w:rsidP="00F31FB2">
            <w:pPr>
              <w:spacing w:line="480" w:lineRule="auto"/>
              <w:rPr>
                <w:del w:id="11223" w:author="Mohammad Nayeem Hasan" w:date="2024-11-04T00:07:00Z"/>
                <w:rFonts w:ascii="Times New Roman" w:hAnsi="Times New Roman" w:cs="Times New Roman"/>
                <w:sz w:val="24"/>
                <w:szCs w:val="24"/>
              </w:rPr>
              <w:pPrChange w:id="11224" w:author="Mohammad Nayeem Hasan" w:date="2024-12-23T01:38:00Z" w16du:dateUtc="2024-12-22T19:38:00Z">
                <w:pPr/>
              </w:pPrChange>
            </w:pPr>
            <w:del w:id="11225" w:author="Mohammad Nayeem Hasan" w:date="2024-11-04T00:07:00Z">
              <w:r w:rsidRPr="00033637" w:rsidDel="00994FF0">
                <w:rPr>
                  <w:rFonts w:ascii="Times New Roman" w:hAnsi="Times New Roman" w:cs="Times New Roman"/>
                  <w:sz w:val="24"/>
                  <w:szCs w:val="24"/>
                </w:rPr>
                <w:delText>BIC</w:delText>
              </w:r>
            </w:del>
          </w:p>
        </w:tc>
      </w:tr>
      <w:tr w:rsidR="00B010D0" w:rsidRPr="00033637" w:rsidDel="00994FF0" w14:paraId="709EFF17" w14:textId="37C504A4" w:rsidTr="00DA17B7">
        <w:trPr>
          <w:del w:id="11226" w:author="Mohammad Nayeem Hasan" w:date="2024-11-04T00:07: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55B684" w14:textId="0256B1FD" w:rsidR="00B010D0" w:rsidRPr="00033637" w:rsidDel="00994FF0" w:rsidRDefault="00B010D0" w:rsidP="00F31FB2">
            <w:pPr>
              <w:spacing w:line="480" w:lineRule="auto"/>
              <w:rPr>
                <w:del w:id="11227" w:author="Mohammad Nayeem Hasan" w:date="2024-11-04T00:07:00Z"/>
                <w:rFonts w:ascii="Times New Roman" w:hAnsi="Times New Roman" w:cs="Times New Roman"/>
                <w:sz w:val="24"/>
                <w:szCs w:val="24"/>
              </w:rPr>
              <w:pPrChange w:id="11228" w:author="Mohammad Nayeem Hasan" w:date="2024-12-23T01:38:00Z" w16du:dateUtc="2024-12-22T19:38:00Z">
                <w:pPr/>
              </w:pPrChange>
            </w:pPr>
          </w:p>
        </w:tc>
        <w:tc>
          <w:tcPr>
            <w:tcW w:w="972" w:type="pct"/>
            <w:tcBorders>
              <w:top w:val="single" w:sz="4" w:space="0" w:color="auto"/>
              <w:left w:val="single" w:sz="4" w:space="0" w:color="auto"/>
              <w:bottom w:val="single" w:sz="4" w:space="0" w:color="auto"/>
              <w:right w:val="single" w:sz="4" w:space="0" w:color="auto"/>
            </w:tcBorders>
            <w:hideMark/>
          </w:tcPr>
          <w:p w14:paraId="2647D200" w14:textId="680BACCC" w:rsidR="00B010D0" w:rsidRPr="00033637" w:rsidDel="00994FF0" w:rsidRDefault="00B010D0" w:rsidP="00F31FB2">
            <w:pPr>
              <w:spacing w:line="480" w:lineRule="auto"/>
              <w:rPr>
                <w:del w:id="11229" w:author="Mohammad Nayeem Hasan" w:date="2024-11-04T00:07:00Z"/>
                <w:rFonts w:ascii="Times New Roman" w:hAnsi="Times New Roman" w:cs="Times New Roman"/>
                <w:sz w:val="24"/>
                <w:szCs w:val="24"/>
              </w:rPr>
              <w:pPrChange w:id="11230" w:author="Mohammad Nayeem Hasan" w:date="2024-12-23T01:38:00Z" w16du:dateUtc="2024-12-22T19:38:00Z">
                <w:pPr/>
              </w:pPrChange>
            </w:pPr>
            <w:del w:id="11231" w:author="Mohammad Nayeem Hasan" w:date="2024-11-04T00:07:00Z">
              <w:r w:rsidRPr="00033637" w:rsidDel="00994FF0">
                <w:rPr>
                  <w:rFonts w:ascii="Times New Roman" w:hAnsi="Times New Roman" w:cs="Times New Roman"/>
                  <w:sz w:val="24"/>
                  <w:szCs w:val="24"/>
                </w:rPr>
                <w:delText>AUC</w:delText>
              </w:r>
            </w:del>
          </w:p>
        </w:tc>
        <w:tc>
          <w:tcPr>
            <w:tcW w:w="1054" w:type="pct"/>
            <w:tcBorders>
              <w:top w:val="single" w:sz="4" w:space="0" w:color="auto"/>
              <w:left w:val="single" w:sz="4" w:space="0" w:color="auto"/>
              <w:bottom w:val="single" w:sz="4" w:space="0" w:color="auto"/>
              <w:right w:val="single" w:sz="4" w:space="0" w:color="auto"/>
            </w:tcBorders>
            <w:hideMark/>
          </w:tcPr>
          <w:p w14:paraId="2C5020FE" w14:textId="12A27D0D" w:rsidR="00B010D0" w:rsidRPr="00033637" w:rsidDel="00994FF0" w:rsidRDefault="00B010D0" w:rsidP="00F31FB2">
            <w:pPr>
              <w:spacing w:line="480" w:lineRule="auto"/>
              <w:rPr>
                <w:del w:id="11232" w:author="Mohammad Nayeem Hasan" w:date="2024-11-04T00:07:00Z"/>
                <w:rFonts w:ascii="Times New Roman" w:hAnsi="Times New Roman" w:cs="Times New Roman"/>
                <w:sz w:val="24"/>
                <w:szCs w:val="24"/>
              </w:rPr>
              <w:pPrChange w:id="11233" w:author="Mohammad Nayeem Hasan" w:date="2024-12-23T01:38:00Z" w16du:dateUtc="2024-12-22T19:38:00Z">
                <w:pPr/>
              </w:pPrChange>
            </w:pPr>
            <w:del w:id="11234" w:author="Mohammad Nayeem Hasan" w:date="2024-11-04T00:07:00Z">
              <w:r w:rsidRPr="00033637" w:rsidDel="00994FF0">
                <w:rPr>
                  <w:rFonts w:ascii="Times New Roman" w:hAnsi="Times New Roman" w:cs="Times New Roman"/>
                  <w:sz w:val="24"/>
                  <w:szCs w:val="24"/>
                </w:rPr>
                <w:delText>P-value</w:delText>
              </w:r>
            </w:del>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90E85B2" w14:textId="7EA4163D" w:rsidR="00B010D0" w:rsidRPr="00033637" w:rsidDel="00994FF0" w:rsidRDefault="00B010D0" w:rsidP="00F31FB2">
            <w:pPr>
              <w:spacing w:line="480" w:lineRule="auto"/>
              <w:rPr>
                <w:del w:id="11235" w:author="Mohammad Nayeem Hasan" w:date="2024-11-04T00:07:00Z"/>
                <w:rFonts w:ascii="Times New Roman" w:hAnsi="Times New Roman" w:cs="Times New Roman"/>
                <w:sz w:val="24"/>
                <w:szCs w:val="24"/>
              </w:rPr>
              <w:pPrChange w:id="11236" w:author="Mohammad Nayeem Hasan" w:date="2024-12-23T01:38:00Z" w16du:dateUtc="2024-12-22T19:38:00Z">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2BB3D6" w14:textId="77F61D0A" w:rsidR="00B010D0" w:rsidRPr="00033637" w:rsidDel="00994FF0" w:rsidRDefault="00B010D0" w:rsidP="00F31FB2">
            <w:pPr>
              <w:spacing w:line="480" w:lineRule="auto"/>
              <w:rPr>
                <w:del w:id="11237" w:author="Mohammad Nayeem Hasan" w:date="2024-11-04T00:07:00Z"/>
                <w:rFonts w:ascii="Times New Roman" w:hAnsi="Times New Roman" w:cs="Times New Roman"/>
                <w:sz w:val="24"/>
                <w:szCs w:val="24"/>
              </w:rPr>
              <w:pPrChange w:id="11238" w:author="Mohammad Nayeem Hasan" w:date="2024-12-23T01:38:00Z" w16du:dateUtc="2024-12-22T19:38:00Z">
                <w:pPr/>
              </w:pPrChange>
            </w:pPr>
          </w:p>
        </w:tc>
      </w:tr>
      <w:tr w:rsidR="00B010D0" w:rsidRPr="00033637" w:rsidDel="00994FF0" w14:paraId="6504F9F5" w14:textId="1D972B86" w:rsidTr="00DA17B7">
        <w:trPr>
          <w:del w:id="11239" w:author="Mohammad Nayeem Hasan" w:date="2024-11-04T00:07:00Z"/>
        </w:trPr>
        <w:tc>
          <w:tcPr>
            <w:tcW w:w="1158" w:type="pct"/>
            <w:tcBorders>
              <w:top w:val="single" w:sz="4" w:space="0" w:color="auto"/>
              <w:left w:val="single" w:sz="4" w:space="0" w:color="auto"/>
              <w:bottom w:val="single" w:sz="4" w:space="0" w:color="auto"/>
              <w:right w:val="single" w:sz="4" w:space="0" w:color="auto"/>
            </w:tcBorders>
            <w:vAlign w:val="center"/>
            <w:hideMark/>
          </w:tcPr>
          <w:p w14:paraId="1EAD1A35" w14:textId="3D5430E4" w:rsidR="00B010D0" w:rsidRPr="00033637" w:rsidDel="00994FF0" w:rsidRDefault="00B010D0" w:rsidP="00F31FB2">
            <w:pPr>
              <w:spacing w:line="480" w:lineRule="auto"/>
              <w:rPr>
                <w:del w:id="11240" w:author="Mohammad Nayeem Hasan" w:date="2024-11-04T00:07:00Z"/>
                <w:rFonts w:ascii="Times New Roman" w:hAnsi="Times New Roman" w:cs="Times New Roman"/>
                <w:sz w:val="24"/>
                <w:szCs w:val="24"/>
              </w:rPr>
              <w:pPrChange w:id="11241" w:author="Mohammad Nayeem Hasan" w:date="2024-12-23T01:38:00Z" w16du:dateUtc="2024-12-22T19:38:00Z">
                <w:pPr/>
              </w:pPrChange>
            </w:pPr>
            <w:del w:id="11242" w:author="Mohammad Nayeem Hasan" w:date="2024-11-04T00:07:00Z">
              <w:r w:rsidRPr="00033637" w:rsidDel="00994FF0">
                <w:rPr>
                  <w:rFonts w:ascii="Times New Roman" w:hAnsi="Times New Roman" w:cs="Times New Roman"/>
                  <w:sz w:val="24"/>
                  <w:szCs w:val="24"/>
                </w:rPr>
                <w:delText>MICS 2006</w:delText>
              </w:r>
            </w:del>
          </w:p>
        </w:tc>
        <w:tc>
          <w:tcPr>
            <w:tcW w:w="972" w:type="pct"/>
            <w:tcBorders>
              <w:top w:val="single" w:sz="4" w:space="0" w:color="auto"/>
              <w:left w:val="single" w:sz="4" w:space="0" w:color="auto"/>
              <w:bottom w:val="single" w:sz="4" w:space="0" w:color="auto"/>
              <w:right w:val="single" w:sz="4" w:space="0" w:color="auto"/>
            </w:tcBorders>
            <w:vAlign w:val="center"/>
            <w:hideMark/>
          </w:tcPr>
          <w:p w14:paraId="71D318AD" w14:textId="149BD2F3" w:rsidR="00B010D0" w:rsidRPr="00033637" w:rsidDel="00994FF0" w:rsidRDefault="00B010D0" w:rsidP="00F31FB2">
            <w:pPr>
              <w:spacing w:line="480" w:lineRule="auto"/>
              <w:rPr>
                <w:del w:id="11243" w:author="Mohammad Nayeem Hasan" w:date="2024-11-04T00:07:00Z"/>
                <w:rFonts w:ascii="Times New Roman" w:hAnsi="Times New Roman" w:cs="Times New Roman"/>
                <w:sz w:val="24"/>
                <w:szCs w:val="24"/>
              </w:rPr>
              <w:pPrChange w:id="11244" w:author="Mohammad Nayeem Hasan" w:date="2024-12-23T01:38:00Z" w16du:dateUtc="2024-12-22T19:38:00Z">
                <w:pPr/>
              </w:pPrChange>
            </w:pPr>
            <w:del w:id="11245" w:author="Mohammad Nayeem Hasan" w:date="2024-11-04T00:07:00Z">
              <w:r w:rsidRPr="00033637" w:rsidDel="00994FF0">
                <w:rPr>
                  <w:rFonts w:ascii="Times New Roman" w:hAnsi="Times New Roman" w:cs="Times New Roman"/>
                  <w:sz w:val="24"/>
                  <w:szCs w:val="24"/>
                </w:rPr>
                <w:delText>0.6210</w:delText>
              </w:r>
            </w:del>
          </w:p>
        </w:tc>
        <w:tc>
          <w:tcPr>
            <w:tcW w:w="1054" w:type="pct"/>
            <w:tcBorders>
              <w:top w:val="single" w:sz="4" w:space="0" w:color="auto"/>
              <w:left w:val="single" w:sz="4" w:space="0" w:color="auto"/>
              <w:bottom w:val="single" w:sz="4" w:space="0" w:color="auto"/>
              <w:right w:val="single" w:sz="4" w:space="0" w:color="auto"/>
            </w:tcBorders>
            <w:vAlign w:val="center"/>
            <w:hideMark/>
          </w:tcPr>
          <w:p w14:paraId="4A66923E" w14:textId="3048FF67" w:rsidR="00B010D0" w:rsidRPr="00033637" w:rsidDel="00994FF0" w:rsidRDefault="00B010D0" w:rsidP="00F31FB2">
            <w:pPr>
              <w:spacing w:line="480" w:lineRule="auto"/>
              <w:rPr>
                <w:del w:id="11246" w:author="Mohammad Nayeem Hasan" w:date="2024-11-04T00:07:00Z"/>
                <w:rFonts w:ascii="Times New Roman" w:hAnsi="Times New Roman" w:cs="Times New Roman"/>
                <w:sz w:val="24"/>
                <w:szCs w:val="24"/>
              </w:rPr>
              <w:pPrChange w:id="11247" w:author="Mohammad Nayeem Hasan" w:date="2024-12-23T01:38:00Z" w16du:dateUtc="2024-12-22T19:38:00Z">
                <w:pPr/>
              </w:pPrChange>
            </w:pPr>
            <w:del w:id="11248" w:author="Mohammad Nayeem Hasan" w:date="2024-11-04T00:07:00Z">
              <w:r w:rsidRPr="00033637" w:rsidDel="00994FF0">
                <w:rPr>
                  <w:rFonts w:ascii="Times New Roman" w:hAnsi="Times New Roman" w:cs="Times New Roman"/>
                  <w:sz w:val="24"/>
                  <w:szCs w:val="24"/>
                </w:rPr>
                <w:delText>&lt;0.001</w:delText>
              </w:r>
            </w:del>
          </w:p>
        </w:tc>
        <w:tc>
          <w:tcPr>
            <w:tcW w:w="908" w:type="pct"/>
            <w:tcBorders>
              <w:top w:val="single" w:sz="4" w:space="0" w:color="auto"/>
              <w:left w:val="single" w:sz="4" w:space="0" w:color="auto"/>
              <w:bottom w:val="single" w:sz="4" w:space="0" w:color="auto"/>
              <w:right w:val="single" w:sz="4" w:space="0" w:color="auto"/>
            </w:tcBorders>
            <w:vAlign w:val="center"/>
            <w:hideMark/>
          </w:tcPr>
          <w:p w14:paraId="5C0535DB" w14:textId="338D4B42" w:rsidR="00B010D0" w:rsidRPr="00033637" w:rsidDel="00994FF0" w:rsidRDefault="00B010D0" w:rsidP="00F31FB2">
            <w:pPr>
              <w:spacing w:line="480" w:lineRule="auto"/>
              <w:rPr>
                <w:del w:id="11249" w:author="Mohammad Nayeem Hasan" w:date="2024-11-04T00:07:00Z"/>
                <w:rFonts w:ascii="Times New Roman" w:hAnsi="Times New Roman" w:cs="Times New Roman"/>
                <w:sz w:val="24"/>
                <w:szCs w:val="24"/>
              </w:rPr>
              <w:pPrChange w:id="11250" w:author="Mohammad Nayeem Hasan" w:date="2024-12-23T01:38:00Z" w16du:dateUtc="2024-12-22T19:38:00Z">
                <w:pPr/>
              </w:pPrChange>
            </w:pPr>
            <w:del w:id="11251" w:author="Mohammad Nayeem Hasan" w:date="2024-11-04T00:07:00Z">
              <w:r w:rsidRPr="00033637" w:rsidDel="00994FF0">
                <w:rPr>
                  <w:rFonts w:ascii="Times New Roman" w:hAnsi="Times New Roman" w:cs="Times New Roman"/>
                  <w:sz w:val="24"/>
                  <w:szCs w:val="24"/>
                </w:rPr>
                <w:delText>14320.83</w:delText>
              </w:r>
            </w:del>
          </w:p>
        </w:tc>
        <w:tc>
          <w:tcPr>
            <w:tcW w:w="908" w:type="pct"/>
            <w:tcBorders>
              <w:top w:val="single" w:sz="4" w:space="0" w:color="auto"/>
              <w:left w:val="single" w:sz="4" w:space="0" w:color="auto"/>
              <w:bottom w:val="single" w:sz="4" w:space="0" w:color="auto"/>
              <w:right w:val="single" w:sz="4" w:space="0" w:color="auto"/>
            </w:tcBorders>
            <w:vAlign w:val="center"/>
            <w:hideMark/>
          </w:tcPr>
          <w:p w14:paraId="4EEFEA86" w14:textId="0D8760BF" w:rsidR="00B010D0" w:rsidRPr="00033637" w:rsidDel="00994FF0" w:rsidRDefault="00B010D0" w:rsidP="00F31FB2">
            <w:pPr>
              <w:spacing w:line="480" w:lineRule="auto"/>
              <w:rPr>
                <w:del w:id="11252" w:author="Mohammad Nayeem Hasan" w:date="2024-11-04T00:07:00Z"/>
                <w:rFonts w:ascii="Times New Roman" w:hAnsi="Times New Roman" w:cs="Times New Roman"/>
                <w:sz w:val="24"/>
                <w:szCs w:val="24"/>
              </w:rPr>
              <w:pPrChange w:id="11253" w:author="Mohammad Nayeem Hasan" w:date="2024-12-23T01:38:00Z" w16du:dateUtc="2024-12-22T19:38:00Z">
                <w:pPr/>
              </w:pPrChange>
            </w:pPr>
            <w:del w:id="11254" w:author="Mohammad Nayeem Hasan" w:date="2024-11-04T00:07:00Z">
              <w:r w:rsidRPr="00033637" w:rsidDel="00994FF0">
                <w:rPr>
                  <w:rFonts w:ascii="Times New Roman" w:hAnsi="Times New Roman" w:cs="Times New Roman"/>
                  <w:sz w:val="24"/>
                  <w:szCs w:val="24"/>
                </w:rPr>
                <w:delText>14545.55</w:delText>
              </w:r>
            </w:del>
          </w:p>
        </w:tc>
      </w:tr>
      <w:tr w:rsidR="00B010D0" w:rsidRPr="00033637" w:rsidDel="00994FF0" w14:paraId="120A28B3" w14:textId="6AC62333" w:rsidTr="00DA17B7">
        <w:trPr>
          <w:del w:id="11255" w:author="Mohammad Nayeem Hasan" w:date="2024-11-04T00:07:00Z"/>
        </w:trPr>
        <w:tc>
          <w:tcPr>
            <w:tcW w:w="1158" w:type="pct"/>
            <w:tcBorders>
              <w:top w:val="single" w:sz="4" w:space="0" w:color="auto"/>
              <w:left w:val="single" w:sz="4" w:space="0" w:color="auto"/>
              <w:bottom w:val="single" w:sz="4" w:space="0" w:color="auto"/>
              <w:right w:val="single" w:sz="4" w:space="0" w:color="auto"/>
            </w:tcBorders>
            <w:vAlign w:val="center"/>
            <w:hideMark/>
          </w:tcPr>
          <w:p w14:paraId="0AF61FB2" w14:textId="3F071C1C" w:rsidR="00B010D0" w:rsidRPr="00033637" w:rsidDel="00994FF0" w:rsidRDefault="00B010D0" w:rsidP="00F31FB2">
            <w:pPr>
              <w:spacing w:line="480" w:lineRule="auto"/>
              <w:rPr>
                <w:del w:id="11256" w:author="Mohammad Nayeem Hasan" w:date="2024-11-04T00:07:00Z"/>
                <w:rFonts w:ascii="Times New Roman" w:hAnsi="Times New Roman" w:cs="Times New Roman"/>
                <w:sz w:val="24"/>
                <w:szCs w:val="24"/>
              </w:rPr>
              <w:pPrChange w:id="11257" w:author="Mohammad Nayeem Hasan" w:date="2024-12-23T01:38:00Z" w16du:dateUtc="2024-12-22T19:38:00Z">
                <w:pPr/>
              </w:pPrChange>
            </w:pPr>
            <w:del w:id="11258" w:author="Mohammad Nayeem Hasan" w:date="2024-11-04T00:07:00Z">
              <w:r w:rsidRPr="00033637" w:rsidDel="00994FF0">
                <w:rPr>
                  <w:rFonts w:ascii="Times New Roman" w:hAnsi="Times New Roman" w:cs="Times New Roman"/>
                  <w:sz w:val="24"/>
                  <w:szCs w:val="24"/>
                </w:rPr>
                <w:delText>MICS 2012</w:delText>
              </w:r>
            </w:del>
          </w:p>
        </w:tc>
        <w:tc>
          <w:tcPr>
            <w:tcW w:w="972" w:type="pct"/>
            <w:tcBorders>
              <w:top w:val="single" w:sz="4" w:space="0" w:color="auto"/>
              <w:left w:val="single" w:sz="4" w:space="0" w:color="auto"/>
              <w:bottom w:val="single" w:sz="4" w:space="0" w:color="auto"/>
              <w:right w:val="single" w:sz="4" w:space="0" w:color="auto"/>
            </w:tcBorders>
            <w:vAlign w:val="center"/>
            <w:hideMark/>
          </w:tcPr>
          <w:p w14:paraId="1F2AB487" w14:textId="16C94DF7" w:rsidR="00B010D0" w:rsidRPr="00033637" w:rsidDel="00994FF0" w:rsidRDefault="00B010D0" w:rsidP="00F31FB2">
            <w:pPr>
              <w:spacing w:line="480" w:lineRule="auto"/>
              <w:rPr>
                <w:del w:id="11259" w:author="Mohammad Nayeem Hasan" w:date="2024-11-04T00:07:00Z"/>
                <w:rFonts w:ascii="Times New Roman" w:hAnsi="Times New Roman" w:cs="Times New Roman"/>
                <w:sz w:val="24"/>
                <w:szCs w:val="24"/>
              </w:rPr>
              <w:pPrChange w:id="11260" w:author="Mohammad Nayeem Hasan" w:date="2024-12-23T01:38:00Z" w16du:dateUtc="2024-12-22T19:38:00Z">
                <w:pPr/>
              </w:pPrChange>
            </w:pPr>
            <w:del w:id="11261" w:author="Mohammad Nayeem Hasan" w:date="2024-11-04T00:07:00Z">
              <w:r w:rsidRPr="00033637" w:rsidDel="00994FF0">
                <w:rPr>
                  <w:rFonts w:ascii="Times New Roman" w:hAnsi="Times New Roman" w:cs="Times New Roman"/>
                  <w:sz w:val="24"/>
                  <w:szCs w:val="24"/>
                </w:rPr>
                <w:delText>0.6826</w:delText>
              </w:r>
            </w:del>
          </w:p>
        </w:tc>
        <w:tc>
          <w:tcPr>
            <w:tcW w:w="1054" w:type="pct"/>
            <w:tcBorders>
              <w:top w:val="single" w:sz="4" w:space="0" w:color="auto"/>
              <w:left w:val="single" w:sz="4" w:space="0" w:color="auto"/>
              <w:bottom w:val="single" w:sz="4" w:space="0" w:color="auto"/>
              <w:right w:val="single" w:sz="4" w:space="0" w:color="auto"/>
            </w:tcBorders>
            <w:vAlign w:val="center"/>
            <w:hideMark/>
          </w:tcPr>
          <w:p w14:paraId="445C4FBF" w14:textId="53CA00B1" w:rsidR="00B010D0" w:rsidRPr="00033637" w:rsidDel="00994FF0" w:rsidRDefault="00B010D0" w:rsidP="00F31FB2">
            <w:pPr>
              <w:spacing w:line="480" w:lineRule="auto"/>
              <w:rPr>
                <w:del w:id="11262" w:author="Mohammad Nayeem Hasan" w:date="2024-11-04T00:07:00Z"/>
                <w:rFonts w:ascii="Times New Roman" w:hAnsi="Times New Roman" w:cs="Times New Roman"/>
                <w:sz w:val="24"/>
                <w:szCs w:val="24"/>
              </w:rPr>
              <w:pPrChange w:id="11263" w:author="Mohammad Nayeem Hasan" w:date="2024-12-23T01:38:00Z" w16du:dateUtc="2024-12-22T19:38:00Z">
                <w:pPr/>
              </w:pPrChange>
            </w:pPr>
            <w:del w:id="11264" w:author="Mohammad Nayeem Hasan" w:date="2024-11-04T00:07:00Z">
              <w:r w:rsidRPr="00033637" w:rsidDel="00994FF0">
                <w:rPr>
                  <w:rFonts w:ascii="Times New Roman" w:hAnsi="Times New Roman" w:cs="Times New Roman"/>
                  <w:sz w:val="24"/>
                  <w:szCs w:val="24"/>
                </w:rPr>
                <w:delText>&lt;0.001</w:delText>
              </w:r>
            </w:del>
          </w:p>
        </w:tc>
        <w:tc>
          <w:tcPr>
            <w:tcW w:w="908" w:type="pct"/>
            <w:tcBorders>
              <w:top w:val="single" w:sz="4" w:space="0" w:color="auto"/>
              <w:left w:val="single" w:sz="4" w:space="0" w:color="auto"/>
              <w:bottom w:val="single" w:sz="4" w:space="0" w:color="auto"/>
              <w:right w:val="single" w:sz="4" w:space="0" w:color="auto"/>
            </w:tcBorders>
            <w:vAlign w:val="center"/>
            <w:hideMark/>
          </w:tcPr>
          <w:p w14:paraId="246C2EC6" w14:textId="3B51413A" w:rsidR="00B010D0" w:rsidRPr="00033637" w:rsidDel="00994FF0" w:rsidRDefault="00B010D0" w:rsidP="00F31FB2">
            <w:pPr>
              <w:spacing w:line="480" w:lineRule="auto"/>
              <w:rPr>
                <w:del w:id="11265" w:author="Mohammad Nayeem Hasan" w:date="2024-11-04T00:07:00Z"/>
                <w:rFonts w:ascii="Times New Roman" w:hAnsi="Times New Roman" w:cs="Times New Roman"/>
                <w:sz w:val="24"/>
                <w:szCs w:val="24"/>
              </w:rPr>
              <w:pPrChange w:id="11266" w:author="Mohammad Nayeem Hasan" w:date="2024-12-23T01:38:00Z" w16du:dateUtc="2024-12-22T19:38:00Z">
                <w:pPr/>
              </w:pPrChange>
            </w:pPr>
            <w:del w:id="11267" w:author="Mohammad Nayeem Hasan" w:date="2024-11-04T00:07:00Z">
              <w:r w:rsidRPr="00033637" w:rsidDel="00994FF0">
                <w:rPr>
                  <w:rFonts w:ascii="Times New Roman" w:hAnsi="Times New Roman" w:cs="Times New Roman"/>
                  <w:sz w:val="24"/>
                  <w:szCs w:val="24"/>
                </w:rPr>
                <w:delText>1167.66</w:delText>
              </w:r>
            </w:del>
          </w:p>
        </w:tc>
        <w:tc>
          <w:tcPr>
            <w:tcW w:w="908" w:type="pct"/>
            <w:tcBorders>
              <w:top w:val="single" w:sz="4" w:space="0" w:color="auto"/>
              <w:left w:val="single" w:sz="4" w:space="0" w:color="auto"/>
              <w:bottom w:val="single" w:sz="4" w:space="0" w:color="auto"/>
              <w:right w:val="single" w:sz="4" w:space="0" w:color="auto"/>
            </w:tcBorders>
            <w:vAlign w:val="center"/>
            <w:hideMark/>
          </w:tcPr>
          <w:p w14:paraId="654B3A58" w14:textId="317EDBE1" w:rsidR="00B010D0" w:rsidRPr="00033637" w:rsidDel="00994FF0" w:rsidRDefault="00B010D0" w:rsidP="00F31FB2">
            <w:pPr>
              <w:spacing w:line="480" w:lineRule="auto"/>
              <w:rPr>
                <w:del w:id="11268" w:author="Mohammad Nayeem Hasan" w:date="2024-11-04T00:07:00Z"/>
                <w:rFonts w:ascii="Times New Roman" w:hAnsi="Times New Roman" w:cs="Times New Roman"/>
                <w:sz w:val="24"/>
                <w:szCs w:val="24"/>
              </w:rPr>
              <w:pPrChange w:id="11269" w:author="Mohammad Nayeem Hasan" w:date="2024-12-23T01:38:00Z" w16du:dateUtc="2024-12-22T19:38:00Z">
                <w:pPr/>
              </w:pPrChange>
            </w:pPr>
            <w:del w:id="11270" w:author="Mohammad Nayeem Hasan" w:date="2024-11-04T00:07:00Z">
              <w:r w:rsidRPr="00033637" w:rsidDel="00994FF0">
                <w:rPr>
                  <w:rFonts w:ascii="Times New Roman" w:hAnsi="Times New Roman" w:cs="Times New Roman"/>
                  <w:sz w:val="24"/>
                  <w:szCs w:val="24"/>
                </w:rPr>
                <w:delText>1295.21</w:delText>
              </w:r>
            </w:del>
          </w:p>
        </w:tc>
      </w:tr>
      <w:tr w:rsidR="00B010D0" w:rsidRPr="00033637" w:rsidDel="00994FF0" w14:paraId="3DE6E9E6" w14:textId="30A2AFA0" w:rsidTr="00DA17B7">
        <w:trPr>
          <w:del w:id="11271" w:author="Mohammad Nayeem Hasan" w:date="2024-11-04T00:07:00Z"/>
        </w:trPr>
        <w:tc>
          <w:tcPr>
            <w:tcW w:w="1158" w:type="pct"/>
            <w:tcBorders>
              <w:top w:val="single" w:sz="4" w:space="0" w:color="auto"/>
              <w:left w:val="single" w:sz="4" w:space="0" w:color="auto"/>
              <w:bottom w:val="single" w:sz="4" w:space="0" w:color="auto"/>
              <w:right w:val="single" w:sz="4" w:space="0" w:color="auto"/>
            </w:tcBorders>
            <w:vAlign w:val="center"/>
            <w:hideMark/>
          </w:tcPr>
          <w:p w14:paraId="2AC80FA1" w14:textId="377DDF53" w:rsidR="00B010D0" w:rsidRPr="00033637" w:rsidDel="00994FF0" w:rsidRDefault="00B010D0" w:rsidP="00F31FB2">
            <w:pPr>
              <w:spacing w:line="480" w:lineRule="auto"/>
              <w:rPr>
                <w:del w:id="11272" w:author="Mohammad Nayeem Hasan" w:date="2024-11-04T00:07:00Z"/>
                <w:rFonts w:ascii="Times New Roman" w:hAnsi="Times New Roman" w:cs="Times New Roman"/>
                <w:sz w:val="24"/>
                <w:szCs w:val="24"/>
              </w:rPr>
              <w:pPrChange w:id="11273" w:author="Mohammad Nayeem Hasan" w:date="2024-12-23T01:38:00Z" w16du:dateUtc="2024-12-22T19:38:00Z">
                <w:pPr/>
              </w:pPrChange>
            </w:pPr>
            <w:del w:id="11274" w:author="Mohammad Nayeem Hasan" w:date="2024-11-04T00:07:00Z">
              <w:r w:rsidRPr="00033637" w:rsidDel="00994FF0">
                <w:rPr>
                  <w:rFonts w:ascii="Times New Roman" w:hAnsi="Times New Roman" w:cs="Times New Roman"/>
                  <w:sz w:val="24"/>
                  <w:szCs w:val="24"/>
                </w:rPr>
                <w:delText>MICS 2019</w:delText>
              </w:r>
            </w:del>
          </w:p>
        </w:tc>
        <w:tc>
          <w:tcPr>
            <w:tcW w:w="972" w:type="pct"/>
            <w:tcBorders>
              <w:top w:val="single" w:sz="4" w:space="0" w:color="auto"/>
              <w:left w:val="single" w:sz="4" w:space="0" w:color="auto"/>
              <w:bottom w:val="single" w:sz="4" w:space="0" w:color="auto"/>
              <w:right w:val="single" w:sz="4" w:space="0" w:color="auto"/>
            </w:tcBorders>
            <w:vAlign w:val="center"/>
            <w:hideMark/>
          </w:tcPr>
          <w:p w14:paraId="580C5A98" w14:textId="15F44F56" w:rsidR="00B010D0" w:rsidRPr="00033637" w:rsidDel="00994FF0" w:rsidRDefault="00B010D0" w:rsidP="00F31FB2">
            <w:pPr>
              <w:spacing w:line="480" w:lineRule="auto"/>
              <w:rPr>
                <w:del w:id="11275" w:author="Mohammad Nayeem Hasan" w:date="2024-11-04T00:07:00Z"/>
                <w:rFonts w:ascii="Times New Roman" w:hAnsi="Times New Roman" w:cs="Times New Roman"/>
                <w:sz w:val="24"/>
                <w:szCs w:val="24"/>
              </w:rPr>
              <w:pPrChange w:id="11276" w:author="Mohammad Nayeem Hasan" w:date="2024-12-23T01:38:00Z" w16du:dateUtc="2024-12-22T19:38:00Z">
                <w:pPr/>
              </w:pPrChange>
            </w:pPr>
            <w:del w:id="11277" w:author="Mohammad Nayeem Hasan" w:date="2024-11-04T00:07:00Z">
              <w:r w:rsidRPr="00033637" w:rsidDel="00994FF0">
                <w:rPr>
                  <w:rFonts w:ascii="Times New Roman" w:hAnsi="Times New Roman" w:cs="Times New Roman"/>
                  <w:sz w:val="24"/>
                  <w:szCs w:val="24"/>
                </w:rPr>
                <w:delText>0.6717</w:delText>
              </w:r>
            </w:del>
          </w:p>
        </w:tc>
        <w:tc>
          <w:tcPr>
            <w:tcW w:w="1054" w:type="pct"/>
            <w:tcBorders>
              <w:top w:val="single" w:sz="4" w:space="0" w:color="auto"/>
              <w:left w:val="single" w:sz="4" w:space="0" w:color="auto"/>
              <w:bottom w:val="single" w:sz="4" w:space="0" w:color="auto"/>
              <w:right w:val="single" w:sz="4" w:space="0" w:color="auto"/>
            </w:tcBorders>
            <w:vAlign w:val="center"/>
            <w:hideMark/>
          </w:tcPr>
          <w:p w14:paraId="6CFC6184" w14:textId="4B027358" w:rsidR="00B010D0" w:rsidRPr="00033637" w:rsidDel="00994FF0" w:rsidRDefault="00B010D0" w:rsidP="00F31FB2">
            <w:pPr>
              <w:spacing w:line="480" w:lineRule="auto"/>
              <w:rPr>
                <w:del w:id="11278" w:author="Mohammad Nayeem Hasan" w:date="2024-11-04T00:07:00Z"/>
                <w:rFonts w:ascii="Times New Roman" w:hAnsi="Times New Roman" w:cs="Times New Roman"/>
                <w:sz w:val="24"/>
                <w:szCs w:val="24"/>
              </w:rPr>
              <w:pPrChange w:id="11279" w:author="Mohammad Nayeem Hasan" w:date="2024-12-23T01:38:00Z" w16du:dateUtc="2024-12-22T19:38:00Z">
                <w:pPr/>
              </w:pPrChange>
            </w:pPr>
            <w:del w:id="11280" w:author="Mohammad Nayeem Hasan" w:date="2024-11-04T00:07:00Z">
              <w:r w:rsidRPr="00033637" w:rsidDel="00994FF0">
                <w:rPr>
                  <w:rFonts w:ascii="Times New Roman" w:hAnsi="Times New Roman" w:cs="Times New Roman"/>
                  <w:sz w:val="24"/>
                  <w:szCs w:val="24"/>
                </w:rPr>
                <w:delText>&lt;0.001</w:delText>
              </w:r>
            </w:del>
          </w:p>
        </w:tc>
        <w:tc>
          <w:tcPr>
            <w:tcW w:w="908" w:type="pct"/>
            <w:tcBorders>
              <w:top w:val="single" w:sz="4" w:space="0" w:color="auto"/>
              <w:left w:val="single" w:sz="4" w:space="0" w:color="auto"/>
              <w:bottom w:val="single" w:sz="4" w:space="0" w:color="auto"/>
              <w:right w:val="single" w:sz="4" w:space="0" w:color="auto"/>
            </w:tcBorders>
            <w:vAlign w:val="center"/>
            <w:hideMark/>
          </w:tcPr>
          <w:p w14:paraId="2935FF2A" w14:textId="52AA9CC8" w:rsidR="00B010D0" w:rsidRPr="00033637" w:rsidDel="00994FF0" w:rsidRDefault="00B010D0" w:rsidP="00F31FB2">
            <w:pPr>
              <w:spacing w:line="480" w:lineRule="auto"/>
              <w:rPr>
                <w:del w:id="11281" w:author="Mohammad Nayeem Hasan" w:date="2024-11-04T00:07:00Z"/>
                <w:rFonts w:ascii="Times New Roman" w:hAnsi="Times New Roman" w:cs="Times New Roman"/>
                <w:sz w:val="24"/>
                <w:szCs w:val="24"/>
              </w:rPr>
              <w:pPrChange w:id="11282" w:author="Mohammad Nayeem Hasan" w:date="2024-12-23T01:38:00Z" w16du:dateUtc="2024-12-22T19:38:00Z">
                <w:pPr/>
              </w:pPrChange>
            </w:pPr>
            <w:del w:id="11283" w:author="Mohammad Nayeem Hasan" w:date="2024-11-04T00:07:00Z">
              <w:r w:rsidRPr="00033637" w:rsidDel="00994FF0">
                <w:rPr>
                  <w:rFonts w:ascii="Times New Roman" w:hAnsi="Times New Roman" w:cs="Times New Roman"/>
                  <w:sz w:val="24"/>
                  <w:szCs w:val="24"/>
                </w:rPr>
                <w:delText>9610.21</w:delText>
              </w:r>
            </w:del>
          </w:p>
        </w:tc>
        <w:tc>
          <w:tcPr>
            <w:tcW w:w="908" w:type="pct"/>
            <w:tcBorders>
              <w:top w:val="single" w:sz="4" w:space="0" w:color="auto"/>
              <w:left w:val="single" w:sz="4" w:space="0" w:color="auto"/>
              <w:bottom w:val="single" w:sz="4" w:space="0" w:color="auto"/>
              <w:right w:val="single" w:sz="4" w:space="0" w:color="auto"/>
            </w:tcBorders>
            <w:vAlign w:val="center"/>
            <w:hideMark/>
          </w:tcPr>
          <w:p w14:paraId="178AABA0" w14:textId="197B7776" w:rsidR="00B010D0" w:rsidRPr="00033637" w:rsidDel="00994FF0" w:rsidRDefault="00B010D0" w:rsidP="00F31FB2">
            <w:pPr>
              <w:spacing w:line="480" w:lineRule="auto"/>
              <w:rPr>
                <w:del w:id="11284" w:author="Mohammad Nayeem Hasan" w:date="2024-11-04T00:07:00Z"/>
                <w:rFonts w:ascii="Times New Roman" w:hAnsi="Times New Roman" w:cs="Times New Roman"/>
                <w:sz w:val="24"/>
                <w:szCs w:val="24"/>
              </w:rPr>
              <w:pPrChange w:id="11285" w:author="Mohammad Nayeem Hasan" w:date="2024-12-23T01:38:00Z" w16du:dateUtc="2024-12-22T19:38:00Z">
                <w:pPr/>
              </w:pPrChange>
            </w:pPr>
            <w:del w:id="11286" w:author="Mohammad Nayeem Hasan" w:date="2024-11-04T00:07:00Z">
              <w:r w:rsidRPr="00033637" w:rsidDel="00994FF0">
                <w:rPr>
                  <w:rFonts w:ascii="Times New Roman" w:hAnsi="Times New Roman" w:cs="Times New Roman"/>
                  <w:sz w:val="24"/>
                  <w:szCs w:val="24"/>
                </w:rPr>
                <w:delText>9870.85</w:delText>
              </w:r>
            </w:del>
          </w:p>
        </w:tc>
      </w:tr>
    </w:tbl>
    <w:p w14:paraId="5EA7EF0D" w14:textId="6C386B15" w:rsidR="00B010D0" w:rsidRPr="00033637" w:rsidDel="00994FF0" w:rsidRDefault="00B010D0" w:rsidP="00F31FB2">
      <w:pPr>
        <w:spacing w:line="480" w:lineRule="auto"/>
        <w:rPr>
          <w:del w:id="11287" w:author="Mohammad Nayeem Hasan" w:date="2024-11-04T00:07:00Z"/>
          <w:rFonts w:ascii="Times New Roman" w:hAnsi="Times New Roman" w:cs="Times New Roman"/>
          <w:sz w:val="24"/>
          <w:szCs w:val="24"/>
        </w:rPr>
        <w:pPrChange w:id="11288" w:author="Mohammad Nayeem Hasan" w:date="2024-12-23T01:38:00Z" w16du:dateUtc="2024-12-22T19:38:00Z">
          <w:pPr>
            <w:spacing w:line="240" w:lineRule="auto"/>
          </w:pPr>
        </w:pPrChange>
      </w:pPr>
    </w:p>
    <w:p w14:paraId="6B8A9F09" w14:textId="5141E368" w:rsidR="00B010D0" w:rsidRPr="00033637" w:rsidDel="00CD0E5E" w:rsidRDefault="00B010D0" w:rsidP="00F31FB2">
      <w:pPr>
        <w:spacing w:line="480" w:lineRule="auto"/>
        <w:rPr>
          <w:del w:id="11289" w:author="Mohammad Nayeem Hasan" w:date="2024-11-04T00:19:00Z"/>
          <w:rFonts w:ascii="Times New Roman" w:hAnsi="Times New Roman" w:cs="Times New Roman"/>
          <w:sz w:val="24"/>
          <w:szCs w:val="24"/>
          <w:rPrChange w:id="11290" w:author="Mohammad Nayeem Hasan" w:date="2024-12-23T01:53:00Z" w16du:dateUtc="2024-12-22T19:53:00Z">
            <w:rPr>
              <w:del w:id="11291" w:author="Mohammad Nayeem Hasan" w:date="2024-11-04T00:19:00Z"/>
            </w:rPr>
          </w:rPrChange>
        </w:rPr>
        <w:pPrChange w:id="11292" w:author="Mohammad Nayeem Hasan" w:date="2024-12-23T01:38:00Z" w16du:dateUtc="2024-12-22T19:38:00Z">
          <w:pPr/>
        </w:pPrChange>
      </w:pPr>
    </w:p>
    <w:p w14:paraId="7BC76841" w14:textId="5FD49A2D" w:rsidR="00B010D0" w:rsidRPr="00033637" w:rsidDel="00F26107" w:rsidRDefault="00B010D0" w:rsidP="00F31FB2">
      <w:pPr>
        <w:spacing w:line="480" w:lineRule="auto"/>
        <w:rPr>
          <w:del w:id="11293" w:author="Mohammad Nayeem Hasan" w:date="2024-11-04T00:20:00Z"/>
          <w:moveFrom w:id="11294" w:author="Mohammad Nayeem Hasan" w:date="2024-11-04T00:10:00Z"/>
          <w:rFonts w:ascii="Times New Roman" w:hAnsi="Times New Roman" w:cs="Times New Roman"/>
          <w:sz w:val="24"/>
          <w:szCs w:val="24"/>
        </w:rPr>
        <w:pPrChange w:id="11295" w:author="Mohammad Nayeem Hasan" w:date="2024-12-23T01:38:00Z" w16du:dateUtc="2024-12-22T19:38:00Z">
          <w:pPr/>
        </w:pPrChange>
      </w:pPr>
      <w:moveFromRangeStart w:id="11296" w:author="Mohammad Nayeem Hasan" w:date="2024-11-04T00:10:00Z" w:name="move181571416"/>
      <w:moveFrom w:id="11297" w:author="Mohammad Nayeem Hasan" w:date="2024-11-04T00:10:00Z">
        <w:del w:id="11298" w:author="Mohammad Nayeem Hasan" w:date="2024-11-04T00:20:00Z">
          <w:r w:rsidRPr="00033637" w:rsidDel="00F26107">
            <w:rPr>
              <w:rFonts w:ascii="Times New Roman" w:hAnsi="Times New Roman" w:cs="Times New Roman"/>
              <w:sz w:val="24"/>
              <w:szCs w:val="24"/>
            </w:rPr>
            <w:br w:type="page"/>
          </w:r>
        </w:del>
      </w:moveFrom>
    </w:p>
    <w:p w14:paraId="3E74D78C" w14:textId="7A2BA682" w:rsidR="00B010D0" w:rsidRPr="00033637" w:rsidDel="00F26107" w:rsidRDefault="00B010D0" w:rsidP="00F31FB2">
      <w:pPr>
        <w:spacing w:line="480" w:lineRule="auto"/>
        <w:rPr>
          <w:del w:id="11299" w:author="Mohammad Nayeem Hasan" w:date="2024-11-04T00:20:00Z"/>
          <w:moveFrom w:id="11300" w:author="Mohammad Nayeem Hasan" w:date="2024-11-04T00:10:00Z"/>
          <w:rFonts w:ascii="Times New Roman" w:hAnsi="Times New Roman" w:cs="Times New Roman"/>
          <w:sz w:val="24"/>
          <w:szCs w:val="24"/>
        </w:rPr>
        <w:pPrChange w:id="11301" w:author="Mohammad Nayeem Hasan" w:date="2024-12-23T01:38:00Z" w16du:dateUtc="2024-12-22T19:38:00Z">
          <w:pPr>
            <w:spacing w:line="240" w:lineRule="auto"/>
          </w:pPr>
        </w:pPrChange>
      </w:pPr>
    </w:p>
    <w:p w14:paraId="2BF77136" w14:textId="44D1D73B" w:rsidR="00B010D0" w:rsidRPr="00033637" w:rsidDel="00F26107" w:rsidRDefault="00B010D0" w:rsidP="00F31FB2">
      <w:pPr>
        <w:spacing w:line="480" w:lineRule="auto"/>
        <w:rPr>
          <w:del w:id="11302" w:author="Mohammad Nayeem Hasan" w:date="2024-11-04T00:20:00Z"/>
          <w:moveFrom w:id="11303" w:author="Mohammad Nayeem Hasan" w:date="2024-11-04T00:10:00Z"/>
          <w:rFonts w:ascii="Times New Roman" w:hAnsi="Times New Roman" w:cs="Times New Roman"/>
          <w:sz w:val="24"/>
          <w:szCs w:val="24"/>
        </w:rPr>
        <w:pPrChange w:id="11304" w:author="Mohammad Nayeem Hasan" w:date="2024-12-23T01:38:00Z" w16du:dateUtc="2024-12-22T19:38:00Z">
          <w:pPr>
            <w:spacing w:line="240" w:lineRule="auto"/>
          </w:pPr>
        </w:pPrChange>
      </w:pPr>
      <w:moveFrom w:id="11305" w:author="Mohammad Nayeem Hasan" w:date="2024-11-04T00:10:00Z">
        <w:del w:id="11306" w:author="Mohammad Nayeem Hasan" w:date="2024-11-04T00:20:00Z">
          <w:r w:rsidRPr="00033637" w:rsidDel="00F26107">
            <w:rPr>
              <w:rFonts w:ascii="Times New Roman" w:hAnsi="Times New Roman" w:cs="Times New Roman"/>
              <w:noProof/>
              <w:sz w:val="24"/>
              <w:szCs w:val="24"/>
              <w:rPrChange w:id="11307" w:author="Mohammad Nayeem Hasan" w:date="2024-12-23T01:53:00Z" w16du:dateUtc="2024-12-22T19:53:00Z">
                <w:rPr>
                  <w:noProof/>
                </w:rPr>
              </w:rPrChange>
            </w:rPr>
            <mc:AlternateContent>
              <mc:Choice Requires="wpg">
                <w:drawing>
                  <wp:anchor distT="0" distB="0" distL="114300" distR="114300" simplePos="0" relativeHeight="251659264" behindDoc="0" locked="0" layoutInCell="1" allowOverlap="1" wp14:anchorId="2B85106C" wp14:editId="2419AF35">
                    <wp:simplePos x="0" y="0"/>
                    <wp:positionH relativeFrom="column">
                      <wp:posOffset>-7620</wp:posOffset>
                    </wp:positionH>
                    <wp:positionV relativeFrom="paragraph">
                      <wp:posOffset>30480</wp:posOffset>
                    </wp:positionV>
                    <wp:extent cx="6050280" cy="5379720"/>
                    <wp:effectExtent l="0" t="0" r="26670" b="11430"/>
                    <wp:wrapNone/>
                    <wp:docPr id="15" name="Group 5"/>
                    <wp:cNvGraphicFramePr/>
                    <a:graphic xmlns:a="http://schemas.openxmlformats.org/drawingml/2006/main">
                      <a:graphicData uri="http://schemas.microsoft.com/office/word/2010/wordprocessingGroup">
                        <wpg:wgp>
                          <wpg:cNvGrpSpPr/>
                          <wpg:grpSpPr>
                            <a:xfrm>
                              <a:off x="0" y="0"/>
                              <a:ext cx="6050280" cy="5379720"/>
                              <a:chOff x="0" y="0"/>
                              <a:chExt cx="5676900" cy="5379720"/>
                            </a:xfrm>
                          </wpg:grpSpPr>
                          <wps:wsp>
                            <wps:cNvPr id="154123812" name="Rounded Rectangle 1"/>
                            <wps:cNvSpPr/>
                            <wps:spPr>
                              <a:xfrm>
                                <a:off x="0" y="0"/>
                                <a:ext cx="5667375" cy="495300"/>
                              </a:xfrm>
                              <a:prstGeom prst="roundRect">
                                <a:avLst/>
                              </a:prstGeom>
                            </wps:spPr>
                            <wps:style>
                              <a:lnRef idx="2">
                                <a:schemeClr val="dk1"/>
                              </a:lnRef>
                              <a:fillRef idx="1">
                                <a:schemeClr val="lt1"/>
                              </a:fillRef>
                              <a:effectRef idx="0">
                                <a:schemeClr val="dk1"/>
                              </a:effectRef>
                              <a:fontRef idx="minor">
                                <a:schemeClr val="dk1"/>
                              </a:fontRef>
                            </wps:style>
                            <wps:txbx>
                              <w:txbxContent>
                                <w:p w14:paraId="7D4388F1" w14:textId="77777777" w:rsidR="00B010D0" w:rsidRDefault="00B010D0" w:rsidP="00B010D0">
                                  <w:pPr>
                                    <w:jc w:val="center"/>
                                  </w:pPr>
                                  <w:r>
                                    <w:t>The list of enumeration areas (EAs) for the total population of Bangladesh from Census of 2001 and 2011 and update household list within EAs in 2006, 2012, and 2018.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8062968" name="Rounded Rectangle 2"/>
                            <wps:cNvSpPr/>
                            <wps:spPr>
                              <a:xfrm>
                                <a:off x="0" y="742950"/>
                                <a:ext cx="5657850" cy="476250"/>
                              </a:xfrm>
                              <a:prstGeom prst="roundRect">
                                <a:avLst/>
                              </a:prstGeom>
                            </wps:spPr>
                            <wps:style>
                              <a:lnRef idx="2">
                                <a:schemeClr val="dk1"/>
                              </a:lnRef>
                              <a:fillRef idx="1">
                                <a:schemeClr val="lt1"/>
                              </a:fillRef>
                              <a:effectRef idx="0">
                                <a:schemeClr val="dk1"/>
                              </a:effectRef>
                              <a:fontRef idx="minor">
                                <a:schemeClr val="dk1"/>
                              </a:fontRef>
                            </wps:style>
                            <wps:txbx>
                              <w:txbxContent>
                                <w:p w14:paraId="757C0AC9" w14:textId="77777777" w:rsidR="00B010D0" w:rsidRDefault="00B010D0" w:rsidP="00B010D0">
                                  <w:pPr>
                                    <w:jc w:val="center"/>
                                  </w:pPr>
                                  <w:r>
                                    <w:t>The main Sampling strata for the two-stage sampling were urban and rural areas within districts.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3482359" name="Rounded Rectangle 3"/>
                            <wps:cNvSpPr/>
                            <wps:spPr>
                              <a:xfrm>
                                <a:off x="0" y="1514475"/>
                                <a:ext cx="5657850" cy="466725"/>
                              </a:xfrm>
                              <a:prstGeom prst="roundRect">
                                <a:avLst/>
                              </a:prstGeom>
                            </wps:spPr>
                            <wps:style>
                              <a:lnRef idx="2">
                                <a:schemeClr val="dk1"/>
                              </a:lnRef>
                              <a:fillRef idx="1">
                                <a:schemeClr val="lt1"/>
                              </a:fillRef>
                              <a:effectRef idx="0">
                                <a:schemeClr val="dk1"/>
                              </a:effectRef>
                              <a:fontRef idx="minor">
                                <a:schemeClr val="dk1"/>
                              </a:fontRef>
                            </wps:style>
                            <wps:txbx>
                              <w:txbxContent>
                                <w:p w14:paraId="2592F6BD" w14:textId="77777777" w:rsidR="00B010D0" w:rsidRDefault="00B010D0" w:rsidP="00B010D0">
                                  <w:pPr>
                                    <w:jc w:val="center"/>
                                  </w:pPr>
                                  <w:r>
                                    <w:t>Within each enumeration area (EA), 20 households were sampled using systematic sampling.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8841707" name="Rounded Rectangle 4"/>
                            <wps:cNvSpPr/>
                            <wps:spPr>
                              <a:xfrm>
                                <a:off x="0" y="2333626"/>
                                <a:ext cx="5676900" cy="485774"/>
                              </a:xfrm>
                              <a:prstGeom prst="roundRect">
                                <a:avLst/>
                              </a:prstGeom>
                            </wps:spPr>
                            <wps:style>
                              <a:lnRef idx="2">
                                <a:schemeClr val="dk1"/>
                              </a:lnRef>
                              <a:fillRef idx="1">
                                <a:schemeClr val="lt1"/>
                              </a:fillRef>
                              <a:effectRef idx="0">
                                <a:schemeClr val="dk1"/>
                              </a:effectRef>
                              <a:fontRef idx="minor">
                                <a:schemeClr val="dk1"/>
                              </a:fontRef>
                            </wps:style>
                            <wps:txbx>
                              <w:txbxContent>
                                <w:p w14:paraId="1C036BB0" w14:textId="77777777" w:rsidR="00B010D0" w:rsidRDefault="00B010D0" w:rsidP="00B010D0">
                                  <w:pPr>
                                    <w:jc w:val="center"/>
                                  </w:pPr>
                                  <w:r>
                                    <w:t>68,247, 55,120, 64,400 households were selected from the EAs in the sample 2006, 2012-13, and 2019 survey years, respectively.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2484975" name="Rounded Rectangle 5"/>
                            <wps:cNvSpPr/>
                            <wps:spPr>
                              <a:xfrm>
                                <a:off x="0" y="3194684"/>
                                <a:ext cx="5667375" cy="550545"/>
                              </a:xfrm>
                              <a:prstGeom prst="roundRect">
                                <a:avLst/>
                              </a:prstGeom>
                            </wps:spPr>
                            <wps:style>
                              <a:lnRef idx="2">
                                <a:schemeClr val="dk1"/>
                              </a:lnRef>
                              <a:fillRef idx="1">
                                <a:schemeClr val="lt1"/>
                              </a:fillRef>
                              <a:effectRef idx="0">
                                <a:schemeClr val="dk1"/>
                              </a:effectRef>
                              <a:fontRef idx="minor">
                                <a:schemeClr val="dk1"/>
                              </a:fontRef>
                            </wps:style>
                            <wps:txbx>
                              <w:txbxContent>
                                <w:p w14:paraId="21835F04" w14:textId="77777777" w:rsidR="00B010D0" w:rsidRDefault="00B010D0" w:rsidP="00B010D0">
                                  <w:pPr>
                                    <w:jc w:val="center"/>
                                  </w:pPr>
                                  <w:r>
                                    <w:t>62,463, 51,895, and 61,242 households were completely interviewed with response rate of 92.5%, 98.5%, and 99.4%, respectively.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8162916" name="Rounded Rectangle 6"/>
                            <wps:cNvSpPr/>
                            <wps:spPr>
                              <a:xfrm>
                                <a:off x="0" y="4059554"/>
                                <a:ext cx="5657850" cy="512445"/>
                              </a:xfrm>
                              <a:prstGeom prst="roundRect">
                                <a:avLst/>
                              </a:prstGeom>
                            </wps:spPr>
                            <wps:style>
                              <a:lnRef idx="2">
                                <a:schemeClr val="dk1"/>
                              </a:lnRef>
                              <a:fillRef idx="1">
                                <a:schemeClr val="lt1"/>
                              </a:fillRef>
                              <a:effectRef idx="0">
                                <a:schemeClr val="dk1"/>
                              </a:effectRef>
                              <a:fontRef idx="minor">
                                <a:schemeClr val="dk1"/>
                              </a:fontRef>
                            </wps:style>
                            <wps:txbx>
                              <w:txbxContent>
                                <w:p w14:paraId="1728488A" w14:textId="77777777" w:rsidR="00B010D0" w:rsidRDefault="00B010D0" w:rsidP="00B010D0">
                                  <w:pPr>
                                    <w:jc w:val="center"/>
                                  </w:pPr>
                                  <w:r>
                                    <w:t>34,710, 23,402, and 24,686 children under age five were selected in the sample from the interviewed households 2006, 2012-13, and 2019 of survey years, respectively.</w:t>
                                  </w:r>
                                </w:p>
                                <w:p w14:paraId="7F739D29" w14:textId="77777777" w:rsidR="00B010D0" w:rsidRDefault="00B010D0" w:rsidP="00B010D0"/>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6591245" name="Rounded Rectangle 7"/>
                            <wps:cNvSpPr/>
                            <wps:spPr>
                              <a:xfrm>
                                <a:off x="0" y="4819650"/>
                                <a:ext cx="5648325" cy="560070"/>
                              </a:xfrm>
                              <a:prstGeom prst="roundRect">
                                <a:avLst/>
                              </a:prstGeom>
                            </wps:spPr>
                            <wps:style>
                              <a:lnRef idx="2">
                                <a:schemeClr val="dk1"/>
                              </a:lnRef>
                              <a:fillRef idx="1">
                                <a:schemeClr val="lt1"/>
                              </a:fillRef>
                              <a:effectRef idx="0">
                                <a:schemeClr val="dk1"/>
                              </a:effectRef>
                              <a:fontRef idx="minor">
                                <a:schemeClr val="dk1"/>
                              </a:fontRef>
                            </wps:style>
                            <wps:txbx>
                              <w:txbxContent>
                                <w:p w14:paraId="5951B9E5" w14:textId="77777777" w:rsidR="00B010D0" w:rsidRDefault="00B010D0" w:rsidP="00B010D0">
                                  <w:pPr>
                                    <w:jc w:val="center"/>
                                  </w:pPr>
                                  <w:r>
                                    <w:t>Completed data found from 31, 566, 20,903, and 23,099 children given a response rate of 90.9%, 89.3%, and 93.6%, respectively.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6044525" name="Straight Arrow Connector 2046044525"/>
                            <wps:cNvCnPr/>
                            <wps:spPr>
                              <a:xfrm>
                                <a:off x="2583890" y="49530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8219896" name="Straight Arrow Connector 248219896"/>
                            <wps:cNvCnPr/>
                            <wps:spPr>
                              <a:xfrm>
                                <a:off x="2583890" y="1228725"/>
                                <a:ext cx="9525"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0538020" name="Straight Arrow Connector 910538020"/>
                            <wps:cNvCnPr/>
                            <wps:spPr>
                              <a:xfrm>
                                <a:off x="2571750" y="1990725"/>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3037638" name="Straight Arrow Connector 313037638"/>
                            <wps:cNvCnPr/>
                            <wps:spPr>
                              <a:xfrm>
                                <a:off x="2581275" y="2819400"/>
                                <a:ext cx="952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604984" name="Straight Arrow Connector 234604984"/>
                            <wps:cNvCnPr/>
                            <wps:spPr>
                              <a:xfrm>
                                <a:off x="2571750" y="374523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30714750" name="Straight Arrow Connector 2130714750"/>
                            <wps:cNvCnPr/>
                            <wps:spPr>
                              <a:xfrm>
                                <a:off x="2581515" y="457200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2B85106C" id="_x0000_s1040" style="position:absolute;margin-left:-.6pt;margin-top:2.4pt;width:476.4pt;height:423.6pt;z-index:251659264;mso-width-relative:margin" coordsize="56769,53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">
                    <v:roundrect id="Rounded Rectangle 1" o:spid="_x0000_s1041" style="position:absolute;width:56673;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" fillcolor="white [3201]" strokecolor="black [3200]" strokeweight="1pt">
                      <v:stroke joinstyle="miter"/>
                      <v:textbox>
                        <w:txbxContent>
                          <w:p w14:paraId="7D4388F1" w14:textId="77777777" w:rsidR="00B010D0" w:rsidRDefault="00B010D0" w:rsidP="00B010D0">
                            <w:pPr>
                              <w:jc w:val="center"/>
                            </w:pPr>
                            <w:r>
                              <w:t>The list of enumeration areas (EAs) for the total population of Bangladesh from Census of 2001 and 2011 and update household list within EAs in 2006, 2012, and 2018.</w:t>
                            </w:r>
                          </w:p>
                        </w:txbxContent>
                      </v:textbox>
                    </v:roundrect>
                    <v:roundrect id="Rounded Rectangle 2" o:spid="_x0000_s1042" style="position:absolute;top:7429;width:56578;height:4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" fillcolor="white [3201]" strokecolor="black [3200]" strokeweight="1pt">
                      <v:stroke joinstyle="miter"/>
                      <v:textbox>
                        <w:txbxContent>
                          <w:p w14:paraId="757C0AC9" w14:textId="77777777" w:rsidR="00B010D0" w:rsidRDefault="00B010D0" w:rsidP="00B010D0">
                            <w:pPr>
                              <w:jc w:val="center"/>
                            </w:pPr>
                            <w:r>
                              <w:t>The main Sampling strata for the two-stage sampling were urban and rural areas within districts.</w:t>
                            </w:r>
                          </w:p>
                        </w:txbxContent>
                      </v:textbox>
                    </v:roundrect>
                    <v:roundrect id="Rounded Rectangle 3" o:spid="_x0000_s1043" style="position:absolute;top:15144;width:56578;height:4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" fillcolor="white [3201]" strokecolor="black [3200]" strokeweight="1pt">
                      <v:stroke joinstyle="miter"/>
                      <v:textbox>
                        <w:txbxContent>
                          <w:p w14:paraId="2592F6BD" w14:textId="77777777" w:rsidR="00B010D0" w:rsidRDefault="00B010D0" w:rsidP="00B010D0">
                            <w:pPr>
                              <w:jc w:val="center"/>
                            </w:pPr>
                            <w:r>
                              <w:t>Within each enumeration area (EA), 20 households were sampled using systematic sampling.</w:t>
                            </w:r>
                          </w:p>
                        </w:txbxContent>
                      </v:textbox>
                    </v:roundrect>
                    <v:roundrect id="Rounded Rectangle 4" o:spid="_x0000_s1044" style="position:absolute;top:23336;width:56769;height:4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" fillcolor="white [3201]" strokecolor="black [3200]" strokeweight="1pt">
                      <v:stroke joinstyle="miter"/>
                      <v:textbox>
                        <w:txbxContent>
                          <w:p w14:paraId="1C036BB0" w14:textId="77777777" w:rsidR="00B010D0" w:rsidRDefault="00B010D0" w:rsidP="00B010D0">
                            <w:pPr>
                              <w:jc w:val="center"/>
                            </w:pPr>
                            <w:r>
                              <w:t>68,247, 55,120, 64,400 households were selected from the EAs in the sample 2006, 2012-13, and 2019 survey years, respectively.</w:t>
                            </w:r>
                          </w:p>
                        </w:txbxContent>
                      </v:textbox>
                    </v:roundrect>
                    <v:roundrect id="Rounded Rectangle 5" o:spid="_x0000_s1045" style="position:absolute;top:31946;width:56673;height:5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" fillcolor="white [3201]" strokecolor="black [3200]" strokeweight="1pt">
                      <v:stroke joinstyle="miter"/>
                      <v:textbox>
                        <w:txbxContent>
                          <w:p w14:paraId="21835F04" w14:textId="77777777" w:rsidR="00B010D0" w:rsidRDefault="00B010D0" w:rsidP="00B010D0">
                            <w:pPr>
                              <w:jc w:val="center"/>
                            </w:pPr>
                            <w:r>
                              <w:t>62,463, 51,895, and 61,242 households were completely interviewed with response rate of 92.5%, 98.5%, and 99.4%, respectively.</w:t>
                            </w:r>
                          </w:p>
                        </w:txbxContent>
                      </v:textbox>
                    </v:roundrect>
                    <v:roundrect id="Rounded Rectangle 6" o:spid="_x0000_s1046" style="position:absolute;top:40595;width:56578;height:51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" fillcolor="white [3201]" strokecolor="black [3200]" strokeweight="1pt">
                      <v:stroke joinstyle="miter"/>
                      <v:textbox>
                        <w:txbxContent>
                          <w:p w14:paraId="1728488A" w14:textId="77777777" w:rsidR="00B010D0" w:rsidRDefault="00B010D0" w:rsidP="00B010D0">
                            <w:pPr>
                              <w:jc w:val="center"/>
                            </w:pPr>
                            <w:r>
                              <w:t>34,710, 23,402, and 24,686 children under age five were selected in the sample from the interviewed households 2006, 2012-13, and 2019 of survey years, respectively.</w:t>
                            </w:r>
                          </w:p>
                          <w:p w14:paraId="7F739D29" w14:textId="77777777" w:rsidR="00B010D0" w:rsidRDefault="00B010D0" w:rsidP="00B010D0"/>
                        </w:txbxContent>
                      </v:textbox>
                    </v:roundrect>
                    <v:roundrect id="Rounded Rectangle 7" o:spid="_x0000_s1047" style="position:absolute;top:48196;width:56483;height:56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" fillcolor="white [3201]" strokecolor="black [3200]" strokeweight="1pt">
                      <v:stroke joinstyle="miter"/>
                      <v:textbox>
                        <w:txbxContent>
                          <w:p w14:paraId="5951B9E5" w14:textId="77777777" w:rsidR="00B010D0" w:rsidRDefault="00B010D0" w:rsidP="00B010D0">
                            <w:pPr>
                              <w:jc w:val="center"/>
                            </w:pPr>
                            <w:r>
                              <w:t>Completed data found from 31, 566, 20,903, and 23,099 children given a response rate of 90.9%, 89.3%, and 93.6%, respectively.</w:t>
                            </w:r>
                          </w:p>
                        </w:txbxContent>
                      </v:textbox>
                    </v:roundrect>
                    <v:shape id="Straight Arrow Connector 2046044525" o:spid="_x0000_s1048" type="#_x0000_t32" style="position:absolute;left:25838;top:4953;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" strokecolor="black [3200]" strokeweight=".5pt">
                      <v:stroke endarrow="block" joinstyle="miter"/>
                    </v:shape>
                    <v:shape id="Straight Arrow Connector 248219896" o:spid="_x0000_s1049" type="#_x0000_t32" style="position:absolute;left:25838;top:12287;width:96;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" strokecolor="black [3200]" strokeweight=".5pt">
                      <v:stroke endarrow="block" joinstyle="miter"/>
                    </v:shape>
                    <v:shape id="Straight Arrow Connector 910538020" o:spid="_x0000_s1050" type="#_x0000_t32" style="position:absolute;left:25717;top:19907;width:0;height:3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" strokecolor="black [3200]" strokeweight=".5pt">
                      <v:stroke endarrow="block" joinstyle="miter"/>
                    </v:shape>
                    <v:shape id="Straight Arrow Connector 313037638" o:spid="_x0000_s1051" type="#_x0000_t32" style="position:absolute;left:25812;top:28194;width:96;height:3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" strokecolor="black [3200]" strokeweight=".5pt">
                      <v:stroke endarrow="block" joinstyle="miter"/>
                    </v:shape>
                    <v:shape id="Straight Arrow Connector 234604984" o:spid="_x0000_s1052" type="#_x0000_t32" style="position:absolute;left:25717;top:37452;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" strokecolor="black [3200]" strokeweight=".5pt">
                      <v:stroke endarrow="block" joinstyle="miter"/>
                    </v:shape>
                    <v:shape id="Straight Arrow Connector 2130714750" o:spid="_x0000_s1053" type="#_x0000_t32" style="position:absolute;left:25815;top:45720;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" strokecolor="black [3200]" strokeweight=".5pt">
                      <v:stroke endarrow="block" joinstyle="miter"/>
                    </v:shape>
                  </v:group>
                </w:pict>
              </mc:Fallback>
            </mc:AlternateContent>
          </w:r>
        </w:del>
      </w:moveFrom>
    </w:p>
    <w:p w14:paraId="4EBEF829" w14:textId="413ADB42" w:rsidR="00B010D0" w:rsidRPr="00033637" w:rsidDel="00F26107" w:rsidRDefault="00B010D0" w:rsidP="00F31FB2">
      <w:pPr>
        <w:spacing w:line="480" w:lineRule="auto"/>
        <w:rPr>
          <w:del w:id="11308" w:author="Mohammad Nayeem Hasan" w:date="2024-11-04T00:20:00Z"/>
          <w:moveFrom w:id="11309" w:author="Mohammad Nayeem Hasan" w:date="2024-11-04T00:10:00Z"/>
          <w:rFonts w:ascii="Times New Roman" w:hAnsi="Times New Roman" w:cs="Times New Roman"/>
          <w:sz w:val="24"/>
          <w:szCs w:val="24"/>
        </w:rPr>
        <w:pPrChange w:id="11310" w:author="Mohammad Nayeem Hasan" w:date="2024-12-23T01:38:00Z" w16du:dateUtc="2024-12-22T19:38:00Z">
          <w:pPr>
            <w:spacing w:line="240" w:lineRule="auto"/>
          </w:pPr>
        </w:pPrChange>
      </w:pPr>
    </w:p>
    <w:p w14:paraId="0F432B0B" w14:textId="09FA513D" w:rsidR="00B010D0" w:rsidRPr="00033637" w:rsidDel="00F26107" w:rsidRDefault="00B010D0" w:rsidP="00F31FB2">
      <w:pPr>
        <w:spacing w:line="480" w:lineRule="auto"/>
        <w:rPr>
          <w:del w:id="11311" w:author="Mohammad Nayeem Hasan" w:date="2024-11-04T00:20:00Z"/>
          <w:moveFrom w:id="11312" w:author="Mohammad Nayeem Hasan" w:date="2024-11-04T00:10:00Z"/>
          <w:rFonts w:ascii="Times New Roman" w:hAnsi="Times New Roman" w:cs="Times New Roman"/>
          <w:sz w:val="24"/>
          <w:szCs w:val="24"/>
        </w:rPr>
        <w:pPrChange w:id="11313" w:author="Mohammad Nayeem Hasan" w:date="2024-12-23T01:38:00Z" w16du:dateUtc="2024-12-22T19:38:00Z">
          <w:pPr>
            <w:spacing w:line="240" w:lineRule="auto"/>
          </w:pPr>
        </w:pPrChange>
      </w:pPr>
    </w:p>
    <w:p w14:paraId="1ED6F8EC" w14:textId="630B57F7" w:rsidR="00B010D0" w:rsidRPr="00033637" w:rsidDel="00F26107" w:rsidRDefault="00B010D0" w:rsidP="00F31FB2">
      <w:pPr>
        <w:spacing w:line="480" w:lineRule="auto"/>
        <w:rPr>
          <w:del w:id="11314" w:author="Mohammad Nayeem Hasan" w:date="2024-11-04T00:20:00Z"/>
          <w:moveFrom w:id="11315" w:author="Mohammad Nayeem Hasan" w:date="2024-11-04T00:10:00Z"/>
          <w:rFonts w:ascii="Times New Roman" w:hAnsi="Times New Roman" w:cs="Times New Roman"/>
          <w:sz w:val="24"/>
          <w:szCs w:val="24"/>
        </w:rPr>
        <w:pPrChange w:id="11316" w:author="Mohammad Nayeem Hasan" w:date="2024-12-23T01:38:00Z" w16du:dateUtc="2024-12-22T19:38:00Z">
          <w:pPr>
            <w:spacing w:line="240" w:lineRule="auto"/>
          </w:pPr>
        </w:pPrChange>
      </w:pPr>
    </w:p>
    <w:p w14:paraId="38184ADB" w14:textId="453A9185" w:rsidR="00B010D0" w:rsidRPr="00033637" w:rsidDel="00F26107" w:rsidRDefault="00B010D0" w:rsidP="00F31FB2">
      <w:pPr>
        <w:spacing w:line="480" w:lineRule="auto"/>
        <w:rPr>
          <w:del w:id="11317" w:author="Mohammad Nayeem Hasan" w:date="2024-11-04T00:20:00Z"/>
          <w:moveFrom w:id="11318" w:author="Mohammad Nayeem Hasan" w:date="2024-11-04T00:10:00Z"/>
          <w:rFonts w:ascii="Times New Roman" w:hAnsi="Times New Roman" w:cs="Times New Roman"/>
          <w:sz w:val="24"/>
          <w:szCs w:val="24"/>
        </w:rPr>
        <w:pPrChange w:id="11319" w:author="Mohammad Nayeem Hasan" w:date="2024-12-23T01:38:00Z" w16du:dateUtc="2024-12-22T19:38:00Z">
          <w:pPr>
            <w:spacing w:line="240" w:lineRule="auto"/>
          </w:pPr>
        </w:pPrChange>
      </w:pPr>
    </w:p>
    <w:p w14:paraId="16FC7439" w14:textId="72ED7FA5" w:rsidR="00B010D0" w:rsidRPr="00033637" w:rsidDel="00F26107" w:rsidRDefault="00B010D0" w:rsidP="00F31FB2">
      <w:pPr>
        <w:spacing w:line="480" w:lineRule="auto"/>
        <w:rPr>
          <w:del w:id="11320" w:author="Mohammad Nayeem Hasan" w:date="2024-11-04T00:20:00Z"/>
          <w:moveFrom w:id="11321" w:author="Mohammad Nayeem Hasan" w:date="2024-11-04T00:10:00Z"/>
          <w:rFonts w:ascii="Times New Roman" w:hAnsi="Times New Roman" w:cs="Times New Roman"/>
          <w:sz w:val="24"/>
          <w:szCs w:val="24"/>
        </w:rPr>
        <w:pPrChange w:id="11322" w:author="Mohammad Nayeem Hasan" w:date="2024-12-23T01:38:00Z" w16du:dateUtc="2024-12-22T19:38:00Z">
          <w:pPr>
            <w:spacing w:line="240" w:lineRule="auto"/>
          </w:pPr>
        </w:pPrChange>
      </w:pPr>
    </w:p>
    <w:p w14:paraId="6E037F2D" w14:textId="1C46BF1A" w:rsidR="00B010D0" w:rsidRPr="00033637" w:rsidDel="00F26107" w:rsidRDefault="00B010D0" w:rsidP="00F31FB2">
      <w:pPr>
        <w:spacing w:line="480" w:lineRule="auto"/>
        <w:rPr>
          <w:del w:id="11323" w:author="Mohammad Nayeem Hasan" w:date="2024-11-04T00:20:00Z"/>
          <w:moveFrom w:id="11324" w:author="Mohammad Nayeem Hasan" w:date="2024-11-04T00:10:00Z"/>
          <w:rFonts w:ascii="Times New Roman" w:hAnsi="Times New Roman" w:cs="Times New Roman"/>
          <w:sz w:val="24"/>
          <w:szCs w:val="24"/>
        </w:rPr>
        <w:pPrChange w:id="11325" w:author="Mohammad Nayeem Hasan" w:date="2024-12-23T01:38:00Z" w16du:dateUtc="2024-12-22T19:38:00Z">
          <w:pPr>
            <w:spacing w:line="240" w:lineRule="auto"/>
          </w:pPr>
        </w:pPrChange>
      </w:pPr>
    </w:p>
    <w:p w14:paraId="1732E4B3" w14:textId="611DFA1F" w:rsidR="00B010D0" w:rsidRPr="00033637" w:rsidDel="00F26107" w:rsidRDefault="00B010D0" w:rsidP="00F31FB2">
      <w:pPr>
        <w:spacing w:line="480" w:lineRule="auto"/>
        <w:rPr>
          <w:del w:id="11326" w:author="Mohammad Nayeem Hasan" w:date="2024-11-04T00:20:00Z"/>
          <w:moveFrom w:id="11327" w:author="Mohammad Nayeem Hasan" w:date="2024-11-04T00:10:00Z"/>
          <w:rFonts w:ascii="Times New Roman" w:hAnsi="Times New Roman" w:cs="Times New Roman"/>
          <w:sz w:val="24"/>
          <w:szCs w:val="24"/>
        </w:rPr>
        <w:pPrChange w:id="11328" w:author="Mohammad Nayeem Hasan" w:date="2024-12-23T01:38:00Z" w16du:dateUtc="2024-12-22T19:38:00Z">
          <w:pPr>
            <w:spacing w:line="240" w:lineRule="auto"/>
          </w:pPr>
        </w:pPrChange>
      </w:pPr>
    </w:p>
    <w:p w14:paraId="167C6A8A" w14:textId="56116182" w:rsidR="00B010D0" w:rsidRPr="00033637" w:rsidDel="00F26107" w:rsidRDefault="00B010D0" w:rsidP="00F31FB2">
      <w:pPr>
        <w:spacing w:line="480" w:lineRule="auto"/>
        <w:rPr>
          <w:del w:id="11329" w:author="Mohammad Nayeem Hasan" w:date="2024-11-04T00:20:00Z"/>
          <w:moveFrom w:id="11330" w:author="Mohammad Nayeem Hasan" w:date="2024-11-04T00:10:00Z"/>
          <w:rFonts w:ascii="Times New Roman" w:hAnsi="Times New Roman" w:cs="Times New Roman"/>
          <w:sz w:val="24"/>
          <w:szCs w:val="24"/>
        </w:rPr>
        <w:pPrChange w:id="11331" w:author="Mohammad Nayeem Hasan" w:date="2024-12-23T01:38:00Z" w16du:dateUtc="2024-12-22T19:38:00Z">
          <w:pPr>
            <w:spacing w:line="240" w:lineRule="auto"/>
          </w:pPr>
        </w:pPrChange>
      </w:pPr>
    </w:p>
    <w:p w14:paraId="3E0FFCDC" w14:textId="73D6A7CB" w:rsidR="00B010D0" w:rsidRPr="00033637" w:rsidDel="00F26107" w:rsidRDefault="00B010D0" w:rsidP="00F31FB2">
      <w:pPr>
        <w:spacing w:line="480" w:lineRule="auto"/>
        <w:rPr>
          <w:del w:id="11332" w:author="Mohammad Nayeem Hasan" w:date="2024-11-04T00:20:00Z"/>
          <w:moveFrom w:id="11333" w:author="Mohammad Nayeem Hasan" w:date="2024-11-04T00:10:00Z"/>
          <w:rFonts w:ascii="Times New Roman" w:hAnsi="Times New Roman" w:cs="Times New Roman"/>
          <w:sz w:val="24"/>
          <w:szCs w:val="24"/>
        </w:rPr>
        <w:pPrChange w:id="11334" w:author="Mohammad Nayeem Hasan" w:date="2024-12-23T01:38:00Z" w16du:dateUtc="2024-12-22T19:38:00Z">
          <w:pPr>
            <w:spacing w:line="240" w:lineRule="auto"/>
          </w:pPr>
        </w:pPrChange>
      </w:pPr>
    </w:p>
    <w:p w14:paraId="06645DC4" w14:textId="0CF00259" w:rsidR="00B010D0" w:rsidRPr="00033637" w:rsidDel="00F26107" w:rsidRDefault="00B010D0" w:rsidP="00F31FB2">
      <w:pPr>
        <w:spacing w:line="480" w:lineRule="auto"/>
        <w:rPr>
          <w:del w:id="11335" w:author="Mohammad Nayeem Hasan" w:date="2024-11-04T00:20:00Z"/>
          <w:moveFrom w:id="11336" w:author="Mohammad Nayeem Hasan" w:date="2024-11-04T00:10:00Z"/>
          <w:rFonts w:ascii="Times New Roman" w:hAnsi="Times New Roman" w:cs="Times New Roman"/>
          <w:sz w:val="24"/>
          <w:szCs w:val="24"/>
        </w:rPr>
        <w:pPrChange w:id="11337" w:author="Mohammad Nayeem Hasan" w:date="2024-12-23T01:38:00Z" w16du:dateUtc="2024-12-22T19:38:00Z">
          <w:pPr>
            <w:spacing w:line="240" w:lineRule="auto"/>
          </w:pPr>
        </w:pPrChange>
      </w:pPr>
    </w:p>
    <w:p w14:paraId="536DD383" w14:textId="6E96BD83" w:rsidR="00B010D0" w:rsidRPr="00033637" w:rsidDel="00F26107" w:rsidRDefault="00B010D0" w:rsidP="00F31FB2">
      <w:pPr>
        <w:spacing w:line="480" w:lineRule="auto"/>
        <w:rPr>
          <w:del w:id="11338" w:author="Mohammad Nayeem Hasan" w:date="2024-11-04T00:20:00Z"/>
          <w:moveFrom w:id="11339" w:author="Mohammad Nayeem Hasan" w:date="2024-11-04T00:10:00Z"/>
          <w:rFonts w:ascii="Times New Roman" w:hAnsi="Times New Roman" w:cs="Times New Roman"/>
          <w:sz w:val="24"/>
          <w:szCs w:val="24"/>
        </w:rPr>
        <w:pPrChange w:id="11340" w:author="Mohammad Nayeem Hasan" w:date="2024-12-23T01:38:00Z" w16du:dateUtc="2024-12-22T19:38:00Z">
          <w:pPr>
            <w:spacing w:line="240" w:lineRule="auto"/>
          </w:pPr>
        </w:pPrChange>
      </w:pPr>
    </w:p>
    <w:p w14:paraId="375821FB" w14:textId="27F138BC" w:rsidR="00B010D0" w:rsidRPr="00033637" w:rsidDel="00F26107" w:rsidRDefault="00B010D0" w:rsidP="00F31FB2">
      <w:pPr>
        <w:spacing w:line="480" w:lineRule="auto"/>
        <w:rPr>
          <w:del w:id="11341" w:author="Mohammad Nayeem Hasan" w:date="2024-11-04T00:20:00Z"/>
          <w:moveFrom w:id="11342" w:author="Mohammad Nayeem Hasan" w:date="2024-11-04T00:10:00Z"/>
          <w:rFonts w:ascii="Times New Roman" w:hAnsi="Times New Roman" w:cs="Times New Roman"/>
          <w:sz w:val="24"/>
          <w:szCs w:val="24"/>
        </w:rPr>
        <w:pPrChange w:id="11343" w:author="Mohammad Nayeem Hasan" w:date="2024-12-23T01:38:00Z" w16du:dateUtc="2024-12-22T19:38:00Z">
          <w:pPr>
            <w:spacing w:line="240" w:lineRule="auto"/>
          </w:pPr>
        </w:pPrChange>
      </w:pPr>
    </w:p>
    <w:p w14:paraId="4B1C6869" w14:textId="6C1A5EBC" w:rsidR="00B010D0" w:rsidRPr="00033637" w:rsidDel="00F26107" w:rsidRDefault="00B010D0" w:rsidP="00F31FB2">
      <w:pPr>
        <w:spacing w:line="480" w:lineRule="auto"/>
        <w:rPr>
          <w:del w:id="11344" w:author="Mohammad Nayeem Hasan" w:date="2024-11-04T00:20:00Z"/>
          <w:moveFrom w:id="11345" w:author="Mohammad Nayeem Hasan" w:date="2024-11-04T00:10:00Z"/>
          <w:rFonts w:ascii="Times New Roman" w:hAnsi="Times New Roman" w:cs="Times New Roman"/>
          <w:sz w:val="24"/>
          <w:szCs w:val="24"/>
        </w:rPr>
        <w:pPrChange w:id="11346" w:author="Mohammad Nayeem Hasan" w:date="2024-12-23T01:38:00Z" w16du:dateUtc="2024-12-22T19:38:00Z">
          <w:pPr>
            <w:spacing w:line="240" w:lineRule="auto"/>
          </w:pPr>
        </w:pPrChange>
      </w:pPr>
    </w:p>
    <w:p w14:paraId="1BDE4FE6" w14:textId="4AB1355A" w:rsidR="00B010D0" w:rsidRPr="00033637" w:rsidDel="00F26107" w:rsidRDefault="00B010D0" w:rsidP="00F31FB2">
      <w:pPr>
        <w:spacing w:line="480" w:lineRule="auto"/>
        <w:rPr>
          <w:del w:id="11347" w:author="Mohammad Nayeem Hasan" w:date="2024-11-04T00:20:00Z"/>
          <w:moveFrom w:id="11348" w:author="Mohammad Nayeem Hasan" w:date="2024-11-04T00:10:00Z"/>
          <w:rFonts w:ascii="Times New Roman" w:hAnsi="Times New Roman" w:cs="Times New Roman"/>
          <w:sz w:val="24"/>
          <w:szCs w:val="24"/>
        </w:rPr>
        <w:pPrChange w:id="11349" w:author="Mohammad Nayeem Hasan" w:date="2024-12-23T01:38:00Z" w16du:dateUtc="2024-12-22T19:38:00Z">
          <w:pPr>
            <w:spacing w:line="240" w:lineRule="auto"/>
          </w:pPr>
        </w:pPrChange>
      </w:pPr>
    </w:p>
    <w:p w14:paraId="3AABF688" w14:textId="0B589CA2" w:rsidR="00B010D0" w:rsidRPr="00033637" w:rsidDel="00F26107" w:rsidRDefault="00B010D0" w:rsidP="00F31FB2">
      <w:pPr>
        <w:spacing w:line="480" w:lineRule="auto"/>
        <w:rPr>
          <w:del w:id="11350" w:author="Mohammad Nayeem Hasan" w:date="2024-11-04T00:20:00Z"/>
          <w:moveFrom w:id="11351" w:author="Mohammad Nayeem Hasan" w:date="2024-11-04T00:10:00Z"/>
          <w:rFonts w:ascii="Times New Roman" w:hAnsi="Times New Roman" w:cs="Times New Roman"/>
          <w:sz w:val="24"/>
          <w:szCs w:val="24"/>
        </w:rPr>
        <w:pPrChange w:id="11352" w:author="Mohammad Nayeem Hasan" w:date="2024-12-23T01:38:00Z" w16du:dateUtc="2024-12-22T19:38:00Z">
          <w:pPr/>
        </w:pPrChange>
      </w:pPr>
    </w:p>
    <w:p w14:paraId="721DA049" w14:textId="617DABA5" w:rsidR="00B010D0" w:rsidRPr="00033637" w:rsidDel="00F26107" w:rsidRDefault="00B010D0" w:rsidP="00F31FB2">
      <w:pPr>
        <w:spacing w:line="480" w:lineRule="auto"/>
        <w:rPr>
          <w:del w:id="11353" w:author="Mohammad Nayeem Hasan" w:date="2024-11-04T00:20:00Z"/>
          <w:moveFrom w:id="11354" w:author="Mohammad Nayeem Hasan" w:date="2024-11-04T00:10:00Z"/>
          <w:rFonts w:ascii="Times New Roman" w:hAnsi="Times New Roman" w:cs="Times New Roman"/>
          <w:sz w:val="24"/>
          <w:szCs w:val="24"/>
        </w:rPr>
        <w:pPrChange w:id="11355" w:author="Mohammad Nayeem Hasan" w:date="2024-12-23T01:38:00Z" w16du:dateUtc="2024-12-22T19:38:00Z">
          <w:pPr/>
        </w:pPrChange>
      </w:pPr>
    </w:p>
    <w:p w14:paraId="759B0B66" w14:textId="2D2ECD02" w:rsidR="00B010D0" w:rsidRPr="00033637" w:rsidDel="00F26107" w:rsidRDefault="00B010D0" w:rsidP="00F31FB2">
      <w:pPr>
        <w:spacing w:line="480" w:lineRule="auto"/>
        <w:rPr>
          <w:del w:id="11356" w:author="Mohammad Nayeem Hasan" w:date="2024-11-04T00:20:00Z"/>
          <w:moveFrom w:id="11357" w:author="Mohammad Nayeem Hasan" w:date="2024-11-04T00:10:00Z"/>
          <w:rFonts w:ascii="Times New Roman" w:hAnsi="Times New Roman" w:cs="Times New Roman"/>
          <w:sz w:val="24"/>
          <w:szCs w:val="24"/>
        </w:rPr>
        <w:pPrChange w:id="11358" w:author="Mohammad Nayeem Hasan" w:date="2024-12-23T01:38:00Z" w16du:dateUtc="2024-12-22T19:38:00Z">
          <w:pPr/>
        </w:pPrChange>
      </w:pPr>
    </w:p>
    <w:p w14:paraId="5811440F" w14:textId="777B8710" w:rsidR="00B010D0" w:rsidRPr="00033637" w:rsidDel="00F26107" w:rsidRDefault="00B010D0" w:rsidP="00F31FB2">
      <w:pPr>
        <w:spacing w:line="480" w:lineRule="auto"/>
        <w:rPr>
          <w:del w:id="11359" w:author="Mohammad Nayeem Hasan" w:date="2024-11-04T00:20:00Z"/>
          <w:moveFrom w:id="11360" w:author="Mohammad Nayeem Hasan" w:date="2024-11-04T00:10:00Z"/>
          <w:rFonts w:ascii="Times New Roman" w:hAnsi="Times New Roman" w:cs="Times New Roman"/>
          <w:sz w:val="24"/>
          <w:szCs w:val="24"/>
        </w:rPr>
        <w:pPrChange w:id="11361" w:author="Mohammad Nayeem Hasan" w:date="2024-12-23T01:38:00Z" w16du:dateUtc="2024-12-22T19:38:00Z">
          <w:pPr/>
        </w:pPrChange>
      </w:pPr>
    </w:p>
    <w:p w14:paraId="296CE4F8" w14:textId="58F959A3" w:rsidR="00B010D0" w:rsidRPr="00033637" w:rsidDel="00F26107" w:rsidRDefault="00B010D0" w:rsidP="00F31FB2">
      <w:pPr>
        <w:spacing w:line="480" w:lineRule="auto"/>
        <w:rPr>
          <w:del w:id="11362" w:author="Mohammad Nayeem Hasan" w:date="2024-11-04T00:20:00Z"/>
          <w:moveFrom w:id="11363" w:author="Mohammad Nayeem Hasan" w:date="2024-11-04T00:10:00Z"/>
          <w:rFonts w:ascii="Times New Roman" w:hAnsi="Times New Roman" w:cs="Times New Roman"/>
          <w:sz w:val="24"/>
          <w:szCs w:val="24"/>
        </w:rPr>
        <w:pPrChange w:id="11364" w:author="Mohammad Nayeem Hasan" w:date="2024-12-23T01:38:00Z" w16du:dateUtc="2024-12-22T19:38:00Z">
          <w:pPr/>
        </w:pPrChange>
      </w:pPr>
    </w:p>
    <w:p w14:paraId="5198B8B0" w14:textId="5A4C0EFF" w:rsidR="00B010D0" w:rsidRPr="00033637" w:rsidDel="00F26107" w:rsidRDefault="00B010D0" w:rsidP="00F31FB2">
      <w:pPr>
        <w:spacing w:line="480" w:lineRule="auto"/>
        <w:rPr>
          <w:del w:id="11365" w:author="Mohammad Nayeem Hasan" w:date="2024-11-04T00:20:00Z"/>
          <w:moveFrom w:id="11366" w:author="Mohammad Nayeem Hasan" w:date="2024-11-04T00:10:00Z"/>
          <w:rFonts w:ascii="Times New Roman" w:hAnsi="Times New Roman" w:cs="Times New Roman"/>
          <w:sz w:val="24"/>
          <w:szCs w:val="24"/>
          <w:rPrChange w:id="11367" w:author="Mohammad Nayeem Hasan" w:date="2024-12-23T01:53:00Z" w16du:dateUtc="2024-12-22T19:53:00Z">
            <w:rPr>
              <w:del w:id="11368" w:author="Mohammad Nayeem Hasan" w:date="2024-11-04T00:20:00Z"/>
              <w:moveFrom w:id="11369" w:author="Mohammad Nayeem Hasan" w:date="2024-11-04T00:10:00Z"/>
              <w:rFonts w:ascii="Times New Roman" w:hAnsi="Times New Roman" w:cs="Times New Roman"/>
              <w:b/>
              <w:sz w:val="24"/>
              <w:szCs w:val="24"/>
            </w:rPr>
          </w:rPrChange>
        </w:rPr>
        <w:pPrChange w:id="11370" w:author="Mohammad Nayeem Hasan" w:date="2024-12-23T01:38:00Z" w16du:dateUtc="2024-12-22T19:38:00Z">
          <w:pPr>
            <w:spacing w:line="240" w:lineRule="auto"/>
          </w:pPr>
        </w:pPrChange>
      </w:pPr>
      <w:moveFrom w:id="11371" w:author="Mohammad Nayeem Hasan" w:date="2024-11-04T00:10:00Z">
        <w:del w:id="11372" w:author="Mohammad Nayeem Hasan" w:date="2024-11-04T00:20:00Z">
          <w:r w:rsidRPr="00033637" w:rsidDel="00F26107">
            <w:rPr>
              <w:rFonts w:ascii="Times New Roman" w:hAnsi="Times New Roman" w:cs="Times New Roman"/>
              <w:sz w:val="24"/>
              <w:szCs w:val="24"/>
              <w:rPrChange w:id="11373" w:author="Mohammad Nayeem Hasan" w:date="2024-12-23T01:53:00Z" w16du:dateUtc="2024-12-22T19:53:00Z">
                <w:rPr>
                  <w:rFonts w:ascii="Times New Roman" w:hAnsi="Times New Roman" w:cs="Times New Roman"/>
                  <w:b/>
                  <w:sz w:val="24"/>
                  <w:szCs w:val="24"/>
                </w:rPr>
              </w:rPrChange>
            </w:rPr>
            <w:delText>Figure 1: Study population and selection of sample for MICS 2006, 2012-13, and 2019</w:delText>
          </w:r>
        </w:del>
      </w:moveFrom>
    </w:p>
    <w:moveFromRangeEnd w:id="11296"/>
    <w:p w14:paraId="6AF2136C" w14:textId="7D505BE5" w:rsidR="00361022" w:rsidRPr="00033637" w:rsidRDefault="00361022" w:rsidP="00F31FB2">
      <w:pPr>
        <w:spacing w:line="480" w:lineRule="auto"/>
        <w:rPr>
          <w:del w:id="11374" w:author="Mohammad Nayeem Hasan" w:date="2024-11-04T00:19:00Z"/>
          <w:rFonts w:ascii="Times New Roman" w:hAnsi="Times New Roman" w:cs="Times New Roman"/>
          <w:sz w:val="24"/>
          <w:szCs w:val="24"/>
          <w:rPrChange w:id="11375" w:author="Mohammad Nayeem Hasan" w:date="2024-12-23T01:53:00Z" w16du:dateUtc="2024-12-22T19:53:00Z">
            <w:rPr>
              <w:del w:id="11376" w:author="Mohammad Nayeem Hasan" w:date="2024-11-04T00:19:00Z"/>
              <w:rFonts w:ascii="Times New Roman" w:hAnsi="Times New Roman" w:cs="Times New Roman"/>
              <w:b/>
              <w:sz w:val="24"/>
              <w:szCs w:val="24"/>
            </w:rPr>
          </w:rPrChange>
        </w:rPr>
        <w:sectPr w:rsidR="00361022" w:rsidRPr="00033637" w:rsidSect="008443FC">
          <w:pgSz w:w="12240" w:h="15840"/>
          <w:pgMar w:top="1440" w:right="1440" w:bottom="1440" w:left="1440" w:header="720" w:footer="720" w:gutter="0"/>
          <w:lnNumType w:countBy="1" w:restart="continuous"/>
          <w:cols w:space="720"/>
          <w:docGrid w:linePitch="360"/>
        </w:sectPr>
        <w:pPrChange w:id="11377" w:author="Mohammad Nayeem Hasan" w:date="2024-12-23T01:38:00Z" w16du:dateUtc="2024-12-22T19:38:00Z">
          <w:pPr>
            <w:spacing w:after="0" w:line="240" w:lineRule="auto"/>
          </w:pPr>
        </w:pPrChange>
      </w:pPr>
    </w:p>
    <w:p w14:paraId="63E00E1E" w14:textId="70C7E172" w:rsidR="00B010D0" w:rsidRPr="00033637" w:rsidDel="00CD0E5E" w:rsidRDefault="00B010D0" w:rsidP="00F31FB2">
      <w:pPr>
        <w:spacing w:line="480" w:lineRule="auto"/>
        <w:rPr>
          <w:del w:id="11378" w:author="Mohammad Nayeem Hasan" w:date="2024-11-04T00:19:00Z"/>
          <w:rFonts w:ascii="Times New Roman" w:hAnsi="Times New Roman" w:cs="Times New Roman"/>
          <w:sz w:val="24"/>
          <w:szCs w:val="24"/>
        </w:rPr>
        <w:pPrChange w:id="11379" w:author="Mohammad Nayeem Hasan" w:date="2024-12-23T01:38:00Z" w16du:dateUtc="2024-12-22T19:38:00Z">
          <w:pPr>
            <w:spacing w:line="240" w:lineRule="auto"/>
          </w:pPr>
        </w:pPrChange>
      </w:pPr>
    </w:p>
    <w:tbl>
      <w:tblPr>
        <w:tblStyle w:val="TableGrid"/>
        <w:tblW w:w="0" w:type="auto"/>
        <w:tblLook w:val="04A0" w:firstRow="1" w:lastRow="0" w:firstColumn="1" w:lastColumn="0" w:noHBand="0" w:noVBand="1"/>
      </w:tblPr>
      <w:tblGrid>
        <w:gridCol w:w="9350"/>
      </w:tblGrid>
      <w:tr w:rsidR="00072E76" w:rsidRPr="00033637" w:rsidDel="00CD0E5E" w14:paraId="134B76FC" w14:textId="77777777" w:rsidTr="00CD0E5E">
        <w:trPr>
          <w:del w:id="11380" w:author="Mohammad Nayeem Hasan" w:date="2024-11-04T00:18:00Z"/>
        </w:trPr>
        <w:tc>
          <w:tcPr>
            <w:tcW w:w="9350" w:type="dxa"/>
          </w:tcPr>
          <w:p w14:paraId="258A86B7" w14:textId="7B9B73D7" w:rsidR="00B010D0" w:rsidRPr="00033637" w:rsidDel="00CD0E5E" w:rsidRDefault="00B010D0" w:rsidP="00F31FB2">
            <w:pPr>
              <w:spacing w:line="480" w:lineRule="auto"/>
              <w:rPr>
                <w:del w:id="11381" w:author="Mohammad Nayeem Hasan" w:date="2024-11-04T00:18:00Z"/>
                <w:rFonts w:ascii="Times New Roman" w:hAnsi="Times New Roman" w:cs="Times New Roman"/>
                <w:sz w:val="24"/>
                <w:szCs w:val="24"/>
              </w:rPr>
              <w:pPrChange w:id="11382" w:author="Mohammad Nayeem Hasan" w:date="2024-12-23T01:38:00Z" w16du:dateUtc="2024-12-22T19:38:00Z">
                <w:pPr/>
              </w:pPrChange>
            </w:pPr>
            <w:del w:id="11383" w:author="Mohammad Nayeem Hasan" w:date="2024-11-04T00:14:00Z">
              <w:r w:rsidRPr="00033637" w:rsidDel="00CD0E5E">
                <w:rPr>
                  <w:rFonts w:ascii="Times New Roman" w:hAnsi="Times New Roman" w:cs="Times New Roman"/>
                  <w:noProof/>
                  <w:sz w:val="24"/>
                  <w:szCs w:val="24"/>
                </w:rPr>
                <w:drawing>
                  <wp:inline distT="0" distB="0" distL="0" distR="0" wp14:anchorId="2AD3CB37" wp14:editId="7B6093CC">
                    <wp:extent cx="5943600" cy="2971800"/>
                    <wp:effectExtent l="0" t="0" r="0" b="0"/>
                    <wp:docPr id="7338237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p>
        </w:tc>
      </w:tr>
      <w:tr w:rsidR="00072E76" w:rsidRPr="00033637" w:rsidDel="00CD0E5E" w14:paraId="28E47F63" w14:textId="77777777" w:rsidTr="00CD0E5E">
        <w:trPr>
          <w:del w:id="11384" w:author="Mohammad Nayeem Hasan" w:date="2024-11-04T00:18:00Z"/>
        </w:trPr>
        <w:tc>
          <w:tcPr>
            <w:tcW w:w="9350" w:type="dxa"/>
          </w:tcPr>
          <w:p w14:paraId="2B4E6548" w14:textId="7786B6AC" w:rsidR="00B010D0" w:rsidRPr="00033637" w:rsidDel="00CD0E5E" w:rsidRDefault="00B010D0" w:rsidP="00F31FB2">
            <w:pPr>
              <w:spacing w:line="480" w:lineRule="auto"/>
              <w:rPr>
                <w:del w:id="11385" w:author="Mohammad Nayeem Hasan" w:date="2024-11-04T00:15:00Z"/>
                <w:rFonts w:ascii="Times New Roman" w:hAnsi="Times New Roman" w:cs="Times New Roman"/>
                <w:sz w:val="24"/>
                <w:szCs w:val="24"/>
                <w:rPrChange w:id="11386" w:author="Mohammad Nayeem Hasan" w:date="2024-12-23T01:53:00Z" w16du:dateUtc="2024-12-22T19:53:00Z">
                  <w:rPr>
                    <w:del w:id="11387" w:author="Mohammad Nayeem Hasan" w:date="2024-11-04T00:15:00Z"/>
                    <w:rFonts w:ascii="Times New Roman" w:hAnsi="Times New Roman" w:cs="Times New Roman"/>
                    <w:b/>
                    <w:sz w:val="24"/>
                    <w:szCs w:val="24"/>
                  </w:rPr>
                </w:rPrChange>
              </w:rPr>
              <w:pPrChange w:id="11388" w:author="Mohammad Nayeem Hasan" w:date="2024-12-23T01:38:00Z" w16du:dateUtc="2024-12-22T19:38:00Z">
                <w:pPr/>
              </w:pPrChange>
            </w:pPr>
            <w:del w:id="11389" w:author="Mohammad Nayeem Hasan" w:date="2024-11-04T00:15:00Z">
              <w:r w:rsidRPr="00033637" w:rsidDel="00CD0E5E">
                <w:rPr>
                  <w:rFonts w:ascii="Times New Roman" w:hAnsi="Times New Roman" w:cs="Times New Roman"/>
                  <w:sz w:val="24"/>
                  <w:szCs w:val="24"/>
                  <w:rPrChange w:id="11390" w:author="Mohammad Nayeem Hasan" w:date="2024-12-23T01:53:00Z" w16du:dateUtc="2024-12-22T19:53:00Z">
                    <w:rPr>
                      <w:rFonts w:ascii="Times New Roman" w:hAnsi="Times New Roman" w:cs="Times New Roman"/>
                      <w:b/>
                      <w:bCs/>
                      <w:sz w:val="24"/>
                      <w:szCs w:val="24"/>
                    </w:rPr>
                  </w:rPrChange>
                </w:rPr>
                <w:delText xml:space="preserve">Figure 2. Forest plot of Adjusted Odds ratios (ORs) and 95% confidence intervals (CIs) for factors associated with the diarrhea status of children </w:delText>
              </w:r>
              <w:r w:rsidRPr="00033637" w:rsidDel="00CD0E5E">
                <w:rPr>
                  <w:rFonts w:ascii="Times New Roman" w:hAnsi="Times New Roman" w:cs="Times New Roman"/>
                  <w:sz w:val="24"/>
                  <w:szCs w:val="24"/>
                  <w:rPrChange w:id="11391" w:author="Mohammad Nayeem Hasan" w:date="2024-12-23T01:53:00Z" w16du:dateUtc="2024-12-22T19:53:00Z">
                    <w:rPr>
                      <w:rFonts w:ascii="Times New Roman" w:hAnsi="Times New Roman" w:cs="Times New Roman"/>
                      <w:b/>
                      <w:sz w:val="24"/>
                      <w:szCs w:val="24"/>
                    </w:rPr>
                  </w:rPrChange>
                </w:rPr>
                <w:delText>(MICS 2006, 2012, and 2019)</w:delText>
              </w:r>
            </w:del>
          </w:p>
          <w:p w14:paraId="5F3F14EF" w14:textId="59B18EA3" w:rsidR="00B010D0" w:rsidRPr="00033637" w:rsidDel="00CD0E5E" w:rsidRDefault="00B010D0" w:rsidP="00F31FB2">
            <w:pPr>
              <w:spacing w:line="480" w:lineRule="auto"/>
              <w:rPr>
                <w:del w:id="11392" w:author="Mohammad Nayeem Hasan" w:date="2024-11-04T00:17:00Z"/>
                <w:rFonts w:ascii="Times New Roman" w:hAnsi="Times New Roman" w:cs="Times New Roman"/>
                <w:sz w:val="24"/>
                <w:szCs w:val="24"/>
                <w:rPrChange w:id="11393" w:author="Mohammad Nayeem Hasan" w:date="2024-12-23T01:53:00Z" w16du:dateUtc="2024-12-22T19:53:00Z">
                  <w:rPr>
                    <w:del w:id="11394" w:author="Mohammad Nayeem Hasan" w:date="2024-11-04T00:17:00Z"/>
                    <w:rFonts w:ascii="Times New Roman" w:hAnsi="Times New Roman" w:cs="Times New Roman"/>
                    <w:b/>
                    <w:sz w:val="24"/>
                    <w:szCs w:val="24"/>
                  </w:rPr>
                </w:rPrChange>
              </w:rPr>
              <w:pPrChange w:id="11395" w:author="Mohammad Nayeem Hasan" w:date="2024-12-23T01:38:00Z" w16du:dateUtc="2024-12-22T19:38:00Z">
                <w:pPr/>
              </w:pPrChange>
            </w:pPr>
          </w:p>
          <w:p w14:paraId="79904E2C" w14:textId="7C01EA10" w:rsidR="00B010D0" w:rsidRPr="00033637" w:rsidDel="00CD0E5E" w:rsidRDefault="00B010D0" w:rsidP="00F31FB2">
            <w:pPr>
              <w:spacing w:line="480" w:lineRule="auto"/>
              <w:rPr>
                <w:del w:id="11396" w:author="Mohammad Nayeem Hasan" w:date="2024-11-04T00:17:00Z"/>
                <w:rFonts w:ascii="Times New Roman" w:hAnsi="Times New Roman" w:cs="Times New Roman"/>
                <w:sz w:val="24"/>
                <w:szCs w:val="24"/>
              </w:rPr>
              <w:pPrChange w:id="11397" w:author="Mohammad Nayeem Hasan" w:date="2024-12-23T01:38:00Z" w16du:dateUtc="2024-12-22T19:38:00Z">
                <w:pPr/>
              </w:pPrChange>
            </w:pPr>
          </w:p>
          <w:p w14:paraId="2216D7FE" w14:textId="6AB50FA9" w:rsidR="00B010D0" w:rsidRPr="00033637" w:rsidDel="00CD0E5E" w:rsidRDefault="00B010D0" w:rsidP="00F31FB2">
            <w:pPr>
              <w:spacing w:line="480" w:lineRule="auto"/>
              <w:rPr>
                <w:del w:id="11398" w:author="Mohammad Nayeem Hasan" w:date="2024-11-04T00:17:00Z"/>
                <w:rFonts w:ascii="Times New Roman" w:hAnsi="Times New Roman" w:cs="Times New Roman"/>
                <w:sz w:val="24"/>
                <w:szCs w:val="24"/>
              </w:rPr>
              <w:pPrChange w:id="11399" w:author="Mohammad Nayeem Hasan" w:date="2024-12-23T01:38:00Z" w16du:dateUtc="2024-12-22T19:38:00Z">
                <w:pPr/>
              </w:pPrChange>
            </w:pPr>
          </w:p>
          <w:tbl>
            <w:tblPr>
              <w:tblStyle w:val="TableGrid"/>
              <w:tblW w:w="5000" w:type="pct"/>
              <w:tblLook w:val="04A0" w:firstRow="1" w:lastRow="0" w:firstColumn="1" w:lastColumn="0" w:noHBand="0" w:noVBand="1"/>
            </w:tblPr>
            <w:tblGrid>
              <w:gridCol w:w="3039"/>
              <w:gridCol w:w="3039"/>
              <w:gridCol w:w="3046"/>
            </w:tblGrid>
            <w:tr w:rsidR="00B851CC" w:rsidRPr="00033637" w:rsidDel="00CD0E5E" w14:paraId="0BD62732" w14:textId="078546B8" w:rsidTr="00853616">
              <w:trPr>
                <w:trHeight w:val="1061"/>
                <w:del w:id="11400" w:author="Mohammad Nayeem Hasan" w:date="2024-11-04T00:18:00Z"/>
              </w:trPr>
              <w:tc>
                <w:tcPr>
                  <w:tcW w:w="1666" w:type="pct"/>
                  <w:hideMark/>
                </w:tcPr>
                <w:p w14:paraId="3013F814" w14:textId="52FADED8" w:rsidR="00B010D0" w:rsidRPr="00033637" w:rsidDel="00CD0E5E" w:rsidRDefault="00B010D0" w:rsidP="00F31FB2">
                  <w:pPr>
                    <w:spacing w:line="480" w:lineRule="auto"/>
                    <w:rPr>
                      <w:del w:id="11401" w:author="Mohammad Nayeem Hasan" w:date="2024-11-04T00:18:00Z"/>
                      <w:rFonts w:ascii="Times New Roman" w:hAnsi="Times New Roman" w:cs="Times New Roman"/>
                      <w:sz w:val="24"/>
                      <w:szCs w:val="24"/>
                    </w:rPr>
                    <w:pPrChange w:id="11402" w:author="Mohammad Nayeem Hasan" w:date="2024-12-23T01:38:00Z" w16du:dateUtc="2024-12-22T19:38:00Z">
                      <w:pPr/>
                    </w:pPrChange>
                  </w:pPr>
                  <w:del w:id="11403" w:author="Mohammad Nayeem Hasan" w:date="2024-11-04T00:18:00Z">
                    <w:r w:rsidRPr="00033637" w:rsidDel="00CD0E5E">
                      <w:rPr>
                        <w:rFonts w:ascii="Times New Roman" w:hAnsi="Times New Roman" w:cs="Times New Roman"/>
                        <w:noProof/>
                        <w:sz w:val="24"/>
                        <w:szCs w:val="24"/>
                        <w:rPrChange w:id="11404" w:author="Mohammad Nayeem Hasan" w:date="2024-12-23T01:53:00Z" w16du:dateUtc="2024-12-22T19:53:00Z">
                          <w:rPr>
                            <w:rFonts w:ascii="Times New Roman" w:hAnsi="Times New Roman" w:cs="Times New Roman"/>
                            <w:noProof/>
                            <w:sz w:val="24"/>
                            <w:szCs w:val="24"/>
                            <w:lang w:val="en-CA" w:eastAsia="en-CA"/>
                          </w:rPr>
                        </w:rPrChange>
                      </w:rPr>
                      <w:drawing>
                        <wp:inline distT="0" distB="0" distL="0" distR="0" wp14:anchorId="1A27B781" wp14:editId="44427F0A">
                          <wp:extent cx="1923802" cy="1398627"/>
                          <wp:effectExtent l="0" t="0" r="635" b="0"/>
                          <wp:docPr id="1862051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34923" cy="1406712"/>
                                  </a:xfrm>
                                  <a:prstGeom prst="rect">
                                    <a:avLst/>
                                  </a:prstGeom>
                                  <a:noFill/>
                                  <a:ln>
                                    <a:noFill/>
                                  </a:ln>
                                </pic:spPr>
                              </pic:pic>
                            </a:graphicData>
                          </a:graphic>
                        </wp:inline>
                      </w:drawing>
                    </w:r>
                  </w:del>
                </w:p>
              </w:tc>
              <w:tc>
                <w:tcPr>
                  <w:tcW w:w="1665" w:type="pct"/>
                  <w:hideMark/>
                </w:tcPr>
                <w:p w14:paraId="0920E81E" w14:textId="0C5AABD3" w:rsidR="00B010D0" w:rsidRPr="00033637" w:rsidDel="00CD0E5E" w:rsidRDefault="00B010D0" w:rsidP="00F31FB2">
                  <w:pPr>
                    <w:spacing w:line="480" w:lineRule="auto"/>
                    <w:rPr>
                      <w:del w:id="11405" w:author="Mohammad Nayeem Hasan" w:date="2024-11-04T00:18:00Z"/>
                      <w:rFonts w:ascii="Times New Roman" w:hAnsi="Times New Roman" w:cs="Times New Roman"/>
                      <w:sz w:val="24"/>
                      <w:szCs w:val="24"/>
                    </w:rPr>
                    <w:pPrChange w:id="11406" w:author="Mohammad Nayeem Hasan" w:date="2024-12-23T01:38:00Z" w16du:dateUtc="2024-12-22T19:38:00Z">
                      <w:pPr/>
                    </w:pPrChange>
                  </w:pPr>
                  <w:del w:id="11407" w:author="Mohammad Nayeem Hasan" w:date="2024-11-04T00:18:00Z">
                    <w:r w:rsidRPr="00033637" w:rsidDel="00CD0E5E">
                      <w:rPr>
                        <w:rFonts w:ascii="Times New Roman" w:hAnsi="Times New Roman" w:cs="Times New Roman"/>
                        <w:noProof/>
                        <w:sz w:val="24"/>
                        <w:szCs w:val="24"/>
                        <w:rPrChange w:id="11408" w:author="Mohammad Nayeem Hasan" w:date="2024-12-23T01:53:00Z" w16du:dateUtc="2024-12-22T19:53:00Z">
                          <w:rPr>
                            <w:rFonts w:ascii="Times New Roman" w:hAnsi="Times New Roman" w:cs="Times New Roman"/>
                            <w:noProof/>
                            <w:sz w:val="24"/>
                            <w:szCs w:val="24"/>
                            <w:lang w:val="en-CA" w:eastAsia="en-CA"/>
                          </w:rPr>
                        </w:rPrChange>
                      </w:rPr>
                      <w:drawing>
                        <wp:inline distT="0" distB="0" distL="0" distR="0" wp14:anchorId="00B77E06" wp14:editId="5EC19A1F">
                          <wp:extent cx="1922622" cy="1398270"/>
                          <wp:effectExtent l="0" t="0" r="1905" b="9525"/>
                          <wp:docPr id="6552113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2622" cy="1398270"/>
                                  </a:xfrm>
                                  <a:prstGeom prst="rect">
                                    <a:avLst/>
                                  </a:prstGeom>
                                  <a:noFill/>
                                  <a:ln>
                                    <a:noFill/>
                                  </a:ln>
                                </pic:spPr>
                              </pic:pic>
                            </a:graphicData>
                          </a:graphic>
                        </wp:inline>
                      </w:drawing>
                    </w:r>
                  </w:del>
                </w:p>
              </w:tc>
              <w:tc>
                <w:tcPr>
                  <w:tcW w:w="1669" w:type="pct"/>
                  <w:hideMark/>
                </w:tcPr>
                <w:p w14:paraId="4E757A00" w14:textId="0C5A83F7" w:rsidR="00B010D0" w:rsidRPr="00033637" w:rsidDel="00CD0E5E" w:rsidRDefault="00B010D0" w:rsidP="00F31FB2">
                  <w:pPr>
                    <w:spacing w:line="480" w:lineRule="auto"/>
                    <w:rPr>
                      <w:del w:id="11409" w:author="Mohammad Nayeem Hasan" w:date="2024-11-04T00:18:00Z"/>
                      <w:rFonts w:ascii="Times New Roman" w:hAnsi="Times New Roman" w:cs="Times New Roman"/>
                      <w:sz w:val="24"/>
                      <w:szCs w:val="24"/>
                    </w:rPr>
                    <w:pPrChange w:id="11410" w:author="Mohammad Nayeem Hasan" w:date="2024-12-23T01:38:00Z" w16du:dateUtc="2024-12-22T19:38:00Z">
                      <w:pPr/>
                    </w:pPrChange>
                  </w:pPr>
                  <w:del w:id="11411" w:author="Mohammad Nayeem Hasan" w:date="2024-11-04T00:18:00Z">
                    <w:r w:rsidRPr="00033637" w:rsidDel="00CD0E5E">
                      <w:rPr>
                        <w:rFonts w:ascii="Times New Roman" w:hAnsi="Times New Roman" w:cs="Times New Roman"/>
                        <w:noProof/>
                        <w:sz w:val="24"/>
                        <w:szCs w:val="24"/>
                        <w:rPrChange w:id="11412" w:author="Mohammad Nayeem Hasan" w:date="2024-12-23T01:53:00Z" w16du:dateUtc="2024-12-22T19:53:00Z">
                          <w:rPr>
                            <w:rFonts w:ascii="Times New Roman" w:hAnsi="Times New Roman" w:cs="Times New Roman"/>
                            <w:noProof/>
                            <w:sz w:val="24"/>
                            <w:szCs w:val="24"/>
                            <w:lang w:val="en-CA" w:eastAsia="en-CA"/>
                          </w:rPr>
                        </w:rPrChange>
                      </w:rPr>
                      <w:drawing>
                        <wp:inline distT="0" distB="0" distL="0" distR="0" wp14:anchorId="1A6A5B76" wp14:editId="0D511A09">
                          <wp:extent cx="1928839" cy="1398270"/>
                          <wp:effectExtent l="0" t="0" r="0" b="0"/>
                          <wp:docPr id="4244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9416" cy="1405937"/>
                                  </a:xfrm>
                                  <a:prstGeom prst="rect">
                                    <a:avLst/>
                                  </a:prstGeom>
                                  <a:noFill/>
                                  <a:ln>
                                    <a:noFill/>
                                  </a:ln>
                                </pic:spPr>
                              </pic:pic>
                            </a:graphicData>
                          </a:graphic>
                        </wp:inline>
                      </w:drawing>
                    </w:r>
                  </w:del>
                </w:p>
              </w:tc>
            </w:tr>
            <w:tr w:rsidR="00B851CC" w:rsidRPr="00033637" w:rsidDel="00CD0E5E" w14:paraId="05D245AC" w14:textId="60626671" w:rsidTr="00853616">
              <w:trPr>
                <w:trHeight w:val="85"/>
                <w:del w:id="11413" w:author="Mohammad Nayeem Hasan" w:date="2024-11-04T00:18:00Z"/>
              </w:trPr>
              <w:tc>
                <w:tcPr>
                  <w:tcW w:w="1666" w:type="pct"/>
                  <w:vAlign w:val="center"/>
                </w:tcPr>
                <w:p w14:paraId="2AE2D36F" w14:textId="7745B86B" w:rsidR="00B851CC" w:rsidRPr="00033637" w:rsidDel="00CD0E5E" w:rsidRDefault="00B851CC" w:rsidP="00F31FB2">
                  <w:pPr>
                    <w:spacing w:line="480" w:lineRule="auto"/>
                    <w:rPr>
                      <w:del w:id="11414" w:author="Mohammad Nayeem Hasan" w:date="2024-11-04T00:18:00Z"/>
                      <w:rFonts w:ascii="Times New Roman" w:hAnsi="Times New Roman" w:cs="Times New Roman"/>
                      <w:sz w:val="24"/>
                      <w:szCs w:val="24"/>
                      <w:rPrChange w:id="11415" w:author="Mohammad Nayeem Hasan" w:date="2024-12-23T01:53:00Z" w16du:dateUtc="2024-12-22T19:53:00Z">
                        <w:rPr>
                          <w:del w:id="11416" w:author="Mohammad Nayeem Hasan" w:date="2024-11-04T00:18:00Z"/>
                          <w:rFonts w:ascii="Times New Roman" w:hAnsi="Times New Roman" w:cs="Times New Roman"/>
                          <w:b/>
                          <w:bCs/>
                          <w:noProof/>
                          <w:sz w:val="24"/>
                          <w:szCs w:val="24"/>
                          <w:lang w:val="en-CA" w:eastAsia="en-CA"/>
                        </w:rPr>
                      </w:rPrChange>
                    </w:rPr>
                    <w:pPrChange w:id="11417" w:author="Mohammad Nayeem Hasan" w:date="2024-12-23T01:38:00Z" w16du:dateUtc="2024-12-22T19:38:00Z">
                      <w:pPr>
                        <w:jc w:val="center"/>
                      </w:pPr>
                    </w:pPrChange>
                  </w:pPr>
                  <w:del w:id="11418" w:author="Mohammad Nayeem Hasan" w:date="2024-11-04T00:18:00Z">
                    <w:r w:rsidRPr="00033637" w:rsidDel="00CD0E5E">
                      <w:rPr>
                        <w:rFonts w:ascii="Times New Roman" w:hAnsi="Times New Roman" w:cs="Times New Roman"/>
                        <w:sz w:val="24"/>
                        <w:szCs w:val="24"/>
                        <w:rPrChange w:id="11419" w:author="Mohammad Nayeem Hasan" w:date="2024-12-23T01:53:00Z" w16du:dateUtc="2024-12-22T19:53:00Z">
                          <w:rPr>
                            <w:rFonts w:ascii="Times New Roman" w:hAnsi="Times New Roman" w:cs="Times New Roman"/>
                            <w:b/>
                            <w:bCs/>
                            <w:sz w:val="24"/>
                            <w:szCs w:val="24"/>
                          </w:rPr>
                        </w:rPrChange>
                      </w:rPr>
                      <w:delText>MICS 2006</w:delText>
                    </w:r>
                  </w:del>
                </w:p>
              </w:tc>
              <w:tc>
                <w:tcPr>
                  <w:tcW w:w="1665" w:type="pct"/>
                </w:tcPr>
                <w:p w14:paraId="5AD61227" w14:textId="28EC5A12" w:rsidR="00B851CC" w:rsidRPr="00033637" w:rsidDel="00CD0E5E" w:rsidRDefault="00B851CC" w:rsidP="00F31FB2">
                  <w:pPr>
                    <w:spacing w:line="480" w:lineRule="auto"/>
                    <w:rPr>
                      <w:del w:id="11420" w:author="Mohammad Nayeem Hasan" w:date="2024-11-04T00:18:00Z"/>
                      <w:rFonts w:ascii="Times New Roman" w:hAnsi="Times New Roman" w:cs="Times New Roman"/>
                      <w:sz w:val="24"/>
                      <w:szCs w:val="24"/>
                      <w:rPrChange w:id="11421" w:author="Mohammad Nayeem Hasan" w:date="2024-12-23T01:53:00Z" w16du:dateUtc="2024-12-22T19:53:00Z">
                        <w:rPr>
                          <w:del w:id="11422" w:author="Mohammad Nayeem Hasan" w:date="2024-11-04T00:18:00Z"/>
                          <w:rFonts w:ascii="Times New Roman" w:hAnsi="Times New Roman" w:cs="Times New Roman"/>
                          <w:b/>
                          <w:bCs/>
                          <w:noProof/>
                          <w:sz w:val="24"/>
                          <w:szCs w:val="24"/>
                          <w:lang w:val="en-CA" w:eastAsia="en-CA"/>
                        </w:rPr>
                      </w:rPrChange>
                    </w:rPr>
                    <w:pPrChange w:id="11423" w:author="Mohammad Nayeem Hasan" w:date="2024-12-23T01:38:00Z" w16du:dateUtc="2024-12-22T19:38:00Z">
                      <w:pPr>
                        <w:jc w:val="center"/>
                      </w:pPr>
                    </w:pPrChange>
                  </w:pPr>
                  <w:del w:id="11424" w:author="Mohammad Nayeem Hasan" w:date="2024-11-04T00:18:00Z">
                    <w:r w:rsidRPr="00033637" w:rsidDel="00CD0E5E">
                      <w:rPr>
                        <w:rFonts w:ascii="Times New Roman" w:hAnsi="Times New Roman" w:cs="Times New Roman"/>
                        <w:sz w:val="24"/>
                        <w:szCs w:val="24"/>
                        <w:rPrChange w:id="11425" w:author="Mohammad Nayeem Hasan" w:date="2024-12-23T01:53:00Z" w16du:dateUtc="2024-12-22T19:53:00Z">
                          <w:rPr>
                            <w:rFonts w:ascii="Times New Roman" w:hAnsi="Times New Roman" w:cs="Times New Roman"/>
                            <w:b/>
                            <w:bCs/>
                            <w:sz w:val="24"/>
                            <w:szCs w:val="24"/>
                          </w:rPr>
                        </w:rPrChange>
                      </w:rPr>
                      <w:delText>MICS 2012</w:delText>
                    </w:r>
                  </w:del>
                </w:p>
              </w:tc>
              <w:tc>
                <w:tcPr>
                  <w:tcW w:w="1669" w:type="pct"/>
                </w:tcPr>
                <w:p w14:paraId="61835149" w14:textId="00D0ABFB" w:rsidR="00B851CC" w:rsidRPr="00033637" w:rsidDel="00CD0E5E" w:rsidRDefault="00B851CC" w:rsidP="00F31FB2">
                  <w:pPr>
                    <w:spacing w:line="480" w:lineRule="auto"/>
                    <w:rPr>
                      <w:del w:id="11426" w:author="Mohammad Nayeem Hasan" w:date="2024-11-04T00:18:00Z"/>
                      <w:rFonts w:ascii="Times New Roman" w:hAnsi="Times New Roman" w:cs="Times New Roman"/>
                      <w:sz w:val="24"/>
                      <w:szCs w:val="24"/>
                      <w:rPrChange w:id="11427" w:author="Mohammad Nayeem Hasan" w:date="2024-12-23T01:53:00Z" w16du:dateUtc="2024-12-22T19:53:00Z">
                        <w:rPr>
                          <w:del w:id="11428" w:author="Mohammad Nayeem Hasan" w:date="2024-11-04T00:18:00Z"/>
                          <w:rFonts w:ascii="Times New Roman" w:hAnsi="Times New Roman" w:cs="Times New Roman"/>
                          <w:b/>
                          <w:bCs/>
                          <w:noProof/>
                          <w:sz w:val="24"/>
                          <w:szCs w:val="24"/>
                          <w:lang w:val="en-CA" w:eastAsia="en-CA"/>
                        </w:rPr>
                      </w:rPrChange>
                    </w:rPr>
                    <w:pPrChange w:id="11429" w:author="Mohammad Nayeem Hasan" w:date="2024-12-23T01:38:00Z" w16du:dateUtc="2024-12-22T19:38:00Z">
                      <w:pPr>
                        <w:jc w:val="center"/>
                      </w:pPr>
                    </w:pPrChange>
                  </w:pPr>
                  <w:del w:id="11430" w:author="Mohammad Nayeem Hasan" w:date="2024-11-04T00:18:00Z">
                    <w:r w:rsidRPr="00033637" w:rsidDel="00CD0E5E">
                      <w:rPr>
                        <w:rFonts w:ascii="Times New Roman" w:hAnsi="Times New Roman" w:cs="Times New Roman"/>
                        <w:sz w:val="24"/>
                        <w:szCs w:val="24"/>
                        <w:rPrChange w:id="11431" w:author="Mohammad Nayeem Hasan" w:date="2024-12-23T01:53:00Z" w16du:dateUtc="2024-12-22T19:53:00Z">
                          <w:rPr>
                            <w:rFonts w:ascii="Times New Roman" w:hAnsi="Times New Roman" w:cs="Times New Roman"/>
                            <w:b/>
                            <w:bCs/>
                            <w:sz w:val="24"/>
                            <w:szCs w:val="24"/>
                          </w:rPr>
                        </w:rPrChange>
                      </w:rPr>
                      <w:delText>MICS 2019</w:delText>
                    </w:r>
                  </w:del>
                </w:p>
              </w:tc>
            </w:tr>
          </w:tbl>
          <w:p w14:paraId="4D55A23A" w14:textId="3A00E7FA" w:rsidR="00B010D0" w:rsidRPr="00033637" w:rsidDel="00CD0E5E" w:rsidRDefault="00B010D0" w:rsidP="00F31FB2">
            <w:pPr>
              <w:spacing w:line="480" w:lineRule="auto"/>
              <w:rPr>
                <w:del w:id="11432" w:author="Mohammad Nayeem Hasan" w:date="2024-11-04T00:18:00Z"/>
                <w:rFonts w:ascii="Times New Roman" w:hAnsi="Times New Roman" w:cs="Times New Roman"/>
                <w:sz w:val="24"/>
                <w:szCs w:val="24"/>
                <w:rPrChange w:id="11433" w:author="Mohammad Nayeem Hasan" w:date="2024-12-23T01:53:00Z" w16du:dateUtc="2024-12-22T19:53:00Z">
                  <w:rPr>
                    <w:del w:id="11434" w:author="Mohammad Nayeem Hasan" w:date="2024-11-04T00:18:00Z"/>
                    <w:rFonts w:ascii="Times New Roman" w:hAnsi="Times New Roman" w:cs="Times New Roman"/>
                    <w:b/>
                    <w:bCs/>
                    <w:sz w:val="24"/>
                    <w:szCs w:val="24"/>
                  </w:rPr>
                </w:rPrChange>
              </w:rPr>
              <w:pPrChange w:id="11435" w:author="Mohammad Nayeem Hasan" w:date="2024-12-23T01:38:00Z" w16du:dateUtc="2024-12-22T19:38:00Z">
                <w:pPr/>
              </w:pPrChange>
            </w:pPr>
          </w:p>
        </w:tc>
      </w:tr>
    </w:tbl>
    <w:p w14:paraId="0F9F02A9" w14:textId="1CFCAD2A" w:rsidR="00D7459B" w:rsidRPr="00033637" w:rsidRDefault="00D7459B" w:rsidP="00F31FB2">
      <w:pPr>
        <w:spacing w:line="480" w:lineRule="auto"/>
        <w:rPr>
          <w:ins w:id="11436" w:author="Mohammad Nayeem Hasan" w:date="2024-12-23T01:01:00Z"/>
          <w:rFonts w:ascii="Times New Roman" w:hAnsi="Times New Roman" w:cs="Times New Roman"/>
          <w:b/>
          <w:sz w:val="24"/>
          <w:szCs w:val="24"/>
        </w:rPr>
      </w:pPr>
      <w:ins w:id="11437" w:author="Mohammad Nayeem Hasan" w:date="2024-12-23T01:01:00Z">
        <w:r w:rsidRPr="00033637">
          <w:rPr>
            <w:rFonts w:ascii="Times New Roman" w:hAnsi="Times New Roman" w:cs="Times New Roman"/>
            <w:b/>
            <w:sz w:val="24"/>
            <w:szCs w:val="24"/>
          </w:rPr>
          <w:t xml:space="preserve">Transparency Statement </w:t>
        </w:r>
      </w:ins>
    </w:p>
    <w:p w14:paraId="55853A2A" w14:textId="77777777" w:rsidR="00AB6CFA" w:rsidRPr="00033637" w:rsidRDefault="00D7459B" w:rsidP="0074506C">
      <w:pPr>
        <w:spacing w:line="480" w:lineRule="auto"/>
        <w:rPr>
          <w:ins w:id="11438" w:author="Mohammad Nayeem Hasan" w:date="2024-12-23T01:08:00Z" w16du:dateUtc="2024-12-22T19:08:00Z"/>
          <w:rFonts w:ascii="Times New Roman" w:hAnsi="Times New Roman" w:cs="Times New Roman"/>
          <w:bCs/>
          <w:sz w:val="24"/>
          <w:szCs w:val="24"/>
        </w:rPr>
      </w:pPr>
      <w:ins w:id="11439" w:author="Mohammad Nayeem Hasan" w:date="2024-12-23T01:01:00Z">
        <w:r w:rsidRPr="00033637">
          <w:rPr>
            <w:rFonts w:ascii="Times New Roman" w:hAnsi="Times New Roman" w:cs="Times New Roman"/>
            <w:bCs/>
            <w:sz w:val="24"/>
            <w:szCs w:val="24"/>
            <w:rPrChange w:id="11440" w:author="Mohammad Nayeem Hasan" w:date="2024-12-23T01:53:00Z" w16du:dateUtc="2024-12-22T19:53:00Z">
              <w:rPr>
                <w:rFonts w:ascii="Times New Roman" w:hAnsi="Times New Roman" w:cs="Times New Roman"/>
                <w:b/>
                <w:bCs/>
                <w:sz w:val="24"/>
                <w:szCs w:val="24"/>
              </w:rPr>
            </w:rPrChange>
          </w:rPr>
          <w:t xml:space="preserve">The lead author Md Jamal Uddin affirms that this manuscript is an honest, accurate, and transparent account of the study being reported; that no important aspects of the study have been </w:t>
        </w:r>
        <w:r w:rsidRPr="00033637">
          <w:rPr>
            <w:rFonts w:ascii="Times New Roman" w:hAnsi="Times New Roman" w:cs="Times New Roman"/>
            <w:bCs/>
            <w:sz w:val="24"/>
            <w:szCs w:val="24"/>
            <w:rPrChange w:id="11441" w:author="Mohammad Nayeem Hasan" w:date="2024-12-23T01:53:00Z" w16du:dateUtc="2024-12-22T19:53:00Z">
              <w:rPr>
                <w:rFonts w:ascii="Times New Roman" w:hAnsi="Times New Roman" w:cs="Times New Roman"/>
                <w:b/>
                <w:bCs/>
                <w:sz w:val="24"/>
                <w:szCs w:val="24"/>
              </w:rPr>
            </w:rPrChange>
          </w:rPr>
          <w:lastRenderedPageBreak/>
          <w:t>omitted; and that any discrepancies from the study as planned (and, if relevant, registered) have been explained.</w:t>
        </w:r>
      </w:ins>
    </w:p>
    <w:p w14:paraId="7F10F6B4" w14:textId="77777777" w:rsidR="00AB6CFA" w:rsidRPr="00033637" w:rsidRDefault="00AB6CFA" w:rsidP="0074506C">
      <w:pPr>
        <w:spacing w:line="480" w:lineRule="auto"/>
        <w:rPr>
          <w:ins w:id="11442" w:author="Mohammad Nayeem Hasan" w:date="2024-12-23T01:08:00Z" w16du:dateUtc="2024-12-22T19:08:00Z"/>
          <w:rFonts w:ascii="Times New Roman" w:hAnsi="Times New Roman" w:cs="Times New Roman"/>
          <w:bCs/>
          <w:sz w:val="24"/>
          <w:szCs w:val="24"/>
        </w:rPr>
      </w:pPr>
    </w:p>
    <w:p w14:paraId="6F89140E" w14:textId="50AFB072" w:rsidR="00AB6CFA" w:rsidRPr="00033637" w:rsidRDefault="00072E76" w:rsidP="00F31FB2">
      <w:pPr>
        <w:spacing w:line="480" w:lineRule="auto"/>
        <w:rPr>
          <w:rFonts w:ascii="Times New Roman" w:hAnsi="Times New Roman" w:cs="Times New Roman"/>
          <w:bCs/>
          <w:sz w:val="24"/>
          <w:szCs w:val="24"/>
          <w:rPrChange w:id="11443" w:author="Mohammad Nayeem Hasan" w:date="2024-12-23T01:53:00Z" w16du:dateUtc="2024-12-22T19:53:00Z">
            <w:rPr>
              <w:rFonts w:ascii="Times New Roman" w:hAnsi="Times New Roman" w:cs="Times New Roman"/>
              <w:b/>
              <w:bCs/>
              <w:sz w:val="24"/>
              <w:szCs w:val="24"/>
            </w:rPr>
          </w:rPrChange>
        </w:rPr>
        <w:pPrChange w:id="11444" w:author="Mohammad Nayeem Hasan" w:date="2024-12-23T01:38:00Z" w16du:dateUtc="2024-12-22T19:38:00Z">
          <w:pPr>
            <w:autoSpaceDE w:val="0"/>
            <w:autoSpaceDN w:val="0"/>
            <w:ind w:left="640" w:hanging="640"/>
          </w:pPr>
        </w:pPrChange>
      </w:pPr>
      <w:ins w:id="11445" w:author="Mohammad Nayeem Hasan" w:date="2024-12-23T00:51:00Z" w16du:dateUtc="2024-12-22T18:51:00Z">
        <w:r w:rsidRPr="00033637">
          <w:rPr>
            <w:rFonts w:ascii="Times New Roman" w:hAnsi="Times New Roman" w:cs="Times New Roman"/>
            <w:b/>
            <w:bCs/>
            <w:sz w:val="24"/>
            <w:szCs w:val="24"/>
          </w:rPr>
          <w:t>References</w:t>
        </w:r>
      </w:ins>
    </w:p>
    <w:customXmlDelRangeStart w:id="11446" w:author="Mohammad Nayeem Hasan" w:date="2024-12-23T00:31:00Z"/>
    <w:sdt>
      <w:sdtPr>
        <w:rPr>
          <w:rFonts w:ascii="Times New Roman" w:hAnsi="Times New Roman" w:cs="Times New Roman"/>
          <w:b/>
          <w:bCs/>
          <w:sz w:val="24"/>
          <w:szCs w:val="24"/>
        </w:rPr>
        <w:tag w:val="MENDELEY_BIBLIOGRAPHY"/>
        <w:id w:val="459996913"/>
        <w:placeholder>
          <w:docPart w:val="DefaultPlaceholder_-1854013440"/>
        </w:placeholder>
      </w:sdtPr>
      <w:sdtEndPr>
        <w:rPr>
          <w:b w:val="0"/>
          <w:bCs w:val="0"/>
          <w:rPrChange w:id="11447" w:author="Mohammad Nayeem Hasan" w:date="2024-12-23T01:53:00Z" w16du:dateUtc="2024-12-22T19:53:00Z">
            <w:rPr/>
          </w:rPrChange>
        </w:rPr>
      </w:sdtEndPr>
      <w:sdtContent>
        <w:customXmlDelRangeEnd w:id="11446"/>
        <w:p w14:paraId="6D6CD749" w14:textId="1F949312" w:rsidR="00FE1019" w:rsidRPr="00033637" w:rsidDel="0058318F" w:rsidRDefault="00FE1019">
          <w:pPr>
            <w:autoSpaceDE w:val="0"/>
            <w:autoSpaceDN w:val="0"/>
            <w:ind w:hanging="480"/>
            <w:divId w:val="304429299"/>
            <w:rPr>
              <w:del w:id="11448" w:author="Mohammad Nayeem Hasan" w:date="2024-12-23T01:52:00Z" w16du:dateUtc="2024-12-22T19:52:00Z"/>
              <w:rFonts w:ascii="Times New Roman" w:eastAsia="Times New Roman" w:hAnsi="Times New Roman" w:cs="Times New Roman"/>
              <w:sz w:val="24"/>
              <w:szCs w:val="24"/>
              <w:rPrChange w:id="11449" w:author="Mohammad Nayeem Hasan" w:date="2024-12-23T01:53:00Z" w16du:dateUtc="2024-12-22T19:53:00Z">
                <w:rPr>
                  <w:del w:id="11450" w:author="Mohammad Nayeem Hasan" w:date="2024-12-23T01:52:00Z" w16du:dateUtc="2024-12-22T19:52:00Z"/>
                  <w:rFonts w:eastAsia="Times New Roman"/>
                  <w:sz w:val="24"/>
                  <w:szCs w:val="24"/>
                </w:rPr>
              </w:rPrChange>
            </w:rPr>
          </w:pPr>
          <w:del w:id="11451" w:author="Mohammad Nayeem Hasan" w:date="2024-12-23T01:52:00Z" w16du:dateUtc="2024-12-22T19:52:00Z">
            <w:r w:rsidRPr="00033637" w:rsidDel="0058318F">
              <w:rPr>
                <w:rFonts w:ascii="Times New Roman" w:eastAsia="Times New Roman" w:hAnsi="Times New Roman" w:cs="Times New Roman"/>
                <w:sz w:val="24"/>
                <w:szCs w:val="24"/>
                <w:rPrChange w:id="11452" w:author="Mohammad Nayeem Hasan" w:date="2024-12-23T01:53:00Z" w16du:dateUtc="2024-12-22T19:53:00Z">
                  <w:rPr>
                    <w:rFonts w:eastAsia="Times New Roman"/>
                  </w:rPr>
                </w:rPrChange>
              </w:rPr>
              <w:delText xml:space="preserve">Afrose, L., Banu, B., Ahmed, K., &amp; Khanom, K. (2012). Factors associated with knowledge about breastfeeding among female garment workers in Dhaka city. </w:delText>
            </w:r>
            <w:r w:rsidRPr="00033637" w:rsidDel="0058318F">
              <w:rPr>
                <w:rFonts w:ascii="Times New Roman" w:eastAsia="Times New Roman" w:hAnsi="Times New Roman" w:cs="Times New Roman"/>
                <w:i/>
                <w:iCs/>
                <w:sz w:val="24"/>
                <w:szCs w:val="24"/>
                <w:rPrChange w:id="11453" w:author="Mohammad Nayeem Hasan" w:date="2024-12-23T01:53:00Z" w16du:dateUtc="2024-12-22T19:53:00Z">
                  <w:rPr>
                    <w:rFonts w:eastAsia="Times New Roman"/>
                    <w:i/>
                    <w:iCs/>
                  </w:rPr>
                </w:rPrChange>
              </w:rPr>
              <w:delText>WHO South-East Asia Journal of Public Health</w:delText>
            </w:r>
            <w:r w:rsidRPr="00033637" w:rsidDel="0058318F">
              <w:rPr>
                <w:rFonts w:ascii="Times New Roman" w:eastAsia="Times New Roman" w:hAnsi="Times New Roman" w:cs="Times New Roman"/>
                <w:sz w:val="24"/>
                <w:szCs w:val="24"/>
                <w:rPrChange w:id="11454"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455" w:author="Mohammad Nayeem Hasan" w:date="2024-12-23T01:53:00Z" w16du:dateUtc="2024-12-22T19:53:00Z">
                  <w:rPr>
                    <w:rFonts w:eastAsia="Times New Roman"/>
                    <w:i/>
                    <w:iCs/>
                  </w:rPr>
                </w:rPrChange>
              </w:rPr>
              <w:delText>1</w:delText>
            </w:r>
            <w:r w:rsidRPr="00033637" w:rsidDel="0058318F">
              <w:rPr>
                <w:rFonts w:ascii="Times New Roman" w:eastAsia="Times New Roman" w:hAnsi="Times New Roman" w:cs="Times New Roman"/>
                <w:sz w:val="24"/>
                <w:szCs w:val="24"/>
                <w:rPrChange w:id="11456" w:author="Mohammad Nayeem Hasan" w:date="2024-12-23T01:53:00Z" w16du:dateUtc="2024-12-22T19:53:00Z">
                  <w:rPr>
                    <w:rFonts w:eastAsia="Times New Roman"/>
                  </w:rPr>
                </w:rPrChange>
              </w:rPr>
              <w:delText>(3), 249. https://doi.org/10.4103/2224-3151.207021</w:delText>
            </w:r>
          </w:del>
        </w:p>
        <w:p w14:paraId="038C0DD3" w14:textId="0638EEEC" w:rsidR="00FE1019" w:rsidRPr="00033637" w:rsidDel="0058318F" w:rsidRDefault="00FE1019">
          <w:pPr>
            <w:autoSpaceDE w:val="0"/>
            <w:autoSpaceDN w:val="0"/>
            <w:ind w:hanging="480"/>
            <w:divId w:val="980233730"/>
            <w:rPr>
              <w:del w:id="11457" w:author="Mohammad Nayeem Hasan" w:date="2024-12-23T01:52:00Z" w16du:dateUtc="2024-12-22T19:52:00Z"/>
              <w:rFonts w:ascii="Times New Roman" w:eastAsia="Times New Roman" w:hAnsi="Times New Roman" w:cs="Times New Roman"/>
              <w:sz w:val="24"/>
              <w:szCs w:val="24"/>
              <w:rPrChange w:id="11458" w:author="Mohammad Nayeem Hasan" w:date="2024-12-23T01:53:00Z" w16du:dateUtc="2024-12-22T19:53:00Z">
                <w:rPr>
                  <w:del w:id="11459" w:author="Mohammad Nayeem Hasan" w:date="2024-12-23T01:52:00Z" w16du:dateUtc="2024-12-22T19:52:00Z"/>
                  <w:rFonts w:eastAsia="Times New Roman"/>
                </w:rPr>
              </w:rPrChange>
            </w:rPr>
          </w:pPr>
          <w:del w:id="11460" w:author="Mohammad Nayeem Hasan" w:date="2024-12-23T01:52:00Z" w16du:dateUtc="2024-12-22T19:52:00Z">
            <w:r w:rsidRPr="00033637" w:rsidDel="0058318F">
              <w:rPr>
                <w:rFonts w:ascii="Times New Roman" w:eastAsia="Times New Roman" w:hAnsi="Times New Roman" w:cs="Times New Roman"/>
                <w:sz w:val="24"/>
                <w:szCs w:val="24"/>
                <w:rPrChange w:id="11461" w:author="Mohammad Nayeem Hasan" w:date="2024-12-23T01:53:00Z" w16du:dateUtc="2024-12-22T19:53:00Z">
                  <w:rPr>
                    <w:rFonts w:eastAsia="Times New Roman"/>
                  </w:rPr>
                </w:rPrChange>
              </w:rPr>
              <w:delText xml:space="preserve">Akaike, H. (1974). A New Look at the Statistical Model Identification. </w:delText>
            </w:r>
            <w:r w:rsidRPr="00033637" w:rsidDel="0058318F">
              <w:rPr>
                <w:rFonts w:ascii="Times New Roman" w:eastAsia="Times New Roman" w:hAnsi="Times New Roman" w:cs="Times New Roman"/>
                <w:i/>
                <w:iCs/>
                <w:sz w:val="24"/>
                <w:szCs w:val="24"/>
                <w:rPrChange w:id="11462" w:author="Mohammad Nayeem Hasan" w:date="2024-12-23T01:53:00Z" w16du:dateUtc="2024-12-22T19:53:00Z">
                  <w:rPr>
                    <w:rFonts w:eastAsia="Times New Roman"/>
                    <w:i/>
                    <w:iCs/>
                  </w:rPr>
                </w:rPrChange>
              </w:rPr>
              <w:delText>IEEE Transactions on Automatic Control</w:delText>
            </w:r>
            <w:r w:rsidRPr="00033637" w:rsidDel="0058318F">
              <w:rPr>
                <w:rFonts w:ascii="Times New Roman" w:eastAsia="Times New Roman" w:hAnsi="Times New Roman" w:cs="Times New Roman"/>
                <w:sz w:val="24"/>
                <w:szCs w:val="24"/>
                <w:rPrChange w:id="11463"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464" w:author="Mohammad Nayeem Hasan" w:date="2024-12-23T01:53:00Z" w16du:dateUtc="2024-12-22T19:53:00Z">
                  <w:rPr>
                    <w:rFonts w:eastAsia="Times New Roman"/>
                    <w:i/>
                    <w:iCs/>
                  </w:rPr>
                </w:rPrChange>
              </w:rPr>
              <w:delText>19</w:delText>
            </w:r>
            <w:r w:rsidRPr="00033637" w:rsidDel="0058318F">
              <w:rPr>
                <w:rFonts w:ascii="Times New Roman" w:eastAsia="Times New Roman" w:hAnsi="Times New Roman" w:cs="Times New Roman"/>
                <w:sz w:val="24"/>
                <w:szCs w:val="24"/>
                <w:rPrChange w:id="11465" w:author="Mohammad Nayeem Hasan" w:date="2024-12-23T01:53:00Z" w16du:dateUtc="2024-12-22T19:53:00Z">
                  <w:rPr>
                    <w:rFonts w:eastAsia="Times New Roman"/>
                  </w:rPr>
                </w:rPrChange>
              </w:rPr>
              <w:delText>(6), 716–723. https://doi.org/10.1109/TAC.1974.1100705</w:delText>
            </w:r>
          </w:del>
        </w:p>
        <w:p w14:paraId="2EFB0656" w14:textId="4656F5A7" w:rsidR="00FE1019" w:rsidRPr="00033637" w:rsidDel="0058318F" w:rsidRDefault="00FE1019">
          <w:pPr>
            <w:autoSpaceDE w:val="0"/>
            <w:autoSpaceDN w:val="0"/>
            <w:ind w:hanging="480"/>
            <w:divId w:val="1458835586"/>
            <w:rPr>
              <w:del w:id="11466" w:author="Mohammad Nayeem Hasan" w:date="2024-12-23T01:52:00Z" w16du:dateUtc="2024-12-22T19:52:00Z"/>
              <w:rFonts w:ascii="Times New Roman" w:eastAsia="Times New Roman" w:hAnsi="Times New Roman" w:cs="Times New Roman"/>
              <w:sz w:val="24"/>
              <w:szCs w:val="24"/>
              <w:rPrChange w:id="11467" w:author="Mohammad Nayeem Hasan" w:date="2024-12-23T01:53:00Z" w16du:dateUtc="2024-12-22T19:53:00Z">
                <w:rPr>
                  <w:del w:id="11468" w:author="Mohammad Nayeem Hasan" w:date="2024-12-23T01:52:00Z" w16du:dateUtc="2024-12-22T19:52:00Z"/>
                  <w:rFonts w:eastAsia="Times New Roman"/>
                </w:rPr>
              </w:rPrChange>
            </w:rPr>
          </w:pPr>
          <w:del w:id="11469" w:author="Mohammad Nayeem Hasan" w:date="2024-12-23T01:52:00Z" w16du:dateUtc="2024-12-22T19:52:00Z">
            <w:r w:rsidRPr="00033637" w:rsidDel="0058318F">
              <w:rPr>
                <w:rFonts w:ascii="Times New Roman" w:eastAsia="Times New Roman" w:hAnsi="Times New Roman" w:cs="Times New Roman"/>
                <w:sz w:val="24"/>
                <w:szCs w:val="24"/>
                <w:rPrChange w:id="11470" w:author="Mohammad Nayeem Hasan" w:date="2024-12-23T01:53:00Z" w16du:dateUtc="2024-12-22T19:53:00Z">
                  <w:rPr>
                    <w:rFonts w:eastAsia="Times New Roman"/>
                  </w:rPr>
                </w:rPrChange>
              </w:rPr>
              <w:delText xml:space="preserve">Alam, M. J. (2007). Water quality tests and behavioral factors of child diarrhoea in Dhaka slums. </w:delText>
            </w:r>
            <w:r w:rsidRPr="00033637" w:rsidDel="0058318F">
              <w:rPr>
                <w:rFonts w:ascii="Times New Roman" w:eastAsia="Times New Roman" w:hAnsi="Times New Roman" w:cs="Times New Roman"/>
                <w:i/>
                <w:iCs/>
                <w:sz w:val="24"/>
                <w:szCs w:val="24"/>
                <w:rPrChange w:id="11471" w:author="Mohammad Nayeem Hasan" w:date="2024-12-23T01:53:00Z" w16du:dateUtc="2024-12-22T19:53:00Z">
                  <w:rPr>
                    <w:rFonts w:eastAsia="Times New Roman"/>
                    <w:i/>
                    <w:iCs/>
                  </w:rPr>
                </w:rPrChange>
              </w:rPr>
              <w:delText>BRAC University Journal</w:delText>
            </w:r>
            <w:r w:rsidRPr="00033637" w:rsidDel="0058318F">
              <w:rPr>
                <w:rFonts w:ascii="Times New Roman" w:eastAsia="Times New Roman" w:hAnsi="Times New Roman" w:cs="Times New Roman"/>
                <w:sz w:val="24"/>
                <w:szCs w:val="24"/>
                <w:rPrChange w:id="11472"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473" w:author="Mohammad Nayeem Hasan" w:date="2024-12-23T01:53:00Z" w16du:dateUtc="2024-12-22T19:53:00Z">
                  <w:rPr>
                    <w:rFonts w:eastAsia="Times New Roman"/>
                    <w:i/>
                    <w:iCs/>
                  </w:rPr>
                </w:rPrChange>
              </w:rPr>
              <w:delText>1</w:delText>
            </w:r>
            <w:r w:rsidRPr="00033637" w:rsidDel="0058318F">
              <w:rPr>
                <w:rFonts w:ascii="Times New Roman" w:eastAsia="Times New Roman" w:hAnsi="Times New Roman" w:cs="Times New Roman"/>
                <w:sz w:val="24"/>
                <w:szCs w:val="24"/>
                <w:rPrChange w:id="11474" w:author="Mohammad Nayeem Hasan" w:date="2024-12-23T01:53:00Z" w16du:dateUtc="2024-12-22T19:53:00Z">
                  <w:rPr>
                    <w:rFonts w:eastAsia="Times New Roman"/>
                  </w:rPr>
                </w:rPrChange>
              </w:rPr>
              <w:delText>, 103–109. http://dspace.bracu.ac.bd/xmlui/handle/10361/394</w:delText>
            </w:r>
          </w:del>
        </w:p>
        <w:p w14:paraId="6F2ECAEF" w14:textId="50DB1DF0" w:rsidR="00FE1019" w:rsidRPr="00033637" w:rsidDel="0058318F" w:rsidRDefault="00FE1019">
          <w:pPr>
            <w:autoSpaceDE w:val="0"/>
            <w:autoSpaceDN w:val="0"/>
            <w:ind w:hanging="480"/>
            <w:divId w:val="1914116732"/>
            <w:rPr>
              <w:del w:id="11475" w:author="Mohammad Nayeem Hasan" w:date="2024-12-23T01:52:00Z" w16du:dateUtc="2024-12-22T19:52:00Z"/>
              <w:rFonts w:ascii="Times New Roman" w:eastAsia="Times New Roman" w:hAnsi="Times New Roman" w:cs="Times New Roman"/>
              <w:sz w:val="24"/>
              <w:szCs w:val="24"/>
              <w:rPrChange w:id="11476" w:author="Mohammad Nayeem Hasan" w:date="2024-12-23T01:53:00Z" w16du:dateUtc="2024-12-22T19:53:00Z">
                <w:rPr>
                  <w:del w:id="11477" w:author="Mohammad Nayeem Hasan" w:date="2024-12-23T01:52:00Z" w16du:dateUtc="2024-12-22T19:52:00Z"/>
                  <w:rFonts w:eastAsia="Times New Roman"/>
                </w:rPr>
              </w:rPrChange>
            </w:rPr>
          </w:pPr>
          <w:del w:id="11478" w:author="Mohammad Nayeem Hasan" w:date="2024-12-23T01:52:00Z" w16du:dateUtc="2024-12-22T19:52:00Z">
            <w:r w:rsidRPr="00033637" w:rsidDel="0058318F">
              <w:rPr>
                <w:rFonts w:ascii="Times New Roman" w:eastAsia="Times New Roman" w:hAnsi="Times New Roman" w:cs="Times New Roman"/>
                <w:sz w:val="24"/>
                <w:szCs w:val="24"/>
                <w:rPrChange w:id="11479" w:author="Mohammad Nayeem Hasan" w:date="2024-12-23T01:53:00Z" w16du:dateUtc="2024-12-22T19:53:00Z">
                  <w:rPr>
                    <w:rFonts w:eastAsia="Times New Roman"/>
                  </w:rPr>
                </w:rPrChange>
              </w:rPr>
              <w:delText xml:space="preserve">Bado, A. R., Susuman, A. S., &amp; Nebie, E. I. (2016). Trends and risk factors for childhood diarrhea in sub-Saharan countries (1990–2013): assessing the neighborhood inequalities. </w:delText>
            </w:r>
            <w:r w:rsidRPr="00033637" w:rsidDel="0058318F">
              <w:rPr>
                <w:rFonts w:ascii="Times New Roman" w:eastAsia="Times New Roman" w:hAnsi="Times New Roman" w:cs="Times New Roman"/>
                <w:i/>
                <w:iCs/>
                <w:sz w:val="24"/>
                <w:szCs w:val="24"/>
                <w:rPrChange w:id="11480" w:author="Mohammad Nayeem Hasan" w:date="2024-12-23T01:53:00Z" w16du:dateUtc="2024-12-22T19:53:00Z">
                  <w:rPr>
                    <w:rFonts w:eastAsia="Times New Roman"/>
                    <w:i/>
                    <w:iCs/>
                  </w:rPr>
                </w:rPrChange>
              </w:rPr>
              <w:delText>Global Health Action</w:delText>
            </w:r>
            <w:r w:rsidRPr="00033637" w:rsidDel="0058318F">
              <w:rPr>
                <w:rFonts w:ascii="Times New Roman" w:eastAsia="Times New Roman" w:hAnsi="Times New Roman" w:cs="Times New Roman"/>
                <w:sz w:val="24"/>
                <w:szCs w:val="24"/>
                <w:rPrChange w:id="11481"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482" w:author="Mohammad Nayeem Hasan" w:date="2024-12-23T01:53:00Z" w16du:dateUtc="2024-12-22T19:53:00Z">
                  <w:rPr>
                    <w:rFonts w:eastAsia="Times New Roman"/>
                    <w:i/>
                    <w:iCs/>
                  </w:rPr>
                </w:rPrChange>
              </w:rPr>
              <w:delText>9</w:delText>
            </w:r>
            <w:r w:rsidRPr="00033637" w:rsidDel="0058318F">
              <w:rPr>
                <w:rFonts w:ascii="Times New Roman" w:eastAsia="Times New Roman" w:hAnsi="Times New Roman" w:cs="Times New Roman"/>
                <w:sz w:val="24"/>
                <w:szCs w:val="24"/>
                <w:rPrChange w:id="11483" w:author="Mohammad Nayeem Hasan" w:date="2024-12-23T01:53:00Z" w16du:dateUtc="2024-12-22T19:53:00Z">
                  <w:rPr>
                    <w:rFonts w:eastAsia="Times New Roman"/>
                  </w:rPr>
                </w:rPrChange>
              </w:rPr>
              <w:delText>(1). https://doi.org/10.3402/GHA.V9.30166</w:delText>
            </w:r>
          </w:del>
        </w:p>
        <w:p w14:paraId="712C2DC7" w14:textId="38647424" w:rsidR="00FE1019" w:rsidRPr="00033637" w:rsidDel="0058318F" w:rsidRDefault="00FE1019">
          <w:pPr>
            <w:autoSpaceDE w:val="0"/>
            <w:autoSpaceDN w:val="0"/>
            <w:ind w:hanging="480"/>
            <w:divId w:val="1010255845"/>
            <w:rPr>
              <w:del w:id="11484" w:author="Mohammad Nayeem Hasan" w:date="2024-12-23T01:52:00Z" w16du:dateUtc="2024-12-22T19:52:00Z"/>
              <w:rFonts w:ascii="Times New Roman" w:eastAsia="Times New Roman" w:hAnsi="Times New Roman" w:cs="Times New Roman"/>
              <w:sz w:val="24"/>
              <w:szCs w:val="24"/>
              <w:rPrChange w:id="11485" w:author="Mohammad Nayeem Hasan" w:date="2024-12-23T01:53:00Z" w16du:dateUtc="2024-12-22T19:53:00Z">
                <w:rPr>
                  <w:del w:id="11486" w:author="Mohammad Nayeem Hasan" w:date="2024-12-23T01:52:00Z" w16du:dateUtc="2024-12-22T19:52:00Z"/>
                  <w:rFonts w:eastAsia="Times New Roman"/>
                </w:rPr>
              </w:rPrChange>
            </w:rPr>
          </w:pPr>
          <w:del w:id="11487" w:author="Mohammad Nayeem Hasan" w:date="2024-12-23T01:52:00Z" w16du:dateUtc="2024-12-22T19:52:00Z">
            <w:r w:rsidRPr="00033637" w:rsidDel="0058318F">
              <w:rPr>
                <w:rFonts w:ascii="Times New Roman" w:eastAsia="Times New Roman" w:hAnsi="Times New Roman" w:cs="Times New Roman"/>
                <w:sz w:val="24"/>
                <w:szCs w:val="24"/>
                <w:rPrChange w:id="11488" w:author="Mohammad Nayeem Hasan" w:date="2024-12-23T01:53:00Z" w16du:dateUtc="2024-12-22T19:53:00Z">
                  <w:rPr>
                    <w:rFonts w:eastAsia="Times New Roman"/>
                  </w:rPr>
                </w:rPrChange>
              </w:rPr>
              <w:delText xml:space="preserve">Baker, K. K., O’Reilly, C. E., Levine, M. M., Kotloff, K. L., Nataro, J. P., Ayers, T. L., Farag, T. H., Nasrin, D., Blackwelder, W. C., Wu, Y., Alonso, P. L., Breiman, R. F., Omore, R., Faruque, A. S. G., Das, S. K., Ahmed, S., Saha, D., Sow, S. O., Sur, D., … Mintz, E. D. (2016). Sanitation and Hygiene-Specific Risk Factors for Moderate-to-Severe Diarrhea in Young Children in the Global Enteric Multicenter Study, 2007–2011: Case-Control Study. </w:delText>
            </w:r>
            <w:r w:rsidRPr="00033637" w:rsidDel="0058318F">
              <w:rPr>
                <w:rFonts w:ascii="Times New Roman" w:eastAsia="Times New Roman" w:hAnsi="Times New Roman" w:cs="Times New Roman"/>
                <w:i/>
                <w:iCs/>
                <w:sz w:val="24"/>
                <w:szCs w:val="24"/>
                <w:rPrChange w:id="11489" w:author="Mohammad Nayeem Hasan" w:date="2024-12-23T01:53:00Z" w16du:dateUtc="2024-12-22T19:53:00Z">
                  <w:rPr>
                    <w:rFonts w:eastAsia="Times New Roman"/>
                    <w:i/>
                    <w:iCs/>
                  </w:rPr>
                </w:rPrChange>
              </w:rPr>
              <w:delText>PLOS Medicine</w:delText>
            </w:r>
            <w:r w:rsidRPr="00033637" w:rsidDel="0058318F">
              <w:rPr>
                <w:rFonts w:ascii="Times New Roman" w:eastAsia="Times New Roman" w:hAnsi="Times New Roman" w:cs="Times New Roman"/>
                <w:sz w:val="24"/>
                <w:szCs w:val="24"/>
                <w:rPrChange w:id="11490"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491" w:author="Mohammad Nayeem Hasan" w:date="2024-12-23T01:53:00Z" w16du:dateUtc="2024-12-22T19:53:00Z">
                  <w:rPr>
                    <w:rFonts w:eastAsia="Times New Roman"/>
                    <w:i/>
                    <w:iCs/>
                  </w:rPr>
                </w:rPrChange>
              </w:rPr>
              <w:delText>13</w:delText>
            </w:r>
            <w:r w:rsidRPr="00033637" w:rsidDel="0058318F">
              <w:rPr>
                <w:rFonts w:ascii="Times New Roman" w:eastAsia="Times New Roman" w:hAnsi="Times New Roman" w:cs="Times New Roman"/>
                <w:sz w:val="24"/>
                <w:szCs w:val="24"/>
                <w:rPrChange w:id="11492" w:author="Mohammad Nayeem Hasan" w:date="2024-12-23T01:53:00Z" w16du:dateUtc="2024-12-22T19:53:00Z">
                  <w:rPr>
                    <w:rFonts w:eastAsia="Times New Roman"/>
                  </w:rPr>
                </w:rPrChange>
              </w:rPr>
              <w:delText>(5), e1002010. https://doi.org/10.1371/JOURNAL.PMED.1002010</w:delText>
            </w:r>
          </w:del>
        </w:p>
        <w:p w14:paraId="46E52E58" w14:textId="35DB87C0" w:rsidR="00FE1019" w:rsidRPr="00033637" w:rsidDel="0058318F" w:rsidRDefault="00FE1019">
          <w:pPr>
            <w:autoSpaceDE w:val="0"/>
            <w:autoSpaceDN w:val="0"/>
            <w:ind w:hanging="480"/>
            <w:divId w:val="56125159"/>
            <w:rPr>
              <w:del w:id="11493" w:author="Mohammad Nayeem Hasan" w:date="2024-12-23T01:52:00Z" w16du:dateUtc="2024-12-22T19:52:00Z"/>
              <w:rFonts w:ascii="Times New Roman" w:eastAsia="Times New Roman" w:hAnsi="Times New Roman" w:cs="Times New Roman"/>
              <w:sz w:val="24"/>
              <w:szCs w:val="24"/>
              <w:rPrChange w:id="11494" w:author="Mohammad Nayeem Hasan" w:date="2024-12-23T01:53:00Z" w16du:dateUtc="2024-12-22T19:53:00Z">
                <w:rPr>
                  <w:del w:id="11495" w:author="Mohammad Nayeem Hasan" w:date="2024-12-23T01:52:00Z" w16du:dateUtc="2024-12-22T19:52:00Z"/>
                  <w:rFonts w:eastAsia="Times New Roman"/>
                </w:rPr>
              </w:rPrChange>
            </w:rPr>
          </w:pPr>
          <w:del w:id="11496" w:author="Mohammad Nayeem Hasan" w:date="2024-12-23T01:52:00Z" w16du:dateUtc="2024-12-22T19:52:00Z">
            <w:r w:rsidRPr="00033637" w:rsidDel="0058318F">
              <w:rPr>
                <w:rFonts w:ascii="Times New Roman" w:eastAsia="Times New Roman" w:hAnsi="Times New Roman" w:cs="Times New Roman"/>
                <w:sz w:val="24"/>
                <w:szCs w:val="24"/>
                <w:rPrChange w:id="11497" w:author="Mohammad Nayeem Hasan" w:date="2024-12-23T01:53:00Z" w16du:dateUtc="2024-12-22T19:53:00Z">
                  <w:rPr>
                    <w:rFonts w:eastAsia="Times New Roman"/>
                  </w:rPr>
                </w:rPrChange>
              </w:rPr>
              <w:delText xml:space="preserve">Bawankule, R., Singh, A., Kumar, K., &amp; Pedgaonkar, S. (2017). Disposal of children’s stools and its association with childhood diarrhea in India. </w:delText>
            </w:r>
            <w:r w:rsidRPr="00033637" w:rsidDel="0058318F">
              <w:rPr>
                <w:rFonts w:ascii="Times New Roman" w:eastAsia="Times New Roman" w:hAnsi="Times New Roman" w:cs="Times New Roman"/>
                <w:i/>
                <w:iCs/>
                <w:sz w:val="24"/>
                <w:szCs w:val="24"/>
                <w:rPrChange w:id="11498" w:author="Mohammad Nayeem Hasan" w:date="2024-12-23T01:53:00Z" w16du:dateUtc="2024-12-22T19:53:00Z">
                  <w:rPr>
                    <w:rFonts w:eastAsia="Times New Roman"/>
                    <w:i/>
                    <w:iCs/>
                  </w:rPr>
                </w:rPrChange>
              </w:rPr>
              <w:delText>BMC Public Health</w:delText>
            </w:r>
            <w:r w:rsidRPr="00033637" w:rsidDel="0058318F">
              <w:rPr>
                <w:rFonts w:ascii="Times New Roman" w:eastAsia="Times New Roman" w:hAnsi="Times New Roman" w:cs="Times New Roman"/>
                <w:sz w:val="24"/>
                <w:szCs w:val="24"/>
                <w:rPrChange w:id="11499"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500" w:author="Mohammad Nayeem Hasan" w:date="2024-12-23T01:53:00Z" w16du:dateUtc="2024-12-22T19:53:00Z">
                  <w:rPr>
                    <w:rFonts w:eastAsia="Times New Roman"/>
                    <w:i/>
                    <w:iCs/>
                  </w:rPr>
                </w:rPrChange>
              </w:rPr>
              <w:delText>17</w:delText>
            </w:r>
            <w:r w:rsidRPr="00033637" w:rsidDel="0058318F">
              <w:rPr>
                <w:rFonts w:ascii="Times New Roman" w:eastAsia="Times New Roman" w:hAnsi="Times New Roman" w:cs="Times New Roman"/>
                <w:sz w:val="24"/>
                <w:szCs w:val="24"/>
                <w:rPrChange w:id="11501" w:author="Mohammad Nayeem Hasan" w:date="2024-12-23T01:53:00Z" w16du:dateUtc="2024-12-22T19:53:00Z">
                  <w:rPr>
                    <w:rFonts w:eastAsia="Times New Roman"/>
                  </w:rPr>
                </w:rPrChange>
              </w:rPr>
              <w:delText>(1), 1–9. https://doi.org/10.1186/S12889-016-3948-2/TABLES/4</w:delText>
            </w:r>
          </w:del>
        </w:p>
        <w:p w14:paraId="612FB3F8" w14:textId="30374892" w:rsidR="00FE1019" w:rsidRPr="00033637" w:rsidDel="0058318F" w:rsidRDefault="00FE1019">
          <w:pPr>
            <w:autoSpaceDE w:val="0"/>
            <w:autoSpaceDN w:val="0"/>
            <w:ind w:hanging="480"/>
            <w:divId w:val="2014067168"/>
            <w:rPr>
              <w:del w:id="11502" w:author="Mohammad Nayeem Hasan" w:date="2024-12-23T01:52:00Z" w16du:dateUtc="2024-12-22T19:52:00Z"/>
              <w:rFonts w:ascii="Times New Roman" w:eastAsia="Times New Roman" w:hAnsi="Times New Roman" w:cs="Times New Roman"/>
              <w:sz w:val="24"/>
              <w:szCs w:val="24"/>
              <w:rPrChange w:id="11503" w:author="Mohammad Nayeem Hasan" w:date="2024-12-23T01:53:00Z" w16du:dateUtc="2024-12-22T19:53:00Z">
                <w:rPr>
                  <w:del w:id="11504" w:author="Mohammad Nayeem Hasan" w:date="2024-12-23T01:52:00Z" w16du:dateUtc="2024-12-22T19:52:00Z"/>
                  <w:rFonts w:eastAsia="Times New Roman"/>
                </w:rPr>
              </w:rPrChange>
            </w:rPr>
          </w:pPr>
          <w:del w:id="11505" w:author="Mohammad Nayeem Hasan" w:date="2024-12-23T01:52:00Z" w16du:dateUtc="2024-12-22T19:52:00Z">
            <w:r w:rsidRPr="00033637" w:rsidDel="0058318F">
              <w:rPr>
                <w:rFonts w:ascii="Times New Roman" w:eastAsia="Times New Roman" w:hAnsi="Times New Roman" w:cs="Times New Roman"/>
                <w:sz w:val="24"/>
                <w:szCs w:val="24"/>
                <w:rPrChange w:id="11506" w:author="Mohammad Nayeem Hasan" w:date="2024-12-23T01:53:00Z" w16du:dateUtc="2024-12-22T19:53:00Z">
                  <w:rPr>
                    <w:rFonts w:eastAsia="Times New Roman"/>
                  </w:rPr>
                </w:rPrChange>
              </w:rPr>
              <w:delText xml:space="preserve">BDHS. (2014). </w:delText>
            </w:r>
            <w:r w:rsidRPr="00033637" w:rsidDel="0058318F">
              <w:rPr>
                <w:rFonts w:ascii="Times New Roman" w:eastAsia="Times New Roman" w:hAnsi="Times New Roman" w:cs="Times New Roman"/>
                <w:i/>
                <w:iCs/>
                <w:sz w:val="24"/>
                <w:szCs w:val="24"/>
                <w:rPrChange w:id="11507" w:author="Mohammad Nayeem Hasan" w:date="2024-12-23T01:53:00Z" w16du:dateUtc="2024-12-22T19:53:00Z">
                  <w:rPr>
                    <w:rFonts w:eastAsia="Times New Roman"/>
                    <w:i/>
                    <w:iCs/>
                  </w:rPr>
                </w:rPrChange>
              </w:rPr>
              <w:delText>BANGLADESH DEMOGRAPHIC AND HEALTH SURVEY 2014 National Institute of Population Research and Training Ministry of Health and Family Welfare Dhaka, Bangladesh</w:delText>
            </w:r>
            <w:r w:rsidRPr="00033637" w:rsidDel="0058318F">
              <w:rPr>
                <w:rFonts w:ascii="Times New Roman" w:eastAsia="Times New Roman" w:hAnsi="Times New Roman" w:cs="Times New Roman"/>
                <w:sz w:val="24"/>
                <w:szCs w:val="24"/>
                <w:rPrChange w:id="11508" w:author="Mohammad Nayeem Hasan" w:date="2024-12-23T01:53:00Z" w16du:dateUtc="2024-12-22T19:53:00Z">
                  <w:rPr>
                    <w:rFonts w:eastAsia="Times New Roman"/>
                  </w:rPr>
                </w:rPrChange>
              </w:rPr>
              <w:delText>. www.mitra.bd.com.</w:delText>
            </w:r>
          </w:del>
        </w:p>
        <w:p w14:paraId="7E180E4D" w14:textId="18E821B8" w:rsidR="00FE1019" w:rsidRPr="00033637" w:rsidDel="0058318F" w:rsidRDefault="00FE1019">
          <w:pPr>
            <w:autoSpaceDE w:val="0"/>
            <w:autoSpaceDN w:val="0"/>
            <w:ind w:hanging="480"/>
            <w:divId w:val="1576817910"/>
            <w:rPr>
              <w:del w:id="11509" w:author="Mohammad Nayeem Hasan" w:date="2024-12-23T01:52:00Z" w16du:dateUtc="2024-12-22T19:52:00Z"/>
              <w:rFonts w:ascii="Times New Roman" w:eastAsia="Times New Roman" w:hAnsi="Times New Roman" w:cs="Times New Roman"/>
              <w:sz w:val="24"/>
              <w:szCs w:val="24"/>
              <w:rPrChange w:id="11510" w:author="Mohammad Nayeem Hasan" w:date="2024-12-23T01:53:00Z" w16du:dateUtc="2024-12-22T19:53:00Z">
                <w:rPr>
                  <w:del w:id="11511" w:author="Mohammad Nayeem Hasan" w:date="2024-12-23T01:52:00Z" w16du:dateUtc="2024-12-22T19:52:00Z"/>
                  <w:rFonts w:eastAsia="Times New Roman"/>
                </w:rPr>
              </w:rPrChange>
            </w:rPr>
          </w:pPr>
          <w:del w:id="11512" w:author="Mohammad Nayeem Hasan" w:date="2024-12-23T01:52:00Z" w16du:dateUtc="2024-12-22T19:52:00Z">
            <w:r w:rsidRPr="00033637" w:rsidDel="0058318F">
              <w:rPr>
                <w:rFonts w:ascii="Times New Roman" w:eastAsia="Times New Roman" w:hAnsi="Times New Roman" w:cs="Times New Roman"/>
                <w:sz w:val="24"/>
                <w:szCs w:val="24"/>
                <w:rPrChange w:id="11513" w:author="Mohammad Nayeem Hasan" w:date="2024-12-23T01:53:00Z" w16du:dateUtc="2024-12-22T19:53:00Z">
                  <w:rPr>
                    <w:rFonts w:eastAsia="Times New Roman"/>
                  </w:rPr>
                </w:rPrChange>
              </w:rPr>
              <w:delText xml:space="preserve">BDHS. (2019). </w:delText>
            </w:r>
            <w:r w:rsidRPr="00033637" w:rsidDel="0058318F">
              <w:rPr>
                <w:rFonts w:ascii="Times New Roman" w:eastAsia="Times New Roman" w:hAnsi="Times New Roman" w:cs="Times New Roman"/>
                <w:i/>
                <w:iCs/>
                <w:sz w:val="24"/>
                <w:szCs w:val="24"/>
                <w:rPrChange w:id="11514" w:author="Mohammad Nayeem Hasan" w:date="2024-12-23T01:53:00Z" w16du:dateUtc="2024-12-22T19:53:00Z">
                  <w:rPr>
                    <w:rFonts w:eastAsia="Times New Roman"/>
                    <w:i/>
                    <w:iCs/>
                  </w:rPr>
                </w:rPrChange>
              </w:rPr>
              <w:delText>Bangladesh Demographic and Health Survey 2017-18</w:delText>
            </w:r>
            <w:r w:rsidRPr="00033637" w:rsidDel="0058318F">
              <w:rPr>
                <w:rFonts w:ascii="Times New Roman" w:eastAsia="Times New Roman" w:hAnsi="Times New Roman" w:cs="Times New Roman"/>
                <w:sz w:val="24"/>
                <w:szCs w:val="24"/>
                <w:rPrChange w:id="11515" w:author="Mohammad Nayeem Hasan" w:date="2024-12-23T01:53:00Z" w16du:dateUtc="2024-12-22T19:53:00Z">
                  <w:rPr>
                    <w:rFonts w:eastAsia="Times New Roman"/>
                  </w:rPr>
                </w:rPrChange>
              </w:rPr>
              <w:delText>.</w:delText>
            </w:r>
          </w:del>
        </w:p>
        <w:p w14:paraId="7BE99EAC" w14:textId="5210183D" w:rsidR="00FE1019" w:rsidRPr="00033637" w:rsidDel="0058318F" w:rsidRDefault="00FE1019">
          <w:pPr>
            <w:autoSpaceDE w:val="0"/>
            <w:autoSpaceDN w:val="0"/>
            <w:ind w:hanging="480"/>
            <w:divId w:val="423721491"/>
            <w:rPr>
              <w:del w:id="11516" w:author="Mohammad Nayeem Hasan" w:date="2024-12-23T01:52:00Z" w16du:dateUtc="2024-12-22T19:52:00Z"/>
              <w:rFonts w:ascii="Times New Roman" w:eastAsia="Times New Roman" w:hAnsi="Times New Roman" w:cs="Times New Roman"/>
              <w:sz w:val="24"/>
              <w:szCs w:val="24"/>
              <w:rPrChange w:id="11517" w:author="Mohammad Nayeem Hasan" w:date="2024-12-23T01:53:00Z" w16du:dateUtc="2024-12-22T19:53:00Z">
                <w:rPr>
                  <w:del w:id="11518" w:author="Mohammad Nayeem Hasan" w:date="2024-12-23T01:52:00Z" w16du:dateUtc="2024-12-22T19:52:00Z"/>
                  <w:rFonts w:eastAsia="Times New Roman"/>
                </w:rPr>
              </w:rPrChange>
            </w:rPr>
          </w:pPr>
          <w:del w:id="11519" w:author="Mohammad Nayeem Hasan" w:date="2024-12-23T01:52:00Z" w16du:dateUtc="2024-12-22T19:52:00Z">
            <w:r w:rsidRPr="00033637" w:rsidDel="0058318F">
              <w:rPr>
                <w:rFonts w:ascii="Times New Roman" w:eastAsia="Times New Roman" w:hAnsi="Times New Roman" w:cs="Times New Roman"/>
                <w:sz w:val="24"/>
                <w:szCs w:val="24"/>
                <w:rPrChange w:id="11520" w:author="Mohammad Nayeem Hasan" w:date="2024-12-23T01:53:00Z" w16du:dateUtc="2024-12-22T19:53:00Z">
                  <w:rPr>
                    <w:rFonts w:eastAsia="Times New Roman"/>
                  </w:rPr>
                </w:rPrChange>
              </w:rPr>
              <w:delText xml:space="preserve">BDHS. (2022). </w:delText>
            </w:r>
            <w:r w:rsidRPr="00033637" w:rsidDel="0058318F">
              <w:rPr>
                <w:rFonts w:ascii="Times New Roman" w:eastAsia="Times New Roman" w:hAnsi="Times New Roman" w:cs="Times New Roman"/>
                <w:i/>
                <w:iCs/>
                <w:sz w:val="24"/>
                <w:szCs w:val="24"/>
                <w:rPrChange w:id="11521" w:author="Mohammad Nayeem Hasan" w:date="2024-12-23T01:53:00Z" w16du:dateUtc="2024-12-22T19:53:00Z">
                  <w:rPr>
                    <w:rFonts w:eastAsia="Times New Roman"/>
                    <w:i/>
                    <w:iCs/>
                  </w:rPr>
                </w:rPrChange>
              </w:rPr>
              <w:delText>Bangladesh Demographic and Health Survey 2022</w:delText>
            </w:r>
            <w:r w:rsidRPr="00033637" w:rsidDel="0058318F">
              <w:rPr>
                <w:rFonts w:ascii="Times New Roman" w:eastAsia="Times New Roman" w:hAnsi="Times New Roman" w:cs="Times New Roman"/>
                <w:sz w:val="24"/>
                <w:szCs w:val="24"/>
                <w:rPrChange w:id="11522" w:author="Mohammad Nayeem Hasan" w:date="2024-12-23T01:53:00Z" w16du:dateUtc="2024-12-22T19:53:00Z">
                  <w:rPr>
                    <w:rFonts w:eastAsia="Times New Roman"/>
                  </w:rPr>
                </w:rPrChange>
              </w:rPr>
              <w:delText>. https://www.dhsprogram.com/methodology/survey/survey-display-584.cfm</w:delText>
            </w:r>
          </w:del>
        </w:p>
        <w:p w14:paraId="4C7932AE" w14:textId="0D1069FF" w:rsidR="00FE1019" w:rsidRPr="00033637" w:rsidDel="0058318F" w:rsidRDefault="00FE1019">
          <w:pPr>
            <w:autoSpaceDE w:val="0"/>
            <w:autoSpaceDN w:val="0"/>
            <w:ind w:hanging="480"/>
            <w:divId w:val="1759642269"/>
            <w:rPr>
              <w:del w:id="11523" w:author="Mohammad Nayeem Hasan" w:date="2024-12-23T01:52:00Z" w16du:dateUtc="2024-12-22T19:52:00Z"/>
              <w:rFonts w:ascii="Times New Roman" w:eastAsia="Times New Roman" w:hAnsi="Times New Roman" w:cs="Times New Roman"/>
              <w:sz w:val="24"/>
              <w:szCs w:val="24"/>
              <w:rPrChange w:id="11524" w:author="Mohammad Nayeem Hasan" w:date="2024-12-23T01:53:00Z" w16du:dateUtc="2024-12-22T19:53:00Z">
                <w:rPr>
                  <w:del w:id="11525" w:author="Mohammad Nayeem Hasan" w:date="2024-12-23T01:52:00Z" w16du:dateUtc="2024-12-22T19:52:00Z"/>
                  <w:rFonts w:eastAsia="Times New Roman"/>
                </w:rPr>
              </w:rPrChange>
            </w:rPr>
          </w:pPr>
          <w:del w:id="11526" w:author="Mohammad Nayeem Hasan" w:date="2024-12-23T01:52:00Z" w16du:dateUtc="2024-12-22T19:52:00Z">
            <w:r w:rsidRPr="00033637" w:rsidDel="0058318F">
              <w:rPr>
                <w:rFonts w:ascii="Times New Roman" w:eastAsia="Times New Roman" w:hAnsi="Times New Roman" w:cs="Times New Roman"/>
                <w:sz w:val="24"/>
                <w:szCs w:val="24"/>
                <w:rPrChange w:id="11527" w:author="Mohammad Nayeem Hasan" w:date="2024-12-23T01:53:00Z" w16du:dateUtc="2024-12-22T19:53:00Z">
                  <w:rPr>
                    <w:rFonts w:eastAsia="Times New Roman"/>
                  </w:rPr>
                </w:rPrChange>
              </w:rPr>
              <w:delText xml:space="preserve">Caruso, B., Stephenson, R., &amp; Leon, J. S. (2010). Maternal behavior and experience, care access, and agency as determinants of child diarrhea in Bolivia. </w:delText>
            </w:r>
            <w:r w:rsidRPr="00033637" w:rsidDel="0058318F">
              <w:rPr>
                <w:rFonts w:ascii="Times New Roman" w:eastAsia="Times New Roman" w:hAnsi="Times New Roman" w:cs="Times New Roman"/>
                <w:i/>
                <w:iCs/>
                <w:sz w:val="24"/>
                <w:szCs w:val="24"/>
                <w:rPrChange w:id="11528" w:author="Mohammad Nayeem Hasan" w:date="2024-12-23T01:53:00Z" w16du:dateUtc="2024-12-22T19:53:00Z">
                  <w:rPr>
                    <w:rFonts w:eastAsia="Times New Roman"/>
                    <w:i/>
                    <w:iCs/>
                  </w:rPr>
                </w:rPrChange>
              </w:rPr>
              <w:delText>Revista Panamericana de Salud Publica = Pan American Journal of Public Health</w:delText>
            </w:r>
            <w:r w:rsidRPr="00033637" w:rsidDel="0058318F">
              <w:rPr>
                <w:rFonts w:ascii="Times New Roman" w:eastAsia="Times New Roman" w:hAnsi="Times New Roman" w:cs="Times New Roman"/>
                <w:sz w:val="24"/>
                <w:szCs w:val="24"/>
                <w:rPrChange w:id="11529"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530" w:author="Mohammad Nayeem Hasan" w:date="2024-12-23T01:53:00Z" w16du:dateUtc="2024-12-22T19:53:00Z">
                  <w:rPr>
                    <w:rFonts w:eastAsia="Times New Roman"/>
                    <w:i/>
                    <w:iCs/>
                  </w:rPr>
                </w:rPrChange>
              </w:rPr>
              <w:delText>28</w:delText>
            </w:r>
            <w:r w:rsidRPr="00033637" w:rsidDel="0058318F">
              <w:rPr>
                <w:rFonts w:ascii="Times New Roman" w:eastAsia="Times New Roman" w:hAnsi="Times New Roman" w:cs="Times New Roman"/>
                <w:sz w:val="24"/>
                <w:szCs w:val="24"/>
                <w:rPrChange w:id="11531" w:author="Mohammad Nayeem Hasan" w:date="2024-12-23T01:53:00Z" w16du:dateUtc="2024-12-22T19:53:00Z">
                  <w:rPr>
                    <w:rFonts w:eastAsia="Times New Roman"/>
                  </w:rPr>
                </w:rPrChange>
              </w:rPr>
              <w:delText>(6), 429. https://doi.org/10.1590/S1020-49892010001200004</w:delText>
            </w:r>
          </w:del>
        </w:p>
        <w:p w14:paraId="609A2356" w14:textId="3088DE4D" w:rsidR="00FE1019" w:rsidRPr="00033637" w:rsidDel="0058318F" w:rsidRDefault="00FE1019">
          <w:pPr>
            <w:autoSpaceDE w:val="0"/>
            <w:autoSpaceDN w:val="0"/>
            <w:ind w:hanging="480"/>
            <w:divId w:val="1534033142"/>
            <w:rPr>
              <w:del w:id="11532" w:author="Mohammad Nayeem Hasan" w:date="2024-12-23T01:52:00Z" w16du:dateUtc="2024-12-22T19:52:00Z"/>
              <w:rFonts w:ascii="Times New Roman" w:eastAsia="Times New Roman" w:hAnsi="Times New Roman" w:cs="Times New Roman"/>
              <w:sz w:val="24"/>
              <w:szCs w:val="24"/>
              <w:rPrChange w:id="11533" w:author="Mohammad Nayeem Hasan" w:date="2024-12-23T01:53:00Z" w16du:dateUtc="2024-12-22T19:53:00Z">
                <w:rPr>
                  <w:del w:id="11534" w:author="Mohammad Nayeem Hasan" w:date="2024-12-23T01:52:00Z" w16du:dateUtc="2024-12-22T19:52:00Z"/>
                  <w:rFonts w:eastAsia="Times New Roman"/>
                </w:rPr>
              </w:rPrChange>
            </w:rPr>
          </w:pPr>
          <w:del w:id="11535" w:author="Mohammad Nayeem Hasan" w:date="2024-12-23T01:52:00Z" w16du:dateUtc="2024-12-22T19:52:00Z">
            <w:r w:rsidRPr="00033637" w:rsidDel="0058318F">
              <w:rPr>
                <w:rFonts w:ascii="Times New Roman" w:eastAsia="Times New Roman" w:hAnsi="Times New Roman" w:cs="Times New Roman"/>
                <w:sz w:val="24"/>
                <w:szCs w:val="24"/>
                <w:rPrChange w:id="11536" w:author="Mohammad Nayeem Hasan" w:date="2024-12-23T01:53:00Z" w16du:dateUtc="2024-12-22T19:53:00Z">
                  <w:rPr>
                    <w:rFonts w:eastAsia="Times New Roman"/>
                  </w:rPr>
                </w:rPrChange>
              </w:rPr>
              <w:delText xml:space="preserve">Cook, J. A., &amp; Rajbhandari, A. (2018). Heckroccurve: ROC Curves for Selected Samples. </w:delText>
            </w:r>
            <w:r w:rsidRPr="00033637" w:rsidDel="0058318F">
              <w:rPr>
                <w:rFonts w:ascii="Times New Roman" w:eastAsia="Times New Roman" w:hAnsi="Times New Roman" w:cs="Times New Roman"/>
                <w:i/>
                <w:iCs/>
                <w:sz w:val="24"/>
                <w:szCs w:val="24"/>
                <w:rPrChange w:id="11537" w:author="Mohammad Nayeem Hasan" w:date="2024-12-23T01:53:00Z" w16du:dateUtc="2024-12-22T19:53:00Z">
                  <w:rPr>
                    <w:rFonts w:eastAsia="Times New Roman"/>
                    <w:i/>
                    <w:iCs/>
                  </w:rPr>
                </w:rPrChange>
              </w:rPr>
              <w:delText>Https://Doi.Org/10.1177/1536867X1801800110</w:delText>
            </w:r>
            <w:r w:rsidRPr="00033637" w:rsidDel="0058318F">
              <w:rPr>
                <w:rFonts w:ascii="Times New Roman" w:eastAsia="Times New Roman" w:hAnsi="Times New Roman" w:cs="Times New Roman"/>
                <w:sz w:val="24"/>
                <w:szCs w:val="24"/>
                <w:rPrChange w:id="11538"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539" w:author="Mohammad Nayeem Hasan" w:date="2024-12-23T01:53:00Z" w16du:dateUtc="2024-12-22T19:53:00Z">
                  <w:rPr>
                    <w:rFonts w:eastAsia="Times New Roman"/>
                    <w:i/>
                    <w:iCs/>
                  </w:rPr>
                </w:rPrChange>
              </w:rPr>
              <w:delText>18</w:delText>
            </w:r>
            <w:r w:rsidRPr="00033637" w:rsidDel="0058318F">
              <w:rPr>
                <w:rFonts w:ascii="Times New Roman" w:eastAsia="Times New Roman" w:hAnsi="Times New Roman" w:cs="Times New Roman"/>
                <w:sz w:val="24"/>
                <w:szCs w:val="24"/>
                <w:rPrChange w:id="11540" w:author="Mohammad Nayeem Hasan" w:date="2024-12-23T01:53:00Z" w16du:dateUtc="2024-12-22T19:53:00Z">
                  <w:rPr>
                    <w:rFonts w:eastAsia="Times New Roman"/>
                  </w:rPr>
                </w:rPrChange>
              </w:rPr>
              <w:delText>(1), 174–183. https://doi.org/10.1177/1536867X1801800110</w:delText>
            </w:r>
          </w:del>
        </w:p>
        <w:p w14:paraId="144A8A30" w14:textId="4652FCDA" w:rsidR="00FE1019" w:rsidRPr="00033637" w:rsidDel="0058318F" w:rsidRDefault="00FE1019">
          <w:pPr>
            <w:autoSpaceDE w:val="0"/>
            <w:autoSpaceDN w:val="0"/>
            <w:ind w:hanging="480"/>
            <w:divId w:val="184296717"/>
            <w:rPr>
              <w:del w:id="11541" w:author="Mohammad Nayeem Hasan" w:date="2024-12-23T01:52:00Z" w16du:dateUtc="2024-12-22T19:52:00Z"/>
              <w:rFonts w:ascii="Times New Roman" w:eastAsia="Times New Roman" w:hAnsi="Times New Roman" w:cs="Times New Roman"/>
              <w:sz w:val="24"/>
              <w:szCs w:val="24"/>
              <w:rPrChange w:id="11542" w:author="Mohammad Nayeem Hasan" w:date="2024-12-23T01:53:00Z" w16du:dateUtc="2024-12-22T19:53:00Z">
                <w:rPr>
                  <w:del w:id="11543" w:author="Mohammad Nayeem Hasan" w:date="2024-12-23T01:52:00Z" w16du:dateUtc="2024-12-22T19:52:00Z"/>
                  <w:rFonts w:eastAsia="Times New Roman"/>
                </w:rPr>
              </w:rPrChange>
            </w:rPr>
          </w:pPr>
          <w:del w:id="11544" w:author="Mohammad Nayeem Hasan" w:date="2024-12-23T01:52:00Z" w16du:dateUtc="2024-12-22T19:52:00Z">
            <w:r w:rsidRPr="00033637" w:rsidDel="0058318F">
              <w:rPr>
                <w:rFonts w:ascii="Times New Roman" w:eastAsia="Times New Roman" w:hAnsi="Times New Roman" w:cs="Times New Roman"/>
                <w:sz w:val="24"/>
                <w:szCs w:val="24"/>
                <w:rPrChange w:id="11545" w:author="Mohammad Nayeem Hasan" w:date="2024-12-23T01:53:00Z" w16du:dateUtc="2024-12-22T19:53:00Z">
                  <w:rPr>
                    <w:rFonts w:eastAsia="Times New Roman"/>
                  </w:rPr>
                </w:rPrChange>
              </w:rPr>
              <w:delText xml:space="preserve">Das, S., Chandra, H., &amp; Saha, U. R. (2019). District level estimates and mapping of prevalence of diarrhoea among under-five children in Bangladesh by combining survey and census data. </w:delText>
            </w:r>
            <w:r w:rsidRPr="00033637" w:rsidDel="0058318F">
              <w:rPr>
                <w:rFonts w:ascii="Times New Roman" w:eastAsia="Times New Roman" w:hAnsi="Times New Roman" w:cs="Times New Roman"/>
                <w:i/>
                <w:iCs/>
                <w:sz w:val="24"/>
                <w:szCs w:val="24"/>
                <w:rPrChange w:id="11546" w:author="Mohammad Nayeem Hasan" w:date="2024-12-23T01:53:00Z" w16du:dateUtc="2024-12-22T19:53:00Z">
                  <w:rPr>
                    <w:rFonts w:eastAsia="Times New Roman"/>
                    <w:i/>
                    <w:iCs/>
                  </w:rPr>
                </w:rPrChange>
              </w:rPr>
              <w:delText>PLOS ONE</w:delText>
            </w:r>
            <w:r w:rsidRPr="00033637" w:rsidDel="0058318F">
              <w:rPr>
                <w:rFonts w:ascii="Times New Roman" w:eastAsia="Times New Roman" w:hAnsi="Times New Roman" w:cs="Times New Roman"/>
                <w:sz w:val="24"/>
                <w:szCs w:val="24"/>
                <w:rPrChange w:id="11547"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548" w:author="Mohammad Nayeem Hasan" w:date="2024-12-23T01:53:00Z" w16du:dateUtc="2024-12-22T19:53:00Z">
                  <w:rPr>
                    <w:rFonts w:eastAsia="Times New Roman"/>
                    <w:i/>
                    <w:iCs/>
                  </w:rPr>
                </w:rPrChange>
              </w:rPr>
              <w:delText>14</w:delText>
            </w:r>
            <w:r w:rsidRPr="00033637" w:rsidDel="0058318F">
              <w:rPr>
                <w:rFonts w:ascii="Times New Roman" w:eastAsia="Times New Roman" w:hAnsi="Times New Roman" w:cs="Times New Roman"/>
                <w:sz w:val="24"/>
                <w:szCs w:val="24"/>
                <w:rPrChange w:id="11549" w:author="Mohammad Nayeem Hasan" w:date="2024-12-23T01:53:00Z" w16du:dateUtc="2024-12-22T19:53:00Z">
                  <w:rPr>
                    <w:rFonts w:eastAsia="Times New Roman"/>
                  </w:rPr>
                </w:rPrChange>
              </w:rPr>
              <w:delText>(2), e0211062. https://doi.org/10.1371/JOURNAL.PONE.0211062</w:delText>
            </w:r>
          </w:del>
        </w:p>
        <w:p w14:paraId="0AA41527" w14:textId="26F87998" w:rsidR="00FE1019" w:rsidRPr="00033637" w:rsidDel="0058318F" w:rsidRDefault="00FE1019">
          <w:pPr>
            <w:autoSpaceDE w:val="0"/>
            <w:autoSpaceDN w:val="0"/>
            <w:ind w:hanging="480"/>
            <w:divId w:val="2070372702"/>
            <w:rPr>
              <w:del w:id="11550" w:author="Mohammad Nayeem Hasan" w:date="2024-12-23T01:52:00Z" w16du:dateUtc="2024-12-22T19:52:00Z"/>
              <w:rFonts w:ascii="Times New Roman" w:eastAsia="Times New Roman" w:hAnsi="Times New Roman" w:cs="Times New Roman"/>
              <w:sz w:val="24"/>
              <w:szCs w:val="24"/>
              <w:rPrChange w:id="11551" w:author="Mohammad Nayeem Hasan" w:date="2024-12-23T01:53:00Z" w16du:dateUtc="2024-12-22T19:53:00Z">
                <w:rPr>
                  <w:del w:id="11552" w:author="Mohammad Nayeem Hasan" w:date="2024-12-23T01:52:00Z" w16du:dateUtc="2024-12-22T19:52:00Z"/>
                  <w:rFonts w:eastAsia="Times New Roman"/>
                </w:rPr>
              </w:rPrChange>
            </w:rPr>
          </w:pPr>
          <w:del w:id="11553" w:author="Mohammad Nayeem Hasan" w:date="2024-12-23T01:52:00Z" w16du:dateUtc="2024-12-22T19:52:00Z">
            <w:r w:rsidRPr="00033637" w:rsidDel="0058318F">
              <w:rPr>
                <w:rFonts w:ascii="Times New Roman" w:eastAsia="Times New Roman" w:hAnsi="Times New Roman" w:cs="Times New Roman"/>
                <w:i/>
                <w:iCs/>
                <w:sz w:val="24"/>
                <w:szCs w:val="24"/>
                <w:rPrChange w:id="11554" w:author="Mohammad Nayeem Hasan" w:date="2024-12-23T01:53:00Z" w16du:dateUtc="2024-12-22T19:53:00Z">
                  <w:rPr>
                    <w:rFonts w:eastAsia="Times New Roman"/>
                    <w:i/>
                    <w:iCs/>
                  </w:rPr>
                </w:rPrChange>
              </w:rPr>
              <w:delText>Diarrhoea - UNICEF DATA</w:delText>
            </w:r>
            <w:r w:rsidRPr="00033637" w:rsidDel="0058318F">
              <w:rPr>
                <w:rFonts w:ascii="Times New Roman" w:eastAsia="Times New Roman" w:hAnsi="Times New Roman" w:cs="Times New Roman"/>
                <w:sz w:val="24"/>
                <w:szCs w:val="24"/>
                <w:rPrChange w:id="11555" w:author="Mohammad Nayeem Hasan" w:date="2024-12-23T01:53:00Z" w16du:dateUtc="2024-12-22T19:53:00Z">
                  <w:rPr>
                    <w:rFonts w:eastAsia="Times New Roman"/>
                  </w:rPr>
                </w:rPrChange>
              </w:rPr>
              <w:delText>. (2022). https://data.unicef.org/topic/child-health/diarrhoeal-disease/</w:delText>
            </w:r>
          </w:del>
        </w:p>
        <w:p w14:paraId="53CC381B" w14:textId="55C6EB7F" w:rsidR="00FE1019" w:rsidRPr="00033637" w:rsidDel="0058318F" w:rsidRDefault="00FE1019">
          <w:pPr>
            <w:autoSpaceDE w:val="0"/>
            <w:autoSpaceDN w:val="0"/>
            <w:ind w:hanging="480"/>
            <w:divId w:val="521362514"/>
            <w:rPr>
              <w:del w:id="11556" w:author="Mohammad Nayeem Hasan" w:date="2024-12-23T01:52:00Z" w16du:dateUtc="2024-12-22T19:52:00Z"/>
              <w:rFonts w:ascii="Times New Roman" w:eastAsia="Times New Roman" w:hAnsi="Times New Roman" w:cs="Times New Roman"/>
              <w:sz w:val="24"/>
              <w:szCs w:val="24"/>
              <w:rPrChange w:id="11557" w:author="Mohammad Nayeem Hasan" w:date="2024-12-23T01:53:00Z" w16du:dateUtc="2024-12-22T19:53:00Z">
                <w:rPr>
                  <w:del w:id="11558" w:author="Mohammad Nayeem Hasan" w:date="2024-12-23T01:52:00Z" w16du:dateUtc="2024-12-22T19:52:00Z"/>
                  <w:rFonts w:eastAsia="Times New Roman"/>
                </w:rPr>
              </w:rPrChange>
            </w:rPr>
          </w:pPr>
          <w:del w:id="11559" w:author="Mohammad Nayeem Hasan" w:date="2024-12-23T01:52:00Z" w16du:dateUtc="2024-12-22T19:52:00Z">
            <w:r w:rsidRPr="00033637" w:rsidDel="0058318F">
              <w:rPr>
                <w:rFonts w:ascii="Times New Roman" w:eastAsia="Times New Roman" w:hAnsi="Times New Roman" w:cs="Times New Roman"/>
                <w:sz w:val="24"/>
                <w:szCs w:val="24"/>
                <w:rPrChange w:id="11560" w:author="Mohammad Nayeem Hasan" w:date="2024-12-23T01:53:00Z" w16du:dateUtc="2024-12-22T19:53:00Z">
                  <w:rPr>
                    <w:rFonts w:eastAsia="Times New Roman"/>
                  </w:rPr>
                </w:rPrChange>
              </w:rPr>
              <w:delText xml:space="preserve">Ferdous, F., Das, S. K., Ahmed, S., Farzana, F. D., Latham, J. R., Chisti, M. J., Ud-Din, A. I. M. S., Azmi, I. J., Talukder, K. A., &amp; Faruque, A. S. G. (2013). Severity of diarrhea and malnutrition among under five-year-old children in rural Bangladesh. </w:delText>
            </w:r>
            <w:r w:rsidRPr="00033637" w:rsidDel="0058318F">
              <w:rPr>
                <w:rFonts w:ascii="Times New Roman" w:eastAsia="Times New Roman" w:hAnsi="Times New Roman" w:cs="Times New Roman"/>
                <w:i/>
                <w:iCs/>
                <w:sz w:val="24"/>
                <w:szCs w:val="24"/>
                <w:rPrChange w:id="11561" w:author="Mohammad Nayeem Hasan" w:date="2024-12-23T01:53:00Z" w16du:dateUtc="2024-12-22T19:53:00Z">
                  <w:rPr>
                    <w:rFonts w:eastAsia="Times New Roman"/>
                    <w:i/>
                    <w:iCs/>
                  </w:rPr>
                </w:rPrChange>
              </w:rPr>
              <w:delText>The American Journal of Tropical Medicine and Hygiene</w:delText>
            </w:r>
            <w:r w:rsidRPr="00033637" w:rsidDel="0058318F">
              <w:rPr>
                <w:rFonts w:ascii="Times New Roman" w:eastAsia="Times New Roman" w:hAnsi="Times New Roman" w:cs="Times New Roman"/>
                <w:sz w:val="24"/>
                <w:szCs w:val="24"/>
                <w:rPrChange w:id="11562"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563" w:author="Mohammad Nayeem Hasan" w:date="2024-12-23T01:53:00Z" w16du:dateUtc="2024-12-22T19:53:00Z">
                  <w:rPr>
                    <w:rFonts w:eastAsia="Times New Roman"/>
                    <w:i/>
                    <w:iCs/>
                  </w:rPr>
                </w:rPrChange>
              </w:rPr>
              <w:delText>89</w:delText>
            </w:r>
            <w:r w:rsidRPr="00033637" w:rsidDel="0058318F">
              <w:rPr>
                <w:rFonts w:ascii="Times New Roman" w:eastAsia="Times New Roman" w:hAnsi="Times New Roman" w:cs="Times New Roman"/>
                <w:sz w:val="24"/>
                <w:szCs w:val="24"/>
                <w:rPrChange w:id="11564" w:author="Mohammad Nayeem Hasan" w:date="2024-12-23T01:53:00Z" w16du:dateUtc="2024-12-22T19:53:00Z">
                  <w:rPr>
                    <w:rFonts w:eastAsia="Times New Roman"/>
                  </w:rPr>
                </w:rPrChange>
              </w:rPr>
              <w:delText>(2), 223–228. https://doi.org/10.4269/AJTMH.12-0743</w:delText>
            </w:r>
          </w:del>
        </w:p>
        <w:p w14:paraId="5C9153D3" w14:textId="16F92C06" w:rsidR="00FE1019" w:rsidRPr="00033637" w:rsidDel="0058318F" w:rsidRDefault="00FE1019">
          <w:pPr>
            <w:autoSpaceDE w:val="0"/>
            <w:autoSpaceDN w:val="0"/>
            <w:ind w:hanging="480"/>
            <w:divId w:val="379091869"/>
            <w:rPr>
              <w:del w:id="11565" w:author="Mohammad Nayeem Hasan" w:date="2024-12-23T01:52:00Z" w16du:dateUtc="2024-12-22T19:52:00Z"/>
              <w:rFonts w:ascii="Times New Roman" w:eastAsia="Times New Roman" w:hAnsi="Times New Roman" w:cs="Times New Roman"/>
              <w:sz w:val="24"/>
              <w:szCs w:val="24"/>
              <w:rPrChange w:id="11566" w:author="Mohammad Nayeem Hasan" w:date="2024-12-23T01:53:00Z" w16du:dateUtc="2024-12-22T19:53:00Z">
                <w:rPr>
                  <w:del w:id="11567" w:author="Mohammad Nayeem Hasan" w:date="2024-12-23T01:52:00Z" w16du:dateUtc="2024-12-22T19:52:00Z"/>
                  <w:rFonts w:eastAsia="Times New Roman"/>
                </w:rPr>
              </w:rPrChange>
            </w:rPr>
          </w:pPr>
          <w:del w:id="11568" w:author="Mohammad Nayeem Hasan" w:date="2024-12-23T01:52:00Z" w16du:dateUtc="2024-12-22T19:52:00Z">
            <w:r w:rsidRPr="00033637" w:rsidDel="0058318F">
              <w:rPr>
                <w:rFonts w:ascii="Times New Roman" w:eastAsia="Times New Roman" w:hAnsi="Times New Roman" w:cs="Times New Roman"/>
                <w:sz w:val="24"/>
                <w:szCs w:val="24"/>
                <w:rPrChange w:id="11569" w:author="Mohammad Nayeem Hasan" w:date="2024-12-23T01:53:00Z" w16du:dateUtc="2024-12-22T19:53:00Z">
                  <w:rPr>
                    <w:rFonts w:eastAsia="Times New Roman"/>
                  </w:rPr>
                </w:rPrChange>
              </w:rPr>
              <w:delText xml:space="preserve">Filmer, D., &amp; Pritchett, L. H. (2001). Estimating wealth effects without expenditure data--or tears: an application to educational enrollments in states of India. </w:delText>
            </w:r>
            <w:r w:rsidRPr="00033637" w:rsidDel="0058318F">
              <w:rPr>
                <w:rFonts w:ascii="Times New Roman" w:eastAsia="Times New Roman" w:hAnsi="Times New Roman" w:cs="Times New Roman"/>
                <w:i/>
                <w:iCs/>
                <w:sz w:val="24"/>
                <w:szCs w:val="24"/>
                <w:rPrChange w:id="11570" w:author="Mohammad Nayeem Hasan" w:date="2024-12-23T01:53:00Z" w16du:dateUtc="2024-12-22T19:53:00Z">
                  <w:rPr>
                    <w:rFonts w:eastAsia="Times New Roman"/>
                    <w:i/>
                    <w:iCs/>
                  </w:rPr>
                </w:rPrChange>
              </w:rPr>
              <w:delText>Demography</w:delText>
            </w:r>
            <w:r w:rsidRPr="00033637" w:rsidDel="0058318F">
              <w:rPr>
                <w:rFonts w:ascii="Times New Roman" w:eastAsia="Times New Roman" w:hAnsi="Times New Roman" w:cs="Times New Roman"/>
                <w:sz w:val="24"/>
                <w:szCs w:val="24"/>
                <w:rPrChange w:id="11571"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572" w:author="Mohammad Nayeem Hasan" w:date="2024-12-23T01:53:00Z" w16du:dateUtc="2024-12-22T19:53:00Z">
                  <w:rPr>
                    <w:rFonts w:eastAsia="Times New Roman"/>
                    <w:i/>
                    <w:iCs/>
                  </w:rPr>
                </w:rPrChange>
              </w:rPr>
              <w:delText>38</w:delText>
            </w:r>
            <w:r w:rsidRPr="00033637" w:rsidDel="0058318F">
              <w:rPr>
                <w:rFonts w:ascii="Times New Roman" w:eastAsia="Times New Roman" w:hAnsi="Times New Roman" w:cs="Times New Roman"/>
                <w:sz w:val="24"/>
                <w:szCs w:val="24"/>
                <w:rPrChange w:id="11573" w:author="Mohammad Nayeem Hasan" w:date="2024-12-23T01:53:00Z" w16du:dateUtc="2024-12-22T19:53:00Z">
                  <w:rPr>
                    <w:rFonts w:eastAsia="Times New Roman"/>
                  </w:rPr>
                </w:rPrChange>
              </w:rPr>
              <w:delText>(1), 115–132. https://doi.org/10.1353/DEM.2001.0003</w:delText>
            </w:r>
          </w:del>
        </w:p>
        <w:p w14:paraId="4E49B4B2" w14:textId="7F9350D5" w:rsidR="00FE1019" w:rsidRPr="00033637" w:rsidDel="0058318F" w:rsidRDefault="00FE1019">
          <w:pPr>
            <w:autoSpaceDE w:val="0"/>
            <w:autoSpaceDN w:val="0"/>
            <w:ind w:hanging="480"/>
            <w:divId w:val="1857113978"/>
            <w:rPr>
              <w:del w:id="11574" w:author="Mohammad Nayeem Hasan" w:date="2024-12-23T01:52:00Z" w16du:dateUtc="2024-12-22T19:52:00Z"/>
              <w:rFonts w:ascii="Times New Roman" w:eastAsia="Times New Roman" w:hAnsi="Times New Roman" w:cs="Times New Roman"/>
              <w:sz w:val="24"/>
              <w:szCs w:val="24"/>
              <w:rPrChange w:id="11575" w:author="Mohammad Nayeem Hasan" w:date="2024-12-23T01:53:00Z" w16du:dateUtc="2024-12-22T19:53:00Z">
                <w:rPr>
                  <w:del w:id="11576" w:author="Mohammad Nayeem Hasan" w:date="2024-12-23T01:52:00Z" w16du:dateUtc="2024-12-22T19:52:00Z"/>
                  <w:rFonts w:eastAsia="Times New Roman"/>
                </w:rPr>
              </w:rPrChange>
            </w:rPr>
          </w:pPr>
          <w:del w:id="11577" w:author="Mohammad Nayeem Hasan" w:date="2024-12-23T01:52:00Z" w16du:dateUtc="2024-12-22T19:52:00Z">
            <w:r w:rsidRPr="00033637" w:rsidDel="0058318F">
              <w:rPr>
                <w:rFonts w:ascii="Times New Roman" w:eastAsia="Times New Roman" w:hAnsi="Times New Roman" w:cs="Times New Roman"/>
                <w:sz w:val="24"/>
                <w:szCs w:val="24"/>
                <w:rPrChange w:id="11578" w:author="Mohammad Nayeem Hasan" w:date="2024-12-23T01:53:00Z" w16du:dateUtc="2024-12-22T19:53:00Z">
                  <w:rPr>
                    <w:rFonts w:eastAsia="Times New Roman"/>
                  </w:rPr>
                </w:rPrChange>
              </w:rPr>
              <w:delText xml:space="preserve">Fobil, J. N., Kraemer, A., Meyer, C. G., &amp; May, J. (2011). Neighborhood urban environmental quality conditions are likely to drive malaria and diarrhea mortality in accra, Ghana. </w:delText>
            </w:r>
            <w:r w:rsidRPr="00033637" w:rsidDel="0058318F">
              <w:rPr>
                <w:rFonts w:ascii="Times New Roman" w:eastAsia="Times New Roman" w:hAnsi="Times New Roman" w:cs="Times New Roman"/>
                <w:i/>
                <w:iCs/>
                <w:sz w:val="24"/>
                <w:szCs w:val="24"/>
                <w:rPrChange w:id="11579" w:author="Mohammad Nayeem Hasan" w:date="2024-12-23T01:53:00Z" w16du:dateUtc="2024-12-22T19:53:00Z">
                  <w:rPr>
                    <w:rFonts w:eastAsia="Times New Roman"/>
                    <w:i/>
                    <w:iCs/>
                  </w:rPr>
                </w:rPrChange>
              </w:rPr>
              <w:delText>Journal of Environmental and Public Health</w:delText>
            </w:r>
            <w:r w:rsidRPr="00033637" w:rsidDel="0058318F">
              <w:rPr>
                <w:rFonts w:ascii="Times New Roman" w:eastAsia="Times New Roman" w:hAnsi="Times New Roman" w:cs="Times New Roman"/>
                <w:sz w:val="24"/>
                <w:szCs w:val="24"/>
                <w:rPrChange w:id="11580"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581" w:author="Mohammad Nayeem Hasan" w:date="2024-12-23T01:53:00Z" w16du:dateUtc="2024-12-22T19:53:00Z">
                  <w:rPr>
                    <w:rFonts w:eastAsia="Times New Roman"/>
                    <w:i/>
                    <w:iCs/>
                  </w:rPr>
                </w:rPrChange>
              </w:rPr>
              <w:delText>2011</w:delText>
            </w:r>
            <w:r w:rsidRPr="00033637" w:rsidDel="0058318F">
              <w:rPr>
                <w:rFonts w:ascii="Times New Roman" w:eastAsia="Times New Roman" w:hAnsi="Times New Roman" w:cs="Times New Roman"/>
                <w:sz w:val="24"/>
                <w:szCs w:val="24"/>
                <w:rPrChange w:id="11582" w:author="Mohammad Nayeem Hasan" w:date="2024-12-23T01:53:00Z" w16du:dateUtc="2024-12-22T19:53:00Z">
                  <w:rPr>
                    <w:rFonts w:eastAsia="Times New Roman"/>
                  </w:rPr>
                </w:rPrChange>
              </w:rPr>
              <w:delText>. https://doi.org/10.1155/2011/484010</w:delText>
            </w:r>
          </w:del>
        </w:p>
        <w:p w14:paraId="7CA5F1D8" w14:textId="5F82A1AA" w:rsidR="00FE1019" w:rsidRPr="00033637" w:rsidDel="0058318F" w:rsidRDefault="00FE1019">
          <w:pPr>
            <w:autoSpaceDE w:val="0"/>
            <w:autoSpaceDN w:val="0"/>
            <w:ind w:hanging="480"/>
            <w:divId w:val="441146587"/>
            <w:rPr>
              <w:del w:id="11583" w:author="Mohammad Nayeem Hasan" w:date="2024-12-23T01:52:00Z" w16du:dateUtc="2024-12-22T19:52:00Z"/>
              <w:rFonts w:ascii="Times New Roman" w:eastAsia="Times New Roman" w:hAnsi="Times New Roman" w:cs="Times New Roman"/>
              <w:sz w:val="24"/>
              <w:szCs w:val="24"/>
              <w:rPrChange w:id="11584" w:author="Mohammad Nayeem Hasan" w:date="2024-12-23T01:53:00Z" w16du:dateUtc="2024-12-22T19:53:00Z">
                <w:rPr>
                  <w:del w:id="11585" w:author="Mohammad Nayeem Hasan" w:date="2024-12-23T01:52:00Z" w16du:dateUtc="2024-12-22T19:52:00Z"/>
                  <w:rFonts w:eastAsia="Times New Roman"/>
                </w:rPr>
              </w:rPrChange>
            </w:rPr>
          </w:pPr>
          <w:del w:id="11586" w:author="Mohammad Nayeem Hasan" w:date="2024-12-23T01:52:00Z" w16du:dateUtc="2024-12-22T19:52:00Z">
            <w:r w:rsidRPr="00033637" w:rsidDel="0058318F">
              <w:rPr>
                <w:rFonts w:ascii="Times New Roman" w:eastAsia="Times New Roman" w:hAnsi="Times New Roman" w:cs="Times New Roman"/>
                <w:sz w:val="24"/>
                <w:szCs w:val="24"/>
                <w:rPrChange w:id="11587" w:author="Mohammad Nayeem Hasan" w:date="2024-12-23T01:53:00Z" w16du:dateUtc="2024-12-22T19:53:00Z">
                  <w:rPr>
                    <w:rFonts w:eastAsia="Times New Roman"/>
                  </w:rPr>
                </w:rPrChange>
              </w:rPr>
              <w:delText xml:space="preserve">G, S. (1978). “Estimating the Dimension of a Model.” </w:delText>
            </w:r>
            <w:r w:rsidRPr="00033637" w:rsidDel="0058318F">
              <w:rPr>
                <w:rFonts w:ascii="Times New Roman" w:eastAsia="Times New Roman" w:hAnsi="Times New Roman" w:cs="Times New Roman"/>
                <w:i/>
                <w:iCs/>
                <w:sz w:val="24"/>
                <w:szCs w:val="24"/>
                <w:rPrChange w:id="11588" w:author="Mohammad Nayeem Hasan" w:date="2024-12-23T01:53:00Z" w16du:dateUtc="2024-12-22T19:53:00Z">
                  <w:rPr>
                    <w:rFonts w:eastAsia="Times New Roman"/>
                    <w:i/>
                    <w:iCs/>
                  </w:rPr>
                </w:rPrChange>
              </w:rPr>
              <w:delText>The Annals of Statistics</w:delText>
            </w:r>
            <w:r w:rsidRPr="00033637" w:rsidDel="0058318F">
              <w:rPr>
                <w:rFonts w:ascii="Times New Roman" w:eastAsia="Times New Roman" w:hAnsi="Times New Roman" w:cs="Times New Roman"/>
                <w:sz w:val="24"/>
                <w:szCs w:val="24"/>
                <w:rPrChange w:id="11589"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590" w:author="Mohammad Nayeem Hasan" w:date="2024-12-23T01:53:00Z" w16du:dateUtc="2024-12-22T19:53:00Z">
                  <w:rPr>
                    <w:rFonts w:eastAsia="Times New Roman"/>
                    <w:i/>
                    <w:iCs/>
                  </w:rPr>
                </w:rPrChange>
              </w:rPr>
              <w:delText>6</w:delText>
            </w:r>
            <w:r w:rsidRPr="00033637" w:rsidDel="0058318F">
              <w:rPr>
                <w:rFonts w:ascii="Times New Roman" w:eastAsia="Times New Roman" w:hAnsi="Times New Roman" w:cs="Times New Roman"/>
                <w:sz w:val="24"/>
                <w:szCs w:val="24"/>
                <w:rPrChange w:id="11591" w:author="Mohammad Nayeem Hasan" w:date="2024-12-23T01:53:00Z" w16du:dateUtc="2024-12-22T19:53:00Z">
                  <w:rPr>
                    <w:rFonts w:eastAsia="Times New Roman"/>
                  </w:rPr>
                </w:rPrChange>
              </w:rPr>
              <w:delText>(2), 461–464. https://doi.org/10.2307/2958889</w:delText>
            </w:r>
          </w:del>
        </w:p>
        <w:p w14:paraId="053BDBDD" w14:textId="0CF05A04" w:rsidR="00FE1019" w:rsidRPr="00033637" w:rsidDel="0058318F" w:rsidRDefault="00FE1019">
          <w:pPr>
            <w:autoSpaceDE w:val="0"/>
            <w:autoSpaceDN w:val="0"/>
            <w:ind w:hanging="480"/>
            <w:divId w:val="717894607"/>
            <w:rPr>
              <w:del w:id="11592" w:author="Mohammad Nayeem Hasan" w:date="2024-12-23T01:52:00Z" w16du:dateUtc="2024-12-22T19:52:00Z"/>
              <w:rFonts w:ascii="Times New Roman" w:eastAsia="Times New Roman" w:hAnsi="Times New Roman" w:cs="Times New Roman"/>
              <w:sz w:val="24"/>
              <w:szCs w:val="24"/>
              <w:rPrChange w:id="11593" w:author="Mohammad Nayeem Hasan" w:date="2024-12-23T01:53:00Z" w16du:dateUtc="2024-12-22T19:53:00Z">
                <w:rPr>
                  <w:del w:id="11594" w:author="Mohammad Nayeem Hasan" w:date="2024-12-23T01:52:00Z" w16du:dateUtc="2024-12-22T19:52:00Z"/>
                  <w:rFonts w:eastAsia="Times New Roman"/>
                </w:rPr>
              </w:rPrChange>
            </w:rPr>
          </w:pPr>
          <w:del w:id="11595" w:author="Mohammad Nayeem Hasan" w:date="2024-12-23T01:52:00Z" w16du:dateUtc="2024-12-22T19:52:00Z">
            <w:r w:rsidRPr="00033637" w:rsidDel="0058318F">
              <w:rPr>
                <w:rFonts w:ascii="Times New Roman" w:eastAsia="Times New Roman" w:hAnsi="Times New Roman" w:cs="Times New Roman"/>
                <w:sz w:val="24"/>
                <w:szCs w:val="24"/>
                <w:rPrChange w:id="11596" w:author="Mohammad Nayeem Hasan" w:date="2024-12-23T01:53:00Z" w16du:dateUtc="2024-12-22T19:53:00Z">
                  <w:rPr>
                    <w:rFonts w:eastAsia="Times New Roman"/>
                  </w:rPr>
                </w:rPrChange>
              </w:rPr>
              <w:delText xml:space="preserve">Genser, B., Strina, A., Teles, C. A., Prado, M. S., &amp; Barreto, M. L. (2006). Risk factors for childhood diarrhea incidence: dynamic analysis of a longitudinal study. </w:delText>
            </w:r>
            <w:r w:rsidRPr="00033637" w:rsidDel="0058318F">
              <w:rPr>
                <w:rFonts w:ascii="Times New Roman" w:eastAsia="Times New Roman" w:hAnsi="Times New Roman" w:cs="Times New Roman"/>
                <w:i/>
                <w:iCs/>
                <w:sz w:val="24"/>
                <w:szCs w:val="24"/>
                <w:rPrChange w:id="11597" w:author="Mohammad Nayeem Hasan" w:date="2024-12-23T01:53:00Z" w16du:dateUtc="2024-12-22T19:53:00Z">
                  <w:rPr>
                    <w:rFonts w:eastAsia="Times New Roman"/>
                    <w:i/>
                    <w:iCs/>
                  </w:rPr>
                </w:rPrChange>
              </w:rPr>
              <w:delText>Epidemiology (Cambridge, Mass.)</w:delText>
            </w:r>
            <w:r w:rsidRPr="00033637" w:rsidDel="0058318F">
              <w:rPr>
                <w:rFonts w:ascii="Times New Roman" w:eastAsia="Times New Roman" w:hAnsi="Times New Roman" w:cs="Times New Roman"/>
                <w:sz w:val="24"/>
                <w:szCs w:val="24"/>
                <w:rPrChange w:id="11598"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599" w:author="Mohammad Nayeem Hasan" w:date="2024-12-23T01:53:00Z" w16du:dateUtc="2024-12-22T19:53:00Z">
                  <w:rPr>
                    <w:rFonts w:eastAsia="Times New Roman"/>
                    <w:i/>
                    <w:iCs/>
                  </w:rPr>
                </w:rPrChange>
              </w:rPr>
              <w:delText>17</w:delText>
            </w:r>
            <w:r w:rsidRPr="00033637" w:rsidDel="0058318F">
              <w:rPr>
                <w:rFonts w:ascii="Times New Roman" w:eastAsia="Times New Roman" w:hAnsi="Times New Roman" w:cs="Times New Roman"/>
                <w:sz w:val="24"/>
                <w:szCs w:val="24"/>
                <w:rPrChange w:id="11600" w:author="Mohammad Nayeem Hasan" w:date="2024-12-23T01:53:00Z" w16du:dateUtc="2024-12-22T19:53:00Z">
                  <w:rPr>
                    <w:rFonts w:eastAsia="Times New Roman"/>
                  </w:rPr>
                </w:rPrChange>
              </w:rPr>
              <w:delText>(6), 658–667. https://doi.org/10.1097/01.EDE.0000239728.75215.86</w:delText>
            </w:r>
          </w:del>
        </w:p>
        <w:p w14:paraId="646E7271" w14:textId="0A5E8C59" w:rsidR="00FE1019" w:rsidRPr="00033637" w:rsidDel="0058318F" w:rsidRDefault="00FE1019">
          <w:pPr>
            <w:autoSpaceDE w:val="0"/>
            <w:autoSpaceDN w:val="0"/>
            <w:ind w:hanging="480"/>
            <w:divId w:val="1586762739"/>
            <w:rPr>
              <w:del w:id="11601" w:author="Mohammad Nayeem Hasan" w:date="2024-12-23T01:52:00Z" w16du:dateUtc="2024-12-22T19:52:00Z"/>
              <w:rFonts w:ascii="Times New Roman" w:eastAsia="Times New Roman" w:hAnsi="Times New Roman" w:cs="Times New Roman"/>
              <w:sz w:val="24"/>
              <w:szCs w:val="24"/>
              <w:rPrChange w:id="11602" w:author="Mohammad Nayeem Hasan" w:date="2024-12-23T01:53:00Z" w16du:dateUtc="2024-12-22T19:53:00Z">
                <w:rPr>
                  <w:del w:id="11603" w:author="Mohammad Nayeem Hasan" w:date="2024-12-23T01:52:00Z" w16du:dateUtc="2024-12-22T19:52:00Z"/>
                  <w:rFonts w:eastAsia="Times New Roman"/>
                </w:rPr>
              </w:rPrChange>
            </w:rPr>
          </w:pPr>
          <w:del w:id="11604" w:author="Mohammad Nayeem Hasan" w:date="2024-12-23T01:52:00Z" w16du:dateUtc="2024-12-22T19:52:00Z">
            <w:r w:rsidRPr="00033637" w:rsidDel="0058318F">
              <w:rPr>
                <w:rFonts w:ascii="Times New Roman" w:eastAsia="Times New Roman" w:hAnsi="Times New Roman" w:cs="Times New Roman"/>
                <w:sz w:val="24"/>
                <w:szCs w:val="24"/>
                <w:rPrChange w:id="11605" w:author="Mohammad Nayeem Hasan" w:date="2024-12-23T01:53:00Z" w16du:dateUtc="2024-12-22T19:53:00Z">
                  <w:rPr>
                    <w:rFonts w:eastAsia="Times New Roman"/>
                  </w:rPr>
                </w:rPrChange>
              </w:rPr>
              <w:delText xml:space="preserve">Guerrant, R. L., Deboer, M. D., Moore, S. R., Scharf, R. J., &amp; Lima, A. A. M. (2013). The impoverished gut—a triple burden of diarrhoea, stunting and chronic disease. </w:delText>
            </w:r>
            <w:r w:rsidRPr="00033637" w:rsidDel="0058318F">
              <w:rPr>
                <w:rFonts w:ascii="Times New Roman" w:eastAsia="Times New Roman" w:hAnsi="Times New Roman" w:cs="Times New Roman"/>
                <w:i/>
                <w:iCs/>
                <w:sz w:val="24"/>
                <w:szCs w:val="24"/>
                <w:rPrChange w:id="11606" w:author="Mohammad Nayeem Hasan" w:date="2024-12-23T01:53:00Z" w16du:dateUtc="2024-12-22T19:53:00Z">
                  <w:rPr>
                    <w:rFonts w:eastAsia="Times New Roman"/>
                    <w:i/>
                    <w:iCs/>
                  </w:rPr>
                </w:rPrChange>
              </w:rPr>
              <w:delText>Nature Reviews. Gastroenterology &amp; Hepatology</w:delText>
            </w:r>
            <w:r w:rsidRPr="00033637" w:rsidDel="0058318F">
              <w:rPr>
                <w:rFonts w:ascii="Times New Roman" w:eastAsia="Times New Roman" w:hAnsi="Times New Roman" w:cs="Times New Roman"/>
                <w:sz w:val="24"/>
                <w:szCs w:val="24"/>
                <w:rPrChange w:id="11607"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608" w:author="Mohammad Nayeem Hasan" w:date="2024-12-23T01:53:00Z" w16du:dateUtc="2024-12-22T19:53:00Z">
                  <w:rPr>
                    <w:rFonts w:eastAsia="Times New Roman"/>
                    <w:i/>
                    <w:iCs/>
                  </w:rPr>
                </w:rPrChange>
              </w:rPr>
              <w:delText>10</w:delText>
            </w:r>
            <w:r w:rsidRPr="00033637" w:rsidDel="0058318F">
              <w:rPr>
                <w:rFonts w:ascii="Times New Roman" w:eastAsia="Times New Roman" w:hAnsi="Times New Roman" w:cs="Times New Roman"/>
                <w:sz w:val="24"/>
                <w:szCs w:val="24"/>
                <w:rPrChange w:id="11609" w:author="Mohammad Nayeem Hasan" w:date="2024-12-23T01:53:00Z" w16du:dateUtc="2024-12-22T19:53:00Z">
                  <w:rPr>
                    <w:rFonts w:eastAsia="Times New Roman"/>
                  </w:rPr>
                </w:rPrChange>
              </w:rPr>
              <w:delText>(4), 220. https://doi.org/10.1038/NRGASTRO.2012.239</w:delText>
            </w:r>
          </w:del>
        </w:p>
        <w:p w14:paraId="7C294BFD" w14:textId="530821CE" w:rsidR="00FE1019" w:rsidRPr="00033637" w:rsidDel="0058318F" w:rsidRDefault="00FE1019">
          <w:pPr>
            <w:autoSpaceDE w:val="0"/>
            <w:autoSpaceDN w:val="0"/>
            <w:ind w:hanging="480"/>
            <w:divId w:val="148178155"/>
            <w:rPr>
              <w:del w:id="11610" w:author="Mohammad Nayeem Hasan" w:date="2024-12-23T01:52:00Z" w16du:dateUtc="2024-12-22T19:52:00Z"/>
              <w:rFonts w:ascii="Times New Roman" w:eastAsia="Times New Roman" w:hAnsi="Times New Roman" w:cs="Times New Roman"/>
              <w:sz w:val="24"/>
              <w:szCs w:val="24"/>
              <w:rPrChange w:id="11611" w:author="Mohammad Nayeem Hasan" w:date="2024-12-23T01:53:00Z" w16du:dateUtc="2024-12-22T19:53:00Z">
                <w:rPr>
                  <w:del w:id="11612" w:author="Mohammad Nayeem Hasan" w:date="2024-12-23T01:52:00Z" w16du:dateUtc="2024-12-22T19:52:00Z"/>
                  <w:rFonts w:eastAsia="Times New Roman"/>
                </w:rPr>
              </w:rPrChange>
            </w:rPr>
          </w:pPr>
          <w:del w:id="11613" w:author="Mohammad Nayeem Hasan" w:date="2024-12-23T01:52:00Z" w16du:dateUtc="2024-12-22T19:52:00Z">
            <w:r w:rsidRPr="00033637" w:rsidDel="0058318F">
              <w:rPr>
                <w:rFonts w:ascii="Times New Roman" w:eastAsia="Times New Roman" w:hAnsi="Times New Roman" w:cs="Times New Roman"/>
                <w:sz w:val="24"/>
                <w:szCs w:val="24"/>
                <w:rPrChange w:id="11614" w:author="Mohammad Nayeem Hasan" w:date="2024-12-23T01:53:00Z" w16du:dateUtc="2024-12-22T19:53:00Z">
                  <w:rPr>
                    <w:rFonts w:eastAsia="Times New Roman"/>
                  </w:rPr>
                </w:rPrChange>
              </w:rPr>
              <w:delText xml:space="preserve">Hasan, M. N., Abdul Baker Chowdhury, M., Jahan, J., Jahan, S., Ahmed, N. U., &amp; Uddin, M. J. (2020). Cesarean delivery and early childhood diseases in Bangladesh: An analysis of Demographic and Health Survey (BDHS) and Multiple Indicator Cluster Survey (MICS). </w:delText>
            </w:r>
            <w:r w:rsidRPr="00033637" w:rsidDel="0058318F">
              <w:rPr>
                <w:rFonts w:ascii="Times New Roman" w:eastAsia="Times New Roman" w:hAnsi="Times New Roman" w:cs="Times New Roman"/>
                <w:i/>
                <w:iCs/>
                <w:sz w:val="24"/>
                <w:szCs w:val="24"/>
                <w:rPrChange w:id="11615" w:author="Mohammad Nayeem Hasan" w:date="2024-12-23T01:53:00Z" w16du:dateUtc="2024-12-22T19:53:00Z">
                  <w:rPr>
                    <w:rFonts w:eastAsia="Times New Roman"/>
                    <w:i/>
                    <w:iCs/>
                  </w:rPr>
                </w:rPrChange>
              </w:rPr>
              <w:delText>PLOS ONE</w:delText>
            </w:r>
            <w:r w:rsidRPr="00033637" w:rsidDel="0058318F">
              <w:rPr>
                <w:rFonts w:ascii="Times New Roman" w:eastAsia="Times New Roman" w:hAnsi="Times New Roman" w:cs="Times New Roman"/>
                <w:sz w:val="24"/>
                <w:szCs w:val="24"/>
                <w:rPrChange w:id="11616"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617" w:author="Mohammad Nayeem Hasan" w:date="2024-12-23T01:53:00Z" w16du:dateUtc="2024-12-22T19:53:00Z">
                  <w:rPr>
                    <w:rFonts w:eastAsia="Times New Roman"/>
                    <w:i/>
                    <w:iCs/>
                  </w:rPr>
                </w:rPrChange>
              </w:rPr>
              <w:delText>15</w:delText>
            </w:r>
            <w:r w:rsidRPr="00033637" w:rsidDel="0058318F">
              <w:rPr>
                <w:rFonts w:ascii="Times New Roman" w:eastAsia="Times New Roman" w:hAnsi="Times New Roman" w:cs="Times New Roman"/>
                <w:sz w:val="24"/>
                <w:szCs w:val="24"/>
                <w:rPrChange w:id="11618" w:author="Mohammad Nayeem Hasan" w:date="2024-12-23T01:53:00Z" w16du:dateUtc="2024-12-22T19:53:00Z">
                  <w:rPr>
                    <w:rFonts w:eastAsia="Times New Roman"/>
                  </w:rPr>
                </w:rPrChange>
              </w:rPr>
              <w:delText>(12), e0242864. https://doi.org/10.1371/JOURNAL.PONE.0242864</w:delText>
            </w:r>
          </w:del>
        </w:p>
        <w:p w14:paraId="57551B2D" w14:textId="037EF4C1" w:rsidR="00FE1019" w:rsidRPr="00033637" w:rsidDel="0058318F" w:rsidRDefault="00FE1019">
          <w:pPr>
            <w:autoSpaceDE w:val="0"/>
            <w:autoSpaceDN w:val="0"/>
            <w:ind w:hanging="480"/>
            <w:divId w:val="312490361"/>
            <w:rPr>
              <w:del w:id="11619" w:author="Mohammad Nayeem Hasan" w:date="2024-12-23T01:52:00Z" w16du:dateUtc="2024-12-22T19:52:00Z"/>
              <w:rFonts w:ascii="Times New Roman" w:eastAsia="Times New Roman" w:hAnsi="Times New Roman" w:cs="Times New Roman"/>
              <w:sz w:val="24"/>
              <w:szCs w:val="24"/>
              <w:rPrChange w:id="11620" w:author="Mohammad Nayeem Hasan" w:date="2024-12-23T01:53:00Z" w16du:dateUtc="2024-12-22T19:53:00Z">
                <w:rPr>
                  <w:del w:id="11621" w:author="Mohammad Nayeem Hasan" w:date="2024-12-23T01:52:00Z" w16du:dateUtc="2024-12-22T19:52:00Z"/>
                  <w:rFonts w:eastAsia="Times New Roman"/>
                </w:rPr>
              </w:rPrChange>
            </w:rPr>
          </w:pPr>
          <w:del w:id="11622" w:author="Mohammad Nayeem Hasan" w:date="2024-12-23T01:52:00Z" w16du:dateUtc="2024-12-22T19:52:00Z">
            <w:r w:rsidRPr="00033637" w:rsidDel="0058318F">
              <w:rPr>
                <w:rFonts w:ascii="Times New Roman" w:eastAsia="Times New Roman" w:hAnsi="Times New Roman" w:cs="Times New Roman"/>
                <w:sz w:val="24"/>
                <w:szCs w:val="24"/>
                <w:rPrChange w:id="11623" w:author="Mohammad Nayeem Hasan" w:date="2024-12-23T01:53:00Z" w16du:dateUtc="2024-12-22T19:53:00Z">
                  <w:rPr>
                    <w:rFonts w:eastAsia="Times New Roman"/>
                  </w:rPr>
                </w:rPrChange>
              </w:rPr>
              <w:delText xml:space="preserve">Hasan, M. N., Babu, M. R., Chowdhury, M. A. B., Rahman, M. M., Hasan, N., Kabir, R., &amp; Uddin, M. J. (2023). Early childhood developmental status and its associated factors in Bangladesh: a comparison of two consecutive nationally representative surveys. </w:delText>
            </w:r>
            <w:r w:rsidRPr="00033637" w:rsidDel="0058318F">
              <w:rPr>
                <w:rFonts w:ascii="Times New Roman" w:eastAsia="Times New Roman" w:hAnsi="Times New Roman" w:cs="Times New Roman"/>
                <w:i/>
                <w:iCs/>
                <w:sz w:val="24"/>
                <w:szCs w:val="24"/>
                <w:rPrChange w:id="11624" w:author="Mohammad Nayeem Hasan" w:date="2024-12-23T01:53:00Z" w16du:dateUtc="2024-12-22T19:53:00Z">
                  <w:rPr>
                    <w:rFonts w:eastAsia="Times New Roman"/>
                    <w:i/>
                    <w:iCs/>
                  </w:rPr>
                </w:rPrChange>
              </w:rPr>
              <w:delText>BMC Public Health</w:delText>
            </w:r>
            <w:r w:rsidRPr="00033637" w:rsidDel="0058318F">
              <w:rPr>
                <w:rFonts w:ascii="Times New Roman" w:eastAsia="Times New Roman" w:hAnsi="Times New Roman" w:cs="Times New Roman"/>
                <w:sz w:val="24"/>
                <w:szCs w:val="24"/>
                <w:rPrChange w:id="11625"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626" w:author="Mohammad Nayeem Hasan" w:date="2024-12-23T01:53:00Z" w16du:dateUtc="2024-12-22T19:53:00Z">
                  <w:rPr>
                    <w:rFonts w:eastAsia="Times New Roman"/>
                    <w:i/>
                    <w:iCs/>
                  </w:rPr>
                </w:rPrChange>
              </w:rPr>
              <w:delText>23</w:delText>
            </w:r>
            <w:r w:rsidRPr="00033637" w:rsidDel="0058318F">
              <w:rPr>
                <w:rFonts w:ascii="Times New Roman" w:eastAsia="Times New Roman" w:hAnsi="Times New Roman" w:cs="Times New Roman"/>
                <w:sz w:val="24"/>
                <w:szCs w:val="24"/>
                <w:rPrChange w:id="11627" w:author="Mohammad Nayeem Hasan" w:date="2024-12-23T01:53:00Z" w16du:dateUtc="2024-12-22T19:53:00Z">
                  <w:rPr>
                    <w:rFonts w:eastAsia="Times New Roman"/>
                  </w:rPr>
                </w:rPrChange>
              </w:rPr>
              <w:delText>(1), 1–13. https://doi.org/10.1186/S12889-023-15617-8/TABLES/4</w:delText>
            </w:r>
          </w:del>
        </w:p>
        <w:p w14:paraId="77006755" w14:textId="5A5160F2" w:rsidR="00FE1019" w:rsidRPr="00033637" w:rsidDel="0058318F" w:rsidRDefault="00FE1019">
          <w:pPr>
            <w:autoSpaceDE w:val="0"/>
            <w:autoSpaceDN w:val="0"/>
            <w:ind w:hanging="480"/>
            <w:divId w:val="1708679837"/>
            <w:rPr>
              <w:del w:id="11628" w:author="Mohammad Nayeem Hasan" w:date="2024-12-23T01:52:00Z" w16du:dateUtc="2024-12-22T19:52:00Z"/>
              <w:rFonts w:ascii="Times New Roman" w:eastAsia="Times New Roman" w:hAnsi="Times New Roman" w:cs="Times New Roman"/>
              <w:sz w:val="24"/>
              <w:szCs w:val="24"/>
              <w:rPrChange w:id="11629" w:author="Mohammad Nayeem Hasan" w:date="2024-12-23T01:53:00Z" w16du:dateUtc="2024-12-22T19:53:00Z">
                <w:rPr>
                  <w:del w:id="11630" w:author="Mohammad Nayeem Hasan" w:date="2024-12-23T01:52:00Z" w16du:dateUtc="2024-12-22T19:52:00Z"/>
                  <w:rFonts w:eastAsia="Times New Roman"/>
                </w:rPr>
              </w:rPrChange>
            </w:rPr>
          </w:pPr>
          <w:del w:id="11631" w:author="Mohammad Nayeem Hasan" w:date="2024-12-23T01:52:00Z" w16du:dateUtc="2024-12-22T19:52:00Z">
            <w:r w:rsidRPr="00033637" w:rsidDel="0058318F">
              <w:rPr>
                <w:rFonts w:ascii="Times New Roman" w:eastAsia="Times New Roman" w:hAnsi="Times New Roman" w:cs="Times New Roman"/>
                <w:sz w:val="24"/>
                <w:szCs w:val="24"/>
                <w:rPrChange w:id="11632" w:author="Mohammad Nayeem Hasan" w:date="2024-12-23T01:53:00Z" w16du:dateUtc="2024-12-22T19:53:00Z">
                  <w:rPr>
                    <w:rFonts w:eastAsia="Times New Roman"/>
                  </w:rPr>
                </w:rPrChange>
              </w:rPr>
              <w:delText xml:space="preserve">Hasan, M. N., Tambuly, S., Trisha, K. F., Haque, M. A., Chowdhury, M. A. B., &amp; Uddin, M. J. (2022). Knowledge of HIV/AIDS among married women in Bangladesh: analysis of three consecutive multiple indicator cluster surveys (MICS). </w:delText>
            </w:r>
            <w:r w:rsidRPr="00033637" w:rsidDel="0058318F">
              <w:rPr>
                <w:rFonts w:ascii="Times New Roman" w:eastAsia="Times New Roman" w:hAnsi="Times New Roman" w:cs="Times New Roman"/>
                <w:i/>
                <w:iCs/>
                <w:sz w:val="24"/>
                <w:szCs w:val="24"/>
                <w:rPrChange w:id="11633" w:author="Mohammad Nayeem Hasan" w:date="2024-12-23T01:53:00Z" w16du:dateUtc="2024-12-22T19:53:00Z">
                  <w:rPr>
                    <w:rFonts w:eastAsia="Times New Roman"/>
                    <w:i/>
                    <w:iCs/>
                  </w:rPr>
                </w:rPrChange>
              </w:rPr>
              <w:delText>AIDS Research and Therapy</w:delText>
            </w:r>
            <w:r w:rsidRPr="00033637" w:rsidDel="0058318F">
              <w:rPr>
                <w:rFonts w:ascii="Times New Roman" w:eastAsia="Times New Roman" w:hAnsi="Times New Roman" w:cs="Times New Roman"/>
                <w:sz w:val="24"/>
                <w:szCs w:val="24"/>
                <w:rPrChange w:id="11634"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635" w:author="Mohammad Nayeem Hasan" w:date="2024-12-23T01:53:00Z" w16du:dateUtc="2024-12-22T19:53:00Z">
                  <w:rPr>
                    <w:rFonts w:eastAsia="Times New Roman"/>
                    <w:i/>
                    <w:iCs/>
                  </w:rPr>
                </w:rPrChange>
              </w:rPr>
              <w:delText>19</w:delText>
            </w:r>
            <w:r w:rsidRPr="00033637" w:rsidDel="0058318F">
              <w:rPr>
                <w:rFonts w:ascii="Times New Roman" w:eastAsia="Times New Roman" w:hAnsi="Times New Roman" w:cs="Times New Roman"/>
                <w:sz w:val="24"/>
                <w:szCs w:val="24"/>
                <w:rPrChange w:id="11636" w:author="Mohammad Nayeem Hasan" w:date="2024-12-23T01:53:00Z" w16du:dateUtc="2024-12-22T19:53:00Z">
                  <w:rPr>
                    <w:rFonts w:eastAsia="Times New Roman"/>
                  </w:rPr>
                </w:rPrChange>
              </w:rPr>
              <w:delText>(1), 1–10. https://doi.org/10.1186/S12981-022-00495-8/TABLES/3</w:delText>
            </w:r>
          </w:del>
        </w:p>
        <w:p w14:paraId="65892DD9" w14:textId="1A3A4C82" w:rsidR="00FE1019" w:rsidRPr="00033637" w:rsidDel="0058318F" w:rsidRDefault="00FE1019">
          <w:pPr>
            <w:autoSpaceDE w:val="0"/>
            <w:autoSpaceDN w:val="0"/>
            <w:ind w:hanging="480"/>
            <w:divId w:val="2029140632"/>
            <w:rPr>
              <w:del w:id="11637" w:author="Mohammad Nayeem Hasan" w:date="2024-12-23T01:52:00Z" w16du:dateUtc="2024-12-22T19:52:00Z"/>
              <w:rFonts w:ascii="Times New Roman" w:eastAsia="Times New Roman" w:hAnsi="Times New Roman" w:cs="Times New Roman"/>
              <w:sz w:val="24"/>
              <w:szCs w:val="24"/>
              <w:rPrChange w:id="11638" w:author="Mohammad Nayeem Hasan" w:date="2024-12-23T01:53:00Z" w16du:dateUtc="2024-12-22T19:53:00Z">
                <w:rPr>
                  <w:del w:id="11639" w:author="Mohammad Nayeem Hasan" w:date="2024-12-23T01:52:00Z" w16du:dateUtc="2024-12-22T19:52:00Z"/>
                  <w:rFonts w:eastAsia="Times New Roman"/>
                </w:rPr>
              </w:rPrChange>
            </w:rPr>
          </w:pPr>
          <w:del w:id="11640" w:author="Mohammad Nayeem Hasan" w:date="2024-12-23T01:52:00Z" w16du:dateUtc="2024-12-22T19:52:00Z">
            <w:r w:rsidRPr="00033637" w:rsidDel="0058318F">
              <w:rPr>
                <w:rFonts w:ascii="Times New Roman" w:eastAsia="Times New Roman" w:hAnsi="Times New Roman" w:cs="Times New Roman"/>
                <w:sz w:val="24"/>
                <w:szCs w:val="24"/>
                <w:rPrChange w:id="11641" w:author="Mohammad Nayeem Hasan" w:date="2024-12-23T01:53:00Z" w16du:dateUtc="2024-12-22T19:53:00Z">
                  <w:rPr>
                    <w:rFonts w:eastAsia="Times New Roman"/>
                  </w:rPr>
                </w:rPrChange>
              </w:rPr>
              <w:delText xml:space="preserve">Iannotti, L. L., Trehan, I., Clitheroe, K. L., &amp; Manary, M. J. (2015). Diagnosis and treatment of severely malnourished children with diarrhoea. </w:delText>
            </w:r>
            <w:r w:rsidRPr="00033637" w:rsidDel="0058318F">
              <w:rPr>
                <w:rFonts w:ascii="Times New Roman" w:eastAsia="Times New Roman" w:hAnsi="Times New Roman" w:cs="Times New Roman"/>
                <w:i/>
                <w:iCs/>
                <w:sz w:val="24"/>
                <w:szCs w:val="24"/>
                <w:rPrChange w:id="11642" w:author="Mohammad Nayeem Hasan" w:date="2024-12-23T01:53:00Z" w16du:dateUtc="2024-12-22T19:53:00Z">
                  <w:rPr>
                    <w:rFonts w:eastAsia="Times New Roman"/>
                    <w:i/>
                    <w:iCs/>
                  </w:rPr>
                </w:rPrChange>
              </w:rPr>
              <w:delText>Journal of Paediatrics and Child Health</w:delText>
            </w:r>
            <w:r w:rsidRPr="00033637" w:rsidDel="0058318F">
              <w:rPr>
                <w:rFonts w:ascii="Times New Roman" w:eastAsia="Times New Roman" w:hAnsi="Times New Roman" w:cs="Times New Roman"/>
                <w:sz w:val="24"/>
                <w:szCs w:val="24"/>
                <w:rPrChange w:id="11643"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644" w:author="Mohammad Nayeem Hasan" w:date="2024-12-23T01:53:00Z" w16du:dateUtc="2024-12-22T19:53:00Z">
                  <w:rPr>
                    <w:rFonts w:eastAsia="Times New Roman"/>
                    <w:i/>
                    <w:iCs/>
                  </w:rPr>
                </w:rPrChange>
              </w:rPr>
              <w:delText>51</w:delText>
            </w:r>
            <w:r w:rsidRPr="00033637" w:rsidDel="0058318F">
              <w:rPr>
                <w:rFonts w:ascii="Times New Roman" w:eastAsia="Times New Roman" w:hAnsi="Times New Roman" w:cs="Times New Roman"/>
                <w:sz w:val="24"/>
                <w:szCs w:val="24"/>
                <w:rPrChange w:id="11645" w:author="Mohammad Nayeem Hasan" w:date="2024-12-23T01:53:00Z" w16du:dateUtc="2024-12-22T19:53:00Z">
                  <w:rPr>
                    <w:rFonts w:eastAsia="Times New Roman"/>
                  </w:rPr>
                </w:rPrChange>
              </w:rPr>
              <w:delText>(4), 387–395. https://doi.org/10.1111/JPC.12711</w:delText>
            </w:r>
          </w:del>
        </w:p>
        <w:p w14:paraId="5AB0D557" w14:textId="376ABC17" w:rsidR="00FE1019" w:rsidRPr="00033637" w:rsidDel="0058318F" w:rsidRDefault="00FE1019">
          <w:pPr>
            <w:autoSpaceDE w:val="0"/>
            <w:autoSpaceDN w:val="0"/>
            <w:ind w:hanging="480"/>
            <w:divId w:val="73089135"/>
            <w:rPr>
              <w:del w:id="11646" w:author="Mohammad Nayeem Hasan" w:date="2024-12-23T01:52:00Z" w16du:dateUtc="2024-12-22T19:52:00Z"/>
              <w:rFonts w:ascii="Times New Roman" w:eastAsia="Times New Roman" w:hAnsi="Times New Roman" w:cs="Times New Roman"/>
              <w:sz w:val="24"/>
              <w:szCs w:val="24"/>
              <w:rPrChange w:id="11647" w:author="Mohammad Nayeem Hasan" w:date="2024-12-23T01:53:00Z" w16du:dateUtc="2024-12-22T19:53:00Z">
                <w:rPr>
                  <w:del w:id="11648" w:author="Mohammad Nayeem Hasan" w:date="2024-12-23T01:52:00Z" w16du:dateUtc="2024-12-22T19:52:00Z"/>
                  <w:rFonts w:eastAsia="Times New Roman"/>
                </w:rPr>
              </w:rPrChange>
            </w:rPr>
          </w:pPr>
          <w:del w:id="11649" w:author="Mohammad Nayeem Hasan" w:date="2024-12-23T01:52:00Z" w16du:dateUtc="2024-12-22T19:52:00Z">
            <w:r w:rsidRPr="00033637" w:rsidDel="0058318F">
              <w:rPr>
                <w:rFonts w:ascii="Times New Roman" w:eastAsia="Times New Roman" w:hAnsi="Times New Roman" w:cs="Times New Roman"/>
                <w:sz w:val="24"/>
                <w:szCs w:val="24"/>
                <w:rPrChange w:id="11650" w:author="Mohammad Nayeem Hasan" w:date="2024-12-23T01:53:00Z" w16du:dateUtc="2024-12-22T19:53:00Z">
                  <w:rPr>
                    <w:rFonts w:eastAsia="Times New Roman"/>
                  </w:rPr>
                </w:rPrChange>
              </w:rPr>
              <w:delText xml:space="preserve">Islam, M. A., Hasan, M. N., Ahammed, T., Anjum, A., Majumder, A., Siddiqui, M. N. E. A., Mukharjee, S. K., Sultana, K. F., Sultana, S., Jakariya, M., Bhattacharya, P., Sarkodie, S. A., Dhama, K., Mumin, J., &amp; Ahmed, F. (2022). Association of household fuel with acute respiratory infection (ARI) under-five years children in Bangladesh. </w:delText>
            </w:r>
            <w:r w:rsidRPr="00033637" w:rsidDel="0058318F">
              <w:rPr>
                <w:rFonts w:ascii="Times New Roman" w:eastAsia="Times New Roman" w:hAnsi="Times New Roman" w:cs="Times New Roman"/>
                <w:i/>
                <w:iCs/>
                <w:sz w:val="24"/>
                <w:szCs w:val="24"/>
                <w:rPrChange w:id="11651" w:author="Mohammad Nayeem Hasan" w:date="2024-12-23T01:53:00Z" w16du:dateUtc="2024-12-22T19:53:00Z">
                  <w:rPr>
                    <w:rFonts w:eastAsia="Times New Roman"/>
                    <w:i/>
                    <w:iCs/>
                  </w:rPr>
                </w:rPrChange>
              </w:rPr>
              <w:delText>Frontiers in Public Health</w:delText>
            </w:r>
            <w:r w:rsidRPr="00033637" w:rsidDel="0058318F">
              <w:rPr>
                <w:rFonts w:ascii="Times New Roman" w:eastAsia="Times New Roman" w:hAnsi="Times New Roman" w:cs="Times New Roman"/>
                <w:sz w:val="24"/>
                <w:szCs w:val="24"/>
                <w:rPrChange w:id="11652"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653" w:author="Mohammad Nayeem Hasan" w:date="2024-12-23T01:53:00Z" w16du:dateUtc="2024-12-22T19:53:00Z">
                  <w:rPr>
                    <w:rFonts w:eastAsia="Times New Roman"/>
                    <w:i/>
                    <w:iCs/>
                  </w:rPr>
                </w:rPrChange>
              </w:rPr>
              <w:delText>10</w:delText>
            </w:r>
            <w:r w:rsidRPr="00033637" w:rsidDel="0058318F">
              <w:rPr>
                <w:rFonts w:ascii="Times New Roman" w:eastAsia="Times New Roman" w:hAnsi="Times New Roman" w:cs="Times New Roman"/>
                <w:sz w:val="24"/>
                <w:szCs w:val="24"/>
                <w:rPrChange w:id="11654" w:author="Mohammad Nayeem Hasan" w:date="2024-12-23T01:53:00Z" w16du:dateUtc="2024-12-22T19:53:00Z">
                  <w:rPr>
                    <w:rFonts w:eastAsia="Times New Roman"/>
                  </w:rPr>
                </w:rPrChange>
              </w:rPr>
              <w:delText>, 985445. https://doi.org/10.3389/FPUBH.2022.985445/BIBTEX</w:delText>
            </w:r>
          </w:del>
        </w:p>
        <w:p w14:paraId="4CF55FF1" w14:textId="43D6172F" w:rsidR="00FE1019" w:rsidRPr="00033637" w:rsidDel="0058318F" w:rsidRDefault="00FE1019">
          <w:pPr>
            <w:autoSpaceDE w:val="0"/>
            <w:autoSpaceDN w:val="0"/>
            <w:ind w:hanging="480"/>
            <w:divId w:val="1231311519"/>
            <w:rPr>
              <w:del w:id="11655" w:author="Mohammad Nayeem Hasan" w:date="2024-12-23T01:52:00Z" w16du:dateUtc="2024-12-22T19:52:00Z"/>
              <w:rFonts w:ascii="Times New Roman" w:eastAsia="Times New Roman" w:hAnsi="Times New Roman" w:cs="Times New Roman"/>
              <w:sz w:val="24"/>
              <w:szCs w:val="24"/>
              <w:rPrChange w:id="11656" w:author="Mohammad Nayeem Hasan" w:date="2024-12-23T01:53:00Z" w16du:dateUtc="2024-12-22T19:53:00Z">
                <w:rPr>
                  <w:del w:id="11657" w:author="Mohammad Nayeem Hasan" w:date="2024-12-23T01:52:00Z" w16du:dateUtc="2024-12-22T19:52:00Z"/>
                  <w:rFonts w:eastAsia="Times New Roman"/>
                </w:rPr>
              </w:rPrChange>
            </w:rPr>
          </w:pPr>
          <w:del w:id="11658" w:author="Mohammad Nayeem Hasan" w:date="2024-12-23T01:52:00Z" w16du:dateUtc="2024-12-22T19:52:00Z">
            <w:r w:rsidRPr="00033637" w:rsidDel="0058318F">
              <w:rPr>
                <w:rFonts w:ascii="Times New Roman" w:eastAsia="Times New Roman" w:hAnsi="Times New Roman" w:cs="Times New Roman"/>
                <w:sz w:val="24"/>
                <w:szCs w:val="24"/>
                <w:rPrChange w:id="11659" w:author="Mohammad Nayeem Hasan" w:date="2024-12-23T01:53:00Z" w16du:dateUtc="2024-12-22T19:53:00Z">
                  <w:rPr>
                    <w:rFonts w:eastAsia="Times New Roman"/>
                  </w:rPr>
                </w:rPrChange>
              </w:rPr>
              <w:delText xml:space="preserve">Islam, M. A., Hoque, M. A., Ahmed, K. M., &amp; Butler, A. P. (2019). Impact of Climate Change and Land Use on Groundwater Salinization in Southern Bangladesh-Implications for Other Asian Deltas. </w:delText>
            </w:r>
            <w:r w:rsidRPr="00033637" w:rsidDel="0058318F">
              <w:rPr>
                <w:rFonts w:ascii="Times New Roman" w:eastAsia="Times New Roman" w:hAnsi="Times New Roman" w:cs="Times New Roman"/>
                <w:i/>
                <w:iCs/>
                <w:sz w:val="24"/>
                <w:szCs w:val="24"/>
                <w:rPrChange w:id="11660" w:author="Mohammad Nayeem Hasan" w:date="2024-12-23T01:53:00Z" w16du:dateUtc="2024-12-22T19:53:00Z">
                  <w:rPr>
                    <w:rFonts w:eastAsia="Times New Roman"/>
                    <w:i/>
                    <w:iCs/>
                  </w:rPr>
                </w:rPrChange>
              </w:rPr>
              <w:delText>Environmental Management</w:delText>
            </w:r>
            <w:r w:rsidRPr="00033637" w:rsidDel="0058318F">
              <w:rPr>
                <w:rFonts w:ascii="Times New Roman" w:eastAsia="Times New Roman" w:hAnsi="Times New Roman" w:cs="Times New Roman"/>
                <w:sz w:val="24"/>
                <w:szCs w:val="24"/>
                <w:rPrChange w:id="11661"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662" w:author="Mohammad Nayeem Hasan" w:date="2024-12-23T01:53:00Z" w16du:dateUtc="2024-12-22T19:53:00Z">
                  <w:rPr>
                    <w:rFonts w:eastAsia="Times New Roman"/>
                    <w:i/>
                    <w:iCs/>
                  </w:rPr>
                </w:rPrChange>
              </w:rPr>
              <w:delText>64</w:delText>
            </w:r>
            <w:r w:rsidRPr="00033637" w:rsidDel="0058318F">
              <w:rPr>
                <w:rFonts w:ascii="Times New Roman" w:eastAsia="Times New Roman" w:hAnsi="Times New Roman" w:cs="Times New Roman"/>
                <w:sz w:val="24"/>
                <w:szCs w:val="24"/>
                <w:rPrChange w:id="11663" w:author="Mohammad Nayeem Hasan" w:date="2024-12-23T01:53:00Z" w16du:dateUtc="2024-12-22T19:53:00Z">
                  <w:rPr>
                    <w:rFonts w:eastAsia="Times New Roman"/>
                  </w:rPr>
                </w:rPrChange>
              </w:rPr>
              <w:delText>(5), 640–649. https://doi.org/10.1007/S00267-019-01220-4</w:delText>
            </w:r>
          </w:del>
        </w:p>
        <w:p w14:paraId="7C6E8B9F" w14:textId="1E4F55A5" w:rsidR="00FE1019" w:rsidRPr="00033637" w:rsidDel="0058318F" w:rsidRDefault="00FE1019">
          <w:pPr>
            <w:autoSpaceDE w:val="0"/>
            <w:autoSpaceDN w:val="0"/>
            <w:ind w:hanging="480"/>
            <w:divId w:val="531960464"/>
            <w:rPr>
              <w:del w:id="11664" w:author="Mohammad Nayeem Hasan" w:date="2024-12-23T01:52:00Z" w16du:dateUtc="2024-12-22T19:52:00Z"/>
              <w:rFonts w:ascii="Times New Roman" w:eastAsia="Times New Roman" w:hAnsi="Times New Roman" w:cs="Times New Roman"/>
              <w:sz w:val="24"/>
              <w:szCs w:val="24"/>
              <w:rPrChange w:id="11665" w:author="Mohammad Nayeem Hasan" w:date="2024-12-23T01:53:00Z" w16du:dateUtc="2024-12-22T19:53:00Z">
                <w:rPr>
                  <w:del w:id="11666" w:author="Mohammad Nayeem Hasan" w:date="2024-12-23T01:52:00Z" w16du:dateUtc="2024-12-22T19:52:00Z"/>
                  <w:rFonts w:eastAsia="Times New Roman"/>
                </w:rPr>
              </w:rPrChange>
            </w:rPr>
          </w:pPr>
          <w:del w:id="11667" w:author="Mohammad Nayeem Hasan" w:date="2024-12-23T01:52:00Z" w16du:dateUtc="2024-12-22T19:52:00Z">
            <w:r w:rsidRPr="00033637" w:rsidDel="0058318F">
              <w:rPr>
                <w:rFonts w:ascii="Times New Roman" w:eastAsia="Times New Roman" w:hAnsi="Times New Roman" w:cs="Times New Roman"/>
                <w:sz w:val="24"/>
                <w:szCs w:val="24"/>
                <w:rPrChange w:id="11668" w:author="Mohammad Nayeem Hasan" w:date="2024-12-23T01:53:00Z" w16du:dateUtc="2024-12-22T19:53:00Z">
                  <w:rPr>
                    <w:rFonts w:eastAsia="Times New Roman"/>
                  </w:rPr>
                </w:rPrChange>
              </w:rPr>
              <w:delText xml:space="preserve">Islam, Md. R., Hossain, Md. K., Khan, Md. N., &amp; Ali, Md. R. (2015). An Evidence of Socio-Demographic Effects on Child’s Diarrhoea in Bangladesh. </w:delText>
            </w:r>
            <w:r w:rsidRPr="00033637" w:rsidDel="0058318F">
              <w:rPr>
                <w:rFonts w:ascii="Times New Roman" w:eastAsia="Times New Roman" w:hAnsi="Times New Roman" w:cs="Times New Roman"/>
                <w:i/>
                <w:iCs/>
                <w:sz w:val="24"/>
                <w:szCs w:val="24"/>
                <w:rPrChange w:id="11669" w:author="Mohammad Nayeem Hasan" w:date="2024-12-23T01:53:00Z" w16du:dateUtc="2024-12-22T19:53:00Z">
                  <w:rPr>
                    <w:rFonts w:eastAsia="Times New Roman"/>
                    <w:i/>
                    <w:iCs/>
                  </w:rPr>
                </w:rPrChange>
              </w:rPr>
              <w:delText>Journal of Health Science</w:delText>
            </w:r>
            <w:r w:rsidRPr="00033637" w:rsidDel="0058318F">
              <w:rPr>
                <w:rFonts w:ascii="Times New Roman" w:eastAsia="Times New Roman" w:hAnsi="Times New Roman" w:cs="Times New Roman"/>
                <w:sz w:val="24"/>
                <w:szCs w:val="24"/>
                <w:rPrChange w:id="11670"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671" w:author="Mohammad Nayeem Hasan" w:date="2024-12-23T01:53:00Z" w16du:dateUtc="2024-12-22T19:53:00Z">
                  <w:rPr>
                    <w:rFonts w:eastAsia="Times New Roman"/>
                    <w:i/>
                    <w:iCs/>
                  </w:rPr>
                </w:rPrChange>
              </w:rPr>
              <w:delText>5</w:delText>
            </w:r>
            <w:r w:rsidRPr="00033637" w:rsidDel="0058318F">
              <w:rPr>
                <w:rFonts w:ascii="Times New Roman" w:eastAsia="Times New Roman" w:hAnsi="Times New Roman" w:cs="Times New Roman"/>
                <w:sz w:val="24"/>
                <w:szCs w:val="24"/>
                <w:rPrChange w:id="11672" w:author="Mohammad Nayeem Hasan" w:date="2024-12-23T01:53:00Z" w16du:dateUtc="2024-12-22T19:53:00Z">
                  <w:rPr>
                    <w:rFonts w:eastAsia="Times New Roman"/>
                  </w:rPr>
                </w:rPrChange>
              </w:rPr>
              <w:delText>(1), 1–5. https://doi.org/10.5923/J.HEALTH.20150501.01</w:delText>
            </w:r>
          </w:del>
        </w:p>
        <w:p w14:paraId="37EF4241" w14:textId="217DF853" w:rsidR="00FE1019" w:rsidRPr="00033637" w:rsidDel="0058318F" w:rsidRDefault="00FE1019">
          <w:pPr>
            <w:autoSpaceDE w:val="0"/>
            <w:autoSpaceDN w:val="0"/>
            <w:ind w:hanging="480"/>
            <w:divId w:val="709652135"/>
            <w:rPr>
              <w:del w:id="11673" w:author="Mohammad Nayeem Hasan" w:date="2024-12-23T01:52:00Z" w16du:dateUtc="2024-12-22T19:52:00Z"/>
              <w:rFonts w:ascii="Times New Roman" w:eastAsia="Times New Roman" w:hAnsi="Times New Roman" w:cs="Times New Roman"/>
              <w:sz w:val="24"/>
              <w:szCs w:val="24"/>
              <w:rPrChange w:id="11674" w:author="Mohammad Nayeem Hasan" w:date="2024-12-23T01:53:00Z" w16du:dateUtc="2024-12-22T19:53:00Z">
                <w:rPr>
                  <w:del w:id="11675" w:author="Mohammad Nayeem Hasan" w:date="2024-12-23T01:52:00Z" w16du:dateUtc="2024-12-22T19:52:00Z"/>
                  <w:rFonts w:eastAsia="Times New Roman"/>
                </w:rPr>
              </w:rPrChange>
            </w:rPr>
          </w:pPr>
          <w:del w:id="11676" w:author="Mohammad Nayeem Hasan" w:date="2024-12-23T01:52:00Z" w16du:dateUtc="2024-12-22T19:52:00Z">
            <w:r w:rsidRPr="00033637" w:rsidDel="0058318F">
              <w:rPr>
                <w:rFonts w:ascii="Times New Roman" w:eastAsia="Times New Roman" w:hAnsi="Times New Roman" w:cs="Times New Roman"/>
                <w:sz w:val="24"/>
                <w:szCs w:val="24"/>
                <w:rPrChange w:id="11677" w:author="Mohammad Nayeem Hasan" w:date="2024-12-23T01:53:00Z" w16du:dateUtc="2024-12-22T19:53:00Z">
                  <w:rPr>
                    <w:rFonts w:eastAsia="Times New Roman"/>
                  </w:rPr>
                </w:rPrChange>
              </w:rPr>
              <w:delText xml:space="preserve">Just, M. R., Carden, S. W., Li, S., Baker, K. K., Gambhir, M., &amp; Fung, I. C. H. (2018). The impact of shared sanitation facilities on diarrheal diseases with and without an environmental reservoir: a modeling study. </w:delText>
            </w:r>
            <w:r w:rsidRPr="00033637" w:rsidDel="0058318F">
              <w:rPr>
                <w:rFonts w:ascii="Times New Roman" w:eastAsia="Times New Roman" w:hAnsi="Times New Roman" w:cs="Times New Roman"/>
                <w:i/>
                <w:iCs/>
                <w:sz w:val="24"/>
                <w:szCs w:val="24"/>
                <w:rPrChange w:id="11678" w:author="Mohammad Nayeem Hasan" w:date="2024-12-23T01:53:00Z" w16du:dateUtc="2024-12-22T19:53:00Z">
                  <w:rPr>
                    <w:rFonts w:eastAsia="Times New Roman"/>
                    <w:i/>
                    <w:iCs/>
                  </w:rPr>
                </w:rPrChange>
              </w:rPr>
              <w:delText>Pathogens and Global Health</w:delText>
            </w:r>
            <w:r w:rsidRPr="00033637" w:rsidDel="0058318F">
              <w:rPr>
                <w:rFonts w:ascii="Times New Roman" w:eastAsia="Times New Roman" w:hAnsi="Times New Roman" w:cs="Times New Roman"/>
                <w:sz w:val="24"/>
                <w:szCs w:val="24"/>
                <w:rPrChange w:id="11679"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680" w:author="Mohammad Nayeem Hasan" w:date="2024-12-23T01:53:00Z" w16du:dateUtc="2024-12-22T19:53:00Z">
                  <w:rPr>
                    <w:rFonts w:eastAsia="Times New Roman"/>
                    <w:i/>
                    <w:iCs/>
                  </w:rPr>
                </w:rPrChange>
              </w:rPr>
              <w:delText>112</w:delText>
            </w:r>
            <w:r w:rsidRPr="00033637" w:rsidDel="0058318F">
              <w:rPr>
                <w:rFonts w:ascii="Times New Roman" w:eastAsia="Times New Roman" w:hAnsi="Times New Roman" w:cs="Times New Roman"/>
                <w:sz w:val="24"/>
                <w:szCs w:val="24"/>
                <w:rPrChange w:id="11681" w:author="Mohammad Nayeem Hasan" w:date="2024-12-23T01:53:00Z" w16du:dateUtc="2024-12-22T19:53:00Z">
                  <w:rPr>
                    <w:rFonts w:eastAsia="Times New Roman"/>
                  </w:rPr>
                </w:rPrChange>
              </w:rPr>
              <w:delText>(4), 195. https://doi.org/10.1080/20477724.2018.1478927</w:delText>
            </w:r>
          </w:del>
        </w:p>
        <w:p w14:paraId="70CD9C3D" w14:textId="0A97E17F" w:rsidR="00FE1019" w:rsidRPr="00033637" w:rsidDel="0058318F" w:rsidRDefault="00FE1019">
          <w:pPr>
            <w:autoSpaceDE w:val="0"/>
            <w:autoSpaceDN w:val="0"/>
            <w:ind w:hanging="480"/>
            <w:divId w:val="193465168"/>
            <w:rPr>
              <w:del w:id="11682" w:author="Mohammad Nayeem Hasan" w:date="2024-12-23T01:52:00Z" w16du:dateUtc="2024-12-22T19:52:00Z"/>
              <w:rFonts w:ascii="Times New Roman" w:eastAsia="Times New Roman" w:hAnsi="Times New Roman" w:cs="Times New Roman"/>
              <w:sz w:val="24"/>
              <w:szCs w:val="24"/>
              <w:rPrChange w:id="11683" w:author="Mohammad Nayeem Hasan" w:date="2024-12-23T01:53:00Z" w16du:dateUtc="2024-12-22T19:53:00Z">
                <w:rPr>
                  <w:del w:id="11684" w:author="Mohammad Nayeem Hasan" w:date="2024-12-23T01:52:00Z" w16du:dateUtc="2024-12-22T19:52:00Z"/>
                  <w:rFonts w:eastAsia="Times New Roman"/>
                </w:rPr>
              </w:rPrChange>
            </w:rPr>
          </w:pPr>
          <w:del w:id="11685" w:author="Mohammad Nayeem Hasan" w:date="2024-12-23T01:52:00Z" w16du:dateUtc="2024-12-22T19:52:00Z">
            <w:r w:rsidRPr="00033637" w:rsidDel="0058318F">
              <w:rPr>
                <w:rFonts w:ascii="Times New Roman" w:eastAsia="Times New Roman" w:hAnsi="Times New Roman" w:cs="Times New Roman"/>
                <w:sz w:val="24"/>
                <w:szCs w:val="24"/>
                <w:rPrChange w:id="11686" w:author="Mohammad Nayeem Hasan" w:date="2024-12-23T01:53:00Z" w16du:dateUtc="2024-12-22T19:53:00Z">
                  <w:rPr>
                    <w:rFonts w:eastAsia="Times New Roman"/>
                  </w:rPr>
                </w:rPrChange>
              </w:rPr>
              <w:delText xml:space="preserve">Kosek, M., Yori, P. P., Pan, W. K., Olortegui, M. P., Gilman, R. H., Perez, J., Chavez, C. B., Sanchez, G. M., Burga, R., &amp; Hall, E. (2008). Epidemiology of highly endemic multiply antibiotic-resistant shigellosis in children in the Peruvian Amazon. </w:delText>
            </w:r>
            <w:r w:rsidRPr="00033637" w:rsidDel="0058318F">
              <w:rPr>
                <w:rFonts w:ascii="Times New Roman" w:eastAsia="Times New Roman" w:hAnsi="Times New Roman" w:cs="Times New Roman"/>
                <w:i/>
                <w:iCs/>
                <w:sz w:val="24"/>
                <w:szCs w:val="24"/>
                <w:rPrChange w:id="11687" w:author="Mohammad Nayeem Hasan" w:date="2024-12-23T01:53:00Z" w16du:dateUtc="2024-12-22T19:53:00Z">
                  <w:rPr>
                    <w:rFonts w:eastAsia="Times New Roman"/>
                    <w:i/>
                    <w:iCs/>
                  </w:rPr>
                </w:rPrChange>
              </w:rPr>
              <w:delText>Pediatrics</w:delText>
            </w:r>
            <w:r w:rsidRPr="00033637" w:rsidDel="0058318F">
              <w:rPr>
                <w:rFonts w:ascii="Times New Roman" w:eastAsia="Times New Roman" w:hAnsi="Times New Roman" w:cs="Times New Roman"/>
                <w:sz w:val="24"/>
                <w:szCs w:val="24"/>
                <w:rPrChange w:id="11688"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689" w:author="Mohammad Nayeem Hasan" w:date="2024-12-23T01:53:00Z" w16du:dateUtc="2024-12-22T19:53:00Z">
                  <w:rPr>
                    <w:rFonts w:eastAsia="Times New Roman"/>
                    <w:i/>
                    <w:iCs/>
                  </w:rPr>
                </w:rPrChange>
              </w:rPr>
              <w:delText>122</w:delText>
            </w:r>
            <w:r w:rsidRPr="00033637" w:rsidDel="0058318F">
              <w:rPr>
                <w:rFonts w:ascii="Times New Roman" w:eastAsia="Times New Roman" w:hAnsi="Times New Roman" w:cs="Times New Roman"/>
                <w:sz w:val="24"/>
                <w:szCs w:val="24"/>
                <w:rPrChange w:id="11690" w:author="Mohammad Nayeem Hasan" w:date="2024-12-23T01:53:00Z" w16du:dateUtc="2024-12-22T19:53:00Z">
                  <w:rPr>
                    <w:rFonts w:eastAsia="Times New Roman"/>
                  </w:rPr>
                </w:rPrChange>
              </w:rPr>
              <w:delText>(3). https://doi.org/10.1542/PEDS.2008-0458</w:delText>
            </w:r>
          </w:del>
        </w:p>
        <w:p w14:paraId="1AEFCE31" w14:textId="07D25B9D" w:rsidR="00FE1019" w:rsidRPr="00033637" w:rsidDel="0058318F" w:rsidRDefault="00FE1019">
          <w:pPr>
            <w:autoSpaceDE w:val="0"/>
            <w:autoSpaceDN w:val="0"/>
            <w:ind w:hanging="480"/>
            <w:divId w:val="151335058"/>
            <w:rPr>
              <w:del w:id="11691" w:author="Mohammad Nayeem Hasan" w:date="2024-12-23T01:52:00Z" w16du:dateUtc="2024-12-22T19:52:00Z"/>
              <w:rFonts w:ascii="Times New Roman" w:eastAsia="Times New Roman" w:hAnsi="Times New Roman" w:cs="Times New Roman"/>
              <w:sz w:val="24"/>
              <w:szCs w:val="24"/>
              <w:rPrChange w:id="11692" w:author="Mohammad Nayeem Hasan" w:date="2024-12-23T01:53:00Z" w16du:dateUtc="2024-12-22T19:53:00Z">
                <w:rPr>
                  <w:del w:id="11693" w:author="Mohammad Nayeem Hasan" w:date="2024-12-23T01:52:00Z" w16du:dateUtc="2024-12-22T19:52:00Z"/>
                  <w:rFonts w:eastAsia="Times New Roman"/>
                </w:rPr>
              </w:rPrChange>
            </w:rPr>
          </w:pPr>
          <w:del w:id="11694" w:author="Mohammad Nayeem Hasan" w:date="2024-12-23T01:52:00Z" w16du:dateUtc="2024-12-22T19:52:00Z">
            <w:r w:rsidRPr="00033637" w:rsidDel="0058318F">
              <w:rPr>
                <w:rFonts w:ascii="Times New Roman" w:eastAsia="Times New Roman" w:hAnsi="Times New Roman" w:cs="Times New Roman"/>
                <w:sz w:val="24"/>
                <w:szCs w:val="24"/>
                <w:rPrChange w:id="11695" w:author="Mohammad Nayeem Hasan" w:date="2024-12-23T01:53:00Z" w16du:dateUtc="2024-12-22T19:53:00Z">
                  <w:rPr>
                    <w:rFonts w:eastAsia="Times New Roman"/>
                  </w:rPr>
                </w:rPrChange>
              </w:rPr>
              <w:delText xml:space="preserve">Kramer, M. S., Chalmers, B., Hodnett, E. D., Sevkovskaya, Z., Dzikovich, I., Shapiro, S., Collet, J. P., Vanilovich, I., Mezen, I., Ducruet, T., Shishko, G., Zubovich, V., Mknuik, D., Gluchanina, E., Dombrovskiy, V., Ustinovitch, A., Kot, T., Bogdanovich, N., Ovchinikova, L., &amp; Helsing, E. (2001). Promotion of Breastfeeding Intervention Trial (PROBIT): A Randomized Trial in the Republic of Belarus. </w:delText>
            </w:r>
            <w:r w:rsidRPr="00033637" w:rsidDel="0058318F">
              <w:rPr>
                <w:rFonts w:ascii="Times New Roman" w:eastAsia="Times New Roman" w:hAnsi="Times New Roman" w:cs="Times New Roman"/>
                <w:i/>
                <w:iCs/>
                <w:sz w:val="24"/>
                <w:szCs w:val="24"/>
                <w:rPrChange w:id="11696" w:author="Mohammad Nayeem Hasan" w:date="2024-12-23T01:53:00Z" w16du:dateUtc="2024-12-22T19:53:00Z">
                  <w:rPr>
                    <w:rFonts w:eastAsia="Times New Roman"/>
                    <w:i/>
                    <w:iCs/>
                  </w:rPr>
                </w:rPrChange>
              </w:rPr>
              <w:delText>JAMA</w:delText>
            </w:r>
            <w:r w:rsidRPr="00033637" w:rsidDel="0058318F">
              <w:rPr>
                <w:rFonts w:ascii="Times New Roman" w:eastAsia="Times New Roman" w:hAnsi="Times New Roman" w:cs="Times New Roman"/>
                <w:sz w:val="24"/>
                <w:szCs w:val="24"/>
                <w:rPrChange w:id="11697"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698" w:author="Mohammad Nayeem Hasan" w:date="2024-12-23T01:53:00Z" w16du:dateUtc="2024-12-22T19:53:00Z">
                  <w:rPr>
                    <w:rFonts w:eastAsia="Times New Roman"/>
                    <w:i/>
                    <w:iCs/>
                  </w:rPr>
                </w:rPrChange>
              </w:rPr>
              <w:delText>285</w:delText>
            </w:r>
            <w:r w:rsidRPr="00033637" w:rsidDel="0058318F">
              <w:rPr>
                <w:rFonts w:ascii="Times New Roman" w:eastAsia="Times New Roman" w:hAnsi="Times New Roman" w:cs="Times New Roman"/>
                <w:sz w:val="24"/>
                <w:szCs w:val="24"/>
                <w:rPrChange w:id="11699" w:author="Mohammad Nayeem Hasan" w:date="2024-12-23T01:53:00Z" w16du:dateUtc="2024-12-22T19:53:00Z">
                  <w:rPr>
                    <w:rFonts w:eastAsia="Times New Roman"/>
                  </w:rPr>
                </w:rPrChange>
              </w:rPr>
              <w:delText>(4), 413–420. https://doi.org/10.1001/JAMA.285.4.413</w:delText>
            </w:r>
          </w:del>
        </w:p>
        <w:p w14:paraId="7CC5F55B" w14:textId="1291F132" w:rsidR="00FE1019" w:rsidRPr="00033637" w:rsidDel="0058318F" w:rsidRDefault="00FE1019">
          <w:pPr>
            <w:autoSpaceDE w:val="0"/>
            <w:autoSpaceDN w:val="0"/>
            <w:ind w:hanging="480"/>
            <w:divId w:val="1650133230"/>
            <w:rPr>
              <w:del w:id="11700" w:author="Mohammad Nayeem Hasan" w:date="2024-12-23T01:52:00Z" w16du:dateUtc="2024-12-22T19:52:00Z"/>
              <w:rFonts w:ascii="Times New Roman" w:eastAsia="Times New Roman" w:hAnsi="Times New Roman" w:cs="Times New Roman"/>
              <w:sz w:val="24"/>
              <w:szCs w:val="24"/>
              <w:rPrChange w:id="11701" w:author="Mohammad Nayeem Hasan" w:date="2024-12-23T01:53:00Z" w16du:dateUtc="2024-12-22T19:53:00Z">
                <w:rPr>
                  <w:del w:id="11702" w:author="Mohammad Nayeem Hasan" w:date="2024-12-23T01:52:00Z" w16du:dateUtc="2024-12-22T19:52:00Z"/>
                  <w:rFonts w:eastAsia="Times New Roman"/>
                </w:rPr>
              </w:rPrChange>
            </w:rPr>
          </w:pPr>
          <w:del w:id="11703" w:author="Mohammad Nayeem Hasan" w:date="2024-12-23T01:52:00Z" w16du:dateUtc="2024-12-22T19:52:00Z">
            <w:r w:rsidRPr="00033637" w:rsidDel="0058318F">
              <w:rPr>
                <w:rFonts w:ascii="Times New Roman" w:eastAsia="Times New Roman" w:hAnsi="Times New Roman" w:cs="Times New Roman"/>
                <w:sz w:val="24"/>
                <w:szCs w:val="24"/>
                <w:rPrChange w:id="11704" w:author="Mohammad Nayeem Hasan" w:date="2024-12-23T01:53:00Z" w16du:dateUtc="2024-12-22T19:53:00Z">
                  <w:rPr>
                    <w:rFonts w:eastAsia="Times New Roman"/>
                  </w:rPr>
                </w:rPrChange>
              </w:rPr>
              <w:delText xml:space="preserve">Maponga, B. A., Chirundu, D., Gombe, N. T., Tshimanga, M., Shambira, G., &amp; Takundwa, L. (2013). Risk factors for contracting watery diarrhoea in Kadoma City, Zimbabwe, 2011: a case control study. </w:delText>
            </w:r>
            <w:r w:rsidRPr="00033637" w:rsidDel="0058318F">
              <w:rPr>
                <w:rFonts w:ascii="Times New Roman" w:eastAsia="Times New Roman" w:hAnsi="Times New Roman" w:cs="Times New Roman"/>
                <w:i/>
                <w:iCs/>
                <w:sz w:val="24"/>
                <w:szCs w:val="24"/>
                <w:rPrChange w:id="11705" w:author="Mohammad Nayeem Hasan" w:date="2024-12-23T01:53:00Z" w16du:dateUtc="2024-12-22T19:53:00Z">
                  <w:rPr>
                    <w:rFonts w:eastAsia="Times New Roman"/>
                    <w:i/>
                    <w:iCs/>
                  </w:rPr>
                </w:rPrChange>
              </w:rPr>
              <w:delText>BMC Infectious Diseases</w:delText>
            </w:r>
            <w:r w:rsidRPr="00033637" w:rsidDel="0058318F">
              <w:rPr>
                <w:rFonts w:ascii="Times New Roman" w:eastAsia="Times New Roman" w:hAnsi="Times New Roman" w:cs="Times New Roman"/>
                <w:sz w:val="24"/>
                <w:szCs w:val="24"/>
                <w:rPrChange w:id="11706"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707" w:author="Mohammad Nayeem Hasan" w:date="2024-12-23T01:53:00Z" w16du:dateUtc="2024-12-22T19:53:00Z">
                  <w:rPr>
                    <w:rFonts w:eastAsia="Times New Roman"/>
                    <w:i/>
                    <w:iCs/>
                  </w:rPr>
                </w:rPrChange>
              </w:rPr>
              <w:delText>13</w:delText>
            </w:r>
            <w:r w:rsidRPr="00033637" w:rsidDel="0058318F">
              <w:rPr>
                <w:rFonts w:ascii="Times New Roman" w:eastAsia="Times New Roman" w:hAnsi="Times New Roman" w:cs="Times New Roman"/>
                <w:sz w:val="24"/>
                <w:szCs w:val="24"/>
                <w:rPrChange w:id="11708" w:author="Mohammad Nayeem Hasan" w:date="2024-12-23T01:53:00Z" w16du:dateUtc="2024-12-22T19:53:00Z">
                  <w:rPr>
                    <w:rFonts w:eastAsia="Times New Roman"/>
                  </w:rPr>
                </w:rPrChange>
              </w:rPr>
              <w:delText>(1). https://doi.org/10.1186/1471-2334-13-567</w:delText>
            </w:r>
          </w:del>
        </w:p>
        <w:p w14:paraId="51628FCE" w14:textId="65DBBF05" w:rsidR="00FE1019" w:rsidRPr="00033637" w:rsidDel="0058318F" w:rsidRDefault="00FE1019">
          <w:pPr>
            <w:autoSpaceDE w:val="0"/>
            <w:autoSpaceDN w:val="0"/>
            <w:ind w:hanging="480"/>
            <w:divId w:val="1746607584"/>
            <w:rPr>
              <w:del w:id="11709" w:author="Mohammad Nayeem Hasan" w:date="2024-12-23T01:52:00Z" w16du:dateUtc="2024-12-22T19:52:00Z"/>
              <w:rFonts w:ascii="Times New Roman" w:eastAsia="Times New Roman" w:hAnsi="Times New Roman" w:cs="Times New Roman"/>
              <w:sz w:val="24"/>
              <w:szCs w:val="24"/>
              <w:rPrChange w:id="11710" w:author="Mohammad Nayeem Hasan" w:date="2024-12-23T01:53:00Z" w16du:dateUtc="2024-12-22T19:53:00Z">
                <w:rPr>
                  <w:del w:id="11711" w:author="Mohammad Nayeem Hasan" w:date="2024-12-23T01:52:00Z" w16du:dateUtc="2024-12-22T19:52:00Z"/>
                  <w:rFonts w:eastAsia="Times New Roman"/>
                </w:rPr>
              </w:rPrChange>
            </w:rPr>
          </w:pPr>
          <w:del w:id="11712" w:author="Mohammad Nayeem Hasan" w:date="2024-12-23T01:52:00Z" w16du:dateUtc="2024-12-22T19:52:00Z">
            <w:r w:rsidRPr="00033637" w:rsidDel="0058318F">
              <w:rPr>
                <w:rFonts w:ascii="Times New Roman" w:eastAsia="Times New Roman" w:hAnsi="Times New Roman" w:cs="Times New Roman"/>
                <w:sz w:val="24"/>
                <w:szCs w:val="24"/>
                <w:rPrChange w:id="11713" w:author="Mohammad Nayeem Hasan" w:date="2024-12-23T01:53:00Z" w16du:dateUtc="2024-12-22T19:53:00Z">
                  <w:rPr>
                    <w:rFonts w:eastAsia="Times New Roman"/>
                  </w:rPr>
                </w:rPrChange>
              </w:rPr>
              <w:delText xml:space="preserve">Melese, B., Paulos, W., Astawesegn, F. H., &amp; Gelgelu, T. B. (2019). Prevalence of diarrheal diseases and associated factors among under-five children in Dale District, Sidama zone, Southern Ethiopia: A cross-sectional study. </w:delText>
            </w:r>
            <w:r w:rsidRPr="00033637" w:rsidDel="0058318F">
              <w:rPr>
                <w:rFonts w:ascii="Times New Roman" w:eastAsia="Times New Roman" w:hAnsi="Times New Roman" w:cs="Times New Roman"/>
                <w:i/>
                <w:iCs/>
                <w:sz w:val="24"/>
                <w:szCs w:val="24"/>
                <w:rPrChange w:id="11714" w:author="Mohammad Nayeem Hasan" w:date="2024-12-23T01:53:00Z" w16du:dateUtc="2024-12-22T19:53:00Z">
                  <w:rPr>
                    <w:rFonts w:eastAsia="Times New Roman"/>
                    <w:i/>
                    <w:iCs/>
                  </w:rPr>
                </w:rPrChange>
              </w:rPr>
              <w:delText>BMC Public Health</w:delText>
            </w:r>
            <w:r w:rsidRPr="00033637" w:rsidDel="0058318F">
              <w:rPr>
                <w:rFonts w:ascii="Times New Roman" w:eastAsia="Times New Roman" w:hAnsi="Times New Roman" w:cs="Times New Roman"/>
                <w:sz w:val="24"/>
                <w:szCs w:val="24"/>
                <w:rPrChange w:id="11715"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716" w:author="Mohammad Nayeem Hasan" w:date="2024-12-23T01:53:00Z" w16du:dateUtc="2024-12-22T19:53:00Z">
                  <w:rPr>
                    <w:rFonts w:eastAsia="Times New Roman"/>
                    <w:i/>
                    <w:iCs/>
                  </w:rPr>
                </w:rPrChange>
              </w:rPr>
              <w:delText>19</w:delText>
            </w:r>
            <w:r w:rsidRPr="00033637" w:rsidDel="0058318F">
              <w:rPr>
                <w:rFonts w:ascii="Times New Roman" w:eastAsia="Times New Roman" w:hAnsi="Times New Roman" w:cs="Times New Roman"/>
                <w:sz w:val="24"/>
                <w:szCs w:val="24"/>
                <w:rPrChange w:id="11717" w:author="Mohammad Nayeem Hasan" w:date="2024-12-23T01:53:00Z" w16du:dateUtc="2024-12-22T19:53:00Z">
                  <w:rPr>
                    <w:rFonts w:eastAsia="Times New Roman"/>
                  </w:rPr>
                </w:rPrChange>
              </w:rPr>
              <w:delText>(1), 1–10. https://doi.org/10.1186/S12889-019-7579-2/TABLES/5</w:delText>
            </w:r>
          </w:del>
        </w:p>
        <w:p w14:paraId="4D33B378" w14:textId="67354CEC" w:rsidR="00FE1019" w:rsidRPr="00033637" w:rsidDel="0058318F" w:rsidRDefault="00FE1019">
          <w:pPr>
            <w:autoSpaceDE w:val="0"/>
            <w:autoSpaceDN w:val="0"/>
            <w:ind w:hanging="480"/>
            <w:divId w:val="1286814881"/>
            <w:rPr>
              <w:del w:id="11718" w:author="Mohammad Nayeem Hasan" w:date="2024-12-23T01:52:00Z" w16du:dateUtc="2024-12-22T19:52:00Z"/>
              <w:rFonts w:ascii="Times New Roman" w:eastAsia="Times New Roman" w:hAnsi="Times New Roman" w:cs="Times New Roman"/>
              <w:sz w:val="24"/>
              <w:szCs w:val="24"/>
              <w:rPrChange w:id="11719" w:author="Mohammad Nayeem Hasan" w:date="2024-12-23T01:53:00Z" w16du:dateUtc="2024-12-22T19:53:00Z">
                <w:rPr>
                  <w:del w:id="11720" w:author="Mohammad Nayeem Hasan" w:date="2024-12-23T01:52:00Z" w16du:dateUtc="2024-12-22T19:52:00Z"/>
                  <w:rFonts w:eastAsia="Times New Roman"/>
                </w:rPr>
              </w:rPrChange>
            </w:rPr>
          </w:pPr>
          <w:del w:id="11721" w:author="Mohammad Nayeem Hasan" w:date="2024-12-23T01:52:00Z" w16du:dateUtc="2024-12-22T19:52:00Z">
            <w:r w:rsidRPr="00033637" w:rsidDel="0058318F">
              <w:rPr>
                <w:rFonts w:ascii="Times New Roman" w:eastAsia="Times New Roman" w:hAnsi="Times New Roman" w:cs="Times New Roman"/>
                <w:sz w:val="24"/>
                <w:szCs w:val="24"/>
                <w:rPrChange w:id="11722" w:author="Mohammad Nayeem Hasan" w:date="2024-12-23T01:53:00Z" w16du:dateUtc="2024-12-22T19:53:00Z">
                  <w:rPr>
                    <w:rFonts w:eastAsia="Times New Roman"/>
                  </w:rPr>
                </w:rPrChange>
              </w:rPr>
              <w:delText xml:space="preserve">Mengistie, B., Berhane, Y., Worku, A., Mengistie, B., Berhane, Y., &amp; Worku, A. (2013). Prevalence of diarrhea and associated risk factors among children under-five years of age in Eastern Ethiopia: A cross-sectional study. </w:delText>
            </w:r>
            <w:r w:rsidRPr="00033637" w:rsidDel="0058318F">
              <w:rPr>
                <w:rFonts w:ascii="Times New Roman" w:eastAsia="Times New Roman" w:hAnsi="Times New Roman" w:cs="Times New Roman"/>
                <w:i/>
                <w:iCs/>
                <w:sz w:val="24"/>
                <w:szCs w:val="24"/>
                <w:rPrChange w:id="11723" w:author="Mohammad Nayeem Hasan" w:date="2024-12-23T01:53:00Z" w16du:dateUtc="2024-12-22T19:53:00Z">
                  <w:rPr>
                    <w:rFonts w:eastAsia="Times New Roman"/>
                    <w:i/>
                    <w:iCs/>
                  </w:rPr>
                </w:rPrChange>
              </w:rPr>
              <w:delText>Open Journal of Preventive Medicine</w:delText>
            </w:r>
            <w:r w:rsidRPr="00033637" w:rsidDel="0058318F">
              <w:rPr>
                <w:rFonts w:ascii="Times New Roman" w:eastAsia="Times New Roman" w:hAnsi="Times New Roman" w:cs="Times New Roman"/>
                <w:sz w:val="24"/>
                <w:szCs w:val="24"/>
                <w:rPrChange w:id="11724"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725" w:author="Mohammad Nayeem Hasan" w:date="2024-12-23T01:53:00Z" w16du:dateUtc="2024-12-22T19:53:00Z">
                  <w:rPr>
                    <w:rFonts w:eastAsia="Times New Roman"/>
                    <w:i/>
                    <w:iCs/>
                  </w:rPr>
                </w:rPrChange>
              </w:rPr>
              <w:delText>3</w:delText>
            </w:r>
            <w:r w:rsidRPr="00033637" w:rsidDel="0058318F">
              <w:rPr>
                <w:rFonts w:ascii="Times New Roman" w:eastAsia="Times New Roman" w:hAnsi="Times New Roman" w:cs="Times New Roman"/>
                <w:sz w:val="24"/>
                <w:szCs w:val="24"/>
                <w:rPrChange w:id="11726" w:author="Mohammad Nayeem Hasan" w:date="2024-12-23T01:53:00Z" w16du:dateUtc="2024-12-22T19:53:00Z">
                  <w:rPr>
                    <w:rFonts w:eastAsia="Times New Roman"/>
                  </w:rPr>
                </w:rPrChange>
              </w:rPr>
              <w:delText>(7), 446–453. https://doi.org/10.4236/OJPM.2013.37060</w:delText>
            </w:r>
          </w:del>
        </w:p>
        <w:p w14:paraId="5378D012" w14:textId="4D4B7D9B" w:rsidR="00FE1019" w:rsidRPr="00033637" w:rsidDel="0058318F" w:rsidRDefault="00FE1019">
          <w:pPr>
            <w:autoSpaceDE w:val="0"/>
            <w:autoSpaceDN w:val="0"/>
            <w:ind w:hanging="480"/>
            <w:divId w:val="527642605"/>
            <w:rPr>
              <w:del w:id="11727" w:author="Mohammad Nayeem Hasan" w:date="2024-12-23T01:52:00Z" w16du:dateUtc="2024-12-22T19:52:00Z"/>
              <w:rFonts w:ascii="Times New Roman" w:eastAsia="Times New Roman" w:hAnsi="Times New Roman" w:cs="Times New Roman"/>
              <w:sz w:val="24"/>
              <w:szCs w:val="24"/>
              <w:rPrChange w:id="11728" w:author="Mohammad Nayeem Hasan" w:date="2024-12-23T01:53:00Z" w16du:dateUtc="2024-12-22T19:53:00Z">
                <w:rPr>
                  <w:del w:id="11729" w:author="Mohammad Nayeem Hasan" w:date="2024-12-23T01:52:00Z" w16du:dateUtc="2024-12-22T19:52:00Z"/>
                  <w:rFonts w:eastAsia="Times New Roman"/>
                </w:rPr>
              </w:rPrChange>
            </w:rPr>
          </w:pPr>
          <w:del w:id="11730" w:author="Mohammad Nayeem Hasan" w:date="2024-12-23T01:52:00Z" w16du:dateUtc="2024-12-22T19:52:00Z">
            <w:r w:rsidRPr="00033637" w:rsidDel="0058318F">
              <w:rPr>
                <w:rFonts w:ascii="Times New Roman" w:eastAsia="Times New Roman" w:hAnsi="Times New Roman" w:cs="Times New Roman"/>
                <w:sz w:val="24"/>
                <w:szCs w:val="24"/>
                <w:rPrChange w:id="11731" w:author="Mohammad Nayeem Hasan" w:date="2024-12-23T01:53:00Z" w16du:dateUtc="2024-12-22T19:53:00Z">
                  <w:rPr>
                    <w:rFonts w:eastAsia="Times New Roman"/>
                  </w:rPr>
                </w:rPrChange>
              </w:rPr>
              <w:delText xml:space="preserve">Michael Geruso, B., Spears, D., Cabral, M., Case, A., Coffey, D., Deaton, A., Guillot, M., Jensen, R., Linden, L., &amp; Trejo, S. (2018). Neighborhood Sanitation and Infant Mortality. </w:delText>
            </w:r>
            <w:r w:rsidRPr="00033637" w:rsidDel="0058318F">
              <w:rPr>
                <w:rFonts w:ascii="Times New Roman" w:eastAsia="Times New Roman" w:hAnsi="Times New Roman" w:cs="Times New Roman"/>
                <w:i/>
                <w:iCs/>
                <w:sz w:val="24"/>
                <w:szCs w:val="24"/>
                <w:rPrChange w:id="11732" w:author="Mohammad Nayeem Hasan" w:date="2024-12-23T01:53:00Z" w16du:dateUtc="2024-12-22T19:53:00Z">
                  <w:rPr>
                    <w:rFonts w:eastAsia="Times New Roman"/>
                    <w:i/>
                    <w:iCs/>
                  </w:rPr>
                </w:rPrChange>
              </w:rPr>
              <w:delText>American Economic Journal: Applied Economics</w:delText>
            </w:r>
            <w:r w:rsidRPr="00033637" w:rsidDel="0058318F">
              <w:rPr>
                <w:rFonts w:ascii="Times New Roman" w:eastAsia="Times New Roman" w:hAnsi="Times New Roman" w:cs="Times New Roman"/>
                <w:sz w:val="24"/>
                <w:szCs w:val="24"/>
                <w:rPrChange w:id="11733"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734" w:author="Mohammad Nayeem Hasan" w:date="2024-12-23T01:53:00Z" w16du:dateUtc="2024-12-22T19:53:00Z">
                  <w:rPr>
                    <w:rFonts w:eastAsia="Times New Roman"/>
                    <w:i/>
                    <w:iCs/>
                  </w:rPr>
                </w:rPrChange>
              </w:rPr>
              <w:delText>10</w:delText>
            </w:r>
            <w:r w:rsidRPr="00033637" w:rsidDel="0058318F">
              <w:rPr>
                <w:rFonts w:ascii="Times New Roman" w:eastAsia="Times New Roman" w:hAnsi="Times New Roman" w:cs="Times New Roman"/>
                <w:sz w:val="24"/>
                <w:szCs w:val="24"/>
                <w:rPrChange w:id="11735" w:author="Mohammad Nayeem Hasan" w:date="2024-12-23T01:53:00Z" w16du:dateUtc="2024-12-22T19:53:00Z">
                  <w:rPr>
                    <w:rFonts w:eastAsia="Times New Roman"/>
                  </w:rPr>
                </w:rPrChange>
              </w:rPr>
              <w:delText>(2), 125–162. https://doi.org/10.1257/APP.20150431</w:delText>
            </w:r>
          </w:del>
        </w:p>
        <w:p w14:paraId="5CD31555" w14:textId="4D48A0A4" w:rsidR="00FE1019" w:rsidRPr="00033637" w:rsidDel="0058318F" w:rsidRDefault="00FE1019">
          <w:pPr>
            <w:autoSpaceDE w:val="0"/>
            <w:autoSpaceDN w:val="0"/>
            <w:ind w:hanging="480"/>
            <w:divId w:val="1725987037"/>
            <w:rPr>
              <w:del w:id="11736" w:author="Mohammad Nayeem Hasan" w:date="2024-12-23T01:52:00Z" w16du:dateUtc="2024-12-22T19:52:00Z"/>
              <w:rFonts w:ascii="Times New Roman" w:eastAsia="Times New Roman" w:hAnsi="Times New Roman" w:cs="Times New Roman"/>
              <w:sz w:val="24"/>
              <w:szCs w:val="24"/>
              <w:rPrChange w:id="11737" w:author="Mohammad Nayeem Hasan" w:date="2024-12-23T01:53:00Z" w16du:dateUtc="2024-12-22T19:53:00Z">
                <w:rPr>
                  <w:del w:id="11738" w:author="Mohammad Nayeem Hasan" w:date="2024-12-23T01:52:00Z" w16du:dateUtc="2024-12-22T19:52:00Z"/>
                  <w:rFonts w:eastAsia="Times New Roman"/>
                </w:rPr>
              </w:rPrChange>
            </w:rPr>
          </w:pPr>
          <w:del w:id="11739" w:author="Mohammad Nayeem Hasan" w:date="2024-12-23T01:52:00Z" w16du:dateUtc="2024-12-22T19:52:00Z">
            <w:r w:rsidRPr="00033637" w:rsidDel="0058318F">
              <w:rPr>
                <w:rFonts w:ascii="Times New Roman" w:eastAsia="Times New Roman" w:hAnsi="Times New Roman" w:cs="Times New Roman"/>
                <w:sz w:val="24"/>
                <w:szCs w:val="24"/>
                <w:rPrChange w:id="11740" w:author="Mohammad Nayeem Hasan" w:date="2024-12-23T01:53:00Z" w16du:dateUtc="2024-12-22T19:53:00Z">
                  <w:rPr>
                    <w:rFonts w:eastAsia="Times New Roman"/>
                  </w:rPr>
                </w:rPrChange>
              </w:rPr>
              <w:delText xml:space="preserve">MICS. (2006). Bangladesh 2006 MICS Report. In </w:delText>
            </w:r>
            <w:r w:rsidRPr="00033637" w:rsidDel="0058318F">
              <w:rPr>
                <w:rFonts w:ascii="Times New Roman" w:eastAsia="Times New Roman" w:hAnsi="Times New Roman" w:cs="Times New Roman"/>
                <w:i/>
                <w:iCs/>
                <w:sz w:val="24"/>
                <w:szCs w:val="24"/>
                <w:rPrChange w:id="11741" w:author="Mohammad Nayeem Hasan" w:date="2024-12-23T01:53:00Z" w16du:dateUtc="2024-12-22T19:53:00Z">
                  <w:rPr>
                    <w:rFonts w:eastAsia="Times New Roman"/>
                    <w:i/>
                    <w:iCs/>
                  </w:rPr>
                </w:rPrChange>
              </w:rPr>
              <w:delText>Somalia Multiple Indicator Cluster Survey 2006 Report</w:delText>
            </w:r>
            <w:r w:rsidRPr="00033637" w:rsidDel="0058318F">
              <w:rPr>
                <w:rFonts w:ascii="Times New Roman" w:eastAsia="Times New Roman" w:hAnsi="Times New Roman" w:cs="Times New Roman"/>
                <w:sz w:val="24"/>
                <w:szCs w:val="24"/>
                <w:rPrChange w:id="11742" w:author="Mohammad Nayeem Hasan" w:date="2024-12-23T01:53:00Z" w16du:dateUtc="2024-12-22T19:53:00Z">
                  <w:rPr>
                    <w:rFonts w:eastAsia="Times New Roman"/>
                  </w:rPr>
                </w:rPrChange>
              </w:rPr>
              <w:delText>. https://microdata.worldbank.org/index.php/catalog/51/variable/F1/V111?name=wlthscor</w:delText>
            </w:r>
          </w:del>
        </w:p>
        <w:p w14:paraId="28E65312" w14:textId="508FF0F0" w:rsidR="00FE1019" w:rsidRPr="00033637" w:rsidDel="0058318F" w:rsidRDefault="00FE1019">
          <w:pPr>
            <w:autoSpaceDE w:val="0"/>
            <w:autoSpaceDN w:val="0"/>
            <w:ind w:hanging="480"/>
            <w:divId w:val="832797565"/>
            <w:rPr>
              <w:del w:id="11743" w:author="Mohammad Nayeem Hasan" w:date="2024-12-23T01:52:00Z" w16du:dateUtc="2024-12-22T19:52:00Z"/>
              <w:rFonts w:ascii="Times New Roman" w:eastAsia="Times New Roman" w:hAnsi="Times New Roman" w:cs="Times New Roman"/>
              <w:sz w:val="24"/>
              <w:szCs w:val="24"/>
              <w:rPrChange w:id="11744" w:author="Mohammad Nayeem Hasan" w:date="2024-12-23T01:53:00Z" w16du:dateUtc="2024-12-22T19:53:00Z">
                <w:rPr>
                  <w:del w:id="11745" w:author="Mohammad Nayeem Hasan" w:date="2024-12-23T01:52:00Z" w16du:dateUtc="2024-12-22T19:52:00Z"/>
                  <w:rFonts w:eastAsia="Times New Roman"/>
                </w:rPr>
              </w:rPrChange>
            </w:rPr>
          </w:pPr>
          <w:del w:id="11746" w:author="Mohammad Nayeem Hasan" w:date="2024-12-23T01:52:00Z" w16du:dateUtc="2024-12-22T19:52:00Z">
            <w:r w:rsidRPr="00033637" w:rsidDel="0058318F">
              <w:rPr>
                <w:rFonts w:ascii="Times New Roman" w:eastAsia="Times New Roman" w:hAnsi="Times New Roman" w:cs="Times New Roman"/>
                <w:sz w:val="24"/>
                <w:szCs w:val="24"/>
                <w:rPrChange w:id="11747" w:author="Mohammad Nayeem Hasan" w:date="2024-12-23T01:53:00Z" w16du:dateUtc="2024-12-22T19:53:00Z">
                  <w:rPr>
                    <w:rFonts w:eastAsia="Times New Roman"/>
                  </w:rPr>
                </w:rPrChange>
              </w:rPr>
              <w:delText xml:space="preserve">MICS. (2014). </w:delText>
            </w:r>
            <w:r w:rsidRPr="00033637" w:rsidDel="0058318F">
              <w:rPr>
                <w:rFonts w:ascii="Times New Roman" w:eastAsia="Times New Roman" w:hAnsi="Times New Roman" w:cs="Times New Roman"/>
                <w:i/>
                <w:iCs/>
                <w:sz w:val="24"/>
                <w:szCs w:val="24"/>
                <w:rPrChange w:id="11748" w:author="Mohammad Nayeem Hasan" w:date="2024-12-23T01:53:00Z" w16du:dateUtc="2024-12-22T19:53:00Z">
                  <w:rPr>
                    <w:rFonts w:eastAsia="Times New Roman"/>
                    <w:i/>
                    <w:iCs/>
                  </w:rPr>
                </w:rPrChange>
              </w:rPr>
              <w:delText>Bangladesh 2012-13 MICS Report</w:delText>
            </w:r>
            <w:r w:rsidRPr="00033637" w:rsidDel="0058318F">
              <w:rPr>
                <w:rFonts w:ascii="Times New Roman" w:eastAsia="Times New Roman" w:hAnsi="Times New Roman" w:cs="Times New Roman"/>
                <w:sz w:val="24"/>
                <w:szCs w:val="24"/>
                <w:rPrChange w:id="11749" w:author="Mohammad Nayeem Hasan" w:date="2024-12-23T01:53:00Z" w16du:dateUtc="2024-12-22T19:53:00Z">
                  <w:rPr>
                    <w:rFonts w:eastAsia="Times New Roman"/>
                  </w:rPr>
                </w:rPrChange>
              </w:rPr>
              <w:delText>. https://mics.unicef.org/news_entries/15</w:delText>
            </w:r>
          </w:del>
        </w:p>
        <w:p w14:paraId="270D9050" w14:textId="0B253C06" w:rsidR="00FE1019" w:rsidRPr="00033637" w:rsidDel="0058318F" w:rsidRDefault="00FE1019">
          <w:pPr>
            <w:autoSpaceDE w:val="0"/>
            <w:autoSpaceDN w:val="0"/>
            <w:ind w:hanging="480"/>
            <w:divId w:val="1904675687"/>
            <w:rPr>
              <w:del w:id="11750" w:author="Mohammad Nayeem Hasan" w:date="2024-12-23T01:52:00Z" w16du:dateUtc="2024-12-22T19:52:00Z"/>
              <w:rFonts w:ascii="Times New Roman" w:eastAsia="Times New Roman" w:hAnsi="Times New Roman" w:cs="Times New Roman"/>
              <w:sz w:val="24"/>
              <w:szCs w:val="24"/>
              <w:rPrChange w:id="11751" w:author="Mohammad Nayeem Hasan" w:date="2024-12-23T01:53:00Z" w16du:dateUtc="2024-12-22T19:53:00Z">
                <w:rPr>
                  <w:del w:id="11752" w:author="Mohammad Nayeem Hasan" w:date="2024-12-23T01:52:00Z" w16du:dateUtc="2024-12-22T19:52:00Z"/>
                  <w:rFonts w:eastAsia="Times New Roman"/>
                </w:rPr>
              </w:rPrChange>
            </w:rPr>
          </w:pPr>
          <w:del w:id="11753" w:author="Mohammad Nayeem Hasan" w:date="2024-12-23T01:52:00Z" w16du:dateUtc="2024-12-22T19:52:00Z">
            <w:r w:rsidRPr="00033637" w:rsidDel="0058318F">
              <w:rPr>
                <w:rFonts w:ascii="Times New Roman" w:eastAsia="Times New Roman" w:hAnsi="Times New Roman" w:cs="Times New Roman"/>
                <w:sz w:val="24"/>
                <w:szCs w:val="24"/>
                <w:rPrChange w:id="11754" w:author="Mohammad Nayeem Hasan" w:date="2024-12-23T01:53:00Z" w16du:dateUtc="2024-12-22T19:53:00Z">
                  <w:rPr>
                    <w:rFonts w:eastAsia="Times New Roman"/>
                  </w:rPr>
                </w:rPrChange>
              </w:rPr>
              <w:delText xml:space="preserve">MICS. (2019). </w:delText>
            </w:r>
            <w:r w:rsidRPr="00033637" w:rsidDel="0058318F">
              <w:rPr>
                <w:rFonts w:ascii="Times New Roman" w:eastAsia="Times New Roman" w:hAnsi="Times New Roman" w:cs="Times New Roman"/>
                <w:i/>
                <w:iCs/>
                <w:sz w:val="24"/>
                <w:szCs w:val="24"/>
                <w:rPrChange w:id="11755" w:author="Mohammad Nayeem Hasan" w:date="2024-12-23T01:53:00Z" w16du:dateUtc="2024-12-22T19:53:00Z">
                  <w:rPr>
                    <w:rFonts w:eastAsia="Times New Roman"/>
                    <w:i/>
                    <w:iCs/>
                  </w:rPr>
                </w:rPrChange>
              </w:rPr>
              <w:delText>Bangladesh 2019 MICS Report</w:delText>
            </w:r>
            <w:r w:rsidRPr="00033637" w:rsidDel="0058318F">
              <w:rPr>
                <w:rFonts w:ascii="Times New Roman" w:eastAsia="Times New Roman" w:hAnsi="Times New Roman" w:cs="Times New Roman"/>
                <w:sz w:val="24"/>
                <w:szCs w:val="24"/>
                <w:rPrChange w:id="11756" w:author="Mohammad Nayeem Hasan" w:date="2024-12-23T01:53:00Z" w16du:dateUtc="2024-12-22T19:53:00Z">
                  <w:rPr>
                    <w:rFonts w:eastAsia="Times New Roman"/>
                  </w:rPr>
                </w:rPrChange>
              </w:rPr>
              <w:delText xml:space="preserve"> (Issue 1). https://www.unicef.org/bangladesh/media/3281/file/Bangladesh 2019 MICS Report_English.pdf</w:delText>
            </w:r>
          </w:del>
        </w:p>
        <w:p w14:paraId="4E661E6F" w14:textId="3A2261B5" w:rsidR="00FE1019" w:rsidRPr="00033637" w:rsidDel="0058318F" w:rsidRDefault="00FE1019">
          <w:pPr>
            <w:autoSpaceDE w:val="0"/>
            <w:autoSpaceDN w:val="0"/>
            <w:ind w:hanging="480"/>
            <w:divId w:val="754398183"/>
            <w:rPr>
              <w:del w:id="11757" w:author="Mohammad Nayeem Hasan" w:date="2024-12-23T01:52:00Z" w16du:dateUtc="2024-12-22T19:52:00Z"/>
              <w:rFonts w:ascii="Times New Roman" w:eastAsia="Times New Roman" w:hAnsi="Times New Roman" w:cs="Times New Roman"/>
              <w:sz w:val="24"/>
              <w:szCs w:val="24"/>
              <w:rPrChange w:id="11758" w:author="Mohammad Nayeem Hasan" w:date="2024-12-23T01:53:00Z" w16du:dateUtc="2024-12-22T19:53:00Z">
                <w:rPr>
                  <w:del w:id="11759" w:author="Mohammad Nayeem Hasan" w:date="2024-12-23T01:52:00Z" w16du:dateUtc="2024-12-22T19:52:00Z"/>
                  <w:rFonts w:eastAsia="Times New Roman"/>
                </w:rPr>
              </w:rPrChange>
            </w:rPr>
          </w:pPr>
          <w:del w:id="11760" w:author="Mohammad Nayeem Hasan" w:date="2024-12-23T01:52:00Z" w16du:dateUtc="2024-12-22T19:52:00Z">
            <w:r w:rsidRPr="00033637" w:rsidDel="0058318F">
              <w:rPr>
                <w:rFonts w:ascii="Times New Roman" w:eastAsia="Times New Roman" w:hAnsi="Times New Roman" w:cs="Times New Roman"/>
                <w:sz w:val="24"/>
                <w:szCs w:val="24"/>
                <w:rPrChange w:id="11761" w:author="Mohammad Nayeem Hasan" w:date="2024-12-23T01:53:00Z" w16du:dateUtc="2024-12-22T19:53:00Z">
                  <w:rPr>
                    <w:rFonts w:eastAsia="Times New Roman"/>
                  </w:rPr>
                </w:rPrChange>
              </w:rPr>
              <w:delText xml:space="preserve">Negesse, Y., Taddese, A. A., Negesse, A., &amp; Ayele, T. A. (2021). Trends and determinants of diarrhea among under-five children in Ethiopia: cross-sectional study: multivariate decomposition and multilevel analysis based on Bayesian approach evidenced by EDHS 2000–2016 data. </w:delText>
            </w:r>
            <w:r w:rsidRPr="00033637" w:rsidDel="0058318F">
              <w:rPr>
                <w:rFonts w:ascii="Times New Roman" w:eastAsia="Times New Roman" w:hAnsi="Times New Roman" w:cs="Times New Roman"/>
                <w:i/>
                <w:iCs/>
                <w:sz w:val="24"/>
                <w:szCs w:val="24"/>
                <w:rPrChange w:id="11762" w:author="Mohammad Nayeem Hasan" w:date="2024-12-23T01:53:00Z" w16du:dateUtc="2024-12-22T19:53:00Z">
                  <w:rPr>
                    <w:rFonts w:eastAsia="Times New Roman"/>
                    <w:i/>
                    <w:iCs/>
                  </w:rPr>
                </w:rPrChange>
              </w:rPr>
              <w:delText>BMC Public Health</w:delText>
            </w:r>
            <w:r w:rsidRPr="00033637" w:rsidDel="0058318F">
              <w:rPr>
                <w:rFonts w:ascii="Times New Roman" w:eastAsia="Times New Roman" w:hAnsi="Times New Roman" w:cs="Times New Roman"/>
                <w:sz w:val="24"/>
                <w:szCs w:val="24"/>
                <w:rPrChange w:id="11763"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764" w:author="Mohammad Nayeem Hasan" w:date="2024-12-23T01:53:00Z" w16du:dateUtc="2024-12-22T19:53:00Z">
                  <w:rPr>
                    <w:rFonts w:eastAsia="Times New Roman"/>
                    <w:i/>
                    <w:iCs/>
                  </w:rPr>
                </w:rPrChange>
              </w:rPr>
              <w:delText>21</w:delText>
            </w:r>
            <w:r w:rsidRPr="00033637" w:rsidDel="0058318F">
              <w:rPr>
                <w:rFonts w:ascii="Times New Roman" w:eastAsia="Times New Roman" w:hAnsi="Times New Roman" w:cs="Times New Roman"/>
                <w:sz w:val="24"/>
                <w:szCs w:val="24"/>
                <w:rPrChange w:id="11765" w:author="Mohammad Nayeem Hasan" w:date="2024-12-23T01:53:00Z" w16du:dateUtc="2024-12-22T19:53:00Z">
                  <w:rPr>
                    <w:rFonts w:eastAsia="Times New Roman"/>
                  </w:rPr>
                </w:rPrChange>
              </w:rPr>
              <w:delText>(1), 1–16. https://doi.org/10.1186/S12889-021-10191-3/TABLES/4</w:delText>
            </w:r>
          </w:del>
        </w:p>
        <w:p w14:paraId="3EAA6C34" w14:textId="453A9D3A" w:rsidR="00FE1019" w:rsidRPr="00033637" w:rsidDel="0058318F" w:rsidRDefault="00FE1019">
          <w:pPr>
            <w:autoSpaceDE w:val="0"/>
            <w:autoSpaceDN w:val="0"/>
            <w:ind w:hanging="480"/>
            <w:divId w:val="1752963173"/>
            <w:rPr>
              <w:del w:id="11766" w:author="Mohammad Nayeem Hasan" w:date="2024-12-23T01:52:00Z" w16du:dateUtc="2024-12-22T19:52:00Z"/>
              <w:rFonts w:ascii="Times New Roman" w:eastAsia="Times New Roman" w:hAnsi="Times New Roman" w:cs="Times New Roman"/>
              <w:sz w:val="24"/>
              <w:szCs w:val="24"/>
              <w:rPrChange w:id="11767" w:author="Mohammad Nayeem Hasan" w:date="2024-12-23T01:53:00Z" w16du:dateUtc="2024-12-22T19:53:00Z">
                <w:rPr>
                  <w:del w:id="11768" w:author="Mohammad Nayeem Hasan" w:date="2024-12-23T01:52:00Z" w16du:dateUtc="2024-12-22T19:52:00Z"/>
                  <w:rFonts w:eastAsia="Times New Roman"/>
                </w:rPr>
              </w:rPrChange>
            </w:rPr>
          </w:pPr>
          <w:del w:id="11769" w:author="Mohammad Nayeem Hasan" w:date="2024-12-23T01:52:00Z" w16du:dateUtc="2024-12-22T19:52:00Z">
            <w:r w:rsidRPr="00033637" w:rsidDel="0058318F">
              <w:rPr>
                <w:rFonts w:ascii="Times New Roman" w:eastAsia="Times New Roman" w:hAnsi="Times New Roman" w:cs="Times New Roman"/>
                <w:sz w:val="24"/>
                <w:szCs w:val="24"/>
                <w:rPrChange w:id="11770" w:author="Mohammad Nayeem Hasan" w:date="2024-12-23T01:53:00Z" w16du:dateUtc="2024-12-22T19:53:00Z">
                  <w:rPr>
                    <w:rFonts w:eastAsia="Times New Roman"/>
                  </w:rPr>
                </w:rPrChange>
              </w:rPr>
              <w:delText xml:space="preserve">Pinzón-Rondón, Á. M., Zárate-Ardila, C., Hoyos-Martínez, A., Ruiz-Sternberg, Á. M., &amp; Vélez-Van-Meerbeke, A. (2015). Country characteristics and acute diarrhea in children from developing nations: A multilevel study. </w:delText>
            </w:r>
            <w:r w:rsidRPr="00033637" w:rsidDel="0058318F">
              <w:rPr>
                <w:rFonts w:ascii="Times New Roman" w:eastAsia="Times New Roman" w:hAnsi="Times New Roman" w:cs="Times New Roman"/>
                <w:i/>
                <w:iCs/>
                <w:sz w:val="24"/>
                <w:szCs w:val="24"/>
                <w:rPrChange w:id="11771" w:author="Mohammad Nayeem Hasan" w:date="2024-12-23T01:53:00Z" w16du:dateUtc="2024-12-22T19:53:00Z">
                  <w:rPr>
                    <w:rFonts w:eastAsia="Times New Roman"/>
                    <w:i/>
                    <w:iCs/>
                  </w:rPr>
                </w:rPrChange>
              </w:rPr>
              <w:delText>BMC Public Health</w:delText>
            </w:r>
            <w:r w:rsidRPr="00033637" w:rsidDel="0058318F">
              <w:rPr>
                <w:rFonts w:ascii="Times New Roman" w:eastAsia="Times New Roman" w:hAnsi="Times New Roman" w:cs="Times New Roman"/>
                <w:sz w:val="24"/>
                <w:szCs w:val="24"/>
                <w:rPrChange w:id="11772"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773" w:author="Mohammad Nayeem Hasan" w:date="2024-12-23T01:53:00Z" w16du:dateUtc="2024-12-22T19:53:00Z">
                  <w:rPr>
                    <w:rFonts w:eastAsia="Times New Roman"/>
                    <w:i/>
                    <w:iCs/>
                  </w:rPr>
                </w:rPrChange>
              </w:rPr>
              <w:delText>15</w:delText>
            </w:r>
            <w:r w:rsidRPr="00033637" w:rsidDel="0058318F">
              <w:rPr>
                <w:rFonts w:ascii="Times New Roman" w:eastAsia="Times New Roman" w:hAnsi="Times New Roman" w:cs="Times New Roman"/>
                <w:sz w:val="24"/>
                <w:szCs w:val="24"/>
                <w:rPrChange w:id="11774" w:author="Mohammad Nayeem Hasan" w:date="2024-12-23T01:53:00Z" w16du:dateUtc="2024-12-22T19:53:00Z">
                  <w:rPr>
                    <w:rFonts w:eastAsia="Times New Roman"/>
                  </w:rPr>
                </w:rPrChange>
              </w:rPr>
              <w:delText>(1), 1–11. https://doi.org/10.1186/S12889-015-2120-8/TABLES/5</w:delText>
            </w:r>
          </w:del>
        </w:p>
        <w:p w14:paraId="2B05E59A" w14:textId="1592D359" w:rsidR="00FE1019" w:rsidRPr="00033637" w:rsidDel="0058318F" w:rsidRDefault="00FE1019">
          <w:pPr>
            <w:autoSpaceDE w:val="0"/>
            <w:autoSpaceDN w:val="0"/>
            <w:ind w:hanging="480"/>
            <w:divId w:val="215626349"/>
            <w:rPr>
              <w:del w:id="11775" w:author="Mohammad Nayeem Hasan" w:date="2024-12-23T01:52:00Z" w16du:dateUtc="2024-12-22T19:52:00Z"/>
              <w:rFonts w:ascii="Times New Roman" w:eastAsia="Times New Roman" w:hAnsi="Times New Roman" w:cs="Times New Roman"/>
              <w:sz w:val="24"/>
              <w:szCs w:val="24"/>
              <w:rPrChange w:id="11776" w:author="Mohammad Nayeem Hasan" w:date="2024-12-23T01:53:00Z" w16du:dateUtc="2024-12-22T19:53:00Z">
                <w:rPr>
                  <w:del w:id="11777" w:author="Mohammad Nayeem Hasan" w:date="2024-12-23T01:52:00Z" w16du:dateUtc="2024-12-22T19:52:00Z"/>
                  <w:rFonts w:eastAsia="Times New Roman"/>
                </w:rPr>
              </w:rPrChange>
            </w:rPr>
          </w:pPr>
          <w:del w:id="11778" w:author="Mohammad Nayeem Hasan" w:date="2024-12-23T01:52:00Z" w16du:dateUtc="2024-12-22T19:52:00Z">
            <w:r w:rsidRPr="00033637" w:rsidDel="0058318F">
              <w:rPr>
                <w:rFonts w:ascii="Times New Roman" w:eastAsia="Times New Roman" w:hAnsi="Times New Roman" w:cs="Times New Roman"/>
                <w:sz w:val="24"/>
                <w:szCs w:val="24"/>
                <w:rPrChange w:id="11779" w:author="Mohammad Nayeem Hasan" w:date="2024-12-23T01:53:00Z" w16du:dateUtc="2024-12-22T19:53:00Z">
                  <w:rPr>
                    <w:rFonts w:eastAsia="Times New Roman"/>
                  </w:rPr>
                </w:rPrChange>
              </w:rPr>
              <w:delText xml:space="preserve">Podewils, L. J., Mintz, E. D., Nataro, J. P., &amp; Parashar, U. D. (2004). Acute, infectious diarrhea among children in developing countries. </w:delText>
            </w:r>
            <w:r w:rsidRPr="00033637" w:rsidDel="0058318F">
              <w:rPr>
                <w:rFonts w:ascii="Times New Roman" w:eastAsia="Times New Roman" w:hAnsi="Times New Roman" w:cs="Times New Roman"/>
                <w:i/>
                <w:iCs/>
                <w:sz w:val="24"/>
                <w:szCs w:val="24"/>
                <w:rPrChange w:id="11780" w:author="Mohammad Nayeem Hasan" w:date="2024-12-23T01:53:00Z" w16du:dateUtc="2024-12-22T19:53:00Z">
                  <w:rPr>
                    <w:rFonts w:eastAsia="Times New Roman"/>
                    <w:i/>
                    <w:iCs/>
                  </w:rPr>
                </w:rPrChange>
              </w:rPr>
              <w:delText>Seminars in Pediatric Infectious Diseases</w:delText>
            </w:r>
            <w:r w:rsidRPr="00033637" w:rsidDel="0058318F">
              <w:rPr>
                <w:rFonts w:ascii="Times New Roman" w:eastAsia="Times New Roman" w:hAnsi="Times New Roman" w:cs="Times New Roman"/>
                <w:sz w:val="24"/>
                <w:szCs w:val="24"/>
                <w:rPrChange w:id="11781"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782" w:author="Mohammad Nayeem Hasan" w:date="2024-12-23T01:53:00Z" w16du:dateUtc="2024-12-22T19:53:00Z">
                  <w:rPr>
                    <w:rFonts w:eastAsia="Times New Roman"/>
                    <w:i/>
                    <w:iCs/>
                  </w:rPr>
                </w:rPrChange>
              </w:rPr>
              <w:delText>15</w:delText>
            </w:r>
            <w:r w:rsidRPr="00033637" w:rsidDel="0058318F">
              <w:rPr>
                <w:rFonts w:ascii="Times New Roman" w:eastAsia="Times New Roman" w:hAnsi="Times New Roman" w:cs="Times New Roman"/>
                <w:sz w:val="24"/>
                <w:szCs w:val="24"/>
                <w:rPrChange w:id="11783" w:author="Mohammad Nayeem Hasan" w:date="2024-12-23T01:53:00Z" w16du:dateUtc="2024-12-22T19:53:00Z">
                  <w:rPr>
                    <w:rFonts w:eastAsia="Times New Roman"/>
                  </w:rPr>
                </w:rPrChange>
              </w:rPr>
              <w:delText>(3), 155. https://doi.org/10.1053/J.SPID.2004.05.008</w:delText>
            </w:r>
          </w:del>
        </w:p>
        <w:p w14:paraId="1C460F34" w14:textId="43D4A7BE" w:rsidR="00FE1019" w:rsidRPr="00033637" w:rsidDel="0058318F" w:rsidRDefault="00FE1019">
          <w:pPr>
            <w:autoSpaceDE w:val="0"/>
            <w:autoSpaceDN w:val="0"/>
            <w:ind w:hanging="480"/>
            <w:divId w:val="1269579554"/>
            <w:rPr>
              <w:del w:id="11784" w:author="Mohammad Nayeem Hasan" w:date="2024-12-23T01:52:00Z" w16du:dateUtc="2024-12-22T19:52:00Z"/>
              <w:rFonts w:ascii="Times New Roman" w:eastAsia="Times New Roman" w:hAnsi="Times New Roman" w:cs="Times New Roman"/>
              <w:sz w:val="24"/>
              <w:szCs w:val="24"/>
              <w:rPrChange w:id="11785" w:author="Mohammad Nayeem Hasan" w:date="2024-12-23T01:53:00Z" w16du:dateUtc="2024-12-22T19:53:00Z">
                <w:rPr>
                  <w:del w:id="11786" w:author="Mohammad Nayeem Hasan" w:date="2024-12-23T01:52:00Z" w16du:dateUtc="2024-12-22T19:52:00Z"/>
                  <w:rFonts w:eastAsia="Times New Roman"/>
                </w:rPr>
              </w:rPrChange>
            </w:rPr>
          </w:pPr>
          <w:del w:id="11787" w:author="Mohammad Nayeem Hasan" w:date="2024-12-23T01:52:00Z" w16du:dateUtc="2024-12-22T19:52:00Z">
            <w:r w:rsidRPr="00033637" w:rsidDel="0058318F">
              <w:rPr>
                <w:rFonts w:ascii="Times New Roman" w:eastAsia="Times New Roman" w:hAnsi="Times New Roman" w:cs="Times New Roman"/>
                <w:sz w:val="24"/>
                <w:szCs w:val="24"/>
                <w:rPrChange w:id="11788" w:author="Mohammad Nayeem Hasan" w:date="2024-12-23T01:53:00Z" w16du:dateUtc="2024-12-22T19:53:00Z">
                  <w:rPr>
                    <w:rFonts w:eastAsia="Times New Roman"/>
                  </w:rPr>
                </w:rPrChange>
              </w:rPr>
              <w:delText xml:space="preserve">Rahman, A., &amp; Hossain, M. M. (2022). Prevalence and determinants of fever, ARI and diarrhea among children aged 6–59 months in Bangladesh. </w:delText>
            </w:r>
            <w:r w:rsidRPr="00033637" w:rsidDel="0058318F">
              <w:rPr>
                <w:rFonts w:ascii="Times New Roman" w:eastAsia="Times New Roman" w:hAnsi="Times New Roman" w:cs="Times New Roman"/>
                <w:i/>
                <w:iCs/>
                <w:sz w:val="24"/>
                <w:szCs w:val="24"/>
                <w:rPrChange w:id="11789" w:author="Mohammad Nayeem Hasan" w:date="2024-12-23T01:53:00Z" w16du:dateUtc="2024-12-22T19:53:00Z">
                  <w:rPr>
                    <w:rFonts w:eastAsia="Times New Roman"/>
                    <w:i/>
                    <w:iCs/>
                  </w:rPr>
                </w:rPrChange>
              </w:rPr>
              <w:delText>BMC Pediatrics</w:delText>
            </w:r>
            <w:r w:rsidRPr="00033637" w:rsidDel="0058318F">
              <w:rPr>
                <w:rFonts w:ascii="Times New Roman" w:eastAsia="Times New Roman" w:hAnsi="Times New Roman" w:cs="Times New Roman"/>
                <w:sz w:val="24"/>
                <w:szCs w:val="24"/>
                <w:rPrChange w:id="11790"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791" w:author="Mohammad Nayeem Hasan" w:date="2024-12-23T01:53:00Z" w16du:dateUtc="2024-12-22T19:53:00Z">
                  <w:rPr>
                    <w:rFonts w:eastAsia="Times New Roman"/>
                    <w:i/>
                    <w:iCs/>
                  </w:rPr>
                </w:rPrChange>
              </w:rPr>
              <w:delText>22</w:delText>
            </w:r>
            <w:r w:rsidRPr="00033637" w:rsidDel="0058318F">
              <w:rPr>
                <w:rFonts w:ascii="Times New Roman" w:eastAsia="Times New Roman" w:hAnsi="Times New Roman" w:cs="Times New Roman"/>
                <w:sz w:val="24"/>
                <w:szCs w:val="24"/>
                <w:rPrChange w:id="11792" w:author="Mohammad Nayeem Hasan" w:date="2024-12-23T01:53:00Z" w16du:dateUtc="2024-12-22T19:53:00Z">
                  <w:rPr>
                    <w:rFonts w:eastAsia="Times New Roman"/>
                  </w:rPr>
                </w:rPrChange>
              </w:rPr>
              <w:delText>(1), 1–12. https://doi.org/10.1186/S12887-022-03166-9/TABLES/3</w:delText>
            </w:r>
          </w:del>
        </w:p>
        <w:p w14:paraId="46C1F197" w14:textId="4777F0C9" w:rsidR="00FE1019" w:rsidRPr="00033637" w:rsidDel="0058318F" w:rsidRDefault="00FE1019">
          <w:pPr>
            <w:autoSpaceDE w:val="0"/>
            <w:autoSpaceDN w:val="0"/>
            <w:ind w:hanging="480"/>
            <w:divId w:val="1856189443"/>
            <w:rPr>
              <w:del w:id="11793" w:author="Mohammad Nayeem Hasan" w:date="2024-12-23T01:52:00Z" w16du:dateUtc="2024-12-22T19:52:00Z"/>
              <w:rFonts w:ascii="Times New Roman" w:eastAsia="Times New Roman" w:hAnsi="Times New Roman" w:cs="Times New Roman"/>
              <w:sz w:val="24"/>
              <w:szCs w:val="24"/>
              <w:rPrChange w:id="11794" w:author="Mohammad Nayeem Hasan" w:date="2024-12-23T01:53:00Z" w16du:dateUtc="2024-12-22T19:53:00Z">
                <w:rPr>
                  <w:del w:id="11795" w:author="Mohammad Nayeem Hasan" w:date="2024-12-23T01:52:00Z" w16du:dateUtc="2024-12-22T19:52:00Z"/>
                  <w:rFonts w:eastAsia="Times New Roman"/>
                </w:rPr>
              </w:rPrChange>
            </w:rPr>
          </w:pPr>
          <w:del w:id="11796" w:author="Mohammad Nayeem Hasan" w:date="2024-12-23T01:52:00Z" w16du:dateUtc="2024-12-22T19:52:00Z">
            <w:r w:rsidRPr="00033637" w:rsidDel="0058318F">
              <w:rPr>
                <w:rFonts w:ascii="Times New Roman" w:eastAsia="Times New Roman" w:hAnsi="Times New Roman" w:cs="Times New Roman"/>
                <w:sz w:val="24"/>
                <w:szCs w:val="24"/>
                <w:rPrChange w:id="11797" w:author="Mohammad Nayeem Hasan" w:date="2024-12-23T01:53:00Z" w16du:dateUtc="2024-12-22T19:53:00Z">
                  <w:rPr>
                    <w:rFonts w:eastAsia="Times New Roman"/>
                  </w:rPr>
                </w:rPrChange>
              </w:rPr>
              <w:delText xml:space="preserve">Ramlal, P. S., Stenström, T. A., Munien, S., Amoah, I. D., Buckley, C. A., &amp; Sershen. (2019). Relationships between shared sanitation facilities and diarrhoeal and soil-transmitted helminth infections: an analytical review. </w:delText>
            </w:r>
            <w:r w:rsidRPr="00033637" w:rsidDel="0058318F">
              <w:rPr>
                <w:rFonts w:ascii="Times New Roman" w:eastAsia="Times New Roman" w:hAnsi="Times New Roman" w:cs="Times New Roman"/>
                <w:i/>
                <w:iCs/>
                <w:sz w:val="24"/>
                <w:szCs w:val="24"/>
                <w:rPrChange w:id="11798" w:author="Mohammad Nayeem Hasan" w:date="2024-12-23T01:53:00Z" w16du:dateUtc="2024-12-22T19:53:00Z">
                  <w:rPr>
                    <w:rFonts w:eastAsia="Times New Roman"/>
                    <w:i/>
                    <w:iCs/>
                  </w:rPr>
                </w:rPrChange>
              </w:rPr>
              <w:delText>Journal of Water, Sanitation and Hygiene for Development</w:delText>
            </w:r>
            <w:r w:rsidRPr="00033637" w:rsidDel="0058318F">
              <w:rPr>
                <w:rFonts w:ascii="Times New Roman" w:eastAsia="Times New Roman" w:hAnsi="Times New Roman" w:cs="Times New Roman"/>
                <w:sz w:val="24"/>
                <w:szCs w:val="24"/>
                <w:rPrChange w:id="11799"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800" w:author="Mohammad Nayeem Hasan" w:date="2024-12-23T01:53:00Z" w16du:dateUtc="2024-12-22T19:53:00Z">
                  <w:rPr>
                    <w:rFonts w:eastAsia="Times New Roman"/>
                    <w:i/>
                    <w:iCs/>
                  </w:rPr>
                </w:rPrChange>
              </w:rPr>
              <w:delText>9</w:delText>
            </w:r>
            <w:r w:rsidRPr="00033637" w:rsidDel="0058318F">
              <w:rPr>
                <w:rFonts w:ascii="Times New Roman" w:eastAsia="Times New Roman" w:hAnsi="Times New Roman" w:cs="Times New Roman"/>
                <w:sz w:val="24"/>
                <w:szCs w:val="24"/>
                <w:rPrChange w:id="11801" w:author="Mohammad Nayeem Hasan" w:date="2024-12-23T01:53:00Z" w16du:dateUtc="2024-12-22T19:53:00Z">
                  <w:rPr>
                    <w:rFonts w:eastAsia="Times New Roman"/>
                  </w:rPr>
                </w:rPrChange>
              </w:rPr>
              <w:delText>(2), 198–209. https://doi.org/10.2166/WASHDEV.2019.180</w:delText>
            </w:r>
          </w:del>
        </w:p>
        <w:p w14:paraId="195E146F" w14:textId="75CA9030" w:rsidR="00FE1019" w:rsidRPr="00033637" w:rsidDel="0058318F" w:rsidRDefault="00FE1019">
          <w:pPr>
            <w:autoSpaceDE w:val="0"/>
            <w:autoSpaceDN w:val="0"/>
            <w:ind w:hanging="480"/>
            <w:divId w:val="272981373"/>
            <w:rPr>
              <w:del w:id="11802" w:author="Mohammad Nayeem Hasan" w:date="2024-12-23T01:52:00Z" w16du:dateUtc="2024-12-22T19:52:00Z"/>
              <w:rFonts w:ascii="Times New Roman" w:eastAsia="Times New Roman" w:hAnsi="Times New Roman" w:cs="Times New Roman"/>
              <w:sz w:val="24"/>
              <w:szCs w:val="24"/>
              <w:rPrChange w:id="11803" w:author="Mohammad Nayeem Hasan" w:date="2024-12-23T01:53:00Z" w16du:dateUtc="2024-12-22T19:53:00Z">
                <w:rPr>
                  <w:del w:id="11804" w:author="Mohammad Nayeem Hasan" w:date="2024-12-23T01:52:00Z" w16du:dateUtc="2024-12-22T19:52:00Z"/>
                  <w:rFonts w:eastAsia="Times New Roman"/>
                </w:rPr>
              </w:rPrChange>
            </w:rPr>
          </w:pPr>
          <w:del w:id="11805" w:author="Mohammad Nayeem Hasan" w:date="2024-12-23T01:52:00Z" w16du:dateUtc="2024-12-22T19:52:00Z">
            <w:r w:rsidRPr="00033637" w:rsidDel="0058318F">
              <w:rPr>
                <w:rFonts w:ascii="Times New Roman" w:eastAsia="Times New Roman" w:hAnsi="Times New Roman" w:cs="Times New Roman"/>
                <w:sz w:val="24"/>
                <w:szCs w:val="24"/>
                <w:rPrChange w:id="11806" w:author="Mohammad Nayeem Hasan" w:date="2024-12-23T01:53:00Z" w16du:dateUtc="2024-12-22T19:53:00Z">
                  <w:rPr>
                    <w:rFonts w:eastAsia="Times New Roman"/>
                  </w:rPr>
                </w:rPrChange>
              </w:rPr>
              <w:delText xml:space="preserve">Salas-Eljatib, C., Fuentes-Ramirez, A., Gregoire, T. G., Altamirano, A., &amp; Yaitul, V. (2018). A study on the effects of unbalanced data when fitting logistic regression models in ecology. </w:delText>
            </w:r>
            <w:r w:rsidRPr="00033637" w:rsidDel="0058318F">
              <w:rPr>
                <w:rFonts w:ascii="Times New Roman" w:eastAsia="Times New Roman" w:hAnsi="Times New Roman" w:cs="Times New Roman"/>
                <w:i/>
                <w:iCs/>
                <w:sz w:val="24"/>
                <w:szCs w:val="24"/>
                <w:rPrChange w:id="11807" w:author="Mohammad Nayeem Hasan" w:date="2024-12-23T01:53:00Z" w16du:dateUtc="2024-12-22T19:53:00Z">
                  <w:rPr>
                    <w:rFonts w:eastAsia="Times New Roman"/>
                    <w:i/>
                    <w:iCs/>
                  </w:rPr>
                </w:rPrChange>
              </w:rPr>
              <w:delText>Ecological Indicators</w:delText>
            </w:r>
            <w:r w:rsidRPr="00033637" w:rsidDel="0058318F">
              <w:rPr>
                <w:rFonts w:ascii="Times New Roman" w:eastAsia="Times New Roman" w:hAnsi="Times New Roman" w:cs="Times New Roman"/>
                <w:sz w:val="24"/>
                <w:szCs w:val="24"/>
                <w:rPrChange w:id="11808"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809" w:author="Mohammad Nayeem Hasan" w:date="2024-12-23T01:53:00Z" w16du:dateUtc="2024-12-22T19:53:00Z">
                  <w:rPr>
                    <w:rFonts w:eastAsia="Times New Roman"/>
                    <w:i/>
                    <w:iCs/>
                  </w:rPr>
                </w:rPrChange>
              </w:rPr>
              <w:delText>85</w:delText>
            </w:r>
            <w:r w:rsidRPr="00033637" w:rsidDel="0058318F">
              <w:rPr>
                <w:rFonts w:ascii="Times New Roman" w:eastAsia="Times New Roman" w:hAnsi="Times New Roman" w:cs="Times New Roman"/>
                <w:sz w:val="24"/>
                <w:szCs w:val="24"/>
                <w:rPrChange w:id="11810" w:author="Mohammad Nayeem Hasan" w:date="2024-12-23T01:53:00Z" w16du:dateUtc="2024-12-22T19:53:00Z">
                  <w:rPr>
                    <w:rFonts w:eastAsia="Times New Roman"/>
                  </w:rPr>
                </w:rPrChange>
              </w:rPr>
              <w:delText>, 502–508. https://doi.org/10.1016/J.ECOLIND.2017.10.030</w:delText>
            </w:r>
          </w:del>
        </w:p>
        <w:p w14:paraId="4942B35A" w14:textId="7E2FA637" w:rsidR="00FE1019" w:rsidRPr="00033637" w:rsidDel="0058318F" w:rsidRDefault="00FE1019">
          <w:pPr>
            <w:autoSpaceDE w:val="0"/>
            <w:autoSpaceDN w:val="0"/>
            <w:ind w:hanging="480"/>
            <w:divId w:val="471992773"/>
            <w:rPr>
              <w:del w:id="11811" w:author="Mohammad Nayeem Hasan" w:date="2024-12-23T01:52:00Z" w16du:dateUtc="2024-12-22T19:52:00Z"/>
              <w:rFonts w:ascii="Times New Roman" w:eastAsia="Times New Roman" w:hAnsi="Times New Roman" w:cs="Times New Roman"/>
              <w:sz w:val="24"/>
              <w:szCs w:val="24"/>
              <w:rPrChange w:id="11812" w:author="Mohammad Nayeem Hasan" w:date="2024-12-23T01:53:00Z" w16du:dateUtc="2024-12-22T19:53:00Z">
                <w:rPr>
                  <w:del w:id="11813" w:author="Mohammad Nayeem Hasan" w:date="2024-12-23T01:52:00Z" w16du:dateUtc="2024-12-22T19:52:00Z"/>
                  <w:rFonts w:eastAsia="Times New Roman"/>
                </w:rPr>
              </w:rPrChange>
            </w:rPr>
          </w:pPr>
          <w:del w:id="11814" w:author="Mohammad Nayeem Hasan" w:date="2024-12-23T01:52:00Z" w16du:dateUtc="2024-12-22T19:52:00Z">
            <w:r w:rsidRPr="00033637" w:rsidDel="0058318F">
              <w:rPr>
                <w:rFonts w:ascii="Times New Roman" w:eastAsia="Times New Roman" w:hAnsi="Times New Roman" w:cs="Times New Roman"/>
                <w:sz w:val="24"/>
                <w:szCs w:val="24"/>
                <w:rPrChange w:id="11815" w:author="Mohammad Nayeem Hasan" w:date="2024-12-23T01:53:00Z" w16du:dateUtc="2024-12-22T19:53:00Z">
                  <w:rPr>
                    <w:rFonts w:eastAsia="Times New Roman"/>
                  </w:rPr>
                </w:rPrChange>
              </w:rPr>
              <w:delText xml:space="preserve">Shah, S. M., Yousafzai, M., Lakhani, N. B., Chotani, R. A., &amp; Nowshad, G. (2003). Prevalence and correlates of diarrhea. </w:delText>
            </w:r>
            <w:r w:rsidRPr="00033637" w:rsidDel="0058318F">
              <w:rPr>
                <w:rFonts w:ascii="Times New Roman" w:eastAsia="Times New Roman" w:hAnsi="Times New Roman" w:cs="Times New Roman"/>
                <w:i/>
                <w:iCs/>
                <w:sz w:val="24"/>
                <w:szCs w:val="24"/>
                <w:rPrChange w:id="11816" w:author="Mohammad Nayeem Hasan" w:date="2024-12-23T01:53:00Z" w16du:dateUtc="2024-12-22T19:53:00Z">
                  <w:rPr>
                    <w:rFonts w:eastAsia="Times New Roman"/>
                    <w:i/>
                    <w:iCs/>
                  </w:rPr>
                </w:rPrChange>
              </w:rPr>
              <w:delText>Indian Journal of Pediatrics</w:delText>
            </w:r>
            <w:r w:rsidRPr="00033637" w:rsidDel="0058318F">
              <w:rPr>
                <w:rFonts w:ascii="Times New Roman" w:eastAsia="Times New Roman" w:hAnsi="Times New Roman" w:cs="Times New Roman"/>
                <w:sz w:val="24"/>
                <w:szCs w:val="24"/>
                <w:rPrChange w:id="11817"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818" w:author="Mohammad Nayeem Hasan" w:date="2024-12-23T01:53:00Z" w16du:dateUtc="2024-12-22T19:53:00Z">
                  <w:rPr>
                    <w:rFonts w:eastAsia="Times New Roman"/>
                    <w:i/>
                    <w:iCs/>
                  </w:rPr>
                </w:rPrChange>
              </w:rPr>
              <w:delText>70</w:delText>
            </w:r>
            <w:r w:rsidRPr="00033637" w:rsidDel="0058318F">
              <w:rPr>
                <w:rFonts w:ascii="Times New Roman" w:eastAsia="Times New Roman" w:hAnsi="Times New Roman" w:cs="Times New Roman"/>
                <w:sz w:val="24"/>
                <w:szCs w:val="24"/>
                <w:rPrChange w:id="11819" w:author="Mohammad Nayeem Hasan" w:date="2024-12-23T01:53:00Z" w16du:dateUtc="2024-12-22T19:53:00Z">
                  <w:rPr>
                    <w:rFonts w:eastAsia="Times New Roman"/>
                  </w:rPr>
                </w:rPrChange>
              </w:rPr>
              <w:delText>(3), 207–211. https://doi.org/10.1007/BF02725583</w:delText>
            </w:r>
          </w:del>
        </w:p>
        <w:p w14:paraId="1EE7530C" w14:textId="2523A8F0" w:rsidR="00FE1019" w:rsidRPr="00033637" w:rsidDel="0058318F" w:rsidRDefault="00FE1019">
          <w:pPr>
            <w:autoSpaceDE w:val="0"/>
            <w:autoSpaceDN w:val="0"/>
            <w:ind w:hanging="480"/>
            <w:divId w:val="1064987541"/>
            <w:rPr>
              <w:del w:id="11820" w:author="Mohammad Nayeem Hasan" w:date="2024-12-23T01:52:00Z" w16du:dateUtc="2024-12-22T19:52:00Z"/>
              <w:rFonts w:ascii="Times New Roman" w:eastAsia="Times New Roman" w:hAnsi="Times New Roman" w:cs="Times New Roman"/>
              <w:sz w:val="24"/>
              <w:szCs w:val="24"/>
              <w:rPrChange w:id="11821" w:author="Mohammad Nayeem Hasan" w:date="2024-12-23T01:53:00Z" w16du:dateUtc="2024-12-22T19:53:00Z">
                <w:rPr>
                  <w:del w:id="11822" w:author="Mohammad Nayeem Hasan" w:date="2024-12-23T01:52:00Z" w16du:dateUtc="2024-12-22T19:52:00Z"/>
                  <w:rFonts w:eastAsia="Times New Roman"/>
                </w:rPr>
              </w:rPrChange>
            </w:rPr>
          </w:pPr>
          <w:del w:id="11823" w:author="Mohammad Nayeem Hasan" w:date="2024-12-23T01:52:00Z" w16du:dateUtc="2024-12-22T19:52:00Z">
            <w:r w:rsidRPr="00033637" w:rsidDel="0058318F">
              <w:rPr>
                <w:rFonts w:ascii="Times New Roman" w:eastAsia="Times New Roman" w:hAnsi="Times New Roman" w:cs="Times New Roman"/>
                <w:sz w:val="24"/>
                <w:szCs w:val="24"/>
                <w:rPrChange w:id="11824" w:author="Mohammad Nayeem Hasan" w:date="2024-12-23T01:53:00Z" w16du:dateUtc="2024-12-22T19:53:00Z">
                  <w:rPr>
                    <w:rFonts w:eastAsia="Times New Roman"/>
                  </w:rPr>
                </w:rPrChange>
              </w:rPr>
              <w:delText xml:space="preserve">Sharifa Begum, M. A. and B. Sen. (2011). </w:delText>
            </w:r>
            <w:r w:rsidRPr="00033637" w:rsidDel="0058318F">
              <w:rPr>
                <w:rFonts w:ascii="Times New Roman" w:eastAsia="Times New Roman" w:hAnsi="Times New Roman" w:cs="Times New Roman"/>
                <w:i/>
                <w:iCs/>
                <w:sz w:val="24"/>
                <w:szCs w:val="24"/>
                <w:rPrChange w:id="11825" w:author="Mohammad Nayeem Hasan" w:date="2024-12-23T01:53:00Z" w16du:dateUtc="2024-12-22T19:53:00Z">
                  <w:rPr>
                    <w:rFonts w:eastAsia="Times New Roman"/>
                    <w:i/>
                    <w:iCs/>
                  </w:rPr>
                </w:rPrChange>
              </w:rPr>
              <w:delText>Do Water and Sanitation Interventions Reduce Childhood Diarrhoea? New Evidence from Bangladesh</w:delText>
            </w:r>
            <w:r w:rsidRPr="00033637" w:rsidDel="0058318F">
              <w:rPr>
                <w:rFonts w:ascii="Times New Roman" w:eastAsia="Times New Roman" w:hAnsi="Times New Roman" w:cs="Times New Roman"/>
                <w:sz w:val="24"/>
                <w:szCs w:val="24"/>
                <w:rPrChange w:id="11826" w:author="Mohammad Nayeem Hasan" w:date="2024-12-23T01:53:00Z" w16du:dateUtc="2024-12-22T19:53:00Z">
                  <w:rPr>
                    <w:rFonts w:eastAsia="Times New Roman"/>
                  </w:rPr>
                </w:rPrChange>
              </w:rPr>
              <w:delText>. https://www.jstor.org/stable/23343058</w:delText>
            </w:r>
          </w:del>
        </w:p>
        <w:p w14:paraId="2B69B48C" w14:textId="05447D52" w:rsidR="00FE1019" w:rsidRPr="00033637" w:rsidDel="0058318F" w:rsidRDefault="00FE1019">
          <w:pPr>
            <w:autoSpaceDE w:val="0"/>
            <w:autoSpaceDN w:val="0"/>
            <w:ind w:hanging="480"/>
            <w:divId w:val="2012217811"/>
            <w:rPr>
              <w:del w:id="11827" w:author="Mohammad Nayeem Hasan" w:date="2024-12-23T01:52:00Z" w16du:dateUtc="2024-12-22T19:52:00Z"/>
              <w:rFonts w:ascii="Times New Roman" w:eastAsia="Times New Roman" w:hAnsi="Times New Roman" w:cs="Times New Roman"/>
              <w:sz w:val="24"/>
              <w:szCs w:val="24"/>
              <w:rPrChange w:id="11828" w:author="Mohammad Nayeem Hasan" w:date="2024-12-23T01:53:00Z" w16du:dateUtc="2024-12-22T19:53:00Z">
                <w:rPr>
                  <w:del w:id="11829" w:author="Mohammad Nayeem Hasan" w:date="2024-12-23T01:52:00Z" w16du:dateUtc="2024-12-22T19:52:00Z"/>
                  <w:rFonts w:eastAsia="Times New Roman"/>
                </w:rPr>
              </w:rPrChange>
            </w:rPr>
          </w:pPr>
          <w:del w:id="11830" w:author="Mohammad Nayeem Hasan" w:date="2024-12-23T01:52:00Z" w16du:dateUtc="2024-12-22T19:52:00Z">
            <w:r w:rsidRPr="00033637" w:rsidDel="0058318F">
              <w:rPr>
                <w:rFonts w:ascii="Times New Roman" w:eastAsia="Times New Roman" w:hAnsi="Times New Roman" w:cs="Times New Roman"/>
                <w:sz w:val="24"/>
                <w:szCs w:val="24"/>
                <w:rPrChange w:id="11831" w:author="Mohammad Nayeem Hasan" w:date="2024-12-23T01:53:00Z" w16du:dateUtc="2024-12-22T19:53:00Z">
                  <w:rPr>
                    <w:rFonts w:eastAsia="Times New Roman"/>
                  </w:rPr>
                </w:rPrChange>
              </w:rPr>
              <w:delText xml:space="preserve">Sinmegn Mihrete, T., Asres Alemie, G., &amp; Shimeka Teferra, A. (2014). Determinants of childhood diarrhea among underfive children in Benishangul Gumuz Regional State, North West Ethiopia. </w:delText>
            </w:r>
            <w:r w:rsidRPr="00033637" w:rsidDel="0058318F">
              <w:rPr>
                <w:rFonts w:ascii="Times New Roman" w:eastAsia="Times New Roman" w:hAnsi="Times New Roman" w:cs="Times New Roman"/>
                <w:i/>
                <w:iCs/>
                <w:sz w:val="24"/>
                <w:szCs w:val="24"/>
                <w:rPrChange w:id="11832" w:author="Mohammad Nayeem Hasan" w:date="2024-12-23T01:53:00Z" w16du:dateUtc="2024-12-22T19:53:00Z">
                  <w:rPr>
                    <w:rFonts w:eastAsia="Times New Roman"/>
                    <w:i/>
                    <w:iCs/>
                  </w:rPr>
                </w:rPrChange>
              </w:rPr>
              <w:delText>BMC Pediatrics</w:delText>
            </w:r>
            <w:r w:rsidRPr="00033637" w:rsidDel="0058318F">
              <w:rPr>
                <w:rFonts w:ascii="Times New Roman" w:eastAsia="Times New Roman" w:hAnsi="Times New Roman" w:cs="Times New Roman"/>
                <w:sz w:val="24"/>
                <w:szCs w:val="24"/>
                <w:rPrChange w:id="11833"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834" w:author="Mohammad Nayeem Hasan" w:date="2024-12-23T01:53:00Z" w16du:dateUtc="2024-12-22T19:53:00Z">
                  <w:rPr>
                    <w:rFonts w:eastAsia="Times New Roman"/>
                    <w:i/>
                    <w:iCs/>
                  </w:rPr>
                </w:rPrChange>
              </w:rPr>
              <w:delText>14</w:delText>
            </w:r>
            <w:r w:rsidRPr="00033637" w:rsidDel="0058318F">
              <w:rPr>
                <w:rFonts w:ascii="Times New Roman" w:eastAsia="Times New Roman" w:hAnsi="Times New Roman" w:cs="Times New Roman"/>
                <w:sz w:val="24"/>
                <w:szCs w:val="24"/>
                <w:rPrChange w:id="11835" w:author="Mohammad Nayeem Hasan" w:date="2024-12-23T01:53:00Z" w16du:dateUtc="2024-12-22T19:53:00Z">
                  <w:rPr>
                    <w:rFonts w:eastAsia="Times New Roman"/>
                  </w:rPr>
                </w:rPrChange>
              </w:rPr>
              <w:delText>(1), 1–9. https://doi.org/10.1186/1471-2431-14-102/TABLES/5</w:delText>
            </w:r>
          </w:del>
        </w:p>
        <w:p w14:paraId="114039C0" w14:textId="75DC6895" w:rsidR="00FE1019" w:rsidRPr="00033637" w:rsidDel="0058318F" w:rsidRDefault="00FE1019">
          <w:pPr>
            <w:autoSpaceDE w:val="0"/>
            <w:autoSpaceDN w:val="0"/>
            <w:ind w:hanging="480"/>
            <w:divId w:val="876818584"/>
            <w:rPr>
              <w:del w:id="11836" w:author="Mohammad Nayeem Hasan" w:date="2024-12-23T01:52:00Z" w16du:dateUtc="2024-12-22T19:52:00Z"/>
              <w:rFonts w:ascii="Times New Roman" w:eastAsia="Times New Roman" w:hAnsi="Times New Roman" w:cs="Times New Roman"/>
              <w:sz w:val="24"/>
              <w:szCs w:val="24"/>
              <w:rPrChange w:id="11837" w:author="Mohammad Nayeem Hasan" w:date="2024-12-23T01:53:00Z" w16du:dateUtc="2024-12-22T19:53:00Z">
                <w:rPr>
                  <w:del w:id="11838" w:author="Mohammad Nayeem Hasan" w:date="2024-12-23T01:52:00Z" w16du:dateUtc="2024-12-22T19:52:00Z"/>
                  <w:rFonts w:eastAsia="Times New Roman"/>
                </w:rPr>
              </w:rPrChange>
            </w:rPr>
          </w:pPr>
          <w:del w:id="11839" w:author="Mohammad Nayeem Hasan" w:date="2024-12-23T01:52:00Z" w16du:dateUtc="2024-12-22T19:52:00Z">
            <w:r w:rsidRPr="00033637" w:rsidDel="0058318F">
              <w:rPr>
                <w:rFonts w:ascii="Times New Roman" w:eastAsia="Times New Roman" w:hAnsi="Times New Roman" w:cs="Times New Roman"/>
                <w:sz w:val="24"/>
                <w:szCs w:val="24"/>
                <w:rPrChange w:id="11840" w:author="Mohammad Nayeem Hasan" w:date="2024-12-23T01:53:00Z" w16du:dateUtc="2024-12-22T19:53:00Z">
                  <w:rPr>
                    <w:rFonts w:eastAsia="Times New Roman"/>
                  </w:rPr>
                </w:rPrChange>
              </w:rPr>
              <w:delText xml:space="preserve">Siziya, S., Muula, A. S., &amp; Rudatsikira, E. (2009). Diarrhoea and acute respiratory infections prevalence and risk factors among under-five children in Iraq in 2000. </w:delText>
            </w:r>
            <w:r w:rsidRPr="00033637" w:rsidDel="0058318F">
              <w:rPr>
                <w:rFonts w:ascii="Times New Roman" w:eastAsia="Times New Roman" w:hAnsi="Times New Roman" w:cs="Times New Roman"/>
                <w:i/>
                <w:iCs/>
                <w:sz w:val="24"/>
                <w:szCs w:val="24"/>
                <w:rPrChange w:id="11841" w:author="Mohammad Nayeem Hasan" w:date="2024-12-23T01:53:00Z" w16du:dateUtc="2024-12-22T19:53:00Z">
                  <w:rPr>
                    <w:rFonts w:eastAsia="Times New Roman"/>
                    <w:i/>
                    <w:iCs/>
                  </w:rPr>
                </w:rPrChange>
              </w:rPr>
              <w:delText>Italian Journal of Pediatrics</w:delText>
            </w:r>
            <w:r w:rsidRPr="00033637" w:rsidDel="0058318F">
              <w:rPr>
                <w:rFonts w:ascii="Times New Roman" w:eastAsia="Times New Roman" w:hAnsi="Times New Roman" w:cs="Times New Roman"/>
                <w:sz w:val="24"/>
                <w:szCs w:val="24"/>
                <w:rPrChange w:id="11842"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843" w:author="Mohammad Nayeem Hasan" w:date="2024-12-23T01:53:00Z" w16du:dateUtc="2024-12-22T19:53:00Z">
                  <w:rPr>
                    <w:rFonts w:eastAsia="Times New Roman"/>
                    <w:i/>
                    <w:iCs/>
                  </w:rPr>
                </w:rPrChange>
              </w:rPr>
              <w:delText>35</w:delText>
            </w:r>
            <w:r w:rsidRPr="00033637" w:rsidDel="0058318F">
              <w:rPr>
                <w:rFonts w:ascii="Times New Roman" w:eastAsia="Times New Roman" w:hAnsi="Times New Roman" w:cs="Times New Roman"/>
                <w:sz w:val="24"/>
                <w:szCs w:val="24"/>
                <w:rPrChange w:id="11844" w:author="Mohammad Nayeem Hasan" w:date="2024-12-23T01:53:00Z" w16du:dateUtc="2024-12-22T19:53:00Z">
                  <w:rPr>
                    <w:rFonts w:eastAsia="Times New Roman"/>
                  </w:rPr>
                </w:rPrChange>
              </w:rPr>
              <w:delText>(8), 8. https://doi.org/10.1186/1824-7288-35-8</w:delText>
            </w:r>
          </w:del>
        </w:p>
        <w:p w14:paraId="67F43AE3" w14:textId="39229C57" w:rsidR="00FE1019" w:rsidRPr="00033637" w:rsidDel="0058318F" w:rsidRDefault="00FE1019">
          <w:pPr>
            <w:autoSpaceDE w:val="0"/>
            <w:autoSpaceDN w:val="0"/>
            <w:ind w:hanging="480"/>
            <w:divId w:val="258029497"/>
            <w:rPr>
              <w:del w:id="11845" w:author="Mohammad Nayeem Hasan" w:date="2024-12-23T01:52:00Z" w16du:dateUtc="2024-12-22T19:52:00Z"/>
              <w:rFonts w:ascii="Times New Roman" w:eastAsia="Times New Roman" w:hAnsi="Times New Roman" w:cs="Times New Roman"/>
              <w:sz w:val="24"/>
              <w:szCs w:val="24"/>
              <w:rPrChange w:id="11846" w:author="Mohammad Nayeem Hasan" w:date="2024-12-23T01:53:00Z" w16du:dateUtc="2024-12-22T19:53:00Z">
                <w:rPr>
                  <w:del w:id="11847" w:author="Mohammad Nayeem Hasan" w:date="2024-12-23T01:52:00Z" w16du:dateUtc="2024-12-22T19:52:00Z"/>
                  <w:rFonts w:eastAsia="Times New Roman"/>
                </w:rPr>
              </w:rPrChange>
            </w:rPr>
          </w:pPr>
          <w:del w:id="11848" w:author="Mohammad Nayeem Hasan" w:date="2024-12-23T01:52:00Z" w16du:dateUtc="2024-12-22T19:52:00Z">
            <w:r w:rsidRPr="00033637" w:rsidDel="0058318F">
              <w:rPr>
                <w:rFonts w:ascii="Times New Roman" w:eastAsia="Times New Roman" w:hAnsi="Times New Roman" w:cs="Times New Roman"/>
                <w:sz w:val="24"/>
                <w:szCs w:val="24"/>
                <w:rPrChange w:id="11849" w:author="Mohammad Nayeem Hasan" w:date="2024-12-23T01:53:00Z" w16du:dateUtc="2024-12-22T19:53:00Z">
                  <w:rPr>
                    <w:rFonts w:eastAsia="Times New Roman"/>
                  </w:rPr>
                </w:rPrChange>
              </w:rPr>
              <w:delText xml:space="preserve">Sobel, J., Gomes, T. A. T., Ramos, R. T. S., Hoekstra, M., Rodrigue, D., Rassi, V., &amp; Griffin, P. M. (2004). Pathogen-specific risk factors and protective factors for acute diarrheal illness in children aged 12-59 months in São Paulo, Brazil. </w:delText>
            </w:r>
            <w:r w:rsidRPr="00033637" w:rsidDel="0058318F">
              <w:rPr>
                <w:rFonts w:ascii="Times New Roman" w:eastAsia="Times New Roman" w:hAnsi="Times New Roman" w:cs="Times New Roman"/>
                <w:i/>
                <w:iCs/>
                <w:sz w:val="24"/>
                <w:szCs w:val="24"/>
                <w:rPrChange w:id="11850" w:author="Mohammad Nayeem Hasan" w:date="2024-12-23T01:53:00Z" w16du:dateUtc="2024-12-22T19:53:00Z">
                  <w:rPr>
                    <w:rFonts w:eastAsia="Times New Roman"/>
                    <w:i/>
                    <w:iCs/>
                  </w:rPr>
                </w:rPrChange>
              </w:rPr>
              <w:delText>Clinical Infectious Diseases : An Official Publication of the Infectious Diseases Society of America</w:delText>
            </w:r>
            <w:r w:rsidRPr="00033637" w:rsidDel="0058318F">
              <w:rPr>
                <w:rFonts w:ascii="Times New Roman" w:eastAsia="Times New Roman" w:hAnsi="Times New Roman" w:cs="Times New Roman"/>
                <w:sz w:val="24"/>
                <w:szCs w:val="24"/>
                <w:rPrChange w:id="11851"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852" w:author="Mohammad Nayeem Hasan" w:date="2024-12-23T01:53:00Z" w16du:dateUtc="2024-12-22T19:53:00Z">
                  <w:rPr>
                    <w:rFonts w:eastAsia="Times New Roman"/>
                    <w:i/>
                    <w:iCs/>
                  </w:rPr>
                </w:rPrChange>
              </w:rPr>
              <w:delText>38</w:delText>
            </w:r>
            <w:r w:rsidRPr="00033637" w:rsidDel="0058318F">
              <w:rPr>
                <w:rFonts w:ascii="Times New Roman" w:eastAsia="Times New Roman" w:hAnsi="Times New Roman" w:cs="Times New Roman"/>
                <w:sz w:val="24"/>
                <w:szCs w:val="24"/>
                <w:rPrChange w:id="11853" w:author="Mohammad Nayeem Hasan" w:date="2024-12-23T01:53:00Z" w16du:dateUtc="2024-12-22T19:53:00Z">
                  <w:rPr>
                    <w:rFonts w:eastAsia="Times New Roman"/>
                  </w:rPr>
                </w:rPrChange>
              </w:rPr>
              <w:delText>(11), 1545–1551. https://doi.org/10.1086/420822</w:delText>
            </w:r>
          </w:del>
        </w:p>
        <w:p w14:paraId="1F8402E3" w14:textId="4077DDEA" w:rsidR="00FE1019" w:rsidRPr="00033637" w:rsidDel="0058318F" w:rsidRDefault="00FE1019">
          <w:pPr>
            <w:autoSpaceDE w:val="0"/>
            <w:autoSpaceDN w:val="0"/>
            <w:ind w:hanging="480"/>
            <w:divId w:val="1771706228"/>
            <w:rPr>
              <w:del w:id="11854" w:author="Mohammad Nayeem Hasan" w:date="2024-12-23T01:52:00Z" w16du:dateUtc="2024-12-22T19:52:00Z"/>
              <w:rFonts w:ascii="Times New Roman" w:eastAsia="Times New Roman" w:hAnsi="Times New Roman" w:cs="Times New Roman"/>
              <w:sz w:val="24"/>
              <w:szCs w:val="24"/>
              <w:rPrChange w:id="11855" w:author="Mohammad Nayeem Hasan" w:date="2024-12-23T01:53:00Z" w16du:dateUtc="2024-12-22T19:53:00Z">
                <w:rPr>
                  <w:del w:id="11856" w:author="Mohammad Nayeem Hasan" w:date="2024-12-23T01:52:00Z" w16du:dateUtc="2024-12-22T19:52:00Z"/>
                  <w:rFonts w:eastAsia="Times New Roman"/>
                </w:rPr>
              </w:rPrChange>
            </w:rPr>
          </w:pPr>
          <w:del w:id="11857" w:author="Mohammad Nayeem Hasan" w:date="2024-12-23T01:52:00Z" w16du:dateUtc="2024-12-22T19:52:00Z">
            <w:r w:rsidRPr="00033637" w:rsidDel="0058318F">
              <w:rPr>
                <w:rFonts w:ascii="Times New Roman" w:eastAsia="Times New Roman" w:hAnsi="Times New Roman" w:cs="Times New Roman"/>
                <w:sz w:val="24"/>
                <w:szCs w:val="24"/>
                <w:rPrChange w:id="11858" w:author="Mohammad Nayeem Hasan" w:date="2024-12-23T01:53:00Z" w16du:dateUtc="2024-12-22T19:53:00Z">
                  <w:rPr>
                    <w:rFonts w:eastAsia="Times New Roman"/>
                  </w:rPr>
                </w:rPrChange>
              </w:rPr>
              <w:delText xml:space="preserve">Stata. (2023). </w:delText>
            </w:r>
            <w:r w:rsidRPr="00033637" w:rsidDel="0058318F">
              <w:rPr>
                <w:rFonts w:ascii="Times New Roman" w:eastAsia="Times New Roman" w:hAnsi="Times New Roman" w:cs="Times New Roman"/>
                <w:i/>
                <w:iCs/>
                <w:sz w:val="24"/>
                <w:szCs w:val="24"/>
                <w:rPrChange w:id="11859" w:author="Mohammad Nayeem Hasan" w:date="2024-12-23T01:53:00Z" w16du:dateUtc="2024-12-22T19:53:00Z">
                  <w:rPr>
                    <w:rFonts w:eastAsia="Times New Roman"/>
                    <w:i/>
                    <w:iCs/>
                  </w:rPr>
                </w:rPrChange>
              </w:rPr>
              <w:delText>Stata Bookstore | Survey Data Reference Manual, Release 18</w:delText>
            </w:r>
            <w:r w:rsidRPr="00033637" w:rsidDel="0058318F">
              <w:rPr>
                <w:rFonts w:ascii="Times New Roman" w:eastAsia="Times New Roman" w:hAnsi="Times New Roman" w:cs="Times New Roman"/>
                <w:sz w:val="24"/>
                <w:szCs w:val="24"/>
                <w:rPrChange w:id="11860" w:author="Mohammad Nayeem Hasan" w:date="2024-12-23T01:53:00Z" w16du:dateUtc="2024-12-22T19:53:00Z">
                  <w:rPr>
                    <w:rFonts w:eastAsia="Times New Roman"/>
                  </w:rPr>
                </w:rPrChange>
              </w:rPr>
              <w:delText>. https://www.stata.com/bookstore/survey-data-reference-manual/</w:delText>
            </w:r>
          </w:del>
        </w:p>
        <w:p w14:paraId="266F91F0" w14:textId="3D2CB9C4" w:rsidR="00FE1019" w:rsidRPr="00033637" w:rsidDel="0058318F" w:rsidRDefault="00FE1019">
          <w:pPr>
            <w:autoSpaceDE w:val="0"/>
            <w:autoSpaceDN w:val="0"/>
            <w:ind w:hanging="480"/>
            <w:divId w:val="1071463904"/>
            <w:rPr>
              <w:del w:id="11861" w:author="Mohammad Nayeem Hasan" w:date="2024-12-23T01:52:00Z" w16du:dateUtc="2024-12-22T19:52:00Z"/>
              <w:rFonts w:ascii="Times New Roman" w:eastAsia="Times New Roman" w:hAnsi="Times New Roman" w:cs="Times New Roman"/>
              <w:sz w:val="24"/>
              <w:szCs w:val="24"/>
              <w:rPrChange w:id="11862" w:author="Mohammad Nayeem Hasan" w:date="2024-12-23T01:53:00Z" w16du:dateUtc="2024-12-22T19:53:00Z">
                <w:rPr>
                  <w:del w:id="11863" w:author="Mohammad Nayeem Hasan" w:date="2024-12-23T01:52:00Z" w16du:dateUtc="2024-12-22T19:52:00Z"/>
                  <w:rFonts w:eastAsia="Times New Roman"/>
                </w:rPr>
              </w:rPrChange>
            </w:rPr>
          </w:pPr>
          <w:del w:id="11864" w:author="Mohammad Nayeem Hasan" w:date="2024-12-23T01:52:00Z" w16du:dateUtc="2024-12-22T19:52:00Z">
            <w:r w:rsidRPr="00033637" w:rsidDel="0058318F">
              <w:rPr>
                <w:rFonts w:ascii="Times New Roman" w:eastAsia="Times New Roman" w:hAnsi="Times New Roman" w:cs="Times New Roman"/>
                <w:sz w:val="24"/>
                <w:szCs w:val="24"/>
                <w:rPrChange w:id="11865" w:author="Mohammad Nayeem Hasan" w:date="2024-12-23T01:53:00Z" w16du:dateUtc="2024-12-22T19:53:00Z">
                  <w:rPr>
                    <w:rFonts w:eastAsia="Times New Roman"/>
                  </w:rPr>
                </w:rPrChange>
              </w:rPr>
              <w:delText xml:space="preserve">Tambe, A. B., Nzefa, L. D., &amp; Nicoline, N. A. (2015). Childhood Diarrhea Determinants in Sub-Saharan Africa:  A Cross Sectional Study of Tiko-Cameroon. </w:delText>
            </w:r>
            <w:r w:rsidRPr="00033637" w:rsidDel="0058318F">
              <w:rPr>
                <w:rFonts w:ascii="Times New Roman" w:eastAsia="Times New Roman" w:hAnsi="Times New Roman" w:cs="Times New Roman"/>
                <w:i/>
                <w:iCs/>
                <w:sz w:val="24"/>
                <w:szCs w:val="24"/>
                <w:rPrChange w:id="11866" w:author="Mohammad Nayeem Hasan" w:date="2024-12-23T01:53:00Z" w16du:dateUtc="2024-12-22T19:53:00Z">
                  <w:rPr>
                    <w:rFonts w:eastAsia="Times New Roman"/>
                    <w:i/>
                    <w:iCs/>
                  </w:rPr>
                </w:rPrChange>
              </w:rPr>
              <w:delText>Challenges 2015, Vol. 6, Pages 229-243</w:delText>
            </w:r>
            <w:r w:rsidRPr="00033637" w:rsidDel="0058318F">
              <w:rPr>
                <w:rFonts w:ascii="Times New Roman" w:eastAsia="Times New Roman" w:hAnsi="Times New Roman" w:cs="Times New Roman"/>
                <w:sz w:val="24"/>
                <w:szCs w:val="24"/>
                <w:rPrChange w:id="11867"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868" w:author="Mohammad Nayeem Hasan" w:date="2024-12-23T01:53:00Z" w16du:dateUtc="2024-12-22T19:53:00Z">
                  <w:rPr>
                    <w:rFonts w:eastAsia="Times New Roman"/>
                    <w:i/>
                    <w:iCs/>
                  </w:rPr>
                </w:rPrChange>
              </w:rPr>
              <w:delText>6</w:delText>
            </w:r>
            <w:r w:rsidRPr="00033637" w:rsidDel="0058318F">
              <w:rPr>
                <w:rFonts w:ascii="Times New Roman" w:eastAsia="Times New Roman" w:hAnsi="Times New Roman" w:cs="Times New Roman"/>
                <w:sz w:val="24"/>
                <w:szCs w:val="24"/>
                <w:rPrChange w:id="11869" w:author="Mohammad Nayeem Hasan" w:date="2024-12-23T01:53:00Z" w16du:dateUtc="2024-12-22T19:53:00Z">
                  <w:rPr>
                    <w:rFonts w:eastAsia="Times New Roman"/>
                  </w:rPr>
                </w:rPrChange>
              </w:rPr>
              <w:delText>(2), 229–243. https://doi.org/10.3390/CHALLE6020229</w:delText>
            </w:r>
          </w:del>
        </w:p>
        <w:p w14:paraId="213E6501" w14:textId="09CB5838" w:rsidR="00FE1019" w:rsidRPr="00033637" w:rsidDel="0058318F" w:rsidRDefault="00FE1019">
          <w:pPr>
            <w:autoSpaceDE w:val="0"/>
            <w:autoSpaceDN w:val="0"/>
            <w:ind w:hanging="480"/>
            <w:divId w:val="1185554774"/>
            <w:rPr>
              <w:del w:id="11870" w:author="Mohammad Nayeem Hasan" w:date="2024-12-23T01:52:00Z" w16du:dateUtc="2024-12-22T19:52:00Z"/>
              <w:rFonts w:ascii="Times New Roman" w:eastAsia="Times New Roman" w:hAnsi="Times New Roman" w:cs="Times New Roman"/>
              <w:sz w:val="24"/>
              <w:szCs w:val="24"/>
              <w:rPrChange w:id="11871" w:author="Mohammad Nayeem Hasan" w:date="2024-12-23T01:53:00Z" w16du:dateUtc="2024-12-22T19:53:00Z">
                <w:rPr>
                  <w:del w:id="11872" w:author="Mohammad Nayeem Hasan" w:date="2024-12-23T01:52:00Z" w16du:dateUtc="2024-12-22T19:52:00Z"/>
                  <w:rFonts w:eastAsia="Times New Roman"/>
                </w:rPr>
              </w:rPrChange>
            </w:rPr>
          </w:pPr>
          <w:del w:id="11873" w:author="Mohammad Nayeem Hasan" w:date="2024-12-23T01:52:00Z" w16du:dateUtc="2024-12-22T19:52:00Z">
            <w:r w:rsidRPr="00033637" w:rsidDel="0058318F">
              <w:rPr>
                <w:rFonts w:ascii="Times New Roman" w:eastAsia="Times New Roman" w:hAnsi="Times New Roman" w:cs="Times New Roman"/>
                <w:sz w:val="24"/>
                <w:szCs w:val="24"/>
                <w:rPrChange w:id="11874" w:author="Mohammad Nayeem Hasan" w:date="2024-12-23T01:53:00Z" w16du:dateUtc="2024-12-22T19:53:00Z">
                  <w:rPr>
                    <w:rFonts w:eastAsia="Times New Roman"/>
                  </w:rPr>
                </w:rPrChange>
              </w:rPr>
              <w:delText xml:space="preserve">Tilahun, A., Zewdie, Z. &amp;, &amp; Alemu, A. (2014). Determinants of Under-Five Childhood Diarrhea in Kotebe Health Center, Yeka Sub City, Addis Ababa, Ethiopia: A Case Control Study. </w:delText>
            </w:r>
            <w:r w:rsidRPr="00033637" w:rsidDel="0058318F">
              <w:rPr>
                <w:rFonts w:ascii="Times New Roman" w:eastAsia="Times New Roman" w:hAnsi="Times New Roman" w:cs="Times New Roman"/>
                <w:i/>
                <w:iCs/>
                <w:sz w:val="24"/>
                <w:szCs w:val="24"/>
                <w:rPrChange w:id="11875" w:author="Mohammad Nayeem Hasan" w:date="2024-12-23T01:53:00Z" w16du:dateUtc="2024-12-22T19:53:00Z">
                  <w:rPr>
                    <w:rFonts w:eastAsia="Times New Roman"/>
                    <w:i/>
                    <w:iCs/>
                  </w:rPr>
                </w:rPrChange>
              </w:rPr>
              <w:delText>Type: Double Blind Peer Reviewed International Research Journal Publisher: Global Journals Inc</w:delText>
            </w:r>
            <w:r w:rsidRPr="00033637" w:rsidDel="0058318F">
              <w:rPr>
                <w:rFonts w:ascii="Times New Roman" w:eastAsia="Times New Roman" w:hAnsi="Times New Roman" w:cs="Times New Roman"/>
                <w:sz w:val="24"/>
                <w:szCs w:val="24"/>
                <w:rPrChange w:id="11876"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877" w:author="Mohammad Nayeem Hasan" w:date="2024-12-23T01:53:00Z" w16du:dateUtc="2024-12-22T19:53:00Z">
                  <w:rPr>
                    <w:rFonts w:eastAsia="Times New Roman"/>
                    <w:i/>
                    <w:iCs/>
                  </w:rPr>
                </w:rPrChange>
              </w:rPr>
              <w:delText>14</w:delText>
            </w:r>
            <w:r w:rsidRPr="00033637" w:rsidDel="0058318F">
              <w:rPr>
                <w:rFonts w:ascii="Times New Roman" w:eastAsia="Times New Roman" w:hAnsi="Times New Roman" w:cs="Times New Roman"/>
                <w:sz w:val="24"/>
                <w:szCs w:val="24"/>
                <w:rPrChange w:id="11878" w:author="Mohammad Nayeem Hasan" w:date="2024-12-23T01:53:00Z" w16du:dateUtc="2024-12-22T19:53:00Z">
                  <w:rPr>
                    <w:rFonts w:eastAsia="Times New Roman"/>
                  </w:rPr>
                </w:rPrChange>
              </w:rPr>
              <w:delText>.</w:delText>
            </w:r>
          </w:del>
        </w:p>
        <w:p w14:paraId="71B58F68" w14:textId="51308C32" w:rsidR="00FE1019" w:rsidRPr="00033637" w:rsidDel="0058318F" w:rsidRDefault="00FE1019">
          <w:pPr>
            <w:autoSpaceDE w:val="0"/>
            <w:autoSpaceDN w:val="0"/>
            <w:ind w:hanging="480"/>
            <w:divId w:val="1232692073"/>
            <w:rPr>
              <w:del w:id="11879" w:author="Mohammad Nayeem Hasan" w:date="2024-12-23T01:52:00Z" w16du:dateUtc="2024-12-22T19:52:00Z"/>
              <w:rFonts w:ascii="Times New Roman" w:eastAsia="Times New Roman" w:hAnsi="Times New Roman" w:cs="Times New Roman"/>
              <w:sz w:val="24"/>
              <w:szCs w:val="24"/>
              <w:rPrChange w:id="11880" w:author="Mohammad Nayeem Hasan" w:date="2024-12-23T01:53:00Z" w16du:dateUtc="2024-12-22T19:53:00Z">
                <w:rPr>
                  <w:del w:id="11881" w:author="Mohammad Nayeem Hasan" w:date="2024-12-23T01:52:00Z" w16du:dateUtc="2024-12-22T19:52:00Z"/>
                  <w:rFonts w:eastAsia="Times New Roman"/>
                </w:rPr>
              </w:rPrChange>
            </w:rPr>
          </w:pPr>
          <w:del w:id="11882" w:author="Mohammad Nayeem Hasan" w:date="2024-12-23T01:52:00Z" w16du:dateUtc="2024-12-22T19:52:00Z">
            <w:r w:rsidRPr="00033637" w:rsidDel="0058318F">
              <w:rPr>
                <w:rFonts w:ascii="Times New Roman" w:eastAsia="Times New Roman" w:hAnsi="Times New Roman" w:cs="Times New Roman"/>
                <w:sz w:val="24"/>
                <w:szCs w:val="24"/>
                <w:rPrChange w:id="11883" w:author="Mohammad Nayeem Hasan" w:date="2024-12-23T01:53:00Z" w16du:dateUtc="2024-12-22T19:53:00Z">
                  <w:rPr>
                    <w:rFonts w:eastAsia="Times New Roman"/>
                  </w:rPr>
                </w:rPrChange>
              </w:rPr>
              <w:delText xml:space="preserve">Tornheim, J. A., Morland, K. B., Landrigan, P. J., &amp; Cifuentes, E. (2009). Water privatization, water source, and pediatric diarrhea in Bolivia: epidemiologic analysis of a social experiment. </w:delText>
            </w:r>
            <w:r w:rsidRPr="00033637" w:rsidDel="0058318F">
              <w:rPr>
                <w:rFonts w:ascii="Times New Roman" w:eastAsia="Times New Roman" w:hAnsi="Times New Roman" w:cs="Times New Roman"/>
                <w:i/>
                <w:iCs/>
                <w:sz w:val="24"/>
                <w:szCs w:val="24"/>
                <w:rPrChange w:id="11884" w:author="Mohammad Nayeem Hasan" w:date="2024-12-23T01:53:00Z" w16du:dateUtc="2024-12-22T19:53:00Z">
                  <w:rPr>
                    <w:rFonts w:eastAsia="Times New Roman"/>
                    <w:i/>
                    <w:iCs/>
                  </w:rPr>
                </w:rPrChange>
              </w:rPr>
              <w:delText>International Journal of Occupational and Environmental Health</w:delText>
            </w:r>
            <w:r w:rsidRPr="00033637" w:rsidDel="0058318F">
              <w:rPr>
                <w:rFonts w:ascii="Times New Roman" w:eastAsia="Times New Roman" w:hAnsi="Times New Roman" w:cs="Times New Roman"/>
                <w:sz w:val="24"/>
                <w:szCs w:val="24"/>
                <w:rPrChange w:id="11885"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886" w:author="Mohammad Nayeem Hasan" w:date="2024-12-23T01:53:00Z" w16du:dateUtc="2024-12-22T19:53:00Z">
                  <w:rPr>
                    <w:rFonts w:eastAsia="Times New Roman"/>
                    <w:i/>
                    <w:iCs/>
                  </w:rPr>
                </w:rPrChange>
              </w:rPr>
              <w:delText>15</w:delText>
            </w:r>
            <w:r w:rsidRPr="00033637" w:rsidDel="0058318F">
              <w:rPr>
                <w:rFonts w:ascii="Times New Roman" w:eastAsia="Times New Roman" w:hAnsi="Times New Roman" w:cs="Times New Roman"/>
                <w:sz w:val="24"/>
                <w:szCs w:val="24"/>
                <w:rPrChange w:id="11887" w:author="Mohammad Nayeem Hasan" w:date="2024-12-23T01:53:00Z" w16du:dateUtc="2024-12-22T19:53:00Z">
                  <w:rPr>
                    <w:rFonts w:eastAsia="Times New Roman"/>
                  </w:rPr>
                </w:rPrChange>
              </w:rPr>
              <w:delText>(3), 241–248. https://doi.org/10.1179/OEH.2009.15.3.241</w:delText>
            </w:r>
          </w:del>
        </w:p>
        <w:p w14:paraId="5D4B83E3" w14:textId="2D1EC6E2" w:rsidR="00FE1019" w:rsidRPr="00033637" w:rsidDel="0058318F" w:rsidRDefault="00FE1019">
          <w:pPr>
            <w:autoSpaceDE w:val="0"/>
            <w:autoSpaceDN w:val="0"/>
            <w:ind w:hanging="480"/>
            <w:divId w:val="242228264"/>
            <w:rPr>
              <w:del w:id="11888" w:author="Mohammad Nayeem Hasan" w:date="2024-12-23T01:52:00Z" w16du:dateUtc="2024-12-22T19:52:00Z"/>
              <w:rFonts w:ascii="Times New Roman" w:eastAsia="Times New Roman" w:hAnsi="Times New Roman" w:cs="Times New Roman"/>
              <w:sz w:val="24"/>
              <w:szCs w:val="24"/>
              <w:rPrChange w:id="11889" w:author="Mohammad Nayeem Hasan" w:date="2024-12-23T01:53:00Z" w16du:dateUtc="2024-12-22T19:53:00Z">
                <w:rPr>
                  <w:del w:id="11890" w:author="Mohammad Nayeem Hasan" w:date="2024-12-23T01:52:00Z" w16du:dateUtc="2024-12-22T19:52:00Z"/>
                  <w:rFonts w:eastAsia="Times New Roman"/>
                </w:rPr>
              </w:rPrChange>
            </w:rPr>
          </w:pPr>
          <w:del w:id="11891" w:author="Mohammad Nayeem Hasan" w:date="2024-12-23T01:52:00Z" w16du:dateUtc="2024-12-22T19:52:00Z">
            <w:r w:rsidRPr="00033637" w:rsidDel="0058318F">
              <w:rPr>
                <w:rFonts w:ascii="Times New Roman" w:eastAsia="Times New Roman" w:hAnsi="Times New Roman" w:cs="Times New Roman"/>
                <w:sz w:val="24"/>
                <w:szCs w:val="24"/>
                <w:rPrChange w:id="11892" w:author="Mohammad Nayeem Hasan" w:date="2024-12-23T01:53:00Z" w16du:dateUtc="2024-12-22T19:53:00Z">
                  <w:rPr>
                    <w:rFonts w:eastAsia="Times New Roman"/>
                  </w:rPr>
                </w:rPrChange>
              </w:rPr>
              <w:delText xml:space="preserve">UCLA. (2023). </w:delText>
            </w:r>
            <w:r w:rsidRPr="00033637" w:rsidDel="0058318F">
              <w:rPr>
                <w:rFonts w:ascii="Times New Roman" w:eastAsia="Times New Roman" w:hAnsi="Times New Roman" w:cs="Times New Roman"/>
                <w:i/>
                <w:iCs/>
                <w:sz w:val="24"/>
                <w:szCs w:val="24"/>
                <w:rPrChange w:id="11893" w:author="Mohammad Nayeem Hasan" w:date="2024-12-23T01:53:00Z" w16du:dateUtc="2024-12-22T19:53:00Z">
                  <w:rPr>
                    <w:rFonts w:eastAsia="Times New Roman"/>
                    <w:i/>
                    <w:iCs/>
                  </w:rPr>
                </w:rPrChange>
              </w:rPr>
              <w:delText>Survey Data Analysis in Stata</w:delText>
            </w:r>
            <w:r w:rsidRPr="00033637" w:rsidDel="0058318F">
              <w:rPr>
                <w:rFonts w:ascii="Times New Roman" w:eastAsia="Times New Roman" w:hAnsi="Times New Roman" w:cs="Times New Roman"/>
                <w:sz w:val="24"/>
                <w:szCs w:val="24"/>
                <w:rPrChange w:id="11894" w:author="Mohammad Nayeem Hasan" w:date="2024-12-23T01:53:00Z" w16du:dateUtc="2024-12-22T19:53:00Z">
                  <w:rPr>
                    <w:rFonts w:eastAsia="Times New Roman"/>
                  </w:rPr>
                </w:rPrChange>
              </w:rPr>
              <w:delText>. https://stats.oarc.ucla.edu/stata/seminars/svy-stata-8/</w:delText>
            </w:r>
          </w:del>
        </w:p>
        <w:p w14:paraId="350F8617" w14:textId="3006807F" w:rsidR="00FE1019" w:rsidRPr="00033637" w:rsidDel="0058318F" w:rsidRDefault="00FE1019">
          <w:pPr>
            <w:autoSpaceDE w:val="0"/>
            <w:autoSpaceDN w:val="0"/>
            <w:ind w:hanging="480"/>
            <w:divId w:val="1394500779"/>
            <w:rPr>
              <w:del w:id="11895" w:author="Mohammad Nayeem Hasan" w:date="2024-12-23T01:52:00Z" w16du:dateUtc="2024-12-22T19:52:00Z"/>
              <w:rFonts w:ascii="Times New Roman" w:eastAsia="Times New Roman" w:hAnsi="Times New Roman" w:cs="Times New Roman"/>
              <w:sz w:val="24"/>
              <w:szCs w:val="24"/>
              <w:rPrChange w:id="11896" w:author="Mohammad Nayeem Hasan" w:date="2024-12-23T01:53:00Z" w16du:dateUtc="2024-12-22T19:53:00Z">
                <w:rPr>
                  <w:del w:id="11897" w:author="Mohammad Nayeem Hasan" w:date="2024-12-23T01:52:00Z" w16du:dateUtc="2024-12-22T19:52:00Z"/>
                  <w:rFonts w:eastAsia="Times New Roman"/>
                </w:rPr>
              </w:rPrChange>
            </w:rPr>
          </w:pPr>
          <w:del w:id="11898" w:author="Mohammad Nayeem Hasan" w:date="2024-12-23T01:52:00Z" w16du:dateUtc="2024-12-22T19:52:00Z">
            <w:r w:rsidRPr="00033637" w:rsidDel="0058318F">
              <w:rPr>
                <w:rFonts w:ascii="Times New Roman" w:eastAsia="Times New Roman" w:hAnsi="Times New Roman" w:cs="Times New Roman"/>
                <w:sz w:val="24"/>
                <w:szCs w:val="24"/>
                <w:rPrChange w:id="11899" w:author="Mohammad Nayeem Hasan" w:date="2024-12-23T01:53:00Z" w16du:dateUtc="2024-12-22T19:53:00Z">
                  <w:rPr>
                    <w:rFonts w:eastAsia="Times New Roman"/>
                  </w:rPr>
                </w:rPrChange>
              </w:rPr>
              <w:delText xml:space="preserve">UNICEF. (2023a). </w:delText>
            </w:r>
            <w:r w:rsidRPr="00033637" w:rsidDel="0058318F">
              <w:rPr>
                <w:rFonts w:ascii="Times New Roman" w:eastAsia="Times New Roman" w:hAnsi="Times New Roman" w:cs="Times New Roman"/>
                <w:i/>
                <w:iCs/>
                <w:sz w:val="24"/>
                <w:szCs w:val="24"/>
                <w:rPrChange w:id="11900" w:author="Mohammad Nayeem Hasan" w:date="2024-12-23T01:53:00Z" w16du:dateUtc="2024-12-22T19:53:00Z">
                  <w:rPr>
                    <w:rFonts w:eastAsia="Times New Roman"/>
                    <w:i/>
                    <w:iCs/>
                  </w:rPr>
                </w:rPrChange>
              </w:rPr>
              <w:delText>Surveys - UNICEF MICS</w:delText>
            </w:r>
            <w:r w:rsidRPr="00033637" w:rsidDel="0058318F">
              <w:rPr>
                <w:rFonts w:ascii="Times New Roman" w:eastAsia="Times New Roman" w:hAnsi="Times New Roman" w:cs="Times New Roman"/>
                <w:sz w:val="24"/>
                <w:szCs w:val="24"/>
                <w:rPrChange w:id="11901" w:author="Mohammad Nayeem Hasan" w:date="2024-12-23T01:53:00Z" w16du:dateUtc="2024-12-22T19:53:00Z">
                  <w:rPr>
                    <w:rFonts w:eastAsia="Times New Roman"/>
                  </w:rPr>
                </w:rPrChange>
              </w:rPr>
              <w:delText>. https://mics.unicef.org/surveys</w:delText>
            </w:r>
          </w:del>
        </w:p>
        <w:p w14:paraId="2F97E60A" w14:textId="50A571EA" w:rsidR="00FE1019" w:rsidRPr="00033637" w:rsidDel="0058318F" w:rsidRDefault="00FE1019">
          <w:pPr>
            <w:autoSpaceDE w:val="0"/>
            <w:autoSpaceDN w:val="0"/>
            <w:ind w:hanging="480"/>
            <w:divId w:val="1716663067"/>
            <w:rPr>
              <w:del w:id="11902" w:author="Mohammad Nayeem Hasan" w:date="2024-12-23T01:52:00Z" w16du:dateUtc="2024-12-22T19:52:00Z"/>
              <w:rFonts w:ascii="Times New Roman" w:eastAsia="Times New Roman" w:hAnsi="Times New Roman" w:cs="Times New Roman"/>
              <w:sz w:val="24"/>
              <w:szCs w:val="24"/>
              <w:rPrChange w:id="11903" w:author="Mohammad Nayeem Hasan" w:date="2024-12-23T01:53:00Z" w16du:dateUtc="2024-12-22T19:53:00Z">
                <w:rPr>
                  <w:del w:id="11904" w:author="Mohammad Nayeem Hasan" w:date="2024-12-23T01:52:00Z" w16du:dateUtc="2024-12-22T19:52:00Z"/>
                  <w:rFonts w:eastAsia="Times New Roman"/>
                </w:rPr>
              </w:rPrChange>
            </w:rPr>
          </w:pPr>
          <w:del w:id="11905" w:author="Mohammad Nayeem Hasan" w:date="2024-12-23T01:52:00Z" w16du:dateUtc="2024-12-22T19:52:00Z">
            <w:r w:rsidRPr="00033637" w:rsidDel="0058318F">
              <w:rPr>
                <w:rFonts w:ascii="Times New Roman" w:eastAsia="Times New Roman" w:hAnsi="Times New Roman" w:cs="Times New Roman"/>
                <w:sz w:val="24"/>
                <w:szCs w:val="24"/>
                <w:rPrChange w:id="11906" w:author="Mohammad Nayeem Hasan" w:date="2024-12-23T01:53:00Z" w16du:dateUtc="2024-12-22T19:53:00Z">
                  <w:rPr>
                    <w:rFonts w:eastAsia="Times New Roman"/>
                  </w:rPr>
                </w:rPrChange>
              </w:rPr>
              <w:delText xml:space="preserve">UNICEF. (2023b). </w:delText>
            </w:r>
            <w:r w:rsidRPr="00033637" w:rsidDel="0058318F">
              <w:rPr>
                <w:rFonts w:ascii="Times New Roman" w:eastAsia="Times New Roman" w:hAnsi="Times New Roman" w:cs="Times New Roman"/>
                <w:i/>
                <w:iCs/>
                <w:sz w:val="24"/>
                <w:szCs w:val="24"/>
                <w:rPrChange w:id="11907" w:author="Mohammad Nayeem Hasan" w:date="2024-12-23T01:53:00Z" w16du:dateUtc="2024-12-22T19:53:00Z">
                  <w:rPr>
                    <w:rFonts w:eastAsia="Times New Roman"/>
                    <w:i/>
                    <w:iCs/>
                  </w:rPr>
                </w:rPrChange>
              </w:rPr>
              <w:delText>Tools - UNICEF MICS</w:delText>
            </w:r>
            <w:r w:rsidRPr="00033637" w:rsidDel="0058318F">
              <w:rPr>
                <w:rFonts w:ascii="Times New Roman" w:eastAsia="Times New Roman" w:hAnsi="Times New Roman" w:cs="Times New Roman"/>
                <w:sz w:val="24"/>
                <w:szCs w:val="24"/>
                <w:rPrChange w:id="11908" w:author="Mohammad Nayeem Hasan" w:date="2024-12-23T01:53:00Z" w16du:dateUtc="2024-12-22T19:53:00Z">
                  <w:rPr>
                    <w:rFonts w:eastAsia="Times New Roman"/>
                  </w:rPr>
                </w:rPrChange>
              </w:rPr>
              <w:delText>. https://mics.unicef.org/tools</w:delText>
            </w:r>
          </w:del>
        </w:p>
        <w:p w14:paraId="7160E49F" w14:textId="3B45AC34" w:rsidR="00FE1019" w:rsidRPr="00033637" w:rsidDel="0058318F" w:rsidRDefault="00FE1019">
          <w:pPr>
            <w:autoSpaceDE w:val="0"/>
            <w:autoSpaceDN w:val="0"/>
            <w:ind w:hanging="480"/>
            <w:divId w:val="371275320"/>
            <w:rPr>
              <w:del w:id="11909" w:author="Mohammad Nayeem Hasan" w:date="2024-12-23T01:52:00Z" w16du:dateUtc="2024-12-22T19:52:00Z"/>
              <w:rFonts w:ascii="Times New Roman" w:eastAsia="Times New Roman" w:hAnsi="Times New Roman" w:cs="Times New Roman"/>
              <w:sz w:val="24"/>
              <w:szCs w:val="24"/>
              <w:rPrChange w:id="11910" w:author="Mohammad Nayeem Hasan" w:date="2024-12-23T01:53:00Z" w16du:dateUtc="2024-12-22T19:53:00Z">
                <w:rPr>
                  <w:del w:id="11911" w:author="Mohammad Nayeem Hasan" w:date="2024-12-23T01:52:00Z" w16du:dateUtc="2024-12-22T19:52:00Z"/>
                  <w:rFonts w:eastAsia="Times New Roman"/>
                </w:rPr>
              </w:rPrChange>
            </w:rPr>
          </w:pPr>
          <w:del w:id="11912" w:author="Mohammad Nayeem Hasan" w:date="2024-12-23T01:52:00Z" w16du:dateUtc="2024-12-22T19:52:00Z">
            <w:r w:rsidRPr="00033637" w:rsidDel="0058318F">
              <w:rPr>
                <w:rFonts w:ascii="Times New Roman" w:eastAsia="Times New Roman" w:hAnsi="Times New Roman" w:cs="Times New Roman"/>
                <w:sz w:val="24"/>
                <w:szCs w:val="24"/>
                <w:rPrChange w:id="11913" w:author="Mohammad Nayeem Hasan" w:date="2024-12-23T01:53:00Z" w16du:dateUtc="2024-12-22T19:53:00Z">
                  <w:rPr>
                    <w:rFonts w:eastAsia="Times New Roman"/>
                  </w:rPr>
                </w:rPrChange>
              </w:rPr>
              <w:delText xml:space="preserve">WHO. (2021). </w:delText>
            </w:r>
            <w:r w:rsidRPr="00033637" w:rsidDel="0058318F">
              <w:rPr>
                <w:rFonts w:ascii="Times New Roman" w:eastAsia="Times New Roman" w:hAnsi="Times New Roman" w:cs="Times New Roman"/>
                <w:i/>
                <w:iCs/>
                <w:sz w:val="24"/>
                <w:szCs w:val="24"/>
                <w:rPrChange w:id="11914" w:author="Mohammad Nayeem Hasan" w:date="2024-12-23T01:53:00Z" w16du:dateUtc="2024-12-22T19:53:00Z">
                  <w:rPr>
                    <w:rFonts w:eastAsia="Times New Roman"/>
                    <w:i/>
                    <w:iCs/>
                  </w:rPr>
                </w:rPrChange>
              </w:rPr>
              <w:delText>The WHO Child Growth Standards</w:delText>
            </w:r>
            <w:r w:rsidRPr="00033637" w:rsidDel="0058318F">
              <w:rPr>
                <w:rFonts w:ascii="Times New Roman" w:eastAsia="Times New Roman" w:hAnsi="Times New Roman" w:cs="Times New Roman"/>
                <w:sz w:val="24"/>
                <w:szCs w:val="24"/>
                <w:rPrChange w:id="11915" w:author="Mohammad Nayeem Hasan" w:date="2024-12-23T01:53:00Z" w16du:dateUtc="2024-12-22T19:53:00Z">
                  <w:rPr>
                    <w:rFonts w:eastAsia="Times New Roman"/>
                  </w:rPr>
                </w:rPrChange>
              </w:rPr>
              <w:delText>. https://www.who.int/tools/child-growth-standards/standards</w:delText>
            </w:r>
          </w:del>
        </w:p>
        <w:p w14:paraId="2D2FA38B" w14:textId="216EAA05" w:rsidR="00FE1019" w:rsidRPr="00033637" w:rsidDel="0058318F" w:rsidRDefault="00FE1019">
          <w:pPr>
            <w:autoSpaceDE w:val="0"/>
            <w:autoSpaceDN w:val="0"/>
            <w:ind w:hanging="480"/>
            <w:divId w:val="427433088"/>
            <w:rPr>
              <w:del w:id="11916" w:author="Mohammad Nayeem Hasan" w:date="2024-12-23T01:52:00Z" w16du:dateUtc="2024-12-22T19:52:00Z"/>
              <w:rFonts w:ascii="Times New Roman" w:eastAsia="Times New Roman" w:hAnsi="Times New Roman" w:cs="Times New Roman"/>
              <w:sz w:val="24"/>
              <w:szCs w:val="24"/>
              <w:rPrChange w:id="11917" w:author="Mohammad Nayeem Hasan" w:date="2024-12-23T01:53:00Z" w16du:dateUtc="2024-12-22T19:53:00Z">
                <w:rPr>
                  <w:del w:id="11918" w:author="Mohammad Nayeem Hasan" w:date="2024-12-23T01:52:00Z" w16du:dateUtc="2024-12-22T19:52:00Z"/>
                  <w:rFonts w:eastAsia="Times New Roman"/>
                </w:rPr>
              </w:rPrChange>
            </w:rPr>
          </w:pPr>
          <w:del w:id="11919" w:author="Mohammad Nayeem Hasan" w:date="2024-12-23T01:52:00Z" w16du:dateUtc="2024-12-22T19:52:00Z">
            <w:r w:rsidRPr="00033637" w:rsidDel="0058318F">
              <w:rPr>
                <w:rFonts w:ascii="Times New Roman" w:eastAsia="Times New Roman" w:hAnsi="Times New Roman" w:cs="Times New Roman"/>
                <w:sz w:val="24"/>
                <w:szCs w:val="24"/>
                <w:rPrChange w:id="11920" w:author="Mohammad Nayeem Hasan" w:date="2024-12-23T01:53:00Z" w16du:dateUtc="2024-12-22T19:53:00Z">
                  <w:rPr>
                    <w:rFonts w:eastAsia="Times New Roman"/>
                  </w:rPr>
                </w:rPrChange>
              </w:rPr>
              <w:delText xml:space="preserve">WHO. (2024). </w:delText>
            </w:r>
            <w:r w:rsidRPr="00033637" w:rsidDel="0058318F">
              <w:rPr>
                <w:rFonts w:ascii="Times New Roman" w:eastAsia="Times New Roman" w:hAnsi="Times New Roman" w:cs="Times New Roman"/>
                <w:i/>
                <w:iCs/>
                <w:sz w:val="24"/>
                <w:szCs w:val="24"/>
                <w:rPrChange w:id="11921" w:author="Mohammad Nayeem Hasan" w:date="2024-12-23T01:53:00Z" w16du:dateUtc="2024-12-22T19:53:00Z">
                  <w:rPr>
                    <w:rFonts w:eastAsia="Times New Roman"/>
                    <w:i/>
                    <w:iCs/>
                  </w:rPr>
                </w:rPrChange>
              </w:rPr>
              <w:delText>Diarrhoeal disease</w:delText>
            </w:r>
            <w:r w:rsidRPr="00033637" w:rsidDel="0058318F">
              <w:rPr>
                <w:rFonts w:ascii="Times New Roman" w:eastAsia="Times New Roman" w:hAnsi="Times New Roman" w:cs="Times New Roman"/>
                <w:sz w:val="24"/>
                <w:szCs w:val="24"/>
                <w:rPrChange w:id="11922" w:author="Mohammad Nayeem Hasan" w:date="2024-12-23T01:53:00Z" w16du:dateUtc="2024-12-22T19:53:00Z">
                  <w:rPr>
                    <w:rFonts w:eastAsia="Times New Roman"/>
                  </w:rPr>
                </w:rPrChange>
              </w:rPr>
              <w:delText>. https://www.who.int/news-room/fact-sheets/detail/diarrhoeal-disease</w:delText>
            </w:r>
          </w:del>
        </w:p>
        <w:p w14:paraId="17A1E809" w14:textId="1D4E937B" w:rsidR="00FE1019" w:rsidRPr="00033637" w:rsidDel="0058318F" w:rsidRDefault="00FE1019">
          <w:pPr>
            <w:autoSpaceDE w:val="0"/>
            <w:autoSpaceDN w:val="0"/>
            <w:ind w:hanging="480"/>
            <w:divId w:val="210002586"/>
            <w:rPr>
              <w:del w:id="11923" w:author="Mohammad Nayeem Hasan" w:date="2024-12-23T01:52:00Z" w16du:dateUtc="2024-12-22T19:52:00Z"/>
              <w:rFonts w:ascii="Times New Roman" w:eastAsia="Times New Roman" w:hAnsi="Times New Roman" w:cs="Times New Roman"/>
              <w:sz w:val="24"/>
              <w:szCs w:val="24"/>
              <w:rPrChange w:id="11924" w:author="Mohammad Nayeem Hasan" w:date="2024-12-23T01:53:00Z" w16du:dateUtc="2024-12-22T19:53:00Z">
                <w:rPr>
                  <w:del w:id="11925" w:author="Mohammad Nayeem Hasan" w:date="2024-12-23T01:52:00Z" w16du:dateUtc="2024-12-22T19:52:00Z"/>
                  <w:rFonts w:eastAsia="Times New Roman"/>
                </w:rPr>
              </w:rPrChange>
            </w:rPr>
          </w:pPr>
          <w:del w:id="11926" w:author="Mohammad Nayeem Hasan" w:date="2024-12-23T01:52:00Z" w16du:dateUtc="2024-12-22T19:52:00Z">
            <w:r w:rsidRPr="00033637" w:rsidDel="0058318F">
              <w:rPr>
                <w:rFonts w:ascii="Times New Roman" w:eastAsia="Times New Roman" w:hAnsi="Times New Roman" w:cs="Times New Roman"/>
                <w:sz w:val="24"/>
                <w:szCs w:val="24"/>
                <w:rPrChange w:id="11927" w:author="Mohammad Nayeem Hasan" w:date="2024-12-23T01:53:00Z" w16du:dateUtc="2024-12-22T19:53:00Z">
                  <w:rPr>
                    <w:rFonts w:eastAsia="Times New Roman"/>
                  </w:rPr>
                </w:rPrChange>
              </w:rPr>
              <w:delText xml:space="preserve">Yaya, S., Hudani, A., Udenigwe, O., Shah, V., Ekholuenetale, M., &amp; Bishwajit, G. (2018). Improving Water, Sanitation and Hygiene Practices, and Housing Quality to Prevent Diarrhea among Under-Five Children in Nigeria. </w:delText>
            </w:r>
            <w:r w:rsidRPr="00033637" w:rsidDel="0058318F">
              <w:rPr>
                <w:rFonts w:ascii="Times New Roman" w:eastAsia="Times New Roman" w:hAnsi="Times New Roman" w:cs="Times New Roman"/>
                <w:i/>
                <w:iCs/>
                <w:sz w:val="24"/>
                <w:szCs w:val="24"/>
                <w:rPrChange w:id="11928" w:author="Mohammad Nayeem Hasan" w:date="2024-12-23T01:53:00Z" w16du:dateUtc="2024-12-22T19:53:00Z">
                  <w:rPr>
                    <w:rFonts w:eastAsia="Times New Roman"/>
                    <w:i/>
                    <w:iCs/>
                  </w:rPr>
                </w:rPrChange>
              </w:rPr>
              <w:delText>Tropical Medicine and Infectious Disease</w:delText>
            </w:r>
            <w:r w:rsidRPr="00033637" w:rsidDel="0058318F">
              <w:rPr>
                <w:rFonts w:ascii="Times New Roman" w:eastAsia="Times New Roman" w:hAnsi="Times New Roman" w:cs="Times New Roman"/>
                <w:sz w:val="24"/>
                <w:szCs w:val="24"/>
                <w:rPrChange w:id="11929" w:author="Mohammad Nayeem Hasan" w:date="2024-12-23T01:53:00Z" w16du:dateUtc="2024-12-22T19:53:00Z">
                  <w:rPr>
                    <w:rFonts w:eastAsia="Times New Roman"/>
                  </w:rPr>
                </w:rPrChange>
              </w:rPr>
              <w:delText xml:space="preserve">, </w:delText>
            </w:r>
            <w:r w:rsidRPr="00033637" w:rsidDel="0058318F">
              <w:rPr>
                <w:rFonts w:ascii="Times New Roman" w:eastAsia="Times New Roman" w:hAnsi="Times New Roman" w:cs="Times New Roman"/>
                <w:i/>
                <w:iCs/>
                <w:sz w:val="24"/>
                <w:szCs w:val="24"/>
                <w:rPrChange w:id="11930" w:author="Mohammad Nayeem Hasan" w:date="2024-12-23T01:53:00Z" w16du:dateUtc="2024-12-22T19:53:00Z">
                  <w:rPr>
                    <w:rFonts w:eastAsia="Times New Roman"/>
                    <w:i/>
                    <w:iCs/>
                  </w:rPr>
                </w:rPrChange>
              </w:rPr>
              <w:delText>3</w:delText>
            </w:r>
            <w:r w:rsidRPr="00033637" w:rsidDel="0058318F">
              <w:rPr>
                <w:rFonts w:ascii="Times New Roman" w:eastAsia="Times New Roman" w:hAnsi="Times New Roman" w:cs="Times New Roman"/>
                <w:sz w:val="24"/>
                <w:szCs w:val="24"/>
                <w:rPrChange w:id="11931" w:author="Mohammad Nayeem Hasan" w:date="2024-12-23T01:53:00Z" w16du:dateUtc="2024-12-22T19:53:00Z">
                  <w:rPr>
                    <w:rFonts w:eastAsia="Times New Roman"/>
                  </w:rPr>
                </w:rPrChange>
              </w:rPr>
              <w:delText>(2), 41. https://doi.org/10.3390/TROPICALMED3020041</w:delText>
            </w:r>
          </w:del>
        </w:p>
        <w:p w14:paraId="54BE1BB3" w14:textId="6A7CA39B" w:rsidR="002F15B1" w:rsidRPr="00033637" w:rsidDel="0095527A" w:rsidRDefault="00FE1019" w:rsidP="00F31FB2">
          <w:pPr>
            <w:spacing w:line="480" w:lineRule="auto"/>
            <w:rPr>
              <w:del w:id="11932" w:author="Mohammad Nayeem Hasan" w:date="2024-12-22T23:31:00Z" w16du:dateUtc="2024-12-22T17:31:00Z"/>
              <w:rFonts w:ascii="Times New Roman" w:hAnsi="Times New Roman" w:cs="Times New Roman"/>
              <w:sz w:val="24"/>
              <w:szCs w:val="24"/>
            </w:rPr>
            <w:pPrChange w:id="11933" w:author="Mohammad Nayeem Hasan" w:date="2024-12-23T01:38:00Z" w16du:dateUtc="2024-12-22T19:38:00Z">
              <w:pPr>
                <w:spacing w:line="240" w:lineRule="auto"/>
              </w:pPr>
            </w:pPrChange>
          </w:pPr>
          <w:del w:id="11934" w:author="Mohammad Nayeem Hasan" w:date="2024-12-23T01:52:00Z" w16du:dateUtc="2024-12-22T19:52:00Z">
            <w:r w:rsidRPr="00033637" w:rsidDel="0058318F">
              <w:rPr>
                <w:rFonts w:ascii="Times New Roman" w:eastAsia="Times New Roman" w:hAnsi="Times New Roman" w:cs="Times New Roman"/>
                <w:sz w:val="24"/>
                <w:szCs w:val="24"/>
                <w:rPrChange w:id="11935" w:author="Mohammad Nayeem Hasan" w:date="2024-12-23T01:53:00Z" w16du:dateUtc="2024-12-22T19:53:00Z">
                  <w:rPr>
                    <w:rFonts w:eastAsia="Times New Roman"/>
                  </w:rPr>
                </w:rPrChange>
              </w:rPr>
              <w:delText> </w:delText>
            </w:r>
          </w:del>
        </w:p>
        <w:customXmlDelRangeStart w:id="11936" w:author="Mohammad Nayeem Hasan" w:date="2024-12-23T00:31:00Z"/>
      </w:sdtContent>
    </w:sdt>
    <w:customXmlDelRangeEnd w:id="11936"/>
    <w:p w14:paraId="7537FA96" w14:textId="07EAC617" w:rsidR="00B010D0" w:rsidRPr="00033637" w:rsidDel="00F26107" w:rsidRDefault="00CD0E5E" w:rsidP="00F31FB2">
      <w:pPr>
        <w:spacing w:line="480" w:lineRule="auto"/>
        <w:rPr>
          <w:del w:id="11937" w:author="Mohammad Nayeem Hasan" w:date="2024-11-04T00:20:00Z"/>
          <w:rFonts w:ascii="Times New Roman" w:hAnsi="Times New Roman" w:cs="Times New Roman"/>
          <w:sz w:val="24"/>
          <w:szCs w:val="24"/>
        </w:rPr>
        <w:pPrChange w:id="11938" w:author="Mohammad Nayeem Hasan" w:date="2024-12-23T01:38:00Z" w16du:dateUtc="2024-12-22T19:38:00Z">
          <w:pPr/>
        </w:pPrChange>
      </w:pPr>
      <w:moveToRangeStart w:id="11939" w:author="Mohammad Nayeem Hasan" w:date="2024-11-04T00:18:00Z" w:name="move181571897"/>
      <w:moveTo w:id="11940" w:author="Mohammad Nayeem Hasan" w:date="2024-11-04T00:18:00Z">
        <w:del w:id="11941" w:author="Mohammad Nayeem Hasan" w:date="2024-11-04T00:18:00Z">
          <w:r w:rsidRPr="00033637" w:rsidDel="00CD0E5E">
            <w:rPr>
              <w:rFonts w:ascii="Times New Roman" w:hAnsi="Times New Roman" w:cs="Times New Roman"/>
              <w:sz w:val="24"/>
              <w:szCs w:val="24"/>
            </w:rPr>
            <w:delText>Figure 3. Sensitivity analysis of fitted final multivariable logistic regression model</w:delText>
          </w:r>
        </w:del>
      </w:moveTo>
      <w:moveFromRangeStart w:id="11942" w:author="Mohammad Nayeem Hasan" w:date="2024-11-04T00:18:00Z" w:name="move181571897"/>
      <w:moveToRangeEnd w:id="11939"/>
      <w:moveFrom w:id="11943" w:author="Mohammad Nayeem Hasan" w:date="2024-11-04T00:18:00Z">
        <w:del w:id="11944" w:author="Mohammad Nayeem Hasan" w:date="2024-12-22T21:41:00Z" w16du:dateUtc="2024-12-22T15:41:00Z">
          <w:r w:rsidR="00853616" w:rsidRPr="00033637" w:rsidDel="009E68A7">
            <w:rPr>
              <w:rFonts w:ascii="Times New Roman" w:hAnsi="Times New Roman" w:cs="Times New Roman"/>
              <w:sz w:val="24"/>
              <w:szCs w:val="24"/>
            </w:rPr>
            <w:delText>Figure 3. Sensitivity analysis of fitted final multivariable logistic regression m</w:delText>
          </w:r>
        </w:del>
        <w:del w:id="11945" w:author="Mohammad Nayeem Hasan" w:date="2024-11-04T00:20:00Z">
          <w:r w:rsidR="00853616" w:rsidRPr="00033637" w:rsidDel="00F26107">
            <w:rPr>
              <w:rFonts w:ascii="Times New Roman" w:hAnsi="Times New Roman" w:cs="Times New Roman"/>
              <w:sz w:val="24"/>
              <w:szCs w:val="24"/>
            </w:rPr>
            <w:delText>odel</w:delText>
          </w:r>
        </w:del>
      </w:moveFrom>
      <w:moveFromRangeEnd w:id="11942"/>
    </w:p>
    <w:p w14:paraId="7F954A71" w14:textId="77777777" w:rsidR="00B010D0" w:rsidRPr="00033637" w:rsidDel="00F26107" w:rsidRDefault="00B010D0" w:rsidP="00F31FB2">
      <w:pPr>
        <w:spacing w:line="480" w:lineRule="auto"/>
        <w:rPr>
          <w:del w:id="11946" w:author="Mohammad Nayeem Hasan" w:date="2024-11-04T00:20:00Z"/>
          <w:rFonts w:ascii="Times New Roman" w:hAnsi="Times New Roman" w:cs="Times New Roman"/>
          <w:sz w:val="24"/>
          <w:szCs w:val="24"/>
        </w:rPr>
        <w:pPrChange w:id="11947" w:author="Mohammad Nayeem Hasan" w:date="2024-12-23T01:38:00Z" w16du:dateUtc="2024-12-22T19:38:00Z">
          <w:pPr/>
        </w:pPrChange>
      </w:pPr>
    </w:p>
    <w:p w14:paraId="1D55DE4B" w14:textId="77777777" w:rsidR="00B010D0" w:rsidRPr="00033637" w:rsidDel="00F26107" w:rsidRDefault="00B010D0" w:rsidP="00F31FB2">
      <w:pPr>
        <w:spacing w:line="480" w:lineRule="auto"/>
        <w:rPr>
          <w:del w:id="11948" w:author="Mohammad Nayeem Hasan" w:date="2024-11-04T00:20:00Z"/>
          <w:rFonts w:ascii="Times New Roman" w:hAnsi="Times New Roman" w:cs="Times New Roman"/>
          <w:sz w:val="24"/>
          <w:szCs w:val="24"/>
        </w:rPr>
        <w:pPrChange w:id="11949" w:author="Mohammad Nayeem Hasan" w:date="2024-12-23T01:38:00Z" w16du:dateUtc="2024-12-22T19:38:00Z">
          <w:pPr/>
        </w:pPrChange>
      </w:pPr>
    </w:p>
    <w:p w14:paraId="023DA5DD" w14:textId="77777777" w:rsidR="00B010D0" w:rsidRPr="00033637" w:rsidDel="00F26107" w:rsidRDefault="00B010D0" w:rsidP="00F31FB2">
      <w:pPr>
        <w:spacing w:line="480" w:lineRule="auto"/>
        <w:rPr>
          <w:del w:id="11950" w:author="Mohammad Nayeem Hasan" w:date="2024-11-04T00:20:00Z"/>
          <w:rFonts w:ascii="Times New Roman" w:hAnsi="Times New Roman" w:cs="Times New Roman"/>
          <w:sz w:val="24"/>
          <w:szCs w:val="24"/>
        </w:rPr>
        <w:pPrChange w:id="11951" w:author="Mohammad Nayeem Hasan" w:date="2024-12-23T01:38:00Z" w16du:dateUtc="2024-12-22T19:38:00Z">
          <w:pPr/>
        </w:pPrChange>
      </w:pPr>
    </w:p>
    <w:p w14:paraId="1210AEC2" w14:textId="77777777" w:rsidR="00B010D0" w:rsidRPr="00033637" w:rsidDel="00F26107" w:rsidRDefault="00B010D0" w:rsidP="00F31FB2">
      <w:pPr>
        <w:spacing w:line="480" w:lineRule="auto"/>
        <w:rPr>
          <w:del w:id="11952" w:author="Mohammad Nayeem Hasan" w:date="2024-11-04T00:20:00Z"/>
          <w:rFonts w:ascii="Times New Roman" w:hAnsi="Times New Roman" w:cs="Times New Roman"/>
          <w:sz w:val="24"/>
          <w:szCs w:val="24"/>
          <w:rPrChange w:id="11953" w:author="Mohammad Nayeem Hasan" w:date="2024-12-23T01:53:00Z" w16du:dateUtc="2024-12-22T19:53:00Z">
            <w:rPr>
              <w:del w:id="11954" w:author="Mohammad Nayeem Hasan" w:date="2024-11-04T00:20:00Z"/>
              <w:szCs w:val="24"/>
            </w:rPr>
          </w:rPrChange>
        </w:rPr>
        <w:pPrChange w:id="11955" w:author="Mohammad Nayeem Hasan" w:date="2024-12-23T01:38:00Z" w16du:dateUtc="2024-12-22T19:38:00Z">
          <w:pPr>
            <w:pStyle w:val="TableTitle"/>
          </w:pPr>
        </w:pPrChange>
      </w:pPr>
    </w:p>
    <w:customXmlDelRangeStart w:id="11956" w:author="Mohammad Nayeem Hasan" w:date="2024-12-22T22:07:00Z"/>
    <w:sdt>
      <w:sdtPr>
        <w:rPr>
          <w:rFonts w:ascii="Times New Roman" w:hAnsi="Times New Roman" w:cs="Times New Roman"/>
          <w:color w:val="000000"/>
          <w:sz w:val="24"/>
          <w:szCs w:val="24"/>
        </w:rPr>
        <w:tag w:val="MENDELEY_BIBLIOGRAPHY"/>
        <w:id w:val="1811664841"/>
        <w:placeholder>
          <w:docPart w:val="DefaultPlaceholder_-1854013440"/>
        </w:placeholder>
      </w:sdtPr>
      <w:sdtContent>
        <w:customXmlDelRangeEnd w:id="11956"/>
        <w:p w14:paraId="795E3BAC" w14:textId="77777777" w:rsidR="00FE1019" w:rsidRPr="00033637" w:rsidRDefault="00FE1019">
          <w:pPr>
            <w:autoSpaceDE w:val="0"/>
            <w:autoSpaceDN w:val="0"/>
            <w:ind w:hanging="480"/>
            <w:divId w:val="531698613"/>
            <w:rPr>
              <w:rFonts w:ascii="Times New Roman" w:eastAsia="Times New Roman" w:hAnsi="Times New Roman" w:cs="Times New Roman"/>
              <w:sz w:val="24"/>
              <w:szCs w:val="24"/>
              <w:rPrChange w:id="11957" w:author="Mohammad Nayeem Hasan" w:date="2024-12-23T01:53:00Z" w16du:dateUtc="2024-12-22T19:53:00Z">
                <w:rPr>
                  <w:rFonts w:eastAsia="Times New Roman"/>
                  <w:sz w:val="24"/>
                  <w:szCs w:val="24"/>
                </w:rPr>
              </w:rPrChange>
            </w:rPr>
          </w:pPr>
          <w:proofErr w:type="spellStart"/>
          <w:r w:rsidRPr="00033637">
            <w:rPr>
              <w:rFonts w:ascii="Times New Roman" w:eastAsia="Times New Roman" w:hAnsi="Times New Roman" w:cs="Times New Roman"/>
              <w:sz w:val="24"/>
              <w:szCs w:val="24"/>
              <w:rPrChange w:id="11958" w:author="Mohammad Nayeem Hasan" w:date="2024-12-23T01:53:00Z" w16du:dateUtc="2024-12-22T19:53:00Z">
                <w:rPr>
                  <w:rFonts w:eastAsia="Times New Roman"/>
                </w:rPr>
              </w:rPrChange>
            </w:rPr>
            <w:t>Afrose</w:t>
          </w:r>
          <w:proofErr w:type="spellEnd"/>
          <w:r w:rsidRPr="00033637">
            <w:rPr>
              <w:rFonts w:ascii="Times New Roman" w:eastAsia="Times New Roman" w:hAnsi="Times New Roman" w:cs="Times New Roman"/>
              <w:sz w:val="24"/>
              <w:szCs w:val="24"/>
              <w:rPrChange w:id="11959" w:author="Mohammad Nayeem Hasan" w:date="2024-12-23T01:53:00Z" w16du:dateUtc="2024-12-22T19:53:00Z">
                <w:rPr>
                  <w:rFonts w:eastAsia="Times New Roman"/>
                </w:rPr>
              </w:rPrChange>
            </w:rPr>
            <w:t xml:space="preserve">, L., Banu, B., Ahmed, K., &amp; Khanom, K. (2012). Factors associated with knowledge about breastfeeding among female garment workers in Dhaka city. </w:t>
          </w:r>
          <w:r w:rsidRPr="00033637">
            <w:rPr>
              <w:rFonts w:ascii="Times New Roman" w:eastAsia="Times New Roman" w:hAnsi="Times New Roman" w:cs="Times New Roman"/>
              <w:i/>
              <w:iCs/>
              <w:sz w:val="24"/>
              <w:szCs w:val="24"/>
              <w:rPrChange w:id="11960" w:author="Mohammad Nayeem Hasan" w:date="2024-12-23T01:53:00Z" w16du:dateUtc="2024-12-22T19:53:00Z">
                <w:rPr>
                  <w:rFonts w:eastAsia="Times New Roman"/>
                  <w:i/>
                  <w:iCs/>
                </w:rPr>
              </w:rPrChange>
            </w:rPr>
            <w:t>WHO South-East Asia Journal of Public Health</w:t>
          </w:r>
          <w:r w:rsidRPr="00033637">
            <w:rPr>
              <w:rFonts w:ascii="Times New Roman" w:eastAsia="Times New Roman" w:hAnsi="Times New Roman" w:cs="Times New Roman"/>
              <w:sz w:val="24"/>
              <w:szCs w:val="24"/>
              <w:rPrChange w:id="11961"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1962" w:author="Mohammad Nayeem Hasan" w:date="2024-12-23T01:53:00Z" w16du:dateUtc="2024-12-22T19:53:00Z">
                <w:rPr>
                  <w:rFonts w:eastAsia="Times New Roman"/>
                  <w:i/>
                  <w:iCs/>
                </w:rPr>
              </w:rPrChange>
            </w:rPr>
            <w:t>1</w:t>
          </w:r>
          <w:r w:rsidRPr="00033637">
            <w:rPr>
              <w:rFonts w:ascii="Times New Roman" w:eastAsia="Times New Roman" w:hAnsi="Times New Roman" w:cs="Times New Roman"/>
              <w:sz w:val="24"/>
              <w:szCs w:val="24"/>
              <w:rPrChange w:id="11963" w:author="Mohammad Nayeem Hasan" w:date="2024-12-23T01:53:00Z" w16du:dateUtc="2024-12-22T19:53:00Z">
                <w:rPr>
                  <w:rFonts w:eastAsia="Times New Roman"/>
                </w:rPr>
              </w:rPrChange>
            </w:rPr>
            <w:t>(3), 249. https://doi.org/10.4103/2224-3151.207021</w:t>
          </w:r>
        </w:p>
        <w:p w14:paraId="2F2440C7" w14:textId="77777777" w:rsidR="00FE1019" w:rsidRPr="00033637" w:rsidRDefault="00FE1019">
          <w:pPr>
            <w:autoSpaceDE w:val="0"/>
            <w:autoSpaceDN w:val="0"/>
            <w:ind w:hanging="480"/>
            <w:divId w:val="917522449"/>
            <w:rPr>
              <w:rFonts w:ascii="Times New Roman" w:eastAsia="Times New Roman" w:hAnsi="Times New Roman" w:cs="Times New Roman"/>
              <w:sz w:val="24"/>
              <w:szCs w:val="24"/>
              <w:rPrChange w:id="11964"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1965" w:author="Mohammad Nayeem Hasan" w:date="2024-12-23T01:53:00Z" w16du:dateUtc="2024-12-22T19:53:00Z">
                <w:rPr>
                  <w:rFonts w:eastAsia="Times New Roman"/>
                </w:rPr>
              </w:rPrChange>
            </w:rPr>
            <w:t xml:space="preserve">Akaike, H. (1974). A New Look at the Statistical Model Identification. </w:t>
          </w:r>
          <w:r w:rsidRPr="00033637">
            <w:rPr>
              <w:rFonts w:ascii="Times New Roman" w:eastAsia="Times New Roman" w:hAnsi="Times New Roman" w:cs="Times New Roman"/>
              <w:i/>
              <w:iCs/>
              <w:sz w:val="24"/>
              <w:szCs w:val="24"/>
              <w:rPrChange w:id="11966" w:author="Mohammad Nayeem Hasan" w:date="2024-12-23T01:53:00Z" w16du:dateUtc="2024-12-22T19:53:00Z">
                <w:rPr>
                  <w:rFonts w:eastAsia="Times New Roman"/>
                  <w:i/>
                  <w:iCs/>
                </w:rPr>
              </w:rPrChange>
            </w:rPr>
            <w:t>IEEE Transactions on Automatic Control</w:t>
          </w:r>
          <w:r w:rsidRPr="00033637">
            <w:rPr>
              <w:rFonts w:ascii="Times New Roman" w:eastAsia="Times New Roman" w:hAnsi="Times New Roman" w:cs="Times New Roman"/>
              <w:sz w:val="24"/>
              <w:szCs w:val="24"/>
              <w:rPrChange w:id="11967"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1968" w:author="Mohammad Nayeem Hasan" w:date="2024-12-23T01:53:00Z" w16du:dateUtc="2024-12-22T19:53:00Z">
                <w:rPr>
                  <w:rFonts w:eastAsia="Times New Roman"/>
                  <w:i/>
                  <w:iCs/>
                </w:rPr>
              </w:rPrChange>
            </w:rPr>
            <w:t>19</w:t>
          </w:r>
          <w:r w:rsidRPr="00033637">
            <w:rPr>
              <w:rFonts w:ascii="Times New Roman" w:eastAsia="Times New Roman" w:hAnsi="Times New Roman" w:cs="Times New Roman"/>
              <w:sz w:val="24"/>
              <w:szCs w:val="24"/>
              <w:rPrChange w:id="11969" w:author="Mohammad Nayeem Hasan" w:date="2024-12-23T01:53:00Z" w16du:dateUtc="2024-12-22T19:53:00Z">
                <w:rPr>
                  <w:rFonts w:eastAsia="Times New Roman"/>
                </w:rPr>
              </w:rPrChange>
            </w:rPr>
            <w:t>(6), 716–723. https://doi.org/10.1109/TAC.1974.1100705</w:t>
          </w:r>
        </w:p>
        <w:p w14:paraId="1CD5DF8C" w14:textId="77777777" w:rsidR="00FE1019" w:rsidRPr="00033637" w:rsidRDefault="00FE1019">
          <w:pPr>
            <w:autoSpaceDE w:val="0"/>
            <w:autoSpaceDN w:val="0"/>
            <w:ind w:hanging="480"/>
            <w:divId w:val="1622959169"/>
            <w:rPr>
              <w:rFonts w:ascii="Times New Roman" w:eastAsia="Times New Roman" w:hAnsi="Times New Roman" w:cs="Times New Roman"/>
              <w:sz w:val="24"/>
              <w:szCs w:val="24"/>
              <w:rPrChange w:id="11970"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1971" w:author="Mohammad Nayeem Hasan" w:date="2024-12-23T01:53:00Z" w16du:dateUtc="2024-12-22T19:53:00Z">
                <w:rPr>
                  <w:rFonts w:eastAsia="Times New Roman"/>
                </w:rPr>
              </w:rPrChange>
            </w:rPr>
            <w:t xml:space="preserve">Alam, M. J. (2007). Water quality tests and behavioral factors of child </w:t>
          </w:r>
          <w:proofErr w:type="spellStart"/>
          <w:r w:rsidRPr="00033637">
            <w:rPr>
              <w:rFonts w:ascii="Times New Roman" w:eastAsia="Times New Roman" w:hAnsi="Times New Roman" w:cs="Times New Roman"/>
              <w:sz w:val="24"/>
              <w:szCs w:val="24"/>
              <w:rPrChange w:id="11972" w:author="Mohammad Nayeem Hasan" w:date="2024-12-23T01:53:00Z" w16du:dateUtc="2024-12-22T19:53:00Z">
                <w:rPr>
                  <w:rFonts w:eastAsia="Times New Roman"/>
                </w:rPr>
              </w:rPrChange>
            </w:rPr>
            <w:t>diarrhoea</w:t>
          </w:r>
          <w:proofErr w:type="spellEnd"/>
          <w:r w:rsidRPr="00033637">
            <w:rPr>
              <w:rFonts w:ascii="Times New Roman" w:eastAsia="Times New Roman" w:hAnsi="Times New Roman" w:cs="Times New Roman"/>
              <w:sz w:val="24"/>
              <w:szCs w:val="24"/>
              <w:rPrChange w:id="11973" w:author="Mohammad Nayeem Hasan" w:date="2024-12-23T01:53:00Z" w16du:dateUtc="2024-12-22T19:53:00Z">
                <w:rPr>
                  <w:rFonts w:eastAsia="Times New Roman"/>
                </w:rPr>
              </w:rPrChange>
            </w:rPr>
            <w:t xml:space="preserve"> in Dhaka slums. </w:t>
          </w:r>
          <w:r w:rsidRPr="00033637">
            <w:rPr>
              <w:rFonts w:ascii="Times New Roman" w:eastAsia="Times New Roman" w:hAnsi="Times New Roman" w:cs="Times New Roman"/>
              <w:i/>
              <w:iCs/>
              <w:sz w:val="24"/>
              <w:szCs w:val="24"/>
              <w:rPrChange w:id="11974" w:author="Mohammad Nayeem Hasan" w:date="2024-12-23T01:53:00Z" w16du:dateUtc="2024-12-22T19:53:00Z">
                <w:rPr>
                  <w:rFonts w:eastAsia="Times New Roman"/>
                  <w:i/>
                  <w:iCs/>
                </w:rPr>
              </w:rPrChange>
            </w:rPr>
            <w:t>BRAC University Journal</w:t>
          </w:r>
          <w:r w:rsidRPr="00033637">
            <w:rPr>
              <w:rFonts w:ascii="Times New Roman" w:eastAsia="Times New Roman" w:hAnsi="Times New Roman" w:cs="Times New Roman"/>
              <w:sz w:val="24"/>
              <w:szCs w:val="24"/>
              <w:rPrChange w:id="11975"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1976" w:author="Mohammad Nayeem Hasan" w:date="2024-12-23T01:53:00Z" w16du:dateUtc="2024-12-22T19:53:00Z">
                <w:rPr>
                  <w:rFonts w:eastAsia="Times New Roman"/>
                  <w:i/>
                  <w:iCs/>
                </w:rPr>
              </w:rPrChange>
            </w:rPr>
            <w:t>1</w:t>
          </w:r>
          <w:r w:rsidRPr="00033637">
            <w:rPr>
              <w:rFonts w:ascii="Times New Roman" w:eastAsia="Times New Roman" w:hAnsi="Times New Roman" w:cs="Times New Roman"/>
              <w:sz w:val="24"/>
              <w:szCs w:val="24"/>
              <w:rPrChange w:id="11977" w:author="Mohammad Nayeem Hasan" w:date="2024-12-23T01:53:00Z" w16du:dateUtc="2024-12-22T19:53:00Z">
                <w:rPr>
                  <w:rFonts w:eastAsia="Times New Roman"/>
                </w:rPr>
              </w:rPrChange>
            </w:rPr>
            <w:t>, 103–109. http://dspace.bracu.ac.bd/xmlui/handle/10361/394</w:t>
          </w:r>
        </w:p>
        <w:p w14:paraId="53EDBBC0" w14:textId="77777777" w:rsidR="00FE1019" w:rsidRPr="00033637" w:rsidRDefault="00FE1019">
          <w:pPr>
            <w:autoSpaceDE w:val="0"/>
            <w:autoSpaceDN w:val="0"/>
            <w:ind w:hanging="480"/>
            <w:divId w:val="451753258"/>
            <w:rPr>
              <w:rFonts w:ascii="Times New Roman" w:eastAsia="Times New Roman" w:hAnsi="Times New Roman" w:cs="Times New Roman"/>
              <w:sz w:val="24"/>
              <w:szCs w:val="24"/>
              <w:rPrChange w:id="11978"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1979" w:author="Mohammad Nayeem Hasan" w:date="2024-12-23T01:53:00Z" w16du:dateUtc="2024-12-22T19:53:00Z">
                <w:rPr>
                  <w:rFonts w:eastAsia="Times New Roman"/>
                </w:rPr>
              </w:rPrChange>
            </w:rPr>
            <w:t xml:space="preserve">Bado, A. R., </w:t>
          </w:r>
          <w:proofErr w:type="spellStart"/>
          <w:r w:rsidRPr="00033637">
            <w:rPr>
              <w:rFonts w:ascii="Times New Roman" w:eastAsia="Times New Roman" w:hAnsi="Times New Roman" w:cs="Times New Roman"/>
              <w:sz w:val="24"/>
              <w:szCs w:val="24"/>
              <w:rPrChange w:id="11980" w:author="Mohammad Nayeem Hasan" w:date="2024-12-23T01:53:00Z" w16du:dateUtc="2024-12-22T19:53:00Z">
                <w:rPr>
                  <w:rFonts w:eastAsia="Times New Roman"/>
                </w:rPr>
              </w:rPrChange>
            </w:rPr>
            <w:t>Susuman</w:t>
          </w:r>
          <w:proofErr w:type="spellEnd"/>
          <w:r w:rsidRPr="00033637">
            <w:rPr>
              <w:rFonts w:ascii="Times New Roman" w:eastAsia="Times New Roman" w:hAnsi="Times New Roman" w:cs="Times New Roman"/>
              <w:sz w:val="24"/>
              <w:szCs w:val="24"/>
              <w:rPrChange w:id="11981" w:author="Mohammad Nayeem Hasan" w:date="2024-12-23T01:53:00Z" w16du:dateUtc="2024-12-22T19:53:00Z">
                <w:rPr>
                  <w:rFonts w:eastAsia="Times New Roman"/>
                </w:rPr>
              </w:rPrChange>
            </w:rPr>
            <w:t xml:space="preserve">, A. S., &amp; Nebie, E. I. (2016). Trends and risk factors for childhood diarrhea in sub-Saharan countries (1990–2013): assessing the neighborhood inequalities. </w:t>
          </w:r>
          <w:r w:rsidRPr="00033637">
            <w:rPr>
              <w:rFonts w:ascii="Times New Roman" w:eastAsia="Times New Roman" w:hAnsi="Times New Roman" w:cs="Times New Roman"/>
              <w:i/>
              <w:iCs/>
              <w:sz w:val="24"/>
              <w:szCs w:val="24"/>
              <w:rPrChange w:id="11982" w:author="Mohammad Nayeem Hasan" w:date="2024-12-23T01:53:00Z" w16du:dateUtc="2024-12-22T19:53:00Z">
                <w:rPr>
                  <w:rFonts w:eastAsia="Times New Roman"/>
                  <w:i/>
                  <w:iCs/>
                </w:rPr>
              </w:rPrChange>
            </w:rPr>
            <w:t>Global Health Action</w:t>
          </w:r>
          <w:r w:rsidRPr="00033637">
            <w:rPr>
              <w:rFonts w:ascii="Times New Roman" w:eastAsia="Times New Roman" w:hAnsi="Times New Roman" w:cs="Times New Roman"/>
              <w:sz w:val="24"/>
              <w:szCs w:val="24"/>
              <w:rPrChange w:id="11983"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1984" w:author="Mohammad Nayeem Hasan" w:date="2024-12-23T01:53:00Z" w16du:dateUtc="2024-12-22T19:53:00Z">
                <w:rPr>
                  <w:rFonts w:eastAsia="Times New Roman"/>
                  <w:i/>
                  <w:iCs/>
                </w:rPr>
              </w:rPrChange>
            </w:rPr>
            <w:t>9</w:t>
          </w:r>
          <w:r w:rsidRPr="00033637">
            <w:rPr>
              <w:rFonts w:ascii="Times New Roman" w:eastAsia="Times New Roman" w:hAnsi="Times New Roman" w:cs="Times New Roman"/>
              <w:sz w:val="24"/>
              <w:szCs w:val="24"/>
              <w:rPrChange w:id="11985" w:author="Mohammad Nayeem Hasan" w:date="2024-12-23T01:53:00Z" w16du:dateUtc="2024-12-22T19:53:00Z">
                <w:rPr>
                  <w:rFonts w:eastAsia="Times New Roman"/>
                </w:rPr>
              </w:rPrChange>
            </w:rPr>
            <w:t>(1). https://doi.org/10.3402/GHA.V9.30166</w:t>
          </w:r>
        </w:p>
        <w:p w14:paraId="62488FF0" w14:textId="77777777" w:rsidR="00FE1019" w:rsidRPr="00033637" w:rsidRDefault="00FE1019">
          <w:pPr>
            <w:autoSpaceDE w:val="0"/>
            <w:autoSpaceDN w:val="0"/>
            <w:ind w:hanging="480"/>
            <w:divId w:val="2111391086"/>
            <w:rPr>
              <w:rFonts w:ascii="Times New Roman" w:eastAsia="Times New Roman" w:hAnsi="Times New Roman" w:cs="Times New Roman"/>
              <w:sz w:val="24"/>
              <w:szCs w:val="24"/>
              <w:rPrChange w:id="11986"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1987" w:author="Mohammad Nayeem Hasan" w:date="2024-12-23T01:53:00Z" w16du:dateUtc="2024-12-22T19:53:00Z">
                <w:rPr>
                  <w:rFonts w:eastAsia="Times New Roman"/>
                </w:rPr>
              </w:rPrChange>
            </w:rPr>
            <w:t xml:space="preserve">Baker, K. K., O’Reilly, C. E., Levine, M. M., </w:t>
          </w:r>
          <w:proofErr w:type="spellStart"/>
          <w:r w:rsidRPr="00033637">
            <w:rPr>
              <w:rFonts w:ascii="Times New Roman" w:eastAsia="Times New Roman" w:hAnsi="Times New Roman" w:cs="Times New Roman"/>
              <w:sz w:val="24"/>
              <w:szCs w:val="24"/>
              <w:rPrChange w:id="11988" w:author="Mohammad Nayeem Hasan" w:date="2024-12-23T01:53:00Z" w16du:dateUtc="2024-12-22T19:53:00Z">
                <w:rPr>
                  <w:rFonts w:eastAsia="Times New Roman"/>
                </w:rPr>
              </w:rPrChange>
            </w:rPr>
            <w:t>Kotloff</w:t>
          </w:r>
          <w:proofErr w:type="spellEnd"/>
          <w:r w:rsidRPr="00033637">
            <w:rPr>
              <w:rFonts w:ascii="Times New Roman" w:eastAsia="Times New Roman" w:hAnsi="Times New Roman" w:cs="Times New Roman"/>
              <w:sz w:val="24"/>
              <w:szCs w:val="24"/>
              <w:rPrChange w:id="11989" w:author="Mohammad Nayeem Hasan" w:date="2024-12-23T01:53:00Z" w16du:dateUtc="2024-12-22T19:53:00Z">
                <w:rPr>
                  <w:rFonts w:eastAsia="Times New Roman"/>
                </w:rPr>
              </w:rPrChange>
            </w:rPr>
            <w:t xml:space="preserve">, K. L., </w:t>
          </w:r>
          <w:proofErr w:type="spellStart"/>
          <w:r w:rsidRPr="00033637">
            <w:rPr>
              <w:rFonts w:ascii="Times New Roman" w:eastAsia="Times New Roman" w:hAnsi="Times New Roman" w:cs="Times New Roman"/>
              <w:sz w:val="24"/>
              <w:szCs w:val="24"/>
              <w:rPrChange w:id="11990" w:author="Mohammad Nayeem Hasan" w:date="2024-12-23T01:53:00Z" w16du:dateUtc="2024-12-22T19:53:00Z">
                <w:rPr>
                  <w:rFonts w:eastAsia="Times New Roman"/>
                </w:rPr>
              </w:rPrChange>
            </w:rPr>
            <w:t>Nataro</w:t>
          </w:r>
          <w:proofErr w:type="spellEnd"/>
          <w:r w:rsidRPr="00033637">
            <w:rPr>
              <w:rFonts w:ascii="Times New Roman" w:eastAsia="Times New Roman" w:hAnsi="Times New Roman" w:cs="Times New Roman"/>
              <w:sz w:val="24"/>
              <w:szCs w:val="24"/>
              <w:rPrChange w:id="11991" w:author="Mohammad Nayeem Hasan" w:date="2024-12-23T01:53:00Z" w16du:dateUtc="2024-12-22T19:53:00Z">
                <w:rPr>
                  <w:rFonts w:eastAsia="Times New Roman"/>
                </w:rPr>
              </w:rPrChange>
            </w:rPr>
            <w:t xml:space="preserve">, J. P., Ayers, T. L., Farag, T. H., Nasrin, D., Blackwelder, W. C., Wu, Y., Alonso, P. L., </w:t>
          </w:r>
          <w:proofErr w:type="spellStart"/>
          <w:r w:rsidRPr="00033637">
            <w:rPr>
              <w:rFonts w:ascii="Times New Roman" w:eastAsia="Times New Roman" w:hAnsi="Times New Roman" w:cs="Times New Roman"/>
              <w:sz w:val="24"/>
              <w:szCs w:val="24"/>
              <w:rPrChange w:id="11992" w:author="Mohammad Nayeem Hasan" w:date="2024-12-23T01:53:00Z" w16du:dateUtc="2024-12-22T19:53:00Z">
                <w:rPr>
                  <w:rFonts w:eastAsia="Times New Roman"/>
                </w:rPr>
              </w:rPrChange>
            </w:rPr>
            <w:t>Breiman</w:t>
          </w:r>
          <w:proofErr w:type="spellEnd"/>
          <w:r w:rsidRPr="00033637">
            <w:rPr>
              <w:rFonts w:ascii="Times New Roman" w:eastAsia="Times New Roman" w:hAnsi="Times New Roman" w:cs="Times New Roman"/>
              <w:sz w:val="24"/>
              <w:szCs w:val="24"/>
              <w:rPrChange w:id="11993" w:author="Mohammad Nayeem Hasan" w:date="2024-12-23T01:53:00Z" w16du:dateUtc="2024-12-22T19:53:00Z">
                <w:rPr>
                  <w:rFonts w:eastAsia="Times New Roman"/>
                </w:rPr>
              </w:rPrChange>
            </w:rPr>
            <w:t xml:space="preserve">, R. F., </w:t>
          </w:r>
          <w:proofErr w:type="spellStart"/>
          <w:r w:rsidRPr="00033637">
            <w:rPr>
              <w:rFonts w:ascii="Times New Roman" w:eastAsia="Times New Roman" w:hAnsi="Times New Roman" w:cs="Times New Roman"/>
              <w:sz w:val="24"/>
              <w:szCs w:val="24"/>
              <w:rPrChange w:id="11994" w:author="Mohammad Nayeem Hasan" w:date="2024-12-23T01:53:00Z" w16du:dateUtc="2024-12-22T19:53:00Z">
                <w:rPr>
                  <w:rFonts w:eastAsia="Times New Roman"/>
                </w:rPr>
              </w:rPrChange>
            </w:rPr>
            <w:t>Omore</w:t>
          </w:r>
          <w:proofErr w:type="spellEnd"/>
          <w:r w:rsidRPr="00033637">
            <w:rPr>
              <w:rFonts w:ascii="Times New Roman" w:eastAsia="Times New Roman" w:hAnsi="Times New Roman" w:cs="Times New Roman"/>
              <w:sz w:val="24"/>
              <w:szCs w:val="24"/>
              <w:rPrChange w:id="11995" w:author="Mohammad Nayeem Hasan" w:date="2024-12-23T01:53:00Z" w16du:dateUtc="2024-12-22T19:53:00Z">
                <w:rPr>
                  <w:rFonts w:eastAsia="Times New Roman"/>
                </w:rPr>
              </w:rPrChange>
            </w:rPr>
            <w:t xml:space="preserve">, R., Faruque, A. S. G., Das, S. K., Ahmed, S., Saha, D., Sow, S. O., Sur, D., … Mintz, E. D. (2016). Sanitation and Hygiene-Specific Risk Factors for Moderate-to-Severe Diarrhea in Young Children in the Global Enteric Multicenter Study, 2007–2011: Case-Control Study. </w:t>
          </w:r>
          <w:r w:rsidRPr="00033637">
            <w:rPr>
              <w:rFonts w:ascii="Times New Roman" w:eastAsia="Times New Roman" w:hAnsi="Times New Roman" w:cs="Times New Roman"/>
              <w:i/>
              <w:iCs/>
              <w:sz w:val="24"/>
              <w:szCs w:val="24"/>
              <w:rPrChange w:id="11996" w:author="Mohammad Nayeem Hasan" w:date="2024-12-23T01:53:00Z" w16du:dateUtc="2024-12-22T19:53:00Z">
                <w:rPr>
                  <w:rFonts w:eastAsia="Times New Roman"/>
                  <w:i/>
                  <w:iCs/>
                </w:rPr>
              </w:rPrChange>
            </w:rPr>
            <w:t>PLOS Medicine</w:t>
          </w:r>
          <w:r w:rsidRPr="00033637">
            <w:rPr>
              <w:rFonts w:ascii="Times New Roman" w:eastAsia="Times New Roman" w:hAnsi="Times New Roman" w:cs="Times New Roman"/>
              <w:sz w:val="24"/>
              <w:szCs w:val="24"/>
              <w:rPrChange w:id="11997"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1998" w:author="Mohammad Nayeem Hasan" w:date="2024-12-23T01:53:00Z" w16du:dateUtc="2024-12-22T19:53:00Z">
                <w:rPr>
                  <w:rFonts w:eastAsia="Times New Roman"/>
                  <w:i/>
                  <w:iCs/>
                </w:rPr>
              </w:rPrChange>
            </w:rPr>
            <w:t>13</w:t>
          </w:r>
          <w:r w:rsidRPr="00033637">
            <w:rPr>
              <w:rFonts w:ascii="Times New Roman" w:eastAsia="Times New Roman" w:hAnsi="Times New Roman" w:cs="Times New Roman"/>
              <w:sz w:val="24"/>
              <w:szCs w:val="24"/>
              <w:rPrChange w:id="11999" w:author="Mohammad Nayeem Hasan" w:date="2024-12-23T01:53:00Z" w16du:dateUtc="2024-12-22T19:53:00Z">
                <w:rPr>
                  <w:rFonts w:eastAsia="Times New Roman"/>
                </w:rPr>
              </w:rPrChange>
            </w:rPr>
            <w:t>(5), e1002010. https://doi.org/10.1371/JOURNAL.PMED.1002010</w:t>
          </w:r>
        </w:p>
        <w:p w14:paraId="14C6C634" w14:textId="77777777" w:rsidR="00FE1019" w:rsidRPr="00033637" w:rsidRDefault="00FE1019">
          <w:pPr>
            <w:autoSpaceDE w:val="0"/>
            <w:autoSpaceDN w:val="0"/>
            <w:ind w:hanging="480"/>
            <w:divId w:val="2084793374"/>
            <w:rPr>
              <w:rFonts w:ascii="Times New Roman" w:eastAsia="Times New Roman" w:hAnsi="Times New Roman" w:cs="Times New Roman"/>
              <w:sz w:val="24"/>
              <w:szCs w:val="24"/>
              <w:rPrChange w:id="12000" w:author="Mohammad Nayeem Hasan" w:date="2024-12-23T01:53:00Z" w16du:dateUtc="2024-12-22T19:53:00Z">
                <w:rPr>
                  <w:rFonts w:eastAsia="Times New Roman"/>
                </w:rPr>
              </w:rPrChange>
            </w:rPr>
          </w:pPr>
          <w:proofErr w:type="spellStart"/>
          <w:r w:rsidRPr="00033637">
            <w:rPr>
              <w:rFonts w:ascii="Times New Roman" w:eastAsia="Times New Roman" w:hAnsi="Times New Roman" w:cs="Times New Roman"/>
              <w:sz w:val="24"/>
              <w:szCs w:val="24"/>
              <w:rPrChange w:id="12001" w:author="Mohammad Nayeem Hasan" w:date="2024-12-23T01:53:00Z" w16du:dateUtc="2024-12-22T19:53:00Z">
                <w:rPr>
                  <w:rFonts w:eastAsia="Times New Roman"/>
                </w:rPr>
              </w:rPrChange>
            </w:rPr>
            <w:t>Bawankule</w:t>
          </w:r>
          <w:proofErr w:type="spellEnd"/>
          <w:r w:rsidRPr="00033637">
            <w:rPr>
              <w:rFonts w:ascii="Times New Roman" w:eastAsia="Times New Roman" w:hAnsi="Times New Roman" w:cs="Times New Roman"/>
              <w:sz w:val="24"/>
              <w:szCs w:val="24"/>
              <w:rPrChange w:id="12002" w:author="Mohammad Nayeem Hasan" w:date="2024-12-23T01:53:00Z" w16du:dateUtc="2024-12-22T19:53:00Z">
                <w:rPr>
                  <w:rFonts w:eastAsia="Times New Roman"/>
                </w:rPr>
              </w:rPrChange>
            </w:rPr>
            <w:t xml:space="preserve">, R., Singh, A., Kumar, K., &amp; Pedgaonkar, S. (2017). Disposal of children’s stools and its association with childhood diarrhea in India. </w:t>
          </w:r>
          <w:r w:rsidRPr="00033637">
            <w:rPr>
              <w:rFonts w:ascii="Times New Roman" w:eastAsia="Times New Roman" w:hAnsi="Times New Roman" w:cs="Times New Roman"/>
              <w:i/>
              <w:iCs/>
              <w:sz w:val="24"/>
              <w:szCs w:val="24"/>
              <w:rPrChange w:id="12003" w:author="Mohammad Nayeem Hasan" w:date="2024-12-23T01:53:00Z" w16du:dateUtc="2024-12-22T19:53:00Z">
                <w:rPr>
                  <w:rFonts w:eastAsia="Times New Roman"/>
                  <w:i/>
                  <w:iCs/>
                </w:rPr>
              </w:rPrChange>
            </w:rPr>
            <w:t>BMC Public Health</w:t>
          </w:r>
          <w:r w:rsidRPr="00033637">
            <w:rPr>
              <w:rFonts w:ascii="Times New Roman" w:eastAsia="Times New Roman" w:hAnsi="Times New Roman" w:cs="Times New Roman"/>
              <w:sz w:val="24"/>
              <w:szCs w:val="24"/>
              <w:rPrChange w:id="12004"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005" w:author="Mohammad Nayeem Hasan" w:date="2024-12-23T01:53:00Z" w16du:dateUtc="2024-12-22T19:53:00Z">
                <w:rPr>
                  <w:rFonts w:eastAsia="Times New Roman"/>
                  <w:i/>
                  <w:iCs/>
                </w:rPr>
              </w:rPrChange>
            </w:rPr>
            <w:t>17</w:t>
          </w:r>
          <w:r w:rsidRPr="00033637">
            <w:rPr>
              <w:rFonts w:ascii="Times New Roman" w:eastAsia="Times New Roman" w:hAnsi="Times New Roman" w:cs="Times New Roman"/>
              <w:sz w:val="24"/>
              <w:szCs w:val="24"/>
              <w:rPrChange w:id="12006" w:author="Mohammad Nayeem Hasan" w:date="2024-12-23T01:53:00Z" w16du:dateUtc="2024-12-22T19:53:00Z">
                <w:rPr>
                  <w:rFonts w:eastAsia="Times New Roman"/>
                </w:rPr>
              </w:rPrChange>
            </w:rPr>
            <w:t>(1), 1–9. https://doi.org/10.1186/S12889-016-3948-2/TABLES/4</w:t>
          </w:r>
        </w:p>
        <w:p w14:paraId="28AE6E77" w14:textId="77777777" w:rsidR="00FE1019" w:rsidRPr="00033637" w:rsidRDefault="00FE1019">
          <w:pPr>
            <w:autoSpaceDE w:val="0"/>
            <w:autoSpaceDN w:val="0"/>
            <w:ind w:hanging="480"/>
            <w:divId w:val="601954717"/>
            <w:rPr>
              <w:rFonts w:ascii="Times New Roman" w:eastAsia="Times New Roman" w:hAnsi="Times New Roman" w:cs="Times New Roman"/>
              <w:sz w:val="24"/>
              <w:szCs w:val="24"/>
              <w:rPrChange w:id="12007"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008" w:author="Mohammad Nayeem Hasan" w:date="2024-12-23T01:53:00Z" w16du:dateUtc="2024-12-22T19:53:00Z">
                <w:rPr>
                  <w:rFonts w:eastAsia="Times New Roman"/>
                </w:rPr>
              </w:rPrChange>
            </w:rPr>
            <w:t xml:space="preserve">BDHS. (2014). </w:t>
          </w:r>
          <w:r w:rsidRPr="00033637">
            <w:rPr>
              <w:rFonts w:ascii="Times New Roman" w:eastAsia="Times New Roman" w:hAnsi="Times New Roman" w:cs="Times New Roman"/>
              <w:i/>
              <w:iCs/>
              <w:sz w:val="24"/>
              <w:szCs w:val="24"/>
              <w:rPrChange w:id="12009" w:author="Mohammad Nayeem Hasan" w:date="2024-12-23T01:53:00Z" w16du:dateUtc="2024-12-22T19:53:00Z">
                <w:rPr>
                  <w:rFonts w:eastAsia="Times New Roman"/>
                  <w:i/>
                  <w:iCs/>
                </w:rPr>
              </w:rPrChange>
            </w:rPr>
            <w:t>BANGLADESH DEMOGRAPHIC AND HEALTH SURVEY 2014 National Institute of Population Research and Training Ministry of Health and Family Welfare Dhaka, Bangladesh</w:t>
          </w:r>
          <w:r w:rsidRPr="00033637">
            <w:rPr>
              <w:rFonts w:ascii="Times New Roman" w:eastAsia="Times New Roman" w:hAnsi="Times New Roman" w:cs="Times New Roman"/>
              <w:sz w:val="24"/>
              <w:szCs w:val="24"/>
              <w:rPrChange w:id="12010" w:author="Mohammad Nayeem Hasan" w:date="2024-12-23T01:53:00Z" w16du:dateUtc="2024-12-22T19:53:00Z">
                <w:rPr>
                  <w:rFonts w:eastAsia="Times New Roman"/>
                </w:rPr>
              </w:rPrChange>
            </w:rPr>
            <w:t>. www.mitra.bd.com.</w:t>
          </w:r>
        </w:p>
        <w:p w14:paraId="46D0A033" w14:textId="77777777" w:rsidR="00FE1019" w:rsidRPr="00033637" w:rsidRDefault="00FE1019">
          <w:pPr>
            <w:autoSpaceDE w:val="0"/>
            <w:autoSpaceDN w:val="0"/>
            <w:ind w:hanging="480"/>
            <w:divId w:val="883980789"/>
            <w:rPr>
              <w:rFonts w:ascii="Times New Roman" w:eastAsia="Times New Roman" w:hAnsi="Times New Roman" w:cs="Times New Roman"/>
              <w:sz w:val="24"/>
              <w:szCs w:val="24"/>
              <w:rPrChange w:id="12011"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012" w:author="Mohammad Nayeem Hasan" w:date="2024-12-23T01:53:00Z" w16du:dateUtc="2024-12-22T19:53:00Z">
                <w:rPr>
                  <w:rFonts w:eastAsia="Times New Roman"/>
                </w:rPr>
              </w:rPrChange>
            </w:rPr>
            <w:t xml:space="preserve">BDHS. (2019). </w:t>
          </w:r>
          <w:r w:rsidRPr="00033637">
            <w:rPr>
              <w:rFonts w:ascii="Times New Roman" w:eastAsia="Times New Roman" w:hAnsi="Times New Roman" w:cs="Times New Roman"/>
              <w:i/>
              <w:iCs/>
              <w:sz w:val="24"/>
              <w:szCs w:val="24"/>
              <w:rPrChange w:id="12013" w:author="Mohammad Nayeem Hasan" w:date="2024-12-23T01:53:00Z" w16du:dateUtc="2024-12-22T19:53:00Z">
                <w:rPr>
                  <w:rFonts w:eastAsia="Times New Roman"/>
                  <w:i/>
                  <w:iCs/>
                </w:rPr>
              </w:rPrChange>
            </w:rPr>
            <w:t>Bangladesh Demographic and Health Survey 2017-18</w:t>
          </w:r>
          <w:r w:rsidRPr="00033637">
            <w:rPr>
              <w:rFonts w:ascii="Times New Roman" w:eastAsia="Times New Roman" w:hAnsi="Times New Roman" w:cs="Times New Roman"/>
              <w:sz w:val="24"/>
              <w:szCs w:val="24"/>
              <w:rPrChange w:id="12014" w:author="Mohammad Nayeem Hasan" w:date="2024-12-23T01:53:00Z" w16du:dateUtc="2024-12-22T19:53:00Z">
                <w:rPr>
                  <w:rFonts w:eastAsia="Times New Roman"/>
                </w:rPr>
              </w:rPrChange>
            </w:rPr>
            <w:t>.</w:t>
          </w:r>
        </w:p>
        <w:p w14:paraId="4C9E9D9E" w14:textId="77777777" w:rsidR="00FE1019" w:rsidRPr="00033637" w:rsidRDefault="00FE1019">
          <w:pPr>
            <w:autoSpaceDE w:val="0"/>
            <w:autoSpaceDN w:val="0"/>
            <w:ind w:hanging="480"/>
            <w:divId w:val="673456103"/>
            <w:rPr>
              <w:rFonts w:ascii="Times New Roman" w:eastAsia="Times New Roman" w:hAnsi="Times New Roman" w:cs="Times New Roman"/>
              <w:sz w:val="24"/>
              <w:szCs w:val="24"/>
              <w:rPrChange w:id="12015"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016" w:author="Mohammad Nayeem Hasan" w:date="2024-12-23T01:53:00Z" w16du:dateUtc="2024-12-22T19:53:00Z">
                <w:rPr>
                  <w:rFonts w:eastAsia="Times New Roman"/>
                </w:rPr>
              </w:rPrChange>
            </w:rPr>
            <w:t xml:space="preserve">BDHS. (2022). </w:t>
          </w:r>
          <w:r w:rsidRPr="00033637">
            <w:rPr>
              <w:rFonts w:ascii="Times New Roman" w:eastAsia="Times New Roman" w:hAnsi="Times New Roman" w:cs="Times New Roman"/>
              <w:i/>
              <w:iCs/>
              <w:sz w:val="24"/>
              <w:szCs w:val="24"/>
              <w:rPrChange w:id="12017" w:author="Mohammad Nayeem Hasan" w:date="2024-12-23T01:53:00Z" w16du:dateUtc="2024-12-22T19:53:00Z">
                <w:rPr>
                  <w:rFonts w:eastAsia="Times New Roman"/>
                  <w:i/>
                  <w:iCs/>
                </w:rPr>
              </w:rPrChange>
            </w:rPr>
            <w:t>Bangladesh Demographic and Health Survey 2022</w:t>
          </w:r>
          <w:r w:rsidRPr="00033637">
            <w:rPr>
              <w:rFonts w:ascii="Times New Roman" w:eastAsia="Times New Roman" w:hAnsi="Times New Roman" w:cs="Times New Roman"/>
              <w:sz w:val="24"/>
              <w:szCs w:val="24"/>
              <w:rPrChange w:id="12018" w:author="Mohammad Nayeem Hasan" w:date="2024-12-23T01:53:00Z" w16du:dateUtc="2024-12-22T19:53:00Z">
                <w:rPr>
                  <w:rFonts w:eastAsia="Times New Roman"/>
                </w:rPr>
              </w:rPrChange>
            </w:rPr>
            <w:t>. https://www.dhsprogram.com/methodology/survey/survey-display-584.cfm</w:t>
          </w:r>
        </w:p>
        <w:p w14:paraId="7C118F1C" w14:textId="77777777" w:rsidR="00FE1019" w:rsidRPr="00033637" w:rsidRDefault="00FE1019">
          <w:pPr>
            <w:autoSpaceDE w:val="0"/>
            <w:autoSpaceDN w:val="0"/>
            <w:ind w:hanging="480"/>
            <w:divId w:val="1510290044"/>
            <w:rPr>
              <w:rFonts w:ascii="Times New Roman" w:eastAsia="Times New Roman" w:hAnsi="Times New Roman" w:cs="Times New Roman"/>
              <w:sz w:val="24"/>
              <w:szCs w:val="24"/>
              <w:rPrChange w:id="12019"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020" w:author="Mohammad Nayeem Hasan" w:date="2024-12-23T01:53:00Z" w16du:dateUtc="2024-12-22T19:53:00Z">
                <w:rPr>
                  <w:rFonts w:eastAsia="Times New Roman"/>
                </w:rPr>
              </w:rPrChange>
            </w:rPr>
            <w:t xml:space="preserve">Caruso, B., Stephenson, R., &amp; Leon, J. S. (2010). Maternal behavior and experience, care access, and agency as determinants of child diarrhea in Bolivia. </w:t>
          </w:r>
          <w:proofErr w:type="spellStart"/>
          <w:r w:rsidRPr="00033637">
            <w:rPr>
              <w:rFonts w:ascii="Times New Roman" w:eastAsia="Times New Roman" w:hAnsi="Times New Roman" w:cs="Times New Roman"/>
              <w:i/>
              <w:iCs/>
              <w:sz w:val="24"/>
              <w:szCs w:val="24"/>
              <w:rPrChange w:id="12021" w:author="Mohammad Nayeem Hasan" w:date="2024-12-23T01:53:00Z" w16du:dateUtc="2024-12-22T19:53:00Z">
                <w:rPr>
                  <w:rFonts w:eastAsia="Times New Roman"/>
                  <w:i/>
                  <w:iCs/>
                </w:rPr>
              </w:rPrChange>
            </w:rPr>
            <w:t>Revista</w:t>
          </w:r>
          <w:proofErr w:type="spellEnd"/>
          <w:r w:rsidRPr="00033637">
            <w:rPr>
              <w:rFonts w:ascii="Times New Roman" w:eastAsia="Times New Roman" w:hAnsi="Times New Roman" w:cs="Times New Roman"/>
              <w:i/>
              <w:iCs/>
              <w:sz w:val="24"/>
              <w:szCs w:val="24"/>
              <w:rPrChange w:id="12022" w:author="Mohammad Nayeem Hasan" w:date="2024-12-23T01:53:00Z" w16du:dateUtc="2024-12-22T19:53:00Z">
                <w:rPr>
                  <w:rFonts w:eastAsia="Times New Roman"/>
                  <w:i/>
                  <w:iCs/>
                </w:rPr>
              </w:rPrChange>
            </w:rPr>
            <w:t xml:space="preserve"> Panamericana de Salud Publica = Pan American Journal of Public Health</w:t>
          </w:r>
          <w:r w:rsidRPr="00033637">
            <w:rPr>
              <w:rFonts w:ascii="Times New Roman" w:eastAsia="Times New Roman" w:hAnsi="Times New Roman" w:cs="Times New Roman"/>
              <w:sz w:val="24"/>
              <w:szCs w:val="24"/>
              <w:rPrChange w:id="12023"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024" w:author="Mohammad Nayeem Hasan" w:date="2024-12-23T01:53:00Z" w16du:dateUtc="2024-12-22T19:53:00Z">
                <w:rPr>
                  <w:rFonts w:eastAsia="Times New Roman"/>
                  <w:i/>
                  <w:iCs/>
                </w:rPr>
              </w:rPrChange>
            </w:rPr>
            <w:t>28</w:t>
          </w:r>
          <w:r w:rsidRPr="00033637">
            <w:rPr>
              <w:rFonts w:ascii="Times New Roman" w:eastAsia="Times New Roman" w:hAnsi="Times New Roman" w:cs="Times New Roman"/>
              <w:sz w:val="24"/>
              <w:szCs w:val="24"/>
              <w:rPrChange w:id="12025" w:author="Mohammad Nayeem Hasan" w:date="2024-12-23T01:53:00Z" w16du:dateUtc="2024-12-22T19:53:00Z">
                <w:rPr>
                  <w:rFonts w:eastAsia="Times New Roman"/>
                </w:rPr>
              </w:rPrChange>
            </w:rPr>
            <w:t>(6), 429. https://doi.org/10.1590/S1020-49892010001200004</w:t>
          </w:r>
        </w:p>
        <w:p w14:paraId="48AC27C6" w14:textId="77777777" w:rsidR="00FE1019" w:rsidRPr="00033637" w:rsidRDefault="00FE1019">
          <w:pPr>
            <w:autoSpaceDE w:val="0"/>
            <w:autoSpaceDN w:val="0"/>
            <w:ind w:hanging="480"/>
            <w:divId w:val="1611399373"/>
            <w:rPr>
              <w:rFonts w:ascii="Times New Roman" w:eastAsia="Times New Roman" w:hAnsi="Times New Roman" w:cs="Times New Roman"/>
              <w:sz w:val="24"/>
              <w:szCs w:val="24"/>
              <w:rPrChange w:id="12026"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027" w:author="Mohammad Nayeem Hasan" w:date="2024-12-23T01:53:00Z" w16du:dateUtc="2024-12-22T19:53:00Z">
                <w:rPr>
                  <w:rFonts w:eastAsia="Times New Roman"/>
                </w:rPr>
              </w:rPrChange>
            </w:rPr>
            <w:lastRenderedPageBreak/>
            <w:t xml:space="preserve">Cook, J. A., &amp; Rajbhandari, A. (2018). </w:t>
          </w:r>
          <w:proofErr w:type="spellStart"/>
          <w:r w:rsidRPr="00033637">
            <w:rPr>
              <w:rFonts w:ascii="Times New Roman" w:eastAsia="Times New Roman" w:hAnsi="Times New Roman" w:cs="Times New Roman"/>
              <w:sz w:val="24"/>
              <w:szCs w:val="24"/>
              <w:rPrChange w:id="12028" w:author="Mohammad Nayeem Hasan" w:date="2024-12-23T01:53:00Z" w16du:dateUtc="2024-12-22T19:53:00Z">
                <w:rPr>
                  <w:rFonts w:eastAsia="Times New Roman"/>
                </w:rPr>
              </w:rPrChange>
            </w:rPr>
            <w:t>Heckroccurve</w:t>
          </w:r>
          <w:proofErr w:type="spellEnd"/>
          <w:r w:rsidRPr="00033637">
            <w:rPr>
              <w:rFonts w:ascii="Times New Roman" w:eastAsia="Times New Roman" w:hAnsi="Times New Roman" w:cs="Times New Roman"/>
              <w:sz w:val="24"/>
              <w:szCs w:val="24"/>
              <w:rPrChange w:id="12029" w:author="Mohammad Nayeem Hasan" w:date="2024-12-23T01:53:00Z" w16du:dateUtc="2024-12-22T19:53:00Z">
                <w:rPr>
                  <w:rFonts w:eastAsia="Times New Roman"/>
                </w:rPr>
              </w:rPrChange>
            </w:rPr>
            <w:t xml:space="preserve">: ROC Curves for Selected Samples. </w:t>
          </w:r>
          <w:r w:rsidRPr="00033637">
            <w:rPr>
              <w:rFonts w:ascii="Times New Roman" w:eastAsia="Times New Roman" w:hAnsi="Times New Roman" w:cs="Times New Roman"/>
              <w:i/>
              <w:iCs/>
              <w:sz w:val="24"/>
              <w:szCs w:val="24"/>
              <w:rPrChange w:id="12030" w:author="Mohammad Nayeem Hasan" w:date="2024-12-23T01:53:00Z" w16du:dateUtc="2024-12-22T19:53:00Z">
                <w:rPr>
                  <w:rFonts w:eastAsia="Times New Roman"/>
                  <w:i/>
                  <w:iCs/>
                </w:rPr>
              </w:rPrChange>
            </w:rPr>
            <w:t>Https://Doi.Org/10.1177/1536867X1801800110</w:t>
          </w:r>
          <w:r w:rsidRPr="00033637">
            <w:rPr>
              <w:rFonts w:ascii="Times New Roman" w:eastAsia="Times New Roman" w:hAnsi="Times New Roman" w:cs="Times New Roman"/>
              <w:sz w:val="24"/>
              <w:szCs w:val="24"/>
              <w:rPrChange w:id="12031"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032" w:author="Mohammad Nayeem Hasan" w:date="2024-12-23T01:53:00Z" w16du:dateUtc="2024-12-22T19:53:00Z">
                <w:rPr>
                  <w:rFonts w:eastAsia="Times New Roman"/>
                  <w:i/>
                  <w:iCs/>
                </w:rPr>
              </w:rPrChange>
            </w:rPr>
            <w:t>18</w:t>
          </w:r>
          <w:r w:rsidRPr="00033637">
            <w:rPr>
              <w:rFonts w:ascii="Times New Roman" w:eastAsia="Times New Roman" w:hAnsi="Times New Roman" w:cs="Times New Roman"/>
              <w:sz w:val="24"/>
              <w:szCs w:val="24"/>
              <w:rPrChange w:id="12033" w:author="Mohammad Nayeem Hasan" w:date="2024-12-23T01:53:00Z" w16du:dateUtc="2024-12-22T19:53:00Z">
                <w:rPr>
                  <w:rFonts w:eastAsia="Times New Roman"/>
                </w:rPr>
              </w:rPrChange>
            </w:rPr>
            <w:t>(1), 174–183. https://doi.org/10.1177/1536867X1801800110</w:t>
          </w:r>
        </w:p>
        <w:p w14:paraId="0F7EA17D" w14:textId="77777777" w:rsidR="00FE1019" w:rsidRPr="00033637" w:rsidRDefault="00FE1019">
          <w:pPr>
            <w:autoSpaceDE w:val="0"/>
            <w:autoSpaceDN w:val="0"/>
            <w:ind w:hanging="480"/>
            <w:divId w:val="433864381"/>
            <w:rPr>
              <w:rFonts w:ascii="Times New Roman" w:eastAsia="Times New Roman" w:hAnsi="Times New Roman" w:cs="Times New Roman"/>
              <w:sz w:val="24"/>
              <w:szCs w:val="24"/>
              <w:rPrChange w:id="12034"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035" w:author="Mohammad Nayeem Hasan" w:date="2024-12-23T01:53:00Z" w16du:dateUtc="2024-12-22T19:53:00Z">
                <w:rPr>
                  <w:rFonts w:eastAsia="Times New Roman"/>
                </w:rPr>
              </w:rPrChange>
            </w:rPr>
            <w:t xml:space="preserve">Das, S., Chandra, H., &amp; Saha, U. R. (2019). District level estimates and mapping of prevalence of </w:t>
          </w:r>
          <w:proofErr w:type="spellStart"/>
          <w:r w:rsidRPr="00033637">
            <w:rPr>
              <w:rFonts w:ascii="Times New Roman" w:eastAsia="Times New Roman" w:hAnsi="Times New Roman" w:cs="Times New Roman"/>
              <w:sz w:val="24"/>
              <w:szCs w:val="24"/>
              <w:rPrChange w:id="12036" w:author="Mohammad Nayeem Hasan" w:date="2024-12-23T01:53:00Z" w16du:dateUtc="2024-12-22T19:53:00Z">
                <w:rPr>
                  <w:rFonts w:eastAsia="Times New Roman"/>
                </w:rPr>
              </w:rPrChange>
            </w:rPr>
            <w:t>diarrhoea</w:t>
          </w:r>
          <w:proofErr w:type="spellEnd"/>
          <w:r w:rsidRPr="00033637">
            <w:rPr>
              <w:rFonts w:ascii="Times New Roman" w:eastAsia="Times New Roman" w:hAnsi="Times New Roman" w:cs="Times New Roman"/>
              <w:sz w:val="24"/>
              <w:szCs w:val="24"/>
              <w:rPrChange w:id="12037" w:author="Mohammad Nayeem Hasan" w:date="2024-12-23T01:53:00Z" w16du:dateUtc="2024-12-22T19:53:00Z">
                <w:rPr>
                  <w:rFonts w:eastAsia="Times New Roman"/>
                </w:rPr>
              </w:rPrChange>
            </w:rPr>
            <w:t xml:space="preserve"> among under-five children in Bangladesh by combining survey and census data. </w:t>
          </w:r>
          <w:r w:rsidRPr="00033637">
            <w:rPr>
              <w:rFonts w:ascii="Times New Roman" w:eastAsia="Times New Roman" w:hAnsi="Times New Roman" w:cs="Times New Roman"/>
              <w:i/>
              <w:iCs/>
              <w:sz w:val="24"/>
              <w:szCs w:val="24"/>
              <w:rPrChange w:id="12038" w:author="Mohammad Nayeem Hasan" w:date="2024-12-23T01:53:00Z" w16du:dateUtc="2024-12-22T19:53:00Z">
                <w:rPr>
                  <w:rFonts w:eastAsia="Times New Roman"/>
                  <w:i/>
                  <w:iCs/>
                </w:rPr>
              </w:rPrChange>
            </w:rPr>
            <w:t>PLOS ONE</w:t>
          </w:r>
          <w:r w:rsidRPr="00033637">
            <w:rPr>
              <w:rFonts w:ascii="Times New Roman" w:eastAsia="Times New Roman" w:hAnsi="Times New Roman" w:cs="Times New Roman"/>
              <w:sz w:val="24"/>
              <w:szCs w:val="24"/>
              <w:rPrChange w:id="12039"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040" w:author="Mohammad Nayeem Hasan" w:date="2024-12-23T01:53:00Z" w16du:dateUtc="2024-12-22T19:53:00Z">
                <w:rPr>
                  <w:rFonts w:eastAsia="Times New Roman"/>
                  <w:i/>
                  <w:iCs/>
                </w:rPr>
              </w:rPrChange>
            </w:rPr>
            <w:t>14</w:t>
          </w:r>
          <w:r w:rsidRPr="00033637">
            <w:rPr>
              <w:rFonts w:ascii="Times New Roman" w:eastAsia="Times New Roman" w:hAnsi="Times New Roman" w:cs="Times New Roman"/>
              <w:sz w:val="24"/>
              <w:szCs w:val="24"/>
              <w:rPrChange w:id="12041" w:author="Mohammad Nayeem Hasan" w:date="2024-12-23T01:53:00Z" w16du:dateUtc="2024-12-22T19:53:00Z">
                <w:rPr>
                  <w:rFonts w:eastAsia="Times New Roman"/>
                </w:rPr>
              </w:rPrChange>
            </w:rPr>
            <w:t>(2), e0211062. https://doi.org/10.1371/JOURNAL.PONE.0211062</w:t>
          </w:r>
        </w:p>
        <w:p w14:paraId="0805E1A0" w14:textId="77777777" w:rsidR="00FE1019" w:rsidRPr="00033637" w:rsidRDefault="00FE1019">
          <w:pPr>
            <w:autoSpaceDE w:val="0"/>
            <w:autoSpaceDN w:val="0"/>
            <w:ind w:hanging="480"/>
            <w:divId w:val="1834640438"/>
            <w:rPr>
              <w:rFonts w:ascii="Times New Roman" w:eastAsia="Times New Roman" w:hAnsi="Times New Roman" w:cs="Times New Roman"/>
              <w:sz w:val="24"/>
              <w:szCs w:val="24"/>
              <w:rPrChange w:id="12042" w:author="Mohammad Nayeem Hasan" w:date="2024-12-23T01:53:00Z" w16du:dateUtc="2024-12-22T19:53:00Z">
                <w:rPr>
                  <w:rFonts w:eastAsia="Times New Roman"/>
                </w:rPr>
              </w:rPrChange>
            </w:rPr>
          </w:pPr>
          <w:proofErr w:type="spellStart"/>
          <w:r w:rsidRPr="00033637">
            <w:rPr>
              <w:rFonts w:ascii="Times New Roman" w:eastAsia="Times New Roman" w:hAnsi="Times New Roman" w:cs="Times New Roman"/>
              <w:i/>
              <w:iCs/>
              <w:sz w:val="24"/>
              <w:szCs w:val="24"/>
              <w:rPrChange w:id="12043" w:author="Mohammad Nayeem Hasan" w:date="2024-12-23T01:53:00Z" w16du:dateUtc="2024-12-22T19:53:00Z">
                <w:rPr>
                  <w:rFonts w:eastAsia="Times New Roman"/>
                  <w:i/>
                  <w:iCs/>
                </w:rPr>
              </w:rPrChange>
            </w:rPr>
            <w:t>Diarrhoea</w:t>
          </w:r>
          <w:proofErr w:type="spellEnd"/>
          <w:r w:rsidRPr="00033637">
            <w:rPr>
              <w:rFonts w:ascii="Times New Roman" w:eastAsia="Times New Roman" w:hAnsi="Times New Roman" w:cs="Times New Roman"/>
              <w:i/>
              <w:iCs/>
              <w:sz w:val="24"/>
              <w:szCs w:val="24"/>
              <w:rPrChange w:id="12044" w:author="Mohammad Nayeem Hasan" w:date="2024-12-23T01:53:00Z" w16du:dateUtc="2024-12-22T19:53:00Z">
                <w:rPr>
                  <w:rFonts w:eastAsia="Times New Roman"/>
                  <w:i/>
                  <w:iCs/>
                </w:rPr>
              </w:rPrChange>
            </w:rPr>
            <w:t xml:space="preserve"> - UNICEF DATA</w:t>
          </w:r>
          <w:r w:rsidRPr="00033637">
            <w:rPr>
              <w:rFonts w:ascii="Times New Roman" w:eastAsia="Times New Roman" w:hAnsi="Times New Roman" w:cs="Times New Roman"/>
              <w:sz w:val="24"/>
              <w:szCs w:val="24"/>
              <w:rPrChange w:id="12045" w:author="Mohammad Nayeem Hasan" w:date="2024-12-23T01:53:00Z" w16du:dateUtc="2024-12-22T19:53:00Z">
                <w:rPr>
                  <w:rFonts w:eastAsia="Times New Roman"/>
                </w:rPr>
              </w:rPrChange>
            </w:rPr>
            <w:t>. (2022). https://data.unicef.org/topic/child-health/diarrhoeal-disease/</w:t>
          </w:r>
        </w:p>
        <w:p w14:paraId="64AD66DA" w14:textId="77777777" w:rsidR="00FE1019" w:rsidRPr="00033637" w:rsidRDefault="00FE1019">
          <w:pPr>
            <w:autoSpaceDE w:val="0"/>
            <w:autoSpaceDN w:val="0"/>
            <w:ind w:hanging="480"/>
            <w:divId w:val="1842624091"/>
            <w:rPr>
              <w:rFonts w:ascii="Times New Roman" w:eastAsia="Times New Roman" w:hAnsi="Times New Roman" w:cs="Times New Roman"/>
              <w:sz w:val="24"/>
              <w:szCs w:val="24"/>
              <w:rPrChange w:id="12046"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047" w:author="Mohammad Nayeem Hasan" w:date="2024-12-23T01:53:00Z" w16du:dateUtc="2024-12-22T19:53:00Z">
                <w:rPr>
                  <w:rFonts w:eastAsia="Times New Roman"/>
                </w:rPr>
              </w:rPrChange>
            </w:rPr>
            <w:t xml:space="preserve">Ferdous, F., Das, S. K., Ahmed, S., Farzana, F. D., Latham, J. R., </w:t>
          </w:r>
          <w:proofErr w:type="spellStart"/>
          <w:r w:rsidRPr="00033637">
            <w:rPr>
              <w:rFonts w:ascii="Times New Roman" w:eastAsia="Times New Roman" w:hAnsi="Times New Roman" w:cs="Times New Roman"/>
              <w:sz w:val="24"/>
              <w:szCs w:val="24"/>
              <w:rPrChange w:id="12048" w:author="Mohammad Nayeem Hasan" w:date="2024-12-23T01:53:00Z" w16du:dateUtc="2024-12-22T19:53:00Z">
                <w:rPr>
                  <w:rFonts w:eastAsia="Times New Roman"/>
                </w:rPr>
              </w:rPrChange>
            </w:rPr>
            <w:t>Chisti</w:t>
          </w:r>
          <w:proofErr w:type="spellEnd"/>
          <w:r w:rsidRPr="00033637">
            <w:rPr>
              <w:rFonts w:ascii="Times New Roman" w:eastAsia="Times New Roman" w:hAnsi="Times New Roman" w:cs="Times New Roman"/>
              <w:sz w:val="24"/>
              <w:szCs w:val="24"/>
              <w:rPrChange w:id="12049" w:author="Mohammad Nayeem Hasan" w:date="2024-12-23T01:53:00Z" w16du:dateUtc="2024-12-22T19:53:00Z">
                <w:rPr>
                  <w:rFonts w:eastAsia="Times New Roman"/>
                </w:rPr>
              </w:rPrChange>
            </w:rPr>
            <w:t xml:space="preserve">, M. J., Ud-Din, A. I. M. S., Azmi, I. J., Talukder, K. A., &amp; Faruque, A. S. G. (2013). Severity of diarrhea and malnutrition among under five-year-old children in rural Bangladesh. </w:t>
          </w:r>
          <w:r w:rsidRPr="00033637">
            <w:rPr>
              <w:rFonts w:ascii="Times New Roman" w:eastAsia="Times New Roman" w:hAnsi="Times New Roman" w:cs="Times New Roman"/>
              <w:i/>
              <w:iCs/>
              <w:sz w:val="24"/>
              <w:szCs w:val="24"/>
              <w:rPrChange w:id="12050" w:author="Mohammad Nayeem Hasan" w:date="2024-12-23T01:53:00Z" w16du:dateUtc="2024-12-22T19:53:00Z">
                <w:rPr>
                  <w:rFonts w:eastAsia="Times New Roman"/>
                  <w:i/>
                  <w:iCs/>
                </w:rPr>
              </w:rPrChange>
            </w:rPr>
            <w:t>The American Journal of Tropical Medicine and Hygiene</w:t>
          </w:r>
          <w:r w:rsidRPr="00033637">
            <w:rPr>
              <w:rFonts w:ascii="Times New Roman" w:eastAsia="Times New Roman" w:hAnsi="Times New Roman" w:cs="Times New Roman"/>
              <w:sz w:val="24"/>
              <w:szCs w:val="24"/>
              <w:rPrChange w:id="12051"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052" w:author="Mohammad Nayeem Hasan" w:date="2024-12-23T01:53:00Z" w16du:dateUtc="2024-12-22T19:53:00Z">
                <w:rPr>
                  <w:rFonts w:eastAsia="Times New Roman"/>
                  <w:i/>
                  <w:iCs/>
                </w:rPr>
              </w:rPrChange>
            </w:rPr>
            <w:t>89</w:t>
          </w:r>
          <w:r w:rsidRPr="00033637">
            <w:rPr>
              <w:rFonts w:ascii="Times New Roman" w:eastAsia="Times New Roman" w:hAnsi="Times New Roman" w:cs="Times New Roman"/>
              <w:sz w:val="24"/>
              <w:szCs w:val="24"/>
              <w:rPrChange w:id="12053" w:author="Mohammad Nayeem Hasan" w:date="2024-12-23T01:53:00Z" w16du:dateUtc="2024-12-22T19:53:00Z">
                <w:rPr>
                  <w:rFonts w:eastAsia="Times New Roman"/>
                </w:rPr>
              </w:rPrChange>
            </w:rPr>
            <w:t>(2), 223–228. https://doi.org/10.4269/AJTMH.12-0743</w:t>
          </w:r>
        </w:p>
        <w:p w14:paraId="6B4FAE15" w14:textId="77777777" w:rsidR="00FE1019" w:rsidRPr="00033637" w:rsidRDefault="00FE1019">
          <w:pPr>
            <w:autoSpaceDE w:val="0"/>
            <w:autoSpaceDN w:val="0"/>
            <w:ind w:hanging="480"/>
            <w:divId w:val="2087147696"/>
            <w:rPr>
              <w:rFonts w:ascii="Times New Roman" w:eastAsia="Times New Roman" w:hAnsi="Times New Roman" w:cs="Times New Roman"/>
              <w:sz w:val="24"/>
              <w:szCs w:val="24"/>
              <w:rPrChange w:id="12054"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055" w:author="Mohammad Nayeem Hasan" w:date="2024-12-23T01:53:00Z" w16du:dateUtc="2024-12-22T19:53:00Z">
                <w:rPr>
                  <w:rFonts w:eastAsia="Times New Roman"/>
                </w:rPr>
              </w:rPrChange>
            </w:rPr>
            <w:t xml:space="preserve">Filmer, D., &amp; Pritchett, L. H. (2001). Estimating wealth effects without expenditure data--or tears: an application to educational enrollments in states of India. </w:t>
          </w:r>
          <w:r w:rsidRPr="00033637">
            <w:rPr>
              <w:rFonts w:ascii="Times New Roman" w:eastAsia="Times New Roman" w:hAnsi="Times New Roman" w:cs="Times New Roman"/>
              <w:i/>
              <w:iCs/>
              <w:sz w:val="24"/>
              <w:szCs w:val="24"/>
              <w:rPrChange w:id="12056" w:author="Mohammad Nayeem Hasan" w:date="2024-12-23T01:53:00Z" w16du:dateUtc="2024-12-22T19:53:00Z">
                <w:rPr>
                  <w:rFonts w:eastAsia="Times New Roman"/>
                  <w:i/>
                  <w:iCs/>
                </w:rPr>
              </w:rPrChange>
            </w:rPr>
            <w:t>Demography</w:t>
          </w:r>
          <w:r w:rsidRPr="00033637">
            <w:rPr>
              <w:rFonts w:ascii="Times New Roman" w:eastAsia="Times New Roman" w:hAnsi="Times New Roman" w:cs="Times New Roman"/>
              <w:sz w:val="24"/>
              <w:szCs w:val="24"/>
              <w:rPrChange w:id="12057"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058" w:author="Mohammad Nayeem Hasan" w:date="2024-12-23T01:53:00Z" w16du:dateUtc="2024-12-22T19:53:00Z">
                <w:rPr>
                  <w:rFonts w:eastAsia="Times New Roman"/>
                  <w:i/>
                  <w:iCs/>
                </w:rPr>
              </w:rPrChange>
            </w:rPr>
            <w:t>38</w:t>
          </w:r>
          <w:r w:rsidRPr="00033637">
            <w:rPr>
              <w:rFonts w:ascii="Times New Roman" w:eastAsia="Times New Roman" w:hAnsi="Times New Roman" w:cs="Times New Roman"/>
              <w:sz w:val="24"/>
              <w:szCs w:val="24"/>
              <w:rPrChange w:id="12059" w:author="Mohammad Nayeem Hasan" w:date="2024-12-23T01:53:00Z" w16du:dateUtc="2024-12-22T19:53:00Z">
                <w:rPr>
                  <w:rFonts w:eastAsia="Times New Roman"/>
                </w:rPr>
              </w:rPrChange>
            </w:rPr>
            <w:t>(1), 115–132. https://doi.org/10.1353/DEM.2001.0003</w:t>
          </w:r>
        </w:p>
        <w:p w14:paraId="6AD64341" w14:textId="77777777" w:rsidR="00FE1019" w:rsidRPr="00033637" w:rsidRDefault="00FE1019">
          <w:pPr>
            <w:autoSpaceDE w:val="0"/>
            <w:autoSpaceDN w:val="0"/>
            <w:ind w:hanging="480"/>
            <w:divId w:val="888957171"/>
            <w:rPr>
              <w:rFonts w:ascii="Times New Roman" w:eastAsia="Times New Roman" w:hAnsi="Times New Roman" w:cs="Times New Roman"/>
              <w:sz w:val="24"/>
              <w:szCs w:val="24"/>
              <w:rPrChange w:id="12060" w:author="Mohammad Nayeem Hasan" w:date="2024-12-23T01:53:00Z" w16du:dateUtc="2024-12-22T19:53:00Z">
                <w:rPr>
                  <w:rFonts w:eastAsia="Times New Roman"/>
                </w:rPr>
              </w:rPrChange>
            </w:rPr>
          </w:pPr>
          <w:proofErr w:type="spellStart"/>
          <w:r w:rsidRPr="00033637">
            <w:rPr>
              <w:rFonts w:ascii="Times New Roman" w:eastAsia="Times New Roman" w:hAnsi="Times New Roman" w:cs="Times New Roman"/>
              <w:sz w:val="24"/>
              <w:szCs w:val="24"/>
              <w:rPrChange w:id="12061" w:author="Mohammad Nayeem Hasan" w:date="2024-12-23T01:53:00Z" w16du:dateUtc="2024-12-22T19:53:00Z">
                <w:rPr>
                  <w:rFonts w:eastAsia="Times New Roman"/>
                </w:rPr>
              </w:rPrChange>
            </w:rPr>
            <w:t>Fobil</w:t>
          </w:r>
          <w:proofErr w:type="spellEnd"/>
          <w:r w:rsidRPr="00033637">
            <w:rPr>
              <w:rFonts w:ascii="Times New Roman" w:eastAsia="Times New Roman" w:hAnsi="Times New Roman" w:cs="Times New Roman"/>
              <w:sz w:val="24"/>
              <w:szCs w:val="24"/>
              <w:rPrChange w:id="12062" w:author="Mohammad Nayeem Hasan" w:date="2024-12-23T01:53:00Z" w16du:dateUtc="2024-12-22T19:53:00Z">
                <w:rPr>
                  <w:rFonts w:eastAsia="Times New Roman"/>
                </w:rPr>
              </w:rPrChange>
            </w:rPr>
            <w:t xml:space="preserve">, J. N., Kraemer, A., Meyer, C. G., &amp; May, J. (2011). Neighborhood urban environmental quality conditions are likely to drive malaria and diarrhea mortality in </w:t>
          </w:r>
          <w:proofErr w:type="spellStart"/>
          <w:r w:rsidRPr="00033637">
            <w:rPr>
              <w:rFonts w:ascii="Times New Roman" w:eastAsia="Times New Roman" w:hAnsi="Times New Roman" w:cs="Times New Roman"/>
              <w:sz w:val="24"/>
              <w:szCs w:val="24"/>
              <w:rPrChange w:id="12063" w:author="Mohammad Nayeem Hasan" w:date="2024-12-23T01:53:00Z" w16du:dateUtc="2024-12-22T19:53:00Z">
                <w:rPr>
                  <w:rFonts w:eastAsia="Times New Roman"/>
                </w:rPr>
              </w:rPrChange>
            </w:rPr>
            <w:t>accra</w:t>
          </w:r>
          <w:proofErr w:type="spellEnd"/>
          <w:r w:rsidRPr="00033637">
            <w:rPr>
              <w:rFonts w:ascii="Times New Roman" w:eastAsia="Times New Roman" w:hAnsi="Times New Roman" w:cs="Times New Roman"/>
              <w:sz w:val="24"/>
              <w:szCs w:val="24"/>
              <w:rPrChange w:id="12064" w:author="Mohammad Nayeem Hasan" w:date="2024-12-23T01:53:00Z" w16du:dateUtc="2024-12-22T19:53:00Z">
                <w:rPr>
                  <w:rFonts w:eastAsia="Times New Roman"/>
                </w:rPr>
              </w:rPrChange>
            </w:rPr>
            <w:t xml:space="preserve">, Ghana. </w:t>
          </w:r>
          <w:r w:rsidRPr="00033637">
            <w:rPr>
              <w:rFonts w:ascii="Times New Roman" w:eastAsia="Times New Roman" w:hAnsi="Times New Roman" w:cs="Times New Roman"/>
              <w:i/>
              <w:iCs/>
              <w:sz w:val="24"/>
              <w:szCs w:val="24"/>
              <w:rPrChange w:id="12065" w:author="Mohammad Nayeem Hasan" w:date="2024-12-23T01:53:00Z" w16du:dateUtc="2024-12-22T19:53:00Z">
                <w:rPr>
                  <w:rFonts w:eastAsia="Times New Roman"/>
                  <w:i/>
                  <w:iCs/>
                </w:rPr>
              </w:rPrChange>
            </w:rPr>
            <w:t>Journal of Environmental and Public Health</w:t>
          </w:r>
          <w:r w:rsidRPr="00033637">
            <w:rPr>
              <w:rFonts w:ascii="Times New Roman" w:eastAsia="Times New Roman" w:hAnsi="Times New Roman" w:cs="Times New Roman"/>
              <w:sz w:val="24"/>
              <w:szCs w:val="24"/>
              <w:rPrChange w:id="12066"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067" w:author="Mohammad Nayeem Hasan" w:date="2024-12-23T01:53:00Z" w16du:dateUtc="2024-12-22T19:53:00Z">
                <w:rPr>
                  <w:rFonts w:eastAsia="Times New Roman"/>
                  <w:i/>
                  <w:iCs/>
                </w:rPr>
              </w:rPrChange>
            </w:rPr>
            <w:t>2011</w:t>
          </w:r>
          <w:r w:rsidRPr="00033637">
            <w:rPr>
              <w:rFonts w:ascii="Times New Roman" w:eastAsia="Times New Roman" w:hAnsi="Times New Roman" w:cs="Times New Roman"/>
              <w:sz w:val="24"/>
              <w:szCs w:val="24"/>
              <w:rPrChange w:id="12068" w:author="Mohammad Nayeem Hasan" w:date="2024-12-23T01:53:00Z" w16du:dateUtc="2024-12-22T19:53:00Z">
                <w:rPr>
                  <w:rFonts w:eastAsia="Times New Roman"/>
                </w:rPr>
              </w:rPrChange>
            </w:rPr>
            <w:t>. https://doi.org/10.1155/2011/484010</w:t>
          </w:r>
        </w:p>
        <w:p w14:paraId="38DEF68C" w14:textId="77777777" w:rsidR="00FE1019" w:rsidRPr="00033637" w:rsidRDefault="00FE1019">
          <w:pPr>
            <w:autoSpaceDE w:val="0"/>
            <w:autoSpaceDN w:val="0"/>
            <w:ind w:hanging="480"/>
            <w:divId w:val="1249803280"/>
            <w:rPr>
              <w:rFonts w:ascii="Times New Roman" w:eastAsia="Times New Roman" w:hAnsi="Times New Roman" w:cs="Times New Roman"/>
              <w:sz w:val="24"/>
              <w:szCs w:val="24"/>
              <w:rPrChange w:id="12069"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070" w:author="Mohammad Nayeem Hasan" w:date="2024-12-23T01:53:00Z" w16du:dateUtc="2024-12-22T19:53:00Z">
                <w:rPr>
                  <w:rFonts w:eastAsia="Times New Roman"/>
                </w:rPr>
              </w:rPrChange>
            </w:rPr>
            <w:t xml:space="preserve">G, S. (1978). “Estimating the Dimension of a Model.” </w:t>
          </w:r>
          <w:r w:rsidRPr="00033637">
            <w:rPr>
              <w:rFonts w:ascii="Times New Roman" w:eastAsia="Times New Roman" w:hAnsi="Times New Roman" w:cs="Times New Roman"/>
              <w:i/>
              <w:iCs/>
              <w:sz w:val="24"/>
              <w:szCs w:val="24"/>
              <w:rPrChange w:id="12071" w:author="Mohammad Nayeem Hasan" w:date="2024-12-23T01:53:00Z" w16du:dateUtc="2024-12-22T19:53:00Z">
                <w:rPr>
                  <w:rFonts w:eastAsia="Times New Roman"/>
                  <w:i/>
                  <w:iCs/>
                </w:rPr>
              </w:rPrChange>
            </w:rPr>
            <w:t>The Annals of Statistics</w:t>
          </w:r>
          <w:r w:rsidRPr="00033637">
            <w:rPr>
              <w:rFonts w:ascii="Times New Roman" w:eastAsia="Times New Roman" w:hAnsi="Times New Roman" w:cs="Times New Roman"/>
              <w:sz w:val="24"/>
              <w:szCs w:val="24"/>
              <w:rPrChange w:id="12072"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073" w:author="Mohammad Nayeem Hasan" w:date="2024-12-23T01:53:00Z" w16du:dateUtc="2024-12-22T19:53:00Z">
                <w:rPr>
                  <w:rFonts w:eastAsia="Times New Roman"/>
                  <w:i/>
                  <w:iCs/>
                </w:rPr>
              </w:rPrChange>
            </w:rPr>
            <w:t>6</w:t>
          </w:r>
          <w:r w:rsidRPr="00033637">
            <w:rPr>
              <w:rFonts w:ascii="Times New Roman" w:eastAsia="Times New Roman" w:hAnsi="Times New Roman" w:cs="Times New Roman"/>
              <w:sz w:val="24"/>
              <w:szCs w:val="24"/>
              <w:rPrChange w:id="12074" w:author="Mohammad Nayeem Hasan" w:date="2024-12-23T01:53:00Z" w16du:dateUtc="2024-12-22T19:53:00Z">
                <w:rPr>
                  <w:rFonts w:eastAsia="Times New Roman"/>
                </w:rPr>
              </w:rPrChange>
            </w:rPr>
            <w:t>(2), 461–464. https://doi.org/10.2307/2958889</w:t>
          </w:r>
        </w:p>
        <w:p w14:paraId="5CA51BEB" w14:textId="77777777" w:rsidR="00FE1019" w:rsidRPr="00033637" w:rsidRDefault="00FE1019">
          <w:pPr>
            <w:autoSpaceDE w:val="0"/>
            <w:autoSpaceDN w:val="0"/>
            <w:ind w:hanging="480"/>
            <w:divId w:val="1922250408"/>
            <w:rPr>
              <w:rFonts w:ascii="Times New Roman" w:eastAsia="Times New Roman" w:hAnsi="Times New Roman" w:cs="Times New Roman"/>
              <w:sz w:val="24"/>
              <w:szCs w:val="24"/>
              <w:rPrChange w:id="12075"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076" w:author="Mohammad Nayeem Hasan" w:date="2024-12-23T01:53:00Z" w16du:dateUtc="2024-12-22T19:53:00Z">
                <w:rPr>
                  <w:rFonts w:eastAsia="Times New Roman"/>
                </w:rPr>
              </w:rPrChange>
            </w:rPr>
            <w:t xml:space="preserve">Genser, B., </w:t>
          </w:r>
          <w:proofErr w:type="spellStart"/>
          <w:r w:rsidRPr="00033637">
            <w:rPr>
              <w:rFonts w:ascii="Times New Roman" w:eastAsia="Times New Roman" w:hAnsi="Times New Roman" w:cs="Times New Roman"/>
              <w:sz w:val="24"/>
              <w:szCs w:val="24"/>
              <w:rPrChange w:id="12077" w:author="Mohammad Nayeem Hasan" w:date="2024-12-23T01:53:00Z" w16du:dateUtc="2024-12-22T19:53:00Z">
                <w:rPr>
                  <w:rFonts w:eastAsia="Times New Roman"/>
                </w:rPr>
              </w:rPrChange>
            </w:rPr>
            <w:t>Strina</w:t>
          </w:r>
          <w:proofErr w:type="spellEnd"/>
          <w:r w:rsidRPr="00033637">
            <w:rPr>
              <w:rFonts w:ascii="Times New Roman" w:eastAsia="Times New Roman" w:hAnsi="Times New Roman" w:cs="Times New Roman"/>
              <w:sz w:val="24"/>
              <w:szCs w:val="24"/>
              <w:rPrChange w:id="12078" w:author="Mohammad Nayeem Hasan" w:date="2024-12-23T01:53:00Z" w16du:dateUtc="2024-12-22T19:53:00Z">
                <w:rPr>
                  <w:rFonts w:eastAsia="Times New Roman"/>
                </w:rPr>
              </w:rPrChange>
            </w:rPr>
            <w:t xml:space="preserve">, A., Teles, C. A., Prado, M. S., &amp; Barreto, M. L. (2006). Risk factors for childhood diarrhea incidence: dynamic analysis of a longitudinal study. </w:t>
          </w:r>
          <w:r w:rsidRPr="00033637">
            <w:rPr>
              <w:rFonts w:ascii="Times New Roman" w:eastAsia="Times New Roman" w:hAnsi="Times New Roman" w:cs="Times New Roman"/>
              <w:i/>
              <w:iCs/>
              <w:sz w:val="24"/>
              <w:szCs w:val="24"/>
              <w:rPrChange w:id="12079" w:author="Mohammad Nayeem Hasan" w:date="2024-12-23T01:53:00Z" w16du:dateUtc="2024-12-22T19:53:00Z">
                <w:rPr>
                  <w:rFonts w:eastAsia="Times New Roman"/>
                  <w:i/>
                  <w:iCs/>
                </w:rPr>
              </w:rPrChange>
            </w:rPr>
            <w:t>Epidemiology (Cambridge, Mass.)</w:t>
          </w:r>
          <w:r w:rsidRPr="00033637">
            <w:rPr>
              <w:rFonts w:ascii="Times New Roman" w:eastAsia="Times New Roman" w:hAnsi="Times New Roman" w:cs="Times New Roman"/>
              <w:sz w:val="24"/>
              <w:szCs w:val="24"/>
              <w:rPrChange w:id="12080"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081" w:author="Mohammad Nayeem Hasan" w:date="2024-12-23T01:53:00Z" w16du:dateUtc="2024-12-22T19:53:00Z">
                <w:rPr>
                  <w:rFonts w:eastAsia="Times New Roman"/>
                  <w:i/>
                  <w:iCs/>
                </w:rPr>
              </w:rPrChange>
            </w:rPr>
            <w:t>17</w:t>
          </w:r>
          <w:r w:rsidRPr="00033637">
            <w:rPr>
              <w:rFonts w:ascii="Times New Roman" w:eastAsia="Times New Roman" w:hAnsi="Times New Roman" w:cs="Times New Roman"/>
              <w:sz w:val="24"/>
              <w:szCs w:val="24"/>
              <w:rPrChange w:id="12082" w:author="Mohammad Nayeem Hasan" w:date="2024-12-23T01:53:00Z" w16du:dateUtc="2024-12-22T19:53:00Z">
                <w:rPr>
                  <w:rFonts w:eastAsia="Times New Roman"/>
                </w:rPr>
              </w:rPrChange>
            </w:rPr>
            <w:t>(6), 658–667. https://doi.org/10.1097/01.EDE.0000239728.75215.86</w:t>
          </w:r>
        </w:p>
        <w:p w14:paraId="452CF604" w14:textId="77777777" w:rsidR="00FE1019" w:rsidRPr="00033637" w:rsidRDefault="00FE1019">
          <w:pPr>
            <w:autoSpaceDE w:val="0"/>
            <w:autoSpaceDN w:val="0"/>
            <w:ind w:hanging="480"/>
            <w:divId w:val="1134450671"/>
            <w:rPr>
              <w:rFonts w:ascii="Times New Roman" w:eastAsia="Times New Roman" w:hAnsi="Times New Roman" w:cs="Times New Roman"/>
              <w:sz w:val="24"/>
              <w:szCs w:val="24"/>
              <w:rPrChange w:id="12083"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084" w:author="Mohammad Nayeem Hasan" w:date="2024-12-23T01:53:00Z" w16du:dateUtc="2024-12-22T19:53:00Z">
                <w:rPr>
                  <w:rFonts w:eastAsia="Times New Roman"/>
                </w:rPr>
              </w:rPrChange>
            </w:rPr>
            <w:t xml:space="preserve">Guerrant, R. L., </w:t>
          </w:r>
          <w:proofErr w:type="spellStart"/>
          <w:r w:rsidRPr="00033637">
            <w:rPr>
              <w:rFonts w:ascii="Times New Roman" w:eastAsia="Times New Roman" w:hAnsi="Times New Roman" w:cs="Times New Roman"/>
              <w:sz w:val="24"/>
              <w:szCs w:val="24"/>
              <w:rPrChange w:id="12085" w:author="Mohammad Nayeem Hasan" w:date="2024-12-23T01:53:00Z" w16du:dateUtc="2024-12-22T19:53:00Z">
                <w:rPr>
                  <w:rFonts w:eastAsia="Times New Roman"/>
                </w:rPr>
              </w:rPrChange>
            </w:rPr>
            <w:t>Deboer</w:t>
          </w:r>
          <w:proofErr w:type="spellEnd"/>
          <w:r w:rsidRPr="00033637">
            <w:rPr>
              <w:rFonts w:ascii="Times New Roman" w:eastAsia="Times New Roman" w:hAnsi="Times New Roman" w:cs="Times New Roman"/>
              <w:sz w:val="24"/>
              <w:szCs w:val="24"/>
              <w:rPrChange w:id="12086" w:author="Mohammad Nayeem Hasan" w:date="2024-12-23T01:53:00Z" w16du:dateUtc="2024-12-22T19:53:00Z">
                <w:rPr>
                  <w:rFonts w:eastAsia="Times New Roman"/>
                </w:rPr>
              </w:rPrChange>
            </w:rPr>
            <w:t xml:space="preserve">, M. D., Moore, S. R., Scharf, R. J., &amp; Lima, A. A. M. (2013). The impoverished gut—a triple burden of </w:t>
          </w:r>
          <w:proofErr w:type="spellStart"/>
          <w:r w:rsidRPr="00033637">
            <w:rPr>
              <w:rFonts w:ascii="Times New Roman" w:eastAsia="Times New Roman" w:hAnsi="Times New Roman" w:cs="Times New Roman"/>
              <w:sz w:val="24"/>
              <w:szCs w:val="24"/>
              <w:rPrChange w:id="12087" w:author="Mohammad Nayeem Hasan" w:date="2024-12-23T01:53:00Z" w16du:dateUtc="2024-12-22T19:53:00Z">
                <w:rPr>
                  <w:rFonts w:eastAsia="Times New Roman"/>
                </w:rPr>
              </w:rPrChange>
            </w:rPr>
            <w:t>diarrhoea</w:t>
          </w:r>
          <w:proofErr w:type="spellEnd"/>
          <w:r w:rsidRPr="00033637">
            <w:rPr>
              <w:rFonts w:ascii="Times New Roman" w:eastAsia="Times New Roman" w:hAnsi="Times New Roman" w:cs="Times New Roman"/>
              <w:sz w:val="24"/>
              <w:szCs w:val="24"/>
              <w:rPrChange w:id="12088" w:author="Mohammad Nayeem Hasan" w:date="2024-12-23T01:53:00Z" w16du:dateUtc="2024-12-22T19:53:00Z">
                <w:rPr>
                  <w:rFonts w:eastAsia="Times New Roman"/>
                </w:rPr>
              </w:rPrChange>
            </w:rPr>
            <w:t xml:space="preserve">, stunting and chronic disease. </w:t>
          </w:r>
          <w:r w:rsidRPr="00033637">
            <w:rPr>
              <w:rFonts w:ascii="Times New Roman" w:eastAsia="Times New Roman" w:hAnsi="Times New Roman" w:cs="Times New Roman"/>
              <w:i/>
              <w:iCs/>
              <w:sz w:val="24"/>
              <w:szCs w:val="24"/>
              <w:rPrChange w:id="12089" w:author="Mohammad Nayeem Hasan" w:date="2024-12-23T01:53:00Z" w16du:dateUtc="2024-12-22T19:53:00Z">
                <w:rPr>
                  <w:rFonts w:eastAsia="Times New Roman"/>
                  <w:i/>
                  <w:iCs/>
                </w:rPr>
              </w:rPrChange>
            </w:rPr>
            <w:t>Nature Reviews. Gastroenterology &amp; Hepatology</w:t>
          </w:r>
          <w:r w:rsidRPr="00033637">
            <w:rPr>
              <w:rFonts w:ascii="Times New Roman" w:eastAsia="Times New Roman" w:hAnsi="Times New Roman" w:cs="Times New Roman"/>
              <w:sz w:val="24"/>
              <w:szCs w:val="24"/>
              <w:rPrChange w:id="12090"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091" w:author="Mohammad Nayeem Hasan" w:date="2024-12-23T01:53:00Z" w16du:dateUtc="2024-12-22T19:53:00Z">
                <w:rPr>
                  <w:rFonts w:eastAsia="Times New Roman"/>
                  <w:i/>
                  <w:iCs/>
                </w:rPr>
              </w:rPrChange>
            </w:rPr>
            <w:t>10</w:t>
          </w:r>
          <w:r w:rsidRPr="00033637">
            <w:rPr>
              <w:rFonts w:ascii="Times New Roman" w:eastAsia="Times New Roman" w:hAnsi="Times New Roman" w:cs="Times New Roman"/>
              <w:sz w:val="24"/>
              <w:szCs w:val="24"/>
              <w:rPrChange w:id="12092" w:author="Mohammad Nayeem Hasan" w:date="2024-12-23T01:53:00Z" w16du:dateUtc="2024-12-22T19:53:00Z">
                <w:rPr>
                  <w:rFonts w:eastAsia="Times New Roman"/>
                </w:rPr>
              </w:rPrChange>
            </w:rPr>
            <w:t>(4), 220. https://doi.org/10.1038/NRGASTRO.2012.239</w:t>
          </w:r>
        </w:p>
        <w:p w14:paraId="68E6C3A7" w14:textId="77777777" w:rsidR="00FE1019" w:rsidRPr="00033637" w:rsidRDefault="00FE1019">
          <w:pPr>
            <w:autoSpaceDE w:val="0"/>
            <w:autoSpaceDN w:val="0"/>
            <w:ind w:hanging="480"/>
            <w:divId w:val="899748197"/>
            <w:rPr>
              <w:rFonts w:ascii="Times New Roman" w:eastAsia="Times New Roman" w:hAnsi="Times New Roman" w:cs="Times New Roman"/>
              <w:sz w:val="24"/>
              <w:szCs w:val="24"/>
              <w:rPrChange w:id="12093"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094" w:author="Mohammad Nayeem Hasan" w:date="2024-12-23T01:53:00Z" w16du:dateUtc="2024-12-22T19:53:00Z">
                <w:rPr>
                  <w:rFonts w:eastAsia="Times New Roman"/>
                </w:rPr>
              </w:rPrChange>
            </w:rPr>
            <w:t xml:space="preserve">Hasan, M. N., Abdul Baker Chowdhury, M., Jahan, J., Jahan, S., Ahmed, N. U., &amp; Uddin, M. J. (2020). Cesarean delivery and early childhood diseases in Bangladesh: An analysis of Demographic and Health Survey (BDHS) and Multiple Indicator Cluster Survey (MICS). </w:t>
          </w:r>
          <w:r w:rsidRPr="00033637">
            <w:rPr>
              <w:rFonts w:ascii="Times New Roman" w:eastAsia="Times New Roman" w:hAnsi="Times New Roman" w:cs="Times New Roman"/>
              <w:i/>
              <w:iCs/>
              <w:sz w:val="24"/>
              <w:szCs w:val="24"/>
              <w:rPrChange w:id="12095" w:author="Mohammad Nayeem Hasan" w:date="2024-12-23T01:53:00Z" w16du:dateUtc="2024-12-22T19:53:00Z">
                <w:rPr>
                  <w:rFonts w:eastAsia="Times New Roman"/>
                  <w:i/>
                  <w:iCs/>
                </w:rPr>
              </w:rPrChange>
            </w:rPr>
            <w:t>PLOS ONE</w:t>
          </w:r>
          <w:r w:rsidRPr="00033637">
            <w:rPr>
              <w:rFonts w:ascii="Times New Roman" w:eastAsia="Times New Roman" w:hAnsi="Times New Roman" w:cs="Times New Roman"/>
              <w:sz w:val="24"/>
              <w:szCs w:val="24"/>
              <w:rPrChange w:id="12096"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097" w:author="Mohammad Nayeem Hasan" w:date="2024-12-23T01:53:00Z" w16du:dateUtc="2024-12-22T19:53:00Z">
                <w:rPr>
                  <w:rFonts w:eastAsia="Times New Roman"/>
                  <w:i/>
                  <w:iCs/>
                </w:rPr>
              </w:rPrChange>
            </w:rPr>
            <w:t>15</w:t>
          </w:r>
          <w:r w:rsidRPr="00033637">
            <w:rPr>
              <w:rFonts w:ascii="Times New Roman" w:eastAsia="Times New Roman" w:hAnsi="Times New Roman" w:cs="Times New Roman"/>
              <w:sz w:val="24"/>
              <w:szCs w:val="24"/>
              <w:rPrChange w:id="12098" w:author="Mohammad Nayeem Hasan" w:date="2024-12-23T01:53:00Z" w16du:dateUtc="2024-12-22T19:53:00Z">
                <w:rPr>
                  <w:rFonts w:eastAsia="Times New Roman"/>
                </w:rPr>
              </w:rPrChange>
            </w:rPr>
            <w:t>(12), e0242864. https://doi.org/10.1371/JOURNAL.PONE.0242864</w:t>
          </w:r>
        </w:p>
        <w:p w14:paraId="77ECD374" w14:textId="77777777" w:rsidR="00FE1019" w:rsidRPr="00033637" w:rsidRDefault="00FE1019">
          <w:pPr>
            <w:autoSpaceDE w:val="0"/>
            <w:autoSpaceDN w:val="0"/>
            <w:ind w:hanging="480"/>
            <w:divId w:val="110902962"/>
            <w:rPr>
              <w:rFonts w:ascii="Times New Roman" w:eastAsia="Times New Roman" w:hAnsi="Times New Roman" w:cs="Times New Roman"/>
              <w:sz w:val="24"/>
              <w:szCs w:val="24"/>
              <w:rPrChange w:id="12099"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100" w:author="Mohammad Nayeem Hasan" w:date="2024-12-23T01:53:00Z" w16du:dateUtc="2024-12-22T19:53:00Z">
                <w:rPr>
                  <w:rFonts w:eastAsia="Times New Roman"/>
                </w:rPr>
              </w:rPrChange>
            </w:rPr>
            <w:t xml:space="preserve">Hasan, M. N., Babu, M. R., Chowdhury, M. A. B., Rahman, M. M., Hasan, N., Kabir, R., &amp; Uddin, M. J. (2023). Early childhood developmental status and its associated factors in Bangladesh: a comparison of two consecutive nationally representative surveys. </w:t>
          </w:r>
          <w:r w:rsidRPr="00033637">
            <w:rPr>
              <w:rFonts w:ascii="Times New Roman" w:eastAsia="Times New Roman" w:hAnsi="Times New Roman" w:cs="Times New Roman"/>
              <w:i/>
              <w:iCs/>
              <w:sz w:val="24"/>
              <w:szCs w:val="24"/>
              <w:rPrChange w:id="12101" w:author="Mohammad Nayeem Hasan" w:date="2024-12-23T01:53:00Z" w16du:dateUtc="2024-12-22T19:53:00Z">
                <w:rPr>
                  <w:rFonts w:eastAsia="Times New Roman"/>
                  <w:i/>
                  <w:iCs/>
                </w:rPr>
              </w:rPrChange>
            </w:rPr>
            <w:t>BMC Public Health</w:t>
          </w:r>
          <w:r w:rsidRPr="00033637">
            <w:rPr>
              <w:rFonts w:ascii="Times New Roman" w:eastAsia="Times New Roman" w:hAnsi="Times New Roman" w:cs="Times New Roman"/>
              <w:sz w:val="24"/>
              <w:szCs w:val="24"/>
              <w:rPrChange w:id="12102"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103" w:author="Mohammad Nayeem Hasan" w:date="2024-12-23T01:53:00Z" w16du:dateUtc="2024-12-22T19:53:00Z">
                <w:rPr>
                  <w:rFonts w:eastAsia="Times New Roman"/>
                  <w:i/>
                  <w:iCs/>
                </w:rPr>
              </w:rPrChange>
            </w:rPr>
            <w:t>23</w:t>
          </w:r>
          <w:r w:rsidRPr="00033637">
            <w:rPr>
              <w:rFonts w:ascii="Times New Roman" w:eastAsia="Times New Roman" w:hAnsi="Times New Roman" w:cs="Times New Roman"/>
              <w:sz w:val="24"/>
              <w:szCs w:val="24"/>
              <w:rPrChange w:id="12104" w:author="Mohammad Nayeem Hasan" w:date="2024-12-23T01:53:00Z" w16du:dateUtc="2024-12-22T19:53:00Z">
                <w:rPr>
                  <w:rFonts w:eastAsia="Times New Roman"/>
                </w:rPr>
              </w:rPrChange>
            </w:rPr>
            <w:t>(1), 1–13. https://doi.org/10.1186/S12889-023-15617-8/TABLES/4</w:t>
          </w:r>
        </w:p>
        <w:p w14:paraId="5378F7A9" w14:textId="77777777" w:rsidR="00FE1019" w:rsidRPr="00033637" w:rsidRDefault="00FE1019">
          <w:pPr>
            <w:autoSpaceDE w:val="0"/>
            <w:autoSpaceDN w:val="0"/>
            <w:ind w:hanging="480"/>
            <w:divId w:val="6913423"/>
            <w:rPr>
              <w:rFonts w:ascii="Times New Roman" w:eastAsia="Times New Roman" w:hAnsi="Times New Roman" w:cs="Times New Roman"/>
              <w:sz w:val="24"/>
              <w:szCs w:val="24"/>
              <w:rPrChange w:id="12105"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106" w:author="Mohammad Nayeem Hasan" w:date="2024-12-23T01:53:00Z" w16du:dateUtc="2024-12-22T19:53:00Z">
                <w:rPr>
                  <w:rFonts w:eastAsia="Times New Roman"/>
                </w:rPr>
              </w:rPrChange>
            </w:rPr>
            <w:lastRenderedPageBreak/>
            <w:t xml:space="preserve">Hasan, M. N., </w:t>
          </w:r>
          <w:proofErr w:type="spellStart"/>
          <w:r w:rsidRPr="00033637">
            <w:rPr>
              <w:rFonts w:ascii="Times New Roman" w:eastAsia="Times New Roman" w:hAnsi="Times New Roman" w:cs="Times New Roman"/>
              <w:sz w:val="24"/>
              <w:szCs w:val="24"/>
              <w:rPrChange w:id="12107" w:author="Mohammad Nayeem Hasan" w:date="2024-12-23T01:53:00Z" w16du:dateUtc="2024-12-22T19:53:00Z">
                <w:rPr>
                  <w:rFonts w:eastAsia="Times New Roman"/>
                </w:rPr>
              </w:rPrChange>
            </w:rPr>
            <w:t>Tambuly</w:t>
          </w:r>
          <w:proofErr w:type="spellEnd"/>
          <w:r w:rsidRPr="00033637">
            <w:rPr>
              <w:rFonts w:ascii="Times New Roman" w:eastAsia="Times New Roman" w:hAnsi="Times New Roman" w:cs="Times New Roman"/>
              <w:sz w:val="24"/>
              <w:szCs w:val="24"/>
              <w:rPrChange w:id="12108" w:author="Mohammad Nayeem Hasan" w:date="2024-12-23T01:53:00Z" w16du:dateUtc="2024-12-22T19:53:00Z">
                <w:rPr>
                  <w:rFonts w:eastAsia="Times New Roman"/>
                </w:rPr>
              </w:rPrChange>
            </w:rPr>
            <w:t xml:space="preserve">, S., Trisha, K. F., Haque, M. A., Chowdhury, M. A. B., &amp; Uddin, M. J. (2022). Knowledge of HIV/AIDS among married women in Bangladesh: analysis of three consecutive multiple indicator cluster surveys (MICS). </w:t>
          </w:r>
          <w:r w:rsidRPr="00033637">
            <w:rPr>
              <w:rFonts w:ascii="Times New Roman" w:eastAsia="Times New Roman" w:hAnsi="Times New Roman" w:cs="Times New Roman"/>
              <w:i/>
              <w:iCs/>
              <w:sz w:val="24"/>
              <w:szCs w:val="24"/>
              <w:rPrChange w:id="12109" w:author="Mohammad Nayeem Hasan" w:date="2024-12-23T01:53:00Z" w16du:dateUtc="2024-12-22T19:53:00Z">
                <w:rPr>
                  <w:rFonts w:eastAsia="Times New Roman"/>
                  <w:i/>
                  <w:iCs/>
                </w:rPr>
              </w:rPrChange>
            </w:rPr>
            <w:t>AIDS Research and Therapy</w:t>
          </w:r>
          <w:r w:rsidRPr="00033637">
            <w:rPr>
              <w:rFonts w:ascii="Times New Roman" w:eastAsia="Times New Roman" w:hAnsi="Times New Roman" w:cs="Times New Roman"/>
              <w:sz w:val="24"/>
              <w:szCs w:val="24"/>
              <w:rPrChange w:id="12110"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111" w:author="Mohammad Nayeem Hasan" w:date="2024-12-23T01:53:00Z" w16du:dateUtc="2024-12-22T19:53:00Z">
                <w:rPr>
                  <w:rFonts w:eastAsia="Times New Roman"/>
                  <w:i/>
                  <w:iCs/>
                </w:rPr>
              </w:rPrChange>
            </w:rPr>
            <w:t>19</w:t>
          </w:r>
          <w:r w:rsidRPr="00033637">
            <w:rPr>
              <w:rFonts w:ascii="Times New Roman" w:eastAsia="Times New Roman" w:hAnsi="Times New Roman" w:cs="Times New Roman"/>
              <w:sz w:val="24"/>
              <w:szCs w:val="24"/>
              <w:rPrChange w:id="12112" w:author="Mohammad Nayeem Hasan" w:date="2024-12-23T01:53:00Z" w16du:dateUtc="2024-12-22T19:53:00Z">
                <w:rPr>
                  <w:rFonts w:eastAsia="Times New Roman"/>
                </w:rPr>
              </w:rPrChange>
            </w:rPr>
            <w:t>(1), 1–10. https://doi.org/10.1186/S12981-022-00495-8/TABLES/3</w:t>
          </w:r>
        </w:p>
        <w:p w14:paraId="62C1E53C" w14:textId="77777777" w:rsidR="00FE1019" w:rsidRPr="00033637" w:rsidRDefault="00FE1019">
          <w:pPr>
            <w:autoSpaceDE w:val="0"/>
            <w:autoSpaceDN w:val="0"/>
            <w:ind w:hanging="480"/>
            <w:divId w:val="1088503888"/>
            <w:rPr>
              <w:rFonts w:ascii="Times New Roman" w:eastAsia="Times New Roman" w:hAnsi="Times New Roman" w:cs="Times New Roman"/>
              <w:sz w:val="24"/>
              <w:szCs w:val="24"/>
              <w:rPrChange w:id="12113"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114" w:author="Mohammad Nayeem Hasan" w:date="2024-12-23T01:53:00Z" w16du:dateUtc="2024-12-22T19:53:00Z">
                <w:rPr>
                  <w:rFonts w:eastAsia="Times New Roman"/>
                </w:rPr>
              </w:rPrChange>
            </w:rPr>
            <w:t xml:space="preserve">Iannotti, L. L., Trehan, I., Clitheroe, K. L., &amp; Manary, M. J. (2015). Diagnosis and treatment of severely malnourished children with </w:t>
          </w:r>
          <w:proofErr w:type="spellStart"/>
          <w:r w:rsidRPr="00033637">
            <w:rPr>
              <w:rFonts w:ascii="Times New Roman" w:eastAsia="Times New Roman" w:hAnsi="Times New Roman" w:cs="Times New Roman"/>
              <w:sz w:val="24"/>
              <w:szCs w:val="24"/>
              <w:rPrChange w:id="12115" w:author="Mohammad Nayeem Hasan" w:date="2024-12-23T01:53:00Z" w16du:dateUtc="2024-12-22T19:53:00Z">
                <w:rPr>
                  <w:rFonts w:eastAsia="Times New Roman"/>
                </w:rPr>
              </w:rPrChange>
            </w:rPr>
            <w:t>diarrhoea</w:t>
          </w:r>
          <w:proofErr w:type="spellEnd"/>
          <w:r w:rsidRPr="00033637">
            <w:rPr>
              <w:rFonts w:ascii="Times New Roman" w:eastAsia="Times New Roman" w:hAnsi="Times New Roman" w:cs="Times New Roman"/>
              <w:sz w:val="24"/>
              <w:szCs w:val="24"/>
              <w:rPrChange w:id="12116"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117" w:author="Mohammad Nayeem Hasan" w:date="2024-12-23T01:53:00Z" w16du:dateUtc="2024-12-22T19:53:00Z">
                <w:rPr>
                  <w:rFonts w:eastAsia="Times New Roman"/>
                  <w:i/>
                  <w:iCs/>
                </w:rPr>
              </w:rPrChange>
            </w:rPr>
            <w:t xml:space="preserve">Journal of </w:t>
          </w:r>
          <w:proofErr w:type="spellStart"/>
          <w:r w:rsidRPr="00033637">
            <w:rPr>
              <w:rFonts w:ascii="Times New Roman" w:eastAsia="Times New Roman" w:hAnsi="Times New Roman" w:cs="Times New Roman"/>
              <w:i/>
              <w:iCs/>
              <w:sz w:val="24"/>
              <w:szCs w:val="24"/>
              <w:rPrChange w:id="12118" w:author="Mohammad Nayeem Hasan" w:date="2024-12-23T01:53:00Z" w16du:dateUtc="2024-12-22T19:53:00Z">
                <w:rPr>
                  <w:rFonts w:eastAsia="Times New Roman"/>
                  <w:i/>
                  <w:iCs/>
                </w:rPr>
              </w:rPrChange>
            </w:rPr>
            <w:t>Paediatrics</w:t>
          </w:r>
          <w:proofErr w:type="spellEnd"/>
          <w:r w:rsidRPr="00033637">
            <w:rPr>
              <w:rFonts w:ascii="Times New Roman" w:eastAsia="Times New Roman" w:hAnsi="Times New Roman" w:cs="Times New Roman"/>
              <w:i/>
              <w:iCs/>
              <w:sz w:val="24"/>
              <w:szCs w:val="24"/>
              <w:rPrChange w:id="12119" w:author="Mohammad Nayeem Hasan" w:date="2024-12-23T01:53:00Z" w16du:dateUtc="2024-12-22T19:53:00Z">
                <w:rPr>
                  <w:rFonts w:eastAsia="Times New Roman"/>
                  <w:i/>
                  <w:iCs/>
                </w:rPr>
              </w:rPrChange>
            </w:rPr>
            <w:t xml:space="preserve"> and Child Health</w:t>
          </w:r>
          <w:r w:rsidRPr="00033637">
            <w:rPr>
              <w:rFonts w:ascii="Times New Roman" w:eastAsia="Times New Roman" w:hAnsi="Times New Roman" w:cs="Times New Roman"/>
              <w:sz w:val="24"/>
              <w:szCs w:val="24"/>
              <w:rPrChange w:id="12120"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121" w:author="Mohammad Nayeem Hasan" w:date="2024-12-23T01:53:00Z" w16du:dateUtc="2024-12-22T19:53:00Z">
                <w:rPr>
                  <w:rFonts w:eastAsia="Times New Roman"/>
                  <w:i/>
                  <w:iCs/>
                </w:rPr>
              </w:rPrChange>
            </w:rPr>
            <w:t>51</w:t>
          </w:r>
          <w:r w:rsidRPr="00033637">
            <w:rPr>
              <w:rFonts w:ascii="Times New Roman" w:eastAsia="Times New Roman" w:hAnsi="Times New Roman" w:cs="Times New Roman"/>
              <w:sz w:val="24"/>
              <w:szCs w:val="24"/>
              <w:rPrChange w:id="12122" w:author="Mohammad Nayeem Hasan" w:date="2024-12-23T01:53:00Z" w16du:dateUtc="2024-12-22T19:53:00Z">
                <w:rPr>
                  <w:rFonts w:eastAsia="Times New Roman"/>
                </w:rPr>
              </w:rPrChange>
            </w:rPr>
            <w:t>(4), 387–395. https://doi.org/10.1111/JPC.12711</w:t>
          </w:r>
        </w:p>
        <w:p w14:paraId="43841CA4" w14:textId="77777777" w:rsidR="00FE1019" w:rsidRPr="00033637" w:rsidRDefault="00FE1019">
          <w:pPr>
            <w:autoSpaceDE w:val="0"/>
            <w:autoSpaceDN w:val="0"/>
            <w:ind w:hanging="480"/>
            <w:divId w:val="267473327"/>
            <w:rPr>
              <w:rFonts w:ascii="Times New Roman" w:eastAsia="Times New Roman" w:hAnsi="Times New Roman" w:cs="Times New Roman"/>
              <w:sz w:val="24"/>
              <w:szCs w:val="24"/>
              <w:rPrChange w:id="12123"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124" w:author="Mohammad Nayeem Hasan" w:date="2024-12-23T01:53:00Z" w16du:dateUtc="2024-12-22T19:53:00Z">
                <w:rPr>
                  <w:rFonts w:eastAsia="Times New Roman"/>
                </w:rPr>
              </w:rPrChange>
            </w:rPr>
            <w:t xml:space="preserve">Islam, M. A., Hasan, M. N., Ahammed, T., Anjum, A., Majumder, A., Siddiqui, M. N. E. A., </w:t>
          </w:r>
          <w:proofErr w:type="spellStart"/>
          <w:r w:rsidRPr="00033637">
            <w:rPr>
              <w:rFonts w:ascii="Times New Roman" w:eastAsia="Times New Roman" w:hAnsi="Times New Roman" w:cs="Times New Roman"/>
              <w:sz w:val="24"/>
              <w:szCs w:val="24"/>
              <w:rPrChange w:id="12125" w:author="Mohammad Nayeem Hasan" w:date="2024-12-23T01:53:00Z" w16du:dateUtc="2024-12-22T19:53:00Z">
                <w:rPr>
                  <w:rFonts w:eastAsia="Times New Roman"/>
                </w:rPr>
              </w:rPrChange>
            </w:rPr>
            <w:t>Mukharjee</w:t>
          </w:r>
          <w:proofErr w:type="spellEnd"/>
          <w:r w:rsidRPr="00033637">
            <w:rPr>
              <w:rFonts w:ascii="Times New Roman" w:eastAsia="Times New Roman" w:hAnsi="Times New Roman" w:cs="Times New Roman"/>
              <w:sz w:val="24"/>
              <w:szCs w:val="24"/>
              <w:rPrChange w:id="12126" w:author="Mohammad Nayeem Hasan" w:date="2024-12-23T01:53:00Z" w16du:dateUtc="2024-12-22T19:53:00Z">
                <w:rPr>
                  <w:rFonts w:eastAsia="Times New Roman"/>
                </w:rPr>
              </w:rPrChange>
            </w:rPr>
            <w:t xml:space="preserve">, S. K., Sultana, K. F., Sultana, S., </w:t>
          </w:r>
          <w:proofErr w:type="spellStart"/>
          <w:r w:rsidRPr="00033637">
            <w:rPr>
              <w:rFonts w:ascii="Times New Roman" w:eastAsia="Times New Roman" w:hAnsi="Times New Roman" w:cs="Times New Roman"/>
              <w:sz w:val="24"/>
              <w:szCs w:val="24"/>
              <w:rPrChange w:id="12127" w:author="Mohammad Nayeem Hasan" w:date="2024-12-23T01:53:00Z" w16du:dateUtc="2024-12-22T19:53:00Z">
                <w:rPr>
                  <w:rFonts w:eastAsia="Times New Roman"/>
                </w:rPr>
              </w:rPrChange>
            </w:rPr>
            <w:t>Jakariya</w:t>
          </w:r>
          <w:proofErr w:type="spellEnd"/>
          <w:r w:rsidRPr="00033637">
            <w:rPr>
              <w:rFonts w:ascii="Times New Roman" w:eastAsia="Times New Roman" w:hAnsi="Times New Roman" w:cs="Times New Roman"/>
              <w:sz w:val="24"/>
              <w:szCs w:val="24"/>
              <w:rPrChange w:id="12128" w:author="Mohammad Nayeem Hasan" w:date="2024-12-23T01:53:00Z" w16du:dateUtc="2024-12-22T19:53:00Z">
                <w:rPr>
                  <w:rFonts w:eastAsia="Times New Roman"/>
                </w:rPr>
              </w:rPrChange>
            </w:rPr>
            <w:t xml:space="preserve">, M., Bhattacharya, P., Sarkodie, S. A., </w:t>
          </w:r>
          <w:proofErr w:type="spellStart"/>
          <w:r w:rsidRPr="00033637">
            <w:rPr>
              <w:rFonts w:ascii="Times New Roman" w:eastAsia="Times New Roman" w:hAnsi="Times New Roman" w:cs="Times New Roman"/>
              <w:sz w:val="24"/>
              <w:szCs w:val="24"/>
              <w:rPrChange w:id="12129" w:author="Mohammad Nayeem Hasan" w:date="2024-12-23T01:53:00Z" w16du:dateUtc="2024-12-22T19:53:00Z">
                <w:rPr>
                  <w:rFonts w:eastAsia="Times New Roman"/>
                </w:rPr>
              </w:rPrChange>
            </w:rPr>
            <w:t>Dhama</w:t>
          </w:r>
          <w:proofErr w:type="spellEnd"/>
          <w:r w:rsidRPr="00033637">
            <w:rPr>
              <w:rFonts w:ascii="Times New Roman" w:eastAsia="Times New Roman" w:hAnsi="Times New Roman" w:cs="Times New Roman"/>
              <w:sz w:val="24"/>
              <w:szCs w:val="24"/>
              <w:rPrChange w:id="12130" w:author="Mohammad Nayeem Hasan" w:date="2024-12-23T01:53:00Z" w16du:dateUtc="2024-12-22T19:53:00Z">
                <w:rPr>
                  <w:rFonts w:eastAsia="Times New Roman"/>
                </w:rPr>
              </w:rPrChange>
            </w:rPr>
            <w:t xml:space="preserve">, K., Mumin, J., &amp; Ahmed, F. (2022). Association of household fuel with acute respiratory infection (ARI) under-five years children in Bangladesh. </w:t>
          </w:r>
          <w:r w:rsidRPr="00033637">
            <w:rPr>
              <w:rFonts w:ascii="Times New Roman" w:eastAsia="Times New Roman" w:hAnsi="Times New Roman" w:cs="Times New Roman"/>
              <w:i/>
              <w:iCs/>
              <w:sz w:val="24"/>
              <w:szCs w:val="24"/>
              <w:rPrChange w:id="12131" w:author="Mohammad Nayeem Hasan" w:date="2024-12-23T01:53:00Z" w16du:dateUtc="2024-12-22T19:53:00Z">
                <w:rPr>
                  <w:rFonts w:eastAsia="Times New Roman"/>
                  <w:i/>
                  <w:iCs/>
                </w:rPr>
              </w:rPrChange>
            </w:rPr>
            <w:t>Frontiers in Public Health</w:t>
          </w:r>
          <w:r w:rsidRPr="00033637">
            <w:rPr>
              <w:rFonts w:ascii="Times New Roman" w:eastAsia="Times New Roman" w:hAnsi="Times New Roman" w:cs="Times New Roman"/>
              <w:sz w:val="24"/>
              <w:szCs w:val="24"/>
              <w:rPrChange w:id="12132"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133" w:author="Mohammad Nayeem Hasan" w:date="2024-12-23T01:53:00Z" w16du:dateUtc="2024-12-22T19:53:00Z">
                <w:rPr>
                  <w:rFonts w:eastAsia="Times New Roman"/>
                  <w:i/>
                  <w:iCs/>
                </w:rPr>
              </w:rPrChange>
            </w:rPr>
            <w:t>10</w:t>
          </w:r>
          <w:r w:rsidRPr="00033637">
            <w:rPr>
              <w:rFonts w:ascii="Times New Roman" w:eastAsia="Times New Roman" w:hAnsi="Times New Roman" w:cs="Times New Roman"/>
              <w:sz w:val="24"/>
              <w:szCs w:val="24"/>
              <w:rPrChange w:id="12134" w:author="Mohammad Nayeem Hasan" w:date="2024-12-23T01:53:00Z" w16du:dateUtc="2024-12-22T19:53:00Z">
                <w:rPr>
                  <w:rFonts w:eastAsia="Times New Roman"/>
                </w:rPr>
              </w:rPrChange>
            </w:rPr>
            <w:t>, 985445. https://doi.org/10.3389/FPUBH.2022.985445/BIBTEX</w:t>
          </w:r>
        </w:p>
        <w:p w14:paraId="3E4BA45B" w14:textId="77777777" w:rsidR="00FE1019" w:rsidRPr="00033637" w:rsidRDefault="00FE1019">
          <w:pPr>
            <w:autoSpaceDE w:val="0"/>
            <w:autoSpaceDN w:val="0"/>
            <w:ind w:hanging="480"/>
            <w:divId w:val="849678999"/>
            <w:rPr>
              <w:rFonts w:ascii="Times New Roman" w:eastAsia="Times New Roman" w:hAnsi="Times New Roman" w:cs="Times New Roman"/>
              <w:sz w:val="24"/>
              <w:szCs w:val="24"/>
              <w:rPrChange w:id="12135"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136" w:author="Mohammad Nayeem Hasan" w:date="2024-12-23T01:53:00Z" w16du:dateUtc="2024-12-22T19:53:00Z">
                <w:rPr>
                  <w:rFonts w:eastAsia="Times New Roman"/>
                </w:rPr>
              </w:rPrChange>
            </w:rPr>
            <w:t xml:space="preserve">Islam, M. A., Hoque, M. A., Ahmed, K. M., &amp; Butler, A. P. (2019). Impact of Climate Change and Land Use on Groundwater Salinization in Southern Bangladesh-Implications for Other Asian Deltas. </w:t>
          </w:r>
          <w:r w:rsidRPr="00033637">
            <w:rPr>
              <w:rFonts w:ascii="Times New Roman" w:eastAsia="Times New Roman" w:hAnsi="Times New Roman" w:cs="Times New Roman"/>
              <w:i/>
              <w:iCs/>
              <w:sz w:val="24"/>
              <w:szCs w:val="24"/>
              <w:rPrChange w:id="12137" w:author="Mohammad Nayeem Hasan" w:date="2024-12-23T01:53:00Z" w16du:dateUtc="2024-12-22T19:53:00Z">
                <w:rPr>
                  <w:rFonts w:eastAsia="Times New Roman"/>
                  <w:i/>
                  <w:iCs/>
                </w:rPr>
              </w:rPrChange>
            </w:rPr>
            <w:t>Environmental Management</w:t>
          </w:r>
          <w:r w:rsidRPr="00033637">
            <w:rPr>
              <w:rFonts w:ascii="Times New Roman" w:eastAsia="Times New Roman" w:hAnsi="Times New Roman" w:cs="Times New Roman"/>
              <w:sz w:val="24"/>
              <w:szCs w:val="24"/>
              <w:rPrChange w:id="12138"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139" w:author="Mohammad Nayeem Hasan" w:date="2024-12-23T01:53:00Z" w16du:dateUtc="2024-12-22T19:53:00Z">
                <w:rPr>
                  <w:rFonts w:eastAsia="Times New Roman"/>
                  <w:i/>
                  <w:iCs/>
                </w:rPr>
              </w:rPrChange>
            </w:rPr>
            <w:t>64</w:t>
          </w:r>
          <w:r w:rsidRPr="00033637">
            <w:rPr>
              <w:rFonts w:ascii="Times New Roman" w:eastAsia="Times New Roman" w:hAnsi="Times New Roman" w:cs="Times New Roman"/>
              <w:sz w:val="24"/>
              <w:szCs w:val="24"/>
              <w:rPrChange w:id="12140" w:author="Mohammad Nayeem Hasan" w:date="2024-12-23T01:53:00Z" w16du:dateUtc="2024-12-22T19:53:00Z">
                <w:rPr>
                  <w:rFonts w:eastAsia="Times New Roman"/>
                </w:rPr>
              </w:rPrChange>
            </w:rPr>
            <w:t>(5), 640–649. https://doi.org/10.1007/S00267-019-01220-4</w:t>
          </w:r>
        </w:p>
        <w:p w14:paraId="76ED1CA9" w14:textId="77777777" w:rsidR="00FE1019" w:rsidRPr="00033637" w:rsidRDefault="00FE1019">
          <w:pPr>
            <w:autoSpaceDE w:val="0"/>
            <w:autoSpaceDN w:val="0"/>
            <w:ind w:hanging="480"/>
            <w:divId w:val="508835692"/>
            <w:rPr>
              <w:rFonts w:ascii="Times New Roman" w:eastAsia="Times New Roman" w:hAnsi="Times New Roman" w:cs="Times New Roman"/>
              <w:sz w:val="24"/>
              <w:szCs w:val="24"/>
              <w:rPrChange w:id="12141"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142" w:author="Mohammad Nayeem Hasan" w:date="2024-12-23T01:53:00Z" w16du:dateUtc="2024-12-22T19:53:00Z">
                <w:rPr>
                  <w:rFonts w:eastAsia="Times New Roman"/>
                </w:rPr>
              </w:rPrChange>
            </w:rPr>
            <w:t xml:space="preserve">Islam, Md. R., Hossain, Md. K., Khan, Md. N., &amp; Ali, Md. R. (2015). An Evidence of Socio-Demographic Effects on Child’s </w:t>
          </w:r>
          <w:proofErr w:type="spellStart"/>
          <w:r w:rsidRPr="00033637">
            <w:rPr>
              <w:rFonts w:ascii="Times New Roman" w:eastAsia="Times New Roman" w:hAnsi="Times New Roman" w:cs="Times New Roman"/>
              <w:sz w:val="24"/>
              <w:szCs w:val="24"/>
              <w:rPrChange w:id="12143" w:author="Mohammad Nayeem Hasan" w:date="2024-12-23T01:53:00Z" w16du:dateUtc="2024-12-22T19:53:00Z">
                <w:rPr>
                  <w:rFonts w:eastAsia="Times New Roman"/>
                </w:rPr>
              </w:rPrChange>
            </w:rPr>
            <w:t>Diarrhoea</w:t>
          </w:r>
          <w:proofErr w:type="spellEnd"/>
          <w:r w:rsidRPr="00033637">
            <w:rPr>
              <w:rFonts w:ascii="Times New Roman" w:eastAsia="Times New Roman" w:hAnsi="Times New Roman" w:cs="Times New Roman"/>
              <w:sz w:val="24"/>
              <w:szCs w:val="24"/>
              <w:rPrChange w:id="12144" w:author="Mohammad Nayeem Hasan" w:date="2024-12-23T01:53:00Z" w16du:dateUtc="2024-12-22T19:53:00Z">
                <w:rPr>
                  <w:rFonts w:eastAsia="Times New Roman"/>
                </w:rPr>
              </w:rPrChange>
            </w:rPr>
            <w:t xml:space="preserve"> in Bangladesh. </w:t>
          </w:r>
          <w:r w:rsidRPr="00033637">
            <w:rPr>
              <w:rFonts w:ascii="Times New Roman" w:eastAsia="Times New Roman" w:hAnsi="Times New Roman" w:cs="Times New Roman"/>
              <w:i/>
              <w:iCs/>
              <w:sz w:val="24"/>
              <w:szCs w:val="24"/>
              <w:rPrChange w:id="12145" w:author="Mohammad Nayeem Hasan" w:date="2024-12-23T01:53:00Z" w16du:dateUtc="2024-12-22T19:53:00Z">
                <w:rPr>
                  <w:rFonts w:eastAsia="Times New Roman"/>
                  <w:i/>
                  <w:iCs/>
                </w:rPr>
              </w:rPrChange>
            </w:rPr>
            <w:t>Journal of Health Science</w:t>
          </w:r>
          <w:r w:rsidRPr="00033637">
            <w:rPr>
              <w:rFonts w:ascii="Times New Roman" w:eastAsia="Times New Roman" w:hAnsi="Times New Roman" w:cs="Times New Roman"/>
              <w:sz w:val="24"/>
              <w:szCs w:val="24"/>
              <w:rPrChange w:id="12146"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147" w:author="Mohammad Nayeem Hasan" w:date="2024-12-23T01:53:00Z" w16du:dateUtc="2024-12-22T19:53:00Z">
                <w:rPr>
                  <w:rFonts w:eastAsia="Times New Roman"/>
                  <w:i/>
                  <w:iCs/>
                </w:rPr>
              </w:rPrChange>
            </w:rPr>
            <w:t>5</w:t>
          </w:r>
          <w:r w:rsidRPr="00033637">
            <w:rPr>
              <w:rFonts w:ascii="Times New Roman" w:eastAsia="Times New Roman" w:hAnsi="Times New Roman" w:cs="Times New Roman"/>
              <w:sz w:val="24"/>
              <w:szCs w:val="24"/>
              <w:rPrChange w:id="12148" w:author="Mohammad Nayeem Hasan" w:date="2024-12-23T01:53:00Z" w16du:dateUtc="2024-12-22T19:53:00Z">
                <w:rPr>
                  <w:rFonts w:eastAsia="Times New Roman"/>
                </w:rPr>
              </w:rPrChange>
            </w:rPr>
            <w:t>(1), 1–5. https://doi.org/10.5923/J.HEALTH.20150501.01</w:t>
          </w:r>
        </w:p>
        <w:p w14:paraId="017164ED" w14:textId="77777777" w:rsidR="00FE1019" w:rsidRPr="00033637" w:rsidRDefault="00FE1019">
          <w:pPr>
            <w:autoSpaceDE w:val="0"/>
            <w:autoSpaceDN w:val="0"/>
            <w:ind w:hanging="480"/>
            <w:divId w:val="760570562"/>
            <w:rPr>
              <w:rFonts w:ascii="Times New Roman" w:eastAsia="Times New Roman" w:hAnsi="Times New Roman" w:cs="Times New Roman"/>
              <w:sz w:val="24"/>
              <w:szCs w:val="24"/>
              <w:rPrChange w:id="12149"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150" w:author="Mohammad Nayeem Hasan" w:date="2024-12-23T01:53:00Z" w16du:dateUtc="2024-12-22T19:53:00Z">
                <w:rPr>
                  <w:rFonts w:eastAsia="Times New Roman"/>
                </w:rPr>
              </w:rPrChange>
            </w:rPr>
            <w:t xml:space="preserve">Just, M. R., Carden, S. W., Li, S., Baker, K. K., Gambhir, M., &amp; Fung, I. C. H. (2018). The impact of shared sanitation facilities on diarrheal diseases with and without an environmental reservoir: a modeling study. </w:t>
          </w:r>
          <w:r w:rsidRPr="00033637">
            <w:rPr>
              <w:rFonts w:ascii="Times New Roman" w:eastAsia="Times New Roman" w:hAnsi="Times New Roman" w:cs="Times New Roman"/>
              <w:i/>
              <w:iCs/>
              <w:sz w:val="24"/>
              <w:szCs w:val="24"/>
              <w:rPrChange w:id="12151" w:author="Mohammad Nayeem Hasan" w:date="2024-12-23T01:53:00Z" w16du:dateUtc="2024-12-22T19:53:00Z">
                <w:rPr>
                  <w:rFonts w:eastAsia="Times New Roman"/>
                  <w:i/>
                  <w:iCs/>
                </w:rPr>
              </w:rPrChange>
            </w:rPr>
            <w:t>Pathogens and Global Health</w:t>
          </w:r>
          <w:r w:rsidRPr="00033637">
            <w:rPr>
              <w:rFonts w:ascii="Times New Roman" w:eastAsia="Times New Roman" w:hAnsi="Times New Roman" w:cs="Times New Roman"/>
              <w:sz w:val="24"/>
              <w:szCs w:val="24"/>
              <w:rPrChange w:id="12152"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153" w:author="Mohammad Nayeem Hasan" w:date="2024-12-23T01:53:00Z" w16du:dateUtc="2024-12-22T19:53:00Z">
                <w:rPr>
                  <w:rFonts w:eastAsia="Times New Roman"/>
                  <w:i/>
                  <w:iCs/>
                </w:rPr>
              </w:rPrChange>
            </w:rPr>
            <w:t>112</w:t>
          </w:r>
          <w:r w:rsidRPr="00033637">
            <w:rPr>
              <w:rFonts w:ascii="Times New Roman" w:eastAsia="Times New Roman" w:hAnsi="Times New Roman" w:cs="Times New Roman"/>
              <w:sz w:val="24"/>
              <w:szCs w:val="24"/>
              <w:rPrChange w:id="12154" w:author="Mohammad Nayeem Hasan" w:date="2024-12-23T01:53:00Z" w16du:dateUtc="2024-12-22T19:53:00Z">
                <w:rPr>
                  <w:rFonts w:eastAsia="Times New Roman"/>
                </w:rPr>
              </w:rPrChange>
            </w:rPr>
            <w:t>(4), 195. https://doi.org/10.1080/20477724.2018.1478927</w:t>
          </w:r>
        </w:p>
        <w:p w14:paraId="7639905E" w14:textId="77777777" w:rsidR="00FE1019" w:rsidRPr="00033637" w:rsidRDefault="00FE1019">
          <w:pPr>
            <w:autoSpaceDE w:val="0"/>
            <w:autoSpaceDN w:val="0"/>
            <w:ind w:hanging="480"/>
            <w:divId w:val="1572615095"/>
            <w:rPr>
              <w:rFonts w:ascii="Times New Roman" w:eastAsia="Times New Roman" w:hAnsi="Times New Roman" w:cs="Times New Roman"/>
              <w:sz w:val="24"/>
              <w:szCs w:val="24"/>
              <w:rPrChange w:id="12155"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156" w:author="Mohammad Nayeem Hasan" w:date="2024-12-23T01:53:00Z" w16du:dateUtc="2024-12-22T19:53:00Z">
                <w:rPr>
                  <w:rFonts w:eastAsia="Times New Roman"/>
                </w:rPr>
              </w:rPrChange>
            </w:rPr>
            <w:t xml:space="preserve">Kosek, M., Yori, P. P., Pan, W. K., Olortegui, M. P., Gilman, R. H., Perez, J., Chavez, C. B., Sanchez, G. M., Burga, R., &amp; Hall, E. (2008). Epidemiology of highly endemic multiply antibiotic-resistant shigellosis in children in the Peruvian Amazon. </w:t>
          </w:r>
          <w:r w:rsidRPr="00033637">
            <w:rPr>
              <w:rFonts w:ascii="Times New Roman" w:eastAsia="Times New Roman" w:hAnsi="Times New Roman" w:cs="Times New Roman"/>
              <w:i/>
              <w:iCs/>
              <w:sz w:val="24"/>
              <w:szCs w:val="24"/>
              <w:rPrChange w:id="12157" w:author="Mohammad Nayeem Hasan" w:date="2024-12-23T01:53:00Z" w16du:dateUtc="2024-12-22T19:53:00Z">
                <w:rPr>
                  <w:rFonts w:eastAsia="Times New Roman"/>
                  <w:i/>
                  <w:iCs/>
                </w:rPr>
              </w:rPrChange>
            </w:rPr>
            <w:t>Pediatrics</w:t>
          </w:r>
          <w:r w:rsidRPr="00033637">
            <w:rPr>
              <w:rFonts w:ascii="Times New Roman" w:eastAsia="Times New Roman" w:hAnsi="Times New Roman" w:cs="Times New Roman"/>
              <w:sz w:val="24"/>
              <w:szCs w:val="24"/>
              <w:rPrChange w:id="12158"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159" w:author="Mohammad Nayeem Hasan" w:date="2024-12-23T01:53:00Z" w16du:dateUtc="2024-12-22T19:53:00Z">
                <w:rPr>
                  <w:rFonts w:eastAsia="Times New Roman"/>
                  <w:i/>
                  <w:iCs/>
                </w:rPr>
              </w:rPrChange>
            </w:rPr>
            <w:t>122</w:t>
          </w:r>
          <w:r w:rsidRPr="00033637">
            <w:rPr>
              <w:rFonts w:ascii="Times New Roman" w:eastAsia="Times New Roman" w:hAnsi="Times New Roman" w:cs="Times New Roman"/>
              <w:sz w:val="24"/>
              <w:szCs w:val="24"/>
              <w:rPrChange w:id="12160" w:author="Mohammad Nayeem Hasan" w:date="2024-12-23T01:53:00Z" w16du:dateUtc="2024-12-22T19:53:00Z">
                <w:rPr>
                  <w:rFonts w:eastAsia="Times New Roman"/>
                </w:rPr>
              </w:rPrChange>
            </w:rPr>
            <w:t>(3). https://doi.org/10.1542/PEDS.2008-0458</w:t>
          </w:r>
        </w:p>
        <w:p w14:paraId="19644FCD" w14:textId="77777777" w:rsidR="00FE1019" w:rsidRPr="00033637" w:rsidRDefault="00FE1019">
          <w:pPr>
            <w:autoSpaceDE w:val="0"/>
            <w:autoSpaceDN w:val="0"/>
            <w:ind w:hanging="480"/>
            <w:divId w:val="1803182800"/>
            <w:rPr>
              <w:rFonts w:ascii="Times New Roman" w:eastAsia="Times New Roman" w:hAnsi="Times New Roman" w:cs="Times New Roman"/>
              <w:sz w:val="24"/>
              <w:szCs w:val="24"/>
              <w:rPrChange w:id="12161"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162" w:author="Mohammad Nayeem Hasan" w:date="2024-12-23T01:53:00Z" w16du:dateUtc="2024-12-22T19:53:00Z">
                <w:rPr>
                  <w:rFonts w:eastAsia="Times New Roman"/>
                </w:rPr>
              </w:rPrChange>
            </w:rPr>
            <w:t xml:space="preserve">Kramer, M. S., Chalmers, B., Hodnett, E. D., </w:t>
          </w:r>
          <w:proofErr w:type="spellStart"/>
          <w:r w:rsidRPr="00033637">
            <w:rPr>
              <w:rFonts w:ascii="Times New Roman" w:eastAsia="Times New Roman" w:hAnsi="Times New Roman" w:cs="Times New Roman"/>
              <w:sz w:val="24"/>
              <w:szCs w:val="24"/>
              <w:rPrChange w:id="12163" w:author="Mohammad Nayeem Hasan" w:date="2024-12-23T01:53:00Z" w16du:dateUtc="2024-12-22T19:53:00Z">
                <w:rPr>
                  <w:rFonts w:eastAsia="Times New Roman"/>
                </w:rPr>
              </w:rPrChange>
            </w:rPr>
            <w:t>Sevkovskaya</w:t>
          </w:r>
          <w:proofErr w:type="spellEnd"/>
          <w:r w:rsidRPr="00033637">
            <w:rPr>
              <w:rFonts w:ascii="Times New Roman" w:eastAsia="Times New Roman" w:hAnsi="Times New Roman" w:cs="Times New Roman"/>
              <w:sz w:val="24"/>
              <w:szCs w:val="24"/>
              <w:rPrChange w:id="12164" w:author="Mohammad Nayeem Hasan" w:date="2024-12-23T01:53:00Z" w16du:dateUtc="2024-12-22T19:53:00Z">
                <w:rPr>
                  <w:rFonts w:eastAsia="Times New Roman"/>
                </w:rPr>
              </w:rPrChange>
            </w:rPr>
            <w:t xml:space="preserve">, Z., </w:t>
          </w:r>
          <w:proofErr w:type="spellStart"/>
          <w:r w:rsidRPr="00033637">
            <w:rPr>
              <w:rFonts w:ascii="Times New Roman" w:eastAsia="Times New Roman" w:hAnsi="Times New Roman" w:cs="Times New Roman"/>
              <w:sz w:val="24"/>
              <w:szCs w:val="24"/>
              <w:rPrChange w:id="12165" w:author="Mohammad Nayeem Hasan" w:date="2024-12-23T01:53:00Z" w16du:dateUtc="2024-12-22T19:53:00Z">
                <w:rPr>
                  <w:rFonts w:eastAsia="Times New Roman"/>
                </w:rPr>
              </w:rPrChange>
            </w:rPr>
            <w:t>Dzikovich</w:t>
          </w:r>
          <w:proofErr w:type="spellEnd"/>
          <w:r w:rsidRPr="00033637">
            <w:rPr>
              <w:rFonts w:ascii="Times New Roman" w:eastAsia="Times New Roman" w:hAnsi="Times New Roman" w:cs="Times New Roman"/>
              <w:sz w:val="24"/>
              <w:szCs w:val="24"/>
              <w:rPrChange w:id="12166" w:author="Mohammad Nayeem Hasan" w:date="2024-12-23T01:53:00Z" w16du:dateUtc="2024-12-22T19:53:00Z">
                <w:rPr>
                  <w:rFonts w:eastAsia="Times New Roman"/>
                </w:rPr>
              </w:rPrChange>
            </w:rPr>
            <w:t xml:space="preserve">, I., Shapiro, S., Collet, J. P., </w:t>
          </w:r>
          <w:proofErr w:type="spellStart"/>
          <w:r w:rsidRPr="00033637">
            <w:rPr>
              <w:rFonts w:ascii="Times New Roman" w:eastAsia="Times New Roman" w:hAnsi="Times New Roman" w:cs="Times New Roman"/>
              <w:sz w:val="24"/>
              <w:szCs w:val="24"/>
              <w:rPrChange w:id="12167" w:author="Mohammad Nayeem Hasan" w:date="2024-12-23T01:53:00Z" w16du:dateUtc="2024-12-22T19:53:00Z">
                <w:rPr>
                  <w:rFonts w:eastAsia="Times New Roman"/>
                </w:rPr>
              </w:rPrChange>
            </w:rPr>
            <w:t>Vanilovich</w:t>
          </w:r>
          <w:proofErr w:type="spellEnd"/>
          <w:r w:rsidRPr="00033637">
            <w:rPr>
              <w:rFonts w:ascii="Times New Roman" w:eastAsia="Times New Roman" w:hAnsi="Times New Roman" w:cs="Times New Roman"/>
              <w:sz w:val="24"/>
              <w:szCs w:val="24"/>
              <w:rPrChange w:id="12168" w:author="Mohammad Nayeem Hasan" w:date="2024-12-23T01:53:00Z" w16du:dateUtc="2024-12-22T19:53:00Z">
                <w:rPr>
                  <w:rFonts w:eastAsia="Times New Roman"/>
                </w:rPr>
              </w:rPrChange>
            </w:rPr>
            <w:t xml:space="preserve">, I., </w:t>
          </w:r>
          <w:proofErr w:type="spellStart"/>
          <w:r w:rsidRPr="00033637">
            <w:rPr>
              <w:rFonts w:ascii="Times New Roman" w:eastAsia="Times New Roman" w:hAnsi="Times New Roman" w:cs="Times New Roman"/>
              <w:sz w:val="24"/>
              <w:szCs w:val="24"/>
              <w:rPrChange w:id="12169" w:author="Mohammad Nayeem Hasan" w:date="2024-12-23T01:53:00Z" w16du:dateUtc="2024-12-22T19:53:00Z">
                <w:rPr>
                  <w:rFonts w:eastAsia="Times New Roman"/>
                </w:rPr>
              </w:rPrChange>
            </w:rPr>
            <w:t>Mezen</w:t>
          </w:r>
          <w:proofErr w:type="spellEnd"/>
          <w:r w:rsidRPr="00033637">
            <w:rPr>
              <w:rFonts w:ascii="Times New Roman" w:eastAsia="Times New Roman" w:hAnsi="Times New Roman" w:cs="Times New Roman"/>
              <w:sz w:val="24"/>
              <w:szCs w:val="24"/>
              <w:rPrChange w:id="12170" w:author="Mohammad Nayeem Hasan" w:date="2024-12-23T01:53:00Z" w16du:dateUtc="2024-12-22T19:53:00Z">
                <w:rPr>
                  <w:rFonts w:eastAsia="Times New Roman"/>
                </w:rPr>
              </w:rPrChange>
            </w:rPr>
            <w:t xml:space="preserve">, I., Ducruet, T., Shishko, G., Zubovich, V., </w:t>
          </w:r>
          <w:proofErr w:type="spellStart"/>
          <w:r w:rsidRPr="00033637">
            <w:rPr>
              <w:rFonts w:ascii="Times New Roman" w:eastAsia="Times New Roman" w:hAnsi="Times New Roman" w:cs="Times New Roman"/>
              <w:sz w:val="24"/>
              <w:szCs w:val="24"/>
              <w:rPrChange w:id="12171" w:author="Mohammad Nayeem Hasan" w:date="2024-12-23T01:53:00Z" w16du:dateUtc="2024-12-22T19:53:00Z">
                <w:rPr>
                  <w:rFonts w:eastAsia="Times New Roman"/>
                </w:rPr>
              </w:rPrChange>
            </w:rPr>
            <w:t>Mknuik</w:t>
          </w:r>
          <w:proofErr w:type="spellEnd"/>
          <w:r w:rsidRPr="00033637">
            <w:rPr>
              <w:rFonts w:ascii="Times New Roman" w:eastAsia="Times New Roman" w:hAnsi="Times New Roman" w:cs="Times New Roman"/>
              <w:sz w:val="24"/>
              <w:szCs w:val="24"/>
              <w:rPrChange w:id="12172" w:author="Mohammad Nayeem Hasan" w:date="2024-12-23T01:53:00Z" w16du:dateUtc="2024-12-22T19:53:00Z">
                <w:rPr>
                  <w:rFonts w:eastAsia="Times New Roman"/>
                </w:rPr>
              </w:rPrChange>
            </w:rPr>
            <w:t xml:space="preserve">, D., </w:t>
          </w:r>
          <w:proofErr w:type="spellStart"/>
          <w:r w:rsidRPr="00033637">
            <w:rPr>
              <w:rFonts w:ascii="Times New Roman" w:eastAsia="Times New Roman" w:hAnsi="Times New Roman" w:cs="Times New Roman"/>
              <w:sz w:val="24"/>
              <w:szCs w:val="24"/>
              <w:rPrChange w:id="12173" w:author="Mohammad Nayeem Hasan" w:date="2024-12-23T01:53:00Z" w16du:dateUtc="2024-12-22T19:53:00Z">
                <w:rPr>
                  <w:rFonts w:eastAsia="Times New Roman"/>
                </w:rPr>
              </w:rPrChange>
            </w:rPr>
            <w:t>Gluchanina</w:t>
          </w:r>
          <w:proofErr w:type="spellEnd"/>
          <w:r w:rsidRPr="00033637">
            <w:rPr>
              <w:rFonts w:ascii="Times New Roman" w:eastAsia="Times New Roman" w:hAnsi="Times New Roman" w:cs="Times New Roman"/>
              <w:sz w:val="24"/>
              <w:szCs w:val="24"/>
              <w:rPrChange w:id="12174" w:author="Mohammad Nayeem Hasan" w:date="2024-12-23T01:53:00Z" w16du:dateUtc="2024-12-22T19:53:00Z">
                <w:rPr>
                  <w:rFonts w:eastAsia="Times New Roman"/>
                </w:rPr>
              </w:rPrChange>
            </w:rPr>
            <w:t xml:space="preserve">, E., </w:t>
          </w:r>
          <w:proofErr w:type="spellStart"/>
          <w:r w:rsidRPr="00033637">
            <w:rPr>
              <w:rFonts w:ascii="Times New Roman" w:eastAsia="Times New Roman" w:hAnsi="Times New Roman" w:cs="Times New Roman"/>
              <w:sz w:val="24"/>
              <w:szCs w:val="24"/>
              <w:rPrChange w:id="12175" w:author="Mohammad Nayeem Hasan" w:date="2024-12-23T01:53:00Z" w16du:dateUtc="2024-12-22T19:53:00Z">
                <w:rPr>
                  <w:rFonts w:eastAsia="Times New Roman"/>
                </w:rPr>
              </w:rPrChange>
            </w:rPr>
            <w:t>Dombrovskiy</w:t>
          </w:r>
          <w:proofErr w:type="spellEnd"/>
          <w:r w:rsidRPr="00033637">
            <w:rPr>
              <w:rFonts w:ascii="Times New Roman" w:eastAsia="Times New Roman" w:hAnsi="Times New Roman" w:cs="Times New Roman"/>
              <w:sz w:val="24"/>
              <w:szCs w:val="24"/>
              <w:rPrChange w:id="12176" w:author="Mohammad Nayeem Hasan" w:date="2024-12-23T01:53:00Z" w16du:dateUtc="2024-12-22T19:53:00Z">
                <w:rPr>
                  <w:rFonts w:eastAsia="Times New Roman"/>
                </w:rPr>
              </w:rPrChange>
            </w:rPr>
            <w:t xml:space="preserve">, V., </w:t>
          </w:r>
          <w:proofErr w:type="spellStart"/>
          <w:r w:rsidRPr="00033637">
            <w:rPr>
              <w:rFonts w:ascii="Times New Roman" w:eastAsia="Times New Roman" w:hAnsi="Times New Roman" w:cs="Times New Roman"/>
              <w:sz w:val="24"/>
              <w:szCs w:val="24"/>
              <w:rPrChange w:id="12177" w:author="Mohammad Nayeem Hasan" w:date="2024-12-23T01:53:00Z" w16du:dateUtc="2024-12-22T19:53:00Z">
                <w:rPr>
                  <w:rFonts w:eastAsia="Times New Roman"/>
                </w:rPr>
              </w:rPrChange>
            </w:rPr>
            <w:t>Ustinovitch</w:t>
          </w:r>
          <w:proofErr w:type="spellEnd"/>
          <w:r w:rsidRPr="00033637">
            <w:rPr>
              <w:rFonts w:ascii="Times New Roman" w:eastAsia="Times New Roman" w:hAnsi="Times New Roman" w:cs="Times New Roman"/>
              <w:sz w:val="24"/>
              <w:szCs w:val="24"/>
              <w:rPrChange w:id="12178" w:author="Mohammad Nayeem Hasan" w:date="2024-12-23T01:53:00Z" w16du:dateUtc="2024-12-22T19:53:00Z">
                <w:rPr>
                  <w:rFonts w:eastAsia="Times New Roman"/>
                </w:rPr>
              </w:rPrChange>
            </w:rPr>
            <w:t xml:space="preserve">, A., Kot, T., Bogdanovich, N., </w:t>
          </w:r>
          <w:proofErr w:type="spellStart"/>
          <w:r w:rsidRPr="00033637">
            <w:rPr>
              <w:rFonts w:ascii="Times New Roman" w:eastAsia="Times New Roman" w:hAnsi="Times New Roman" w:cs="Times New Roman"/>
              <w:sz w:val="24"/>
              <w:szCs w:val="24"/>
              <w:rPrChange w:id="12179" w:author="Mohammad Nayeem Hasan" w:date="2024-12-23T01:53:00Z" w16du:dateUtc="2024-12-22T19:53:00Z">
                <w:rPr>
                  <w:rFonts w:eastAsia="Times New Roman"/>
                </w:rPr>
              </w:rPrChange>
            </w:rPr>
            <w:t>Ovchinikova</w:t>
          </w:r>
          <w:proofErr w:type="spellEnd"/>
          <w:r w:rsidRPr="00033637">
            <w:rPr>
              <w:rFonts w:ascii="Times New Roman" w:eastAsia="Times New Roman" w:hAnsi="Times New Roman" w:cs="Times New Roman"/>
              <w:sz w:val="24"/>
              <w:szCs w:val="24"/>
              <w:rPrChange w:id="12180" w:author="Mohammad Nayeem Hasan" w:date="2024-12-23T01:53:00Z" w16du:dateUtc="2024-12-22T19:53:00Z">
                <w:rPr>
                  <w:rFonts w:eastAsia="Times New Roman"/>
                </w:rPr>
              </w:rPrChange>
            </w:rPr>
            <w:t xml:space="preserve">, L., &amp; Helsing, E. (2001). Promotion of Breastfeeding Intervention Trial (PROBIT): A Randomized Trial in the Republic of Belarus. </w:t>
          </w:r>
          <w:r w:rsidRPr="00033637">
            <w:rPr>
              <w:rFonts w:ascii="Times New Roman" w:eastAsia="Times New Roman" w:hAnsi="Times New Roman" w:cs="Times New Roman"/>
              <w:i/>
              <w:iCs/>
              <w:sz w:val="24"/>
              <w:szCs w:val="24"/>
              <w:rPrChange w:id="12181" w:author="Mohammad Nayeem Hasan" w:date="2024-12-23T01:53:00Z" w16du:dateUtc="2024-12-22T19:53:00Z">
                <w:rPr>
                  <w:rFonts w:eastAsia="Times New Roman"/>
                  <w:i/>
                  <w:iCs/>
                </w:rPr>
              </w:rPrChange>
            </w:rPr>
            <w:t>JAMA</w:t>
          </w:r>
          <w:r w:rsidRPr="00033637">
            <w:rPr>
              <w:rFonts w:ascii="Times New Roman" w:eastAsia="Times New Roman" w:hAnsi="Times New Roman" w:cs="Times New Roman"/>
              <w:sz w:val="24"/>
              <w:szCs w:val="24"/>
              <w:rPrChange w:id="12182"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183" w:author="Mohammad Nayeem Hasan" w:date="2024-12-23T01:53:00Z" w16du:dateUtc="2024-12-22T19:53:00Z">
                <w:rPr>
                  <w:rFonts w:eastAsia="Times New Roman"/>
                  <w:i/>
                  <w:iCs/>
                </w:rPr>
              </w:rPrChange>
            </w:rPr>
            <w:t>285</w:t>
          </w:r>
          <w:r w:rsidRPr="00033637">
            <w:rPr>
              <w:rFonts w:ascii="Times New Roman" w:eastAsia="Times New Roman" w:hAnsi="Times New Roman" w:cs="Times New Roman"/>
              <w:sz w:val="24"/>
              <w:szCs w:val="24"/>
              <w:rPrChange w:id="12184" w:author="Mohammad Nayeem Hasan" w:date="2024-12-23T01:53:00Z" w16du:dateUtc="2024-12-22T19:53:00Z">
                <w:rPr>
                  <w:rFonts w:eastAsia="Times New Roman"/>
                </w:rPr>
              </w:rPrChange>
            </w:rPr>
            <w:t>(4), 413–420. https://doi.org/10.1001/JAMA.285.4.413</w:t>
          </w:r>
        </w:p>
        <w:p w14:paraId="38562ED6" w14:textId="77777777" w:rsidR="00FE1019" w:rsidRPr="00033637" w:rsidRDefault="00FE1019">
          <w:pPr>
            <w:autoSpaceDE w:val="0"/>
            <w:autoSpaceDN w:val="0"/>
            <w:ind w:hanging="480"/>
            <w:divId w:val="162360652"/>
            <w:rPr>
              <w:rFonts w:ascii="Times New Roman" w:eastAsia="Times New Roman" w:hAnsi="Times New Roman" w:cs="Times New Roman"/>
              <w:sz w:val="24"/>
              <w:szCs w:val="24"/>
              <w:rPrChange w:id="12185"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186" w:author="Mohammad Nayeem Hasan" w:date="2024-12-23T01:53:00Z" w16du:dateUtc="2024-12-22T19:53:00Z">
                <w:rPr>
                  <w:rFonts w:eastAsia="Times New Roman"/>
                </w:rPr>
              </w:rPrChange>
            </w:rPr>
            <w:t xml:space="preserve">Maponga, B. A., </w:t>
          </w:r>
          <w:proofErr w:type="spellStart"/>
          <w:r w:rsidRPr="00033637">
            <w:rPr>
              <w:rFonts w:ascii="Times New Roman" w:eastAsia="Times New Roman" w:hAnsi="Times New Roman" w:cs="Times New Roman"/>
              <w:sz w:val="24"/>
              <w:szCs w:val="24"/>
              <w:rPrChange w:id="12187" w:author="Mohammad Nayeem Hasan" w:date="2024-12-23T01:53:00Z" w16du:dateUtc="2024-12-22T19:53:00Z">
                <w:rPr>
                  <w:rFonts w:eastAsia="Times New Roman"/>
                </w:rPr>
              </w:rPrChange>
            </w:rPr>
            <w:t>Chirundu</w:t>
          </w:r>
          <w:proofErr w:type="spellEnd"/>
          <w:r w:rsidRPr="00033637">
            <w:rPr>
              <w:rFonts w:ascii="Times New Roman" w:eastAsia="Times New Roman" w:hAnsi="Times New Roman" w:cs="Times New Roman"/>
              <w:sz w:val="24"/>
              <w:szCs w:val="24"/>
              <w:rPrChange w:id="12188" w:author="Mohammad Nayeem Hasan" w:date="2024-12-23T01:53:00Z" w16du:dateUtc="2024-12-22T19:53:00Z">
                <w:rPr>
                  <w:rFonts w:eastAsia="Times New Roman"/>
                </w:rPr>
              </w:rPrChange>
            </w:rPr>
            <w:t xml:space="preserve">, D., Gombe, N. T., Tshimanga, M., </w:t>
          </w:r>
          <w:proofErr w:type="spellStart"/>
          <w:r w:rsidRPr="00033637">
            <w:rPr>
              <w:rFonts w:ascii="Times New Roman" w:eastAsia="Times New Roman" w:hAnsi="Times New Roman" w:cs="Times New Roman"/>
              <w:sz w:val="24"/>
              <w:szCs w:val="24"/>
              <w:rPrChange w:id="12189" w:author="Mohammad Nayeem Hasan" w:date="2024-12-23T01:53:00Z" w16du:dateUtc="2024-12-22T19:53:00Z">
                <w:rPr>
                  <w:rFonts w:eastAsia="Times New Roman"/>
                </w:rPr>
              </w:rPrChange>
            </w:rPr>
            <w:t>Shambira</w:t>
          </w:r>
          <w:proofErr w:type="spellEnd"/>
          <w:r w:rsidRPr="00033637">
            <w:rPr>
              <w:rFonts w:ascii="Times New Roman" w:eastAsia="Times New Roman" w:hAnsi="Times New Roman" w:cs="Times New Roman"/>
              <w:sz w:val="24"/>
              <w:szCs w:val="24"/>
              <w:rPrChange w:id="12190" w:author="Mohammad Nayeem Hasan" w:date="2024-12-23T01:53:00Z" w16du:dateUtc="2024-12-22T19:53:00Z">
                <w:rPr>
                  <w:rFonts w:eastAsia="Times New Roman"/>
                </w:rPr>
              </w:rPrChange>
            </w:rPr>
            <w:t xml:space="preserve">, G., &amp; Takundwa, L. (2013). Risk factors for contracting watery </w:t>
          </w:r>
          <w:proofErr w:type="spellStart"/>
          <w:r w:rsidRPr="00033637">
            <w:rPr>
              <w:rFonts w:ascii="Times New Roman" w:eastAsia="Times New Roman" w:hAnsi="Times New Roman" w:cs="Times New Roman"/>
              <w:sz w:val="24"/>
              <w:szCs w:val="24"/>
              <w:rPrChange w:id="12191" w:author="Mohammad Nayeem Hasan" w:date="2024-12-23T01:53:00Z" w16du:dateUtc="2024-12-22T19:53:00Z">
                <w:rPr>
                  <w:rFonts w:eastAsia="Times New Roman"/>
                </w:rPr>
              </w:rPrChange>
            </w:rPr>
            <w:t>diarrhoea</w:t>
          </w:r>
          <w:proofErr w:type="spellEnd"/>
          <w:r w:rsidRPr="00033637">
            <w:rPr>
              <w:rFonts w:ascii="Times New Roman" w:eastAsia="Times New Roman" w:hAnsi="Times New Roman" w:cs="Times New Roman"/>
              <w:sz w:val="24"/>
              <w:szCs w:val="24"/>
              <w:rPrChange w:id="12192" w:author="Mohammad Nayeem Hasan" w:date="2024-12-23T01:53:00Z" w16du:dateUtc="2024-12-22T19:53:00Z">
                <w:rPr>
                  <w:rFonts w:eastAsia="Times New Roman"/>
                </w:rPr>
              </w:rPrChange>
            </w:rPr>
            <w:t xml:space="preserve"> in Kadoma City, Zimbabwe, 2011: a case control study. </w:t>
          </w:r>
          <w:r w:rsidRPr="00033637">
            <w:rPr>
              <w:rFonts w:ascii="Times New Roman" w:eastAsia="Times New Roman" w:hAnsi="Times New Roman" w:cs="Times New Roman"/>
              <w:i/>
              <w:iCs/>
              <w:sz w:val="24"/>
              <w:szCs w:val="24"/>
              <w:rPrChange w:id="12193" w:author="Mohammad Nayeem Hasan" w:date="2024-12-23T01:53:00Z" w16du:dateUtc="2024-12-22T19:53:00Z">
                <w:rPr>
                  <w:rFonts w:eastAsia="Times New Roman"/>
                  <w:i/>
                  <w:iCs/>
                </w:rPr>
              </w:rPrChange>
            </w:rPr>
            <w:t>BMC Infectious Diseases</w:t>
          </w:r>
          <w:r w:rsidRPr="00033637">
            <w:rPr>
              <w:rFonts w:ascii="Times New Roman" w:eastAsia="Times New Roman" w:hAnsi="Times New Roman" w:cs="Times New Roman"/>
              <w:sz w:val="24"/>
              <w:szCs w:val="24"/>
              <w:rPrChange w:id="12194"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195" w:author="Mohammad Nayeem Hasan" w:date="2024-12-23T01:53:00Z" w16du:dateUtc="2024-12-22T19:53:00Z">
                <w:rPr>
                  <w:rFonts w:eastAsia="Times New Roman"/>
                  <w:i/>
                  <w:iCs/>
                </w:rPr>
              </w:rPrChange>
            </w:rPr>
            <w:t>13</w:t>
          </w:r>
          <w:r w:rsidRPr="00033637">
            <w:rPr>
              <w:rFonts w:ascii="Times New Roman" w:eastAsia="Times New Roman" w:hAnsi="Times New Roman" w:cs="Times New Roman"/>
              <w:sz w:val="24"/>
              <w:szCs w:val="24"/>
              <w:rPrChange w:id="12196" w:author="Mohammad Nayeem Hasan" w:date="2024-12-23T01:53:00Z" w16du:dateUtc="2024-12-22T19:53:00Z">
                <w:rPr>
                  <w:rFonts w:eastAsia="Times New Roman"/>
                </w:rPr>
              </w:rPrChange>
            </w:rPr>
            <w:t>(1). https://doi.org/10.1186/1471-2334-13-567</w:t>
          </w:r>
        </w:p>
        <w:p w14:paraId="5D4F8688" w14:textId="77777777" w:rsidR="00FE1019" w:rsidRPr="00033637" w:rsidRDefault="00FE1019">
          <w:pPr>
            <w:autoSpaceDE w:val="0"/>
            <w:autoSpaceDN w:val="0"/>
            <w:ind w:hanging="480"/>
            <w:divId w:val="196704901"/>
            <w:rPr>
              <w:rFonts w:ascii="Times New Roman" w:eastAsia="Times New Roman" w:hAnsi="Times New Roman" w:cs="Times New Roman"/>
              <w:sz w:val="24"/>
              <w:szCs w:val="24"/>
              <w:rPrChange w:id="12197"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198" w:author="Mohammad Nayeem Hasan" w:date="2024-12-23T01:53:00Z" w16du:dateUtc="2024-12-22T19:53:00Z">
                <w:rPr>
                  <w:rFonts w:eastAsia="Times New Roman"/>
                </w:rPr>
              </w:rPrChange>
            </w:rPr>
            <w:lastRenderedPageBreak/>
            <w:t xml:space="preserve">Melese, B., Paulos, W., </w:t>
          </w:r>
          <w:proofErr w:type="spellStart"/>
          <w:r w:rsidRPr="00033637">
            <w:rPr>
              <w:rFonts w:ascii="Times New Roman" w:eastAsia="Times New Roman" w:hAnsi="Times New Roman" w:cs="Times New Roman"/>
              <w:sz w:val="24"/>
              <w:szCs w:val="24"/>
              <w:rPrChange w:id="12199" w:author="Mohammad Nayeem Hasan" w:date="2024-12-23T01:53:00Z" w16du:dateUtc="2024-12-22T19:53:00Z">
                <w:rPr>
                  <w:rFonts w:eastAsia="Times New Roman"/>
                </w:rPr>
              </w:rPrChange>
            </w:rPr>
            <w:t>Astawesegn</w:t>
          </w:r>
          <w:proofErr w:type="spellEnd"/>
          <w:r w:rsidRPr="00033637">
            <w:rPr>
              <w:rFonts w:ascii="Times New Roman" w:eastAsia="Times New Roman" w:hAnsi="Times New Roman" w:cs="Times New Roman"/>
              <w:sz w:val="24"/>
              <w:szCs w:val="24"/>
              <w:rPrChange w:id="12200" w:author="Mohammad Nayeem Hasan" w:date="2024-12-23T01:53:00Z" w16du:dateUtc="2024-12-22T19:53:00Z">
                <w:rPr>
                  <w:rFonts w:eastAsia="Times New Roman"/>
                </w:rPr>
              </w:rPrChange>
            </w:rPr>
            <w:t xml:space="preserve">, F. H., &amp; </w:t>
          </w:r>
          <w:proofErr w:type="spellStart"/>
          <w:r w:rsidRPr="00033637">
            <w:rPr>
              <w:rFonts w:ascii="Times New Roman" w:eastAsia="Times New Roman" w:hAnsi="Times New Roman" w:cs="Times New Roman"/>
              <w:sz w:val="24"/>
              <w:szCs w:val="24"/>
              <w:rPrChange w:id="12201" w:author="Mohammad Nayeem Hasan" w:date="2024-12-23T01:53:00Z" w16du:dateUtc="2024-12-22T19:53:00Z">
                <w:rPr>
                  <w:rFonts w:eastAsia="Times New Roman"/>
                </w:rPr>
              </w:rPrChange>
            </w:rPr>
            <w:t>Gelgelu</w:t>
          </w:r>
          <w:proofErr w:type="spellEnd"/>
          <w:r w:rsidRPr="00033637">
            <w:rPr>
              <w:rFonts w:ascii="Times New Roman" w:eastAsia="Times New Roman" w:hAnsi="Times New Roman" w:cs="Times New Roman"/>
              <w:sz w:val="24"/>
              <w:szCs w:val="24"/>
              <w:rPrChange w:id="12202" w:author="Mohammad Nayeem Hasan" w:date="2024-12-23T01:53:00Z" w16du:dateUtc="2024-12-22T19:53:00Z">
                <w:rPr>
                  <w:rFonts w:eastAsia="Times New Roman"/>
                </w:rPr>
              </w:rPrChange>
            </w:rPr>
            <w:t xml:space="preserve">, T. B. (2019). Prevalence of diarrheal diseases and associated factors among under-five children in Dale District, </w:t>
          </w:r>
          <w:proofErr w:type="spellStart"/>
          <w:r w:rsidRPr="00033637">
            <w:rPr>
              <w:rFonts w:ascii="Times New Roman" w:eastAsia="Times New Roman" w:hAnsi="Times New Roman" w:cs="Times New Roman"/>
              <w:sz w:val="24"/>
              <w:szCs w:val="24"/>
              <w:rPrChange w:id="12203" w:author="Mohammad Nayeem Hasan" w:date="2024-12-23T01:53:00Z" w16du:dateUtc="2024-12-22T19:53:00Z">
                <w:rPr>
                  <w:rFonts w:eastAsia="Times New Roman"/>
                </w:rPr>
              </w:rPrChange>
            </w:rPr>
            <w:t>Sidama</w:t>
          </w:r>
          <w:proofErr w:type="spellEnd"/>
          <w:r w:rsidRPr="00033637">
            <w:rPr>
              <w:rFonts w:ascii="Times New Roman" w:eastAsia="Times New Roman" w:hAnsi="Times New Roman" w:cs="Times New Roman"/>
              <w:sz w:val="24"/>
              <w:szCs w:val="24"/>
              <w:rPrChange w:id="12204" w:author="Mohammad Nayeem Hasan" w:date="2024-12-23T01:53:00Z" w16du:dateUtc="2024-12-22T19:53:00Z">
                <w:rPr>
                  <w:rFonts w:eastAsia="Times New Roman"/>
                </w:rPr>
              </w:rPrChange>
            </w:rPr>
            <w:t xml:space="preserve"> zone, Southern Ethiopia: A cross-sectional study. </w:t>
          </w:r>
          <w:r w:rsidRPr="00033637">
            <w:rPr>
              <w:rFonts w:ascii="Times New Roman" w:eastAsia="Times New Roman" w:hAnsi="Times New Roman" w:cs="Times New Roman"/>
              <w:i/>
              <w:iCs/>
              <w:sz w:val="24"/>
              <w:szCs w:val="24"/>
              <w:rPrChange w:id="12205" w:author="Mohammad Nayeem Hasan" w:date="2024-12-23T01:53:00Z" w16du:dateUtc="2024-12-22T19:53:00Z">
                <w:rPr>
                  <w:rFonts w:eastAsia="Times New Roman"/>
                  <w:i/>
                  <w:iCs/>
                </w:rPr>
              </w:rPrChange>
            </w:rPr>
            <w:t>BMC Public Health</w:t>
          </w:r>
          <w:r w:rsidRPr="00033637">
            <w:rPr>
              <w:rFonts w:ascii="Times New Roman" w:eastAsia="Times New Roman" w:hAnsi="Times New Roman" w:cs="Times New Roman"/>
              <w:sz w:val="24"/>
              <w:szCs w:val="24"/>
              <w:rPrChange w:id="12206"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207" w:author="Mohammad Nayeem Hasan" w:date="2024-12-23T01:53:00Z" w16du:dateUtc="2024-12-22T19:53:00Z">
                <w:rPr>
                  <w:rFonts w:eastAsia="Times New Roman"/>
                  <w:i/>
                  <w:iCs/>
                </w:rPr>
              </w:rPrChange>
            </w:rPr>
            <w:t>19</w:t>
          </w:r>
          <w:r w:rsidRPr="00033637">
            <w:rPr>
              <w:rFonts w:ascii="Times New Roman" w:eastAsia="Times New Roman" w:hAnsi="Times New Roman" w:cs="Times New Roman"/>
              <w:sz w:val="24"/>
              <w:szCs w:val="24"/>
              <w:rPrChange w:id="12208" w:author="Mohammad Nayeem Hasan" w:date="2024-12-23T01:53:00Z" w16du:dateUtc="2024-12-22T19:53:00Z">
                <w:rPr>
                  <w:rFonts w:eastAsia="Times New Roman"/>
                </w:rPr>
              </w:rPrChange>
            </w:rPr>
            <w:t>(1), 1–10. https://doi.org/10.1186/S12889-019-7579-2/TABLES/5</w:t>
          </w:r>
        </w:p>
        <w:p w14:paraId="4EE8F17D" w14:textId="77777777" w:rsidR="00FE1019" w:rsidRPr="00033637" w:rsidRDefault="00FE1019">
          <w:pPr>
            <w:autoSpaceDE w:val="0"/>
            <w:autoSpaceDN w:val="0"/>
            <w:ind w:hanging="480"/>
            <w:divId w:val="623577566"/>
            <w:rPr>
              <w:rFonts w:ascii="Times New Roman" w:eastAsia="Times New Roman" w:hAnsi="Times New Roman" w:cs="Times New Roman"/>
              <w:sz w:val="24"/>
              <w:szCs w:val="24"/>
              <w:rPrChange w:id="12209" w:author="Mohammad Nayeem Hasan" w:date="2024-12-23T01:53:00Z" w16du:dateUtc="2024-12-22T19:53:00Z">
                <w:rPr>
                  <w:rFonts w:eastAsia="Times New Roman"/>
                </w:rPr>
              </w:rPrChange>
            </w:rPr>
          </w:pPr>
          <w:proofErr w:type="spellStart"/>
          <w:r w:rsidRPr="00033637">
            <w:rPr>
              <w:rFonts w:ascii="Times New Roman" w:eastAsia="Times New Roman" w:hAnsi="Times New Roman" w:cs="Times New Roman"/>
              <w:sz w:val="24"/>
              <w:szCs w:val="24"/>
              <w:rPrChange w:id="12210" w:author="Mohammad Nayeem Hasan" w:date="2024-12-23T01:53:00Z" w16du:dateUtc="2024-12-22T19:53:00Z">
                <w:rPr>
                  <w:rFonts w:eastAsia="Times New Roman"/>
                </w:rPr>
              </w:rPrChange>
            </w:rPr>
            <w:t>Mengistie</w:t>
          </w:r>
          <w:proofErr w:type="spellEnd"/>
          <w:r w:rsidRPr="00033637">
            <w:rPr>
              <w:rFonts w:ascii="Times New Roman" w:eastAsia="Times New Roman" w:hAnsi="Times New Roman" w:cs="Times New Roman"/>
              <w:sz w:val="24"/>
              <w:szCs w:val="24"/>
              <w:rPrChange w:id="12211" w:author="Mohammad Nayeem Hasan" w:date="2024-12-23T01:53:00Z" w16du:dateUtc="2024-12-22T19:53:00Z">
                <w:rPr>
                  <w:rFonts w:eastAsia="Times New Roman"/>
                </w:rPr>
              </w:rPrChange>
            </w:rPr>
            <w:t xml:space="preserve">, B., Berhane, Y., Worku, A., </w:t>
          </w:r>
          <w:proofErr w:type="spellStart"/>
          <w:r w:rsidRPr="00033637">
            <w:rPr>
              <w:rFonts w:ascii="Times New Roman" w:eastAsia="Times New Roman" w:hAnsi="Times New Roman" w:cs="Times New Roman"/>
              <w:sz w:val="24"/>
              <w:szCs w:val="24"/>
              <w:rPrChange w:id="12212" w:author="Mohammad Nayeem Hasan" w:date="2024-12-23T01:53:00Z" w16du:dateUtc="2024-12-22T19:53:00Z">
                <w:rPr>
                  <w:rFonts w:eastAsia="Times New Roman"/>
                </w:rPr>
              </w:rPrChange>
            </w:rPr>
            <w:t>Mengistie</w:t>
          </w:r>
          <w:proofErr w:type="spellEnd"/>
          <w:r w:rsidRPr="00033637">
            <w:rPr>
              <w:rFonts w:ascii="Times New Roman" w:eastAsia="Times New Roman" w:hAnsi="Times New Roman" w:cs="Times New Roman"/>
              <w:sz w:val="24"/>
              <w:szCs w:val="24"/>
              <w:rPrChange w:id="12213" w:author="Mohammad Nayeem Hasan" w:date="2024-12-23T01:53:00Z" w16du:dateUtc="2024-12-22T19:53:00Z">
                <w:rPr>
                  <w:rFonts w:eastAsia="Times New Roman"/>
                </w:rPr>
              </w:rPrChange>
            </w:rPr>
            <w:t xml:space="preserve">, B., Berhane, Y., &amp; Worku, A. (2013). Prevalence of diarrhea and associated risk factors among children under-five years of age in Eastern Ethiopia: A cross-sectional study. </w:t>
          </w:r>
          <w:r w:rsidRPr="00033637">
            <w:rPr>
              <w:rFonts w:ascii="Times New Roman" w:eastAsia="Times New Roman" w:hAnsi="Times New Roman" w:cs="Times New Roman"/>
              <w:i/>
              <w:iCs/>
              <w:sz w:val="24"/>
              <w:szCs w:val="24"/>
              <w:rPrChange w:id="12214" w:author="Mohammad Nayeem Hasan" w:date="2024-12-23T01:53:00Z" w16du:dateUtc="2024-12-22T19:53:00Z">
                <w:rPr>
                  <w:rFonts w:eastAsia="Times New Roman"/>
                  <w:i/>
                  <w:iCs/>
                </w:rPr>
              </w:rPrChange>
            </w:rPr>
            <w:t>Open Journal of Preventive Medicine</w:t>
          </w:r>
          <w:r w:rsidRPr="00033637">
            <w:rPr>
              <w:rFonts w:ascii="Times New Roman" w:eastAsia="Times New Roman" w:hAnsi="Times New Roman" w:cs="Times New Roman"/>
              <w:sz w:val="24"/>
              <w:szCs w:val="24"/>
              <w:rPrChange w:id="12215"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216" w:author="Mohammad Nayeem Hasan" w:date="2024-12-23T01:53:00Z" w16du:dateUtc="2024-12-22T19:53:00Z">
                <w:rPr>
                  <w:rFonts w:eastAsia="Times New Roman"/>
                  <w:i/>
                  <w:iCs/>
                </w:rPr>
              </w:rPrChange>
            </w:rPr>
            <w:t>3</w:t>
          </w:r>
          <w:r w:rsidRPr="00033637">
            <w:rPr>
              <w:rFonts w:ascii="Times New Roman" w:eastAsia="Times New Roman" w:hAnsi="Times New Roman" w:cs="Times New Roman"/>
              <w:sz w:val="24"/>
              <w:szCs w:val="24"/>
              <w:rPrChange w:id="12217" w:author="Mohammad Nayeem Hasan" w:date="2024-12-23T01:53:00Z" w16du:dateUtc="2024-12-22T19:53:00Z">
                <w:rPr>
                  <w:rFonts w:eastAsia="Times New Roman"/>
                </w:rPr>
              </w:rPrChange>
            </w:rPr>
            <w:t>(7), 446–453. https://doi.org/10.4236/OJPM.2013.37060</w:t>
          </w:r>
        </w:p>
        <w:p w14:paraId="59851955" w14:textId="77777777" w:rsidR="00FE1019" w:rsidRPr="00033637" w:rsidRDefault="00FE1019">
          <w:pPr>
            <w:autoSpaceDE w:val="0"/>
            <w:autoSpaceDN w:val="0"/>
            <w:ind w:hanging="480"/>
            <w:divId w:val="1591088007"/>
            <w:rPr>
              <w:rFonts w:ascii="Times New Roman" w:eastAsia="Times New Roman" w:hAnsi="Times New Roman" w:cs="Times New Roman"/>
              <w:sz w:val="24"/>
              <w:szCs w:val="24"/>
              <w:rPrChange w:id="12218"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219" w:author="Mohammad Nayeem Hasan" w:date="2024-12-23T01:53:00Z" w16du:dateUtc="2024-12-22T19:53:00Z">
                <w:rPr>
                  <w:rFonts w:eastAsia="Times New Roman"/>
                </w:rPr>
              </w:rPrChange>
            </w:rPr>
            <w:t xml:space="preserve">Michael </w:t>
          </w:r>
          <w:proofErr w:type="spellStart"/>
          <w:r w:rsidRPr="00033637">
            <w:rPr>
              <w:rFonts w:ascii="Times New Roman" w:eastAsia="Times New Roman" w:hAnsi="Times New Roman" w:cs="Times New Roman"/>
              <w:sz w:val="24"/>
              <w:szCs w:val="24"/>
              <w:rPrChange w:id="12220" w:author="Mohammad Nayeem Hasan" w:date="2024-12-23T01:53:00Z" w16du:dateUtc="2024-12-22T19:53:00Z">
                <w:rPr>
                  <w:rFonts w:eastAsia="Times New Roman"/>
                </w:rPr>
              </w:rPrChange>
            </w:rPr>
            <w:t>Geruso</w:t>
          </w:r>
          <w:proofErr w:type="spellEnd"/>
          <w:r w:rsidRPr="00033637">
            <w:rPr>
              <w:rFonts w:ascii="Times New Roman" w:eastAsia="Times New Roman" w:hAnsi="Times New Roman" w:cs="Times New Roman"/>
              <w:sz w:val="24"/>
              <w:szCs w:val="24"/>
              <w:rPrChange w:id="12221" w:author="Mohammad Nayeem Hasan" w:date="2024-12-23T01:53:00Z" w16du:dateUtc="2024-12-22T19:53:00Z">
                <w:rPr>
                  <w:rFonts w:eastAsia="Times New Roman"/>
                </w:rPr>
              </w:rPrChange>
            </w:rPr>
            <w:t xml:space="preserve">, B., Spears, D., Cabral, M., Case, A., Coffey, D., Deaton, A., Guillot, M., Jensen, R., Linden, L., &amp; Trejo, S. (2018). Neighborhood Sanitation and Infant Mortality. </w:t>
          </w:r>
          <w:r w:rsidRPr="00033637">
            <w:rPr>
              <w:rFonts w:ascii="Times New Roman" w:eastAsia="Times New Roman" w:hAnsi="Times New Roman" w:cs="Times New Roman"/>
              <w:i/>
              <w:iCs/>
              <w:sz w:val="24"/>
              <w:szCs w:val="24"/>
              <w:rPrChange w:id="12222" w:author="Mohammad Nayeem Hasan" w:date="2024-12-23T01:53:00Z" w16du:dateUtc="2024-12-22T19:53:00Z">
                <w:rPr>
                  <w:rFonts w:eastAsia="Times New Roman"/>
                  <w:i/>
                  <w:iCs/>
                </w:rPr>
              </w:rPrChange>
            </w:rPr>
            <w:t>American Economic Journal: Applied Economics</w:t>
          </w:r>
          <w:r w:rsidRPr="00033637">
            <w:rPr>
              <w:rFonts w:ascii="Times New Roman" w:eastAsia="Times New Roman" w:hAnsi="Times New Roman" w:cs="Times New Roman"/>
              <w:sz w:val="24"/>
              <w:szCs w:val="24"/>
              <w:rPrChange w:id="12223"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224" w:author="Mohammad Nayeem Hasan" w:date="2024-12-23T01:53:00Z" w16du:dateUtc="2024-12-22T19:53:00Z">
                <w:rPr>
                  <w:rFonts w:eastAsia="Times New Roman"/>
                  <w:i/>
                  <w:iCs/>
                </w:rPr>
              </w:rPrChange>
            </w:rPr>
            <w:t>10</w:t>
          </w:r>
          <w:r w:rsidRPr="00033637">
            <w:rPr>
              <w:rFonts w:ascii="Times New Roman" w:eastAsia="Times New Roman" w:hAnsi="Times New Roman" w:cs="Times New Roman"/>
              <w:sz w:val="24"/>
              <w:szCs w:val="24"/>
              <w:rPrChange w:id="12225" w:author="Mohammad Nayeem Hasan" w:date="2024-12-23T01:53:00Z" w16du:dateUtc="2024-12-22T19:53:00Z">
                <w:rPr>
                  <w:rFonts w:eastAsia="Times New Roman"/>
                </w:rPr>
              </w:rPrChange>
            </w:rPr>
            <w:t>(2), 125–162. https://doi.org/10.1257/APP.20150431</w:t>
          </w:r>
        </w:p>
        <w:p w14:paraId="6229B24F" w14:textId="77777777" w:rsidR="00FE1019" w:rsidRPr="00033637" w:rsidRDefault="00FE1019">
          <w:pPr>
            <w:autoSpaceDE w:val="0"/>
            <w:autoSpaceDN w:val="0"/>
            <w:ind w:hanging="480"/>
            <w:divId w:val="561869627"/>
            <w:rPr>
              <w:rFonts w:ascii="Times New Roman" w:eastAsia="Times New Roman" w:hAnsi="Times New Roman" w:cs="Times New Roman"/>
              <w:sz w:val="24"/>
              <w:szCs w:val="24"/>
              <w:rPrChange w:id="12226"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227" w:author="Mohammad Nayeem Hasan" w:date="2024-12-23T01:53:00Z" w16du:dateUtc="2024-12-22T19:53:00Z">
                <w:rPr>
                  <w:rFonts w:eastAsia="Times New Roman"/>
                </w:rPr>
              </w:rPrChange>
            </w:rPr>
            <w:t xml:space="preserve">MICS. (2006). Bangladesh 2006 MICS Report. In </w:t>
          </w:r>
          <w:r w:rsidRPr="00033637">
            <w:rPr>
              <w:rFonts w:ascii="Times New Roman" w:eastAsia="Times New Roman" w:hAnsi="Times New Roman" w:cs="Times New Roman"/>
              <w:i/>
              <w:iCs/>
              <w:sz w:val="24"/>
              <w:szCs w:val="24"/>
              <w:rPrChange w:id="12228" w:author="Mohammad Nayeem Hasan" w:date="2024-12-23T01:53:00Z" w16du:dateUtc="2024-12-22T19:53:00Z">
                <w:rPr>
                  <w:rFonts w:eastAsia="Times New Roman"/>
                  <w:i/>
                  <w:iCs/>
                </w:rPr>
              </w:rPrChange>
            </w:rPr>
            <w:t>Somalia Multiple Indicator Cluster Survey 2006 Report</w:t>
          </w:r>
          <w:r w:rsidRPr="00033637">
            <w:rPr>
              <w:rFonts w:ascii="Times New Roman" w:eastAsia="Times New Roman" w:hAnsi="Times New Roman" w:cs="Times New Roman"/>
              <w:sz w:val="24"/>
              <w:szCs w:val="24"/>
              <w:rPrChange w:id="12229" w:author="Mohammad Nayeem Hasan" w:date="2024-12-23T01:53:00Z" w16du:dateUtc="2024-12-22T19:53:00Z">
                <w:rPr>
                  <w:rFonts w:eastAsia="Times New Roman"/>
                </w:rPr>
              </w:rPrChange>
            </w:rPr>
            <w:t>. https://microdata.worldbank.org/index.php/catalog/51/variable/F1/V111?name=wlthscor</w:t>
          </w:r>
        </w:p>
        <w:p w14:paraId="74AA7822" w14:textId="77777777" w:rsidR="00FE1019" w:rsidRPr="00033637" w:rsidRDefault="00FE1019">
          <w:pPr>
            <w:autoSpaceDE w:val="0"/>
            <w:autoSpaceDN w:val="0"/>
            <w:ind w:hanging="480"/>
            <w:divId w:val="1165708054"/>
            <w:rPr>
              <w:rFonts w:ascii="Times New Roman" w:eastAsia="Times New Roman" w:hAnsi="Times New Roman" w:cs="Times New Roman"/>
              <w:sz w:val="24"/>
              <w:szCs w:val="24"/>
              <w:rPrChange w:id="12230"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231" w:author="Mohammad Nayeem Hasan" w:date="2024-12-23T01:53:00Z" w16du:dateUtc="2024-12-22T19:53:00Z">
                <w:rPr>
                  <w:rFonts w:eastAsia="Times New Roman"/>
                </w:rPr>
              </w:rPrChange>
            </w:rPr>
            <w:t xml:space="preserve">MICS. (2014). </w:t>
          </w:r>
          <w:r w:rsidRPr="00033637">
            <w:rPr>
              <w:rFonts w:ascii="Times New Roman" w:eastAsia="Times New Roman" w:hAnsi="Times New Roman" w:cs="Times New Roman"/>
              <w:i/>
              <w:iCs/>
              <w:sz w:val="24"/>
              <w:szCs w:val="24"/>
              <w:rPrChange w:id="12232" w:author="Mohammad Nayeem Hasan" w:date="2024-12-23T01:53:00Z" w16du:dateUtc="2024-12-22T19:53:00Z">
                <w:rPr>
                  <w:rFonts w:eastAsia="Times New Roman"/>
                  <w:i/>
                  <w:iCs/>
                </w:rPr>
              </w:rPrChange>
            </w:rPr>
            <w:t>Bangladesh 2012-13 MICS Report</w:t>
          </w:r>
          <w:r w:rsidRPr="00033637">
            <w:rPr>
              <w:rFonts w:ascii="Times New Roman" w:eastAsia="Times New Roman" w:hAnsi="Times New Roman" w:cs="Times New Roman"/>
              <w:sz w:val="24"/>
              <w:szCs w:val="24"/>
              <w:rPrChange w:id="12233" w:author="Mohammad Nayeem Hasan" w:date="2024-12-23T01:53:00Z" w16du:dateUtc="2024-12-22T19:53:00Z">
                <w:rPr>
                  <w:rFonts w:eastAsia="Times New Roman"/>
                </w:rPr>
              </w:rPrChange>
            </w:rPr>
            <w:t>. https://mics.unicef.org/news_entries/15</w:t>
          </w:r>
        </w:p>
        <w:p w14:paraId="4ACF9EB8" w14:textId="77777777" w:rsidR="00FE1019" w:rsidRPr="00033637" w:rsidRDefault="00FE1019">
          <w:pPr>
            <w:autoSpaceDE w:val="0"/>
            <w:autoSpaceDN w:val="0"/>
            <w:ind w:hanging="480"/>
            <w:divId w:val="1123041958"/>
            <w:rPr>
              <w:rFonts w:ascii="Times New Roman" w:eastAsia="Times New Roman" w:hAnsi="Times New Roman" w:cs="Times New Roman"/>
              <w:sz w:val="24"/>
              <w:szCs w:val="24"/>
              <w:rPrChange w:id="12234"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235" w:author="Mohammad Nayeem Hasan" w:date="2024-12-23T01:53:00Z" w16du:dateUtc="2024-12-22T19:53:00Z">
                <w:rPr>
                  <w:rFonts w:eastAsia="Times New Roman"/>
                </w:rPr>
              </w:rPrChange>
            </w:rPr>
            <w:t xml:space="preserve">MICS. (2019). </w:t>
          </w:r>
          <w:r w:rsidRPr="00033637">
            <w:rPr>
              <w:rFonts w:ascii="Times New Roman" w:eastAsia="Times New Roman" w:hAnsi="Times New Roman" w:cs="Times New Roman"/>
              <w:i/>
              <w:iCs/>
              <w:sz w:val="24"/>
              <w:szCs w:val="24"/>
              <w:rPrChange w:id="12236" w:author="Mohammad Nayeem Hasan" w:date="2024-12-23T01:53:00Z" w16du:dateUtc="2024-12-22T19:53:00Z">
                <w:rPr>
                  <w:rFonts w:eastAsia="Times New Roman"/>
                  <w:i/>
                  <w:iCs/>
                </w:rPr>
              </w:rPrChange>
            </w:rPr>
            <w:t>Bangladesh 2019 MICS Report</w:t>
          </w:r>
          <w:r w:rsidRPr="00033637">
            <w:rPr>
              <w:rFonts w:ascii="Times New Roman" w:eastAsia="Times New Roman" w:hAnsi="Times New Roman" w:cs="Times New Roman"/>
              <w:sz w:val="24"/>
              <w:szCs w:val="24"/>
              <w:rPrChange w:id="12237" w:author="Mohammad Nayeem Hasan" w:date="2024-12-23T01:53:00Z" w16du:dateUtc="2024-12-22T19:53:00Z">
                <w:rPr>
                  <w:rFonts w:eastAsia="Times New Roman"/>
                </w:rPr>
              </w:rPrChange>
            </w:rPr>
            <w:t xml:space="preserve"> (Issue 1). https://www.unicef.org/bangladesh/media/3281/file/Bangladesh 2019 MICS Report_English.pdf</w:t>
          </w:r>
        </w:p>
        <w:p w14:paraId="1A08E81D" w14:textId="77777777" w:rsidR="00FE1019" w:rsidRPr="00033637" w:rsidRDefault="00FE1019">
          <w:pPr>
            <w:autoSpaceDE w:val="0"/>
            <w:autoSpaceDN w:val="0"/>
            <w:ind w:hanging="480"/>
            <w:divId w:val="2100372264"/>
            <w:rPr>
              <w:rFonts w:ascii="Times New Roman" w:eastAsia="Times New Roman" w:hAnsi="Times New Roman" w:cs="Times New Roman"/>
              <w:sz w:val="24"/>
              <w:szCs w:val="24"/>
              <w:rPrChange w:id="12238" w:author="Mohammad Nayeem Hasan" w:date="2024-12-23T01:53:00Z" w16du:dateUtc="2024-12-22T19:53:00Z">
                <w:rPr>
                  <w:rFonts w:eastAsia="Times New Roman"/>
                </w:rPr>
              </w:rPrChange>
            </w:rPr>
          </w:pPr>
          <w:proofErr w:type="spellStart"/>
          <w:r w:rsidRPr="00033637">
            <w:rPr>
              <w:rFonts w:ascii="Times New Roman" w:eastAsia="Times New Roman" w:hAnsi="Times New Roman" w:cs="Times New Roman"/>
              <w:sz w:val="24"/>
              <w:szCs w:val="24"/>
              <w:rPrChange w:id="12239" w:author="Mohammad Nayeem Hasan" w:date="2024-12-23T01:53:00Z" w16du:dateUtc="2024-12-22T19:53:00Z">
                <w:rPr>
                  <w:rFonts w:eastAsia="Times New Roman"/>
                </w:rPr>
              </w:rPrChange>
            </w:rPr>
            <w:t>Negesse</w:t>
          </w:r>
          <w:proofErr w:type="spellEnd"/>
          <w:r w:rsidRPr="00033637">
            <w:rPr>
              <w:rFonts w:ascii="Times New Roman" w:eastAsia="Times New Roman" w:hAnsi="Times New Roman" w:cs="Times New Roman"/>
              <w:sz w:val="24"/>
              <w:szCs w:val="24"/>
              <w:rPrChange w:id="12240" w:author="Mohammad Nayeem Hasan" w:date="2024-12-23T01:53:00Z" w16du:dateUtc="2024-12-22T19:53:00Z">
                <w:rPr>
                  <w:rFonts w:eastAsia="Times New Roman"/>
                </w:rPr>
              </w:rPrChange>
            </w:rPr>
            <w:t xml:space="preserve">, Y., Taddese, A. A., </w:t>
          </w:r>
          <w:proofErr w:type="spellStart"/>
          <w:r w:rsidRPr="00033637">
            <w:rPr>
              <w:rFonts w:ascii="Times New Roman" w:eastAsia="Times New Roman" w:hAnsi="Times New Roman" w:cs="Times New Roman"/>
              <w:sz w:val="24"/>
              <w:szCs w:val="24"/>
              <w:rPrChange w:id="12241" w:author="Mohammad Nayeem Hasan" w:date="2024-12-23T01:53:00Z" w16du:dateUtc="2024-12-22T19:53:00Z">
                <w:rPr>
                  <w:rFonts w:eastAsia="Times New Roman"/>
                </w:rPr>
              </w:rPrChange>
            </w:rPr>
            <w:t>Negesse</w:t>
          </w:r>
          <w:proofErr w:type="spellEnd"/>
          <w:r w:rsidRPr="00033637">
            <w:rPr>
              <w:rFonts w:ascii="Times New Roman" w:eastAsia="Times New Roman" w:hAnsi="Times New Roman" w:cs="Times New Roman"/>
              <w:sz w:val="24"/>
              <w:szCs w:val="24"/>
              <w:rPrChange w:id="12242" w:author="Mohammad Nayeem Hasan" w:date="2024-12-23T01:53:00Z" w16du:dateUtc="2024-12-22T19:53:00Z">
                <w:rPr>
                  <w:rFonts w:eastAsia="Times New Roman"/>
                </w:rPr>
              </w:rPrChange>
            </w:rPr>
            <w:t xml:space="preserve">, A., &amp; Ayele, T. A. (2021). Trends and determinants of diarrhea among under-five children in Ethiopia: cross-sectional study: multivariate decomposition and multilevel analysis based on Bayesian approach evidenced by EDHS 2000–2016 data. </w:t>
          </w:r>
          <w:r w:rsidRPr="00033637">
            <w:rPr>
              <w:rFonts w:ascii="Times New Roman" w:eastAsia="Times New Roman" w:hAnsi="Times New Roman" w:cs="Times New Roman"/>
              <w:i/>
              <w:iCs/>
              <w:sz w:val="24"/>
              <w:szCs w:val="24"/>
              <w:rPrChange w:id="12243" w:author="Mohammad Nayeem Hasan" w:date="2024-12-23T01:53:00Z" w16du:dateUtc="2024-12-22T19:53:00Z">
                <w:rPr>
                  <w:rFonts w:eastAsia="Times New Roman"/>
                  <w:i/>
                  <w:iCs/>
                </w:rPr>
              </w:rPrChange>
            </w:rPr>
            <w:t>BMC Public Health</w:t>
          </w:r>
          <w:r w:rsidRPr="00033637">
            <w:rPr>
              <w:rFonts w:ascii="Times New Roman" w:eastAsia="Times New Roman" w:hAnsi="Times New Roman" w:cs="Times New Roman"/>
              <w:sz w:val="24"/>
              <w:szCs w:val="24"/>
              <w:rPrChange w:id="12244"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245" w:author="Mohammad Nayeem Hasan" w:date="2024-12-23T01:53:00Z" w16du:dateUtc="2024-12-22T19:53:00Z">
                <w:rPr>
                  <w:rFonts w:eastAsia="Times New Roman"/>
                  <w:i/>
                  <w:iCs/>
                </w:rPr>
              </w:rPrChange>
            </w:rPr>
            <w:t>21</w:t>
          </w:r>
          <w:r w:rsidRPr="00033637">
            <w:rPr>
              <w:rFonts w:ascii="Times New Roman" w:eastAsia="Times New Roman" w:hAnsi="Times New Roman" w:cs="Times New Roman"/>
              <w:sz w:val="24"/>
              <w:szCs w:val="24"/>
              <w:rPrChange w:id="12246" w:author="Mohammad Nayeem Hasan" w:date="2024-12-23T01:53:00Z" w16du:dateUtc="2024-12-22T19:53:00Z">
                <w:rPr>
                  <w:rFonts w:eastAsia="Times New Roman"/>
                </w:rPr>
              </w:rPrChange>
            </w:rPr>
            <w:t>(1), 1–16. https://doi.org/10.1186/S12889-021-10191-3/TABLES/4</w:t>
          </w:r>
        </w:p>
        <w:p w14:paraId="62BD7042" w14:textId="77777777" w:rsidR="00FE1019" w:rsidRPr="00033637" w:rsidRDefault="00FE1019">
          <w:pPr>
            <w:autoSpaceDE w:val="0"/>
            <w:autoSpaceDN w:val="0"/>
            <w:ind w:hanging="480"/>
            <w:divId w:val="2077900546"/>
            <w:rPr>
              <w:rFonts w:ascii="Times New Roman" w:eastAsia="Times New Roman" w:hAnsi="Times New Roman" w:cs="Times New Roman"/>
              <w:sz w:val="24"/>
              <w:szCs w:val="24"/>
              <w:rPrChange w:id="12247"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248" w:author="Mohammad Nayeem Hasan" w:date="2024-12-23T01:53:00Z" w16du:dateUtc="2024-12-22T19:53:00Z">
                <w:rPr>
                  <w:rFonts w:eastAsia="Times New Roman"/>
                </w:rPr>
              </w:rPrChange>
            </w:rPr>
            <w:t>Pinzón-Rondón, Á. M., Zárate-Ardila, C., Hoyos-Martínez, A., Ruiz-Sternberg, Á. M., &amp; Vélez-Van-</w:t>
          </w:r>
          <w:proofErr w:type="spellStart"/>
          <w:r w:rsidRPr="00033637">
            <w:rPr>
              <w:rFonts w:ascii="Times New Roman" w:eastAsia="Times New Roman" w:hAnsi="Times New Roman" w:cs="Times New Roman"/>
              <w:sz w:val="24"/>
              <w:szCs w:val="24"/>
              <w:rPrChange w:id="12249" w:author="Mohammad Nayeem Hasan" w:date="2024-12-23T01:53:00Z" w16du:dateUtc="2024-12-22T19:53:00Z">
                <w:rPr>
                  <w:rFonts w:eastAsia="Times New Roman"/>
                </w:rPr>
              </w:rPrChange>
            </w:rPr>
            <w:t>Meerbeke</w:t>
          </w:r>
          <w:proofErr w:type="spellEnd"/>
          <w:r w:rsidRPr="00033637">
            <w:rPr>
              <w:rFonts w:ascii="Times New Roman" w:eastAsia="Times New Roman" w:hAnsi="Times New Roman" w:cs="Times New Roman"/>
              <w:sz w:val="24"/>
              <w:szCs w:val="24"/>
              <w:rPrChange w:id="12250" w:author="Mohammad Nayeem Hasan" w:date="2024-12-23T01:53:00Z" w16du:dateUtc="2024-12-22T19:53:00Z">
                <w:rPr>
                  <w:rFonts w:eastAsia="Times New Roman"/>
                </w:rPr>
              </w:rPrChange>
            </w:rPr>
            <w:t xml:space="preserve">, A. (2015). Country characteristics and acute diarrhea in children from developing nations: A multilevel study. </w:t>
          </w:r>
          <w:r w:rsidRPr="00033637">
            <w:rPr>
              <w:rFonts w:ascii="Times New Roman" w:eastAsia="Times New Roman" w:hAnsi="Times New Roman" w:cs="Times New Roman"/>
              <w:i/>
              <w:iCs/>
              <w:sz w:val="24"/>
              <w:szCs w:val="24"/>
              <w:rPrChange w:id="12251" w:author="Mohammad Nayeem Hasan" w:date="2024-12-23T01:53:00Z" w16du:dateUtc="2024-12-22T19:53:00Z">
                <w:rPr>
                  <w:rFonts w:eastAsia="Times New Roman"/>
                  <w:i/>
                  <w:iCs/>
                </w:rPr>
              </w:rPrChange>
            </w:rPr>
            <w:t>BMC Public Health</w:t>
          </w:r>
          <w:r w:rsidRPr="00033637">
            <w:rPr>
              <w:rFonts w:ascii="Times New Roman" w:eastAsia="Times New Roman" w:hAnsi="Times New Roman" w:cs="Times New Roman"/>
              <w:sz w:val="24"/>
              <w:szCs w:val="24"/>
              <w:rPrChange w:id="12252"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253" w:author="Mohammad Nayeem Hasan" w:date="2024-12-23T01:53:00Z" w16du:dateUtc="2024-12-22T19:53:00Z">
                <w:rPr>
                  <w:rFonts w:eastAsia="Times New Roman"/>
                  <w:i/>
                  <w:iCs/>
                </w:rPr>
              </w:rPrChange>
            </w:rPr>
            <w:t>15</w:t>
          </w:r>
          <w:r w:rsidRPr="00033637">
            <w:rPr>
              <w:rFonts w:ascii="Times New Roman" w:eastAsia="Times New Roman" w:hAnsi="Times New Roman" w:cs="Times New Roman"/>
              <w:sz w:val="24"/>
              <w:szCs w:val="24"/>
              <w:rPrChange w:id="12254" w:author="Mohammad Nayeem Hasan" w:date="2024-12-23T01:53:00Z" w16du:dateUtc="2024-12-22T19:53:00Z">
                <w:rPr>
                  <w:rFonts w:eastAsia="Times New Roman"/>
                </w:rPr>
              </w:rPrChange>
            </w:rPr>
            <w:t>(1), 1–11. https://doi.org/10.1186/S12889-015-2120-8/TABLES/5</w:t>
          </w:r>
        </w:p>
        <w:p w14:paraId="18887802" w14:textId="77777777" w:rsidR="00FE1019" w:rsidRPr="00033637" w:rsidRDefault="00FE1019">
          <w:pPr>
            <w:autoSpaceDE w:val="0"/>
            <w:autoSpaceDN w:val="0"/>
            <w:ind w:hanging="480"/>
            <w:divId w:val="2050255924"/>
            <w:rPr>
              <w:rFonts w:ascii="Times New Roman" w:eastAsia="Times New Roman" w:hAnsi="Times New Roman" w:cs="Times New Roman"/>
              <w:sz w:val="24"/>
              <w:szCs w:val="24"/>
              <w:rPrChange w:id="12255"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256" w:author="Mohammad Nayeem Hasan" w:date="2024-12-23T01:53:00Z" w16du:dateUtc="2024-12-22T19:53:00Z">
                <w:rPr>
                  <w:rFonts w:eastAsia="Times New Roman"/>
                </w:rPr>
              </w:rPrChange>
            </w:rPr>
            <w:t xml:space="preserve">Podewils, L. J., Mintz, E. D., </w:t>
          </w:r>
          <w:proofErr w:type="spellStart"/>
          <w:r w:rsidRPr="00033637">
            <w:rPr>
              <w:rFonts w:ascii="Times New Roman" w:eastAsia="Times New Roman" w:hAnsi="Times New Roman" w:cs="Times New Roman"/>
              <w:sz w:val="24"/>
              <w:szCs w:val="24"/>
              <w:rPrChange w:id="12257" w:author="Mohammad Nayeem Hasan" w:date="2024-12-23T01:53:00Z" w16du:dateUtc="2024-12-22T19:53:00Z">
                <w:rPr>
                  <w:rFonts w:eastAsia="Times New Roman"/>
                </w:rPr>
              </w:rPrChange>
            </w:rPr>
            <w:t>Nataro</w:t>
          </w:r>
          <w:proofErr w:type="spellEnd"/>
          <w:r w:rsidRPr="00033637">
            <w:rPr>
              <w:rFonts w:ascii="Times New Roman" w:eastAsia="Times New Roman" w:hAnsi="Times New Roman" w:cs="Times New Roman"/>
              <w:sz w:val="24"/>
              <w:szCs w:val="24"/>
              <w:rPrChange w:id="12258" w:author="Mohammad Nayeem Hasan" w:date="2024-12-23T01:53:00Z" w16du:dateUtc="2024-12-22T19:53:00Z">
                <w:rPr>
                  <w:rFonts w:eastAsia="Times New Roman"/>
                </w:rPr>
              </w:rPrChange>
            </w:rPr>
            <w:t xml:space="preserve">, J. P., &amp; Parashar, U. D. (2004). Acute, infectious diarrhea among children in developing countries. </w:t>
          </w:r>
          <w:r w:rsidRPr="00033637">
            <w:rPr>
              <w:rFonts w:ascii="Times New Roman" w:eastAsia="Times New Roman" w:hAnsi="Times New Roman" w:cs="Times New Roman"/>
              <w:i/>
              <w:iCs/>
              <w:sz w:val="24"/>
              <w:szCs w:val="24"/>
              <w:rPrChange w:id="12259" w:author="Mohammad Nayeem Hasan" w:date="2024-12-23T01:53:00Z" w16du:dateUtc="2024-12-22T19:53:00Z">
                <w:rPr>
                  <w:rFonts w:eastAsia="Times New Roman"/>
                  <w:i/>
                  <w:iCs/>
                </w:rPr>
              </w:rPrChange>
            </w:rPr>
            <w:t>Seminars in Pediatric Infectious Diseases</w:t>
          </w:r>
          <w:r w:rsidRPr="00033637">
            <w:rPr>
              <w:rFonts w:ascii="Times New Roman" w:eastAsia="Times New Roman" w:hAnsi="Times New Roman" w:cs="Times New Roman"/>
              <w:sz w:val="24"/>
              <w:szCs w:val="24"/>
              <w:rPrChange w:id="12260"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261" w:author="Mohammad Nayeem Hasan" w:date="2024-12-23T01:53:00Z" w16du:dateUtc="2024-12-22T19:53:00Z">
                <w:rPr>
                  <w:rFonts w:eastAsia="Times New Roman"/>
                  <w:i/>
                  <w:iCs/>
                </w:rPr>
              </w:rPrChange>
            </w:rPr>
            <w:t>15</w:t>
          </w:r>
          <w:r w:rsidRPr="00033637">
            <w:rPr>
              <w:rFonts w:ascii="Times New Roman" w:eastAsia="Times New Roman" w:hAnsi="Times New Roman" w:cs="Times New Roman"/>
              <w:sz w:val="24"/>
              <w:szCs w:val="24"/>
              <w:rPrChange w:id="12262" w:author="Mohammad Nayeem Hasan" w:date="2024-12-23T01:53:00Z" w16du:dateUtc="2024-12-22T19:53:00Z">
                <w:rPr>
                  <w:rFonts w:eastAsia="Times New Roman"/>
                </w:rPr>
              </w:rPrChange>
            </w:rPr>
            <w:t>(3), 155. https://doi.org/10.1053/J.SPID.2004.05.008</w:t>
          </w:r>
        </w:p>
        <w:p w14:paraId="4670AB02" w14:textId="77777777" w:rsidR="00FE1019" w:rsidRPr="00033637" w:rsidRDefault="00FE1019">
          <w:pPr>
            <w:autoSpaceDE w:val="0"/>
            <w:autoSpaceDN w:val="0"/>
            <w:ind w:hanging="480"/>
            <w:divId w:val="825435626"/>
            <w:rPr>
              <w:rFonts w:ascii="Times New Roman" w:eastAsia="Times New Roman" w:hAnsi="Times New Roman" w:cs="Times New Roman"/>
              <w:sz w:val="24"/>
              <w:szCs w:val="24"/>
              <w:rPrChange w:id="12263"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264" w:author="Mohammad Nayeem Hasan" w:date="2024-12-23T01:53:00Z" w16du:dateUtc="2024-12-22T19:53:00Z">
                <w:rPr>
                  <w:rFonts w:eastAsia="Times New Roman"/>
                </w:rPr>
              </w:rPrChange>
            </w:rPr>
            <w:t xml:space="preserve">Rahman, A., &amp; Hossain, M. M. (2022). Prevalence and determinants of fever, ARI and diarrhea among children aged 6–59 months in Bangladesh. </w:t>
          </w:r>
          <w:r w:rsidRPr="00033637">
            <w:rPr>
              <w:rFonts w:ascii="Times New Roman" w:eastAsia="Times New Roman" w:hAnsi="Times New Roman" w:cs="Times New Roman"/>
              <w:i/>
              <w:iCs/>
              <w:sz w:val="24"/>
              <w:szCs w:val="24"/>
              <w:rPrChange w:id="12265" w:author="Mohammad Nayeem Hasan" w:date="2024-12-23T01:53:00Z" w16du:dateUtc="2024-12-22T19:53:00Z">
                <w:rPr>
                  <w:rFonts w:eastAsia="Times New Roman"/>
                  <w:i/>
                  <w:iCs/>
                </w:rPr>
              </w:rPrChange>
            </w:rPr>
            <w:t>BMC Pediatrics</w:t>
          </w:r>
          <w:r w:rsidRPr="00033637">
            <w:rPr>
              <w:rFonts w:ascii="Times New Roman" w:eastAsia="Times New Roman" w:hAnsi="Times New Roman" w:cs="Times New Roman"/>
              <w:sz w:val="24"/>
              <w:szCs w:val="24"/>
              <w:rPrChange w:id="12266"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267" w:author="Mohammad Nayeem Hasan" w:date="2024-12-23T01:53:00Z" w16du:dateUtc="2024-12-22T19:53:00Z">
                <w:rPr>
                  <w:rFonts w:eastAsia="Times New Roman"/>
                  <w:i/>
                  <w:iCs/>
                </w:rPr>
              </w:rPrChange>
            </w:rPr>
            <w:t>22</w:t>
          </w:r>
          <w:r w:rsidRPr="00033637">
            <w:rPr>
              <w:rFonts w:ascii="Times New Roman" w:eastAsia="Times New Roman" w:hAnsi="Times New Roman" w:cs="Times New Roman"/>
              <w:sz w:val="24"/>
              <w:szCs w:val="24"/>
              <w:rPrChange w:id="12268" w:author="Mohammad Nayeem Hasan" w:date="2024-12-23T01:53:00Z" w16du:dateUtc="2024-12-22T19:53:00Z">
                <w:rPr>
                  <w:rFonts w:eastAsia="Times New Roman"/>
                </w:rPr>
              </w:rPrChange>
            </w:rPr>
            <w:t>(1), 1–12. https://doi.org/10.1186/S12887-022-03166-9/TABLES/3</w:t>
          </w:r>
        </w:p>
        <w:p w14:paraId="6B5D5419" w14:textId="77777777" w:rsidR="00FE1019" w:rsidRPr="00033637" w:rsidRDefault="00FE1019">
          <w:pPr>
            <w:autoSpaceDE w:val="0"/>
            <w:autoSpaceDN w:val="0"/>
            <w:ind w:hanging="480"/>
            <w:divId w:val="2111077198"/>
            <w:rPr>
              <w:rFonts w:ascii="Times New Roman" w:eastAsia="Times New Roman" w:hAnsi="Times New Roman" w:cs="Times New Roman"/>
              <w:sz w:val="24"/>
              <w:szCs w:val="24"/>
              <w:rPrChange w:id="12269"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270" w:author="Mohammad Nayeem Hasan" w:date="2024-12-23T01:53:00Z" w16du:dateUtc="2024-12-22T19:53:00Z">
                <w:rPr>
                  <w:rFonts w:eastAsia="Times New Roman"/>
                </w:rPr>
              </w:rPrChange>
            </w:rPr>
            <w:t xml:space="preserve">Ramlal, P. S., </w:t>
          </w:r>
          <w:proofErr w:type="spellStart"/>
          <w:r w:rsidRPr="00033637">
            <w:rPr>
              <w:rFonts w:ascii="Times New Roman" w:eastAsia="Times New Roman" w:hAnsi="Times New Roman" w:cs="Times New Roman"/>
              <w:sz w:val="24"/>
              <w:szCs w:val="24"/>
              <w:rPrChange w:id="12271" w:author="Mohammad Nayeem Hasan" w:date="2024-12-23T01:53:00Z" w16du:dateUtc="2024-12-22T19:53:00Z">
                <w:rPr>
                  <w:rFonts w:eastAsia="Times New Roman"/>
                </w:rPr>
              </w:rPrChange>
            </w:rPr>
            <w:t>Stenström</w:t>
          </w:r>
          <w:proofErr w:type="spellEnd"/>
          <w:r w:rsidRPr="00033637">
            <w:rPr>
              <w:rFonts w:ascii="Times New Roman" w:eastAsia="Times New Roman" w:hAnsi="Times New Roman" w:cs="Times New Roman"/>
              <w:sz w:val="24"/>
              <w:szCs w:val="24"/>
              <w:rPrChange w:id="12272" w:author="Mohammad Nayeem Hasan" w:date="2024-12-23T01:53:00Z" w16du:dateUtc="2024-12-22T19:53:00Z">
                <w:rPr>
                  <w:rFonts w:eastAsia="Times New Roman"/>
                </w:rPr>
              </w:rPrChange>
            </w:rPr>
            <w:t xml:space="preserve">, T. A., </w:t>
          </w:r>
          <w:proofErr w:type="spellStart"/>
          <w:r w:rsidRPr="00033637">
            <w:rPr>
              <w:rFonts w:ascii="Times New Roman" w:eastAsia="Times New Roman" w:hAnsi="Times New Roman" w:cs="Times New Roman"/>
              <w:sz w:val="24"/>
              <w:szCs w:val="24"/>
              <w:rPrChange w:id="12273" w:author="Mohammad Nayeem Hasan" w:date="2024-12-23T01:53:00Z" w16du:dateUtc="2024-12-22T19:53:00Z">
                <w:rPr>
                  <w:rFonts w:eastAsia="Times New Roman"/>
                </w:rPr>
              </w:rPrChange>
            </w:rPr>
            <w:t>Munien</w:t>
          </w:r>
          <w:proofErr w:type="spellEnd"/>
          <w:r w:rsidRPr="00033637">
            <w:rPr>
              <w:rFonts w:ascii="Times New Roman" w:eastAsia="Times New Roman" w:hAnsi="Times New Roman" w:cs="Times New Roman"/>
              <w:sz w:val="24"/>
              <w:szCs w:val="24"/>
              <w:rPrChange w:id="12274" w:author="Mohammad Nayeem Hasan" w:date="2024-12-23T01:53:00Z" w16du:dateUtc="2024-12-22T19:53:00Z">
                <w:rPr>
                  <w:rFonts w:eastAsia="Times New Roman"/>
                </w:rPr>
              </w:rPrChange>
            </w:rPr>
            <w:t xml:space="preserve">, S., Amoah, I. D., Buckley, C. A., &amp; Sershen. (2019). Relationships between shared sanitation facilities and </w:t>
          </w:r>
          <w:proofErr w:type="spellStart"/>
          <w:r w:rsidRPr="00033637">
            <w:rPr>
              <w:rFonts w:ascii="Times New Roman" w:eastAsia="Times New Roman" w:hAnsi="Times New Roman" w:cs="Times New Roman"/>
              <w:sz w:val="24"/>
              <w:szCs w:val="24"/>
              <w:rPrChange w:id="12275" w:author="Mohammad Nayeem Hasan" w:date="2024-12-23T01:53:00Z" w16du:dateUtc="2024-12-22T19:53:00Z">
                <w:rPr>
                  <w:rFonts w:eastAsia="Times New Roman"/>
                </w:rPr>
              </w:rPrChange>
            </w:rPr>
            <w:t>diarrhoeal</w:t>
          </w:r>
          <w:proofErr w:type="spellEnd"/>
          <w:r w:rsidRPr="00033637">
            <w:rPr>
              <w:rFonts w:ascii="Times New Roman" w:eastAsia="Times New Roman" w:hAnsi="Times New Roman" w:cs="Times New Roman"/>
              <w:sz w:val="24"/>
              <w:szCs w:val="24"/>
              <w:rPrChange w:id="12276" w:author="Mohammad Nayeem Hasan" w:date="2024-12-23T01:53:00Z" w16du:dateUtc="2024-12-22T19:53:00Z">
                <w:rPr>
                  <w:rFonts w:eastAsia="Times New Roman"/>
                </w:rPr>
              </w:rPrChange>
            </w:rPr>
            <w:t xml:space="preserve"> and soil-transmitted helminth infections: an analytical review. </w:t>
          </w:r>
          <w:r w:rsidRPr="00033637">
            <w:rPr>
              <w:rFonts w:ascii="Times New Roman" w:eastAsia="Times New Roman" w:hAnsi="Times New Roman" w:cs="Times New Roman"/>
              <w:i/>
              <w:iCs/>
              <w:sz w:val="24"/>
              <w:szCs w:val="24"/>
              <w:rPrChange w:id="12277" w:author="Mohammad Nayeem Hasan" w:date="2024-12-23T01:53:00Z" w16du:dateUtc="2024-12-22T19:53:00Z">
                <w:rPr>
                  <w:rFonts w:eastAsia="Times New Roman"/>
                  <w:i/>
                  <w:iCs/>
                </w:rPr>
              </w:rPrChange>
            </w:rPr>
            <w:t>Journal of Water, Sanitation and Hygiene for Development</w:t>
          </w:r>
          <w:r w:rsidRPr="00033637">
            <w:rPr>
              <w:rFonts w:ascii="Times New Roman" w:eastAsia="Times New Roman" w:hAnsi="Times New Roman" w:cs="Times New Roman"/>
              <w:sz w:val="24"/>
              <w:szCs w:val="24"/>
              <w:rPrChange w:id="12278"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279" w:author="Mohammad Nayeem Hasan" w:date="2024-12-23T01:53:00Z" w16du:dateUtc="2024-12-22T19:53:00Z">
                <w:rPr>
                  <w:rFonts w:eastAsia="Times New Roman"/>
                  <w:i/>
                  <w:iCs/>
                </w:rPr>
              </w:rPrChange>
            </w:rPr>
            <w:t>9</w:t>
          </w:r>
          <w:r w:rsidRPr="00033637">
            <w:rPr>
              <w:rFonts w:ascii="Times New Roman" w:eastAsia="Times New Roman" w:hAnsi="Times New Roman" w:cs="Times New Roman"/>
              <w:sz w:val="24"/>
              <w:szCs w:val="24"/>
              <w:rPrChange w:id="12280" w:author="Mohammad Nayeem Hasan" w:date="2024-12-23T01:53:00Z" w16du:dateUtc="2024-12-22T19:53:00Z">
                <w:rPr>
                  <w:rFonts w:eastAsia="Times New Roman"/>
                </w:rPr>
              </w:rPrChange>
            </w:rPr>
            <w:t>(2), 198–209. https://doi.org/10.2166/WASHDEV.2019.180</w:t>
          </w:r>
        </w:p>
        <w:p w14:paraId="76704441" w14:textId="77777777" w:rsidR="00FE1019" w:rsidRPr="00033637" w:rsidRDefault="00FE1019">
          <w:pPr>
            <w:autoSpaceDE w:val="0"/>
            <w:autoSpaceDN w:val="0"/>
            <w:ind w:hanging="480"/>
            <w:divId w:val="74013852"/>
            <w:rPr>
              <w:rFonts w:ascii="Times New Roman" w:eastAsia="Times New Roman" w:hAnsi="Times New Roman" w:cs="Times New Roman"/>
              <w:sz w:val="24"/>
              <w:szCs w:val="24"/>
              <w:rPrChange w:id="12281"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282" w:author="Mohammad Nayeem Hasan" w:date="2024-12-23T01:53:00Z" w16du:dateUtc="2024-12-22T19:53:00Z">
                <w:rPr>
                  <w:rFonts w:eastAsia="Times New Roman"/>
                </w:rPr>
              </w:rPrChange>
            </w:rPr>
            <w:lastRenderedPageBreak/>
            <w:t>Salas-</w:t>
          </w:r>
          <w:proofErr w:type="spellStart"/>
          <w:r w:rsidRPr="00033637">
            <w:rPr>
              <w:rFonts w:ascii="Times New Roman" w:eastAsia="Times New Roman" w:hAnsi="Times New Roman" w:cs="Times New Roman"/>
              <w:sz w:val="24"/>
              <w:szCs w:val="24"/>
              <w:rPrChange w:id="12283" w:author="Mohammad Nayeem Hasan" w:date="2024-12-23T01:53:00Z" w16du:dateUtc="2024-12-22T19:53:00Z">
                <w:rPr>
                  <w:rFonts w:eastAsia="Times New Roman"/>
                </w:rPr>
              </w:rPrChange>
            </w:rPr>
            <w:t>Eljatib</w:t>
          </w:r>
          <w:proofErr w:type="spellEnd"/>
          <w:r w:rsidRPr="00033637">
            <w:rPr>
              <w:rFonts w:ascii="Times New Roman" w:eastAsia="Times New Roman" w:hAnsi="Times New Roman" w:cs="Times New Roman"/>
              <w:sz w:val="24"/>
              <w:szCs w:val="24"/>
              <w:rPrChange w:id="12284" w:author="Mohammad Nayeem Hasan" w:date="2024-12-23T01:53:00Z" w16du:dateUtc="2024-12-22T19:53:00Z">
                <w:rPr>
                  <w:rFonts w:eastAsia="Times New Roman"/>
                </w:rPr>
              </w:rPrChange>
            </w:rPr>
            <w:t xml:space="preserve">, C., Fuentes-Ramirez, A., Gregoire, T. G., Altamirano, A., &amp; </w:t>
          </w:r>
          <w:proofErr w:type="spellStart"/>
          <w:r w:rsidRPr="00033637">
            <w:rPr>
              <w:rFonts w:ascii="Times New Roman" w:eastAsia="Times New Roman" w:hAnsi="Times New Roman" w:cs="Times New Roman"/>
              <w:sz w:val="24"/>
              <w:szCs w:val="24"/>
              <w:rPrChange w:id="12285" w:author="Mohammad Nayeem Hasan" w:date="2024-12-23T01:53:00Z" w16du:dateUtc="2024-12-22T19:53:00Z">
                <w:rPr>
                  <w:rFonts w:eastAsia="Times New Roman"/>
                </w:rPr>
              </w:rPrChange>
            </w:rPr>
            <w:t>Yaitul</w:t>
          </w:r>
          <w:proofErr w:type="spellEnd"/>
          <w:r w:rsidRPr="00033637">
            <w:rPr>
              <w:rFonts w:ascii="Times New Roman" w:eastAsia="Times New Roman" w:hAnsi="Times New Roman" w:cs="Times New Roman"/>
              <w:sz w:val="24"/>
              <w:szCs w:val="24"/>
              <w:rPrChange w:id="12286" w:author="Mohammad Nayeem Hasan" w:date="2024-12-23T01:53:00Z" w16du:dateUtc="2024-12-22T19:53:00Z">
                <w:rPr>
                  <w:rFonts w:eastAsia="Times New Roman"/>
                </w:rPr>
              </w:rPrChange>
            </w:rPr>
            <w:t xml:space="preserve">, V. (2018). A study on the effects of unbalanced data when fitting logistic regression models in ecology. </w:t>
          </w:r>
          <w:r w:rsidRPr="00033637">
            <w:rPr>
              <w:rFonts w:ascii="Times New Roman" w:eastAsia="Times New Roman" w:hAnsi="Times New Roman" w:cs="Times New Roman"/>
              <w:i/>
              <w:iCs/>
              <w:sz w:val="24"/>
              <w:szCs w:val="24"/>
              <w:rPrChange w:id="12287" w:author="Mohammad Nayeem Hasan" w:date="2024-12-23T01:53:00Z" w16du:dateUtc="2024-12-22T19:53:00Z">
                <w:rPr>
                  <w:rFonts w:eastAsia="Times New Roman"/>
                  <w:i/>
                  <w:iCs/>
                </w:rPr>
              </w:rPrChange>
            </w:rPr>
            <w:t>Ecological Indicators</w:t>
          </w:r>
          <w:r w:rsidRPr="00033637">
            <w:rPr>
              <w:rFonts w:ascii="Times New Roman" w:eastAsia="Times New Roman" w:hAnsi="Times New Roman" w:cs="Times New Roman"/>
              <w:sz w:val="24"/>
              <w:szCs w:val="24"/>
              <w:rPrChange w:id="12288"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289" w:author="Mohammad Nayeem Hasan" w:date="2024-12-23T01:53:00Z" w16du:dateUtc="2024-12-22T19:53:00Z">
                <w:rPr>
                  <w:rFonts w:eastAsia="Times New Roman"/>
                  <w:i/>
                  <w:iCs/>
                </w:rPr>
              </w:rPrChange>
            </w:rPr>
            <w:t>85</w:t>
          </w:r>
          <w:r w:rsidRPr="00033637">
            <w:rPr>
              <w:rFonts w:ascii="Times New Roman" w:eastAsia="Times New Roman" w:hAnsi="Times New Roman" w:cs="Times New Roman"/>
              <w:sz w:val="24"/>
              <w:szCs w:val="24"/>
              <w:rPrChange w:id="12290" w:author="Mohammad Nayeem Hasan" w:date="2024-12-23T01:53:00Z" w16du:dateUtc="2024-12-22T19:53:00Z">
                <w:rPr>
                  <w:rFonts w:eastAsia="Times New Roman"/>
                </w:rPr>
              </w:rPrChange>
            </w:rPr>
            <w:t>, 502–508. https://doi.org/10.1016/J.ECOLIND.2017.10.030</w:t>
          </w:r>
        </w:p>
        <w:p w14:paraId="4BF77782" w14:textId="77777777" w:rsidR="00FE1019" w:rsidRPr="00033637" w:rsidRDefault="00FE1019">
          <w:pPr>
            <w:autoSpaceDE w:val="0"/>
            <w:autoSpaceDN w:val="0"/>
            <w:ind w:hanging="480"/>
            <w:divId w:val="1874077396"/>
            <w:rPr>
              <w:rFonts w:ascii="Times New Roman" w:eastAsia="Times New Roman" w:hAnsi="Times New Roman" w:cs="Times New Roman"/>
              <w:sz w:val="24"/>
              <w:szCs w:val="24"/>
              <w:rPrChange w:id="12291"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292" w:author="Mohammad Nayeem Hasan" w:date="2024-12-23T01:53:00Z" w16du:dateUtc="2024-12-22T19:53:00Z">
                <w:rPr>
                  <w:rFonts w:eastAsia="Times New Roman"/>
                </w:rPr>
              </w:rPrChange>
            </w:rPr>
            <w:t xml:space="preserve">Shah, S. M., Yousafzai, M., Lakhani, N. B., Chotani, R. A., &amp; </w:t>
          </w:r>
          <w:proofErr w:type="spellStart"/>
          <w:r w:rsidRPr="00033637">
            <w:rPr>
              <w:rFonts w:ascii="Times New Roman" w:eastAsia="Times New Roman" w:hAnsi="Times New Roman" w:cs="Times New Roman"/>
              <w:sz w:val="24"/>
              <w:szCs w:val="24"/>
              <w:rPrChange w:id="12293" w:author="Mohammad Nayeem Hasan" w:date="2024-12-23T01:53:00Z" w16du:dateUtc="2024-12-22T19:53:00Z">
                <w:rPr>
                  <w:rFonts w:eastAsia="Times New Roman"/>
                </w:rPr>
              </w:rPrChange>
            </w:rPr>
            <w:t>Nowshad</w:t>
          </w:r>
          <w:proofErr w:type="spellEnd"/>
          <w:r w:rsidRPr="00033637">
            <w:rPr>
              <w:rFonts w:ascii="Times New Roman" w:eastAsia="Times New Roman" w:hAnsi="Times New Roman" w:cs="Times New Roman"/>
              <w:sz w:val="24"/>
              <w:szCs w:val="24"/>
              <w:rPrChange w:id="12294" w:author="Mohammad Nayeem Hasan" w:date="2024-12-23T01:53:00Z" w16du:dateUtc="2024-12-22T19:53:00Z">
                <w:rPr>
                  <w:rFonts w:eastAsia="Times New Roman"/>
                </w:rPr>
              </w:rPrChange>
            </w:rPr>
            <w:t xml:space="preserve">, G. (2003). Prevalence and correlates of diarrhea. </w:t>
          </w:r>
          <w:r w:rsidRPr="00033637">
            <w:rPr>
              <w:rFonts w:ascii="Times New Roman" w:eastAsia="Times New Roman" w:hAnsi="Times New Roman" w:cs="Times New Roman"/>
              <w:i/>
              <w:iCs/>
              <w:sz w:val="24"/>
              <w:szCs w:val="24"/>
              <w:rPrChange w:id="12295" w:author="Mohammad Nayeem Hasan" w:date="2024-12-23T01:53:00Z" w16du:dateUtc="2024-12-22T19:53:00Z">
                <w:rPr>
                  <w:rFonts w:eastAsia="Times New Roman"/>
                  <w:i/>
                  <w:iCs/>
                </w:rPr>
              </w:rPrChange>
            </w:rPr>
            <w:t>Indian Journal of Pediatrics</w:t>
          </w:r>
          <w:r w:rsidRPr="00033637">
            <w:rPr>
              <w:rFonts w:ascii="Times New Roman" w:eastAsia="Times New Roman" w:hAnsi="Times New Roman" w:cs="Times New Roman"/>
              <w:sz w:val="24"/>
              <w:szCs w:val="24"/>
              <w:rPrChange w:id="12296"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297" w:author="Mohammad Nayeem Hasan" w:date="2024-12-23T01:53:00Z" w16du:dateUtc="2024-12-22T19:53:00Z">
                <w:rPr>
                  <w:rFonts w:eastAsia="Times New Roman"/>
                  <w:i/>
                  <w:iCs/>
                </w:rPr>
              </w:rPrChange>
            </w:rPr>
            <w:t>70</w:t>
          </w:r>
          <w:r w:rsidRPr="00033637">
            <w:rPr>
              <w:rFonts w:ascii="Times New Roman" w:eastAsia="Times New Roman" w:hAnsi="Times New Roman" w:cs="Times New Roman"/>
              <w:sz w:val="24"/>
              <w:szCs w:val="24"/>
              <w:rPrChange w:id="12298" w:author="Mohammad Nayeem Hasan" w:date="2024-12-23T01:53:00Z" w16du:dateUtc="2024-12-22T19:53:00Z">
                <w:rPr>
                  <w:rFonts w:eastAsia="Times New Roman"/>
                </w:rPr>
              </w:rPrChange>
            </w:rPr>
            <w:t>(3), 207–211. https://doi.org/10.1007/BF02725583</w:t>
          </w:r>
        </w:p>
        <w:p w14:paraId="6FB0A6D7" w14:textId="77777777" w:rsidR="00FE1019" w:rsidRPr="00033637" w:rsidRDefault="00FE1019">
          <w:pPr>
            <w:autoSpaceDE w:val="0"/>
            <w:autoSpaceDN w:val="0"/>
            <w:ind w:hanging="480"/>
            <w:divId w:val="720442263"/>
            <w:rPr>
              <w:rFonts w:ascii="Times New Roman" w:eastAsia="Times New Roman" w:hAnsi="Times New Roman" w:cs="Times New Roman"/>
              <w:sz w:val="24"/>
              <w:szCs w:val="24"/>
              <w:rPrChange w:id="12299"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300" w:author="Mohammad Nayeem Hasan" w:date="2024-12-23T01:53:00Z" w16du:dateUtc="2024-12-22T19:53:00Z">
                <w:rPr>
                  <w:rFonts w:eastAsia="Times New Roman"/>
                </w:rPr>
              </w:rPrChange>
            </w:rPr>
            <w:t xml:space="preserve">Sharifa Begum, M. A. and B. Sen. (2011). </w:t>
          </w:r>
          <w:r w:rsidRPr="00033637">
            <w:rPr>
              <w:rFonts w:ascii="Times New Roman" w:eastAsia="Times New Roman" w:hAnsi="Times New Roman" w:cs="Times New Roman"/>
              <w:i/>
              <w:iCs/>
              <w:sz w:val="24"/>
              <w:szCs w:val="24"/>
              <w:rPrChange w:id="12301" w:author="Mohammad Nayeem Hasan" w:date="2024-12-23T01:53:00Z" w16du:dateUtc="2024-12-22T19:53:00Z">
                <w:rPr>
                  <w:rFonts w:eastAsia="Times New Roman"/>
                  <w:i/>
                  <w:iCs/>
                </w:rPr>
              </w:rPrChange>
            </w:rPr>
            <w:t xml:space="preserve">Do Water and Sanitation Interventions Reduce Childhood </w:t>
          </w:r>
          <w:proofErr w:type="spellStart"/>
          <w:r w:rsidRPr="00033637">
            <w:rPr>
              <w:rFonts w:ascii="Times New Roman" w:eastAsia="Times New Roman" w:hAnsi="Times New Roman" w:cs="Times New Roman"/>
              <w:i/>
              <w:iCs/>
              <w:sz w:val="24"/>
              <w:szCs w:val="24"/>
              <w:rPrChange w:id="12302" w:author="Mohammad Nayeem Hasan" w:date="2024-12-23T01:53:00Z" w16du:dateUtc="2024-12-22T19:53:00Z">
                <w:rPr>
                  <w:rFonts w:eastAsia="Times New Roman"/>
                  <w:i/>
                  <w:iCs/>
                </w:rPr>
              </w:rPrChange>
            </w:rPr>
            <w:t>Diarrhoea</w:t>
          </w:r>
          <w:proofErr w:type="spellEnd"/>
          <w:r w:rsidRPr="00033637">
            <w:rPr>
              <w:rFonts w:ascii="Times New Roman" w:eastAsia="Times New Roman" w:hAnsi="Times New Roman" w:cs="Times New Roman"/>
              <w:i/>
              <w:iCs/>
              <w:sz w:val="24"/>
              <w:szCs w:val="24"/>
              <w:rPrChange w:id="12303" w:author="Mohammad Nayeem Hasan" w:date="2024-12-23T01:53:00Z" w16du:dateUtc="2024-12-22T19:53:00Z">
                <w:rPr>
                  <w:rFonts w:eastAsia="Times New Roman"/>
                  <w:i/>
                  <w:iCs/>
                </w:rPr>
              </w:rPrChange>
            </w:rPr>
            <w:t>? New Evidence from Bangladesh</w:t>
          </w:r>
          <w:r w:rsidRPr="00033637">
            <w:rPr>
              <w:rFonts w:ascii="Times New Roman" w:eastAsia="Times New Roman" w:hAnsi="Times New Roman" w:cs="Times New Roman"/>
              <w:sz w:val="24"/>
              <w:szCs w:val="24"/>
              <w:rPrChange w:id="12304" w:author="Mohammad Nayeem Hasan" w:date="2024-12-23T01:53:00Z" w16du:dateUtc="2024-12-22T19:53:00Z">
                <w:rPr>
                  <w:rFonts w:eastAsia="Times New Roman"/>
                </w:rPr>
              </w:rPrChange>
            </w:rPr>
            <w:t>. https://www.jstor.org/stable/23343058</w:t>
          </w:r>
        </w:p>
        <w:p w14:paraId="66FD8688" w14:textId="77777777" w:rsidR="00FE1019" w:rsidRPr="00033637" w:rsidRDefault="00FE1019">
          <w:pPr>
            <w:autoSpaceDE w:val="0"/>
            <w:autoSpaceDN w:val="0"/>
            <w:ind w:hanging="480"/>
            <w:divId w:val="620187705"/>
            <w:rPr>
              <w:rFonts w:ascii="Times New Roman" w:eastAsia="Times New Roman" w:hAnsi="Times New Roman" w:cs="Times New Roman"/>
              <w:sz w:val="24"/>
              <w:szCs w:val="24"/>
              <w:rPrChange w:id="12305" w:author="Mohammad Nayeem Hasan" w:date="2024-12-23T01:53:00Z" w16du:dateUtc="2024-12-22T19:53:00Z">
                <w:rPr>
                  <w:rFonts w:eastAsia="Times New Roman"/>
                </w:rPr>
              </w:rPrChange>
            </w:rPr>
          </w:pPr>
          <w:proofErr w:type="spellStart"/>
          <w:r w:rsidRPr="00033637">
            <w:rPr>
              <w:rFonts w:ascii="Times New Roman" w:eastAsia="Times New Roman" w:hAnsi="Times New Roman" w:cs="Times New Roman"/>
              <w:sz w:val="24"/>
              <w:szCs w:val="24"/>
              <w:rPrChange w:id="12306" w:author="Mohammad Nayeem Hasan" w:date="2024-12-23T01:53:00Z" w16du:dateUtc="2024-12-22T19:53:00Z">
                <w:rPr>
                  <w:rFonts w:eastAsia="Times New Roman"/>
                </w:rPr>
              </w:rPrChange>
            </w:rPr>
            <w:t>Sinmegn</w:t>
          </w:r>
          <w:proofErr w:type="spellEnd"/>
          <w:r w:rsidRPr="00033637">
            <w:rPr>
              <w:rFonts w:ascii="Times New Roman" w:eastAsia="Times New Roman" w:hAnsi="Times New Roman" w:cs="Times New Roman"/>
              <w:sz w:val="24"/>
              <w:szCs w:val="24"/>
              <w:rPrChange w:id="12307" w:author="Mohammad Nayeem Hasan" w:date="2024-12-23T01:53:00Z" w16du:dateUtc="2024-12-22T19:53:00Z">
                <w:rPr>
                  <w:rFonts w:eastAsia="Times New Roman"/>
                </w:rPr>
              </w:rPrChange>
            </w:rPr>
            <w:t xml:space="preserve"> </w:t>
          </w:r>
          <w:proofErr w:type="spellStart"/>
          <w:r w:rsidRPr="00033637">
            <w:rPr>
              <w:rFonts w:ascii="Times New Roman" w:eastAsia="Times New Roman" w:hAnsi="Times New Roman" w:cs="Times New Roman"/>
              <w:sz w:val="24"/>
              <w:szCs w:val="24"/>
              <w:rPrChange w:id="12308" w:author="Mohammad Nayeem Hasan" w:date="2024-12-23T01:53:00Z" w16du:dateUtc="2024-12-22T19:53:00Z">
                <w:rPr>
                  <w:rFonts w:eastAsia="Times New Roman"/>
                </w:rPr>
              </w:rPrChange>
            </w:rPr>
            <w:t>Mihrete</w:t>
          </w:r>
          <w:proofErr w:type="spellEnd"/>
          <w:r w:rsidRPr="00033637">
            <w:rPr>
              <w:rFonts w:ascii="Times New Roman" w:eastAsia="Times New Roman" w:hAnsi="Times New Roman" w:cs="Times New Roman"/>
              <w:sz w:val="24"/>
              <w:szCs w:val="24"/>
              <w:rPrChange w:id="12309" w:author="Mohammad Nayeem Hasan" w:date="2024-12-23T01:53:00Z" w16du:dateUtc="2024-12-22T19:53:00Z">
                <w:rPr>
                  <w:rFonts w:eastAsia="Times New Roman"/>
                </w:rPr>
              </w:rPrChange>
            </w:rPr>
            <w:t xml:space="preserve">, T., Asres </w:t>
          </w:r>
          <w:proofErr w:type="spellStart"/>
          <w:r w:rsidRPr="00033637">
            <w:rPr>
              <w:rFonts w:ascii="Times New Roman" w:eastAsia="Times New Roman" w:hAnsi="Times New Roman" w:cs="Times New Roman"/>
              <w:sz w:val="24"/>
              <w:szCs w:val="24"/>
              <w:rPrChange w:id="12310" w:author="Mohammad Nayeem Hasan" w:date="2024-12-23T01:53:00Z" w16du:dateUtc="2024-12-22T19:53:00Z">
                <w:rPr>
                  <w:rFonts w:eastAsia="Times New Roman"/>
                </w:rPr>
              </w:rPrChange>
            </w:rPr>
            <w:t>Alemie</w:t>
          </w:r>
          <w:proofErr w:type="spellEnd"/>
          <w:r w:rsidRPr="00033637">
            <w:rPr>
              <w:rFonts w:ascii="Times New Roman" w:eastAsia="Times New Roman" w:hAnsi="Times New Roman" w:cs="Times New Roman"/>
              <w:sz w:val="24"/>
              <w:szCs w:val="24"/>
              <w:rPrChange w:id="12311" w:author="Mohammad Nayeem Hasan" w:date="2024-12-23T01:53:00Z" w16du:dateUtc="2024-12-22T19:53:00Z">
                <w:rPr>
                  <w:rFonts w:eastAsia="Times New Roman"/>
                </w:rPr>
              </w:rPrChange>
            </w:rPr>
            <w:t xml:space="preserve">, G., &amp; Shimeka Teferra, A. (2014). Determinants of childhood diarrhea among </w:t>
          </w:r>
          <w:proofErr w:type="spellStart"/>
          <w:r w:rsidRPr="00033637">
            <w:rPr>
              <w:rFonts w:ascii="Times New Roman" w:eastAsia="Times New Roman" w:hAnsi="Times New Roman" w:cs="Times New Roman"/>
              <w:sz w:val="24"/>
              <w:szCs w:val="24"/>
              <w:rPrChange w:id="12312" w:author="Mohammad Nayeem Hasan" w:date="2024-12-23T01:53:00Z" w16du:dateUtc="2024-12-22T19:53:00Z">
                <w:rPr>
                  <w:rFonts w:eastAsia="Times New Roman"/>
                </w:rPr>
              </w:rPrChange>
            </w:rPr>
            <w:t>underfive</w:t>
          </w:r>
          <w:proofErr w:type="spellEnd"/>
          <w:r w:rsidRPr="00033637">
            <w:rPr>
              <w:rFonts w:ascii="Times New Roman" w:eastAsia="Times New Roman" w:hAnsi="Times New Roman" w:cs="Times New Roman"/>
              <w:sz w:val="24"/>
              <w:szCs w:val="24"/>
              <w:rPrChange w:id="12313" w:author="Mohammad Nayeem Hasan" w:date="2024-12-23T01:53:00Z" w16du:dateUtc="2024-12-22T19:53:00Z">
                <w:rPr>
                  <w:rFonts w:eastAsia="Times New Roman"/>
                </w:rPr>
              </w:rPrChange>
            </w:rPr>
            <w:t xml:space="preserve"> children in Benishangul </w:t>
          </w:r>
          <w:proofErr w:type="spellStart"/>
          <w:r w:rsidRPr="00033637">
            <w:rPr>
              <w:rFonts w:ascii="Times New Roman" w:eastAsia="Times New Roman" w:hAnsi="Times New Roman" w:cs="Times New Roman"/>
              <w:sz w:val="24"/>
              <w:szCs w:val="24"/>
              <w:rPrChange w:id="12314" w:author="Mohammad Nayeem Hasan" w:date="2024-12-23T01:53:00Z" w16du:dateUtc="2024-12-22T19:53:00Z">
                <w:rPr>
                  <w:rFonts w:eastAsia="Times New Roman"/>
                </w:rPr>
              </w:rPrChange>
            </w:rPr>
            <w:t>Gumuz</w:t>
          </w:r>
          <w:proofErr w:type="spellEnd"/>
          <w:r w:rsidRPr="00033637">
            <w:rPr>
              <w:rFonts w:ascii="Times New Roman" w:eastAsia="Times New Roman" w:hAnsi="Times New Roman" w:cs="Times New Roman"/>
              <w:sz w:val="24"/>
              <w:szCs w:val="24"/>
              <w:rPrChange w:id="12315" w:author="Mohammad Nayeem Hasan" w:date="2024-12-23T01:53:00Z" w16du:dateUtc="2024-12-22T19:53:00Z">
                <w:rPr>
                  <w:rFonts w:eastAsia="Times New Roman"/>
                </w:rPr>
              </w:rPrChange>
            </w:rPr>
            <w:t xml:space="preserve"> Regional State, North West Ethiopia. </w:t>
          </w:r>
          <w:r w:rsidRPr="00033637">
            <w:rPr>
              <w:rFonts w:ascii="Times New Roman" w:eastAsia="Times New Roman" w:hAnsi="Times New Roman" w:cs="Times New Roman"/>
              <w:i/>
              <w:iCs/>
              <w:sz w:val="24"/>
              <w:szCs w:val="24"/>
              <w:rPrChange w:id="12316" w:author="Mohammad Nayeem Hasan" w:date="2024-12-23T01:53:00Z" w16du:dateUtc="2024-12-22T19:53:00Z">
                <w:rPr>
                  <w:rFonts w:eastAsia="Times New Roman"/>
                  <w:i/>
                  <w:iCs/>
                </w:rPr>
              </w:rPrChange>
            </w:rPr>
            <w:t>BMC Pediatrics</w:t>
          </w:r>
          <w:r w:rsidRPr="00033637">
            <w:rPr>
              <w:rFonts w:ascii="Times New Roman" w:eastAsia="Times New Roman" w:hAnsi="Times New Roman" w:cs="Times New Roman"/>
              <w:sz w:val="24"/>
              <w:szCs w:val="24"/>
              <w:rPrChange w:id="12317"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318" w:author="Mohammad Nayeem Hasan" w:date="2024-12-23T01:53:00Z" w16du:dateUtc="2024-12-22T19:53:00Z">
                <w:rPr>
                  <w:rFonts w:eastAsia="Times New Roman"/>
                  <w:i/>
                  <w:iCs/>
                </w:rPr>
              </w:rPrChange>
            </w:rPr>
            <w:t>14</w:t>
          </w:r>
          <w:r w:rsidRPr="00033637">
            <w:rPr>
              <w:rFonts w:ascii="Times New Roman" w:eastAsia="Times New Roman" w:hAnsi="Times New Roman" w:cs="Times New Roman"/>
              <w:sz w:val="24"/>
              <w:szCs w:val="24"/>
              <w:rPrChange w:id="12319" w:author="Mohammad Nayeem Hasan" w:date="2024-12-23T01:53:00Z" w16du:dateUtc="2024-12-22T19:53:00Z">
                <w:rPr>
                  <w:rFonts w:eastAsia="Times New Roman"/>
                </w:rPr>
              </w:rPrChange>
            </w:rPr>
            <w:t>(1), 1–9. https://doi.org/10.1186/1471-2431-14-102/TABLES/5</w:t>
          </w:r>
        </w:p>
        <w:p w14:paraId="271EF623" w14:textId="77777777" w:rsidR="00FE1019" w:rsidRPr="00033637" w:rsidRDefault="00FE1019">
          <w:pPr>
            <w:autoSpaceDE w:val="0"/>
            <w:autoSpaceDN w:val="0"/>
            <w:ind w:hanging="480"/>
            <w:divId w:val="2079982569"/>
            <w:rPr>
              <w:rFonts w:ascii="Times New Roman" w:eastAsia="Times New Roman" w:hAnsi="Times New Roman" w:cs="Times New Roman"/>
              <w:sz w:val="24"/>
              <w:szCs w:val="24"/>
              <w:rPrChange w:id="12320" w:author="Mohammad Nayeem Hasan" w:date="2024-12-23T01:53:00Z" w16du:dateUtc="2024-12-22T19:53:00Z">
                <w:rPr>
                  <w:rFonts w:eastAsia="Times New Roman"/>
                </w:rPr>
              </w:rPrChange>
            </w:rPr>
          </w:pPr>
          <w:proofErr w:type="spellStart"/>
          <w:r w:rsidRPr="00033637">
            <w:rPr>
              <w:rFonts w:ascii="Times New Roman" w:eastAsia="Times New Roman" w:hAnsi="Times New Roman" w:cs="Times New Roman"/>
              <w:sz w:val="24"/>
              <w:szCs w:val="24"/>
              <w:rPrChange w:id="12321" w:author="Mohammad Nayeem Hasan" w:date="2024-12-23T01:53:00Z" w16du:dateUtc="2024-12-22T19:53:00Z">
                <w:rPr>
                  <w:rFonts w:eastAsia="Times New Roman"/>
                </w:rPr>
              </w:rPrChange>
            </w:rPr>
            <w:t>Siziya</w:t>
          </w:r>
          <w:proofErr w:type="spellEnd"/>
          <w:r w:rsidRPr="00033637">
            <w:rPr>
              <w:rFonts w:ascii="Times New Roman" w:eastAsia="Times New Roman" w:hAnsi="Times New Roman" w:cs="Times New Roman"/>
              <w:sz w:val="24"/>
              <w:szCs w:val="24"/>
              <w:rPrChange w:id="12322" w:author="Mohammad Nayeem Hasan" w:date="2024-12-23T01:53:00Z" w16du:dateUtc="2024-12-22T19:53:00Z">
                <w:rPr>
                  <w:rFonts w:eastAsia="Times New Roman"/>
                </w:rPr>
              </w:rPrChange>
            </w:rPr>
            <w:t xml:space="preserve">, S., </w:t>
          </w:r>
          <w:proofErr w:type="spellStart"/>
          <w:r w:rsidRPr="00033637">
            <w:rPr>
              <w:rFonts w:ascii="Times New Roman" w:eastAsia="Times New Roman" w:hAnsi="Times New Roman" w:cs="Times New Roman"/>
              <w:sz w:val="24"/>
              <w:szCs w:val="24"/>
              <w:rPrChange w:id="12323" w:author="Mohammad Nayeem Hasan" w:date="2024-12-23T01:53:00Z" w16du:dateUtc="2024-12-22T19:53:00Z">
                <w:rPr>
                  <w:rFonts w:eastAsia="Times New Roman"/>
                </w:rPr>
              </w:rPrChange>
            </w:rPr>
            <w:t>Muula</w:t>
          </w:r>
          <w:proofErr w:type="spellEnd"/>
          <w:r w:rsidRPr="00033637">
            <w:rPr>
              <w:rFonts w:ascii="Times New Roman" w:eastAsia="Times New Roman" w:hAnsi="Times New Roman" w:cs="Times New Roman"/>
              <w:sz w:val="24"/>
              <w:szCs w:val="24"/>
              <w:rPrChange w:id="12324" w:author="Mohammad Nayeem Hasan" w:date="2024-12-23T01:53:00Z" w16du:dateUtc="2024-12-22T19:53:00Z">
                <w:rPr>
                  <w:rFonts w:eastAsia="Times New Roman"/>
                </w:rPr>
              </w:rPrChange>
            </w:rPr>
            <w:t xml:space="preserve">, A. S., &amp; </w:t>
          </w:r>
          <w:proofErr w:type="spellStart"/>
          <w:r w:rsidRPr="00033637">
            <w:rPr>
              <w:rFonts w:ascii="Times New Roman" w:eastAsia="Times New Roman" w:hAnsi="Times New Roman" w:cs="Times New Roman"/>
              <w:sz w:val="24"/>
              <w:szCs w:val="24"/>
              <w:rPrChange w:id="12325" w:author="Mohammad Nayeem Hasan" w:date="2024-12-23T01:53:00Z" w16du:dateUtc="2024-12-22T19:53:00Z">
                <w:rPr>
                  <w:rFonts w:eastAsia="Times New Roman"/>
                </w:rPr>
              </w:rPrChange>
            </w:rPr>
            <w:t>Rudatsikira</w:t>
          </w:r>
          <w:proofErr w:type="spellEnd"/>
          <w:r w:rsidRPr="00033637">
            <w:rPr>
              <w:rFonts w:ascii="Times New Roman" w:eastAsia="Times New Roman" w:hAnsi="Times New Roman" w:cs="Times New Roman"/>
              <w:sz w:val="24"/>
              <w:szCs w:val="24"/>
              <w:rPrChange w:id="12326" w:author="Mohammad Nayeem Hasan" w:date="2024-12-23T01:53:00Z" w16du:dateUtc="2024-12-22T19:53:00Z">
                <w:rPr>
                  <w:rFonts w:eastAsia="Times New Roman"/>
                </w:rPr>
              </w:rPrChange>
            </w:rPr>
            <w:t xml:space="preserve">, E. (2009). </w:t>
          </w:r>
          <w:proofErr w:type="spellStart"/>
          <w:r w:rsidRPr="00033637">
            <w:rPr>
              <w:rFonts w:ascii="Times New Roman" w:eastAsia="Times New Roman" w:hAnsi="Times New Roman" w:cs="Times New Roman"/>
              <w:sz w:val="24"/>
              <w:szCs w:val="24"/>
              <w:rPrChange w:id="12327" w:author="Mohammad Nayeem Hasan" w:date="2024-12-23T01:53:00Z" w16du:dateUtc="2024-12-22T19:53:00Z">
                <w:rPr>
                  <w:rFonts w:eastAsia="Times New Roman"/>
                </w:rPr>
              </w:rPrChange>
            </w:rPr>
            <w:t>Diarrhoea</w:t>
          </w:r>
          <w:proofErr w:type="spellEnd"/>
          <w:r w:rsidRPr="00033637">
            <w:rPr>
              <w:rFonts w:ascii="Times New Roman" w:eastAsia="Times New Roman" w:hAnsi="Times New Roman" w:cs="Times New Roman"/>
              <w:sz w:val="24"/>
              <w:szCs w:val="24"/>
              <w:rPrChange w:id="12328" w:author="Mohammad Nayeem Hasan" w:date="2024-12-23T01:53:00Z" w16du:dateUtc="2024-12-22T19:53:00Z">
                <w:rPr>
                  <w:rFonts w:eastAsia="Times New Roman"/>
                </w:rPr>
              </w:rPrChange>
            </w:rPr>
            <w:t xml:space="preserve"> and acute respiratory infections prevalence and risk factors among under-five children in Iraq in 2000. </w:t>
          </w:r>
          <w:r w:rsidRPr="00033637">
            <w:rPr>
              <w:rFonts w:ascii="Times New Roman" w:eastAsia="Times New Roman" w:hAnsi="Times New Roman" w:cs="Times New Roman"/>
              <w:i/>
              <w:iCs/>
              <w:sz w:val="24"/>
              <w:szCs w:val="24"/>
              <w:rPrChange w:id="12329" w:author="Mohammad Nayeem Hasan" w:date="2024-12-23T01:53:00Z" w16du:dateUtc="2024-12-22T19:53:00Z">
                <w:rPr>
                  <w:rFonts w:eastAsia="Times New Roman"/>
                  <w:i/>
                  <w:iCs/>
                </w:rPr>
              </w:rPrChange>
            </w:rPr>
            <w:t>Italian Journal of Pediatrics</w:t>
          </w:r>
          <w:r w:rsidRPr="00033637">
            <w:rPr>
              <w:rFonts w:ascii="Times New Roman" w:eastAsia="Times New Roman" w:hAnsi="Times New Roman" w:cs="Times New Roman"/>
              <w:sz w:val="24"/>
              <w:szCs w:val="24"/>
              <w:rPrChange w:id="12330"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331" w:author="Mohammad Nayeem Hasan" w:date="2024-12-23T01:53:00Z" w16du:dateUtc="2024-12-22T19:53:00Z">
                <w:rPr>
                  <w:rFonts w:eastAsia="Times New Roman"/>
                  <w:i/>
                  <w:iCs/>
                </w:rPr>
              </w:rPrChange>
            </w:rPr>
            <w:t>35</w:t>
          </w:r>
          <w:r w:rsidRPr="00033637">
            <w:rPr>
              <w:rFonts w:ascii="Times New Roman" w:eastAsia="Times New Roman" w:hAnsi="Times New Roman" w:cs="Times New Roman"/>
              <w:sz w:val="24"/>
              <w:szCs w:val="24"/>
              <w:rPrChange w:id="12332" w:author="Mohammad Nayeem Hasan" w:date="2024-12-23T01:53:00Z" w16du:dateUtc="2024-12-22T19:53:00Z">
                <w:rPr>
                  <w:rFonts w:eastAsia="Times New Roman"/>
                </w:rPr>
              </w:rPrChange>
            </w:rPr>
            <w:t>(8), 8. https://doi.org/10.1186/1824-7288-35-8</w:t>
          </w:r>
        </w:p>
        <w:p w14:paraId="69D55150" w14:textId="77777777" w:rsidR="00FE1019" w:rsidRPr="00033637" w:rsidRDefault="00FE1019">
          <w:pPr>
            <w:autoSpaceDE w:val="0"/>
            <w:autoSpaceDN w:val="0"/>
            <w:ind w:hanging="480"/>
            <w:divId w:val="1791701855"/>
            <w:rPr>
              <w:rFonts w:ascii="Times New Roman" w:eastAsia="Times New Roman" w:hAnsi="Times New Roman" w:cs="Times New Roman"/>
              <w:sz w:val="24"/>
              <w:szCs w:val="24"/>
              <w:rPrChange w:id="12333"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334" w:author="Mohammad Nayeem Hasan" w:date="2024-12-23T01:53:00Z" w16du:dateUtc="2024-12-22T19:53:00Z">
                <w:rPr>
                  <w:rFonts w:eastAsia="Times New Roman"/>
                </w:rPr>
              </w:rPrChange>
            </w:rPr>
            <w:t xml:space="preserve">Sobel, J., Gomes, T. A. T., Ramos, R. T. S., Hoekstra, M., Rodrigue, D., Rassi, V., &amp; Griffin, P. M. (2004). Pathogen-specific risk factors and protective factors for acute diarrheal illness in children aged 12-59 months in São Paulo, Brazil. </w:t>
          </w:r>
          <w:r w:rsidRPr="00033637">
            <w:rPr>
              <w:rFonts w:ascii="Times New Roman" w:eastAsia="Times New Roman" w:hAnsi="Times New Roman" w:cs="Times New Roman"/>
              <w:i/>
              <w:iCs/>
              <w:sz w:val="24"/>
              <w:szCs w:val="24"/>
              <w:rPrChange w:id="12335" w:author="Mohammad Nayeem Hasan" w:date="2024-12-23T01:53:00Z" w16du:dateUtc="2024-12-22T19:53:00Z">
                <w:rPr>
                  <w:rFonts w:eastAsia="Times New Roman"/>
                  <w:i/>
                  <w:iCs/>
                </w:rPr>
              </w:rPrChange>
            </w:rPr>
            <w:t xml:space="preserve">Clinical Infectious </w:t>
          </w:r>
          <w:proofErr w:type="gramStart"/>
          <w:r w:rsidRPr="00033637">
            <w:rPr>
              <w:rFonts w:ascii="Times New Roman" w:eastAsia="Times New Roman" w:hAnsi="Times New Roman" w:cs="Times New Roman"/>
              <w:i/>
              <w:iCs/>
              <w:sz w:val="24"/>
              <w:szCs w:val="24"/>
              <w:rPrChange w:id="12336" w:author="Mohammad Nayeem Hasan" w:date="2024-12-23T01:53:00Z" w16du:dateUtc="2024-12-22T19:53:00Z">
                <w:rPr>
                  <w:rFonts w:eastAsia="Times New Roman"/>
                  <w:i/>
                  <w:iCs/>
                </w:rPr>
              </w:rPrChange>
            </w:rPr>
            <w:t>Diseases :</w:t>
          </w:r>
          <w:proofErr w:type="gramEnd"/>
          <w:r w:rsidRPr="00033637">
            <w:rPr>
              <w:rFonts w:ascii="Times New Roman" w:eastAsia="Times New Roman" w:hAnsi="Times New Roman" w:cs="Times New Roman"/>
              <w:i/>
              <w:iCs/>
              <w:sz w:val="24"/>
              <w:szCs w:val="24"/>
              <w:rPrChange w:id="12337" w:author="Mohammad Nayeem Hasan" w:date="2024-12-23T01:53:00Z" w16du:dateUtc="2024-12-22T19:53:00Z">
                <w:rPr>
                  <w:rFonts w:eastAsia="Times New Roman"/>
                  <w:i/>
                  <w:iCs/>
                </w:rPr>
              </w:rPrChange>
            </w:rPr>
            <w:t xml:space="preserve"> An Official Publication of the Infectious Diseases Society of America</w:t>
          </w:r>
          <w:r w:rsidRPr="00033637">
            <w:rPr>
              <w:rFonts w:ascii="Times New Roman" w:eastAsia="Times New Roman" w:hAnsi="Times New Roman" w:cs="Times New Roman"/>
              <w:sz w:val="24"/>
              <w:szCs w:val="24"/>
              <w:rPrChange w:id="12338"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339" w:author="Mohammad Nayeem Hasan" w:date="2024-12-23T01:53:00Z" w16du:dateUtc="2024-12-22T19:53:00Z">
                <w:rPr>
                  <w:rFonts w:eastAsia="Times New Roman"/>
                  <w:i/>
                  <w:iCs/>
                </w:rPr>
              </w:rPrChange>
            </w:rPr>
            <w:t>38</w:t>
          </w:r>
          <w:r w:rsidRPr="00033637">
            <w:rPr>
              <w:rFonts w:ascii="Times New Roman" w:eastAsia="Times New Roman" w:hAnsi="Times New Roman" w:cs="Times New Roman"/>
              <w:sz w:val="24"/>
              <w:szCs w:val="24"/>
              <w:rPrChange w:id="12340" w:author="Mohammad Nayeem Hasan" w:date="2024-12-23T01:53:00Z" w16du:dateUtc="2024-12-22T19:53:00Z">
                <w:rPr>
                  <w:rFonts w:eastAsia="Times New Roman"/>
                </w:rPr>
              </w:rPrChange>
            </w:rPr>
            <w:t>(11), 1545–1551. https://doi.org/10.1086/420822</w:t>
          </w:r>
        </w:p>
        <w:p w14:paraId="379D5789" w14:textId="77777777" w:rsidR="00FE1019" w:rsidRPr="00033637" w:rsidRDefault="00FE1019">
          <w:pPr>
            <w:autoSpaceDE w:val="0"/>
            <w:autoSpaceDN w:val="0"/>
            <w:ind w:hanging="480"/>
            <w:divId w:val="232859432"/>
            <w:rPr>
              <w:rFonts w:ascii="Times New Roman" w:eastAsia="Times New Roman" w:hAnsi="Times New Roman" w:cs="Times New Roman"/>
              <w:sz w:val="24"/>
              <w:szCs w:val="24"/>
              <w:rPrChange w:id="12341"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342" w:author="Mohammad Nayeem Hasan" w:date="2024-12-23T01:53:00Z" w16du:dateUtc="2024-12-22T19:53:00Z">
                <w:rPr>
                  <w:rFonts w:eastAsia="Times New Roman"/>
                </w:rPr>
              </w:rPrChange>
            </w:rPr>
            <w:t xml:space="preserve">Stata. (2023). </w:t>
          </w:r>
          <w:r w:rsidRPr="00033637">
            <w:rPr>
              <w:rFonts w:ascii="Times New Roman" w:eastAsia="Times New Roman" w:hAnsi="Times New Roman" w:cs="Times New Roman"/>
              <w:i/>
              <w:iCs/>
              <w:sz w:val="24"/>
              <w:szCs w:val="24"/>
              <w:rPrChange w:id="12343" w:author="Mohammad Nayeem Hasan" w:date="2024-12-23T01:53:00Z" w16du:dateUtc="2024-12-22T19:53:00Z">
                <w:rPr>
                  <w:rFonts w:eastAsia="Times New Roman"/>
                  <w:i/>
                  <w:iCs/>
                </w:rPr>
              </w:rPrChange>
            </w:rPr>
            <w:t>Stata Bookstore | Survey Data Reference Manual, Release 18</w:t>
          </w:r>
          <w:r w:rsidRPr="00033637">
            <w:rPr>
              <w:rFonts w:ascii="Times New Roman" w:eastAsia="Times New Roman" w:hAnsi="Times New Roman" w:cs="Times New Roman"/>
              <w:sz w:val="24"/>
              <w:szCs w:val="24"/>
              <w:rPrChange w:id="12344" w:author="Mohammad Nayeem Hasan" w:date="2024-12-23T01:53:00Z" w16du:dateUtc="2024-12-22T19:53:00Z">
                <w:rPr>
                  <w:rFonts w:eastAsia="Times New Roman"/>
                </w:rPr>
              </w:rPrChange>
            </w:rPr>
            <w:t>. https://www.stata.com/bookstore/survey-data-reference-manual/</w:t>
          </w:r>
        </w:p>
        <w:p w14:paraId="2A33E4B5" w14:textId="77777777" w:rsidR="00FE1019" w:rsidRPr="00033637" w:rsidRDefault="00FE1019">
          <w:pPr>
            <w:autoSpaceDE w:val="0"/>
            <w:autoSpaceDN w:val="0"/>
            <w:ind w:hanging="480"/>
            <w:divId w:val="1912083798"/>
            <w:rPr>
              <w:rFonts w:ascii="Times New Roman" w:eastAsia="Times New Roman" w:hAnsi="Times New Roman" w:cs="Times New Roman"/>
              <w:sz w:val="24"/>
              <w:szCs w:val="24"/>
              <w:rPrChange w:id="12345"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346" w:author="Mohammad Nayeem Hasan" w:date="2024-12-23T01:53:00Z" w16du:dateUtc="2024-12-22T19:53:00Z">
                <w:rPr>
                  <w:rFonts w:eastAsia="Times New Roman"/>
                </w:rPr>
              </w:rPrChange>
            </w:rPr>
            <w:t xml:space="preserve">Tambe, A. B., </w:t>
          </w:r>
          <w:proofErr w:type="spellStart"/>
          <w:r w:rsidRPr="00033637">
            <w:rPr>
              <w:rFonts w:ascii="Times New Roman" w:eastAsia="Times New Roman" w:hAnsi="Times New Roman" w:cs="Times New Roman"/>
              <w:sz w:val="24"/>
              <w:szCs w:val="24"/>
              <w:rPrChange w:id="12347" w:author="Mohammad Nayeem Hasan" w:date="2024-12-23T01:53:00Z" w16du:dateUtc="2024-12-22T19:53:00Z">
                <w:rPr>
                  <w:rFonts w:eastAsia="Times New Roman"/>
                </w:rPr>
              </w:rPrChange>
            </w:rPr>
            <w:t>Nzefa</w:t>
          </w:r>
          <w:proofErr w:type="spellEnd"/>
          <w:r w:rsidRPr="00033637">
            <w:rPr>
              <w:rFonts w:ascii="Times New Roman" w:eastAsia="Times New Roman" w:hAnsi="Times New Roman" w:cs="Times New Roman"/>
              <w:sz w:val="24"/>
              <w:szCs w:val="24"/>
              <w:rPrChange w:id="12348" w:author="Mohammad Nayeem Hasan" w:date="2024-12-23T01:53:00Z" w16du:dateUtc="2024-12-22T19:53:00Z">
                <w:rPr>
                  <w:rFonts w:eastAsia="Times New Roman"/>
                </w:rPr>
              </w:rPrChange>
            </w:rPr>
            <w:t xml:space="preserve">, L. D., &amp; Nicoline, N. A. (2015). Childhood Diarrhea Determinants in Sub-Saharan Africa:  A </w:t>
          </w:r>
          <w:proofErr w:type="gramStart"/>
          <w:r w:rsidRPr="00033637">
            <w:rPr>
              <w:rFonts w:ascii="Times New Roman" w:eastAsia="Times New Roman" w:hAnsi="Times New Roman" w:cs="Times New Roman"/>
              <w:sz w:val="24"/>
              <w:szCs w:val="24"/>
              <w:rPrChange w:id="12349" w:author="Mohammad Nayeem Hasan" w:date="2024-12-23T01:53:00Z" w16du:dateUtc="2024-12-22T19:53:00Z">
                <w:rPr>
                  <w:rFonts w:eastAsia="Times New Roman"/>
                </w:rPr>
              </w:rPrChange>
            </w:rPr>
            <w:t>Cross Sectional</w:t>
          </w:r>
          <w:proofErr w:type="gramEnd"/>
          <w:r w:rsidRPr="00033637">
            <w:rPr>
              <w:rFonts w:ascii="Times New Roman" w:eastAsia="Times New Roman" w:hAnsi="Times New Roman" w:cs="Times New Roman"/>
              <w:sz w:val="24"/>
              <w:szCs w:val="24"/>
              <w:rPrChange w:id="12350" w:author="Mohammad Nayeem Hasan" w:date="2024-12-23T01:53:00Z" w16du:dateUtc="2024-12-22T19:53:00Z">
                <w:rPr>
                  <w:rFonts w:eastAsia="Times New Roman"/>
                </w:rPr>
              </w:rPrChange>
            </w:rPr>
            <w:t xml:space="preserve"> Study of Tiko-Cameroon. </w:t>
          </w:r>
          <w:r w:rsidRPr="00033637">
            <w:rPr>
              <w:rFonts w:ascii="Times New Roman" w:eastAsia="Times New Roman" w:hAnsi="Times New Roman" w:cs="Times New Roman"/>
              <w:i/>
              <w:iCs/>
              <w:sz w:val="24"/>
              <w:szCs w:val="24"/>
              <w:rPrChange w:id="12351" w:author="Mohammad Nayeem Hasan" w:date="2024-12-23T01:53:00Z" w16du:dateUtc="2024-12-22T19:53:00Z">
                <w:rPr>
                  <w:rFonts w:eastAsia="Times New Roman"/>
                  <w:i/>
                  <w:iCs/>
                </w:rPr>
              </w:rPrChange>
            </w:rPr>
            <w:t>Challenges 2015, Vol. 6, Pages 229-243</w:t>
          </w:r>
          <w:r w:rsidRPr="00033637">
            <w:rPr>
              <w:rFonts w:ascii="Times New Roman" w:eastAsia="Times New Roman" w:hAnsi="Times New Roman" w:cs="Times New Roman"/>
              <w:sz w:val="24"/>
              <w:szCs w:val="24"/>
              <w:rPrChange w:id="12352"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353" w:author="Mohammad Nayeem Hasan" w:date="2024-12-23T01:53:00Z" w16du:dateUtc="2024-12-22T19:53:00Z">
                <w:rPr>
                  <w:rFonts w:eastAsia="Times New Roman"/>
                  <w:i/>
                  <w:iCs/>
                </w:rPr>
              </w:rPrChange>
            </w:rPr>
            <w:t>6</w:t>
          </w:r>
          <w:r w:rsidRPr="00033637">
            <w:rPr>
              <w:rFonts w:ascii="Times New Roman" w:eastAsia="Times New Roman" w:hAnsi="Times New Roman" w:cs="Times New Roman"/>
              <w:sz w:val="24"/>
              <w:szCs w:val="24"/>
              <w:rPrChange w:id="12354" w:author="Mohammad Nayeem Hasan" w:date="2024-12-23T01:53:00Z" w16du:dateUtc="2024-12-22T19:53:00Z">
                <w:rPr>
                  <w:rFonts w:eastAsia="Times New Roman"/>
                </w:rPr>
              </w:rPrChange>
            </w:rPr>
            <w:t>(2), 229–243. https://doi.org/10.3390/CHALLE6020229</w:t>
          </w:r>
        </w:p>
        <w:p w14:paraId="23D9C79A" w14:textId="77777777" w:rsidR="00FE1019" w:rsidRPr="00033637" w:rsidRDefault="00FE1019">
          <w:pPr>
            <w:autoSpaceDE w:val="0"/>
            <w:autoSpaceDN w:val="0"/>
            <w:ind w:hanging="480"/>
            <w:divId w:val="220673878"/>
            <w:rPr>
              <w:rFonts w:ascii="Times New Roman" w:eastAsia="Times New Roman" w:hAnsi="Times New Roman" w:cs="Times New Roman"/>
              <w:sz w:val="24"/>
              <w:szCs w:val="24"/>
              <w:rPrChange w:id="12355"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356" w:author="Mohammad Nayeem Hasan" w:date="2024-12-23T01:53:00Z" w16du:dateUtc="2024-12-22T19:53:00Z">
                <w:rPr>
                  <w:rFonts w:eastAsia="Times New Roman"/>
                </w:rPr>
              </w:rPrChange>
            </w:rPr>
            <w:t xml:space="preserve">Tilahun, A., Zewdie, Z. &amp;, &amp; Alemu, A. (2014). Determinants of Under-Five Childhood Diarrhea in </w:t>
          </w:r>
          <w:proofErr w:type="spellStart"/>
          <w:r w:rsidRPr="00033637">
            <w:rPr>
              <w:rFonts w:ascii="Times New Roman" w:eastAsia="Times New Roman" w:hAnsi="Times New Roman" w:cs="Times New Roman"/>
              <w:sz w:val="24"/>
              <w:szCs w:val="24"/>
              <w:rPrChange w:id="12357" w:author="Mohammad Nayeem Hasan" w:date="2024-12-23T01:53:00Z" w16du:dateUtc="2024-12-22T19:53:00Z">
                <w:rPr>
                  <w:rFonts w:eastAsia="Times New Roman"/>
                </w:rPr>
              </w:rPrChange>
            </w:rPr>
            <w:t>Kotebe</w:t>
          </w:r>
          <w:proofErr w:type="spellEnd"/>
          <w:r w:rsidRPr="00033637">
            <w:rPr>
              <w:rFonts w:ascii="Times New Roman" w:eastAsia="Times New Roman" w:hAnsi="Times New Roman" w:cs="Times New Roman"/>
              <w:sz w:val="24"/>
              <w:szCs w:val="24"/>
              <w:rPrChange w:id="12358" w:author="Mohammad Nayeem Hasan" w:date="2024-12-23T01:53:00Z" w16du:dateUtc="2024-12-22T19:53:00Z">
                <w:rPr>
                  <w:rFonts w:eastAsia="Times New Roman"/>
                </w:rPr>
              </w:rPrChange>
            </w:rPr>
            <w:t xml:space="preserve"> Health Center, Yeka Sub City, Addis Ababa, Ethiopia: A Case Control Study. </w:t>
          </w:r>
          <w:r w:rsidRPr="00033637">
            <w:rPr>
              <w:rFonts w:ascii="Times New Roman" w:eastAsia="Times New Roman" w:hAnsi="Times New Roman" w:cs="Times New Roman"/>
              <w:i/>
              <w:iCs/>
              <w:sz w:val="24"/>
              <w:szCs w:val="24"/>
              <w:rPrChange w:id="12359" w:author="Mohammad Nayeem Hasan" w:date="2024-12-23T01:53:00Z" w16du:dateUtc="2024-12-22T19:53:00Z">
                <w:rPr>
                  <w:rFonts w:eastAsia="Times New Roman"/>
                  <w:i/>
                  <w:iCs/>
                </w:rPr>
              </w:rPrChange>
            </w:rPr>
            <w:t>Type: Double Blind Peer Reviewed International Research Journal Publisher: Global Journals Inc</w:t>
          </w:r>
          <w:r w:rsidRPr="00033637">
            <w:rPr>
              <w:rFonts w:ascii="Times New Roman" w:eastAsia="Times New Roman" w:hAnsi="Times New Roman" w:cs="Times New Roman"/>
              <w:sz w:val="24"/>
              <w:szCs w:val="24"/>
              <w:rPrChange w:id="12360"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361" w:author="Mohammad Nayeem Hasan" w:date="2024-12-23T01:53:00Z" w16du:dateUtc="2024-12-22T19:53:00Z">
                <w:rPr>
                  <w:rFonts w:eastAsia="Times New Roman"/>
                  <w:i/>
                  <w:iCs/>
                </w:rPr>
              </w:rPrChange>
            </w:rPr>
            <w:t>14</w:t>
          </w:r>
          <w:r w:rsidRPr="00033637">
            <w:rPr>
              <w:rFonts w:ascii="Times New Roman" w:eastAsia="Times New Roman" w:hAnsi="Times New Roman" w:cs="Times New Roman"/>
              <w:sz w:val="24"/>
              <w:szCs w:val="24"/>
              <w:rPrChange w:id="12362" w:author="Mohammad Nayeem Hasan" w:date="2024-12-23T01:53:00Z" w16du:dateUtc="2024-12-22T19:53:00Z">
                <w:rPr>
                  <w:rFonts w:eastAsia="Times New Roman"/>
                </w:rPr>
              </w:rPrChange>
            </w:rPr>
            <w:t>.</w:t>
          </w:r>
        </w:p>
        <w:p w14:paraId="74CB1C3C" w14:textId="77777777" w:rsidR="00FE1019" w:rsidRPr="00033637" w:rsidRDefault="00FE1019">
          <w:pPr>
            <w:autoSpaceDE w:val="0"/>
            <w:autoSpaceDN w:val="0"/>
            <w:ind w:hanging="480"/>
            <w:divId w:val="188952614"/>
            <w:rPr>
              <w:rFonts w:ascii="Times New Roman" w:eastAsia="Times New Roman" w:hAnsi="Times New Roman" w:cs="Times New Roman"/>
              <w:sz w:val="24"/>
              <w:szCs w:val="24"/>
              <w:rPrChange w:id="12363" w:author="Mohammad Nayeem Hasan" w:date="2024-12-23T01:53:00Z" w16du:dateUtc="2024-12-22T19:53:00Z">
                <w:rPr>
                  <w:rFonts w:eastAsia="Times New Roman"/>
                </w:rPr>
              </w:rPrChange>
            </w:rPr>
          </w:pPr>
          <w:proofErr w:type="spellStart"/>
          <w:r w:rsidRPr="00033637">
            <w:rPr>
              <w:rFonts w:ascii="Times New Roman" w:eastAsia="Times New Roman" w:hAnsi="Times New Roman" w:cs="Times New Roman"/>
              <w:sz w:val="24"/>
              <w:szCs w:val="24"/>
              <w:rPrChange w:id="12364" w:author="Mohammad Nayeem Hasan" w:date="2024-12-23T01:53:00Z" w16du:dateUtc="2024-12-22T19:53:00Z">
                <w:rPr>
                  <w:rFonts w:eastAsia="Times New Roman"/>
                </w:rPr>
              </w:rPrChange>
            </w:rPr>
            <w:t>Tornheim</w:t>
          </w:r>
          <w:proofErr w:type="spellEnd"/>
          <w:r w:rsidRPr="00033637">
            <w:rPr>
              <w:rFonts w:ascii="Times New Roman" w:eastAsia="Times New Roman" w:hAnsi="Times New Roman" w:cs="Times New Roman"/>
              <w:sz w:val="24"/>
              <w:szCs w:val="24"/>
              <w:rPrChange w:id="12365" w:author="Mohammad Nayeem Hasan" w:date="2024-12-23T01:53:00Z" w16du:dateUtc="2024-12-22T19:53:00Z">
                <w:rPr>
                  <w:rFonts w:eastAsia="Times New Roman"/>
                </w:rPr>
              </w:rPrChange>
            </w:rPr>
            <w:t xml:space="preserve">, J. A., Morland, K. B., Landrigan, P. J., &amp; Cifuentes, E. (2009). Water privatization, water source, and pediatric diarrhea in Bolivia: epidemiologic analysis of a social experiment. </w:t>
          </w:r>
          <w:r w:rsidRPr="00033637">
            <w:rPr>
              <w:rFonts w:ascii="Times New Roman" w:eastAsia="Times New Roman" w:hAnsi="Times New Roman" w:cs="Times New Roman"/>
              <w:i/>
              <w:iCs/>
              <w:sz w:val="24"/>
              <w:szCs w:val="24"/>
              <w:rPrChange w:id="12366" w:author="Mohammad Nayeem Hasan" w:date="2024-12-23T01:53:00Z" w16du:dateUtc="2024-12-22T19:53:00Z">
                <w:rPr>
                  <w:rFonts w:eastAsia="Times New Roman"/>
                  <w:i/>
                  <w:iCs/>
                </w:rPr>
              </w:rPrChange>
            </w:rPr>
            <w:t>International Journal of Occupational and Environmental Health</w:t>
          </w:r>
          <w:r w:rsidRPr="00033637">
            <w:rPr>
              <w:rFonts w:ascii="Times New Roman" w:eastAsia="Times New Roman" w:hAnsi="Times New Roman" w:cs="Times New Roman"/>
              <w:sz w:val="24"/>
              <w:szCs w:val="24"/>
              <w:rPrChange w:id="12367"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368" w:author="Mohammad Nayeem Hasan" w:date="2024-12-23T01:53:00Z" w16du:dateUtc="2024-12-22T19:53:00Z">
                <w:rPr>
                  <w:rFonts w:eastAsia="Times New Roman"/>
                  <w:i/>
                  <w:iCs/>
                </w:rPr>
              </w:rPrChange>
            </w:rPr>
            <w:t>15</w:t>
          </w:r>
          <w:r w:rsidRPr="00033637">
            <w:rPr>
              <w:rFonts w:ascii="Times New Roman" w:eastAsia="Times New Roman" w:hAnsi="Times New Roman" w:cs="Times New Roman"/>
              <w:sz w:val="24"/>
              <w:szCs w:val="24"/>
              <w:rPrChange w:id="12369" w:author="Mohammad Nayeem Hasan" w:date="2024-12-23T01:53:00Z" w16du:dateUtc="2024-12-22T19:53:00Z">
                <w:rPr>
                  <w:rFonts w:eastAsia="Times New Roman"/>
                </w:rPr>
              </w:rPrChange>
            </w:rPr>
            <w:t>(3), 241–248. https://doi.org/10.1179/OEH.2009.15.3.241</w:t>
          </w:r>
        </w:p>
        <w:p w14:paraId="2F0719F7" w14:textId="77777777" w:rsidR="00FE1019" w:rsidRPr="00033637" w:rsidRDefault="00FE1019">
          <w:pPr>
            <w:autoSpaceDE w:val="0"/>
            <w:autoSpaceDN w:val="0"/>
            <w:ind w:hanging="480"/>
            <w:divId w:val="1058280396"/>
            <w:rPr>
              <w:rFonts w:ascii="Times New Roman" w:eastAsia="Times New Roman" w:hAnsi="Times New Roman" w:cs="Times New Roman"/>
              <w:sz w:val="24"/>
              <w:szCs w:val="24"/>
              <w:rPrChange w:id="12370"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371" w:author="Mohammad Nayeem Hasan" w:date="2024-12-23T01:53:00Z" w16du:dateUtc="2024-12-22T19:53:00Z">
                <w:rPr>
                  <w:rFonts w:eastAsia="Times New Roman"/>
                </w:rPr>
              </w:rPrChange>
            </w:rPr>
            <w:t xml:space="preserve">UCLA. (2023). </w:t>
          </w:r>
          <w:r w:rsidRPr="00033637">
            <w:rPr>
              <w:rFonts w:ascii="Times New Roman" w:eastAsia="Times New Roman" w:hAnsi="Times New Roman" w:cs="Times New Roman"/>
              <w:i/>
              <w:iCs/>
              <w:sz w:val="24"/>
              <w:szCs w:val="24"/>
              <w:rPrChange w:id="12372" w:author="Mohammad Nayeem Hasan" w:date="2024-12-23T01:53:00Z" w16du:dateUtc="2024-12-22T19:53:00Z">
                <w:rPr>
                  <w:rFonts w:eastAsia="Times New Roman"/>
                  <w:i/>
                  <w:iCs/>
                </w:rPr>
              </w:rPrChange>
            </w:rPr>
            <w:t>Survey Data Analysis in Stata</w:t>
          </w:r>
          <w:r w:rsidRPr="00033637">
            <w:rPr>
              <w:rFonts w:ascii="Times New Roman" w:eastAsia="Times New Roman" w:hAnsi="Times New Roman" w:cs="Times New Roman"/>
              <w:sz w:val="24"/>
              <w:szCs w:val="24"/>
              <w:rPrChange w:id="12373" w:author="Mohammad Nayeem Hasan" w:date="2024-12-23T01:53:00Z" w16du:dateUtc="2024-12-22T19:53:00Z">
                <w:rPr>
                  <w:rFonts w:eastAsia="Times New Roman"/>
                </w:rPr>
              </w:rPrChange>
            </w:rPr>
            <w:t>. https://stats.oarc.ucla.edu/stata/seminars/svy-stata-8/</w:t>
          </w:r>
        </w:p>
        <w:p w14:paraId="3E7BEF6C" w14:textId="77777777" w:rsidR="00FE1019" w:rsidRPr="00033637" w:rsidRDefault="00FE1019">
          <w:pPr>
            <w:autoSpaceDE w:val="0"/>
            <w:autoSpaceDN w:val="0"/>
            <w:ind w:hanging="480"/>
            <w:divId w:val="1718313482"/>
            <w:rPr>
              <w:rFonts w:ascii="Times New Roman" w:eastAsia="Times New Roman" w:hAnsi="Times New Roman" w:cs="Times New Roman"/>
              <w:sz w:val="24"/>
              <w:szCs w:val="24"/>
              <w:rPrChange w:id="12374"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375" w:author="Mohammad Nayeem Hasan" w:date="2024-12-23T01:53:00Z" w16du:dateUtc="2024-12-22T19:53:00Z">
                <w:rPr>
                  <w:rFonts w:eastAsia="Times New Roman"/>
                </w:rPr>
              </w:rPrChange>
            </w:rPr>
            <w:t xml:space="preserve">UNICEF. (2023a). </w:t>
          </w:r>
          <w:r w:rsidRPr="00033637">
            <w:rPr>
              <w:rFonts w:ascii="Times New Roman" w:eastAsia="Times New Roman" w:hAnsi="Times New Roman" w:cs="Times New Roman"/>
              <w:i/>
              <w:iCs/>
              <w:sz w:val="24"/>
              <w:szCs w:val="24"/>
              <w:rPrChange w:id="12376" w:author="Mohammad Nayeem Hasan" w:date="2024-12-23T01:53:00Z" w16du:dateUtc="2024-12-22T19:53:00Z">
                <w:rPr>
                  <w:rFonts w:eastAsia="Times New Roman"/>
                  <w:i/>
                  <w:iCs/>
                </w:rPr>
              </w:rPrChange>
            </w:rPr>
            <w:t>Surveys - UNICEF MICS</w:t>
          </w:r>
          <w:r w:rsidRPr="00033637">
            <w:rPr>
              <w:rFonts w:ascii="Times New Roman" w:eastAsia="Times New Roman" w:hAnsi="Times New Roman" w:cs="Times New Roman"/>
              <w:sz w:val="24"/>
              <w:szCs w:val="24"/>
              <w:rPrChange w:id="12377" w:author="Mohammad Nayeem Hasan" w:date="2024-12-23T01:53:00Z" w16du:dateUtc="2024-12-22T19:53:00Z">
                <w:rPr>
                  <w:rFonts w:eastAsia="Times New Roman"/>
                </w:rPr>
              </w:rPrChange>
            </w:rPr>
            <w:t>. https://mics.unicef.org/surveys</w:t>
          </w:r>
        </w:p>
        <w:p w14:paraId="339CE225" w14:textId="77777777" w:rsidR="00FE1019" w:rsidRPr="00033637" w:rsidRDefault="00FE1019">
          <w:pPr>
            <w:autoSpaceDE w:val="0"/>
            <w:autoSpaceDN w:val="0"/>
            <w:ind w:hanging="480"/>
            <w:divId w:val="125778518"/>
            <w:rPr>
              <w:rFonts w:ascii="Times New Roman" w:eastAsia="Times New Roman" w:hAnsi="Times New Roman" w:cs="Times New Roman"/>
              <w:sz w:val="24"/>
              <w:szCs w:val="24"/>
              <w:rPrChange w:id="12378"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379" w:author="Mohammad Nayeem Hasan" w:date="2024-12-23T01:53:00Z" w16du:dateUtc="2024-12-22T19:53:00Z">
                <w:rPr>
                  <w:rFonts w:eastAsia="Times New Roman"/>
                </w:rPr>
              </w:rPrChange>
            </w:rPr>
            <w:lastRenderedPageBreak/>
            <w:t xml:space="preserve">UNICEF. (2023b). </w:t>
          </w:r>
          <w:r w:rsidRPr="00033637">
            <w:rPr>
              <w:rFonts w:ascii="Times New Roman" w:eastAsia="Times New Roman" w:hAnsi="Times New Roman" w:cs="Times New Roman"/>
              <w:i/>
              <w:iCs/>
              <w:sz w:val="24"/>
              <w:szCs w:val="24"/>
              <w:rPrChange w:id="12380" w:author="Mohammad Nayeem Hasan" w:date="2024-12-23T01:53:00Z" w16du:dateUtc="2024-12-22T19:53:00Z">
                <w:rPr>
                  <w:rFonts w:eastAsia="Times New Roman"/>
                  <w:i/>
                  <w:iCs/>
                </w:rPr>
              </w:rPrChange>
            </w:rPr>
            <w:t>Tools - UNICEF MICS</w:t>
          </w:r>
          <w:r w:rsidRPr="00033637">
            <w:rPr>
              <w:rFonts w:ascii="Times New Roman" w:eastAsia="Times New Roman" w:hAnsi="Times New Roman" w:cs="Times New Roman"/>
              <w:sz w:val="24"/>
              <w:szCs w:val="24"/>
              <w:rPrChange w:id="12381" w:author="Mohammad Nayeem Hasan" w:date="2024-12-23T01:53:00Z" w16du:dateUtc="2024-12-22T19:53:00Z">
                <w:rPr>
                  <w:rFonts w:eastAsia="Times New Roman"/>
                </w:rPr>
              </w:rPrChange>
            </w:rPr>
            <w:t>. https://mics.unicef.org/tools</w:t>
          </w:r>
        </w:p>
        <w:p w14:paraId="249C6C1A" w14:textId="77777777" w:rsidR="00FE1019" w:rsidRPr="00033637" w:rsidRDefault="00FE1019">
          <w:pPr>
            <w:autoSpaceDE w:val="0"/>
            <w:autoSpaceDN w:val="0"/>
            <w:ind w:hanging="480"/>
            <w:divId w:val="61870886"/>
            <w:rPr>
              <w:rFonts w:ascii="Times New Roman" w:eastAsia="Times New Roman" w:hAnsi="Times New Roman" w:cs="Times New Roman"/>
              <w:sz w:val="24"/>
              <w:szCs w:val="24"/>
              <w:rPrChange w:id="12382"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383" w:author="Mohammad Nayeem Hasan" w:date="2024-12-23T01:53:00Z" w16du:dateUtc="2024-12-22T19:53:00Z">
                <w:rPr>
                  <w:rFonts w:eastAsia="Times New Roman"/>
                </w:rPr>
              </w:rPrChange>
            </w:rPr>
            <w:t xml:space="preserve">WHO. (2021). </w:t>
          </w:r>
          <w:r w:rsidRPr="00033637">
            <w:rPr>
              <w:rFonts w:ascii="Times New Roman" w:eastAsia="Times New Roman" w:hAnsi="Times New Roman" w:cs="Times New Roman"/>
              <w:i/>
              <w:iCs/>
              <w:sz w:val="24"/>
              <w:szCs w:val="24"/>
              <w:rPrChange w:id="12384" w:author="Mohammad Nayeem Hasan" w:date="2024-12-23T01:53:00Z" w16du:dateUtc="2024-12-22T19:53:00Z">
                <w:rPr>
                  <w:rFonts w:eastAsia="Times New Roman"/>
                  <w:i/>
                  <w:iCs/>
                </w:rPr>
              </w:rPrChange>
            </w:rPr>
            <w:t>The WHO Child Growth Standards</w:t>
          </w:r>
          <w:r w:rsidRPr="00033637">
            <w:rPr>
              <w:rFonts w:ascii="Times New Roman" w:eastAsia="Times New Roman" w:hAnsi="Times New Roman" w:cs="Times New Roman"/>
              <w:sz w:val="24"/>
              <w:szCs w:val="24"/>
              <w:rPrChange w:id="12385" w:author="Mohammad Nayeem Hasan" w:date="2024-12-23T01:53:00Z" w16du:dateUtc="2024-12-22T19:53:00Z">
                <w:rPr>
                  <w:rFonts w:eastAsia="Times New Roman"/>
                </w:rPr>
              </w:rPrChange>
            </w:rPr>
            <w:t>. https://www.who.int/tools/child-growth-standards/standards</w:t>
          </w:r>
        </w:p>
        <w:p w14:paraId="1FEBDFF0" w14:textId="77777777" w:rsidR="00FE1019" w:rsidRPr="00033637" w:rsidRDefault="00FE1019">
          <w:pPr>
            <w:autoSpaceDE w:val="0"/>
            <w:autoSpaceDN w:val="0"/>
            <w:ind w:hanging="480"/>
            <w:divId w:val="808743937"/>
            <w:rPr>
              <w:rFonts w:ascii="Times New Roman" w:eastAsia="Times New Roman" w:hAnsi="Times New Roman" w:cs="Times New Roman"/>
              <w:sz w:val="24"/>
              <w:szCs w:val="24"/>
              <w:rPrChange w:id="12386"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387" w:author="Mohammad Nayeem Hasan" w:date="2024-12-23T01:53:00Z" w16du:dateUtc="2024-12-22T19:53:00Z">
                <w:rPr>
                  <w:rFonts w:eastAsia="Times New Roman"/>
                </w:rPr>
              </w:rPrChange>
            </w:rPr>
            <w:t xml:space="preserve">WHO. (2024). </w:t>
          </w:r>
          <w:proofErr w:type="spellStart"/>
          <w:r w:rsidRPr="00033637">
            <w:rPr>
              <w:rFonts w:ascii="Times New Roman" w:eastAsia="Times New Roman" w:hAnsi="Times New Roman" w:cs="Times New Roman"/>
              <w:i/>
              <w:iCs/>
              <w:sz w:val="24"/>
              <w:szCs w:val="24"/>
              <w:rPrChange w:id="12388" w:author="Mohammad Nayeem Hasan" w:date="2024-12-23T01:53:00Z" w16du:dateUtc="2024-12-22T19:53:00Z">
                <w:rPr>
                  <w:rFonts w:eastAsia="Times New Roman"/>
                  <w:i/>
                  <w:iCs/>
                </w:rPr>
              </w:rPrChange>
            </w:rPr>
            <w:t>Diarrhoeal</w:t>
          </w:r>
          <w:proofErr w:type="spellEnd"/>
          <w:r w:rsidRPr="00033637">
            <w:rPr>
              <w:rFonts w:ascii="Times New Roman" w:eastAsia="Times New Roman" w:hAnsi="Times New Roman" w:cs="Times New Roman"/>
              <w:i/>
              <w:iCs/>
              <w:sz w:val="24"/>
              <w:szCs w:val="24"/>
              <w:rPrChange w:id="12389" w:author="Mohammad Nayeem Hasan" w:date="2024-12-23T01:53:00Z" w16du:dateUtc="2024-12-22T19:53:00Z">
                <w:rPr>
                  <w:rFonts w:eastAsia="Times New Roman"/>
                  <w:i/>
                  <w:iCs/>
                </w:rPr>
              </w:rPrChange>
            </w:rPr>
            <w:t xml:space="preserve"> disease</w:t>
          </w:r>
          <w:r w:rsidRPr="00033637">
            <w:rPr>
              <w:rFonts w:ascii="Times New Roman" w:eastAsia="Times New Roman" w:hAnsi="Times New Roman" w:cs="Times New Roman"/>
              <w:sz w:val="24"/>
              <w:szCs w:val="24"/>
              <w:rPrChange w:id="12390" w:author="Mohammad Nayeem Hasan" w:date="2024-12-23T01:53:00Z" w16du:dateUtc="2024-12-22T19:53:00Z">
                <w:rPr>
                  <w:rFonts w:eastAsia="Times New Roman"/>
                </w:rPr>
              </w:rPrChange>
            </w:rPr>
            <w:t>. https://www.who.int/news-room/fact-sheets/detail/diarrhoeal-disease</w:t>
          </w:r>
        </w:p>
        <w:p w14:paraId="36FAC065" w14:textId="77777777" w:rsidR="00FE1019" w:rsidRPr="00033637" w:rsidRDefault="00FE1019">
          <w:pPr>
            <w:autoSpaceDE w:val="0"/>
            <w:autoSpaceDN w:val="0"/>
            <w:ind w:hanging="480"/>
            <w:divId w:val="1636644419"/>
            <w:rPr>
              <w:rFonts w:ascii="Times New Roman" w:eastAsia="Times New Roman" w:hAnsi="Times New Roman" w:cs="Times New Roman"/>
              <w:sz w:val="24"/>
              <w:szCs w:val="24"/>
              <w:rPrChange w:id="12391" w:author="Mohammad Nayeem Hasan" w:date="2024-12-23T01:53:00Z" w16du:dateUtc="2024-12-22T19:53:00Z">
                <w:rPr>
                  <w:rFonts w:eastAsia="Times New Roman"/>
                </w:rPr>
              </w:rPrChange>
            </w:rPr>
          </w:pPr>
          <w:r w:rsidRPr="00033637">
            <w:rPr>
              <w:rFonts w:ascii="Times New Roman" w:eastAsia="Times New Roman" w:hAnsi="Times New Roman" w:cs="Times New Roman"/>
              <w:sz w:val="24"/>
              <w:szCs w:val="24"/>
              <w:rPrChange w:id="12392" w:author="Mohammad Nayeem Hasan" w:date="2024-12-23T01:53:00Z" w16du:dateUtc="2024-12-22T19:53:00Z">
                <w:rPr>
                  <w:rFonts w:eastAsia="Times New Roman"/>
                </w:rPr>
              </w:rPrChange>
            </w:rPr>
            <w:t xml:space="preserve">Yaya, S., </w:t>
          </w:r>
          <w:proofErr w:type="spellStart"/>
          <w:r w:rsidRPr="00033637">
            <w:rPr>
              <w:rFonts w:ascii="Times New Roman" w:eastAsia="Times New Roman" w:hAnsi="Times New Roman" w:cs="Times New Roman"/>
              <w:sz w:val="24"/>
              <w:szCs w:val="24"/>
              <w:rPrChange w:id="12393" w:author="Mohammad Nayeem Hasan" w:date="2024-12-23T01:53:00Z" w16du:dateUtc="2024-12-22T19:53:00Z">
                <w:rPr>
                  <w:rFonts w:eastAsia="Times New Roman"/>
                </w:rPr>
              </w:rPrChange>
            </w:rPr>
            <w:t>Hudani</w:t>
          </w:r>
          <w:proofErr w:type="spellEnd"/>
          <w:r w:rsidRPr="00033637">
            <w:rPr>
              <w:rFonts w:ascii="Times New Roman" w:eastAsia="Times New Roman" w:hAnsi="Times New Roman" w:cs="Times New Roman"/>
              <w:sz w:val="24"/>
              <w:szCs w:val="24"/>
              <w:rPrChange w:id="12394" w:author="Mohammad Nayeem Hasan" w:date="2024-12-23T01:53:00Z" w16du:dateUtc="2024-12-22T19:53:00Z">
                <w:rPr>
                  <w:rFonts w:eastAsia="Times New Roman"/>
                </w:rPr>
              </w:rPrChange>
            </w:rPr>
            <w:t xml:space="preserve">, A., </w:t>
          </w:r>
          <w:proofErr w:type="spellStart"/>
          <w:r w:rsidRPr="00033637">
            <w:rPr>
              <w:rFonts w:ascii="Times New Roman" w:eastAsia="Times New Roman" w:hAnsi="Times New Roman" w:cs="Times New Roman"/>
              <w:sz w:val="24"/>
              <w:szCs w:val="24"/>
              <w:rPrChange w:id="12395" w:author="Mohammad Nayeem Hasan" w:date="2024-12-23T01:53:00Z" w16du:dateUtc="2024-12-22T19:53:00Z">
                <w:rPr>
                  <w:rFonts w:eastAsia="Times New Roman"/>
                </w:rPr>
              </w:rPrChange>
            </w:rPr>
            <w:t>Udenigwe</w:t>
          </w:r>
          <w:proofErr w:type="spellEnd"/>
          <w:r w:rsidRPr="00033637">
            <w:rPr>
              <w:rFonts w:ascii="Times New Roman" w:eastAsia="Times New Roman" w:hAnsi="Times New Roman" w:cs="Times New Roman"/>
              <w:sz w:val="24"/>
              <w:szCs w:val="24"/>
              <w:rPrChange w:id="12396" w:author="Mohammad Nayeem Hasan" w:date="2024-12-23T01:53:00Z" w16du:dateUtc="2024-12-22T19:53:00Z">
                <w:rPr>
                  <w:rFonts w:eastAsia="Times New Roman"/>
                </w:rPr>
              </w:rPrChange>
            </w:rPr>
            <w:t xml:space="preserve">, O., Shah, V., </w:t>
          </w:r>
          <w:proofErr w:type="spellStart"/>
          <w:r w:rsidRPr="00033637">
            <w:rPr>
              <w:rFonts w:ascii="Times New Roman" w:eastAsia="Times New Roman" w:hAnsi="Times New Roman" w:cs="Times New Roman"/>
              <w:sz w:val="24"/>
              <w:szCs w:val="24"/>
              <w:rPrChange w:id="12397" w:author="Mohammad Nayeem Hasan" w:date="2024-12-23T01:53:00Z" w16du:dateUtc="2024-12-22T19:53:00Z">
                <w:rPr>
                  <w:rFonts w:eastAsia="Times New Roman"/>
                </w:rPr>
              </w:rPrChange>
            </w:rPr>
            <w:t>Ekholuenetale</w:t>
          </w:r>
          <w:proofErr w:type="spellEnd"/>
          <w:r w:rsidRPr="00033637">
            <w:rPr>
              <w:rFonts w:ascii="Times New Roman" w:eastAsia="Times New Roman" w:hAnsi="Times New Roman" w:cs="Times New Roman"/>
              <w:sz w:val="24"/>
              <w:szCs w:val="24"/>
              <w:rPrChange w:id="12398" w:author="Mohammad Nayeem Hasan" w:date="2024-12-23T01:53:00Z" w16du:dateUtc="2024-12-22T19:53:00Z">
                <w:rPr>
                  <w:rFonts w:eastAsia="Times New Roman"/>
                </w:rPr>
              </w:rPrChange>
            </w:rPr>
            <w:t xml:space="preserve">, M., &amp; Bishwajit, G. (2018). Improving Water, Sanitation and Hygiene Practices, and Housing Quality to Prevent Diarrhea among Under-Five Children in Nigeria. </w:t>
          </w:r>
          <w:r w:rsidRPr="00033637">
            <w:rPr>
              <w:rFonts w:ascii="Times New Roman" w:eastAsia="Times New Roman" w:hAnsi="Times New Roman" w:cs="Times New Roman"/>
              <w:i/>
              <w:iCs/>
              <w:sz w:val="24"/>
              <w:szCs w:val="24"/>
              <w:rPrChange w:id="12399" w:author="Mohammad Nayeem Hasan" w:date="2024-12-23T01:53:00Z" w16du:dateUtc="2024-12-22T19:53:00Z">
                <w:rPr>
                  <w:rFonts w:eastAsia="Times New Roman"/>
                  <w:i/>
                  <w:iCs/>
                </w:rPr>
              </w:rPrChange>
            </w:rPr>
            <w:t>Tropical Medicine and Infectious Disease</w:t>
          </w:r>
          <w:r w:rsidRPr="00033637">
            <w:rPr>
              <w:rFonts w:ascii="Times New Roman" w:eastAsia="Times New Roman" w:hAnsi="Times New Roman" w:cs="Times New Roman"/>
              <w:sz w:val="24"/>
              <w:szCs w:val="24"/>
              <w:rPrChange w:id="12400" w:author="Mohammad Nayeem Hasan" w:date="2024-12-23T01:53:00Z" w16du:dateUtc="2024-12-22T19:53:00Z">
                <w:rPr>
                  <w:rFonts w:eastAsia="Times New Roman"/>
                </w:rPr>
              </w:rPrChange>
            </w:rPr>
            <w:t xml:space="preserve">, </w:t>
          </w:r>
          <w:r w:rsidRPr="00033637">
            <w:rPr>
              <w:rFonts w:ascii="Times New Roman" w:eastAsia="Times New Roman" w:hAnsi="Times New Roman" w:cs="Times New Roman"/>
              <w:i/>
              <w:iCs/>
              <w:sz w:val="24"/>
              <w:szCs w:val="24"/>
              <w:rPrChange w:id="12401" w:author="Mohammad Nayeem Hasan" w:date="2024-12-23T01:53:00Z" w16du:dateUtc="2024-12-22T19:53:00Z">
                <w:rPr>
                  <w:rFonts w:eastAsia="Times New Roman"/>
                  <w:i/>
                  <w:iCs/>
                </w:rPr>
              </w:rPrChange>
            </w:rPr>
            <w:t>3</w:t>
          </w:r>
          <w:r w:rsidRPr="00033637">
            <w:rPr>
              <w:rFonts w:ascii="Times New Roman" w:eastAsia="Times New Roman" w:hAnsi="Times New Roman" w:cs="Times New Roman"/>
              <w:sz w:val="24"/>
              <w:szCs w:val="24"/>
              <w:rPrChange w:id="12402" w:author="Mohammad Nayeem Hasan" w:date="2024-12-23T01:53:00Z" w16du:dateUtc="2024-12-22T19:53:00Z">
                <w:rPr>
                  <w:rFonts w:eastAsia="Times New Roman"/>
                </w:rPr>
              </w:rPrChange>
            </w:rPr>
            <w:t>(2), 41. https://doi.org/10.3390/TROPICALMED3020041</w:t>
          </w:r>
        </w:p>
        <w:p w14:paraId="1E4B4A15" w14:textId="4CB3C419" w:rsidR="002F15B1" w:rsidRPr="00033637" w:rsidRDefault="00FE1019" w:rsidP="00F31FB2">
          <w:pPr>
            <w:spacing w:line="480" w:lineRule="auto"/>
            <w:rPr>
              <w:ins w:id="12403" w:author="Mohammad Nayeem Hasan" w:date="2024-12-23T01:06:00Z" w16du:dateUtc="2024-12-22T19:06:00Z"/>
              <w:rFonts w:ascii="Times New Roman" w:hAnsi="Times New Roman" w:cs="Times New Roman"/>
              <w:color w:val="000000"/>
              <w:sz w:val="24"/>
              <w:szCs w:val="24"/>
            </w:rPr>
            <w:pPrChange w:id="12404" w:author="Mohammad Nayeem Hasan" w:date="2024-12-23T01:38:00Z" w16du:dateUtc="2024-12-22T19:38:00Z">
              <w:pPr/>
            </w:pPrChange>
          </w:pPr>
          <w:r w:rsidRPr="00033637">
            <w:rPr>
              <w:rFonts w:ascii="Times New Roman" w:eastAsia="Times New Roman" w:hAnsi="Times New Roman" w:cs="Times New Roman"/>
              <w:sz w:val="24"/>
              <w:szCs w:val="24"/>
              <w:rPrChange w:id="12405" w:author="Mohammad Nayeem Hasan" w:date="2024-12-23T01:53:00Z" w16du:dateUtc="2024-12-22T19:53:00Z">
                <w:rPr>
                  <w:rFonts w:eastAsia="Times New Roman"/>
                </w:rPr>
              </w:rPrChange>
            </w:rPr>
            <w:t> </w:t>
          </w:r>
        </w:p>
        <w:customXmlDelRangeStart w:id="12406" w:author="Mohammad Nayeem Hasan" w:date="2024-12-22T22:07:00Z"/>
      </w:sdtContent>
    </w:sdt>
    <w:customXmlDelRangeEnd w:id="12406"/>
    <w:p w14:paraId="5B7466DC" w14:textId="77777777" w:rsidR="00AB6CFA" w:rsidRPr="00033637" w:rsidRDefault="00AB6CFA" w:rsidP="00F31FB2">
      <w:pPr>
        <w:spacing w:line="480" w:lineRule="auto"/>
        <w:rPr>
          <w:rFonts w:ascii="Times New Roman" w:hAnsi="Times New Roman" w:cs="Times New Roman"/>
          <w:color w:val="000000"/>
          <w:sz w:val="24"/>
          <w:szCs w:val="24"/>
          <w:rPrChange w:id="12407" w:author="Mohammad Nayeem Hasan" w:date="2024-12-23T01:53:00Z" w16du:dateUtc="2024-12-22T19:53:00Z">
            <w:rPr>
              <w:rFonts w:ascii="Times New Roman" w:hAnsi="Times New Roman" w:cs="Times New Roman"/>
              <w:sz w:val="24"/>
              <w:szCs w:val="24"/>
            </w:rPr>
          </w:rPrChange>
        </w:rPr>
        <w:pPrChange w:id="12408" w:author="Mohammad Nayeem Hasan" w:date="2024-12-23T01:38:00Z" w16du:dateUtc="2024-12-22T19:38:00Z">
          <w:pPr/>
        </w:pPrChange>
      </w:pPr>
    </w:p>
    <w:sectPr w:rsidR="00AB6CFA" w:rsidRPr="00033637" w:rsidSect="008443FC">
      <w:headerReference w:type="default" r:id="rId17"/>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94" w:author="Farzana Akter" w:date="2024-11-30T12:39:00Z" w:initials="FA">
    <w:p w14:paraId="1F636FAA" w14:textId="77777777" w:rsidR="001D4C3D" w:rsidRDefault="001D4C3D" w:rsidP="001D4C3D">
      <w:pPr>
        <w:pStyle w:val="CommentText"/>
      </w:pPr>
      <w:r>
        <w:rPr>
          <w:rStyle w:val="CommentReference"/>
        </w:rPr>
        <w:annotationRef/>
      </w:r>
      <w:r>
        <w:rPr>
          <w:lang w:val="en-CA"/>
        </w:rPr>
        <w:t xml:space="preserve">You may consider removing this line, as it provides statistics on overall child mortality worldwide among children under 5, including total deaths and deaths per day. Since the previous line specifically addresses deaths related to diarrhea, including the overall death statistics here may disrupt the flow. It would either make more sense to position the overall death statistics before the diarrhea-related information or omit it entirely.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F636FA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EB0A495" w16cex:dateUtc="2024-11-30T18: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F636FAA" w16cid:durableId="5EB0A4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693E6D" w14:textId="77777777" w:rsidR="0065141D" w:rsidRDefault="0065141D" w:rsidP="002F0F3B">
      <w:pPr>
        <w:spacing w:after="0" w:line="240" w:lineRule="auto"/>
      </w:pPr>
      <w:r>
        <w:separator/>
      </w:r>
    </w:p>
  </w:endnote>
  <w:endnote w:type="continuationSeparator" w:id="0">
    <w:p w14:paraId="42957854" w14:textId="77777777" w:rsidR="0065141D" w:rsidRDefault="0065141D" w:rsidP="002F0F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inionPro-Regular">
    <w:altName w:val="Cambria"/>
    <w:charset w:val="00"/>
    <w:family w:val="roman"/>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9558408"/>
      <w:docPartObj>
        <w:docPartGallery w:val="Page Numbers (Bottom of Page)"/>
        <w:docPartUnique/>
      </w:docPartObj>
    </w:sdtPr>
    <w:sdtEndPr>
      <w:rPr>
        <w:noProof/>
      </w:rPr>
    </w:sdtEndPr>
    <w:sdtContent>
      <w:p w14:paraId="1094F1BD" w14:textId="27189842" w:rsidR="002F0F3B" w:rsidRDefault="002F0F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C33BA7" w14:textId="77777777" w:rsidR="002F0F3B" w:rsidRDefault="002F0F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75FBEA" w14:textId="77777777" w:rsidR="0065141D" w:rsidRDefault="0065141D" w:rsidP="002F0F3B">
      <w:pPr>
        <w:spacing w:after="0" w:line="240" w:lineRule="auto"/>
      </w:pPr>
      <w:r>
        <w:separator/>
      </w:r>
    </w:p>
  </w:footnote>
  <w:footnote w:type="continuationSeparator" w:id="0">
    <w:p w14:paraId="3872C6C7" w14:textId="77777777" w:rsidR="0065141D" w:rsidRDefault="0065141D" w:rsidP="002F0F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2669A" w14:textId="689FDB3A" w:rsidR="002F0F3B" w:rsidRDefault="002F0F3B">
    <w:pPr>
      <w:pStyle w:val="Header"/>
      <w:jc w:val="center"/>
    </w:pPr>
  </w:p>
  <w:p w14:paraId="62945F96" w14:textId="77777777" w:rsidR="002F0F3B" w:rsidRDefault="002F0F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453FA"/>
    <w:multiLevelType w:val="hybridMultilevel"/>
    <w:tmpl w:val="D4101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24123E"/>
    <w:multiLevelType w:val="hybridMultilevel"/>
    <w:tmpl w:val="5AB8D7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3E3127BB"/>
    <w:multiLevelType w:val="hybridMultilevel"/>
    <w:tmpl w:val="F6CA5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7630EE"/>
    <w:multiLevelType w:val="hybridMultilevel"/>
    <w:tmpl w:val="AEFC90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4357304">
    <w:abstractNumId w:val="3"/>
  </w:num>
  <w:num w:numId="2" w16cid:durableId="655838105">
    <w:abstractNumId w:val="1"/>
  </w:num>
  <w:num w:numId="3" w16cid:durableId="938608921">
    <w:abstractNumId w:val="2"/>
  </w:num>
  <w:num w:numId="4" w16cid:durableId="121007281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ohammad Nayeem Hasan">
    <w15:presenceInfo w15:providerId="Windows Live" w15:userId="5be14f6c7eaf8e33"/>
  </w15:person>
  <w15:person w15:author="Farzana Akter">
    <w15:presenceInfo w15:providerId="AD" w15:userId="S::aktermf@myumanitoba.ca::304064f9-0e37-4f0c-b314-2cba5f2798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Lc0NDU1MzcxMTAysTRU0lEKTi0uzszPAykwNKkFAAuBbBgtAAAA"/>
  </w:docVars>
  <w:rsids>
    <w:rsidRoot w:val="000C1EF8"/>
    <w:rsid w:val="00000932"/>
    <w:rsid w:val="00001547"/>
    <w:rsid w:val="0000427E"/>
    <w:rsid w:val="000063B2"/>
    <w:rsid w:val="000067C6"/>
    <w:rsid w:val="00006A5F"/>
    <w:rsid w:val="0001488D"/>
    <w:rsid w:val="00014C01"/>
    <w:rsid w:val="00015C91"/>
    <w:rsid w:val="00021968"/>
    <w:rsid w:val="0002389D"/>
    <w:rsid w:val="00024D8A"/>
    <w:rsid w:val="00024F68"/>
    <w:rsid w:val="00026D8E"/>
    <w:rsid w:val="0003156D"/>
    <w:rsid w:val="00032486"/>
    <w:rsid w:val="00032B83"/>
    <w:rsid w:val="00033637"/>
    <w:rsid w:val="0003370F"/>
    <w:rsid w:val="000340D1"/>
    <w:rsid w:val="0003448D"/>
    <w:rsid w:val="00041AAE"/>
    <w:rsid w:val="00042110"/>
    <w:rsid w:val="00046C14"/>
    <w:rsid w:val="00047A22"/>
    <w:rsid w:val="00050414"/>
    <w:rsid w:val="000508B4"/>
    <w:rsid w:val="00050EFF"/>
    <w:rsid w:val="00053807"/>
    <w:rsid w:val="00054206"/>
    <w:rsid w:val="00057909"/>
    <w:rsid w:val="00057F81"/>
    <w:rsid w:val="00060577"/>
    <w:rsid w:val="00061E5C"/>
    <w:rsid w:val="00062E51"/>
    <w:rsid w:val="00063BD2"/>
    <w:rsid w:val="00066654"/>
    <w:rsid w:val="000677F9"/>
    <w:rsid w:val="00067DC6"/>
    <w:rsid w:val="00070681"/>
    <w:rsid w:val="00071CEF"/>
    <w:rsid w:val="00072283"/>
    <w:rsid w:val="00072E76"/>
    <w:rsid w:val="00073E82"/>
    <w:rsid w:val="000742FF"/>
    <w:rsid w:val="0007666C"/>
    <w:rsid w:val="0007755A"/>
    <w:rsid w:val="000776B2"/>
    <w:rsid w:val="000808D2"/>
    <w:rsid w:val="00080F93"/>
    <w:rsid w:val="00081CF3"/>
    <w:rsid w:val="00082216"/>
    <w:rsid w:val="00083F6C"/>
    <w:rsid w:val="000849F9"/>
    <w:rsid w:val="00087C2C"/>
    <w:rsid w:val="00094446"/>
    <w:rsid w:val="00096ACD"/>
    <w:rsid w:val="00097768"/>
    <w:rsid w:val="000A08E5"/>
    <w:rsid w:val="000A0A4E"/>
    <w:rsid w:val="000A2B06"/>
    <w:rsid w:val="000A40F3"/>
    <w:rsid w:val="000B0B54"/>
    <w:rsid w:val="000B1517"/>
    <w:rsid w:val="000B371E"/>
    <w:rsid w:val="000B4055"/>
    <w:rsid w:val="000B420E"/>
    <w:rsid w:val="000B50FB"/>
    <w:rsid w:val="000B5FF5"/>
    <w:rsid w:val="000B7200"/>
    <w:rsid w:val="000B762D"/>
    <w:rsid w:val="000B7B80"/>
    <w:rsid w:val="000C1EF8"/>
    <w:rsid w:val="000C227B"/>
    <w:rsid w:val="000C472D"/>
    <w:rsid w:val="000D00A8"/>
    <w:rsid w:val="000D0EE1"/>
    <w:rsid w:val="000D1C80"/>
    <w:rsid w:val="000D24D6"/>
    <w:rsid w:val="000D5CFE"/>
    <w:rsid w:val="000D6248"/>
    <w:rsid w:val="000D6583"/>
    <w:rsid w:val="000D6CAF"/>
    <w:rsid w:val="000D7F48"/>
    <w:rsid w:val="000E1AB5"/>
    <w:rsid w:val="000E494D"/>
    <w:rsid w:val="000E55D6"/>
    <w:rsid w:val="000E5948"/>
    <w:rsid w:val="000F06C8"/>
    <w:rsid w:val="000F150F"/>
    <w:rsid w:val="000F1A40"/>
    <w:rsid w:val="000F2051"/>
    <w:rsid w:val="000F5ED4"/>
    <w:rsid w:val="000F6469"/>
    <w:rsid w:val="000F64AC"/>
    <w:rsid w:val="000F6814"/>
    <w:rsid w:val="000F7451"/>
    <w:rsid w:val="000F750E"/>
    <w:rsid w:val="000F787A"/>
    <w:rsid w:val="00106F4F"/>
    <w:rsid w:val="00110332"/>
    <w:rsid w:val="00115909"/>
    <w:rsid w:val="00116848"/>
    <w:rsid w:val="00124882"/>
    <w:rsid w:val="0012567D"/>
    <w:rsid w:val="00126989"/>
    <w:rsid w:val="00126CA8"/>
    <w:rsid w:val="00130401"/>
    <w:rsid w:val="00130B1B"/>
    <w:rsid w:val="00131298"/>
    <w:rsid w:val="00133DA7"/>
    <w:rsid w:val="00135383"/>
    <w:rsid w:val="00135521"/>
    <w:rsid w:val="00135E4E"/>
    <w:rsid w:val="00135F34"/>
    <w:rsid w:val="00135FB1"/>
    <w:rsid w:val="001372F1"/>
    <w:rsid w:val="0014020D"/>
    <w:rsid w:val="001404C1"/>
    <w:rsid w:val="0014098A"/>
    <w:rsid w:val="00141555"/>
    <w:rsid w:val="00145376"/>
    <w:rsid w:val="00145803"/>
    <w:rsid w:val="00147D41"/>
    <w:rsid w:val="0015001C"/>
    <w:rsid w:val="001501F4"/>
    <w:rsid w:val="001516BA"/>
    <w:rsid w:val="00151721"/>
    <w:rsid w:val="00154ABF"/>
    <w:rsid w:val="001559DC"/>
    <w:rsid w:val="0015718F"/>
    <w:rsid w:val="00157EE7"/>
    <w:rsid w:val="00165390"/>
    <w:rsid w:val="001715D9"/>
    <w:rsid w:val="00171C69"/>
    <w:rsid w:val="00172402"/>
    <w:rsid w:val="00172E7A"/>
    <w:rsid w:val="00173FC1"/>
    <w:rsid w:val="00174FC7"/>
    <w:rsid w:val="00176892"/>
    <w:rsid w:val="00177156"/>
    <w:rsid w:val="00182901"/>
    <w:rsid w:val="00185718"/>
    <w:rsid w:val="00186A81"/>
    <w:rsid w:val="0018796D"/>
    <w:rsid w:val="00187A35"/>
    <w:rsid w:val="001925C5"/>
    <w:rsid w:val="00194442"/>
    <w:rsid w:val="00194D5D"/>
    <w:rsid w:val="00195762"/>
    <w:rsid w:val="00195AE1"/>
    <w:rsid w:val="001968A9"/>
    <w:rsid w:val="001A31A2"/>
    <w:rsid w:val="001A3ED8"/>
    <w:rsid w:val="001A4217"/>
    <w:rsid w:val="001A5F0F"/>
    <w:rsid w:val="001A75EA"/>
    <w:rsid w:val="001B0170"/>
    <w:rsid w:val="001B1F66"/>
    <w:rsid w:val="001B50C2"/>
    <w:rsid w:val="001B6172"/>
    <w:rsid w:val="001B6771"/>
    <w:rsid w:val="001B6C05"/>
    <w:rsid w:val="001B7BE4"/>
    <w:rsid w:val="001C3626"/>
    <w:rsid w:val="001C612D"/>
    <w:rsid w:val="001C74CE"/>
    <w:rsid w:val="001D0957"/>
    <w:rsid w:val="001D2051"/>
    <w:rsid w:val="001D3777"/>
    <w:rsid w:val="001D3D8D"/>
    <w:rsid w:val="001D4C3D"/>
    <w:rsid w:val="001D4FC2"/>
    <w:rsid w:val="001D6BDA"/>
    <w:rsid w:val="001D6F0C"/>
    <w:rsid w:val="001D760C"/>
    <w:rsid w:val="001E015D"/>
    <w:rsid w:val="001F0351"/>
    <w:rsid w:val="001F3D7B"/>
    <w:rsid w:val="001F411A"/>
    <w:rsid w:val="001F44F1"/>
    <w:rsid w:val="001F4C96"/>
    <w:rsid w:val="001F534A"/>
    <w:rsid w:val="001F612D"/>
    <w:rsid w:val="001F6866"/>
    <w:rsid w:val="001F7D73"/>
    <w:rsid w:val="002001EC"/>
    <w:rsid w:val="0020070F"/>
    <w:rsid w:val="00200D44"/>
    <w:rsid w:val="0020117A"/>
    <w:rsid w:val="00201D06"/>
    <w:rsid w:val="00206758"/>
    <w:rsid w:val="00213A83"/>
    <w:rsid w:val="00215030"/>
    <w:rsid w:val="00215528"/>
    <w:rsid w:val="00220F3A"/>
    <w:rsid w:val="0022145E"/>
    <w:rsid w:val="002250A3"/>
    <w:rsid w:val="002258E4"/>
    <w:rsid w:val="0022631E"/>
    <w:rsid w:val="00227D57"/>
    <w:rsid w:val="00233210"/>
    <w:rsid w:val="002365D9"/>
    <w:rsid w:val="00236AF2"/>
    <w:rsid w:val="0023711F"/>
    <w:rsid w:val="00241C49"/>
    <w:rsid w:val="00242B54"/>
    <w:rsid w:val="0024442C"/>
    <w:rsid w:val="00246F25"/>
    <w:rsid w:val="00251D00"/>
    <w:rsid w:val="0025406E"/>
    <w:rsid w:val="00257E16"/>
    <w:rsid w:val="00261118"/>
    <w:rsid w:val="0026158C"/>
    <w:rsid w:val="002616FB"/>
    <w:rsid w:val="002639A6"/>
    <w:rsid w:val="00263CD5"/>
    <w:rsid w:val="002640B4"/>
    <w:rsid w:val="00264FBA"/>
    <w:rsid w:val="0026511C"/>
    <w:rsid w:val="00266015"/>
    <w:rsid w:val="00267499"/>
    <w:rsid w:val="00267779"/>
    <w:rsid w:val="0027122B"/>
    <w:rsid w:val="00271C4C"/>
    <w:rsid w:val="002720CD"/>
    <w:rsid w:val="00275578"/>
    <w:rsid w:val="002774A2"/>
    <w:rsid w:val="00281219"/>
    <w:rsid w:val="00283722"/>
    <w:rsid w:val="00283BF3"/>
    <w:rsid w:val="00287637"/>
    <w:rsid w:val="00291334"/>
    <w:rsid w:val="0029342E"/>
    <w:rsid w:val="0029420A"/>
    <w:rsid w:val="0029422F"/>
    <w:rsid w:val="00294443"/>
    <w:rsid w:val="00296E5A"/>
    <w:rsid w:val="002A05C4"/>
    <w:rsid w:val="002A09D9"/>
    <w:rsid w:val="002A3DEB"/>
    <w:rsid w:val="002A5770"/>
    <w:rsid w:val="002A6237"/>
    <w:rsid w:val="002A632D"/>
    <w:rsid w:val="002B122E"/>
    <w:rsid w:val="002B19F9"/>
    <w:rsid w:val="002B4113"/>
    <w:rsid w:val="002B51CD"/>
    <w:rsid w:val="002B613C"/>
    <w:rsid w:val="002B619F"/>
    <w:rsid w:val="002B63EA"/>
    <w:rsid w:val="002B641C"/>
    <w:rsid w:val="002C0757"/>
    <w:rsid w:val="002C1126"/>
    <w:rsid w:val="002C2B15"/>
    <w:rsid w:val="002C2B98"/>
    <w:rsid w:val="002C3D7C"/>
    <w:rsid w:val="002D1C85"/>
    <w:rsid w:val="002D3ED1"/>
    <w:rsid w:val="002D4FEE"/>
    <w:rsid w:val="002D5D40"/>
    <w:rsid w:val="002D7B0F"/>
    <w:rsid w:val="002E10C0"/>
    <w:rsid w:val="002E1373"/>
    <w:rsid w:val="002E27FE"/>
    <w:rsid w:val="002E3904"/>
    <w:rsid w:val="002E58F8"/>
    <w:rsid w:val="002F0B69"/>
    <w:rsid w:val="002F0F3B"/>
    <w:rsid w:val="002F15B1"/>
    <w:rsid w:val="002F18A7"/>
    <w:rsid w:val="002F6C03"/>
    <w:rsid w:val="002F6ED7"/>
    <w:rsid w:val="002F7290"/>
    <w:rsid w:val="002F7442"/>
    <w:rsid w:val="002F7C0D"/>
    <w:rsid w:val="002F7F6D"/>
    <w:rsid w:val="00300600"/>
    <w:rsid w:val="0030151B"/>
    <w:rsid w:val="00302153"/>
    <w:rsid w:val="00303EF2"/>
    <w:rsid w:val="00304485"/>
    <w:rsid w:val="00305298"/>
    <w:rsid w:val="003052B6"/>
    <w:rsid w:val="00306678"/>
    <w:rsid w:val="00306E7A"/>
    <w:rsid w:val="0031075C"/>
    <w:rsid w:val="003119C2"/>
    <w:rsid w:val="00312381"/>
    <w:rsid w:val="00313E28"/>
    <w:rsid w:val="00313E93"/>
    <w:rsid w:val="0031457A"/>
    <w:rsid w:val="003208AB"/>
    <w:rsid w:val="003211E4"/>
    <w:rsid w:val="00323A34"/>
    <w:rsid w:val="00324366"/>
    <w:rsid w:val="00327313"/>
    <w:rsid w:val="00327842"/>
    <w:rsid w:val="003301B4"/>
    <w:rsid w:val="00330FA8"/>
    <w:rsid w:val="003312F3"/>
    <w:rsid w:val="003324D7"/>
    <w:rsid w:val="00334657"/>
    <w:rsid w:val="00334962"/>
    <w:rsid w:val="00334F7A"/>
    <w:rsid w:val="00335A4D"/>
    <w:rsid w:val="00337F7E"/>
    <w:rsid w:val="0035076B"/>
    <w:rsid w:val="00350CF8"/>
    <w:rsid w:val="003510AA"/>
    <w:rsid w:val="00351581"/>
    <w:rsid w:val="00351D0D"/>
    <w:rsid w:val="00356DE8"/>
    <w:rsid w:val="00357097"/>
    <w:rsid w:val="00361022"/>
    <w:rsid w:val="00361F8D"/>
    <w:rsid w:val="00362ACA"/>
    <w:rsid w:val="003630AB"/>
    <w:rsid w:val="00363DB7"/>
    <w:rsid w:val="00365818"/>
    <w:rsid w:val="00366197"/>
    <w:rsid w:val="00366B94"/>
    <w:rsid w:val="0037404C"/>
    <w:rsid w:val="0037461A"/>
    <w:rsid w:val="00375FCC"/>
    <w:rsid w:val="00381958"/>
    <w:rsid w:val="003827AC"/>
    <w:rsid w:val="00382FD9"/>
    <w:rsid w:val="00386483"/>
    <w:rsid w:val="0038778F"/>
    <w:rsid w:val="00390E7A"/>
    <w:rsid w:val="00391027"/>
    <w:rsid w:val="00394056"/>
    <w:rsid w:val="00395E67"/>
    <w:rsid w:val="003A10F8"/>
    <w:rsid w:val="003A152F"/>
    <w:rsid w:val="003A3F84"/>
    <w:rsid w:val="003A422C"/>
    <w:rsid w:val="003A7E77"/>
    <w:rsid w:val="003B047E"/>
    <w:rsid w:val="003B0BBE"/>
    <w:rsid w:val="003B196E"/>
    <w:rsid w:val="003B1CEB"/>
    <w:rsid w:val="003B298C"/>
    <w:rsid w:val="003B29A3"/>
    <w:rsid w:val="003B4D03"/>
    <w:rsid w:val="003B4D12"/>
    <w:rsid w:val="003B6C14"/>
    <w:rsid w:val="003B71FC"/>
    <w:rsid w:val="003B7E19"/>
    <w:rsid w:val="003C06CC"/>
    <w:rsid w:val="003C0835"/>
    <w:rsid w:val="003C0B43"/>
    <w:rsid w:val="003C559C"/>
    <w:rsid w:val="003C731C"/>
    <w:rsid w:val="003D0C44"/>
    <w:rsid w:val="003D1736"/>
    <w:rsid w:val="003D29F9"/>
    <w:rsid w:val="003D6912"/>
    <w:rsid w:val="003D78E2"/>
    <w:rsid w:val="003D7B5A"/>
    <w:rsid w:val="003D7D9F"/>
    <w:rsid w:val="003E3D11"/>
    <w:rsid w:val="003E4772"/>
    <w:rsid w:val="003F05FE"/>
    <w:rsid w:val="003F2533"/>
    <w:rsid w:val="003F25D6"/>
    <w:rsid w:val="003F3075"/>
    <w:rsid w:val="003F6202"/>
    <w:rsid w:val="003F7E06"/>
    <w:rsid w:val="00401ABB"/>
    <w:rsid w:val="00402190"/>
    <w:rsid w:val="004048BD"/>
    <w:rsid w:val="00410F61"/>
    <w:rsid w:val="00411C7B"/>
    <w:rsid w:val="00415D0A"/>
    <w:rsid w:val="00415E23"/>
    <w:rsid w:val="004168E4"/>
    <w:rsid w:val="00417329"/>
    <w:rsid w:val="00417B6C"/>
    <w:rsid w:val="0042074B"/>
    <w:rsid w:val="0042128F"/>
    <w:rsid w:val="00421B1B"/>
    <w:rsid w:val="004232B0"/>
    <w:rsid w:val="00424197"/>
    <w:rsid w:val="00426294"/>
    <w:rsid w:val="004266B3"/>
    <w:rsid w:val="0042773B"/>
    <w:rsid w:val="00430917"/>
    <w:rsid w:val="00430B37"/>
    <w:rsid w:val="00431B4D"/>
    <w:rsid w:val="004352AB"/>
    <w:rsid w:val="00437AE9"/>
    <w:rsid w:val="00441BF5"/>
    <w:rsid w:val="00442045"/>
    <w:rsid w:val="0044493D"/>
    <w:rsid w:val="004470F4"/>
    <w:rsid w:val="00450947"/>
    <w:rsid w:val="00455F48"/>
    <w:rsid w:val="00456C7F"/>
    <w:rsid w:val="00456F9A"/>
    <w:rsid w:val="00461923"/>
    <w:rsid w:val="004632D8"/>
    <w:rsid w:val="00463734"/>
    <w:rsid w:val="004665F6"/>
    <w:rsid w:val="00472765"/>
    <w:rsid w:val="00472A9E"/>
    <w:rsid w:val="00474927"/>
    <w:rsid w:val="004749DE"/>
    <w:rsid w:val="00474DA0"/>
    <w:rsid w:val="00475157"/>
    <w:rsid w:val="0047577B"/>
    <w:rsid w:val="00480D40"/>
    <w:rsid w:val="00481386"/>
    <w:rsid w:val="0048224B"/>
    <w:rsid w:val="00483E1C"/>
    <w:rsid w:val="0048571C"/>
    <w:rsid w:val="00490799"/>
    <w:rsid w:val="00490B7B"/>
    <w:rsid w:val="0049235E"/>
    <w:rsid w:val="0049791C"/>
    <w:rsid w:val="00497B71"/>
    <w:rsid w:val="004A5BA2"/>
    <w:rsid w:val="004A6CD2"/>
    <w:rsid w:val="004B041C"/>
    <w:rsid w:val="004B3BE9"/>
    <w:rsid w:val="004B4551"/>
    <w:rsid w:val="004B5DA7"/>
    <w:rsid w:val="004B627F"/>
    <w:rsid w:val="004C285E"/>
    <w:rsid w:val="004C3312"/>
    <w:rsid w:val="004C5609"/>
    <w:rsid w:val="004C6290"/>
    <w:rsid w:val="004C6D00"/>
    <w:rsid w:val="004C7AB7"/>
    <w:rsid w:val="004D0343"/>
    <w:rsid w:val="004D0B15"/>
    <w:rsid w:val="004D1416"/>
    <w:rsid w:val="004D1D21"/>
    <w:rsid w:val="004D2E72"/>
    <w:rsid w:val="004D4453"/>
    <w:rsid w:val="004D458D"/>
    <w:rsid w:val="004D5BF6"/>
    <w:rsid w:val="004D5DB9"/>
    <w:rsid w:val="004D7CA5"/>
    <w:rsid w:val="004E339F"/>
    <w:rsid w:val="004E3A3B"/>
    <w:rsid w:val="004E46E2"/>
    <w:rsid w:val="004F084B"/>
    <w:rsid w:val="004F2027"/>
    <w:rsid w:val="004F4188"/>
    <w:rsid w:val="004F5BBC"/>
    <w:rsid w:val="004F7E7E"/>
    <w:rsid w:val="00500212"/>
    <w:rsid w:val="00502B1D"/>
    <w:rsid w:val="005037F6"/>
    <w:rsid w:val="00504911"/>
    <w:rsid w:val="00506631"/>
    <w:rsid w:val="00506A47"/>
    <w:rsid w:val="00510BE8"/>
    <w:rsid w:val="00510C28"/>
    <w:rsid w:val="005113A6"/>
    <w:rsid w:val="00511CF7"/>
    <w:rsid w:val="00512A9F"/>
    <w:rsid w:val="0051369E"/>
    <w:rsid w:val="005141D6"/>
    <w:rsid w:val="005154F4"/>
    <w:rsid w:val="00520BC5"/>
    <w:rsid w:val="00520CDF"/>
    <w:rsid w:val="00520FCE"/>
    <w:rsid w:val="00521C89"/>
    <w:rsid w:val="005241E8"/>
    <w:rsid w:val="005262E9"/>
    <w:rsid w:val="00526A6E"/>
    <w:rsid w:val="005274DD"/>
    <w:rsid w:val="0053253C"/>
    <w:rsid w:val="00533687"/>
    <w:rsid w:val="00534221"/>
    <w:rsid w:val="00535F95"/>
    <w:rsid w:val="00540153"/>
    <w:rsid w:val="00540B16"/>
    <w:rsid w:val="00541AF5"/>
    <w:rsid w:val="00542927"/>
    <w:rsid w:val="00543AD2"/>
    <w:rsid w:val="00545AE3"/>
    <w:rsid w:val="005467F6"/>
    <w:rsid w:val="00553643"/>
    <w:rsid w:val="00554857"/>
    <w:rsid w:val="00557188"/>
    <w:rsid w:val="0055755A"/>
    <w:rsid w:val="0056181A"/>
    <w:rsid w:val="005626BA"/>
    <w:rsid w:val="0056434C"/>
    <w:rsid w:val="00565011"/>
    <w:rsid w:val="0056706D"/>
    <w:rsid w:val="005675BC"/>
    <w:rsid w:val="00571069"/>
    <w:rsid w:val="005710FB"/>
    <w:rsid w:val="00572702"/>
    <w:rsid w:val="00573229"/>
    <w:rsid w:val="00573A01"/>
    <w:rsid w:val="00573BF3"/>
    <w:rsid w:val="00576014"/>
    <w:rsid w:val="00576345"/>
    <w:rsid w:val="00582BF4"/>
    <w:rsid w:val="0058318F"/>
    <w:rsid w:val="005865A6"/>
    <w:rsid w:val="00586953"/>
    <w:rsid w:val="0058699E"/>
    <w:rsid w:val="005924A1"/>
    <w:rsid w:val="0059640F"/>
    <w:rsid w:val="005A54F0"/>
    <w:rsid w:val="005A6D7E"/>
    <w:rsid w:val="005A7789"/>
    <w:rsid w:val="005B1B1E"/>
    <w:rsid w:val="005B218F"/>
    <w:rsid w:val="005B36F8"/>
    <w:rsid w:val="005B5E00"/>
    <w:rsid w:val="005B6174"/>
    <w:rsid w:val="005B6329"/>
    <w:rsid w:val="005B75A9"/>
    <w:rsid w:val="005B79B3"/>
    <w:rsid w:val="005C019F"/>
    <w:rsid w:val="005C1970"/>
    <w:rsid w:val="005C2569"/>
    <w:rsid w:val="005C3190"/>
    <w:rsid w:val="005C6426"/>
    <w:rsid w:val="005D1BBB"/>
    <w:rsid w:val="005D2752"/>
    <w:rsid w:val="005D5A2C"/>
    <w:rsid w:val="005D6F00"/>
    <w:rsid w:val="005E23AC"/>
    <w:rsid w:val="005E360C"/>
    <w:rsid w:val="005E3FEE"/>
    <w:rsid w:val="005E7205"/>
    <w:rsid w:val="005F1478"/>
    <w:rsid w:val="005F1801"/>
    <w:rsid w:val="005F1DD0"/>
    <w:rsid w:val="005F362F"/>
    <w:rsid w:val="005F7063"/>
    <w:rsid w:val="006023CE"/>
    <w:rsid w:val="00603072"/>
    <w:rsid w:val="00604CD6"/>
    <w:rsid w:val="00610498"/>
    <w:rsid w:val="00610F49"/>
    <w:rsid w:val="00614627"/>
    <w:rsid w:val="0061594C"/>
    <w:rsid w:val="00616BFE"/>
    <w:rsid w:val="00616C2B"/>
    <w:rsid w:val="00617642"/>
    <w:rsid w:val="00617E4A"/>
    <w:rsid w:val="006204C4"/>
    <w:rsid w:val="006264CA"/>
    <w:rsid w:val="00626B47"/>
    <w:rsid w:val="0063050B"/>
    <w:rsid w:val="00630ADC"/>
    <w:rsid w:val="00630CD3"/>
    <w:rsid w:val="00632A8C"/>
    <w:rsid w:val="00632E8B"/>
    <w:rsid w:val="006350F3"/>
    <w:rsid w:val="0063530A"/>
    <w:rsid w:val="00635801"/>
    <w:rsid w:val="00636BA0"/>
    <w:rsid w:val="006370CB"/>
    <w:rsid w:val="0064582A"/>
    <w:rsid w:val="00645F53"/>
    <w:rsid w:val="00646D97"/>
    <w:rsid w:val="006473AB"/>
    <w:rsid w:val="00650F36"/>
    <w:rsid w:val="0065141D"/>
    <w:rsid w:val="00651E89"/>
    <w:rsid w:val="0065247D"/>
    <w:rsid w:val="00654D54"/>
    <w:rsid w:val="00656659"/>
    <w:rsid w:val="00661DA1"/>
    <w:rsid w:val="0066282E"/>
    <w:rsid w:val="006629F1"/>
    <w:rsid w:val="00665D53"/>
    <w:rsid w:val="006671F0"/>
    <w:rsid w:val="00670373"/>
    <w:rsid w:val="006707D5"/>
    <w:rsid w:val="00671F1F"/>
    <w:rsid w:val="006733F6"/>
    <w:rsid w:val="00673AF6"/>
    <w:rsid w:val="00675434"/>
    <w:rsid w:val="00681379"/>
    <w:rsid w:val="00681C8A"/>
    <w:rsid w:val="00682101"/>
    <w:rsid w:val="006824AE"/>
    <w:rsid w:val="00682909"/>
    <w:rsid w:val="006873DF"/>
    <w:rsid w:val="006875DA"/>
    <w:rsid w:val="00687A18"/>
    <w:rsid w:val="00691411"/>
    <w:rsid w:val="00695A5E"/>
    <w:rsid w:val="00696483"/>
    <w:rsid w:val="006964E7"/>
    <w:rsid w:val="006969E6"/>
    <w:rsid w:val="00697089"/>
    <w:rsid w:val="00697777"/>
    <w:rsid w:val="006A44E3"/>
    <w:rsid w:val="006A4E35"/>
    <w:rsid w:val="006A5F80"/>
    <w:rsid w:val="006A6304"/>
    <w:rsid w:val="006B1964"/>
    <w:rsid w:val="006B4535"/>
    <w:rsid w:val="006B733E"/>
    <w:rsid w:val="006C08E6"/>
    <w:rsid w:val="006C171E"/>
    <w:rsid w:val="006C46BF"/>
    <w:rsid w:val="006C7EB4"/>
    <w:rsid w:val="006D0992"/>
    <w:rsid w:val="006D11B3"/>
    <w:rsid w:val="006D2D08"/>
    <w:rsid w:val="006D43DB"/>
    <w:rsid w:val="006D7EEC"/>
    <w:rsid w:val="006E2AB9"/>
    <w:rsid w:val="006E668A"/>
    <w:rsid w:val="006E6D6C"/>
    <w:rsid w:val="006E7F5C"/>
    <w:rsid w:val="006F0D6C"/>
    <w:rsid w:val="006F24B9"/>
    <w:rsid w:val="006F3DE1"/>
    <w:rsid w:val="007045F1"/>
    <w:rsid w:val="00707551"/>
    <w:rsid w:val="00707A86"/>
    <w:rsid w:val="00714534"/>
    <w:rsid w:val="00714917"/>
    <w:rsid w:val="007156EF"/>
    <w:rsid w:val="00716A7B"/>
    <w:rsid w:val="0071707A"/>
    <w:rsid w:val="007179D5"/>
    <w:rsid w:val="00722E02"/>
    <w:rsid w:val="007233BA"/>
    <w:rsid w:val="00726490"/>
    <w:rsid w:val="00727A6D"/>
    <w:rsid w:val="00727A73"/>
    <w:rsid w:val="007310B2"/>
    <w:rsid w:val="007310DE"/>
    <w:rsid w:val="007344D9"/>
    <w:rsid w:val="00736E1B"/>
    <w:rsid w:val="00740B55"/>
    <w:rsid w:val="00743357"/>
    <w:rsid w:val="0074506C"/>
    <w:rsid w:val="007460F0"/>
    <w:rsid w:val="00746B1D"/>
    <w:rsid w:val="007500E9"/>
    <w:rsid w:val="007506AA"/>
    <w:rsid w:val="00752A96"/>
    <w:rsid w:val="00753DAA"/>
    <w:rsid w:val="0075492A"/>
    <w:rsid w:val="007551B7"/>
    <w:rsid w:val="007556D9"/>
    <w:rsid w:val="00756BE8"/>
    <w:rsid w:val="007571E5"/>
    <w:rsid w:val="00757A27"/>
    <w:rsid w:val="0076532D"/>
    <w:rsid w:val="0076704C"/>
    <w:rsid w:val="007714FE"/>
    <w:rsid w:val="00771B06"/>
    <w:rsid w:val="00771FE7"/>
    <w:rsid w:val="0077291E"/>
    <w:rsid w:val="007763D8"/>
    <w:rsid w:val="007774B5"/>
    <w:rsid w:val="00780098"/>
    <w:rsid w:val="00780131"/>
    <w:rsid w:val="00781C63"/>
    <w:rsid w:val="00782614"/>
    <w:rsid w:val="007827CA"/>
    <w:rsid w:val="00784FAD"/>
    <w:rsid w:val="00786204"/>
    <w:rsid w:val="007863CA"/>
    <w:rsid w:val="007872A6"/>
    <w:rsid w:val="00790F42"/>
    <w:rsid w:val="007914F8"/>
    <w:rsid w:val="00791938"/>
    <w:rsid w:val="00791B60"/>
    <w:rsid w:val="00794BFA"/>
    <w:rsid w:val="0079720C"/>
    <w:rsid w:val="00797C4B"/>
    <w:rsid w:val="007A030F"/>
    <w:rsid w:val="007A6275"/>
    <w:rsid w:val="007A74D6"/>
    <w:rsid w:val="007A7E4D"/>
    <w:rsid w:val="007B1328"/>
    <w:rsid w:val="007B173A"/>
    <w:rsid w:val="007B18EE"/>
    <w:rsid w:val="007B2200"/>
    <w:rsid w:val="007B2921"/>
    <w:rsid w:val="007B3B9C"/>
    <w:rsid w:val="007B63EB"/>
    <w:rsid w:val="007B6876"/>
    <w:rsid w:val="007C33D8"/>
    <w:rsid w:val="007C35D1"/>
    <w:rsid w:val="007C5E19"/>
    <w:rsid w:val="007D038F"/>
    <w:rsid w:val="007D4A70"/>
    <w:rsid w:val="007D4E38"/>
    <w:rsid w:val="007D6548"/>
    <w:rsid w:val="007D7830"/>
    <w:rsid w:val="007E6018"/>
    <w:rsid w:val="007E77BF"/>
    <w:rsid w:val="007F524B"/>
    <w:rsid w:val="007F6EC6"/>
    <w:rsid w:val="008001F5"/>
    <w:rsid w:val="008002E8"/>
    <w:rsid w:val="00801BE0"/>
    <w:rsid w:val="00802A33"/>
    <w:rsid w:val="00803E03"/>
    <w:rsid w:val="0080639E"/>
    <w:rsid w:val="00812BC2"/>
    <w:rsid w:val="008130DA"/>
    <w:rsid w:val="00816427"/>
    <w:rsid w:val="0082161C"/>
    <w:rsid w:val="008260BC"/>
    <w:rsid w:val="0083621F"/>
    <w:rsid w:val="00837CD1"/>
    <w:rsid w:val="008411B3"/>
    <w:rsid w:val="008418C2"/>
    <w:rsid w:val="0084290F"/>
    <w:rsid w:val="00843FAF"/>
    <w:rsid w:val="008443FC"/>
    <w:rsid w:val="00845593"/>
    <w:rsid w:val="008464E5"/>
    <w:rsid w:val="00846D8A"/>
    <w:rsid w:val="00852B74"/>
    <w:rsid w:val="00852F0D"/>
    <w:rsid w:val="00853616"/>
    <w:rsid w:val="00855922"/>
    <w:rsid w:val="008614FA"/>
    <w:rsid w:val="00861DA4"/>
    <w:rsid w:val="0086314F"/>
    <w:rsid w:val="00863646"/>
    <w:rsid w:val="0086433B"/>
    <w:rsid w:val="008644D4"/>
    <w:rsid w:val="00864741"/>
    <w:rsid w:val="0086535D"/>
    <w:rsid w:val="00871F48"/>
    <w:rsid w:val="008725E2"/>
    <w:rsid w:val="00873659"/>
    <w:rsid w:val="00875BAB"/>
    <w:rsid w:val="00877649"/>
    <w:rsid w:val="0088002A"/>
    <w:rsid w:val="008801C7"/>
    <w:rsid w:val="00880810"/>
    <w:rsid w:val="00880EE3"/>
    <w:rsid w:val="00883D81"/>
    <w:rsid w:val="008840FF"/>
    <w:rsid w:val="0088507F"/>
    <w:rsid w:val="00885BCC"/>
    <w:rsid w:val="00886926"/>
    <w:rsid w:val="008873EF"/>
    <w:rsid w:val="008908FA"/>
    <w:rsid w:val="008919CB"/>
    <w:rsid w:val="008933E3"/>
    <w:rsid w:val="00893D87"/>
    <w:rsid w:val="0089582C"/>
    <w:rsid w:val="008968DF"/>
    <w:rsid w:val="008A0216"/>
    <w:rsid w:val="008A0561"/>
    <w:rsid w:val="008A1E7D"/>
    <w:rsid w:val="008A21B6"/>
    <w:rsid w:val="008A2816"/>
    <w:rsid w:val="008A2CE8"/>
    <w:rsid w:val="008A34AB"/>
    <w:rsid w:val="008B1ED9"/>
    <w:rsid w:val="008B2204"/>
    <w:rsid w:val="008B268F"/>
    <w:rsid w:val="008B2C9C"/>
    <w:rsid w:val="008B5339"/>
    <w:rsid w:val="008B5FDB"/>
    <w:rsid w:val="008B708E"/>
    <w:rsid w:val="008B7DE5"/>
    <w:rsid w:val="008C090E"/>
    <w:rsid w:val="008C11EE"/>
    <w:rsid w:val="008C2A80"/>
    <w:rsid w:val="008C2DCB"/>
    <w:rsid w:val="008C3D61"/>
    <w:rsid w:val="008C64CC"/>
    <w:rsid w:val="008C7835"/>
    <w:rsid w:val="008C7916"/>
    <w:rsid w:val="008D0FED"/>
    <w:rsid w:val="008D582D"/>
    <w:rsid w:val="008D5C26"/>
    <w:rsid w:val="008D6431"/>
    <w:rsid w:val="008D69EB"/>
    <w:rsid w:val="008E0538"/>
    <w:rsid w:val="008E13AF"/>
    <w:rsid w:val="008E299F"/>
    <w:rsid w:val="008E2E3B"/>
    <w:rsid w:val="008E3154"/>
    <w:rsid w:val="008E570C"/>
    <w:rsid w:val="008E5F75"/>
    <w:rsid w:val="008E73D6"/>
    <w:rsid w:val="008F0C71"/>
    <w:rsid w:val="008F10E2"/>
    <w:rsid w:val="008F273F"/>
    <w:rsid w:val="008F3B8F"/>
    <w:rsid w:val="008F3DE0"/>
    <w:rsid w:val="008F3EF5"/>
    <w:rsid w:val="008F57AB"/>
    <w:rsid w:val="008F7EFC"/>
    <w:rsid w:val="00900B5B"/>
    <w:rsid w:val="009043B8"/>
    <w:rsid w:val="00904C0E"/>
    <w:rsid w:val="00913DC6"/>
    <w:rsid w:val="009141AC"/>
    <w:rsid w:val="00914C99"/>
    <w:rsid w:val="00915584"/>
    <w:rsid w:val="009157F5"/>
    <w:rsid w:val="00916423"/>
    <w:rsid w:val="009205BB"/>
    <w:rsid w:val="009208F4"/>
    <w:rsid w:val="00921675"/>
    <w:rsid w:val="00922BD3"/>
    <w:rsid w:val="00923144"/>
    <w:rsid w:val="00926869"/>
    <w:rsid w:val="00926A35"/>
    <w:rsid w:val="00927541"/>
    <w:rsid w:val="009328FC"/>
    <w:rsid w:val="00933DD3"/>
    <w:rsid w:val="00934C6A"/>
    <w:rsid w:val="00936E55"/>
    <w:rsid w:val="0094322E"/>
    <w:rsid w:val="00944F32"/>
    <w:rsid w:val="009459F5"/>
    <w:rsid w:val="00952ADB"/>
    <w:rsid w:val="0095324C"/>
    <w:rsid w:val="009540A1"/>
    <w:rsid w:val="009546B2"/>
    <w:rsid w:val="0095527A"/>
    <w:rsid w:val="009560DD"/>
    <w:rsid w:val="009561E5"/>
    <w:rsid w:val="009570B6"/>
    <w:rsid w:val="009572F3"/>
    <w:rsid w:val="00961078"/>
    <w:rsid w:val="00961C03"/>
    <w:rsid w:val="009632A4"/>
    <w:rsid w:val="00964AA6"/>
    <w:rsid w:val="0096507E"/>
    <w:rsid w:val="009656F3"/>
    <w:rsid w:val="009724AC"/>
    <w:rsid w:val="00973B9C"/>
    <w:rsid w:val="0097475D"/>
    <w:rsid w:val="0097565E"/>
    <w:rsid w:val="009777D1"/>
    <w:rsid w:val="00977F11"/>
    <w:rsid w:val="00980980"/>
    <w:rsid w:val="0098464E"/>
    <w:rsid w:val="0098626F"/>
    <w:rsid w:val="00986A94"/>
    <w:rsid w:val="00986F74"/>
    <w:rsid w:val="009908E3"/>
    <w:rsid w:val="00992EF4"/>
    <w:rsid w:val="0099356E"/>
    <w:rsid w:val="00994FF0"/>
    <w:rsid w:val="00996F80"/>
    <w:rsid w:val="009971D4"/>
    <w:rsid w:val="009A1A78"/>
    <w:rsid w:val="009A1B29"/>
    <w:rsid w:val="009A2B0D"/>
    <w:rsid w:val="009A72D9"/>
    <w:rsid w:val="009B0050"/>
    <w:rsid w:val="009B1AF2"/>
    <w:rsid w:val="009B2734"/>
    <w:rsid w:val="009B59B7"/>
    <w:rsid w:val="009B59F0"/>
    <w:rsid w:val="009B5E2E"/>
    <w:rsid w:val="009B7BD2"/>
    <w:rsid w:val="009C59A0"/>
    <w:rsid w:val="009D2B4D"/>
    <w:rsid w:val="009D40BE"/>
    <w:rsid w:val="009D7500"/>
    <w:rsid w:val="009D7743"/>
    <w:rsid w:val="009D7AF6"/>
    <w:rsid w:val="009D7D73"/>
    <w:rsid w:val="009E0E38"/>
    <w:rsid w:val="009E148A"/>
    <w:rsid w:val="009E1888"/>
    <w:rsid w:val="009E1EE8"/>
    <w:rsid w:val="009E2B46"/>
    <w:rsid w:val="009E601A"/>
    <w:rsid w:val="009E68A7"/>
    <w:rsid w:val="009F0B52"/>
    <w:rsid w:val="009F201B"/>
    <w:rsid w:val="009F393F"/>
    <w:rsid w:val="009F42D7"/>
    <w:rsid w:val="009F4AE0"/>
    <w:rsid w:val="00A0117C"/>
    <w:rsid w:val="00A046F0"/>
    <w:rsid w:val="00A102BC"/>
    <w:rsid w:val="00A1606A"/>
    <w:rsid w:val="00A160B3"/>
    <w:rsid w:val="00A163A9"/>
    <w:rsid w:val="00A16E2F"/>
    <w:rsid w:val="00A17C76"/>
    <w:rsid w:val="00A17F68"/>
    <w:rsid w:val="00A20F32"/>
    <w:rsid w:val="00A23AB1"/>
    <w:rsid w:val="00A25E68"/>
    <w:rsid w:val="00A27A36"/>
    <w:rsid w:val="00A27BC4"/>
    <w:rsid w:val="00A32EB1"/>
    <w:rsid w:val="00A33279"/>
    <w:rsid w:val="00A35753"/>
    <w:rsid w:val="00A35E10"/>
    <w:rsid w:val="00A37FBD"/>
    <w:rsid w:val="00A413FD"/>
    <w:rsid w:val="00A530EB"/>
    <w:rsid w:val="00A6094A"/>
    <w:rsid w:val="00A60C53"/>
    <w:rsid w:val="00A61279"/>
    <w:rsid w:val="00A61541"/>
    <w:rsid w:val="00A6523E"/>
    <w:rsid w:val="00A67133"/>
    <w:rsid w:val="00A719E9"/>
    <w:rsid w:val="00A72693"/>
    <w:rsid w:val="00A736BB"/>
    <w:rsid w:val="00A76BDA"/>
    <w:rsid w:val="00A7717E"/>
    <w:rsid w:val="00A77E47"/>
    <w:rsid w:val="00A809D3"/>
    <w:rsid w:val="00A84410"/>
    <w:rsid w:val="00A869F8"/>
    <w:rsid w:val="00A90AA3"/>
    <w:rsid w:val="00A91593"/>
    <w:rsid w:val="00A91EC8"/>
    <w:rsid w:val="00A95C8E"/>
    <w:rsid w:val="00AA084B"/>
    <w:rsid w:val="00AA15CC"/>
    <w:rsid w:val="00AA1D45"/>
    <w:rsid w:val="00AA2C5E"/>
    <w:rsid w:val="00AA409C"/>
    <w:rsid w:val="00AA6F2E"/>
    <w:rsid w:val="00AA7BE0"/>
    <w:rsid w:val="00AB1746"/>
    <w:rsid w:val="00AB219C"/>
    <w:rsid w:val="00AB26FE"/>
    <w:rsid w:val="00AB2E0E"/>
    <w:rsid w:val="00AB5A8D"/>
    <w:rsid w:val="00AB6CFA"/>
    <w:rsid w:val="00AC0892"/>
    <w:rsid w:val="00AC2656"/>
    <w:rsid w:val="00AC3D6F"/>
    <w:rsid w:val="00AD11CE"/>
    <w:rsid w:val="00AD446E"/>
    <w:rsid w:val="00AD4768"/>
    <w:rsid w:val="00AD5407"/>
    <w:rsid w:val="00AD6141"/>
    <w:rsid w:val="00AD6C4A"/>
    <w:rsid w:val="00AD7093"/>
    <w:rsid w:val="00AE3CAD"/>
    <w:rsid w:val="00AE41BC"/>
    <w:rsid w:val="00AF107C"/>
    <w:rsid w:val="00AF13AE"/>
    <w:rsid w:val="00AF52FB"/>
    <w:rsid w:val="00AF7B2D"/>
    <w:rsid w:val="00B010D0"/>
    <w:rsid w:val="00B0258A"/>
    <w:rsid w:val="00B03D76"/>
    <w:rsid w:val="00B05B4B"/>
    <w:rsid w:val="00B07455"/>
    <w:rsid w:val="00B07600"/>
    <w:rsid w:val="00B1108E"/>
    <w:rsid w:val="00B11E34"/>
    <w:rsid w:val="00B1373D"/>
    <w:rsid w:val="00B13BCC"/>
    <w:rsid w:val="00B15031"/>
    <w:rsid w:val="00B20802"/>
    <w:rsid w:val="00B20CB9"/>
    <w:rsid w:val="00B22A94"/>
    <w:rsid w:val="00B23BF2"/>
    <w:rsid w:val="00B24BD6"/>
    <w:rsid w:val="00B24C77"/>
    <w:rsid w:val="00B26859"/>
    <w:rsid w:val="00B26BFC"/>
    <w:rsid w:val="00B2733A"/>
    <w:rsid w:val="00B3123E"/>
    <w:rsid w:val="00B329BF"/>
    <w:rsid w:val="00B34DAD"/>
    <w:rsid w:val="00B37723"/>
    <w:rsid w:val="00B45AC8"/>
    <w:rsid w:val="00B45D4F"/>
    <w:rsid w:val="00B51009"/>
    <w:rsid w:val="00B54717"/>
    <w:rsid w:val="00B56E7F"/>
    <w:rsid w:val="00B57636"/>
    <w:rsid w:val="00B577B1"/>
    <w:rsid w:val="00B61C35"/>
    <w:rsid w:val="00B622B5"/>
    <w:rsid w:val="00B64DD3"/>
    <w:rsid w:val="00B651A4"/>
    <w:rsid w:val="00B74563"/>
    <w:rsid w:val="00B80A21"/>
    <w:rsid w:val="00B82043"/>
    <w:rsid w:val="00B82189"/>
    <w:rsid w:val="00B84BB3"/>
    <w:rsid w:val="00B84C8A"/>
    <w:rsid w:val="00B851CC"/>
    <w:rsid w:val="00B8611E"/>
    <w:rsid w:val="00B8667F"/>
    <w:rsid w:val="00B86758"/>
    <w:rsid w:val="00B90E8A"/>
    <w:rsid w:val="00B918D0"/>
    <w:rsid w:val="00B91C45"/>
    <w:rsid w:val="00B92378"/>
    <w:rsid w:val="00BA57CD"/>
    <w:rsid w:val="00BB14E3"/>
    <w:rsid w:val="00BB1886"/>
    <w:rsid w:val="00BB1FEC"/>
    <w:rsid w:val="00BB33D1"/>
    <w:rsid w:val="00BB3511"/>
    <w:rsid w:val="00BB4DC9"/>
    <w:rsid w:val="00BB6156"/>
    <w:rsid w:val="00BB7B4D"/>
    <w:rsid w:val="00BC1153"/>
    <w:rsid w:val="00BC1B5C"/>
    <w:rsid w:val="00BC6A06"/>
    <w:rsid w:val="00BC79E5"/>
    <w:rsid w:val="00BD0C64"/>
    <w:rsid w:val="00BD169F"/>
    <w:rsid w:val="00BD3507"/>
    <w:rsid w:val="00BD353A"/>
    <w:rsid w:val="00BD4273"/>
    <w:rsid w:val="00BD65FF"/>
    <w:rsid w:val="00BE2235"/>
    <w:rsid w:val="00BE2AAB"/>
    <w:rsid w:val="00BE3AD7"/>
    <w:rsid w:val="00BE4C81"/>
    <w:rsid w:val="00BE6175"/>
    <w:rsid w:val="00BF0686"/>
    <w:rsid w:val="00BF1112"/>
    <w:rsid w:val="00BF2D14"/>
    <w:rsid w:val="00C00570"/>
    <w:rsid w:val="00C01282"/>
    <w:rsid w:val="00C01C73"/>
    <w:rsid w:val="00C02E85"/>
    <w:rsid w:val="00C0326B"/>
    <w:rsid w:val="00C04385"/>
    <w:rsid w:val="00C075D7"/>
    <w:rsid w:val="00C079CA"/>
    <w:rsid w:val="00C10467"/>
    <w:rsid w:val="00C10984"/>
    <w:rsid w:val="00C12A6D"/>
    <w:rsid w:val="00C14694"/>
    <w:rsid w:val="00C1530F"/>
    <w:rsid w:val="00C15797"/>
    <w:rsid w:val="00C16175"/>
    <w:rsid w:val="00C17AD5"/>
    <w:rsid w:val="00C2040A"/>
    <w:rsid w:val="00C22372"/>
    <w:rsid w:val="00C22B5A"/>
    <w:rsid w:val="00C22E59"/>
    <w:rsid w:val="00C22F0C"/>
    <w:rsid w:val="00C23F2B"/>
    <w:rsid w:val="00C242EA"/>
    <w:rsid w:val="00C246B5"/>
    <w:rsid w:val="00C26EC8"/>
    <w:rsid w:val="00C30CFA"/>
    <w:rsid w:val="00C34D16"/>
    <w:rsid w:val="00C37F11"/>
    <w:rsid w:val="00C40DBF"/>
    <w:rsid w:val="00C4392C"/>
    <w:rsid w:val="00C467B2"/>
    <w:rsid w:val="00C46819"/>
    <w:rsid w:val="00C46BA5"/>
    <w:rsid w:val="00C5061D"/>
    <w:rsid w:val="00C55EA1"/>
    <w:rsid w:val="00C5787A"/>
    <w:rsid w:val="00C6039D"/>
    <w:rsid w:val="00C60F95"/>
    <w:rsid w:val="00C61779"/>
    <w:rsid w:val="00C63A9E"/>
    <w:rsid w:val="00C710D0"/>
    <w:rsid w:val="00C711C8"/>
    <w:rsid w:val="00C720DE"/>
    <w:rsid w:val="00C74C81"/>
    <w:rsid w:val="00C75E94"/>
    <w:rsid w:val="00C76DC3"/>
    <w:rsid w:val="00C83278"/>
    <w:rsid w:val="00C8358C"/>
    <w:rsid w:val="00C83B5D"/>
    <w:rsid w:val="00C863B9"/>
    <w:rsid w:val="00C90983"/>
    <w:rsid w:val="00C90ABB"/>
    <w:rsid w:val="00C91A19"/>
    <w:rsid w:val="00C91C58"/>
    <w:rsid w:val="00C92E6F"/>
    <w:rsid w:val="00C93D32"/>
    <w:rsid w:val="00C9473B"/>
    <w:rsid w:val="00C95CA7"/>
    <w:rsid w:val="00CA09FF"/>
    <w:rsid w:val="00CA62EC"/>
    <w:rsid w:val="00CA7DEE"/>
    <w:rsid w:val="00CB0B9D"/>
    <w:rsid w:val="00CB4B0A"/>
    <w:rsid w:val="00CB4CA6"/>
    <w:rsid w:val="00CC3153"/>
    <w:rsid w:val="00CC382B"/>
    <w:rsid w:val="00CC4393"/>
    <w:rsid w:val="00CC4DF6"/>
    <w:rsid w:val="00CC60AA"/>
    <w:rsid w:val="00CC75BA"/>
    <w:rsid w:val="00CD0658"/>
    <w:rsid w:val="00CD0713"/>
    <w:rsid w:val="00CD0E5E"/>
    <w:rsid w:val="00CD1579"/>
    <w:rsid w:val="00CD1C31"/>
    <w:rsid w:val="00CD201F"/>
    <w:rsid w:val="00CD23AB"/>
    <w:rsid w:val="00CD77F8"/>
    <w:rsid w:val="00CE069D"/>
    <w:rsid w:val="00CE0DDC"/>
    <w:rsid w:val="00CE12FF"/>
    <w:rsid w:val="00CE18AA"/>
    <w:rsid w:val="00CE3726"/>
    <w:rsid w:val="00CE3825"/>
    <w:rsid w:val="00CE3D9E"/>
    <w:rsid w:val="00CE483F"/>
    <w:rsid w:val="00CE604A"/>
    <w:rsid w:val="00CF02DF"/>
    <w:rsid w:val="00CF12F8"/>
    <w:rsid w:val="00CF194C"/>
    <w:rsid w:val="00CF269E"/>
    <w:rsid w:val="00CF4013"/>
    <w:rsid w:val="00CF4B8D"/>
    <w:rsid w:val="00CF60B0"/>
    <w:rsid w:val="00CF7115"/>
    <w:rsid w:val="00D012BF"/>
    <w:rsid w:val="00D0322B"/>
    <w:rsid w:val="00D0539D"/>
    <w:rsid w:val="00D0642F"/>
    <w:rsid w:val="00D11894"/>
    <w:rsid w:val="00D121DC"/>
    <w:rsid w:val="00D140AE"/>
    <w:rsid w:val="00D15616"/>
    <w:rsid w:val="00D15D06"/>
    <w:rsid w:val="00D22397"/>
    <w:rsid w:val="00D22949"/>
    <w:rsid w:val="00D25AA1"/>
    <w:rsid w:val="00D26677"/>
    <w:rsid w:val="00D26CD6"/>
    <w:rsid w:val="00D305FD"/>
    <w:rsid w:val="00D3090E"/>
    <w:rsid w:val="00D318D5"/>
    <w:rsid w:val="00D324B9"/>
    <w:rsid w:val="00D33219"/>
    <w:rsid w:val="00D33F30"/>
    <w:rsid w:val="00D34C29"/>
    <w:rsid w:val="00D403E1"/>
    <w:rsid w:val="00D40FF9"/>
    <w:rsid w:val="00D419A7"/>
    <w:rsid w:val="00D427EC"/>
    <w:rsid w:val="00D45444"/>
    <w:rsid w:val="00D45996"/>
    <w:rsid w:val="00D46528"/>
    <w:rsid w:val="00D5213A"/>
    <w:rsid w:val="00D55316"/>
    <w:rsid w:val="00D609BB"/>
    <w:rsid w:val="00D60A98"/>
    <w:rsid w:val="00D62E49"/>
    <w:rsid w:val="00D70918"/>
    <w:rsid w:val="00D724FB"/>
    <w:rsid w:val="00D7254B"/>
    <w:rsid w:val="00D7459B"/>
    <w:rsid w:val="00D74DD4"/>
    <w:rsid w:val="00D8051D"/>
    <w:rsid w:val="00D86735"/>
    <w:rsid w:val="00D873B7"/>
    <w:rsid w:val="00D87FE9"/>
    <w:rsid w:val="00D97196"/>
    <w:rsid w:val="00DA0435"/>
    <w:rsid w:val="00DA1347"/>
    <w:rsid w:val="00DA1CB7"/>
    <w:rsid w:val="00DA29E5"/>
    <w:rsid w:val="00DA354B"/>
    <w:rsid w:val="00DA6140"/>
    <w:rsid w:val="00DA6E18"/>
    <w:rsid w:val="00DB12BA"/>
    <w:rsid w:val="00DB144C"/>
    <w:rsid w:val="00DB3565"/>
    <w:rsid w:val="00DB66FB"/>
    <w:rsid w:val="00DC0B71"/>
    <w:rsid w:val="00DC185C"/>
    <w:rsid w:val="00DC1B02"/>
    <w:rsid w:val="00DC614D"/>
    <w:rsid w:val="00DC6375"/>
    <w:rsid w:val="00DC6DB4"/>
    <w:rsid w:val="00DC7AF4"/>
    <w:rsid w:val="00DD09AD"/>
    <w:rsid w:val="00DD0AE4"/>
    <w:rsid w:val="00DD0C55"/>
    <w:rsid w:val="00DD1A91"/>
    <w:rsid w:val="00DD1D85"/>
    <w:rsid w:val="00DD22D2"/>
    <w:rsid w:val="00DD553E"/>
    <w:rsid w:val="00DD69BC"/>
    <w:rsid w:val="00DE1359"/>
    <w:rsid w:val="00DE2DE4"/>
    <w:rsid w:val="00DE3692"/>
    <w:rsid w:val="00DE4C1D"/>
    <w:rsid w:val="00DE5805"/>
    <w:rsid w:val="00DE658B"/>
    <w:rsid w:val="00DF0480"/>
    <w:rsid w:val="00DF20EA"/>
    <w:rsid w:val="00DF478D"/>
    <w:rsid w:val="00DF4CF5"/>
    <w:rsid w:val="00DF7E65"/>
    <w:rsid w:val="00E005B0"/>
    <w:rsid w:val="00E00D1F"/>
    <w:rsid w:val="00E022DE"/>
    <w:rsid w:val="00E04A36"/>
    <w:rsid w:val="00E0777D"/>
    <w:rsid w:val="00E07E50"/>
    <w:rsid w:val="00E10003"/>
    <w:rsid w:val="00E10086"/>
    <w:rsid w:val="00E10AE9"/>
    <w:rsid w:val="00E1133F"/>
    <w:rsid w:val="00E119A9"/>
    <w:rsid w:val="00E17B1C"/>
    <w:rsid w:val="00E22328"/>
    <w:rsid w:val="00E238BB"/>
    <w:rsid w:val="00E25535"/>
    <w:rsid w:val="00E25AC7"/>
    <w:rsid w:val="00E26749"/>
    <w:rsid w:val="00E30DA8"/>
    <w:rsid w:val="00E312AE"/>
    <w:rsid w:val="00E34BF6"/>
    <w:rsid w:val="00E360F2"/>
    <w:rsid w:val="00E42CFC"/>
    <w:rsid w:val="00E45D85"/>
    <w:rsid w:val="00E46328"/>
    <w:rsid w:val="00E4645F"/>
    <w:rsid w:val="00E51019"/>
    <w:rsid w:val="00E51C2E"/>
    <w:rsid w:val="00E52CDF"/>
    <w:rsid w:val="00E53CEC"/>
    <w:rsid w:val="00E53D7C"/>
    <w:rsid w:val="00E60104"/>
    <w:rsid w:val="00E615F8"/>
    <w:rsid w:val="00E6179F"/>
    <w:rsid w:val="00E64C65"/>
    <w:rsid w:val="00E65F81"/>
    <w:rsid w:val="00E670C2"/>
    <w:rsid w:val="00E71CE8"/>
    <w:rsid w:val="00E73020"/>
    <w:rsid w:val="00E73900"/>
    <w:rsid w:val="00E7398C"/>
    <w:rsid w:val="00E73D86"/>
    <w:rsid w:val="00E772B6"/>
    <w:rsid w:val="00E8094D"/>
    <w:rsid w:val="00E83EE1"/>
    <w:rsid w:val="00E91A9E"/>
    <w:rsid w:val="00E91F53"/>
    <w:rsid w:val="00E92181"/>
    <w:rsid w:val="00E92A16"/>
    <w:rsid w:val="00E95EC4"/>
    <w:rsid w:val="00E968C1"/>
    <w:rsid w:val="00EA2ED1"/>
    <w:rsid w:val="00EA6390"/>
    <w:rsid w:val="00EA7775"/>
    <w:rsid w:val="00EB146A"/>
    <w:rsid w:val="00EB44A9"/>
    <w:rsid w:val="00EB4574"/>
    <w:rsid w:val="00EB53FB"/>
    <w:rsid w:val="00EB5C51"/>
    <w:rsid w:val="00EC035E"/>
    <w:rsid w:val="00EC1384"/>
    <w:rsid w:val="00EC27B6"/>
    <w:rsid w:val="00EC32F4"/>
    <w:rsid w:val="00EC3496"/>
    <w:rsid w:val="00EC3B70"/>
    <w:rsid w:val="00ED17B4"/>
    <w:rsid w:val="00ED1A0B"/>
    <w:rsid w:val="00ED2669"/>
    <w:rsid w:val="00ED43C1"/>
    <w:rsid w:val="00ED54A5"/>
    <w:rsid w:val="00ED66CD"/>
    <w:rsid w:val="00ED7CBF"/>
    <w:rsid w:val="00EE21D6"/>
    <w:rsid w:val="00EE5758"/>
    <w:rsid w:val="00EE6697"/>
    <w:rsid w:val="00EF0BCE"/>
    <w:rsid w:val="00EF1B95"/>
    <w:rsid w:val="00EF41E8"/>
    <w:rsid w:val="00EF48F4"/>
    <w:rsid w:val="00EF5838"/>
    <w:rsid w:val="00EF58EC"/>
    <w:rsid w:val="00EF63AA"/>
    <w:rsid w:val="00F00372"/>
    <w:rsid w:val="00F037AD"/>
    <w:rsid w:val="00F05DE4"/>
    <w:rsid w:val="00F0620D"/>
    <w:rsid w:val="00F07160"/>
    <w:rsid w:val="00F077A1"/>
    <w:rsid w:val="00F1124F"/>
    <w:rsid w:val="00F119BB"/>
    <w:rsid w:val="00F1207C"/>
    <w:rsid w:val="00F12098"/>
    <w:rsid w:val="00F212FD"/>
    <w:rsid w:val="00F2153A"/>
    <w:rsid w:val="00F2444F"/>
    <w:rsid w:val="00F25EEE"/>
    <w:rsid w:val="00F26107"/>
    <w:rsid w:val="00F26180"/>
    <w:rsid w:val="00F303DF"/>
    <w:rsid w:val="00F3071C"/>
    <w:rsid w:val="00F309FE"/>
    <w:rsid w:val="00F31FB2"/>
    <w:rsid w:val="00F33AF1"/>
    <w:rsid w:val="00F360AA"/>
    <w:rsid w:val="00F36252"/>
    <w:rsid w:val="00F36E05"/>
    <w:rsid w:val="00F411AC"/>
    <w:rsid w:val="00F428E3"/>
    <w:rsid w:val="00F47DBD"/>
    <w:rsid w:val="00F503CF"/>
    <w:rsid w:val="00F5295D"/>
    <w:rsid w:val="00F558CE"/>
    <w:rsid w:val="00F55B52"/>
    <w:rsid w:val="00F568A3"/>
    <w:rsid w:val="00F56C45"/>
    <w:rsid w:val="00F57F08"/>
    <w:rsid w:val="00F659C2"/>
    <w:rsid w:val="00F66021"/>
    <w:rsid w:val="00F67E23"/>
    <w:rsid w:val="00F73FB8"/>
    <w:rsid w:val="00F756EB"/>
    <w:rsid w:val="00F7765E"/>
    <w:rsid w:val="00F80679"/>
    <w:rsid w:val="00F80792"/>
    <w:rsid w:val="00F82B2C"/>
    <w:rsid w:val="00F83DBA"/>
    <w:rsid w:val="00F8437B"/>
    <w:rsid w:val="00F874EF"/>
    <w:rsid w:val="00F90467"/>
    <w:rsid w:val="00F905AA"/>
    <w:rsid w:val="00F931F1"/>
    <w:rsid w:val="00F93A7B"/>
    <w:rsid w:val="00F94A3B"/>
    <w:rsid w:val="00F95AF1"/>
    <w:rsid w:val="00F962D0"/>
    <w:rsid w:val="00F97646"/>
    <w:rsid w:val="00F9793E"/>
    <w:rsid w:val="00FA3F6B"/>
    <w:rsid w:val="00FA4EE5"/>
    <w:rsid w:val="00FB23F7"/>
    <w:rsid w:val="00FB6DF5"/>
    <w:rsid w:val="00FB6EC2"/>
    <w:rsid w:val="00FC4FE5"/>
    <w:rsid w:val="00FC60AB"/>
    <w:rsid w:val="00FC6D79"/>
    <w:rsid w:val="00FC7AF7"/>
    <w:rsid w:val="00FD0F0E"/>
    <w:rsid w:val="00FD1569"/>
    <w:rsid w:val="00FD66B7"/>
    <w:rsid w:val="00FD6C88"/>
    <w:rsid w:val="00FD6C9A"/>
    <w:rsid w:val="00FD77C5"/>
    <w:rsid w:val="00FE0BDB"/>
    <w:rsid w:val="00FE0E60"/>
    <w:rsid w:val="00FE1019"/>
    <w:rsid w:val="00FE7E99"/>
    <w:rsid w:val="00FF1C4F"/>
    <w:rsid w:val="00FF397D"/>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1A6728"/>
  <w15:chartTrackingRefBased/>
  <w15:docId w15:val="{E73ABB0C-E229-4292-90B9-B05EBF221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AD7"/>
  </w:style>
  <w:style w:type="paragraph" w:styleId="Heading3">
    <w:name w:val="heading 3"/>
    <w:basedOn w:val="Normal"/>
    <w:next w:val="Normal"/>
    <w:link w:val="Heading3Char"/>
    <w:uiPriority w:val="9"/>
    <w:semiHidden/>
    <w:unhideWhenUsed/>
    <w:qFormat/>
    <w:rsid w:val="008C090E"/>
    <w:pPr>
      <w:keepNext/>
      <w:keepLines/>
      <w:spacing w:before="40" w:after="0" w:line="276" w:lineRule="auto"/>
      <w:outlineLvl w:val="2"/>
    </w:pPr>
    <w:rPr>
      <w:rFonts w:asciiTheme="majorHAnsi" w:eastAsiaTheme="majorEastAsia" w:hAnsiTheme="majorHAnsi" w:cstheme="majorBidi"/>
      <w:color w:val="1F4D78" w:themeColor="accent1" w:themeShade="7F"/>
      <w:sz w:val="24"/>
      <w:szCs w:val="30"/>
      <w:lang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BE3AD7"/>
    <w:rPr>
      <w:rFonts w:ascii="MinionPro-Regular" w:hAnsi="MinionPro-Regular" w:hint="default"/>
      <w:b w:val="0"/>
      <w:bCs w:val="0"/>
      <w:i w:val="0"/>
      <w:iCs w:val="0"/>
      <w:color w:val="000000"/>
      <w:sz w:val="20"/>
      <w:szCs w:val="20"/>
    </w:rPr>
  </w:style>
  <w:style w:type="table" w:styleId="TableGrid">
    <w:name w:val="Table Grid"/>
    <w:basedOn w:val="TableNormal"/>
    <w:uiPriority w:val="39"/>
    <w:rsid w:val="00BE3A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E3AD7"/>
    <w:rPr>
      <w:sz w:val="16"/>
      <w:szCs w:val="16"/>
    </w:rPr>
  </w:style>
  <w:style w:type="paragraph" w:styleId="CommentText">
    <w:name w:val="annotation text"/>
    <w:basedOn w:val="Normal"/>
    <w:link w:val="CommentTextChar"/>
    <w:uiPriority w:val="99"/>
    <w:unhideWhenUsed/>
    <w:rsid w:val="00BE3AD7"/>
    <w:pPr>
      <w:spacing w:after="200" w:line="240" w:lineRule="auto"/>
    </w:pPr>
    <w:rPr>
      <w:sz w:val="20"/>
      <w:szCs w:val="20"/>
    </w:rPr>
  </w:style>
  <w:style w:type="character" w:customStyle="1" w:styleId="CommentTextChar">
    <w:name w:val="Comment Text Char"/>
    <w:basedOn w:val="DefaultParagraphFont"/>
    <w:link w:val="CommentText"/>
    <w:uiPriority w:val="99"/>
    <w:rsid w:val="00BE3AD7"/>
    <w:rPr>
      <w:sz w:val="20"/>
      <w:szCs w:val="20"/>
    </w:rPr>
  </w:style>
  <w:style w:type="paragraph" w:styleId="BalloonText">
    <w:name w:val="Balloon Text"/>
    <w:basedOn w:val="Normal"/>
    <w:link w:val="BalloonTextChar"/>
    <w:uiPriority w:val="99"/>
    <w:semiHidden/>
    <w:unhideWhenUsed/>
    <w:rsid w:val="00BE3A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AD7"/>
    <w:rPr>
      <w:rFonts w:ascii="Segoe UI" w:hAnsi="Segoe UI" w:cs="Segoe UI"/>
      <w:sz w:val="18"/>
      <w:szCs w:val="18"/>
      <w:lang w:val="en-GB"/>
    </w:rPr>
  </w:style>
  <w:style w:type="paragraph" w:styleId="ListParagraph">
    <w:name w:val="List Paragraph"/>
    <w:basedOn w:val="Normal"/>
    <w:uiPriority w:val="34"/>
    <w:qFormat/>
    <w:rsid w:val="00BE3AD7"/>
    <w:pPr>
      <w:ind w:left="720"/>
      <w:contextualSpacing/>
    </w:pPr>
  </w:style>
  <w:style w:type="paragraph" w:styleId="CommentSubject">
    <w:name w:val="annotation subject"/>
    <w:basedOn w:val="CommentText"/>
    <w:next w:val="CommentText"/>
    <w:link w:val="CommentSubjectChar"/>
    <w:uiPriority w:val="99"/>
    <w:semiHidden/>
    <w:unhideWhenUsed/>
    <w:rsid w:val="00BE3AD7"/>
    <w:rPr>
      <w:b/>
      <w:bCs/>
    </w:rPr>
  </w:style>
  <w:style w:type="character" w:customStyle="1" w:styleId="CommentSubjectChar">
    <w:name w:val="Comment Subject Char"/>
    <w:basedOn w:val="CommentTextChar"/>
    <w:link w:val="CommentSubject"/>
    <w:uiPriority w:val="99"/>
    <w:semiHidden/>
    <w:rsid w:val="00BE3AD7"/>
    <w:rPr>
      <w:b/>
      <w:bCs/>
      <w:sz w:val="20"/>
      <w:szCs w:val="20"/>
    </w:rPr>
  </w:style>
  <w:style w:type="character" w:styleId="Hyperlink">
    <w:name w:val="Hyperlink"/>
    <w:basedOn w:val="DefaultParagraphFont"/>
    <w:uiPriority w:val="99"/>
    <w:unhideWhenUsed/>
    <w:rsid w:val="00BE3AD7"/>
    <w:rPr>
      <w:color w:val="0563C1" w:themeColor="hyperlink"/>
      <w:u w:val="single"/>
    </w:rPr>
  </w:style>
  <w:style w:type="character" w:styleId="FollowedHyperlink">
    <w:name w:val="FollowedHyperlink"/>
    <w:basedOn w:val="DefaultParagraphFont"/>
    <w:uiPriority w:val="99"/>
    <w:semiHidden/>
    <w:unhideWhenUsed/>
    <w:rsid w:val="00BE3AD7"/>
    <w:rPr>
      <w:color w:val="954F72" w:themeColor="followedHyperlink"/>
      <w:u w:val="single"/>
    </w:rPr>
  </w:style>
  <w:style w:type="paragraph" w:styleId="Header">
    <w:name w:val="header"/>
    <w:basedOn w:val="Normal"/>
    <w:link w:val="HeaderChar"/>
    <w:uiPriority w:val="99"/>
    <w:unhideWhenUsed/>
    <w:rsid w:val="00BE3AD7"/>
    <w:pPr>
      <w:tabs>
        <w:tab w:val="center" w:pos="4819"/>
        <w:tab w:val="right" w:pos="9638"/>
      </w:tabs>
      <w:spacing w:after="0" w:line="240" w:lineRule="auto"/>
    </w:pPr>
  </w:style>
  <w:style w:type="character" w:customStyle="1" w:styleId="HeaderChar">
    <w:name w:val="Header Char"/>
    <w:basedOn w:val="DefaultParagraphFont"/>
    <w:link w:val="Header"/>
    <w:uiPriority w:val="99"/>
    <w:rsid w:val="00BE3AD7"/>
    <w:rPr>
      <w:lang w:val="en-GB"/>
    </w:rPr>
  </w:style>
  <w:style w:type="paragraph" w:styleId="Footer">
    <w:name w:val="footer"/>
    <w:basedOn w:val="Normal"/>
    <w:link w:val="FooterChar"/>
    <w:uiPriority w:val="99"/>
    <w:unhideWhenUsed/>
    <w:rsid w:val="00BE3AD7"/>
    <w:pPr>
      <w:tabs>
        <w:tab w:val="center" w:pos="4819"/>
        <w:tab w:val="right" w:pos="9638"/>
      </w:tabs>
      <w:spacing w:after="0" w:line="240" w:lineRule="auto"/>
    </w:pPr>
  </w:style>
  <w:style w:type="character" w:customStyle="1" w:styleId="FooterChar">
    <w:name w:val="Footer Char"/>
    <w:basedOn w:val="DefaultParagraphFont"/>
    <w:link w:val="Footer"/>
    <w:uiPriority w:val="99"/>
    <w:rsid w:val="00BE3AD7"/>
    <w:rPr>
      <w:lang w:val="en-GB"/>
    </w:rPr>
  </w:style>
  <w:style w:type="character" w:customStyle="1" w:styleId="UnresolvedMention1">
    <w:name w:val="Unresolved Mention1"/>
    <w:basedOn w:val="DefaultParagraphFont"/>
    <w:uiPriority w:val="99"/>
    <w:semiHidden/>
    <w:unhideWhenUsed/>
    <w:rsid w:val="00BE3AD7"/>
    <w:rPr>
      <w:color w:val="605E5C"/>
      <w:shd w:val="clear" w:color="auto" w:fill="E1DFDD"/>
    </w:rPr>
  </w:style>
  <w:style w:type="character" w:customStyle="1" w:styleId="muitypography-root">
    <w:name w:val="muitypography-root"/>
    <w:basedOn w:val="DefaultParagraphFont"/>
    <w:rsid w:val="009A72D9"/>
  </w:style>
  <w:style w:type="paragraph" w:customStyle="1" w:styleId="Default">
    <w:name w:val="Default"/>
    <w:uiPriority w:val="99"/>
    <w:rsid w:val="00275578"/>
    <w:pPr>
      <w:autoSpaceDE w:val="0"/>
      <w:autoSpaceDN w:val="0"/>
      <w:adjustRightInd w:val="0"/>
      <w:spacing w:after="0" w:line="240" w:lineRule="auto"/>
    </w:pPr>
    <w:rPr>
      <w:rFonts w:ascii="Times New Roman" w:hAnsi="Times New Roman" w:cs="Times New Roman"/>
      <w:color w:val="000000"/>
      <w:sz w:val="24"/>
      <w:szCs w:val="24"/>
      <w:lang w:bidi="bn-BD"/>
    </w:rPr>
  </w:style>
  <w:style w:type="paragraph" w:customStyle="1" w:styleId="Normal1">
    <w:name w:val="Normal1"/>
    <w:uiPriority w:val="99"/>
    <w:rsid w:val="00275578"/>
    <w:pPr>
      <w:pBdr>
        <w:top w:val="nil"/>
        <w:left w:val="nil"/>
        <w:bottom w:val="nil"/>
        <w:right w:val="nil"/>
        <w:between w:val="nil"/>
      </w:pBdr>
    </w:pPr>
    <w:rPr>
      <w:rFonts w:ascii="Calibri" w:eastAsia="Calibri" w:hAnsi="Calibri" w:cs="Calibri"/>
      <w:color w:val="000000"/>
    </w:rPr>
  </w:style>
  <w:style w:type="paragraph" w:styleId="Bibliography">
    <w:name w:val="Bibliography"/>
    <w:basedOn w:val="Normal"/>
    <w:next w:val="Normal"/>
    <w:uiPriority w:val="37"/>
    <w:unhideWhenUsed/>
    <w:rsid w:val="00275578"/>
    <w:pPr>
      <w:spacing w:after="0" w:line="480" w:lineRule="auto"/>
      <w:ind w:left="720" w:hanging="720"/>
    </w:pPr>
  </w:style>
  <w:style w:type="character" w:customStyle="1" w:styleId="Heading3Char">
    <w:name w:val="Heading 3 Char"/>
    <w:basedOn w:val="DefaultParagraphFont"/>
    <w:link w:val="Heading3"/>
    <w:uiPriority w:val="9"/>
    <w:semiHidden/>
    <w:rsid w:val="008C090E"/>
    <w:rPr>
      <w:rFonts w:asciiTheme="majorHAnsi" w:eastAsiaTheme="majorEastAsia" w:hAnsiTheme="majorHAnsi" w:cstheme="majorBidi"/>
      <w:color w:val="1F4D78" w:themeColor="accent1" w:themeShade="7F"/>
      <w:sz w:val="24"/>
      <w:szCs w:val="30"/>
      <w:lang w:bidi="bn-BD"/>
    </w:rPr>
  </w:style>
  <w:style w:type="paragraph" w:styleId="NormalWeb">
    <w:name w:val="Normal (Web)"/>
    <w:basedOn w:val="Normal"/>
    <w:uiPriority w:val="99"/>
    <w:semiHidden/>
    <w:unhideWhenUsed/>
    <w:rsid w:val="008C090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090E"/>
    <w:rPr>
      <w:b/>
      <w:bCs/>
    </w:rPr>
  </w:style>
  <w:style w:type="paragraph" w:styleId="Revision">
    <w:name w:val="Revision"/>
    <w:hidden/>
    <w:uiPriority w:val="99"/>
    <w:semiHidden/>
    <w:rsid w:val="00E45D85"/>
    <w:pPr>
      <w:spacing w:after="0" w:line="240" w:lineRule="auto"/>
    </w:pPr>
  </w:style>
  <w:style w:type="character" w:customStyle="1" w:styleId="UnresolvedMention2">
    <w:name w:val="Unresolved Mention2"/>
    <w:basedOn w:val="DefaultParagraphFont"/>
    <w:uiPriority w:val="99"/>
    <w:semiHidden/>
    <w:unhideWhenUsed/>
    <w:rsid w:val="00D60A98"/>
    <w:rPr>
      <w:color w:val="605E5C"/>
      <w:shd w:val="clear" w:color="auto" w:fill="E1DFDD"/>
    </w:rPr>
  </w:style>
  <w:style w:type="paragraph" w:customStyle="1" w:styleId="TableNote">
    <w:name w:val="TableNote"/>
    <w:basedOn w:val="Normal"/>
    <w:uiPriority w:val="99"/>
    <w:rsid w:val="00C16175"/>
    <w:pPr>
      <w:spacing w:after="0" w:line="300" w:lineRule="exact"/>
    </w:pPr>
    <w:rPr>
      <w:rFonts w:ascii="Times New Roman" w:eastAsia="Times New Roman" w:hAnsi="Times New Roman" w:cs="Times New Roman"/>
      <w:sz w:val="24"/>
      <w:szCs w:val="20"/>
      <w:lang w:val="en-GB"/>
    </w:rPr>
  </w:style>
  <w:style w:type="paragraph" w:customStyle="1" w:styleId="TableTitle">
    <w:name w:val="TableTitle"/>
    <w:basedOn w:val="Normal"/>
    <w:rsid w:val="00C16175"/>
    <w:pPr>
      <w:spacing w:after="0" w:line="300" w:lineRule="exact"/>
    </w:pPr>
    <w:rPr>
      <w:rFonts w:ascii="Times New Roman" w:eastAsia="Times New Roman" w:hAnsi="Times New Roman" w:cs="Times New Roman"/>
      <w:sz w:val="24"/>
      <w:szCs w:val="20"/>
      <w:lang w:val="en-GB"/>
    </w:rPr>
  </w:style>
  <w:style w:type="paragraph" w:customStyle="1" w:styleId="TableHeader">
    <w:name w:val="TableHeader"/>
    <w:basedOn w:val="Normal"/>
    <w:uiPriority w:val="99"/>
    <w:rsid w:val="00C16175"/>
    <w:pPr>
      <w:spacing w:before="120" w:after="0" w:line="240" w:lineRule="auto"/>
    </w:pPr>
    <w:rPr>
      <w:rFonts w:ascii="Times New Roman" w:eastAsia="Times New Roman" w:hAnsi="Times New Roman" w:cs="Times New Roman"/>
      <w:b/>
      <w:sz w:val="24"/>
      <w:szCs w:val="20"/>
      <w:lang w:val="en-GB"/>
    </w:rPr>
  </w:style>
  <w:style w:type="paragraph" w:customStyle="1" w:styleId="TableSubHead">
    <w:name w:val="TableSubHead"/>
    <w:basedOn w:val="TableHeader"/>
    <w:uiPriority w:val="99"/>
    <w:rsid w:val="00C16175"/>
  </w:style>
  <w:style w:type="table" w:styleId="TableElegant">
    <w:name w:val="Table Elegant"/>
    <w:basedOn w:val="TableNormal"/>
    <w:rsid w:val="00C16175"/>
    <w:pPr>
      <w:spacing w:after="0" w:line="300" w:lineRule="exact"/>
    </w:pPr>
    <w:rPr>
      <w:rFonts w:ascii="Times New Roman" w:eastAsia="Times New Roman" w:hAnsi="Times New Roman" w:cs="Times New Roman"/>
      <w:sz w:val="20"/>
      <w:szCs w:val="20"/>
      <w:lang w:eastAsia="en-GB" w:bidi="bn-I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LineNumber">
    <w:name w:val="line number"/>
    <w:basedOn w:val="DefaultParagraphFont"/>
    <w:uiPriority w:val="99"/>
    <w:semiHidden/>
    <w:unhideWhenUsed/>
    <w:rsid w:val="002F0F3B"/>
  </w:style>
  <w:style w:type="paragraph" w:customStyle="1" w:styleId="msonormal0">
    <w:name w:val="msonormal"/>
    <w:basedOn w:val="Normal"/>
    <w:uiPriority w:val="99"/>
    <w:semiHidden/>
    <w:rsid w:val="00B010D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DB12BA"/>
    <w:rPr>
      <w:color w:val="666666"/>
    </w:rPr>
  </w:style>
  <w:style w:type="character" w:styleId="UnresolvedMention">
    <w:name w:val="Unresolved Mention"/>
    <w:basedOn w:val="DefaultParagraphFont"/>
    <w:uiPriority w:val="99"/>
    <w:semiHidden/>
    <w:unhideWhenUsed/>
    <w:rsid w:val="000977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5893">
      <w:bodyDiv w:val="1"/>
      <w:marLeft w:val="0"/>
      <w:marRight w:val="0"/>
      <w:marTop w:val="0"/>
      <w:marBottom w:val="0"/>
      <w:divBdr>
        <w:top w:val="none" w:sz="0" w:space="0" w:color="auto"/>
        <w:left w:val="none" w:sz="0" w:space="0" w:color="auto"/>
        <w:bottom w:val="none" w:sz="0" w:space="0" w:color="auto"/>
        <w:right w:val="none" w:sz="0" w:space="0" w:color="auto"/>
      </w:divBdr>
    </w:div>
    <w:div w:id="9140372">
      <w:bodyDiv w:val="1"/>
      <w:marLeft w:val="0"/>
      <w:marRight w:val="0"/>
      <w:marTop w:val="0"/>
      <w:marBottom w:val="0"/>
      <w:divBdr>
        <w:top w:val="none" w:sz="0" w:space="0" w:color="auto"/>
        <w:left w:val="none" w:sz="0" w:space="0" w:color="auto"/>
        <w:bottom w:val="none" w:sz="0" w:space="0" w:color="auto"/>
        <w:right w:val="none" w:sz="0" w:space="0" w:color="auto"/>
      </w:divBdr>
      <w:divsChild>
        <w:div w:id="633408896">
          <w:marLeft w:val="640"/>
          <w:marRight w:val="0"/>
          <w:marTop w:val="0"/>
          <w:marBottom w:val="0"/>
          <w:divBdr>
            <w:top w:val="none" w:sz="0" w:space="0" w:color="auto"/>
            <w:left w:val="none" w:sz="0" w:space="0" w:color="auto"/>
            <w:bottom w:val="none" w:sz="0" w:space="0" w:color="auto"/>
            <w:right w:val="none" w:sz="0" w:space="0" w:color="auto"/>
          </w:divBdr>
        </w:div>
        <w:div w:id="16077978">
          <w:marLeft w:val="640"/>
          <w:marRight w:val="0"/>
          <w:marTop w:val="0"/>
          <w:marBottom w:val="0"/>
          <w:divBdr>
            <w:top w:val="none" w:sz="0" w:space="0" w:color="auto"/>
            <w:left w:val="none" w:sz="0" w:space="0" w:color="auto"/>
            <w:bottom w:val="none" w:sz="0" w:space="0" w:color="auto"/>
            <w:right w:val="none" w:sz="0" w:space="0" w:color="auto"/>
          </w:divBdr>
        </w:div>
        <w:div w:id="525754257">
          <w:marLeft w:val="640"/>
          <w:marRight w:val="0"/>
          <w:marTop w:val="0"/>
          <w:marBottom w:val="0"/>
          <w:divBdr>
            <w:top w:val="none" w:sz="0" w:space="0" w:color="auto"/>
            <w:left w:val="none" w:sz="0" w:space="0" w:color="auto"/>
            <w:bottom w:val="none" w:sz="0" w:space="0" w:color="auto"/>
            <w:right w:val="none" w:sz="0" w:space="0" w:color="auto"/>
          </w:divBdr>
        </w:div>
        <w:div w:id="1759323987">
          <w:marLeft w:val="640"/>
          <w:marRight w:val="0"/>
          <w:marTop w:val="0"/>
          <w:marBottom w:val="0"/>
          <w:divBdr>
            <w:top w:val="none" w:sz="0" w:space="0" w:color="auto"/>
            <w:left w:val="none" w:sz="0" w:space="0" w:color="auto"/>
            <w:bottom w:val="none" w:sz="0" w:space="0" w:color="auto"/>
            <w:right w:val="none" w:sz="0" w:space="0" w:color="auto"/>
          </w:divBdr>
        </w:div>
        <w:div w:id="1934780929">
          <w:marLeft w:val="640"/>
          <w:marRight w:val="0"/>
          <w:marTop w:val="0"/>
          <w:marBottom w:val="0"/>
          <w:divBdr>
            <w:top w:val="none" w:sz="0" w:space="0" w:color="auto"/>
            <w:left w:val="none" w:sz="0" w:space="0" w:color="auto"/>
            <w:bottom w:val="none" w:sz="0" w:space="0" w:color="auto"/>
            <w:right w:val="none" w:sz="0" w:space="0" w:color="auto"/>
          </w:divBdr>
        </w:div>
        <w:div w:id="1378313252">
          <w:marLeft w:val="640"/>
          <w:marRight w:val="0"/>
          <w:marTop w:val="0"/>
          <w:marBottom w:val="0"/>
          <w:divBdr>
            <w:top w:val="none" w:sz="0" w:space="0" w:color="auto"/>
            <w:left w:val="none" w:sz="0" w:space="0" w:color="auto"/>
            <w:bottom w:val="none" w:sz="0" w:space="0" w:color="auto"/>
            <w:right w:val="none" w:sz="0" w:space="0" w:color="auto"/>
          </w:divBdr>
        </w:div>
        <w:div w:id="1693795524">
          <w:marLeft w:val="640"/>
          <w:marRight w:val="0"/>
          <w:marTop w:val="0"/>
          <w:marBottom w:val="0"/>
          <w:divBdr>
            <w:top w:val="none" w:sz="0" w:space="0" w:color="auto"/>
            <w:left w:val="none" w:sz="0" w:space="0" w:color="auto"/>
            <w:bottom w:val="none" w:sz="0" w:space="0" w:color="auto"/>
            <w:right w:val="none" w:sz="0" w:space="0" w:color="auto"/>
          </w:divBdr>
        </w:div>
        <w:div w:id="369230251">
          <w:marLeft w:val="640"/>
          <w:marRight w:val="0"/>
          <w:marTop w:val="0"/>
          <w:marBottom w:val="0"/>
          <w:divBdr>
            <w:top w:val="none" w:sz="0" w:space="0" w:color="auto"/>
            <w:left w:val="none" w:sz="0" w:space="0" w:color="auto"/>
            <w:bottom w:val="none" w:sz="0" w:space="0" w:color="auto"/>
            <w:right w:val="none" w:sz="0" w:space="0" w:color="auto"/>
          </w:divBdr>
        </w:div>
        <w:div w:id="911739066">
          <w:marLeft w:val="640"/>
          <w:marRight w:val="0"/>
          <w:marTop w:val="0"/>
          <w:marBottom w:val="0"/>
          <w:divBdr>
            <w:top w:val="none" w:sz="0" w:space="0" w:color="auto"/>
            <w:left w:val="none" w:sz="0" w:space="0" w:color="auto"/>
            <w:bottom w:val="none" w:sz="0" w:space="0" w:color="auto"/>
            <w:right w:val="none" w:sz="0" w:space="0" w:color="auto"/>
          </w:divBdr>
        </w:div>
        <w:div w:id="2112771795">
          <w:marLeft w:val="640"/>
          <w:marRight w:val="0"/>
          <w:marTop w:val="0"/>
          <w:marBottom w:val="0"/>
          <w:divBdr>
            <w:top w:val="none" w:sz="0" w:space="0" w:color="auto"/>
            <w:left w:val="none" w:sz="0" w:space="0" w:color="auto"/>
            <w:bottom w:val="none" w:sz="0" w:space="0" w:color="auto"/>
            <w:right w:val="none" w:sz="0" w:space="0" w:color="auto"/>
          </w:divBdr>
        </w:div>
        <w:div w:id="75444859">
          <w:marLeft w:val="640"/>
          <w:marRight w:val="0"/>
          <w:marTop w:val="0"/>
          <w:marBottom w:val="0"/>
          <w:divBdr>
            <w:top w:val="none" w:sz="0" w:space="0" w:color="auto"/>
            <w:left w:val="none" w:sz="0" w:space="0" w:color="auto"/>
            <w:bottom w:val="none" w:sz="0" w:space="0" w:color="auto"/>
            <w:right w:val="none" w:sz="0" w:space="0" w:color="auto"/>
          </w:divBdr>
        </w:div>
        <w:div w:id="1175073440">
          <w:marLeft w:val="640"/>
          <w:marRight w:val="0"/>
          <w:marTop w:val="0"/>
          <w:marBottom w:val="0"/>
          <w:divBdr>
            <w:top w:val="none" w:sz="0" w:space="0" w:color="auto"/>
            <w:left w:val="none" w:sz="0" w:space="0" w:color="auto"/>
            <w:bottom w:val="none" w:sz="0" w:space="0" w:color="auto"/>
            <w:right w:val="none" w:sz="0" w:space="0" w:color="auto"/>
          </w:divBdr>
        </w:div>
        <w:div w:id="1578200558">
          <w:marLeft w:val="640"/>
          <w:marRight w:val="0"/>
          <w:marTop w:val="0"/>
          <w:marBottom w:val="0"/>
          <w:divBdr>
            <w:top w:val="none" w:sz="0" w:space="0" w:color="auto"/>
            <w:left w:val="none" w:sz="0" w:space="0" w:color="auto"/>
            <w:bottom w:val="none" w:sz="0" w:space="0" w:color="auto"/>
            <w:right w:val="none" w:sz="0" w:space="0" w:color="auto"/>
          </w:divBdr>
        </w:div>
        <w:div w:id="2009477707">
          <w:marLeft w:val="640"/>
          <w:marRight w:val="0"/>
          <w:marTop w:val="0"/>
          <w:marBottom w:val="0"/>
          <w:divBdr>
            <w:top w:val="none" w:sz="0" w:space="0" w:color="auto"/>
            <w:left w:val="none" w:sz="0" w:space="0" w:color="auto"/>
            <w:bottom w:val="none" w:sz="0" w:space="0" w:color="auto"/>
            <w:right w:val="none" w:sz="0" w:space="0" w:color="auto"/>
          </w:divBdr>
        </w:div>
        <w:div w:id="92827348">
          <w:marLeft w:val="640"/>
          <w:marRight w:val="0"/>
          <w:marTop w:val="0"/>
          <w:marBottom w:val="0"/>
          <w:divBdr>
            <w:top w:val="none" w:sz="0" w:space="0" w:color="auto"/>
            <w:left w:val="none" w:sz="0" w:space="0" w:color="auto"/>
            <w:bottom w:val="none" w:sz="0" w:space="0" w:color="auto"/>
            <w:right w:val="none" w:sz="0" w:space="0" w:color="auto"/>
          </w:divBdr>
        </w:div>
        <w:div w:id="1678340745">
          <w:marLeft w:val="640"/>
          <w:marRight w:val="0"/>
          <w:marTop w:val="0"/>
          <w:marBottom w:val="0"/>
          <w:divBdr>
            <w:top w:val="none" w:sz="0" w:space="0" w:color="auto"/>
            <w:left w:val="none" w:sz="0" w:space="0" w:color="auto"/>
            <w:bottom w:val="none" w:sz="0" w:space="0" w:color="auto"/>
            <w:right w:val="none" w:sz="0" w:space="0" w:color="auto"/>
          </w:divBdr>
        </w:div>
        <w:div w:id="890917834">
          <w:marLeft w:val="640"/>
          <w:marRight w:val="0"/>
          <w:marTop w:val="0"/>
          <w:marBottom w:val="0"/>
          <w:divBdr>
            <w:top w:val="none" w:sz="0" w:space="0" w:color="auto"/>
            <w:left w:val="none" w:sz="0" w:space="0" w:color="auto"/>
            <w:bottom w:val="none" w:sz="0" w:space="0" w:color="auto"/>
            <w:right w:val="none" w:sz="0" w:space="0" w:color="auto"/>
          </w:divBdr>
        </w:div>
        <w:div w:id="237251290">
          <w:marLeft w:val="640"/>
          <w:marRight w:val="0"/>
          <w:marTop w:val="0"/>
          <w:marBottom w:val="0"/>
          <w:divBdr>
            <w:top w:val="none" w:sz="0" w:space="0" w:color="auto"/>
            <w:left w:val="none" w:sz="0" w:space="0" w:color="auto"/>
            <w:bottom w:val="none" w:sz="0" w:space="0" w:color="auto"/>
            <w:right w:val="none" w:sz="0" w:space="0" w:color="auto"/>
          </w:divBdr>
        </w:div>
        <w:div w:id="1232540922">
          <w:marLeft w:val="640"/>
          <w:marRight w:val="0"/>
          <w:marTop w:val="0"/>
          <w:marBottom w:val="0"/>
          <w:divBdr>
            <w:top w:val="none" w:sz="0" w:space="0" w:color="auto"/>
            <w:left w:val="none" w:sz="0" w:space="0" w:color="auto"/>
            <w:bottom w:val="none" w:sz="0" w:space="0" w:color="auto"/>
            <w:right w:val="none" w:sz="0" w:space="0" w:color="auto"/>
          </w:divBdr>
        </w:div>
        <w:div w:id="1519931052">
          <w:marLeft w:val="640"/>
          <w:marRight w:val="0"/>
          <w:marTop w:val="0"/>
          <w:marBottom w:val="0"/>
          <w:divBdr>
            <w:top w:val="none" w:sz="0" w:space="0" w:color="auto"/>
            <w:left w:val="none" w:sz="0" w:space="0" w:color="auto"/>
            <w:bottom w:val="none" w:sz="0" w:space="0" w:color="auto"/>
            <w:right w:val="none" w:sz="0" w:space="0" w:color="auto"/>
          </w:divBdr>
        </w:div>
        <w:div w:id="330257234">
          <w:marLeft w:val="640"/>
          <w:marRight w:val="0"/>
          <w:marTop w:val="0"/>
          <w:marBottom w:val="0"/>
          <w:divBdr>
            <w:top w:val="none" w:sz="0" w:space="0" w:color="auto"/>
            <w:left w:val="none" w:sz="0" w:space="0" w:color="auto"/>
            <w:bottom w:val="none" w:sz="0" w:space="0" w:color="auto"/>
            <w:right w:val="none" w:sz="0" w:space="0" w:color="auto"/>
          </w:divBdr>
        </w:div>
        <w:div w:id="1146967325">
          <w:marLeft w:val="640"/>
          <w:marRight w:val="0"/>
          <w:marTop w:val="0"/>
          <w:marBottom w:val="0"/>
          <w:divBdr>
            <w:top w:val="none" w:sz="0" w:space="0" w:color="auto"/>
            <w:left w:val="none" w:sz="0" w:space="0" w:color="auto"/>
            <w:bottom w:val="none" w:sz="0" w:space="0" w:color="auto"/>
            <w:right w:val="none" w:sz="0" w:space="0" w:color="auto"/>
          </w:divBdr>
        </w:div>
        <w:div w:id="730663911">
          <w:marLeft w:val="640"/>
          <w:marRight w:val="0"/>
          <w:marTop w:val="0"/>
          <w:marBottom w:val="0"/>
          <w:divBdr>
            <w:top w:val="none" w:sz="0" w:space="0" w:color="auto"/>
            <w:left w:val="none" w:sz="0" w:space="0" w:color="auto"/>
            <w:bottom w:val="none" w:sz="0" w:space="0" w:color="auto"/>
            <w:right w:val="none" w:sz="0" w:space="0" w:color="auto"/>
          </w:divBdr>
        </w:div>
        <w:div w:id="1720547969">
          <w:marLeft w:val="640"/>
          <w:marRight w:val="0"/>
          <w:marTop w:val="0"/>
          <w:marBottom w:val="0"/>
          <w:divBdr>
            <w:top w:val="none" w:sz="0" w:space="0" w:color="auto"/>
            <w:left w:val="none" w:sz="0" w:space="0" w:color="auto"/>
            <w:bottom w:val="none" w:sz="0" w:space="0" w:color="auto"/>
            <w:right w:val="none" w:sz="0" w:space="0" w:color="auto"/>
          </w:divBdr>
        </w:div>
        <w:div w:id="964651657">
          <w:marLeft w:val="640"/>
          <w:marRight w:val="0"/>
          <w:marTop w:val="0"/>
          <w:marBottom w:val="0"/>
          <w:divBdr>
            <w:top w:val="none" w:sz="0" w:space="0" w:color="auto"/>
            <w:left w:val="none" w:sz="0" w:space="0" w:color="auto"/>
            <w:bottom w:val="none" w:sz="0" w:space="0" w:color="auto"/>
            <w:right w:val="none" w:sz="0" w:space="0" w:color="auto"/>
          </w:divBdr>
        </w:div>
        <w:div w:id="1339651769">
          <w:marLeft w:val="640"/>
          <w:marRight w:val="0"/>
          <w:marTop w:val="0"/>
          <w:marBottom w:val="0"/>
          <w:divBdr>
            <w:top w:val="none" w:sz="0" w:space="0" w:color="auto"/>
            <w:left w:val="none" w:sz="0" w:space="0" w:color="auto"/>
            <w:bottom w:val="none" w:sz="0" w:space="0" w:color="auto"/>
            <w:right w:val="none" w:sz="0" w:space="0" w:color="auto"/>
          </w:divBdr>
        </w:div>
        <w:div w:id="1524201378">
          <w:marLeft w:val="640"/>
          <w:marRight w:val="0"/>
          <w:marTop w:val="0"/>
          <w:marBottom w:val="0"/>
          <w:divBdr>
            <w:top w:val="none" w:sz="0" w:space="0" w:color="auto"/>
            <w:left w:val="none" w:sz="0" w:space="0" w:color="auto"/>
            <w:bottom w:val="none" w:sz="0" w:space="0" w:color="auto"/>
            <w:right w:val="none" w:sz="0" w:space="0" w:color="auto"/>
          </w:divBdr>
        </w:div>
        <w:div w:id="1908874755">
          <w:marLeft w:val="640"/>
          <w:marRight w:val="0"/>
          <w:marTop w:val="0"/>
          <w:marBottom w:val="0"/>
          <w:divBdr>
            <w:top w:val="none" w:sz="0" w:space="0" w:color="auto"/>
            <w:left w:val="none" w:sz="0" w:space="0" w:color="auto"/>
            <w:bottom w:val="none" w:sz="0" w:space="0" w:color="auto"/>
            <w:right w:val="none" w:sz="0" w:space="0" w:color="auto"/>
          </w:divBdr>
        </w:div>
        <w:div w:id="1529831507">
          <w:marLeft w:val="640"/>
          <w:marRight w:val="0"/>
          <w:marTop w:val="0"/>
          <w:marBottom w:val="0"/>
          <w:divBdr>
            <w:top w:val="none" w:sz="0" w:space="0" w:color="auto"/>
            <w:left w:val="none" w:sz="0" w:space="0" w:color="auto"/>
            <w:bottom w:val="none" w:sz="0" w:space="0" w:color="auto"/>
            <w:right w:val="none" w:sz="0" w:space="0" w:color="auto"/>
          </w:divBdr>
        </w:div>
        <w:div w:id="1403874175">
          <w:marLeft w:val="640"/>
          <w:marRight w:val="0"/>
          <w:marTop w:val="0"/>
          <w:marBottom w:val="0"/>
          <w:divBdr>
            <w:top w:val="none" w:sz="0" w:space="0" w:color="auto"/>
            <w:left w:val="none" w:sz="0" w:space="0" w:color="auto"/>
            <w:bottom w:val="none" w:sz="0" w:space="0" w:color="auto"/>
            <w:right w:val="none" w:sz="0" w:space="0" w:color="auto"/>
          </w:divBdr>
        </w:div>
        <w:div w:id="2095006402">
          <w:marLeft w:val="640"/>
          <w:marRight w:val="0"/>
          <w:marTop w:val="0"/>
          <w:marBottom w:val="0"/>
          <w:divBdr>
            <w:top w:val="none" w:sz="0" w:space="0" w:color="auto"/>
            <w:left w:val="none" w:sz="0" w:space="0" w:color="auto"/>
            <w:bottom w:val="none" w:sz="0" w:space="0" w:color="auto"/>
            <w:right w:val="none" w:sz="0" w:space="0" w:color="auto"/>
          </w:divBdr>
        </w:div>
        <w:div w:id="782264483">
          <w:marLeft w:val="640"/>
          <w:marRight w:val="0"/>
          <w:marTop w:val="0"/>
          <w:marBottom w:val="0"/>
          <w:divBdr>
            <w:top w:val="none" w:sz="0" w:space="0" w:color="auto"/>
            <w:left w:val="none" w:sz="0" w:space="0" w:color="auto"/>
            <w:bottom w:val="none" w:sz="0" w:space="0" w:color="auto"/>
            <w:right w:val="none" w:sz="0" w:space="0" w:color="auto"/>
          </w:divBdr>
        </w:div>
        <w:div w:id="321474704">
          <w:marLeft w:val="640"/>
          <w:marRight w:val="0"/>
          <w:marTop w:val="0"/>
          <w:marBottom w:val="0"/>
          <w:divBdr>
            <w:top w:val="none" w:sz="0" w:space="0" w:color="auto"/>
            <w:left w:val="none" w:sz="0" w:space="0" w:color="auto"/>
            <w:bottom w:val="none" w:sz="0" w:space="0" w:color="auto"/>
            <w:right w:val="none" w:sz="0" w:space="0" w:color="auto"/>
          </w:divBdr>
        </w:div>
        <w:div w:id="2063214542">
          <w:marLeft w:val="640"/>
          <w:marRight w:val="0"/>
          <w:marTop w:val="0"/>
          <w:marBottom w:val="0"/>
          <w:divBdr>
            <w:top w:val="none" w:sz="0" w:space="0" w:color="auto"/>
            <w:left w:val="none" w:sz="0" w:space="0" w:color="auto"/>
            <w:bottom w:val="none" w:sz="0" w:space="0" w:color="auto"/>
            <w:right w:val="none" w:sz="0" w:space="0" w:color="auto"/>
          </w:divBdr>
        </w:div>
        <w:div w:id="1354647902">
          <w:marLeft w:val="640"/>
          <w:marRight w:val="0"/>
          <w:marTop w:val="0"/>
          <w:marBottom w:val="0"/>
          <w:divBdr>
            <w:top w:val="none" w:sz="0" w:space="0" w:color="auto"/>
            <w:left w:val="none" w:sz="0" w:space="0" w:color="auto"/>
            <w:bottom w:val="none" w:sz="0" w:space="0" w:color="auto"/>
            <w:right w:val="none" w:sz="0" w:space="0" w:color="auto"/>
          </w:divBdr>
        </w:div>
        <w:div w:id="1806309710">
          <w:marLeft w:val="640"/>
          <w:marRight w:val="0"/>
          <w:marTop w:val="0"/>
          <w:marBottom w:val="0"/>
          <w:divBdr>
            <w:top w:val="none" w:sz="0" w:space="0" w:color="auto"/>
            <w:left w:val="none" w:sz="0" w:space="0" w:color="auto"/>
            <w:bottom w:val="none" w:sz="0" w:space="0" w:color="auto"/>
            <w:right w:val="none" w:sz="0" w:space="0" w:color="auto"/>
          </w:divBdr>
        </w:div>
        <w:div w:id="1248464176">
          <w:marLeft w:val="640"/>
          <w:marRight w:val="0"/>
          <w:marTop w:val="0"/>
          <w:marBottom w:val="0"/>
          <w:divBdr>
            <w:top w:val="none" w:sz="0" w:space="0" w:color="auto"/>
            <w:left w:val="none" w:sz="0" w:space="0" w:color="auto"/>
            <w:bottom w:val="none" w:sz="0" w:space="0" w:color="auto"/>
            <w:right w:val="none" w:sz="0" w:space="0" w:color="auto"/>
          </w:divBdr>
        </w:div>
        <w:div w:id="949627188">
          <w:marLeft w:val="640"/>
          <w:marRight w:val="0"/>
          <w:marTop w:val="0"/>
          <w:marBottom w:val="0"/>
          <w:divBdr>
            <w:top w:val="none" w:sz="0" w:space="0" w:color="auto"/>
            <w:left w:val="none" w:sz="0" w:space="0" w:color="auto"/>
            <w:bottom w:val="none" w:sz="0" w:space="0" w:color="auto"/>
            <w:right w:val="none" w:sz="0" w:space="0" w:color="auto"/>
          </w:divBdr>
        </w:div>
        <w:div w:id="415253923">
          <w:marLeft w:val="640"/>
          <w:marRight w:val="0"/>
          <w:marTop w:val="0"/>
          <w:marBottom w:val="0"/>
          <w:divBdr>
            <w:top w:val="none" w:sz="0" w:space="0" w:color="auto"/>
            <w:left w:val="none" w:sz="0" w:space="0" w:color="auto"/>
            <w:bottom w:val="none" w:sz="0" w:space="0" w:color="auto"/>
            <w:right w:val="none" w:sz="0" w:space="0" w:color="auto"/>
          </w:divBdr>
        </w:div>
        <w:div w:id="1678968041">
          <w:marLeft w:val="640"/>
          <w:marRight w:val="0"/>
          <w:marTop w:val="0"/>
          <w:marBottom w:val="0"/>
          <w:divBdr>
            <w:top w:val="none" w:sz="0" w:space="0" w:color="auto"/>
            <w:left w:val="none" w:sz="0" w:space="0" w:color="auto"/>
            <w:bottom w:val="none" w:sz="0" w:space="0" w:color="auto"/>
            <w:right w:val="none" w:sz="0" w:space="0" w:color="auto"/>
          </w:divBdr>
        </w:div>
        <w:div w:id="671378986">
          <w:marLeft w:val="640"/>
          <w:marRight w:val="0"/>
          <w:marTop w:val="0"/>
          <w:marBottom w:val="0"/>
          <w:divBdr>
            <w:top w:val="none" w:sz="0" w:space="0" w:color="auto"/>
            <w:left w:val="none" w:sz="0" w:space="0" w:color="auto"/>
            <w:bottom w:val="none" w:sz="0" w:space="0" w:color="auto"/>
            <w:right w:val="none" w:sz="0" w:space="0" w:color="auto"/>
          </w:divBdr>
        </w:div>
        <w:div w:id="383456715">
          <w:marLeft w:val="640"/>
          <w:marRight w:val="0"/>
          <w:marTop w:val="0"/>
          <w:marBottom w:val="0"/>
          <w:divBdr>
            <w:top w:val="none" w:sz="0" w:space="0" w:color="auto"/>
            <w:left w:val="none" w:sz="0" w:space="0" w:color="auto"/>
            <w:bottom w:val="none" w:sz="0" w:space="0" w:color="auto"/>
            <w:right w:val="none" w:sz="0" w:space="0" w:color="auto"/>
          </w:divBdr>
        </w:div>
        <w:div w:id="1987468113">
          <w:marLeft w:val="640"/>
          <w:marRight w:val="0"/>
          <w:marTop w:val="0"/>
          <w:marBottom w:val="0"/>
          <w:divBdr>
            <w:top w:val="none" w:sz="0" w:space="0" w:color="auto"/>
            <w:left w:val="none" w:sz="0" w:space="0" w:color="auto"/>
            <w:bottom w:val="none" w:sz="0" w:space="0" w:color="auto"/>
            <w:right w:val="none" w:sz="0" w:space="0" w:color="auto"/>
          </w:divBdr>
        </w:div>
        <w:div w:id="1432899254">
          <w:marLeft w:val="640"/>
          <w:marRight w:val="0"/>
          <w:marTop w:val="0"/>
          <w:marBottom w:val="0"/>
          <w:divBdr>
            <w:top w:val="none" w:sz="0" w:space="0" w:color="auto"/>
            <w:left w:val="none" w:sz="0" w:space="0" w:color="auto"/>
            <w:bottom w:val="none" w:sz="0" w:space="0" w:color="auto"/>
            <w:right w:val="none" w:sz="0" w:space="0" w:color="auto"/>
          </w:divBdr>
        </w:div>
        <w:div w:id="1467507772">
          <w:marLeft w:val="640"/>
          <w:marRight w:val="0"/>
          <w:marTop w:val="0"/>
          <w:marBottom w:val="0"/>
          <w:divBdr>
            <w:top w:val="none" w:sz="0" w:space="0" w:color="auto"/>
            <w:left w:val="none" w:sz="0" w:space="0" w:color="auto"/>
            <w:bottom w:val="none" w:sz="0" w:space="0" w:color="auto"/>
            <w:right w:val="none" w:sz="0" w:space="0" w:color="auto"/>
          </w:divBdr>
        </w:div>
        <w:div w:id="1774276702">
          <w:marLeft w:val="640"/>
          <w:marRight w:val="0"/>
          <w:marTop w:val="0"/>
          <w:marBottom w:val="0"/>
          <w:divBdr>
            <w:top w:val="none" w:sz="0" w:space="0" w:color="auto"/>
            <w:left w:val="none" w:sz="0" w:space="0" w:color="auto"/>
            <w:bottom w:val="none" w:sz="0" w:space="0" w:color="auto"/>
            <w:right w:val="none" w:sz="0" w:space="0" w:color="auto"/>
          </w:divBdr>
        </w:div>
        <w:div w:id="1692366933">
          <w:marLeft w:val="640"/>
          <w:marRight w:val="0"/>
          <w:marTop w:val="0"/>
          <w:marBottom w:val="0"/>
          <w:divBdr>
            <w:top w:val="none" w:sz="0" w:space="0" w:color="auto"/>
            <w:left w:val="none" w:sz="0" w:space="0" w:color="auto"/>
            <w:bottom w:val="none" w:sz="0" w:space="0" w:color="auto"/>
            <w:right w:val="none" w:sz="0" w:space="0" w:color="auto"/>
          </w:divBdr>
        </w:div>
        <w:div w:id="2099867834">
          <w:marLeft w:val="640"/>
          <w:marRight w:val="0"/>
          <w:marTop w:val="0"/>
          <w:marBottom w:val="0"/>
          <w:divBdr>
            <w:top w:val="none" w:sz="0" w:space="0" w:color="auto"/>
            <w:left w:val="none" w:sz="0" w:space="0" w:color="auto"/>
            <w:bottom w:val="none" w:sz="0" w:space="0" w:color="auto"/>
            <w:right w:val="none" w:sz="0" w:space="0" w:color="auto"/>
          </w:divBdr>
        </w:div>
        <w:div w:id="1627420120">
          <w:marLeft w:val="640"/>
          <w:marRight w:val="0"/>
          <w:marTop w:val="0"/>
          <w:marBottom w:val="0"/>
          <w:divBdr>
            <w:top w:val="none" w:sz="0" w:space="0" w:color="auto"/>
            <w:left w:val="none" w:sz="0" w:space="0" w:color="auto"/>
            <w:bottom w:val="none" w:sz="0" w:space="0" w:color="auto"/>
            <w:right w:val="none" w:sz="0" w:space="0" w:color="auto"/>
          </w:divBdr>
        </w:div>
        <w:div w:id="1387339362">
          <w:marLeft w:val="640"/>
          <w:marRight w:val="0"/>
          <w:marTop w:val="0"/>
          <w:marBottom w:val="0"/>
          <w:divBdr>
            <w:top w:val="none" w:sz="0" w:space="0" w:color="auto"/>
            <w:left w:val="none" w:sz="0" w:space="0" w:color="auto"/>
            <w:bottom w:val="none" w:sz="0" w:space="0" w:color="auto"/>
            <w:right w:val="none" w:sz="0" w:space="0" w:color="auto"/>
          </w:divBdr>
        </w:div>
        <w:div w:id="539055718">
          <w:marLeft w:val="640"/>
          <w:marRight w:val="0"/>
          <w:marTop w:val="0"/>
          <w:marBottom w:val="0"/>
          <w:divBdr>
            <w:top w:val="none" w:sz="0" w:space="0" w:color="auto"/>
            <w:left w:val="none" w:sz="0" w:space="0" w:color="auto"/>
            <w:bottom w:val="none" w:sz="0" w:space="0" w:color="auto"/>
            <w:right w:val="none" w:sz="0" w:space="0" w:color="auto"/>
          </w:divBdr>
        </w:div>
        <w:div w:id="273903186">
          <w:marLeft w:val="640"/>
          <w:marRight w:val="0"/>
          <w:marTop w:val="0"/>
          <w:marBottom w:val="0"/>
          <w:divBdr>
            <w:top w:val="none" w:sz="0" w:space="0" w:color="auto"/>
            <w:left w:val="none" w:sz="0" w:space="0" w:color="auto"/>
            <w:bottom w:val="none" w:sz="0" w:space="0" w:color="auto"/>
            <w:right w:val="none" w:sz="0" w:space="0" w:color="auto"/>
          </w:divBdr>
        </w:div>
        <w:div w:id="1347058614">
          <w:marLeft w:val="640"/>
          <w:marRight w:val="0"/>
          <w:marTop w:val="0"/>
          <w:marBottom w:val="0"/>
          <w:divBdr>
            <w:top w:val="none" w:sz="0" w:space="0" w:color="auto"/>
            <w:left w:val="none" w:sz="0" w:space="0" w:color="auto"/>
            <w:bottom w:val="none" w:sz="0" w:space="0" w:color="auto"/>
            <w:right w:val="none" w:sz="0" w:space="0" w:color="auto"/>
          </w:divBdr>
        </w:div>
        <w:div w:id="1868985774">
          <w:marLeft w:val="640"/>
          <w:marRight w:val="0"/>
          <w:marTop w:val="0"/>
          <w:marBottom w:val="0"/>
          <w:divBdr>
            <w:top w:val="none" w:sz="0" w:space="0" w:color="auto"/>
            <w:left w:val="none" w:sz="0" w:space="0" w:color="auto"/>
            <w:bottom w:val="none" w:sz="0" w:space="0" w:color="auto"/>
            <w:right w:val="none" w:sz="0" w:space="0" w:color="auto"/>
          </w:divBdr>
        </w:div>
        <w:div w:id="403140274">
          <w:marLeft w:val="640"/>
          <w:marRight w:val="0"/>
          <w:marTop w:val="0"/>
          <w:marBottom w:val="0"/>
          <w:divBdr>
            <w:top w:val="none" w:sz="0" w:space="0" w:color="auto"/>
            <w:left w:val="none" w:sz="0" w:space="0" w:color="auto"/>
            <w:bottom w:val="none" w:sz="0" w:space="0" w:color="auto"/>
            <w:right w:val="none" w:sz="0" w:space="0" w:color="auto"/>
          </w:divBdr>
        </w:div>
        <w:div w:id="1593392166">
          <w:marLeft w:val="640"/>
          <w:marRight w:val="0"/>
          <w:marTop w:val="0"/>
          <w:marBottom w:val="0"/>
          <w:divBdr>
            <w:top w:val="none" w:sz="0" w:space="0" w:color="auto"/>
            <w:left w:val="none" w:sz="0" w:space="0" w:color="auto"/>
            <w:bottom w:val="none" w:sz="0" w:space="0" w:color="auto"/>
            <w:right w:val="none" w:sz="0" w:space="0" w:color="auto"/>
          </w:divBdr>
        </w:div>
        <w:div w:id="1904871962">
          <w:marLeft w:val="640"/>
          <w:marRight w:val="0"/>
          <w:marTop w:val="0"/>
          <w:marBottom w:val="0"/>
          <w:divBdr>
            <w:top w:val="none" w:sz="0" w:space="0" w:color="auto"/>
            <w:left w:val="none" w:sz="0" w:space="0" w:color="auto"/>
            <w:bottom w:val="none" w:sz="0" w:space="0" w:color="auto"/>
            <w:right w:val="none" w:sz="0" w:space="0" w:color="auto"/>
          </w:divBdr>
        </w:div>
      </w:divsChild>
    </w:div>
    <w:div w:id="12414617">
      <w:bodyDiv w:val="1"/>
      <w:marLeft w:val="0"/>
      <w:marRight w:val="0"/>
      <w:marTop w:val="0"/>
      <w:marBottom w:val="0"/>
      <w:divBdr>
        <w:top w:val="none" w:sz="0" w:space="0" w:color="auto"/>
        <w:left w:val="none" w:sz="0" w:space="0" w:color="auto"/>
        <w:bottom w:val="none" w:sz="0" w:space="0" w:color="auto"/>
        <w:right w:val="none" w:sz="0" w:space="0" w:color="auto"/>
      </w:divBdr>
    </w:div>
    <w:div w:id="16740379">
      <w:bodyDiv w:val="1"/>
      <w:marLeft w:val="0"/>
      <w:marRight w:val="0"/>
      <w:marTop w:val="0"/>
      <w:marBottom w:val="0"/>
      <w:divBdr>
        <w:top w:val="none" w:sz="0" w:space="0" w:color="auto"/>
        <w:left w:val="none" w:sz="0" w:space="0" w:color="auto"/>
        <w:bottom w:val="none" w:sz="0" w:space="0" w:color="auto"/>
        <w:right w:val="none" w:sz="0" w:space="0" w:color="auto"/>
      </w:divBdr>
      <w:divsChild>
        <w:div w:id="1135949806">
          <w:marLeft w:val="640"/>
          <w:marRight w:val="0"/>
          <w:marTop w:val="0"/>
          <w:marBottom w:val="0"/>
          <w:divBdr>
            <w:top w:val="none" w:sz="0" w:space="0" w:color="auto"/>
            <w:left w:val="none" w:sz="0" w:space="0" w:color="auto"/>
            <w:bottom w:val="none" w:sz="0" w:space="0" w:color="auto"/>
            <w:right w:val="none" w:sz="0" w:space="0" w:color="auto"/>
          </w:divBdr>
        </w:div>
        <w:div w:id="699088557">
          <w:marLeft w:val="640"/>
          <w:marRight w:val="0"/>
          <w:marTop w:val="0"/>
          <w:marBottom w:val="0"/>
          <w:divBdr>
            <w:top w:val="none" w:sz="0" w:space="0" w:color="auto"/>
            <w:left w:val="none" w:sz="0" w:space="0" w:color="auto"/>
            <w:bottom w:val="none" w:sz="0" w:space="0" w:color="auto"/>
            <w:right w:val="none" w:sz="0" w:space="0" w:color="auto"/>
          </w:divBdr>
        </w:div>
        <w:div w:id="2099249290">
          <w:marLeft w:val="640"/>
          <w:marRight w:val="0"/>
          <w:marTop w:val="0"/>
          <w:marBottom w:val="0"/>
          <w:divBdr>
            <w:top w:val="none" w:sz="0" w:space="0" w:color="auto"/>
            <w:left w:val="none" w:sz="0" w:space="0" w:color="auto"/>
            <w:bottom w:val="none" w:sz="0" w:space="0" w:color="auto"/>
            <w:right w:val="none" w:sz="0" w:space="0" w:color="auto"/>
          </w:divBdr>
        </w:div>
        <w:div w:id="1310162386">
          <w:marLeft w:val="640"/>
          <w:marRight w:val="0"/>
          <w:marTop w:val="0"/>
          <w:marBottom w:val="0"/>
          <w:divBdr>
            <w:top w:val="none" w:sz="0" w:space="0" w:color="auto"/>
            <w:left w:val="none" w:sz="0" w:space="0" w:color="auto"/>
            <w:bottom w:val="none" w:sz="0" w:space="0" w:color="auto"/>
            <w:right w:val="none" w:sz="0" w:space="0" w:color="auto"/>
          </w:divBdr>
        </w:div>
        <w:div w:id="1236941360">
          <w:marLeft w:val="640"/>
          <w:marRight w:val="0"/>
          <w:marTop w:val="0"/>
          <w:marBottom w:val="0"/>
          <w:divBdr>
            <w:top w:val="none" w:sz="0" w:space="0" w:color="auto"/>
            <w:left w:val="none" w:sz="0" w:space="0" w:color="auto"/>
            <w:bottom w:val="none" w:sz="0" w:space="0" w:color="auto"/>
            <w:right w:val="none" w:sz="0" w:space="0" w:color="auto"/>
          </w:divBdr>
        </w:div>
        <w:div w:id="1062024829">
          <w:marLeft w:val="640"/>
          <w:marRight w:val="0"/>
          <w:marTop w:val="0"/>
          <w:marBottom w:val="0"/>
          <w:divBdr>
            <w:top w:val="none" w:sz="0" w:space="0" w:color="auto"/>
            <w:left w:val="none" w:sz="0" w:space="0" w:color="auto"/>
            <w:bottom w:val="none" w:sz="0" w:space="0" w:color="auto"/>
            <w:right w:val="none" w:sz="0" w:space="0" w:color="auto"/>
          </w:divBdr>
        </w:div>
        <w:div w:id="773474187">
          <w:marLeft w:val="640"/>
          <w:marRight w:val="0"/>
          <w:marTop w:val="0"/>
          <w:marBottom w:val="0"/>
          <w:divBdr>
            <w:top w:val="none" w:sz="0" w:space="0" w:color="auto"/>
            <w:left w:val="none" w:sz="0" w:space="0" w:color="auto"/>
            <w:bottom w:val="none" w:sz="0" w:space="0" w:color="auto"/>
            <w:right w:val="none" w:sz="0" w:space="0" w:color="auto"/>
          </w:divBdr>
        </w:div>
        <w:div w:id="2129663076">
          <w:marLeft w:val="640"/>
          <w:marRight w:val="0"/>
          <w:marTop w:val="0"/>
          <w:marBottom w:val="0"/>
          <w:divBdr>
            <w:top w:val="none" w:sz="0" w:space="0" w:color="auto"/>
            <w:left w:val="none" w:sz="0" w:space="0" w:color="auto"/>
            <w:bottom w:val="none" w:sz="0" w:space="0" w:color="auto"/>
            <w:right w:val="none" w:sz="0" w:space="0" w:color="auto"/>
          </w:divBdr>
        </w:div>
        <w:div w:id="336886129">
          <w:marLeft w:val="640"/>
          <w:marRight w:val="0"/>
          <w:marTop w:val="0"/>
          <w:marBottom w:val="0"/>
          <w:divBdr>
            <w:top w:val="none" w:sz="0" w:space="0" w:color="auto"/>
            <w:left w:val="none" w:sz="0" w:space="0" w:color="auto"/>
            <w:bottom w:val="none" w:sz="0" w:space="0" w:color="auto"/>
            <w:right w:val="none" w:sz="0" w:space="0" w:color="auto"/>
          </w:divBdr>
        </w:div>
        <w:div w:id="257758647">
          <w:marLeft w:val="640"/>
          <w:marRight w:val="0"/>
          <w:marTop w:val="0"/>
          <w:marBottom w:val="0"/>
          <w:divBdr>
            <w:top w:val="none" w:sz="0" w:space="0" w:color="auto"/>
            <w:left w:val="none" w:sz="0" w:space="0" w:color="auto"/>
            <w:bottom w:val="none" w:sz="0" w:space="0" w:color="auto"/>
            <w:right w:val="none" w:sz="0" w:space="0" w:color="auto"/>
          </w:divBdr>
        </w:div>
        <w:div w:id="709260086">
          <w:marLeft w:val="640"/>
          <w:marRight w:val="0"/>
          <w:marTop w:val="0"/>
          <w:marBottom w:val="0"/>
          <w:divBdr>
            <w:top w:val="none" w:sz="0" w:space="0" w:color="auto"/>
            <w:left w:val="none" w:sz="0" w:space="0" w:color="auto"/>
            <w:bottom w:val="none" w:sz="0" w:space="0" w:color="auto"/>
            <w:right w:val="none" w:sz="0" w:space="0" w:color="auto"/>
          </w:divBdr>
        </w:div>
        <w:div w:id="1913076549">
          <w:marLeft w:val="640"/>
          <w:marRight w:val="0"/>
          <w:marTop w:val="0"/>
          <w:marBottom w:val="0"/>
          <w:divBdr>
            <w:top w:val="none" w:sz="0" w:space="0" w:color="auto"/>
            <w:left w:val="none" w:sz="0" w:space="0" w:color="auto"/>
            <w:bottom w:val="none" w:sz="0" w:space="0" w:color="auto"/>
            <w:right w:val="none" w:sz="0" w:space="0" w:color="auto"/>
          </w:divBdr>
        </w:div>
        <w:div w:id="1577930786">
          <w:marLeft w:val="640"/>
          <w:marRight w:val="0"/>
          <w:marTop w:val="0"/>
          <w:marBottom w:val="0"/>
          <w:divBdr>
            <w:top w:val="none" w:sz="0" w:space="0" w:color="auto"/>
            <w:left w:val="none" w:sz="0" w:space="0" w:color="auto"/>
            <w:bottom w:val="none" w:sz="0" w:space="0" w:color="auto"/>
            <w:right w:val="none" w:sz="0" w:space="0" w:color="auto"/>
          </w:divBdr>
        </w:div>
        <w:div w:id="659886022">
          <w:marLeft w:val="640"/>
          <w:marRight w:val="0"/>
          <w:marTop w:val="0"/>
          <w:marBottom w:val="0"/>
          <w:divBdr>
            <w:top w:val="none" w:sz="0" w:space="0" w:color="auto"/>
            <w:left w:val="none" w:sz="0" w:space="0" w:color="auto"/>
            <w:bottom w:val="none" w:sz="0" w:space="0" w:color="auto"/>
            <w:right w:val="none" w:sz="0" w:space="0" w:color="auto"/>
          </w:divBdr>
        </w:div>
        <w:div w:id="738792411">
          <w:marLeft w:val="640"/>
          <w:marRight w:val="0"/>
          <w:marTop w:val="0"/>
          <w:marBottom w:val="0"/>
          <w:divBdr>
            <w:top w:val="none" w:sz="0" w:space="0" w:color="auto"/>
            <w:left w:val="none" w:sz="0" w:space="0" w:color="auto"/>
            <w:bottom w:val="none" w:sz="0" w:space="0" w:color="auto"/>
            <w:right w:val="none" w:sz="0" w:space="0" w:color="auto"/>
          </w:divBdr>
        </w:div>
        <w:div w:id="885727356">
          <w:marLeft w:val="640"/>
          <w:marRight w:val="0"/>
          <w:marTop w:val="0"/>
          <w:marBottom w:val="0"/>
          <w:divBdr>
            <w:top w:val="none" w:sz="0" w:space="0" w:color="auto"/>
            <w:left w:val="none" w:sz="0" w:space="0" w:color="auto"/>
            <w:bottom w:val="none" w:sz="0" w:space="0" w:color="auto"/>
            <w:right w:val="none" w:sz="0" w:space="0" w:color="auto"/>
          </w:divBdr>
        </w:div>
        <w:div w:id="790440111">
          <w:marLeft w:val="640"/>
          <w:marRight w:val="0"/>
          <w:marTop w:val="0"/>
          <w:marBottom w:val="0"/>
          <w:divBdr>
            <w:top w:val="none" w:sz="0" w:space="0" w:color="auto"/>
            <w:left w:val="none" w:sz="0" w:space="0" w:color="auto"/>
            <w:bottom w:val="none" w:sz="0" w:space="0" w:color="auto"/>
            <w:right w:val="none" w:sz="0" w:space="0" w:color="auto"/>
          </w:divBdr>
        </w:div>
        <w:div w:id="1336221890">
          <w:marLeft w:val="640"/>
          <w:marRight w:val="0"/>
          <w:marTop w:val="0"/>
          <w:marBottom w:val="0"/>
          <w:divBdr>
            <w:top w:val="none" w:sz="0" w:space="0" w:color="auto"/>
            <w:left w:val="none" w:sz="0" w:space="0" w:color="auto"/>
            <w:bottom w:val="none" w:sz="0" w:space="0" w:color="auto"/>
            <w:right w:val="none" w:sz="0" w:space="0" w:color="auto"/>
          </w:divBdr>
        </w:div>
        <w:div w:id="1246063587">
          <w:marLeft w:val="640"/>
          <w:marRight w:val="0"/>
          <w:marTop w:val="0"/>
          <w:marBottom w:val="0"/>
          <w:divBdr>
            <w:top w:val="none" w:sz="0" w:space="0" w:color="auto"/>
            <w:left w:val="none" w:sz="0" w:space="0" w:color="auto"/>
            <w:bottom w:val="none" w:sz="0" w:space="0" w:color="auto"/>
            <w:right w:val="none" w:sz="0" w:space="0" w:color="auto"/>
          </w:divBdr>
        </w:div>
      </w:divsChild>
    </w:div>
    <w:div w:id="24792459">
      <w:bodyDiv w:val="1"/>
      <w:marLeft w:val="0"/>
      <w:marRight w:val="0"/>
      <w:marTop w:val="0"/>
      <w:marBottom w:val="0"/>
      <w:divBdr>
        <w:top w:val="none" w:sz="0" w:space="0" w:color="auto"/>
        <w:left w:val="none" w:sz="0" w:space="0" w:color="auto"/>
        <w:bottom w:val="none" w:sz="0" w:space="0" w:color="auto"/>
        <w:right w:val="none" w:sz="0" w:space="0" w:color="auto"/>
      </w:divBdr>
    </w:div>
    <w:div w:id="34231804">
      <w:bodyDiv w:val="1"/>
      <w:marLeft w:val="0"/>
      <w:marRight w:val="0"/>
      <w:marTop w:val="0"/>
      <w:marBottom w:val="0"/>
      <w:divBdr>
        <w:top w:val="none" w:sz="0" w:space="0" w:color="auto"/>
        <w:left w:val="none" w:sz="0" w:space="0" w:color="auto"/>
        <w:bottom w:val="none" w:sz="0" w:space="0" w:color="auto"/>
        <w:right w:val="none" w:sz="0" w:space="0" w:color="auto"/>
      </w:divBdr>
    </w:div>
    <w:div w:id="46608751">
      <w:bodyDiv w:val="1"/>
      <w:marLeft w:val="0"/>
      <w:marRight w:val="0"/>
      <w:marTop w:val="0"/>
      <w:marBottom w:val="0"/>
      <w:divBdr>
        <w:top w:val="none" w:sz="0" w:space="0" w:color="auto"/>
        <w:left w:val="none" w:sz="0" w:space="0" w:color="auto"/>
        <w:bottom w:val="none" w:sz="0" w:space="0" w:color="auto"/>
        <w:right w:val="none" w:sz="0" w:space="0" w:color="auto"/>
      </w:divBdr>
    </w:div>
    <w:div w:id="55200996">
      <w:bodyDiv w:val="1"/>
      <w:marLeft w:val="0"/>
      <w:marRight w:val="0"/>
      <w:marTop w:val="0"/>
      <w:marBottom w:val="0"/>
      <w:divBdr>
        <w:top w:val="none" w:sz="0" w:space="0" w:color="auto"/>
        <w:left w:val="none" w:sz="0" w:space="0" w:color="auto"/>
        <w:bottom w:val="none" w:sz="0" w:space="0" w:color="auto"/>
        <w:right w:val="none" w:sz="0" w:space="0" w:color="auto"/>
      </w:divBdr>
    </w:div>
    <w:div w:id="58983871">
      <w:bodyDiv w:val="1"/>
      <w:marLeft w:val="0"/>
      <w:marRight w:val="0"/>
      <w:marTop w:val="0"/>
      <w:marBottom w:val="0"/>
      <w:divBdr>
        <w:top w:val="none" w:sz="0" w:space="0" w:color="auto"/>
        <w:left w:val="none" w:sz="0" w:space="0" w:color="auto"/>
        <w:bottom w:val="none" w:sz="0" w:space="0" w:color="auto"/>
        <w:right w:val="none" w:sz="0" w:space="0" w:color="auto"/>
      </w:divBdr>
      <w:divsChild>
        <w:div w:id="689180546">
          <w:marLeft w:val="640"/>
          <w:marRight w:val="0"/>
          <w:marTop w:val="0"/>
          <w:marBottom w:val="0"/>
          <w:divBdr>
            <w:top w:val="none" w:sz="0" w:space="0" w:color="auto"/>
            <w:left w:val="none" w:sz="0" w:space="0" w:color="auto"/>
            <w:bottom w:val="none" w:sz="0" w:space="0" w:color="auto"/>
            <w:right w:val="none" w:sz="0" w:space="0" w:color="auto"/>
          </w:divBdr>
        </w:div>
        <w:div w:id="742409023">
          <w:marLeft w:val="640"/>
          <w:marRight w:val="0"/>
          <w:marTop w:val="0"/>
          <w:marBottom w:val="0"/>
          <w:divBdr>
            <w:top w:val="none" w:sz="0" w:space="0" w:color="auto"/>
            <w:left w:val="none" w:sz="0" w:space="0" w:color="auto"/>
            <w:bottom w:val="none" w:sz="0" w:space="0" w:color="auto"/>
            <w:right w:val="none" w:sz="0" w:space="0" w:color="auto"/>
          </w:divBdr>
        </w:div>
        <w:div w:id="1068966627">
          <w:marLeft w:val="640"/>
          <w:marRight w:val="0"/>
          <w:marTop w:val="0"/>
          <w:marBottom w:val="0"/>
          <w:divBdr>
            <w:top w:val="none" w:sz="0" w:space="0" w:color="auto"/>
            <w:left w:val="none" w:sz="0" w:space="0" w:color="auto"/>
            <w:bottom w:val="none" w:sz="0" w:space="0" w:color="auto"/>
            <w:right w:val="none" w:sz="0" w:space="0" w:color="auto"/>
          </w:divBdr>
        </w:div>
        <w:div w:id="710156328">
          <w:marLeft w:val="640"/>
          <w:marRight w:val="0"/>
          <w:marTop w:val="0"/>
          <w:marBottom w:val="0"/>
          <w:divBdr>
            <w:top w:val="none" w:sz="0" w:space="0" w:color="auto"/>
            <w:left w:val="none" w:sz="0" w:space="0" w:color="auto"/>
            <w:bottom w:val="none" w:sz="0" w:space="0" w:color="auto"/>
            <w:right w:val="none" w:sz="0" w:space="0" w:color="auto"/>
          </w:divBdr>
        </w:div>
        <w:div w:id="545801514">
          <w:marLeft w:val="640"/>
          <w:marRight w:val="0"/>
          <w:marTop w:val="0"/>
          <w:marBottom w:val="0"/>
          <w:divBdr>
            <w:top w:val="none" w:sz="0" w:space="0" w:color="auto"/>
            <w:left w:val="none" w:sz="0" w:space="0" w:color="auto"/>
            <w:bottom w:val="none" w:sz="0" w:space="0" w:color="auto"/>
            <w:right w:val="none" w:sz="0" w:space="0" w:color="auto"/>
          </w:divBdr>
        </w:div>
        <w:div w:id="693921698">
          <w:marLeft w:val="640"/>
          <w:marRight w:val="0"/>
          <w:marTop w:val="0"/>
          <w:marBottom w:val="0"/>
          <w:divBdr>
            <w:top w:val="none" w:sz="0" w:space="0" w:color="auto"/>
            <w:left w:val="none" w:sz="0" w:space="0" w:color="auto"/>
            <w:bottom w:val="none" w:sz="0" w:space="0" w:color="auto"/>
            <w:right w:val="none" w:sz="0" w:space="0" w:color="auto"/>
          </w:divBdr>
        </w:div>
        <w:div w:id="315113418">
          <w:marLeft w:val="640"/>
          <w:marRight w:val="0"/>
          <w:marTop w:val="0"/>
          <w:marBottom w:val="0"/>
          <w:divBdr>
            <w:top w:val="none" w:sz="0" w:space="0" w:color="auto"/>
            <w:left w:val="none" w:sz="0" w:space="0" w:color="auto"/>
            <w:bottom w:val="none" w:sz="0" w:space="0" w:color="auto"/>
            <w:right w:val="none" w:sz="0" w:space="0" w:color="auto"/>
          </w:divBdr>
        </w:div>
        <w:div w:id="391462978">
          <w:marLeft w:val="640"/>
          <w:marRight w:val="0"/>
          <w:marTop w:val="0"/>
          <w:marBottom w:val="0"/>
          <w:divBdr>
            <w:top w:val="none" w:sz="0" w:space="0" w:color="auto"/>
            <w:left w:val="none" w:sz="0" w:space="0" w:color="auto"/>
            <w:bottom w:val="none" w:sz="0" w:space="0" w:color="auto"/>
            <w:right w:val="none" w:sz="0" w:space="0" w:color="auto"/>
          </w:divBdr>
        </w:div>
        <w:div w:id="637221727">
          <w:marLeft w:val="640"/>
          <w:marRight w:val="0"/>
          <w:marTop w:val="0"/>
          <w:marBottom w:val="0"/>
          <w:divBdr>
            <w:top w:val="none" w:sz="0" w:space="0" w:color="auto"/>
            <w:left w:val="none" w:sz="0" w:space="0" w:color="auto"/>
            <w:bottom w:val="none" w:sz="0" w:space="0" w:color="auto"/>
            <w:right w:val="none" w:sz="0" w:space="0" w:color="auto"/>
          </w:divBdr>
        </w:div>
        <w:div w:id="1330866494">
          <w:marLeft w:val="640"/>
          <w:marRight w:val="0"/>
          <w:marTop w:val="0"/>
          <w:marBottom w:val="0"/>
          <w:divBdr>
            <w:top w:val="none" w:sz="0" w:space="0" w:color="auto"/>
            <w:left w:val="none" w:sz="0" w:space="0" w:color="auto"/>
            <w:bottom w:val="none" w:sz="0" w:space="0" w:color="auto"/>
            <w:right w:val="none" w:sz="0" w:space="0" w:color="auto"/>
          </w:divBdr>
        </w:div>
        <w:div w:id="202787603">
          <w:marLeft w:val="640"/>
          <w:marRight w:val="0"/>
          <w:marTop w:val="0"/>
          <w:marBottom w:val="0"/>
          <w:divBdr>
            <w:top w:val="none" w:sz="0" w:space="0" w:color="auto"/>
            <w:left w:val="none" w:sz="0" w:space="0" w:color="auto"/>
            <w:bottom w:val="none" w:sz="0" w:space="0" w:color="auto"/>
            <w:right w:val="none" w:sz="0" w:space="0" w:color="auto"/>
          </w:divBdr>
        </w:div>
        <w:div w:id="623193580">
          <w:marLeft w:val="640"/>
          <w:marRight w:val="0"/>
          <w:marTop w:val="0"/>
          <w:marBottom w:val="0"/>
          <w:divBdr>
            <w:top w:val="none" w:sz="0" w:space="0" w:color="auto"/>
            <w:left w:val="none" w:sz="0" w:space="0" w:color="auto"/>
            <w:bottom w:val="none" w:sz="0" w:space="0" w:color="auto"/>
            <w:right w:val="none" w:sz="0" w:space="0" w:color="auto"/>
          </w:divBdr>
        </w:div>
        <w:div w:id="903562124">
          <w:marLeft w:val="640"/>
          <w:marRight w:val="0"/>
          <w:marTop w:val="0"/>
          <w:marBottom w:val="0"/>
          <w:divBdr>
            <w:top w:val="none" w:sz="0" w:space="0" w:color="auto"/>
            <w:left w:val="none" w:sz="0" w:space="0" w:color="auto"/>
            <w:bottom w:val="none" w:sz="0" w:space="0" w:color="auto"/>
            <w:right w:val="none" w:sz="0" w:space="0" w:color="auto"/>
          </w:divBdr>
        </w:div>
        <w:div w:id="439571075">
          <w:marLeft w:val="640"/>
          <w:marRight w:val="0"/>
          <w:marTop w:val="0"/>
          <w:marBottom w:val="0"/>
          <w:divBdr>
            <w:top w:val="none" w:sz="0" w:space="0" w:color="auto"/>
            <w:left w:val="none" w:sz="0" w:space="0" w:color="auto"/>
            <w:bottom w:val="none" w:sz="0" w:space="0" w:color="auto"/>
            <w:right w:val="none" w:sz="0" w:space="0" w:color="auto"/>
          </w:divBdr>
        </w:div>
        <w:div w:id="1060976684">
          <w:marLeft w:val="640"/>
          <w:marRight w:val="0"/>
          <w:marTop w:val="0"/>
          <w:marBottom w:val="0"/>
          <w:divBdr>
            <w:top w:val="none" w:sz="0" w:space="0" w:color="auto"/>
            <w:left w:val="none" w:sz="0" w:space="0" w:color="auto"/>
            <w:bottom w:val="none" w:sz="0" w:space="0" w:color="auto"/>
            <w:right w:val="none" w:sz="0" w:space="0" w:color="auto"/>
          </w:divBdr>
        </w:div>
        <w:div w:id="1142968511">
          <w:marLeft w:val="640"/>
          <w:marRight w:val="0"/>
          <w:marTop w:val="0"/>
          <w:marBottom w:val="0"/>
          <w:divBdr>
            <w:top w:val="none" w:sz="0" w:space="0" w:color="auto"/>
            <w:left w:val="none" w:sz="0" w:space="0" w:color="auto"/>
            <w:bottom w:val="none" w:sz="0" w:space="0" w:color="auto"/>
            <w:right w:val="none" w:sz="0" w:space="0" w:color="auto"/>
          </w:divBdr>
        </w:div>
        <w:div w:id="1109159677">
          <w:marLeft w:val="640"/>
          <w:marRight w:val="0"/>
          <w:marTop w:val="0"/>
          <w:marBottom w:val="0"/>
          <w:divBdr>
            <w:top w:val="none" w:sz="0" w:space="0" w:color="auto"/>
            <w:left w:val="none" w:sz="0" w:space="0" w:color="auto"/>
            <w:bottom w:val="none" w:sz="0" w:space="0" w:color="auto"/>
            <w:right w:val="none" w:sz="0" w:space="0" w:color="auto"/>
          </w:divBdr>
        </w:div>
        <w:div w:id="1502695345">
          <w:marLeft w:val="640"/>
          <w:marRight w:val="0"/>
          <w:marTop w:val="0"/>
          <w:marBottom w:val="0"/>
          <w:divBdr>
            <w:top w:val="none" w:sz="0" w:space="0" w:color="auto"/>
            <w:left w:val="none" w:sz="0" w:space="0" w:color="auto"/>
            <w:bottom w:val="none" w:sz="0" w:space="0" w:color="auto"/>
            <w:right w:val="none" w:sz="0" w:space="0" w:color="auto"/>
          </w:divBdr>
        </w:div>
        <w:div w:id="1771387673">
          <w:marLeft w:val="640"/>
          <w:marRight w:val="0"/>
          <w:marTop w:val="0"/>
          <w:marBottom w:val="0"/>
          <w:divBdr>
            <w:top w:val="none" w:sz="0" w:space="0" w:color="auto"/>
            <w:left w:val="none" w:sz="0" w:space="0" w:color="auto"/>
            <w:bottom w:val="none" w:sz="0" w:space="0" w:color="auto"/>
            <w:right w:val="none" w:sz="0" w:space="0" w:color="auto"/>
          </w:divBdr>
        </w:div>
        <w:div w:id="1338967582">
          <w:marLeft w:val="640"/>
          <w:marRight w:val="0"/>
          <w:marTop w:val="0"/>
          <w:marBottom w:val="0"/>
          <w:divBdr>
            <w:top w:val="none" w:sz="0" w:space="0" w:color="auto"/>
            <w:left w:val="none" w:sz="0" w:space="0" w:color="auto"/>
            <w:bottom w:val="none" w:sz="0" w:space="0" w:color="auto"/>
            <w:right w:val="none" w:sz="0" w:space="0" w:color="auto"/>
          </w:divBdr>
        </w:div>
      </w:divsChild>
    </w:div>
    <w:div w:id="73362032">
      <w:bodyDiv w:val="1"/>
      <w:marLeft w:val="0"/>
      <w:marRight w:val="0"/>
      <w:marTop w:val="0"/>
      <w:marBottom w:val="0"/>
      <w:divBdr>
        <w:top w:val="none" w:sz="0" w:space="0" w:color="auto"/>
        <w:left w:val="none" w:sz="0" w:space="0" w:color="auto"/>
        <w:bottom w:val="none" w:sz="0" w:space="0" w:color="auto"/>
        <w:right w:val="none" w:sz="0" w:space="0" w:color="auto"/>
      </w:divBdr>
    </w:div>
    <w:div w:id="97337730">
      <w:bodyDiv w:val="1"/>
      <w:marLeft w:val="0"/>
      <w:marRight w:val="0"/>
      <w:marTop w:val="0"/>
      <w:marBottom w:val="0"/>
      <w:divBdr>
        <w:top w:val="none" w:sz="0" w:space="0" w:color="auto"/>
        <w:left w:val="none" w:sz="0" w:space="0" w:color="auto"/>
        <w:bottom w:val="none" w:sz="0" w:space="0" w:color="auto"/>
        <w:right w:val="none" w:sz="0" w:space="0" w:color="auto"/>
      </w:divBdr>
    </w:div>
    <w:div w:id="98566347">
      <w:bodyDiv w:val="1"/>
      <w:marLeft w:val="0"/>
      <w:marRight w:val="0"/>
      <w:marTop w:val="0"/>
      <w:marBottom w:val="0"/>
      <w:divBdr>
        <w:top w:val="none" w:sz="0" w:space="0" w:color="auto"/>
        <w:left w:val="none" w:sz="0" w:space="0" w:color="auto"/>
        <w:bottom w:val="none" w:sz="0" w:space="0" w:color="auto"/>
        <w:right w:val="none" w:sz="0" w:space="0" w:color="auto"/>
      </w:divBdr>
    </w:div>
    <w:div w:id="102724502">
      <w:bodyDiv w:val="1"/>
      <w:marLeft w:val="0"/>
      <w:marRight w:val="0"/>
      <w:marTop w:val="0"/>
      <w:marBottom w:val="0"/>
      <w:divBdr>
        <w:top w:val="none" w:sz="0" w:space="0" w:color="auto"/>
        <w:left w:val="none" w:sz="0" w:space="0" w:color="auto"/>
        <w:bottom w:val="none" w:sz="0" w:space="0" w:color="auto"/>
        <w:right w:val="none" w:sz="0" w:space="0" w:color="auto"/>
      </w:divBdr>
    </w:div>
    <w:div w:id="122895120">
      <w:bodyDiv w:val="1"/>
      <w:marLeft w:val="0"/>
      <w:marRight w:val="0"/>
      <w:marTop w:val="0"/>
      <w:marBottom w:val="0"/>
      <w:divBdr>
        <w:top w:val="none" w:sz="0" w:space="0" w:color="auto"/>
        <w:left w:val="none" w:sz="0" w:space="0" w:color="auto"/>
        <w:bottom w:val="none" w:sz="0" w:space="0" w:color="auto"/>
        <w:right w:val="none" w:sz="0" w:space="0" w:color="auto"/>
      </w:divBdr>
    </w:div>
    <w:div w:id="135800636">
      <w:bodyDiv w:val="1"/>
      <w:marLeft w:val="0"/>
      <w:marRight w:val="0"/>
      <w:marTop w:val="0"/>
      <w:marBottom w:val="0"/>
      <w:divBdr>
        <w:top w:val="none" w:sz="0" w:space="0" w:color="auto"/>
        <w:left w:val="none" w:sz="0" w:space="0" w:color="auto"/>
        <w:bottom w:val="none" w:sz="0" w:space="0" w:color="auto"/>
        <w:right w:val="none" w:sz="0" w:space="0" w:color="auto"/>
      </w:divBdr>
      <w:divsChild>
        <w:div w:id="1482234195">
          <w:marLeft w:val="640"/>
          <w:marRight w:val="0"/>
          <w:marTop w:val="0"/>
          <w:marBottom w:val="0"/>
          <w:divBdr>
            <w:top w:val="none" w:sz="0" w:space="0" w:color="auto"/>
            <w:left w:val="none" w:sz="0" w:space="0" w:color="auto"/>
            <w:bottom w:val="none" w:sz="0" w:space="0" w:color="auto"/>
            <w:right w:val="none" w:sz="0" w:space="0" w:color="auto"/>
          </w:divBdr>
        </w:div>
        <w:div w:id="2036152124">
          <w:marLeft w:val="640"/>
          <w:marRight w:val="0"/>
          <w:marTop w:val="0"/>
          <w:marBottom w:val="0"/>
          <w:divBdr>
            <w:top w:val="none" w:sz="0" w:space="0" w:color="auto"/>
            <w:left w:val="none" w:sz="0" w:space="0" w:color="auto"/>
            <w:bottom w:val="none" w:sz="0" w:space="0" w:color="auto"/>
            <w:right w:val="none" w:sz="0" w:space="0" w:color="auto"/>
          </w:divBdr>
        </w:div>
        <w:div w:id="1625233991">
          <w:marLeft w:val="640"/>
          <w:marRight w:val="0"/>
          <w:marTop w:val="0"/>
          <w:marBottom w:val="0"/>
          <w:divBdr>
            <w:top w:val="none" w:sz="0" w:space="0" w:color="auto"/>
            <w:left w:val="none" w:sz="0" w:space="0" w:color="auto"/>
            <w:bottom w:val="none" w:sz="0" w:space="0" w:color="auto"/>
            <w:right w:val="none" w:sz="0" w:space="0" w:color="auto"/>
          </w:divBdr>
        </w:div>
        <w:div w:id="1384595553">
          <w:marLeft w:val="640"/>
          <w:marRight w:val="0"/>
          <w:marTop w:val="0"/>
          <w:marBottom w:val="0"/>
          <w:divBdr>
            <w:top w:val="none" w:sz="0" w:space="0" w:color="auto"/>
            <w:left w:val="none" w:sz="0" w:space="0" w:color="auto"/>
            <w:bottom w:val="none" w:sz="0" w:space="0" w:color="auto"/>
            <w:right w:val="none" w:sz="0" w:space="0" w:color="auto"/>
          </w:divBdr>
        </w:div>
        <w:div w:id="1767769566">
          <w:marLeft w:val="640"/>
          <w:marRight w:val="0"/>
          <w:marTop w:val="0"/>
          <w:marBottom w:val="0"/>
          <w:divBdr>
            <w:top w:val="none" w:sz="0" w:space="0" w:color="auto"/>
            <w:left w:val="none" w:sz="0" w:space="0" w:color="auto"/>
            <w:bottom w:val="none" w:sz="0" w:space="0" w:color="auto"/>
            <w:right w:val="none" w:sz="0" w:space="0" w:color="auto"/>
          </w:divBdr>
        </w:div>
        <w:div w:id="298416932">
          <w:marLeft w:val="640"/>
          <w:marRight w:val="0"/>
          <w:marTop w:val="0"/>
          <w:marBottom w:val="0"/>
          <w:divBdr>
            <w:top w:val="none" w:sz="0" w:space="0" w:color="auto"/>
            <w:left w:val="none" w:sz="0" w:space="0" w:color="auto"/>
            <w:bottom w:val="none" w:sz="0" w:space="0" w:color="auto"/>
            <w:right w:val="none" w:sz="0" w:space="0" w:color="auto"/>
          </w:divBdr>
        </w:div>
        <w:div w:id="149059772">
          <w:marLeft w:val="640"/>
          <w:marRight w:val="0"/>
          <w:marTop w:val="0"/>
          <w:marBottom w:val="0"/>
          <w:divBdr>
            <w:top w:val="none" w:sz="0" w:space="0" w:color="auto"/>
            <w:left w:val="none" w:sz="0" w:space="0" w:color="auto"/>
            <w:bottom w:val="none" w:sz="0" w:space="0" w:color="auto"/>
            <w:right w:val="none" w:sz="0" w:space="0" w:color="auto"/>
          </w:divBdr>
        </w:div>
        <w:div w:id="1467815073">
          <w:marLeft w:val="640"/>
          <w:marRight w:val="0"/>
          <w:marTop w:val="0"/>
          <w:marBottom w:val="0"/>
          <w:divBdr>
            <w:top w:val="none" w:sz="0" w:space="0" w:color="auto"/>
            <w:left w:val="none" w:sz="0" w:space="0" w:color="auto"/>
            <w:bottom w:val="none" w:sz="0" w:space="0" w:color="auto"/>
            <w:right w:val="none" w:sz="0" w:space="0" w:color="auto"/>
          </w:divBdr>
        </w:div>
        <w:div w:id="1927615942">
          <w:marLeft w:val="640"/>
          <w:marRight w:val="0"/>
          <w:marTop w:val="0"/>
          <w:marBottom w:val="0"/>
          <w:divBdr>
            <w:top w:val="none" w:sz="0" w:space="0" w:color="auto"/>
            <w:left w:val="none" w:sz="0" w:space="0" w:color="auto"/>
            <w:bottom w:val="none" w:sz="0" w:space="0" w:color="auto"/>
            <w:right w:val="none" w:sz="0" w:space="0" w:color="auto"/>
          </w:divBdr>
        </w:div>
        <w:div w:id="940453560">
          <w:marLeft w:val="640"/>
          <w:marRight w:val="0"/>
          <w:marTop w:val="0"/>
          <w:marBottom w:val="0"/>
          <w:divBdr>
            <w:top w:val="none" w:sz="0" w:space="0" w:color="auto"/>
            <w:left w:val="none" w:sz="0" w:space="0" w:color="auto"/>
            <w:bottom w:val="none" w:sz="0" w:space="0" w:color="auto"/>
            <w:right w:val="none" w:sz="0" w:space="0" w:color="auto"/>
          </w:divBdr>
        </w:div>
        <w:div w:id="96410313">
          <w:marLeft w:val="640"/>
          <w:marRight w:val="0"/>
          <w:marTop w:val="0"/>
          <w:marBottom w:val="0"/>
          <w:divBdr>
            <w:top w:val="none" w:sz="0" w:space="0" w:color="auto"/>
            <w:left w:val="none" w:sz="0" w:space="0" w:color="auto"/>
            <w:bottom w:val="none" w:sz="0" w:space="0" w:color="auto"/>
            <w:right w:val="none" w:sz="0" w:space="0" w:color="auto"/>
          </w:divBdr>
        </w:div>
        <w:div w:id="1328092949">
          <w:marLeft w:val="640"/>
          <w:marRight w:val="0"/>
          <w:marTop w:val="0"/>
          <w:marBottom w:val="0"/>
          <w:divBdr>
            <w:top w:val="none" w:sz="0" w:space="0" w:color="auto"/>
            <w:left w:val="none" w:sz="0" w:space="0" w:color="auto"/>
            <w:bottom w:val="none" w:sz="0" w:space="0" w:color="auto"/>
            <w:right w:val="none" w:sz="0" w:space="0" w:color="auto"/>
          </w:divBdr>
        </w:div>
        <w:div w:id="1124814136">
          <w:marLeft w:val="640"/>
          <w:marRight w:val="0"/>
          <w:marTop w:val="0"/>
          <w:marBottom w:val="0"/>
          <w:divBdr>
            <w:top w:val="none" w:sz="0" w:space="0" w:color="auto"/>
            <w:left w:val="none" w:sz="0" w:space="0" w:color="auto"/>
            <w:bottom w:val="none" w:sz="0" w:space="0" w:color="auto"/>
            <w:right w:val="none" w:sz="0" w:space="0" w:color="auto"/>
          </w:divBdr>
        </w:div>
        <w:div w:id="950820295">
          <w:marLeft w:val="640"/>
          <w:marRight w:val="0"/>
          <w:marTop w:val="0"/>
          <w:marBottom w:val="0"/>
          <w:divBdr>
            <w:top w:val="none" w:sz="0" w:space="0" w:color="auto"/>
            <w:left w:val="none" w:sz="0" w:space="0" w:color="auto"/>
            <w:bottom w:val="none" w:sz="0" w:space="0" w:color="auto"/>
            <w:right w:val="none" w:sz="0" w:space="0" w:color="auto"/>
          </w:divBdr>
        </w:div>
        <w:div w:id="1392194405">
          <w:marLeft w:val="640"/>
          <w:marRight w:val="0"/>
          <w:marTop w:val="0"/>
          <w:marBottom w:val="0"/>
          <w:divBdr>
            <w:top w:val="none" w:sz="0" w:space="0" w:color="auto"/>
            <w:left w:val="none" w:sz="0" w:space="0" w:color="auto"/>
            <w:bottom w:val="none" w:sz="0" w:space="0" w:color="auto"/>
            <w:right w:val="none" w:sz="0" w:space="0" w:color="auto"/>
          </w:divBdr>
        </w:div>
        <w:div w:id="2035425444">
          <w:marLeft w:val="640"/>
          <w:marRight w:val="0"/>
          <w:marTop w:val="0"/>
          <w:marBottom w:val="0"/>
          <w:divBdr>
            <w:top w:val="none" w:sz="0" w:space="0" w:color="auto"/>
            <w:left w:val="none" w:sz="0" w:space="0" w:color="auto"/>
            <w:bottom w:val="none" w:sz="0" w:space="0" w:color="auto"/>
            <w:right w:val="none" w:sz="0" w:space="0" w:color="auto"/>
          </w:divBdr>
        </w:div>
        <w:div w:id="662004246">
          <w:marLeft w:val="640"/>
          <w:marRight w:val="0"/>
          <w:marTop w:val="0"/>
          <w:marBottom w:val="0"/>
          <w:divBdr>
            <w:top w:val="none" w:sz="0" w:space="0" w:color="auto"/>
            <w:left w:val="none" w:sz="0" w:space="0" w:color="auto"/>
            <w:bottom w:val="none" w:sz="0" w:space="0" w:color="auto"/>
            <w:right w:val="none" w:sz="0" w:space="0" w:color="auto"/>
          </w:divBdr>
        </w:div>
        <w:div w:id="418647661">
          <w:marLeft w:val="640"/>
          <w:marRight w:val="0"/>
          <w:marTop w:val="0"/>
          <w:marBottom w:val="0"/>
          <w:divBdr>
            <w:top w:val="none" w:sz="0" w:space="0" w:color="auto"/>
            <w:left w:val="none" w:sz="0" w:space="0" w:color="auto"/>
            <w:bottom w:val="none" w:sz="0" w:space="0" w:color="auto"/>
            <w:right w:val="none" w:sz="0" w:space="0" w:color="auto"/>
          </w:divBdr>
        </w:div>
        <w:div w:id="422993855">
          <w:marLeft w:val="640"/>
          <w:marRight w:val="0"/>
          <w:marTop w:val="0"/>
          <w:marBottom w:val="0"/>
          <w:divBdr>
            <w:top w:val="none" w:sz="0" w:space="0" w:color="auto"/>
            <w:left w:val="none" w:sz="0" w:space="0" w:color="auto"/>
            <w:bottom w:val="none" w:sz="0" w:space="0" w:color="auto"/>
            <w:right w:val="none" w:sz="0" w:space="0" w:color="auto"/>
          </w:divBdr>
        </w:div>
        <w:div w:id="1937866076">
          <w:marLeft w:val="640"/>
          <w:marRight w:val="0"/>
          <w:marTop w:val="0"/>
          <w:marBottom w:val="0"/>
          <w:divBdr>
            <w:top w:val="none" w:sz="0" w:space="0" w:color="auto"/>
            <w:left w:val="none" w:sz="0" w:space="0" w:color="auto"/>
            <w:bottom w:val="none" w:sz="0" w:space="0" w:color="auto"/>
            <w:right w:val="none" w:sz="0" w:space="0" w:color="auto"/>
          </w:divBdr>
        </w:div>
        <w:div w:id="74716495">
          <w:marLeft w:val="640"/>
          <w:marRight w:val="0"/>
          <w:marTop w:val="0"/>
          <w:marBottom w:val="0"/>
          <w:divBdr>
            <w:top w:val="none" w:sz="0" w:space="0" w:color="auto"/>
            <w:left w:val="none" w:sz="0" w:space="0" w:color="auto"/>
            <w:bottom w:val="none" w:sz="0" w:space="0" w:color="auto"/>
            <w:right w:val="none" w:sz="0" w:space="0" w:color="auto"/>
          </w:divBdr>
        </w:div>
        <w:div w:id="1424763565">
          <w:marLeft w:val="640"/>
          <w:marRight w:val="0"/>
          <w:marTop w:val="0"/>
          <w:marBottom w:val="0"/>
          <w:divBdr>
            <w:top w:val="none" w:sz="0" w:space="0" w:color="auto"/>
            <w:left w:val="none" w:sz="0" w:space="0" w:color="auto"/>
            <w:bottom w:val="none" w:sz="0" w:space="0" w:color="auto"/>
            <w:right w:val="none" w:sz="0" w:space="0" w:color="auto"/>
          </w:divBdr>
        </w:div>
        <w:div w:id="1245650107">
          <w:marLeft w:val="640"/>
          <w:marRight w:val="0"/>
          <w:marTop w:val="0"/>
          <w:marBottom w:val="0"/>
          <w:divBdr>
            <w:top w:val="none" w:sz="0" w:space="0" w:color="auto"/>
            <w:left w:val="none" w:sz="0" w:space="0" w:color="auto"/>
            <w:bottom w:val="none" w:sz="0" w:space="0" w:color="auto"/>
            <w:right w:val="none" w:sz="0" w:space="0" w:color="auto"/>
          </w:divBdr>
        </w:div>
        <w:div w:id="1016537855">
          <w:marLeft w:val="640"/>
          <w:marRight w:val="0"/>
          <w:marTop w:val="0"/>
          <w:marBottom w:val="0"/>
          <w:divBdr>
            <w:top w:val="none" w:sz="0" w:space="0" w:color="auto"/>
            <w:left w:val="none" w:sz="0" w:space="0" w:color="auto"/>
            <w:bottom w:val="none" w:sz="0" w:space="0" w:color="auto"/>
            <w:right w:val="none" w:sz="0" w:space="0" w:color="auto"/>
          </w:divBdr>
        </w:div>
        <w:div w:id="1256481938">
          <w:marLeft w:val="640"/>
          <w:marRight w:val="0"/>
          <w:marTop w:val="0"/>
          <w:marBottom w:val="0"/>
          <w:divBdr>
            <w:top w:val="none" w:sz="0" w:space="0" w:color="auto"/>
            <w:left w:val="none" w:sz="0" w:space="0" w:color="auto"/>
            <w:bottom w:val="none" w:sz="0" w:space="0" w:color="auto"/>
            <w:right w:val="none" w:sz="0" w:space="0" w:color="auto"/>
          </w:divBdr>
        </w:div>
        <w:div w:id="678316942">
          <w:marLeft w:val="640"/>
          <w:marRight w:val="0"/>
          <w:marTop w:val="0"/>
          <w:marBottom w:val="0"/>
          <w:divBdr>
            <w:top w:val="none" w:sz="0" w:space="0" w:color="auto"/>
            <w:left w:val="none" w:sz="0" w:space="0" w:color="auto"/>
            <w:bottom w:val="none" w:sz="0" w:space="0" w:color="auto"/>
            <w:right w:val="none" w:sz="0" w:space="0" w:color="auto"/>
          </w:divBdr>
        </w:div>
        <w:div w:id="1209493128">
          <w:marLeft w:val="640"/>
          <w:marRight w:val="0"/>
          <w:marTop w:val="0"/>
          <w:marBottom w:val="0"/>
          <w:divBdr>
            <w:top w:val="none" w:sz="0" w:space="0" w:color="auto"/>
            <w:left w:val="none" w:sz="0" w:space="0" w:color="auto"/>
            <w:bottom w:val="none" w:sz="0" w:space="0" w:color="auto"/>
            <w:right w:val="none" w:sz="0" w:space="0" w:color="auto"/>
          </w:divBdr>
        </w:div>
        <w:div w:id="1792937893">
          <w:marLeft w:val="640"/>
          <w:marRight w:val="0"/>
          <w:marTop w:val="0"/>
          <w:marBottom w:val="0"/>
          <w:divBdr>
            <w:top w:val="none" w:sz="0" w:space="0" w:color="auto"/>
            <w:left w:val="none" w:sz="0" w:space="0" w:color="auto"/>
            <w:bottom w:val="none" w:sz="0" w:space="0" w:color="auto"/>
            <w:right w:val="none" w:sz="0" w:space="0" w:color="auto"/>
          </w:divBdr>
        </w:div>
        <w:div w:id="585846045">
          <w:marLeft w:val="640"/>
          <w:marRight w:val="0"/>
          <w:marTop w:val="0"/>
          <w:marBottom w:val="0"/>
          <w:divBdr>
            <w:top w:val="none" w:sz="0" w:space="0" w:color="auto"/>
            <w:left w:val="none" w:sz="0" w:space="0" w:color="auto"/>
            <w:bottom w:val="none" w:sz="0" w:space="0" w:color="auto"/>
            <w:right w:val="none" w:sz="0" w:space="0" w:color="auto"/>
          </w:divBdr>
        </w:div>
        <w:div w:id="292292483">
          <w:marLeft w:val="640"/>
          <w:marRight w:val="0"/>
          <w:marTop w:val="0"/>
          <w:marBottom w:val="0"/>
          <w:divBdr>
            <w:top w:val="none" w:sz="0" w:space="0" w:color="auto"/>
            <w:left w:val="none" w:sz="0" w:space="0" w:color="auto"/>
            <w:bottom w:val="none" w:sz="0" w:space="0" w:color="auto"/>
            <w:right w:val="none" w:sz="0" w:space="0" w:color="auto"/>
          </w:divBdr>
        </w:div>
        <w:div w:id="1904174047">
          <w:marLeft w:val="640"/>
          <w:marRight w:val="0"/>
          <w:marTop w:val="0"/>
          <w:marBottom w:val="0"/>
          <w:divBdr>
            <w:top w:val="none" w:sz="0" w:space="0" w:color="auto"/>
            <w:left w:val="none" w:sz="0" w:space="0" w:color="auto"/>
            <w:bottom w:val="none" w:sz="0" w:space="0" w:color="auto"/>
            <w:right w:val="none" w:sz="0" w:space="0" w:color="auto"/>
          </w:divBdr>
        </w:div>
        <w:div w:id="1473599028">
          <w:marLeft w:val="640"/>
          <w:marRight w:val="0"/>
          <w:marTop w:val="0"/>
          <w:marBottom w:val="0"/>
          <w:divBdr>
            <w:top w:val="none" w:sz="0" w:space="0" w:color="auto"/>
            <w:left w:val="none" w:sz="0" w:space="0" w:color="auto"/>
            <w:bottom w:val="none" w:sz="0" w:space="0" w:color="auto"/>
            <w:right w:val="none" w:sz="0" w:space="0" w:color="auto"/>
          </w:divBdr>
        </w:div>
        <w:div w:id="75127386">
          <w:marLeft w:val="640"/>
          <w:marRight w:val="0"/>
          <w:marTop w:val="0"/>
          <w:marBottom w:val="0"/>
          <w:divBdr>
            <w:top w:val="none" w:sz="0" w:space="0" w:color="auto"/>
            <w:left w:val="none" w:sz="0" w:space="0" w:color="auto"/>
            <w:bottom w:val="none" w:sz="0" w:space="0" w:color="auto"/>
            <w:right w:val="none" w:sz="0" w:space="0" w:color="auto"/>
          </w:divBdr>
        </w:div>
        <w:div w:id="544098146">
          <w:marLeft w:val="640"/>
          <w:marRight w:val="0"/>
          <w:marTop w:val="0"/>
          <w:marBottom w:val="0"/>
          <w:divBdr>
            <w:top w:val="none" w:sz="0" w:space="0" w:color="auto"/>
            <w:left w:val="none" w:sz="0" w:space="0" w:color="auto"/>
            <w:bottom w:val="none" w:sz="0" w:space="0" w:color="auto"/>
            <w:right w:val="none" w:sz="0" w:space="0" w:color="auto"/>
          </w:divBdr>
        </w:div>
        <w:div w:id="1724402832">
          <w:marLeft w:val="640"/>
          <w:marRight w:val="0"/>
          <w:marTop w:val="0"/>
          <w:marBottom w:val="0"/>
          <w:divBdr>
            <w:top w:val="none" w:sz="0" w:space="0" w:color="auto"/>
            <w:left w:val="none" w:sz="0" w:space="0" w:color="auto"/>
            <w:bottom w:val="none" w:sz="0" w:space="0" w:color="auto"/>
            <w:right w:val="none" w:sz="0" w:space="0" w:color="auto"/>
          </w:divBdr>
        </w:div>
      </w:divsChild>
    </w:div>
    <w:div w:id="138377244">
      <w:bodyDiv w:val="1"/>
      <w:marLeft w:val="0"/>
      <w:marRight w:val="0"/>
      <w:marTop w:val="0"/>
      <w:marBottom w:val="0"/>
      <w:divBdr>
        <w:top w:val="none" w:sz="0" w:space="0" w:color="auto"/>
        <w:left w:val="none" w:sz="0" w:space="0" w:color="auto"/>
        <w:bottom w:val="none" w:sz="0" w:space="0" w:color="auto"/>
        <w:right w:val="none" w:sz="0" w:space="0" w:color="auto"/>
      </w:divBdr>
      <w:divsChild>
        <w:div w:id="2023507455">
          <w:marLeft w:val="640"/>
          <w:marRight w:val="0"/>
          <w:marTop w:val="0"/>
          <w:marBottom w:val="0"/>
          <w:divBdr>
            <w:top w:val="none" w:sz="0" w:space="0" w:color="auto"/>
            <w:left w:val="none" w:sz="0" w:space="0" w:color="auto"/>
            <w:bottom w:val="none" w:sz="0" w:space="0" w:color="auto"/>
            <w:right w:val="none" w:sz="0" w:space="0" w:color="auto"/>
          </w:divBdr>
        </w:div>
        <w:div w:id="2146922336">
          <w:marLeft w:val="640"/>
          <w:marRight w:val="0"/>
          <w:marTop w:val="0"/>
          <w:marBottom w:val="0"/>
          <w:divBdr>
            <w:top w:val="none" w:sz="0" w:space="0" w:color="auto"/>
            <w:left w:val="none" w:sz="0" w:space="0" w:color="auto"/>
            <w:bottom w:val="none" w:sz="0" w:space="0" w:color="auto"/>
            <w:right w:val="none" w:sz="0" w:space="0" w:color="auto"/>
          </w:divBdr>
        </w:div>
        <w:div w:id="1657804876">
          <w:marLeft w:val="640"/>
          <w:marRight w:val="0"/>
          <w:marTop w:val="0"/>
          <w:marBottom w:val="0"/>
          <w:divBdr>
            <w:top w:val="none" w:sz="0" w:space="0" w:color="auto"/>
            <w:left w:val="none" w:sz="0" w:space="0" w:color="auto"/>
            <w:bottom w:val="none" w:sz="0" w:space="0" w:color="auto"/>
            <w:right w:val="none" w:sz="0" w:space="0" w:color="auto"/>
          </w:divBdr>
        </w:div>
        <w:div w:id="1150561208">
          <w:marLeft w:val="640"/>
          <w:marRight w:val="0"/>
          <w:marTop w:val="0"/>
          <w:marBottom w:val="0"/>
          <w:divBdr>
            <w:top w:val="none" w:sz="0" w:space="0" w:color="auto"/>
            <w:left w:val="none" w:sz="0" w:space="0" w:color="auto"/>
            <w:bottom w:val="none" w:sz="0" w:space="0" w:color="auto"/>
            <w:right w:val="none" w:sz="0" w:space="0" w:color="auto"/>
          </w:divBdr>
        </w:div>
        <w:div w:id="1650862826">
          <w:marLeft w:val="640"/>
          <w:marRight w:val="0"/>
          <w:marTop w:val="0"/>
          <w:marBottom w:val="0"/>
          <w:divBdr>
            <w:top w:val="none" w:sz="0" w:space="0" w:color="auto"/>
            <w:left w:val="none" w:sz="0" w:space="0" w:color="auto"/>
            <w:bottom w:val="none" w:sz="0" w:space="0" w:color="auto"/>
            <w:right w:val="none" w:sz="0" w:space="0" w:color="auto"/>
          </w:divBdr>
        </w:div>
        <w:div w:id="612591122">
          <w:marLeft w:val="640"/>
          <w:marRight w:val="0"/>
          <w:marTop w:val="0"/>
          <w:marBottom w:val="0"/>
          <w:divBdr>
            <w:top w:val="none" w:sz="0" w:space="0" w:color="auto"/>
            <w:left w:val="none" w:sz="0" w:space="0" w:color="auto"/>
            <w:bottom w:val="none" w:sz="0" w:space="0" w:color="auto"/>
            <w:right w:val="none" w:sz="0" w:space="0" w:color="auto"/>
          </w:divBdr>
        </w:div>
        <w:div w:id="1832990320">
          <w:marLeft w:val="640"/>
          <w:marRight w:val="0"/>
          <w:marTop w:val="0"/>
          <w:marBottom w:val="0"/>
          <w:divBdr>
            <w:top w:val="none" w:sz="0" w:space="0" w:color="auto"/>
            <w:left w:val="none" w:sz="0" w:space="0" w:color="auto"/>
            <w:bottom w:val="none" w:sz="0" w:space="0" w:color="auto"/>
            <w:right w:val="none" w:sz="0" w:space="0" w:color="auto"/>
          </w:divBdr>
        </w:div>
        <w:div w:id="1666208408">
          <w:marLeft w:val="640"/>
          <w:marRight w:val="0"/>
          <w:marTop w:val="0"/>
          <w:marBottom w:val="0"/>
          <w:divBdr>
            <w:top w:val="none" w:sz="0" w:space="0" w:color="auto"/>
            <w:left w:val="none" w:sz="0" w:space="0" w:color="auto"/>
            <w:bottom w:val="none" w:sz="0" w:space="0" w:color="auto"/>
            <w:right w:val="none" w:sz="0" w:space="0" w:color="auto"/>
          </w:divBdr>
        </w:div>
        <w:div w:id="1689332603">
          <w:marLeft w:val="640"/>
          <w:marRight w:val="0"/>
          <w:marTop w:val="0"/>
          <w:marBottom w:val="0"/>
          <w:divBdr>
            <w:top w:val="none" w:sz="0" w:space="0" w:color="auto"/>
            <w:left w:val="none" w:sz="0" w:space="0" w:color="auto"/>
            <w:bottom w:val="none" w:sz="0" w:space="0" w:color="auto"/>
            <w:right w:val="none" w:sz="0" w:space="0" w:color="auto"/>
          </w:divBdr>
        </w:div>
        <w:div w:id="1932464612">
          <w:marLeft w:val="640"/>
          <w:marRight w:val="0"/>
          <w:marTop w:val="0"/>
          <w:marBottom w:val="0"/>
          <w:divBdr>
            <w:top w:val="none" w:sz="0" w:space="0" w:color="auto"/>
            <w:left w:val="none" w:sz="0" w:space="0" w:color="auto"/>
            <w:bottom w:val="none" w:sz="0" w:space="0" w:color="auto"/>
            <w:right w:val="none" w:sz="0" w:space="0" w:color="auto"/>
          </w:divBdr>
        </w:div>
        <w:div w:id="2022928473">
          <w:marLeft w:val="640"/>
          <w:marRight w:val="0"/>
          <w:marTop w:val="0"/>
          <w:marBottom w:val="0"/>
          <w:divBdr>
            <w:top w:val="none" w:sz="0" w:space="0" w:color="auto"/>
            <w:left w:val="none" w:sz="0" w:space="0" w:color="auto"/>
            <w:bottom w:val="none" w:sz="0" w:space="0" w:color="auto"/>
            <w:right w:val="none" w:sz="0" w:space="0" w:color="auto"/>
          </w:divBdr>
        </w:div>
        <w:div w:id="1849101925">
          <w:marLeft w:val="640"/>
          <w:marRight w:val="0"/>
          <w:marTop w:val="0"/>
          <w:marBottom w:val="0"/>
          <w:divBdr>
            <w:top w:val="none" w:sz="0" w:space="0" w:color="auto"/>
            <w:left w:val="none" w:sz="0" w:space="0" w:color="auto"/>
            <w:bottom w:val="none" w:sz="0" w:space="0" w:color="auto"/>
            <w:right w:val="none" w:sz="0" w:space="0" w:color="auto"/>
          </w:divBdr>
        </w:div>
        <w:div w:id="1378895773">
          <w:marLeft w:val="640"/>
          <w:marRight w:val="0"/>
          <w:marTop w:val="0"/>
          <w:marBottom w:val="0"/>
          <w:divBdr>
            <w:top w:val="none" w:sz="0" w:space="0" w:color="auto"/>
            <w:left w:val="none" w:sz="0" w:space="0" w:color="auto"/>
            <w:bottom w:val="none" w:sz="0" w:space="0" w:color="auto"/>
            <w:right w:val="none" w:sz="0" w:space="0" w:color="auto"/>
          </w:divBdr>
        </w:div>
        <w:div w:id="1825387052">
          <w:marLeft w:val="640"/>
          <w:marRight w:val="0"/>
          <w:marTop w:val="0"/>
          <w:marBottom w:val="0"/>
          <w:divBdr>
            <w:top w:val="none" w:sz="0" w:space="0" w:color="auto"/>
            <w:left w:val="none" w:sz="0" w:space="0" w:color="auto"/>
            <w:bottom w:val="none" w:sz="0" w:space="0" w:color="auto"/>
            <w:right w:val="none" w:sz="0" w:space="0" w:color="auto"/>
          </w:divBdr>
        </w:div>
        <w:div w:id="576863508">
          <w:marLeft w:val="640"/>
          <w:marRight w:val="0"/>
          <w:marTop w:val="0"/>
          <w:marBottom w:val="0"/>
          <w:divBdr>
            <w:top w:val="none" w:sz="0" w:space="0" w:color="auto"/>
            <w:left w:val="none" w:sz="0" w:space="0" w:color="auto"/>
            <w:bottom w:val="none" w:sz="0" w:space="0" w:color="auto"/>
            <w:right w:val="none" w:sz="0" w:space="0" w:color="auto"/>
          </w:divBdr>
        </w:div>
        <w:div w:id="2014648658">
          <w:marLeft w:val="640"/>
          <w:marRight w:val="0"/>
          <w:marTop w:val="0"/>
          <w:marBottom w:val="0"/>
          <w:divBdr>
            <w:top w:val="none" w:sz="0" w:space="0" w:color="auto"/>
            <w:left w:val="none" w:sz="0" w:space="0" w:color="auto"/>
            <w:bottom w:val="none" w:sz="0" w:space="0" w:color="auto"/>
            <w:right w:val="none" w:sz="0" w:space="0" w:color="auto"/>
          </w:divBdr>
        </w:div>
        <w:div w:id="724717143">
          <w:marLeft w:val="640"/>
          <w:marRight w:val="0"/>
          <w:marTop w:val="0"/>
          <w:marBottom w:val="0"/>
          <w:divBdr>
            <w:top w:val="none" w:sz="0" w:space="0" w:color="auto"/>
            <w:left w:val="none" w:sz="0" w:space="0" w:color="auto"/>
            <w:bottom w:val="none" w:sz="0" w:space="0" w:color="auto"/>
            <w:right w:val="none" w:sz="0" w:space="0" w:color="auto"/>
          </w:divBdr>
        </w:div>
        <w:div w:id="40326491">
          <w:marLeft w:val="640"/>
          <w:marRight w:val="0"/>
          <w:marTop w:val="0"/>
          <w:marBottom w:val="0"/>
          <w:divBdr>
            <w:top w:val="none" w:sz="0" w:space="0" w:color="auto"/>
            <w:left w:val="none" w:sz="0" w:space="0" w:color="auto"/>
            <w:bottom w:val="none" w:sz="0" w:space="0" w:color="auto"/>
            <w:right w:val="none" w:sz="0" w:space="0" w:color="auto"/>
          </w:divBdr>
        </w:div>
        <w:div w:id="533690423">
          <w:marLeft w:val="640"/>
          <w:marRight w:val="0"/>
          <w:marTop w:val="0"/>
          <w:marBottom w:val="0"/>
          <w:divBdr>
            <w:top w:val="none" w:sz="0" w:space="0" w:color="auto"/>
            <w:left w:val="none" w:sz="0" w:space="0" w:color="auto"/>
            <w:bottom w:val="none" w:sz="0" w:space="0" w:color="auto"/>
            <w:right w:val="none" w:sz="0" w:space="0" w:color="auto"/>
          </w:divBdr>
        </w:div>
        <w:div w:id="615452020">
          <w:marLeft w:val="640"/>
          <w:marRight w:val="0"/>
          <w:marTop w:val="0"/>
          <w:marBottom w:val="0"/>
          <w:divBdr>
            <w:top w:val="none" w:sz="0" w:space="0" w:color="auto"/>
            <w:left w:val="none" w:sz="0" w:space="0" w:color="auto"/>
            <w:bottom w:val="none" w:sz="0" w:space="0" w:color="auto"/>
            <w:right w:val="none" w:sz="0" w:space="0" w:color="auto"/>
          </w:divBdr>
        </w:div>
        <w:div w:id="1835296035">
          <w:marLeft w:val="640"/>
          <w:marRight w:val="0"/>
          <w:marTop w:val="0"/>
          <w:marBottom w:val="0"/>
          <w:divBdr>
            <w:top w:val="none" w:sz="0" w:space="0" w:color="auto"/>
            <w:left w:val="none" w:sz="0" w:space="0" w:color="auto"/>
            <w:bottom w:val="none" w:sz="0" w:space="0" w:color="auto"/>
            <w:right w:val="none" w:sz="0" w:space="0" w:color="auto"/>
          </w:divBdr>
        </w:div>
        <w:div w:id="748700741">
          <w:marLeft w:val="640"/>
          <w:marRight w:val="0"/>
          <w:marTop w:val="0"/>
          <w:marBottom w:val="0"/>
          <w:divBdr>
            <w:top w:val="none" w:sz="0" w:space="0" w:color="auto"/>
            <w:left w:val="none" w:sz="0" w:space="0" w:color="auto"/>
            <w:bottom w:val="none" w:sz="0" w:space="0" w:color="auto"/>
            <w:right w:val="none" w:sz="0" w:space="0" w:color="auto"/>
          </w:divBdr>
        </w:div>
        <w:div w:id="2062485320">
          <w:marLeft w:val="640"/>
          <w:marRight w:val="0"/>
          <w:marTop w:val="0"/>
          <w:marBottom w:val="0"/>
          <w:divBdr>
            <w:top w:val="none" w:sz="0" w:space="0" w:color="auto"/>
            <w:left w:val="none" w:sz="0" w:space="0" w:color="auto"/>
            <w:bottom w:val="none" w:sz="0" w:space="0" w:color="auto"/>
            <w:right w:val="none" w:sz="0" w:space="0" w:color="auto"/>
          </w:divBdr>
        </w:div>
        <w:div w:id="1977417817">
          <w:marLeft w:val="640"/>
          <w:marRight w:val="0"/>
          <w:marTop w:val="0"/>
          <w:marBottom w:val="0"/>
          <w:divBdr>
            <w:top w:val="none" w:sz="0" w:space="0" w:color="auto"/>
            <w:left w:val="none" w:sz="0" w:space="0" w:color="auto"/>
            <w:bottom w:val="none" w:sz="0" w:space="0" w:color="auto"/>
            <w:right w:val="none" w:sz="0" w:space="0" w:color="auto"/>
          </w:divBdr>
        </w:div>
        <w:div w:id="1870869142">
          <w:marLeft w:val="640"/>
          <w:marRight w:val="0"/>
          <w:marTop w:val="0"/>
          <w:marBottom w:val="0"/>
          <w:divBdr>
            <w:top w:val="none" w:sz="0" w:space="0" w:color="auto"/>
            <w:left w:val="none" w:sz="0" w:space="0" w:color="auto"/>
            <w:bottom w:val="none" w:sz="0" w:space="0" w:color="auto"/>
            <w:right w:val="none" w:sz="0" w:space="0" w:color="auto"/>
          </w:divBdr>
        </w:div>
        <w:div w:id="821501693">
          <w:marLeft w:val="640"/>
          <w:marRight w:val="0"/>
          <w:marTop w:val="0"/>
          <w:marBottom w:val="0"/>
          <w:divBdr>
            <w:top w:val="none" w:sz="0" w:space="0" w:color="auto"/>
            <w:left w:val="none" w:sz="0" w:space="0" w:color="auto"/>
            <w:bottom w:val="none" w:sz="0" w:space="0" w:color="auto"/>
            <w:right w:val="none" w:sz="0" w:space="0" w:color="auto"/>
          </w:divBdr>
        </w:div>
        <w:div w:id="2051954789">
          <w:marLeft w:val="640"/>
          <w:marRight w:val="0"/>
          <w:marTop w:val="0"/>
          <w:marBottom w:val="0"/>
          <w:divBdr>
            <w:top w:val="none" w:sz="0" w:space="0" w:color="auto"/>
            <w:left w:val="none" w:sz="0" w:space="0" w:color="auto"/>
            <w:bottom w:val="none" w:sz="0" w:space="0" w:color="auto"/>
            <w:right w:val="none" w:sz="0" w:space="0" w:color="auto"/>
          </w:divBdr>
        </w:div>
        <w:div w:id="1332486469">
          <w:marLeft w:val="640"/>
          <w:marRight w:val="0"/>
          <w:marTop w:val="0"/>
          <w:marBottom w:val="0"/>
          <w:divBdr>
            <w:top w:val="none" w:sz="0" w:space="0" w:color="auto"/>
            <w:left w:val="none" w:sz="0" w:space="0" w:color="auto"/>
            <w:bottom w:val="none" w:sz="0" w:space="0" w:color="auto"/>
            <w:right w:val="none" w:sz="0" w:space="0" w:color="auto"/>
          </w:divBdr>
        </w:div>
        <w:div w:id="1180238293">
          <w:marLeft w:val="640"/>
          <w:marRight w:val="0"/>
          <w:marTop w:val="0"/>
          <w:marBottom w:val="0"/>
          <w:divBdr>
            <w:top w:val="none" w:sz="0" w:space="0" w:color="auto"/>
            <w:left w:val="none" w:sz="0" w:space="0" w:color="auto"/>
            <w:bottom w:val="none" w:sz="0" w:space="0" w:color="auto"/>
            <w:right w:val="none" w:sz="0" w:space="0" w:color="auto"/>
          </w:divBdr>
        </w:div>
        <w:div w:id="503663312">
          <w:marLeft w:val="640"/>
          <w:marRight w:val="0"/>
          <w:marTop w:val="0"/>
          <w:marBottom w:val="0"/>
          <w:divBdr>
            <w:top w:val="none" w:sz="0" w:space="0" w:color="auto"/>
            <w:left w:val="none" w:sz="0" w:space="0" w:color="auto"/>
            <w:bottom w:val="none" w:sz="0" w:space="0" w:color="auto"/>
            <w:right w:val="none" w:sz="0" w:space="0" w:color="auto"/>
          </w:divBdr>
        </w:div>
        <w:div w:id="1064793356">
          <w:marLeft w:val="640"/>
          <w:marRight w:val="0"/>
          <w:marTop w:val="0"/>
          <w:marBottom w:val="0"/>
          <w:divBdr>
            <w:top w:val="none" w:sz="0" w:space="0" w:color="auto"/>
            <w:left w:val="none" w:sz="0" w:space="0" w:color="auto"/>
            <w:bottom w:val="none" w:sz="0" w:space="0" w:color="auto"/>
            <w:right w:val="none" w:sz="0" w:space="0" w:color="auto"/>
          </w:divBdr>
        </w:div>
        <w:div w:id="1723364143">
          <w:marLeft w:val="640"/>
          <w:marRight w:val="0"/>
          <w:marTop w:val="0"/>
          <w:marBottom w:val="0"/>
          <w:divBdr>
            <w:top w:val="none" w:sz="0" w:space="0" w:color="auto"/>
            <w:left w:val="none" w:sz="0" w:space="0" w:color="auto"/>
            <w:bottom w:val="none" w:sz="0" w:space="0" w:color="auto"/>
            <w:right w:val="none" w:sz="0" w:space="0" w:color="auto"/>
          </w:divBdr>
        </w:div>
        <w:div w:id="516965718">
          <w:marLeft w:val="640"/>
          <w:marRight w:val="0"/>
          <w:marTop w:val="0"/>
          <w:marBottom w:val="0"/>
          <w:divBdr>
            <w:top w:val="none" w:sz="0" w:space="0" w:color="auto"/>
            <w:left w:val="none" w:sz="0" w:space="0" w:color="auto"/>
            <w:bottom w:val="none" w:sz="0" w:space="0" w:color="auto"/>
            <w:right w:val="none" w:sz="0" w:space="0" w:color="auto"/>
          </w:divBdr>
        </w:div>
        <w:div w:id="1850757276">
          <w:marLeft w:val="640"/>
          <w:marRight w:val="0"/>
          <w:marTop w:val="0"/>
          <w:marBottom w:val="0"/>
          <w:divBdr>
            <w:top w:val="none" w:sz="0" w:space="0" w:color="auto"/>
            <w:left w:val="none" w:sz="0" w:space="0" w:color="auto"/>
            <w:bottom w:val="none" w:sz="0" w:space="0" w:color="auto"/>
            <w:right w:val="none" w:sz="0" w:space="0" w:color="auto"/>
          </w:divBdr>
        </w:div>
      </w:divsChild>
    </w:div>
    <w:div w:id="148912111">
      <w:bodyDiv w:val="1"/>
      <w:marLeft w:val="0"/>
      <w:marRight w:val="0"/>
      <w:marTop w:val="0"/>
      <w:marBottom w:val="0"/>
      <w:divBdr>
        <w:top w:val="none" w:sz="0" w:space="0" w:color="auto"/>
        <w:left w:val="none" w:sz="0" w:space="0" w:color="auto"/>
        <w:bottom w:val="none" w:sz="0" w:space="0" w:color="auto"/>
        <w:right w:val="none" w:sz="0" w:space="0" w:color="auto"/>
      </w:divBdr>
    </w:div>
    <w:div w:id="155342782">
      <w:bodyDiv w:val="1"/>
      <w:marLeft w:val="0"/>
      <w:marRight w:val="0"/>
      <w:marTop w:val="0"/>
      <w:marBottom w:val="0"/>
      <w:divBdr>
        <w:top w:val="none" w:sz="0" w:space="0" w:color="auto"/>
        <w:left w:val="none" w:sz="0" w:space="0" w:color="auto"/>
        <w:bottom w:val="none" w:sz="0" w:space="0" w:color="auto"/>
        <w:right w:val="none" w:sz="0" w:space="0" w:color="auto"/>
      </w:divBdr>
    </w:div>
    <w:div w:id="184371592">
      <w:bodyDiv w:val="1"/>
      <w:marLeft w:val="0"/>
      <w:marRight w:val="0"/>
      <w:marTop w:val="0"/>
      <w:marBottom w:val="0"/>
      <w:divBdr>
        <w:top w:val="none" w:sz="0" w:space="0" w:color="auto"/>
        <w:left w:val="none" w:sz="0" w:space="0" w:color="auto"/>
        <w:bottom w:val="none" w:sz="0" w:space="0" w:color="auto"/>
        <w:right w:val="none" w:sz="0" w:space="0" w:color="auto"/>
      </w:divBdr>
    </w:div>
    <w:div w:id="195657353">
      <w:bodyDiv w:val="1"/>
      <w:marLeft w:val="0"/>
      <w:marRight w:val="0"/>
      <w:marTop w:val="0"/>
      <w:marBottom w:val="0"/>
      <w:divBdr>
        <w:top w:val="none" w:sz="0" w:space="0" w:color="auto"/>
        <w:left w:val="none" w:sz="0" w:space="0" w:color="auto"/>
        <w:bottom w:val="none" w:sz="0" w:space="0" w:color="auto"/>
        <w:right w:val="none" w:sz="0" w:space="0" w:color="auto"/>
      </w:divBdr>
    </w:div>
    <w:div w:id="198200245">
      <w:bodyDiv w:val="1"/>
      <w:marLeft w:val="0"/>
      <w:marRight w:val="0"/>
      <w:marTop w:val="0"/>
      <w:marBottom w:val="0"/>
      <w:divBdr>
        <w:top w:val="none" w:sz="0" w:space="0" w:color="auto"/>
        <w:left w:val="none" w:sz="0" w:space="0" w:color="auto"/>
        <w:bottom w:val="none" w:sz="0" w:space="0" w:color="auto"/>
        <w:right w:val="none" w:sz="0" w:space="0" w:color="auto"/>
      </w:divBdr>
    </w:div>
    <w:div w:id="202593205">
      <w:bodyDiv w:val="1"/>
      <w:marLeft w:val="0"/>
      <w:marRight w:val="0"/>
      <w:marTop w:val="0"/>
      <w:marBottom w:val="0"/>
      <w:divBdr>
        <w:top w:val="none" w:sz="0" w:space="0" w:color="auto"/>
        <w:left w:val="none" w:sz="0" w:space="0" w:color="auto"/>
        <w:bottom w:val="none" w:sz="0" w:space="0" w:color="auto"/>
        <w:right w:val="none" w:sz="0" w:space="0" w:color="auto"/>
      </w:divBdr>
    </w:div>
    <w:div w:id="210698397">
      <w:bodyDiv w:val="1"/>
      <w:marLeft w:val="0"/>
      <w:marRight w:val="0"/>
      <w:marTop w:val="0"/>
      <w:marBottom w:val="0"/>
      <w:divBdr>
        <w:top w:val="none" w:sz="0" w:space="0" w:color="auto"/>
        <w:left w:val="none" w:sz="0" w:space="0" w:color="auto"/>
        <w:bottom w:val="none" w:sz="0" w:space="0" w:color="auto"/>
        <w:right w:val="none" w:sz="0" w:space="0" w:color="auto"/>
      </w:divBdr>
    </w:div>
    <w:div w:id="211234020">
      <w:bodyDiv w:val="1"/>
      <w:marLeft w:val="0"/>
      <w:marRight w:val="0"/>
      <w:marTop w:val="0"/>
      <w:marBottom w:val="0"/>
      <w:divBdr>
        <w:top w:val="none" w:sz="0" w:space="0" w:color="auto"/>
        <w:left w:val="none" w:sz="0" w:space="0" w:color="auto"/>
        <w:bottom w:val="none" w:sz="0" w:space="0" w:color="auto"/>
        <w:right w:val="none" w:sz="0" w:space="0" w:color="auto"/>
      </w:divBdr>
      <w:divsChild>
        <w:div w:id="1915970380">
          <w:marLeft w:val="640"/>
          <w:marRight w:val="0"/>
          <w:marTop w:val="0"/>
          <w:marBottom w:val="0"/>
          <w:divBdr>
            <w:top w:val="none" w:sz="0" w:space="0" w:color="auto"/>
            <w:left w:val="none" w:sz="0" w:space="0" w:color="auto"/>
            <w:bottom w:val="none" w:sz="0" w:space="0" w:color="auto"/>
            <w:right w:val="none" w:sz="0" w:space="0" w:color="auto"/>
          </w:divBdr>
        </w:div>
        <w:div w:id="696739335">
          <w:marLeft w:val="640"/>
          <w:marRight w:val="0"/>
          <w:marTop w:val="0"/>
          <w:marBottom w:val="0"/>
          <w:divBdr>
            <w:top w:val="none" w:sz="0" w:space="0" w:color="auto"/>
            <w:left w:val="none" w:sz="0" w:space="0" w:color="auto"/>
            <w:bottom w:val="none" w:sz="0" w:space="0" w:color="auto"/>
            <w:right w:val="none" w:sz="0" w:space="0" w:color="auto"/>
          </w:divBdr>
        </w:div>
        <w:div w:id="1590237996">
          <w:marLeft w:val="640"/>
          <w:marRight w:val="0"/>
          <w:marTop w:val="0"/>
          <w:marBottom w:val="0"/>
          <w:divBdr>
            <w:top w:val="none" w:sz="0" w:space="0" w:color="auto"/>
            <w:left w:val="none" w:sz="0" w:space="0" w:color="auto"/>
            <w:bottom w:val="none" w:sz="0" w:space="0" w:color="auto"/>
            <w:right w:val="none" w:sz="0" w:space="0" w:color="auto"/>
          </w:divBdr>
        </w:div>
        <w:div w:id="1318025043">
          <w:marLeft w:val="640"/>
          <w:marRight w:val="0"/>
          <w:marTop w:val="0"/>
          <w:marBottom w:val="0"/>
          <w:divBdr>
            <w:top w:val="none" w:sz="0" w:space="0" w:color="auto"/>
            <w:left w:val="none" w:sz="0" w:space="0" w:color="auto"/>
            <w:bottom w:val="none" w:sz="0" w:space="0" w:color="auto"/>
            <w:right w:val="none" w:sz="0" w:space="0" w:color="auto"/>
          </w:divBdr>
        </w:div>
        <w:div w:id="1319263815">
          <w:marLeft w:val="640"/>
          <w:marRight w:val="0"/>
          <w:marTop w:val="0"/>
          <w:marBottom w:val="0"/>
          <w:divBdr>
            <w:top w:val="none" w:sz="0" w:space="0" w:color="auto"/>
            <w:left w:val="none" w:sz="0" w:space="0" w:color="auto"/>
            <w:bottom w:val="none" w:sz="0" w:space="0" w:color="auto"/>
            <w:right w:val="none" w:sz="0" w:space="0" w:color="auto"/>
          </w:divBdr>
        </w:div>
        <w:div w:id="1278634735">
          <w:marLeft w:val="640"/>
          <w:marRight w:val="0"/>
          <w:marTop w:val="0"/>
          <w:marBottom w:val="0"/>
          <w:divBdr>
            <w:top w:val="none" w:sz="0" w:space="0" w:color="auto"/>
            <w:left w:val="none" w:sz="0" w:space="0" w:color="auto"/>
            <w:bottom w:val="none" w:sz="0" w:space="0" w:color="auto"/>
            <w:right w:val="none" w:sz="0" w:space="0" w:color="auto"/>
          </w:divBdr>
        </w:div>
        <w:div w:id="237834466">
          <w:marLeft w:val="640"/>
          <w:marRight w:val="0"/>
          <w:marTop w:val="0"/>
          <w:marBottom w:val="0"/>
          <w:divBdr>
            <w:top w:val="none" w:sz="0" w:space="0" w:color="auto"/>
            <w:left w:val="none" w:sz="0" w:space="0" w:color="auto"/>
            <w:bottom w:val="none" w:sz="0" w:space="0" w:color="auto"/>
            <w:right w:val="none" w:sz="0" w:space="0" w:color="auto"/>
          </w:divBdr>
        </w:div>
        <w:div w:id="1909925399">
          <w:marLeft w:val="640"/>
          <w:marRight w:val="0"/>
          <w:marTop w:val="0"/>
          <w:marBottom w:val="0"/>
          <w:divBdr>
            <w:top w:val="none" w:sz="0" w:space="0" w:color="auto"/>
            <w:left w:val="none" w:sz="0" w:space="0" w:color="auto"/>
            <w:bottom w:val="none" w:sz="0" w:space="0" w:color="auto"/>
            <w:right w:val="none" w:sz="0" w:space="0" w:color="auto"/>
          </w:divBdr>
        </w:div>
        <w:div w:id="1304043684">
          <w:marLeft w:val="640"/>
          <w:marRight w:val="0"/>
          <w:marTop w:val="0"/>
          <w:marBottom w:val="0"/>
          <w:divBdr>
            <w:top w:val="none" w:sz="0" w:space="0" w:color="auto"/>
            <w:left w:val="none" w:sz="0" w:space="0" w:color="auto"/>
            <w:bottom w:val="none" w:sz="0" w:space="0" w:color="auto"/>
            <w:right w:val="none" w:sz="0" w:space="0" w:color="auto"/>
          </w:divBdr>
        </w:div>
        <w:div w:id="406997688">
          <w:marLeft w:val="640"/>
          <w:marRight w:val="0"/>
          <w:marTop w:val="0"/>
          <w:marBottom w:val="0"/>
          <w:divBdr>
            <w:top w:val="none" w:sz="0" w:space="0" w:color="auto"/>
            <w:left w:val="none" w:sz="0" w:space="0" w:color="auto"/>
            <w:bottom w:val="none" w:sz="0" w:space="0" w:color="auto"/>
            <w:right w:val="none" w:sz="0" w:space="0" w:color="auto"/>
          </w:divBdr>
        </w:div>
        <w:div w:id="103840891">
          <w:marLeft w:val="640"/>
          <w:marRight w:val="0"/>
          <w:marTop w:val="0"/>
          <w:marBottom w:val="0"/>
          <w:divBdr>
            <w:top w:val="none" w:sz="0" w:space="0" w:color="auto"/>
            <w:left w:val="none" w:sz="0" w:space="0" w:color="auto"/>
            <w:bottom w:val="none" w:sz="0" w:space="0" w:color="auto"/>
            <w:right w:val="none" w:sz="0" w:space="0" w:color="auto"/>
          </w:divBdr>
        </w:div>
        <w:div w:id="26299483">
          <w:marLeft w:val="640"/>
          <w:marRight w:val="0"/>
          <w:marTop w:val="0"/>
          <w:marBottom w:val="0"/>
          <w:divBdr>
            <w:top w:val="none" w:sz="0" w:space="0" w:color="auto"/>
            <w:left w:val="none" w:sz="0" w:space="0" w:color="auto"/>
            <w:bottom w:val="none" w:sz="0" w:space="0" w:color="auto"/>
            <w:right w:val="none" w:sz="0" w:space="0" w:color="auto"/>
          </w:divBdr>
        </w:div>
        <w:div w:id="1169097822">
          <w:marLeft w:val="640"/>
          <w:marRight w:val="0"/>
          <w:marTop w:val="0"/>
          <w:marBottom w:val="0"/>
          <w:divBdr>
            <w:top w:val="none" w:sz="0" w:space="0" w:color="auto"/>
            <w:left w:val="none" w:sz="0" w:space="0" w:color="auto"/>
            <w:bottom w:val="none" w:sz="0" w:space="0" w:color="auto"/>
            <w:right w:val="none" w:sz="0" w:space="0" w:color="auto"/>
          </w:divBdr>
        </w:div>
        <w:div w:id="1189413262">
          <w:marLeft w:val="640"/>
          <w:marRight w:val="0"/>
          <w:marTop w:val="0"/>
          <w:marBottom w:val="0"/>
          <w:divBdr>
            <w:top w:val="none" w:sz="0" w:space="0" w:color="auto"/>
            <w:left w:val="none" w:sz="0" w:space="0" w:color="auto"/>
            <w:bottom w:val="none" w:sz="0" w:space="0" w:color="auto"/>
            <w:right w:val="none" w:sz="0" w:space="0" w:color="auto"/>
          </w:divBdr>
        </w:div>
        <w:div w:id="1442842360">
          <w:marLeft w:val="640"/>
          <w:marRight w:val="0"/>
          <w:marTop w:val="0"/>
          <w:marBottom w:val="0"/>
          <w:divBdr>
            <w:top w:val="none" w:sz="0" w:space="0" w:color="auto"/>
            <w:left w:val="none" w:sz="0" w:space="0" w:color="auto"/>
            <w:bottom w:val="none" w:sz="0" w:space="0" w:color="auto"/>
            <w:right w:val="none" w:sz="0" w:space="0" w:color="auto"/>
          </w:divBdr>
        </w:div>
        <w:div w:id="1067729615">
          <w:marLeft w:val="640"/>
          <w:marRight w:val="0"/>
          <w:marTop w:val="0"/>
          <w:marBottom w:val="0"/>
          <w:divBdr>
            <w:top w:val="none" w:sz="0" w:space="0" w:color="auto"/>
            <w:left w:val="none" w:sz="0" w:space="0" w:color="auto"/>
            <w:bottom w:val="none" w:sz="0" w:space="0" w:color="auto"/>
            <w:right w:val="none" w:sz="0" w:space="0" w:color="auto"/>
          </w:divBdr>
        </w:div>
        <w:div w:id="1224828698">
          <w:marLeft w:val="640"/>
          <w:marRight w:val="0"/>
          <w:marTop w:val="0"/>
          <w:marBottom w:val="0"/>
          <w:divBdr>
            <w:top w:val="none" w:sz="0" w:space="0" w:color="auto"/>
            <w:left w:val="none" w:sz="0" w:space="0" w:color="auto"/>
            <w:bottom w:val="none" w:sz="0" w:space="0" w:color="auto"/>
            <w:right w:val="none" w:sz="0" w:space="0" w:color="auto"/>
          </w:divBdr>
        </w:div>
        <w:div w:id="275873537">
          <w:marLeft w:val="640"/>
          <w:marRight w:val="0"/>
          <w:marTop w:val="0"/>
          <w:marBottom w:val="0"/>
          <w:divBdr>
            <w:top w:val="none" w:sz="0" w:space="0" w:color="auto"/>
            <w:left w:val="none" w:sz="0" w:space="0" w:color="auto"/>
            <w:bottom w:val="none" w:sz="0" w:space="0" w:color="auto"/>
            <w:right w:val="none" w:sz="0" w:space="0" w:color="auto"/>
          </w:divBdr>
        </w:div>
        <w:div w:id="125706196">
          <w:marLeft w:val="640"/>
          <w:marRight w:val="0"/>
          <w:marTop w:val="0"/>
          <w:marBottom w:val="0"/>
          <w:divBdr>
            <w:top w:val="none" w:sz="0" w:space="0" w:color="auto"/>
            <w:left w:val="none" w:sz="0" w:space="0" w:color="auto"/>
            <w:bottom w:val="none" w:sz="0" w:space="0" w:color="auto"/>
            <w:right w:val="none" w:sz="0" w:space="0" w:color="auto"/>
          </w:divBdr>
        </w:div>
        <w:div w:id="1019965730">
          <w:marLeft w:val="640"/>
          <w:marRight w:val="0"/>
          <w:marTop w:val="0"/>
          <w:marBottom w:val="0"/>
          <w:divBdr>
            <w:top w:val="none" w:sz="0" w:space="0" w:color="auto"/>
            <w:left w:val="none" w:sz="0" w:space="0" w:color="auto"/>
            <w:bottom w:val="none" w:sz="0" w:space="0" w:color="auto"/>
            <w:right w:val="none" w:sz="0" w:space="0" w:color="auto"/>
          </w:divBdr>
        </w:div>
        <w:div w:id="1072047254">
          <w:marLeft w:val="640"/>
          <w:marRight w:val="0"/>
          <w:marTop w:val="0"/>
          <w:marBottom w:val="0"/>
          <w:divBdr>
            <w:top w:val="none" w:sz="0" w:space="0" w:color="auto"/>
            <w:left w:val="none" w:sz="0" w:space="0" w:color="auto"/>
            <w:bottom w:val="none" w:sz="0" w:space="0" w:color="auto"/>
            <w:right w:val="none" w:sz="0" w:space="0" w:color="auto"/>
          </w:divBdr>
        </w:div>
        <w:div w:id="1677226761">
          <w:marLeft w:val="640"/>
          <w:marRight w:val="0"/>
          <w:marTop w:val="0"/>
          <w:marBottom w:val="0"/>
          <w:divBdr>
            <w:top w:val="none" w:sz="0" w:space="0" w:color="auto"/>
            <w:left w:val="none" w:sz="0" w:space="0" w:color="auto"/>
            <w:bottom w:val="none" w:sz="0" w:space="0" w:color="auto"/>
            <w:right w:val="none" w:sz="0" w:space="0" w:color="auto"/>
          </w:divBdr>
        </w:div>
        <w:div w:id="1369910694">
          <w:marLeft w:val="640"/>
          <w:marRight w:val="0"/>
          <w:marTop w:val="0"/>
          <w:marBottom w:val="0"/>
          <w:divBdr>
            <w:top w:val="none" w:sz="0" w:space="0" w:color="auto"/>
            <w:left w:val="none" w:sz="0" w:space="0" w:color="auto"/>
            <w:bottom w:val="none" w:sz="0" w:space="0" w:color="auto"/>
            <w:right w:val="none" w:sz="0" w:space="0" w:color="auto"/>
          </w:divBdr>
        </w:div>
        <w:div w:id="1379280826">
          <w:marLeft w:val="640"/>
          <w:marRight w:val="0"/>
          <w:marTop w:val="0"/>
          <w:marBottom w:val="0"/>
          <w:divBdr>
            <w:top w:val="none" w:sz="0" w:space="0" w:color="auto"/>
            <w:left w:val="none" w:sz="0" w:space="0" w:color="auto"/>
            <w:bottom w:val="none" w:sz="0" w:space="0" w:color="auto"/>
            <w:right w:val="none" w:sz="0" w:space="0" w:color="auto"/>
          </w:divBdr>
        </w:div>
        <w:div w:id="1782919427">
          <w:marLeft w:val="640"/>
          <w:marRight w:val="0"/>
          <w:marTop w:val="0"/>
          <w:marBottom w:val="0"/>
          <w:divBdr>
            <w:top w:val="none" w:sz="0" w:space="0" w:color="auto"/>
            <w:left w:val="none" w:sz="0" w:space="0" w:color="auto"/>
            <w:bottom w:val="none" w:sz="0" w:space="0" w:color="auto"/>
            <w:right w:val="none" w:sz="0" w:space="0" w:color="auto"/>
          </w:divBdr>
        </w:div>
        <w:div w:id="2032218298">
          <w:marLeft w:val="640"/>
          <w:marRight w:val="0"/>
          <w:marTop w:val="0"/>
          <w:marBottom w:val="0"/>
          <w:divBdr>
            <w:top w:val="none" w:sz="0" w:space="0" w:color="auto"/>
            <w:left w:val="none" w:sz="0" w:space="0" w:color="auto"/>
            <w:bottom w:val="none" w:sz="0" w:space="0" w:color="auto"/>
            <w:right w:val="none" w:sz="0" w:space="0" w:color="auto"/>
          </w:divBdr>
        </w:div>
        <w:div w:id="1770000424">
          <w:marLeft w:val="640"/>
          <w:marRight w:val="0"/>
          <w:marTop w:val="0"/>
          <w:marBottom w:val="0"/>
          <w:divBdr>
            <w:top w:val="none" w:sz="0" w:space="0" w:color="auto"/>
            <w:left w:val="none" w:sz="0" w:space="0" w:color="auto"/>
            <w:bottom w:val="none" w:sz="0" w:space="0" w:color="auto"/>
            <w:right w:val="none" w:sz="0" w:space="0" w:color="auto"/>
          </w:divBdr>
        </w:div>
        <w:div w:id="1945265282">
          <w:marLeft w:val="640"/>
          <w:marRight w:val="0"/>
          <w:marTop w:val="0"/>
          <w:marBottom w:val="0"/>
          <w:divBdr>
            <w:top w:val="none" w:sz="0" w:space="0" w:color="auto"/>
            <w:left w:val="none" w:sz="0" w:space="0" w:color="auto"/>
            <w:bottom w:val="none" w:sz="0" w:space="0" w:color="auto"/>
            <w:right w:val="none" w:sz="0" w:space="0" w:color="auto"/>
          </w:divBdr>
        </w:div>
        <w:div w:id="1479766845">
          <w:marLeft w:val="640"/>
          <w:marRight w:val="0"/>
          <w:marTop w:val="0"/>
          <w:marBottom w:val="0"/>
          <w:divBdr>
            <w:top w:val="none" w:sz="0" w:space="0" w:color="auto"/>
            <w:left w:val="none" w:sz="0" w:space="0" w:color="auto"/>
            <w:bottom w:val="none" w:sz="0" w:space="0" w:color="auto"/>
            <w:right w:val="none" w:sz="0" w:space="0" w:color="auto"/>
          </w:divBdr>
        </w:div>
        <w:div w:id="1256741760">
          <w:marLeft w:val="640"/>
          <w:marRight w:val="0"/>
          <w:marTop w:val="0"/>
          <w:marBottom w:val="0"/>
          <w:divBdr>
            <w:top w:val="none" w:sz="0" w:space="0" w:color="auto"/>
            <w:left w:val="none" w:sz="0" w:space="0" w:color="auto"/>
            <w:bottom w:val="none" w:sz="0" w:space="0" w:color="auto"/>
            <w:right w:val="none" w:sz="0" w:space="0" w:color="auto"/>
          </w:divBdr>
        </w:div>
        <w:div w:id="1294487214">
          <w:marLeft w:val="640"/>
          <w:marRight w:val="0"/>
          <w:marTop w:val="0"/>
          <w:marBottom w:val="0"/>
          <w:divBdr>
            <w:top w:val="none" w:sz="0" w:space="0" w:color="auto"/>
            <w:left w:val="none" w:sz="0" w:space="0" w:color="auto"/>
            <w:bottom w:val="none" w:sz="0" w:space="0" w:color="auto"/>
            <w:right w:val="none" w:sz="0" w:space="0" w:color="auto"/>
          </w:divBdr>
        </w:div>
        <w:div w:id="100497286">
          <w:marLeft w:val="640"/>
          <w:marRight w:val="0"/>
          <w:marTop w:val="0"/>
          <w:marBottom w:val="0"/>
          <w:divBdr>
            <w:top w:val="none" w:sz="0" w:space="0" w:color="auto"/>
            <w:left w:val="none" w:sz="0" w:space="0" w:color="auto"/>
            <w:bottom w:val="none" w:sz="0" w:space="0" w:color="auto"/>
            <w:right w:val="none" w:sz="0" w:space="0" w:color="auto"/>
          </w:divBdr>
        </w:div>
        <w:div w:id="1725567826">
          <w:marLeft w:val="640"/>
          <w:marRight w:val="0"/>
          <w:marTop w:val="0"/>
          <w:marBottom w:val="0"/>
          <w:divBdr>
            <w:top w:val="none" w:sz="0" w:space="0" w:color="auto"/>
            <w:left w:val="none" w:sz="0" w:space="0" w:color="auto"/>
            <w:bottom w:val="none" w:sz="0" w:space="0" w:color="auto"/>
            <w:right w:val="none" w:sz="0" w:space="0" w:color="auto"/>
          </w:divBdr>
        </w:div>
        <w:div w:id="288751644">
          <w:marLeft w:val="640"/>
          <w:marRight w:val="0"/>
          <w:marTop w:val="0"/>
          <w:marBottom w:val="0"/>
          <w:divBdr>
            <w:top w:val="none" w:sz="0" w:space="0" w:color="auto"/>
            <w:left w:val="none" w:sz="0" w:space="0" w:color="auto"/>
            <w:bottom w:val="none" w:sz="0" w:space="0" w:color="auto"/>
            <w:right w:val="none" w:sz="0" w:space="0" w:color="auto"/>
          </w:divBdr>
        </w:div>
        <w:div w:id="1711806312">
          <w:marLeft w:val="640"/>
          <w:marRight w:val="0"/>
          <w:marTop w:val="0"/>
          <w:marBottom w:val="0"/>
          <w:divBdr>
            <w:top w:val="none" w:sz="0" w:space="0" w:color="auto"/>
            <w:left w:val="none" w:sz="0" w:space="0" w:color="auto"/>
            <w:bottom w:val="none" w:sz="0" w:space="0" w:color="auto"/>
            <w:right w:val="none" w:sz="0" w:space="0" w:color="auto"/>
          </w:divBdr>
        </w:div>
        <w:div w:id="2107458315">
          <w:marLeft w:val="640"/>
          <w:marRight w:val="0"/>
          <w:marTop w:val="0"/>
          <w:marBottom w:val="0"/>
          <w:divBdr>
            <w:top w:val="none" w:sz="0" w:space="0" w:color="auto"/>
            <w:left w:val="none" w:sz="0" w:space="0" w:color="auto"/>
            <w:bottom w:val="none" w:sz="0" w:space="0" w:color="auto"/>
            <w:right w:val="none" w:sz="0" w:space="0" w:color="auto"/>
          </w:divBdr>
        </w:div>
        <w:div w:id="1561935670">
          <w:marLeft w:val="640"/>
          <w:marRight w:val="0"/>
          <w:marTop w:val="0"/>
          <w:marBottom w:val="0"/>
          <w:divBdr>
            <w:top w:val="none" w:sz="0" w:space="0" w:color="auto"/>
            <w:left w:val="none" w:sz="0" w:space="0" w:color="auto"/>
            <w:bottom w:val="none" w:sz="0" w:space="0" w:color="auto"/>
            <w:right w:val="none" w:sz="0" w:space="0" w:color="auto"/>
          </w:divBdr>
        </w:div>
        <w:div w:id="418134912">
          <w:marLeft w:val="640"/>
          <w:marRight w:val="0"/>
          <w:marTop w:val="0"/>
          <w:marBottom w:val="0"/>
          <w:divBdr>
            <w:top w:val="none" w:sz="0" w:space="0" w:color="auto"/>
            <w:left w:val="none" w:sz="0" w:space="0" w:color="auto"/>
            <w:bottom w:val="none" w:sz="0" w:space="0" w:color="auto"/>
            <w:right w:val="none" w:sz="0" w:space="0" w:color="auto"/>
          </w:divBdr>
        </w:div>
        <w:div w:id="26371374">
          <w:marLeft w:val="640"/>
          <w:marRight w:val="0"/>
          <w:marTop w:val="0"/>
          <w:marBottom w:val="0"/>
          <w:divBdr>
            <w:top w:val="none" w:sz="0" w:space="0" w:color="auto"/>
            <w:left w:val="none" w:sz="0" w:space="0" w:color="auto"/>
            <w:bottom w:val="none" w:sz="0" w:space="0" w:color="auto"/>
            <w:right w:val="none" w:sz="0" w:space="0" w:color="auto"/>
          </w:divBdr>
        </w:div>
        <w:div w:id="1384719459">
          <w:marLeft w:val="640"/>
          <w:marRight w:val="0"/>
          <w:marTop w:val="0"/>
          <w:marBottom w:val="0"/>
          <w:divBdr>
            <w:top w:val="none" w:sz="0" w:space="0" w:color="auto"/>
            <w:left w:val="none" w:sz="0" w:space="0" w:color="auto"/>
            <w:bottom w:val="none" w:sz="0" w:space="0" w:color="auto"/>
            <w:right w:val="none" w:sz="0" w:space="0" w:color="auto"/>
          </w:divBdr>
        </w:div>
        <w:div w:id="783113774">
          <w:marLeft w:val="640"/>
          <w:marRight w:val="0"/>
          <w:marTop w:val="0"/>
          <w:marBottom w:val="0"/>
          <w:divBdr>
            <w:top w:val="none" w:sz="0" w:space="0" w:color="auto"/>
            <w:left w:val="none" w:sz="0" w:space="0" w:color="auto"/>
            <w:bottom w:val="none" w:sz="0" w:space="0" w:color="auto"/>
            <w:right w:val="none" w:sz="0" w:space="0" w:color="auto"/>
          </w:divBdr>
        </w:div>
        <w:div w:id="1100612576">
          <w:marLeft w:val="640"/>
          <w:marRight w:val="0"/>
          <w:marTop w:val="0"/>
          <w:marBottom w:val="0"/>
          <w:divBdr>
            <w:top w:val="none" w:sz="0" w:space="0" w:color="auto"/>
            <w:left w:val="none" w:sz="0" w:space="0" w:color="auto"/>
            <w:bottom w:val="none" w:sz="0" w:space="0" w:color="auto"/>
            <w:right w:val="none" w:sz="0" w:space="0" w:color="auto"/>
          </w:divBdr>
        </w:div>
        <w:div w:id="524254588">
          <w:marLeft w:val="640"/>
          <w:marRight w:val="0"/>
          <w:marTop w:val="0"/>
          <w:marBottom w:val="0"/>
          <w:divBdr>
            <w:top w:val="none" w:sz="0" w:space="0" w:color="auto"/>
            <w:left w:val="none" w:sz="0" w:space="0" w:color="auto"/>
            <w:bottom w:val="none" w:sz="0" w:space="0" w:color="auto"/>
            <w:right w:val="none" w:sz="0" w:space="0" w:color="auto"/>
          </w:divBdr>
        </w:div>
        <w:div w:id="1989627637">
          <w:marLeft w:val="640"/>
          <w:marRight w:val="0"/>
          <w:marTop w:val="0"/>
          <w:marBottom w:val="0"/>
          <w:divBdr>
            <w:top w:val="none" w:sz="0" w:space="0" w:color="auto"/>
            <w:left w:val="none" w:sz="0" w:space="0" w:color="auto"/>
            <w:bottom w:val="none" w:sz="0" w:space="0" w:color="auto"/>
            <w:right w:val="none" w:sz="0" w:space="0" w:color="auto"/>
          </w:divBdr>
        </w:div>
        <w:div w:id="1544366510">
          <w:marLeft w:val="640"/>
          <w:marRight w:val="0"/>
          <w:marTop w:val="0"/>
          <w:marBottom w:val="0"/>
          <w:divBdr>
            <w:top w:val="none" w:sz="0" w:space="0" w:color="auto"/>
            <w:left w:val="none" w:sz="0" w:space="0" w:color="auto"/>
            <w:bottom w:val="none" w:sz="0" w:space="0" w:color="auto"/>
            <w:right w:val="none" w:sz="0" w:space="0" w:color="auto"/>
          </w:divBdr>
        </w:div>
        <w:div w:id="644285842">
          <w:marLeft w:val="640"/>
          <w:marRight w:val="0"/>
          <w:marTop w:val="0"/>
          <w:marBottom w:val="0"/>
          <w:divBdr>
            <w:top w:val="none" w:sz="0" w:space="0" w:color="auto"/>
            <w:left w:val="none" w:sz="0" w:space="0" w:color="auto"/>
            <w:bottom w:val="none" w:sz="0" w:space="0" w:color="auto"/>
            <w:right w:val="none" w:sz="0" w:space="0" w:color="auto"/>
          </w:divBdr>
        </w:div>
        <w:div w:id="1687946550">
          <w:marLeft w:val="640"/>
          <w:marRight w:val="0"/>
          <w:marTop w:val="0"/>
          <w:marBottom w:val="0"/>
          <w:divBdr>
            <w:top w:val="none" w:sz="0" w:space="0" w:color="auto"/>
            <w:left w:val="none" w:sz="0" w:space="0" w:color="auto"/>
            <w:bottom w:val="none" w:sz="0" w:space="0" w:color="auto"/>
            <w:right w:val="none" w:sz="0" w:space="0" w:color="auto"/>
          </w:divBdr>
        </w:div>
        <w:div w:id="1170410046">
          <w:marLeft w:val="640"/>
          <w:marRight w:val="0"/>
          <w:marTop w:val="0"/>
          <w:marBottom w:val="0"/>
          <w:divBdr>
            <w:top w:val="none" w:sz="0" w:space="0" w:color="auto"/>
            <w:left w:val="none" w:sz="0" w:space="0" w:color="auto"/>
            <w:bottom w:val="none" w:sz="0" w:space="0" w:color="auto"/>
            <w:right w:val="none" w:sz="0" w:space="0" w:color="auto"/>
          </w:divBdr>
        </w:div>
        <w:div w:id="1550455053">
          <w:marLeft w:val="640"/>
          <w:marRight w:val="0"/>
          <w:marTop w:val="0"/>
          <w:marBottom w:val="0"/>
          <w:divBdr>
            <w:top w:val="none" w:sz="0" w:space="0" w:color="auto"/>
            <w:left w:val="none" w:sz="0" w:space="0" w:color="auto"/>
            <w:bottom w:val="none" w:sz="0" w:space="0" w:color="auto"/>
            <w:right w:val="none" w:sz="0" w:space="0" w:color="auto"/>
          </w:divBdr>
        </w:div>
        <w:div w:id="1686665544">
          <w:marLeft w:val="640"/>
          <w:marRight w:val="0"/>
          <w:marTop w:val="0"/>
          <w:marBottom w:val="0"/>
          <w:divBdr>
            <w:top w:val="none" w:sz="0" w:space="0" w:color="auto"/>
            <w:left w:val="none" w:sz="0" w:space="0" w:color="auto"/>
            <w:bottom w:val="none" w:sz="0" w:space="0" w:color="auto"/>
            <w:right w:val="none" w:sz="0" w:space="0" w:color="auto"/>
          </w:divBdr>
        </w:div>
        <w:div w:id="1997297197">
          <w:marLeft w:val="640"/>
          <w:marRight w:val="0"/>
          <w:marTop w:val="0"/>
          <w:marBottom w:val="0"/>
          <w:divBdr>
            <w:top w:val="none" w:sz="0" w:space="0" w:color="auto"/>
            <w:left w:val="none" w:sz="0" w:space="0" w:color="auto"/>
            <w:bottom w:val="none" w:sz="0" w:space="0" w:color="auto"/>
            <w:right w:val="none" w:sz="0" w:space="0" w:color="auto"/>
          </w:divBdr>
        </w:div>
        <w:div w:id="1919896073">
          <w:marLeft w:val="640"/>
          <w:marRight w:val="0"/>
          <w:marTop w:val="0"/>
          <w:marBottom w:val="0"/>
          <w:divBdr>
            <w:top w:val="none" w:sz="0" w:space="0" w:color="auto"/>
            <w:left w:val="none" w:sz="0" w:space="0" w:color="auto"/>
            <w:bottom w:val="none" w:sz="0" w:space="0" w:color="auto"/>
            <w:right w:val="none" w:sz="0" w:space="0" w:color="auto"/>
          </w:divBdr>
        </w:div>
        <w:div w:id="1242374626">
          <w:marLeft w:val="640"/>
          <w:marRight w:val="0"/>
          <w:marTop w:val="0"/>
          <w:marBottom w:val="0"/>
          <w:divBdr>
            <w:top w:val="none" w:sz="0" w:space="0" w:color="auto"/>
            <w:left w:val="none" w:sz="0" w:space="0" w:color="auto"/>
            <w:bottom w:val="none" w:sz="0" w:space="0" w:color="auto"/>
            <w:right w:val="none" w:sz="0" w:space="0" w:color="auto"/>
          </w:divBdr>
        </w:div>
        <w:div w:id="1037198640">
          <w:marLeft w:val="640"/>
          <w:marRight w:val="0"/>
          <w:marTop w:val="0"/>
          <w:marBottom w:val="0"/>
          <w:divBdr>
            <w:top w:val="none" w:sz="0" w:space="0" w:color="auto"/>
            <w:left w:val="none" w:sz="0" w:space="0" w:color="auto"/>
            <w:bottom w:val="none" w:sz="0" w:space="0" w:color="auto"/>
            <w:right w:val="none" w:sz="0" w:space="0" w:color="auto"/>
          </w:divBdr>
        </w:div>
        <w:div w:id="2081563268">
          <w:marLeft w:val="640"/>
          <w:marRight w:val="0"/>
          <w:marTop w:val="0"/>
          <w:marBottom w:val="0"/>
          <w:divBdr>
            <w:top w:val="none" w:sz="0" w:space="0" w:color="auto"/>
            <w:left w:val="none" w:sz="0" w:space="0" w:color="auto"/>
            <w:bottom w:val="none" w:sz="0" w:space="0" w:color="auto"/>
            <w:right w:val="none" w:sz="0" w:space="0" w:color="auto"/>
          </w:divBdr>
        </w:div>
        <w:div w:id="799959956">
          <w:marLeft w:val="640"/>
          <w:marRight w:val="0"/>
          <w:marTop w:val="0"/>
          <w:marBottom w:val="0"/>
          <w:divBdr>
            <w:top w:val="none" w:sz="0" w:space="0" w:color="auto"/>
            <w:left w:val="none" w:sz="0" w:space="0" w:color="auto"/>
            <w:bottom w:val="none" w:sz="0" w:space="0" w:color="auto"/>
            <w:right w:val="none" w:sz="0" w:space="0" w:color="auto"/>
          </w:divBdr>
        </w:div>
        <w:div w:id="792284092">
          <w:marLeft w:val="640"/>
          <w:marRight w:val="0"/>
          <w:marTop w:val="0"/>
          <w:marBottom w:val="0"/>
          <w:divBdr>
            <w:top w:val="none" w:sz="0" w:space="0" w:color="auto"/>
            <w:left w:val="none" w:sz="0" w:space="0" w:color="auto"/>
            <w:bottom w:val="none" w:sz="0" w:space="0" w:color="auto"/>
            <w:right w:val="none" w:sz="0" w:space="0" w:color="auto"/>
          </w:divBdr>
        </w:div>
        <w:div w:id="522862305">
          <w:marLeft w:val="640"/>
          <w:marRight w:val="0"/>
          <w:marTop w:val="0"/>
          <w:marBottom w:val="0"/>
          <w:divBdr>
            <w:top w:val="none" w:sz="0" w:space="0" w:color="auto"/>
            <w:left w:val="none" w:sz="0" w:space="0" w:color="auto"/>
            <w:bottom w:val="none" w:sz="0" w:space="0" w:color="auto"/>
            <w:right w:val="none" w:sz="0" w:space="0" w:color="auto"/>
          </w:divBdr>
        </w:div>
      </w:divsChild>
    </w:div>
    <w:div w:id="218905867">
      <w:bodyDiv w:val="1"/>
      <w:marLeft w:val="0"/>
      <w:marRight w:val="0"/>
      <w:marTop w:val="0"/>
      <w:marBottom w:val="0"/>
      <w:divBdr>
        <w:top w:val="none" w:sz="0" w:space="0" w:color="auto"/>
        <w:left w:val="none" w:sz="0" w:space="0" w:color="auto"/>
        <w:bottom w:val="none" w:sz="0" w:space="0" w:color="auto"/>
        <w:right w:val="none" w:sz="0" w:space="0" w:color="auto"/>
      </w:divBdr>
    </w:div>
    <w:div w:id="223414819">
      <w:bodyDiv w:val="1"/>
      <w:marLeft w:val="0"/>
      <w:marRight w:val="0"/>
      <w:marTop w:val="0"/>
      <w:marBottom w:val="0"/>
      <w:divBdr>
        <w:top w:val="none" w:sz="0" w:space="0" w:color="auto"/>
        <w:left w:val="none" w:sz="0" w:space="0" w:color="auto"/>
        <w:bottom w:val="none" w:sz="0" w:space="0" w:color="auto"/>
        <w:right w:val="none" w:sz="0" w:space="0" w:color="auto"/>
      </w:divBdr>
    </w:div>
    <w:div w:id="238833108">
      <w:bodyDiv w:val="1"/>
      <w:marLeft w:val="0"/>
      <w:marRight w:val="0"/>
      <w:marTop w:val="0"/>
      <w:marBottom w:val="0"/>
      <w:divBdr>
        <w:top w:val="none" w:sz="0" w:space="0" w:color="auto"/>
        <w:left w:val="none" w:sz="0" w:space="0" w:color="auto"/>
        <w:bottom w:val="none" w:sz="0" w:space="0" w:color="auto"/>
        <w:right w:val="none" w:sz="0" w:space="0" w:color="auto"/>
      </w:divBdr>
    </w:div>
    <w:div w:id="244190824">
      <w:bodyDiv w:val="1"/>
      <w:marLeft w:val="0"/>
      <w:marRight w:val="0"/>
      <w:marTop w:val="0"/>
      <w:marBottom w:val="0"/>
      <w:divBdr>
        <w:top w:val="none" w:sz="0" w:space="0" w:color="auto"/>
        <w:left w:val="none" w:sz="0" w:space="0" w:color="auto"/>
        <w:bottom w:val="none" w:sz="0" w:space="0" w:color="auto"/>
        <w:right w:val="none" w:sz="0" w:space="0" w:color="auto"/>
      </w:divBdr>
    </w:div>
    <w:div w:id="295986045">
      <w:bodyDiv w:val="1"/>
      <w:marLeft w:val="0"/>
      <w:marRight w:val="0"/>
      <w:marTop w:val="0"/>
      <w:marBottom w:val="0"/>
      <w:divBdr>
        <w:top w:val="none" w:sz="0" w:space="0" w:color="auto"/>
        <w:left w:val="none" w:sz="0" w:space="0" w:color="auto"/>
        <w:bottom w:val="none" w:sz="0" w:space="0" w:color="auto"/>
        <w:right w:val="none" w:sz="0" w:space="0" w:color="auto"/>
      </w:divBdr>
    </w:div>
    <w:div w:id="297495345">
      <w:bodyDiv w:val="1"/>
      <w:marLeft w:val="0"/>
      <w:marRight w:val="0"/>
      <w:marTop w:val="0"/>
      <w:marBottom w:val="0"/>
      <w:divBdr>
        <w:top w:val="none" w:sz="0" w:space="0" w:color="auto"/>
        <w:left w:val="none" w:sz="0" w:space="0" w:color="auto"/>
        <w:bottom w:val="none" w:sz="0" w:space="0" w:color="auto"/>
        <w:right w:val="none" w:sz="0" w:space="0" w:color="auto"/>
      </w:divBdr>
      <w:divsChild>
        <w:div w:id="2086418568">
          <w:marLeft w:val="640"/>
          <w:marRight w:val="0"/>
          <w:marTop w:val="0"/>
          <w:marBottom w:val="0"/>
          <w:divBdr>
            <w:top w:val="none" w:sz="0" w:space="0" w:color="auto"/>
            <w:left w:val="none" w:sz="0" w:space="0" w:color="auto"/>
            <w:bottom w:val="none" w:sz="0" w:space="0" w:color="auto"/>
            <w:right w:val="none" w:sz="0" w:space="0" w:color="auto"/>
          </w:divBdr>
        </w:div>
        <w:div w:id="1887832107">
          <w:marLeft w:val="640"/>
          <w:marRight w:val="0"/>
          <w:marTop w:val="0"/>
          <w:marBottom w:val="0"/>
          <w:divBdr>
            <w:top w:val="none" w:sz="0" w:space="0" w:color="auto"/>
            <w:left w:val="none" w:sz="0" w:space="0" w:color="auto"/>
            <w:bottom w:val="none" w:sz="0" w:space="0" w:color="auto"/>
            <w:right w:val="none" w:sz="0" w:space="0" w:color="auto"/>
          </w:divBdr>
        </w:div>
        <w:div w:id="827138925">
          <w:marLeft w:val="640"/>
          <w:marRight w:val="0"/>
          <w:marTop w:val="0"/>
          <w:marBottom w:val="0"/>
          <w:divBdr>
            <w:top w:val="none" w:sz="0" w:space="0" w:color="auto"/>
            <w:left w:val="none" w:sz="0" w:space="0" w:color="auto"/>
            <w:bottom w:val="none" w:sz="0" w:space="0" w:color="auto"/>
            <w:right w:val="none" w:sz="0" w:space="0" w:color="auto"/>
          </w:divBdr>
        </w:div>
        <w:div w:id="448932991">
          <w:marLeft w:val="640"/>
          <w:marRight w:val="0"/>
          <w:marTop w:val="0"/>
          <w:marBottom w:val="0"/>
          <w:divBdr>
            <w:top w:val="none" w:sz="0" w:space="0" w:color="auto"/>
            <w:left w:val="none" w:sz="0" w:space="0" w:color="auto"/>
            <w:bottom w:val="none" w:sz="0" w:space="0" w:color="auto"/>
            <w:right w:val="none" w:sz="0" w:space="0" w:color="auto"/>
          </w:divBdr>
        </w:div>
        <w:div w:id="1798714419">
          <w:marLeft w:val="640"/>
          <w:marRight w:val="0"/>
          <w:marTop w:val="0"/>
          <w:marBottom w:val="0"/>
          <w:divBdr>
            <w:top w:val="none" w:sz="0" w:space="0" w:color="auto"/>
            <w:left w:val="none" w:sz="0" w:space="0" w:color="auto"/>
            <w:bottom w:val="none" w:sz="0" w:space="0" w:color="auto"/>
            <w:right w:val="none" w:sz="0" w:space="0" w:color="auto"/>
          </w:divBdr>
        </w:div>
        <w:div w:id="46073059">
          <w:marLeft w:val="640"/>
          <w:marRight w:val="0"/>
          <w:marTop w:val="0"/>
          <w:marBottom w:val="0"/>
          <w:divBdr>
            <w:top w:val="none" w:sz="0" w:space="0" w:color="auto"/>
            <w:left w:val="none" w:sz="0" w:space="0" w:color="auto"/>
            <w:bottom w:val="none" w:sz="0" w:space="0" w:color="auto"/>
            <w:right w:val="none" w:sz="0" w:space="0" w:color="auto"/>
          </w:divBdr>
        </w:div>
        <w:div w:id="28848526">
          <w:marLeft w:val="640"/>
          <w:marRight w:val="0"/>
          <w:marTop w:val="0"/>
          <w:marBottom w:val="0"/>
          <w:divBdr>
            <w:top w:val="none" w:sz="0" w:space="0" w:color="auto"/>
            <w:left w:val="none" w:sz="0" w:space="0" w:color="auto"/>
            <w:bottom w:val="none" w:sz="0" w:space="0" w:color="auto"/>
            <w:right w:val="none" w:sz="0" w:space="0" w:color="auto"/>
          </w:divBdr>
        </w:div>
        <w:div w:id="822964663">
          <w:marLeft w:val="640"/>
          <w:marRight w:val="0"/>
          <w:marTop w:val="0"/>
          <w:marBottom w:val="0"/>
          <w:divBdr>
            <w:top w:val="none" w:sz="0" w:space="0" w:color="auto"/>
            <w:left w:val="none" w:sz="0" w:space="0" w:color="auto"/>
            <w:bottom w:val="none" w:sz="0" w:space="0" w:color="auto"/>
            <w:right w:val="none" w:sz="0" w:space="0" w:color="auto"/>
          </w:divBdr>
        </w:div>
        <w:div w:id="1199974435">
          <w:marLeft w:val="640"/>
          <w:marRight w:val="0"/>
          <w:marTop w:val="0"/>
          <w:marBottom w:val="0"/>
          <w:divBdr>
            <w:top w:val="none" w:sz="0" w:space="0" w:color="auto"/>
            <w:left w:val="none" w:sz="0" w:space="0" w:color="auto"/>
            <w:bottom w:val="none" w:sz="0" w:space="0" w:color="auto"/>
            <w:right w:val="none" w:sz="0" w:space="0" w:color="auto"/>
          </w:divBdr>
        </w:div>
        <w:div w:id="617875461">
          <w:marLeft w:val="640"/>
          <w:marRight w:val="0"/>
          <w:marTop w:val="0"/>
          <w:marBottom w:val="0"/>
          <w:divBdr>
            <w:top w:val="none" w:sz="0" w:space="0" w:color="auto"/>
            <w:left w:val="none" w:sz="0" w:space="0" w:color="auto"/>
            <w:bottom w:val="none" w:sz="0" w:space="0" w:color="auto"/>
            <w:right w:val="none" w:sz="0" w:space="0" w:color="auto"/>
          </w:divBdr>
        </w:div>
        <w:div w:id="1949506353">
          <w:marLeft w:val="640"/>
          <w:marRight w:val="0"/>
          <w:marTop w:val="0"/>
          <w:marBottom w:val="0"/>
          <w:divBdr>
            <w:top w:val="none" w:sz="0" w:space="0" w:color="auto"/>
            <w:left w:val="none" w:sz="0" w:space="0" w:color="auto"/>
            <w:bottom w:val="none" w:sz="0" w:space="0" w:color="auto"/>
            <w:right w:val="none" w:sz="0" w:space="0" w:color="auto"/>
          </w:divBdr>
        </w:div>
        <w:div w:id="1250118972">
          <w:marLeft w:val="640"/>
          <w:marRight w:val="0"/>
          <w:marTop w:val="0"/>
          <w:marBottom w:val="0"/>
          <w:divBdr>
            <w:top w:val="none" w:sz="0" w:space="0" w:color="auto"/>
            <w:left w:val="none" w:sz="0" w:space="0" w:color="auto"/>
            <w:bottom w:val="none" w:sz="0" w:space="0" w:color="auto"/>
            <w:right w:val="none" w:sz="0" w:space="0" w:color="auto"/>
          </w:divBdr>
        </w:div>
        <w:div w:id="1330864001">
          <w:marLeft w:val="640"/>
          <w:marRight w:val="0"/>
          <w:marTop w:val="0"/>
          <w:marBottom w:val="0"/>
          <w:divBdr>
            <w:top w:val="none" w:sz="0" w:space="0" w:color="auto"/>
            <w:left w:val="none" w:sz="0" w:space="0" w:color="auto"/>
            <w:bottom w:val="none" w:sz="0" w:space="0" w:color="auto"/>
            <w:right w:val="none" w:sz="0" w:space="0" w:color="auto"/>
          </w:divBdr>
        </w:div>
        <w:div w:id="209000677">
          <w:marLeft w:val="640"/>
          <w:marRight w:val="0"/>
          <w:marTop w:val="0"/>
          <w:marBottom w:val="0"/>
          <w:divBdr>
            <w:top w:val="none" w:sz="0" w:space="0" w:color="auto"/>
            <w:left w:val="none" w:sz="0" w:space="0" w:color="auto"/>
            <w:bottom w:val="none" w:sz="0" w:space="0" w:color="auto"/>
            <w:right w:val="none" w:sz="0" w:space="0" w:color="auto"/>
          </w:divBdr>
        </w:div>
        <w:div w:id="1157264402">
          <w:marLeft w:val="640"/>
          <w:marRight w:val="0"/>
          <w:marTop w:val="0"/>
          <w:marBottom w:val="0"/>
          <w:divBdr>
            <w:top w:val="none" w:sz="0" w:space="0" w:color="auto"/>
            <w:left w:val="none" w:sz="0" w:space="0" w:color="auto"/>
            <w:bottom w:val="none" w:sz="0" w:space="0" w:color="auto"/>
            <w:right w:val="none" w:sz="0" w:space="0" w:color="auto"/>
          </w:divBdr>
        </w:div>
        <w:div w:id="811750351">
          <w:marLeft w:val="640"/>
          <w:marRight w:val="0"/>
          <w:marTop w:val="0"/>
          <w:marBottom w:val="0"/>
          <w:divBdr>
            <w:top w:val="none" w:sz="0" w:space="0" w:color="auto"/>
            <w:left w:val="none" w:sz="0" w:space="0" w:color="auto"/>
            <w:bottom w:val="none" w:sz="0" w:space="0" w:color="auto"/>
            <w:right w:val="none" w:sz="0" w:space="0" w:color="auto"/>
          </w:divBdr>
        </w:div>
        <w:div w:id="1036344525">
          <w:marLeft w:val="640"/>
          <w:marRight w:val="0"/>
          <w:marTop w:val="0"/>
          <w:marBottom w:val="0"/>
          <w:divBdr>
            <w:top w:val="none" w:sz="0" w:space="0" w:color="auto"/>
            <w:left w:val="none" w:sz="0" w:space="0" w:color="auto"/>
            <w:bottom w:val="none" w:sz="0" w:space="0" w:color="auto"/>
            <w:right w:val="none" w:sz="0" w:space="0" w:color="auto"/>
          </w:divBdr>
        </w:div>
        <w:div w:id="1092362626">
          <w:marLeft w:val="640"/>
          <w:marRight w:val="0"/>
          <w:marTop w:val="0"/>
          <w:marBottom w:val="0"/>
          <w:divBdr>
            <w:top w:val="none" w:sz="0" w:space="0" w:color="auto"/>
            <w:left w:val="none" w:sz="0" w:space="0" w:color="auto"/>
            <w:bottom w:val="none" w:sz="0" w:space="0" w:color="auto"/>
            <w:right w:val="none" w:sz="0" w:space="0" w:color="auto"/>
          </w:divBdr>
        </w:div>
        <w:div w:id="656812211">
          <w:marLeft w:val="640"/>
          <w:marRight w:val="0"/>
          <w:marTop w:val="0"/>
          <w:marBottom w:val="0"/>
          <w:divBdr>
            <w:top w:val="none" w:sz="0" w:space="0" w:color="auto"/>
            <w:left w:val="none" w:sz="0" w:space="0" w:color="auto"/>
            <w:bottom w:val="none" w:sz="0" w:space="0" w:color="auto"/>
            <w:right w:val="none" w:sz="0" w:space="0" w:color="auto"/>
          </w:divBdr>
        </w:div>
        <w:div w:id="1844971208">
          <w:marLeft w:val="640"/>
          <w:marRight w:val="0"/>
          <w:marTop w:val="0"/>
          <w:marBottom w:val="0"/>
          <w:divBdr>
            <w:top w:val="none" w:sz="0" w:space="0" w:color="auto"/>
            <w:left w:val="none" w:sz="0" w:space="0" w:color="auto"/>
            <w:bottom w:val="none" w:sz="0" w:space="0" w:color="auto"/>
            <w:right w:val="none" w:sz="0" w:space="0" w:color="auto"/>
          </w:divBdr>
        </w:div>
        <w:div w:id="26374042">
          <w:marLeft w:val="640"/>
          <w:marRight w:val="0"/>
          <w:marTop w:val="0"/>
          <w:marBottom w:val="0"/>
          <w:divBdr>
            <w:top w:val="none" w:sz="0" w:space="0" w:color="auto"/>
            <w:left w:val="none" w:sz="0" w:space="0" w:color="auto"/>
            <w:bottom w:val="none" w:sz="0" w:space="0" w:color="auto"/>
            <w:right w:val="none" w:sz="0" w:space="0" w:color="auto"/>
          </w:divBdr>
        </w:div>
        <w:div w:id="761799552">
          <w:marLeft w:val="640"/>
          <w:marRight w:val="0"/>
          <w:marTop w:val="0"/>
          <w:marBottom w:val="0"/>
          <w:divBdr>
            <w:top w:val="none" w:sz="0" w:space="0" w:color="auto"/>
            <w:left w:val="none" w:sz="0" w:space="0" w:color="auto"/>
            <w:bottom w:val="none" w:sz="0" w:space="0" w:color="auto"/>
            <w:right w:val="none" w:sz="0" w:space="0" w:color="auto"/>
          </w:divBdr>
        </w:div>
        <w:div w:id="209153506">
          <w:marLeft w:val="640"/>
          <w:marRight w:val="0"/>
          <w:marTop w:val="0"/>
          <w:marBottom w:val="0"/>
          <w:divBdr>
            <w:top w:val="none" w:sz="0" w:space="0" w:color="auto"/>
            <w:left w:val="none" w:sz="0" w:space="0" w:color="auto"/>
            <w:bottom w:val="none" w:sz="0" w:space="0" w:color="auto"/>
            <w:right w:val="none" w:sz="0" w:space="0" w:color="auto"/>
          </w:divBdr>
        </w:div>
      </w:divsChild>
    </w:div>
    <w:div w:id="299070332">
      <w:bodyDiv w:val="1"/>
      <w:marLeft w:val="0"/>
      <w:marRight w:val="0"/>
      <w:marTop w:val="0"/>
      <w:marBottom w:val="0"/>
      <w:divBdr>
        <w:top w:val="none" w:sz="0" w:space="0" w:color="auto"/>
        <w:left w:val="none" w:sz="0" w:space="0" w:color="auto"/>
        <w:bottom w:val="none" w:sz="0" w:space="0" w:color="auto"/>
        <w:right w:val="none" w:sz="0" w:space="0" w:color="auto"/>
      </w:divBdr>
    </w:div>
    <w:div w:id="301807975">
      <w:bodyDiv w:val="1"/>
      <w:marLeft w:val="0"/>
      <w:marRight w:val="0"/>
      <w:marTop w:val="0"/>
      <w:marBottom w:val="0"/>
      <w:divBdr>
        <w:top w:val="none" w:sz="0" w:space="0" w:color="auto"/>
        <w:left w:val="none" w:sz="0" w:space="0" w:color="auto"/>
        <w:bottom w:val="none" w:sz="0" w:space="0" w:color="auto"/>
        <w:right w:val="none" w:sz="0" w:space="0" w:color="auto"/>
      </w:divBdr>
    </w:div>
    <w:div w:id="315840802">
      <w:bodyDiv w:val="1"/>
      <w:marLeft w:val="0"/>
      <w:marRight w:val="0"/>
      <w:marTop w:val="0"/>
      <w:marBottom w:val="0"/>
      <w:divBdr>
        <w:top w:val="none" w:sz="0" w:space="0" w:color="auto"/>
        <w:left w:val="none" w:sz="0" w:space="0" w:color="auto"/>
        <w:bottom w:val="none" w:sz="0" w:space="0" w:color="auto"/>
        <w:right w:val="none" w:sz="0" w:space="0" w:color="auto"/>
      </w:divBdr>
      <w:divsChild>
        <w:div w:id="1158421342">
          <w:marLeft w:val="640"/>
          <w:marRight w:val="0"/>
          <w:marTop w:val="0"/>
          <w:marBottom w:val="0"/>
          <w:divBdr>
            <w:top w:val="none" w:sz="0" w:space="0" w:color="auto"/>
            <w:left w:val="none" w:sz="0" w:space="0" w:color="auto"/>
            <w:bottom w:val="none" w:sz="0" w:space="0" w:color="auto"/>
            <w:right w:val="none" w:sz="0" w:space="0" w:color="auto"/>
          </w:divBdr>
        </w:div>
        <w:div w:id="1835757428">
          <w:marLeft w:val="640"/>
          <w:marRight w:val="0"/>
          <w:marTop w:val="0"/>
          <w:marBottom w:val="0"/>
          <w:divBdr>
            <w:top w:val="none" w:sz="0" w:space="0" w:color="auto"/>
            <w:left w:val="none" w:sz="0" w:space="0" w:color="auto"/>
            <w:bottom w:val="none" w:sz="0" w:space="0" w:color="auto"/>
            <w:right w:val="none" w:sz="0" w:space="0" w:color="auto"/>
          </w:divBdr>
        </w:div>
        <w:div w:id="637877587">
          <w:marLeft w:val="640"/>
          <w:marRight w:val="0"/>
          <w:marTop w:val="0"/>
          <w:marBottom w:val="0"/>
          <w:divBdr>
            <w:top w:val="none" w:sz="0" w:space="0" w:color="auto"/>
            <w:left w:val="none" w:sz="0" w:space="0" w:color="auto"/>
            <w:bottom w:val="none" w:sz="0" w:space="0" w:color="auto"/>
            <w:right w:val="none" w:sz="0" w:space="0" w:color="auto"/>
          </w:divBdr>
        </w:div>
        <w:div w:id="254831140">
          <w:marLeft w:val="640"/>
          <w:marRight w:val="0"/>
          <w:marTop w:val="0"/>
          <w:marBottom w:val="0"/>
          <w:divBdr>
            <w:top w:val="none" w:sz="0" w:space="0" w:color="auto"/>
            <w:left w:val="none" w:sz="0" w:space="0" w:color="auto"/>
            <w:bottom w:val="none" w:sz="0" w:space="0" w:color="auto"/>
            <w:right w:val="none" w:sz="0" w:space="0" w:color="auto"/>
          </w:divBdr>
        </w:div>
        <w:div w:id="1112625195">
          <w:marLeft w:val="640"/>
          <w:marRight w:val="0"/>
          <w:marTop w:val="0"/>
          <w:marBottom w:val="0"/>
          <w:divBdr>
            <w:top w:val="none" w:sz="0" w:space="0" w:color="auto"/>
            <w:left w:val="none" w:sz="0" w:space="0" w:color="auto"/>
            <w:bottom w:val="none" w:sz="0" w:space="0" w:color="auto"/>
            <w:right w:val="none" w:sz="0" w:space="0" w:color="auto"/>
          </w:divBdr>
        </w:div>
        <w:div w:id="2104913563">
          <w:marLeft w:val="640"/>
          <w:marRight w:val="0"/>
          <w:marTop w:val="0"/>
          <w:marBottom w:val="0"/>
          <w:divBdr>
            <w:top w:val="none" w:sz="0" w:space="0" w:color="auto"/>
            <w:left w:val="none" w:sz="0" w:space="0" w:color="auto"/>
            <w:bottom w:val="none" w:sz="0" w:space="0" w:color="auto"/>
            <w:right w:val="none" w:sz="0" w:space="0" w:color="auto"/>
          </w:divBdr>
        </w:div>
        <w:div w:id="1594779509">
          <w:marLeft w:val="640"/>
          <w:marRight w:val="0"/>
          <w:marTop w:val="0"/>
          <w:marBottom w:val="0"/>
          <w:divBdr>
            <w:top w:val="none" w:sz="0" w:space="0" w:color="auto"/>
            <w:left w:val="none" w:sz="0" w:space="0" w:color="auto"/>
            <w:bottom w:val="none" w:sz="0" w:space="0" w:color="auto"/>
            <w:right w:val="none" w:sz="0" w:space="0" w:color="auto"/>
          </w:divBdr>
        </w:div>
        <w:div w:id="716007652">
          <w:marLeft w:val="640"/>
          <w:marRight w:val="0"/>
          <w:marTop w:val="0"/>
          <w:marBottom w:val="0"/>
          <w:divBdr>
            <w:top w:val="none" w:sz="0" w:space="0" w:color="auto"/>
            <w:left w:val="none" w:sz="0" w:space="0" w:color="auto"/>
            <w:bottom w:val="none" w:sz="0" w:space="0" w:color="auto"/>
            <w:right w:val="none" w:sz="0" w:space="0" w:color="auto"/>
          </w:divBdr>
        </w:div>
        <w:div w:id="376860277">
          <w:marLeft w:val="640"/>
          <w:marRight w:val="0"/>
          <w:marTop w:val="0"/>
          <w:marBottom w:val="0"/>
          <w:divBdr>
            <w:top w:val="none" w:sz="0" w:space="0" w:color="auto"/>
            <w:left w:val="none" w:sz="0" w:space="0" w:color="auto"/>
            <w:bottom w:val="none" w:sz="0" w:space="0" w:color="auto"/>
            <w:right w:val="none" w:sz="0" w:space="0" w:color="auto"/>
          </w:divBdr>
        </w:div>
        <w:div w:id="1273854940">
          <w:marLeft w:val="640"/>
          <w:marRight w:val="0"/>
          <w:marTop w:val="0"/>
          <w:marBottom w:val="0"/>
          <w:divBdr>
            <w:top w:val="none" w:sz="0" w:space="0" w:color="auto"/>
            <w:left w:val="none" w:sz="0" w:space="0" w:color="auto"/>
            <w:bottom w:val="none" w:sz="0" w:space="0" w:color="auto"/>
            <w:right w:val="none" w:sz="0" w:space="0" w:color="auto"/>
          </w:divBdr>
        </w:div>
        <w:div w:id="2082634854">
          <w:marLeft w:val="640"/>
          <w:marRight w:val="0"/>
          <w:marTop w:val="0"/>
          <w:marBottom w:val="0"/>
          <w:divBdr>
            <w:top w:val="none" w:sz="0" w:space="0" w:color="auto"/>
            <w:left w:val="none" w:sz="0" w:space="0" w:color="auto"/>
            <w:bottom w:val="none" w:sz="0" w:space="0" w:color="auto"/>
            <w:right w:val="none" w:sz="0" w:space="0" w:color="auto"/>
          </w:divBdr>
        </w:div>
        <w:div w:id="2069264054">
          <w:marLeft w:val="640"/>
          <w:marRight w:val="0"/>
          <w:marTop w:val="0"/>
          <w:marBottom w:val="0"/>
          <w:divBdr>
            <w:top w:val="none" w:sz="0" w:space="0" w:color="auto"/>
            <w:left w:val="none" w:sz="0" w:space="0" w:color="auto"/>
            <w:bottom w:val="none" w:sz="0" w:space="0" w:color="auto"/>
            <w:right w:val="none" w:sz="0" w:space="0" w:color="auto"/>
          </w:divBdr>
        </w:div>
        <w:div w:id="927083686">
          <w:marLeft w:val="640"/>
          <w:marRight w:val="0"/>
          <w:marTop w:val="0"/>
          <w:marBottom w:val="0"/>
          <w:divBdr>
            <w:top w:val="none" w:sz="0" w:space="0" w:color="auto"/>
            <w:left w:val="none" w:sz="0" w:space="0" w:color="auto"/>
            <w:bottom w:val="none" w:sz="0" w:space="0" w:color="auto"/>
            <w:right w:val="none" w:sz="0" w:space="0" w:color="auto"/>
          </w:divBdr>
        </w:div>
        <w:div w:id="1121417123">
          <w:marLeft w:val="640"/>
          <w:marRight w:val="0"/>
          <w:marTop w:val="0"/>
          <w:marBottom w:val="0"/>
          <w:divBdr>
            <w:top w:val="none" w:sz="0" w:space="0" w:color="auto"/>
            <w:left w:val="none" w:sz="0" w:space="0" w:color="auto"/>
            <w:bottom w:val="none" w:sz="0" w:space="0" w:color="auto"/>
            <w:right w:val="none" w:sz="0" w:space="0" w:color="auto"/>
          </w:divBdr>
        </w:div>
        <w:div w:id="1054816371">
          <w:marLeft w:val="640"/>
          <w:marRight w:val="0"/>
          <w:marTop w:val="0"/>
          <w:marBottom w:val="0"/>
          <w:divBdr>
            <w:top w:val="none" w:sz="0" w:space="0" w:color="auto"/>
            <w:left w:val="none" w:sz="0" w:space="0" w:color="auto"/>
            <w:bottom w:val="none" w:sz="0" w:space="0" w:color="auto"/>
            <w:right w:val="none" w:sz="0" w:space="0" w:color="auto"/>
          </w:divBdr>
        </w:div>
        <w:div w:id="684748478">
          <w:marLeft w:val="640"/>
          <w:marRight w:val="0"/>
          <w:marTop w:val="0"/>
          <w:marBottom w:val="0"/>
          <w:divBdr>
            <w:top w:val="none" w:sz="0" w:space="0" w:color="auto"/>
            <w:left w:val="none" w:sz="0" w:space="0" w:color="auto"/>
            <w:bottom w:val="none" w:sz="0" w:space="0" w:color="auto"/>
            <w:right w:val="none" w:sz="0" w:space="0" w:color="auto"/>
          </w:divBdr>
        </w:div>
        <w:div w:id="1863474456">
          <w:marLeft w:val="640"/>
          <w:marRight w:val="0"/>
          <w:marTop w:val="0"/>
          <w:marBottom w:val="0"/>
          <w:divBdr>
            <w:top w:val="none" w:sz="0" w:space="0" w:color="auto"/>
            <w:left w:val="none" w:sz="0" w:space="0" w:color="auto"/>
            <w:bottom w:val="none" w:sz="0" w:space="0" w:color="auto"/>
            <w:right w:val="none" w:sz="0" w:space="0" w:color="auto"/>
          </w:divBdr>
        </w:div>
        <w:div w:id="1029375634">
          <w:marLeft w:val="640"/>
          <w:marRight w:val="0"/>
          <w:marTop w:val="0"/>
          <w:marBottom w:val="0"/>
          <w:divBdr>
            <w:top w:val="none" w:sz="0" w:space="0" w:color="auto"/>
            <w:left w:val="none" w:sz="0" w:space="0" w:color="auto"/>
            <w:bottom w:val="none" w:sz="0" w:space="0" w:color="auto"/>
            <w:right w:val="none" w:sz="0" w:space="0" w:color="auto"/>
          </w:divBdr>
        </w:div>
        <w:div w:id="562182087">
          <w:marLeft w:val="640"/>
          <w:marRight w:val="0"/>
          <w:marTop w:val="0"/>
          <w:marBottom w:val="0"/>
          <w:divBdr>
            <w:top w:val="none" w:sz="0" w:space="0" w:color="auto"/>
            <w:left w:val="none" w:sz="0" w:space="0" w:color="auto"/>
            <w:bottom w:val="none" w:sz="0" w:space="0" w:color="auto"/>
            <w:right w:val="none" w:sz="0" w:space="0" w:color="auto"/>
          </w:divBdr>
        </w:div>
        <w:div w:id="421342236">
          <w:marLeft w:val="640"/>
          <w:marRight w:val="0"/>
          <w:marTop w:val="0"/>
          <w:marBottom w:val="0"/>
          <w:divBdr>
            <w:top w:val="none" w:sz="0" w:space="0" w:color="auto"/>
            <w:left w:val="none" w:sz="0" w:space="0" w:color="auto"/>
            <w:bottom w:val="none" w:sz="0" w:space="0" w:color="auto"/>
            <w:right w:val="none" w:sz="0" w:space="0" w:color="auto"/>
          </w:divBdr>
        </w:div>
        <w:div w:id="1138574997">
          <w:marLeft w:val="640"/>
          <w:marRight w:val="0"/>
          <w:marTop w:val="0"/>
          <w:marBottom w:val="0"/>
          <w:divBdr>
            <w:top w:val="none" w:sz="0" w:space="0" w:color="auto"/>
            <w:left w:val="none" w:sz="0" w:space="0" w:color="auto"/>
            <w:bottom w:val="none" w:sz="0" w:space="0" w:color="auto"/>
            <w:right w:val="none" w:sz="0" w:space="0" w:color="auto"/>
          </w:divBdr>
        </w:div>
        <w:div w:id="690178944">
          <w:marLeft w:val="640"/>
          <w:marRight w:val="0"/>
          <w:marTop w:val="0"/>
          <w:marBottom w:val="0"/>
          <w:divBdr>
            <w:top w:val="none" w:sz="0" w:space="0" w:color="auto"/>
            <w:left w:val="none" w:sz="0" w:space="0" w:color="auto"/>
            <w:bottom w:val="none" w:sz="0" w:space="0" w:color="auto"/>
            <w:right w:val="none" w:sz="0" w:space="0" w:color="auto"/>
          </w:divBdr>
        </w:div>
        <w:div w:id="945818592">
          <w:marLeft w:val="640"/>
          <w:marRight w:val="0"/>
          <w:marTop w:val="0"/>
          <w:marBottom w:val="0"/>
          <w:divBdr>
            <w:top w:val="none" w:sz="0" w:space="0" w:color="auto"/>
            <w:left w:val="none" w:sz="0" w:space="0" w:color="auto"/>
            <w:bottom w:val="none" w:sz="0" w:space="0" w:color="auto"/>
            <w:right w:val="none" w:sz="0" w:space="0" w:color="auto"/>
          </w:divBdr>
        </w:div>
        <w:div w:id="535846876">
          <w:marLeft w:val="640"/>
          <w:marRight w:val="0"/>
          <w:marTop w:val="0"/>
          <w:marBottom w:val="0"/>
          <w:divBdr>
            <w:top w:val="none" w:sz="0" w:space="0" w:color="auto"/>
            <w:left w:val="none" w:sz="0" w:space="0" w:color="auto"/>
            <w:bottom w:val="none" w:sz="0" w:space="0" w:color="auto"/>
            <w:right w:val="none" w:sz="0" w:space="0" w:color="auto"/>
          </w:divBdr>
        </w:div>
      </w:divsChild>
    </w:div>
    <w:div w:id="328484232">
      <w:bodyDiv w:val="1"/>
      <w:marLeft w:val="0"/>
      <w:marRight w:val="0"/>
      <w:marTop w:val="0"/>
      <w:marBottom w:val="0"/>
      <w:divBdr>
        <w:top w:val="none" w:sz="0" w:space="0" w:color="auto"/>
        <w:left w:val="none" w:sz="0" w:space="0" w:color="auto"/>
        <w:bottom w:val="none" w:sz="0" w:space="0" w:color="auto"/>
        <w:right w:val="none" w:sz="0" w:space="0" w:color="auto"/>
      </w:divBdr>
      <w:divsChild>
        <w:div w:id="2054577690">
          <w:marLeft w:val="640"/>
          <w:marRight w:val="0"/>
          <w:marTop w:val="0"/>
          <w:marBottom w:val="0"/>
          <w:divBdr>
            <w:top w:val="none" w:sz="0" w:space="0" w:color="auto"/>
            <w:left w:val="none" w:sz="0" w:space="0" w:color="auto"/>
            <w:bottom w:val="none" w:sz="0" w:space="0" w:color="auto"/>
            <w:right w:val="none" w:sz="0" w:space="0" w:color="auto"/>
          </w:divBdr>
        </w:div>
        <w:div w:id="805780826">
          <w:marLeft w:val="640"/>
          <w:marRight w:val="0"/>
          <w:marTop w:val="0"/>
          <w:marBottom w:val="0"/>
          <w:divBdr>
            <w:top w:val="none" w:sz="0" w:space="0" w:color="auto"/>
            <w:left w:val="none" w:sz="0" w:space="0" w:color="auto"/>
            <w:bottom w:val="none" w:sz="0" w:space="0" w:color="auto"/>
            <w:right w:val="none" w:sz="0" w:space="0" w:color="auto"/>
          </w:divBdr>
        </w:div>
        <w:div w:id="594554771">
          <w:marLeft w:val="640"/>
          <w:marRight w:val="0"/>
          <w:marTop w:val="0"/>
          <w:marBottom w:val="0"/>
          <w:divBdr>
            <w:top w:val="none" w:sz="0" w:space="0" w:color="auto"/>
            <w:left w:val="none" w:sz="0" w:space="0" w:color="auto"/>
            <w:bottom w:val="none" w:sz="0" w:space="0" w:color="auto"/>
            <w:right w:val="none" w:sz="0" w:space="0" w:color="auto"/>
          </w:divBdr>
        </w:div>
        <w:div w:id="1955477477">
          <w:marLeft w:val="640"/>
          <w:marRight w:val="0"/>
          <w:marTop w:val="0"/>
          <w:marBottom w:val="0"/>
          <w:divBdr>
            <w:top w:val="none" w:sz="0" w:space="0" w:color="auto"/>
            <w:left w:val="none" w:sz="0" w:space="0" w:color="auto"/>
            <w:bottom w:val="none" w:sz="0" w:space="0" w:color="auto"/>
            <w:right w:val="none" w:sz="0" w:space="0" w:color="auto"/>
          </w:divBdr>
        </w:div>
        <w:div w:id="1308126756">
          <w:marLeft w:val="640"/>
          <w:marRight w:val="0"/>
          <w:marTop w:val="0"/>
          <w:marBottom w:val="0"/>
          <w:divBdr>
            <w:top w:val="none" w:sz="0" w:space="0" w:color="auto"/>
            <w:left w:val="none" w:sz="0" w:space="0" w:color="auto"/>
            <w:bottom w:val="none" w:sz="0" w:space="0" w:color="auto"/>
            <w:right w:val="none" w:sz="0" w:space="0" w:color="auto"/>
          </w:divBdr>
        </w:div>
        <w:div w:id="1256403998">
          <w:marLeft w:val="640"/>
          <w:marRight w:val="0"/>
          <w:marTop w:val="0"/>
          <w:marBottom w:val="0"/>
          <w:divBdr>
            <w:top w:val="none" w:sz="0" w:space="0" w:color="auto"/>
            <w:left w:val="none" w:sz="0" w:space="0" w:color="auto"/>
            <w:bottom w:val="none" w:sz="0" w:space="0" w:color="auto"/>
            <w:right w:val="none" w:sz="0" w:space="0" w:color="auto"/>
          </w:divBdr>
        </w:div>
        <w:div w:id="67772749">
          <w:marLeft w:val="640"/>
          <w:marRight w:val="0"/>
          <w:marTop w:val="0"/>
          <w:marBottom w:val="0"/>
          <w:divBdr>
            <w:top w:val="none" w:sz="0" w:space="0" w:color="auto"/>
            <w:left w:val="none" w:sz="0" w:space="0" w:color="auto"/>
            <w:bottom w:val="none" w:sz="0" w:space="0" w:color="auto"/>
            <w:right w:val="none" w:sz="0" w:space="0" w:color="auto"/>
          </w:divBdr>
        </w:div>
        <w:div w:id="720324555">
          <w:marLeft w:val="640"/>
          <w:marRight w:val="0"/>
          <w:marTop w:val="0"/>
          <w:marBottom w:val="0"/>
          <w:divBdr>
            <w:top w:val="none" w:sz="0" w:space="0" w:color="auto"/>
            <w:left w:val="none" w:sz="0" w:space="0" w:color="auto"/>
            <w:bottom w:val="none" w:sz="0" w:space="0" w:color="auto"/>
            <w:right w:val="none" w:sz="0" w:space="0" w:color="auto"/>
          </w:divBdr>
        </w:div>
        <w:div w:id="860361934">
          <w:marLeft w:val="640"/>
          <w:marRight w:val="0"/>
          <w:marTop w:val="0"/>
          <w:marBottom w:val="0"/>
          <w:divBdr>
            <w:top w:val="none" w:sz="0" w:space="0" w:color="auto"/>
            <w:left w:val="none" w:sz="0" w:space="0" w:color="auto"/>
            <w:bottom w:val="none" w:sz="0" w:space="0" w:color="auto"/>
            <w:right w:val="none" w:sz="0" w:space="0" w:color="auto"/>
          </w:divBdr>
        </w:div>
        <w:div w:id="87235733">
          <w:marLeft w:val="640"/>
          <w:marRight w:val="0"/>
          <w:marTop w:val="0"/>
          <w:marBottom w:val="0"/>
          <w:divBdr>
            <w:top w:val="none" w:sz="0" w:space="0" w:color="auto"/>
            <w:left w:val="none" w:sz="0" w:space="0" w:color="auto"/>
            <w:bottom w:val="none" w:sz="0" w:space="0" w:color="auto"/>
            <w:right w:val="none" w:sz="0" w:space="0" w:color="auto"/>
          </w:divBdr>
        </w:div>
        <w:div w:id="1216427445">
          <w:marLeft w:val="640"/>
          <w:marRight w:val="0"/>
          <w:marTop w:val="0"/>
          <w:marBottom w:val="0"/>
          <w:divBdr>
            <w:top w:val="none" w:sz="0" w:space="0" w:color="auto"/>
            <w:left w:val="none" w:sz="0" w:space="0" w:color="auto"/>
            <w:bottom w:val="none" w:sz="0" w:space="0" w:color="auto"/>
            <w:right w:val="none" w:sz="0" w:space="0" w:color="auto"/>
          </w:divBdr>
        </w:div>
        <w:div w:id="628365314">
          <w:marLeft w:val="640"/>
          <w:marRight w:val="0"/>
          <w:marTop w:val="0"/>
          <w:marBottom w:val="0"/>
          <w:divBdr>
            <w:top w:val="none" w:sz="0" w:space="0" w:color="auto"/>
            <w:left w:val="none" w:sz="0" w:space="0" w:color="auto"/>
            <w:bottom w:val="none" w:sz="0" w:space="0" w:color="auto"/>
            <w:right w:val="none" w:sz="0" w:space="0" w:color="auto"/>
          </w:divBdr>
        </w:div>
        <w:div w:id="734207444">
          <w:marLeft w:val="640"/>
          <w:marRight w:val="0"/>
          <w:marTop w:val="0"/>
          <w:marBottom w:val="0"/>
          <w:divBdr>
            <w:top w:val="none" w:sz="0" w:space="0" w:color="auto"/>
            <w:left w:val="none" w:sz="0" w:space="0" w:color="auto"/>
            <w:bottom w:val="none" w:sz="0" w:space="0" w:color="auto"/>
            <w:right w:val="none" w:sz="0" w:space="0" w:color="auto"/>
          </w:divBdr>
        </w:div>
        <w:div w:id="658002655">
          <w:marLeft w:val="640"/>
          <w:marRight w:val="0"/>
          <w:marTop w:val="0"/>
          <w:marBottom w:val="0"/>
          <w:divBdr>
            <w:top w:val="none" w:sz="0" w:space="0" w:color="auto"/>
            <w:left w:val="none" w:sz="0" w:space="0" w:color="auto"/>
            <w:bottom w:val="none" w:sz="0" w:space="0" w:color="auto"/>
            <w:right w:val="none" w:sz="0" w:space="0" w:color="auto"/>
          </w:divBdr>
        </w:div>
        <w:div w:id="322006809">
          <w:marLeft w:val="640"/>
          <w:marRight w:val="0"/>
          <w:marTop w:val="0"/>
          <w:marBottom w:val="0"/>
          <w:divBdr>
            <w:top w:val="none" w:sz="0" w:space="0" w:color="auto"/>
            <w:left w:val="none" w:sz="0" w:space="0" w:color="auto"/>
            <w:bottom w:val="none" w:sz="0" w:space="0" w:color="auto"/>
            <w:right w:val="none" w:sz="0" w:space="0" w:color="auto"/>
          </w:divBdr>
        </w:div>
        <w:div w:id="1714689831">
          <w:marLeft w:val="640"/>
          <w:marRight w:val="0"/>
          <w:marTop w:val="0"/>
          <w:marBottom w:val="0"/>
          <w:divBdr>
            <w:top w:val="none" w:sz="0" w:space="0" w:color="auto"/>
            <w:left w:val="none" w:sz="0" w:space="0" w:color="auto"/>
            <w:bottom w:val="none" w:sz="0" w:space="0" w:color="auto"/>
            <w:right w:val="none" w:sz="0" w:space="0" w:color="auto"/>
          </w:divBdr>
        </w:div>
        <w:div w:id="865871729">
          <w:marLeft w:val="640"/>
          <w:marRight w:val="0"/>
          <w:marTop w:val="0"/>
          <w:marBottom w:val="0"/>
          <w:divBdr>
            <w:top w:val="none" w:sz="0" w:space="0" w:color="auto"/>
            <w:left w:val="none" w:sz="0" w:space="0" w:color="auto"/>
            <w:bottom w:val="none" w:sz="0" w:space="0" w:color="auto"/>
            <w:right w:val="none" w:sz="0" w:space="0" w:color="auto"/>
          </w:divBdr>
        </w:div>
        <w:div w:id="926496617">
          <w:marLeft w:val="640"/>
          <w:marRight w:val="0"/>
          <w:marTop w:val="0"/>
          <w:marBottom w:val="0"/>
          <w:divBdr>
            <w:top w:val="none" w:sz="0" w:space="0" w:color="auto"/>
            <w:left w:val="none" w:sz="0" w:space="0" w:color="auto"/>
            <w:bottom w:val="none" w:sz="0" w:space="0" w:color="auto"/>
            <w:right w:val="none" w:sz="0" w:space="0" w:color="auto"/>
          </w:divBdr>
        </w:div>
        <w:div w:id="540748941">
          <w:marLeft w:val="640"/>
          <w:marRight w:val="0"/>
          <w:marTop w:val="0"/>
          <w:marBottom w:val="0"/>
          <w:divBdr>
            <w:top w:val="none" w:sz="0" w:space="0" w:color="auto"/>
            <w:left w:val="none" w:sz="0" w:space="0" w:color="auto"/>
            <w:bottom w:val="none" w:sz="0" w:space="0" w:color="auto"/>
            <w:right w:val="none" w:sz="0" w:space="0" w:color="auto"/>
          </w:divBdr>
        </w:div>
        <w:div w:id="1655601165">
          <w:marLeft w:val="640"/>
          <w:marRight w:val="0"/>
          <w:marTop w:val="0"/>
          <w:marBottom w:val="0"/>
          <w:divBdr>
            <w:top w:val="none" w:sz="0" w:space="0" w:color="auto"/>
            <w:left w:val="none" w:sz="0" w:space="0" w:color="auto"/>
            <w:bottom w:val="none" w:sz="0" w:space="0" w:color="auto"/>
            <w:right w:val="none" w:sz="0" w:space="0" w:color="auto"/>
          </w:divBdr>
        </w:div>
        <w:div w:id="648948829">
          <w:marLeft w:val="640"/>
          <w:marRight w:val="0"/>
          <w:marTop w:val="0"/>
          <w:marBottom w:val="0"/>
          <w:divBdr>
            <w:top w:val="none" w:sz="0" w:space="0" w:color="auto"/>
            <w:left w:val="none" w:sz="0" w:space="0" w:color="auto"/>
            <w:bottom w:val="none" w:sz="0" w:space="0" w:color="auto"/>
            <w:right w:val="none" w:sz="0" w:space="0" w:color="auto"/>
          </w:divBdr>
        </w:div>
        <w:div w:id="670372695">
          <w:marLeft w:val="640"/>
          <w:marRight w:val="0"/>
          <w:marTop w:val="0"/>
          <w:marBottom w:val="0"/>
          <w:divBdr>
            <w:top w:val="none" w:sz="0" w:space="0" w:color="auto"/>
            <w:left w:val="none" w:sz="0" w:space="0" w:color="auto"/>
            <w:bottom w:val="none" w:sz="0" w:space="0" w:color="auto"/>
            <w:right w:val="none" w:sz="0" w:space="0" w:color="auto"/>
          </w:divBdr>
        </w:div>
        <w:div w:id="152455025">
          <w:marLeft w:val="640"/>
          <w:marRight w:val="0"/>
          <w:marTop w:val="0"/>
          <w:marBottom w:val="0"/>
          <w:divBdr>
            <w:top w:val="none" w:sz="0" w:space="0" w:color="auto"/>
            <w:left w:val="none" w:sz="0" w:space="0" w:color="auto"/>
            <w:bottom w:val="none" w:sz="0" w:space="0" w:color="auto"/>
            <w:right w:val="none" w:sz="0" w:space="0" w:color="auto"/>
          </w:divBdr>
        </w:div>
        <w:div w:id="491721995">
          <w:marLeft w:val="640"/>
          <w:marRight w:val="0"/>
          <w:marTop w:val="0"/>
          <w:marBottom w:val="0"/>
          <w:divBdr>
            <w:top w:val="none" w:sz="0" w:space="0" w:color="auto"/>
            <w:left w:val="none" w:sz="0" w:space="0" w:color="auto"/>
            <w:bottom w:val="none" w:sz="0" w:space="0" w:color="auto"/>
            <w:right w:val="none" w:sz="0" w:space="0" w:color="auto"/>
          </w:divBdr>
        </w:div>
        <w:div w:id="1336835489">
          <w:marLeft w:val="640"/>
          <w:marRight w:val="0"/>
          <w:marTop w:val="0"/>
          <w:marBottom w:val="0"/>
          <w:divBdr>
            <w:top w:val="none" w:sz="0" w:space="0" w:color="auto"/>
            <w:left w:val="none" w:sz="0" w:space="0" w:color="auto"/>
            <w:bottom w:val="none" w:sz="0" w:space="0" w:color="auto"/>
            <w:right w:val="none" w:sz="0" w:space="0" w:color="auto"/>
          </w:divBdr>
        </w:div>
        <w:div w:id="1108087091">
          <w:marLeft w:val="640"/>
          <w:marRight w:val="0"/>
          <w:marTop w:val="0"/>
          <w:marBottom w:val="0"/>
          <w:divBdr>
            <w:top w:val="none" w:sz="0" w:space="0" w:color="auto"/>
            <w:left w:val="none" w:sz="0" w:space="0" w:color="auto"/>
            <w:bottom w:val="none" w:sz="0" w:space="0" w:color="auto"/>
            <w:right w:val="none" w:sz="0" w:space="0" w:color="auto"/>
          </w:divBdr>
        </w:div>
        <w:div w:id="2076850890">
          <w:marLeft w:val="640"/>
          <w:marRight w:val="0"/>
          <w:marTop w:val="0"/>
          <w:marBottom w:val="0"/>
          <w:divBdr>
            <w:top w:val="none" w:sz="0" w:space="0" w:color="auto"/>
            <w:left w:val="none" w:sz="0" w:space="0" w:color="auto"/>
            <w:bottom w:val="none" w:sz="0" w:space="0" w:color="auto"/>
            <w:right w:val="none" w:sz="0" w:space="0" w:color="auto"/>
          </w:divBdr>
        </w:div>
        <w:div w:id="1976525502">
          <w:marLeft w:val="640"/>
          <w:marRight w:val="0"/>
          <w:marTop w:val="0"/>
          <w:marBottom w:val="0"/>
          <w:divBdr>
            <w:top w:val="none" w:sz="0" w:space="0" w:color="auto"/>
            <w:left w:val="none" w:sz="0" w:space="0" w:color="auto"/>
            <w:bottom w:val="none" w:sz="0" w:space="0" w:color="auto"/>
            <w:right w:val="none" w:sz="0" w:space="0" w:color="auto"/>
          </w:divBdr>
        </w:div>
        <w:div w:id="774712627">
          <w:marLeft w:val="640"/>
          <w:marRight w:val="0"/>
          <w:marTop w:val="0"/>
          <w:marBottom w:val="0"/>
          <w:divBdr>
            <w:top w:val="none" w:sz="0" w:space="0" w:color="auto"/>
            <w:left w:val="none" w:sz="0" w:space="0" w:color="auto"/>
            <w:bottom w:val="none" w:sz="0" w:space="0" w:color="auto"/>
            <w:right w:val="none" w:sz="0" w:space="0" w:color="auto"/>
          </w:divBdr>
        </w:div>
        <w:div w:id="1451776665">
          <w:marLeft w:val="640"/>
          <w:marRight w:val="0"/>
          <w:marTop w:val="0"/>
          <w:marBottom w:val="0"/>
          <w:divBdr>
            <w:top w:val="none" w:sz="0" w:space="0" w:color="auto"/>
            <w:left w:val="none" w:sz="0" w:space="0" w:color="auto"/>
            <w:bottom w:val="none" w:sz="0" w:space="0" w:color="auto"/>
            <w:right w:val="none" w:sz="0" w:space="0" w:color="auto"/>
          </w:divBdr>
        </w:div>
        <w:div w:id="1841658985">
          <w:marLeft w:val="640"/>
          <w:marRight w:val="0"/>
          <w:marTop w:val="0"/>
          <w:marBottom w:val="0"/>
          <w:divBdr>
            <w:top w:val="none" w:sz="0" w:space="0" w:color="auto"/>
            <w:left w:val="none" w:sz="0" w:space="0" w:color="auto"/>
            <w:bottom w:val="none" w:sz="0" w:space="0" w:color="auto"/>
            <w:right w:val="none" w:sz="0" w:space="0" w:color="auto"/>
          </w:divBdr>
        </w:div>
        <w:div w:id="2057969603">
          <w:marLeft w:val="640"/>
          <w:marRight w:val="0"/>
          <w:marTop w:val="0"/>
          <w:marBottom w:val="0"/>
          <w:divBdr>
            <w:top w:val="none" w:sz="0" w:space="0" w:color="auto"/>
            <w:left w:val="none" w:sz="0" w:space="0" w:color="auto"/>
            <w:bottom w:val="none" w:sz="0" w:space="0" w:color="auto"/>
            <w:right w:val="none" w:sz="0" w:space="0" w:color="auto"/>
          </w:divBdr>
        </w:div>
        <w:div w:id="945619683">
          <w:marLeft w:val="640"/>
          <w:marRight w:val="0"/>
          <w:marTop w:val="0"/>
          <w:marBottom w:val="0"/>
          <w:divBdr>
            <w:top w:val="none" w:sz="0" w:space="0" w:color="auto"/>
            <w:left w:val="none" w:sz="0" w:space="0" w:color="auto"/>
            <w:bottom w:val="none" w:sz="0" w:space="0" w:color="auto"/>
            <w:right w:val="none" w:sz="0" w:space="0" w:color="auto"/>
          </w:divBdr>
        </w:div>
        <w:div w:id="229509111">
          <w:marLeft w:val="640"/>
          <w:marRight w:val="0"/>
          <w:marTop w:val="0"/>
          <w:marBottom w:val="0"/>
          <w:divBdr>
            <w:top w:val="none" w:sz="0" w:space="0" w:color="auto"/>
            <w:left w:val="none" w:sz="0" w:space="0" w:color="auto"/>
            <w:bottom w:val="none" w:sz="0" w:space="0" w:color="auto"/>
            <w:right w:val="none" w:sz="0" w:space="0" w:color="auto"/>
          </w:divBdr>
        </w:div>
        <w:div w:id="110172281">
          <w:marLeft w:val="640"/>
          <w:marRight w:val="0"/>
          <w:marTop w:val="0"/>
          <w:marBottom w:val="0"/>
          <w:divBdr>
            <w:top w:val="none" w:sz="0" w:space="0" w:color="auto"/>
            <w:left w:val="none" w:sz="0" w:space="0" w:color="auto"/>
            <w:bottom w:val="none" w:sz="0" w:space="0" w:color="auto"/>
            <w:right w:val="none" w:sz="0" w:space="0" w:color="auto"/>
          </w:divBdr>
        </w:div>
        <w:div w:id="245382827">
          <w:marLeft w:val="640"/>
          <w:marRight w:val="0"/>
          <w:marTop w:val="0"/>
          <w:marBottom w:val="0"/>
          <w:divBdr>
            <w:top w:val="none" w:sz="0" w:space="0" w:color="auto"/>
            <w:left w:val="none" w:sz="0" w:space="0" w:color="auto"/>
            <w:bottom w:val="none" w:sz="0" w:space="0" w:color="auto"/>
            <w:right w:val="none" w:sz="0" w:space="0" w:color="auto"/>
          </w:divBdr>
        </w:div>
        <w:div w:id="2133942268">
          <w:marLeft w:val="640"/>
          <w:marRight w:val="0"/>
          <w:marTop w:val="0"/>
          <w:marBottom w:val="0"/>
          <w:divBdr>
            <w:top w:val="none" w:sz="0" w:space="0" w:color="auto"/>
            <w:left w:val="none" w:sz="0" w:space="0" w:color="auto"/>
            <w:bottom w:val="none" w:sz="0" w:space="0" w:color="auto"/>
            <w:right w:val="none" w:sz="0" w:space="0" w:color="auto"/>
          </w:divBdr>
        </w:div>
        <w:div w:id="1514299242">
          <w:marLeft w:val="640"/>
          <w:marRight w:val="0"/>
          <w:marTop w:val="0"/>
          <w:marBottom w:val="0"/>
          <w:divBdr>
            <w:top w:val="none" w:sz="0" w:space="0" w:color="auto"/>
            <w:left w:val="none" w:sz="0" w:space="0" w:color="auto"/>
            <w:bottom w:val="none" w:sz="0" w:space="0" w:color="auto"/>
            <w:right w:val="none" w:sz="0" w:space="0" w:color="auto"/>
          </w:divBdr>
        </w:div>
        <w:div w:id="661130468">
          <w:marLeft w:val="640"/>
          <w:marRight w:val="0"/>
          <w:marTop w:val="0"/>
          <w:marBottom w:val="0"/>
          <w:divBdr>
            <w:top w:val="none" w:sz="0" w:space="0" w:color="auto"/>
            <w:left w:val="none" w:sz="0" w:space="0" w:color="auto"/>
            <w:bottom w:val="none" w:sz="0" w:space="0" w:color="auto"/>
            <w:right w:val="none" w:sz="0" w:space="0" w:color="auto"/>
          </w:divBdr>
        </w:div>
        <w:div w:id="473839602">
          <w:marLeft w:val="640"/>
          <w:marRight w:val="0"/>
          <w:marTop w:val="0"/>
          <w:marBottom w:val="0"/>
          <w:divBdr>
            <w:top w:val="none" w:sz="0" w:space="0" w:color="auto"/>
            <w:left w:val="none" w:sz="0" w:space="0" w:color="auto"/>
            <w:bottom w:val="none" w:sz="0" w:space="0" w:color="auto"/>
            <w:right w:val="none" w:sz="0" w:space="0" w:color="auto"/>
          </w:divBdr>
        </w:div>
        <w:div w:id="1241675121">
          <w:marLeft w:val="640"/>
          <w:marRight w:val="0"/>
          <w:marTop w:val="0"/>
          <w:marBottom w:val="0"/>
          <w:divBdr>
            <w:top w:val="none" w:sz="0" w:space="0" w:color="auto"/>
            <w:left w:val="none" w:sz="0" w:space="0" w:color="auto"/>
            <w:bottom w:val="none" w:sz="0" w:space="0" w:color="auto"/>
            <w:right w:val="none" w:sz="0" w:space="0" w:color="auto"/>
          </w:divBdr>
        </w:div>
        <w:div w:id="1587036431">
          <w:marLeft w:val="640"/>
          <w:marRight w:val="0"/>
          <w:marTop w:val="0"/>
          <w:marBottom w:val="0"/>
          <w:divBdr>
            <w:top w:val="none" w:sz="0" w:space="0" w:color="auto"/>
            <w:left w:val="none" w:sz="0" w:space="0" w:color="auto"/>
            <w:bottom w:val="none" w:sz="0" w:space="0" w:color="auto"/>
            <w:right w:val="none" w:sz="0" w:space="0" w:color="auto"/>
          </w:divBdr>
        </w:div>
        <w:div w:id="324287176">
          <w:marLeft w:val="640"/>
          <w:marRight w:val="0"/>
          <w:marTop w:val="0"/>
          <w:marBottom w:val="0"/>
          <w:divBdr>
            <w:top w:val="none" w:sz="0" w:space="0" w:color="auto"/>
            <w:left w:val="none" w:sz="0" w:space="0" w:color="auto"/>
            <w:bottom w:val="none" w:sz="0" w:space="0" w:color="auto"/>
            <w:right w:val="none" w:sz="0" w:space="0" w:color="auto"/>
          </w:divBdr>
        </w:div>
        <w:div w:id="1700470859">
          <w:marLeft w:val="640"/>
          <w:marRight w:val="0"/>
          <w:marTop w:val="0"/>
          <w:marBottom w:val="0"/>
          <w:divBdr>
            <w:top w:val="none" w:sz="0" w:space="0" w:color="auto"/>
            <w:left w:val="none" w:sz="0" w:space="0" w:color="auto"/>
            <w:bottom w:val="none" w:sz="0" w:space="0" w:color="auto"/>
            <w:right w:val="none" w:sz="0" w:space="0" w:color="auto"/>
          </w:divBdr>
        </w:div>
        <w:div w:id="1105493952">
          <w:marLeft w:val="640"/>
          <w:marRight w:val="0"/>
          <w:marTop w:val="0"/>
          <w:marBottom w:val="0"/>
          <w:divBdr>
            <w:top w:val="none" w:sz="0" w:space="0" w:color="auto"/>
            <w:left w:val="none" w:sz="0" w:space="0" w:color="auto"/>
            <w:bottom w:val="none" w:sz="0" w:space="0" w:color="auto"/>
            <w:right w:val="none" w:sz="0" w:space="0" w:color="auto"/>
          </w:divBdr>
        </w:div>
        <w:div w:id="1491864653">
          <w:marLeft w:val="640"/>
          <w:marRight w:val="0"/>
          <w:marTop w:val="0"/>
          <w:marBottom w:val="0"/>
          <w:divBdr>
            <w:top w:val="none" w:sz="0" w:space="0" w:color="auto"/>
            <w:left w:val="none" w:sz="0" w:space="0" w:color="auto"/>
            <w:bottom w:val="none" w:sz="0" w:space="0" w:color="auto"/>
            <w:right w:val="none" w:sz="0" w:space="0" w:color="auto"/>
          </w:divBdr>
        </w:div>
        <w:div w:id="661927662">
          <w:marLeft w:val="640"/>
          <w:marRight w:val="0"/>
          <w:marTop w:val="0"/>
          <w:marBottom w:val="0"/>
          <w:divBdr>
            <w:top w:val="none" w:sz="0" w:space="0" w:color="auto"/>
            <w:left w:val="none" w:sz="0" w:space="0" w:color="auto"/>
            <w:bottom w:val="none" w:sz="0" w:space="0" w:color="auto"/>
            <w:right w:val="none" w:sz="0" w:space="0" w:color="auto"/>
          </w:divBdr>
        </w:div>
        <w:div w:id="793910823">
          <w:marLeft w:val="640"/>
          <w:marRight w:val="0"/>
          <w:marTop w:val="0"/>
          <w:marBottom w:val="0"/>
          <w:divBdr>
            <w:top w:val="none" w:sz="0" w:space="0" w:color="auto"/>
            <w:left w:val="none" w:sz="0" w:space="0" w:color="auto"/>
            <w:bottom w:val="none" w:sz="0" w:space="0" w:color="auto"/>
            <w:right w:val="none" w:sz="0" w:space="0" w:color="auto"/>
          </w:divBdr>
        </w:div>
        <w:div w:id="40908446">
          <w:marLeft w:val="640"/>
          <w:marRight w:val="0"/>
          <w:marTop w:val="0"/>
          <w:marBottom w:val="0"/>
          <w:divBdr>
            <w:top w:val="none" w:sz="0" w:space="0" w:color="auto"/>
            <w:left w:val="none" w:sz="0" w:space="0" w:color="auto"/>
            <w:bottom w:val="none" w:sz="0" w:space="0" w:color="auto"/>
            <w:right w:val="none" w:sz="0" w:space="0" w:color="auto"/>
          </w:divBdr>
        </w:div>
        <w:div w:id="578641840">
          <w:marLeft w:val="640"/>
          <w:marRight w:val="0"/>
          <w:marTop w:val="0"/>
          <w:marBottom w:val="0"/>
          <w:divBdr>
            <w:top w:val="none" w:sz="0" w:space="0" w:color="auto"/>
            <w:left w:val="none" w:sz="0" w:space="0" w:color="auto"/>
            <w:bottom w:val="none" w:sz="0" w:space="0" w:color="auto"/>
            <w:right w:val="none" w:sz="0" w:space="0" w:color="auto"/>
          </w:divBdr>
        </w:div>
        <w:div w:id="88893903">
          <w:marLeft w:val="640"/>
          <w:marRight w:val="0"/>
          <w:marTop w:val="0"/>
          <w:marBottom w:val="0"/>
          <w:divBdr>
            <w:top w:val="none" w:sz="0" w:space="0" w:color="auto"/>
            <w:left w:val="none" w:sz="0" w:space="0" w:color="auto"/>
            <w:bottom w:val="none" w:sz="0" w:space="0" w:color="auto"/>
            <w:right w:val="none" w:sz="0" w:space="0" w:color="auto"/>
          </w:divBdr>
        </w:div>
        <w:div w:id="2091344674">
          <w:marLeft w:val="640"/>
          <w:marRight w:val="0"/>
          <w:marTop w:val="0"/>
          <w:marBottom w:val="0"/>
          <w:divBdr>
            <w:top w:val="none" w:sz="0" w:space="0" w:color="auto"/>
            <w:left w:val="none" w:sz="0" w:space="0" w:color="auto"/>
            <w:bottom w:val="none" w:sz="0" w:space="0" w:color="auto"/>
            <w:right w:val="none" w:sz="0" w:space="0" w:color="auto"/>
          </w:divBdr>
        </w:div>
        <w:div w:id="179591696">
          <w:marLeft w:val="640"/>
          <w:marRight w:val="0"/>
          <w:marTop w:val="0"/>
          <w:marBottom w:val="0"/>
          <w:divBdr>
            <w:top w:val="none" w:sz="0" w:space="0" w:color="auto"/>
            <w:left w:val="none" w:sz="0" w:space="0" w:color="auto"/>
            <w:bottom w:val="none" w:sz="0" w:space="0" w:color="auto"/>
            <w:right w:val="none" w:sz="0" w:space="0" w:color="auto"/>
          </w:divBdr>
        </w:div>
        <w:div w:id="432089870">
          <w:marLeft w:val="640"/>
          <w:marRight w:val="0"/>
          <w:marTop w:val="0"/>
          <w:marBottom w:val="0"/>
          <w:divBdr>
            <w:top w:val="none" w:sz="0" w:space="0" w:color="auto"/>
            <w:left w:val="none" w:sz="0" w:space="0" w:color="auto"/>
            <w:bottom w:val="none" w:sz="0" w:space="0" w:color="auto"/>
            <w:right w:val="none" w:sz="0" w:space="0" w:color="auto"/>
          </w:divBdr>
        </w:div>
        <w:div w:id="1981377406">
          <w:marLeft w:val="640"/>
          <w:marRight w:val="0"/>
          <w:marTop w:val="0"/>
          <w:marBottom w:val="0"/>
          <w:divBdr>
            <w:top w:val="none" w:sz="0" w:space="0" w:color="auto"/>
            <w:left w:val="none" w:sz="0" w:space="0" w:color="auto"/>
            <w:bottom w:val="none" w:sz="0" w:space="0" w:color="auto"/>
            <w:right w:val="none" w:sz="0" w:space="0" w:color="auto"/>
          </w:divBdr>
        </w:div>
        <w:div w:id="906653222">
          <w:marLeft w:val="640"/>
          <w:marRight w:val="0"/>
          <w:marTop w:val="0"/>
          <w:marBottom w:val="0"/>
          <w:divBdr>
            <w:top w:val="none" w:sz="0" w:space="0" w:color="auto"/>
            <w:left w:val="none" w:sz="0" w:space="0" w:color="auto"/>
            <w:bottom w:val="none" w:sz="0" w:space="0" w:color="auto"/>
            <w:right w:val="none" w:sz="0" w:space="0" w:color="auto"/>
          </w:divBdr>
        </w:div>
        <w:div w:id="1851602485">
          <w:marLeft w:val="640"/>
          <w:marRight w:val="0"/>
          <w:marTop w:val="0"/>
          <w:marBottom w:val="0"/>
          <w:divBdr>
            <w:top w:val="none" w:sz="0" w:space="0" w:color="auto"/>
            <w:left w:val="none" w:sz="0" w:space="0" w:color="auto"/>
            <w:bottom w:val="none" w:sz="0" w:space="0" w:color="auto"/>
            <w:right w:val="none" w:sz="0" w:space="0" w:color="auto"/>
          </w:divBdr>
        </w:div>
        <w:div w:id="1142381872">
          <w:marLeft w:val="640"/>
          <w:marRight w:val="0"/>
          <w:marTop w:val="0"/>
          <w:marBottom w:val="0"/>
          <w:divBdr>
            <w:top w:val="none" w:sz="0" w:space="0" w:color="auto"/>
            <w:left w:val="none" w:sz="0" w:space="0" w:color="auto"/>
            <w:bottom w:val="none" w:sz="0" w:space="0" w:color="auto"/>
            <w:right w:val="none" w:sz="0" w:space="0" w:color="auto"/>
          </w:divBdr>
        </w:div>
      </w:divsChild>
    </w:div>
    <w:div w:id="332874069">
      <w:bodyDiv w:val="1"/>
      <w:marLeft w:val="0"/>
      <w:marRight w:val="0"/>
      <w:marTop w:val="0"/>
      <w:marBottom w:val="0"/>
      <w:divBdr>
        <w:top w:val="none" w:sz="0" w:space="0" w:color="auto"/>
        <w:left w:val="none" w:sz="0" w:space="0" w:color="auto"/>
        <w:bottom w:val="none" w:sz="0" w:space="0" w:color="auto"/>
        <w:right w:val="none" w:sz="0" w:space="0" w:color="auto"/>
      </w:divBdr>
    </w:div>
    <w:div w:id="346519238">
      <w:bodyDiv w:val="1"/>
      <w:marLeft w:val="0"/>
      <w:marRight w:val="0"/>
      <w:marTop w:val="0"/>
      <w:marBottom w:val="0"/>
      <w:divBdr>
        <w:top w:val="none" w:sz="0" w:space="0" w:color="auto"/>
        <w:left w:val="none" w:sz="0" w:space="0" w:color="auto"/>
        <w:bottom w:val="none" w:sz="0" w:space="0" w:color="auto"/>
        <w:right w:val="none" w:sz="0" w:space="0" w:color="auto"/>
      </w:divBdr>
    </w:div>
    <w:div w:id="359479072">
      <w:bodyDiv w:val="1"/>
      <w:marLeft w:val="0"/>
      <w:marRight w:val="0"/>
      <w:marTop w:val="0"/>
      <w:marBottom w:val="0"/>
      <w:divBdr>
        <w:top w:val="none" w:sz="0" w:space="0" w:color="auto"/>
        <w:left w:val="none" w:sz="0" w:space="0" w:color="auto"/>
        <w:bottom w:val="none" w:sz="0" w:space="0" w:color="auto"/>
        <w:right w:val="none" w:sz="0" w:space="0" w:color="auto"/>
      </w:divBdr>
    </w:div>
    <w:div w:id="373427965">
      <w:bodyDiv w:val="1"/>
      <w:marLeft w:val="0"/>
      <w:marRight w:val="0"/>
      <w:marTop w:val="0"/>
      <w:marBottom w:val="0"/>
      <w:divBdr>
        <w:top w:val="none" w:sz="0" w:space="0" w:color="auto"/>
        <w:left w:val="none" w:sz="0" w:space="0" w:color="auto"/>
        <w:bottom w:val="none" w:sz="0" w:space="0" w:color="auto"/>
        <w:right w:val="none" w:sz="0" w:space="0" w:color="auto"/>
      </w:divBdr>
      <w:divsChild>
        <w:div w:id="1875801752">
          <w:marLeft w:val="640"/>
          <w:marRight w:val="0"/>
          <w:marTop w:val="0"/>
          <w:marBottom w:val="0"/>
          <w:divBdr>
            <w:top w:val="none" w:sz="0" w:space="0" w:color="auto"/>
            <w:left w:val="none" w:sz="0" w:space="0" w:color="auto"/>
            <w:bottom w:val="none" w:sz="0" w:space="0" w:color="auto"/>
            <w:right w:val="none" w:sz="0" w:space="0" w:color="auto"/>
          </w:divBdr>
        </w:div>
        <w:div w:id="622925644">
          <w:marLeft w:val="640"/>
          <w:marRight w:val="0"/>
          <w:marTop w:val="0"/>
          <w:marBottom w:val="0"/>
          <w:divBdr>
            <w:top w:val="none" w:sz="0" w:space="0" w:color="auto"/>
            <w:left w:val="none" w:sz="0" w:space="0" w:color="auto"/>
            <w:bottom w:val="none" w:sz="0" w:space="0" w:color="auto"/>
            <w:right w:val="none" w:sz="0" w:space="0" w:color="auto"/>
          </w:divBdr>
        </w:div>
        <w:div w:id="2084715746">
          <w:marLeft w:val="640"/>
          <w:marRight w:val="0"/>
          <w:marTop w:val="0"/>
          <w:marBottom w:val="0"/>
          <w:divBdr>
            <w:top w:val="none" w:sz="0" w:space="0" w:color="auto"/>
            <w:left w:val="none" w:sz="0" w:space="0" w:color="auto"/>
            <w:bottom w:val="none" w:sz="0" w:space="0" w:color="auto"/>
            <w:right w:val="none" w:sz="0" w:space="0" w:color="auto"/>
          </w:divBdr>
        </w:div>
        <w:div w:id="1578974678">
          <w:marLeft w:val="640"/>
          <w:marRight w:val="0"/>
          <w:marTop w:val="0"/>
          <w:marBottom w:val="0"/>
          <w:divBdr>
            <w:top w:val="none" w:sz="0" w:space="0" w:color="auto"/>
            <w:left w:val="none" w:sz="0" w:space="0" w:color="auto"/>
            <w:bottom w:val="none" w:sz="0" w:space="0" w:color="auto"/>
            <w:right w:val="none" w:sz="0" w:space="0" w:color="auto"/>
          </w:divBdr>
        </w:div>
        <w:div w:id="1045788013">
          <w:marLeft w:val="640"/>
          <w:marRight w:val="0"/>
          <w:marTop w:val="0"/>
          <w:marBottom w:val="0"/>
          <w:divBdr>
            <w:top w:val="none" w:sz="0" w:space="0" w:color="auto"/>
            <w:left w:val="none" w:sz="0" w:space="0" w:color="auto"/>
            <w:bottom w:val="none" w:sz="0" w:space="0" w:color="auto"/>
            <w:right w:val="none" w:sz="0" w:space="0" w:color="auto"/>
          </w:divBdr>
        </w:div>
        <w:div w:id="292028564">
          <w:marLeft w:val="640"/>
          <w:marRight w:val="0"/>
          <w:marTop w:val="0"/>
          <w:marBottom w:val="0"/>
          <w:divBdr>
            <w:top w:val="none" w:sz="0" w:space="0" w:color="auto"/>
            <w:left w:val="none" w:sz="0" w:space="0" w:color="auto"/>
            <w:bottom w:val="none" w:sz="0" w:space="0" w:color="auto"/>
            <w:right w:val="none" w:sz="0" w:space="0" w:color="auto"/>
          </w:divBdr>
        </w:div>
        <w:div w:id="1253203298">
          <w:marLeft w:val="640"/>
          <w:marRight w:val="0"/>
          <w:marTop w:val="0"/>
          <w:marBottom w:val="0"/>
          <w:divBdr>
            <w:top w:val="none" w:sz="0" w:space="0" w:color="auto"/>
            <w:left w:val="none" w:sz="0" w:space="0" w:color="auto"/>
            <w:bottom w:val="none" w:sz="0" w:space="0" w:color="auto"/>
            <w:right w:val="none" w:sz="0" w:space="0" w:color="auto"/>
          </w:divBdr>
        </w:div>
        <w:div w:id="1689600279">
          <w:marLeft w:val="640"/>
          <w:marRight w:val="0"/>
          <w:marTop w:val="0"/>
          <w:marBottom w:val="0"/>
          <w:divBdr>
            <w:top w:val="none" w:sz="0" w:space="0" w:color="auto"/>
            <w:left w:val="none" w:sz="0" w:space="0" w:color="auto"/>
            <w:bottom w:val="none" w:sz="0" w:space="0" w:color="auto"/>
            <w:right w:val="none" w:sz="0" w:space="0" w:color="auto"/>
          </w:divBdr>
        </w:div>
        <w:div w:id="864100877">
          <w:marLeft w:val="640"/>
          <w:marRight w:val="0"/>
          <w:marTop w:val="0"/>
          <w:marBottom w:val="0"/>
          <w:divBdr>
            <w:top w:val="none" w:sz="0" w:space="0" w:color="auto"/>
            <w:left w:val="none" w:sz="0" w:space="0" w:color="auto"/>
            <w:bottom w:val="none" w:sz="0" w:space="0" w:color="auto"/>
            <w:right w:val="none" w:sz="0" w:space="0" w:color="auto"/>
          </w:divBdr>
        </w:div>
        <w:div w:id="231964618">
          <w:marLeft w:val="640"/>
          <w:marRight w:val="0"/>
          <w:marTop w:val="0"/>
          <w:marBottom w:val="0"/>
          <w:divBdr>
            <w:top w:val="none" w:sz="0" w:space="0" w:color="auto"/>
            <w:left w:val="none" w:sz="0" w:space="0" w:color="auto"/>
            <w:bottom w:val="none" w:sz="0" w:space="0" w:color="auto"/>
            <w:right w:val="none" w:sz="0" w:space="0" w:color="auto"/>
          </w:divBdr>
        </w:div>
        <w:div w:id="1722511574">
          <w:marLeft w:val="640"/>
          <w:marRight w:val="0"/>
          <w:marTop w:val="0"/>
          <w:marBottom w:val="0"/>
          <w:divBdr>
            <w:top w:val="none" w:sz="0" w:space="0" w:color="auto"/>
            <w:left w:val="none" w:sz="0" w:space="0" w:color="auto"/>
            <w:bottom w:val="none" w:sz="0" w:space="0" w:color="auto"/>
            <w:right w:val="none" w:sz="0" w:space="0" w:color="auto"/>
          </w:divBdr>
        </w:div>
        <w:div w:id="1131902567">
          <w:marLeft w:val="640"/>
          <w:marRight w:val="0"/>
          <w:marTop w:val="0"/>
          <w:marBottom w:val="0"/>
          <w:divBdr>
            <w:top w:val="none" w:sz="0" w:space="0" w:color="auto"/>
            <w:left w:val="none" w:sz="0" w:space="0" w:color="auto"/>
            <w:bottom w:val="none" w:sz="0" w:space="0" w:color="auto"/>
            <w:right w:val="none" w:sz="0" w:space="0" w:color="auto"/>
          </w:divBdr>
        </w:div>
        <w:div w:id="142741560">
          <w:marLeft w:val="640"/>
          <w:marRight w:val="0"/>
          <w:marTop w:val="0"/>
          <w:marBottom w:val="0"/>
          <w:divBdr>
            <w:top w:val="none" w:sz="0" w:space="0" w:color="auto"/>
            <w:left w:val="none" w:sz="0" w:space="0" w:color="auto"/>
            <w:bottom w:val="none" w:sz="0" w:space="0" w:color="auto"/>
            <w:right w:val="none" w:sz="0" w:space="0" w:color="auto"/>
          </w:divBdr>
        </w:div>
        <w:div w:id="1592161193">
          <w:marLeft w:val="640"/>
          <w:marRight w:val="0"/>
          <w:marTop w:val="0"/>
          <w:marBottom w:val="0"/>
          <w:divBdr>
            <w:top w:val="none" w:sz="0" w:space="0" w:color="auto"/>
            <w:left w:val="none" w:sz="0" w:space="0" w:color="auto"/>
            <w:bottom w:val="none" w:sz="0" w:space="0" w:color="auto"/>
            <w:right w:val="none" w:sz="0" w:space="0" w:color="auto"/>
          </w:divBdr>
        </w:div>
        <w:div w:id="1944610680">
          <w:marLeft w:val="640"/>
          <w:marRight w:val="0"/>
          <w:marTop w:val="0"/>
          <w:marBottom w:val="0"/>
          <w:divBdr>
            <w:top w:val="none" w:sz="0" w:space="0" w:color="auto"/>
            <w:left w:val="none" w:sz="0" w:space="0" w:color="auto"/>
            <w:bottom w:val="none" w:sz="0" w:space="0" w:color="auto"/>
            <w:right w:val="none" w:sz="0" w:space="0" w:color="auto"/>
          </w:divBdr>
        </w:div>
        <w:div w:id="2034651233">
          <w:marLeft w:val="640"/>
          <w:marRight w:val="0"/>
          <w:marTop w:val="0"/>
          <w:marBottom w:val="0"/>
          <w:divBdr>
            <w:top w:val="none" w:sz="0" w:space="0" w:color="auto"/>
            <w:left w:val="none" w:sz="0" w:space="0" w:color="auto"/>
            <w:bottom w:val="none" w:sz="0" w:space="0" w:color="auto"/>
            <w:right w:val="none" w:sz="0" w:space="0" w:color="auto"/>
          </w:divBdr>
        </w:div>
        <w:div w:id="1514295170">
          <w:marLeft w:val="640"/>
          <w:marRight w:val="0"/>
          <w:marTop w:val="0"/>
          <w:marBottom w:val="0"/>
          <w:divBdr>
            <w:top w:val="none" w:sz="0" w:space="0" w:color="auto"/>
            <w:left w:val="none" w:sz="0" w:space="0" w:color="auto"/>
            <w:bottom w:val="none" w:sz="0" w:space="0" w:color="auto"/>
            <w:right w:val="none" w:sz="0" w:space="0" w:color="auto"/>
          </w:divBdr>
        </w:div>
        <w:div w:id="1745377616">
          <w:marLeft w:val="640"/>
          <w:marRight w:val="0"/>
          <w:marTop w:val="0"/>
          <w:marBottom w:val="0"/>
          <w:divBdr>
            <w:top w:val="none" w:sz="0" w:space="0" w:color="auto"/>
            <w:left w:val="none" w:sz="0" w:space="0" w:color="auto"/>
            <w:bottom w:val="none" w:sz="0" w:space="0" w:color="auto"/>
            <w:right w:val="none" w:sz="0" w:space="0" w:color="auto"/>
          </w:divBdr>
        </w:div>
        <w:div w:id="1727294910">
          <w:marLeft w:val="640"/>
          <w:marRight w:val="0"/>
          <w:marTop w:val="0"/>
          <w:marBottom w:val="0"/>
          <w:divBdr>
            <w:top w:val="none" w:sz="0" w:space="0" w:color="auto"/>
            <w:left w:val="none" w:sz="0" w:space="0" w:color="auto"/>
            <w:bottom w:val="none" w:sz="0" w:space="0" w:color="auto"/>
            <w:right w:val="none" w:sz="0" w:space="0" w:color="auto"/>
          </w:divBdr>
        </w:div>
        <w:div w:id="1647707996">
          <w:marLeft w:val="640"/>
          <w:marRight w:val="0"/>
          <w:marTop w:val="0"/>
          <w:marBottom w:val="0"/>
          <w:divBdr>
            <w:top w:val="none" w:sz="0" w:space="0" w:color="auto"/>
            <w:left w:val="none" w:sz="0" w:space="0" w:color="auto"/>
            <w:bottom w:val="none" w:sz="0" w:space="0" w:color="auto"/>
            <w:right w:val="none" w:sz="0" w:space="0" w:color="auto"/>
          </w:divBdr>
        </w:div>
        <w:div w:id="1830170982">
          <w:marLeft w:val="640"/>
          <w:marRight w:val="0"/>
          <w:marTop w:val="0"/>
          <w:marBottom w:val="0"/>
          <w:divBdr>
            <w:top w:val="none" w:sz="0" w:space="0" w:color="auto"/>
            <w:left w:val="none" w:sz="0" w:space="0" w:color="auto"/>
            <w:bottom w:val="none" w:sz="0" w:space="0" w:color="auto"/>
            <w:right w:val="none" w:sz="0" w:space="0" w:color="auto"/>
          </w:divBdr>
        </w:div>
        <w:div w:id="305939357">
          <w:marLeft w:val="640"/>
          <w:marRight w:val="0"/>
          <w:marTop w:val="0"/>
          <w:marBottom w:val="0"/>
          <w:divBdr>
            <w:top w:val="none" w:sz="0" w:space="0" w:color="auto"/>
            <w:left w:val="none" w:sz="0" w:space="0" w:color="auto"/>
            <w:bottom w:val="none" w:sz="0" w:space="0" w:color="auto"/>
            <w:right w:val="none" w:sz="0" w:space="0" w:color="auto"/>
          </w:divBdr>
        </w:div>
        <w:div w:id="1220165473">
          <w:marLeft w:val="640"/>
          <w:marRight w:val="0"/>
          <w:marTop w:val="0"/>
          <w:marBottom w:val="0"/>
          <w:divBdr>
            <w:top w:val="none" w:sz="0" w:space="0" w:color="auto"/>
            <w:left w:val="none" w:sz="0" w:space="0" w:color="auto"/>
            <w:bottom w:val="none" w:sz="0" w:space="0" w:color="auto"/>
            <w:right w:val="none" w:sz="0" w:space="0" w:color="auto"/>
          </w:divBdr>
        </w:div>
        <w:div w:id="1565097093">
          <w:marLeft w:val="640"/>
          <w:marRight w:val="0"/>
          <w:marTop w:val="0"/>
          <w:marBottom w:val="0"/>
          <w:divBdr>
            <w:top w:val="none" w:sz="0" w:space="0" w:color="auto"/>
            <w:left w:val="none" w:sz="0" w:space="0" w:color="auto"/>
            <w:bottom w:val="none" w:sz="0" w:space="0" w:color="auto"/>
            <w:right w:val="none" w:sz="0" w:space="0" w:color="auto"/>
          </w:divBdr>
        </w:div>
        <w:div w:id="1099450257">
          <w:marLeft w:val="640"/>
          <w:marRight w:val="0"/>
          <w:marTop w:val="0"/>
          <w:marBottom w:val="0"/>
          <w:divBdr>
            <w:top w:val="none" w:sz="0" w:space="0" w:color="auto"/>
            <w:left w:val="none" w:sz="0" w:space="0" w:color="auto"/>
            <w:bottom w:val="none" w:sz="0" w:space="0" w:color="auto"/>
            <w:right w:val="none" w:sz="0" w:space="0" w:color="auto"/>
          </w:divBdr>
        </w:div>
        <w:div w:id="231473223">
          <w:marLeft w:val="640"/>
          <w:marRight w:val="0"/>
          <w:marTop w:val="0"/>
          <w:marBottom w:val="0"/>
          <w:divBdr>
            <w:top w:val="none" w:sz="0" w:space="0" w:color="auto"/>
            <w:left w:val="none" w:sz="0" w:space="0" w:color="auto"/>
            <w:bottom w:val="none" w:sz="0" w:space="0" w:color="auto"/>
            <w:right w:val="none" w:sz="0" w:space="0" w:color="auto"/>
          </w:divBdr>
        </w:div>
      </w:divsChild>
    </w:div>
    <w:div w:id="382146656">
      <w:bodyDiv w:val="1"/>
      <w:marLeft w:val="0"/>
      <w:marRight w:val="0"/>
      <w:marTop w:val="0"/>
      <w:marBottom w:val="0"/>
      <w:divBdr>
        <w:top w:val="none" w:sz="0" w:space="0" w:color="auto"/>
        <w:left w:val="none" w:sz="0" w:space="0" w:color="auto"/>
        <w:bottom w:val="none" w:sz="0" w:space="0" w:color="auto"/>
        <w:right w:val="none" w:sz="0" w:space="0" w:color="auto"/>
      </w:divBdr>
    </w:div>
    <w:div w:id="382560090">
      <w:bodyDiv w:val="1"/>
      <w:marLeft w:val="0"/>
      <w:marRight w:val="0"/>
      <w:marTop w:val="0"/>
      <w:marBottom w:val="0"/>
      <w:divBdr>
        <w:top w:val="none" w:sz="0" w:space="0" w:color="auto"/>
        <w:left w:val="none" w:sz="0" w:space="0" w:color="auto"/>
        <w:bottom w:val="none" w:sz="0" w:space="0" w:color="auto"/>
        <w:right w:val="none" w:sz="0" w:space="0" w:color="auto"/>
      </w:divBdr>
    </w:div>
    <w:div w:id="395930489">
      <w:bodyDiv w:val="1"/>
      <w:marLeft w:val="0"/>
      <w:marRight w:val="0"/>
      <w:marTop w:val="0"/>
      <w:marBottom w:val="0"/>
      <w:divBdr>
        <w:top w:val="none" w:sz="0" w:space="0" w:color="auto"/>
        <w:left w:val="none" w:sz="0" w:space="0" w:color="auto"/>
        <w:bottom w:val="none" w:sz="0" w:space="0" w:color="auto"/>
        <w:right w:val="none" w:sz="0" w:space="0" w:color="auto"/>
      </w:divBdr>
    </w:div>
    <w:div w:id="402534352">
      <w:bodyDiv w:val="1"/>
      <w:marLeft w:val="0"/>
      <w:marRight w:val="0"/>
      <w:marTop w:val="0"/>
      <w:marBottom w:val="0"/>
      <w:divBdr>
        <w:top w:val="none" w:sz="0" w:space="0" w:color="auto"/>
        <w:left w:val="none" w:sz="0" w:space="0" w:color="auto"/>
        <w:bottom w:val="none" w:sz="0" w:space="0" w:color="auto"/>
        <w:right w:val="none" w:sz="0" w:space="0" w:color="auto"/>
      </w:divBdr>
    </w:div>
    <w:div w:id="409470184">
      <w:bodyDiv w:val="1"/>
      <w:marLeft w:val="0"/>
      <w:marRight w:val="0"/>
      <w:marTop w:val="0"/>
      <w:marBottom w:val="0"/>
      <w:divBdr>
        <w:top w:val="none" w:sz="0" w:space="0" w:color="auto"/>
        <w:left w:val="none" w:sz="0" w:space="0" w:color="auto"/>
        <w:bottom w:val="none" w:sz="0" w:space="0" w:color="auto"/>
        <w:right w:val="none" w:sz="0" w:space="0" w:color="auto"/>
      </w:divBdr>
      <w:divsChild>
        <w:div w:id="476991927">
          <w:marLeft w:val="640"/>
          <w:marRight w:val="0"/>
          <w:marTop w:val="0"/>
          <w:marBottom w:val="0"/>
          <w:divBdr>
            <w:top w:val="none" w:sz="0" w:space="0" w:color="auto"/>
            <w:left w:val="none" w:sz="0" w:space="0" w:color="auto"/>
            <w:bottom w:val="none" w:sz="0" w:space="0" w:color="auto"/>
            <w:right w:val="none" w:sz="0" w:space="0" w:color="auto"/>
          </w:divBdr>
        </w:div>
        <w:div w:id="1566723694">
          <w:marLeft w:val="640"/>
          <w:marRight w:val="0"/>
          <w:marTop w:val="0"/>
          <w:marBottom w:val="0"/>
          <w:divBdr>
            <w:top w:val="none" w:sz="0" w:space="0" w:color="auto"/>
            <w:left w:val="none" w:sz="0" w:space="0" w:color="auto"/>
            <w:bottom w:val="none" w:sz="0" w:space="0" w:color="auto"/>
            <w:right w:val="none" w:sz="0" w:space="0" w:color="auto"/>
          </w:divBdr>
        </w:div>
        <w:div w:id="1865245994">
          <w:marLeft w:val="640"/>
          <w:marRight w:val="0"/>
          <w:marTop w:val="0"/>
          <w:marBottom w:val="0"/>
          <w:divBdr>
            <w:top w:val="none" w:sz="0" w:space="0" w:color="auto"/>
            <w:left w:val="none" w:sz="0" w:space="0" w:color="auto"/>
            <w:bottom w:val="none" w:sz="0" w:space="0" w:color="auto"/>
            <w:right w:val="none" w:sz="0" w:space="0" w:color="auto"/>
          </w:divBdr>
        </w:div>
        <w:div w:id="2050181462">
          <w:marLeft w:val="640"/>
          <w:marRight w:val="0"/>
          <w:marTop w:val="0"/>
          <w:marBottom w:val="0"/>
          <w:divBdr>
            <w:top w:val="none" w:sz="0" w:space="0" w:color="auto"/>
            <w:left w:val="none" w:sz="0" w:space="0" w:color="auto"/>
            <w:bottom w:val="none" w:sz="0" w:space="0" w:color="auto"/>
            <w:right w:val="none" w:sz="0" w:space="0" w:color="auto"/>
          </w:divBdr>
        </w:div>
        <w:div w:id="992292571">
          <w:marLeft w:val="640"/>
          <w:marRight w:val="0"/>
          <w:marTop w:val="0"/>
          <w:marBottom w:val="0"/>
          <w:divBdr>
            <w:top w:val="none" w:sz="0" w:space="0" w:color="auto"/>
            <w:left w:val="none" w:sz="0" w:space="0" w:color="auto"/>
            <w:bottom w:val="none" w:sz="0" w:space="0" w:color="auto"/>
            <w:right w:val="none" w:sz="0" w:space="0" w:color="auto"/>
          </w:divBdr>
        </w:div>
        <w:div w:id="2112121615">
          <w:marLeft w:val="640"/>
          <w:marRight w:val="0"/>
          <w:marTop w:val="0"/>
          <w:marBottom w:val="0"/>
          <w:divBdr>
            <w:top w:val="none" w:sz="0" w:space="0" w:color="auto"/>
            <w:left w:val="none" w:sz="0" w:space="0" w:color="auto"/>
            <w:bottom w:val="none" w:sz="0" w:space="0" w:color="auto"/>
            <w:right w:val="none" w:sz="0" w:space="0" w:color="auto"/>
          </w:divBdr>
        </w:div>
        <w:div w:id="118963833">
          <w:marLeft w:val="640"/>
          <w:marRight w:val="0"/>
          <w:marTop w:val="0"/>
          <w:marBottom w:val="0"/>
          <w:divBdr>
            <w:top w:val="none" w:sz="0" w:space="0" w:color="auto"/>
            <w:left w:val="none" w:sz="0" w:space="0" w:color="auto"/>
            <w:bottom w:val="none" w:sz="0" w:space="0" w:color="auto"/>
            <w:right w:val="none" w:sz="0" w:space="0" w:color="auto"/>
          </w:divBdr>
        </w:div>
        <w:div w:id="1421490993">
          <w:marLeft w:val="640"/>
          <w:marRight w:val="0"/>
          <w:marTop w:val="0"/>
          <w:marBottom w:val="0"/>
          <w:divBdr>
            <w:top w:val="none" w:sz="0" w:space="0" w:color="auto"/>
            <w:left w:val="none" w:sz="0" w:space="0" w:color="auto"/>
            <w:bottom w:val="none" w:sz="0" w:space="0" w:color="auto"/>
            <w:right w:val="none" w:sz="0" w:space="0" w:color="auto"/>
          </w:divBdr>
        </w:div>
        <w:div w:id="1319114240">
          <w:marLeft w:val="640"/>
          <w:marRight w:val="0"/>
          <w:marTop w:val="0"/>
          <w:marBottom w:val="0"/>
          <w:divBdr>
            <w:top w:val="none" w:sz="0" w:space="0" w:color="auto"/>
            <w:left w:val="none" w:sz="0" w:space="0" w:color="auto"/>
            <w:bottom w:val="none" w:sz="0" w:space="0" w:color="auto"/>
            <w:right w:val="none" w:sz="0" w:space="0" w:color="auto"/>
          </w:divBdr>
        </w:div>
        <w:div w:id="2125880499">
          <w:marLeft w:val="640"/>
          <w:marRight w:val="0"/>
          <w:marTop w:val="0"/>
          <w:marBottom w:val="0"/>
          <w:divBdr>
            <w:top w:val="none" w:sz="0" w:space="0" w:color="auto"/>
            <w:left w:val="none" w:sz="0" w:space="0" w:color="auto"/>
            <w:bottom w:val="none" w:sz="0" w:space="0" w:color="auto"/>
            <w:right w:val="none" w:sz="0" w:space="0" w:color="auto"/>
          </w:divBdr>
        </w:div>
        <w:div w:id="1925071431">
          <w:marLeft w:val="640"/>
          <w:marRight w:val="0"/>
          <w:marTop w:val="0"/>
          <w:marBottom w:val="0"/>
          <w:divBdr>
            <w:top w:val="none" w:sz="0" w:space="0" w:color="auto"/>
            <w:left w:val="none" w:sz="0" w:space="0" w:color="auto"/>
            <w:bottom w:val="none" w:sz="0" w:space="0" w:color="auto"/>
            <w:right w:val="none" w:sz="0" w:space="0" w:color="auto"/>
          </w:divBdr>
        </w:div>
        <w:div w:id="1619991927">
          <w:marLeft w:val="640"/>
          <w:marRight w:val="0"/>
          <w:marTop w:val="0"/>
          <w:marBottom w:val="0"/>
          <w:divBdr>
            <w:top w:val="none" w:sz="0" w:space="0" w:color="auto"/>
            <w:left w:val="none" w:sz="0" w:space="0" w:color="auto"/>
            <w:bottom w:val="none" w:sz="0" w:space="0" w:color="auto"/>
            <w:right w:val="none" w:sz="0" w:space="0" w:color="auto"/>
          </w:divBdr>
        </w:div>
        <w:div w:id="1447310437">
          <w:marLeft w:val="640"/>
          <w:marRight w:val="0"/>
          <w:marTop w:val="0"/>
          <w:marBottom w:val="0"/>
          <w:divBdr>
            <w:top w:val="none" w:sz="0" w:space="0" w:color="auto"/>
            <w:left w:val="none" w:sz="0" w:space="0" w:color="auto"/>
            <w:bottom w:val="none" w:sz="0" w:space="0" w:color="auto"/>
            <w:right w:val="none" w:sz="0" w:space="0" w:color="auto"/>
          </w:divBdr>
        </w:div>
        <w:div w:id="720446114">
          <w:marLeft w:val="640"/>
          <w:marRight w:val="0"/>
          <w:marTop w:val="0"/>
          <w:marBottom w:val="0"/>
          <w:divBdr>
            <w:top w:val="none" w:sz="0" w:space="0" w:color="auto"/>
            <w:left w:val="none" w:sz="0" w:space="0" w:color="auto"/>
            <w:bottom w:val="none" w:sz="0" w:space="0" w:color="auto"/>
            <w:right w:val="none" w:sz="0" w:space="0" w:color="auto"/>
          </w:divBdr>
        </w:div>
        <w:div w:id="864752445">
          <w:marLeft w:val="640"/>
          <w:marRight w:val="0"/>
          <w:marTop w:val="0"/>
          <w:marBottom w:val="0"/>
          <w:divBdr>
            <w:top w:val="none" w:sz="0" w:space="0" w:color="auto"/>
            <w:left w:val="none" w:sz="0" w:space="0" w:color="auto"/>
            <w:bottom w:val="none" w:sz="0" w:space="0" w:color="auto"/>
            <w:right w:val="none" w:sz="0" w:space="0" w:color="auto"/>
          </w:divBdr>
        </w:div>
        <w:div w:id="2078891604">
          <w:marLeft w:val="640"/>
          <w:marRight w:val="0"/>
          <w:marTop w:val="0"/>
          <w:marBottom w:val="0"/>
          <w:divBdr>
            <w:top w:val="none" w:sz="0" w:space="0" w:color="auto"/>
            <w:left w:val="none" w:sz="0" w:space="0" w:color="auto"/>
            <w:bottom w:val="none" w:sz="0" w:space="0" w:color="auto"/>
            <w:right w:val="none" w:sz="0" w:space="0" w:color="auto"/>
          </w:divBdr>
        </w:div>
        <w:div w:id="75130284">
          <w:marLeft w:val="640"/>
          <w:marRight w:val="0"/>
          <w:marTop w:val="0"/>
          <w:marBottom w:val="0"/>
          <w:divBdr>
            <w:top w:val="none" w:sz="0" w:space="0" w:color="auto"/>
            <w:left w:val="none" w:sz="0" w:space="0" w:color="auto"/>
            <w:bottom w:val="none" w:sz="0" w:space="0" w:color="auto"/>
            <w:right w:val="none" w:sz="0" w:space="0" w:color="auto"/>
          </w:divBdr>
        </w:div>
        <w:div w:id="2139688429">
          <w:marLeft w:val="640"/>
          <w:marRight w:val="0"/>
          <w:marTop w:val="0"/>
          <w:marBottom w:val="0"/>
          <w:divBdr>
            <w:top w:val="none" w:sz="0" w:space="0" w:color="auto"/>
            <w:left w:val="none" w:sz="0" w:space="0" w:color="auto"/>
            <w:bottom w:val="none" w:sz="0" w:space="0" w:color="auto"/>
            <w:right w:val="none" w:sz="0" w:space="0" w:color="auto"/>
          </w:divBdr>
        </w:div>
      </w:divsChild>
    </w:div>
    <w:div w:id="414480006">
      <w:bodyDiv w:val="1"/>
      <w:marLeft w:val="0"/>
      <w:marRight w:val="0"/>
      <w:marTop w:val="0"/>
      <w:marBottom w:val="0"/>
      <w:divBdr>
        <w:top w:val="none" w:sz="0" w:space="0" w:color="auto"/>
        <w:left w:val="none" w:sz="0" w:space="0" w:color="auto"/>
        <w:bottom w:val="none" w:sz="0" w:space="0" w:color="auto"/>
        <w:right w:val="none" w:sz="0" w:space="0" w:color="auto"/>
      </w:divBdr>
      <w:divsChild>
        <w:div w:id="548540035">
          <w:marLeft w:val="640"/>
          <w:marRight w:val="0"/>
          <w:marTop w:val="0"/>
          <w:marBottom w:val="0"/>
          <w:divBdr>
            <w:top w:val="none" w:sz="0" w:space="0" w:color="auto"/>
            <w:left w:val="none" w:sz="0" w:space="0" w:color="auto"/>
            <w:bottom w:val="none" w:sz="0" w:space="0" w:color="auto"/>
            <w:right w:val="none" w:sz="0" w:space="0" w:color="auto"/>
          </w:divBdr>
        </w:div>
        <w:div w:id="823745135">
          <w:marLeft w:val="640"/>
          <w:marRight w:val="0"/>
          <w:marTop w:val="0"/>
          <w:marBottom w:val="0"/>
          <w:divBdr>
            <w:top w:val="none" w:sz="0" w:space="0" w:color="auto"/>
            <w:left w:val="none" w:sz="0" w:space="0" w:color="auto"/>
            <w:bottom w:val="none" w:sz="0" w:space="0" w:color="auto"/>
            <w:right w:val="none" w:sz="0" w:space="0" w:color="auto"/>
          </w:divBdr>
        </w:div>
        <w:div w:id="1686201769">
          <w:marLeft w:val="640"/>
          <w:marRight w:val="0"/>
          <w:marTop w:val="0"/>
          <w:marBottom w:val="0"/>
          <w:divBdr>
            <w:top w:val="none" w:sz="0" w:space="0" w:color="auto"/>
            <w:left w:val="none" w:sz="0" w:space="0" w:color="auto"/>
            <w:bottom w:val="none" w:sz="0" w:space="0" w:color="auto"/>
            <w:right w:val="none" w:sz="0" w:space="0" w:color="auto"/>
          </w:divBdr>
        </w:div>
        <w:div w:id="1484854724">
          <w:marLeft w:val="640"/>
          <w:marRight w:val="0"/>
          <w:marTop w:val="0"/>
          <w:marBottom w:val="0"/>
          <w:divBdr>
            <w:top w:val="none" w:sz="0" w:space="0" w:color="auto"/>
            <w:left w:val="none" w:sz="0" w:space="0" w:color="auto"/>
            <w:bottom w:val="none" w:sz="0" w:space="0" w:color="auto"/>
            <w:right w:val="none" w:sz="0" w:space="0" w:color="auto"/>
          </w:divBdr>
        </w:div>
        <w:div w:id="1940137597">
          <w:marLeft w:val="640"/>
          <w:marRight w:val="0"/>
          <w:marTop w:val="0"/>
          <w:marBottom w:val="0"/>
          <w:divBdr>
            <w:top w:val="none" w:sz="0" w:space="0" w:color="auto"/>
            <w:left w:val="none" w:sz="0" w:space="0" w:color="auto"/>
            <w:bottom w:val="none" w:sz="0" w:space="0" w:color="auto"/>
            <w:right w:val="none" w:sz="0" w:space="0" w:color="auto"/>
          </w:divBdr>
        </w:div>
        <w:div w:id="1402409014">
          <w:marLeft w:val="640"/>
          <w:marRight w:val="0"/>
          <w:marTop w:val="0"/>
          <w:marBottom w:val="0"/>
          <w:divBdr>
            <w:top w:val="none" w:sz="0" w:space="0" w:color="auto"/>
            <w:left w:val="none" w:sz="0" w:space="0" w:color="auto"/>
            <w:bottom w:val="none" w:sz="0" w:space="0" w:color="auto"/>
            <w:right w:val="none" w:sz="0" w:space="0" w:color="auto"/>
          </w:divBdr>
        </w:div>
        <w:div w:id="1338770748">
          <w:marLeft w:val="640"/>
          <w:marRight w:val="0"/>
          <w:marTop w:val="0"/>
          <w:marBottom w:val="0"/>
          <w:divBdr>
            <w:top w:val="none" w:sz="0" w:space="0" w:color="auto"/>
            <w:left w:val="none" w:sz="0" w:space="0" w:color="auto"/>
            <w:bottom w:val="none" w:sz="0" w:space="0" w:color="auto"/>
            <w:right w:val="none" w:sz="0" w:space="0" w:color="auto"/>
          </w:divBdr>
        </w:div>
        <w:div w:id="986738601">
          <w:marLeft w:val="640"/>
          <w:marRight w:val="0"/>
          <w:marTop w:val="0"/>
          <w:marBottom w:val="0"/>
          <w:divBdr>
            <w:top w:val="none" w:sz="0" w:space="0" w:color="auto"/>
            <w:left w:val="none" w:sz="0" w:space="0" w:color="auto"/>
            <w:bottom w:val="none" w:sz="0" w:space="0" w:color="auto"/>
            <w:right w:val="none" w:sz="0" w:space="0" w:color="auto"/>
          </w:divBdr>
        </w:div>
        <w:div w:id="481195503">
          <w:marLeft w:val="640"/>
          <w:marRight w:val="0"/>
          <w:marTop w:val="0"/>
          <w:marBottom w:val="0"/>
          <w:divBdr>
            <w:top w:val="none" w:sz="0" w:space="0" w:color="auto"/>
            <w:left w:val="none" w:sz="0" w:space="0" w:color="auto"/>
            <w:bottom w:val="none" w:sz="0" w:space="0" w:color="auto"/>
            <w:right w:val="none" w:sz="0" w:space="0" w:color="auto"/>
          </w:divBdr>
        </w:div>
        <w:div w:id="1986275156">
          <w:marLeft w:val="640"/>
          <w:marRight w:val="0"/>
          <w:marTop w:val="0"/>
          <w:marBottom w:val="0"/>
          <w:divBdr>
            <w:top w:val="none" w:sz="0" w:space="0" w:color="auto"/>
            <w:left w:val="none" w:sz="0" w:space="0" w:color="auto"/>
            <w:bottom w:val="none" w:sz="0" w:space="0" w:color="auto"/>
            <w:right w:val="none" w:sz="0" w:space="0" w:color="auto"/>
          </w:divBdr>
        </w:div>
        <w:div w:id="2111537142">
          <w:marLeft w:val="640"/>
          <w:marRight w:val="0"/>
          <w:marTop w:val="0"/>
          <w:marBottom w:val="0"/>
          <w:divBdr>
            <w:top w:val="none" w:sz="0" w:space="0" w:color="auto"/>
            <w:left w:val="none" w:sz="0" w:space="0" w:color="auto"/>
            <w:bottom w:val="none" w:sz="0" w:space="0" w:color="auto"/>
            <w:right w:val="none" w:sz="0" w:space="0" w:color="auto"/>
          </w:divBdr>
        </w:div>
        <w:div w:id="1984456964">
          <w:marLeft w:val="640"/>
          <w:marRight w:val="0"/>
          <w:marTop w:val="0"/>
          <w:marBottom w:val="0"/>
          <w:divBdr>
            <w:top w:val="none" w:sz="0" w:space="0" w:color="auto"/>
            <w:left w:val="none" w:sz="0" w:space="0" w:color="auto"/>
            <w:bottom w:val="none" w:sz="0" w:space="0" w:color="auto"/>
            <w:right w:val="none" w:sz="0" w:space="0" w:color="auto"/>
          </w:divBdr>
        </w:div>
        <w:div w:id="1690571127">
          <w:marLeft w:val="640"/>
          <w:marRight w:val="0"/>
          <w:marTop w:val="0"/>
          <w:marBottom w:val="0"/>
          <w:divBdr>
            <w:top w:val="none" w:sz="0" w:space="0" w:color="auto"/>
            <w:left w:val="none" w:sz="0" w:space="0" w:color="auto"/>
            <w:bottom w:val="none" w:sz="0" w:space="0" w:color="auto"/>
            <w:right w:val="none" w:sz="0" w:space="0" w:color="auto"/>
          </w:divBdr>
        </w:div>
        <w:div w:id="971865134">
          <w:marLeft w:val="640"/>
          <w:marRight w:val="0"/>
          <w:marTop w:val="0"/>
          <w:marBottom w:val="0"/>
          <w:divBdr>
            <w:top w:val="none" w:sz="0" w:space="0" w:color="auto"/>
            <w:left w:val="none" w:sz="0" w:space="0" w:color="auto"/>
            <w:bottom w:val="none" w:sz="0" w:space="0" w:color="auto"/>
            <w:right w:val="none" w:sz="0" w:space="0" w:color="auto"/>
          </w:divBdr>
        </w:div>
        <w:div w:id="1139611918">
          <w:marLeft w:val="640"/>
          <w:marRight w:val="0"/>
          <w:marTop w:val="0"/>
          <w:marBottom w:val="0"/>
          <w:divBdr>
            <w:top w:val="none" w:sz="0" w:space="0" w:color="auto"/>
            <w:left w:val="none" w:sz="0" w:space="0" w:color="auto"/>
            <w:bottom w:val="none" w:sz="0" w:space="0" w:color="auto"/>
            <w:right w:val="none" w:sz="0" w:space="0" w:color="auto"/>
          </w:divBdr>
        </w:div>
        <w:div w:id="2119711629">
          <w:marLeft w:val="640"/>
          <w:marRight w:val="0"/>
          <w:marTop w:val="0"/>
          <w:marBottom w:val="0"/>
          <w:divBdr>
            <w:top w:val="none" w:sz="0" w:space="0" w:color="auto"/>
            <w:left w:val="none" w:sz="0" w:space="0" w:color="auto"/>
            <w:bottom w:val="none" w:sz="0" w:space="0" w:color="auto"/>
            <w:right w:val="none" w:sz="0" w:space="0" w:color="auto"/>
          </w:divBdr>
        </w:div>
        <w:div w:id="576475201">
          <w:marLeft w:val="640"/>
          <w:marRight w:val="0"/>
          <w:marTop w:val="0"/>
          <w:marBottom w:val="0"/>
          <w:divBdr>
            <w:top w:val="none" w:sz="0" w:space="0" w:color="auto"/>
            <w:left w:val="none" w:sz="0" w:space="0" w:color="auto"/>
            <w:bottom w:val="none" w:sz="0" w:space="0" w:color="auto"/>
            <w:right w:val="none" w:sz="0" w:space="0" w:color="auto"/>
          </w:divBdr>
        </w:div>
        <w:div w:id="1577591594">
          <w:marLeft w:val="640"/>
          <w:marRight w:val="0"/>
          <w:marTop w:val="0"/>
          <w:marBottom w:val="0"/>
          <w:divBdr>
            <w:top w:val="none" w:sz="0" w:space="0" w:color="auto"/>
            <w:left w:val="none" w:sz="0" w:space="0" w:color="auto"/>
            <w:bottom w:val="none" w:sz="0" w:space="0" w:color="auto"/>
            <w:right w:val="none" w:sz="0" w:space="0" w:color="auto"/>
          </w:divBdr>
        </w:div>
        <w:div w:id="1474174632">
          <w:marLeft w:val="640"/>
          <w:marRight w:val="0"/>
          <w:marTop w:val="0"/>
          <w:marBottom w:val="0"/>
          <w:divBdr>
            <w:top w:val="none" w:sz="0" w:space="0" w:color="auto"/>
            <w:left w:val="none" w:sz="0" w:space="0" w:color="auto"/>
            <w:bottom w:val="none" w:sz="0" w:space="0" w:color="auto"/>
            <w:right w:val="none" w:sz="0" w:space="0" w:color="auto"/>
          </w:divBdr>
        </w:div>
        <w:div w:id="99683791">
          <w:marLeft w:val="640"/>
          <w:marRight w:val="0"/>
          <w:marTop w:val="0"/>
          <w:marBottom w:val="0"/>
          <w:divBdr>
            <w:top w:val="none" w:sz="0" w:space="0" w:color="auto"/>
            <w:left w:val="none" w:sz="0" w:space="0" w:color="auto"/>
            <w:bottom w:val="none" w:sz="0" w:space="0" w:color="auto"/>
            <w:right w:val="none" w:sz="0" w:space="0" w:color="auto"/>
          </w:divBdr>
        </w:div>
        <w:div w:id="1169255774">
          <w:marLeft w:val="640"/>
          <w:marRight w:val="0"/>
          <w:marTop w:val="0"/>
          <w:marBottom w:val="0"/>
          <w:divBdr>
            <w:top w:val="none" w:sz="0" w:space="0" w:color="auto"/>
            <w:left w:val="none" w:sz="0" w:space="0" w:color="auto"/>
            <w:bottom w:val="none" w:sz="0" w:space="0" w:color="auto"/>
            <w:right w:val="none" w:sz="0" w:space="0" w:color="auto"/>
          </w:divBdr>
        </w:div>
        <w:div w:id="2010864118">
          <w:marLeft w:val="640"/>
          <w:marRight w:val="0"/>
          <w:marTop w:val="0"/>
          <w:marBottom w:val="0"/>
          <w:divBdr>
            <w:top w:val="none" w:sz="0" w:space="0" w:color="auto"/>
            <w:left w:val="none" w:sz="0" w:space="0" w:color="auto"/>
            <w:bottom w:val="none" w:sz="0" w:space="0" w:color="auto"/>
            <w:right w:val="none" w:sz="0" w:space="0" w:color="auto"/>
          </w:divBdr>
        </w:div>
        <w:div w:id="519708260">
          <w:marLeft w:val="640"/>
          <w:marRight w:val="0"/>
          <w:marTop w:val="0"/>
          <w:marBottom w:val="0"/>
          <w:divBdr>
            <w:top w:val="none" w:sz="0" w:space="0" w:color="auto"/>
            <w:left w:val="none" w:sz="0" w:space="0" w:color="auto"/>
            <w:bottom w:val="none" w:sz="0" w:space="0" w:color="auto"/>
            <w:right w:val="none" w:sz="0" w:space="0" w:color="auto"/>
          </w:divBdr>
        </w:div>
        <w:div w:id="1836921604">
          <w:marLeft w:val="640"/>
          <w:marRight w:val="0"/>
          <w:marTop w:val="0"/>
          <w:marBottom w:val="0"/>
          <w:divBdr>
            <w:top w:val="none" w:sz="0" w:space="0" w:color="auto"/>
            <w:left w:val="none" w:sz="0" w:space="0" w:color="auto"/>
            <w:bottom w:val="none" w:sz="0" w:space="0" w:color="auto"/>
            <w:right w:val="none" w:sz="0" w:space="0" w:color="auto"/>
          </w:divBdr>
        </w:div>
        <w:div w:id="460347318">
          <w:marLeft w:val="640"/>
          <w:marRight w:val="0"/>
          <w:marTop w:val="0"/>
          <w:marBottom w:val="0"/>
          <w:divBdr>
            <w:top w:val="none" w:sz="0" w:space="0" w:color="auto"/>
            <w:left w:val="none" w:sz="0" w:space="0" w:color="auto"/>
            <w:bottom w:val="none" w:sz="0" w:space="0" w:color="auto"/>
            <w:right w:val="none" w:sz="0" w:space="0" w:color="auto"/>
          </w:divBdr>
        </w:div>
        <w:div w:id="54134970">
          <w:marLeft w:val="640"/>
          <w:marRight w:val="0"/>
          <w:marTop w:val="0"/>
          <w:marBottom w:val="0"/>
          <w:divBdr>
            <w:top w:val="none" w:sz="0" w:space="0" w:color="auto"/>
            <w:left w:val="none" w:sz="0" w:space="0" w:color="auto"/>
            <w:bottom w:val="none" w:sz="0" w:space="0" w:color="auto"/>
            <w:right w:val="none" w:sz="0" w:space="0" w:color="auto"/>
          </w:divBdr>
        </w:div>
        <w:div w:id="2098937478">
          <w:marLeft w:val="640"/>
          <w:marRight w:val="0"/>
          <w:marTop w:val="0"/>
          <w:marBottom w:val="0"/>
          <w:divBdr>
            <w:top w:val="none" w:sz="0" w:space="0" w:color="auto"/>
            <w:left w:val="none" w:sz="0" w:space="0" w:color="auto"/>
            <w:bottom w:val="none" w:sz="0" w:space="0" w:color="auto"/>
            <w:right w:val="none" w:sz="0" w:space="0" w:color="auto"/>
          </w:divBdr>
        </w:div>
        <w:div w:id="1181313669">
          <w:marLeft w:val="640"/>
          <w:marRight w:val="0"/>
          <w:marTop w:val="0"/>
          <w:marBottom w:val="0"/>
          <w:divBdr>
            <w:top w:val="none" w:sz="0" w:space="0" w:color="auto"/>
            <w:left w:val="none" w:sz="0" w:space="0" w:color="auto"/>
            <w:bottom w:val="none" w:sz="0" w:space="0" w:color="auto"/>
            <w:right w:val="none" w:sz="0" w:space="0" w:color="auto"/>
          </w:divBdr>
        </w:div>
        <w:div w:id="943457715">
          <w:marLeft w:val="640"/>
          <w:marRight w:val="0"/>
          <w:marTop w:val="0"/>
          <w:marBottom w:val="0"/>
          <w:divBdr>
            <w:top w:val="none" w:sz="0" w:space="0" w:color="auto"/>
            <w:left w:val="none" w:sz="0" w:space="0" w:color="auto"/>
            <w:bottom w:val="none" w:sz="0" w:space="0" w:color="auto"/>
            <w:right w:val="none" w:sz="0" w:space="0" w:color="auto"/>
          </w:divBdr>
        </w:div>
        <w:div w:id="1462000252">
          <w:marLeft w:val="640"/>
          <w:marRight w:val="0"/>
          <w:marTop w:val="0"/>
          <w:marBottom w:val="0"/>
          <w:divBdr>
            <w:top w:val="none" w:sz="0" w:space="0" w:color="auto"/>
            <w:left w:val="none" w:sz="0" w:space="0" w:color="auto"/>
            <w:bottom w:val="none" w:sz="0" w:space="0" w:color="auto"/>
            <w:right w:val="none" w:sz="0" w:space="0" w:color="auto"/>
          </w:divBdr>
        </w:div>
        <w:div w:id="1789817373">
          <w:marLeft w:val="640"/>
          <w:marRight w:val="0"/>
          <w:marTop w:val="0"/>
          <w:marBottom w:val="0"/>
          <w:divBdr>
            <w:top w:val="none" w:sz="0" w:space="0" w:color="auto"/>
            <w:left w:val="none" w:sz="0" w:space="0" w:color="auto"/>
            <w:bottom w:val="none" w:sz="0" w:space="0" w:color="auto"/>
            <w:right w:val="none" w:sz="0" w:space="0" w:color="auto"/>
          </w:divBdr>
        </w:div>
        <w:div w:id="1264531800">
          <w:marLeft w:val="640"/>
          <w:marRight w:val="0"/>
          <w:marTop w:val="0"/>
          <w:marBottom w:val="0"/>
          <w:divBdr>
            <w:top w:val="none" w:sz="0" w:space="0" w:color="auto"/>
            <w:left w:val="none" w:sz="0" w:space="0" w:color="auto"/>
            <w:bottom w:val="none" w:sz="0" w:space="0" w:color="auto"/>
            <w:right w:val="none" w:sz="0" w:space="0" w:color="auto"/>
          </w:divBdr>
        </w:div>
        <w:div w:id="210770199">
          <w:marLeft w:val="640"/>
          <w:marRight w:val="0"/>
          <w:marTop w:val="0"/>
          <w:marBottom w:val="0"/>
          <w:divBdr>
            <w:top w:val="none" w:sz="0" w:space="0" w:color="auto"/>
            <w:left w:val="none" w:sz="0" w:space="0" w:color="auto"/>
            <w:bottom w:val="none" w:sz="0" w:space="0" w:color="auto"/>
            <w:right w:val="none" w:sz="0" w:space="0" w:color="auto"/>
          </w:divBdr>
        </w:div>
        <w:div w:id="1636250937">
          <w:marLeft w:val="640"/>
          <w:marRight w:val="0"/>
          <w:marTop w:val="0"/>
          <w:marBottom w:val="0"/>
          <w:divBdr>
            <w:top w:val="none" w:sz="0" w:space="0" w:color="auto"/>
            <w:left w:val="none" w:sz="0" w:space="0" w:color="auto"/>
            <w:bottom w:val="none" w:sz="0" w:space="0" w:color="auto"/>
            <w:right w:val="none" w:sz="0" w:space="0" w:color="auto"/>
          </w:divBdr>
        </w:div>
      </w:divsChild>
    </w:div>
    <w:div w:id="417681623">
      <w:bodyDiv w:val="1"/>
      <w:marLeft w:val="0"/>
      <w:marRight w:val="0"/>
      <w:marTop w:val="0"/>
      <w:marBottom w:val="0"/>
      <w:divBdr>
        <w:top w:val="none" w:sz="0" w:space="0" w:color="auto"/>
        <w:left w:val="none" w:sz="0" w:space="0" w:color="auto"/>
        <w:bottom w:val="none" w:sz="0" w:space="0" w:color="auto"/>
        <w:right w:val="none" w:sz="0" w:space="0" w:color="auto"/>
      </w:divBdr>
    </w:div>
    <w:div w:id="418674864">
      <w:bodyDiv w:val="1"/>
      <w:marLeft w:val="0"/>
      <w:marRight w:val="0"/>
      <w:marTop w:val="0"/>
      <w:marBottom w:val="0"/>
      <w:divBdr>
        <w:top w:val="none" w:sz="0" w:space="0" w:color="auto"/>
        <w:left w:val="none" w:sz="0" w:space="0" w:color="auto"/>
        <w:bottom w:val="none" w:sz="0" w:space="0" w:color="auto"/>
        <w:right w:val="none" w:sz="0" w:space="0" w:color="auto"/>
      </w:divBdr>
      <w:divsChild>
        <w:div w:id="299311049">
          <w:marLeft w:val="640"/>
          <w:marRight w:val="0"/>
          <w:marTop w:val="0"/>
          <w:marBottom w:val="0"/>
          <w:divBdr>
            <w:top w:val="none" w:sz="0" w:space="0" w:color="auto"/>
            <w:left w:val="none" w:sz="0" w:space="0" w:color="auto"/>
            <w:bottom w:val="none" w:sz="0" w:space="0" w:color="auto"/>
            <w:right w:val="none" w:sz="0" w:space="0" w:color="auto"/>
          </w:divBdr>
        </w:div>
        <w:div w:id="1360356393">
          <w:marLeft w:val="640"/>
          <w:marRight w:val="0"/>
          <w:marTop w:val="0"/>
          <w:marBottom w:val="0"/>
          <w:divBdr>
            <w:top w:val="none" w:sz="0" w:space="0" w:color="auto"/>
            <w:left w:val="none" w:sz="0" w:space="0" w:color="auto"/>
            <w:bottom w:val="none" w:sz="0" w:space="0" w:color="auto"/>
            <w:right w:val="none" w:sz="0" w:space="0" w:color="auto"/>
          </w:divBdr>
        </w:div>
        <w:div w:id="1658535538">
          <w:marLeft w:val="640"/>
          <w:marRight w:val="0"/>
          <w:marTop w:val="0"/>
          <w:marBottom w:val="0"/>
          <w:divBdr>
            <w:top w:val="none" w:sz="0" w:space="0" w:color="auto"/>
            <w:left w:val="none" w:sz="0" w:space="0" w:color="auto"/>
            <w:bottom w:val="none" w:sz="0" w:space="0" w:color="auto"/>
            <w:right w:val="none" w:sz="0" w:space="0" w:color="auto"/>
          </w:divBdr>
        </w:div>
        <w:div w:id="890729653">
          <w:marLeft w:val="640"/>
          <w:marRight w:val="0"/>
          <w:marTop w:val="0"/>
          <w:marBottom w:val="0"/>
          <w:divBdr>
            <w:top w:val="none" w:sz="0" w:space="0" w:color="auto"/>
            <w:left w:val="none" w:sz="0" w:space="0" w:color="auto"/>
            <w:bottom w:val="none" w:sz="0" w:space="0" w:color="auto"/>
            <w:right w:val="none" w:sz="0" w:space="0" w:color="auto"/>
          </w:divBdr>
        </w:div>
        <w:div w:id="950935840">
          <w:marLeft w:val="640"/>
          <w:marRight w:val="0"/>
          <w:marTop w:val="0"/>
          <w:marBottom w:val="0"/>
          <w:divBdr>
            <w:top w:val="none" w:sz="0" w:space="0" w:color="auto"/>
            <w:left w:val="none" w:sz="0" w:space="0" w:color="auto"/>
            <w:bottom w:val="none" w:sz="0" w:space="0" w:color="auto"/>
            <w:right w:val="none" w:sz="0" w:space="0" w:color="auto"/>
          </w:divBdr>
        </w:div>
        <w:div w:id="873274540">
          <w:marLeft w:val="640"/>
          <w:marRight w:val="0"/>
          <w:marTop w:val="0"/>
          <w:marBottom w:val="0"/>
          <w:divBdr>
            <w:top w:val="none" w:sz="0" w:space="0" w:color="auto"/>
            <w:left w:val="none" w:sz="0" w:space="0" w:color="auto"/>
            <w:bottom w:val="none" w:sz="0" w:space="0" w:color="auto"/>
            <w:right w:val="none" w:sz="0" w:space="0" w:color="auto"/>
          </w:divBdr>
        </w:div>
        <w:div w:id="1646547125">
          <w:marLeft w:val="640"/>
          <w:marRight w:val="0"/>
          <w:marTop w:val="0"/>
          <w:marBottom w:val="0"/>
          <w:divBdr>
            <w:top w:val="none" w:sz="0" w:space="0" w:color="auto"/>
            <w:left w:val="none" w:sz="0" w:space="0" w:color="auto"/>
            <w:bottom w:val="none" w:sz="0" w:space="0" w:color="auto"/>
            <w:right w:val="none" w:sz="0" w:space="0" w:color="auto"/>
          </w:divBdr>
        </w:div>
        <w:div w:id="2105370517">
          <w:marLeft w:val="640"/>
          <w:marRight w:val="0"/>
          <w:marTop w:val="0"/>
          <w:marBottom w:val="0"/>
          <w:divBdr>
            <w:top w:val="none" w:sz="0" w:space="0" w:color="auto"/>
            <w:left w:val="none" w:sz="0" w:space="0" w:color="auto"/>
            <w:bottom w:val="none" w:sz="0" w:space="0" w:color="auto"/>
            <w:right w:val="none" w:sz="0" w:space="0" w:color="auto"/>
          </w:divBdr>
        </w:div>
        <w:div w:id="5524406">
          <w:marLeft w:val="640"/>
          <w:marRight w:val="0"/>
          <w:marTop w:val="0"/>
          <w:marBottom w:val="0"/>
          <w:divBdr>
            <w:top w:val="none" w:sz="0" w:space="0" w:color="auto"/>
            <w:left w:val="none" w:sz="0" w:space="0" w:color="auto"/>
            <w:bottom w:val="none" w:sz="0" w:space="0" w:color="auto"/>
            <w:right w:val="none" w:sz="0" w:space="0" w:color="auto"/>
          </w:divBdr>
        </w:div>
        <w:div w:id="267857005">
          <w:marLeft w:val="640"/>
          <w:marRight w:val="0"/>
          <w:marTop w:val="0"/>
          <w:marBottom w:val="0"/>
          <w:divBdr>
            <w:top w:val="none" w:sz="0" w:space="0" w:color="auto"/>
            <w:left w:val="none" w:sz="0" w:space="0" w:color="auto"/>
            <w:bottom w:val="none" w:sz="0" w:space="0" w:color="auto"/>
            <w:right w:val="none" w:sz="0" w:space="0" w:color="auto"/>
          </w:divBdr>
        </w:div>
        <w:div w:id="1942453242">
          <w:marLeft w:val="640"/>
          <w:marRight w:val="0"/>
          <w:marTop w:val="0"/>
          <w:marBottom w:val="0"/>
          <w:divBdr>
            <w:top w:val="none" w:sz="0" w:space="0" w:color="auto"/>
            <w:left w:val="none" w:sz="0" w:space="0" w:color="auto"/>
            <w:bottom w:val="none" w:sz="0" w:space="0" w:color="auto"/>
            <w:right w:val="none" w:sz="0" w:space="0" w:color="auto"/>
          </w:divBdr>
        </w:div>
        <w:div w:id="1770159097">
          <w:marLeft w:val="640"/>
          <w:marRight w:val="0"/>
          <w:marTop w:val="0"/>
          <w:marBottom w:val="0"/>
          <w:divBdr>
            <w:top w:val="none" w:sz="0" w:space="0" w:color="auto"/>
            <w:left w:val="none" w:sz="0" w:space="0" w:color="auto"/>
            <w:bottom w:val="none" w:sz="0" w:space="0" w:color="auto"/>
            <w:right w:val="none" w:sz="0" w:space="0" w:color="auto"/>
          </w:divBdr>
        </w:div>
        <w:div w:id="1015033742">
          <w:marLeft w:val="640"/>
          <w:marRight w:val="0"/>
          <w:marTop w:val="0"/>
          <w:marBottom w:val="0"/>
          <w:divBdr>
            <w:top w:val="none" w:sz="0" w:space="0" w:color="auto"/>
            <w:left w:val="none" w:sz="0" w:space="0" w:color="auto"/>
            <w:bottom w:val="none" w:sz="0" w:space="0" w:color="auto"/>
            <w:right w:val="none" w:sz="0" w:space="0" w:color="auto"/>
          </w:divBdr>
        </w:div>
        <w:div w:id="1737625984">
          <w:marLeft w:val="640"/>
          <w:marRight w:val="0"/>
          <w:marTop w:val="0"/>
          <w:marBottom w:val="0"/>
          <w:divBdr>
            <w:top w:val="none" w:sz="0" w:space="0" w:color="auto"/>
            <w:left w:val="none" w:sz="0" w:space="0" w:color="auto"/>
            <w:bottom w:val="none" w:sz="0" w:space="0" w:color="auto"/>
            <w:right w:val="none" w:sz="0" w:space="0" w:color="auto"/>
          </w:divBdr>
        </w:div>
        <w:div w:id="1928884020">
          <w:marLeft w:val="640"/>
          <w:marRight w:val="0"/>
          <w:marTop w:val="0"/>
          <w:marBottom w:val="0"/>
          <w:divBdr>
            <w:top w:val="none" w:sz="0" w:space="0" w:color="auto"/>
            <w:left w:val="none" w:sz="0" w:space="0" w:color="auto"/>
            <w:bottom w:val="none" w:sz="0" w:space="0" w:color="auto"/>
            <w:right w:val="none" w:sz="0" w:space="0" w:color="auto"/>
          </w:divBdr>
        </w:div>
        <w:div w:id="573668409">
          <w:marLeft w:val="640"/>
          <w:marRight w:val="0"/>
          <w:marTop w:val="0"/>
          <w:marBottom w:val="0"/>
          <w:divBdr>
            <w:top w:val="none" w:sz="0" w:space="0" w:color="auto"/>
            <w:left w:val="none" w:sz="0" w:space="0" w:color="auto"/>
            <w:bottom w:val="none" w:sz="0" w:space="0" w:color="auto"/>
            <w:right w:val="none" w:sz="0" w:space="0" w:color="auto"/>
          </w:divBdr>
        </w:div>
        <w:div w:id="1407340066">
          <w:marLeft w:val="640"/>
          <w:marRight w:val="0"/>
          <w:marTop w:val="0"/>
          <w:marBottom w:val="0"/>
          <w:divBdr>
            <w:top w:val="none" w:sz="0" w:space="0" w:color="auto"/>
            <w:left w:val="none" w:sz="0" w:space="0" w:color="auto"/>
            <w:bottom w:val="none" w:sz="0" w:space="0" w:color="auto"/>
            <w:right w:val="none" w:sz="0" w:space="0" w:color="auto"/>
          </w:divBdr>
        </w:div>
        <w:div w:id="1888757976">
          <w:marLeft w:val="640"/>
          <w:marRight w:val="0"/>
          <w:marTop w:val="0"/>
          <w:marBottom w:val="0"/>
          <w:divBdr>
            <w:top w:val="none" w:sz="0" w:space="0" w:color="auto"/>
            <w:left w:val="none" w:sz="0" w:space="0" w:color="auto"/>
            <w:bottom w:val="none" w:sz="0" w:space="0" w:color="auto"/>
            <w:right w:val="none" w:sz="0" w:space="0" w:color="auto"/>
          </w:divBdr>
        </w:div>
        <w:div w:id="1256788863">
          <w:marLeft w:val="640"/>
          <w:marRight w:val="0"/>
          <w:marTop w:val="0"/>
          <w:marBottom w:val="0"/>
          <w:divBdr>
            <w:top w:val="none" w:sz="0" w:space="0" w:color="auto"/>
            <w:left w:val="none" w:sz="0" w:space="0" w:color="auto"/>
            <w:bottom w:val="none" w:sz="0" w:space="0" w:color="auto"/>
            <w:right w:val="none" w:sz="0" w:space="0" w:color="auto"/>
          </w:divBdr>
        </w:div>
        <w:div w:id="1835606532">
          <w:marLeft w:val="640"/>
          <w:marRight w:val="0"/>
          <w:marTop w:val="0"/>
          <w:marBottom w:val="0"/>
          <w:divBdr>
            <w:top w:val="none" w:sz="0" w:space="0" w:color="auto"/>
            <w:left w:val="none" w:sz="0" w:space="0" w:color="auto"/>
            <w:bottom w:val="none" w:sz="0" w:space="0" w:color="auto"/>
            <w:right w:val="none" w:sz="0" w:space="0" w:color="auto"/>
          </w:divBdr>
        </w:div>
        <w:div w:id="1117136891">
          <w:marLeft w:val="640"/>
          <w:marRight w:val="0"/>
          <w:marTop w:val="0"/>
          <w:marBottom w:val="0"/>
          <w:divBdr>
            <w:top w:val="none" w:sz="0" w:space="0" w:color="auto"/>
            <w:left w:val="none" w:sz="0" w:space="0" w:color="auto"/>
            <w:bottom w:val="none" w:sz="0" w:space="0" w:color="auto"/>
            <w:right w:val="none" w:sz="0" w:space="0" w:color="auto"/>
          </w:divBdr>
        </w:div>
        <w:div w:id="97067743">
          <w:marLeft w:val="640"/>
          <w:marRight w:val="0"/>
          <w:marTop w:val="0"/>
          <w:marBottom w:val="0"/>
          <w:divBdr>
            <w:top w:val="none" w:sz="0" w:space="0" w:color="auto"/>
            <w:left w:val="none" w:sz="0" w:space="0" w:color="auto"/>
            <w:bottom w:val="none" w:sz="0" w:space="0" w:color="auto"/>
            <w:right w:val="none" w:sz="0" w:space="0" w:color="auto"/>
          </w:divBdr>
        </w:div>
        <w:div w:id="1751803191">
          <w:marLeft w:val="640"/>
          <w:marRight w:val="0"/>
          <w:marTop w:val="0"/>
          <w:marBottom w:val="0"/>
          <w:divBdr>
            <w:top w:val="none" w:sz="0" w:space="0" w:color="auto"/>
            <w:left w:val="none" w:sz="0" w:space="0" w:color="auto"/>
            <w:bottom w:val="none" w:sz="0" w:space="0" w:color="auto"/>
            <w:right w:val="none" w:sz="0" w:space="0" w:color="auto"/>
          </w:divBdr>
        </w:div>
        <w:div w:id="848645280">
          <w:marLeft w:val="640"/>
          <w:marRight w:val="0"/>
          <w:marTop w:val="0"/>
          <w:marBottom w:val="0"/>
          <w:divBdr>
            <w:top w:val="none" w:sz="0" w:space="0" w:color="auto"/>
            <w:left w:val="none" w:sz="0" w:space="0" w:color="auto"/>
            <w:bottom w:val="none" w:sz="0" w:space="0" w:color="auto"/>
            <w:right w:val="none" w:sz="0" w:space="0" w:color="auto"/>
          </w:divBdr>
        </w:div>
        <w:div w:id="314575828">
          <w:marLeft w:val="640"/>
          <w:marRight w:val="0"/>
          <w:marTop w:val="0"/>
          <w:marBottom w:val="0"/>
          <w:divBdr>
            <w:top w:val="none" w:sz="0" w:space="0" w:color="auto"/>
            <w:left w:val="none" w:sz="0" w:space="0" w:color="auto"/>
            <w:bottom w:val="none" w:sz="0" w:space="0" w:color="auto"/>
            <w:right w:val="none" w:sz="0" w:space="0" w:color="auto"/>
          </w:divBdr>
        </w:div>
        <w:div w:id="697127073">
          <w:marLeft w:val="640"/>
          <w:marRight w:val="0"/>
          <w:marTop w:val="0"/>
          <w:marBottom w:val="0"/>
          <w:divBdr>
            <w:top w:val="none" w:sz="0" w:space="0" w:color="auto"/>
            <w:left w:val="none" w:sz="0" w:space="0" w:color="auto"/>
            <w:bottom w:val="none" w:sz="0" w:space="0" w:color="auto"/>
            <w:right w:val="none" w:sz="0" w:space="0" w:color="auto"/>
          </w:divBdr>
        </w:div>
        <w:div w:id="1883784178">
          <w:marLeft w:val="640"/>
          <w:marRight w:val="0"/>
          <w:marTop w:val="0"/>
          <w:marBottom w:val="0"/>
          <w:divBdr>
            <w:top w:val="none" w:sz="0" w:space="0" w:color="auto"/>
            <w:left w:val="none" w:sz="0" w:space="0" w:color="auto"/>
            <w:bottom w:val="none" w:sz="0" w:space="0" w:color="auto"/>
            <w:right w:val="none" w:sz="0" w:space="0" w:color="auto"/>
          </w:divBdr>
        </w:div>
        <w:div w:id="1490556624">
          <w:marLeft w:val="640"/>
          <w:marRight w:val="0"/>
          <w:marTop w:val="0"/>
          <w:marBottom w:val="0"/>
          <w:divBdr>
            <w:top w:val="none" w:sz="0" w:space="0" w:color="auto"/>
            <w:left w:val="none" w:sz="0" w:space="0" w:color="auto"/>
            <w:bottom w:val="none" w:sz="0" w:space="0" w:color="auto"/>
            <w:right w:val="none" w:sz="0" w:space="0" w:color="auto"/>
          </w:divBdr>
        </w:div>
        <w:div w:id="1714387046">
          <w:marLeft w:val="640"/>
          <w:marRight w:val="0"/>
          <w:marTop w:val="0"/>
          <w:marBottom w:val="0"/>
          <w:divBdr>
            <w:top w:val="none" w:sz="0" w:space="0" w:color="auto"/>
            <w:left w:val="none" w:sz="0" w:space="0" w:color="auto"/>
            <w:bottom w:val="none" w:sz="0" w:space="0" w:color="auto"/>
            <w:right w:val="none" w:sz="0" w:space="0" w:color="auto"/>
          </w:divBdr>
        </w:div>
        <w:div w:id="1565022342">
          <w:marLeft w:val="640"/>
          <w:marRight w:val="0"/>
          <w:marTop w:val="0"/>
          <w:marBottom w:val="0"/>
          <w:divBdr>
            <w:top w:val="none" w:sz="0" w:space="0" w:color="auto"/>
            <w:left w:val="none" w:sz="0" w:space="0" w:color="auto"/>
            <w:bottom w:val="none" w:sz="0" w:space="0" w:color="auto"/>
            <w:right w:val="none" w:sz="0" w:space="0" w:color="auto"/>
          </w:divBdr>
        </w:div>
        <w:div w:id="1101728202">
          <w:marLeft w:val="640"/>
          <w:marRight w:val="0"/>
          <w:marTop w:val="0"/>
          <w:marBottom w:val="0"/>
          <w:divBdr>
            <w:top w:val="none" w:sz="0" w:space="0" w:color="auto"/>
            <w:left w:val="none" w:sz="0" w:space="0" w:color="auto"/>
            <w:bottom w:val="none" w:sz="0" w:space="0" w:color="auto"/>
            <w:right w:val="none" w:sz="0" w:space="0" w:color="auto"/>
          </w:divBdr>
        </w:div>
        <w:div w:id="410081443">
          <w:marLeft w:val="640"/>
          <w:marRight w:val="0"/>
          <w:marTop w:val="0"/>
          <w:marBottom w:val="0"/>
          <w:divBdr>
            <w:top w:val="none" w:sz="0" w:space="0" w:color="auto"/>
            <w:left w:val="none" w:sz="0" w:space="0" w:color="auto"/>
            <w:bottom w:val="none" w:sz="0" w:space="0" w:color="auto"/>
            <w:right w:val="none" w:sz="0" w:space="0" w:color="auto"/>
          </w:divBdr>
        </w:div>
        <w:div w:id="653291582">
          <w:marLeft w:val="640"/>
          <w:marRight w:val="0"/>
          <w:marTop w:val="0"/>
          <w:marBottom w:val="0"/>
          <w:divBdr>
            <w:top w:val="none" w:sz="0" w:space="0" w:color="auto"/>
            <w:left w:val="none" w:sz="0" w:space="0" w:color="auto"/>
            <w:bottom w:val="none" w:sz="0" w:space="0" w:color="auto"/>
            <w:right w:val="none" w:sz="0" w:space="0" w:color="auto"/>
          </w:divBdr>
        </w:div>
        <w:div w:id="2019651143">
          <w:marLeft w:val="640"/>
          <w:marRight w:val="0"/>
          <w:marTop w:val="0"/>
          <w:marBottom w:val="0"/>
          <w:divBdr>
            <w:top w:val="none" w:sz="0" w:space="0" w:color="auto"/>
            <w:left w:val="none" w:sz="0" w:space="0" w:color="auto"/>
            <w:bottom w:val="none" w:sz="0" w:space="0" w:color="auto"/>
            <w:right w:val="none" w:sz="0" w:space="0" w:color="auto"/>
          </w:divBdr>
        </w:div>
        <w:div w:id="171604045">
          <w:marLeft w:val="640"/>
          <w:marRight w:val="0"/>
          <w:marTop w:val="0"/>
          <w:marBottom w:val="0"/>
          <w:divBdr>
            <w:top w:val="none" w:sz="0" w:space="0" w:color="auto"/>
            <w:left w:val="none" w:sz="0" w:space="0" w:color="auto"/>
            <w:bottom w:val="none" w:sz="0" w:space="0" w:color="auto"/>
            <w:right w:val="none" w:sz="0" w:space="0" w:color="auto"/>
          </w:divBdr>
        </w:div>
        <w:div w:id="887229495">
          <w:marLeft w:val="640"/>
          <w:marRight w:val="0"/>
          <w:marTop w:val="0"/>
          <w:marBottom w:val="0"/>
          <w:divBdr>
            <w:top w:val="none" w:sz="0" w:space="0" w:color="auto"/>
            <w:left w:val="none" w:sz="0" w:space="0" w:color="auto"/>
            <w:bottom w:val="none" w:sz="0" w:space="0" w:color="auto"/>
            <w:right w:val="none" w:sz="0" w:space="0" w:color="auto"/>
          </w:divBdr>
        </w:div>
        <w:div w:id="240216652">
          <w:marLeft w:val="640"/>
          <w:marRight w:val="0"/>
          <w:marTop w:val="0"/>
          <w:marBottom w:val="0"/>
          <w:divBdr>
            <w:top w:val="none" w:sz="0" w:space="0" w:color="auto"/>
            <w:left w:val="none" w:sz="0" w:space="0" w:color="auto"/>
            <w:bottom w:val="none" w:sz="0" w:space="0" w:color="auto"/>
            <w:right w:val="none" w:sz="0" w:space="0" w:color="auto"/>
          </w:divBdr>
        </w:div>
        <w:div w:id="1432318106">
          <w:marLeft w:val="640"/>
          <w:marRight w:val="0"/>
          <w:marTop w:val="0"/>
          <w:marBottom w:val="0"/>
          <w:divBdr>
            <w:top w:val="none" w:sz="0" w:space="0" w:color="auto"/>
            <w:left w:val="none" w:sz="0" w:space="0" w:color="auto"/>
            <w:bottom w:val="none" w:sz="0" w:space="0" w:color="auto"/>
            <w:right w:val="none" w:sz="0" w:space="0" w:color="auto"/>
          </w:divBdr>
        </w:div>
        <w:div w:id="926111626">
          <w:marLeft w:val="640"/>
          <w:marRight w:val="0"/>
          <w:marTop w:val="0"/>
          <w:marBottom w:val="0"/>
          <w:divBdr>
            <w:top w:val="none" w:sz="0" w:space="0" w:color="auto"/>
            <w:left w:val="none" w:sz="0" w:space="0" w:color="auto"/>
            <w:bottom w:val="none" w:sz="0" w:space="0" w:color="auto"/>
            <w:right w:val="none" w:sz="0" w:space="0" w:color="auto"/>
          </w:divBdr>
        </w:div>
        <w:div w:id="67920711">
          <w:marLeft w:val="640"/>
          <w:marRight w:val="0"/>
          <w:marTop w:val="0"/>
          <w:marBottom w:val="0"/>
          <w:divBdr>
            <w:top w:val="none" w:sz="0" w:space="0" w:color="auto"/>
            <w:left w:val="none" w:sz="0" w:space="0" w:color="auto"/>
            <w:bottom w:val="none" w:sz="0" w:space="0" w:color="auto"/>
            <w:right w:val="none" w:sz="0" w:space="0" w:color="auto"/>
          </w:divBdr>
        </w:div>
        <w:div w:id="1346514362">
          <w:marLeft w:val="640"/>
          <w:marRight w:val="0"/>
          <w:marTop w:val="0"/>
          <w:marBottom w:val="0"/>
          <w:divBdr>
            <w:top w:val="none" w:sz="0" w:space="0" w:color="auto"/>
            <w:left w:val="none" w:sz="0" w:space="0" w:color="auto"/>
            <w:bottom w:val="none" w:sz="0" w:space="0" w:color="auto"/>
            <w:right w:val="none" w:sz="0" w:space="0" w:color="auto"/>
          </w:divBdr>
        </w:div>
        <w:div w:id="546070777">
          <w:marLeft w:val="640"/>
          <w:marRight w:val="0"/>
          <w:marTop w:val="0"/>
          <w:marBottom w:val="0"/>
          <w:divBdr>
            <w:top w:val="none" w:sz="0" w:space="0" w:color="auto"/>
            <w:left w:val="none" w:sz="0" w:space="0" w:color="auto"/>
            <w:bottom w:val="none" w:sz="0" w:space="0" w:color="auto"/>
            <w:right w:val="none" w:sz="0" w:space="0" w:color="auto"/>
          </w:divBdr>
        </w:div>
        <w:div w:id="965353010">
          <w:marLeft w:val="640"/>
          <w:marRight w:val="0"/>
          <w:marTop w:val="0"/>
          <w:marBottom w:val="0"/>
          <w:divBdr>
            <w:top w:val="none" w:sz="0" w:space="0" w:color="auto"/>
            <w:left w:val="none" w:sz="0" w:space="0" w:color="auto"/>
            <w:bottom w:val="none" w:sz="0" w:space="0" w:color="auto"/>
            <w:right w:val="none" w:sz="0" w:space="0" w:color="auto"/>
          </w:divBdr>
        </w:div>
        <w:div w:id="1601136883">
          <w:marLeft w:val="640"/>
          <w:marRight w:val="0"/>
          <w:marTop w:val="0"/>
          <w:marBottom w:val="0"/>
          <w:divBdr>
            <w:top w:val="none" w:sz="0" w:space="0" w:color="auto"/>
            <w:left w:val="none" w:sz="0" w:space="0" w:color="auto"/>
            <w:bottom w:val="none" w:sz="0" w:space="0" w:color="auto"/>
            <w:right w:val="none" w:sz="0" w:space="0" w:color="auto"/>
          </w:divBdr>
        </w:div>
        <w:div w:id="1701662950">
          <w:marLeft w:val="640"/>
          <w:marRight w:val="0"/>
          <w:marTop w:val="0"/>
          <w:marBottom w:val="0"/>
          <w:divBdr>
            <w:top w:val="none" w:sz="0" w:space="0" w:color="auto"/>
            <w:left w:val="none" w:sz="0" w:space="0" w:color="auto"/>
            <w:bottom w:val="none" w:sz="0" w:space="0" w:color="auto"/>
            <w:right w:val="none" w:sz="0" w:space="0" w:color="auto"/>
          </w:divBdr>
        </w:div>
        <w:div w:id="837189464">
          <w:marLeft w:val="640"/>
          <w:marRight w:val="0"/>
          <w:marTop w:val="0"/>
          <w:marBottom w:val="0"/>
          <w:divBdr>
            <w:top w:val="none" w:sz="0" w:space="0" w:color="auto"/>
            <w:left w:val="none" w:sz="0" w:space="0" w:color="auto"/>
            <w:bottom w:val="none" w:sz="0" w:space="0" w:color="auto"/>
            <w:right w:val="none" w:sz="0" w:space="0" w:color="auto"/>
          </w:divBdr>
        </w:div>
        <w:div w:id="737946575">
          <w:marLeft w:val="640"/>
          <w:marRight w:val="0"/>
          <w:marTop w:val="0"/>
          <w:marBottom w:val="0"/>
          <w:divBdr>
            <w:top w:val="none" w:sz="0" w:space="0" w:color="auto"/>
            <w:left w:val="none" w:sz="0" w:space="0" w:color="auto"/>
            <w:bottom w:val="none" w:sz="0" w:space="0" w:color="auto"/>
            <w:right w:val="none" w:sz="0" w:space="0" w:color="auto"/>
          </w:divBdr>
        </w:div>
        <w:div w:id="116535839">
          <w:marLeft w:val="640"/>
          <w:marRight w:val="0"/>
          <w:marTop w:val="0"/>
          <w:marBottom w:val="0"/>
          <w:divBdr>
            <w:top w:val="none" w:sz="0" w:space="0" w:color="auto"/>
            <w:left w:val="none" w:sz="0" w:space="0" w:color="auto"/>
            <w:bottom w:val="none" w:sz="0" w:space="0" w:color="auto"/>
            <w:right w:val="none" w:sz="0" w:space="0" w:color="auto"/>
          </w:divBdr>
        </w:div>
        <w:div w:id="242422109">
          <w:marLeft w:val="640"/>
          <w:marRight w:val="0"/>
          <w:marTop w:val="0"/>
          <w:marBottom w:val="0"/>
          <w:divBdr>
            <w:top w:val="none" w:sz="0" w:space="0" w:color="auto"/>
            <w:left w:val="none" w:sz="0" w:space="0" w:color="auto"/>
            <w:bottom w:val="none" w:sz="0" w:space="0" w:color="auto"/>
            <w:right w:val="none" w:sz="0" w:space="0" w:color="auto"/>
          </w:divBdr>
        </w:div>
        <w:div w:id="1290084270">
          <w:marLeft w:val="640"/>
          <w:marRight w:val="0"/>
          <w:marTop w:val="0"/>
          <w:marBottom w:val="0"/>
          <w:divBdr>
            <w:top w:val="none" w:sz="0" w:space="0" w:color="auto"/>
            <w:left w:val="none" w:sz="0" w:space="0" w:color="auto"/>
            <w:bottom w:val="none" w:sz="0" w:space="0" w:color="auto"/>
            <w:right w:val="none" w:sz="0" w:space="0" w:color="auto"/>
          </w:divBdr>
        </w:div>
        <w:div w:id="1421759423">
          <w:marLeft w:val="640"/>
          <w:marRight w:val="0"/>
          <w:marTop w:val="0"/>
          <w:marBottom w:val="0"/>
          <w:divBdr>
            <w:top w:val="none" w:sz="0" w:space="0" w:color="auto"/>
            <w:left w:val="none" w:sz="0" w:space="0" w:color="auto"/>
            <w:bottom w:val="none" w:sz="0" w:space="0" w:color="auto"/>
            <w:right w:val="none" w:sz="0" w:space="0" w:color="auto"/>
          </w:divBdr>
        </w:div>
        <w:div w:id="14962430">
          <w:marLeft w:val="640"/>
          <w:marRight w:val="0"/>
          <w:marTop w:val="0"/>
          <w:marBottom w:val="0"/>
          <w:divBdr>
            <w:top w:val="none" w:sz="0" w:space="0" w:color="auto"/>
            <w:left w:val="none" w:sz="0" w:space="0" w:color="auto"/>
            <w:bottom w:val="none" w:sz="0" w:space="0" w:color="auto"/>
            <w:right w:val="none" w:sz="0" w:space="0" w:color="auto"/>
          </w:divBdr>
        </w:div>
        <w:div w:id="1890530164">
          <w:marLeft w:val="640"/>
          <w:marRight w:val="0"/>
          <w:marTop w:val="0"/>
          <w:marBottom w:val="0"/>
          <w:divBdr>
            <w:top w:val="none" w:sz="0" w:space="0" w:color="auto"/>
            <w:left w:val="none" w:sz="0" w:space="0" w:color="auto"/>
            <w:bottom w:val="none" w:sz="0" w:space="0" w:color="auto"/>
            <w:right w:val="none" w:sz="0" w:space="0" w:color="auto"/>
          </w:divBdr>
        </w:div>
        <w:div w:id="1878933428">
          <w:marLeft w:val="640"/>
          <w:marRight w:val="0"/>
          <w:marTop w:val="0"/>
          <w:marBottom w:val="0"/>
          <w:divBdr>
            <w:top w:val="none" w:sz="0" w:space="0" w:color="auto"/>
            <w:left w:val="none" w:sz="0" w:space="0" w:color="auto"/>
            <w:bottom w:val="none" w:sz="0" w:space="0" w:color="auto"/>
            <w:right w:val="none" w:sz="0" w:space="0" w:color="auto"/>
          </w:divBdr>
        </w:div>
        <w:div w:id="1422139807">
          <w:marLeft w:val="640"/>
          <w:marRight w:val="0"/>
          <w:marTop w:val="0"/>
          <w:marBottom w:val="0"/>
          <w:divBdr>
            <w:top w:val="none" w:sz="0" w:space="0" w:color="auto"/>
            <w:left w:val="none" w:sz="0" w:space="0" w:color="auto"/>
            <w:bottom w:val="none" w:sz="0" w:space="0" w:color="auto"/>
            <w:right w:val="none" w:sz="0" w:space="0" w:color="auto"/>
          </w:divBdr>
        </w:div>
        <w:div w:id="665673299">
          <w:marLeft w:val="640"/>
          <w:marRight w:val="0"/>
          <w:marTop w:val="0"/>
          <w:marBottom w:val="0"/>
          <w:divBdr>
            <w:top w:val="none" w:sz="0" w:space="0" w:color="auto"/>
            <w:left w:val="none" w:sz="0" w:space="0" w:color="auto"/>
            <w:bottom w:val="none" w:sz="0" w:space="0" w:color="auto"/>
            <w:right w:val="none" w:sz="0" w:space="0" w:color="auto"/>
          </w:divBdr>
        </w:div>
        <w:div w:id="610942492">
          <w:marLeft w:val="640"/>
          <w:marRight w:val="0"/>
          <w:marTop w:val="0"/>
          <w:marBottom w:val="0"/>
          <w:divBdr>
            <w:top w:val="none" w:sz="0" w:space="0" w:color="auto"/>
            <w:left w:val="none" w:sz="0" w:space="0" w:color="auto"/>
            <w:bottom w:val="none" w:sz="0" w:space="0" w:color="auto"/>
            <w:right w:val="none" w:sz="0" w:space="0" w:color="auto"/>
          </w:divBdr>
        </w:div>
        <w:div w:id="1840466893">
          <w:marLeft w:val="640"/>
          <w:marRight w:val="0"/>
          <w:marTop w:val="0"/>
          <w:marBottom w:val="0"/>
          <w:divBdr>
            <w:top w:val="none" w:sz="0" w:space="0" w:color="auto"/>
            <w:left w:val="none" w:sz="0" w:space="0" w:color="auto"/>
            <w:bottom w:val="none" w:sz="0" w:space="0" w:color="auto"/>
            <w:right w:val="none" w:sz="0" w:space="0" w:color="auto"/>
          </w:divBdr>
        </w:div>
      </w:divsChild>
    </w:div>
    <w:div w:id="419840646">
      <w:bodyDiv w:val="1"/>
      <w:marLeft w:val="0"/>
      <w:marRight w:val="0"/>
      <w:marTop w:val="0"/>
      <w:marBottom w:val="0"/>
      <w:divBdr>
        <w:top w:val="none" w:sz="0" w:space="0" w:color="auto"/>
        <w:left w:val="none" w:sz="0" w:space="0" w:color="auto"/>
        <w:bottom w:val="none" w:sz="0" w:space="0" w:color="auto"/>
        <w:right w:val="none" w:sz="0" w:space="0" w:color="auto"/>
      </w:divBdr>
    </w:div>
    <w:div w:id="427502627">
      <w:bodyDiv w:val="1"/>
      <w:marLeft w:val="0"/>
      <w:marRight w:val="0"/>
      <w:marTop w:val="0"/>
      <w:marBottom w:val="0"/>
      <w:divBdr>
        <w:top w:val="none" w:sz="0" w:space="0" w:color="auto"/>
        <w:left w:val="none" w:sz="0" w:space="0" w:color="auto"/>
        <w:bottom w:val="none" w:sz="0" w:space="0" w:color="auto"/>
        <w:right w:val="none" w:sz="0" w:space="0" w:color="auto"/>
      </w:divBdr>
      <w:divsChild>
        <w:div w:id="1291128875">
          <w:marLeft w:val="640"/>
          <w:marRight w:val="0"/>
          <w:marTop w:val="0"/>
          <w:marBottom w:val="0"/>
          <w:divBdr>
            <w:top w:val="none" w:sz="0" w:space="0" w:color="auto"/>
            <w:left w:val="none" w:sz="0" w:space="0" w:color="auto"/>
            <w:bottom w:val="none" w:sz="0" w:space="0" w:color="auto"/>
            <w:right w:val="none" w:sz="0" w:space="0" w:color="auto"/>
          </w:divBdr>
        </w:div>
        <w:div w:id="1861968722">
          <w:marLeft w:val="640"/>
          <w:marRight w:val="0"/>
          <w:marTop w:val="0"/>
          <w:marBottom w:val="0"/>
          <w:divBdr>
            <w:top w:val="none" w:sz="0" w:space="0" w:color="auto"/>
            <w:left w:val="none" w:sz="0" w:space="0" w:color="auto"/>
            <w:bottom w:val="none" w:sz="0" w:space="0" w:color="auto"/>
            <w:right w:val="none" w:sz="0" w:space="0" w:color="auto"/>
          </w:divBdr>
        </w:div>
        <w:div w:id="1438788739">
          <w:marLeft w:val="640"/>
          <w:marRight w:val="0"/>
          <w:marTop w:val="0"/>
          <w:marBottom w:val="0"/>
          <w:divBdr>
            <w:top w:val="none" w:sz="0" w:space="0" w:color="auto"/>
            <w:left w:val="none" w:sz="0" w:space="0" w:color="auto"/>
            <w:bottom w:val="none" w:sz="0" w:space="0" w:color="auto"/>
            <w:right w:val="none" w:sz="0" w:space="0" w:color="auto"/>
          </w:divBdr>
        </w:div>
        <w:div w:id="360208765">
          <w:marLeft w:val="640"/>
          <w:marRight w:val="0"/>
          <w:marTop w:val="0"/>
          <w:marBottom w:val="0"/>
          <w:divBdr>
            <w:top w:val="none" w:sz="0" w:space="0" w:color="auto"/>
            <w:left w:val="none" w:sz="0" w:space="0" w:color="auto"/>
            <w:bottom w:val="none" w:sz="0" w:space="0" w:color="auto"/>
            <w:right w:val="none" w:sz="0" w:space="0" w:color="auto"/>
          </w:divBdr>
        </w:div>
        <w:div w:id="1109351651">
          <w:marLeft w:val="640"/>
          <w:marRight w:val="0"/>
          <w:marTop w:val="0"/>
          <w:marBottom w:val="0"/>
          <w:divBdr>
            <w:top w:val="none" w:sz="0" w:space="0" w:color="auto"/>
            <w:left w:val="none" w:sz="0" w:space="0" w:color="auto"/>
            <w:bottom w:val="none" w:sz="0" w:space="0" w:color="auto"/>
            <w:right w:val="none" w:sz="0" w:space="0" w:color="auto"/>
          </w:divBdr>
        </w:div>
        <w:div w:id="1426346217">
          <w:marLeft w:val="640"/>
          <w:marRight w:val="0"/>
          <w:marTop w:val="0"/>
          <w:marBottom w:val="0"/>
          <w:divBdr>
            <w:top w:val="none" w:sz="0" w:space="0" w:color="auto"/>
            <w:left w:val="none" w:sz="0" w:space="0" w:color="auto"/>
            <w:bottom w:val="none" w:sz="0" w:space="0" w:color="auto"/>
            <w:right w:val="none" w:sz="0" w:space="0" w:color="auto"/>
          </w:divBdr>
        </w:div>
        <w:div w:id="566571055">
          <w:marLeft w:val="640"/>
          <w:marRight w:val="0"/>
          <w:marTop w:val="0"/>
          <w:marBottom w:val="0"/>
          <w:divBdr>
            <w:top w:val="none" w:sz="0" w:space="0" w:color="auto"/>
            <w:left w:val="none" w:sz="0" w:space="0" w:color="auto"/>
            <w:bottom w:val="none" w:sz="0" w:space="0" w:color="auto"/>
            <w:right w:val="none" w:sz="0" w:space="0" w:color="auto"/>
          </w:divBdr>
        </w:div>
        <w:div w:id="391739430">
          <w:marLeft w:val="640"/>
          <w:marRight w:val="0"/>
          <w:marTop w:val="0"/>
          <w:marBottom w:val="0"/>
          <w:divBdr>
            <w:top w:val="none" w:sz="0" w:space="0" w:color="auto"/>
            <w:left w:val="none" w:sz="0" w:space="0" w:color="auto"/>
            <w:bottom w:val="none" w:sz="0" w:space="0" w:color="auto"/>
            <w:right w:val="none" w:sz="0" w:space="0" w:color="auto"/>
          </w:divBdr>
        </w:div>
        <w:div w:id="877085401">
          <w:marLeft w:val="640"/>
          <w:marRight w:val="0"/>
          <w:marTop w:val="0"/>
          <w:marBottom w:val="0"/>
          <w:divBdr>
            <w:top w:val="none" w:sz="0" w:space="0" w:color="auto"/>
            <w:left w:val="none" w:sz="0" w:space="0" w:color="auto"/>
            <w:bottom w:val="none" w:sz="0" w:space="0" w:color="auto"/>
            <w:right w:val="none" w:sz="0" w:space="0" w:color="auto"/>
          </w:divBdr>
        </w:div>
        <w:div w:id="1562641964">
          <w:marLeft w:val="640"/>
          <w:marRight w:val="0"/>
          <w:marTop w:val="0"/>
          <w:marBottom w:val="0"/>
          <w:divBdr>
            <w:top w:val="none" w:sz="0" w:space="0" w:color="auto"/>
            <w:left w:val="none" w:sz="0" w:space="0" w:color="auto"/>
            <w:bottom w:val="none" w:sz="0" w:space="0" w:color="auto"/>
            <w:right w:val="none" w:sz="0" w:space="0" w:color="auto"/>
          </w:divBdr>
        </w:div>
        <w:div w:id="1730958672">
          <w:marLeft w:val="640"/>
          <w:marRight w:val="0"/>
          <w:marTop w:val="0"/>
          <w:marBottom w:val="0"/>
          <w:divBdr>
            <w:top w:val="none" w:sz="0" w:space="0" w:color="auto"/>
            <w:left w:val="none" w:sz="0" w:space="0" w:color="auto"/>
            <w:bottom w:val="none" w:sz="0" w:space="0" w:color="auto"/>
            <w:right w:val="none" w:sz="0" w:space="0" w:color="auto"/>
          </w:divBdr>
        </w:div>
        <w:div w:id="1006595211">
          <w:marLeft w:val="640"/>
          <w:marRight w:val="0"/>
          <w:marTop w:val="0"/>
          <w:marBottom w:val="0"/>
          <w:divBdr>
            <w:top w:val="none" w:sz="0" w:space="0" w:color="auto"/>
            <w:left w:val="none" w:sz="0" w:space="0" w:color="auto"/>
            <w:bottom w:val="none" w:sz="0" w:space="0" w:color="auto"/>
            <w:right w:val="none" w:sz="0" w:space="0" w:color="auto"/>
          </w:divBdr>
        </w:div>
        <w:div w:id="1056783014">
          <w:marLeft w:val="640"/>
          <w:marRight w:val="0"/>
          <w:marTop w:val="0"/>
          <w:marBottom w:val="0"/>
          <w:divBdr>
            <w:top w:val="none" w:sz="0" w:space="0" w:color="auto"/>
            <w:left w:val="none" w:sz="0" w:space="0" w:color="auto"/>
            <w:bottom w:val="none" w:sz="0" w:space="0" w:color="auto"/>
            <w:right w:val="none" w:sz="0" w:space="0" w:color="auto"/>
          </w:divBdr>
        </w:div>
        <w:div w:id="1761220098">
          <w:marLeft w:val="640"/>
          <w:marRight w:val="0"/>
          <w:marTop w:val="0"/>
          <w:marBottom w:val="0"/>
          <w:divBdr>
            <w:top w:val="none" w:sz="0" w:space="0" w:color="auto"/>
            <w:left w:val="none" w:sz="0" w:space="0" w:color="auto"/>
            <w:bottom w:val="none" w:sz="0" w:space="0" w:color="auto"/>
            <w:right w:val="none" w:sz="0" w:space="0" w:color="auto"/>
          </w:divBdr>
        </w:div>
        <w:div w:id="954367772">
          <w:marLeft w:val="640"/>
          <w:marRight w:val="0"/>
          <w:marTop w:val="0"/>
          <w:marBottom w:val="0"/>
          <w:divBdr>
            <w:top w:val="none" w:sz="0" w:space="0" w:color="auto"/>
            <w:left w:val="none" w:sz="0" w:space="0" w:color="auto"/>
            <w:bottom w:val="none" w:sz="0" w:space="0" w:color="auto"/>
            <w:right w:val="none" w:sz="0" w:space="0" w:color="auto"/>
          </w:divBdr>
        </w:div>
        <w:div w:id="1001280708">
          <w:marLeft w:val="640"/>
          <w:marRight w:val="0"/>
          <w:marTop w:val="0"/>
          <w:marBottom w:val="0"/>
          <w:divBdr>
            <w:top w:val="none" w:sz="0" w:space="0" w:color="auto"/>
            <w:left w:val="none" w:sz="0" w:space="0" w:color="auto"/>
            <w:bottom w:val="none" w:sz="0" w:space="0" w:color="auto"/>
            <w:right w:val="none" w:sz="0" w:space="0" w:color="auto"/>
          </w:divBdr>
        </w:div>
        <w:div w:id="437876246">
          <w:marLeft w:val="640"/>
          <w:marRight w:val="0"/>
          <w:marTop w:val="0"/>
          <w:marBottom w:val="0"/>
          <w:divBdr>
            <w:top w:val="none" w:sz="0" w:space="0" w:color="auto"/>
            <w:left w:val="none" w:sz="0" w:space="0" w:color="auto"/>
            <w:bottom w:val="none" w:sz="0" w:space="0" w:color="auto"/>
            <w:right w:val="none" w:sz="0" w:space="0" w:color="auto"/>
          </w:divBdr>
        </w:div>
        <w:div w:id="893391407">
          <w:marLeft w:val="640"/>
          <w:marRight w:val="0"/>
          <w:marTop w:val="0"/>
          <w:marBottom w:val="0"/>
          <w:divBdr>
            <w:top w:val="none" w:sz="0" w:space="0" w:color="auto"/>
            <w:left w:val="none" w:sz="0" w:space="0" w:color="auto"/>
            <w:bottom w:val="none" w:sz="0" w:space="0" w:color="auto"/>
            <w:right w:val="none" w:sz="0" w:space="0" w:color="auto"/>
          </w:divBdr>
        </w:div>
        <w:div w:id="2083411256">
          <w:marLeft w:val="640"/>
          <w:marRight w:val="0"/>
          <w:marTop w:val="0"/>
          <w:marBottom w:val="0"/>
          <w:divBdr>
            <w:top w:val="none" w:sz="0" w:space="0" w:color="auto"/>
            <w:left w:val="none" w:sz="0" w:space="0" w:color="auto"/>
            <w:bottom w:val="none" w:sz="0" w:space="0" w:color="auto"/>
            <w:right w:val="none" w:sz="0" w:space="0" w:color="auto"/>
          </w:divBdr>
        </w:div>
      </w:divsChild>
    </w:div>
    <w:div w:id="427627068">
      <w:bodyDiv w:val="1"/>
      <w:marLeft w:val="0"/>
      <w:marRight w:val="0"/>
      <w:marTop w:val="0"/>
      <w:marBottom w:val="0"/>
      <w:divBdr>
        <w:top w:val="none" w:sz="0" w:space="0" w:color="auto"/>
        <w:left w:val="none" w:sz="0" w:space="0" w:color="auto"/>
        <w:bottom w:val="none" w:sz="0" w:space="0" w:color="auto"/>
        <w:right w:val="none" w:sz="0" w:space="0" w:color="auto"/>
      </w:divBdr>
    </w:div>
    <w:div w:id="440338487">
      <w:bodyDiv w:val="1"/>
      <w:marLeft w:val="0"/>
      <w:marRight w:val="0"/>
      <w:marTop w:val="0"/>
      <w:marBottom w:val="0"/>
      <w:divBdr>
        <w:top w:val="none" w:sz="0" w:space="0" w:color="auto"/>
        <w:left w:val="none" w:sz="0" w:space="0" w:color="auto"/>
        <w:bottom w:val="none" w:sz="0" w:space="0" w:color="auto"/>
        <w:right w:val="none" w:sz="0" w:space="0" w:color="auto"/>
      </w:divBdr>
    </w:div>
    <w:div w:id="443693775">
      <w:bodyDiv w:val="1"/>
      <w:marLeft w:val="0"/>
      <w:marRight w:val="0"/>
      <w:marTop w:val="0"/>
      <w:marBottom w:val="0"/>
      <w:divBdr>
        <w:top w:val="none" w:sz="0" w:space="0" w:color="auto"/>
        <w:left w:val="none" w:sz="0" w:space="0" w:color="auto"/>
        <w:bottom w:val="none" w:sz="0" w:space="0" w:color="auto"/>
        <w:right w:val="none" w:sz="0" w:space="0" w:color="auto"/>
      </w:divBdr>
    </w:div>
    <w:div w:id="446511841">
      <w:bodyDiv w:val="1"/>
      <w:marLeft w:val="0"/>
      <w:marRight w:val="0"/>
      <w:marTop w:val="0"/>
      <w:marBottom w:val="0"/>
      <w:divBdr>
        <w:top w:val="none" w:sz="0" w:space="0" w:color="auto"/>
        <w:left w:val="none" w:sz="0" w:space="0" w:color="auto"/>
        <w:bottom w:val="none" w:sz="0" w:space="0" w:color="auto"/>
        <w:right w:val="none" w:sz="0" w:space="0" w:color="auto"/>
      </w:divBdr>
      <w:divsChild>
        <w:div w:id="517232633">
          <w:marLeft w:val="0"/>
          <w:marRight w:val="0"/>
          <w:marTop w:val="0"/>
          <w:marBottom w:val="0"/>
          <w:divBdr>
            <w:top w:val="none" w:sz="0" w:space="0" w:color="auto"/>
            <w:left w:val="none" w:sz="0" w:space="0" w:color="auto"/>
            <w:bottom w:val="none" w:sz="0" w:space="0" w:color="auto"/>
            <w:right w:val="none" w:sz="0" w:space="0" w:color="auto"/>
          </w:divBdr>
        </w:div>
        <w:div w:id="271087173">
          <w:marLeft w:val="0"/>
          <w:marRight w:val="0"/>
          <w:marTop w:val="0"/>
          <w:marBottom w:val="0"/>
          <w:divBdr>
            <w:top w:val="none" w:sz="0" w:space="0" w:color="auto"/>
            <w:left w:val="none" w:sz="0" w:space="0" w:color="auto"/>
            <w:bottom w:val="none" w:sz="0" w:space="0" w:color="auto"/>
            <w:right w:val="none" w:sz="0" w:space="0" w:color="auto"/>
          </w:divBdr>
        </w:div>
        <w:div w:id="1661427308">
          <w:marLeft w:val="0"/>
          <w:marRight w:val="0"/>
          <w:marTop w:val="0"/>
          <w:marBottom w:val="0"/>
          <w:divBdr>
            <w:top w:val="none" w:sz="0" w:space="0" w:color="auto"/>
            <w:left w:val="none" w:sz="0" w:space="0" w:color="auto"/>
            <w:bottom w:val="none" w:sz="0" w:space="0" w:color="auto"/>
            <w:right w:val="none" w:sz="0" w:space="0" w:color="auto"/>
          </w:divBdr>
        </w:div>
        <w:div w:id="10032229">
          <w:marLeft w:val="0"/>
          <w:marRight w:val="0"/>
          <w:marTop w:val="0"/>
          <w:marBottom w:val="0"/>
          <w:divBdr>
            <w:top w:val="none" w:sz="0" w:space="0" w:color="auto"/>
            <w:left w:val="none" w:sz="0" w:space="0" w:color="auto"/>
            <w:bottom w:val="none" w:sz="0" w:space="0" w:color="auto"/>
            <w:right w:val="none" w:sz="0" w:space="0" w:color="auto"/>
          </w:divBdr>
        </w:div>
        <w:div w:id="934675489">
          <w:marLeft w:val="0"/>
          <w:marRight w:val="0"/>
          <w:marTop w:val="0"/>
          <w:marBottom w:val="0"/>
          <w:divBdr>
            <w:top w:val="none" w:sz="0" w:space="0" w:color="auto"/>
            <w:left w:val="none" w:sz="0" w:space="0" w:color="auto"/>
            <w:bottom w:val="none" w:sz="0" w:space="0" w:color="auto"/>
            <w:right w:val="none" w:sz="0" w:space="0" w:color="auto"/>
          </w:divBdr>
        </w:div>
        <w:div w:id="1974673475">
          <w:marLeft w:val="0"/>
          <w:marRight w:val="0"/>
          <w:marTop w:val="0"/>
          <w:marBottom w:val="0"/>
          <w:divBdr>
            <w:top w:val="none" w:sz="0" w:space="0" w:color="auto"/>
            <w:left w:val="none" w:sz="0" w:space="0" w:color="auto"/>
            <w:bottom w:val="none" w:sz="0" w:space="0" w:color="auto"/>
            <w:right w:val="none" w:sz="0" w:space="0" w:color="auto"/>
          </w:divBdr>
        </w:div>
        <w:div w:id="801072077">
          <w:marLeft w:val="0"/>
          <w:marRight w:val="0"/>
          <w:marTop w:val="0"/>
          <w:marBottom w:val="0"/>
          <w:divBdr>
            <w:top w:val="none" w:sz="0" w:space="0" w:color="auto"/>
            <w:left w:val="none" w:sz="0" w:space="0" w:color="auto"/>
            <w:bottom w:val="none" w:sz="0" w:space="0" w:color="auto"/>
            <w:right w:val="none" w:sz="0" w:space="0" w:color="auto"/>
          </w:divBdr>
        </w:div>
        <w:div w:id="1957983283">
          <w:marLeft w:val="0"/>
          <w:marRight w:val="0"/>
          <w:marTop w:val="0"/>
          <w:marBottom w:val="0"/>
          <w:divBdr>
            <w:top w:val="none" w:sz="0" w:space="0" w:color="auto"/>
            <w:left w:val="none" w:sz="0" w:space="0" w:color="auto"/>
            <w:bottom w:val="none" w:sz="0" w:space="0" w:color="auto"/>
            <w:right w:val="none" w:sz="0" w:space="0" w:color="auto"/>
          </w:divBdr>
        </w:div>
        <w:div w:id="1613779751">
          <w:marLeft w:val="0"/>
          <w:marRight w:val="0"/>
          <w:marTop w:val="0"/>
          <w:marBottom w:val="0"/>
          <w:divBdr>
            <w:top w:val="none" w:sz="0" w:space="0" w:color="auto"/>
            <w:left w:val="none" w:sz="0" w:space="0" w:color="auto"/>
            <w:bottom w:val="none" w:sz="0" w:space="0" w:color="auto"/>
            <w:right w:val="none" w:sz="0" w:space="0" w:color="auto"/>
          </w:divBdr>
        </w:div>
        <w:div w:id="413669548">
          <w:marLeft w:val="0"/>
          <w:marRight w:val="0"/>
          <w:marTop w:val="0"/>
          <w:marBottom w:val="0"/>
          <w:divBdr>
            <w:top w:val="none" w:sz="0" w:space="0" w:color="auto"/>
            <w:left w:val="none" w:sz="0" w:space="0" w:color="auto"/>
            <w:bottom w:val="none" w:sz="0" w:space="0" w:color="auto"/>
            <w:right w:val="none" w:sz="0" w:space="0" w:color="auto"/>
          </w:divBdr>
        </w:div>
        <w:div w:id="1926498594">
          <w:marLeft w:val="0"/>
          <w:marRight w:val="0"/>
          <w:marTop w:val="0"/>
          <w:marBottom w:val="0"/>
          <w:divBdr>
            <w:top w:val="none" w:sz="0" w:space="0" w:color="auto"/>
            <w:left w:val="none" w:sz="0" w:space="0" w:color="auto"/>
            <w:bottom w:val="none" w:sz="0" w:space="0" w:color="auto"/>
            <w:right w:val="none" w:sz="0" w:space="0" w:color="auto"/>
          </w:divBdr>
        </w:div>
        <w:div w:id="434131444">
          <w:marLeft w:val="0"/>
          <w:marRight w:val="0"/>
          <w:marTop w:val="0"/>
          <w:marBottom w:val="0"/>
          <w:divBdr>
            <w:top w:val="none" w:sz="0" w:space="0" w:color="auto"/>
            <w:left w:val="none" w:sz="0" w:space="0" w:color="auto"/>
            <w:bottom w:val="none" w:sz="0" w:space="0" w:color="auto"/>
            <w:right w:val="none" w:sz="0" w:space="0" w:color="auto"/>
          </w:divBdr>
        </w:div>
        <w:div w:id="1986658345">
          <w:marLeft w:val="0"/>
          <w:marRight w:val="0"/>
          <w:marTop w:val="0"/>
          <w:marBottom w:val="0"/>
          <w:divBdr>
            <w:top w:val="none" w:sz="0" w:space="0" w:color="auto"/>
            <w:left w:val="none" w:sz="0" w:space="0" w:color="auto"/>
            <w:bottom w:val="none" w:sz="0" w:space="0" w:color="auto"/>
            <w:right w:val="none" w:sz="0" w:space="0" w:color="auto"/>
          </w:divBdr>
        </w:div>
        <w:div w:id="1598054670">
          <w:marLeft w:val="0"/>
          <w:marRight w:val="0"/>
          <w:marTop w:val="0"/>
          <w:marBottom w:val="0"/>
          <w:divBdr>
            <w:top w:val="none" w:sz="0" w:space="0" w:color="auto"/>
            <w:left w:val="none" w:sz="0" w:space="0" w:color="auto"/>
            <w:bottom w:val="none" w:sz="0" w:space="0" w:color="auto"/>
            <w:right w:val="none" w:sz="0" w:space="0" w:color="auto"/>
          </w:divBdr>
        </w:div>
        <w:div w:id="939066808">
          <w:marLeft w:val="0"/>
          <w:marRight w:val="0"/>
          <w:marTop w:val="0"/>
          <w:marBottom w:val="0"/>
          <w:divBdr>
            <w:top w:val="none" w:sz="0" w:space="0" w:color="auto"/>
            <w:left w:val="none" w:sz="0" w:space="0" w:color="auto"/>
            <w:bottom w:val="none" w:sz="0" w:space="0" w:color="auto"/>
            <w:right w:val="none" w:sz="0" w:space="0" w:color="auto"/>
          </w:divBdr>
        </w:div>
      </w:divsChild>
    </w:div>
    <w:div w:id="446774473">
      <w:bodyDiv w:val="1"/>
      <w:marLeft w:val="0"/>
      <w:marRight w:val="0"/>
      <w:marTop w:val="0"/>
      <w:marBottom w:val="0"/>
      <w:divBdr>
        <w:top w:val="none" w:sz="0" w:space="0" w:color="auto"/>
        <w:left w:val="none" w:sz="0" w:space="0" w:color="auto"/>
        <w:bottom w:val="none" w:sz="0" w:space="0" w:color="auto"/>
        <w:right w:val="none" w:sz="0" w:space="0" w:color="auto"/>
      </w:divBdr>
    </w:div>
    <w:div w:id="451364850">
      <w:bodyDiv w:val="1"/>
      <w:marLeft w:val="0"/>
      <w:marRight w:val="0"/>
      <w:marTop w:val="0"/>
      <w:marBottom w:val="0"/>
      <w:divBdr>
        <w:top w:val="none" w:sz="0" w:space="0" w:color="auto"/>
        <w:left w:val="none" w:sz="0" w:space="0" w:color="auto"/>
        <w:bottom w:val="none" w:sz="0" w:space="0" w:color="auto"/>
        <w:right w:val="none" w:sz="0" w:space="0" w:color="auto"/>
      </w:divBdr>
      <w:divsChild>
        <w:div w:id="352264161">
          <w:marLeft w:val="640"/>
          <w:marRight w:val="0"/>
          <w:marTop w:val="0"/>
          <w:marBottom w:val="0"/>
          <w:divBdr>
            <w:top w:val="none" w:sz="0" w:space="0" w:color="auto"/>
            <w:left w:val="none" w:sz="0" w:space="0" w:color="auto"/>
            <w:bottom w:val="none" w:sz="0" w:space="0" w:color="auto"/>
            <w:right w:val="none" w:sz="0" w:space="0" w:color="auto"/>
          </w:divBdr>
        </w:div>
        <w:div w:id="1806267710">
          <w:marLeft w:val="640"/>
          <w:marRight w:val="0"/>
          <w:marTop w:val="0"/>
          <w:marBottom w:val="0"/>
          <w:divBdr>
            <w:top w:val="none" w:sz="0" w:space="0" w:color="auto"/>
            <w:left w:val="none" w:sz="0" w:space="0" w:color="auto"/>
            <w:bottom w:val="none" w:sz="0" w:space="0" w:color="auto"/>
            <w:right w:val="none" w:sz="0" w:space="0" w:color="auto"/>
          </w:divBdr>
        </w:div>
        <w:div w:id="60833515">
          <w:marLeft w:val="640"/>
          <w:marRight w:val="0"/>
          <w:marTop w:val="0"/>
          <w:marBottom w:val="0"/>
          <w:divBdr>
            <w:top w:val="none" w:sz="0" w:space="0" w:color="auto"/>
            <w:left w:val="none" w:sz="0" w:space="0" w:color="auto"/>
            <w:bottom w:val="none" w:sz="0" w:space="0" w:color="auto"/>
            <w:right w:val="none" w:sz="0" w:space="0" w:color="auto"/>
          </w:divBdr>
        </w:div>
        <w:div w:id="1603341672">
          <w:marLeft w:val="640"/>
          <w:marRight w:val="0"/>
          <w:marTop w:val="0"/>
          <w:marBottom w:val="0"/>
          <w:divBdr>
            <w:top w:val="none" w:sz="0" w:space="0" w:color="auto"/>
            <w:left w:val="none" w:sz="0" w:space="0" w:color="auto"/>
            <w:bottom w:val="none" w:sz="0" w:space="0" w:color="auto"/>
            <w:right w:val="none" w:sz="0" w:space="0" w:color="auto"/>
          </w:divBdr>
        </w:div>
        <w:div w:id="1495414210">
          <w:marLeft w:val="640"/>
          <w:marRight w:val="0"/>
          <w:marTop w:val="0"/>
          <w:marBottom w:val="0"/>
          <w:divBdr>
            <w:top w:val="none" w:sz="0" w:space="0" w:color="auto"/>
            <w:left w:val="none" w:sz="0" w:space="0" w:color="auto"/>
            <w:bottom w:val="none" w:sz="0" w:space="0" w:color="auto"/>
            <w:right w:val="none" w:sz="0" w:space="0" w:color="auto"/>
          </w:divBdr>
        </w:div>
        <w:div w:id="1271426567">
          <w:marLeft w:val="640"/>
          <w:marRight w:val="0"/>
          <w:marTop w:val="0"/>
          <w:marBottom w:val="0"/>
          <w:divBdr>
            <w:top w:val="none" w:sz="0" w:space="0" w:color="auto"/>
            <w:left w:val="none" w:sz="0" w:space="0" w:color="auto"/>
            <w:bottom w:val="none" w:sz="0" w:space="0" w:color="auto"/>
            <w:right w:val="none" w:sz="0" w:space="0" w:color="auto"/>
          </w:divBdr>
        </w:div>
        <w:div w:id="287471843">
          <w:marLeft w:val="640"/>
          <w:marRight w:val="0"/>
          <w:marTop w:val="0"/>
          <w:marBottom w:val="0"/>
          <w:divBdr>
            <w:top w:val="none" w:sz="0" w:space="0" w:color="auto"/>
            <w:left w:val="none" w:sz="0" w:space="0" w:color="auto"/>
            <w:bottom w:val="none" w:sz="0" w:space="0" w:color="auto"/>
            <w:right w:val="none" w:sz="0" w:space="0" w:color="auto"/>
          </w:divBdr>
        </w:div>
        <w:div w:id="1152598877">
          <w:marLeft w:val="640"/>
          <w:marRight w:val="0"/>
          <w:marTop w:val="0"/>
          <w:marBottom w:val="0"/>
          <w:divBdr>
            <w:top w:val="none" w:sz="0" w:space="0" w:color="auto"/>
            <w:left w:val="none" w:sz="0" w:space="0" w:color="auto"/>
            <w:bottom w:val="none" w:sz="0" w:space="0" w:color="auto"/>
            <w:right w:val="none" w:sz="0" w:space="0" w:color="auto"/>
          </w:divBdr>
        </w:div>
        <w:div w:id="1941137840">
          <w:marLeft w:val="640"/>
          <w:marRight w:val="0"/>
          <w:marTop w:val="0"/>
          <w:marBottom w:val="0"/>
          <w:divBdr>
            <w:top w:val="none" w:sz="0" w:space="0" w:color="auto"/>
            <w:left w:val="none" w:sz="0" w:space="0" w:color="auto"/>
            <w:bottom w:val="none" w:sz="0" w:space="0" w:color="auto"/>
            <w:right w:val="none" w:sz="0" w:space="0" w:color="auto"/>
          </w:divBdr>
        </w:div>
        <w:div w:id="2057656779">
          <w:marLeft w:val="640"/>
          <w:marRight w:val="0"/>
          <w:marTop w:val="0"/>
          <w:marBottom w:val="0"/>
          <w:divBdr>
            <w:top w:val="none" w:sz="0" w:space="0" w:color="auto"/>
            <w:left w:val="none" w:sz="0" w:space="0" w:color="auto"/>
            <w:bottom w:val="none" w:sz="0" w:space="0" w:color="auto"/>
            <w:right w:val="none" w:sz="0" w:space="0" w:color="auto"/>
          </w:divBdr>
        </w:div>
        <w:div w:id="37555783">
          <w:marLeft w:val="640"/>
          <w:marRight w:val="0"/>
          <w:marTop w:val="0"/>
          <w:marBottom w:val="0"/>
          <w:divBdr>
            <w:top w:val="none" w:sz="0" w:space="0" w:color="auto"/>
            <w:left w:val="none" w:sz="0" w:space="0" w:color="auto"/>
            <w:bottom w:val="none" w:sz="0" w:space="0" w:color="auto"/>
            <w:right w:val="none" w:sz="0" w:space="0" w:color="auto"/>
          </w:divBdr>
        </w:div>
        <w:div w:id="1786070671">
          <w:marLeft w:val="640"/>
          <w:marRight w:val="0"/>
          <w:marTop w:val="0"/>
          <w:marBottom w:val="0"/>
          <w:divBdr>
            <w:top w:val="none" w:sz="0" w:space="0" w:color="auto"/>
            <w:left w:val="none" w:sz="0" w:space="0" w:color="auto"/>
            <w:bottom w:val="none" w:sz="0" w:space="0" w:color="auto"/>
            <w:right w:val="none" w:sz="0" w:space="0" w:color="auto"/>
          </w:divBdr>
        </w:div>
        <w:div w:id="2058815700">
          <w:marLeft w:val="640"/>
          <w:marRight w:val="0"/>
          <w:marTop w:val="0"/>
          <w:marBottom w:val="0"/>
          <w:divBdr>
            <w:top w:val="none" w:sz="0" w:space="0" w:color="auto"/>
            <w:left w:val="none" w:sz="0" w:space="0" w:color="auto"/>
            <w:bottom w:val="none" w:sz="0" w:space="0" w:color="auto"/>
            <w:right w:val="none" w:sz="0" w:space="0" w:color="auto"/>
          </w:divBdr>
        </w:div>
        <w:div w:id="81414607">
          <w:marLeft w:val="640"/>
          <w:marRight w:val="0"/>
          <w:marTop w:val="0"/>
          <w:marBottom w:val="0"/>
          <w:divBdr>
            <w:top w:val="none" w:sz="0" w:space="0" w:color="auto"/>
            <w:left w:val="none" w:sz="0" w:space="0" w:color="auto"/>
            <w:bottom w:val="none" w:sz="0" w:space="0" w:color="auto"/>
            <w:right w:val="none" w:sz="0" w:space="0" w:color="auto"/>
          </w:divBdr>
        </w:div>
        <w:div w:id="1992367937">
          <w:marLeft w:val="640"/>
          <w:marRight w:val="0"/>
          <w:marTop w:val="0"/>
          <w:marBottom w:val="0"/>
          <w:divBdr>
            <w:top w:val="none" w:sz="0" w:space="0" w:color="auto"/>
            <w:left w:val="none" w:sz="0" w:space="0" w:color="auto"/>
            <w:bottom w:val="none" w:sz="0" w:space="0" w:color="auto"/>
            <w:right w:val="none" w:sz="0" w:space="0" w:color="auto"/>
          </w:divBdr>
        </w:div>
        <w:div w:id="1217283017">
          <w:marLeft w:val="640"/>
          <w:marRight w:val="0"/>
          <w:marTop w:val="0"/>
          <w:marBottom w:val="0"/>
          <w:divBdr>
            <w:top w:val="none" w:sz="0" w:space="0" w:color="auto"/>
            <w:left w:val="none" w:sz="0" w:space="0" w:color="auto"/>
            <w:bottom w:val="none" w:sz="0" w:space="0" w:color="auto"/>
            <w:right w:val="none" w:sz="0" w:space="0" w:color="auto"/>
          </w:divBdr>
        </w:div>
        <w:div w:id="1256598724">
          <w:marLeft w:val="640"/>
          <w:marRight w:val="0"/>
          <w:marTop w:val="0"/>
          <w:marBottom w:val="0"/>
          <w:divBdr>
            <w:top w:val="none" w:sz="0" w:space="0" w:color="auto"/>
            <w:left w:val="none" w:sz="0" w:space="0" w:color="auto"/>
            <w:bottom w:val="none" w:sz="0" w:space="0" w:color="auto"/>
            <w:right w:val="none" w:sz="0" w:space="0" w:color="auto"/>
          </w:divBdr>
        </w:div>
        <w:div w:id="1356496124">
          <w:marLeft w:val="640"/>
          <w:marRight w:val="0"/>
          <w:marTop w:val="0"/>
          <w:marBottom w:val="0"/>
          <w:divBdr>
            <w:top w:val="none" w:sz="0" w:space="0" w:color="auto"/>
            <w:left w:val="none" w:sz="0" w:space="0" w:color="auto"/>
            <w:bottom w:val="none" w:sz="0" w:space="0" w:color="auto"/>
            <w:right w:val="none" w:sz="0" w:space="0" w:color="auto"/>
          </w:divBdr>
        </w:div>
        <w:div w:id="281036478">
          <w:marLeft w:val="640"/>
          <w:marRight w:val="0"/>
          <w:marTop w:val="0"/>
          <w:marBottom w:val="0"/>
          <w:divBdr>
            <w:top w:val="none" w:sz="0" w:space="0" w:color="auto"/>
            <w:left w:val="none" w:sz="0" w:space="0" w:color="auto"/>
            <w:bottom w:val="none" w:sz="0" w:space="0" w:color="auto"/>
            <w:right w:val="none" w:sz="0" w:space="0" w:color="auto"/>
          </w:divBdr>
        </w:div>
        <w:div w:id="1678118445">
          <w:marLeft w:val="640"/>
          <w:marRight w:val="0"/>
          <w:marTop w:val="0"/>
          <w:marBottom w:val="0"/>
          <w:divBdr>
            <w:top w:val="none" w:sz="0" w:space="0" w:color="auto"/>
            <w:left w:val="none" w:sz="0" w:space="0" w:color="auto"/>
            <w:bottom w:val="none" w:sz="0" w:space="0" w:color="auto"/>
            <w:right w:val="none" w:sz="0" w:space="0" w:color="auto"/>
          </w:divBdr>
        </w:div>
        <w:div w:id="548297971">
          <w:marLeft w:val="640"/>
          <w:marRight w:val="0"/>
          <w:marTop w:val="0"/>
          <w:marBottom w:val="0"/>
          <w:divBdr>
            <w:top w:val="none" w:sz="0" w:space="0" w:color="auto"/>
            <w:left w:val="none" w:sz="0" w:space="0" w:color="auto"/>
            <w:bottom w:val="none" w:sz="0" w:space="0" w:color="auto"/>
            <w:right w:val="none" w:sz="0" w:space="0" w:color="auto"/>
          </w:divBdr>
        </w:div>
        <w:div w:id="859781620">
          <w:marLeft w:val="640"/>
          <w:marRight w:val="0"/>
          <w:marTop w:val="0"/>
          <w:marBottom w:val="0"/>
          <w:divBdr>
            <w:top w:val="none" w:sz="0" w:space="0" w:color="auto"/>
            <w:left w:val="none" w:sz="0" w:space="0" w:color="auto"/>
            <w:bottom w:val="none" w:sz="0" w:space="0" w:color="auto"/>
            <w:right w:val="none" w:sz="0" w:space="0" w:color="auto"/>
          </w:divBdr>
        </w:div>
        <w:div w:id="751436328">
          <w:marLeft w:val="640"/>
          <w:marRight w:val="0"/>
          <w:marTop w:val="0"/>
          <w:marBottom w:val="0"/>
          <w:divBdr>
            <w:top w:val="none" w:sz="0" w:space="0" w:color="auto"/>
            <w:left w:val="none" w:sz="0" w:space="0" w:color="auto"/>
            <w:bottom w:val="none" w:sz="0" w:space="0" w:color="auto"/>
            <w:right w:val="none" w:sz="0" w:space="0" w:color="auto"/>
          </w:divBdr>
        </w:div>
        <w:div w:id="224417224">
          <w:marLeft w:val="640"/>
          <w:marRight w:val="0"/>
          <w:marTop w:val="0"/>
          <w:marBottom w:val="0"/>
          <w:divBdr>
            <w:top w:val="none" w:sz="0" w:space="0" w:color="auto"/>
            <w:left w:val="none" w:sz="0" w:space="0" w:color="auto"/>
            <w:bottom w:val="none" w:sz="0" w:space="0" w:color="auto"/>
            <w:right w:val="none" w:sz="0" w:space="0" w:color="auto"/>
          </w:divBdr>
        </w:div>
        <w:div w:id="175968953">
          <w:marLeft w:val="640"/>
          <w:marRight w:val="0"/>
          <w:marTop w:val="0"/>
          <w:marBottom w:val="0"/>
          <w:divBdr>
            <w:top w:val="none" w:sz="0" w:space="0" w:color="auto"/>
            <w:left w:val="none" w:sz="0" w:space="0" w:color="auto"/>
            <w:bottom w:val="none" w:sz="0" w:space="0" w:color="auto"/>
            <w:right w:val="none" w:sz="0" w:space="0" w:color="auto"/>
          </w:divBdr>
        </w:div>
      </w:divsChild>
    </w:div>
    <w:div w:id="454913868">
      <w:bodyDiv w:val="1"/>
      <w:marLeft w:val="0"/>
      <w:marRight w:val="0"/>
      <w:marTop w:val="0"/>
      <w:marBottom w:val="0"/>
      <w:divBdr>
        <w:top w:val="none" w:sz="0" w:space="0" w:color="auto"/>
        <w:left w:val="none" w:sz="0" w:space="0" w:color="auto"/>
        <w:bottom w:val="none" w:sz="0" w:space="0" w:color="auto"/>
        <w:right w:val="none" w:sz="0" w:space="0" w:color="auto"/>
      </w:divBdr>
    </w:div>
    <w:div w:id="455753957">
      <w:bodyDiv w:val="1"/>
      <w:marLeft w:val="0"/>
      <w:marRight w:val="0"/>
      <w:marTop w:val="0"/>
      <w:marBottom w:val="0"/>
      <w:divBdr>
        <w:top w:val="none" w:sz="0" w:space="0" w:color="auto"/>
        <w:left w:val="none" w:sz="0" w:space="0" w:color="auto"/>
        <w:bottom w:val="none" w:sz="0" w:space="0" w:color="auto"/>
        <w:right w:val="none" w:sz="0" w:space="0" w:color="auto"/>
      </w:divBdr>
    </w:div>
    <w:div w:id="457266673">
      <w:bodyDiv w:val="1"/>
      <w:marLeft w:val="0"/>
      <w:marRight w:val="0"/>
      <w:marTop w:val="0"/>
      <w:marBottom w:val="0"/>
      <w:divBdr>
        <w:top w:val="none" w:sz="0" w:space="0" w:color="auto"/>
        <w:left w:val="none" w:sz="0" w:space="0" w:color="auto"/>
        <w:bottom w:val="none" w:sz="0" w:space="0" w:color="auto"/>
        <w:right w:val="none" w:sz="0" w:space="0" w:color="auto"/>
      </w:divBdr>
    </w:div>
    <w:div w:id="461460194">
      <w:bodyDiv w:val="1"/>
      <w:marLeft w:val="0"/>
      <w:marRight w:val="0"/>
      <w:marTop w:val="0"/>
      <w:marBottom w:val="0"/>
      <w:divBdr>
        <w:top w:val="none" w:sz="0" w:space="0" w:color="auto"/>
        <w:left w:val="none" w:sz="0" w:space="0" w:color="auto"/>
        <w:bottom w:val="none" w:sz="0" w:space="0" w:color="auto"/>
        <w:right w:val="none" w:sz="0" w:space="0" w:color="auto"/>
      </w:divBdr>
    </w:div>
    <w:div w:id="464280076">
      <w:bodyDiv w:val="1"/>
      <w:marLeft w:val="0"/>
      <w:marRight w:val="0"/>
      <w:marTop w:val="0"/>
      <w:marBottom w:val="0"/>
      <w:divBdr>
        <w:top w:val="none" w:sz="0" w:space="0" w:color="auto"/>
        <w:left w:val="none" w:sz="0" w:space="0" w:color="auto"/>
        <w:bottom w:val="none" w:sz="0" w:space="0" w:color="auto"/>
        <w:right w:val="none" w:sz="0" w:space="0" w:color="auto"/>
      </w:divBdr>
    </w:div>
    <w:div w:id="480273914">
      <w:bodyDiv w:val="1"/>
      <w:marLeft w:val="0"/>
      <w:marRight w:val="0"/>
      <w:marTop w:val="0"/>
      <w:marBottom w:val="0"/>
      <w:divBdr>
        <w:top w:val="none" w:sz="0" w:space="0" w:color="auto"/>
        <w:left w:val="none" w:sz="0" w:space="0" w:color="auto"/>
        <w:bottom w:val="none" w:sz="0" w:space="0" w:color="auto"/>
        <w:right w:val="none" w:sz="0" w:space="0" w:color="auto"/>
      </w:divBdr>
      <w:divsChild>
        <w:div w:id="1267885044">
          <w:marLeft w:val="640"/>
          <w:marRight w:val="0"/>
          <w:marTop w:val="0"/>
          <w:marBottom w:val="0"/>
          <w:divBdr>
            <w:top w:val="none" w:sz="0" w:space="0" w:color="auto"/>
            <w:left w:val="none" w:sz="0" w:space="0" w:color="auto"/>
            <w:bottom w:val="none" w:sz="0" w:space="0" w:color="auto"/>
            <w:right w:val="none" w:sz="0" w:space="0" w:color="auto"/>
          </w:divBdr>
        </w:div>
        <w:div w:id="162748202">
          <w:marLeft w:val="640"/>
          <w:marRight w:val="0"/>
          <w:marTop w:val="0"/>
          <w:marBottom w:val="0"/>
          <w:divBdr>
            <w:top w:val="none" w:sz="0" w:space="0" w:color="auto"/>
            <w:left w:val="none" w:sz="0" w:space="0" w:color="auto"/>
            <w:bottom w:val="none" w:sz="0" w:space="0" w:color="auto"/>
            <w:right w:val="none" w:sz="0" w:space="0" w:color="auto"/>
          </w:divBdr>
        </w:div>
        <w:div w:id="810750971">
          <w:marLeft w:val="640"/>
          <w:marRight w:val="0"/>
          <w:marTop w:val="0"/>
          <w:marBottom w:val="0"/>
          <w:divBdr>
            <w:top w:val="none" w:sz="0" w:space="0" w:color="auto"/>
            <w:left w:val="none" w:sz="0" w:space="0" w:color="auto"/>
            <w:bottom w:val="none" w:sz="0" w:space="0" w:color="auto"/>
            <w:right w:val="none" w:sz="0" w:space="0" w:color="auto"/>
          </w:divBdr>
        </w:div>
        <w:div w:id="1435511794">
          <w:marLeft w:val="640"/>
          <w:marRight w:val="0"/>
          <w:marTop w:val="0"/>
          <w:marBottom w:val="0"/>
          <w:divBdr>
            <w:top w:val="none" w:sz="0" w:space="0" w:color="auto"/>
            <w:left w:val="none" w:sz="0" w:space="0" w:color="auto"/>
            <w:bottom w:val="none" w:sz="0" w:space="0" w:color="auto"/>
            <w:right w:val="none" w:sz="0" w:space="0" w:color="auto"/>
          </w:divBdr>
        </w:div>
        <w:div w:id="599411000">
          <w:marLeft w:val="640"/>
          <w:marRight w:val="0"/>
          <w:marTop w:val="0"/>
          <w:marBottom w:val="0"/>
          <w:divBdr>
            <w:top w:val="none" w:sz="0" w:space="0" w:color="auto"/>
            <w:left w:val="none" w:sz="0" w:space="0" w:color="auto"/>
            <w:bottom w:val="none" w:sz="0" w:space="0" w:color="auto"/>
            <w:right w:val="none" w:sz="0" w:space="0" w:color="auto"/>
          </w:divBdr>
        </w:div>
        <w:div w:id="328144307">
          <w:marLeft w:val="640"/>
          <w:marRight w:val="0"/>
          <w:marTop w:val="0"/>
          <w:marBottom w:val="0"/>
          <w:divBdr>
            <w:top w:val="none" w:sz="0" w:space="0" w:color="auto"/>
            <w:left w:val="none" w:sz="0" w:space="0" w:color="auto"/>
            <w:bottom w:val="none" w:sz="0" w:space="0" w:color="auto"/>
            <w:right w:val="none" w:sz="0" w:space="0" w:color="auto"/>
          </w:divBdr>
        </w:div>
        <w:div w:id="6906161">
          <w:marLeft w:val="640"/>
          <w:marRight w:val="0"/>
          <w:marTop w:val="0"/>
          <w:marBottom w:val="0"/>
          <w:divBdr>
            <w:top w:val="none" w:sz="0" w:space="0" w:color="auto"/>
            <w:left w:val="none" w:sz="0" w:space="0" w:color="auto"/>
            <w:bottom w:val="none" w:sz="0" w:space="0" w:color="auto"/>
            <w:right w:val="none" w:sz="0" w:space="0" w:color="auto"/>
          </w:divBdr>
        </w:div>
        <w:div w:id="1178500136">
          <w:marLeft w:val="640"/>
          <w:marRight w:val="0"/>
          <w:marTop w:val="0"/>
          <w:marBottom w:val="0"/>
          <w:divBdr>
            <w:top w:val="none" w:sz="0" w:space="0" w:color="auto"/>
            <w:left w:val="none" w:sz="0" w:space="0" w:color="auto"/>
            <w:bottom w:val="none" w:sz="0" w:space="0" w:color="auto"/>
            <w:right w:val="none" w:sz="0" w:space="0" w:color="auto"/>
          </w:divBdr>
        </w:div>
        <w:div w:id="1589731720">
          <w:marLeft w:val="640"/>
          <w:marRight w:val="0"/>
          <w:marTop w:val="0"/>
          <w:marBottom w:val="0"/>
          <w:divBdr>
            <w:top w:val="none" w:sz="0" w:space="0" w:color="auto"/>
            <w:left w:val="none" w:sz="0" w:space="0" w:color="auto"/>
            <w:bottom w:val="none" w:sz="0" w:space="0" w:color="auto"/>
            <w:right w:val="none" w:sz="0" w:space="0" w:color="auto"/>
          </w:divBdr>
        </w:div>
        <w:div w:id="1696348770">
          <w:marLeft w:val="640"/>
          <w:marRight w:val="0"/>
          <w:marTop w:val="0"/>
          <w:marBottom w:val="0"/>
          <w:divBdr>
            <w:top w:val="none" w:sz="0" w:space="0" w:color="auto"/>
            <w:left w:val="none" w:sz="0" w:space="0" w:color="auto"/>
            <w:bottom w:val="none" w:sz="0" w:space="0" w:color="auto"/>
            <w:right w:val="none" w:sz="0" w:space="0" w:color="auto"/>
          </w:divBdr>
        </w:div>
        <w:div w:id="1429499053">
          <w:marLeft w:val="640"/>
          <w:marRight w:val="0"/>
          <w:marTop w:val="0"/>
          <w:marBottom w:val="0"/>
          <w:divBdr>
            <w:top w:val="none" w:sz="0" w:space="0" w:color="auto"/>
            <w:left w:val="none" w:sz="0" w:space="0" w:color="auto"/>
            <w:bottom w:val="none" w:sz="0" w:space="0" w:color="auto"/>
            <w:right w:val="none" w:sz="0" w:space="0" w:color="auto"/>
          </w:divBdr>
        </w:div>
        <w:div w:id="915818345">
          <w:marLeft w:val="640"/>
          <w:marRight w:val="0"/>
          <w:marTop w:val="0"/>
          <w:marBottom w:val="0"/>
          <w:divBdr>
            <w:top w:val="none" w:sz="0" w:space="0" w:color="auto"/>
            <w:left w:val="none" w:sz="0" w:space="0" w:color="auto"/>
            <w:bottom w:val="none" w:sz="0" w:space="0" w:color="auto"/>
            <w:right w:val="none" w:sz="0" w:space="0" w:color="auto"/>
          </w:divBdr>
        </w:div>
        <w:div w:id="1441487099">
          <w:marLeft w:val="640"/>
          <w:marRight w:val="0"/>
          <w:marTop w:val="0"/>
          <w:marBottom w:val="0"/>
          <w:divBdr>
            <w:top w:val="none" w:sz="0" w:space="0" w:color="auto"/>
            <w:left w:val="none" w:sz="0" w:space="0" w:color="auto"/>
            <w:bottom w:val="none" w:sz="0" w:space="0" w:color="auto"/>
            <w:right w:val="none" w:sz="0" w:space="0" w:color="auto"/>
          </w:divBdr>
        </w:div>
        <w:div w:id="823351501">
          <w:marLeft w:val="640"/>
          <w:marRight w:val="0"/>
          <w:marTop w:val="0"/>
          <w:marBottom w:val="0"/>
          <w:divBdr>
            <w:top w:val="none" w:sz="0" w:space="0" w:color="auto"/>
            <w:left w:val="none" w:sz="0" w:space="0" w:color="auto"/>
            <w:bottom w:val="none" w:sz="0" w:space="0" w:color="auto"/>
            <w:right w:val="none" w:sz="0" w:space="0" w:color="auto"/>
          </w:divBdr>
        </w:div>
        <w:div w:id="257908286">
          <w:marLeft w:val="640"/>
          <w:marRight w:val="0"/>
          <w:marTop w:val="0"/>
          <w:marBottom w:val="0"/>
          <w:divBdr>
            <w:top w:val="none" w:sz="0" w:space="0" w:color="auto"/>
            <w:left w:val="none" w:sz="0" w:space="0" w:color="auto"/>
            <w:bottom w:val="none" w:sz="0" w:space="0" w:color="auto"/>
            <w:right w:val="none" w:sz="0" w:space="0" w:color="auto"/>
          </w:divBdr>
        </w:div>
        <w:div w:id="1003121297">
          <w:marLeft w:val="640"/>
          <w:marRight w:val="0"/>
          <w:marTop w:val="0"/>
          <w:marBottom w:val="0"/>
          <w:divBdr>
            <w:top w:val="none" w:sz="0" w:space="0" w:color="auto"/>
            <w:left w:val="none" w:sz="0" w:space="0" w:color="auto"/>
            <w:bottom w:val="none" w:sz="0" w:space="0" w:color="auto"/>
            <w:right w:val="none" w:sz="0" w:space="0" w:color="auto"/>
          </w:divBdr>
        </w:div>
        <w:div w:id="242834967">
          <w:marLeft w:val="640"/>
          <w:marRight w:val="0"/>
          <w:marTop w:val="0"/>
          <w:marBottom w:val="0"/>
          <w:divBdr>
            <w:top w:val="none" w:sz="0" w:space="0" w:color="auto"/>
            <w:left w:val="none" w:sz="0" w:space="0" w:color="auto"/>
            <w:bottom w:val="none" w:sz="0" w:space="0" w:color="auto"/>
            <w:right w:val="none" w:sz="0" w:space="0" w:color="auto"/>
          </w:divBdr>
        </w:div>
        <w:div w:id="366570456">
          <w:marLeft w:val="640"/>
          <w:marRight w:val="0"/>
          <w:marTop w:val="0"/>
          <w:marBottom w:val="0"/>
          <w:divBdr>
            <w:top w:val="none" w:sz="0" w:space="0" w:color="auto"/>
            <w:left w:val="none" w:sz="0" w:space="0" w:color="auto"/>
            <w:bottom w:val="none" w:sz="0" w:space="0" w:color="auto"/>
            <w:right w:val="none" w:sz="0" w:space="0" w:color="auto"/>
          </w:divBdr>
        </w:div>
        <w:div w:id="837959652">
          <w:marLeft w:val="640"/>
          <w:marRight w:val="0"/>
          <w:marTop w:val="0"/>
          <w:marBottom w:val="0"/>
          <w:divBdr>
            <w:top w:val="none" w:sz="0" w:space="0" w:color="auto"/>
            <w:left w:val="none" w:sz="0" w:space="0" w:color="auto"/>
            <w:bottom w:val="none" w:sz="0" w:space="0" w:color="auto"/>
            <w:right w:val="none" w:sz="0" w:space="0" w:color="auto"/>
          </w:divBdr>
        </w:div>
        <w:div w:id="77870761">
          <w:marLeft w:val="640"/>
          <w:marRight w:val="0"/>
          <w:marTop w:val="0"/>
          <w:marBottom w:val="0"/>
          <w:divBdr>
            <w:top w:val="none" w:sz="0" w:space="0" w:color="auto"/>
            <w:left w:val="none" w:sz="0" w:space="0" w:color="auto"/>
            <w:bottom w:val="none" w:sz="0" w:space="0" w:color="auto"/>
            <w:right w:val="none" w:sz="0" w:space="0" w:color="auto"/>
          </w:divBdr>
        </w:div>
        <w:div w:id="1211695134">
          <w:marLeft w:val="640"/>
          <w:marRight w:val="0"/>
          <w:marTop w:val="0"/>
          <w:marBottom w:val="0"/>
          <w:divBdr>
            <w:top w:val="none" w:sz="0" w:space="0" w:color="auto"/>
            <w:left w:val="none" w:sz="0" w:space="0" w:color="auto"/>
            <w:bottom w:val="none" w:sz="0" w:space="0" w:color="auto"/>
            <w:right w:val="none" w:sz="0" w:space="0" w:color="auto"/>
          </w:divBdr>
        </w:div>
        <w:div w:id="1772360377">
          <w:marLeft w:val="640"/>
          <w:marRight w:val="0"/>
          <w:marTop w:val="0"/>
          <w:marBottom w:val="0"/>
          <w:divBdr>
            <w:top w:val="none" w:sz="0" w:space="0" w:color="auto"/>
            <w:left w:val="none" w:sz="0" w:space="0" w:color="auto"/>
            <w:bottom w:val="none" w:sz="0" w:space="0" w:color="auto"/>
            <w:right w:val="none" w:sz="0" w:space="0" w:color="auto"/>
          </w:divBdr>
        </w:div>
        <w:div w:id="1724022620">
          <w:marLeft w:val="640"/>
          <w:marRight w:val="0"/>
          <w:marTop w:val="0"/>
          <w:marBottom w:val="0"/>
          <w:divBdr>
            <w:top w:val="none" w:sz="0" w:space="0" w:color="auto"/>
            <w:left w:val="none" w:sz="0" w:space="0" w:color="auto"/>
            <w:bottom w:val="none" w:sz="0" w:space="0" w:color="auto"/>
            <w:right w:val="none" w:sz="0" w:space="0" w:color="auto"/>
          </w:divBdr>
        </w:div>
        <w:div w:id="1763911795">
          <w:marLeft w:val="640"/>
          <w:marRight w:val="0"/>
          <w:marTop w:val="0"/>
          <w:marBottom w:val="0"/>
          <w:divBdr>
            <w:top w:val="none" w:sz="0" w:space="0" w:color="auto"/>
            <w:left w:val="none" w:sz="0" w:space="0" w:color="auto"/>
            <w:bottom w:val="none" w:sz="0" w:space="0" w:color="auto"/>
            <w:right w:val="none" w:sz="0" w:space="0" w:color="auto"/>
          </w:divBdr>
        </w:div>
        <w:div w:id="1919510820">
          <w:marLeft w:val="640"/>
          <w:marRight w:val="0"/>
          <w:marTop w:val="0"/>
          <w:marBottom w:val="0"/>
          <w:divBdr>
            <w:top w:val="none" w:sz="0" w:space="0" w:color="auto"/>
            <w:left w:val="none" w:sz="0" w:space="0" w:color="auto"/>
            <w:bottom w:val="none" w:sz="0" w:space="0" w:color="auto"/>
            <w:right w:val="none" w:sz="0" w:space="0" w:color="auto"/>
          </w:divBdr>
        </w:div>
        <w:div w:id="1200321284">
          <w:marLeft w:val="640"/>
          <w:marRight w:val="0"/>
          <w:marTop w:val="0"/>
          <w:marBottom w:val="0"/>
          <w:divBdr>
            <w:top w:val="none" w:sz="0" w:space="0" w:color="auto"/>
            <w:left w:val="none" w:sz="0" w:space="0" w:color="auto"/>
            <w:bottom w:val="none" w:sz="0" w:space="0" w:color="auto"/>
            <w:right w:val="none" w:sz="0" w:space="0" w:color="auto"/>
          </w:divBdr>
        </w:div>
        <w:div w:id="401877309">
          <w:marLeft w:val="640"/>
          <w:marRight w:val="0"/>
          <w:marTop w:val="0"/>
          <w:marBottom w:val="0"/>
          <w:divBdr>
            <w:top w:val="none" w:sz="0" w:space="0" w:color="auto"/>
            <w:left w:val="none" w:sz="0" w:space="0" w:color="auto"/>
            <w:bottom w:val="none" w:sz="0" w:space="0" w:color="auto"/>
            <w:right w:val="none" w:sz="0" w:space="0" w:color="auto"/>
          </w:divBdr>
        </w:div>
        <w:div w:id="34623414">
          <w:marLeft w:val="640"/>
          <w:marRight w:val="0"/>
          <w:marTop w:val="0"/>
          <w:marBottom w:val="0"/>
          <w:divBdr>
            <w:top w:val="none" w:sz="0" w:space="0" w:color="auto"/>
            <w:left w:val="none" w:sz="0" w:space="0" w:color="auto"/>
            <w:bottom w:val="none" w:sz="0" w:space="0" w:color="auto"/>
            <w:right w:val="none" w:sz="0" w:space="0" w:color="auto"/>
          </w:divBdr>
        </w:div>
        <w:div w:id="166025538">
          <w:marLeft w:val="640"/>
          <w:marRight w:val="0"/>
          <w:marTop w:val="0"/>
          <w:marBottom w:val="0"/>
          <w:divBdr>
            <w:top w:val="none" w:sz="0" w:space="0" w:color="auto"/>
            <w:left w:val="none" w:sz="0" w:space="0" w:color="auto"/>
            <w:bottom w:val="none" w:sz="0" w:space="0" w:color="auto"/>
            <w:right w:val="none" w:sz="0" w:space="0" w:color="auto"/>
          </w:divBdr>
        </w:div>
        <w:div w:id="1251549497">
          <w:marLeft w:val="640"/>
          <w:marRight w:val="0"/>
          <w:marTop w:val="0"/>
          <w:marBottom w:val="0"/>
          <w:divBdr>
            <w:top w:val="none" w:sz="0" w:space="0" w:color="auto"/>
            <w:left w:val="none" w:sz="0" w:space="0" w:color="auto"/>
            <w:bottom w:val="none" w:sz="0" w:space="0" w:color="auto"/>
            <w:right w:val="none" w:sz="0" w:space="0" w:color="auto"/>
          </w:divBdr>
        </w:div>
        <w:div w:id="833111195">
          <w:marLeft w:val="640"/>
          <w:marRight w:val="0"/>
          <w:marTop w:val="0"/>
          <w:marBottom w:val="0"/>
          <w:divBdr>
            <w:top w:val="none" w:sz="0" w:space="0" w:color="auto"/>
            <w:left w:val="none" w:sz="0" w:space="0" w:color="auto"/>
            <w:bottom w:val="none" w:sz="0" w:space="0" w:color="auto"/>
            <w:right w:val="none" w:sz="0" w:space="0" w:color="auto"/>
          </w:divBdr>
        </w:div>
        <w:div w:id="2107075388">
          <w:marLeft w:val="640"/>
          <w:marRight w:val="0"/>
          <w:marTop w:val="0"/>
          <w:marBottom w:val="0"/>
          <w:divBdr>
            <w:top w:val="none" w:sz="0" w:space="0" w:color="auto"/>
            <w:left w:val="none" w:sz="0" w:space="0" w:color="auto"/>
            <w:bottom w:val="none" w:sz="0" w:space="0" w:color="auto"/>
            <w:right w:val="none" w:sz="0" w:space="0" w:color="auto"/>
          </w:divBdr>
        </w:div>
        <w:div w:id="297221983">
          <w:marLeft w:val="640"/>
          <w:marRight w:val="0"/>
          <w:marTop w:val="0"/>
          <w:marBottom w:val="0"/>
          <w:divBdr>
            <w:top w:val="none" w:sz="0" w:space="0" w:color="auto"/>
            <w:left w:val="none" w:sz="0" w:space="0" w:color="auto"/>
            <w:bottom w:val="none" w:sz="0" w:space="0" w:color="auto"/>
            <w:right w:val="none" w:sz="0" w:space="0" w:color="auto"/>
          </w:divBdr>
        </w:div>
        <w:div w:id="772091918">
          <w:marLeft w:val="640"/>
          <w:marRight w:val="0"/>
          <w:marTop w:val="0"/>
          <w:marBottom w:val="0"/>
          <w:divBdr>
            <w:top w:val="none" w:sz="0" w:space="0" w:color="auto"/>
            <w:left w:val="none" w:sz="0" w:space="0" w:color="auto"/>
            <w:bottom w:val="none" w:sz="0" w:space="0" w:color="auto"/>
            <w:right w:val="none" w:sz="0" w:space="0" w:color="auto"/>
          </w:divBdr>
        </w:div>
        <w:div w:id="1087383588">
          <w:marLeft w:val="640"/>
          <w:marRight w:val="0"/>
          <w:marTop w:val="0"/>
          <w:marBottom w:val="0"/>
          <w:divBdr>
            <w:top w:val="none" w:sz="0" w:space="0" w:color="auto"/>
            <w:left w:val="none" w:sz="0" w:space="0" w:color="auto"/>
            <w:bottom w:val="none" w:sz="0" w:space="0" w:color="auto"/>
            <w:right w:val="none" w:sz="0" w:space="0" w:color="auto"/>
          </w:divBdr>
        </w:div>
        <w:div w:id="23558200">
          <w:marLeft w:val="640"/>
          <w:marRight w:val="0"/>
          <w:marTop w:val="0"/>
          <w:marBottom w:val="0"/>
          <w:divBdr>
            <w:top w:val="none" w:sz="0" w:space="0" w:color="auto"/>
            <w:left w:val="none" w:sz="0" w:space="0" w:color="auto"/>
            <w:bottom w:val="none" w:sz="0" w:space="0" w:color="auto"/>
            <w:right w:val="none" w:sz="0" w:space="0" w:color="auto"/>
          </w:divBdr>
        </w:div>
        <w:div w:id="692416990">
          <w:marLeft w:val="640"/>
          <w:marRight w:val="0"/>
          <w:marTop w:val="0"/>
          <w:marBottom w:val="0"/>
          <w:divBdr>
            <w:top w:val="none" w:sz="0" w:space="0" w:color="auto"/>
            <w:left w:val="none" w:sz="0" w:space="0" w:color="auto"/>
            <w:bottom w:val="none" w:sz="0" w:space="0" w:color="auto"/>
            <w:right w:val="none" w:sz="0" w:space="0" w:color="auto"/>
          </w:divBdr>
        </w:div>
        <w:div w:id="1007515144">
          <w:marLeft w:val="640"/>
          <w:marRight w:val="0"/>
          <w:marTop w:val="0"/>
          <w:marBottom w:val="0"/>
          <w:divBdr>
            <w:top w:val="none" w:sz="0" w:space="0" w:color="auto"/>
            <w:left w:val="none" w:sz="0" w:space="0" w:color="auto"/>
            <w:bottom w:val="none" w:sz="0" w:space="0" w:color="auto"/>
            <w:right w:val="none" w:sz="0" w:space="0" w:color="auto"/>
          </w:divBdr>
        </w:div>
        <w:div w:id="702022960">
          <w:marLeft w:val="640"/>
          <w:marRight w:val="0"/>
          <w:marTop w:val="0"/>
          <w:marBottom w:val="0"/>
          <w:divBdr>
            <w:top w:val="none" w:sz="0" w:space="0" w:color="auto"/>
            <w:left w:val="none" w:sz="0" w:space="0" w:color="auto"/>
            <w:bottom w:val="none" w:sz="0" w:space="0" w:color="auto"/>
            <w:right w:val="none" w:sz="0" w:space="0" w:color="auto"/>
          </w:divBdr>
        </w:div>
        <w:div w:id="1621952261">
          <w:marLeft w:val="640"/>
          <w:marRight w:val="0"/>
          <w:marTop w:val="0"/>
          <w:marBottom w:val="0"/>
          <w:divBdr>
            <w:top w:val="none" w:sz="0" w:space="0" w:color="auto"/>
            <w:left w:val="none" w:sz="0" w:space="0" w:color="auto"/>
            <w:bottom w:val="none" w:sz="0" w:space="0" w:color="auto"/>
            <w:right w:val="none" w:sz="0" w:space="0" w:color="auto"/>
          </w:divBdr>
        </w:div>
        <w:div w:id="839387429">
          <w:marLeft w:val="640"/>
          <w:marRight w:val="0"/>
          <w:marTop w:val="0"/>
          <w:marBottom w:val="0"/>
          <w:divBdr>
            <w:top w:val="none" w:sz="0" w:space="0" w:color="auto"/>
            <w:left w:val="none" w:sz="0" w:space="0" w:color="auto"/>
            <w:bottom w:val="none" w:sz="0" w:space="0" w:color="auto"/>
            <w:right w:val="none" w:sz="0" w:space="0" w:color="auto"/>
          </w:divBdr>
        </w:div>
        <w:div w:id="1945764033">
          <w:marLeft w:val="640"/>
          <w:marRight w:val="0"/>
          <w:marTop w:val="0"/>
          <w:marBottom w:val="0"/>
          <w:divBdr>
            <w:top w:val="none" w:sz="0" w:space="0" w:color="auto"/>
            <w:left w:val="none" w:sz="0" w:space="0" w:color="auto"/>
            <w:bottom w:val="none" w:sz="0" w:space="0" w:color="auto"/>
            <w:right w:val="none" w:sz="0" w:space="0" w:color="auto"/>
          </w:divBdr>
        </w:div>
        <w:div w:id="102967303">
          <w:marLeft w:val="640"/>
          <w:marRight w:val="0"/>
          <w:marTop w:val="0"/>
          <w:marBottom w:val="0"/>
          <w:divBdr>
            <w:top w:val="none" w:sz="0" w:space="0" w:color="auto"/>
            <w:left w:val="none" w:sz="0" w:space="0" w:color="auto"/>
            <w:bottom w:val="none" w:sz="0" w:space="0" w:color="auto"/>
            <w:right w:val="none" w:sz="0" w:space="0" w:color="auto"/>
          </w:divBdr>
        </w:div>
        <w:div w:id="1403285251">
          <w:marLeft w:val="640"/>
          <w:marRight w:val="0"/>
          <w:marTop w:val="0"/>
          <w:marBottom w:val="0"/>
          <w:divBdr>
            <w:top w:val="none" w:sz="0" w:space="0" w:color="auto"/>
            <w:left w:val="none" w:sz="0" w:space="0" w:color="auto"/>
            <w:bottom w:val="none" w:sz="0" w:space="0" w:color="auto"/>
            <w:right w:val="none" w:sz="0" w:space="0" w:color="auto"/>
          </w:divBdr>
        </w:div>
        <w:div w:id="636449409">
          <w:marLeft w:val="640"/>
          <w:marRight w:val="0"/>
          <w:marTop w:val="0"/>
          <w:marBottom w:val="0"/>
          <w:divBdr>
            <w:top w:val="none" w:sz="0" w:space="0" w:color="auto"/>
            <w:left w:val="none" w:sz="0" w:space="0" w:color="auto"/>
            <w:bottom w:val="none" w:sz="0" w:space="0" w:color="auto"/>
            <w:right w:val="none" w:sz="0" w:space="0" w:color="auto"/>
          </w:divBdr>
        </w:div>
        <w:div w:id="230963103">
          <w:marLeft w:val="640"/>
          <w:marRight w:val="0"/>
          <w:marTop w:val="0"/>
          <w:marBottom w:val="0"/>
          <w:divBdr>
            <w:top w:val="none" w:sz="0" w:space="0" w:color="auto"/>
            <w:left w:val="none" w:sz="0" w:space="0" w:color="auto"/>
            <w:bottom w:val="none" w:sz="0" w:space="0" w:color="auto"/>
            <w:right w:val="none" w:sz="0" w:space="0" w:color="auto"/>
          </w:divBdr>
        </w:div>
        <w:div w:id="6181589">
          <w:marLeft w:val="640"/>
          <w:marRight w:val="0"/>
          <w:marTop w:val="0"/>
          <w:marBottom w:val="0"/>
          <w:divBdr>
            <w:top w:val="none" w:sz="0" w:space="0" w:color="auto"/>
            <w:left w:val="none" w:sz="0" w:space="0" w:color="auto"/>
            <w:bottom w:val="none" w:sz="0" w:space="0" w:color="auto"/>
            <w:right w:val="none" w:sz="0" w:space="0" w:color="auto"/>
          </w:divBdr>
        </w:div>
        <w:div w:id="186333268">
          <w:marLeft w:val="640"/>
          <w:marRight w:val="0"/>
          <w:marTop w:val="0"/>
          <w:marBottom w:val="0"/>
          <w:divBdr>
            <w:top w:val="none" w:sz="0" w:space="0" w:color="auto"/>
            <w:left w:val="none" w:sz="0" w:space="0" w:color="auto"/>
            <w:bottom w:val="none" w:sz="0" w:space="0" w:color="auto"/>
            <w:right w:val="none" w:sz="0" w:space="0" w:color="auto"/>
          </w:divBdr>
        </w:div>
        <w:div w:id="122044165">
          <w:marLeft w:val="640"/>
          <w:marRight w:val="0"/>
          <w:marTop w:val="0"/>
          <w:marBottom w:val="0"/>
          <w:divBdr>
            <w:top w:val="none" w:sz="0" w:space="0" w:color="auto"/>
            <w:left w:val="none" w:sz="0" w:space="0" w:color="auto"/>
            <w:bottom w:val="none" w:sz="0" w:space="0" w:color="auto"/>
            <w:right w:val="none" w:sz="0" w:space="0" w:color="auto"/>
          </w:divBdr>
        </w:div>
        <w:div w:id="212160262">
          <w:marLeft w:val="640"/>
          <w:marRight w:val="0"/>
          <w:marTop w:val="0"/>
          <w:marBottom w:val="0"/>
          <w:divBdr>
            <w:top w:val="none" w:sz="0" w:space="0" w:color="auto"/>
            <w:left w:val="none" w:sz="0" w:space="0" w:color="auto"/>
            <w:bottom w:val="none" w:sz="0" w:space="0" w:color="auto"/>
            <w:right w:val="none" w:sz="0" w:space="0" w:color="auto"/>
          </w:divBdr>
        </w:div>
        <w:div w:id="1292131215">
          <w:marLeft w:val="640"/>
          <w:marRight w:val="0"/>
          <w:marTop w:val="0"/>
          <w:marBottom w:val="0"/>
          <w:divBdr>
            <w:top w:val="none" w:sz="0" w:space="0" w:color="auto"/>
            <w:left w:val="none" w:sz="0" w:space="0" w:color="auto"/>
            <w:bottom w:val="none" w:sz="0" w:space="0" w:color="auto"/>
            <w:right w:val="none" w:sz="0" w:space="0" w:color="auto"/>
          </w:divBdr>
        </w:div>
        <w:div w:id="360710453">
          <w:marLeft w:val="640"/>
          <w:marRight w:val="0"/>
          <w:marTop w:val="0"/>
          <w:marBottom w:val="0"/>
          <w:divBdr>
            <w:top w:val="none" w:sz="0" w:space="0" w:color="auto"/>
            <w:left w:val="none" w:sz="0" w:space="0" w:color="auto"/>
            <w:bottom w:val="none" w:sz="0" w:space="0" w:color="auto"/>
            <w:right w:val="none" w:sz="0" w:space="0" w:color="auto"/>
          </w:divBdr>
        </w:div>
        <w:div w:id="256788277">
          <w:marLeft w:val="640"/>
          <w:marRight w:val="0"/>
          <w:marTop w:val="0"/>
          <w:marBottom w:val="0"/>
          <w:divBdr>
            <w:top w:val="none" w:sz="0" w:space="0" w:color="auto"/>
            <w:left w:val="none" w:sz="0" w:space="0" w:color="auto"/>
            <w:bottom w:val="none" w:sz="0" w:space="0" w:color="auto"/>
            <w:right w:val="none" w:sz="0" w:space="0" w:color="auto"/>
          </w:divBdr>
        </w:div>
        <w:div w:id="514851938">
          <w:marLeft w:val="640"/>
          <w:marRight w:val="0"/>
          <w:marTop w:val="0"/>
          <w:marBottom w:val="0"/>
          <w:divBdr>
            <w:top w:val="none" w:sz="0" w:space="0" w:color="auto"/>
            <w:left w:val="none" w:sz="0" w:space="0" w:color="auto"/>
            <w:bottom w:val="none" w:sz="0" w:space="0" w:color="auto"/>
            <w:right w:val="none" w:sz="0" w:space="0" w:color="auto"/>
          </w:divBdr>
        </w:div>
        <w:div w:id="693773113">
          <w:marLeft w:val="640"/>
          <w:marRight w:val="0"/>
          <w:marTop w:val="0"/>
          <w:marBottom w:val="0"/>
          <w:divBdr>
            <w:top w:val="none" w:sz="0" w:space="0" w:color="auto"/>
            <w:left w:val="none" w:sz="0" w:space="0" w:color="auto"/>
            <w:bottom w:val="none" w:sz="0" w:space="0" w:color="auto"/>
            <w:right w:val="none" w:sz="0" w:space="0" w:color="auto"/>
          </w:divBdr>
        </w:div>
        <w:div w:id="1605772944">
          <w:marLeft w:val="640"/>
          <w:marRight w:val="0"/>
          <w:marTop w:val="0"/>
          <w:marBottom w:val="0"/>
          <w:divBdr>
            <w:top w:val="none" w:sz="0" w:space="0" w:color="auto"/>
            <w:left w:val="none" w:sz="0" w:space="0" w:color="auto"/>
            <w:bottom w:val="none" w:sz="0" w:space="0" w:color="auto"/>
            <w:right w:val="none" w:sz="0" w:space="0" w:color="auto"/>
          </w:divBdr>
        </w:div>
        <w:div w:id="824128416">
          <w:marLeft w:val="640"/>
          <w:marRight w:val="0"/>
          <w:marTop w:val="0"/>
          <w:marBottom w:val="0"/>
          <w:divBdr>
            <w:top w:val="none" w:sz="0" w:space="0" w:color="auto"/>
            <w:left w:val="none" w:sz="0" w:space="0" w:color="auto"/>
            <w:bottom w:val="none" w:sz="0" w:space="0" w:color="auto"/>
            <w:right w:val="none" w:sz="0" w:space="0" w:color="auto"/>
          </w:divBdr>
        </w:div>
        <w:div w:id="1225797940">
          <w:marLeft w:val="640"/>
          <w:marRight w:val="0"/>
          <w:marTop w:val="0"/>
          <w:marBottom w:val="0"/>
          <w:divBdr>
            <w:top w:val="none" w:sz="0" w:space="0" w:color="auto"/>
            <w:left w:val="none" w:sz="0" w:space="0" w:color="auto"/>
            <w:bottom w:val="none" w:sz="0" w:space="0" w:color="auto"/>
            <w:right w:val="none" w:sz="0" w:space="0" w:color="auto"/>
          </w:divBdr>
        </w:div>
      </w:divsChild>
    </w:div>
    <w:div w:id="487675456">
      <w:bodyDiv w:val="1"/>
      <w:marLeft w:val="0"/>
      <w:marRight w:val="0"/>
      <w:marTop w:val="0"/>
      <w:marBottom w:val="0"/>
      <w:divBdr>
        <w:top w:val="none" w:sz="0" w:space="0" w:color="auto"/>
        <w:left w:val="none" w:sz="0" w:space="0" w:color="auto"/>
        <w:bottom w:val="none" w:sz="0" w:space="0" w:color="auto"/>
        <w:right w:val="none" w:sz="0" w:space="0" w:color="auto"/>
      </w:divBdr>
      <w:divsChild>
        <w:div w:id="1426152911">
          <w:marLeft w:val="640"/>
          <w:marRight w:val="0"/>
          <w:marTop w:val="0"/>
          <w:marBottom w:val="0"/>
          <w:divBdr>
            <w:top w:val="none" w:sz="0" w:space="0" w:color="auto"/>
            <w:left w:val="none" w:sz="0" w:space="0" w:color="auto"/>
            <w:bottom w:val="none" w:sz="0" w:space="0" w:color="auto"/>
            <w:right w:val="none" w:sz="0" w:space="0" w:color="auto"/>
          </w:divBdr>
        </w:div>
        <w:div w:id="520436065">
          <w:marLeft w:val="640"/>
          <w:marRight w:val="0"/>
          <w:marTop w:val="0"/>
          <w:marBottom w:val="0"/>
          <w:divBdr>
            <w:top w:val="none" w:sz="0" w:space="0" w:color="auto"/>
            <w:left w:val="none" w:sz="0" w:space="0" w:color="auto"/>
            <w:bottom w:val="none" w:sz="0" w:space="0" w:color="auto"/>
            <w:right w:val="none" w:sz="0" w:space="0" w:color="auto"/>
          </w:divBdr>
        </w:div>
        <w:div w:id="774909307">
          <w:marLeft w:val="640"/>
          <w:marRight w:val="0"/>
          <w:marTop w:val="0"/>
          <w:marBottom w:val="0"/>
          <w:divBdr>
            <w:top w:val="none" w:sz="0" w:space="0" w:color="auto"/>
            <w:left w:val="none" w:sz="0" w:space="0" w:color="auto"/>
            <w:bottom w:val="none" w:sz="0" w:space="0" w:color="auto"/>
            <w:right w:val="none" w:sz="0" w:space="0" w:color="auto"/>
          </w:divBdr>
        </w:div>
        <w:div w:id="634024853">
          <w:marLeft w:val="640"/>
          <w:marRight w:val="0"/>
          <w:marTop w:val="0"/>
          <w:marBottom w:val="0"/>
          <w:divBdr>
            <w:top w:val="none" w:sz="0" w:space="0" w:color="auto"/>
            <w:left w:val="none" w:sz="0" w:space="0" w:color="auto"/>
            <w:bottom w:val="none" w:sz="0" w:space="0" w:color="auto"/>
            <w:right w:val="none" w:sz="0" w:space="0" w:color="auto"/>
          </w:divBdr>
        </w:div>
        <w:div w:id="967930665">
          <w:marLeft w:val="640"/>
          <w:marRight w:val="0"/>
          <w:marTop w:val="0"/>
          <w:marBottom w:val="0"/>
          <w:divBdr>
            <w:top w:val="none" w:sz="0" w:space="0" w:color="auto"/>
            <w:left w:val="none" w:sz="0" w:space="0" w:color="auto"/>
            <w:bottom w:val="none" w:sz="0" w:space="0" w:color="auto"/>
            <w:right w:val="none" w:sz="0" w:space="0" w:color="auto"/>
          </w:divBdr>
        </w:div>
        <w:div w:id="1180242343">
          <w:marLeft w:val="640"/>
          <w:marRight w:val="0"/>
          <w:marTop w:val="0"/>
          <w:marBottom w:val="0"/>
          <w:divBdr>
            <w:top w:val="none" w:sz="0" w:space="0" w:color="auto"/>
            <w:left w:val="none" w:sz="0" w:space="0" w:color="auto"/>
            <w:bottom w:val="none" w:sz="0" w:space="0" w:color="auto"/>
            <w:right w:val="none" w:sz="0" w:space="0" w:color="auto"/>
          </w:divBdr>
        </w:div>
        <w:div w:id="575676767">
          <w:marLeft w:val="640"/>
          <w:marRight w:val="0"/>
          <w:marTop w:val="0"/>
          <w:marBottom w:val="0"/>
          <w:divBdr>
            <w:top w:val="none" w:sz="0" w:space="0" w:color="auto"/>
            <w:left w:val="none" w:sz="0" w:space="0" w:color="auto"/>
            <w:bottom w:val="none" w:sz="0" w:space="0" w:color="auto"/>
            <w:right w:val="none" w:sz="0" w:space="0" w:color="auto"/>
          </w:divBdr>
        </w:div>
        <w:div w:id="1589191022">
          <w:marLeft w:val="640"/>
          <w:marRight w:val="0"/>
          <w:marTop w:val="0"/>
          <w:marBottom w:val="0"/>
          <w:divBdr>
            <w:top w:val="none" w:sz="0" w:space="0" w:color="auto"/>
            <w:left w:val="none" w:sz="0" w:space="0" w:color="auto"/>
            <w:bottom w:val="none" w:sz="0" w:space="0" w:color="auto"/>
            <w:right w:val="none" w:sz="0" w:space="0" w:color="auto"/>
          </w:divBdr>
        </w:div>
        <w:div w:id="1619945527">
          <w:marLeft w:val="640"/>
          <w:marRight w:val="0"/>
          <w:marTop w:val="0"/>
          <w:marBottom w:val="0"/>
          <w:divBdr>
            <w:top w:val="none" w:sz="0" w:space="0" w:color="auto"/>
            <w:left w:val="none" w:sz="0" w:space="0" w:color="auto"/>
            <w:bottom w:val="none" w:sz="0" w:space="0" w:color="auto"/>
            <w:right w:val="none" w:sz="0" w:space="0" w:color="auto"/>
          </w:divBdr>
        </w:div>
        <w:div w:id="982001241">
          <w:marLeft w:val="640"/>
          <w:marRight w:val="0"/>
          <w:marTop w:val="0"/>
          <w:marBottom w:val="0"/>
          <w:divBdr>
            <w:top w:val="none" w:sz="0" w:space="0" w:color="auto"/>
            <w:left w:val="none" w:sz="0" w:space="0" w:color="auto"/>
            <w:bottom w:val="none" w:sz="0" w:space="0" w:color="auto"/>
            <w:right w:val="none" w:sz="0" w:space="0" w:color="auto"/>
          </w:divBdr>
        </w:div>
        <w:div w:id="1941796946">
          <w:marLeft w:val="640"/>
          <w:marRight w:val="0"/>
          <w:marTop w:val="0"/>
          <w:marBottom w:val="0"/>
          <w:divBdr>
            <w:top w:val="none" w:sz="0" w:space="0" w:color="auto"/>
            <w:left w:val="none" w:sz="0" w:space="0" w:color="auto"/>
            <w:bottom w:val="none" w:sz="0" w:space="0" w:color="auto"/>
            <w:right w:val="none" w:sz="0" w:space="0" w:color="auto"/>
          </w:divBdr>
        </w:div>
        <w:div w:id="1074429148">
          <w:marLeft w:val="640"/>
          <w:marRight w:val="0"/>
          <w:marTop w:val="0"/>
          <w:marBottom w:val="0"/>
          <w:divBdr>
            <w:top w:val="none" w:sz="0" w:space="0" w:color="auto"/>
            <w:left w:val="none" w:sz="0" w:space="0" w:color="auto"/>
            <w:bottom w:val="none" w:sz="0" w:space="0" w:color="auto"/>
            <w:right w:val="none" w:sz="0" w:space="0" w:color="auto"/>
          </w:divBdr>
        </w:div>
        <w:div w:id="1209221099">
          <w:marLeft w:val="640"/>
          <w:marRight w:val="0"/>
          <w:marTop w:val="0"/>
          <w:marBottom w:val="0"/>
          <w:divBdr>
            <w:top w:val="none" w:sz="0" w:space="0" w:color="auto"/>
            <w:left w:val="none" w:sz="0" w:space="0" w:color="auto"/>
            <w:bottom w:val="none" w:sz="0" w:space="0" w:color="auto"/>
            <w:right w:val="none" w:sz="0" w:space="0" w:color="auto"/>
          </w:divBdr>
        </w:div>
        <w:div w:id="1501235893">
          <w:marLeft w:val="640"/>
          <w:marRight w:val="0"/>
          <w:marTop w:val="0"/>
          <w:marBottom w:val="0"/>
          <w:divBdr>
            <w:top w:val="none" w:sz="0" w:space="0" w:color="auto"/>
            <w:left w:val="none" w:sz="0" w:space="0" w:color="auto"/>
            <w:bottom w:val="none" w:sz="0" w:space="0" w:color="auto"/>
            <w:right w:val="none" w:sz="0" w:space="0" w:color="auto"/>
          </w:divBdr>
        </w:div>
        <w:div w:id="1805461128">
          <w:marLeft w:val="640"/>
          <w:marRight w:val="0"/>
          <w:marTop w:val="0"/>
          <w:marBottom w:val="0"/>
          <w:divBdr>
            <w:top w:val="none" w:sz="0" w:space="0" w:color="auto"/>
            <w:left w:val="none" w:sz="0" w:space="0" w:color="auto"/>
            <w:bottom w:val="none" w:sz="0" w:space="0" w:color="auto"/>
            <w:right w:val="none" w:sz="0" w:space="0" w:color="auto"/>
          </w:divBdr>
        </w:div>
        <w:div w:id="1343240431">
          <w:marLeft w:val="640"/>
          <w:marRight w:val="0"/>
          <w:marTop w:val="0"/>
          <w:marBottom w:val="0"/>
          <w:divBdr>
            <w:top w:val="none" w:sz="0" w:space="0" w:color="auto"/>
            <w:left w:val="none" w:sz="0" w:space="0" w:color="auto"/>
            <w:bottom w:val="none" w:sz="0" w:space="0" w:color="auto"/>
            <w:right w:val="none" w:sz="0" w:space="0" w:color="auto"/>
          </w:divBdr>
        </w:div>
        <w:div w:id="1365516607">
          <w:marLeft w:val="640"/>
          <w:marRight w:val="0"/>
          <w:marTop w:val="0"/>
          <w:marBottom w:val="0"/>
          <w:divBdr>
            <w:top w:val="none" w:sz="0" w:space="0" w:color="auto"/>
            <w:left w:val="none" w:sz="0" w:space="0" w:color="auto"/>
            <w:bottom w:val="none" w:sz="0" w:space="0" w:color="auto"/>
            <w:right w:val="none" w:sz="0" w:space="0" w:color="auto"/>
          </w:divBdr>
        </w:div>
        <w:div w:id="1464538077">
          <w:marLeft w:val="640"/>
          <w:marRight w:val="0"/>
          <w:marTop w:val="0"/>
          <w:marBottom w:val="0"/>
          <w:divBdr>
            <w:top w:val="none" w:sz="0" w:space="0" w:color="auto"/>
            <w:left w:val="none" w:sz="0" w:space="0" w:color="auto"/>
            <w:bottom w:val="none" w:sz="0" w:space="0" w:color="auto"/>
            <w:right w:val="none" w:sz="0" w:space="0" w:color="auto"/>
          </w:divBdr>
        </w:div>
        <w:div w:id="1902397259">
          <w:marLeft w:val="640"/>
          <w:marRight w:val="0"/>
          <w:marTop w:val="0"/>
          <w:marBottom w:val="0"/>
          <w:divBdr>
            <w:top w:val="none" w:sz="0" w:space="0" w:color="auto"/>
            <w:left w:val="none" w:sz="0" w:space="0" w:color="auto"/>
            <w:bottom w:val="none" w:sz="0" w:space="0" w:color="auto"/>
            <w:right w:val="none" w:sz="0" w:space="0" w:color="auto"/>
          </w:divBdr>
        </w:div>
      </w:divsChild>
    </w:div>
    <w:div w:id="494414483">
      <w:bodyDiv w:val="1"/>
      <w:marLeft w:val="0"/>
      <w:marRight w:val="0"/>
      <w:marTop w:val="0"/>
      <w:marBottom w:val="0"/>
      <w:divBdr>
        <w:top w:val="none" w:sz="0" w:space="0" w:color="auto"/>
        <w:left w:val="none" w:sz="0" w:space="0" w:color="auto"/>
        <w:bottom w:val="none" w:sz="0" w:space="0" w:color="auto"/>
        <w:right w:val="none" w:sz="0" w:space="0" w:color="auto"/>
      </w:divBdr>
      <w:divsChild>
        <w:div w:id="1828092569">
          <w:marLeft w:val="640"/>
          <w:marRight w:val="0"/>
          <w:marTop w:val="0"/>
          <w:marBottom w:val="0"/>
          <w:divBdr>
            <w:top w:val="none" w:sz="0" w:space="0" w:color="auto"/>
            <w:left w:val="none" w:sz="0" w:space="0" w:color="auto"/>
            <w:bottom w:val="none" w:sz="0" w:space="0" w:color="auto"/>
            <w:right w:val="none" w:sz="0" w:space="0" w:color="auto"/>
          </w:divBdr>
          <w:divsChild>
            <w:div w:id="56246405">
              <w:marLeft w:val="0"/>
              <w:marRight w:val="0"/>
              <w:marTop w:val="0"/>
              <w:marBottom w:val="0"/>
              <w:divBdr>
                <w:top w:val="none" w:sz="0" w:space="0" w:color="auto"/>
                <w:left w:val="none" w:sz="0" w:space="0" w:color="auto"/>
                <w:bottom w:val="none" w:sz="0" w:space="0" w:color="auto"/>
                <w:right w:val="none" w:sz="0" w:space="0" w:color="auto"/>
              </w:divBdr>
              <w:divsChild>
                <w:div w:id="2068914229">
                  <w:marLeft w:val="480"/>
                  <w:marRight w:val="0"/>
                  <w:marTop w:val="0"/>
                  <w:marBottom w:val="0"/>
                  <w:divBdr>
                    <w:top w:val="none" w:sz="0" w:space="0" w:color="auto"/>
                    <w:left w:val="none" w:sz="0" w:space="0" w:color="auto"/>
                    <w:bottom w:val="none" w:sz="0" w:space="0" w:color="auto"/>
                    <w:right w:val="none" w:sz="0" w:space="0" w:color="auto"/>
                  </w:divBdr>
                </w:div>
                <w:div w:id="46882348">
                  <w:marLeft w:val="480"/>
                  <w:marRight w:val="0"/>
                  <w:marTop w:val="0"/>
                  <w:marBottom w:val="0"/>
                  <w:divBdr>
                    <w:top w:val="none" w:sz="0" w:space="0" w:color="auto"/>
                    <w:left w:val="none" w:sz="0" w:space="0" w:color="auto"/>
                    <w:bottom w:val="none" w:sz="0" w:space="0" w:color="auto"/>
                    <w:right w:val="none" w:sz="0" w:space="0" w:color="auto"/>
                  </w:divBdr>
                </w:div>
                <w:div w:id="2040154870">
                  <w:marLeft w:val="480"/>
                  <w:marRight w:val="0"/>
                  <w:marTop w:val="0"/>
                  <w:marBottom w:val="0"/>
                  <w:divBdr>
                    <w:top w:val="none" w:sz="0" w:space="0" w:color="auto"/>
                    <w:left w:val="none" w:sz="0" w:space="0" w:color="auto"/>
                    <w:bottom w:val="none" w:sz="0" w:space="0" w:color="auto"/>
                    <w:right w:val="none" w:sz="0" w:space="0" w:color="auto"/>
                  </w:divBdr>
                </w:div>
                <w:div w:id="1372806165">
                  <w:marLeft w:val="480"/>
                  <w:marRight w:val="0"/>
                  <w:marTop w:val="0"/>
                  <w:marBottom w:val="0"/>
                  <w:divBdr>
                    <w:top w:val="none" w:sz="0" w:space="0" w:color="auto"/>
                    <w:left w:val="none" w:sz="0" w:space="0" w:color="auto"/>
                    <w:bottom w:val="none" w:sz="0" w:space="0" w:color="auto"/>
                    <w:right w:val="none" w:sz="0" w:space="0" w:color="auto"/>
                  </w:divBdr>
                </w:div>
                <w:div w:id="2026978566">
                  <w:marLeft w:val="480"/>
                  <w:marRight w:val="0"/>
                  <w:marTop w:val="0"/>
                  <w:marBottom w:val="0"/>
                  <w:divBdr>
                    <w:top w:val="none" w:sz="0" w:space="0" w:color="auto"/>
                    <w:left w:val="none" w:sz="0" w:space="0" w:color="auto"/>
                    <w:bottom w:val="none" w:sz="0" w:space="0" w:color="auto"/>
                    <w:right w:val="none" w:sz="0" w:space="0" w:color="auto"/>
                  </w:divBdr>
                </w:div>
                <w:div w:id="107968700">
                  <w:marLeft w:val="480"/>
                  <w:marRight w:val="0"/>
                  <w:marTop w:val="0"/>
                  <w:marBottom w:val="0"/>
                  <w:divBdr>
                    <w:top w:val="none" w:sz="0" w:space="0" w:color="auto"/>
                    <w:left w:val="none" w:sz="0" w:space="0" w:color="auto"/>
                    <w:bottom w:val="none" w:sz="0" w:space="0" w:color="auto"/>
                    <w:right w:val="none" w:sz="0" w:space="0" w:color="auto"/>
                  </w:divBdr>
                </w:div>
                <w:div w:id="2059668521">
                  <w:marLeft w:val="480"/>
                  <w:marRight w:val="0"/>
                  <w:marTop w:val="0"/>
                  <w:marBottom w:val="0"/>
                  <w:divBdr>
                    <w:top w:val="none" w:sz="0" w:space="0" w:color="auto"/>
                    <w:left w:val="none" w:sz="0" w:space="0" w:color="auto"/>
                    <w:bottom w:val="none" w:sz="0" w:space="0" w:color="auto"/>
                    <w:right w:val="none" w:sz="0" w:space="0" w:color="auto"/>
                  </w:divBdr>
                </w:div>
                <w:div w:id="436023640">
                  <w:marLeft w:val="480"/>
                  <w:marRight w:val="0"/>
                  <w:marTop w:val="0"/>
                  <w:marBottom w:val="0"/>
                  <w:divBdr>
                    <w:top w:val="none" w:sz="0" w:space="0" w:color="auto"/>
                    <w:left w:val="none" w:sz="0" w:space="0" w:color="auto"/>
                    <w:bottom w:val="none" w:sz="0" w:space="0" w:color="auto"/>
                    <w:right w:val="none" w:sz="0" w:space="0" w:color="auto"/>
                  </w:divBdr>
                </w:div>
                <w:div w:id="936715442">
                  <w:marLeft w:val="480"/>
                  <w:marRight w:val="0"/>
                  <w:marTop w:val="0"/>
                  <w:marBottom w:val="0"/>
                  <w:divBdr>
                    <w:top w:val="none" w:sz="0" w:space="0" w:color="auto"/>
                    <w:left w:val="none" w:sz="0" w:space="0" w:color="auto"/>
                    <w:bottom w:val="none" w:sz="0" w:space="0" w:color="auto"/>
                    <w:right w:val="none" w:sz="0" w:space="0" w:color="auto"/>
                  </w:divBdr>
                </w:div>
                <w:div w:id="289092147">
                  <w:marLeft w:val="480"/>
                  <w:marRight w:val="0"/>
                  <w:marTop w:val="0"/>
                  <w:marBottom w:val="0"/>
                  <w:divBdr>
                    <w:top w:val="none" w:sz="0" w:space="0" w:color="auto"/>
                    <w:left w:val="none" w:sz="0" w:space="0" w:color="auto"/>
                    <w:bottom w:val="none" w:sz="0" w:space="0" w:color="auto"/>
                    <w:right w:val="none" w:sz="0" w:space="0" w:color="auto"/>
                  </w:divBdr>
                </w:div>
                <w:div w:id="817766036">
                  <w:marLeft w:val="480"/>
                  <w:marRight w:val="0"/>
                  <w:marTop w:val="0"/>
                  <w:marBottom w:val="0"/>
                  <w:divBdr>
                    <w:top w:val="none" w:sz="0" w:space="0" w:color="auto"/>
                    <w:left w:val="none" w:sz="0" w:space="0" w:color="auto"/>
                    <w:bottom w:val="none" w:sz="0" w:space="0" w:color="auto"/>
                    <w:right w:val="none" w:sz="0" w:space="0" w:color="auto"/>
                  </w:divBdr>
                </w:div>
                <w:div w:id="123473023">
                  <w:marLeft w:val="480"/>
                  <w:marRight w:val="0"/>
                  <w:marTop w:val="0"/>
                  <w:marBottom w:val="0"/>
                  <w:divBdr>
                    <w:top w:val="none" w:sz="0" w:space="0" w:color="auto"/>
                    <w:left w:val="none" w:sz="0" w:space="0" w:color="auto"/>
                    <w:bottom w:val="none" w:sz="0" w:space="0" w:color="auto"/>
                    <w:right w:val="none" w:sz="0" w:space="0" w:color="auto"/>
                  </w:divBdr>
                </w:div>
                <w:div w:id="174541220">
                  <w:marLeft w:val="480"/>
                  <w:marRight w:val="0"/>
                  <w:marTop w:val="0"/>
                  <w:marBottom w:val="0"/>
                  <w:divBdr>
                    <w:top w:val="none" w:sz="0" w:space="0" w:color="auto"/>
                    <w:left w:val="none" w:sz="0" w:space="0" w:color="auto"/>
                    <w:bottom w:val="none" w:sz="0" w:space="0" w:color="auto"/>
                    <w:right w:val="none" w:sz="0" w:space="0" w:color="auto"/>
                  </w:divBdr>
                </w:div>
                <w:div w:id="585189340">
                  <w:marLeft w:val="480"/>
                  <w:marRight w:val="0"/>
                  <w:marTop w:val="0"/>
                  <w:marBottom w:val="0"/>
                  <w:divBdr>
                    <w:top w:val="none" w:sz="0" w:space="0" w:color="auto"/>
                    <w:left w:val="none" w:sz="0" w:space="0" w:color="auto"/>
                    <w:bottom w:val="none" w:sz="0" w:space="0" w:color="auto"/>
                    <w:right w:val="none" w:sz="0" w:space="0" w:color="auto"/>
                  </w:divBdr>
                </w:div>
                <w:div w:id="736318612">
                  <w:marLeft w:val="480"/>
                  <w:marRight w:val="0"/>
                  <w:marTop w:val="0"/>
                  <w:marBottom w:val="0"/>
                  <w:divBdr>
                    <w:top w:val="none" w:sz="0" w:space="0" w:color="auto"/>
                    <w:left w:val="none" w:sz="0" w:space="0" w:color="auto"/>
                    <w:bottom w:val="none" w:sz="0" w:space="0" w:color="auto"/>
                    <w:right w:val="none" w:sz="0" w:space="0" w:color="auto"/>
                  </w:divBdr>
                </w:div>
                <w:div w:id="290939842">
                  <w:marLeft w:val="480"/>
                  <w:marRight w:val="0"/>
                  <w:marTop w:val="0"/>
                  <w:marBottom w:val="0"/>
                  <w:divBdr>
                    <w:top w:val="none" w:sz="0" w:space="0" w:color="auto"/>
                    <w:left w:val="none" w:sz="0" w:space="0" w:color="auto"/>
                    <w:bottom w:val="none" w:sz="0" w:space="0" w:color="auto"/>
                    <w:right w:val="none" w:sz="0" w:space="0" w:color="auto"/>
                  </w:divBdr>
                </w:div>
                <w:div w:id="2141418163">
                  <w:marLeft w:val="480"/>
                  <w:marRight w:val="0"/>
                  <w:marTop w:val="0"/>
                  <w:marBottom w:val="0"/>
                  <w:divBdr>
                    <w:top w:val="none" w:sz="0" w:space="0" w:color="auto"/>
                    <w:left w:val="none" w:sz="0" w:space="0" w:color="auto"/>
                    <w:bottom w:val="none" w:sz="0" w:space="0" w:color="auto"/>
                    <w:right w:val="none" w:sz="0" w:space="0" w:color="auto"/>
                  </w:divBdr>
                </w:div>
                <w:div w:id="166748528">
                  <w:marLeft w:val="480"/>
                  <w:marRight w:val="0"/>
                  <w:marTop w:val="0"/>
                  <w:marBottom w:val="0"/>
                  <w:divBdr>
                    <w:top w:val="none" w:sz="0" w:space="0" w:color="auto"/>
                    <w:left w:val="none" w:sz="0" w:space="0" w:color="auto"/>
                    <w:bottom w:val="none" w:sz="0" w:space="0" w:color="auto"/>
                    <w:right w:val="none" w:sz="0" w:space="0" w:color="auto"/>
                  </w:divBdr>
                </w:div>
                <w:div w:id="871305654">
                  <w:marLeft w:val="480"/>
                  <w:marRight w:val="0"/>
                  <w:marTop w:val="0"/>
                  <w:marBottom w:val="0"/>
                  <w:divBdr>
                    <w:top w:val="none" w:sz="0" w:space="0" w:color="auto"/>
                    <w:left w:val="none" w:sz="0" w:space="0" w:color="auto"/>
                    <w:bottom w:val="none" w:sz="0" w:space="0" w:color="auto"/>
                    <w:right w:val="none" w:sz="0" w:space="0" w:color="auto"/>
                  </w:divBdr>
                </w:div>
                <w:div w:id="1051197581">
                  <w:marLeft w:val="480"/>
                  <w:marRight w:val="0"/>
                  <w:marTop w:val="0"/>
                  <w:marBottom w:val="0"/>
                  <w:divBdr>
                    <w:top w:val="none" w:sz="0" w:space="0" w:color="auto"/>
                    <w:left w:val="none" w:sz="0" w:space="0" w:color="auto"/>
                    <w:bottom w:val="none" w:sz="0" w:space="0" w:color="auto"/>
                    <w:right w:val="none" w:sz="0" w:space="0" w:color="auto"/>
                  </w:divBdr>
                </w:div>
                <w:div w:id="455412976">
                  <w:marLeft w:val="480"/>
                  <w:marRight w:val="0"/>
                  <w:marTop w:val="0"/>
                  <w:marBottom w:val="0"/>
                  <w:divBdr>
                    <w:top w:val="none" w:sz="0" w:space="0" w:color="auto"/>
                    <w:left w:val="none" w:sz="0" w:space="0" w:color="auto"/>
                    <w:bottom w:val="none" w:sz="0" w:space="0" w:color="auto"/>
                    <w:right w:val="none" w:sz="0" w:space="0" w:color="auto"/>
                  </w:divBdr>
                </w:div>
                <w:div w:id="1464422412">
                  <w:marLeft w:val="480"/>
                  <w:marRight w:val="0"/>
                  <w:marTop w:val="0"/>
                  <w:marBottom w:val="0"/>
                  <w:divBdr>
                    <w:top w:val="none" w:sz="0" w:space="0" w:color="auto"/>
                    <w:left w:val="none" w:sz="0" w:space="0" w:color="auto"/>
                    <w:bottom w:val="none" w:sz="0" w:space="0" w:color="auto"/>
                    <w:right w:val="none" w:sz="0" w:space="0" w:color="auto"/>
                  </w:divBdr>
                </w:div>
                <w:div w:id="551305126">
                  <w:marLeft w:val="480"/>
                  <w:marRight w:val="0"/>
                  <w:marTop w:val="0"/>
                  <w:marBottom w:val="0"/>
                  <w:divBdr>
                    <w:top w:val="none" w:sz="0" w:space="0" w:color="auto"/>
                    <w:left w:val="none" w:sz="0" w:space="0" w:color="auto"/>
                    <w:bottom w:val="none" w:sz="0" w:space="0" w:color="auto"/>
                    <w:right w:val="none" w:sz="0" w:space="0" w:color="auto"/>
                  </w:divBdr>
                </w:div>
                <w:div w:id="1628849233">
                  <w:marLeft w:val="480"/>
                  <w:marRight w:val="0"/>
                  <w:marTop w:val="0"/>
                  <w:marBottom w:val="0"/>
                  <w:divBdr>
                    <w:top w:val="none" w:sz="0" w:space="0" w:color="auto"/>
                    <w:left w:val="none" w:sz="0" w:space="0" w:color="auto"/>
                    <w:bottom w:val="none" w:sz="0" w:space="0" w:color="auto"/>
                    <w:right w:val="none" w:sz="0" w:space="0" w:color="auto"/>
                  </w:divBdr>
                </w:div>
                <w:div w:id="153881997">
                  <w:marLeft w:val="480"/>
                  <w:marRight w:val="0"/>
                  <w:marTop w:val="0"/>
                  <w:marBottom w:val="0"/>
                  <w:divBdr>
                    <w:top w:val="none" w:sz="0" w:space="0" w:color="auto"/>
                    <w:left w:val="none" w:sz="0" w:space="0" w:color="auto"/>
                    <w:bottom w:val="none" w:sz="0" w:space="0" w:color="auto"/>
                    <w:right w:val="none" w:sz="0" w:space="0" w:color="auto"/>
                  </w:divBdr>
                </w:div>
                <w:div w:id="1405764677">
                  <w:marLeft w:val="480"/>
                  <w:marRight w:val="0"/>
                  <w:marTop w:val="0"/>
                  <w:marBottom w:val="0"/>
                  <w:divBdr>
                    <w:top w:val="none" w:sz="0" w:space="0" w:color="auto"/>
                    <w:left w:val="none" w:sz="0" w:space="0" w:color="auto"/>
                    <w:bottom w:val="none" w:sz="0" w:space="0" w:color="auto"/>
                    <w:right w:val="none" w:sz="0" w:space="0" w:color="auto"/>
                  </w:divBdr>
                </w:div>
                <w:div w:id="457259446">
                  <w:marLeft w:val="480"/>
                  <w:marRight w:val="0"/>
                  <w:marTop w:val="0"/>
                  <w:marBottom w:val="0"/>
                  <w:divBdr>
                    <w:top w:val="none" w:sz="0" w:space="0" w:color="auto"/>
                    <w:left w:val="none" w:sz="0" w:space="0" w:color="auto"/>
                    <w:bottom w:val="none" w:sz="0" w:space="0" w:color="auto"/>
                    <w:right w:val="none" w:sz="0" w:space="0" w:color="auto"/>
                  </w:divBdr>
                </w:div>
                <w:div w:id="539898510">
                  <w:marLeft w:val="480"/>
                  <w:marRight w:val="0"/>
                  <w:marTop w:val="0"/>
                  <w:marBottom w:val="0"/>
                  <w:divBdr>
                    <w:top w:val="none" w:sz="0" w:space="0" w:color="auto"/>
                    <w:left w:val="none" w:sz="0" w:space="0" w:color="auto"/>
                    <w:bottom w:val="none" w:sz="0" w:space="0" w:color="auto"/>
                    <w:right w:val="none" w:sz="0" w:space="0" w:color="auto"/>
                  </w:divBdr>
                </w:div>
                <w:div w:id="1152017694">
                  <w:marLeft w:val="480"/>
                  <w:marRight w:val="0"/>
                  <w:marTop w:val="0"/>
                  <w:marBottom w:val="0"/>
                  <w:divBdr>
                    <w:top w:val="none" w:sz="0" w:space="0" w:color="auto"/>
                    <w:left w:val="none" w:sz="0" w:space="0" w:color="auto"/>
                    <w:bottom w:val="none" w:sz="0" w:space="0" w:color="auto"/>
                    <w:right w:val="none" w:sz="0" w:space="0" w:color="auto"/>
                  </w:divBdr>
                </w:div>
                <w:div w:id="1881282758">
                  <w:marLeft w:val="480"/>
                  <w:marRight w:val="0"/>
                  <w:marTop w:val="0"/>
                  <w:marBottom w:val="0"/>
                  <w:divBdr>
                    <w:top w:val="none" w:sz="0" w:space="0" w:color="auto"/>
                    <w:left w:val="none" w:sz="0" w:space="0" w:color="auto"/>
                    <w:bottom w:val="none" w:sz="0" w:space="0" w:color="auto"/>
                    <w:right w:val="none" w:sz="0" w:space="0" w:color="auto"/>
                  </w:divBdr>
                </w:div>
                <w:div w:id="320892807">
                  <w:marLeft w:val="480"/>
                  <w:marRight w:val="0"/>
                  <w:marTop w:val="0"/>
                  <w:marBottom w:val="0"/>
                  <w:divBdr>
                    <w:top w:val="none" w:sz="0" w:space="0" w:color="auto"/>
                    <w:left w:val="none" w:sz="0" w:space="0" w:color="auto"/>
                    <w:bottom w:val="none" w:sz="0" w:space="0" w:color="auto"/>
                    <w:right w:val="none" w:sz="0" w:space="0" w:color="auto"/>
                  </w:divBdr>
                </w:div>
                <w:div w:id="822817601">
                  <w:marLeft w:val="480"/>
                  <w:marRight w:val="0"/>
                  <w:marTop w:val="0"/>
                  <w:marBottom w:val="0"/>
                  <w:divBdr>
                    <w:top w:val="none" w:sz="0" w:space="0" w:color="auto"/>
                    <w:left w:val="none" w:sz="0" w:space="0" w:color="auto"/>
                    <w:bottom w:val="none" w:sz="0" w:space="0" w:color="auto"/>
                    <w:right w:val="none" w:sz="0" w:space="0" w:color="auto"/>
                  </w:divBdr>
                </w:div>
                <w:div w:id="1991666133">
                  <w:marLeft w:val="480"/>
                  <w:marRight w:val="0"/>
                  <w:marTop w:val="0"/>
                  <w:marBottom w:val="0"/>
                  <w:divBdr>
                    <w:top w:val="none" w:sz="0" w:space="0" w:color="auto"/>
                    <w:left w:val="none" w:sz="0" w:space="0" w:color="auto"/>
                    <w:bottom w:val="none" w:sz="0" w:space="0" w:color="auto"/>
                    <w:right w:val="none" w:sz="0" w:space="0" w:color="auto"/>
                  </w:divBdr>
                </w:div>
                <w:div w:id="1624072159">
                  <w:marLeft w:val="480"/>
                  <w:marRight w:val="0"/>
                  <w:marTop w:val="0"/>
                  <w:marBottom w:val="0"/>
                  <w:divBdr>
                    <w:top w:val="none" w:sz="0" w:space="0" w:color="auto"/>
                    <w:left w:val="none" w:sz="0" w:space="0" w:color="auto"/>
                    <w:bottom w:val="none" w:sz="0" w:space="0" w:color="auto"/>
                    <w:right w:val="none" w:sz="0" w:space="0" w:color="auto"/>
                  </w:divBdr>
                </w:div>
                <w:div w:id="1343169876">
                  <w:marLeft w:val="480"/>
                  <w:marRight w:val="0"/>
                  <w:marTop w:val="0"/>
                  <w:marBottom w:val="0"/>
                  <w:divBdr>
                    <w:top w:val="none" w:sz="0" w:space="0" w:color="auto"/>
                    <w:left w:val="none" w:sz="0" w:space="0" w:color="auto"/>
                    <w:bottom w:val="none" w:sz="0" w:space="0" w:color="auto"/>
                    <w:right w:val="none" w:sz="0" w:space="0" w:color="auto"/>
                  </w:divBdr>
                </w:div>
                <w:div w:id="2143230072">
                  <w:marLeft w:val="480"/>
                  <w:marRight w:val="0"/>
                  <w:marTop w:val="0"/>
                  <w:marBottom w:val="0"/>
                  <w:divBdr>
                    <w:top w:val="none" w:sz="0" w:space="0" w:color="auto"/>
                    <w:left w:val="none" w:sz="0" w:space="0" w:color="auto"/>
                    <w:bottom w:val="none" w:sz="0" w:space="0" w:color="auto"/>
                    <w:right w:val="none" w:sz="0" w:space="0" w:color="auto"/>
                  </w:divBdr>
                </w:div>
                <w:div w:id="1902519736">
                  <w:marLeft w:val="480"/>
                  <w:marRight w:val="0"/>
                  <w:marTop w:val="0"/>
                  <w:marBottom w:val="0"/>
                  <w:divBdr>
                    <w:top w:val="none" w:sz="0" w:space="0" w:color="auto"/>
                    <w:left w:val="none" w:sz="0" w:space="0" w:color="auto"/>
                    <w:bottom w:val="none" w:sz="0" w:space="0" w:color="auto"/>
                    <w:right w:val="none" w:sz="0" w:space="0" w:color="auto"/>
                  </w:divBdr>
                </w:div>
                <w:div w:id="1358697440">
                  <w:marLeft w:val="480"/>
                  <w:marRight w:val="0"/>
                  <w:marTop w:val="0"/>
                  <w:marBottom w:val="0"/>
                  <w:divBdr>
                    <w:top w:val="none" w:sz="0" w:space="0" w:color="auto"/>
                    <w:left w:val="none" w:sz="0" w:space="0" w:color="auto"/>
                    <w:bottom w:val="none" w:sz="0" w:space="0" w:color="auto"/>
                    <w:right w:val="none" w:sz="0" w:space="0" w:color="auto"/>
                  </w:divBdr>
                </w:div>
                <w:div w:id="181360650">
                  <w:marLeft w:val="480"/>
                  <w:marRight w:val="0"/>
                  <w:marTop w:val="0"/>
                  <w:marBottom w:val="0"/>
                  <w:divBdr>
                    <w:top w:val="none" w:sz="0" w:space="0" w:color="auto"/>
                    <w:left w:val="none" w:sz="0" w:space="0" w:color="auto"/>
                    <w:bottom w:val="none" w:sz="0" w:space="0" w:color="auto"/>
                    <w:right w:val="none" w:sz="0" w:space="0" w:color="auto"/>
                  </w:divBdr>
                </w:div>
                <w:div w:id="1485851247">
                  <w:marLeft w:val="480"/>
                  <w:marRight w:val="0"/>
                  <w:marTop w:val="0"/>
                  <w:marBottom w:val="0"/>
                  <w:divBdr>
                    <w:top w:val="none" w:sz="0" w:space="0" w:color="auto"/>
                    <w:left w:val="none" w:sz="0" w:space="0" w:color="auto"/>
                    <w:bottom w:val="none" w:sz="0" w:space="0" w:color="auto"/>
                    <w:right w:val="none" w:sz="0" w:space="0" w:color="auto"/>
                  </w:divBdr>
                </w:div>
                <w:div w:id="846213254">
                  <w:marLeft w:val="480"/>
                  <w:marRight w:val="0"/>
                  <w:marTop w:val="0"/>
                  <w:marBottom w:val="0"/>
                  <w:divBdr>
                    <w:top w:val="none" w:sz="0" w:space="0" w:color="auto"/>
                    <w:left w:val="none" w:sz="0" w:space="0" w:color="auto"/>
                    <w:bottom w:val="none" w:sz="0" w:space="0" w:color="auto"/>
                    <w:right w:val="none" w:sz="0" w:space="0" w:color="auto"/>
                  </w:divBdr>
                </w:div>
                <w:div w:id="287978482">
                  <w:marLeft w:val="480"/>
                  <w:marRight w:val="0"/>
                  <w:marTop w:val="0"/>
                  <w:marBottom w:val="0"/>
                  <w:divBdr>
                    <w:top w:val="none" w:sz="0" w:space="0" w:color="auto"/>
                    <w:left w:val="none" w:sz="0" w:space="0" w:color="auto"/>
                    <w:bottom w:val="none" w:sz="0" w:space="0" w:color="auto"/>
                    <w:right w:val="none" w:sz="0" w:space="0" w:color="auto"/>
                  </w:divBdr>
                </w:div>
                <w:div w:id="1609503352">
                  <w:marLeft w:val="480"/>
                  <w:marRight w:val="0"/>
                  <w:marTop w:val="0"/>
                  <w:marBottom w:val="0"/>
                  <w:divBdr>
                    <w:top w:val="none" w:sz="0" w:space="0" w:color="auto"/>
                    <w:left w:val="none" w:sz="0" w:space="0" w:color="auto"/>
                    <w:bottom w:val="none" w:sz="0" w:space="0" w:color="auto"/>
                    <w:right w:val="none" w:sz="0" w:space="0" w:color="auto"/>
                  </w:divBdr>
                </w:div>
                <w:div w:id="1269118578">
                  <w:marLeft w:val="480"/>
                  <w:marRight w:val="0"/>
                  <w:marTop w:val="0"/>
                  <w:marBottom w:val="0"/>
                  <w:divBdr>
                    <w:top w:val="none" w:sz="0" w:space="0" w:color="auto"/>
                    <w:left w:val="none" w:sz="0" w:space="0" w:color="auto"/>
                    <w:bottom w:val="none" w:sz="0" w:space="0" w:color="auto"/>
                    <w:right w:val="none" w:sz="0" w:space="0" w:color="auto"/>
                  </w:divBdr>
                </w:div>
                <w:div w:id="1889879298">
                  <w:marLeft w:val="480"/>
                  <w:marRight w:val="0"/>
                  <w:marTop w:val="0"/>
                  <w:marBottom w:val="0"/>
                  <w:divBdr>
                    <w:top w:val="none" w:sz="0" w:space="0" w:color="auto"/>
                    <w:left w:val="none" w:sz="0" w:space="0" w:color="auto"/>
                    <w:bottom w:val="none" w:sz="0" w:space="0" w:color="auto"/>
                    <w:right w:val="none" w:sz="0" w:space="0" w:color="auto"/>
                  </w:divBdr>
                </w:div>
                <w:div w:id="1552889219">
                  <w:marLeft w:val="480"/>
                  <w:marRight w:val="0"/>
                  <w:marTop w:val="0"/>
                  <w:marBottom w:val="0"/>
                  <w:divBdr>
                    <w:top w:val="none" w:sz="0" w:space="0" w:color="auto"/>
                    <w:left w:val="none" w:sz="0" w:space="0" w:color="auto"/>
                    <w:bottom w:val="none" w:sz="0" w:space="0" w:color="auto"/>
                    <w:right w:val="none" w:sz="0" w:space="0" w:color="auto"/>
                  </w:divBdr>
                </w:div>
                <w:div w:id="2044864306">
                  <w:marLeft w:val="480"/>
                  <w:marRight w:val="0"/>
                  <w:marTop w:val="0"/>
                  <w:marBottom w:val="0"/>
                  <w:divBdr>
                    <w:top w:val="none" w:sz="0" w:space="0" w:color="auto"/>
                    <w:left w:val="none" w:sz="0" w:space="0" w:color="auto"/>
                    <w:bottom w:val="none" w:sz="0" w:space="0" w:color="auto"/>
                    <w:right w:val="none" w:sz="0" w:space="0" w:color="auto"/>
                  </w:divBdr>
                </w:div>
                <w:div w:id="921185705">
                  <w:marLeft w:val="480"/>
                  <w:marRight w:val="0"/>
                  <w:marTop w:val="0"/>
                  <w:marBottom w:val="0"/>
                  <w:divBdr>
                    <w:top w:val="none" w:sz="0" w:space="0" w:color="auto"/>
                    <w:left w:val="none" w:sz="0" w:space="0" w:color="auto"/>
                    <w:bottom w:val="none" w:sz="0" w:space="0" w:color="auto"/>
                    <w:right w:val="none" w:sz="0" w:space="0" w:color="auto"/>
                  </w:divBdr>
                </w:div>
                <w:div w:id="1461412095">
                  <w:marLeft w:val="480"/>
                  <w:marRight w:val="0"/>
                  <w:marTop w:val="0"/>
                  <w:marBottom w:val="0"/>
                  <w:divBdr>
                    <w:top w:val="none" w:sz="0" w:space="0" w:color="auto"/>
                    <w:left w:val="none" w:sz="0" w:space="0" w:color="auto"/>
                    <w:bottom w:val="none" w:sz="0" w:space="0" w:color="auto"/>
                    <w:right w:val="none" w:sz="0" w:space="0" w:color="auto"/>
                  </w:divBdr>
                </w:div>
                <w:div w:id="1763452202">
                  <w:marLeft w:val="480"/>
                  <w:marRight w:val="0"/>
                  <w:marTop w:val="0"/>
                  <w:marBottom w:val="0"/>
                  <w:divBdr>
                    <w:top w:val="none" w:sz="0" w:space="0" w:color="auto"/>
                    <w:left w:val="none" w:sz="0" w:space="0" w:color="auto"/>
                    <w:bottom w:val="none" w:sz="0" w:space="0" w:color="auto"/>
                    <w:right w:val="none" w:sz="0" w:space="0" w:color="auto"/>
                  </w:divBdr>
                </w:div>
                <w:div w:id="584802922">
                  <w:marLeft w:val="480"/>
                  <w:marRight w:val="0"/>
                  <w:marTop w:val="0"/>
                  <w:marBottom w:val="0"/>
                  <w:divBdr>
                    <w:top w:val="none" w:sz="0" w:space="0" w:color="auto"/>
                    <w:left w:val="none" w:sz="0" w:space="0" w:color="auto"/>
                    <w:bottom w:val="none" w:sz="0" w:space="0" w:color="auto"/>
                    <w:right w:val="none" w:sz="0" w:space="0" w:color="auto"/>
                  </w:divBdr>
                </w:div>
                <w:div w:id="337580423">
                  <w:marLeft w:val="480"/>
                  <w:marRight w:val="0"/>
                  <w:marTop w:val="0"/>
                  <w:marBottom w:val="0"/>
                  <w:divBdr>
                    <w:top w:val="none" w:sz="0" w:space="0" w:color="auto"/>
                    <w:left w:val="none" w:sz="0" w:space="0" w:color="auto"/>
                    <w:bottom w:val="none" w:sz="0" w:space="0" w:color="auto"/>
                    <w:right w:val="none" w:sz="0" w:space="0" w:color="auto"/>
                  </w:divBdr>
                </w:div>
                <w:div w:id="805971991">
                  <w:marLeft w:val="480"/>
                  <w:marRight w:val="0"/>
                  <w:marTop w:val="0"/>
                  <w:marBottom w:val="0"/>
                  <w:divBdr>
                    <w:top w:val="none" w:sz="0" w:space="0" w:color="auto"/>
                    <w:left w:val="none" w:sz="0" w:space="0" w:color="auto"/>
                    <w:bottom w:val="none" w:sz="0" w:space="0" w:color="auto"/>
                    <w:right w:val="none" w:sz="0" w:space="0" w:color="auto"/>
                  </w:divBdr>
                </w:div>
                <w:div w:id="298806312">
                  <w:marLeft w:val="480"/>
                  <w:marRight w:val="0"/>
                  <w:marTop w:val="0"/>
                  <w:marBottom w:val="0"/>
                  <w:divBdr>
                    <w:top w:val="none" w:sz="0" w:space="0" w:color="auto"/>
                    <w:left w:val="none" w:sz="0" w:space="0" w:color="auto"/>
                    <w:bottom w:val="none" w:sz="0" w:space="0" w:color="auto"/>
                    <w:right w:val="none" w:sz="0" w:space="0" w:color="auto"/>
                  </w:divBdr>
                </w:div>
                <w:div w:id="1044600336">
                  <w:marLeft w:val="480"/>
                  <w:marRight w:val="0"/>
                  <w:marTop w:val="0"/>
                  <w:marBottom w:val="0"/>
                  <w:divBdr>
                    <w:top w:val="none" w:sz="0" w:space="0" w:color="auto"/>
                    <w:left w:val="none" w:sz="0" w:space="0" w:color="auto"/>
                    <w:bottom w:val="none" w:sz="0" w:space="0" w:color="auto"/>
                    <w:right w:val="none" w:sz="0" w:space="0" w:color="auto"/>
                  </w:divBdr>
                </w:div>
                <w:div w:id="343440679">
                  <w:marLeft w:val="480"/>
                  <w:marRight w:val="0"/>
                  <w:marTop w:val="0"/>
                  <w:marBottom w:val="0"/>
                  <w:divBdr>
                    <w:top w:val="none" w:sz="0" w:space="0" w:color="auto"/>
                    <w:left w:val="none" w:sz="0" w:space="0" w:color="auto"/>
                    <w:bottom w:val="none" w:sz="0" w:space="0" w:color="auto"/>
                    <w:right w:val="none" w:sz="0" w:space="0" w:color="auto"/>
                  </w:divBdr>
                </w:div>
                <w:div w:id="1157192302">
                  <w:marLeft w:val="480"/>
                  <w:marRight w:val="0"/>
                  <w:marTop w:val="0"/>
                  <w:marBottom w:val="0"/>
                  <w:divBdr>
                    <w:top w:val="none" w:sz="0" w:space="0" w:color="auto"/>
                    <w:left w:val="none" w:sz="0" w:space="0" w:color="auto"/>
                    <w:bottom w:val="none" w:sz="0" w:space="0" w:color="auto"/>
                    <w:right w:val="none" w:sz="0" w:space="0" w:color="auto"/>
                  </w:divBdr>
                </w:div>
                <w:div w:id="267156137">
                  <w:marLeft w:val="480"/>
                  <w:marRight w:val="0"/>
                  <w:marTop w:val="0"/>
                  <w:marBottom w:val="0"/>
                  <w:divBdr>
                    <w:top w:val="none" w:sz="0" w:space="0" w:color="auto"/>
                    <w:left w:val="none" w:sz="0" w:space="0" w:color="auto"/>
                    <w:bottom w:val="none" w:sz="0" w:space="0" w:color="auto"/>
                    <w:right w:val="none" w:sz="0" w:space="0" w:color="auto"/>
                  </w:divBdr>
                </w:div>
              </w:divsChild>
            </w:div>
            <w:div w:id="1582986915">
              <w:marLeft w:val="0"/>
              <w:marRight w:val="0"/>
              <w:marTop w:val="0"/>
              <w:marBottom w:val="0"/>
              <w:divBdr>
                <w:top w:val="none" w:sz="0" w:space="0" w:color="auto"/>
                <w:left w:val="none" w:sz="0" w:space="0" w:color="auto"/>
                <w:bottom w:val="none" w:sz="0" w:space="0" w:color="auto"/>
                <w:right w:val="none" w:sz="0" w:space="0" w:color="auto"/>
              </w:divBdr>
              <w:divsChild>
                <w:div w:id="411776466">
                  <w:marLeft w:val="480"/>
                  <w:marRight w:val="0"/>
                  <w:marTop w:val="0"/>
                  <w:marBottom w:val="0"/>
                  <w:divBdr>
                    <w:top w:val="none" w:sz="0" w:space="0" w:color="auto"/>
                    <w:left w:val="none" w:sz="0" w:space="0" w:color="auto"/>
                    <w:bottom w:val="none" w:sz="0" w:space="0" w:color="auto"/>
                    <w:right w:val="none" w:sz="0" w:space="0" w:color="auto"/>
                  </w:divBdr>
                  <w:divsChild>
                    <w:div w:id="567804565">
                      <w:marLeft w:val="0"/>
                      <w:marRight w:val="0"/>
                      <w:marTop w:val="0"/>
                      <w:marBottom w:val="0"/>
                      <w:divBdr>
                        <w:top w:val="none" w:sz="0" w:space="0" w:color="auto"/>
                        <w:left w:val="none" w:sz="0" w:space="0" w:color="auto"/>
                        <w:bottom w:val="none" w:sz="0" w:space="0" w:color="auto"/>
                        <w:right w:val="none" w:sz="0" w:space="0" w:color="auto"/>
                      </w:divBdr>
                      <w:divsChild>
                        <w:div w:id="802311989">
                          <w:marLeft w:val="480"/>
                          <w:marRight w:val="0"/>
                          <w:marTop w:val="0"/>
                          <w:marBottom w:val="0"/>
                          <w:divBdr>
                            <w:top w:val="none" w:sz="0" w:space="0" w:color="auto"/>
                            <w:left w:val="none" w:sz="0" w:space="0" w:color="auto"/>
                            <w:bottom w:val="none" w:sz="0" w:space="0" w:color="auto"/>
                            <w:right w:val="none" w:sz="0" w:space="0" w:color="auto"/>
                          </w:divBdr>
                        </w:div>
                        <w:div w:id="2124180619">
                          <w:marLeft w:val="480"/>
                          <w:marRight w:val="0"/>
                          <w:marTop w:val="0"/>
                          <w:marBottom w:val="0"/>
                          <w:divBdr>
                            <w:top w:val="none" w:sz="0" w:space="0" w:color="auto"/>
                            <w:left w:val="none" w:sz="0" w:space="0" w:color="auto"/>
                            <w:bottom w:val="none" w:sz="0" w:space="0" w:color="auto"/>
                            <w:right w:val="none" w:sz="0" w:space="0" w:color="auto"/>
                          </w:divBdr>
                        </w:div>
                        <w:div w:id="1911305662">
                          <w:marLeft w:val="480"/>
                          <w:marRight w:val="0"/>
                          <w:marTop w:val="0"/>
                          <w:marBottom w:val="0"/>
                          <w:divBdr>
                            <w:top w:val="none" w:sz="0" w:space="0" w:color="auto"/>
                            <w:left w:val="none" w:sz="0" w:space="0" w:color="auto"/>
                            <w:bottom w:val="none" w:sz="0" w:space="0" w:color="auto"/>
                            <w:right w:val="none" w:sz="0" w:space="0" w:color="auto"/>
                          </w:divBdr>
                        </w:div>
                        <w:div w:id="38751629">
                          <w:marLeft w:val="480"/>
                          <w:marRight w:val="0"/>
                          <w:marTop w:val="0"/>
                          <w:marBottom w:val="0"/>
                          <w:divBdr>
                            <w:top w:val="none" w:sz="0" w:space="0" w:color="auto"/>
                            <w:left w:val="none" w:sz="0" w:space="0" w:color="auto"/>
                            <w:bottom w:val="none" w:sz="0" w:space="0" w:color="auto"/>
                            <w:right w:val="none" w:sz="0" w:space="0" w:color="auto"/>
                          </w:divBdr>
                        </w:div>
                        <w:div w:id="459416471">
                          <w:marLeft w:val="480"/>
                          <w:marRight w:val="0"/>
                          <w:marTop w:val="0"/>
                          <w:marBottom w:val="0"/>
                          <w:divBdr>
                            <w:top w:val="none" w:sz="0" w:space="0" w:color="auto"/>
                            <w:left w:val="none" w:sz="0" w:space="0" w:color="auto"/>
                            <w:bottom w:val="none" w:sz="0" w:space="0" w:color="auto"/>
                            <w:right w:val="none" w:sz="0" w:space="0" w:color="auto"/>
                          </w:divBdr>
                        </w:div>
                        <w:div w:id="1650668722">
                          <w:marLeft w:val="480"/>
                          <w:marRight w:val="0"/>
                          <w:marTop w:val="0"/>
                          <w:marBottom w:val="0"/>
                          <w:divBdr>
                            <w:top w:val="none" w:sz="0" w:space="0" w:color="auto"/>
                            <w:left w:val="none" w:sz="0" w:space="0" w:color="auto"/>
                            <w:bottom w:val="none" w:sz="0" w:space="0" w:color="auto"/>
                            <w:right w:val="none" w:sz="0" w:space="0" w:color="auto"/>
                          </w:divBdr>
                        </w:div>
                        <w:div w:id="130289633">
                          <w:marLeft w:val="480"/>
                          <w:marRight w:val="0"/>
                          <w:marTop w:val="0"/>
                          <w:marBottom w:val="0"/>
                          <w:divBdr>
                            <w:top w:val="none" w:sz="0" w:space="0" w:color="auto"/>
                            <w:left w:val="none" w:sz="0" w:space="0" w:color="auto"/>
                            <w:bottom w:val="none" w:sz="0" w:space="0" w:color="auto"/>
                            <w:right w:val="none" w:sz="0" w:space="0" w:color="auto"/>
                          </w:divBdr>
                        </w:div>
                        <w:div w:id="965547695">
                          <w:marLeft w:val="480"/>
                          <w:marRight w:val="0"/>
                          <w:marTop w:val="0"/>
                          <w:marBottom w:val="0"/>
                          <w:divBdr>
                            <w:top w:val="none" w:sz="0" w:space="0" w:color="auto"/>
                            <w:left w:val="none" w:sz="0" w:space="0" w:color="auto"/>
                            <w:bottom w:val="none" w:sz="0" w:space="0" w:color="auto"/>
                            <w:right w:val="none" w:sz="0" w:space="0" w:color="auto"/>
                          </w:divBdr>
                        </w:div>
                        <w:div w:id="1817642663">
                          <w:marLeft w:val="480"/>
                          <w:marRight w:val="0"/>
                          <w:marTop w:val="0"/>
                          <w:marBottom w:val="0"/>
                          <w:divBdr>
                            <w:top w:val="none" w:sz="0" w:space="0" w:color="auto"/>
                            <w:left w:val="none" w:sz="0" w:space="0" w:color="auto"/>
                            <w:bottom w:val="none" w:sz="0" w:space="0" w:color="auto"/>
                            <w:right w:val="none" w:sz="0" w:space="0" w:color="auto"/>
                          </w:divBdr>
                        </w:div>
                        <w:div w:id="1651715310">
                          <w:marLeft w:val="480"/>
                          <w:marRight w:val="0"/>
                          <w:marTop w:val="0"/>
                          <w:marBottom w:val="0"/>
                          <w:divBdr>
                            <w:top w:val="none" w:sz="0" w:space="0" w:color="auto"/>
                            <w:left w:val="none" w:sz="0" w:space="0" w:color="auto"/>
                            <w:bottom w:val="none" w:sz="0" w:space="0" w:color="auto"/>
                            <w:right w:val="none" w:sz="0" w:space="0" w:color="auto"/>
                          </w:divBdr>
                        </w:div>
                        <w:div w:id="863439736">
                          <w:marLeft w:val="480"/>
                          <w:marRight w:val="0"/>
                          <w:marTop w:val="0"/>
                          <w:marBottom w:val="0"/>
                          <w:divBdr>
                            <w:top w:val="none" w:sz="0" w:space="0" w:color="auto"/>
                            <w:left w:val="none" w:sz="0" w:space="0" w:color="auto"/>
                            <w:bottom w:val="none" w:sz="0" w:space="0" w:color="auto"/>
                            <w:right w:val="none" w:sz="0" w:space="0" w:color="auto"/>
                          </w:divBdr>
                        </w:div>
                        <w:div w:id="1884174502">
                          <w:marLeft w:val="480"/>
                          <w:marRight w:val="0"/>
                          <w:marTop w:val="0"/>
                          <w:marBottom w:val="0"/>
                          <w:divBdr>
                            <w:top w:val="none" w:sz="0" w:space="0" w:color="auto"/>
                            <w:left w:val="none" w:sz="0" w:space="0" w:color="auto"/>
                            <w:bottom w:val="none" w:sz="0" w:space="0" w:color="auto"/>
                            <w:right w:val="none" w:sz="0" w:space="0" w:color="auto"/>
                          </w:divBdr>
                        </w:div>
                        <w:div w:id="544488112">
                          <w:marLeft w:val="480"/>
                          <w:marRight w:val="0"/>
                          <w:marTop w:val="0"/>
                          <w:marBottom w:val="0"/>
                          <w:divBdr>
                            <w:top w:val="none" w:sz="0" w:space="0" w:color="auto"/>
                            <w:left w:val="none" w:sz="0" w:space="0" w:color="auto"/>
                            <w:bottom w:val="none" w:sz="0" w:space="0" w:color="auto"/>
                            <w:right w:val="none" w:sz="0" w:space="0" w:color="auto"/>
                          </w:divBdr>
                        </w:div>
                        <w:div w:id="733086044">
                          <w:marLeft w:val="480"/>
                          <w:marRight w:val="0"/>
                          <w:marTop w:val="0"/>
                          <w:marBottom w:val="0"/>
                          <w:divBdr>
                            <w:top w:val="none" w:sz="0" w:space="0" w:color="auto"/>
                            <w:left w:val="none" w:sz="0" w:space="0" w:color="auto"/>
                            <w:bottom w:val="none" w:sz="0" w:space="0" w:color="auto"/>
                            <w:right w:val="none" w:sz="0" w:space="0" w:color="auto"/>
                          </w:divBdr>
                        </w:div>
                        <w:div w:id="1570267171">
                          <w:marLeft w:val="480"/>
                          <w:marRight w:val="0"/>
                          <w:marTop w:val="0"/>
                          <w:marBottom w:val="0"/>
                          <w:divBdr>
                            <w:top w:val="none" w:sz="0" w:space="0" w:color="auto"/>
                            <w:left w:val="none" w:sz="0" w:space="0" w:color="auto"/>
                            <w:bottom w:val="none" w:sz="0" w:space="0" w:color="auto"/>
                            <w:right w:val="none" w:sz="0" w:space="0" w:color="auto"/>
                          </w:divBdr>
                        </w:div>
                        <w:div w:id="1481385948">
                          <w:marLeft w:val="480"/>
                          <w:marRight w:val="0"/>
                          <w:marTop w:val="0"/>
                          <w:marBottom w:val="0"/>
                          <w:divBdr>
                            <w:top w:val="none" w:sz="0" w:space="0" w:color="auto"/>
                            <w:left w:val="none" w:sz="0" w:space="0" w:color="auto"/>
                            <w:bottom w:val="none" w:sz="0" w:space="0" w:color="auto"/>
                            <w:right w:val="none" w:sz="0" w:space="0" w:color="auto"/>
                          </w:divBdr>
                        </w:div>
                        <w:div w:id="1068262396">
                          <w:marLeft w:val="480"/>
                          <w:marRight w:val="0"/>
                          <w:marTop w:val="0"/>
                          <w:marBottom w:val="0"/>
                          <w:divBdr>
                            <w:top w:val="none" w:sz="0" w:space="0" w:color="auto"/>
                            <w:left w:val="none" w:sz="0" w:space="0" w:color="auto"/>
                            <w:bottom w:val="none" w:sz="0" w:space="0" w:color="auto"/>
                            <w:right w:val="none" w:sz="0" w:space="0" w:color="auto"/>
                          </w:divBdr>
                        </w:div>
                        <w:div w:id="1048336811">
                          <w:marLeft w:val="480"/>
                          <w:marRight w:val="0"/>
                          <w:marTop w:val="0"/>
                          <w:marBottom w:val="0"/>
                          <w:divBdr>
                            <w:top w:val="none" w:sz="0" w:space="0" w:color="auto"/>
                            <w:left w:val="none" w:sz="0" w:space="0" w:color="auto"/>
                            <w:bottom w:val="none" w:sz="0" w:space="0" w:color="auto"/>
                            <w:right w:val="none" w:sz="0" w:space="0" w:color="auto"/>
                          </w:divBdr>
                        </w:div>
                        <w:div w:id="1841852921">
                          <w:marLeft w:val="480"/>
                          <w:marRight w:val="0"/>
                          <w:marTop w:val="0"/>
                          <w:marBottom w:val="0"/>
                          <w:divBdr>
                            <w:top w:val="none" w:sz="0" w:space="0" w:color="auto"/>
                            <w:left w:val="none" w:sz="0" w:space="0" w:color="auto"/>
                            <w:bottom w:val="none" w:sz="0" w:space="0" w:color="auto"/>
                            <w:right w:val="none" w:sz="0" w:space="0" w:color="auto"/>
                          </w:divBdr>
                        </w:div>
                        <w:div w:id="1691373154">
                          <w:marLeft w:val="480"/>
                          <w:marRight w:val="0"/>
                          <w:marTop w:val="0"/>
                          <w:marBottom w:val="0"/>
                          <w:divBdr>
                            <w:top w:val="none" w:sz="0" w:space="0" w:color="auto"/>
                            <w:left w:val="none" w:sz="0" w:space="0" w:color="auto"/>
                            <w:bottom w:val="none" w:sz="0" w:space="0" w:color="auto"/>
                            <w:right w:val="none" w:sz="0" w:space="0" w:color="auto"/>
                          </w:divBdr>
                        </w:div>
                        <w:div w:id="1714381304">
                          <w:marLeft w:val="480"/>
                          <w:marRight w:val="0"/>
                          <w:marTop w:val="0"/>
                          <w:marBottom w:val="0"/>
                          <w:divBdr>
                            <w:top w:val="none" w:sz="0" w:space="0" w:color="auto"/>
                            <w:left w:val="none" w:sz="0" w:space="0" w:color="auto"/>
                            <w:bottom w:val="none" w:sz="0" w:space="0" w:color="auto"/>
                            <w:right w:val="none" w:sz="0" w:space="0" w:color="auto"/>
                          </w:divBdr>
                        </w:div>
                        <w:div w:id="1685784060">
                          <w:marLeft w:val="480"/>
                          <w:marRight w:val="0"/>
                          <w:marTop w:val="0"/>
                          <w:marBottom w:val="0"/>
                          <w:divBdr>
                            <w:top w:val="none" w:sz="0" w:space="0" w:color="auto"/>
                            <w:left w:val="none" w:sz="0" w:space="0" w:color="auto"/>
                            <w:bottom w:val="none" w:sz="0" w:space="0" w:color="auto"/>
                            <w:right w:val="none" w:sz="0" w:space="0" w:color="auto"/>
                          </w:divBdr>
                        </w:div>
                        <w:div w:id="16662004">
                          <w:marLeft w:val="480"/>
                          <w:marRight w:val="0"/>
                          <w:marTop w:val="0"/>
                          <w:marBottom w:val="0"/>
                          <w:divBdr>
                            <w:top w:val="none" w:sz="0" w:space="0" w:color="auto"/>
                            <w:left w:val="none" w:sz="0" w:space="0" w:color="auto"/>
                            <w:bottom w:val="none" w:sz="0" w:space="0" w:color="auto"/>
                            <w:right w:val="none" w:sz="0" w:space="0" w:color="auto"/>
                          </w:divBdr>
                        </w:div>
                        <w:div w:id="1075936184">
                          <w:marLeft w:val="480"/>
                          <w:marRight w:val="0"/>
                          <w:marTop w:val="0"/>
                          <w:marBottom w:val="0"/>
                          <w:divBdr>
                            <w:top w:val="none" w:sz="0" w:space="0" w:color="auto"/>
                            <w:left w:val="none" w:sz="0" w:space="0" w:color="auto"/>
                            <w:bottom w:val="none" w:sz="0" w:space="0" w:color="auto"/>
                            <w:right w:val="none" w:sz="0" w:space="0" w:color="auto"/>
                          </w:divBdr>
                        </w:div>
                        <w:div w:id="436368940">
                          <w:marLeft w:val="480"/>
                          <w:marRight w:val="0"/>
                          <w:marTop w:val="0"/>
                          <w:marBottom w:val="0"/>
                          <w:divBdr>
                            <w:top w:val="none" w:sz="0" w:space="0" w:color="auto"/>
                            <w:left w:val="none" w:sz="0" w:space="0" w:color="auto"/>
                            <w:bottom w:val="none" w:sz="0" w:space="0" w:color="auto"/>
                            <w:right w:val="none" w:sz="0" w:space="0" w:color="auto"/>
                          </w:divBdr>
                        </w:div>
                        <w:div w:id="1900665">
                          <w:marLeft w:val="480"/>
                          <w:marRight w:val="0"/>
                          <w:marTop w:val="0"/>
                          <w:marBottom w:val="0"/>
                          <w:divBdr>
                            <w:top w:val="none" w:sz="0" w:space="0" w:color="auto"/>
                            <w:left w:val="none" w:sz="0" w:space="0" w:color="auto"/>
                            <w:bottom w:val="none" w:sz="0" w:space="0" w:color="auto"/>
                            <w:right w:val="none" w:sz="0" w:space="0" w:color="auto"/>
                          </w:divBdr>
                        </w:div>
                        <w:div w:id="588973529">
                          <w:marLeft w:val="480"/>
                          <w:marRight w:val="0"/>
                          <w:marTop w:val="0"/>
                          <w:marBottom w:val="0"/>
                          <w:divBdr>
                            <w:top w:val="none" w:sz="0" w:space="0" w:color="auto"/>
                            <w:left w:val="none" w:sz="0" w:space="0" w:color="auto"/>
                            <w:bottom w:val="none" w:sz="0" w:space="0" w:color="auto"/>
                            <w:right w:val="none" w:sz="0" w:space="0" w:color="auto"/>
                          </w:divBdr>
                        </w:div>
                        <w:div w:id="434592012">
                          <w:marLeft w:val="480"/>
                          <w:marRight w:val="0"/>
                          <w:marTop w:val="0"/>
                          <w:marBottom w:val="0"/>
                          <w:divBdr>
                            <w:top w:val="none" w:sz="0" w:space="0" w:color="auto"/>
                            <w:left w:val="none" w:sz="0" w:space="0" w:color="auto"/>
                            <w:bottom w:val="none" w:sz="0" w:space="0" w:color="auto"/>
                            <w:right w:val="none" w:sz="0" w:space="0" w:color="auto"/>
                          </w:divBdr>
                        </w:div>
                        <w:div w:id="81924830">
                          <w:marLeft w:val="480"/>
                          <w:marRight w:val="0"/>
                          <w:marTop w:val="0"/>
                          <w:marBottom w:val="0"/>
                          <w:divBdr>
                            <w:top w:val="none" w:sz="0" w:space="0" w:color="auto"/>
                            <w:left w:val="none" w:sz="0" w:space="0" w:color="auto"/>
                            <w:bottom w:val="none" w:sz="0" w:space="0" w:color="auto"/>
                            <w:right w:val="none" w:sz="0" w:space="0" w:color="auto"/>
                          </w:divBdr>
                        </w:div>
                        <w:div w:id="2118787658">
                          <w:marLeft w:val="480"/>
                          <w:marRight w:val="0"/>
                          <w:marTop w:val="0"/>
                          <w:marBottom w:val="0"/>
                          <w:divBdr>
                            <w:top w:val="none" w:sz="0" w:space="0" w:color="auto"/>
                            <w:left w:val="none" w:sz="0" w:space="0" w:color="auto"/>
                            <w:bottom w:val="none" w:sz="0" w:space="0" w:color="auto"/>
                            <w:right w:val="none" w:sz="0" w:space="0" w:color="auto"/>
                          </w:divBdr>
                        </w:div>
                        <w:div w:id="1168181018">
                          <w:marLeft w:val="480"/>
                          <w:marRight w:val="0"/>
                          <w:marTop w:val="0"/>
                          <w:marBottom w:val="0"/>
                          <w:divBdr>
                            <w:top w:val="none" w:sz="0" w:space="0" w:color="auto"/>
                            <w:left w:val="none" w:sz="0" w:space="0" w:color="auto"/>
                            <w:bottom w:val="none" w:sz="0" w:space="0" w:color="auto"/>
                            <w:right w:val="none" w:sz="0" w:space="0" w:color="auto"/>
                          </w:divBdr>
                        </w:div>
                        <w:div w:id="664356305">
                          <w:marLeft w:val="480"/>
                          <w:marRight w:val="0"/>
                          <w:marTop w:val="0"/>
                          <w:marBottom w:val="0"/>
                          <w:divBdr>
                            <w:top w:val="none" w:sz="0" w:space="0" w:color="auto"/>
                            <w:left w:val="none" w:sz="0" w:space="0" w:color="auto"/>
                            <w:bottom w:val="none" w:sz="0" w:space="0" w:color="auto"/>
                            <w:right w:val="none" w:sz="0" w:space="0" w:color="auto"/>
                          </w:divBdr>
                        </w:div>
                        <w:div w:id="1755273903">
                          <w:marLeft w:val="480"/>
                          <w:marRight w:val="0"/>
                          <w:marTop w:val="0"/>
                          <w:marBottom w:val="0"/>
                          <w:divBdr>
                            <w:top w:val="none" w:sz="0" w:space="0" w:color="auto"/>
                            <w:left w:val="none" w:sz="0" w:space="0" w:color="auto"/>
                            <w:bottom w:val="none" w:sz="0" w:space="0" w:color="auto"/>
                            <w:right w:val="none" w:sz="0" w:space="0" w:color="auto"/>
                          </w:divBdr>
                        </w:div>
                        <w:div w:id="1765615164">
                          <w:marLeft w:val="480"/>
                          <w:marRight w:val="0"/>
                          <w:marTop w:val="0"/>
                          <w:marBottom w:val="0"/>
                          <w:divBdr>
                            <w:top w:val="none" w:sz="0" w:space="0" w:color="auto"/>
                            <w:left w:val="none" w:sz="0" w:space="0" w:color="auto"/>
                            <w:bottom w:val="none" w:sz="0" w:space="0" w:color="auto"/>
                            <w:right w:val="none" w:sz="0" w:space="0" w:color="auto"/>
                          </w:divBdr>
                        </w:div>
                        <w:div w:id="210852422">
                          <w:marLeft w:val="480"/>
                          <w:marRight w:val="0"/>
                          <w:marTop w:val="0"/>
                          <w:marBottom w:val="0"/>
                          <w:divBdr>
                            <w:top w:val="none" w:sz="0" w:space="0" w:color="auto"/>
                            <w:left w:val="none" w:sz="0" w:space="0" w:color="auto"/>
                            <w:bottom w:val="none" w:sz="0" w:space="0" w:color="auto"/>
                            <w:right w:val="none" w:sz="0" w:space="0" w:color="auto"/>
                          </w:divBdr>
                        </w:div>
                        <w:div w:id="810055635">
                          <w:marLeft w:val="480"/>
                          <w:marRight w:val="0"/>
                          <w:marTop w:val="0"/>
                          <w:marBottom w:val="0"/>
                          <w:divBdr>
                            <w:top w:val="none" w:sz="0" w:space="0" w:color="auto"/>
                            <w:left w:val="none" w:sz="0" w:space="0" w:color="auto"/>
                            <w:bottom w:val="none" w:sz="0" w:space="0" w:color="auto"/>
                            <w:right w:val="none" w:sz="0" w:space="0" w:color="auto"/>
                          </w:divBdr>
                        </w:div>
                        <w:div w:id="625814828">
                          <w:marLeft w:val="480"/>
                          <w:marRight w:val="0"/>
                          <w:marTop w:val="0"/>
                          <w:marBottom w:val="0"/>
                          <w:divBdr>
                            <w:top w:val="none" w:sz="0" w:space="0" w:color="auto"/>
                            <w:left w:val="none" w:sz="0" w:space="0" w:color="auto"/>
                            <w:bottom w:val="none" w:sz="0" w:space="0" w:color="auto"/>
                            <w:right w:val="none" w:sz="0" w:space="0" w:color="auto"/>
                          </w:divBdr>
                        </w:div>
                        <w:div w:id="1187599857">
                          <w:marLeft w:val="480"/>
                          <w:marRight w:val="0"/>
                          <w:marTop w:val="0"/>
                          <w:marBottom w:val="0"/>
                          <w:divBdr>
                            <w:top w:val="none" w:sz="0" w:space="0" w:color="auto"/>
                            <w:left w:val="none" w:sz="0" w:space="0" w:color="auto"/>
                            <w:bottom w:val="none" w:sz="0" w:space="0" w:color="auto"/>
                            <w:right w:val="none" w:sz="0" w:space="0" w:color="auto"/>
                          </w:divBdr>
                        </w:div>
                        <w:div w:id="227150109">
                          <w:marLeft w:val="480"/>
                          <w:marRight w:val="0"/>
                          <w:marTop w:val="0"/>
                          <w:marBottom w:val="0"/>
                          <w:divBdr>
                            <w:top w:val="none" w:sz="0" w:space="0" w:color="auto"/>
                            <w:left w:val="none" w:sz="0" w:space="0" w:color="auto"/>
                            <w:bottom w:val="none" w:sz="0" w:space="0" w:color="auto"/>
                            <w:right w:val="none" w:sz="0" w:space="0" w:color="auto"/>
                          </w:divBdr>
                        </w:div>
                        <w:div w:id="2120373476">
                          <w:marLeft w:val="480"/>
                          <w:marRight w:val="0"/>
                          <w:marTop w:val="0"/>
                          <w:marBottom w:val="0"/>
                          <w:divBdr>
                            <w:top w:val="none" w:sz="0" w:space="0" w:color="auto"/>
                            <w:left w:val="none" w:sz="0" w:space="0" w:color="auto"/>
                            <w:bottom w:val="none" w:sz="0" w:space="0" w:color="auto"/>
                            <w:right w:val="none" w:sz="0" w:space="0" w:color="auto"/>
                          </w:divBdr>
                        </w:div>
                        <w:div w:id="746418883">
                          <w:marLeft w:val="480"/>
                          <w:marRight w:val="0"/>
                          <w:marTop w:val="0"/>
                          <w:marBottom w:val="0"/>
                          <w:divBdr>
                            <w:top w:val="none" w:sz="0" w:space="0" w:color="auto"/>
                            <w:left w:val="none" w:sz="0" w:space="0" w:color="auto"/>
                            <w:bottom w:val="none" w:sz="0" w:space="0" w:color="auto"/>
                            <w:right w:val="none" w:sz="0" w:space="0" w:color="auto"/>
                          </w:divBdr>
                        </w:div>
                        <w:div w:id="2030327375">
                          <w:marLeft w:val="480"/>
                          <w:marRight w:val="0"/>
                          <w:marTop w:val="0"/>
                          <w:marBottom w:val="0"/>
                          <w:divBdr>
                            <w:top w:val="none" w:sz="0" w:space="0" w:color="auto"/>
                            <w:left w:val="none" w:sz="0" w:space="0" w:color="auto"/>
                            <w:bottom w:val="none" w:sz="0" w:space="0" w:color="auto"/>
                            <w:right w:val="none" w:sz="0" w:space="0" w:color="auto"/>
                          </w:divBdr>
                        </w:div>
                        <w:div w:id="1317219972">
                          <w:marLeft w:val="480"/>
                          <w:marRight w:val="0"/>
                          <w:marTop w:val="0"/>
                          <w:marBottom w:val="0"/>
                          <w:divBdr>
                            <w:top w:val="none" w:sz="0" w:space="0" w:color="auto"/>
                            <w:left w:val="none" w:sz="0" w:space="0" w:color="auto"/>
                            <w:bottom w:val="none" w:sz="0" w:space="0" w:color="auto"/>
                            <w:right w:val="none" w:sz="0" w:space="0" w:color="auto"/>
                          </w:divBdr>
                        </w:div>
                        <w:div w:id="919405282">
                          <w:marLeft w:val="480"/>
                          <w:marRight w:val="0"/>
                          <w:marTop w:val="0"/>
                          <w:marBottom w:val="0"/>
                          <w:divBdr>
                            <w:top w:val="none" w:sz="0" w:space="0" w:color="auto"/>
                            <w:left w:val="none" w:sz="0" w:space="0" w:color="auto"/>
                            <w:bottom w:val="none" w:sz="0" w:space="0" w:color="auto"/>
                            <w:right w:val="none" w:sz="0" w:space="0" w:color="auto"/>
                          </w:divBdr>
                        </w:div>
                        <w:div w:id="454642479">
                          <w:marLeft w:val="480"/>
                          <w:marRight w:val="0"/>
                          <w:marTop w:val="0"/>
                          <w:marBottom w:val="0"/>
                          <w:divBdr>
                            <w:top w:val="none" w:sz="0" w:space="0" w:color="auto"/>
                            <w:left w:val="none" w:sz="0" w:space="0" w:color="auto"/>
                            <w:bottom w:val="none" w:sz="0" w:space="0" w:color="auto"/>
                            <w:right w:val="none" w:sz="0" w:space="0" w:color="auto"/>
                          </w:divBdr>
                        </w:div>
                        <w:div w:id="80878544">
                          <w:marLeft w:val="480"/>
                          <w:marRight w:val="0"/>
                          <w:marTop w:val="0"/>
                          <w:marBottom w:val="0"/>
                          <w:divBdr>
                            <w:top w:val="none" w:sz="0" w:space="0" w:color="auto"/>
                            <w:left w:val="none" w:sz="0" w:space="0" w:color="auto"/>
                            <w:bottom w:val="none" w:sz="0" w:space="0" w:color="auto"/>
                            <w:right w:val="none" w:sz="0" w:space="0" w:color="auto"/>
                          </w:divBdr>
                        </w:div>
                        <w:div w:id="161892316">
                          <w:marLeft w:val="480"/>
                          <w:marRight w:val="0"/>
                          <w:marTop w:val="0"/>
                          <w:marBottom w:val="0"/>
                          <w:divBdr>
                            <w:top w:val="none" w:sz="0" w:space="0" w:color="auto"/>
                            <w:left w:val="none" w:sz="0" w:space="0" w:color="auto"/>
                            <w:bottom w:val="none" w:sz="0" w:space="0" w:color="auto"/>
                            <w:right w:val="none" w:sz="0" w:space="0" w:color="auto"/>
                          </w:divBdr>
                        </w:div>
                        <w:div w:id="233126553">
                          <w:marLeft w:val="480"/>
                          <w:marRight w:val="0"/>
                          <w:marTop w:val="0"/>
                          <w:marBottom w:val="0"/>
                          <w:divBdr>
                            <w:top w:val="none" w:sz="0" w:space="0" w:color="auto"/>
                            <w:left w:val="none" w:sz="0" w:space="0" w:color="auto"/>
                            <w:bottom w:val="none" w:sz="0" w:space="0" w:color="auto"/>
                            <w:right w:val="none" w:sz="0" w:space="0" w:color="auto"/>
                          </w:divBdr>
                        </w:div>
                        <w:div w:id="525218047">
                          <w:marLeft w:val="480"/>
                          <w:marRight w:val="0"/>
                          <w:marTop w:val="0"/>
                          <w:marBottom w:val="0"/>
                          <w:divBdr>
                            <w:top w:val="none" w:sz="0" w:space="0" w:color="auto"/>
                            <w:left w:val="none" w:sz="0" w:space="0" w:color="auto"/>
                            <w:bottom w:val="none" w:sz="0" w:space="0" w:color="auto"/>
                            <w:right w:val="none" w:sz="0" w:space="0" w:color="auto"/>
                          </w:divBdr>
                        </w:div>
                        <w:div w:id="649670362">
                          <w:marLeft w:val="480"/>
                          <w:marRight w:val="0"/>
                          <w:marTop w:val="0"/>
                          <w:marBottom w:val="0"/>
                          <w:divBdr>
                            <w:top w:val="none" w:sz="0" w:space="0" w:color="auto"/>
                            <w:left w:val="none" w:sz="0" w:space="0" w:color="auto"/>
                            <w:bottom w:val="none" w:sz="0" w:space="0" w:color="auto"/>
                            <w:right w:val="none" w:sz="0" w:space="0" w:color="auto"/>
                          </w:divBdr>
                        </w:div>
                        <w:div w:id="1223102686">
                          <w:marLeft w:val="480"/>
                          <w:marRight w:val="0"/>
                          <w:marTop w:val="0"/>
                          <w:marBottom w:val="0"/>
                          <w:divBdr>
                            <w:top w:val="none" w:sz="0" w:space="0" w:color="auto"/>
                            <w:left w:val="none" w:sz="0" w:space="0" w:color="auto"/>
                            <w:bottom w:val="none" w:sz="0" w:space="0" w:color="auto"/>
                            <w:right w:val="none" w:sz="0" w:space="0" w:color="auto"/>
                          </w:divBdr>
                        </w:div>
                        <w:div w:id="154417230">
                          <w:marLeft w:val="480"/>
                          <w:marRight w:val="0"/>
                          <w:marTop w:val="0"/>
                          <w:marBottom w:val="0"/>
                          <w:divBdr>
                            <w:top w:val="none" w:sz="0" w:space="0" w:color="auto"/>
                            <w:left w:val="none" w:sz="0" w:space="0" w:color="auto"/>
                            <w:bottom w:val="none" w:sz="0" w:space="0" w:color="auto"/>
                            <w:right w:val="none" w:sz="0" w:space="0" w:color="auto"/>
                          </w:divBdr>
                        </w:div>
                        <w:div w:id="2095544691">
                          <w:marLeft w:val="480"/>
                          <w:marRight w:val="0"/>
                          <w:marTop w:val="0"/>
                          <w:marBottom w:val="0"/>
                          <w:divBdr>
                            <w:top w:val="none" w:sz="0" w:space="0" w:color="auto"/>
                            <w:left w:val="none" w:sz="0" w:space="0" w:color="auto"/>
                            <w:bottom w:val="none" w:sz="0" w:space="0" w:color="auto"/>
                            <w:right w:val="none" w:sz="0" w:space="0" w:color="auto"/>
                          </w:divBdr>
                        </w:div>
                        <w:div w:id="1165825497">
                          <w:marLeft w:val="480"/>
                          <w:marRight w:val="0"/>
                          <w:marTop w:val="0"/>
                          <w:marBottom w:val="0"/>
                          <w:divBdr>
                            <w:top w:val="none" w:sz="0" w:space="0" w:color="auto"/>
                            <w:left w:val="none" w:sz="0" w:space="0" w:color="auto"/>
                            <w:bottom w:val="none" w:sz="0" w:space="0" w:color="auto"/>
                            <w:right w:val="none" w:sz="0" w:space="0" w:color="auto"/>
                          </w:divBdr>
                        </w:div>
                        <w:div w:id="98568880">
                          <w:marLeft w:val="480"/>
                          <w:marRight w:val="0"/>
                          <w:marTop w:val="0"/>
                          <w:marBottom w:val="0"/>
                          <w:divBdr>
                            <w:top w:val="none" w:sz="0" w:space="0" w:color="auto"/>
                            <w:left w:val="none" w:sz="0" w:space="0" w:color="auto"/>
                            <w:bottom w:val="none" w:sz="0" w:space="0" w:color="auto"/>
                            <w:right w:val="none" w:sz="0" w:space="0" w:color="auto"/>
                          </w:divBdr>
                        </w:div>
                        <w:div w:id="2030641254">
                          <w:marLeft w:val="480"/>
                          <w:marRight w:val="0"/>
                          <w:marTop w:val="0"/>
                          <w:marBottom w:val="0"/>
                          <w:divBdr>
                            <w:top w:val="none" w:sz="0" w:space="0" w:color="auto"/>
                            <w:left w:val="none" w:sz="0" w:space="0" w:color="auto"/>
                            <w:bottom w:val="none" w:sz="0" w:space="0" w:color="auto"/>
                            <w:right w:val="none" w:sz="0" w:space="0" w:color="auto"/>
                          </w:divBdr>
                        </w:div>
                        <w:div w:id="909120699">
                          <w:marLeft w:val="480"/>
                          <w:marRight w:val="0"/>
                          <w:marTop w:val="0"/>
                          <w:marBottom w:val="0"/>
                          <w:divBdr>
                            <w:top w:val="none" w:sz="0" w:space="0" w:color="auto"/>
                            <w:left w:val="none" w:sz="0" w:space="0" w:color="auto"/>
                            <w:bottom w:val="none" w:sz="0" w:space="0" w:color="auto"/>
                            <w:right w:val="none" w:sz="0" w:space="0" w:color="auto"/>
                          </w:divBdr>
                        </w:div>
                        <w:div w:id="851577925">
                          <w:marLeft w:val="480"/>
                          <w:marRight w:val="0"/>
                          <w:marTop w:val="0"/>
                          <w:marBottom w:val="0"/>
                          <w:divBdr>
                            <w:top w:val="none" w:sz="0" w:space="0" w:color="auto"/>
                            <w:left w:val="none" w:sz="0" w:space="0" w:color="auto"/>
                            <w:bottom w:val="none" w:sz="0" w:space="0" w:color="auto"/>
                            <w:right w:val="none" w:sz="0" w:space="0" w:color="auto"/>
                          </w:divBdr>
                        </w:div>
                      </w:divsChild>
                    </w:div>
                    <w:div w:id="1603563935">
                      <w:marLeft w:val="0"/>
                      <w:marRight w:val="0"/>
                      <w:marTop w:val="0"/>
                      <w:marBottom w:val="0"/>
                      <w:divBdr>
                        <w:top w:val="none" w:sz="0" w:space="0" w:color="auto"/>
                        <w:left w:val="none" w:sz="0" w:space="0" w:color="auto"/>
                        <w:bottom w:val="none" w:sz="0" w:space="0" w:color="auto"/>
                        <w:right w:val="none" w:sz="0" w:space="0" w:color="auto"/>
                      </w:divBdr>
                      <w:divsChild>
                        <w:div w:id="1654796910">
                          <w:marLeft w:val="480"/>
                          <w:marRight w:val="0"/>
                          <w:marTop w:val="0"/>
                          <w:marBottom w:val="0"/>
                          <w:divBdr>
                            <w:top w:val="none" w:sz="0" w:space="0" w:color="auto"/>
                            <w:left w:val="none" w:sz="0" w:space="0" w:color="auto"/>
                            <w:bottom w:val="none" w:sz="0" w:space="0" w:color="auto"/>
                            <w:right w:val="none" w:sz="0" w:space="0" w:color="auto"/>
                          </w:divBdr>
                          <w:divsChild>
                            <w:div w:id="455635683">
                              <w:marLeft w:val="0"/>
                              <w:marRight w:val="0"/>
                              <w:marTop w:val="0"/>
                              <w:marBottom w:val="0"/>
                              <w:divBdr>
                                <w:top w:val="none" w:sz="0" w:space="0" w:color="auto"/>
                                <w:left w:val="none" w:sz="0" w:space="0" w:color="auto"/>
                                <w:bottom w:val="none" w:sz="0" w:space="0" w:color="auto"/>
                                <w:right w:val="none" w:sz="0" w:space="0" w:color="auto"/>
                              </w:divBdr>
                              <w:divsChild>
                                <w:div w:id="1979918602">
                                  <w:marLeft w:val="480"/>
                                  <w:marRight w:val="0"/>
                                  <w:marTop w:val="0"/>
                                  <w:marBottom w:val="0"/>
                                  <w:divBdr>
                                    <w:top w:val="none" w:sz="0" w:space="0" w:color="auto"/>
                                    <w:left w:val="none" w:sz="0" w:space="0" w:color="auto"/>
                                    <w:bottom w:val="none" w:sz="0" w:space="0" w:color="auto"/>
                                    <w:right w:val="none" w:sz="0" w:space="0" w:color="auto"/>
                                  </w:divBdr>
                                </w:div>
                                <w:div w:id="519780197">
                                  <w:marLeft w:val="480"/>
                                  <w:marRight w:val="0"/>
                                  <w:marTop w:val="0"/>
                                  <w:marBottom w:val="0"/>
                                  <w:divBdr>
                                    <w:top w:val="none" w:sz="0" w:space="0" w:color="auto"/>
                                    <w:left w:val="none" w:sz="0" w:space="0" w:color="auto"/>
                                    <w:bottom w:val="none" w:sz="0" w:space="0" w:color="auto"/>
                                    <w:right w:val="none" w:sz="0" w:space="0" w:color="auto"/>
                                  </w:divBdr>
                                </w:div>
                                <w:div w:id="1655597972">
                                  <w:marLeft w:val="480"/>
                                  <w:marRight w:val="0"/>
                                  <w:marTop w:val="0"/>
                                  <w:marBottom w:val="0"/>
                                  <w:divBdr>
                                    <w:top w:val="none" w:sz="0" w:space="0" w:color="auto"/>
                                    <w:left w:val="none" w:sz="0" w:space="0" w:color="auto"/>
                                    <w:bottom w:val="none" w:sz="0" w:space="0" w:color="auto"/>
                                    <w:right w:val="none" w:sz="0" w:space="0" w:color="auto"/>
                                  </w:divBdr>
                                </w:div>
                                <w:div w:id="1862089307">
                                  <w:marLeft w:val="480"/>
                                  <w:marRight w:val="0"/>
                                  <w:marTop w:val="0"/>
                                  <w:marBottom w:val="0"/>
                                  <w:divBdr>
                                    <w:top w:val="none" w:sz="0" w:space="0" w:color="auto"/>
                                    <w:left w:val="none" w:sz="0" w:space="0" w:color="auto"/>
                                    <w:bottom w:val="none" w:sz="0" w:space="0" w:color="auto"/>
                                    <w:right w:val="none" w:sz="0" w:space="0" w:color="auto"/>
                                  </w:divBdr>
                                </w:div>
                                <w:div w:id="2098552849">
                                  <w:marLeft w:val="480"/>
                                  <w:marRight w:val="0"/>
                                  <w:marTop w:val="0"/>
                                  <w:marBottom w:val="0"/>
                                  <w:divBdr>
                                    <w:top w:val="none" w:sz="0" w:space="0" w:color="auto"/>
                                    <w:left w:val="none" w:sz="0" w:space="0" w:color="auto"/>
                                    <w:bottom w:val="none" w:sz="0" w:space="0" w:color="auto"/>
                                    <w:right w:val="none" w:sz="0" w:space="0" w:color="auto"/>
                                  </w:divBdr>
                                </w:div>
                                <w:div w:id="1583637024">
                                  <w:marLeft w:val="480"/>
                                  <w:marRight w:val="0"/>
                                  <w:marTop w:val="0"/>
                                  <w:marBottom w:val="0"/>
                                  <w:divBdr>
                                    <w:top w:val="none" w:sz="0" w:space="0" w:color="auto"/>
                                    <w:left w:val="none" w:sz="0" w:space="0" w:color="auto"/>
                                    <w:bottom w:val="none" w:sz="0" w:space="0" w:color="auto"/>
                                    <w:right w:val="none" w:sz="0" w:space="0" w:color="auto"/>
                                  </w:divBdr>
                                </w:div>
                                <w:div w:id="732001803">
                                  <w:marLeft w:val="480"/>
                                  <w:marRight w:val="0"/>
                                  <w:marTop w:val="0"/>
                                  <w:marBottom w:val="0"/>
                                  <w:divBdr>
                                    <w:top w:val="none" w:sz="0" w:space="0" w:color="auto"/>
                                    <w:left w:val="none" w:sz="0" w:space="0" w:color="auto"/>
                                    <w:bottom w:val="none" w:sz="0" w:space="0" w:color="auto"/>
                                    <w:right w:val="none" w:sz="0" w:space="0" w:color="auto"/>
                                  </w:divBdr>
                                </w:div>
                                <w:div w:id="196352607">
                                  <w:marLeft w:val="480"/>
                                  <w:marRight w:val="0"/>
                                  <w:marTop w:val="0"/>
                                  <w:marBottom w:val="0"/>
                                  <w:divBdr>
                                    <w:top w:val="none" w:sz="0" w:space="0" w:color="auto"/>
                                    <w:left w:val="none" w:sz="0" w:space="0" w:color="auto"/>
                                    <w:bottom w:val="none" w:sz="0" w:space="0" w:color="auto"/>
                                    <w:right w:val="none" w:sz="0" w:space="0" w:color="auto"/>
                                  </w:divBdr>
                                </w:div>
                                <w:div w:id="695958676">
                                  <w:marLeft w:val="480"/>
                                  <w:marRight w:val="0"/>
                                  <w:marTop w:val="0"/>
                                  <w:marBottom w:val="0"/>
                                  <w:divBdr>
                                    <w:top w:val="none" w:sz="0" w:space="0" w:color="auto"/>
                                    <w:left w:val="none" w:sz="0" w:space="0" w:color="auto"/>
                                    <w:bottom w:val="none" w:sz="0" w:space="0" w:color="auto"/>
                                    <w:right w:val="none" w:sz="0" w:space="0" w:color="auto"/>
                                  </w:divBdr>
                                </w:div>
                                <w:div w:id="1571114251">
                                  <w:marLeft w:val="480"/>
                                  <w:marRight w:val="0"/>
                                  <w:marTop w:val="0"/>
                                  <w:marBottom w:val="0"/>
                                  <w:divBdr>
                                    <w:top w:val="none" w:sz="0" w:space="0" w:color="auto"/>
                                    <w:left w:val="none" w:sz="0" w:space="0" w:color="auto"/>
                                    <w:bottom w:val="none" w:sz="0" w:space="0" w:color="auto"/>
                                    <w:right w:val="none" w:sz="0" w:space="0" w:color="auto"/>
                                  </w:divBdr>
                                </w:div>
                                <w:div w:id="1470856467">
                                  <w:marLeft w:val="480"/>
                                  <w:marRight w:val="0"/>
                                  <w:marTop w:val="0"/>
                                  <w:marBottom w:val="0"/>
                                  <w:divBdr>
                                    <w:top w:val="none" w:sz="0" w:space="0" w:color="auto"/>
                                    <w:left w:val="none" w:sz="0" w:space="0" w:color="auto"/>
                                    <w:bottom w:val="none" w:sz="0" w:space="0" w:color="auto"/>
                                    <w:right w:val="none" w:sz="0" w:space="0" w:color="auto"/>
                                  </w:divBdr>
                                </w:div>
                                <w:div w:id="1720280756">
                                  <w:marLeft w:val="480"/>
                                  <w:marRight w:val="0"/>
                                  <w:marTop w:val="0"/>
                                  <w:marBottom w:val="0"/>
                                  <w:divBdr>
                                    <w:top w:val="none" w:sz="0" w:space="0" w:color="auto"/>
                                    <w:left w:val="none" w:sz="0" w:space="0" w:color="auto"/>
                                    <w:bottom w:val="none" w:sz="0" w:space="0" w:color="auto"/>
                                    <w:right w:val="none" w:sz="0" w:space="0" w:color="auto"/>
                                  </w:divBdr>
                                </w:div>
                                <w:div w:id="333411288">
                                  <w:marLeft w:val="480"/>
                                  <w:marRight w:val="0"/>
                                  <w:marTop w:val="0"/>
                                  <w:marBottom w:val="0"/>
                                  <w:divBdr>
                                    <w:top w:val="none" w:sz="0" w:space="0" w:color="auto"/>
                                    <w:left w:val="none" w:sz="0" w:space="0" w:color="auto"/>
                                    <w:bottom w:val="none" w:sz="0" w:space="0" w:color="auto"/>
                                    <w:right w:val="none" w:sz="0" w:space="0" w:color="auto"/>
                                  </w:divBdr>
                                </w:div>
                                <w:div w:id="1180849606">
                                  <w:marLeft w:val="480"/>
                                  <w:marRight w:val="0"/>
                                  <w:marTop w:val="0"/>
                                  <w:marBottom w:val="0"/>
                                  <w:divBdr>
                                    <w:top w:val="none" w:sz="0" w:space="0" w:color="auto"/>
                                    <w:left w:val="none" w:sz="0" w:space="0" w:color="auto"/>
                                    <w:bottom w:val="none" w:sz="0" w:space="0" w:color="auto"/>
                                    <w:right w:val="none" w:sz="0" w:space="0" w:color="auto"/>
                                  </w:divBdr>
                                </w:div>
                                <w:div w:id="412243090">
                                  <w:marLeft w:val="480"/>
                                  <w:marRight w:val="0"/>
                                  <w:marTop w:val="0"/>
                                  <w:marBottom w:val="0"/>
                                  <w:divBdr>
                                    <w:top w:val="none" w:sz="0" w:space="0" w:color="auto"/>
                                    <w:left w:val="none" w:sz="0" w:space="0" w:color="auto"/>
                                    <w:bottom w:val="none" w:sz="0" w:space="0" w:color="auto"/>
                                    <w:right w:val="none" w:sz="0" w:space="0" w:color="auto"/>
                                  </w:divBdr>
                                </w:div>
                                <w:div w:id="1189640303">
                                  <w:marLeft w:val="480"/>
                                  <w:marRight w:val="0"/>
                                  <w:marTop w:val="0"/>
                                  <w:marBottom w:val="0"/>
                                  <w:divBdr>
                                    <w:top w:val="none" w:sz="0" w:space="0" w:color="auto"/>
                                    <w:left w:val="none" w:sz="0" w:space="0" w:color="auto"/>
                                    <w:bottom w:val="none" w:sz="0" w:space="0" w:color="auto"/>
                                    <w:right w:val="none" w:sz="0" w:space="0" w:color="auto"/>
                                  </w:divBdr>
                                </w:div>
                                <w:div w:id="61686331">
                                  <w:marLeft w:val="480"/>
                                  <w:marRight w:val="0"/>
                                  <w:marTop w:val="0"/>
                                  <w:marBottom w:val="0"/>
                                  <w:divBdr>
                                    <w:top w:val="none" w:sz="0" w:space="0" w:color="auto"/>
                                    <w:left w:val="none" w:sz="0" w:space="0" w:color="auto"/>
                                    <w:bottom w:val="none" w:sz="0" w:space="0" w:color="auto"/>
                                    <w:right w:val="none" w:sz="0" w:space="0" w:color="auto"/>
                                  </w:divBdr>
                                </w:div>
                                <w:div w:id="1331367306">
                                  <w:marLeft w:val="480"/>
                                  <w:marRight w:val="0"/>
                                  <w:marTop w:val="0"/>
                                  <w:marBottom w:val="0"/>
                                  <w:divBdr>
                                    <w:top w:val="none" w:sz="0" w:space="0" w:color="auto"/>
                                    <w:left w:val="none" w:sz="0" w:space="0" w:color="auto"/>
                                    <w:bottom w:val="none" w:sz="0" w:space="0" w:color="auto"/>
                                    <w:right w:val="none" w:sz="0" w:space="0" w:color="auto"/>
                                  </w:divBdr>
                                </w:div>
                                <w:div w:id="1716848176">
                                  <w:marLeft w:val="480"/>
                                  <w:marRight w:val="0"/>
                                  <w:marTop w:val="0"/>
                                  <w:marBottom w:val="0"/>
                                  <w:divBdr>
                                    <w:top w:val="none" w:sz="0" w:space="0" w:color="auto"/>
                                    <w:left w:val="none" w:sz="0" w:space="0" w:color="auto"/>
                                    <w:bottom w:val="none" w:sz="0" w:space="0" w:color="auto"/>
                                    <w:right w:val="none" w:sz="0" w:space="0" w:color="auto"/>
                                  </w:divBdr>
                                </w:div>
                                <w:div w:id="1423718520">
                                  <w:marLeft w:val="480"/>
                                  <w:marRight w:val="0"/>
                                  <w:marTop w:val="0"/>
                                  <w:marBottom w:val="0"/>
                                  <w:divBdr>
                                    <w:top w:val="none" w:sz="0" w:space="0" w:color="auto"/>
                                    <w:left w:val="none" w:sz="0" w:space="0" w:color="auto"/>
                                    <w:bottom w:val="none" w:sz="0" w:space="0" w:color="auto"/>
                                    <w:right w:val="none" w:sz="0" w:space="0" w:color="auto"/>
                                  </w:divBdr>
                                </w:div>
                                <w:div w:id="809829745">
                                  <w:marLeft w:val="480"/>
                                  <w:marRight w:val="0"/>
                                  <w:marTop w:val="0"/>
                                  <w:marBottom w:val="0"/>
                                  <w:divBdr>
                                    <w:top w:val="none" w:sz="0" w:space="0" w:color="auto"/>
                                    <w:left w:val="none" w:sz="0" w:space="0" w:color="auto"/>
                                    <w:bottom w:val="none" w:sz="0" w:space="0" w:color="auto"/>
                                    <w:right w:val="none" w:sz="0" w:space="0" w:color="auto"/>
                                  </w:divBdr>
                                </w:div>
                                <w:div w:id="6444272">
                                  <w:marLeft w:val="480"/>
                                  <w:marRight w:val="0"/>
                                  <w:marTop w:val="0"/>
                                  <w:marBottom w:val="0"/>
                                  <w:divBdr>
                                    <w:top w:val="none" w:sz="0" w:space="0" w:color="auto"/>
                                    <w:left w:val="none" w:sz="0" w:space="0" w:color="auto"/>
                                    <w:bottom w:val="none" w:sz="0" w:space="0" w:color="auto"/>
                                    <w:right w:val="none" w:sz="0" w:space="0" w:color="auto"/>
                                  </w:divBdr>
                                </w:div>
                                <w:div w:id="23022795">
                                  <w:marLeft w:val="480"/>
                                  <w:marRight w:val="0"/>
                                  <w:marTop w:val="0"/>
                                  <w:marBottom w:val="0"/>
                                  <w:divBdr>
                                    <w:top w:val="none" w:sz="0" w:space="0" w:color="auto"/>
                                    <w:left w:val="none" w:sz="0" w:space="0" w:color="auto"/>
                                    <w:bottom w:val="none" w:sz="0" w:space="0" w:color="auto"/>
                                    <w:right w:val="none" w:sz="0" w:space="0" w:color="auto"/>
                                  </w:divBdr>
                                </w:div>
                                <w:div w:id="441652761">
                                  <w:marLeft w:val="480"/>
                                  <w:marRight w:val="0"/>
                                  <w:marTop w:val="0"/>
                                  <w:marBottom w:val="0"/>
                                  <w:divBdr>
                                    <w:top w:val="none" w:sz="0" w:space="0" w:color="auto"/>
                                    <w:left w:val="none" w:sz="0" w:space="0" w:color="auto"/>
                                    <w:bottom w:val="none" w:sz="0" w:space="0" w:color="auto"/>
                                    <w:right w:val="none" w:sz="0" w:space="0" w:color="auto"/>
                                  </w:divBdr>
                                </w:div>
                                <w:div w:id="865213516">
                                  <w:marLeft w:val="480"/>
                                  <w:marRight w:val="0"/>
                                  <w:marTop w:val="0"/>
                                  <w:marBottom w:val="0"/>
                                  <w:divBdr>
                                    <w:top w:val="none" w:sz="0" w:space="0" w:color="auto"/>
                                    <w:left w:val="none" w:sz="0" w:space="0" w:color="auto"/>
                                    <w:bottom w:val="none" w:sz="0" w:space="0" w:color="auto"/>
                                    <w:right w:val="none" w:sz="0" w:space="0" w:color="auto"/>
                                  </w:divBdr>
                                </w:div>
                                <w:div w:id="684862650">
                                  <w:marLeft w:val="480"/>
                                  <w:marRight w:val="0"/>
                                  <w:marTop w:val="0"/>
                                  <w:marBottom w:val="0"/>
                                  <w:divBdr>
                                    <w:top w:val="none" w:sz="0" w:space="0" w:color="auto"/>
                                    <w:left w:val="none" w:sz="0" w:space="0" w:color="auto"/>
                                    <w:bottom w:val="none" w:sz="0" w:space="0" w:color="auto"/>
                                    <w:right w:val="none" w:sz="0" w:space="0" w:color="auto"/>
                                  </w:divBdr>
                                </w:div>
                                <w:div w:id="797187460">
                                  <w:marLeft w:val="480"/>
                                  <w:marRight w:val="0"/>
                                  <w:marTop w:val="0"/>
                                  <w:marBottom w:val="0"/>
                                  <w:divBdr>
                                    <w:top w:val="none" w:sz="0" w:space="0" w:color="auto"/>
                                    <w:left w:val="none" w:sz="0" w:space="0" w:color="auto"/>
                                    <w:bottom w:val="none" w:sz="0" w:space="0" w:color="auto"/>
                                    <w:right w:val="none" w:sz="0" w:space="0" w:color="auto"/>
                                  </w:divBdr>
                                </w:div>
                                <w:div w:id="1053626229">
                                  <w:marLeft w:val="480"/>
                                  <w:marRight w:val="0"/>
                                  <w:marTop w:val="0"/>
                                  <w:marBottom w:val="0"/>
                                  <w:divBdr>
                                    <w:top w:val="none" w:sz="0" w:space="0" w:color="auto"/>
                                    <w:left w:val="none" w:sz="0" w:space="0" w:color="auto"/>
                                    <w:bottom w:val="none" w:sz="0" w:space="0" w:color="auto"/>
                                    <w:right w:val="none" w:sz="0" w:space="0" w:color="auto"/>
                                  </w:divBdr>
                                </w:div>
                                <w:div w:id="2029016133">
                                  <w:marLeft w:val="480"/>
                                  <w:marRight w:val="0"/>
                                  <w:marTop w:val="0"/>
                                  <w:marBottom w:val="0"/>
                                  <w:divBdr>
                                    <w:top w:val="none" w:sz="0" w:space="0" w:color="auto"/>
                                    <w:left w:val="none" w:sz="0" w:space="0" w:color="auto"/>
                                    <w:bottom w:val="none" w:sz="0" w:space="0" w:color="auto"/>
                                    <w:right w:val="none" w:sz="0" w:space="0" w:color="auto"/>
                                  </w:divBdr>
                                </w:div>
                                <w:div w:id="390344852">
                                  <w:marLeft w:val="480"/>
                                  <w:marRight w:val="0"/>
                                  <w:marTop w:val="0"/>
                                  <w:marBottom w:val="0"/>
                                  <w:divBdr>
                                    <w:top w:val="none" w:sz="0" w:space="0" w:color="auto"/>
                                    <w:left w:val="none" w:sz="0" w:space="0" w:color="auto"/>
                                    <w:bottom w:val="none" w:sz="0" w:space="0" w:color="auto"/>
                                    <w:right w:val="none" w:sz="0" w:space="0" w:color="auto"/>
                                  </w:divBdr>
                                </w:div>
                                <w:div w:id="2033992111">
                                  <w:marLeft w:val="480"/>
                                  <w:marRight w:val="0"/>
                                  <w:marTop w:val="0"/>
                                  <w:marBottom w:val="0"/>
                                  <w:divBdr>
                                    <w:top w:val="none" w:sz="0" w:space="0" w:color="auto"/>
                                    <w:left w:val="none" w:sz="0" w:space="0" w:color="auto"/>
                                    <w:bottom w:val="none" w:sz="0" w:space="0" w:color="auto"/>
                                    <w:right w:val="none" w:sz="0" w:space="0" w:color="auto"/>
                                  </w:divBdr>
                                </w:div>
                                <w:div w:id="1714429493">
                                  <w:marLeft w:val="480"/>
                                  <w:marRight w:val="0"/>
                                  <w:marTop w:val="0"/>
                                  <w:marBottom w:val="0"/>
                                  <w:divBdr>
                                    <w:top w:val="none" w:sz="0" w:space="0" w:color="auto"/>
                                    <w:left w:val="none" w:sz="0" w:space="0" w:color="auto"/>
                                    <w:bottom w:val="none" w:sz="0" w:space="0" w:color="auto"/>
                                    <w:right w:val="none" w:sz="0" w:space="0" w:color="auto"/>
                                  </w:divBdr>
                                </w:div>
                                <w:div w:id="955452512">
                                  <w:marLeft w:val="480"/>
                                  <w:marRight w:val="0"/>
                                  <w:marTop w:val="0"/>
                                  <w:marBottom w:val="0"/>
                                  <w:divBdr>
                                    <w:top w:val="none" w:sz="0" w:space="0" w:color="auto"/>
                                    <w:left w:val="none" w:sz="0" w:space="0" w:color="auto"/>
                                    <w:bottom w:val="none" w:sz="0" w:space="0" w:color="auto"/>
                                    <w:right w:val="none" w:sz="0" w:space="0" w:color="auto"/>
                                  </w:divBdr>
                                </w:div>
                                <w:div w:id="2111312254">
                                  <w:marLeft w:val="480"/>
                                  <w:marRight w:val="0"/>
                                  <w:marTop w:val="0"/>
                                  <w:marBottom w:val="0"/>
                                  <w:divBdr>
                                    <w:top w:val="none" w:sz="0" w:space="0" w:color="auto"/>
                                    <w:left w:val="none" w:sz="0" w:space="0" w:color="auto"/>
                                    <w:bottom w:val="none" w:sz="0" w:space="0" w:color="auto"/>
                                    <w:right w:val="none" w:sz="0" w:space="0" w:color="auto"/>
                                  </w:divBdr>
                                </w:div>
                                <w:div w:id="222060985">
                                  <w:marLeft w:val="480"/>
                                  <w:marRight w:val="0"/>
                                  <w:marTop w:val="0"/>
                                  <w:marBottom w:val="0"/>
                                  <w:divBdr>
                                    <w:top w:val="none" w:sz="0" w:space="0" w:color="auto"/>
                                    <w:left w:val="none" w:sz="0" w:space="0" w:color="auto"/>
                                    <w:bottom w:val="none" w:sz="0" w:space="0" w:color="auto"/>
                                    <w:right w:val="none" w:sz="0" w:space="0" w:color="auto"/>
                                  </w:divBdr>
                                </w:div>
                                <w:div w:id="704449791">
                                  <w:marLeft w:val="480"/>
                                  <w:marRight w:val="0"/>
                                  <w:marTop w:val="0"/>
                                  <w:marBottom w:val="0"/>
                                  <w:divBdr>
                                    <w:top w:val="none" w:sz="0" w:space="0" w:color="auto"/>
                                    <w:left w:val="none" w:sz="0" w:space="0" w:color="auto"/>
                                    <w:bottom w:val="none" w:sz="0" w:space="0" w:color="auto"/>
                                    <w:right w:val="none" w:sz="0" w:space="0" w:color="auto"/>
                                  </w:divBdr>
                                </w:div>
                                <w:div w:id="703481393">
                                  <w:marLeft w:val="480"/>
                                  <w:marRight w:val="0"/>
                                  <w:marTop w:val="0"/>
                                  <w:marBottom w:val="0"/>
                                  <w:divBdr>
                                    <w:top w:val="none" w:sz="0" w:space="0" w:color="auto"/>
                                    <w:left w:val="none" w:sz="0" w:space="0" w:color="auto"/>
                                    <w:bottom w:val="none" w:sz="0" w:space="0" w:color="auto"/>
                                    <w:right w:val="none" w:sz="0" w:space="0" w:color="auto"/>
                                  </w:divBdr>
                                </w:div>
                                <w:div w:id="1150711983">
                                  <w:marLeft w:val="480"/>
                                  <w:marRight w:val="0"/>
                                  <w:marTop w:val="0"/>
                                  <w:marBottom w:val="0"/>
                                  <w:divBdr>
                                    <w:top w:val="none" w:sz="0" w:space="0" w:color="auto"/>
                                    <w:left w:val="none" w:sz="0" w:space="0" w:color="auto"/>
                                    <w:bottom w:val="none" w:sz="0" w:space="0" w:color="auto"/>
                                    <w:right w:val="none" w:sz="0" w:space="0" w:color="auto"/>
                                  </w:divBdr>
                                </w:div>
                                <w:div w:id="1136606804">
                                  <w:marLeft w:val="480"/>
                                  <w:marRight w:val="0"/>
                                  <w:marTop w:val="0"/>
                                  <w:marBottom w:val="0"/>
                                  <w:divBdr>
                                    <w:top w:val="none" w:sz="0" w:space="0" w:color="auto"/>
                                    <w:left w:val="none" w:sz="0" w:space="0" w:color="auto"/>
                                    <w:bottom w:val="none" w:sz="0" w:space="0" w:color="auto"/>
                                    <w:right w:val="none" w:sz="0" w:space="0" w:color="auto"/>
                                  </w:divBdr>
                                </w:div>
                                <w:div w:id="1639843656">
                                  <w:marLeft w:val="480"/>
                                  <w:marRight w:val="0"/>
                                  <w:marTop w:val="0"/>
                                  <w:marBottom w:val="0"/>
                                  <w:divBdr>
                                    <w:top w:val="none" w:sz="0" w:space="0" w:color="auto"/>
                                    <w:left w:val="none" w:sz="0" w:space="0" w:color="auto"/>
                                    <w:bottom w:val="none" w:sz="0" w:space="0" w:color="auto"/>
                                    <w:right w:val="none" w:sz="0" w:space="0" w:color="auto"/>
                                  </w:divBdr>
                                </w:div>
                                <w:div w:id="814758030">
                                  <w:marLeft w:val="480"/>
                                  <w:marRight w:val="0"/>
                                  <w:marTop w:val="0"/>
                                  <w:marBottom w:val="0"/>
                                  <w:divBdr>
                                    <w:top w:val="none" w:sz="0" w:space="0" w:color="auto"/>
                                    <w:left w:val="none" w:sz="0" w:space="0" w:color="auto"/>
                                    <w:bottom w:val="none" w:sz="0" w:space="0" w:color="auto"/>
                                    <w:right w:val="none" w:sz="0" w:space="0" w:color="auto"/>
                                  </w:divBdr>
                                </w:div>
                                <w:div w:id="1450197999">
                                  <w:marLeft w:val="480"/>
                                  <w:marRight w:val="0"/>
                                  <w:marTop w:val="0"/>
                                  <w:marBottom w:val="0"/>
                                  <w:divBdr>
                                    <w:top w:val="none" w:sz="0" w:space="0" w:color="auto"/>
                                    <w:left w:val="none" w:sz="0" w:space="0" w:color="auto"/>
                                    <w:bottom w:val="none" w:sz="0" w:space="0" w:color="auto"/>
                                    <w:right w:val="none" w:sz="0" w:space="0" w:color="auto"/>
                                  </w:divBdr>
                                </w:div>
                                <w:div w:id="744689533">
                                  <w:marLeft w:val="480"/>
                                  <w:marRight w:val="0"/>
                                  <w:marTop w:val="0"/>
                                  <w:marBottom w:val="0"/>
                                  <w:divBdr>
                                    <w:top w:val="none" w:sz="0" w:space="0" w:color="auto"/>
                                    <w:left w:val="none" w:sz="0" w:space="0" w:color="auto"/>
                                    <w:bottom w:val="none" w:sz="0" w:space="0" w:color="auto"/>
                                    <w:right w:val="none" w:sz="0" w:space="0" w:color="auto"/>
                                  </w:divBdr>
                                </w:div>
                                <w:div w:id="524245216">
                                  <w:marLeft w:val="480"/>
                                  <w:marRight w:val="0"/>
                                  <w:marTop w:val="0"/>
                                  <w:marBottom w:val="0"/>
                                  <w:divBdr>
                                    <w:top w:val="none" w:sz="0" w:space="0" w:color="auto"/>
                                    <w:left w:val="none" w:sz="0" w:space="0" w:color="auto"/>
                                    <w:bottom w:val="none" w:sz="0" w:space="0" w:color="auto"/>
                                    <w:right w:val="none" w:sz="0" w:space="0" w:color="auto"/>
                                  </w:divBdr>
                                </w:div>
                                <w:div w:id="393510403">
                                  <w:marLeft w:val="480"/>
                                  <w:marRight w:val="0"/>
                                  <w:marTop w:val="0"/>
                                  <w:marBottom w:val="0"/>
                                  <w:divBdr>
                                    <w:top w:val="none" w:sz="0" w:space="0" w:color="auto"/>
                                    <w:left w:val="none" w:sz="0" w:space="0" w:color="auto"/>
                                    <w:bottom w:val="none" w:sz="0" w:space="0" w:color="auto"/>
                                    <w:right w:val="none" w:sz="0" w:space="0" w:color="auto"/>
                                  </w:divBdr>
                                </w:div>
                                <w:div w:id="2092194604">
                                  <w:marLeft w:val="480"/>
                                  <w:marRight w:val="0"/>
                                  <w:marTop w:val="0"/>
                                  <w:marBottom w:val="0"/>
                                  <w:divBdr>
                                    <w:top w:val="none" w:sz="0" w:space="0" w:color="auto"/>
                                    <w:left w:val="none" w:sz="0" w:space="0" w:color="auto"/>
                                    <w:bottom w:val="none" w:sz="0" w:space="0" w:color="auto"/>
                                    <w:right w:val="none" w:sz="0" w:space="0" w:color="auto"/>
                                  </w:divBdr>
                                </w:div>
                                <w:div w:id="1174759891">
                                  <w:marLeft w:val="480"/>
                                  <w:marRight w:val="0"/>
                                  <w:marTop w:val="0"/>
                                  <w:marBottom w:val="0"/>
                                  <w:divBdr>
                                    <w:top w:val="none" w:sz="0" w:space="0" w:color="auto"/>
                                    <w:left w:val="none" w:sz="0" w:space="0" w:color="auto"/>
                                    <w:bottom w:val="none" w:sz="0" w:space="0" w:color="auto"/>
                                    <w:right w:val="none" w:sz="0" w:space="0" w:color="auto"/>
                                  </w:divBdr>
                                </w:div>
                                <w:div w:id="1348171981">
                                  <w:marLeft w:val="480"/>
                                  <w:marRight w:val="0"/>
                                  <w:marTop w:val="0"/>
                                  <w:marBottom w:val="0"/>
                                  <w:divBdr>
                                    <w:top w:val="none" w:sz="0" w:space="0" w:color="auto"/>
                                    <w:left w:val="none" w:sz="0" w:space="0" w:color="auto"/>
                                    <w:bottom w:val="none" w:sz="0" w:space="0" w:color="auto"/>
                                    <w:right w:val="none" w:sz="0" w:space="0" w:color="auto"/>
                                  </w:divBdr>
                                </w:div>
                                <w:div w:id="1811901275">
                                  <w:marLeft w:val="480"/>
                                  <w:marRight w:val="0"/>
                                  <w:marTop w:val="0"/>
                                  <w:marBottom w:val="0"/>
                                  <w:divBdr>
                                    <w:top w:val="none" w:sz="0" w:space="0" w:color="auto"/>
                                    <w:left w:val="none" w:sz="0" w:space="0" w:color="auto"/>
                                    <w:bottom w:val="none" w:sz="0" w:space="0" w:color="auto"/>
                                    <w:right w:val="none" w:sz="0" w:space="0" w:color="auto"/>
                                  </w:divBdr>
                                </w:div>
                                <w:div w:id="262228624">
                                  <w:marLeft w:val="480"/>
                                  <w:marRight w:val="0"/>
                                  <w:marTop w:val="0"/>
                                  <w:marBottom w:val="0"/>
                                  <w:divBdr>
                                    <w:top w:val="none" w:sz="0" w:space="0" w:color="auto"/>
                                    <w:left w:val="none" w:sz="0" w:space="0" w:color="auto"/>
                                    <w:bottom w:val="none" w:sz="0" w:space="0" w:color="auto"/>
                                    <w:right w:val="none" w:sz="0" w:space="0" w:color="auto"/>
                                  </w:divBdr>
                                </w:div>
                                <w:div w:id="308900893">
                                  <w:marLeft w:val="480"/>
                                  <w:marRight w:val="0"/>
                                  <w:marTop w:val="0"/>
                                  <w:marBottom w:val="0"/>
                                  <w:divBdr>
                                    <w:top w:val="none" w:sz="0" w:space="0" w:color="auto"/>
                                    <w:left w:val="none" w:sz="0" w:space="0" w:color="auto"/>
                                    <w:bottom w:val="none" w:sz="0" w:space="0" w:color="auto"/>
                                    <w:right w:val="none" w:sz="0" w:space="0" w:color="auto"/>
                                  </w:divBdr>
                                </w:div>
                                <w:div w:id="40133108">
                                  <w:marLeft w:val="480"/>
                                  <w:marRight w:val="0"/>
                                  <w:marTop w:val="0"/>
                                  <w:marBottom w:val="0"/>
                                  <w:divBdr>
                                    <w:top w:val="none" w:sz="0" w:space="0" w:color="auto"/>
                                    <w:left w:val="none" w:sz="0" w:space="0" w:color="auto"/>
                                    <w:bottom w:val="none" w:sz="0" w:space="0" w:color="auto"/>
                                    <w:right w:val="none" w:sz="0" w:space="0" w:color="auto"/>
                                  </w:divBdr>
                                </w:div>
                                <w:div w:id="1382906192">
                                  <w:marLeft w:val="480"/>
                                  <w:marRight w:val="0"/>
                                  <w:marTop w:val="0"/>
                                  <w:marBottom w:val="0"/>
                                  <w:divBdr>
                                    <w:top w:val="none" w:sz="0" w:space="0" w:color="auto"/>
                                    <w:left w:val="none" w:sz="0" w:space="0" w:color="auto"/>
                                    <w:bottom w:val="none" w:sz="0" w:space="0" w:color="auto"/>
                                    <w:right w:val="none" w:sz="0" w:space="0" w:color="auto"/>
                                  </w:divBdr>
                                </w:div>
                                <w:div w:id="2048329961">
                                  <w:marLeft w:val="480"/>
                                  <w:marRight w:val="0"/>
                                  <w:marTop w:val="0"/>
                                  <w:marBottom w:val="0"/>
                                  <w:divBdr>
                                    <w:top w:val="none" w:sz="0" w:space="0" w:color="auto"/>
                                    <w:left w:val="none" w:sz="0" w:space="0" w:color="auto"/>
                                    <w:bottom w:val="none" w:sz="0" w:space="0" w:color="auto"/>
                                    <w:right w:val="none" w:sz="0" w:space="0" w:color="auto"/>
                                  </w:divBdr>
                                </w:div>
                                <w:div w:id="1065222696">
                                  <w:marLeft w:val="480"/>
                                  <w:marRight w:val="0"/>
                                  <w:marTop w:val="0"/>
                                  <w:marBottom w:val="0"/>
                                  <w:divBdr>
                                    <w:top w:val="none" w:sz="0" w:space="0" w:color="auto"/>
                                    <w:left w:val="none" w:sz="0" w:space="0" w:color="auto"/>
                                    <w:bottom w:val="none" w:sz="0" w:space="0" w:color="auto"/>
                                    <w:right w:val="none" w:sz="0" w:space="0" w:color="auto"/>
                                  </w:divBdr>
                                </w:div>
                                <w:div w:id="629169418">
                                  <w:marLeft w:val="480"/>
                                  <w:marRight w:val="0"/>
                                  <w:marTop w:val="0"/>
                                  <w:marBottom w:val="0"/>
                                  <w:divBdr>
                                    <w:top w:val="none" w:sz="0" w:space="0" w:color="auto"/>
                                    <w:left w:val="none" w:sz="0" w:space="0" w:color="auto"/>
                                    <w:bottom w:val="none" w:sz="0" w:space="0" w:color="auto"/>
                                    <w:right w:val="none" w:sz="0" w:space="0" w:color="auto"/>
                                  </w:divBdr>
                                </w:div>
                                <w:div w:id="1213931555">
                                  <w:marLeft w:val="480"/>
                                  <w:marRight w:val="0"/>
                                  <w:marTop w:val="0"/>
                                  <w:marBottom w:val="0"/>
                                  <w:divBdr>
                                    <w:top w:val="none" w:sz="0" w:space="0" w:color="auto"/>
                                    <w:left w:val="none" w:sz="0" w:space="0" w:color="auto"/>
                                    <w:bottom w:val="none" w:sz="0" w:space="0" w:color="auto"/>
                                    <w:right w:val="none" w:sz="0" w:space="0" w:color="auto"/>
                                  </w:divBdr>
                                </w:div>
                                <w:div w:id="973098933">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265575687">
                          <w:marLeft w:val="480"/>
                          <w:marRight w:val="0"/>
                          <w:marTop w:val="0"/>
                          <w:marBottom w:val="0"/>
                          <w:divBdr>
                            <w:top w:val="none" w:sz="0" w:space="0" w:color="auto"/>
                            <w:left w:val="none" w:sz="0" w:space="0" w:color="auto"/>
                            <w:bottom w:val="none" w:sz="0" w:space="0" w:color="auto"/>
                            <w:right w:val="none" w:sz="0" w:space="0" w:color="auto"/>
                          </w:divBdr>
                        </w:div>
                        <w:div w:id="1818182837">
                          <w:marLeft w:val="480"/>
                          <w:marRight w:val="0"/>
                          <w:marTop w:val="0"/>
                          <w:marBottom w:val="0"/>
                          <w:divBdr>
                            <w:top w:val="none" w:sz="0" w:space="0" w:color="auto"/>
                            <w:left w:val="none" w:sz="0" w:space="0" w:color="auto"/>
                            <w:bottom w:val="none" w:sz="0" w:space="0" w:color="auto"/>
                            <w:right w:val="none" w:sz="0" w:space="0" w:color="auto"/>
                          </w:divBdr>
                        </w:div>
                        <w:div w:id="1183130700">
                          <w:marLeft w:val="480"/>
                          <w:marRight w:val="0"/>
                          <w:marTop w:val="0"/>
                          <w:marBottom w:val="0"/>
                          <w:divBdr>
                            <w:top w:val="none" w:sz="0" w:space="0" w:color="auto"/>
                            <w:left w:val="none" w:sz="0" w:space="0" w:color="auto"/>
                            <w:bottom w:val="none" w:sz="0" w:space="0" w:color="auto"/>
                            <w:right w:val="none" w:sz="0" w:space="0" w:color="auto"/>
                          </w:divBdr>
                        </w:div>
                        <w:div w:id="370686132">
                          <w:marLeft w:val="480"/>
                          <w:marRight w:val="0"/>
                          <w:marTop w:val="0"/>
                          <w:marBottom w:val="0"/>
                          <w:divBdr>
                            <w:top w:val="none" w:sz="0" w:space="0" w:color="auto"/>
                            <w:left w:val="none" w:sz="0" w:space="0" w:color="auto"/>
                            <w:bottom w:val="none" w:sz="0" w:space="0" w:color="auto"/>
                            <w:right w:val="none" w:sz="0" w:space="0" w:color="auto"/>
                          </w:divBdr>
                        </w:div>
                        <w:div w:id="463620736">
                          <w:marLeft w:val="480"/>
                          <w:marRight w:val="0"/>
                          <w:marTop w:val="0"/>
                          <w:marBottom w:val="0"/>
                          <w:divBdr>
                            <w:top w:val="none" w:sz="0" w:space="0" w:color="auto"/>
                            <w:left w:val="none" w:sz="0" w:space="0" w:color="auto"/>
                            <w:bottom w:val="none" w:sz="0" w:space="0" w:color="auto"/>
                            <w:right w:val="none" w:sz="0" w:space="0" w:color="auto"/>
                          </w:divBdr>
                        </w:div>
                        <w:div w:id="1939556311">
                          <w:marLeft w:val="480"/>
                          <w:marRight w:val="0"/>
                          <w:marTop w:val="0"/>
                          <w:marBottom w:val="0"/>
                          <w:divBdr>
                            <w:top w:val="none" w:sz="0" w:space="0" w:color="auto"/>
                            <w:left w:val="none" w:sz="0" w:space="0" w:color="auto"/>
                            <w:bottom w:val="none" w:sz="0" w:space="0" w:color="auto"/>
                            <w:right w:val="none" w:sz="0" w:space="0" w:color="auto"/>
                          </w:divBdr>
                        </w:div>
                        <w:div w:id="1062483213">
                          <w:marLeft w:val="480"/>
                          <w:marRight w:val="0"/>
                          <w:marTop w:val="0"/>
                          <w:marBottom w:val="0"/>
                          <w:divBdr>
                            <w:top w:val="none" w:sz="0" w:space="0" w:color="auto"/>
                            <w:left w:val="none" w:sz="0" w:space="0" w:color="auto"/>
                            <w:bottom w:val="none" w:sz="0" w:space="0" w:color="auto"/>
                            <w:right w:val="none" w:sz="0" w:space="0" w:color="auto"/>
                          </w:divBdr>
                        </w:div>
                        <w:div w:id="2073309222">
                          <w:marLeft w:val="480"/>
                          <w:marRight w:val="0"/>
                          <w:marTop w:val="0"/>
                          <w:marBottom w:val="0"/>
                          <w:divBdr>
                            <w:top w:val="none" w:sz="0" w:space="0" w:color="auto"/>
                            <w:left w:val="none" w:sz="0" w:space="0" w:color="auto"/>
                            <w:bottom w:val="none" w:sz="0" w:space="0" w:color="auto"/>
                            <w:right w:val="none" w:sz="0" w:space="0" w:color="auto"/>
                          </w:divBdr>
                        </w:div>
                        <w:div w:id="1101611697">
                          <w:marLeft w:val="480"/>
                          <w:marRight w:val="0"/>
                          <w:marTop w:val="0"/>
                          <w:marBottom w:val="0"/>
                          <w:divBdr>
                            <w:top w:val="none" w:sz="0" w:space="0" w:color="auto"/>
                            <w:left w:val="none" w:sz="0" w:space="0" w:color="auto"/>
                            <w:bottom w:val="none" w:sz="0" w:space="0" w:color="auto"/>
                            <w:right w:val="none" w:sz="0" w:space="0" w:color="auto"/>
                          </w:divBdr>
                        </w:div>
                        <w:div w:id="908730382">
                          <w:marLeft w:val="480"/>
                          <w:marRight w:val="0"/>
                          <w:marTop w:val="0"/>
                          <w:marBottom w:val="0"/>
                          <w:divBdr>
                            <w:top w:val="none" w:sz="0" w:space="0" w:color="auto"/>
                            <w:left w:val="none" w:sz="0" w:space="0" w:color="auto"/>
                            <w:bottom w:val="none" w:sz="0" w:space="0" w:color="auto"/>
                            <w:right w:val="none" w:sz="0" w:space="0" w:color="auto"/>
                          </w:divBdr>
                        </w:div>
                        <w:div w:id="905650378">
                          <w:marLeft w:val="480"/>
                          <w:marRight w:val="0"/>
                          <w:marTop w:val="0"/>
                          <w:marBottom w:val="0"/>
                          <w:divBdr>
                            <w:top w:val="none" w:sz="0" w:space="0" w:color="auto"/>
                            <w:left w:val="none" w:sz="0" w:space="0" w:color="auto"/>
                            <w:bottom w:val="none" w:sz="0" w:space="0" w:color="auto"/>
                            <w:right w:val="none" w:sz="0" w:space="0" w:color="auto"/>
                          </w:divBdr>
                        </w:div>
                        <w:div w:id="1781604464">
                          <w:marLeft w:val="480"/>
                          <w:marRight w:val="0"/>
                          <w:marTop w:val="0"/>
                          <w:marBottom w:val="0"/>
                          <w:divBdr>
                            <w:top w:val="none" w:sz="0" w:space="0" w:color="auto"/>
                            <w:left w:val="none" w:sz="0" w:space="0" w:color="auto"/>
                            <w:bottom w:val="none" w:sz="0" w:space="0" w:color="auto"/>
                            <w:right w:val="none" w:sz="0" w:space="0" w:color="auto"/>
                          </w:divBdr>
                        </w:div>
                        <w:div w:id="1589994715">
                          <w:marLeft w:val="480"/>
                          <w:marRight w:val="0"/>
                          <w:marTop w:val="0"/>
                          <w:marBottom w:val="0"/>
                          <w:divBdr>
                            <w:top w:val="none" w:sz="0" w:space="0" w:color="auto"/>
                            <w:left w:val="none" w:sz="0" w:space="0" w:color="auto"/>
                            <w:bottom w:val="none" w:sz="0" w:space="0" w:color="auto"/>
                            <w:right w:val="none" w:sz="0" w:space="0" w:color="auto"/>
                          </w:divBdr>
                        </w:div>
                        <w:div w:id="1170636338">
                          <w:marLeft w:val="480"/>
                          <w:marRight w:val="0"/>
                          <w:marTop w:val="0"/>
                          <w:marBottom w:val="0"/>
                          <w:divBdr>
                            <w:top w:val="none" w:sz="0" w:space="0" w:color="auto"/>
                            <w:left w:val="none" w:sz="0" w:space="0" w:color="auto"/>
                            <w:bottom w:val="none" w:sz="0" w:space="0" w:color="auto"/>
                            <w:right w:val="none" w:sz="0" w:space="0" w:color="auto"/>
                          </w:divBdr>
                        </w:div>
                        <w:div w:id="1137379324">
                          <w:marLeft w:val="480"/>
                          <w:marRight w:val="0"/>
                          <w:marTop w:val="0"/>
                          <w:marBottom w:val="0"/>
                          <w:divBdr>
                            <w:top w:val="none" w:sz="0" w:space="0" w:color="auto"/>
                            <w:left w:val="none" w:sz="0" w:space="0" w:color="auto"/>
                            <w:bottom w:val="none" w:sz="0" w:space="0" w:color="auto"/>
                            <w:right w:val="none" w:sz="0" w:space="0" w:color="auto"/>
                          </w:divBdr>
                        </w:div>
                        <w:div w:id="957612604">
                          <w:marLeft w:val="480"/>
                          <w:marRight w:val="0"/>
                          <w:marTop w:val="0"/>
                          <w:marBottom w:val="0"/>
                          <w:divBdr>
                            <w:top w:val="none" w:sz="0" w:space="0" w:color="auto"/>
                            <w:left w:val="none" w:sz="0" w:space="0" w:color="auto"/>
                            <w:bottom w:val="none" w:sz="0" w:space="0" w:color="auto"/>
                            <w:right w:val="none" w:sz="0" w:space="0" w:color="auto"/>
                          </w:divBdr>
                        </w:div>
                        <w:div w:id="1272863140">
                          <w:marLeft w:val="480"/>
                          <w:marRight w:val="0"/>
                          <w:marTop w:val="0"/>
                          <w:marBottom w:val="0"/>
                          <w:divBdr>
                            <w:top w:val="none" w:sz="0" w:space="0" w:color="auto"/>
                            <w:left w:val="none" w:sz="0" w:space="0" w:color="auto"/>
                            <w:bottom w:val="none" w:sz="0" w:space="0" w:color="auto"/>
                            <w:right w:val="none" w:sz="0" w:space="0" w:color="auto"/>
                          </w:divBdr>
                        </w:div>
                        <w:div w:id="1833256642">
                          <w:marLeft w:val="480"/>
                          <w:marRight w:val="0"/>
                          <w:marTop w:val="0"/>
                          <w:marBottom w:val="0"/>
                          <w:divBdr>
                            <w:top w:val="none" w:sz="0" w:space="0" w:color="auto"/>
                            <w:left w:val="none" w:sz="0" w:space="0" w:color="auto"/>
                            <w:bottom w:val="none" w:sz="0" w:space="0" w:color="auto"/>
                            <w:right w:val="none" w:sz="0" w:space="0" w:color="auto"/>
                          </w:divBdr>
                        </w:div>
                        <w:div w:id="381295645">
                          <w:marLeft w:val="480"/>
                          <w:marRight w:val="0"/>
                          <w:marTop w:val="0"/>
                          <w:marBottom w:val="0"/>
                          <w:divBdr>
                            <w:top w:val="none" w:sz="0" w:space="0" w:color="auto"/>
                            <w:left w:val="none" w:sz="0" w:space="0" w:color="auto"/>
                            <w:bottom w:val="none" w:sz="0" w:space="0" w:color="auto"/>
                            <w:right w:val="none" w:sz="0" w:space="0" w:color="auto"/>
                          </w:divBdr>
                        </w:div>
                        <w:div w:id="1247879648">
                          <w:marLeft w:val="480"/>
                          <w:marRight w:val="0"/>
                          <w:marTop w:val="0"/>
                          <w:marBottom w:val="0"/>
                          <w:divBdr>
                            <w:top w:val="none" w:sz="0" w:space="0" w:color="auto"/>
                            <w:left w:val="none" w:sz="0" w:space="0" w:color="auto"/>
                            <w:bottom w:val="none" w:sz="0" w:space="0" w:color="auto"/>
                            <w:right w:val="none" w:sz="0" w:space="0" w:color="auto"/>
                          </w:divBdr>
                        </w:div>
                        <w:div w:id="492794713">
                          <w:marLeft w:val="480"/>
                          <w:marRight w:val="0"/>
                          <w:marTop w:val="0"/>
                          <w:marBottom w:val="0"/>
                          <w:divBdr>
                            <w:top w:val="none" w:sz="0" w:space="0" w:color="auto"/>
                            <w:left w:val="none" w:sz="0" w:space="0" w:color="auto"/>
                            <w:bottom w:val="none" w:sz="0" w:space="0" w:color="auto"/>
                            <w:right w:val="none" w:sz="0" w:space="0" w:color="auto"/>
                          </w:divBdr>
                        </w:div>
                        <w:div w:id="170918262">
                          <w:marLeft w:val="480"/>
                          <w:marRight w:val="0"/>
                          <w:marTop w:val="0"/>
                          <w:marBottom w:val="0"/>
                          <w:divBdr>
                            <w:top w:val="none" w:sz="0" w:space="0" w:color="auto"/>
                            <w:left w:val="none" w:sz="0" w:space="0" w:color="auto"/>
                            <w:bottom w:val="none" w:sz="0" w:space="0" w:color="auto"/>
                            <w:right w:val="none" w:sz="0" w:space="0" w:color="auto"/>
                          </w:divBdr>
                        </w:div>
                        <w:div w:id="519507978">
                          <w:marLeft w:val="480"/>
                          <w:marRight w:val="0"/>
                          <w:marTop w:val="0"/>
                          <w:marBottom w:val="0"/>
                          <w:divBdr>
                            <w:top w:val="none" w:sz="0" w:space="0" w:color="auto"/>
                            <w:left w:val="none" w:sz="0" w:space="0" w:color="auto"/>
                            <w:bottom w:val="none" w:sz="0" w:space="0" w:color="auto"/>
                            <w:right w:val="none" w:sz="0" w:space="0" w:color="auto"/>
                          </w:divBdr>
                        </w:div>
                        <w:div w:id="558398203">
                          <w:marLeft w:val="480"/>
                          <w:marRight w:val="0"/>
                          <w:marTop w:val="0"/>
                          <w:marBottom w:val="0"/>
                          <w:divBdr>
                            <w:top w:val="none" w:sz="0" w:space="0" w:color="auto"/>
                            <w:left w:val="none" w:sz="0" w:space="0" w:color="auto"/>
                            <w:bottom w:val="none" w:sz="0" w:space="0" w:color="auto"/>
                            <w:right w:val="none" w:sz="0" w:space="0" w:color="auto"/>
                          </w:divBdr>
                        </w:div>
                        <w:div w:id="630867186">
                          <w:marLeft w:val="480"/>
                          <w:marRight w:val="0"/>
                          <w:marTop w:val="0"/>
                          <w:marBottom w:val="0"/>
                          <w:divBdr>
                            <w:top w:val="none" w:sz="0" w:space="0" w:color="auto"/>
                            <w:left w:val="none" w:sz="0" w:space="0" w:color="auto"/>
                            <w:bottom w:val="none" w:sz="0" w:space="0" w:color="auto"/>
                            <w:right w:val="none" w:sz="0" w:space="0" w:color="auto"/>
                          </w:divBdr>
                        </w:div>
                        <w:div w:id="109470615">
                          <w:marLeft w:val="480"/>
                          <w:marRight w:val="0"/>
                          <w:marTop w:val="0"/>
                          <w:marBottom w:val="0"/>
                          <w:divBdr>
                            <w:top w:val="none" w:sz="0" w:space="0" w:color="auto"/>
                            <w:left w:val="none" w:sz="0" w:space="0" w:color="auto"/>
                            <w:bottom w:val="none" w:sz="0" w:space="0" w:color="auto"/>
                            <w:right w:val="none" w:sz="0" w:space="0" w:color="auto"/>
                          </w:divBdr>
                        </w:div>
                        <w:div w:id="521824476">
                          <w:marLeft w:val="480"/>
                          <w:marRight w:val="0"/>
                          <w:marTop w:val="0"/>
                          <w:marBottom w:val="0"/>
                          <w:divBdr>
                            <w:top w:val="none" w:sz="0" w:space="0" w:color="auto"/>
                            <w:left w:val="none" w:sz="0" w:space="0" w:color="auto"/>
                            <w:bottom w:val="none" w:sz="0" w:space="0" w:color="auto"/>
                            <w:right w:val="none" w:sz="0" w:space="0" w:color="auto"/>
                          </w:divBdr>
                        </w:div>
                        <w:div w:id="2073388471">
                          <w:marLeft w:val="480"/>
                          <w:marRight w:val="0"/>
                          <w:marTop w:val="0"/>
                          <w:marBottom w:val="0"/>
                          <w:divBdr>
                            <w:top w:val="none" w:sz="0" w:space="0" w:color="auto"/>
                            <w:left w:val="none" w:sz="0" w:space="0" w:color="auto"/>
                            <w:bottom w:val="none" w:sz="0" w:space="0" w:color="auto"/>
                            <w:right w:val="none" w:sz="0" w:space="0" w:color="auto"/>
                          </w:divBdr>
                        </w:div>
                        <w:div w:id="48264811">
                          <w:marLeft w:val="480"/>
                          <w:marRight w:val="0"/>
                          <w:marTop w:val="0"/>
                          <w:marBottom w:val="0"/>
                          <w:divBdr>
                            <w:top w:val="none" w:sz="0" w:space="0" w:color="auto"/>
                            <w:left w:val="none" w:sz="0" w:space="0" w:color="auto"/>
                            <w:bottom w:val="none" w:sz="0" w:space="0" w:color="auto"/>
                            <w:right w:val="none" w:sz="0" w:space="0" w:color="auto"/>
                          </w:divBdr>
                        </w:div>
                        <w:div w:id="1543128447">
                          <w:marLeft w:val="480"/>
                          <w:marRight w:val="0"/>
                          <w:marTop w:val="0"/>
                          <w:marBottom w:val="0"/>
                          <w:divBdr>
                            <w:top w:val="none" w:sz="0" w:space="0" w:color="auto"/>
                            <w:left w:val="none" w:sz="0" w:space="0" w:color="auto"/>
                            <w:bottom w:val="none" w:sz="0" w:space="0" w:color="auto"/>
                            <w:right w:val="none" w:sz="0" w:space="0" w:color="auto"/>
                          </w:divBdr>
                        </w:div>
                        <w:div w:id="1180509076">
                          <w:marLeft w:val="480"/>
                          <w:marRight w:val="0"/>
                          <w:marTop w:val="0"/>
                          <w:marBottom w:val="0"/>
                          <w:divBdr>
                            <w:top w:val="none" w:sz="0" w:space="0" w:color="auto"/>
                            <w:left w:val="none" w:sz="0" w:space="0" w:color="auto"/>
                            <w:bottom w:val="none" w:sz="0" w:space="0" w:color="auto"/>
                            <w:right w:val="none" w:sz="0" w:space="0" w:color="auto"/>
                          </w:divBdr>
                        </w:div>
                        <w:div w:id="254481375">
                          <w:marLeft w:val="480"/>
                          <w:marRight w:val="0"/>
                          <w:marTop w:val="0"/>
                          <w:marBottom w:val="0"/>
                          <w:divBdr>
                            <w:top w:val="none" w:sz="0" w:space="0" w:color="auto"/>
                            <w:left w:val="none" w:sz="0" w:space="0" w:color="auto"/>
                            <w:bottom w:val="none" w:sz="0" w:space="0" w:color="auto"/>
                            <w:right w:val="none" w:sz="0" w:space="0" w:color="auto"/>
                          </w:divBdr>
                        </w:div>
                        <w:div w:id="2051488405">
                          <w:marLeft w:val="480"/>
                          <w:marRight w:val="0"/>
                          <w:marTop w:val="0"/>
                          <w:marBottom w:val="0"/>
                          <w:divBdr>
                            <w:top w:val="none" w:sz="0" w:space="0" w:color="auto"/>
                            <w:left w:val="none" w:sz="0" w:space="0" w:color="auto"/>
                            <w:bottom w:val="none" w:sz="0" w:space="0" w:color="auto"/>
                            <w:right w:val="none" w:sz="0" w:space="0" w:color="auto"/>
                          </w:divBdr>
                        </w:div>
                        <w:div w:id="325743597">
                          <w:marLeft w:val="480"/>
                          <w:marRight w:val="0"/>
                          <w:marTop w:val="0"/>
                          <w:marBottom w:val="0"/>
                          <w:divBdr>
                            <w:top w:val="none" w:sz="0" w:space="0" w:color="auto"/>
                            <w:left w:val="none" w:sz="0" w:space="0" w:color="auto"/>
                            <w:bottom w:val="none" w:sz="0" w:space="0" w:color="auto"/>
                            <w:right w:val="none" w:sz="0" w:space="0" w:color="auto"/>
                          </w:divBdr>
                        </w:div>
                        <w:div w:id="2135319165">
                          <w:marLeft w:val="480"/>
                          <w:marRight w:val="0"/>
                          <w:marTop w:val="0"/>
                          <w:marBottom w:val="0"/>
                          <w:divBdr>
                            <w:top w:val="none" w:sz="0" w:space="0" w:color="auto"/>
                            <w:left w:val="none" w:sz="0" w:space="0" w:color="auto"/>
                            <w:bottom w:val="none" w:sz="0" w:space="0" w:color="auto"/>
                            <w:right w:val="none" w:sz="0" w:space="0" w:color="auto"/>
                          </w:divBdr>
                        </w:div>
                        <w:div w:id="653801080">
                          <w:marLeft w:val="480"/>
                          <w:marRight w:val="0"/>
                          <w:marTop w:val="0"/>
                          <w:marBottom w:val="0"/>
                          <w:divBdr>
                            <w:top w:val="none" w:sz="0" w:space="0" w:color="auto"/>
                            <w:left w:val="none" w:sz="0" w:space="0" w:color="auto"/>
                            <w:bottom w:val="none" w:sz="0" w:space="0" w:color="auto"/>
                            <w:right w:val="none" w:sz="0" w:space="0" w:color="auto"/>
                          </w:divBdr>
                        </w:div>
                        <w:div w:id="2013872906">
                          <w:marLeft w:val="480"/>
                          <w:marRight w:val="0"/>
                          <w:marTop w:val="0"/>
                          <w:marBottom w:val="0"/>
                          <w:divBdr>
                            <w:top w:val="none" w:sz="0" w:space="0" w:color="auto"/>
                            <w:left w:val="none" w:sz="0" w:space="0" w:color="auto"/>
                            <w:bottom w:val="none" w:sz="0" w:space="0" w:color="auto"/>
                            <w:right w:val="none" w:sz="0" w:space="0" w:color="auto"/>
                          </w:divBdr>
                        </w:div>
                        <w:div w:id="1525242686">
                          <w:marLeft w:val="480"/>
                          <w:marRight w:val="0"/>
                          <w:marTop w:val="0"/>
                          <w:marBottom w:val="0"/>
                          <w:divBdr>
                            <w:top w:val="none" w:sz="0" w:space="0" w:color="auto"/>
                            <w:left w:val="none" w:sz="0" w:space="0" w:color="auto"/>
                            <w:bottom w:val="none" w:sz="0" w:space="0" w:color="auto"/>
                            <w:right w:val="none" w:sz="0" w:space="0" w:color="auto"/>
                          </w:divBdr>
                        </w:div>
                        <w:div w:id="917592591">
                          <w:marLeft w:val="480"/>
                          <w:marRight w:val="0"/>
                          <w:marTop w:val="0"/>
                          <w:marBottom w:val="0"/>
                          <w:divBdr>
                            <w:top w:val="none" w:sz="0" w:space="0" w:color="auto"/>
                            <w:left w:val="none" w:sz="0" w:space="0" w:color="auto"/>
                            <w:bottom w:val="none" w:sz="0" w:space="0" w:color="auto"/>
                            <w:right w:val="none" w:sz="0" w:space="0" w:color="auto"/>
                          </w:divBdr>
                        </w:div>
                        <w:div w:id="1764493064">
                          <w:marLeft w:val="480"/>
                          <w:marRight w:val="0"/>
                          <w:marTop w:val="0"/>
                          <w:marBottom w:val="0"/>
                          <w:divBdr>
                            <w:top w:val="none" w:sz="0" w:space="0" w:color="auto"/>
                            <w:left w:val="none" w:sz="0" w:space="0" w:color="auto"/>
                            <w:bottom w:val="none" w:sz="0" w:space="0" w:color="auto"/>
                            <w:right w:val="none" w:sz="0" w:space="0" w:color="auto"/>
                          </w:divBdr>
                        </w:div>
                        <w:div w:id="194074676">
                          <w:marLeft w:val="480"/>
                          <w:marRight w:val="0"/>
                          <w:marTop w:val="0"/>
                          <w:marBottom w:val="0"/>
                          <w:divBdr>
                            <w:top w:val="none" w:sz="0" w:space="0" w:color="auto"/>
                            <w:left w:val="none" w:sz="0" w:space="0" w:color="auto"/>
                            <w:bottom w:val="none" w:sz="0" w:space="0" w:color="auto"/>
                            <w:right w:val="none" w:sz="0" w:space="0" w:color="auto"/>
                          </w:divBdr>
                        </w:div>
                        <w:div w:id="999043825">
                          <w:marLeft w:val="480"/>
                          <w:marRight w:val="0"/>
                          <w:marTop w:val="0"/>
                          <w:marBottom w:val="0"/>
                          <w:divBdr>
                            <w:top w:val="none" w:sz="0" w:space="0" w:color="auto"/>
                            <w:left w:val="none" w:sz="0" w:space="0" w:color="auto"/>
                            <w:bottom w:val="none" w:sz="0" w:space="0" w:color="auto"/>
                            <w:right w:val="none" w:sz="0" w:space="0" w:color="auto"/>
                          </w:divBdr>
                        </w:div>
                        <w:div w:id="1918435912">
                          <w:marLeft w:val="480"/>
                          <w:marRight w:val="0"/>
                          <w:marTop w:val="0"/>
                          <w:marBottom w:val="0"/>
                          <w:divBdr>
                            <w:top w:val="none" w:sz="0" w:space="0" w:color="auto"/>
                            <w:left w:val="none" w:sz="0" w:space="0" w:color="auto"/>
                            <w:bottom w:val="none" w:sz="0" w:space="0" w:color="auto"/>
                            <w:right w:val="none" w:sz="0" w:space="0" w:color="auto"/>
                          </w:divBdr>
                        </w:div>
                        <w:div w:id="90667742">
                          <w:marLeft w:val="480"/>
                          <w:marRight w:val="0"/>
                          <w:marTop w:val="0"/>
                          <w:marBottom w:val="0"/>
                          <w:divBdr>
                            <w:top w:val="none" w:sz="0" w:space="0" w:color="auto"/>
                            <w:left w:val="none" w:sz="0" w:space="0" w:color="auto"/>
                            <w:bottom w:val="none" w:sz="0" w:space="0" w:color="auto"/>
                            <w:right w:val="none" w:sz="0" w:space="0" w:color="auto"/>
                          </w:divBdr>
                        </w:div>
                        <w:div w:id="1391462377">
                          <w:marLeft w:val="480"/>
                          <w:marRight w:val="0"/>
                          <w:marTop w:val="0"/>
                          <w:marBottom w:val="0"/>
                          <w:divBdr>
                            <w:top w:val="none" w:sz="0" w:space="0" w:color="auto"/>
                            <w:left w:val="none" w:sz="0" w:space="0" w:color="auto"/>
                            <w:bottom w:val="none" w:sz="0" w:space="0" w:color="auto"/>
                            <w:right w:val="none" w:sz="0" w:space="0" w:color="auto"/>
                          </w:divBdr>
                        </w:div>
                        <w:div w:id="1749577160">
                          <w:marLeft w:val="480"/>
                          <w:marRight w:val="0"/>
                          <w:marTop w:val="0"/>
                          <w:marBottom w:val="0"/>
                          <w:divBdr>
                            <w:top w:val="none" w:sz="0" w:space="0" w:color="auto"/>
                            <w:left w:val="none" w:sz="0" w:space="0" w:color="auto"/>
                            <w:bottom w:val="none" w:sz="0" w:space="0" w:color="auto"/>
                            <w:right w:val="none" w:sz="0" w:space="0" w:color="auto"/>
                          </w:divBdr>
                        </w:div>
                        <w:div w:id="1044519851">
                          <w:marLeft w:val="480"/>
                          <w:marRight w:val="0"/>
                          <w:marTop w:val="0"/>
                          <w:marBottom w:val="0"/>
                          <w:divBdr>
                            <w:top w:val="none" w:sz="0" w:space="0" w:color="auto"/>
                            <w:left w:val="none" w:sz="0" w:space="0" w:color="auto"/>
                            <w:bottom w:val="none" w:sz="0" w:space="0" w:color="auto"/>
                            <w:right w:val="none" w:sz="0" w:space="0" w:color="auto"/>
                          </w:divBdr>
                        </w:div>
                        <w:div w:id="1938901488">
                          <w:marLeft w:val="480"/>
                          <w:marRight w:val="0"/>
                          <w:marTop w:val="0"/>
                          <w:marBottom w:val="0"/>
                          <w:divBdr>
                            <w:top w:val="none" w:sz="0" w:space="0" w:color="auto"/>
                            <w:left w:val="none" w:sz="0" w:space="0" w:color="auto"/>
                            <w:bottom w:val="none" w:sz="0" w:space="0" w:color="auto"/>
                            <w:right w:val="none" w:sz="0" w:space="0" w:color="auto"/>
                          </w:divBdr>
                        </w:div>
                        <w:div w:id="380251351">
                          <w:marLeft w:val="480"/>
                          <w:marRight w:val="0"/>
                          <w:marTop w:val="0"/>
                          <w:marBottom w:val="0"/>
                          <w:divBdr>
                            <w:top w:val="none" w:sz="0" w:space="0" w:color="auto"/>
                            <w:left w:val="none" w:sz="0" w:space="0" w:color="auto"/>
                            <w:bottom w:val="none" w:sz="0" w:space="0" w:color="auto"/>
                            <w:right w:val="none" w:sz="0" w:space="0" w:color="auto"/>
                          </w:divBdr>
                        </w:div>
                        <w:div w:id="917203815">
                          <w:marLeft w:val="480"/>
                          <w:marRight w:val="0"/>
                          <w:marTop w:val="0"/>
                          <w:marBottom w:val="0"/>
                          <w:divBdr>
                            <w:top w:val="none" w:sz="0" w:space="0" w:color="auto"/>
                            <w:left w:val="none" w:sz="0" w:space="0" w:color="auto"/>
                            <w:bottom w:val="none" w:sz="0" w:space="0" w:color="auto"/>
                            <w:right w:val="none" w:sz="0" w:space="0" w:color="auto"/>
                          </w:divBdr>
                        </w:div>
                        <w:div w:id="1038701670">
                          <w:marLeft w:val="480"/>
                          <w:marRight w:val="0"/>
                          <w:marTop w:val="0"/>
                          <w:marBottom w:val="0"/>
                          <w:divBdr>
                            <w:top w:val="none" w:sz="0" w:space="0" w:color="auto"/>
                            <w:left w:val="none" w:sz="0" w:space="0" w:color="auto"/>
                            <w:bottom w:val="none" w:sz="0" w:space="0" w:color="auto"/>
                            <w:right w:val="none" w:sz="0" w:space="0" w:color="auto"/>
                          </w:divBdr>
                        </w:div>
                        <w:div w:id="1022439019">
                          <w:marLeft w:val="480"/>
                          <w:marRight w:val="0"/>
                          <w:marTop w:val="0"/>
                          <w:marBottom w:val="0"/>
                          <w:divBdr>
                            <w:top w:val="none" w:sz="0" w:space="0" w:color="auto"/>
                            <w:left w:val="none" w:sz="0" w:space="0" w:color="auto"/>
                            <w:bottom w:val="none" w:sz="0" w:space="0" w:color="auto"/>
                            <w:right w:val="none" w:sz="0" w:space="0" w:color="auto"/>
                          </w:divBdr>
                        </w:div>
                        <w:div w:id="1159151958">
                          <w:marLeft w:val="480"/>
                          <w:marRight w:val="0"/>
                          <w:marTop w:val="0"/>
                          <w:marBottom w:val="0"/>
                          <w:divBdr>
                            <w:top w:val="none" w:sz="0" w:space="0" w:color="auto"/>
                            <w:left w:val="none" w:sz="0" w:space="0" w:color="auto"/>
                            <w:bottom w:val="none" w:sz="0" w:space="0" w:color="auto"/>
                            <w:right w:val="none" w:sz="0" w:space="0" w:color="auto"/>
                          </w:divBdr>
                        </w:div>
                        <w:div w:id="1654017620">
                          <w:marLeft w:val="480"/>
                          <w:marRight w:val="0"/>
                          <w:marTop w:val="0"/>
                          <w:marBottom w:val="0"/>
                          <w:divBdr>
                            <w:top w:val="none" w:sz="0" w:space="0" w:color="auto"/>
                            <w:left w:val="none" w:sz="0" w:space="0" w:color="auto"/>
                            <w:bottom w:val="none" w:sz="0" w:space="0" w:color="auto"/>
                            <w:right w:val="none" w:sz="0" w:space="0" w:color="auto"/>
                          </w:divBdr>
                        </w:div>
                        <w:div w:id="1353800723">
                          <w:marLeft w:val="480"/>
                          <w:marRight w:val="0"/>
                          <w:marTop w:val="0"/>
                          <w:marBottom w:val="0"/>
                          <w:divBdr>
                            <w:top w:val="none" w:sz="0" w:space="0" w:color="auto"/>
                            <w:left w:val="none" w:sz="0" w:space="0" w:color="auto"/>
                            <w:bottom w:val="none" w:sz="0" w:space="0" w:color="auto"/>
                            <w:right w:val="none" w:sz="0" w:space="0" w:color="auto"/>
                          </w:divBdr>
                        </w:div>
                        <w:div w:id="1366172600">
                          <w:marLeft w:val="480"/>
                          <w:marRight w:val="0"/>
                          <w:marTop w:val="0"/>
                          <w:marBottom w:val="0"/>
                          <w:divBdr>
                            <w:top w:val="none" w:sz="0" w:space="0" w:color="auto"/>
                            <w:left w:val="none" w:sz="0" w:space="0" w:color="auto"/>
                            <w:bottom w:val="none" w:sz="0" w:space="0" w:color="auto"/>
                            <w:right w:val="none" w:sz="0" w:space="0" w:color="auto"/>
                          </w:divBdr>
                        </w:div>
                        <w:div w:id="928349147">
                          <w:marLeft w:val="480"/>
                          <w:marRight w:val="0"/>
                          <w:marTop w:val="0"/>
                          <w:marBottom w:val="0"/>
                          <w:divBdr>
                            <w:top w:val="none" w:sz="0" w:space="0" w:color="auto"/>
                            <w:left w:val="none" w:sz="0" w:space="0" w:color="auto"/>
                            <w:bottom w:val="none" w:sz="0" w:space="0" w:color="auto"/>
                            <w:right w:val="none" w:sz="0" w:space="0" w:color="auto"/>
                          </w:divBdr>
                        </w:div>
                      </w:divsChild>
                    </w:div>
                    <w:div w:id="1132333249">
                      <w:marLeft w:val="0"/>
                      <w:marRight w:val="0"/>
                      <w:marTop w:val="0"/>
                      <w:marBottom w:val="0"/>
                      <w:divBdr>
                        <w:top w:val="none" w:sz="0" w:space="0" w:color="auto"/>
                        <w:left w:val="none" w:sz="0" w:space="0" w:color="auto"/>
                        <w:bottom w:val="none" w:sz="0" w:space="0" w:color="auto"/>
                        <w:right w:val="none" w:sz="0" w:space="0" w:color="auto"/>
                      </w:divBdr>
                      <w:divsChild>
                        <w:div w:id="1478647471">
                          <w:marLeft w:val="480"/>
                          <w:marRight w:val="0"/>
                          <w:marTop w:val="0"/>
                          <w:marBottom w:val="0"/>
                          <w:divBdr>
                            <w:top w:val="none" w:sz="0" w:space="0" w:color="auto"/>
                            <w:left w:val="none" w:sz="0" w:space="0" w:color="auto"/>
                            <w:bottom w:val="none" w:sz="0" w:space="0" w:color="auto"/>
                            <w:right w:val="none" w:sz="0" w:space="0" w:color="auto"/>
                          </w:divBdr>
                          <w:divsChild>
                            <w:div w:id="1555460340">
                              <w:marLeft w:val="0"/>
                              <w:marRight w:val="0"/>
                              <w:marTop w:val="0"/>
                              <w:marBottom w:val="0"/>
                              <w:divBdr>
                                <w:top w:val="none" w:sz="0" w:space="0" w:color="auto"/>
                                <w:left w:val="none" w:sz="0" w:space="0" w:color="auto"/>
                                <w:bottom w:val="none" w:sz="0" w:space="0" w:color="auto"/>
                                <w:right w:val="none" w:sz="0" w:space="0" w:color="auto"/>
                              </w:divBdr>
                              <w:divsChild>
                                <w:div w:id="2057587412">
                                  <w:marLeft w:val="480"/>
                                  <w:marRight w:val="0"/>
                                  <w:marTop w:val="0"/>
                                  <w:marBottom w:val="0"/>
                                  <w:divBdr>
                                    <w:top w:val="none" w:sz="0" w:space="0" w:color="auto"/>
                                    <w:left w:val="none" w:sz="0" w:space="0" w:color="auto"/>
                                    <w:bottom w:val="none" w:sz="0" w:space="0" w:color="auto"/>
                                    <w:right w:val="none" w:sz="0" w:space="0" w:color="auto"/>
                                  </w:divBdr>
                                </w:div>
                                <w:div w:id="1510565027">
                                  <w:marLeft w:val="480"/>
                                  <w:marRight w:val="0"/>
                                  <w:marTop w:val="0"/>
                                  <w:marBottom w:val="0"/>
                                  <w:divBdr>
                                    <w:top w:val="none" w:sz="0" w:space="0" w:color="auto"/>
                                    <w:left w:val="none" w:sz="0" w:space="0" w:color="auto"/>
                                    <w:bottom w:val="none" w:sz="0" w:space="0" w:color="auto"/>
                                    <w:right w:val="none" w:sz="0" w:space="0" w:color="auto"/>
                                  </w:divBdr>
                                </w:div>
                                <w:div w:id="983631175">
                                  <w:marLeft w:val="480"/>
                                  <w:marRight w:val="0"/>
                                  <w:marTop w:val="0"/>
                                  <w:marBottom w:val="0"/>
                                  <w:divBdr>
                                    <w:top w:val="none" w:sz="0" w:space="0" w:color="auto"/>
                                    <w:left w:val="none" w:sz="0" w:space="0" w:color="auto"/>
                                    <w:bottom w:val="none" w:sz="0" w:space="0" w:color="auto"/>
                                    <w:right w:val="none" w:sz="0" w:space="0" w:color="auto"/>
                                  </w:divBdr>
                                </w:div>
                                <w:div w:id="738556968">
                                  <w:marLeft w:val="480"/>
                                  <w:marRight w:val="0"/>
                                  <w:marTop w:val="0"/>
                                  <w:marBottom w:val="0"/>
                                  <w:divBdr>
                                    <w:top w:val="none" w:sz="0" w:space="0" w:color="auto"/>
                                    <w:left w:val="none" w:sz="0" w:space="0" w:color="auto"/>
                                    <w:bottom w:val="none" w:sz="0" w:space="0" w:color="auto"/>
                                    <w:right w:val="none" w:sz="0" w:space="0" w:color="auto"/>
                                  </w:divBdr>
                                </w:div>
                                <w:div w:id="540557740">
                                  <w:marLeft w:val="480"/>
                                  <w:marRight w:val="0"/>
                                  <w:marTop w:val="0"/>
                                  <w:marBottom w:val="0"/>
                                  <w:divBdr>
                                    <w:top w:val="none" w:sz="0" w:space="0" w:color="auto"/>
                                    <w:left w:val="none" w:sz="0" w:space="0" w:color="auto"/>
                                    <w:bottom w:val="none" w:sz="0" w:space="0" w:color="auto"/>
                                    <w:right w:val="none" w:sz="0" w:space="0" w:color="auto"/>
                                  </w:divBdr>
                                </w:div>
                                <w:div w:id="845632232">
                                  <w:marLeft w:val="480"/>
                                  <w:marRight w:val="0"/>
                                  <w:marTop w:val="0"/>
                                  <w:marBottom w:val="0"/>
                                  <w:divBdr>
                                    <w:top w:val="none" w:sz="0" w:space="0" w:color="auto"/>
                                    <w:left w:val="none" w:sz="0" w:space="0" w:color="auto"/>
                                    <w:bottom w:val="none" w:sz="0" w:space="0" w:color="auto"/>
                                    <w:right w:val="none" w:sz="0" w:space="0" w:color="auto"/>
                                  </w:divBdr>
                                </w:div>
                                <w:div w:id="135487085">
                                  <w:marLeft w:val="480"/>
                                  <w:marRight w:val="0"/>
                                  <w:marTop w:val="0"/>
                                  <w:marBottom w:val="0"/>
                                  <w:divBdr>
                                    <w:top w:val="none" w:sz="0" w:space="0" w:color="auto"/>
                                    <w:left w:val="none" w:sz="0" w:space="0" w:color="auto"/>
                                    <w:bottom w:val="none" w:sz="0" w:space="0" w:color="auto"/>
                                    <w:right w:val="none" w:sz="0" w:space="0" w:color="auto"/>
                                  </w:divBdr>
                                </w:div>
                                <w:div w:id="1499032146">
                                  <w:marLeft w:val="480"/>
                                  <w:marRight w:val="0"/>
                                  <w:marTop w:val="0"/>
                                  <w:marBottom w:val="0"/>
                                  <w:divBdr>
                                    <w:top w:val="none" w:sz="0" w:space="0" w:color="auto"/>
                                    <w:left w:val="none" w:sz="0" w:space="0" w:color="auto"/>
                                    <w:bottom w:val="none" w:sz="0" w:space="0" w:color="auto"/>
                                    <w:right w:val="none" w:sz="0" w:space="0" w:color="auto"/>
                                  </w:divBdr>
                                </w:div>
                                <w:div w:id="537666041">
                                  <w:marLeft w:val="480"/>
                                  <w:marRight w:val="0"/>
                                  <w:marTop w:val="0"/>
                                  <w:marBottom w:val="0"/>
                                  <w:divBdr>
                                    <w:top w:val="none" w:sz="0" w:space="0" w:color="auto"/>
                                    <w:left w:val="none" w:sz="0" w:space="0" w:color="auto"/>
                                    <w:bottom w:val="none" w:sz="0" w:space="0" w:color="auto"/>
                                    <w:right w:val="none" w:sz="0" w:space="0" w:color="auto"/>
                                  </w:divBdr>
                                </w:div>
                                <w:div w:id="645822141">
                                  <w:marLeft w:val="480"/>
                                  <w:marRight w:val="0"/>
                                  <w:marTop w:val="0"/>
                                  <w:marBottom w:val="0"/>
                                  <w:divBdr>
                                    <w:top w:val="none" w:sz="0" w:space="0" w:color="auto"/>
                                    <w:left w:val="none" w:sz="0" w:space="0" w:color="auto"/>
                                    <w:bottom w:val="none" w:sz="0" w:space="0" w:color="auto"/>
                                    <w:right w:val="none" w:sz="0" w:space="0" w:color="auto"/>
                                  </w:divBdr>
                                </w:div>
                                <w:div w:id="1915621314">
                                  <w:marLeft w:val="480"/>
                                  <w:marRight w:val="0"/>
                                  <w:marTop w:val="0"/>
                                  <w:marBottom w:val="0"/>
                                  <w:divBdr>
                                    <w:top w:val="none" w:sz="0" w:space="0" w:color="auto"/>
                                    <w:left w:val="none" w:sz="0" w:space="0" w:color="auto"/>
                                    <w:bottom w:val="none" w:sz="0" w:space="0" w:color="auto"/>
                                    <w:right w:val="none" w:sz="0" w:space="0" w:color="auto"/>
                                  </w:divBdr>
                                </w:div>
                                <w:div w:id="267277273">
                                  <w:marLeft w:val="480"/>
                                  <w:marRight w:val="0"/>
                                  <w:marTop w:val="0"/>
                                  <w:marBottom w:val="0"/>
                                  <w:divBdr>
                                    <w:top w:val="none" w:sz="0" w:space="0" w:color="auto"/>
                                    <w:left w:val="none" w:sz="0" w:space="0" w:color="auto"/>
                                    <w:bottom w:val="none" w:sz="0" w:space="0" w:color="auto"/>
                                    <w:right w:val="none" w:sz="0" w:space="0" w:color="auto"/>
                                  </w:divBdr>
                                </w:div>
                                <w:div w:id="65997070">
                                  <w:marLeft w:val="480"/>
                                  <w:marRight w:val="0"/>
                                  <w:marTop w:val="0"/>
                                  <w:marBottom w:val="0"/>
                                  <w:divBdr>
                                    <w:top w:val="none" w:sz="0" w:space="0" w:color="auto"/>
                                    <w:left w:val="none" w:sz="0" w:space="0" w:color="auto"/>
                                    <w:bottom w:val="none" w:sz="0" w:space="0" w:color="auto"/>
                                    <w:right w:val="none" w:sz="0" w:space="0" w:color="auto"/>
                                  </w:divBdr>
                                </w:div>
                                <w:div w:id="974990628">
                                  <w:marLeft w:val="480"/>
                                  <w:marRight w:val="0"/>
                                  <w:marTop w:val="0"/>
                                  <w:marBottom w:val="0"/>
                                  <w:divBdr>
                                    <w:top w:val="none" w:sz="0" w:space="0" w:color="auto"/>
                                    <w:left w:val="none" w:sz="0" w:space="0" w:color="auto"/>
                                    <w:bottom w:val="none" w:sz="0" w:space="0" w:color="auto"/>
                                    <w:right w:val="none" w:sz="0" w:space="0" w:color="auto"/>
                                  </w:divBdr>
                                </w:div>
                                <w:div w:id="1678389243">
                                  <w:marLeft w:val="480"/>
                                  <w:marRight w:val="0"/>
                                  <w:marTop w:val="0"/>
                                  <w:marBottom w:val="0"/>
                                  <w:divBdr>
                                    <w:top w:val="none" w:sz="0" w:space="0" w:color="auto"/>
                                    <w:left w:val="none" w:sz="0" w:space="0" w:color="auto"/>
                                    <w:bottom w:val="none" w:sz="0" w:space="0" w:color="auto"/>
                                    <w:right w:val="none" w:sz="0" w:space="0" w:color="auto"/>
                                  </w:divBdr>
                                </w:div>
                                <w:div w:id="1354919406">
                                  <w:marLeft w:val="480"/>
                                  <w:marRight w:val="0"/>
                                  <w:marTop w:val="0"/>
                                  <w:marBottom w:val="0"/>
                                  <w:divBdr>
                                    <w:top w:val="none" w:sz="0" w:space="0" w:color="auto"/>
                                    <w:left w:val="none" w:sz="0" w:space="0" w:color="auto"/>
                                    <w:bottom w:val="none" w:sz="0" w:space="0" w:color="auto"/>
                                    <w:right w:val="none" w:sz="0" w:space="0" w:color="auto"/>
                                  </w:divBdr>
                                </w:div>
                                <w:div w:id="899631302">
                                  <w:marLeft w:val="480"/>
                                  <w:marRight w:val="0"/>
                                  <w:marTop w:val="0"/>
                                  <w:marBottom w:val="0"/>
                                  <w:divBdr>
                                    <w:top w:val="none" w:sz="0" w:space="0" w:color="auto"/>
                                    <w:left w:val="none" w:sz="0" w:space="0" w:color="auto"/>
                                    <w:bottom w:val="none" w:sz="0" w:space="0" w:color="auto"/>
                                    <w:right w:val="none" w:sz="0" w:space="0" w:color="auto"/>
                                  </w:divBdr>
                                </w:div>
                                <w:div w:id="1679769170">
                                  <w:marLeft w:val="480"/>
                                  <w:marRight w:val="0"/>
                                  <w:marTop w:val="0"/>
                                  <w:marBottom w:val="0"/>
                                  <w:divBdr>
                                    <w:top w:val="none" w:sz="0" w:space="0" w:color="auto"/>
                                    <w:left w:val="none" w:sz="0" w:space="0" w:color="auto"/>
                                    <w:bottom w:val="none" w:sz="0" w:space="0" w:color="auto"/>
                                    <w:right w:val="none" w:sz="0" w:space="0" w:color="auto"/>
                                  </w:divBdr>
                                </w:div>
                                <w:div w:id="426390035">
                                  <w:marLeft w:val="480"/>
                                  <w:marRight w:val="0"/>
                                  <w:marTop w:val="0"/>
                                  <w:marBottom w:val="0"/>
                                  <w:divBdr>
                                    <w:top w:val="none" w:sz="0" w:space="0" w:color="auto"/>
                                    <w:left w:val="none" w:sz="0" w:space="0" w:color="auto"/>
                                    <w:bottom w:val="none" w:sz="0" w:space="0" w:color="auto"/>
                                    <w:right w:val="none" w:sz="0" w:space="0" w:color="auto"/>
                                  </w:divBdr>
                                </w:div>
                                <w:div w:id="1056901334">
                                  <w:marLeft w:val="480"/>
                                  <w:marRight w:val="0"/>
                                  <w:marTop w:val="0"/>
                                  <w:marBottom w:val="0"/>
                                  <w:divBdr>
                                    <w:top w:val="none" w:sz="0" w:space="0" w:color="auto"/>
                                    <w:left w:val="none" w:sz="0" w:space="0" w:color="auto"/>
                                    <w:bottom w:val="none" w:sz="0" w:space="0" w:color="auto"/>
                                    <w:right w:val="none" w:sz="0" w:space="0" w:color="auto"/>
                                  </w:divBdr>
                                </w:div>
                                <w:div w:id="27029192">
                                  <w:marLeft w:val="480"/>
                                  <w:marRight w:val="0"/>
                                  <w:marTop w:val="0"/>
                                  <w:marBottom w:val="0"/>
                                  <w:divBdr>
                                    <w:top w:val="none" w:sz="0" w:space="0" w:color="auto"/>
                                    <w:left w:val="none" w:sz="0" w:space="0" w:color="auto"/>
                                    <w:bottom w:val="none" w:sz="0" w:space="0" w:color="auto"/>
                                    <w:right w:val="none" w:sz="0" w:space="0" w:color="auto"/>
                                  </w:divBdr>
                                </w:div>
                                <w:div w:id="2117753844">
                                  <w:marLeft w:val="480"/>
                                  <w:marRight w:val="0"/>
                                  <w:marTop w:val="0"/>
                                  <w:marBottom w:val="0"/>
                                  <w:divBdr>
                                    <w:top w:val="none" w:sz="0" w:space="0" w:color="auto"/>
                                    <w:left w:val="none" w:sz="0" w:space="0" w:color="auto"/>
                                    <w:bottom w:val="none" w:sz="0" w:space="0" w:color="auto"/>
                                    <w:right w:val="none" w:sz="0" w:space="0" w:color="auto"/>
                                  </w:divBdr>
                                </w:div>
                                <w:div w:id="1456101173">
                                  <w:marLeft w:val="480"/>
                                  <w:marRight w:val="0"/>
                                  <w:marTop w:val="0"/>
                                  <w:marBottom w:val="0"/>
                                  <w:divBdr>
                                    <w:top w:val="none" w:sz="0" w:space="0" w:color="auto"/>
                                    <w:left w:val="none" w:sz="0" w:space="0" w:color="auto"/>
                                    <w:bottom w:val="none" w:sz="0" w:space="0" w:color="auto"/>
                                    <w:right w:val="none" w:sz="0" w:space="0" w:color="auto"/>
                                  </w:divBdr>
                                </w:div>
                                <w:div w:id="704597623">
                                  <w:marLeft w:val="480"/>
                                  <w:marRight w:val="0"/>
                                  <w:marTop w:val="0"/>
                                  <w:marBottom w:val="0"/>
                                  <w:divBdr>
                                    <w:top w:val="none" w:sz="0" w:space="0" w:color="auto"/>
                                    <w:left w:val="none" w:sz="0" w:space="0" w:color="auto"/>
                                    <w:bottom w:val="none" w:sz="0" w:space="0" w:color="auto"/>
                                    <w:right w:val="none" w:sz="0" w:space="0" w:color="auto"/>
                                  </w:divBdr>
                                </w:div>
                                <w:div w:id="900335097">
                                  <w:marLeft w:val="480"/>
                                  <w:marRight w:val="0"/>
                                  <w:marTop w:val="0"/>
                                  <w:marBottom w:val="0"/>
                                  <w:divBdr>
                                    <w:top w:val="none" w:sz="0" w:space="0" w:color="auto"/>
                                    <w:left w:val="none" w:sz="0" w:space="0" w:color="auto"/>
                                    <w:bottom w:val="none" w:sz="0" w:space="0" w:color="auto"/>
                                    <w:right w:val="none" w:sz="0" w:space="0" w:color="auto"/>
                                  </w:divBdr>
                                </w:div>
                                <w:div w:id="1474711241">
                                  <w:marLeft w:val="480"/>
                                  <w:marRight w:val="0"/>
                                  <w:marTop w:val="0"/>
                                  <w:marBottom w:val="0"/>
                                  <w:divBdr>
                                    <w:top w:val="none" w:sz="0" w:space="0" w:color="auto"/>
                                    <w:left w:val="none" w:sz="0" w:space="0" w:color="auto"/>
                                    <w:bottom w:val="none" w:sz="0" w:space="0" w:color="auto"/>
                                    <w:right w:val="none" w:sz="0" w:space="0" w:color="auto"/>
                                  </w:divBdr>
                                </w:div>
                                <w:div w:id="774790531">
                                  <w:marLeft w:val="480"/>
                                  <w:marRight w:val="0"/>
                                  <w:marTop w:val="0"/>
                                  <w:marBottom w:val="0"/>
                                  <w:divBdr>
                                    <w:top w:val="none" w:sz="0" w:space="0" w:color="auto"/>
                                    <w:left w:val="none" w:sz="0" w:space="0" w:color="auto"/>
                                    <w:bottom w:val="none" w:sz="0" w:space="0" w:color="auto"/>
                                    <w:right w:val="none" w:sz="0" w:space="0" w:color="auto"/>
                                  </w:divBdr>
                                </w:div>
                                <w:div w:id="1913346265">
                                  <w:marLeft w:val="480"/>
                                  <w:marRight w:val="0"/>
                                  <w:marTop w:val="0"/>
                                  <w:marBottom w:val="0"/>
                                  <w:divBdr>
                                    <w:top w:val="none" w:sz="0" w:space="0" w:color="auto"/>
                                    <w:left w:val="none" w:sz="0" w:space="0" w:color="auto"/>
                                    <w:bottom w:val="none" w:sz="0" w:space="0" w:color="auto"/>
                                    <w:right w:val="none" w:sz="0" w:space="0" w:color="auto"/>
                                  </w:divBdr>
                                </w:div>
                                <w:div w:id="1074162376">
                                  <w:marLeft w:val="480"/>
                                  <w:marRight w:val="0"/>
                                  <w:marTop w:val="0"/>
                                  <w:marBottom w:val="0"/>
                                  <w:divBdr>
                                    <w:top w:val="none" w:sz="0" w:space="0" w:color="auto"/>
                                    <w:left w:val="none" w:sz="0" w:space="0" w:color="auto"/>
                                    <w:bottom w:val="none" w:sz="0" w:space="0" w:color="auto"/>
                                    <w:right w:val="none" w:sz="0" w:space="0" w:color="auto"/>
                                  </w:divBdr>
                                </w:div>
                                <w:div w:id="955714357">
                                  <w:marLeft w:val="480"/>
                                  <w:marRight w:val="0"/>
                                  <w:marTop w:val="0"/>
                                  <w:marBottom w:val="0"/>
                                  <w:divBdr>
                                    <w:top w:val="none" w:sz="0" w:space="0" w:color="auto"/>
                                    <w:left w:val="none" w:sz="0" w:space="0" w:color="auto"/>
                                    <w:bottom w:val="none" w:sz="0" w:space="0" w:color="auto"/>
                                    <w:right w:val="none" w:sz="0" w:space="0" w:color="auto"/>
                                  </w:divBdr>
                                </w:div>
                                <w:div w:id="1550917711">
                                  <w:marLeft w:val="480"/>
                                  <w:marRight w:val="0"/>
                                  <w:marTop w:val="0"/>
                                  <w:marBottom w:val="0"/>
                                  <w:divBdr>
                                    <w:top w:val="none" w:sz="0" w:space="0" w:color="auto"/>
                                    <w:left w:val="none" w:sz="0" w:space="0" w:color="auto"/>
                                    <w:bottom w:val="none" w:sz="0" w:space="0" w:color="auto"/>
                                    <w:right w:val="none" w:sz="0" w:space="0" w:color="auto"/>
                                  </w:divBdr>
                                </w:div>
                                <w:div w:id="1881669751">
                                  <w:marLeft w:val="480"/>
                                  <w:marRight w:val="0"/>
                                  <w:marTop w:val="0"/>
                                  <w:marBottom w:val="0"/>
                                  <w:divBdr>
                                    <w:top w:val="none" w:sz="0" w:space="0" w:color="auto"/>
                                    <w:left w:val="none" w:sz="0" w:space="0" w:color="auto"/>
                                    <w:bottom w:val="none" w:sz="0" w:space="0" w:color="auto"/>
                                    <w:right w:val="none" w:sz="0" w:space="0" w:color="auto"/>
                                  </w:divBdr>
                                </w:div>
                                <w:div w:id="1142845556">
                                  <w:marLeft w:val="480"/>
                                  <w:marRight w:val="0"/>
                                  <w:marTop w:val="0"/>
                                  <w:marBottom w:val="0"/>
                                  <w:divBdr>
                                    <w:top w:val="none" w:sz="0" w:space="0" w:color="auto"/>
                                    <w:left w:val="none" w:sz="0" w:space="0" w:color="auto"/>
                                    <w:bottom w:val="none" w:sz="0" w:space="0" w:color="auto"/>
                                    <w:right w:val="none" w:sz="0" w:space="0" w:color="auto"/>
                                  </w:divBdr>
                                </w:div>
                                <w:div w:id="14499629">
                                  <w:marLeft w:val="480"/>
                                  <w:marRight w:val="0"/>
                                  <w:marTop w:val="0"/>
                                  <w:marBottom w:val="0"/>
                                  <w:divBdr>
                                    <w:top w:val="none" w:sz="0" w:space="0" w:color="auto"/>
                                    <w:left w:val="none" w:sz="0" w:space="0" w:color="auto"/>
                                    <w:bottom w:val="none" w:sz="0" w:space="0" w:color="auto"/>
                                    <w:right w:val="none" w:sz="0" w:space="0" w:color="auto"/>
                                  </w:divBdr>
                                </w:div>
                                <w:div w:id="882712864">
                                  <w:marLeft w:val="480"/>
                                  <w:marRight w:val="0"/>
                                  <w:marTop w:val="0"/>
                                  <w:marBottom w:val="0"/>
                                  <w:divBdr>
                                    <w:top w:val="none" w:sz="0" w:space="0" w:color="auto"/>
                                    <w:left w:val="none" w:sz="0" w:space="0" w:color="auto"/>
                                    <w:bottom w:val="none" w:sz="0" w:space="0" w:color="auto"/>
                                    <w:right w:val="none" w:sz="0" w:space="0" w:color="auto"/>
                                  </w:divBdr>
                                </w:div>
                                <w:div w:id="985938959">
                                  <w:marLeft w:val="480"/>
                                  <w:marRight w:val="0"/>
                                  <w:marTop w:val="0"/>
                                  <w:marBottom w:val="0"/>
                                  <w:divBdr>
                                    <w:top w:val="none" w:sz="0" w:space="0" w:color="auto"/>
                                    <w:left w:val="none" w:sz="0" w:space="0" w:color="auto"/>
                                    <w:bottom w:val="none" w:sz="0" w:space="0" w:color="auto"/>
                                    <w:right w:val="none" w:sz="0" w:space="0" w:color="auto"/>
                                  </w:divBdr>
                                </w:div>
                                <w:div w:id="151214987">
                                  <w:marLeft w:val="480"/>
                                  <w:marRight w:val="0"/>
                                  <w:marTop w:val="0"/>
                                  <w:marBottom w:val="0"/>
                                  <w:divBdr>
                                    <w:top w:val="none" w:sz="0" w:space="0" w:color="auto"/>
                                    <w:left w:val="none" w:sz="0" w:space="0" w:color="auto"/>
                                    <w:bottom w:val="none" w:sz="0" w:space="0" w:color="auto"/>
                                    <w:right w:val="none" w:sz="0" w:space="0" w:color="auto"/>
                                  </w:divBdr>
                                </w:div>
                                <w:div w:id="743086">
                                  <w:marLeft w:val="480"/>
                                  <w:marRight w:val="0"/>
                                  <w:marTop w:val="0"/>
                                  <w:marBottom w:val="0"/>
                                  <w:divBdr>
                                    <w:top w:val="none" w:sz="0" w:space="0" w:color="auto"/>
                                    <w:left w:val="none" w:sz="0" w:space="0" w:color="auto"/>
                                    <w:bottom w:val="none" w:sz="0" w:space="0" w:color="auto"/>
                                    <w:right w:val="none" w:sz="0" w:space="0" w:color="auto"/>
                                  </w:divBdr>
                                </w:div>
                                <w:div w:id="1040394674">
                                  <w:marLeft w:val="480"/>
                                  <w:marRight w:val="0"/>
                                  <w:marTop w:val="0"/>
                                  <w:marBottom w:val="0"/>
                                  <w:divBdr>
                                    <w:top w:val="none" w:sz="0" w:space="0" w:color="auto"/>
                                    <w:left w:val="none" w:sz="0" w:space="0" w:color="auto"/>
                                    <w:bottom w:val="none" w:sz="0" w:space="0" w:color="auto"/>
                                    <w:right w:val="none" w:sz="0" w:space="0" w:color="auto"/>
                                  </w:divBdr>
                                </w:div>
                                <w:div w:id="1556428111">
                                  <w:marLeft w:val="480"/>
                                  <w:marRight w:val="0"/>
                                  <w:marTop w:val="0"/>
                                  <w:marBottom w:val="0"/>
                                  <w:divBdr>
                                    <w:top w:val="none" w:sz="0" w:space="0" w:color="auto"/>
                                    <w:left w:val="none" w:sz="0" w:space="0" w:color="auto"/>
                                    <w:bottom w:val="none" w:sz="0" w:space="0" w:color="auto"/>
                                    <w:right w:val="none" w:sz="0" w:space="0" w:color="auto"/>
                                  </w:divBdr>
                                </w:div>
                                <w:div w:id="176118354">
                                  <w:marLeft w:val="480"/>
                                  <w:marRight w:val="0"/>
                                  <w:marTop w:val="0"/>
                                  <w:marBottom w:val="0"/>
                                  <w:divBdr>
                                    <w:top w:val="none" w:sz="0" w:space="0" w:color="auto"/>
                                    <w:left w:val="none" w:sz="0" w:space="0" w:color="auto"/>
                                    <w:bottom w:val="none" w:sz="0" w:space="0" w:color="auto"/>
                                    <w:right w:val="none" w:sz="0" w:space="0" w:color="auto"/>
                                  </w:divBdr>
                                </w:div>
                                <w:div w:id="1199510470">
                                  <w:marLeft w:val="480"/>
                                  <w:marRight w:val="0"/>
                                  <w:marTop w:val="0"/>
                                  <w:marBottom w:val="0"/>
                                  <w:divBdr>
                                    <w:top w:val="none" w:sz="0" w:space="0" w:color="auto"/>
                                    <w:left w:val="none" w:sz="0" w:space="0" w:color="auto"/>
                                    <w:bottom w:val="none" w:sz="0" w:space="0" w:color="auto"/>
                                    <w:right w:val="none" w:sz="0" w:space="0" w:color="auto"/>
                                  </w:divBdr>
                                </w:div>
                                <w:div w:id="920067378">
                                  <w:marLeft w:val="480"/>
                                  <w:marRight w:val="0"/>
                                  <w:marTop w:val="0"/>
                                  <w:marBottom w:val="0"/>
                                  <w:divBdr>
                                    <w:top w:val="none" w:sz="0" w:space="0" w:color="auto"/>
                                    <w:left w:val="none" w:sz="0" w:space="0" w:color="auto"/>
                                    <w:bottom w:val="none" w:sz="0" w:space="0" w:color="auto"/>
                                    <w:right w:val="none" w:sz="0" w:space="0" w:color="auto"/>
                                  </w:divBdr>
                                </w:div>
                                <w:div w:id="385955836">
                                  <w:marLeft w:val="480"/>
                                  <w:marRight w:val="0"/>
                                  <w:marTop w:val="0"/>
                                  <w:marBottom w:val="0"/>
                                  <w:divBdr>
                                    <w:top w:val="none" w:sz="0" w:space="0" w:color="auto"/>
                                    <w:left w:val="none" w:sz="0" w:space="0" w:color="auto"/>
                                    <w:bottom w:val="none" w:sz="0" w:space="0" w:color="auto"/>
                                    <w:right w:val="none" w:sz="0" w:space="0" w:color="auto"/>
                                  </w:divBdr>
                                </w:div>
                                <w:div w:id="467016799">
                                  <w:marLeft w:val="480"/>
                                  <w:marRight w:val="0"/>
                                  <w:marTop w:val="0"/>
                                  <w:marBottom w:val="0"/>
                                  <w:divBdr>
                                    <w:top w:val="none" w:sz="0" w:space="0" w:color="auto"/>
                                    <w:left w:val="none" w:sz="0" w:space="0" w:color="auto"/>
                                    <w:bottom w:val="none" w:sz="0" w:space="0" w:color="auto"/>
                                    <w:right w:val="none" w:sz="0" w:space="0" w:color="auto"/>
                                  </w:divBdr>
                                </w:div>
                                <w:div w:id="1139423916">
                                  <w:marLeft w:val="480"/>
                                  <w:marRight w:val="0"/>
                                  <w:marTop w:val="0"/>
                                  <w:marBottom w:val="0"/>
                                  <w:divBdr>
                                    <w:top w:val="none" w:sz="0" w:space="0" w:color="auto"/>
                                    <w:left w:val="none" w:sz="0" w:space="0" w:color="auto"/>
                                    <w:bottom w:val="none" w:sz="0" w:space="0" w:color="auto"/>
                                    <w:right w:val="none" w:sz="0" w:space="0" w:color="auto"/>
                                  </w:divBdr>
                                </w:div>
                                <w:div w:id="804857697">
                                  <w:marLeft w:val="480"/>
                                  <w:marRight w:val="0"/>
                                  <w:marTop w:val="0"/>
                                  <w:marBottom w:val="0"/>
                                  <w:divBdr>
                                    <w:top w:val="none" w:sz="0" w:space="0" w:color="auto"/>
                                    <w:left w:val="none" w:sz="0" w:space="0" w:color="auto"/>
                                    <w:bottom w:val="none" w:sz="0" w:space="0" w:color="auto"/>
                                    <w:right w:val="none" w:sz="0" w:space="0" w:color="auto"/>
                                  </w:divBdr>
                                </w:div>
                                <w:div w:id="932126604">
                                  <w:marLeft w:val="480"/>
                                  <w:marRight w:val="0"/>
                                  <w:marTop w:val="0"/>
                                  <w:marBottom w:val="0"/>
                                  <w:divBdr>
                                    <w:top w:val="none" w:sz="0" w:space="0" w:color="auto"/>
                                    <w:left w:val="none" w:sz="0" w:space="0" w:color="auto"/>
                                    <w:bottom w:val="none" w:sz="0" w:space="0" w:color="auto"/>
                                    <w:right w:val="none" w:sz="0" w:space="0" w:color="auto"/>
                                  </w:divBdr>
                                </w:div>
                                <w:div w:id="2046052745">
                                  <w:marLeft w:val="480"/>
                                  <w:marRight w:val="0"/>
                                  <w:marTop w:val="0"/>
                                  <w:marBottom w:val="0"/>
                                  <w:divBdr>
                                    <w:top w:val="none" w:sz="0" w:space="0" w:color="auto"/>
                                    <w:left w:val="none" w:sz="0" w:space="0" w:color="auto"/>
                                    <w:bottom w:val="none" w:sz="0" w:space="0" w:color="auto"/>
                                    <w:right w:val="none" w:sz="0" w:space="0" w:color="auto"/>
                                  </w:divBdr>
                                </w:div>
                                <w:div w:id="1449397568">
                                  <w:marLeft w:val="480"/>
                                  <w:marRight w:val="0"/>
                                  <w:marTop w:val="0"/>
                                  <w:marBottom w:val="0"/>
                                  <w:divBdr>
                                    <w:top w:val="none" w:sz="0" w:space="0" w:color="auto"/>
                                    <w:left w:val="none" w:sz="0" w:space="0" w:color="auto"/>
                                    <w:bottom w:val="none" w:sz="0" w:space="0" w:color="auto"/>
                                    <w:right w:val="none" w:sz="0" w:space="0" w:color="auto"/>
                                  </w:divBdr>
                                </w:div>
                                <w:div w:id="1759214166">
                                  <w:marLeft w:val="480"/>
                                  <w:marRight w:val="0"/>
                                  <w:marTop w:val="0"/>
                                  <w:marBottom w:val="0"/>
                                  <w:divBdr>
                                    <w:top w:val="none" w:sz="0" w:space="0" w:color="auto"/>
                                    <w:left w:val="none" w:sz="0" w:space="0" w:color="auto"/>
                                    <w:bottom w:val="none" w:sz="0" w:space="0" w:color="auto"/>
                                    <w:right w:val="none" w:sz="0" w:space="0" w:color="auto"/>
                                  </w:divBdr>
                                </w:div>
                                <w:div w:id="290406439">
                                  <w:marLeft w:val="480"/>
                                  <w:marRight w:val="0"/>
                                  <w:marTop w:val="0"/>
                                  <w:marBottom w:val="0"/>
                                  <w:divBdr>
                                    <w:top w:val="none" w:sz="0" w:space="0" w:color="auto"/>
                                    <w:left w:val="none" w:sz="0" w:space="0" w:color="auto"/>
                                    <w:bottom w:val="none" w:sz="0" w:space="0" w:color="auto"/>
                                    <w:right w:val="none" w:sz="0" w:space="0" w:color="auto"/>
                                  </w:divBdr>
                                </w:div>
                                <w:div w:id="1052852028">
                                  <w:marLeft w:val="480"/>
                                  <w:marRight w:val="0"/>
                                  <w:marTop w:val="0"/>
                                  <w:marBottom w:val="0"/>
                                  <w:divBdr>
                                    <w:top w:val="none" w:sz="0" w:space="0" w:color="auto"/>
                                    <w:left w:val="none" w:sz="0" w:space="0" w:color="auto"/>
                                    <w:bottom w:val="none" w:sz="0" w:space="0" w:color="auto"/>
                                    <w:right w:val="none" w:sz="0" w:space="0" w:color="auto"/>
                                  </w:divBdr>
                                </w:div>
                                <w:div w:id="614092847">
                                  <w:marLeft w:val="480"/>
                                  <w:marRight w:val="0"/>
                                  <w:marTop w:val="0"/>
                                  <w:marBottom w:val="0"/>
                                  <w:divBdr>
                                    <w:top w:val="none" w:sz="0" w:space="0" w:color="auto"/>
                                    <w:left w:val="none" w:sz="0" w:space="0" w:color="auto"/>
                                    <w:bottom w:val="none" w:sz="0" w:space="0" w:color="auto"/>
                                    <w:right w:val="none" w:sz="0" w:space="0" w:color="auto"/>
                                  </w:divBdr>
                                </w:div>
                                <w:div w:id="1650330942">
                                  <w:marLeft w:val="480"/>
                                  <w:marRight w:val="0"/>
                                  <w:marTop w:val="0"/>
                                  <w:marBottom w:val="0"/>
                                  <w:divBdr>
                                    <w:top w:val="none" w:sz="0" w:space="0" w:color="auto"/>
                                    <w:left w:val="none" w:sz="0" w:space="0" w:color="auto"/>
                                    <w:bottom w:val="none" w:sz="0" w:space="0" w:color="auto"/>
                                    <w:right w:val="none" w:sz="0" w:space="0" w:color="auto"/>
                                  </w:divBdr>
                                </w:div>
                                <w:div w:id="1634828033">
                                  <w:marLeft w:val="480"/>
                                  <w:marRight w:val="0"/>
                                  <w:marTop w:val="0"/>
                                  <w:marBottom w:val="0"/>
                                  <w:divBdr>
                                    <w:top w:val="none" w:sz="0" w:space="0" w:color="auto"/>
                                    <w:left w:val="none" w:sz="0" w:space="0" w:color="auto"/>
                                    <w:bottom w:val="none" w:sz="0" w:space="0" w:color="auto"/>
                                    <w:right w:val="none" w:sz="0" w:space="0" w:color="auto"/>
                                  </w:divBdr>
                                </w:div>
                                <w:div w:id="1493568298">
                                  <w:marLeft w:val="480"/>
                                  <w:marRight w:val="0"/>
                                  <w:marTop w:val="0"/>
                                  <w:marBottom w:val="0"/>
                                  <w:divBdr>
                                    <w:top w:val="none" w:sz="0" w:space="0" w:color="auto"/>
                                    <w:left w:val="none" w:sz="0" w:space="0" w:color="auto"/>
                                    <w:bottom w:val="none" w:sz="0" w:space="0" w:color="auto"/>
                                    <w:right w:val="none" w:sz="0" w:space="0" w:color="auto"/>
                                  </w:divBdr>
                                </w:div>
                                <w:div w:id="1264652654">
                                  <w:marLeft w:val="480"/>
                                  <w:marRight w:val="0"/>
                                  <w:marTop w:val="0"/>
                                  <w:marBottom w:val="0"/>
                                  <w:divBdr>
                                    <w:top w:val="none" w:sz="0" w:space="0" w:color="auto"/>
                                    <w:left w:val="none" w:sz="0" w:space="0" w:color="auto"/>
                                    <w:bottom w:val="none" w:sz="0" w:space="0" w:color="auto"/>
                                    <w:right w:val="none" w:sz="0" w:space="0" w:color="auto"/>
                                  </w:divBdr>
                                </w:div>
                              </w:divsChild>
                            </w:div>
                            <w:div w:id="1327247739">
                              <w:marLeft w:val="0"/>
                              <w:marRight w:val="0"/>
                              <w:marTop w:val="0"/>
                              <w:marBottom w:val="0"/>
                              <w:divBdr>
                                <w:top w:val="none" w:sz="0" w:space="0" w:color="auto"/>
                                <w:left w:val="none" w:sz="0" w:space="0" w:color="auto"/>
                                <w:bottom w:val="none" w:sz="0" w:space="0" w:color="auto"/>
                                <w:right w:val="none" w:sz="0" w:space="0" w:color="auto"/>
                              </w:divBdr>
                              <w:divsChild>
                                <w:div w:id="308097517">
                                  <w:marLeft w:val="480"/>
                                  <w:marRight w:val="0"/>
                                  <w:marTop w:val="0"/>
                                  <w:marBottom w:val="0"/>
                                  <w:divBdr>
                                    <w:top w:val="none" w:sz="0" w:space="0" w:color="auto"/>
                                    <w:left w:val="none" w:sz="0" w:space="0" w:color="auto"/>
                                    <w:bottom w:val="none" w:sz="0" w:space="0" w:color="auto"/>
                                    <w:right w:val="none" w:sz="0" w:space="0" w:color="auto"/>
                                  </w:divBdr>
                                </w:div>
                                <w:div w:id="605311557">
                                  <w:marLeft w:val="480"/>
                                  <w:marRight w:val="0"/>
                                  <w:marTop w:val="0"/>
                                  <w:marBottom w:val="0"/>
                                  <w:divBdr>
                                    <w:top w:val="none" w:sz="0" w:space="0" w:color="auto"/>
                                    <w:left w:val="none" w:sz="0" w:space="0" w:color="auto"/>
                                    <w:bottom w:val="none" w:sz="0" w:space="0" w:color="auto"/>
                                    <w:right w:val="none" w:sz="0" w:space="0" w:color="auto"/>
                                  </w:divBdr>
                                </w:div>
                                <w:div w:id="2089687975">
                                  <w:marLeft w:val="480"/>
                                  <w:marRight w:val="0"/>
                                  <w:marTop w:val="0"/>
                                  <w:marBottom w:val="0"/>
                                  <w:divBdr>
                                    <w:top w:val="none" w:sz="0" w:space="0" w:color="auto"/>
                                    <w:left w:val="none" w:sz="0" w:space="0" w:color="auto"/>
                                    <w:bottom w:val="none" w:sz="0" w:space="0" w:color="auto"/>
                                    <w:right w:val="none" w:sz="0" w:space="0" w:color="auto"/>
                                  </w:divBdr>
                                </w:div>
                                <w:div w:id="1402169767">
                                  <w:marLeft w:val="480"/>
                                  <w:marRight w:val="0"/>
                                  <w:marTop w:val="0"/>
                                  <w:marBottom w:val="0"/>
                                  <w:divBdr>
                                    <w:top w:val="none" w:sz="0" w:space="0" w:color="auto"/>
                                    <w:left w:val="none" w:sz="0" w:space="0" w:color="auto"/>
                                    <w:bottom w:val="none" w:sz="0" w:space="0" w:color="auto"/>
                                    <w:right w:val="none" w:sz="0" w:space="0" w:color="auto"/>
                                  </w:divBdr>
                                </w:div>
                                <w:div w:id="124272928">
                                  <w:marLeft w:val="480"/>
                                  <w:marRight w:val="0"/>
                                  <w:marTop w:val="0"/>
                                  <w:marBottom w:val="0"/>
                                  <w:divBdr>
                                    <w:top w:val="none" w:sz="0" w:space="0" w:color="auto"/>
                                    <w:left w:val="none" w:sz="0" w:space="0" w:color="auto"/>
                                    <w:bottom w:val="none" w:sz="0" w:space="0" w:color="auto"/>
                                    <w:right w:val="none" w:sz="0" w:space="0" w:color="auto"/>
                                  </w:divBdr>
                                </w:div>
                                <w:div w:id="159278489">
                                  <w:marLeft w:val="480"/>
                                  <w:marRight w:val="0"/>
                                  <w:marTop w:val="0"/>
                                  <w:marBottom w:val="0"/>
                                  <w:divBdr>
                                    <w:top w:val="none" w:sz="0" w:space="0" w:color="auto"/>
                                    <w:left w:val="none" w:sz="0" w:space="0" w:color="auto"/>
                                    <w:bottom w:val="none" w:sz="0" w:space="0" w:color="auto"/>
                                    <w:right w:val="none" w:sz="0" w:space="0" w:color="auto"/>
                                  </w:divBdr>
                                </w:div>
                                <w:div w:id="439027729">
                                  <w:marLeft w:val="480"/>
                                  <w:marRight w:val="0"/>
                                  <w:marTop w:val="0"/>
                                  <w:marBottom w:val="0"/>
                                  <w:divBdr>
                                    <w:top w:val="none" w:sz="0" w:space="0" w:color="auto"/>
                                    <w:left w:val="none" w:sz="0" w:space="0" w:color="auto"/>
                                    <w:bottom w:val="none" w:sz="0" w:space="0" w:color="auto"/>
                                    <w:right w:val="none" w:sz="0" w:space="0" w:color="auto"/>
                                  </w:divBdr>
                                </w:div>
                                <w:div w:id="179272510">
                                  <w:marLeft w:val="480"/>
                                  <w:marRight w:val="0"/>
                                  <w:marTop w:val="0"/>
                                  <w:marBottom w:val="0"/>
                                  <w:divBdr>
                                    <w:top w:val="none" w:sz="0" w:space="0" w:color="auto"/>
                                    <w:left w:val="none" w:sz="0" w:space="0" w:color="auto"/>
                                    <w:bottom w:val="none" w:sz="0" w:space="0" w:color="auto"/>
                                    <w:right w:val="none" w:sz="0" w:space="0" w:color="auto"/>
                                  </w:divBdr>
                                </w:div>
                                <w:div w:id="2129231786">
                                  <w:marLeft w:val="480"/>
                                  <w:marRight w:val="0"/>
                                  <w:marTop w:val="0"/>
                                  <w:marBottom w:val="0"/>
                                  <w:divBdr>
                                    <w:top w:val="none" w:sz="0" w:space="0" w:color="auto"/>
                                    <w:left w:val="none" w:sz="0" w:space="0" w:color="auto"/>
                                    <w:bottom w:val="none" w:sz="0" w:space="0" w:color="auto"/>
                                    <w:right w:val="none" w:sz="0" w:space="0" w:color="auto"/>
                                  </w:divBdr>
                                </w:div>
                                <w:div w:id="637416741">
                                  <w:marLeft w:val="480"/>
                                  <w:marRight w:val="0"/>
                                  <w:marTop w:val="0"/>
                                  <w:marBottom w:val="0"/>
                                  <w:divBdr>
                                    <w:top w:val="none" w:sz="0" w:space="0" w:color="auto"/>
                                    <w:left w:val="none" w:sz="0" w:space="0" w:color="auto"/>
                                    <w:bottom w:val="none" w:sz="0" w:space="0" w:color="auto"/>
                                    <w:right w:val="none" w:sz="0" w:space="0" w:color="auto"/>
                                  </w:divBdr>
                                </w:div>
                                <w:div w:id="770784559">
                                  <w:marLeft w:val="480"/>
                                  <w:marRight w:val="0"/>
                                  <w:marTop w:val="0"/>
                                  <w:marBottom w:val="0"/>
                                  <w:divBdr>
                                    <w:top w:val="none" w:sz="0" w:space="0" w:color="auto"/>
                                    <w:left w:val="none" w:sz="0" w:space="0" w:color="auto"/>
                                    <w:bottom w:val="none" w:sz="0" w:space="0" w:color="auto"/>
                                    <w:right w:val="none" w:sz="0" w:space="0" w:color="auto"/>
                                  </w:divBdr>
                                </w:div>
                                <w:div w:id="1387340080">
                                  <w:marLeft w:val="480"/>
                                  <w:marRight w:val="0"/>
                                  <w:marTop w:val="0"/>
                                  <w:marBottom w:val="0"/>
                                  <w:divBdr>
                                    <w:top w:val="none" w:sz="0" w:space="0" w:color="auto"/>
                                    <w:left w:val="none" w:sz="0" w:space="0" w:color="auto"/>
                                    <w:bottom w:val="none" w:sz="0" w:space="0" w:color="auto"/>
                                    <w:right w:val="none" w:sz="0" w:space="0" w:color="auto"/>
                                  </w:divBdr>
                                </w:div>
                                <w:div w:id="348794472">
                                  <w:marLeft w:val="480"/>
                                  <w:marRight w:val="0"/>
                                  <w:marTop w:val="0"/>
                                  <w:marBottom w:val="0"/>
                                  <w:divBdr>
                                    <w:top w:val="none" w:sz="0" w:space="0" w:color="auto"/>
                                    <w:left w:val="none" w:sz="0" w:space="0" w:color="auto"/>
                                    <w:bottom w:val="none" w:sz="0" w:space="0" w:color="auto"/>
                                    <w:right w:val="none" w:sz="0" w:space="0" w:color="auto"/>
                                  </w:divBdr>
                                </w:div>
                                <w:div w:id="1046295264">
                                  <w:marLeft w:val="480"/>
                                  <w:marRight w:val="0"/>
                                  <w:marTop w:val="0"/>
                                  <w:marBottom w:val="0"/>
                                  <w:divBdr>
                                    <w:top w:val="none" w:sz="0" w:space="0" w:color="auto"/>
                                    <w:left w:val="none" w:sz="0" w:space="0" w:color="auto"/>
                                    <w:bottom w:val="none" w:sz="0" w:space="0" w:color="auto"/>
                                    <w:right w:val="none" w:sz="0" w:space="0" w:color="auto"/>
                                  </w:divBdr>
                                </w:div>
                                <w:div w:id="259684915">
                                  <w:marLeft w:val="480"/>
                                  <w:marRight w:val="0"/>
                                  <w:marTop w:val="0"/>
                                  <w:marBottom w:val="0"/>
                                  <w:divBdr>
                                    <w:top w:val="none" w:sz="0" w:space="0" w:color="auto"/>
                                    <w:left w:val="none" w:sz="0" w:space="0" w:color="auto"/>
                                    <w:bottom w:val="none" w:sz="0" w:space="0" w:color="auto"/>
                                    <w:right w:val="none" w:sz="0" w:space="0" w:color="auto"/>
                                  </w:divBdr>
                                </w:div>
                                <w:div w:id="1022781837">
                                  <w:marLeft w:val="480"/>
                                  <w:marRight w:val="0"/>
                                  <w:marTop w:val="0"/>
                                  <w:marBottom w:val="0"/>
                                  <w:divBdr>
                                    <w:top w:val="none" w:sz="0" w:space="0" w:color="auto"/>
                                    <w:left w:val="none" w:sz="0" w:space="0" w:color="auto"/>
                                    <w:bottom w:val="none" w:sz="0" w:space="0" w:color="auto"/>
                                    <w:right w:val="none" w:sz="0" w:space="0" w:color="auto"/>
                                  </w:divBdr>
                                </w:div>
                                <w:div w:id="641154984">
                                  <w:marLeft w:val="480"/>
                                  <w:marRight w:val="0"/>
                                  <w:marTop w:val="0"/>
                                  <w:marBottom w:val="0"/>
                                  <w:divBdr>
                                    <w:top w:val="none" w:sz="0" w:space="0" w:color="auto"/>
                                    <w:left w:val="none" w:sz="0" w:space="0" w:color="auto"/>
                                    <w:bottom w:val="none" w:sz="0" w:space="0" w:color="auto"/>
                                    <w:right w:val="none" w:sz="0" w:space="0" w:color="auto"/>
                                  </w:divBdr>
                                </w:div>
                                <w:div w:id="1800028815">
                                  <w:marLeft w:val="480"/>
                                  <w:marRight w:val="0"/>
                                  <w:marTop w:val="0"/>
                                  <w:marBottom w:val="0"/>
                                  <w:divBdr>
                                    <w:top w:val="none" w:sz="0" w:space="0" w:color="auto"/>
                                    <w:left w:val="none" w:sz="0" w:space="0" w:color="auto"/>
                                    <w:bottom w:val="none" w:sz="0" w:space="0" w:color="auto"/>
                                    <w:right w:val="none" w:sz="0" w:space="0" w:color="auto"/>
                                  </w:divBdr>
                                </w:div>
                                <w:div w:id="626198924">
                                  <w:marLeft w:val="480"/>
                                  <w:marRight w:val="0"/>
                                  <w:marTop w:val="0"/>
                                  <w:marBottom w:val="0"/>
                                  <w:divBdr>
                                    <w:top w:val="none" w:sz="0" w:space="0" w:color="auto"/>
                                    <w:left w:val="none" w:sz="0" w:space="0" w:color="auto"/>
                                    <w:bottom w:val="none" w:sz="0" w:space="0" w:color="auto"/>
                                    <w:right w:val="none" w:sz="0" w:space="0" w:color="auto"/>
                                  </w:divBdr>
                                </w:div>
                                <w:div w:id="1810130568">
                                  <w:marLeft w:val="480"/>
                                  <w:marRight w:val="0"/>
                                  <w:marTop w:val="0"/>
                                  <w:marBottom w:val="0"/>
                                  <w:divBdr>
                                    <w:top w:val="none" w:sz="0" w:space="0" w:color="auto"/>
                                    <w:left w:val="none" w:sz="0" w:space="0" w:color="auto"/>
                                    <w:bottom w:val="none" w:sz="0" w:space="0" w:color="auto"/>
                                    <w:right w:val="none" w:sz="0" w:space="0" w:color="auto"/>
                                  </w:divBdr>
                                </w:div>
                                <w:div w:id="727001604">
                                  <w:marLeft w:val="480"/>
                                  <w:marRight w:val="0"/>
                                  <w:marTop w:val="0"/>
                                  <w:marBottom w:val="0"/>
                                  <w:divBdr>
                                    <w:top w:val="none" w:sz="0" w:space="0" w:color="auto"/>
                                    <w:left w:val="none" w:sz="0" w:space="0" w:color="auto"/>
                                    <w:bottom w:val="none" w:sz="0" w:space="0" w:color="auto"/>
                                    <w:right w:val="none" w:sz="0" w:space="0" w:color="auto"/>
                                  </w:divBdr>
                                </w:div>
                                <w:div w:id="385682617">
                                  <w:marLeft w:val="480"/>
                                  <w:marRight w:val="0"/>
                                  <w:marTop w:val="0"/>
                                  <w:marBottom w:val="0"/>
                                  <w:divBdr>
                                    <w:top w:val="none" w:sz="0" w:space="0" w:color="auto"/>
                                    <w:left w:val="none" w:sz="0" w:space="0" w:color="auto"/>
                                    <w:bottom w:val="none" w:sz="0" w:space="0" w:color="auto"/>
                                    <w:right w:val="none" w:sz="0" w:space="0" w:color="auto"/>
                                  </w:divBdr>
                                </w:div>
                                <w:div w:id="1139297558">
                                  <w:marLeft w:val="480"/>
                                  <w:marRight w:val="0"/>
                                  <w:marTop w:val="0"/>
                                  <w:marBottom w:val="0"/>
                                  <w:divBdr>
                                    <w:top w:val="none" w:sz="0" w:space="0" w:color="auto"/>
                                    <w:left w:val="none" w:sz="0" w:space="0" w:color="auto"/>
                                    <w:bottom w:val="none" w:sz="0" w:space="0" w:color="auto"/>
                                    <w:right w:val="none" w:sz="0" w:space="0" w:color="auto"/>
                                  </w:divBdr>
                                </w:div>
                                <w:div w:id="2109691517">
                                  <w:marLeft w:val="480"/>
                                  <w:marRight w:val="0"/>
                                  <w:marTop w:val="0"/>
                                  <w:marBottom w:val="0"/>
                                  <w:divBdr>
                                    <w:top w:val="none" w:sz="0" w:space="0" w:color="auto"/>
                                    <w:left w:val="none" w:sz="0" w:space="0" w:color="auto"/>
                                    <w:bottom w:val="none" w:sz="0" w:space="0" w:color="auto"/>
                                    <w:right w:val="none" w:sz="0" w:space="0" w:color="auto"/>
                                  </w:divBdr>
                                </w:div>
                                <w:div w:id="1617982135">
                                  <w:marLeft w:val="480"/>
                                  <w:marRight w:val="0"/>
                                  <w:marTop w:val="0"/>
                                  <w:marBottom w:val="0"/>
                                  <w:divBdr>
                                    <w:top w:val="none" w:sz="0" w:space="0" w:color="auto"/>
                                    <w:left w:val="none" w:sz="0" w:space="0" w:color="auto"/>
                                    <w:bottom w:val="none" w:sz="0" w:space="0" w:color="auto"/>
                                    <w:right w:val="none" w:sz="0" w:space="0" w:color="auto"/>
                                  </w:divBdr>
                                </w:div>
                                <w:div w:id="1490486733">
                                  <w:marLeft w:val="480"/>
                                  <w:marRight w:val="0"/>
                                  <w:marTop w:val="0"/>
                                  <w:marBottom w:val="0"/>
                                  <w:divBdr>
                                    <w:top w:val="none" w:sz="0" w:space="0" w:color="auto"/>
                                    <w:left w:val="none" w:sz="0" w:space="0" w:color="auto"/>
                                    <w:bottom w:val="none" w:sz="0" w:space="0" w:color="auto"/>
                                    <w:right w:val="none" w:sz="0" w:space="0" w:color="auto"/>
                                  </w:divBdr>
                                </w:div>
                                <w:div w:id="2066445983">
                                  <w:marLeft w:val="480"/>
                                  <w:marRight w:val="0"/>
                                  <w:marTop w:val="0"/>
                                  <w:marBottom w:val="0"/>
                                  <w:divBdr>
                                    <w:top w:val="none" w:sz="0" w:space="0" w:color="auto"/>
                                    <w:left w:val="none" w:sz="0" w:space="0" w:color="auto"/>
                                    <w:bottom w:val="none" w:sz="0" w:space="0" w:color="auto"/>
                                    <w:right w:val="none" w:sz="0" w:space="0" w:color="auto"/>
                                  </w:divBdr>
                                </w:div>
                                <w:div w:id="2023167008">
                                  <w:marLeft w:val="480"/>
                                  <w:marRight w:val="0"/>
                                  <w:marTop w:val="0"/>
                                  <w:marBottom w:val="0"/>
                                  <w:divBdr>
                                    <w:top w:val="none" w:sz="0" w:space="0" w:color="auto"/>
                                    <w:left w:val="none" w:sz="0" w:space="0" w:color="auto"/>
                                    <w:bottom w:val="none" w:sz="0" w:space="0" w:color="auto"/>
                                    <w:right w:val="none" w:sz="0" w:space="0" w:color="auto"/>
                                  </w:divBdr>
                                </w:div>
                                <w:div w:id="1942761493">
                                  <w:marLeft w:val="480"/>
                                  <w:marRight w:val="0"/>
                                  <w:marTop w:val="0"/>
                                  <w:marBottom w:val="0"/>
                                  <w:divBdr>
                                    <w:top w:val="none" w:sz="0" w:space="0" w:color="auto"/>
                                    <w:left w:val="none" w:sz="0" w:space="0" w:color="auto"/>
                                    <w:bottom w:val="none" w:sz="0" w:space="0" w:color="auto"/>
                                    <w:right w:val="none" w:sz="0" w:space="0" w:color="auto"/>
                                  </w:divBdr>
                                </w:div>
                                <w:div w:id="1933052190">
                                  <w:marLeft w:val="480"/>
                                  <w:marRight w:val="0"/>
                                  <w:marTop w:val="0"/>
                                  <w:marBottom w:val="0"/>
                                  <w:divBdr>
                                    <w:top w:val="none" w:sz="0" w:space="0" w:color="auto"/>
                                    <w:left w:val="none" w:sz="0" w:space="0" w:color="auto"/>
                                    <w:bottom w:val="none" w:sz="0" w:space="0" w:color="auto"/>
                                    <w:right w:val="none" w:sz="0" w:space="0" w:color="auto"/>
                                  </w:divBdr>
                                </w:div>
                                <w:div w:id="1121803615">
                                  <w:marLeft w:val="480"/>
                                  <w:marRight w:val="0"/>
                                  <w:marTop w:val="0"/>
                                  <w:marBottom w:val="0"/>
                                  <w:divBdr>
                                    <w:top w:val="none" w:sz="0" w:space="0" w:color="auto"/>
                                    <w:left w:val="none" w:sz="0" w:space="0" w:color="auto"/>
                                    <w:bottom w:val="none" w:sz="0" w:space="0" w:color="auto"/>
                                    <w:right w:val="none" w:sz="0" w:space="0" w:color="auto"/>
                                  </w:divBdr>
                                </w:div>
                                <w:div w:id="2099054246">
                                  <w:marLeft w:val="480"/>
                                  <w:marRight w:val="0"/>
                                  <w:marTop w:val="0"/>
                                  <w:marBottom w:val="0"/>
                                  <w:divBdr>
                                    <w:top w:val="none" w:sz="0" w:space="0" w:color="auto"/>
                                    <w:left w:val="none" w:sz="0" w:space="0" w:color="auto"/>
                                    <w:bottom w:val="none" w:sz="0" w:space="0" w:color="auto"/>
                                    <w:right w:val="none" w:sz="0" w:space="0" w:color="auto"/>
                                  </w:divBdr>
                                </w:div>
                                <w:div w:id="850680987">
                                  <w:marLeft w:val="480"/>
                                  <w:marRight w:val="0"/>
                                  <w:marTop w:val="0"/>
                                  <w:marBottom w:val="0"/>
                                  <w:divBdr>
                                    <w:top w:val="none" w:sz="0" w:space="0" w:color="auto"/>
                                    <w:left w:val="none" w:sz="0" w:space="0" w:color="auto"/>
                                    <w:bottom w:val="none" w:sz="0" w:space="0" w:color="auto"/>
                                    <w:right w:val="none" w:sz="0" w:space="0" w:color="auto"/>
                                  </w:divBdr>
                                </w:div>
                                <w:div w:id="669260243">
                                  <w:marLeft w:val="480"/>
                                  <w:marRight w:val="0"/>
                                  <w:marTop w:val="0"/>
                                  <w:marBottom w:val="0"/>
                                  <w:divBdr>
                                    <w:top w:val="none" w:sz="0" w:space="0" w:color="auto"/>
                                    <w:left w:val="none" w:sz="0" w:space="0" w:color="auto"/>
                                    <w:bottom w:val="none" w:sz="0" w:space="0" w:color="auto"/>
                                    <w:right w:val="none" w:sz="0" w:space="0" w:color="auto"/>
                                  </w:divBdr>
                                </w:div>
                                <w:div w:id="1035623057">
                                  <w:marLeft w:val="480"/>
                                  <w:marRight w:val="0"/>
                                  <w:marTop w:val="0"/>
                                  <w:marBottom w:val="0"/>
                                  <w:divBdr>
                                    <w:top w:val="none" w:sz="0" w:space="0" w:color="auto"/>
                                    <w:left w:val="none" w:sz="0" w:space="0" w:color="auto"/>
                                    <w:bottom w:val="none" w:sz="0" w:space="0" w:color="auto"/>
                                    <w:right w:val="none" w:sz="0" w:space="0" w:color="auto"/>
                                  </w:divBdr>
                                </w:div>
                                <w:div w:id="1040665066">
                                  <w:marLeft w:val="480"/>
                                  <w:marRight w:val="0"/>
                                  <w:marTop w:val="0"/>
                                  <w:marBottom w:val="0"/>
                                  <w:divBdr>
                                    <w:top w:val="none" w:sz="0" w:space="0" w:color="auto"/>
                                    <w:left w:val="none" w:sz="0" w:space="0" w:color="auto"/>
                                    <w:bottom w:val="none" w:sz="0" w:space="0" w:color="auto"/>
                                    <w:right w:val="none" w:sz="0" w:space="0" w:color="auto"/>
                                  </w:divBdr>
                                </w:div>
                                <w:div w:id="24332029">
                                  <w:marLeft w:val="480"/>
                                  <w:marRight w:val="0"/>
                                  <w:marTop w:val="0"/>
                                  <w:marBottom w:val="0"/>
                                  <w:divBdr>
                                    <w:top w:val="none" w:sz="0" w:space="0" w:color="auto"/>
                                    <w:left w:val="none" w:sz="0" w:space="0" w:color="auto"/>
                                    <w:bottom w:val="none" w:sz="0" w:space="0" w:color="auto"/>
                                    <w:right w:val="none" w:sz="0" w:space="0" w:color="auto"/>
                                  </w:divBdr>
                                </w:div>
                                <w:div w:id="84616323">
                                  <w:marLeft w:val="480"/>
                                  <w:marRight w:val="0"/>
                                  <w:marTop w:val="0"/>
                                  <w:marBottom w:val="0"/>
                                  <w:divBdr>
                                    <w:top w:val="none" w:sz="0" w:space="0" w:color="auto"/>
                                    <w:left w:val="none" w:sz="0" w:space="0" w:color="auto"/>
                                    <w:bottom w:val="none" w:sz="0" w:space="0" w:color="auto"/>
                                    <w:right w:val="none" w:sz="0" w:space="0" w:color="auto"/>
                                  </w:divBdr>
                                </w:div>
                                <w:div w:id="1205485332">
                                  <w:marLeft w:val="480"/>
                                  <w:marRight w:val="0"/>
                                  <w:marTop w:val="0"/>
                                  <w:marBottom w:val="0"/>
                                  <w:divBdr>
                                    <w:top w:val="none" w:sz="0" w:space="0" w:color="auto"/>
                                    <w:left w:val="none" w:sz="0" w:space="0" w:color="auto"/>
                                    <w:bottom w:val="none" w:sz="0" w:space="0" w:color="auto"/>
                                    <w:right w:val="none" w:sz="0" w:space="0" w:color="auto"/>
                                  </w:divBdr>
                                </w:div>
                                <w:div w:id="1835878309">
                                  <w:marLeft w:val="480"/>
                                  <w:marRight w:val="0"/>
                                  <w:marTop w:val="0"/>
                                  <w:marBottom w:val="0"/>
                                  <w:divBdr>
                                    <w:top w:val="none" w:sz="0" w:space="0" w:color="auto"/>
                                    <w:left w:val="none" w:sz="0" w:space="0" w:color="auto"/>
                                    <w:bottom w:val="none" w:sz="0" w:space="0" w:color="auto"/>
                                    <w:right w:val="none" w:sz="0" w:space="0" w:color="auto"/>
                                  </w:divBdr>
                                </w:div>
                                <w:div w:id="544560067">
                                  <w:marLeft w:val="480"/>
                                  <w:marRight w:val="0"/>
                                  <w:marTop w:val="0"/>
                                  <w:marBottom w:val="0"/>
                                  <w:divBdr>
                                    <w:top w:val="none" w:sz="0" w:space="0" w:color="auto"/>
                                    <w:left w:val="none" w:sz="0" w:space="0" w:color="auto"/>
                                    <w:bottom w:val="none" w:sz="0" w:space="0" w:color="auto"/>
                                    <w:right w:val="none" w:sz="0" w:space="0" w:color="auto"/>
                                  </w:divBdr>
                                </w:div>
                                <w:div w:id="2007710104">
                                  <w:marLeft w:val="480"/>
                                  <w:marRight w:val="0"/>
                                  <w:marTop w:val="0"/>
                                  <w:marBottom w:val="0"/>
                                  <w:divBdr>
                                    <w:top w:val="none" w:sz="0" w:space="0" w:color="auto"/>
                                    <w:left w:val="none" w:sz="0" w:space="0" w:color="auto"/>
                                    <w:bottom w:val="none" w:sz="0" w:space="0" w:color="auto"/>
                                    <w:right w:val="none" w:sz="0" w:space="0" w:color="auto"/>
                                  </w:divBdr>
                                </w:div>
                                <w:div w:id="1441411473">
                                  <w:marLeft w:val="480"/>
                                  <w:marRight w:val="0"/>
                                  <w:marTop w:val="0"/>
                                  <w:marBottom w:val="0"/>
                                  <w:divBdr>
                                    <w:top w:val="none" w:sz="0" w:space="0" w:color="auto"/>
                                    <w:left w:val="none" w:sz="0" w:space="0" w:color="auto"/>
                                    <w:bottom w:val="none" w:sz="0" w:space="0" w:color="auto"/>
                                    <w:right w:val="none" w:sz="0" w:space="0" w:color="auto"/>
                                  </w:divBdr>
                                </w:div>
                                <w:div w:id="1650281020">
                                  <w:marLeft w:val="480"/>
                                  <w:marRight w:val="0"/>
                                  <w:marTop w:val="0"/>
                                  <w:marBottom w:val="0"/>
                                  <w:divBdr>
                                    <w:top w:val="none" w:sz="0" w:space="0" w:color="auto"/>
                                    <w:left w:val="none" w:sz="0" w:space="0" w:color="auto"/>
                                    <w:bottom w:val="none" w:sz="0" w:space="0" w:color="auto"/>
                                    <w:right w:val="none" w:sz="0" w:space="0" w:color="auto"/>
                                  </w:divBdr>
                                </w:div>
                                <w:div w:id="1019045666">
                                  <w:marLeft w:val="480"/>
                                  <w:marRight w:val="0"/>
                                  <w:marTop w:val="0"/>
                                  <w:marBottom w:val="0"/>
                                  <w:divBdr>
                                    <w:top w:val="none" w:sz="0" w:space="0" w:color="auto"/>
                                    <w:left w:val="none" w:sz="0" w:space="0" w:color="auto"/>
                                    <w:bottom w:val="none" w:sz="0" w:space="0" w:color="auto"/>
                                    <w:right w:val="none" w:sz="0" w:space="0" w:color="auto"/>
                                  </w:divBdr>
                                </w:div>
                                <w:div w:id="1112281583">
                                  <w:marLeft w:val="480"/>
                                  <w:marRight w:val="0"/>
                                  <w:marTop w:val="0"/>
                                  <w:marBottom w:val="0"/>
                                  <w:divBdr>
                                    <w:top w:val="none" w:sz="0" w:space="0" w:color="auto"/>
                                    <w:left w:val="none" w:sz="0" w:space="0" w:color="auto"/>
                                    <w:bottom w:val="none" w:sz="0" w:space="0" w:color="auto"/>
                                    <w:right w:val="none" w:sz="0" w:space="0" w:color="auto"/>
                                  </w:divBdr>
                                </w:div>
                                <w:div w:id="832448373">
                                  <w:marLeft w:val="480"/>
                                  <w:marRight w:val="0"/>
                                  <w:marTop w:val="0"/>
                                  <w:marBottom w:val="0"/>
                                  <w:divBdr>
                                    <w:top w:val="none" w:sz="0" w:space="0" w:color="auto"/>
                                    <w:left w:val="none" w:sz="0" w:space="0" w:color="auto"/>
                                    <w:bottom w:val="none" w:sz="0" w:space="0" w:color="auto"/>
                                    <w:right w:val="none" w:sz="0" w:space="0" w:color="auto"/>
                                  </w:divBdr>
                                </w:div>
                                <w:div w:id="233197644">
                                  <w:marLeft w:val="480"/>
                                  <w:marRight w:val="0"/>
                                  <w:marTop w:val="0"/>
                                  <w:marBottom w:val="0"/>
                                  <w:divBdr>
                                    <w:top w:val="none" w:sz="0" w:space="0" w:color="auto"/>
                                    <w:left w:val="none" w:sz="0" w:space="0" w:color="auto"/>
                                    <w:bottom w:val="none" w:sz="0" w:space="0" w:color="auto"/>
                                    <w:right w:val="none" w:sz="0" w:space="0" w:color="auto"/>
                                  </w:divBdr>
                                </w:div>
                                <w:div w:id="204417036">
                                  <w:marLeft w:val="480"/>
                                  <w:marRight w:val="0"/>
                                  <w:marTop w:val="0"/>
                                  <w:marBottom w:val="0"/>
                                  <w:divBdr>
                                    <w:top w:val="none" w:sz="0" w:space="0" w:color="auto"/>
                                    <w:left w:val="none" w:sz="0" w:space="0" w:color="auto"/>
                                    <w:bottom w:val="none" w:sz="0" w:space="0" w:color="auto"/>
                                    <w:right w:val="none" w:sz="0" w:space="0" w:color="auto"/>
                                  </w:divBdr>
                                </w:div>
                                <w:div w:id="1681733286">
                                  <w:marLeft w:val="480"/>
                                  <w:marRight w:val="0"/>
                                  <w:marTop w:val="0"/>
                                  <w:marBottom w:val="0"/>
                                  <w:divBdr>
                                    <w:top w:val="none" w:sz="0" w:space="0" w:color="auto"/>
                                    <w:left w:val="none" w:sz="0" w:space="0" w:color="auto"/>
                                    <w:bottom w:val="none" w:sz="0" w:space="0" w:color="auto"/>
                                    <w:right w:val="none" w:sz="0" w:space="0" w:color="auto"/>
                                  </w:divBdr>
                                </w:div>
                                <w:div w:id="834875844">
                                  <w:marLeft w:val="480"/>
                                  <w:marRight w:val="0"/>
                                  <w:marTop w:val="0"/>
                                  <w:marBottom w:val="0"/>
                                  <w:divBdr>
                                    <w:top w:val="none" w:sz="0" w:space="0" w:color="auto"/>
                                    <w:left w:val="none" w:sz="0" w:space="0" w:color="auto"/>
                                    <w:bottom w:val="none" w:sz="0" w:space="0" w:color="auto"/>
                                    <w:right w:val="none" w:sz="0" w:space="0" w:color="auto"/>
                                  </w:divBdr>
                                </w:div>
                                <w:div w:id="1922761967">
                                  <w:marLeft w:val="480"/>
                                  <w:marRight w:val="0"/>
                                  <w:marTop w:val="0"/>
                                  <w:marBottom w:val="0"/>
                                  <w:divBdr>
                                    <w:top w:val="none" w:sz="0" w:space="0" w:color="auto"/>
                                    <w:left w:val="none" w:sz="0" w:space="0" w:color="auto"/>
                                    <w:bottom w:val="none" w:sz="0" w:space="0" w:color="auto"/>
                                    <w:right w:val="none" w:sz="0" w:space="0" w:color="auto"/>
                                  </w:divBdr>
                                </w:div>
                                <w:div w:id="497615981">
                                  <w:marLeft w:val="480"/>
                                  <w:marRight w:val="0"/>
                                  <w:marTop w:val="0"/>
                                  <w:marBottom w:val="0"/>
                                  <w:divBdr>
                                    <w:top w:val="none" w:sz="0" w:space="0" w:color="auto"/>
                                    <w:left w:val="none" w:sz="0" w:space="0" w:color="auto"/>
                                    <w:bottom w:val="none" w:sz="0" w:space="0" w:color="auto"/>
                                    <w:right w:val="none" w:sz="0" w:space="0" w:color="auto"/>
                                  </w:divBdr>
                                </w:div>
                                <w:div w:id="122582995">
                                  <w:marLeft w:val="480"/>
                                  <w:marRight w:val="0"/>
                                  <w:marTop w:val="0"/>
                                  <w:marBottom w:val="0"/>
                                  <w:divBdr>
                                    <w:top w:val="none" w:sz="0" w:space="0" w:color="auto"/>
                                    <w:left w:val="none" w:sz="0" w:space="0" w:color="auto"/>
                                    <w:bottom w:val="none" w:sz="0" w:space="0" w:color="auto"/>
                                    <w:right w:val="none" w:sz="0" w:space="0" w:color="auto"/>
                                  </w:divBdr>
                                </w:div>
                                <w:div w:id="309793591">
                                  <w:marLeft w:val="480"/>
                                  <w:marRight w:val="0"/>
                                  <w:marTop w:val="0"/>
                                  <w:marBottom w:val="0"/>
                                  <w:divBdr>
                                    <w:top w:val="none" w:sz="0" w:space="0" w:color="auto"/>
                                    <w:left w:val="none" w:sz="0" w:space="0" w:color="auto"/>
                                    <w:bottom w:val="none" w:sz="0" w:space="0" w:color="auto"/>
                                    <w:right w:val="none" w:sz="0" w:space="0" w:color="auto"/>
                                  </w:divBdr>
                                </w:div>
                                <w:div w:id="1925412366">
                                  <w:marLeft w:val="480"/>
                                  <w:marRight w:val="0"/>
                                  <w:marTop w:val="0"/>
                                  <w:marBottom w:val="0"/>
                                  <w:divBdr>
                                    <w:top w:val="none" w:sz="0" w:space="0" w:color="auto"/>
                                    <w:left w:val="none" w:sz="0" w:space="0" w:color="auto"/>
                                    <w:bottom w:val="none" w:sz="0" w:space="0" w:color="auto"/>
                                    <w:right w:val="none" w:sz="0" w:space="0" w:color="auto"/>
                                  </w:divBdr>
                                </w:div>
                                <w:div w:id="168363006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760442873">
                          <w:marLeft w:val="480"/>
                          <w:marRight w:val="0"/>
                          <w:marTop w:val="0"/>
                          <w:marBottom w:val="0"/>
                          <w:divBdr>
                            <w:top w:val="none" w:sz="0" w:space="0" w:color="auto"/>
                            <w:left w:val="none" w:sz="0" w:space="0" w:color="auto"/>
                            <w:bottom w:val="none" w:sz="0" w:space="0" w:color="auto"/>
                            <w:right w:val="none" w:sz="0" w:space="0" w:color="auto"/>
                          </w:divBdr>
                        </w:div>
                        <w:div w:id="471680267">
                          <w:marLeft w:val="480"/>
                          <w:marRight w:val="0"/>
                          <w:marTop w:val="0"/>
                          <w:marBottom w:val="0"/>
                          <w:divBdr>
                            <w:top w:val="none" w:sz="0" w:space="0" w:color="auto"/>
                            <w:left w:val="none" w:sz="0" w:space="0" w:color="auto"/>
                            <w:bottom w:val="none" w:sz="0" w:space="0" w:color="auto"/>
                            <w:right w:val="none" w:sz="0" w:space="0" w:color="auto"/>
                          </w:divBdr>
                        </w:div>
                        <w:div w:id="1270284923">
                          <w:marLeft w:val="480"/>
                          <w:marRight w:val="0"/>
                          <w:marTop w:val="0"/>
                          <w:marBottom w:val="0"/>
                          <w:divBdr>
                            <w:top w:val="none" w:sz="0" w:space="0" w:color="auto"/>
                            <w:left w:val="none" w:sz="0" w:space="0" w:color="auto"/>
                            <w:bottom w:val="none" w:sz="0" w:space="0" w:color="auto"/>
                            <w:right w:val="none" w:sz="0" w:space="0" w:color="auto"/>
                          </w:divBdr>
                        </w:div>
                        <w:div w:id="751782695">
                          <w:marLeft w:val="480"/>
                          <w:marRight w:val="0"/>
                          <w:marTop w:val="0"/>
                          <w:marBottom w:val="0"/>
                          <w:divBdr>
                            <w:top w:val="none" w:sz="0" w:space="0" w:color="auto"/>
                            <w:left w:val="none" w:sz="0" w:space="0" w:color="auto"/>
                            <w:bottom w:val="none" w:sz="0" w:space="0" w:color="auto"/>
                            <w:right w:val="none" w:sz="0" w:space="0" w:color="auto"/>
                          </w:divBdr>
                        </w:div>
                        <w:div w:id="1388264048">
                          <w:marLeft w:val="480"/>
                          <w:marRight w:val="0"/>
                          <w:marTop w:val="0"/>
                          <w:marBottom w:val="0"/>
                          <w:divBdr>
                            <w:top w:val="none" w:sz="0" w:space="0" w:color="auto"/>
                            <w:left w:val="none" w:sz="0" w:space="0" w:color="auto"/>
                            <w:bottom w:val="none" w:sz="0" w:space="0" w:color="auto"/>
                            <w:right w:val="none" w:sz="0" w:space="0" w:color="auto"/>
                          </w:divBdr>
                        </w:div>
                        <w:div w:id="1352991001">
                          <w:marLeft w:val="480"/>
                          <w:marRight w:val="0"/>
                          <w:marTop w:val="0"/>
                          <w:marBottom w:val="0"/>
                          <w:divBdr>
                            <w:top w:val="none" w:sz="0" w:space="0" w:color="auto"/>
                            <w:left w:val="none" w:sz="0" w:space="0" w:color="auto"/>
                            <w:bottom w:val="none" w:sz="0" w:space="0" w:color="auto"/>
                            <w:right w:val="none" w:sz="0" w:space="0" w:color="auto"/>
                          </w:divBdr>
                        </w:div>
                        <w:div w:id="1826388461">
                          <w:marLeft w:val="480"/>
                          <w:marRight w:val="0"/>
                          <w:marTop w:val="0"/>
                          <w:marBottom w:val="0"/>
                          <w:divBdr>
                            <w:top w:val="none" w:sz="0" w:space="0" w:color="auto"/>
                            <w:left w:val="none" w:sz="0" w:space="0" w:color="auto"/>
                            <w:bottom w:val="none" w:sz="0" w:space="0" w:color="auto"/>
                            <w:right w:val="none" w:sz="0" w:space="0" w:color="auto"/>
                          </w:divBdr>
                        </w:div>
                        <w:div w:id="388958407">
                          <w:marLeft w:val="480"/>
                          <w:marRight w:val="0"/>
                          <w:marTop w:val="0"/>
                          <w:marBottom w:val="0"/>
                          <w:divBdr>
                            <w:top w:val="none" w:sz="0" w:space="0" w:color="auto"/>
                            <w:left w:val="none" w:sz="0" w:space="0" w:color="auto"/>
                            <w:bottom w:val="none" w:sz="0" w:space="0" w:color="auto"/>
                            <w:right w:val="none" w:sz="0" w:space="0" w:color="auto"/>
                          </w:divBdr>
                        </w:div>
                        <w:div w:id="1710063094">
                          <w:marLeft w:val="480"/>
                          <w:marRight w:val="0"/>
                          <w:marTop w:val="0"/>
                          <w:marBottom w:val="0"/>
                          <w:divBdr>
                            <w:top w:val="none" w:sz="0" w:space="0" w:color="auto"/>
                            <w:left w:val="none" w:sz="0" w:space="0" w:color="auto"/>
                            <w:bottom w:val="none" w:sz="0" w:space="0" w:color="auto"/>
                            <w:right w:val="none" w:sz="0" w:space="0" w:color="auto"/>
                          </w:divBdr>
                        </w:div>
                        <w:div w:id="1248345544">
                          <w:marLeft w:val="480"/>
                          <w:marRight w:val="0"/>
                          <w:marTop w:val="0"/>
                          <w:marBottom w:val="0"/>
                          <w:divBdr>
                            <w:top w:val="none" w:sz="0" w:space="0" w:color="auto"/>
                            <w:left w:val="none" w:sz="0" w:space="0" w:color="auto"/>
                            <w:bottom w:val="none" w:sz="0" w:space="0" w:color="auto"/>
                            <w:right w:val="none" w:sz="0" w:space="0" w:color="auto"/>
                          </w:divBdr>
                        </w:div>
                        <w:div w:id="1444417241">
                          <w:marLeft w:val="480"/>
                          <w:marRight w:val="0"/>
                          <w:marTop w:val="0"/>
                          <w:marBottom w:val="0"/>
                          <w:divBdr>
                            <w:top w:val="none" w:sz="0" w:space="0" w:color="auto"/>
                            <w:left w:val="none" w:sz="0" w:space="0" w:color="auto"/>
                            <w:bottom w:val="none" w:sz="0" w:space="0" w:color="auto"/>
                            <w:right w:val="none" w:sz="0" w:space="0" w:color="auto"/>
                          </w:divBdr>
                        </w:div>
                        <w:div w:id="234897059">
                          <w:marLeft w:val="480"/>
                          <w:marRight w:val="0"/>
                          <w:marTop w:val="0"/>
                          <w:marBottom w:val="0"/>
                          <w:divBdr>
                            <w:top w:val="none" w:sz="0" w:space="0" w:color="auto"/>
                            <w:left w:val="none" w:sz="0" w:space="0" w:color="auto"/>
                            <w:bottom w:val="none" w:sz="0" w:space="0" w:color="auto"/>
                            <w:right w:val="none" w:sz="0" w:space="0" w:color="auto"/>
                          </w:divBdr>
                        </w:div>
                        <w:div w:id="2033069238">
                          <w:marLeft w:val="480"/>
                          <w:marRight w:val="0"/>
                          <w:marTop w:val="0"/>
                          <w:marBottom w:val="0"/>
                          <w:divBdr>
                            <w:top w:val="none" w:sz="0" w:space="0" w:color="auto"/>
                            <w:left w:val="none" w:sz="0" w:space="0" w:color="auto"/>
                            <w:bottom w:val="none" w:sz="0" w:space="0" w:color="auto"/>
                            <w:right w:val="none" w:sz="0" w:space="0" w:color="auto"/>
                          </w:divBdr>
                        </w:div>
                        <w:div w:id="2077623705">
                          <w:marLeft w:val="480"/>
                          <w:marRight w:val="0"/>
                          <w:marTop w:val="0"/>
                          <w:marBottom w:val="0"/>
                          <w:divBdr>
                            <w:top w:val="none" w:sz="0" w:space="0" w:color="auto"/>
                            <w:left w:val="none" w:sz="0" w:space="0" w:color="auto"/>
                            <w:bottom w:val="none" w:sz="0" w:space="0" w:color="auto"/>
                            <w:right w:val="none" w:sz="0" w:space="0" w:color="auto"/>
                          </w:divBdr>
                        </w:div>
                        <w:div w:id="1501581680">
                          <w:marLeft w:val="480"/>
                          <w:marRight w:val="0"/>
                          <w:marTop w:val="0"/>
                          <w:marBottom w:val="0"/>
                          <w:divBdr>
                            <w:top w:val="none" w:sz="0" w:space="0" w:color="auto"/>
                            <w:left w:val="none" w:sz="0" w:space="0" w:color="auto"/>
                            <w:bottom w:val="none" w:sz="0" w:space="0" w:color="auto"/>
                            <w:right w:val="none" w:sz="0" w:space="0" w:color="auto"/>
                          </w:divBdr>
                        </w:div>
                        <w:div w:id="769355933">
                          <w:marLeft w:val="480"/>
                          <w:marRight w:val="0"/>
                          <w:marTop w:val="0"/>
                          <w:marBottom w:val="0"/>
                          <w:divBdr>
                            <w:top w:val="none" w:sz="0" w:space="0" w:color="auto"/>
                            <w:left w:val="none" w:sz="0" w:space="0" w:color="auto"/>
                            <w:bottom w:val="none" w:sz="0" w:space="0" w:color="auto"/>
                            <w:right w:val="none" w:sz="0" w:space="0" w:color="auto"/>
                          </w:divBdr>
                        </w:div>
                        <w:div w:id="225603499">
                          <w:marLeft w:val="480"/>
                          <w:marRight w:val="0"/>
                          <w:marTop w:val="0"/>
                          <w:marBottom w:val="0"/>
                          <w:divBdr>
                            <w:top w:val="none" w:sz="0" w:space="0" w:color="auto"/>
                            <w:left w:val="none" w:sz="0" w:space="0" w:color="auto"/>
                            <w:bottom w:val="none" w:sz="0" w:space="0" w:color="auto"/>
                            <w:right w:val="none" w:sz="0" w:space="0" w:color="auto"/>
                          </w:divBdr>
                        </w:div>
                        <w:div w:id="1403676350">
                          <w:marLeft w:val="480"/>
                          <w:marRight w:val="0"/>
                          <w:marTop w:val="0"/>
                          <w:marBottom w:val="0"/>
                          <w:divBdr>
                            <w:top w:val="none" w:sz="0" w:space="0" w:color="auto"/>
                            <w:left w:val="none" w:sz="0" w:space="0" w:color="auto"/>
                            <w:bottom w:val="none" w:sz="0" w:space="0" w:color="auto"/>
                            <w:right w:val="none" w:sz="0" w:space="0" w:color="auto"/>
                          </w:divBdr>
                        </w:div>
                        <w:div w:id="379666916">
                          <w:marLeft w:val="480"/>
                          <w:marRight w:val="0"/>
                          <w:marTop w:val="0"/>
                          <w:marBottom w:val="0"/>
                          <w:divBdr>
                            <w:top w:val="none" w:sz="0" w:space="0" w:color="auto"/>
                            <w:left w:val="none" w:sz="0" w:space="0" w:color="auto"/>
                            <w:bottom w:val="none" w:sz="0" w:space="0" w:color="auto"/>
                            <w:right w:val="none" w:sz="0" w:space="0" w:color="auto"/>
                          </w:divBdr>
                        </w:div>
                        <w:div w:id="1590693370">
                          <w:marLeft w:val="480"/>
                          <w:marRight w:val="0"/>
                          <w:marTop w:val="0"/>
                          <w:marBottom w:val="0"/>
                          <w:divBdr>
                            <w:top w:val="none" w:sz="0" w:space="0" w:color="auto"/>
                            <w:left w:val="none" w:sz="0" w:space="0" w:color="auto"/>
                            <w:bottom w:val="none" w:sz="0" w:space="0" w:color="auto"/>
                            <w:right w:val="none" w:sz="0" w:space="0" w:color="auto"/>
                          </w:divBdr>
                        </w:div>
                        <w:div w:id="364528886">
                          <w:marLeft w:val="480"/>
                          <w:marRight w:val="0"/>
                          <w:marTop w:val="0"/>
                          <w:marBottom w:val="0"/>
                          <w:divBdr>
                            <w:top w:val="none" w:sz="0" w:space="0" w:color="auto"/>
                            <w:left w:val="none" w:sz="0" w:space="0" w:color="auto"/>
                            <w:bottom w:val="none" w:sz="0" w:space="0" w:color="auto"/>
                            <w:right w:val="none" w:sz="0" w:space="0" w:color="auto"/>
                          </w:divBdr>
                        </w:div>
                        <w:div w:id="1432704636">
                          <w:marLeft w:val="480"/>
                          <w:marRight w:val="0"/>
                          <w:marTop w:val="0"/>
                          <w:marBottom w:val="0"/>
                          <w:divBdr>
                            <w:top w:val="none" w:sz="0" w:space="0" w:color="auto"/>
                            <w:left w:val="none" w:sz="0" w:space="0" w:color="auto"/>
                            <w:bottom w:val="none" w:sz="0" w:space="0" w:color="auto"/>
                            <w:right w:val="none" w:sz="0" w:space="0" w:color="auto"/>
                          </w:divBdr>
                        </w:div>
                        <w:div w:id="565729211">
                          <w:marLeft w:val="480"/>
                          <w:marRight w:val="0"/>
                          <w:marTop w:val="0"/>
                          <w:marBottom w:val="0"/>
                          <w:divBdr>
                            <w:top w:val="none" w:sz="0" w:space="0" w:color="auto"/>
                            <w:left w:val="none" w:sz="0" w:space="0" w:color="auto"/>
                            <w:bottom w:val="none" w:sz="0" w:space="0" w:color="auto"/>
                            <w:right w:val="none" w:sz="0" w:space="0" w:color="auto"/>
                          </w:divBdr>
                        </w:div>
                        <w:div w:id="1198202443">
                          <w:marLeft w:val="480"/>
                          <w:marRight w:val="0"/>
                          <w:marTop w:val="0"/>
                          <w:marBottom w:val="0"/>
                          <w:divBdr>
                            <w:top w:val="none" w:sz="0" w:space="0" w:color="auto"/>
                            <w:left w:val="none" w:sz="0" w:space="0" w:color="auto"/>
                            <w:bottom w:val="none" w:sz="0" w:space="0" w:color="auto"/>
                            <w:right w:val="none" w:sz="0" w:space="0" w:color="auto"/>
                          </w:divBdr>
                        </w:div>
                        <w:div w:id="1405879850">
                          <w:marLeft w:val="480"/>
                          <w:marRight w:val="0"/>
                          <w:marTop w:val="0"/>
                          <w:marBottom w:val="0"/>
                          <w:divBdr>
                            <w:top w:val="none" w:sz="0" w:space="0" w:color="auto"/>
                            <w:left w:val="none" w:sz="0" w:space="0" w:color="auto"/>
                            <w:bottom w:val="none" w:sz="0" w:space="0" w:color="auto"/>
                            <w:right w:val="none" w:sz="0" w:space="0" w:color="auto"/>
                          </w:divBdr>
                        </w:div>
                        <w:div w:id="766922858">
                          <w:marLeft w:val="480"/>
                          <w:marRight w:val="0"/>
                          <w:marTop w:val="0"/>
                          <w:marBottom w:val="0"/>
                          <w:divBdr>
                            <w:top w:val="none" w:sz="0" w:space="0" w:color="auto"/>
                            <w:left w:val="none" w:sz="0" w:space="0" w:color="auto"/>
                            <w:bottom w:val="none" w:sz="0" w:space="0" w:color="auto"/>
                            <w:right w:val="none" w:sz="0" w:space="0" w:color="auto"/>
                          </w:divBdr>
                        </w:div>
                        <w:div w:id="1588540272">
                          <w:marLeft w:val="480"/>
                          <w:marRight w:val="0"/>
                          <w:marTop w:val="0"/>
                          <w:marBottom w:val="0"/>
                          <w:divBdr>
                            <w:top w:val="none" w:sz="0" w:space="0" w:color="auto"/>
                            <w:left w:val="none" w:sz="0" w:space="0" w:color="auto"/>
                            <w:bottom w:val="none" w:sz="0" w:space="0" w:color="auto"/>
                            <w:right w:val="none" w:sz="0" w:space="0" w:color="auto"/>
                          </w:divBdr>
                        </w:div>
                        <w:div w:id="1516650338">
                          <w:marLeft w:val="480"/>
                          <w:marRight w:val="0"/>
                          <w:marTop w:val="0"/>
                          <w:marBottom w:val="0"/>
                          <w:divBdr>
                            <w:top w:val="none" w:sz="0" w:space="0" w:color="auto"/>
                            <w:left w:val="none" w:sz="0" w:space="0" w:color="auto"/>
                            <w:bottom w:val="none" w:sz="0" w:space="0" w:color="auto"/>
                            <w:right w:val="none" w:sz="0" w:space="0" w:color="auto"/>
                          </w:divBdr>
                        </w:div>
                        <w:div w:id="1527598955">
                          <w:marLeft w:val="480"/>
                          <w:marRight w:val="0"/>
                          <w:marTop w:val="0"/>
                          <w:marBottom w:val="0"/>
                          <w:divBdr>
                            <w:top w:val="none" w:sz="0" w:space="0" w:color="auto"/>
                            <w:left w:val="none" w:sz="0" w:space="0" w:color="auto"/>
                            <w:bottom w:val="none" w:sz="0" w:space="0" w:color="auto"/>
                            <w:right w:val="none" w:sz="0" w:space="0" w:color="auto"/>
                          </w:divBdr>
                        </w:div>
                        <w:div w:id="580676467">
                          <w:marLeft w:val="480"/>
                          <w:marRight w:val="0"/>
                          <w:marTop w:val="0"/>
                          <w:marBottom w:val="0"/>
                          <w:divBdr>
                            <w:top w:val="none" w:sz="0" w:space="0" w:color="auto"/>
                            <w:left w:val="none" w:sz="0" w:space="0" w:color="auto"/>
                            <w:bottom w:val="none" w:sz="0" w:space="0" w:color="auto"/>
                            <w:right w:val="none" w:sz="0" w:space="0" w:color="auto"/>
                          </w:divBdr>
                        </w:div>
                        <w:div w:id="102696786">
                          <w:marLeft w:val="480"/>
                          <w:marRight w:val="0"/>
                          <w:marTop w:val="0"/>
                          <w:marBottom w:val="0"/>
                          <w:divBdr>
                            <w:top w:val="none" w:sz="0" w:space="0" w:color="auto"/>
                            <w:left w:val="none" w:sz="0" w:space="0" w:color="auto"/>
                            <w:bottom w:val="none" w:sz="0" w:space="0" w:color="auto"/>
                            <w:right w:val="none" w:sz="0" w:space="0" w:color="auto"/>
                          </w:divBdr>
                        </w:div>
                        <w:div w:id="542600456">
                          <w:marLeft w:val="480"/>
                          <w:marRight w:val="0"/>
                          <w:marTop w:val="0"/>
                          <w:marBottom w:val="0"/>
                          <w:divBdr>
                            <w:top w:val="none" w:sz="0" w:space="0" w:color="auto"/>
                            <w:left w:val="none" w:sz="0" w:space="0" w:color="auto"/>
                            <w:bottom w:val="none" w:sz="0" w:space="0" w:color="auto"/>
                            <w:right w:val="none" w:sz="0" w:space="0" w:color="auto"/>
                          </w:divBdr>
                        </w:div>
                        <w:div w:id="380859369">
                          <w:marLeft w:val="480"/>
                          <w:marRight w:val="0"/>
                          <w:marTop w:val="0"/>
                          <w:marBottom w:val="0"/>
                          <w:divBdr>
                            <w:top w:val="none" w:sz="0" w:space="0" w:color="auto"/>
                            <w:left w:val="none" w:sz="0" w:space="0" w:color="auto"/>
                            <w:bottom w:val="none" w:sz="0" w:space="0" w:color="auto"/>
                            <w:right w:val="none" w:sz="0" w:space="0" w:color="auto"/>
                          </w:divBdr>
                        </w:div>
                        <w:div w:id="1732846377">
                          <w:marLeft w:val="480"/>
                          <w:marRight w:val="0"/>
                          <w:marTop w:val="0"/>
                          <w:marBottom w:val="0"/>
                          <w:divBdr>
                            <w:top w:val="none" w:sz="0" w:space="0" w:color="auto"/>
                            <w:left w:val="none" w:sz="0" w:space="0" w:color="auto"/>
                            <w:bottom w:val="none" w:sz="0" w:space="0" w:color="auto"/>
                            <w:right w:val="none" w:sz="0" w:space="0" w:color="auto"/>
                          </w:divBdr>
                        </w:div>
                        <w:div w:id="1091507320">
                          <w:marLeft w:val="480"/>
                          <w:marRight w:val="0"/>
                          <w:marTop w:val="0"/>
                          <w:marBottom w:val="0"/>
                          <w:divBdr>
                            <w:top w:val="none" w:sz="0" w:space="0" w:color="auto"/>
                            <w:left w:val="none" w:sz="0" w:space="0" w:color="auto"/>
                            <w:bottom w:val="none" w:sz="0" w:space="0" w:color="auto"/>
                            <w:right w:val="none" w:sz="0" w:space="0" w:color="auto"/>
                          </w:divBdr>
                        </w:div>
                        <w:div w:id="1800611977">
                          <w:marLeft w:val="480"/>
                          <w:marRight w:val="0"/>
                          <w:marTop w:val="0"/>
                          <w:marBottom w:val="0"/>
                          <w:divBdr>
                            <w:top w:val="none" w:sz="0" w:space="0" w:color="auto"/>
                            <w:left w:val="none" w:sz="0" w:space="0" w:color="auto"/>
                            <w:bottom w:val="none" w:sz="0" w:space="0" w:color="auto"/>
                            <w:right w:val="none" w:sz="0" w:space="0" w:color="auto"/>
                          </w:divBdr>
                        </w:div>
                        <w:div w:id="55784493">
                          <w:marLeft w:val="480"/>
                          <w:marRight w:val="0"/>
                          <w:marTop w:val="0"/>
                          <w:marBottom w:val="0"/>
                          <w:divBdr>
                            <w:top w:val="none" w:sz="0" w:space="0" w:color="auto"/>
                            <w:left w:val="none" w:sz="0" w:space="0" w:color="auto"/>
                            <w:bottom w:val="none" w:sz="0" w:space="0" w:color="auto"/>
                            <w:right w:val="none" w:sz="0" w:space="0" w:color="auto"/>
                          </w:divBdr>
                        </w:div>
                        <w:div w:id="937492562">
                          <w:marLeft w:val="480"/>
                          <w:marRight w:val="0"/>
                          <w:marTop w:val="0"/>
                          <w:marBottom w:val="0"/>
                          <w:divBdr>
                            <w:top w:val="none" w:sz="0" w:space="0" w:color="auto"/>
                            <w:left w:val="none" w:sz="0" w:space="0" w:color="auto"/>
                            <w:bottom w:val="none" w:sz="0" w:space="0" w:color="auto"/>
                            <w:right w:val="none" w:sz="0" w:space="0" w:color="auto"/>
                          </w:divBdr>
                        </w:div>
                        <w:div w:id="1475024387">
                          <w:marLeft w:val="480"/>
                          <w:marRight w:val="0"/>
                          <w:marTop w:val="0"/>
                          <w:marBottom w:val="0"/>
                          <w:divBdr>
                            <w:top w:val="none" w:sz="0" w:space="0" w:color="auto"/>
                            <w:left w:val="none" w:sz="0" w:space="0" w:color="auto"/>
                            <w:bottom w:val="none" w:sz="0" w:space="0" w:color="auto"/>
                            <w:right w:val="none" w:sz="0" w:space="0" w:color="auto"/>
                          </w:divBdr>
                        </w:div>
                        <w:div w:id="1351880017">
                          <w:marLeft w:val="480"/>
                          <w:marRight w:val="0"/>
                          <w:marTop w:val="0"/>
                          <w:marBottom w:val="0"/>
                          <w:divBdr>
                            <w:top w:val="none" w:sz="0" w:space="0" w:color="auto"/>
                            <w:left w:val="none" w:sz="0" w:space="0" w:color="auto"/>
                            <w:bottom w:val="none" w:sz="0" w:space="0" w:color="auto"/>
                            <w:right w:val="none" w:sz="0" w:space="0" w:color="auto"/>
                          </w:divBdr>
                        </w:div>
                        <w:div w:id="827597122">
                          <w:marLeft w:val="480"/>
                          <w:marRight w:val="0"/>
                          <w:marTop w:val="0"/>
                          <w:marBottom w:val="0"/>
                          <w:divBdr>
                            <w:top w:val="none" w:sz="0" w:space="0" w:color="auto"/>
                            <w:left w:val="none" w:sz="0" w:space="0" w:color="auto"/>
                            <w:bottom w:val="none" w:sz="0" w:space="0" w:color="auto"/>
                            <w:right w:val="none" w:sz="0" w:space="0" w:color="auto"/>
                          </w:divBdr>
                        </w:div>
                        <w:div w:id="1759598213">
                          <w:marLeft w:val="480"/>
                          <w:marRight w:val="0"/>
                          <w:marTop w:val="0"/>
                          <w:marBottom w:val="0"/>
                          <w:divBdr>
                            <w:top w:val="none" w:sz="0" w:space="0" w:color="auto"/>
                            <w:left w:val="none" w:sz="0" w:space="0" w:color="auto"/>
                            <w:bottom w:val="none" w:sz="0" w:space="0" w:color="auto"/>
                            <w:right w:val="none" w:sz="0" w:space="0" w:color="auto"/>
                          </w:divBdr>
                        </w:div>
                        <w:div w:id="711148012">
                          <w:marLeft w:val="480"/>
                          <w:marRight w:val="0"/>
                          <w:marTop w:val="0"/>
                          <w:marBottom w:val="0"/>
                          <w:divBdr>
                            <w:top w:val="none" w:sz="0" w:space="0" w:color="auto"/>
                            <w:left w:val="none" w:sz="0" w:space="0" w:color="auto"/>
                            <w:bottom w:val="none" w:sz="0" w:space="0" w:color="auto"/>
                            <w:right w:val="none" w:sz="0" w:space="0" w:color="auto"/>
                          </w:divBdr>
                        </w:div>
                        <w:div w:id="743257337">
                          <w:marLeft w:val="480"/>
                          <w:marRight w:val="0"/>
                          <w:marTop w:val="0"/>
                          <w:marBottom w:val="0"/>
                          <w:divBdr>
                            <w:top w:val="none" w:sz="0" w:space="0" w:color="auto"/>
                            <w:left w:val="none" w:sz="0" w:space="0" w:color="auto"/>
                            <w:bottom w:val="none" w:sz="0" w:space="0" w:color="auto"/>
                            <w:right w:val="none" w:sz="0" w:space="0" w:color="auto"/>
                          </w:divBdr>
                        </w:div>
                        <w:div w:id="800612927">
                          <w:marLeft w:val="480"/>
                          <w:marRight w:val="0"/>
                          <w:marTop w:val="0"/>
                          <w:marBottom w:val="0"/>
                          <w:divBdr>
                            <w:top w:val="none" w:sz="0" w:space="0" w:color="auto"/>
                            <w:left w:val="none" w:sz="0" w:space="0" w:color="auto"/>
                            <w:bottom w:val="none" w:sz="0" w:space="0" w:color="auto"/>
                            <w:right w:val="none" w:sz="0" w:space="0" w:color="auto"/>
                          </w:divBdr>
                        </w:div>
                        <w:div w:id="167402198">
                          <w:marLeft w:val="480"/>
                          <w:marRight w:val="0"/>
                          <w:marTop w:val="0"/>
                          <w:marBottom w:val="0"/>
                          <w:divBdr>
                            <w:top w:val="none" w:sz="0" w:space="0" w:color="auto"/>
                            <w:left w:val="none" w:sz="0" w:space="0" w:color="auto"/>
                            <w:bottom w:val="none" w:sz="0" w:space="0" w:color="auto"/>
                            <w:right w:val="none" w:sz="0" w:space="0" w:color="auto"/>
                          </w:divBdr>
                        </w:div>
                        <w:div w:id="1259825033">
                          <w:marLeft w:val="480"/>
                          <w:marRight w:val="0"/>
                          <w:marTop w:val="0"/>
                          <w:marBottom w:val="0"/>
                          <w:divBdr>
                            <w:top w:val="none" w:sz="0" w:space="0" w:color="auto"/>
                            <w:left w:val="none" w:sz="0" w:space="0" w:color="auto"/>
                            <w:bottom w:val="none" w:sz="0" w:space="0" w:color="auto"/>
                            <w:right w:val="none" w:sz="0" w:space="0" w:color="auto"/>
                          </w:divBdr>
                        </w:div>
                        <w:div w:id="70542776">
                          <w:marLeft w:val="480"/>
                          <w:marRight w:val="0"/>
                          <w:marTop w:val="0"/>
                          <w:marBottom w:val="0"/>
                          <w:divBdr>
                            <w:top w:val="none" w:sz="0" w:space="0" w:color="auto"/>
                            <w:left w:val="none" w:sz="0" w:space="0" w:color="auto"/>
                            <w:bottom w:val="none" w:sz="0" w:space="0" w:color="auto"/>
                            <w:right w:val="none" w:sz="0" w:space="0" w:color="auto"/>
                          </w:divBdr>
                        </w:div>
                        <w:div w:id="349527050">
                          <w:marLeft w:val="480"/>
                          <w:marRight w:val="0"/>
                          <w:marTop w:val="0"/>
                          <w:marBottom w:val="0"/>
                          <w:divBdr>
                            <w:top w:val="none" w:sz="0" w:space="0" w:color="auto"/>
                            <w:left w:val="none" w:sz="0" w:space="0" w:color="auto"/>
                            <w:bottom w:val="none" w:sz="0" w:space="0" w:color="auto"/>
                            <w:right w:val="none" w:sz="0" w:space="0" w:color="auto"/>
                          </w:divBdr>
                        </w:div>
                        <w:div w:id="1351227240">
                          <w:marLeft w:val="480"/>
                          <w:marRight w:val="0"/>
                          <w:marTop w:val="0"/>
                          <w:marBottom w:val="0"/>
                          <w:divBdr>
                            <w:top w:val="none" w:sz="0" w:space="0" w:color="auto"/>
                            <w:left w:val="none" w:sz="0" w:space="0" w:color="auto"/>
                            <w:bottom w:val="none" w:sz="0" w:space="0" w:color="auto"/>
                            <w:right w:val="none" w:sz="0" w:space="0" w:color="auto"/>
                          </w:divBdr>
                        </w:div>
                        <w:div w:id="975718494">
                          <w:marLeft w:val="480"/>
                          <w:marRight w:val="0"/>
                          <w:marTop w:val="0"/>
                          <w:marBottom w:val="0"/>
                          <w:divBdr>
                            <w:top w:val="none" w:sz="0" w:space="0" w:color="auto"/>
                            <w:left w:val="none" w:sz="0" w:space="0" w:color="auto"/>
                            <w:bottom w:val="none" w:sz="0" w:space="0" w:color="auto"/>
                            <w:right w:val="none" w:sz="0" w:space="0" w:color="auto"/>
                          </w:divBdr>
                        </w:div>
                        <w:div w:id="796533950">
                          <w:marLeft w:val="480"/>
                          <w:marRight w:val="0"/>
                          <w:marTop w:val="0"/>
                          <w:marBottom w:val="0"/>
                          <w:divBdr>
                            <w:top w:val="none" w:sz="0" w:space="0" w:color="auto"/>
                            <w:left w:val="none" w:sz="0" w:space="0" w:color="auto"/>
                            <w:bottom w:val="none" w:sz="0" w:space="0" w:color="auto"/>
                            <w:right w:val="none" w:sz="0" w:space="0" w:color="auto"/>
                          </w:divBdr>
                        </w:div>
                        <w:div w:id="197477216">
                          <w:marLeft w:val="480"/>
                          <w:marRight w:val="0"/>
                          <w:marTop w:val="0"/>
                          <w:marBottom w:val="0"/>
                          <w:divBdr>
                            <w:top w:val="none" w:sz="0" w:space="0" w:color="auto"/>
                            <w:left w:val="none" w:sz="0" w:space="0" w:color="auto"/>
                            <w:bottom w:val="none" w:sz="0" w:space="0" w:color="auto"/>
                            <w:right w:val="none" w:sz="0" w:space="0" w:color="auto"/>
                          </w:divBdr>
                        </w:div>
                        <w:div w:id="1363242267">
                          <w:marLeft w:val="480"/>
                          <w:marRight w:val="0"/>
                          <w:marTop w:val="0"/>
                          <w:marBottom w:val="0"/>
                          <w:divBdr>
                            <w:top w:val="none" w:sz="0" w:space="0" w:color="auto"/>
                            <w:left w:val="none" w:sz="0" w:space="0" w:color="auto"/>
                            <w:bottom w:val="none" w:sz="0" w:space="0" w:color="auto"/>
                            <w:right w:val="none" w:sz="0" w:space="0" w:color="auto"/>
                          </w:divBdr>
                        </w:div>
                        <w:div w:id="1894076698">
                          <w:marLeft w:val="480"/>
                          <w:marRight w:val="0"/>
                          <w:marTop w:val="0"/>
                          <w:marBottom w:val="0"/>
                          <w:divBdr>
                            <w:top w:val="none" w:sz="0" w:space="0" w:color="auto"/>
                            <w:left w:val="none" w:sz="0" w:space="0" w:color="auto"/>
                            <w:bottom w:val="none" w:sz="0" w:space="0" w:color="auto"/>
                            <w:right w:val="none" w:sz="0" w:space="0" w:color="auto"/>
                          </w:divBdr>
                        </w:div>
                        <w:div w:id="2138452378">
                          <w:marLeft w:val="480"/>
                          <w:marRight w:val="0"/>
                          <w:marTop w:val="0"/>
                          <w:marBottom w:val="0"/>
                          <w:divBdr>
                            <w:top w:val="none" w:sz="0" w:space="0" w:color="auto"/>
                            <w:left w:val="none" w:sz="0" w:space="0" w:color="auto"/>
                            <w:bottom w:val="none" w:sz="0" w:space="0" w:color="auto"/>
                            <w:right w:val="none" w:sz="0" w:space="0" w:color="auto"/>
                          </w:divBdr>
                        </w:div>
                        <w:div w:id="1991056344">
                          <w:marLeft w:val="480"/>
                          <w:marRight w:val="0"/>
                          <w:marTop w:val="0"/>
                          <w:marBottom w:val="0"/>
                          <w:divBdr>
                            <w:top w:val="none" w:sz="0" w:space="0" w:color="auto"/>
                            <w:left w:val="none" w:sz="0" w:space="0" w:color="auto"/>
                            <w:bottom w:val="none" w:sz="0" w:space="0" w:color="auto"/>
                            <w:right w:val="none" w:sz="0" w:space="0" w:color="auto"/>
                          </w:divBdr>
                        </w:div>
                      </w:divsChild>
                    </w:div>
                    <w:div w:id="943877647">
                      <w:marLeft w:val="0"/>
                      <w:marRight w:val="0"/>
                      <w:marTop w:val="0"/>
                      <w:marBottom w:val="0"/>
                      <w:divBdr>
                        <w:top w:val="none" w:sz="0" w:space="0" w:color="auto"/>
                        <w:left w:val="none" w:sz="0" w:space="0" w:color="auto"/>
                        <w:bottom w:val="none" w:sz="0" w:space="0" w:color="auto"/>
                        <w:right w:val="none" w:sz="0" w:space="0" w:color="auto"/>
                      </w:divBdr>
                      <w:divsChild>
                        <w:div w:id="286198976">
                          <w:marLeft w:val="480"/>
                          <w:marRight w:val="0"/>
                          <w:marTop w:val="0"/>
                          <w:marBottom w:val="0"/>
                          <w:divBdr>
                            <w:top w:val="none" w:sz="0" w:space="0" w:color="auto"/>
                            <w:left w:val="none" w:sz="0" w:space="0" w:color="auto"/>
                            <w:bottom w:val="none" w:sz="0" w:space="0" w:color="auto"/>
                            <w:right w:val="none" w:sz="0" w:space="0" w:color="auto"/>
                          </w:divBdr>
                        </w:div>
                        <w:div w:id="1052463242">
                          <w:marLeft w:val="480"/>
                          <w:marRight w:val="0"/>
                          <w:marTop w:val="0"/>
                          <w:marBottom w:val="0"/>
                          <w:divBdr>
                            <w:top w:val="none" w:sz="0" w:space="0" w:color="auto"/>
                            <w:left w:val="none" w:sz="0" w:space="0" w:color="auto"/>
                            <w:bottom w:val="none" w:sz="0" w:space="0" w:color="auto"/>
                            <w:right w:val="none" w:sz="0" w:space="0" w:color="auto"/>
                          </w:divBdr>
                        </w:div>
                        <w:div w:id="1713453507">
                          <w:marLeft w:val="480"/>
                          <w:marRight w:val="0"/>
                          <w:marTop w:val="0"/>
                          <w:marBottom w:val="0"/>
                          <w:divBdr>
                            <w:top w:val="none" w:sz="0" w:space="0" w:color="auto"/>
                            <w:left w:val="none" w:sz="0" w:space="0" w:color="auto"/>
                            <w:bottom w:val="none" w:sz="0" w:space="0" w:color="auto"/>
                            <w:right w:val="none" w:sz="0" w:space="0" w:color="auto"/>
                          </w:divBdr>
                        </w:div>
                        <w:div w:id="336999491">
                          <w:marLeft w:val="480"/>
                          <w:marRight w:val="0"/>
                          <w:marTop w:val="0"/>
                          <w:marBottom w:val="0"/>
                          <w:divBdr>
                            <w:top w:val="none" w:sz="0" w:space="0" w:color="auto"/>
                            <w:left w:val="none" w:sz="0" w:space="0" w:color="auto"/>
                            <w:bottom w:val="none" w:sz="0" w:space="0" w:color="auto"/>
                            <w:right w:val="none" w:sz="0" w:space="0" w:color="auto"/>
                          </w:divBdr>
                        </w:div>
                        <w:div w:id="459961480">
                          <w:marLeft w:val="480"/>
                          <w:marRight w:val="0"/>
                          <w:marTop w:val="0"/>
                          <w:marBottom w:val="0"/>
                          <w:divBdr>
                            <w:top w:val="none" w:sz="0" w:space="0" w:color="auto"/>
                            <w:left w:val="none" w:sz="0" w:space="0" w:color="auto"/>
                            <w:bottom w:val="none" w:sz="0" w:space="0" w:color="auto"/>
                            <w:right w:val="none" w:sz="0" w:space="0" w:color="auto"/>
                          </w:divBdr>
                        </w:div>
                        <w:div w:id="427972629">
                          <w:marLeft w:val="480"/>
                          <w:marRight w:val="0"/>
                          <w:marTop w:val="0"/>
                          <w:marBottom w:val="0"/>
                          <w:divBdr>
                            <w:top w:val="none" w:sz="0" w:space="0" w:color="auto"/>
                            <w:left w:val="none" w:sz="0" w:space="0" w:color="auto"/>
                            <w:bottom w:val="none" w:sz="0" w:space="0" w:color="auto"/>
                            <w:right w:val="none" w:sz="0" w:space="0" w:color="auto"/>
                          </w:divBdr>
                        </w:div>
                        <w:div w:id="1684474889">
                          <w:marLeft w:val="480"/>
                          <w:marRight w:val="0"/>
                          <w:marTop w:val="0"/>
                          <w:marBottom w:val="0"/>
                          <w:divBdr>
                            <w:top w:val="none" w:sz="0" w:space="0" w:color="auto"/>
                            <w:left w:val="none" w:sz="0" w:space="0" w:color="auto"/>
                            <w:bottom w:val="none" w:sz="0" w:space="0" w:color="auto"/>
                            <w:right w:val="none" w:sz="0" w:space="0" w:color="auto"/>
                          </w:divBdr>
                        </w:div>
                        <w:div w:id="1441335459">
                          <w:marLeft w:val="480"/>
                          <w:marRight w:val="0"/>
                          <w:marTop w:val="0"/>
                          <w:marBottom w:val="0"/>
                          <w:divBdr>
                            <w:top w:val="none" w:sz="0" w:space="0" w:color="auto"/>
                            <w:left w:val="none" w:sz="0" w:space="0" w:color="auto"/>
                            <w:bottom w:val="none" w:sz="0" w:space="0" w:color="auto"/>
                            <w:right w:val="none" w:sz="0" w:space="0" w:color="auto"/>
                          </w:divBdr>
                        </w:div>
                        <w:div w:id="668097997">
                          <w:marLeft w:val="480"/>
                          <w:marRight w:val="0"/>
                          <w:marTop w:val="0"/>
                          <w:marBottom w:val="0"/>
                          <w:divBdr>
                            <w:top w:val="none" w:sz="0" w:space="0" w:color="auto"/>
                            <w:left w:val="none" w:sz="0" w:space="0" w:color="auto"/>
                            <w:bottom w:val="none" w:sz="0" w:space="0" w:color="auto"/>
                            <w:right w:val="none" w:sz="0" w:space="0" w:color="auto"/>
                          </w:divBdr>
                        </w:div>
                        <w:div w:id="2025784904">
                          <w:marLeft w:val="480"/>
                          <w:marRight w:val="0"/>
                          <w:marTop w:val="0"/>
                          <w:marBottom w:val="0"/>
                          <w:divBdr>
                            <w:top w:val="none" w:sz="0" w:space="0" w:color="auto"/>
                            <w:left w:val="none" w:sz="0" w:space="0" w:color="auto"/>
                            <w:bottom w:val="none" w:sz="0" w:space="0" w:color="auto"/>
                            <w:right w:val="none" w:sz="0" w:space="0" w:color="auto"/>
                          </w:divBdr>
                        </w:div>
                        <w:div w:id="1113091037">
                          <w:marLeft w:val="480"/>
                          <w:marRight w:val="0"/>
                          <w:marTop w:val="0"/>
                          <w:marBottom w:val="0"/>
                          <w:divBdr>
                            <w:top w:val="none" w:sz="0" w:space="0" w:color="auto"/>
                            <w:left w:val="none" w:sz="0" w:space="0" w:color="auto"/>
                            <w:bottom w:val="none" w:sz="0" w:space="0" w:color="auto"/>
                            <w:right w:val="none" w:sz="0" w:space="0" w:color="auto"/>
                          </w:divBdr>
                        </w:div>
                        <w:div w:id="503325018">
                          <w:marLeft w:val="480"/>
                          <w:marRight w:val="0"/>
                          <w:marTop w:val="0"/>
                          <w:marBottom w:val="0"/>
                          <w:divBdr>
                            <w:top w:val="none" w:sz="0" w:space="0" w:color="auto"/>
                            <w:left w:val="none" w:sz="0" w:space="0" w:color="auto"/>
                            <w:bottom w:val="none" w:sz="0" w:space="0" w:color="auto"/>
                            <w:right w:val="none" w:sz="0" w:space="0" w:color="auto"/>
                          </w:divBdr>
                        </w:div>
                        <w:div w:id="995307348">
                          <w:marLeft w:val="480"/>
                          <w:marRight w:val="0"/>
                          <w:marTop w:val="0"/>
                          <w:marBottom w:val="0"/>
                          <w:divBdr>
                            <w:top w:val="none" w:sz="0" w:space="0" w:color="auto"/>
                            <w:left w:val="none" w:sz="0" w:space="0" w:color="auto"/>
                            <w:bottom w:val="none" w:sz="0" w:space="0" w:color="auto"/>
                            <w:right w:val="none" w:sz="0" w:space="0" w:color="auto"/>
                          </w:divBdr>
                        </w:div>
                        <w:div w:id="1910996174">
                          <w:marLeft w:val="480"/>
                          <w:marRight w:val="0"/>
                          <w:marTop w:val="0"/>
                          <w:marBottom w:val="0"/>
                          <w:divBdr>
                            <w:top w:val="none" w:sz="0" w:space="0" w:color="auto"/>
                            <w:left w:val="none" w:sz="0" w:space="0" w:color="auto"/>
                            <w:bottom w:val="none" w:sz="0" w:space="0" w:color="auto"/>
                            <w:right w:val="none" w:sz="0" w:space="0" w:color="auto"/>
                          </w:divBdr>
                        </w:div>
                        <w:div w:id="63115494">
                          <w:marLeft w:val="480"/>
                          <w:marRight w:val="0"/>
                          <w:marTop w:val="0"/>
                          <w:marBottom w:val="0"/>
                          <w:divBdr>
                            <w:top w:val="none" w:sz="0" w:space="0" w:color="auto"/>
                            <w:left w:val="none" w:sz="0" w:space="0" w:color="auto"/>
                            <w:bottom w:val="none" w:sz="0" w:space="0" w:color="auto"/>
                            <w:right w:val="none" w:sz="0" w:space="0" w:color="auto"/>
                          </w:divBdr>
                        </w:div>
                        <w:div w:id="243345312">
                          <w:marLeft w:val="480"/>
                          <w:marRight w:val="0"/>
                          <w:marTop w:val="0"/>
                          <w:marBottom w:val="0"/>
                          <w:divBdr>
                            <w:top w:val="none" w:sz="0" w:space="0" w:color="auto"/>
                            <w:left w:val="none" w:sz="0" w:space="0" w:color="auto"/>
                            <w:bottom w:val="none" w:sz="0" w:space="0" w:color="auto"/>
                            <w:right w:val="none" w:sz="0" w:space="0" w:color="auto"/>
                          </w:divBdr>
                        </w:div>
                        <w:div w:id="93405957">
                          <w:marLeft w:val="480"/>
                          <w:marRight w:val="0"/>
                          <w:marTop w:val="0"/>
                          <w:marBottom w:val="0"/>
                          <w:divBdr>
                            <w:top w:val="none" w:sz="0" w:space="0" w:color="auto"/>
                            <w:left w:val="none" w:sz="0" w:space="0" w:color="auto"/>
                            <w:bottom w:val="none" w:sz="0" w:space="0" w:color="auto"/>
                            <w:right w:val="none" w:sz="0" w:space="0" w:color="auto"/>
                          </w:divBdr>
                        </w:div>
                        <w:div w:id="692267791">
                          <w:marLeft w:val="480"/>
                          <w:marRight w:val="0"/>
                          <w:marTop w:val="0"/>
                          <w:marBottom w:val="0"/>
                          <w:divBdr>
                            <w:top w:val="none" w:sz="0" w:space="0" w:color="auto"/>
                            <w:left w:val="none" w:sz="0" w:space="0" w:color="auto"/>
                            <w:bottom w:val="none" w:sz="0" w:space="0" w:color="auto"/>
                            <w:right w:val="none" w:sz="0" w:space="0" w:color="auto"/>
                          </w:divBdr>
                        </w:div>
                        <w:div w:id="72775771">
                          <w:marLeft w:val="480"/>
                          <w:marRight w:val="0"/>
                          <w:marTop w:val="0"/>
                          <w:marBottom w:val="0"/>
                          <w:divBdr>
                            <w:top w:val="none" w:sz="0" w:space="0" w:color="auto"/>
                            <w:left w:val="none" w:sz="0" w:space="0" w:color="auto"/>
                            <w:bottom w:val="none" w:sz="0" w:space="0" w:color="auto"/>
                            <w:right w:val="none" w:sz="0" w:space="0" w:color="auto"/>
                          </w:divBdr>
                        </w:div>
                        <w:div w:id="1818913928">
                          <w:marLeft w:val="480"/>
                          <w:marRight w:val="0"/>
                          <w:marTop w:val="0"/>
                          <w:marBottom w:val="0"/>
                          <w:divBdr>
                            <w:top w:val="none" w:sz="0" w:space="0" w:color="auto"/>
                            <w:left w:val="none" w:sz="0" w:space="0" w:color="auto"/>
                            <w:bottom w:val="none" w:sz="0" w:space="0" w:color="auto"/>
                            <w:right w:val="none" w:sz="0" w:space="0" w:color="auto"/>
                          </w:divBdr>
                        </w:div>
                        <w:div w:id="32656240">
                          <w:marLeft w:val="480"/>
                          <w:marRight w:val="0"/>
                          <w:marTop w:val="0"/>
                          <w:marBottom w:val="0"/>
                          <w:divBdr>
                            <w:top w:val="none" w:sz="0" w:space="0" w:color="auto"/>
                            <w:left w:val="none" w:sz="0" w:space="0" w:color="auto"/>
                            <w:bottom w:val="none" w:sz="0" w:space="0" w:color="auto"/>
                            <w:right w:val="none" w:sz="0" w:space="0" w:color="auto"/>
                          </w:divBdr>
                        </w:div>
                        <w:div w:id="276178108">
                          <w:marLeft w:val="480"/>
                          <w:marRight w:val="0"/>
                          <w:marTop w:val="0"/>
                          <w:marBottom w:val="0"/>
                          <w:divBdr>
                            <w:top w:val="none" w:sz="0" w:space="0" w:color="auto"/>
                            <w:left w:val="none" w:sz="0" w:space="0" w:color="auto"/>
                            <w:bottom w:val="none" w:sz="0" w:space="0" w:color="auto"/>
                            <w:right w:val="none" w:sz="0" w:space="0" w:color="auto"/>
                          </w:divBdr>
                        </w:div>
                        <w:div w:id="2101103165">
                          <w:marLeft w:val="480"/>
                          <w:marRight w:val="0"/>
                          <w:marTop w:val="0"/>
                          <w:marBottom w:val="0"/>
                          <w:divBdr>
                            <w:top w:val="none" w:sz="0" w:space="0" w:color="auto"/>
                            <w:left w:val="none" w:sz="0" w:space="0" w:color="auto"/>
                            <w:bottom w:val="none" w:sz="0" w:space="0" w:color="auto"/>
                            <w:right w:val="none" w:sz="0" w:space="0" w:color="auto"/>
                          </w:divBdr>
                        </w:div>
                        <w:div w:id="1926264478">
                          <w:marLeft w:val="480"/>
                          <w:marRight w:val="0"/>
                          <w:marTop w:val="0"/>
                          <w:marBottom w:val="0"/>
                          <w:divBdr>
                            <w:top w:val="none" w:sz="0" w:space="0" w:color="auto"/>
                            <w:left w:val="none" w:sz="0" w:space="0" w:color="auto"/>
                            <w:bottom w:val="none" w:sz="0" w:space="0" w:color="auto"/>
                            <w:right w:val="none" w:sz="0" w:space="0" w:color="auto"/>
                          </w:divBdr>
                        </w:div>
                        <w:div w:id="428963423">
                          <w:marLeft w:val="480"/>
                          <w:marRight w:val="0"/>
                          <w:marTop w:val="0"/>
                          <w:marBottom w:val="0"/>
                          <w:divBdr>
                            <w:top w:val="none" w:sz="0" w:space="0" w:color="auto"/>
                            <w:left w:val="none" w:sz="0" w:space="0" w:color="auto"/>
                            <w:bottom w:val="none" w:sz="0" w:space="0" w:color="auto"/>
                            <w:right w:val="none" w:sz="0" w:space="0" w:color="auto"/>
                          </w:divBdr>
                        </w:div>
                        <w:div w:id="914170559">
                          <w:marLeft w:val="480"/>
                          <w:marRight w:val="0"/>
                          <w:marTop w:val="0"/>
                          <w:marBottom w:val="0"/>
                          <w:divBdr>
                            <w:top w:val="none" w:sz="0" w:space="0" w:color="auto"/>
                            <w:left w:val="none" w:sz="0" w:space="0" w:color="auto"/>
                            <w:bottom w:val="none" w:sz="0" w:space="0" w:color="auto"/>
                            <w:right w:val="none" w:sz="0" w:space="0" w:color="auto"/>
                          </w:divBdr>
                        </w:div>
                        <w:div w:id="1861509009">
                          <w:marLeft w:val="480"/>
                          <w:marRight w:val="0"/>
                          <w:marTop w:val="0"/>
                          <w:marBottom w:val="0"/>
                          <w:divBdr>
                            <w:top w:val="none" w:sz="0" w:space="0" w:color="auto"/>
                            <w:left w:val="none" w:sz="0" w:space="0" w:color="auto"/>
                            <w:bottom w:val="none" w:sz="0" w:space="0" w:color="auto"/>
                            <w:right w:val="none" w:sz="0" w:space="0" w:color="auto"/>
                          </w:divBdr>
                        </w:div>
                        <w:div w:id="1800107086">
                          <w:marLeft w:val="480"/>
                          <w:marRight w:val="0"/>
                          <w:marTop w:val="0"/>
                          <w:marBottom w:val="0"/>
                          <w:divBdr>
                            <w:top w:val="none" w:sz="0" w:space="0" w:color="auto"/>
                            <w:left w:val="none" w:sz="0" w:space="0" w:color="auto"/>
                            <w:bottom w:val="none" w:sz="0" w:space="0" w:color="auto"/>
                            <w:right w:val="none" w:sz="0" w:space="0" w:color="auto"/>
                          </w:divBdr>
                        </w:div>
                        <w:div w:id="1498301915">
                          <w:marLeft w:val="480"/>
                          <w:marRight w:val="0"/>
                          <w:marTop w:val="0"/>
                          <w:marBottom w:val="0"/>
                          <w:divBdr>
                            <w:top w:val="none" w:sz="0" w:space="0" w:color="auto"/>
                            <w:left w:val="none" w:sz="0" w:space="0" w:color="auto"/>
                            <w:bottom w:val="none" w:sz="0" w:space="0" w:color="auto"/>
                            <w:right w:val="none" w:sz="0" w:space="0" w:color="auto"/>
                          </w:divBdr>
                        </w:div>
                        <w:div w:id="900482880">
                          <w:marLeft w:val="480"/>
                          <w:marRight w:val="0"/>
                          <w:marTop w:val="0"/>
                          <w:marBottom w:val="0"/>
                          <w:divBdr>
                            <w:top w:val="none" w:sz="0" w:space="0" w:color="auto"/>
                            <w:left w:val="none" w:sz="0" w:space="0" w:color="auto"/>
                            <w:bottom w:val="none" w:sz="0" w:space="0" w:color="auto"/>
                            <w:right w:val="none" w:sz="0" w:space="0" w:color="auto"/>
                          </w:divBdr>
                        </w:div>
                        <w:div w:id="278803240">
                          <w:marLeft w:val="480"/>
                          <w:marRight w:val="0"/>
                          <w:marTop w:val="0"/>
                          <w:marBottom w:val="0"/>
                          <w:divBdr>
                            <w:top w:val="none" w:sz="0" w:space="0" w:color="auto"/>
                            <w:left w:val="none" w:sz="0" w:space="0" w:color="auto"/>
                            <w:bottom w:val="none" w:sz="0" w:space="0" w:color="auto"/>
                            <w:right w:val="none" w:sz="0" w:space="0" w:color="auto"/>
                          </w:divBdr>
                        </w:div>
                        <w:div w:id="1141535856">
                          <w:marLeft w:val="480"/>
                          <w:marRight w:val="0"/>
                          <w:marTop w:val="0"/>
                          <w:marBottom w:val="0"/>
                          <w:divBdr>
                            <w:top w:val="none" w:sz="0" w:space="0" w:color="auto"/>
                            <w:left w:val="none" w:sz="0" w:space="0" w:color="auto"/>
                            <w:bottom w:val="none" w:sz="0" w:space="0" w:color="auto"/>
                            <w:right w:val="none" w:sz="0" w:space="0" w:color="auto"/>
                          </w:divBdr>
                        </w:div>
                        <w:div w:id="1862432995">
                          <w:marLeft w:val="480"/>
                          <w:marRight w:val="0"/>
                          <w:marTop w:val="0"/>
                          <w:marBottom w:val="0"/>
                          <w:divBdr>
                            <w:top w:val="none" w:sz="0" w:space="0" w:color="auto"/>
                            <w:left w:val="none" w:sz="0" w:space="0" w:color="auto"/>
                            <w:bottom w:val="none" w:sz="0" w:space="0" w:color="auto"/>
                            <w:right w:val="none" w:sz="0" w:space="0" w:color="auto"/>
                          </w:divBdr>
                        </w:div>
                        <w:div w:id="1455174351">
                          <w:marLeft w:val="480"/>
                          <w:marRight w:val="0"/>
                          <w:marTop w:val="0"/>
                          <w:marBottom w:val="0"/>
                          <w:divBdr>
                            <w:top w:val="none" w:sz="0" w:space="0" w:color="auto"/>
                            <w:left w:val="none" w:sz="0" w:space="0" w:color="auto"/>
                            <w:bottom w:val="none" w:sz="0" w:space="0" w:color="auto"/>
                            <w:right w:val="none" w:sz="0" w:space="0" w:color="auto"/>
                          </w:divBdr>
                        </w:div>
                        <w:div w:id="1698508064">
                          <w:marLeft w:val="480"/>
                          <w:marRight w:val="0"/>
                          <w:marTop w:val="0"/>
                          <w:marBottom w:val="0"/>
                          <w:divBdr>
                            <w:top w:val="none" w:sz="0" w:space="0" w:color="auto"/>
                            <w:left w:val="none" w:sz="0" w:space="0" w:color="auto"/>
                            <w:bottom w:val="none" w:sz="0" w:space="0" w:color="auto"/>
                            <w:right w:val="none" w:sz="0" w:space="0" w:color="auto"/>
                          </w:divBdr>
                        </w:div>
                        <w:div w:id="1433356335">
                          <w:marLeft w:val="480"/>
                          <w:marRight w:val="0"/>
                          <w:marTop w:val="0"/>
                          <w:marBottom w:val="0"/>
                          <w:divBdr>
                            <w:top w:val="none" w:sz="0" w:space="0" w:color="auto"/>
                            <w:left w:val="none" w:sz="0" w:space="0" w:color="auto"/>
                            <w:bottom w:val="none" w:sz="0" w:space="0" w:color="auto"/>
                            <w:right w:val="none" w:sz="0" w:space="0" w:color="auto"/>
                          </w:divBdr>
                        </w:div>
                        <w:div w:id="1242105856">
                          <w:marLeft w:val="480"/>
                          <w:marRight w:val="0"/>
                          <w:marTop w:val="0"/>
                          <w:marBottom w:val="0"/>
                          <w:divBdr>
                            <w:top w:val="none" w:sz="0" w:space="0" w:color="auto"/>
                            <w:left w:val="none" w:sz="0" w:space="0" w:color="auto"/>
                            <w:bottom w:val="none" w:sz="0" w:space="0" w:color="auto"/>
                            <w:right w:val="none" w:sz="0" w:space="0" w:color="auto"/>
                          </w:divBdr>
                        </w:div>
                        <w:div w:id="319892070">
                          <w:marLeft w:val="480"/>
                          <w:marRight w:val="0"/>
                          <w:marTop w:val="0"/>
                          <w:marBottom w:val="0"/>
                          <w:divBdr>
                            <w:top w:val="none" w:sz="0" w:space="0" w:color="auto"/>
                            <w:left w:val="none" w:sz="0" w:space="0" w:color="auto"/>
                            <w:bottom w:val="none" w:sz="0" w:space="0" w:color="auto"/>
                            <w:right w:val="none" w:sz="0" w:space="0" w:color="auto"/>
                          </w:divBdr>
                        </w:div>
                        <w:div w:id="2116710373">
                          <w:marLeft w:val="480"/>
                          <w:marRight w:val="0"/>
                          <w:marTop w:val="0"/>
                          <w:marBottom w:val="0"/>
                          <w:divBdr>
                            <w:top w:val="none" w:sz="0" w:space="0" w:color="auto"/>
                            <w:left w:val="none" w:sz="0" w:space="0" w:color="auto"/>
                            <w:bottom w:val="none" w:sz="0" w:space="0" w:color="auto"/>
                            <w:right w:val="none" w:sz="0" w:space="0" w:color="auto"/>
                          </w:divBdr>
                        </w:div>
                        <w:div w:id="810564580">
                          <w:marLeft w:val="480"/>
                          <w:marRight w:val="0"/>
                          <w:marTop w:val="0"/>
                          <w:marBottom w:val="0"/>
                          <w:divBdr>
                            <w:top w:val="none" w:sz="0" w:space="0" w:color="auto"/>
                            <w:left w:val="none" w:sz="0" w:space="0" w:color="auto"/>
                            <w:bottom w:val="none" w:sz="0" w:space="0" w:color="auto"/>
                            <w:right w:val="none" w:sz="0" w:space="0" w:color="auto"/>
                          </w:divBdr>
                        </w:div>
                        <w:div w:id="753236059">
                          <w:marLeft w:val="480"/>
                          <w:marRight w:val="0"/>
                          <w:marTop w:val="0"/>
                          <w:marBottom w:val="0"/>
                          <w:divBdr>
                            <w:top w:val="none" w:sz="0" w:space="0" w:color="auto"/>
                            <w:left w:val="none" w:sz="0" w:space="0" w:color="auto"/>
                            <w:bottom w:val="none" w:sz="0" w:space="0" w:color="auto"/>
                            <w:right w:val="none" w:sz="0" w:space="0" w:color="auto"/>
                          </w:divBdr>
                        </w:div>
                        <w:div w:id="1483547548">
                          <w:marLeft w:val="480"/>
                          <w:marRight w:val="0"/>
                          <w:marTop w:val="0"/>
                          <w:marBottom w:val="0"/>
                          <w:divBdr>
                            <w:top w:val="none" w:sz="0" w:space="0" w:color="auto"/>
                            <w:left w:val="none" w:sz="0" w:space="0" w:color="auto"/>
                            <w:bottom w:val="none" w:sz="0" w:space="0" w:color="auto"/>
                            <w:right w:val="none" w:sz="0" w:space="0" w:color="auto"/>
                          </w:divBdr>
                        </w:div>
                        <w:div w:id="226307570">
                          <w:marLeft w:val="480"/>
                          <w:marRight w:val="0"/>
                          <w:marTop w:val="0"/>
                          <w:marBottom w:val="0"/>
                          <w:divBdr>
                            <w:top w:val="none" w:sz="0" w:space="0" w:color="auto"/>
                            <w:left w:val="none" w:sz="0" w:space="0" w:color="auto"/>
                            <w:bottom w:val="none" w:sz="0" w:space="0" w:color="auto"/>
                            <w:right w:val="none" w:sz="0" w:space="0" w:color="auto"/>
                          </w:divBdr>
                        </w:div>
                        <w:div w:id="1536654595">
                          <w:marLeft w:val="480"/>
                          <w:marRight w:val="0"/>
                          <w:marTop w:val="0"/>
                          <w:marBottom w:val="0"/>
                          <w:divBdr>
                            <w:top w:val="none" w:sz="0" w:space="0" w:color="auto"/>
                            <w:left w:val="none" w:sz="0" w:space="0" w:color="auto"/>
                            <w:bottom w:val="none" w:sz="0" w:space="0" w:color="auto"/>
                            <w:right w:val="none" w:sz="0" w:space="0" w:color="auto"/>
                          </w:divBdr>
                        </w:div>
                        <w:div w:id="2146119569">
                          <w:marLeft w:val="480"/>
                          <w:marRight w:val="0"/>
                          <w:marTop w:val="0"/>
                          <w:marBottom w:val="0"/>
                          <w:divBdr>
                            <w:top w:val="none" w:sz="0" w:space="0" w:color="auto"/>
                            <w:left w:val="none" w:sz="0" w:space="0" w:color="auto"/>
                            <w:bottom w:val="none" w:sz="0" w:space="0" w:color="auto"/>
                            <w:right w:val="none" w:sz="0" w:space="0" w:color="auto"/>
                          </w:divBdr>
                        </w:div>
                        <w:div w:id="898249254">
                          <w:marLeft w:val="480"/>
                          <w:marRight w:val="0"/>
                          <w:marTop w:val="0"/>
                          <w:marBottom w:val="0"/>
                          <w:divBdr>
                            <w:top w:val="none" w:sz="0" w:space="0" w:color="auto"/>
                            <w:left w:val="none" w:sz="0" w:space="0" w:color="auto"/>
                            <w:bottom w:val="none" w:sz="0" w:space="0" w:color="auto"/>
                            <w:right w:val="none" w:sz="0" w:space="0" w:color="auto"/>
                          </w:divBdr>
                        </w:div>
                        <w:div w:id="941228831">
                          <w:marLeft w:val="480"/>
                          <w:marRight w:val="0"/>
                          <w:marTop w:val="0"/>
                          <w:marBottom w:val="0"/>
                          <w:divBdr>
                            <w:top w:val="none" w:sz="0" w:space="0" w:color="auto"/>
                            <w:left w:val="none" w:sz="0" w:space="0" w:color="auto"/>
                            <w:bottom w:val="none" w:sz="0" w:space="0" w:color="auto"/>
                            <w:right w:val="none" w:sz="0" w:space="0" w:color="auto"/>
                          </w:divBdr>
                        </w:div>
                        <w:div w:id="1340700063">
                          <w:marLeft w:val="480"/>
                          <w:marRight w:val="0"/>
                          <w:marTop w:val="0"/>
                          <w:marBottom w:val="0"/>
                          <w:divBdr>
                            <w:top w:val="none" w:sz="0" w:space="0" w:color="auto"/>
                            <w:left w:val="none" w:sz="0" w:space="0" w:color="auto"/>
                            <w:bottom w:val="none" w:sz="0" w:space="0" w:color="auto"/>
                            <w:right w:val="none" w:sz="0" w:space="0" w:color="auto"/>
                          </w:divBdr>
                        </w:div>
                        <w:div w:id="1958639714">
                          <w:marLeft w:val="480"/>
                          <w:marRight w:val="0"/>
                          <w:marTop w:val="0"/>
                          <w:marBottom w:val="0"/>
                          <w:divBdr>
                            <w:top w:val="none" w:sz="0" w:space="0" w:color="auto"/>
                            <w:left w:val="none" w:sz="0" w:space="0" w:color="auto"/>
                            <w:bottom w:val="none" w:sz="0" w:space="0" w:color="auto"/>
                            <w:right w:val="none" w:sz="0" w:space="0" w:color="auto"/>
                          </w:divBdr>
                        </w:div>
                        <w:div w:id="565264961">
                          <w:marLeft w:val="480"/>
                          <w:marRight w:val="0"/>
                          <w:marTop w:val="0"/>
                          <w:marBottom w:val="0"/>
                          <w:divBdr>
                            <w:top w:val="none" w:sz="0" w:space="0" w:color="auto"/>
                            <w:left w:val="none" w:sz="0" w:space="0" w:color="auto"/>
                            <w:bottom w:val="none" w:sz="0" w:space="0" w:color="auto"/>
                            <w:right w:val="none" w:sz="0" w:space="0" w:color="auto"/>
                          </w:divBdr>
                        </w:div>
                        <w:div w:id="1367366110">
                          <w:marLeft w:val="480"/>
                          <w:marRight w:val="0"/>
                          <w:marTop w:val="0"/>
                          <w:marBottom w:val="0"/>
                          <w:divBdr>
                            <w:top w:val="none" w:sz="0" w:space="0" w:color="auto"/>
                            <w:left w:val="none" w:sz="0" w:space="0" w:color="auto"/>
                            <w:bottom w:val="none" w:sz="0" w:space="0" w:color="auto"/>
                            <w:right w:val="none" w:sz="0" w:space="0" w:color="auto"/>
                          </w:divBdr>
                        </w:div>
                        <w:div w:id="2135244349">
                          <w:marLeft w:val="480"/>
                          <w:marRight w:val="0"/>
                          <w:marTop w:val="0"/>
                          <w:marBottom w:val="0"/>
                          <w:divBdr>
                            <w:top w:val="none" w:sz="0" w:space="0" w:color="auto"/>
                            <w:left w:val="none" w:sz="0" w:space="0" w:color="auto"/>
                            <w:bottom w:val="none" w:sz="0" w:space="0" w:color="auto"/>
                            <w:right w:val="none" w:sz="0" w:space="0" w:color="auto"/>
                          </w:divBdr>
                        </w:div>
                        <w:div w:id="1565680940">
                          <w:marLeft w:val="480"/>
                          <w:marRight w:val="0"/>
                          <w:marTop w:val="0"/>
                          <w:marBottom w:val="0"/>
                          <w:divBdr>
                            <w:top w:val="none" w:sz="0" w:space="0" w:color="auto"/>
                            <w:left w:val="none" w:sz="0" w:space="0" w:color="auto"/>
                            <w:bottom w:val="none" w:sz="0" w:space="0" w:color="auto"/>
                            <w:right w:val="none" w:sz="0" w:space="0" w:color="auto"/>
                          </w:divBdr>
                        </w:div>
                        <w:div w:id="1355578249">
                          <w:marLeft w:val="480"/>
                          <w:marRight w:val="0"/>
                          <w:marTop w:val="0"/>
                          <w:marBottom w:val="0"/>
                          <w:divBdr>
                            <w:top w:val="none" w:sz="0" w:space="0" w:color="auto"/>
                            <w:left w:val="none" w:sz="0" w:space="0" w:color="auto"/>
                            <w:bottom w:val="none" w:sz="0" w:space="0" w:color="auto"/>
                            <w:right w:val="none" w:sz="0" w:space="0" w:color="auto"/>
                          </w:divBdr>
                        </w:div>
                        <w:div w:id="1090467923">
                          <w:marLeft w:val="480"/>
                          <w:marRight w:val="0"/>
                          <w:marTop w:val="0"/>
                          <w:marBottom w:val="0"/>
                          <w:divBdr>
                            <w:top w:val="none" w:sz="0" w:space="0" w:color="auto"/>
                            <w:left w:val="none" w:sz="0" w:space="0" w:color="auto"/>
                            <w:bottom w:val="none" w:sz="0" w:space="0" w:color="auto"/>
                            <w:right w:val="none" w:sz="0" w:space="0" w:color="auto"/>
                          </w:divBdr>
                        </w:div>
                        <w:div w:id="781875039">
                          <w:marLeft w:val="480"/>
                          <w:marRight w:val="0"/>
                          <w:marTop w:val="0"/>
                          <w:marBottom w:val="0"/>
                          <w:divBdr>
                            <w:top w:val="none" w:sz="0" w:space="0" w:color="auto"/>
                            <w:left w:val="none" w:sz="0" w:space="0" w:color="auto"/>
                            <w:bottom w:val="none" w:sz="0" w:space="0" w:color="auto"/>
                            <w:right w:val="none" w:sz="0" w:space="0" w:color="auto"/>
                          </w:divBdr>
                        </w:div>
                        <w:div w:id="358505712">
                          <w:marLeft w:val="480"/>
                          <w:marRight w:val="0"/>
                          <w:marTop w:val="0"/>
                          <w:marBottom w:val="0"/>
                          <w:divBdr>
                            <w:top w:val="none" w:sz="0" w:space="0" w:color="auto"/>
                            <w:left w:val="none" w:sz="0" w:space="0" w:color="auto"/>
                            <w:bottom w:val="none" w:sz="0" w:space="0" w:color="auto"/>
                            <w:right w:val="none" w:sz="0" w:space="0" w:color="auto"/>
                          </w:divBdr>
                        </w:div>
                        <w:div w:id="665059330">
                          <w:marLeft w:val="480"/>
                          <w:marRight w:val="0"/>
                          <w:marTop w:val="0"/>
                          <w:marBottom w:val="0"/>
                          <w:divBdr>
                            <w:top w:val="none" w:sz="0" w:space="0" w:color="auto"/>
                            <w:left w:val="none" w:sz="0" w:space="0" w:color="auto"/>
                            <w:bottom w:val="none" w:sz="0" w:space="0" w:color="auto"/>
                            <w:right w:val="none" w:sz="0" w:space="0" w:color="auto"/>
                          </w:divBdr>
                        </w:div>
                      </w:divsChild>
                    </w:div>
                    <w:div w:id="571545539">
                      <w:marLeft w:val="0"/>
                      <w:marRight w:val="0"/>
                      <w:marTop w:val="0"/>
                      <w:marBottom w:val="0"/>
                      <w:divBdr>
                        <w:top w:val="none" w:sz="0" w:space="0" w:color="auto"/>
                        <w:left w:val="none" w:sz="0" w:space="0" w:color="auto"/>
                        <w:bottom w:val="none" w:sz="0" w:space="0" w:color="auto"/>
                        <w:right w:val="none" w:sz="0" w:space="0" w:color="auto"/>
                      </w:divBdr>
                      <w:divsChild>
                        <w:div w:id="1457211122">
                          <w:marLeft w:val="480"/>
                          <w:marRight w:val="0"/>
                          <w:marTop w:val="0"/>
                          <w:marBottom w:val="0"/>
                          <w:divBdr>
                            <w:top w:val="none" w:sz="0" w:space="0" w:color="auto"/>
                            <w:left w:val="none" w:sz="0" w:space="0" w:color="auto"/>
                            <w:bottom w:val="none" w:sz="0" w:space="0" w:color="auto"/>
                            <w:right w:val="none" w:sz="0" w:space="0" w:color="auto"/>
                          </w:divBdr>
                          <w:divsChild>
                            <w:div w:id="14889902">
                              <w:marLeft w:val="0"/>
                              <w:marRight w:val="0"/>
                              <w:marTop w:val="0"/>
                              <w:marBottom w:val="0"/>
                              <w:divBdr>
                                <w:top w:val="none" w:sz="0" w:space="0" w:color="auto"/>
                                <w:left w:val="none" w:sz="0" w:space="0" w:color="auto"/>
                                <w:bottom w:val="none" w:sz="0" w:space="0" w:color="auto"/>
                                <w:right w:val="none" w:sz="0" w:space="0" w:color="auto"/>
                              </w:divBdr>
                              <w:divsChild>
                                <w:div w:id="1029600961">
                                  <w:marLeft w:val="480"/>
                                  <w:marRight w:val="0"/>
                                  <w:marTop w:val="0"/>
                                  <w:marBottom w:val="0"/>
                                  <w:divBdr>
                                    <w:top w:val="none" w:sz="0" w:space="0" w:color="auto"/>
                                    <w:left w:val="none" w:sz="0" w:space="0" w:color="auto"/>
                                    <w:bottom w:val="none" w:sz="0" w:space="0" w:color="auto"/>
                                    <w:right w:val="none" w:sz="0" w:space="0" w:color="auto"/>
                                  </w:divBdr>
                                </w:div>
                                <w:div w:id="911550312">
                                  <w:marLeft w:val="480"/>
                                  <w:marRight w:val="0"/>
                                  <w:marTop w:val="0"/>
                                  <w:marBottom w:val="0"/>
                                  <w:divBdr>
                                    <w:top w:val="none" w:sz="0" w:space="0" w:color="auto"/>
                                    <w:left w:val="none" w:sz="0" w:space="0" w:color="auto"/>
                                    <w:bottom w:val="none" w:sz="0" w:space="0" w:color="auto"/>
                                    <w:right w:val="none" w:sz="0" w:space="0" w:color="auto"/>
                                  </w:divBdr>
                                </w:div>
                                <w:div w:id="30617257">
                                  <w:marLeft w:val="480"/>
                                  <w:marRight w:val="0"/>
                                  <w:marTop w:val="0"/>
                                  <w:marBottom w:val="0"/>
                                  <w:divBdr>
                                    <w:top w:val="none" w:sz="0" w:space="0" w:color="auto"/>
                                    <w:left w:val="none" w:sz="0" w:space="0" w:color="auto"/>
                                    <w:bottom w:val="none" w:sz="0" w:space="0" w:color="auto"/>
                                    <w:right w:val="none" w:sz="0" w:space="0" w:color="auto"/>
                                  </w:divBdr>
                                </w:div>
                                <w:div w:id="1505779505">
                                  <w:marLeft w:val="480"/>
                                  <w:marRight w:val="0"/>
                                  <w:marTop w:val="0"/>
                                  <w:marBottom w:val="0"/>
                                  <w:divBdr>
                                    <w:top w:val="none" w:sz="0" w:space="0" w:color="auto"/>
                                    <w:left w:val="none" w:sz="0" w:space="0" w:color="auto"/>
                                    <w:bottom w:val="none" w:sz="0" w:space="0" w:color="auto"/>
                                    <w:right w:val="none" w:sz="0" w:space="0" w:color="auto"/>
                                  </w:divBdr>
                                </w:div>
                                <w:div w:id="871579390">
                                  <w:marLeft w:val="480"/>
                                  <w:marRight w:val="0"/>
                                  <w:marTop w:val="0"/>
                                  <w:marBottom w:val="0"/>
                                  <w:divBdr>
                                    <w:top w:val="none" w:sz="0" w:space="0" w:color="auto"/>
                                    <w:left w:val="none" w:sz="0" w:space="0" w:color="auto"/>
                                    <w:bottom w:val="none" w:sz="0" w:space="0" w:color="auto"/>
                                    <w:right w:val="none" w:sz="0" w:space="0" w:color="auto"/>
                                  </w:divBdr>
                                </w:div>
                                <w:div w:id="96223113">
                                  <w:marLeft w:val="480"/>
                                  <w:marRight w:val="0"/>
                                  <w:marTop w:val="0"/>
                                  <w:marBottom w:val="0"/>
                                  <w:divBdr>
                                    <w:top w:val="none" w:sz="0" w:space="0" w:color="auto"/>
                                    <w:left w:val="none" w:sz="0" w:space="0" w:color="auto"/>
                                    <w:bottom w:val="none" w:sz="0" w:space="0" w:color="auto"/>
                                    <w:right w:val="none" w:sz="0" w:space="0" w:color="auto"/>
                                  </w:divBdr>
                                </w:div>
                                <w:div w:id="835460330">
                                  <w:marLeft w:val="480"/>
                                  <w:marRight w:val="0"/>
                                  <w:marTop w:val="0"/>
                                  <w:marBottom w:val="0"/>
                                  <w:divBdr>
                                    <w:top w:val="none" w:sz="0" w:space="0" w:color="auto"/>
                                    <w:left w:val="none" w:sz="0" w:space="0" w:color="auto"/>
                                    <w:bottom w:val="none" w:sz="0" w:space="0" w:color="auto"/>
                                    <w:right w:val="none" w:sz="0" w:space="0" w:color="auto"/>
                                  </w:divBdr>
                                </w:div>
                                <w:div w:id="576860288">
                                  <w:marLeft w:val="480"/>
                                  <w:marRight w:val="0"/>
                                  <w:marTop w:val="0"/>
                                  <w:marBottom w:val="0"/>
                                  <w:divBdr>
                                    <w:top w:val="none" w:sz="0" w:space="0" w:color="auto"/>
                                    <w:left w:val="none" w:sz="0" w:space="0" w:color="auto"/>
                                    <w:bottom w:val="none" w:sz="0" w:space="0" w:color="auto"/>
                                    <w:right w:val="none" w:sz="0" w:space="0" w:color="auto"/>
                                  </w:divBdr>
                                </w:div>
                                <w:div w:id="1790465714">
                                  <w:marLeft w:val="480"/>
                                  <w:marRight w:val="0"/>
                                  <w:marTop w:val="0"/>
                                  <w:marBottom w:val="0"/>
                                  <w:divBdr>
                                    <w:top w:val="none" w:sz="0" w:space="0" w:color="auto"/>
                                    <w:left w:val="none" w:sz="0" w:space="0" w:color="auto"/>
                                    <w:bottom w:val="none" w:sz="0" w:space="0" w:color="auto"/>
                                    <w:right w:val="none" w:sz="0" w:space="0" w:color="auto"/>
                                  </w:divBdr>
                                </w:div>
                                <w:div w:id="641732673">
                                  <w:marLeft w:val="480"/>
                                  <w:marRight w:val="0"/>
                                  <w:marTop w:val="0"/>
                                  <w:marBottom w:val="0"/>
                                  <w:divBdr>
                                    <w:top w:val="none" w:sz="0" w:space="0" w:color="auto"/>
                                    <w:left w:val="none" w:sz="0" w:space="0" w:color="auto"/>
                                    <w:bottom w:val="none" w:sz="0" w:space="0" w:color="auto"/>
                                    <w:right w:val="none" w:sz="0" w:space="0" w:color="auto"/>
                                  </w:divBdr>
                                </w:div>
                                <w:div w:id="345406818">
                                  <w:marLeft w:val="480"/>
                                  <w:marRight w:val="0"/>
                                  <w:marTop w:val="0"/>
                                  <w:marBottom w:val="0"/>
                                  <w:divBdr>
                                    <w:top w:val="none" w:sz="0" w:space="0" w:color="auto"/>
                                    <w:left w:val="none" w:sz="0" w:space="0" w:color="auto"/>
                                    <w:bottom w:val="none" w:sz="0" w:space="0" w:color="auto"/>
                                    <w:right w:val="none" w:sz="0" w:space="0" w:color="auto"/>
                                  </w:divBdr>
                                </w:div>
                                <w:div w:id="231737617">
                                  <w:marLeft w:val="480"/>
                                  <w:marRight w:val="0"/>
                                  <w:marTop w:val="0"/>
                                  <w:marBottom w:val="0"/>
                                  <w:divBdr>
                                    <w:top w:val="none" w:sz="0" w:space="0" w:color="auto"/>
                                    <w:left w:val="none" w:sz="0" w:space="0" w:color="auto"/>
                                    <w:bottom w:val="none" w:sz="0" w:space="0" w:color="auto"/>
                                    <w:right w:val="none" w:sz="0" w:space="0" w:color="auto"/>
                                  </w:divBdr>
                                </w:div>
                                <w:div w:id="807168924">
                                  <w:marLeft w:val="480"/>
                                  <w:marRight w:val="0"/>
                                  <w:marTop w:val="0"/>
                                  <w:marBottom w:val="0"/>
                                  <w:divBdr>
                                    <w:top w:val="none" w:sz="0" w:space="0" w:color="auto"/>
                                    <w:left w:val="none" w:sz="0" w:space="0" w:color="auto"/>
                                    <w:bottom w:val="none" w:sz="0" w:space="0" w:color="auto"/>
                                    <w:right w:val="none" w:sz="0" w:space="0" w:color="auto"/>
                                  </w:divBdr>
                                </w:div>
                                <w:div w:id="268398198">
                                  <w:marLeft w:val="480"/>
                                  <w:marRight w:val="0"/>
                                  <w:marTop w:val="0"/>
                                  <w:marBottom w:val="0"/>
                                  <w:divBdr>
                                    <w:top w:val="none" w:sz="0" w:space="0" w:color="auto"/>
                                    <w:left w:val="none" w:sz="0" w:space="0" w:color="auto"/>
                                    <w:bottom w:val="none" w:sz="0" w:space="0" w:color="auto"/>
                                    <w:right w:val="none" w:sz="0" w:space="0" w:color="auto"/>
                                  </w:divBdr>
                                </w:div>
                                <w:div w:id="1723600604">
                                  <w:marLeft w:val="480"/>
                                  <w:marRight w:val="0"/>
                                  <w:marTop w:val="0"/>
                                  <w:marBottom w:val="0"/>
                                  <w:divBdr>
                                    <w:top w:val="none" w:sz="0" w:space="0" w:color="auto"/>
                                    <w:left w:val="none" w:sz="0" w:space="0" w:color="auto"/>
                                    <w:bottom w:val="none" w:sz="0" w:space="0" w:color="auto"/>
                                    <w:right w:val="none" w:sz="0" w:space="0" w:color="auto"/>
                                  </w:divBdr>
                                </w:div>
                                <w:div w:id="1088189052">
                                  <w:marLeft w:val="480"/>
                                  <w:marRight w:val="0"/>
                                  <w:marTop w:val="0"/>
                                  <w:marBottom w:val="0"/>
                                  <w:divBdr>
                                    <w:top w:val="none" w:sz="0" w:space="0" w:color="auto"/>
                                    <w:left w:val="none" w:sz="0" w:space="0" w:color="auto"/>
                                    <w:bottom w:val="none" w:sz="0" w:space="0" w:color="auto"/>
                                    <w:right w:val="none" w:sz="0" w:space="0" w:color="auto"/>
                                  </w:divBdr>
                                </w:div>
                                <w:div w:id="1812095734">
                                  <w:marLeft w:val="480"/>
                                  <w:marRight w:val="0"/>
                                  <w:marTop w:val="0"/>
                                  <w:marBottom w:val="0"/>
                                  <w:divBdr>
                                    <w:top w:val="none" w:sz="0" w:space="0" w:color="auto"/>
                                    <w:left w:val="none" w:sz="0" w:space="0" w:color="auto"/>
                                    <w:bottom w:val="none" w:sz="0" w:space="0" w:color="auto"/>
                                    <w:right w:val="none" w:sz="0" w:space="0" w:color="auto"/>
                                  </w:divBdr>
                                </w:div>
                                <w:div w:id="889879733">
                                  <w:marLeft w:val="480"/>
                                  <w:marRight w:val="0"/>
                                  <w:marTop w:val="0"/>
                                  <w:marBottom w:val="0"/>
                                  <w:divBdr>
                                    <w:top w:val="none" w:sz="0" w:space="0" w:color="auto"/>
                                    <w:left w:val="none" w:sz="0" w:space="0" w:color="auto"/>
                                    <w:bottom w:val="none" w:sz="0" w:space="0" w:color="auto"/>
                                    <w:right w:val="none" w:sz="0" w:space="0" w:color="auto"/>
                                  </w:divBdr>
                                </w:div>
                                <w:div w:id="1308973773">
                                  <w:marLeft w:val="480"/>
                                  <w:marRight w:val="0"/>
                                  <w:marTop w:val="0"/>
                                  <w:marBottom w:val="0"/>
                                  <w:divBdr>
                                    <w:top w:val="none" w:sz="0" w:space="0" w:color="auto"/>
                                    <w:left w:val="none" w:sz="0" w:space="0" w:color="auto"/>
                                    <w:bottom w:val="none" w:sz="0" w:space="0" w:color="auto"/>
                                    <w:right w:val="none" w:sz="0" w:space="0" w:color="auto"/>
                                  </w:divBdr>
                                </w:div>
                                <w:div w:id="1195918979">
                                  <w:marLeft w:val="480"/>
                                  <w:marRight w:val="0"/>
                                  <w:marTop w:val="0"/>
                                  <w:marBottom w:val="0"/>
                                  <w:divBdr>
                                    <w:top w:val="none" w:sz="0" w:space="0" w:color="auto"/>
                                    <w:left w:val="none" w:sz="0" w:space="0" w:color="auto"/>
                                    <w:bottom w:val="none" w:sz="0" w:space="0" w:color="auto"/>
                                    <w:right w:val="none" w:sz="0" w:space="0" w:color="auto"/>
                                  </w:divBdr>
                                </w:div>
                                <w:div w:id="1023019657">
                                  <w:marLeft w:val="480"/>
                                  <w:marRight w:val="0"/>
                                  <w:marTop w:val="0"/>
                                  <w:marBottom w:val="0"/>
                                  <w:divBdr>
                                    <w:top w:val="none" w:sz="0" w:space="0" w:color="auto"/>
                                    <w:left w:val="none" w:sz="0" w:space="0" w:color="auto"/>
                                    <w:bottom w:val="none" w:sz="0" w:space="0" w:color="auto"/>
                                    <w:right w:val="none" w:sz="0" w:space="0" w:color="auto"/>
                                  </w:divBdr>
                                </w:div>
                                <w:div w:id="1880046183">
                                  <w:marLeft w:val="480"/>
                                  <w:marRight w:val="0"/>
                                  <w:marTop w:val="0"/>
                                  <w:marBottom w:val="0"/>
                                  <w:divBdr>
                                    <w:top w:val="none" w:sz="0" w:space="0" w:color="auto"/>
                                    <w:left w:val="none" w:sz="0" w:space="0" w:color="auto"/>
                                    <w:bottom w:val="none" w:sz="0" w:space="0" w:color="auto"/>
                                    <w:right w:val="none" w:sz="0" w:space="0" w:color="auto"/>
                                  </w:divBdr>
                                </w:div>
                                <w:div w:id="904338754">
                                  <w:marLeft w:val="480"/>
                                  <w:marRight w:val="0"/>
                                  <w:marTop w:val="0"/>
                                  <w:marBottom w:val="0"/>
                                  <w:divBdr>
                                    <w:top w:val="none" w:sz="0" w:space="0" w:color="auto"/>
                                    <w:left w:val="none" w:sz="0" w:space="0" w:color="auto"/>
                                    <w:bottom w:val="none" w:sz="0" w:space="0" w:color="auto"/>
                                    <w:right w:val="none" w:sz="0" w:space="0" w:color="auto"/>
                                  </w:divBdr>
                                </w:div>
                                <w:div w:id="1600945535">
                                  <w:marLeft w:val="480"/>
                                  <w:marRight w:val="0"/>
                                  <w:marTop w:val="0"/>
                                  <w:marBottom w:val="0"/>
                                  <w:divBdr>
                                    <w:top w:val="none" w:sz="0" w:space="0" w:color="auto"/>
                                    <w:left w:val="none" w:sz="0" w:space="0" w:color="auto"/>
                                    <w:bottom w:val="none" w:sz="0" w:space="0" w:color="auto"/>
                                    <w:right w:val="none" w:sz="0" w:space="0" w:color="auto"/>
                                  </w:divBdr>
                                </w:div>
                                <w:div w:id="1314289031">
                                  <w:marLeft w:val="480"/>
                                  <w:marRight w:val="0"/>
                                  <w:marTop w:val="0"/>
                                  <w:marBottom w:val="0"/>
                                  <w:divBdr>
                                    <w:top w:val="none" w:sz="0" w:space="0" w:color="auto"/>
                                    <w:left w:val="none" w:sz="0" w:space="0" w:color="auto"/>
                                    <w:bottom w:val="none" w:sz="0" w:space="0" w:color="auto"/>
                                    <w:right w:val="none" w:sz="0" w:space="0" w:color="auto"/>
                                  </w:divBdr>
                                </w:div>
                                <w:div w:id="2048984881">
                                  <w:marLeft w:val="480"/>
                                  <w:marRight w:val="0"/>
                                  <w:marTop w:val="0"/>
                                  <w:marBottom w:val="0"/>
                                  <w:divBdr>
                                    <w:top w:val="none" w:sz="0" w:space="0" w:color="auto"/>
                                    <w:left w:val="none" w:sz="0" w:space="0" w:color="auto"/>
                                    <w:bottom w:val="none" w:sz="0" w:space="0" w:color="auto"/>
                                    <w:right w:val="none" w:sz="0" w:space="0" w:color="auto"/>
                                  </w:divBdr>
                                </w:div>
                                <w:div w:id="443115043">
                                  <w:marLeft w:val="480"/>
                                  <w:marRight w:val="0"/>
                                  <w:marTop w:val="0"/>
                                  <w:marBottom w:val="0"/>
                                  <w:divBdr>
                                    <w:top w:val="none" w:sz="0" w:space="0" w:color="auto"/>
                                    <w:left w:val="none" w:sz="0" w:space="0" w:color="auto"/>
                                    <w:bottom w:val="none" w:sz="0" w:space="0" w:color="auto"/>
                                    <w:right w:val="none" w:sz="0" w:space="0" w:color="auto"/>
                                  </w:divBdr>
                                </w:div>
                                <w:div w:id="407193070">
                                  <w:marLeft w:val="480"/>
                                  <w:marRight w:val="0"/>
                                  <w:marTop w:val="0"/>
                                  <w:marBottom w:val="0"/>
                                  <w:divBdr>
                                    <w:top w:val="none" w:sz="0" w:space="0" w:color="auto"/>
                                    <w:left w:val="none" w:sz="0" w:space="0" w:color="auto"/>
                                    <w:bottom w:val="none" w:sz="0" w:space="0" w:color="auto"/>
                                    <w:right w:val="none" w:sz="0" w:space="0" w:color="auto"/>
                                  </w:divBdr>
                                </w:div>
                                <w:div w:id="549421030">
                                  <w:marLeft w:val="480"/>
                                  <w:marRight w:val="0"/>
                                  <w:marTop w:val="0"/>
                                  <w:marBottom w:val="0"/>
                                  <w:divBdr>
                                    <w:top w:val="none" w:sz="0" w:space="0" w:color="auto"/>
                                    <w:left w:val="none" w:sz="0" w:space="0" w:color="auto"/>
                                    <w:bottom w:val="none" w:sz="0" w:space="0" w:color="auto"/>
                                    <w:right w:val="none" w:sz="0" w:space="0" w:color="auto"/>
                                  </w:divBdr>
                                </w:div>
                                <w:div w:id="88622212">
                                  <w:marLeft w:val="480"/>
                                  <w:marRight w:val="0"/>
                                  <w:marTop w:val="0"/>
                                  <w:marBottom w:val="0"/>
                                  <w:divBdr>
                                    <w:top w:val="none" w:sz="0" w:space="0" w:color="auto"/>
                                    <w:left w:val="none" w:sz="0" w:space="0" w:color="auto"/>
                                    <w:bottom w:val="none" w:sz="0" w:space="0" w:color="auto"/>
                                    <w:right w:val="none" w:sz="0" w:space="0" w:color="auto"/>
                                  </w:divBdr>
                                </w:div>
                                <w:div w:id="292909136">
                                  <w:marLeft w:val="480"/>
                                  <w:marRight w:val="0"/>
                                  <w:marTop w:val="0"/>
                                  <w:marBottom w:val="0"/>
                                  <w:divBdr>
                                    <w:top w:val="none" w:sz="0" w:space="0" w:color="auto"/>
                                    <w:left w:val="none" w:sz="0" w:space="0" w:color="auto"/>
                                    <w:bottom w:val="none" w:sz="0" w:space="0" w:color="auto"/>
                                    <w:right w:val="none" w:sz="0" w:space="0" w:color="auto"/>
                                  </w:divBdr>
                                </w:div>
                                <w:div w:id="2001231957">
                                  <w:marLeft w:val="480"/>
                                  <w:marRight w:val="0"/>
                                  <w:marTop w:val="0"/>
                                  <w:marBottom w:val="0"/>
                                  <w:divBdr>
                                    <w:top w:val="none" w:sz="0" w:space="0" w:color="auto"/>
                                    <w:left w:val="none" w:sz="0" w:space="0" w:color="auto"/>
                                    <w:bottom w:val="none" w:sz="0" w:space="0" w:color="auto"/>
                                    <w:right w:val="none" w:sz="0" w:space="0" w:color="auto"/>
                                  </w:divBdr>
                                </w:div>
                                <w:div w:id="376243551">
                                  <w:marLeft w:val="480"/>
                                  <w:marRight w:val="0"/>
                                  <w:marTop w:val="0"/>
                                  <w:marBottom w:val="0"/>
                                  <w:divBdr>
                                    <w:top w:val="none" w:sz="0" w:space="0" w:color="auto"/>
                                    <w:left w:val="none" w:sz="0" w:space="0" w:color="auto"/>
                                    <w:bottom w:val="none" w:sz="0" w:space="0" w:color="auto"/>
                                    <w:right w:val="none" w:sz="0" w:space="0" w:color="auto"/>
                                  </w:divBdr>
                                </w:div>
                                <w:div w:id="1001587699">
                                  <w:marLeft w:val="480"/>
                                  <w:marRight w:val="0"/>
                                  <w:marTop w:val="0"/>
                                  <w:marBottom w:val="0"/>
                                  <w:divBdr>
                                    <w:top w:val="none" w:sz="0" w:space="0" w:color="auto"/>
                                    <w:left w:val="none" w:sz="0" w:space="0" w:color="auto"/>
                                    <w:bottom w:val="none" w:sz="0" w:space="0" w:color="auto"/>
                                    <w:right w:val="none" w:sz="0" w:space="0" w:color="auto"/>
                                  </w:divBdr>
                                </w:div>
                                <w:div w:id="1302467016">
                                  <w:marLeft w:val="480"/>
                                  <w:marRight w:val="0"/>
                                  <w:marTop w:val="0"/>
                                  <w:marBottom w:val="0"/>
                                  <w:divBdr>
                                    <w:top w:val="none" w:sz="0" w:space="0" w:color="auto"/>
                                    <w:left w:val="none" w:sz="0" w:space="0" w:color="auto"/>
                                    <w:bottom w:val="none" w:sz="0" w:space="0" w:color="auto"/>
                                    <w:right w:val="none" w:sz="0" w:space="0" w:color="auto"/>
                                  </w:divBdr>
                                </w:div>
                                <w:div w:id="1132332084">
                                  <w:marLeft w:val="480"/>
                                  <w:marRight w:val="0"/>
                                  <w:marTop w:val="0"/>
                                  <w:marBottom w:val="0"/>
                                  <w:divBdr>
                                    <w:top w:val="none" w:sz="0" w:space="0" w:color="auto"/>
                                    <w:left w:val="none" w:sz="0" w:space="0" w:color="auto"/>
                                    <w:bottom w:val="none" w:sz="0" w:space="0" w:color="auto"/>
                                    <w:right w:val="none" w:sz="0" w:space="0" w:color="auto"/>
                                  </w:divBdr>
                                </w:div>
                                <w:div w:id="2132285742">
                                  <w:marLeft w:val="480"/>
                                  <w:marRight w:val="0"/>
                                  <w:marTop w:val="0"/>
                                  <w:marBottom w:val="0"/>
                                  <w:divBdr>
                                    <w:top w:val="none" w:sz="0" w:space="0" w:color="auto"/>
                                    <w:left w:val="none" w:sz="0" w:space="0" w:color="auto"/>
                                    <w:bottom w:val="none" w:sz="0" w:space="0" w:color="auto"/>
                                    <w:right w:val="none" w:sz="0" w:space="0" w:color="auto"/>
                                  </w:divBdr>
                                </w:div>
                                <w:div w:id="1400782723">
                                  <w:marLeft w:val="480"/>
                                  <w:marRight w:val="0"/>
                                  <w:marTop w:val="0"/>
                                  <w:marBottom w:val="0"/>
                                  <w:divBdr>
                                    <w:top w:val="none" w:sz="0" w:space="0" w:color="auto"/>
                                    <w:left w:val="none" w:sz="0" w:space="0" w:color="auto"/>
                                    <w:bottom w:val="none" w:sz="0" w:space="0" w:color="auto"/>
                                    <w:right w:val="none" w:sz="0" w:space="0" w:color="auto"/>
                                  </w:divBdr>
                                </w:div>
                                <w:div w:id="680399889">
                                  <w:marLeft w:val="480"/>
                                  <w:marRight w:val="0"/>
                                  <w:marTop w:val="0"/>
                                  <w:marBottom w:val="0"/>
                                  <w:divBdr>
                                    <w:top w:val="none" w:sz="0" w:space="0" w:color="auto"/>
                                    <w:left w:val="none" w:sz="0" w:space="0" w:color="auto"/>
                                    <w:bottom w:val="none" w:sz="0" w:space="0" w:color="auto"/>
                                    <w:right w:val="none" w:sz="0" w:space="0" w:color="auto"/>
                                  </w:divBdr>
                                </w:div>
                                <w:div w:id="656612365">
                                  <w:marLeft w:val="480"/>
                                  <w:marRight w:val="0"/>
                                  <w:marTop w:val="0"/>
                                  <w:marBottom w:val="0"/>
                                  <w:divBdr>
                                    <w:top w:val="none" w:sz="0" w:space="0" w:color="auto"/>
                                    <w:left w:val="none" w:sz="0" w:space="0" w:color="auto"/>
                                    <w:bottom w:val="none" w:sz="0" w:space="0" w:color="auto"/>
                                    <w:right w:val="none" w:sz="0" w:space="0" w:color="auto"/>
                                  </w:divBdr>
                                </w:div>
                                <w:div w:id="1696887840">
                                  <w:marLeft w:val="480"/>
                                  <w:marRight w:val="0"/>
                                  <w:marTop w:val="0"/>
                                  <w:marBottom w:val="0"/>
                                  <w:divBdr>
                                    <w:top w:val="none" w:sz="0" w:space="0" w:color="auto"/>
                                    <w:left w:val="none" w:sz="0" w:space="0" w:color="auto"/>
                                    <w:bottom w:val="none" w:sz="0" w:space="0" w:color="auto"/>
                                    <w:right w:val="none" w:sz="0" w:space="0" w:color="auto"/>
                                  </w:divBdr>
                                </w:div>
                                <w:div w:id="1565601721">
                                  <w:marLeft w:val="480"/>
                                  <w:marRight w:val="0"/>
                                  <w:marTop w:val="0"/>
                                  <w:marBottom w:val="0"/>
                                  <w:divBdr>
                                    <w:top w:val="none" w:sz="0" w:space="0" w:color="auto"/>
                                    <w:left w:val="none" w:sz="0" w:space="0" w:color="auto"/>
                                    <w:bottom w:val="none" w:sz="0" w:space="0" w:color="auto"/>
                                    <w:right w:val="none" w:sz="0" w:space="0" w:color="auto"/>
                                  </w:divBdr>
                                </w:div>
                                <w:div w:id="1871381004">
                                  <w:marLeft w:val="480"/>
                                  <w:marRight w:val="0"/>
                                  <w:marTop w:val="0"/>
                                  <w:marBottom w:val="0"/>
                                  <w:divBdr>
                                    <w:top w:val="none" w:sz="0" w:space="0" w:color="auto"/>
                                    <w:left w:val="none" w:sz="0" w:space="0" w:color="auto"/>
                                    <w:bottom w:val="none" w:sz="0" w:space="0" w:color="auto"/>
                                    <w:right w:val="none" w:sz="0" w:space="0" w:color="auto"/>
                                  </w:divBdr>
                                </w:div>
                                <w:div w:id="436561070">
                                  <w:marLeft w:val="480"/>
                                  <w:marRight w:val="0"/>
                                  <w:marTop w:val="0"/>
                                  <w:marBottom w:val="0"/>
                                  <w:divBdr>
                                    <w:top w:val="none" w:sz="0" w:space="0" w:color="auto"/>
                                    <w:left w:val="none" w:sz="0" w:space="0" w:color="auto"/>
                                    <w:bottom w:val="none" w:sz="0" w:space="0" w:color="auto"/>
                                    <w:right w:val="none" w:sz="0" w:space="0" w:color="auto"/>
                                  </w:divBdr>
                                </w:div>
                                <w:div w:id="937952603">
                                  <w:marLeft w:val="480"/>
                                  <w:marRight w:val="0"/>
                                  <w:marTop w:val="0"/>
                                  <w:marBottom w:val="0"/>
                                  <w:divBdr>
                                    <w:top w:val="none" w:sz="0" w:space="0" w:color="auto"/>
                                    <w:left w:val="none" w:sz="0" w:space="0" w:color="auto"/>
                                    <w:bottom w:val="none" w:sz="0" w:space="0" w:color="auto"/>
                                    <w:right w:val="none" w:sz="0" w:space="0" w:color="auto"/>
                                  </w:divBdr>
                                </w:div>
                                <w:div w:id="1191068394">
                                  <w:marLeft w:val="480"/>
                                  <w:marRight w:val="0"/>
                                  <w:marTop w:val="0"/>
                                  <w:marBottom w:val="0"/>
                                  <w:divBdr>
                                    <w:top w:val="none" w:sz="0" w:space="0" w:color="auto"/>
                                    <w:left w:val="none" w:sz="0" w:space="0" w:color="auto"/>
                                    <w:bottom w:val="none" w:sz="0" w:space="0" w:color="auto"/>
                                    <w:right w:val="none" w:sz="0" w:space="0" w:color="auto"/>
                                  </w:divBdr>
                                </w:div>
                                <w:div w:id="1097287901">
                                  <w:marLeft w:val="480"/>
                                  <w:marRight w:val="0"/>
                                  <w:marTop w:val="0"/>
                                  <w:marBottom w:val="0"/>
                                  <w:divBdr>
                                    <w:top w:val="none" w:sz="0" w:space="0" w:color="auto"/>
                                    <w:left w:val="none" w:sz="0" w:space="0" w:color="auto"/>
                                    <w:bottom w:val="none" w:sz="0" w:space="0" w:color="auto"/>
                                    <w:right w:val="none" w:sz="0" w:space="0" w:color="auto"/>
                                  </w:divBdr>
                                </w:div>
                                <w:div w:id="1199317562">
                                  <w:marLeft w:val="480"/>
                                  <w:marRight w:val="0"/>
                                  <w:marTop w:val="0"/>
                                  <w:marBottom w:val="0"/>
                                  <w:divBdr>
                                    <w:top w:val="none" w:sz="0" w:space="0" w:color="auto"/>
                                    <w:left w:val="none" w:sz="0" w:space="0" w:color="auto"/>
                                    <w:bottom w:val="none" w:sz="0" w:space="0" w:color="auto"/>
                                    <w:right w:val="none" w:sz="0" w:space="0" w:color="auto"/>
                                  </w:divBdr>
                                </w:div>
                                <w:div w:id="926769141">
                                  <w:marLeft w:val="480"/>
                                  <w:marRight w:val="0"/>
                                  <w:marTop w:val="0"/>
                                  <w:marBottom w:val="0"/>
                                  <w:divBdr>
                                    <w:top w:val="none" w:sz="0" w:space="0" w:color="auto"/>
                                    <w:left w:val="none" w:sz="0" w:space="0" w:color="auto"/>
                                    <w:bottom w:val="none" w:sz="0" w:space="0" w:color="auto"/>
                                    <w:right w:val="none" w:sz="0" w:space="0" w:color="auto"/>
                                  </w:divBdr>
                                </w:div>
                                <w:div w:id="736322123">
                                  <w:marLeft w:val="480"/>
                                  <w:marRight w:val="0"/>
                                  <w:marTop w:val="0"/>
                                  <w:marBottom w:val="0"/>
                                  <w:divBdr>
                                    <w:top w:val="none" w:sz="0" w:space="0" w:color="auto"/>
                                    <w:left w:val="none" w:sz="0" w:space="0" w:color="auto"/>
                                    <w:bottom w:val="none" w:sz="0" w:space="0" w:color="auto"/>
                                    <w:right w:val="none" w:sz="0" w:space="0" w:color="auto"/>
                                  </w:divBdr>
                                </w:div>
                                <w:div w:id="874928786">
                                  <w:marLeft w:val="480"/>
                                  <w:marRight w:val="0"/>
                                  <w:marTop w:val="0"/>
                                  <w:marBottom w:val="0"/>
                                  <w:divBdr>
                                    <w:top w:val="none" w:sz="0" w:space="0" w:color="auto"/>
                                    <w:left w:val="none" w:sz="0" w:space="0" w:color="auto"/>
                                    <w:bottom w:val="none" w:sz="0" w:space="0" w:color="auto"/>
                                    <w:right w:val="none" w:sz="0" w:space="0" w:color="auto"/>
                                  </w:divBdr>
                                </w:div>
                                <w:div w:id="1685085846">
                                  <w:marLeft w:val="480"/>
                                  <w:marRight w:val="0"/>
                                  <w:marTop w:val="0"/>
                                  <w:marBottom w:val="0"/>
                                  <w:divBdr>
                                    <w:top w:val="none" w:sz="0" w:space="0" w:color="auto"/>
                                    <w:left w:val="none" w:sz="0" w:space="0" w:color="auto"/>
                                    <w:bottom w:val="none" w:sz="0" w:space="0" w:color="auto"/>
                                    <w:right w:val="none" w:sz="0" w:space="0" w:color="auto"/>
                                  </w:divBdr>
                                </w:div>
                                <w:div w:id="339937189">
                                  <w:marLeft w:val="480"/>
                                  <w:marRight w:val="0"/>
                                  <w:marTop w:val="0"/>
                                  <w:marBottom w:val="0"/>
                                  <w:divBdr>
                                    <w:top w:val="none" w:sz="0" w:space="0" w:color="auto"/>
                                    <w:left w:val="none" w:sz="0" w:space="0" w:color="auto"/>
                                    <w:bottom w:val="none" w:sz="0" w:space="0" w:color="auto"/>
                                    <w:right w:val="none" w:sz="0" w:space="0" w:color="auto"/>
                                  </w:divBdr>
                                </w:div>
                                <w:div w:id="206721685">
                                  <w:marLeft w:val="480"/>
                                  <w:marRight w:val="0"/>
                                  <w:marTop w:val="0"/>
                                  <w:marBottom w:val="0"/>
                                  <w:divBdr>
                                    <w:top w:val="none" w:sz="0" w:space="0" w:color="auto"/>
                                    <w:left w:val="none" w:sz="0" w:space="0" w:color="auto"/>
                                    <w:bottom w:val="none" w:sz="0" w:space="0" w:color="auto"/>
                                    <w:right w:val="none" w:sz="0" w:space="0" w:color="auto"/>
                                  </w:divBdr>
                                </w:div>
                                <w:div w:id="1978297136">
                                  <w:marLeft w:val="480"/>
                                  <w:marRight w:val="0"/>
                                  <w:marTop w:val="0"/>
                                  <w:marBottom w:val="0"/>
                                  <w:divBdr>
                                    <w:top w:val="none" w:sz="0" w:space="0" w:color="auto"/>
                                    <w:left w:val="none" w:sz="0" w:space="0" w:color="auto"/>
                                    <w:bottom w:val="none" w:sz="0" w:space="0" w:color="auto"/>
                                    <w:right w:val="none" w:sz="0" w:space="0" w:color="auto"/>
                                  </w:divBdr>
                                </w:div>
                                <w:div w:id="1610695327">
                                  <w:marLeft w:val="480"/>
                                  <w:marRight w:val="0"/>
                                  <w:marTop w:val="0"/>
                                  <w:marBottom w:val="0"/>
                                  <w:divBdr>
                                    <w:top w:val="none" w:sz="0" w:space="0" w:color="auto"/>
                                    <w:left w:val="none" w:sz="0" w:space="0" w:color="auto"/>
                                    <w:bottom w:val="none" w:sz="0" w:space="0" w:color="auto"/>
                                    <w:right w:val="none" w:sz="0" w:space="0" w:color="auto"/>
                                  </w:divBdr>
                                </w:div>
                                <w:div w:id="443421038">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562864752">
                          <w:marLeft w:val="480"/>
                          <w:marRight w:val="0"/>
                          <w:marTop w:val="0"/>
                          <w:marBottom w:val="0"/>
                          <w:divBdr>
                            <w:top w:val="none" w:sz="0" w:space="0" w:color="auto"/>
                            <w:left w:val="none" w:sz="0" w:space="0" w:color="auto"/>
                            <w:bottom w:val="none" w:sz="0" w:space="0" w:color="auto"/>
                            <w:right w:val="none" w:sz="0" w:space="0" w:color="auto"/>
                          </w:divBdr>
                        </w:div>
                        <w:div w:id="1595438220">
                          <w:marLeft w:val="480"/>
                          <w:marRight w:val="0"/>
                          <w:marTop w:val="0"/>
                          <w:marBottom w:val="0"/>
                          <w:divBdr>
                            <w:top w:val="none" w:sz="0" w:space="0" w:color="auto"/>
                            <w:left w:val="none" w:sz="0" w:space="0" w:color="auto"/>
                            <w:bottom w:val="none" w:sz="0" w:space="0" w:color="auto"/>
                            <w:right w:val="none" w:sz="0" w:space="0" w:color="auto"/>
                          </w:divBdr>
                        </w:div>
                        <w:div w:id="1380279195">
                          <w:marLeft w:val="480"/>
                          <w:marRight w:val="0"/>
                          <w:marTop w:val="0"/>
                          <w:marBottom w:val="0"/>
                          <w:divBdr>
                            <w:top w:val="none" w:sz="0" w:space="0" w:color="auto"/>
                            <w:left w:val="none" w:sz="0" w:space="0" w:color="auto"/>
                            <w:bottom w:val="none" w:sz="0" w:space="0" w:color="auto"/>
                            <w:right w:val="none" w:sz="0" w:space="0" w:color="auto"/>
                          </w:divBdr>
                        </w:div>
                        <w:div w:id="961611365">
                          <w:marLeft w:val="480"/>
                          <w:marRight w:val="0"/>
                          <w:marTop w:val="0"/>
                          <w:marBottom w:val="0"/>
                          <w:divBdr>
                            <w:top w:val="none" w:sz="0" w:space="0" w:color="auto"/>
                            <w:left w:val="none" w:sz="0" w:space="0" w:color="auto"/>
                            <w:bottom w:val="none" w:sz="0" w:space="0" w:color="auto"/>
                            <w:right w:val="none" w:sz="0" w:space="0" w:color="auto"/>
                          </w:divBdr>
                        </w:div>
                        <w:div w:id="187840224">
                          <w:marLeft w:val="480"/>
                          <w:marRight w:val="0"/>
                          <w:marTop w:val="0"/>
                          <w:marBottom w:val="0"/>
                          <w:divBdr>
                            <w:top w:val="none" w:sz="0" w:space="0" w:color="auto"/>
                            <w:left w:val="none" w:sz="0" w:space="0" w:color="auto"/>
                            <w:bottom w:val="none" w:sz="0" w:space="0" w:color="auto"/>
                            <w:right w:val="none" w:sz="0" w:space="0" w:color="auto"/>
                          </w:divBdr>
                        </w:div>
                        <w:div w:id="215313511">
                          <w:marLeft w:val="480"/>
                          <w:marRight w:val="0"/>
                          <w:marTop w:val="0"/>
                          <w:marBottom w:val="0"/>
                          <w:divBdr>
                            <w:top w:val="none" w:sz="0" w:space="0" w:color="auto"/>
                            <w:left w:val="none" w:sz="0" w:space="0" w:color="auto"/>
                            <w:bottom w:val="none" w:sz="0" w:space="0" w:color="auto"/>
                            <w:right w:val="none" w:sz="0" w:space="0" w:color="auto"/>
                          </w:divBdr>
                        </w:div>
                        <w:div w:id="1287155993">
                          <w:marLeft w:val="480"/>
                          <w:marRight w:val="0"/>
                          <w:marTop w:val="0"/>
                          <w:marBottom w:val="0"/>
                          <w:divBdr>
                            <w:top w:val="none" w:sz="0" w:space="0" w:color="auto"/>
                            <w:left w:val="none" w:sz="0" w:space="0" w:color="auto"/>
                            <w:bottom w:val="none" w:sz="0" w:space="0" w:color="auto"/>
                            <w:right w:val="none" w:sz="0" w:space="0" w:color="auto"/>
                          </w:divBdr>
                        </w:div>
                        <w:div w:id="1372802434">
                          <w:marLeft w:val="480"/>
                          <w:marRight w:val="0"/>
                          <w:marTop w:val="0"/>
                          <w:marBottom w:val="0"/>
                          <w:divBdr>
                            <w:top w:val="none" w:sz="0" w:space="0" w:color="auto"/>
                            <w:left w:val="none" w:sz="0" w:space="0" w:color="auto"/>
                            <w:bottom w:val="none" w:sz="0" w:space="0" w:color="auto"/>
                            <w:right w:val="none" w:sz="0" w:space="0" w:color="auto"/>
                          </w:divBdr>
                        </w:div>
                        <w:div w:id="691414253">
                          <w:marLeft w:val="480"/>
                          <w:marRight w:val="0"/>
                          <w:marTop w:val="0"/>
                          <w:marBottom w:val="0"/>
                          <w:divBdr>
                            <w:top w:val="none" w:sz="0" w:space="0" w:color="auto"/>
                            <w:left w:val="none" w:sz="0" w:space="0" w:color="auto"/>
                            <w:bottom w:val="none" w:sz="0" w:space="0" w:color="auto"/>
                            <w:right w:val="none" w:sz="0" w:space="0" w:color="auto"/>
                          </w:divBdr>
                        </w:div>
                        <w:div w:id="1189759203">
                          <w:marLeft w:val="480"/>
                          <w:marRight w:val="0"/>
                          <w:marTop w:val="0"/>
                          <w:marBottom w:val="0"/>
                          <w:divBdr>
                            <w:top w:val="none" w:sz="0" w:space="0" w:color="auto"/>
                            <w:left w:val="none" w:sz="0" w:space="0" w:color="auto"/>
                            <w:bottom w:val="none" w:sz="0" w:space="0" w:color="auto"/>
                            <w:right w:val="none" w:sz="0" w:space="0" w:color="auto"/>
                          </w:divBdr>
                        </w:div>
                        <w:div w:id="485436195">
                          <w:marLeft w:val="480"/>
                          <w:marRight w:val="0"/>
                          <w:marTop w:val="0"/>
                          <w:marBottom w:val="0"/>
                          <w:divBdr>
                            <w:top w:val="none" w:sz="0" w:space="0" w:color="auto"/>
                            <w:left w:val="none" w:sz="0" w:space="0" w:color="auto"/>
                            <w:bottom w:val="none" w:sz="0" w:space="0" w:color="auto"/>
                            <w:right w:val="none" w:sz="0" w:space="0" w:color="auto"/>
                          </w:divBdr>
                        </w:div>
                        <w:div w:id="1578443587">
                          <w:marLeft w:val="480"/>
                          <w:marRight w:val="0"/>
                          <w:marTop w:val="0"/>
                          <w:marBottom w:val="0"/>
                          <w:divBdr>
                            <w:top w:val="none" w:sz="0" w:space="0" w:color="auto"/>
                            <w:left w:val="none" w:sz="0" w:space="0" w:color="auto"/>
                            <w:bottom w:val="none" w:sz="0" w:space="0" w:color="auto"/>
                            <w:right w:val="none" w:sz="0" w:space="0" w:color="auto"/>
                          </w:divBdr>
                        </w:div>
                        <w:div w:id="1347249074">
                          <w:marLeft w:val="480"/>
                          <w:marRight w:val="0"/>
                          <w:marTop w:val="0"/>
                          <w:marBottom w:val="0"/>
                          <w:divBdr>
                            <w:top w:val="none" w:sz="0" w:space="0" w:color="auto"/>
                            <w:left w:val="none" w:sz="0" w:space="0" w:color="auto"/>
                            <w:bottom w:val="none" w:sz="0" w:space="0" w:color="auto"/>
                            <w:right w:val="none" w:sz="0" w:space="0" w:color="auto"/>
                          </w:divBdr>
                        </w:div>
                        <w:div w:id="45687462">
                          <w:marLeft w:val="480"/>
                          <w:marRight w:val="0"/>
                          <w:marTop w:val="0"/>
                          <w:marBottom w:val="0"/>
                          <w:divBdr>
                            <w:top w:val="none" w:sz="0" w:space="0" w:color="auto"/>
                            <w:left w:val="none" w:sz="0" w:space="0" w:color="auto"/>
                            <w:bottom w:val="none" w:sz="0" w:space="0" w:color="auto"/>
                            <w:right w:val="none" w:sz="0" w:space="0" w:color="auto"/>
                          </w:divBdr>
                        </w:div>
                        <w:div w:id="398404372">
                          <w:marLeft w:val="480"/>
                          <w:marRight w:val="0"/>
                          <w:marTop w:val="0"/>
                          <w:marBottom w:val="0"/>
                          <w:divBdr>
                            <w:top w:val="none" w:sz="0" w:space="0" w:color="auto"/>
                            <w:left w:val="none" w:sz="0" w:space="0" w:color="auto"/>
                            <w:bottom w:val="none" w:sz="0" w:space="0" w:color="auto"/>
                            <w:right w:val="none" w:sz="0" w:space="0" w:color="auto"/>
                          </w:divBdr>
                        </w:div>
                        <w:div w:id="978807810">
                          <w:marLeft w:val="480"/>
                          <w:marRight w:val="0"/>
                          <w:marTop w:val="0"/>
                          <w:marBottom w:val="0"/>
                          <w:divBdr>
                            <w:top w:val="none" w:sz="0" w:space="0" w:color="auto"/>
                            <w:left w:val="none" w:sz="0" w:space="0" w:color="auto"/>
                            <w:bottom w:val="none" w:sz="0" w:space="0" w:color="auto"/>
                            <w:right w:val="none" w:sz="0" w:space="0" w:color="auto"/>
                          </w:divBdr>
                        </w:div>
                        <w:div w:id="691298680">
                          <w:marLeft w:val="480"/>
                          <w:marRight w:val="0"/>
                          <w:marTop w:val="0"/>
                          <w:marBottom w:val="0"/>
                          <w:divBdr>
                            <w:top w:val="none" w:sz="0" w:space="0" w:color="auto"/>
                            <w:left w:val="none" w:sz="0" w:space="0" w:color="auto"/>
                            <w:bottom w:val="none" w:sz="0" w:space="0" w:color="auto"/>
                            <w:right w:val="none" w:sz="0" w:space="0" w:color="auto"/>
                          </w:divBdr>
                        </w:div>
                        <w:div w:id="1766226550">
                          <w:marLeft w:val="480"/>
                          <w:marRight w:val="0"/>
                          <w:marTop w:val="0"/>
                          <w:marBottom w:val="0"/>
                          <w:divBdr>
                            <w:top w:val="none" w:sz="0" w:space="0" w:color="auto"/>
                            <w:left w:val="none" w:sz="0" w:space="0" w:color="auto"/>
                            <w:bottom w:val="none" w:sz="0" w:space="0" w:color="auto"/>
                            <w:right w:val="none" w:sz="0" w:space="0" w:color="auto"/>
                          </w:divBdr>
                        </w:div>
                        <w:div w:id="2083331103">
                          <w:marLeft w:val="480"/>
                          <w:marRight w:val="0"/>
                          <w:marTop w:val="0"/>
                          <w:marBottom w:val="0"/>
                          <w:divBdr>
                            <w:top w:val="none" w:sz="0" w:space="0" w:color="auto"/>
                            <w:left w:val="none" w:sz="0" w:space="0" w:color="auto"/>
                            <w:bottom w:val="none" w:sz="0" w:space="0" w:color="auto"/>
                            <w:right w:val="none" w:sz="0" w:space="0" w:color="auto"/>
                          </w:divBdr>
                        </w:div>
                        <w:div w:id="1336423368">
                          <w:marLeft w:val="480"/>
                          <w:marRight w:val="0"/>
                          <w:marTop w:val="0"/>
                          <w:marBottom w:val="0"/>
                          <w:divBdr>
                            <w:top w:val="none" w:sz="0" w:space="0" w:color="auto"/>
                            <w:left w:val="none" w:sz="0" w:space="0" w:color="auto"/>
                            <w:bottom w:val="none" w:sz="0" w:space="0" w:color="auto"/>
                            <w:right w:val="none" w:sz="0" w:space="0" w:color="auto"/>
                          </w:divBdr>
                        </w:div>
                        <w:div w:id="326978342">
                          <w:marLeft w:val="480"/>
                          <w:marRight w:val="0"/>
                          <w:marTop w:val="0"/>
                          <w:marBottom w:val="0"/>
                          <w:divBdr>
                            <w:top w:val="none" w:sz="0" w:space="0" w:color="auto"/>
                            <w:left w:val="none" w:sz="0" w:space="0" w:color="auto"/>
                            <w:bottom w:val="none" w:sz="0" w:space="0" w:color="auto"/>
                            <w:right w:val="none" w:sz="0" w:space="0" w:color="auto"/>
                          </w:divBdr>
                        </w:div>
                        <w:div w:id="15618560">
                          <w:marLeft w:val="480"/>
                          <w:marRight w:val="0"/>
                          <w:marTop w:val="0"/>
                          <w:marBottom w:val="0"/>
                          <w:divBdr>
                            <w:top w:val="none" w:sz="0" w:space="0" w:color="auto"/>
                            <w:left w:val="none" w:sz="0" w:space="0" w:color="auto"/>
                            <w:bottom w:val="none" w:sz="0" w:space="0" w:color="auto"/>
                            <w:right w:val="none" w:sz="0" w:space="0" w:color="auto"/>
                          </w:divBdr>
                        </w:div>
                        <w:div w:id="445395847">
                          <w:marLeft w:val="480"/>
                          <w:marRight w:val="0"/>
                          <w:marTop w:val="0"/>
                          <w:marBottom w:val="0"/>
                          <w:divBdr>
                            <w:top w:val="none" w:sz="0" w:space="0" w:color="auto"/>
                            <w:left w:val="none" w:sz="0" w:space="0" w:color="auto"/>
                            <w:bottom w:val="none" w:sz="0" w:space="0" w:color="auto"/>
                            <w:right w:val="none" w:sz="0" w:space="0" w:color="auto"/>
                          </w:divBdr>
                        </w:div>
                        <w:div w:id="1420178851">
                          <w:marLeft w:val="480"/>
                          <w:marRight w:val="0"/>
                          <w:marTop w:val="0"/>
                          <w:marBottom w:val="0"/>
                          <w:divBdr>
                            <w:top w:val="none" w:sz="0" w:space="0" w:color="auto"/>
                            <w:left w:val="none" w:sz="0" w:space="0" w:color="auto"/>
                            <w:bottom w:val="none" w:sz="0" w:space="0" w:color="auto"/>
                            <w:right w:val="none" w:sz="0" w:space="0" w:color="auto"/>
                          </w:divBdr>
                        </w:div>
                        <w:div w:id="1030111198">
                          <w:marLeft w:val="480"/>
                          <w:marRight w:val="0"/>
                          <w:marTop w:val="0"/>
                          <w:marBottom w:val="0"/>
                          <w:divBdr>
                            <w:top w:val="none" w:sz="0" w:space="0" w:color="auto"/>
                            <w:left w:val="none" w:sz="0" w:space="0" w:color="auto"/>
                            <w:bottom w:val="none" w:sz="0" w:space="0" w:color="auto"/>
                            <w:right w:val="none" w:sz="0" w:space="0" w:color="auto"/>
                          </w:divBdr>
                        </w:div>
                        <w:div w:id="1286229138">
                          <w:marLeft w:val="480"/>
                          <w:marRight w:val="0"/>
                          <w:marTop w:val="0"/>
                          <w:marBottom w:val="0"/>
                          <w:divBdr>
                            <w:top w:val="none" w:sz="0" w:space="0" w:color="auto"/>
                            <w:left w:val="none" w:sz="0" w:space="0" w:color="auto"/>
                            <w:bottom w:val="none" w:sz="0" w:space="0" w:color="auto"/>
                            <w:right w:val="none" w:sz="0" w:space="0" w:color="auto"/>
                          </w:divBdr>
                        </w:div>
                        <w:div w:id="976495375">
                          <w:marLeft w:val="480"/>
                          <w:marRight w:val="0"/>
                          <w:marTop w:val="0"/>
                          <w:marBottom w:val="0"/>
                          <w:divBdr>
                            <w:top w:val="none" w:sz="0" w:space="0" w:color="auto"/>
                            <w:left w:val="none" w:sz="0" w:space="0" w:color="auto"/>
                            <w:bottom w:val="none" w:sz="0" w:space="0" w:color="auto"/>
                            <w:right w:val="none" w:sz="0" w:space="0" w:color="auto"/>
                          </w:divBdr>
                        </w:div>
                        <w:div w:id="325593860">
                          <w:marLeft w:val="480"/>
                          <w:marRight w:val="0"/>
                          <w:marTop w:val="0"/>
                          <w:marBottom w:val="0"/>
                          <w:divBdr>
                            <w:top w:val="none" w:sz="0" w:space="0" w:color="auto"/>
                            <w:left w:val="none" w:sz="0" w:space="0" w:color="auto"/>
                            <w:bottom w:val="none" w:sz="0" w:space="0" w:color="auto"/>
                            <w:right w:val="none" w:sz="0" w:space="0" w:color="auto"/>
                          </w:divBdr>
                        </w:div>
                        <w:div w:id="198323009">
                          <w:marLeft w:val="480"/>
                          <w:marRight w:val="0"/>
                          <w:marTop w:val="0"/>
                          <w:marBottom w:val="0"/>
                          <w:divBdr>
                            <w:top w:val="none" w:sz="0" w:space="0" w:color="auto"/>
                            <w:left w:val="none" w:sz="0" w:space="0" w:color="auto"/>
                            <w:bottom w:val="none" w:sz="0" w:space="0" w:color="auto"/>
                            <w:right w:val="none" w:sz="0" w:space="0" w:color="auto"/>
                          </w:divBdr>
                        </w:div>
                        <w:div w:id="629819288">
                          <w:marLeft w:val="480"/>
                          <w:marRight w:val="0"/>
                          <w:marTop w:val="0"/>
                          <w:marBottom w:val="0"/>
                          <w:divBdr>
                            <w:top w:val="none" w:sz="0" w:space="0" w:color="auto"/>
                            <w:left w:val="none" w:sz="0" w:space="0" w:color="auto"/>
                            <w:bottom w:val="none" w:sz="0" w:space="0" w:color="auto"/>
                            <w:right w:val="none" w:sz="0" w:space="0" w:color="auto"/>
                          </w:divBdr>
                        </w:div>
                        <w:div w:id="1306427025">
                          <w:marLeft w:val="480"/>
                          <w:marRight w:val="0"/>
                          <w:marTop w:val="0"/>
                          <w:marBottom w:val="0"/>
                          <w:divBdr>
                            <w:top w:val="none" w:sz="0" w:space="0" w:color="auto"/>
                            <w:left w:val="none" w:sz="0" w:space="0" w:color="auto"/>
                            <w:bottom w:val="none" w:sz="0" w:space="0" w:color="auto"/>
                            <w:right w:val="none" w:sz="0" w:space="0" w:color="auto"/>
                          </w:divBdr>
                        </w:div>
                        <w:div w:id="344289367">
                          <w:marLeft w:val="480"/>
                          <w:marRight w:val="0"/>
                          <w:marTop w:val="0"/>
                          <w:marBottom w:val="0"/>
                          <w:divBdr>
                            <w:top w:val="none" w:sz="0" w:space="0" w:color="auto"/>
                            <w:left w:val="none" w:sz="0" w:space="0" w:color="auto"/>
                            <w:bottom w:val="none" w:sz="0" w:space="0" w:color="auto"/>
                            <w:right w:val="none" w:sz="0" w:space="0" w:color="auto"/>
                          </w:divBdr>
                        </w:div>
                        <w:div w:id="475412540">
                          <w:marLeft w:val="480"/>
                          <w:marRight w:val="0"/>
                          <w:marTop w:val="0"/>
                          <w:marBottom w:val="0"/>
                          <w:divBdr>
                            <w:top w:val="none" w:sz="0" w:space="0" w:color="auto"/>
                            <w:left w:val="none" w:sz="0" w:space="0" w:color="auto"/>
                            <w:bottom w:val="none" w:sz="0" w:space="0" w:color="auto"/>
                            <w:right w:val="none" w:sz="0" w:space="0" w:color="auto"/>
                          </w:divBdr>
                        </w:div>
                        <w:div w:id="297565387">
                          <w:marLeft w:val="480"/>
                          <w:marRight w:val="0"/>
                          <w:marTop w:val="0"/>
                          <w:marBottom w:val="0"/>
                          <w:divBdr>
                            <w:top w:val="none" w:sz="0" w:space="0" w:color="auto"/>
                            <w:left w:val="none" w:sz="0" w:space="0" w:color="auto"/>
                            <w:bottom w:val="none" w:sz="0" w:space="0" w:color="auto"/>
                            <w:right w:val="none" w:sz="0" w:space="0" w:color="auto"/>
                          </w:divBdr>
                        </w:div>
                        <w:div w:id="1984312790">
                          <w:marLeft w:val="480"/>
                          <w:marRight w:val="0"/>
                          <w:marTop w:val="0"/>
                          <w:marBottom w:val="0"/>
                          <w:divBdr>
                            <w:top w:val="none" w:sz="0" w:space="0" w:color="auto"/>
                            <w:left w:val="none" w:sz="0" w:space="0" w:color="auto"/>
                            <w:bottom w:val="none" w:sz="0" w:space="0" w:color="auto"/>
                            <w:right w:val="none" w:sz="0" w:space="0" w:color="auto"/>
                          </w:divBdr>
                        </w:div>
                        <w:div w:id="1569415671">
                          <w:marLeft w:val="480"/>
                          <w:marRight w:val="0"/>
                          <w:marTop w:val="0"/>
                          <w:marBottom w:val="0"/>
                          <w:divBdr>
                            <w:top w:val="none" w:sz="0" w:space="0" w:color="auto"/>
                            <w:left w:val="none" w:sz="0" w:space="0" w:color="auto"/>
                            <w:bottom w:val="none" w:sz="0" w:space="0" w:color="auto"/>
                            <w:right w:val="none" w:sz="0" w:space="0" w:color="auto"/>
                          </w:divBdr>
                        </w:div>
                        <w:div w:id="1773016521">
                          <w:marLeft w:val="480"/>
                          <w:marRight w:val="0"/>
                          <w:marTop w:val="0"/>
                          <w:marBottom w:val="0"/>
                          <w:divBdr>
                            <w:top w:val="none" w:sz="0" w:space="0" w:color="auto"/>
                            <w:left w:val="none" w:sz="0" w:space="0" w:color="auto"/>
                            <w:bottom w:val="none" w:sz="0" w:space="0" w:color="auto"/>
                            <w:right w:val="none" w:sz="0" w:space="0" w:color="auto"/>
                          </w:divBdr>
                        </w:div>
                        <w:div w:id="144048961">
                          <w:marLeft w:val="480"/>
                          <w:marRight w:val="0"/>
                          <w:marTop w:val="0"/>
                          <w:marBottom w:val="0"/>
                          <w:divBdr>
                            <w:top w:val="none" w:sz="0" w:space="0" w:color="auto"/>
                            <w:left w:val="none" w:sz="0" w:space="0" w:color="auto"/>
                            <w:bottom w:val="none" w:sz="0" w:space="0" w:color="auto"/>
                            <w:right w:val="none" w:sz="0" w:space="0" w:color="auto"/>
                          </w:divBdr>
                        </w:div>
                        <w:div w:id="201670719">
                          <w:marLeft w:val="480"/>
                          <w:marRight w:val="0"/>
                          <w:marTop w:val="0"/>
                          <w:marBottom w:val="0"/>
                          <w:divBdr>
                            <w:top w:val="none" w:sz="0" w:space="0" w:color="auto"/>
                            <w:left w:val="none" w:sz="0" w:space="0" w:color="auto"/>
                            <w:bottom w:val="none" w:sz="0" w:space="0" w:color="auto"/>
                            <w:right w:val="none" w:sz="0" w:space="0" w:color="auto"/>
                          </w:divBdr>
                        </w:div>
                        <w:div w:id="303194132">
                          <w:marLeft w:val="480"/>
                          <w:marRight w:val="0"/>
                          <w:marTop w:val="0"/>
                          <w:marBottom w:val="0"/>
                          <w:divBdr>
                            <w:top w:val="none" w:sz="0" w:space="0" w:color="auto"/>
                            <w:left w:val="none" w:sz="0" w:space="0" w:color="auto"/>
                            <w:bottom w:val="none" w:sz="0" w:space="0" w:color="auto"/>
                            <w:right w:val="none" w:sz="0" w:space="0" w:color="auto"/>
                          </w:divBdr>
                        </w:div>
                        <w:div w:id="836463660">
                          <w:marLeft w:val="480"/>
                          <w:marRight w:val="0"/>
                          <w:marTop w:val="0"/>
                          <w:marBottom w:val="0"/>
                          <w:divBdr>
                            <w:top w:val="none" w:sz="0" w:space="0" w:color="auto"/>
                            <w:left w:val="none" w:sz="0" w:space="0" w:color="auto"/>
                            <w:bottom w:val="none" w:sz="0" w:space="0" w:color="auto"/>
                            <w:right w:val="none" w:sz="0" w:space="0" w:color="auto"/>
                          </w:divBdr>
                        </w:div>
                        <w:div w:id="1383014860">
                          <w:marLeft w:val="480"/>
                          <w:marRight w:val="0"/>
                          <w:marTop w:val="0"/>
                          <w:marBottom w:val="0"/>
                          <w:divBdr>
                            <w:top w:val="none" w:sz="0" w:space="0" w:color="auto"/>
                            <w:left w:val="none" w:sz="0" w:space="0" w:color="auto"/>
                            <w:bottom w:val="none" w:sz="0" w:space="0" w:color="auto"/>
                            <w:right w:val="none" w:sz="0" w:space="0" w:color="auto"/>
                          </w:divBdr>
                        </w:div>
                        <w:div w:id="622812829">
                          <w:marLeft w:val="480"/>
                          <w:marRight w:val="0"/>
                          <w:marTop w:val="0"/>
                          <w:marBottom w:val="0"/>
                          <w:divBdr>
                            <w:top w:val="none" w:sz="0" w:space="0" w:color="auto"/>
                            <w:left w:val="none" w:sz="0" w:space="0" w:color="auto"/>
                            <w:bottom w:val="none" w:sz="0" w:space="0" w:color="auto"/>
                            <w:right w:val="none" w:sz="0" w:space="0" w:color="auto"/>
                          </w:divBdr>
                        </w:div>
                        <w:div w:id="939027456">
                          <w:marLeft w:val="480"/>
                          <w:marRight w:val="0"/>
                          <w:marTop w:val="0"/>
                          <w:marBottom w:val="0"/>
                          <w:divBdr>
                            <w:top w:val="none" w:sz="0" w:space="0" w:color="auto"/>
                            <w:left w:val="none" w:sz="0" w:space="0" w:color="auto"/>
                            <w:bottom w:val="none" w:sz="0" w:space="0" w:color="auto"/>
                            <w:right w:val="none" w:sz="0" w:space="0" w:color="auto"/>
                          </w:divBdr>
                        </w:div>
                        <w:div w:id="293801577">
                          <w:marLeft w:val="480"/>
                          <w:marRight w:val="0"/>
                          <w:marTop w:val="0"/>
                          <w:marBottom w:val="0"/>
                          <w:divBdr>
                            <w:top w:val="none" w:sz="0" w:space="0" w:color="auto"/>
                            <w:left w:val="none" w:sz="0" w:space="0" w:color="auto"/>
                            <w:bottom w:val="none" w:sz="0" w:space="0" w:color="auto"/>
                            <w:right w:val="none" w:sz="0" w:space="0" w:color="auto"/>
                          </w:divBdr>
                        </w:div>
                        <w:div w:id="620577266">
                          <w:marLeft w:val="480"/>
                          <w:marRight w:val="0"/>
                          <w:marTop w:val="0"/>
                          <w:marBottom w:val="0"/>
                          <w:divBdr>
                            <w:top w:val="none" w:sz="0" w:space="0" w:color="auto"/>
                            <w:left w:val="none" w:sz="0" w:space="0" w:color="auto"/>
                            <w:bottom w:val="none" w:sz="0" w:space="0" w:color="auto"/>
                            <w:right w:val="none" w:sz="0" w:space="0" w:color="auto"/>
                          </w:divBdr>
                        </w:div>
                        <w:div w:id="626351283">
                          <w:marLeft w:val="480"/>
                          <w:marRight w:val="0"/>
                          <w:marTop w:val="0"/>
                          <w:marBottom w:val="0"/>
                          <w:divBdr>
                            <w:top w:val="none" w:sz="0" w:space="0" w:color="auto"/>
                            <w:left w:val="none" w:sz="0" w:space="0" w:color="auto"/>
                            <w:bottom w:val="none" w:sz="0" w:space="0" w:color="auto"/>
                            <w:right w:val="none" w:sz="0" w:space="0" w:color="auto"/>
                          </w:divBdr>
                        </w:div>
                        <w:div w:id="1580215776">
                          <w:marLeft w:val="480"/>
                          <w:marRight w:val="0"/>
                          <w:marTop w:val="0"/>
                          <w:marBottom w:val="0"/>
                          <w:divBdr>
                            <w:top w:val="none" w:sz="0" w:space="0" w:color="auto"/>
                            <w:left w:val="none" w:sz="0" w:space="0" w:color="auto"/>
                            <w:bottom w:val="none" w:sz="0" w:space="0" w:color="auto"/>
                            <w:right w:val="none" w:sz="0" w:space="0" w:color="auto"/>
                          </w:divBdr>
                        </w:div>
                        <w:div w:id="961426885">
                          <w:marLeft w:val="480"/>
                          <w:marRight w:val="0"/>
                          <w:marTop w:val="0"/>
                          <w:marBottom w:val="0"/>
                          <w:divBdr>
                            <w:top w:val="none" w:sz="0" w:space="0" w:color="auto"/>
                            <w:left w:val="none" w:sz="0" w:space="0" w:color="auto"/>
                            <w:bottom w:val="none" w:sz="0" w:space="0" w:color="auto"/>
                            <w:right w:val="none" w:sz="0" w:space="0" w:color="auto"/>
                          </w:divBdr>
                        </w:div>
                        <w:div w:id="1660616899">
                          <w:marLeft w:val="480"/>
                          <w:marRight w:val="0"/>
                          <w:marTop w:val="0"/>
                          <w:marBottom w:val="0"/>
                          <w:divBdr>
                            <w:top w:val="none" w:sz="0" w:space="0" w:color="auto"/>
                            <w:left w:val="none" w:sz="0" w:space="0" w:color="auto"/>
                            <w:bottom w:val="none" w:sz="0" w:space="0" w:color="auto"/>
                            <w:right w:val="none" w:sz="0" w:space="0" w:color="auto"/>
                          </w:divBdr>
                        </w:div>
                        <w:div w:id="2025356852">
                          <w:marLeft w:val="480"/>
                          <w:marRight w:val="0"/>
                          <w:marTop w:val="0"/>
                          <w:marBottom w:val="0"/>
                          <w:divBdr>
                            <w:top w:val="none" w:sz="0" w:space="0" w:color="auto"/>
                            <w:left w:val="none" w:sz="0" w:space="0" w:color="auto"/>
                            <w:bottom w:val="none" w:sz="0" w:space="0" w:color="auto"/>
                            <w:right w:val="none" w:sz="0" w:space="0" w:color="auto"/>
                          </w:divBdr>
                        </w:div>
                        <w:div w:id="1703706564">
                          <w:marLeft w:val="480"/>
                          <w:marRight w:val="0"/>
                          <w:marTop w:val="0"/>
                          <w:marBottom w:val="0"/>
                          <w:divBdr>
                            <w:top w:val="none" w:sz="0" w:space="0" w:color="auto"/>
                            <w:left w:val="none" w:sz="0" w:space="0" w:color="auto"/>
                            <w:bottom w:val="none" w:sz="0" w:space="0" w:color="auto"/>
                            <w:right w:val="none" w:sz="0" w:space="0" w:color="auto"/>
                          </w:divBdr>
                        </w:div>
                        <w:div w:id="183520961">
                          <w:marLeft w:val="480"/>
                          <w:marRight w:val="0"/>
                          <w:marTop w:val="0"/>
                          <w:marBottom w:val="0"/>
                          <w:divBdr>
                            <w:top w:val="none" w:sz="0" w:space="0" w:color="auto"/>
                            <w:left w:val="none" w:sz="0" w:space="0" w:color="auto"/>
                            <w:bottom w:val="none" w:sz="0" w:space="0" w:color="auto"/>
                            <w:right w:val="none" w:sz="0" w:space="0" w:color="auto"/>
                          </w:divBdr>
                        </w:div>
                        <w:div w:id="585069668">
                          <w:marLeft w:val="480"/>
                          <w:marRight w:val="0"/>
                          <w:marTop w:val="0"/>
                          <w:marBottom w:val="0"/>
                          <w:divBdr>
                            <w:top w:val="none" w:sz="0" w:space="0" w:color="auto"/>
                            <w:left w:val="none" w:sz="0" w:space="0" w:color="auto"/>
                            <w:bottom w:val="none" w:sz="0" w:space="0" w:color="auto"/>
                            <w:right w:val="none" w:sz="0" w:space="0" w:color="auto"/>
                          </w:divBdr>
                        </w:div>
                        <w:div w:id="2068527798">
                          <w:marLeft w:val="480"/>
                          <w:marRight w:val="0"/>
                          <w:marTop w:val="0"/>
                          <w:marBottom w:val="0"/>
                          <w:divBdr>
                            <w:top w:val="none" w:sz="0" w:space="0" w:color="auto"/>
                            <w:left w:val="none" w:sz="0" w:space="0" w:color="auto"/>
                            <w:bottom w:val="none" w:sz="0" w:space="0" w:color="auto"/>
                            <w:right w:val="none" w:sz="0" w:space="0" w:color="auto"/>
                          </w:divBdr>
                        </w:div>
                        <w:div w:id="130827005">
                          <w:marLeft w:val="480"/>
                          <w:marRight w:val="0"/>
                          <w:marTop w:val="0"/>
                          <w:marBottom w:val="0"/>
                          <w:divBdr>
                            <w:top w:val="none" w:sz="0" w:space="0" w:color="auto"/>
                            <w:left w:val="none" w:sz="0" w:space="0" w:color="auto"/>
                            <w:bottom w:val="none" w:sz="0" w:space="0" w:color="auto"/>
                            <w:right w:val="none" w:sz="0" w:space="0" w:color="auto"/>
                          </w:divBdr>
                        </w:div>
                      </w:divsChild>
                    </w:div>
                    <w:div w:id="51584669">
                      <w:marLeft w:val="0"/>
                      <w:marRight w:val="0"/>
                      <w:marTop w:val="0"/>
                      <w:marBottom w:val="0"/>
                      <w:divBdr>
                        <w:top w:val="none" w:sz="0" w:space="0" w:color="auto"/>
                        <w:left w:val="none" w:sz="0" w:space="0" w:color="auto"/>
                        <w:bottom w:val="none" w:sz="0" w:space="0" w:color="auto"/>
                        <w:right w:val="none" w:sz="0" w:space="0" w:color="auto"/>
                      </w:divBdr>
                      <w:divsChild>
                        <w:div w:id="422608184">
                          <w:marLeft w:val="480"/>
                          <w:marRight w:val="0"/>
                          <w:marTop w:val="0"/>
                          <w:marBottom w:val="0"/>
                          <w:divBdr>
                            <w:top w:val="none" w:sz="0" w:space="0" w:color="auto"/>
                            <w:left w:val="none" w:sz="0" w:space="0" w:color="auto"/>
                            <w:bottom w:val="none" w:sz="0" w:space="0" w:color="auto"/>
                            <w:right w:val="none" w:sz="0" w:space="0" w:color="auto"/>
                          </w:divBdr>
                          <w:divsChild>
                            <w:div w:id="167722220">
                              <w:marLeft w:val="0"/>
                              <w:marRight w:val="0"/>
                              <w:marTop w:val="0"/>
                              <w:marBottom w:val="0"/>
                              <w:divBdr>
                                <w:top w:val="none" w:sz="0" w:space="0" w:color="auto"/>
                                <w:left w:val="none" w:sz="0" w:space="0" w:color="auto"/>
                                <w:bottom w:val="none" w:sz="0" w:space="0" w:color="auto"/>
                                <w:right w:val="none" w:sz="0" w:space="0" w:color="auto"/>
                              </w:divBdr>
                              <w:divsChild>
                                <w:div w:id="1615819354">
                                  <w:marLeft w:val="640"/>
                                  <w:marRight w:val="0"/>
                                  <w:marTop w:val="0"/>
                                  <w:marBottom w:val="0"/>
                                  <w:divBdr>
                                    <w:top w:val="none" w:sz="0" w:space="0" w:color="auto"/>
                                    <w:left w:val="none" w:sz="0" w:space="0" w:color="auto"/>
                                    <w:bottom w:val="none" w:sz="0" w:space="0" w:color="auto"/>
                                    <w:right w:val="none" w:sz="0" w:space="0" w:color="auto"/>
                                  </w:divBdr>
                                </w:div>
                                <w:div w:id="1008410037">
                                  <w:marLeft w:val="640"/>
                                  <w:marRight w:val="0"/>
                                  <w:marTop w:val="0"/>
                                  <w:marBottom w:val="0"/>
                                  <w:divBdr>
                                    <w:top w:val="none" w:sz="0" w:space="0" w:color="auto"/>
                                    <w:left w:val="none" w:sz="0" w:space="0" w:color="auto"/>
                                    <w:bottom w:val="none" w:sz="0" w:space="0" w:color="auto"/>
                                    <w:right w:val="none" w:sz="0" w:space="0" w:color="auto"/>
                                  </w:divBdr>
                                </w:div>
                                <w:div w:id="997028234">
                                  <w:marLeft w:val="640"/>
                                  <w:marRight w:val="0"/>
                                  <w:marTop w:val="0"/>
                                  <w:marBottom w:val="0"/>
                                  <w:divBdr>
                                    <w:top w:val="none" w:sz="0" w:space="0" w:color="auto"/>
                                    <w:left w:val="none" w:sz="0" w:space="0" w:color="auto"/>
                                    <w:bottom w:val="none" w:sz="0" w:space="0" w:color="auto"/>
                                    <w:right w:val="none" w:sz="0" w:space="0" w:color="auto"/>
                                  </w:divBdr>
                                </w:div>
                                <w:div w:id="1452941069">
                                  <w:marLeft w:val="640"/>
                                  <w:marRight w:val="0"/>
                                  <w:marTop w:val="0"/>
                                  <w:marBottom w:val="0"/>
                                  <w:divBdr>
                                    <w:top w:val="none" w:sz="0" w:space="0" w:color="auto"/>
                                    <w:left w:val="none" w:sz="0" w:space="0" w:color="auto"/>
                                    <w:bottom w:val="none" w:sz="0" w:space="0" w:color="auto"/>
                                    <w:right w:val="none" w:sz="0" w:space="0" w:color="auto"/>
                                  </w:divBdr>
                                </w:div>
                                <w:div w:id="427700016">
                                  <w:marLeft w:val="640"/>
                                  <w:marRight w:val="0"/>
                                  <w:marTop w:val="0"/>
                                  <w:marBottom w:val="0"/>
                                  <w:divBdr>
                                    <w:top w:val="none" w:sz="0" w:space="0" w:color="auto"/>
                                    <w:left w:val="none" w:sz="0" w:space="0" w:color="auto"/>
                                    <w:bottom w:val="none" w:sz="0" w:space="0" w:color="auto"/>
                                    <w:right w:val="none" w:sz="0" w:space="0" w:color="auto"/>
                                  </w:divBdr>
                                </w:div>
                                <w:div w:id="1074931532">
                                  <w:marLeft w:val="640"/>
                                  <w:marRight w:val="0"/>
                                  <w:marTop w:val="0"/>
                                  <w:marBottom w:val="0"/>
                                  <w:divBdr>
                                    <w:top w:val="none" w:sz="0" w:space="0" w:color="auto"/>
                                    <w:left w:val="none" w:sz="0" w:space="0" w:color="auto"/>
                                    <w:bottom w:val="none" w:sz="0" w:space="0" w:color="auto"/>
                                    <w:right w:val="none" w:sz="0" w:space="0" w:color="auto"/>
                                  </w:divBdr>
                                </w:div>
                                <w:div w:id="606697809">
                                  <w:marLeft w:val="640"/>
                                  <w:marRight w:val="0"/>
                                  <w:marTop w:val="0"/>
                                  <w:marBottom w:val="0"/>
                                  <w:divBdr>
                                    <w:top w:val="none" w:sz="0" w:space="0" w:color="auto"/>
                                    <w:left w:val="none" w:sz="0" w:space="0" w:color="auto"/>
                                    <w:bottom w:val="none" w:sz="0" w:space="0" w:color="auto"/>
                                    <w:right w:val="none" w:sz="0" w:space="0" w:color="auto"/>
                                  </w:divBdr>
                                </w:div>
                                <w:div w:id="650984874">
                                  <w:marLeft w:val="640"/>
                                  <w:marRight w:val="0"/>
                                  <w:marTop w:val="0"/>
                                  <w:marBottom w:val="0"/>
                                  <w:divBdr>
                                    <w:top w:val="none" w:sz="0" w:space="0" w:color="auto"/>
                                    <w:left w:val="none" w:sz="0" w:space="0" w:color="auto"/>
                                    <w:bottom w:val="none" w:sz="0" w:space="0" w:color="auto"/>
                                    <w:right w:val="none" w:sz="0" w:space="0" w:color="auto"/>
                                  </w:divBdr>
                                </w:div>
                                <w:div w:id="445849193">
                                  <w:marLeft w:val="640"/>
                                  <w:marRight w:val="0"/>
                                  <w:marTop w:val="0"/>
                                  <w:marBottom w:val="0"/>
                                  <w:divBdr>
                                    <w:top w:val="none" w:sz="0" w:space="0" w:color="auto"/>
                                    <w:left w:val="none" w:sz="0" w:space="0" w:color="auto"/>
                                    <w:bottom w:val="none" w:sz="0" w:space="0" w:color="auto"/>
                                    <w:right w:val="none" w:sz="0" w:space="0" w:color="auto"/>
                                  </w:divBdr>
                                </w:div>
                                <w:div w:id="1301770269">
                                  <w:marLeft w:val="640"/>
                                  <w:marRight w:val="0"/>
                                  <w:marTop w:val="0"/>
                                  <w:marBottom w:val="0"/>
                                  <w:divBdr>
                                    <w:top w:val="none" w:sz="0" w:space="0" w:color="auto"/>
                                    <w:left w:val="none" w:sz="0" w:space="0" w:color="auto"/>
                                    <w:bottom w:val="none" w:sz="0" w:space="0" w:color="auto"/>
                                    <w:right w:val="none" w:sz="0" w:space="0" w:color="auto"/>
                                  </w:divBdr>
                                </w:div>
                                <w:div w:id="2061977979">
                                  <w:marLeft w:val="640"/>
                                  <w:marRight w:val="0"/>
                                  <w:marTop w:val="0"/>
                                  <w:marBottom w:val="0"/>
                                  <w:divBdr>
                                    <w:top w:val="none" w:sz="0" w:space="0" w:color="auto"/>
                                    <w:left w:val="none" w:sz="0" w:space="0" w:color="auto"/>
                                    <w:bottom w:val="none" w:sz="0" w:space="0" w:color="auto"/>
                                    <w:right w:val="none" w:sz="0" w:space="0" w:color="auto"/>
                                  </w:divBdr>
                                </w:div>
                                <w:div w:id="471950781">
                                  <w:marLeft w:val="640"/>
                                  <w:marRight w:val="0"/>
                                  <w:marTop w:val="0"/>
                                  <w:marBottom w:val="0"/>
                                  <w:divBdr>
                                    <w:top w:val="none" w:sz="0" w:space="0" w:color="auto"/>
                                    <w:left w:val="none" w:sz="0" w:space="0" w:color="auto"/>
                                    <w:bottom w:val="none" w:sz="0" w:space="0" w:color="auto"/>
                                    <w:right w:val="none" w:sz="0" w:space="0" w:color="auto"/>
                                  </w:divBdr>
                                </w:div>
                                <w:div w:id="1930692346">
                                  <w:marLeft w:val="640"/>
                                  <w:marRight w:val="0"/>
                                  <w:marTop w:val="0"/>
                                  <w:marBottom w:val="0"/>
                                  <w:divBdr>
                                    <w:top w:val="none" w:sz="0" w:space="0" w:color="auto"/>
                                    <w:left w:val="none" w:sz="0" w:space="0" w:color="auto"/>
                                    <w:bottom w:val="none" w:sz="0" w:space="0" w:color="auto"/>
                                    <w:right w:val="none" w:sz="0" w:space="0" w:color="auto"/>
                                  </w:divBdr>
                                </w:div>
                                <w:div w:id="1065295254">
                                  <w:marLeft w:val="640"/>
                                  <w:marRight w:val="0"/>
                                  <w:marTop w:val="0"/>
                                  <w:marBottom w:val="0"/>
                                  <w:divBdr>
                                    <w:top w:val="none" w:sz="0" w:space="0" w:color="auto"/>
                                    <w:left w:val="none" w:sz="0" w:space="0" w:color="auto"/>
                                    <w:bottom w:val="none" w:sz="0" w:space="0" w:color="auto"/>
                                    <w:right w:val="none" w:sz="0" w:space="0" w:color="auto"/>
                                  </w:divBdr>
                                </w:div>
                                <w:div w:id="718749663">
                                  <w:marLeft w:val="640"/>
                                  <w:marRight w:val="0"/>
                                  <w:marTop w:val="0"/>
                                  <w:marBottom w:val="0"/>
                                  <w:divBdr>
                                    <w:top w:val="none" w:sz="0" w:space="0" w:color="auto"/>
                                    <w:left w:val="none" w:sz="0" w:space="0" w:color="auto"/>
                                    <w:bottom w:val="none" w:sz="0" w:space="0" w:color="auto"/>
                                    <w:right w:val="none" w:sz="0" w:space="0" w:color="auto"/>
                                  </w:divBdr>
                                </w:div>
                                <w:div w:id="132649478">
                                  <w:marLeft w:val="640"/>
                                  <w:marRight w:val="0"/>
                                  <w:marTop w:val="0"/>
                                  <w:marBottom w:val="0"/>
                                  <w:divBdr>
                                    <w:top w:val="none" w:sz="0" w:space="0" w:color="auto"/>
                                    <w:left w:val="none" w:sz="0" w:space="0" w:color="auto"/>
                                    <w:bottom w:val="none" w:sz="0" w:space="0" w:color="auto"/>
                                    <w:right w:val="none" w:sz="0" w:space="0" w:color="auto"/>
                                  </w:divBdr>
                                </w:div>
                                <w:div w:id="895624783">
                                  <w:marLeft w:val="640"/>
                                  <w:marRight w:val="0"/>
                                  <w:marTop w:val="0"/>
                                  <w:marBottom w:val="0"/>
                                  <w:divBdr>
                                    <w:top w:val="none" w:sz="0" w:space="0" w:color="auto"/>
                                    <w:left w:val="none" w:sz="0" w:space="0" w:color="auto"/>
                                    <w:bottom w:val="none" w:sz="0" w:space="0" w:color="auto"/>
                                    <w:right w:val="none" w:sz="0" w:space="0" w:color="auto"/>
                                  </w:divBdr>
                                </w:div>
                                <w:div w:id="29116523">
                                  <w:marLeft w:val="640"/>
                                  <w:marRight w:val="0"/>
                                  <w:marTop w:val="0"/>
                                  <w:marBottom w:val="0"/>
                                  <w:divBdr>
                                    <w:top w:val="none" w:sz="0" w:space="0" w:color="auto"/>
                                    <w:left w:val="none" w:sz="0" w:space="0" w:color="auto"/>
                                    <w:bottom w:val="none" w:sz="0" w:space="0" w:color="auto"/>
                                    <w:right w:val="none" w:sz="0" w:space="0" w:color="auto"/>
                                  </w:divBdr>
                                </w:div>
                                <w:div w:id="1080712080">
                                  <w:marLeft w:val="640"/>
                                  <w:marRight w:val="0"/>
                                  <w:marTop w:val="0"/>
                                  <w:marBottom w:val="0"/>
                                  <w:divBdr>
                                    <w:top w:val="none" w:sz="0" w:space="0" w:color="auto"/>
                                    <w:left w:val="none" w:sz="0" w:space="0" w:color="auto"/>
                                    <w:bottom w:val="none" w:sz="0" w:space="0" w:color="auto"/>
                                    <w:right w:val="none" w:sz="0" w:space="0" w:color="auto"/>
                                  </w:divBdr>
                                </w:div>
                                <w:div w:id="1554544014">
                                  <w:marLeft w:val="640"/>
                                  <w:marRight w:val="0"/>
                                  <w:marTop w:val="0"/>
                                  <w:marBottom w:val="0"/>
                                  <w:divBdr>
                                    <w:top w:val="none" w:sz="0" w:space="0" w:color="auto"/>
                                    <w:left w:val="none" w:sz="0" w:space="0" w:color="auto"/>
                                    <w:bottom w:val="none" w:sz="0" w:space="0" w:color="auto"/>
                                    <w:right w:val="none" w:sz="0" w:space="0" w:color="auto"/>
                                  </w:divBdr>
                                </w:div>
                                <w:div w:id="1741636547">
                                  <w:marLeft w:val="640"/>
                                  <w:marRight w:val="0"/>
                                  <w:marTop w:val="0"/>
                                  <w:marBottom w:val="0"/>
                                  <w:divBdr>
                                    <w:top w:val="none" w:sz="0" w:space="0" w:color="auto"/>
                                    <w:left w:val="none" w:sz="0" w:space="0" w:color="auto"/>
                                    <w:bottom w:val="none" w:sz="0" w:space="0" w:color="auto"/>
                                    <w:right w:val="none" w:sz="0" w:space="0" w:color="auto"/>
                                  </w:divBdr>
                                </w:div>
                                <w:div w:id="2019192861">
                                  <w:marLeft w:val="640"/>
                                  <w:marRight w:val="0"/>
                                  <w:marTop w:val="0"/>
                                  <w:marBottom w:val="0"/>
                                  <w:divBdr>
                                    <w:top w:val="none" w:sz="0" w:space="0" w:color="auto"/>
                                    <w:left w:val="none" w:sz="0" w:space="0" w:color="auto"/>
                                    <w:bottom w:val="none" w:sz="0" w:space="0" w:color="auto"/>
                                    <w:right w:val="none" w:sz="0" w:space="0" w:color="auto"/>
                                  </w:divBdr>
                                </w:div>
                                <w:div w:id="1323583199">
                                  <w:marLeft w:val="640"/>
                                  <w:marRight w:val="0"/>
                                  <w:marTop w:val="0"/>
                                  <w:marBottom w:val="0"/>
                                  <w:divBdr>
                                    <w:top w:val="none" w:sz="0" w:space="0" w:color="auto"/>
                                    <w:left w:val="none" w:sz="0" w:space="0" w:color="auto"/>
                                    <w:bottom w:val="none" w:sz="0" w:space="0" w:color="auto"/>
                                    <w:right w:val="none" w:sz="0" w:space="0" w:color="auto"/>
                                  </w:divBdr>
                                </w:div>
                                <w:div w:id="1913538156">
                                  <w:marLeft w:val="640"/>
                                  <w:marRight w:val="0"/>
                                  <w:marTop w:val="0"/>
                                  <w:marBottom w:val="0"/>
                                  <w:divBdr>
                                    <w:top w:val="none" w:sz="0" w:space="0" w:color="auto"/>
                                    <w:left w:val="none" w:sz="0" w:space="0" w:color="auto"/>
                                    <w:bottom w:val="none" w:sz="0" w:space="0" w:color="auto"/>
                                    <w:right w:val="none" w:sz="0" w:space="0" w:color="auto"/>
                                  </w:divBdr>
                                </w:div>
                                <w:div w:id="1225332808">
                                  <w:marLeft w:val="640"/>
                                  <w:marRight w:val="0"/>
                                  <w:marTop w:val="0"/>
                                  <w:marBottom w:val="0"/>
                                  <w:divBdr>
                                    <w:top w:val="none" w:sz="0" w:space="0" w:color="auto"/>
                                    <w:left w:val="none" w:sz="0" w:space="0" w:color="auto"/>
                                    <w:bottom w:val="none" w:sz="0" w:space="0" w:color="auto"/>
                                    <w:right w:val="none" w:sz="0" w:space="0" w:color="auto"/>
                                  </w:divBdr>
                                </w:div>
                                <w:div w:id="775951719">
                                  <w:marLeft w:val="640"/>
                                  <w:marRight w:val="0"/>
                                  <w:marTop w:val="0"/>
                                  <w:marBottom w:val="0"/>
                                  <w:divBdr>
                                    <w:top w:val="none" w:sz="0" w:space="0" w:color="auto"/>
                                    <w:left w:val="none" w:sz="0" w:space="0" w:color="auto"/>
                                    <w:bottom w:val="none" w:sz="0" w:space="0" w:color="auto"/>
                                    <w:right w:val="none" w:sz="0" w:space="0" w:color="auto"/>
                                  </w:divBdr>
                                </w:div>
                                <w:div w:id="1573586086">
                                  <w:marLeft w:val="640"/>
                                  <w:marRight w:val="0"/>
                                  <w:marTop w:val="0"/>
                                  <w:marBottom w:val="0"/>
                                  <w:divBdr>
                                    <w:top w:val="none" w:sz="0" w:space="0" w:color="auto"/>
                                    <w:left w:val="none" w:sz="0" w:space="0" w:color="auto"/>
                                    <w:bottom w:val="none" w:sz="0" w:space="0" w:color="auto"/>
                                    <w:right w:val="none" w:sz="0" w:space="0" w:color="auto"/>
                                  </w:divBdr>
                                </w:div>
                                <w:div w:id="344326307">
                                  <w:marLeft w:val="640"/>
                                  <w:marRight w:val="0"/>
                                  <w:marTop w:val="0"/>
                                  <w:marBottom w:val="0"/>
                                  <w:divBdr>
                                    <w:top w:val="none" w:sz="0" w:space="0" w:color="auto"/>
                                    <w:left w:val="none" w:sz="0" w:space="0" w:color="auto"/>
                                    <w:bottom w:val="none" w:sz="0" w:space="0" w:color="auto"/>
                                    <w:right w:val="none" w:sz="0" w:space="0" w:color="auto"/>
                                  </w:divBdr>
                                </w:div>
                                <w:div w:id="1677995083">
                                  <w:marLeft w:val="640"/>
                                  <w:marRight w:val="0"/>
                                  <w:marTop w:val="0"/>
                                  <w:marBottom w:val="0"/>
                                  <w:divBdr>
                                    <w:top w:val="none" w:sz="0" w:space="0" w:color="auto"/>
                                    <w:left w:val="none" w:sz="0" w:space="0" w:color="auto"/>
                                    <w:bottom w:val="none" w:sz="0" w:space="0" w:color="auto"/>
                                    <w:right w:val="none" w:sz="0" w:space="0" w:color="auto"/>
                                  </w:divBdr>
                                </w:div>
                                <w:div w:id="1737238381">
                                  <w:marLeft w:val="640"/>
                                  <w:marRight w:val="0"/>
                                  <w:marTop w:val="0"/>
                                  <w:marBottom w:val="0"/>
                                  <w:divBdr>
                                    <w:top w:val="none" w:sz="0" w:space="0" w:color="auto"/>
                                    <w:left w:val="none" w:sz="0" w:space="0" w:color="auto"/>
                                    <w:bottom w:val="none" w:sz="0" w:space="0" w:color="auto"/>
                                    <w:right w:val="none" w:sz="0" w:space="0" w:color="auto"/>
                                  </w:divBdr>
                                </w:div>
                                <w:div w:id="880282591">
                                  <w:marLeft w:val="640"/>
                                  <w:marRight w:val="0"/>
                                  <w:marTop w:val="0"/>
                                  <w:marBottom w:val="0"/>
                                  <w:divBdr>
                                    <w:top w:val="none" w:sz="0" w:space="0" w:color="auto"/>
                                    <w:left w:val="none" w:sz="0" w:space="0" w:color="auto"/>
                                    <w:bottom w:val="none" w:sz="0" w:space="0" w:color="auto"/>
                                    <w:right w:val="none" w:sz="0" w:space="0" w:color="auto"/>
                                  </w:divBdr>
                                </w:div>
                                <w:div w:id="1203594871">
                                  <w:marLeft w:val="640"/>
                                  <w:marRight w:val="0"/>
                                  <w:marTop w:val="0"/>
                                  <w:marBottom w:val="0"/>
                                  <w:divBdr>
                                    <w:top w:val="none" w:sz="0" w:space="0" w:color="auto"/>
                                    <w:left w:val="none" w:sz="0" w:space="0" w:color="auto"/>
                                    <w:bottom w:val="none" w:sz="0" w:space="0" w:color="auto"/>
                                    <w:right w:val="none" w:sz="0" w:space="0" w:color="auto"/>
                                  </w:divBdr>
                                </w:div>
                                <w:div w:id="1393236186">
                                  <w:marLeft w:val="640"/>
                                  <w:marRight w:val="0"/>
                                  <w:marTop w:val="0"/>
                                  <w:marBottom w:val="0"/>
                                  <w:divBdr>
                                    <w:top w:val="none" w:sz="0" w:space="0" w:color="auto"/>
                                    <w:left w:val="none" w:sz="0" w:space="0" w:color="auto"/>
                                    <w:bottom w:val="none" w:sz="0" w:space="0" w:color="auto"/>
                                    <w:right w:val="none" w:sz="0" w:space="0" w:color="auto"/>
                                  </w:divBdr>
                                </w:div>
                                <w:div w:id="1962879846">
                                  <w:marLeft w:val="640"/>
                                  <w:marRight w:val="0"/>
                                  <w:marTop w:val="0"/>
                                  <w:marBottom w:val="0"/>
                                  <w:divBdr>
                                    <w:top w:val="none" w:sz="0" w:space="0" w:color="auto"/>
                                    <w:left w:val="none" w:sz="0" w:space="0" w:color="auto"/>
                                    <w:bottom w:val="none" w:sz="0" w:space="0" w:color="auto"/>
                                    <w:right w:val="none" w:sz="0" w:space="0" w:color="auto"/>
                                  </w:divBdr>
                                </w:div>
                                <w:div w:id="1817452957">
                                  <w:marLeft w:val="640"/>
                                  <w:marRight w:val="0"/>
                                  <w:marTop w:val="0"/>
                                  <w:marBottom w:val="0"/>
                                  <w:divBdr>
                                    <w:top w:val="none" w:sz="0" w:space="0" w:color="auto"/>
                                    <w:left w:val="none" w:sz="0" w:space="0" w:color="auto"/>
                                    <w:bottom w:val="none" w:sz="0" w:space="0" w:color="auto"/>
                                    <w:right w:val="none" w:sz="0" w:space="0" w:color="auto"/>
                                  </w:divBdr>
                                </w:div>
                                <w:div w:id="816217617">
                                  <w:marLeft w:val="640"/>
                                  <w:marRight w:val="0"/>
                                  <w:marTop w:val="0"/>
                                  <w:marBottom w:val="0"/>
                                  <w:divBdr>
                                    <w:top w:val="none" w:sz="0" w:space="0" w:color="auto"/>
                                    <w:left w:val="none" w:sz="0" w:space="0" w:color="auto"/>
                                    <w:bottom w:val="none" w:sz="0" w:space="0" w:color="auto"/>
                                    <w:right w:val="none" w:sz="0" w:space="0" w:color="auto"/>
                                  </w:divBdr>
                                </w:div>
                                <w:div w:id="1262958769">
                                  <w:marLeft w:val="640"/>
                                  <w:marRight w:val="0"/>
                                  <w:marTop w:val="0"/>
                                  <w:marBottom w:val="0"/>
                                  <w:divBdr>
                                    <w:top w:val="none" w:sz="0" w:space="0" w:color="auto"/>
                                    <w:left w:val="none" w:sz="0" w:space="0" w:color="auto"/>
                                    <w:bottom w:val="none" w:sz="0" w:space="0" w:color="auto"/>
                                    <w:right w:val="none" w:sz="0" w:space="0" w:color="auto"/>
                                  </w:divBdr>
                                </w:div>
                                <w:div w:id="932513122">
                                  <w:marLeft w:val="640"/>
                                  <w:marRight w:val="0"/>
                                  <w:marTop w:val="0"/>
                                  <w:marBottom w:val="0"/>
                                  <w:divBdr>
                                    <w:top w:val="none" w:sz="0" w:space="0" w:color="auto"/>
                                    <w:left w:val="none" w:sz="0" w:space="0" w:color="auto"/>
                                    <w:bottom w:val="none" w:sz="0" w:space="0" w:color="auto"/>
                                    <w:right w:val="none" w:sz="0" w:space="0" w:color="auto"/>
                                  </w:divBdr>
                                </w:div>
                                <w:div w:id="1504584236">
                                  <w:marLeft w:val="640"/>
                                  <w:marRight w:val="0"/>
                                  <w:marTop w:val="0"/>
                                  <w:marBottom w:val="0"/>
                                  <w:divBdr>
                                    <w:top w:val="none" w:sz="0" w:space="0" w:color="auto"/>
                                    <w:left w:val="none" w:sz="0" w:space="0" w:color="auto"/>
                                    <w:bottom w:val="none" w:sz="0" w:space="0" w:color="auto"/>
                                    <w:right w:val="none" w:sz="0" w:space="0" w:color="auto"/>
                                  </w:divBdr>
                                </w:div>
                                <w:div w:id="281226876">
                                  <w:marLeft w:val="640"/>
                                  <w:marRight w:val="0"/>
                                  <w:marTop w:val="0"/>
                                  <w:marBottom w:val="0"/>
                                  <w:divBdr>
                                    <w:top w:val="none" w:sz="0" w:space="0" w:color="auto"/>
                                    <w:left w:val="none" w:sz="0" w:space="0" w:color="auto"/>
                                    <w:bottom w:val="none" w:sz="0" w:space="0" w:color="auto"/>
                                    <w:right w:val="none" w:sz="0" w:space="0" w:color="auto"/>
                                  </w:divBdr>
                                </w:div>
                                <w:div w:id="746147663">
                                  <w:marLeft w:val="640"/>
                                  <w:marRight w:val="0"/>
                                  <w:marTop w:val="0"/>
                                  <w:marBottom w:val="0"/>
                                  <w:divBdr>
                                    <w:top w:val="none" w:sz="0" w:space="0" w:color="auto"/>
                                    <w:left w:val="none" w:sz="0" w:space="0" w:color="auto"/>
                                    <w:bottom w:val="none" w:sz="0" w:space="0" w:color="auto"/>
                                    <w:right w:val="none" w:sz="0" w:space="0" w:color="auto"/>
                                  </w:divBdr>
                                </w:div>
                                <w:div w:id="652366801">
                                  <w:marLeft w:val="640"/>
                                  <w:marRight w:val="0"/>
                                  <w:marTop w:val="0"/>
                                  <w:marBottom w:val="0"/>
                                  <w:divBdr>
                                    <w:top w:val="none" w:sz="0" w:space="0" w:color="auto"/>
                                    <w:left w:val="none" w:sz="0" w:space="0" w:color="auto"/>
                                    <w:bottom w:val="none" w:sz="0" w:space="0" w:color="auto"/>
                                    <w:right w:val="none" w:sz="0" w:space="0" w:color="auto"/>
                                  </w:divBdr>
                                </w:div>
                                <w:div w:id="1105729006">
                                  <w:marLeft w:val="640"/>
                                  <w:marRight w:val="0"/>
                                  <w:marTop w:val="0"/>
                                  <w:marBottom w:val="0"/>
                                  <w:divBdr>
                                    <w:top w:val="none" w:sz="0" w:space="0" w:color="auto"/>
                                    <w:left w:val="none" w:sz="0" w:space="0" w:color="auto"/>
                                    <w:bottom w:val="none" w:sz="0" w:space="0" w:color="auto"/>
                                    <w:right w:val="none" w:sz="0" w:space="0" w:color="auto"/>
                                  </w:divBdr>
                                </w:div>
                                <w:div w:id="885332800">
                                  <w:marLeft w:val="640"/>
                                  <w:marRight w:val="0"/>
                                  <w:marTop w:val="0"/>
                                  <w:marBottom w:val="0"/>
                                  <w:divBdr>
                                    <w:top w:val="none" w:sz="0" w:space="0" w:color="auto"/>
                                    <w:left w:val="none" w:sz="0" w:space="0" w:color="auto"/>
                                    <w:bottom w:val="none" w:sz="0" w:space="0" w:color="auto"/>
                                    <w:right w:val="none" w:sz="0" w:space="0" w:color="auto"/>
                                  </w:divBdr>
                                </w:div>
                                <w:div w:id="753090920">
                                  <w:marLeft w:val="640"/>
                                  <w:marRight w:val="0"/>
                                  <w:marTop w:val="0"/>
                                  <w:marBottom w:val="0"/>
                                  <w:divBdr>
                                    <w:top w:val="none" w:sz="0" w:space="0" w:color="auto"/>
                                    <w:left w:val="none" w:sz="0" w:space="0" w:color="auto"/>
                                    <w:bottom w:val="none" w:sz="0" w:space="0" w:color="auto"/>
                                    <w:right w:val="none" w:sz="0" w:space="0" w:color="auto"/>
                                  </w:divBdr>
                                </w:div>
                                <w:div w:id="2064283928">
                                  <w:marLeft w:val="640"/>
                                  <w:marRight w:val="0"/>
                                  <w:marTop w:val="0"/>
                                  <w:marBottom w:val="0"/>
                                  <w:divBdr>
                                    <w:top w:val="none" w:sz="0" w:space="0" w:color="auto"/>
                                    <w:left w:val="none" w:sz="0" w:space="0" w:color="auto"/>
                                    <w:bottom w:val="none" w:sz="0" w:space="0" w:color="auto"/>
                                    <w:right w:val="none" w:sz="0" w:space="0" w:color="auto"/>
                                  </w:divBdr>
                                </w:div>
                                <w:div w:id="2140226364">
                                  <w:marLeft w:val="640"/>
                                  <w:marRight w:val="0"/>
                                  <w:marTop w:val="0"/>
                                  <w:marBottom w:val="0"/>
                                  <w:divBdr>
                                    <w:top w:val="none" w:sz="0" w:space="0" w:color="auto"/>
                                    <w:left w:val="none" w:sz="0" w:space="0" w:color="auto"/>
                                    <w:bottom w:val="none" w:sz="0" w:space="0" w:color="auto"/>
                                    <w:right w:val="none" w:sz="0" w:space="0" w:color="auto"/>
                                  </w:divBdr>
                                </w:div>
                                <w:div w:id="1345866426">
                                  <w:marLeft w:val="640"/>
                                  <w:marRight w:val="0"/>
                                  <w:marTop w:val="0"/>
                                  <w:marBottom w:val="0"/>
                                  <w:divBdr>
                                    <w:top w:val="none" w:sz="0" w:space="0" w:color="auto"/>
                                    <w:left w:val="none" w:sz="0" w:space="0" w:color="auto"/>
                                    <w:bottom w:val="none" w:sz="0" w:space="0" w:color="auto"/>
                                    <w:right w:val="none" w:sz="0" w:space="0" w:color="auto"/>
                                  </w:divBdr>
                                </w:div>
                                <w:div w:id="1032918596">
                                  <w:marLeft w:val="640"/>
                                  <w:marRight w:val="0"/>
                                  <w:marTop w:val="0"/>
                                  <w:marBottom w:val="0"/>
                                  <w:divBdr>
                                    <w:top w:val="none" w:sz="0" w:space="0" w:color="auto"/>
                                    <w:left w:val="none" w:sz="0" w:space="0" w:color="auto"/>
                                    <w:bottom w:val="none" w:sz="0" w:space="0" w:color="auto"/>
                                    <w:right w:val="none" w:sz="0" w:space="0" w:color="auto"/>
                                  </w:divBdr>
                                </w:div>
                                <w:div w:id="63797626">
                                  <w:marLeft w:val="640"/>
                                  <w:marRight w:val="0"/>
                                  <w:marTop w:val="0"/>
                                  <w:marBottom w:val="0"/>
                                  <w:divBdr>
                                    <w:top w:val="none" w:sz="0" w:space="0" w:color="auto"/>
                                    <w:left w:val="none" w:sz="0" w:space="0" w:color="auto"/>
                                    <w:bottom w:val="none" w:sz="0" w:space="0" w:color="auto"/>
                                    <w:right w:val="none" w:sz="0" w:space="0" w:color="auto"/>
                                  </w:divBdr>
                                </w:div>
                                <w:div w:id="1790273348">
                                  <w:marLeft w:val="640"/>
                                  <w:marRight w:val="0"/>
                                  <w:marTop w:val="0"/>
                                  <w:marBottom w:val="0"/>
                                  <w:divBdr>
                                    <w:top w:val="none" w:sz="0" w:space="0" w:color="auto"/>
                                    <w:left w:val="none" w:sz="0" w:space="0" w:color="auto"/>
                                    <w:bottom w:val="none" w:sz="0" w:space="0" w:color="auto"/>
                                    <w:right w:val="none" w:sz="0" w:space="0" w:color="auto"/>
                                  </w:divBdr>
                                </w:div>
                                <w:div w:id="1196849731">
                                  <w:marLeft w:val="640"/>
                                  <w:marRight w:val="0"/>
                                  <w:marTop w:val="0"/>
                                  <w:marBottom w:val="0"/>
                                  <w:divBdr>
                                    <w:top w:val="none" w:sz="0" w:space="0" w:color="auto"/>
                                    <w:left w:val="none" w:sz="0" w:space="0" w:color="auto"/>
                                    <w:bottom w:val="none" w:sz="0" w:space="0" w:color="auto"/>
                                    <w:right w:val="none" w:sz="0" w:space="0" w:color="auto"/>
                                  </w:divBdr>
                                </w:div>
                                <w:div w:id="1381393405">
                                  <w:marLeft w:val="640"/>
                                  <w:marRight w:val="0"/>
                                  <w:marTop w:val="0"/>
                                  <w:marBottom w:val="0"/>
                                  <w:divBdr>
                                    <w:top w:val="none" w:sz="0" w:space="0" w:color="auto"/>
                                    <w:left w:val="none" w:sz="0" w:space="0" w:color="auto"/>
                                    <w:bottom w:val="none" w:sz="0" w:space="0" w:color="auto"/>
                                    <w:right w:val="none" w:sz="0" w:space="0" w:color="auto"/>
                                  </w:divBdr>
                                </w:div>
                                <w:div w:id="1880702656">
                                  <w:marLeft w:val="640"/>
                                  <w:marRight w:val="0"/>
                                  <w:marTop w:val="0"/>
                                  <w:marBottom w:val="0"/>
                                  <w:divBdr>
                                    <w:top w:val="none" w:sz="0" w:space="0" w:color="auto"/>
                                    <w:left w:val="none" w:sz="0" w:space="0" w:color="auto"/>
                                    <w:bottom w:val="none" w:sz="0" w:space="0" w:color="auto"/>
                                    <w:right w:val="none" w:sz="0" w:space="0" w:color="auto"/>
                                  </w:divBdr>
                                </w:div>
                                <w:div w:id="1621299204">
                                  <w:marLeft w:val="640"/>
                                  <w:marRight w:val="0"/>
                                  <w:marTop w:val="0"/>
                                  <w:marBottom w:val="0"/>
                                  <w:divBdr>
                                    <w:top w:val="none" w:sz="0" w:space="0" w:color="auto"/>
                                    <w:left w:val="none" w:sz="0" w:space="0" w:color="auto"/>
                                    <w:bottom w:val="none" w:sz="0" w:space="0" w:color="auto"/>
                                    <w:right w:val="none" w:sz="0" w:space="0" w:color="auto"/>
                                  </w:divBdr>
                                </w:div>
                                <w:div w:id="767190928">
                                  <w:marLeft w:val="640"/>
                                  <w:marRight w:val="0"/>
                                  <w:marTop w:val="0"/>
                                  <w:marBottom w:val="0"/>
                                  <w:divBdr>
                                    <w:top w:val="none" w:sz="0" w:space="0" w:color="auto"/>
                                    <w:left w:val="none" w:sz="0" w:space="0" w:color="auto"/>
                                    <w:bottom w:val="none" w:sz="0" w:space="0" w:color="auto"/>
                                    <w:right w:val="none" w:sz="0" w:space="0" w:color="auto"/>
                                  </w:divBdr>
                                </w:div>
                                <w:div w:id="163166801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834181584">
                          <w:marLeft w:val="480"/>
                          <w:marRight w:val="0"/>
                          <w:marTop w:val="0"/>
                          <w:marBottom w:val="0"/>
                          <w:divBdr>
                            <w:top w:val="none" w:sz="0" w:space="0" w:color="auto"/>
                            <w:left w:val="none" w:sz="0" w:space="0" w:color="auto"/>
                            <w:bottom w:val="none" w:sz="0" w:space="0" w:color="auto"/>
                            <w:right w:val="none" w:sz="0" w:space="0" w:color="auto"/>
                          </w:divBdr>
                        </w:div>
                        <w:div w:id="1661347980">
                          <w:marLeft w:val="480"/>
                          <w:marRight w:val="0"/>
                          <w:marTop w:val="0"/>
                          <w:marBottom w:val="0"/>
                          <w:divBdr>
                            <w:top w:val="none" w:sz="0" w:space="0" w:color="auto"/>
                            <w:left w:val="none" w:sz="0" w:space="0" w:color="auto"/>
                            <w:bottom w:val="none" w:sz="0" w:space="0" w:color="auto"/>
                            <w:right w:val="none" w:sz="0" w:space="0" w:color="auto"/>
                          </w:divBdr>
                        </w:div>
                        <w:div w:id="1324358533">
                          <w:marLeft w:val="480"/>
                          <w:marRight w:val="0"/>
                          <w:marTop w:val="0"/>
                          <w:marBottom w:val="0"/>
                          <w:divBdr>
                            <w:top w:val="none" w:sz="0" w:space="0" w:color="auto"/>
                            <w:left w:val="none" w:sz="0" w:space="0" w:color="auto"/>
                            <w:bottom w:val="none" w:sz="0" w:space="0" w:color="auto"/>
                            <w:right w:val="none" w:sz="0" w:space="0" w:color="auto"/>
                          </w:divBdr>
                        </w:div>
                        <w:div w:id="41292300">
                          <w:marLeft w:val="480"/>
                          <w:marRight w:val="0"/>
                          <w:marTop w:val="0"/>
                          <w:marBottom w:val="0"/>
                          <w:divBdr>
                            <w:top w:val="none" w:sz="0" w:space="0" w:color="auto"/>
                            <w:left w:val="none" w:sz="0" w:space="0" w:color="auto"/>
                            <w:bottom w:val="none" w:sz="0" w:space="0" w:color="auto"/>
                            <w:right w:val="none" w:sz="0" w:space="0" w:color="auto"/>
                          </w:divBdr>
                        </w:div>
                        <w:div w:id="137500660">
                          <w:marLeft w:val="480"/>
                          <w:marRight w:val="0"/>
                          <w:marTop w:val="0"/>
                          <w:marBottom w:val="0"/>
                          <w:divBdr>
                            <w:top w:val="none" w:sz="0" w:space="0" w:color="auto"/>
                            <w:left w:val="none" w:sz="0" w:space="0" w:color="auto"/>
                            <w:bottom w:val="none" w:sz="0" w:space="0" w:color="auto"/>
                            <w:right w:val="none" w:sz="0" w:space="0" w:color="auto"/>
                          </w:divBdr>
                        </w:div>
                        <w:div w:id="736250600">
                          <w:marLeft w:val="480"/>
                          <w:marRight w:val="0"/>
                          <w:marTop w:val="0"/>
                          <w:marBottom w:val="0"/>
                          <w:divBdr>
                            <w:top w:val="none" w:sz="0" w:space="0" w:color="auto"/>
                            <w:left w:val="none" w:sz="0" w:space="0" w:color="auto"/>
                            <w:bottom w:val="none" w:sz="0" w:space="0" w:color="auto"/>
                            <w:right w:val="none" w:sz="0" w:space="0" w:color="auto"/>
                          </w:divBdr>
                        </w:div>
                        <w:div w:id="175730082">
                          <w:marLeft w:val="480"/>
                          <w:marRight w:val="0"/>
                          <w:marTop w:val="0"/>
                          <w:marBottom w:val="0"/>
                          <w:divBdr>
                            <w:top w:val="none" w:sz="0" w:space="0" w:color="auto"/>
                            <w:left w:val="none" w:sz="0" w:space="0" w:color="auto"/>
                            <w:bottom w:val="none" w:sz="0" w:space="0" w:color="auto"/>
                            <w:right w:val="none" w:sz="0" w:space="0" w:color="auto"/>
                          </w:divBdr>
                        </w:div>
                        <w:div w:id="698551601">
                          <w:marLeft w:val="480"/>
                          <w:marRight w:val="0"/>
                          <w:marTop w:val="0"/>
                          <w:marBottom w:val="0"/>
                          <w:divBdr>
                            <w:top w:val="none" w:sz="0" w:space="0" w:color="auto"/>
                            <w:left w:val="none" w:sz="0" w:space="0" w:color="auto"/>
                            <w:bottom w:val="none" w:sz="0" w:space="0" w:color="auto"/>
                            <w:right w:val="none" w:sz="0" w:space="0" w:color="auto"/>
                          </w:divBdr>
                        </w:div>
                        <w:div w:id="523134578">
                          <w:marLeft w:val="480"/>
                          <w:marRight w:val="0"/>
                          <w:marTop w:val="0"/>
                          <w:marBottom w:val="0"/>
                          <w:divBdr>
                            <w:top w:val="none" w:sz="0" w:space="0" w:color="auto"/>
                            <w:left w:val="none" w:sz="0" w:space="0" w:color="auto"/>
                            <w:bottom w:val="none" w:sz="0" w:space="0" w:color="auto"/>
                            <w:right w:val="none" w:sz="0" w:space="0" w:color="auto"/>
                          </w:divBdr>
                        </w:div>
                        <w:div w:id="115149232">
                          <w:marLeft w:val="480"/>
                          <w:marRight w:val="0"/>
                          <w:marTop w:val="0"/>
                          <w:marBottom w:val="0"/>
                          <w:divBdr>
                            <w:top w:val="none" w:sz="0" w:space="0" w:color="auto"/>
                            <w:left w:val="none" w:sz="0" w:space="0" w:color="auto"/>
                            <w:bottom w:val="none" w:sz="0" w:space="0" w:color="auto"/>
                            <w:right w:val="none" w:sz="0" w:space="0" w:color="auto"/>
                          </w:divBdr>
                        </w:div>
                        <w:div w:id="483090324">
                          <w:marLeft w:val="480"/>
                          <w:marRight w:val="0"/>
                          <w:marTop w:val="0"/>
                          <w:marBottom w:val="0"/>
                          <w:divBdr>
                            <w:top w:val="none" w:sz="0" w:space="0" w:color="auto"/>
                            <w:left w:val="none" w:sz="0" w:space="0" w:color="auto"/>
                            <w:bottom w:val="none" w:sz="0" w:space="0" w:color="auto"/>
                            <w:right w:val="none" w:sz="0" w:space="0" w:color="auto"/>
                          </w:divBdr>
                        </w:div>
                        <w:div w:id="2128817795">
                          <w:marLeft w:val="480"/>
                          <w:marRight w:val="0"/>
                          <w:marTop w:val="0"/>
                          <w:marBottom w:val="0"/>
                          <w:divBdr>
                            <w:top w:val="none" w:sz="0" w:space="0" w:color="auto"/>
                            <w:left w:val="none" w:sz="0" w:space="0" w:color="auto"/>
                            <w:bottom w:val="none" w:sz="0" w:space="0" w:color="auto"/>
                            <w:right w:val="none" w:sz="0" w:space="0" w:color="auto"/>
                          </w:divBdr>
                        </w:div>
                        <w:div w:id="1791969041">
                          <w:marLeft w:val="480"/>
                          <w:marRight w:val="0"/>
                          <w:marTop w:val="0"/>
                          <w:marBottom w:val="0"/>
                          <w:divBdr>
                            <w:top w:val="none" w:sz="0" w:space="0" w:color="auto"/>
                            <w:left w:val="none" w:sz="0" w:space="0" w:color="auto"/>
                            <w:bottom w:val="none" w:sz="0" w:space="0" w:color="auto"/>
                            <w:right w:val="none" w:sz="0" w:space="0" w:color="auto"/>
                          </w:divBdr>
                        </w:div>
                        <w:div w:id="971903390">
                          <w:marLeft w:val="480"/>
                          <w:marRight w:val="0"/>
                          <w:marTop w:val="0"/>
                          <w:marBottom w:val="0"/>
                          <w:divBdr>
                            <w:top w:val="none" w:sz="0" w:space="0" w:color="auto"/>
                            <w:left w:val="none" w:sz="0" w:space="0" w:color="auto"/>
                            <w:bottom w:val="none" w:sz="0" w:space="0" w:color="auto"/>
                            <w:right w:val="none" w:sz="0" w:space="0" w:color="auto"/>
                          </w:divBdr>
                        </w:div>
                        <w:div w:id="2084641551">
                          <w:marLeft w:val="480"/>
                          <w:marRight w:val="0"/>
                          <w:marTop w:val="0"/>
                          <w:marBottom w:val="0"/>
                          <w:divBdr>
                            <w:top w:val="none" w:sz="0" w:space="0" w:color="auto"/>
                            <w:left w:val="none" w:sz="0" w:space="0" w:color="auto"/>
                            <w:bottom w:val="none" w:sz="0" w:space="0" w:color="auto"/>
                            <w:right w:val="none" w:sz="0" w:space="0" w:color="auto"/>
                          </w:divBdr>
                        </w:div>
                        <w:div w:id="1845777806">
                          <w:marLeft w:val="480"/>
                          <w:marRight w:val="0"/>
                          <w:marTop w:val="0"/>
                          <w:marBottom w:val="0"/>
                          <w:divBdr>
                            <w:top w:val="none" w:sz="0" w:space="0" w:color="auto"/>
                            <w:left w:val="none" w:sz="0" w:space="0" w:color="auto"/>
                            <w:bottom w:val="none" w:sz="0" w:space="0" w:color="auto"/>
                            <w:right w:val="none" w:sz="0" w:space="0" w:color="auto"/>
                          </w:divBdr>
                        </w:div>
                        <w:div w:id="295914641">
                          <w:marLeft w:val="480"/>
                          <w:marRight w:val="0"/>
                          <w:marTop w:val="0"/>
                          <w:marBottom w:val="0"/>
                          <w:divBdr>
                            <w:top w:val="none" w:sz="0" w:space="0" w:color="auto"/>
                            <w:left w:val="none" w:sz="0" w:space="0" w:color="auto"/>
                            <w:bottom w:val="none" w:sz="0" w:space="0" w:color="auto"/>
                            <w:right w:val="none" w:sz="0" w:space="0" w:color="auto"/>
                          </w:divBdr>
                        </w:div>
                        <w:div w:id="1482498845">
                          <w:marLeft w:val="480"/>
                          <w:marRight w:val="0"/>
                          <w:marTop w:val="0"/>
                          <w:marBottom w:val="0"/>
                          <w:divBdr>
                            <w:top w:val="none" w:sz="0" w:space="0" w:color="auto"/>
                            <w:left w:val="none" w:sz="0" w:space="0" w:color="auto"/>
                            <w:bottom w:val="none" w:sz="0" w:space="0" w:color="auto"/>
                            <w:right w:val="none" w:sz="0" w:space="0" w:color="auto"/>
                          </w:divBdr>
                        </w:div>
                        <w:div w:id="1486236425">
                          <w:marLeft w:val="480"/>
                          <w:marRight w:val="0"/>
                          <w:marTop w:val="0"/>
                          <w:marBottom w:val="0"/>
                          <w:divBdr>
                            <w:top w:val="none" w:sz="0" w:space="0" w:color="auto"/>
                            <w:left w:val="none" w:sz="0" w:space="0" w:color="auto"/>
                            <w:bottom w:val="none" w:sz="0" w:space="0" w:color="auto"/>
                            <w:right w:val="none" w:sz="0" w:space="0" w:color="auto"/>
                          </w:divBdr>
                        </w:div>
                        <w:div w:id="950431654">
                          <w:marLeft w:val="480"/>
                          <w:marRight w:val="0"/>
                          <w:marTop w:val="0"/>
                          <w:marBottom w:val="0"/>
                          <w:divBdr>
                            <w:top w:val="none" w:sz="0" w:space="0" w:color="auto"/>
                            <w:left w:val="none" w:sz="0" w:space="0" w:color="auto"/>
                            <w:bottom w:val="none" w:sz="0" w:space="0" w:color="auto"/>
                            <w:right w:val="none" w:sz="0" w:space="0" w:color="auto"/>
                          </w:divBdr>
                        </w:div>
                        <w:div w:id="327054209">
                          <w:marLeft w:val="480"/>
                          <w:marRight w:val="0"/>
                          <w:marTop w:val="0"/>
                          <w:marBottom w:val="0"/>
                          <w:divBdr>
                            <w:top w:val="none" w:sz="0" w:space="0" w:color="auto"/>
                            <w:left w:val="none" w:sz="0" w:space="0" w:color="auto"/>
                            <w:bottom w:val="none" w:sz="0" w:space="0" w:color="auto"/>
                            <w:right w:val="none" w:sz="0" w:space="0" w:color="auto"/>
                          </w:divBdr>
                        </w:div>
                        <w:div w:id="736829828">
                          <w:marLeft w:val="480"/>
                          <w:marRight w:val="0"/>
                          <w:marTop w:val="0"/>
                          <w:marBottom w:val="0"/>
                          <w:divBdr>
                            <w:top w:val="none" w:sz="0" w:space="0" w:color="auto"/>
                            <w:left w:val="none" w:sz="0" w:space="0" w:color="auto"/>
                            <w:bottom w:val="none" w:sz="0" w:space="0" w:color="auto"/>
                            <w:right w:val="none" w:sz="0" w:space="0" w:color="auto"/>
                          </w:divBdr>
                        </w:div>
                        <w:div w:id="1363939067">
                          <w:marLeft w:val="480"/>
                          <w:marRight w:val="0"/>
                          <w:marTop w:val="0"/>
                          <w:marBottom w:val="0"/>
                          <w:divBdr>
                            <w:top w:val="none" w:sz="0" w:space="0" w:color="auto"/>
                            <w:left w:val="none" w:sz="0" w:space="0" w:color="auto"/>
                            <w:bottom w:val="none" w:sz="0" w:space="0" w:color="auto"/>
                            <w:right w:val="none" w:sz="0" w:space="0" w:color="auto"/>
                          </w:divBdr>
                        </w:div>
                        <w:div w:id="325592573">
                          <w:marLeft w:val="480"/>
                          <w:marRight w:val="0"/>
                          <w:marTop w:val="0"/>
                          <w:marBottom w:val="0"/>
                          <w:divBdr>
                            <w:top w:val="none" w:sz="0" w:space="0" w:color="auto"/>
                            <w:left w:val="none" w:sz="0" w:space="0" w:color="auto"/>
                            <w:bottom w:val="none" w:sz="0" w:space="0" w:color="auto"/>
                            <w:right w:val="none" w:sz="0" w:space="0" w:color="auto"/>
                          </w:divBdr>
                        </w:div>
                        <w:div w:id="184484417">
                          <w:marLeft w:val="480"/>
                          <w:marRight w:val="0"/>
                          <w:marTop w:val="0"/>
                          <w:marBottom w:val="0"/>
                          <w:divBdr>
                            <w:top w:val="none" w:sz="0" w:space="0" w:color="auto"/>
                            <w:left w:val="none" w:sz="0" w:space="0" w:color="auto"/>
                            <w:bottom w:val="none" w:sz="0" w:space="0" w:color="auto"/>
                            <w:right w:val="none" w:sz="0" w:space="0" w:color="auto"/>
                          </w:divBdr>
                        </w:div>
                        <w:div w:id="623344899">
                          <w:marLeft w:val="480"/>
                          <w:marRight w:val="0"/>
                          <w:marTop w:val="0"/>
                          <w:marBottom w:val="0"/>
                          <w:divBdr>
                            <w:top w:val="none" w:sz="0" w:space="0" w:color="auto"/>
                            <w:left w:val="none" w:sz="0" w:space="0" w:color="auto"/>
                            <w:bottom w:val="none" w:sz="0" w:space="0" w:color="auto"/>
                            <w:right w:val="none" w:sz="0" w:space="0" w:color="auto"/>
                          </w:divBdr>
                        </w:div>
                        <w:div w:id="1663581566">
                          <w:marLeft w:val="480"/>
                          <w:marRight w:val="0"/>
                          <w:marTop w:val="0"/>
                          <w:marBottom w:val="0"/>
                          <w:divBdr>
                            <w:top w:val="none" w:sz="0" w:space="0" w:color="auto"/>
                            <w:left w:val="none" w:sz="0" w:space="0" w:color="auto"/>
                            <w:bottom w:val="none" w:sz="0" w:space="0" w:color="auto"/>
                            <w:right w:val="none" w:sz="0" w:space="0" w:color="auto"/>
                          </w:divBdr>
                        </w:div>
                        <w:div w:id="1947039520">
                          <w:marLeft w:val="480"/>
                          <w:marRight w:val="0"/>
                          <w:marTop w:val="0"/>
                          <w:marBottom w:val="0"/>
                          <w:divBdr>
                            <w:top w:val="none" w:sz="0" w:space="0" w:color="auto"/>
                            <w:left w:val="none" w:sz="0" w:space="0" w:color="auto"/>
                            <w:bottom w:val="none" w:sz="0" w:space="0" w:color="auto"/>
                            <w:right w:val="none" w:sz="0" w:space="0" w:color="auto"/>
                          </w:divBdr>
                        </w:div>
                        <w:div w:id="1677922305">
                          <w:marLeft w:val="480"/>
                          <w:marRight w:val="0"/>
                          <w:marTop w:val="0"/>
                          <w:marBottom w:val="0"/>
                          <w:divBdr>
                            <w:top w:val="none" w:sz="0" w:space="0" w:color="auto"/>
                            <w:left w:val="none" w:sz="0" w:space="0" w:color="auto"/>
                            <w:bottom w:val="none" w:sz="0" w:space="0" w:color="auto"/>
                            <w:right w:val="none" w:sz="0" w:space="0" w:color="auto"/>
                          </w:divBdr>
                        </w:div>
                        <w:div w:id="124547605">
                          <w:marLeft w:val="480"/>
                          <w:marRight w:val="0"/>
                          <w:marTop w:val="0"/>
                          <w:marBottom w:val="0"/>
                          <w:divBdr>
                            <w:top w:val="none" w:sz="0" w:space="0" w:color="auto"/>
                            <w:left w:val="none" w:sz="0" w:space="0" w:color="auto"/>
                            <w:bottom w:val="none" w:sz="0" w:space="0" w:color="auto"/>
                            <w:right w:val="none" w:sz="0" w:space="0" w:color="auto"/>
                          </w:divBdr>
                        </w:div>
                        <w:div w:id="253364955">
                          <w:marLeft w:val="480"/>
                          <w:marRight w:val="0"/>
                          <w:marTop w:val="0"/>
                          <w:marBottom w:val="0"/>
                          <w:divBdr>
                            <w:top w:val="none" w:sz="0" w:space="0" w:color="auto"/>
                            <w:left w:val="none" w:sz="0" w:space="0" w:color="auto"/>
                            <w:bottom w:val="none" w:sz="0" w:space="0" w:color="auto"/>
                            <w:right w:val="none" w:sz="0" w:space="0" w:color="auto"/>
                          </w:divBdr>
                        </w:div>
                        <w:div w:id="1308631170">
                          <w:marLeft w:val="480"/>
                          <w:marRight w:val="0"/>
                          <w:marTop w:val="0"/>
                          <w:marBottom w:val="0"/>
                          <w:divBdr>
                            <w:top w:val="none" w:sz="0" w:space="0" w:color="auto"/>
                            <w:left w:val="none" w:sz="0" w:space="0" w:color="auto"/>
                            <w:bottom w:val="none" w:sz="0" w:space="0" w:color="auto"/>
                            <w:right w:val="none" w:sz="0" w:space="0" w:color="auto"/>
                          </w:divBdr>
                        </w:div>
                        <w:div w:id="1035614246">
                          <w:marLeft w:val="480"/>
                          <w:marRight w:val="0"/>
                          <w:marTop w:val="0"/>
                          <w:marBottom w:val="0"/>
                          <w:divBdr>
                            <w:top w:val="none" w:sz="0" w:space="0" w:color="auto"/>
                            <w:left w:val="none" w:sz="0" w:space="0" w:color="auto"/>
                            <w:bottom w:val="none" w:sz="0" w:space="0" w:color="auto"/>
                            <w:right w:val="none" w:sz="0" w:space="0" w:color="auto"/>
                          </w:divBdr>
                        </w:div>
                        <w:div w:id="1164735043">
                          <w:marLeft w:val="480"/>
                          <w:marRight w:val="0"/>
                          <w:marTop w:val="0"/>
                          <w:marBottom w:val="0"/>
                          <w:divBdr>
                            <w:top w:val="none" w:sz="0" w:space="0" w:color="auto"/>
                            <w:left w:val="none" w:sz="0" w:space="0" w:color="auto"/>
                            <w:bottom w:val="none" w:sz="0" w:space="0" w:color="auto"/>
                            <w:right w:val="none" w:sz="0" w:space="0" w:color="auto"/>
                          </w:divBdr>
                        </w:div>
                        <w:div w:id="1248925435">
                          <w:marLeft w:val="480"/>
                          <w:marRight w:val="0"/>
                          <w:marTop w:val="0"/>
                          <w:marBottom w:val="0"/>
                          <w:divBdr>
                            <w:top w:val="none" w:sz="0" w:space="0" w:color="auto"/>
                            <w:left w:val="none" w:sz="0" w:space="0" w:color="auto"/>
                            <w:bottom w:val="none" w:sz="0" w:space="0" w:color="auto"/>
                            <w:right w:val="none" w:sz="0" w:space="0" w:color="auto"/>
                          </w:divBdr>
                        </w:div>
                        <w:div w:id="982075774">
                          <w:marLeft w:val="480"/>
                          <w:marRight w:val="0"/>
                          <w:marTop w:val="0"/>
                          <w:marBottom w:val="0"/>
                          <w:divBdr>
                            <w:top w:val="none" w:sz="0" w:space="0" w:color="auto"/>
                            <w:left w:val="none" w:sz="0" w:space="0" w:color="auto"/>
                            <w:bottom w:val="none" w:sz="0" w:space="0" w:color="auto"/>
                            <w:right w:val="none" w:sz="0" w:space="0" w:color="auto"/>
                          </w:divBdr>
                        </w:div>
                        <w:div w:id="1963999105">
                          <w:marLeft w:val="480"/>
                          <w:marRight w:val="0"/>
                          <w:marTop w:val="0"/>
                          <w:marBottom w:val="0"/>
                          <w:divBdr>
                            <w:top w:val="none" w:sz="0" w:space="0" w:color="auto"/>
                            <w:left w:val="none" w:sz="0" w:space="0" w:color="auto"/>
                            <w:bottom w:val="none" w:sz="0" w:space="0" w:color="auto"/>
                            <w:right w:val="none" w:sz="0" w:space="0" w:color="auto"/>
                          </w:divBdr>
                        </w:div>
                        <w:div w:id="1773427412">
                          <w:marLeft w:val="480"/>
                          <w:marRight w:val="0"/>
                          <w:marTop w:val="0"/>
                          <w:marBottom w:val="0"/>
                          <w:divBdr>
                            <w:top w:val="none" w:sz="0" w:space="0" w:color="auto"/>
                            <w:left w:val="none" w:sz="0" w:space="0" w:color="auto"/>
                            <w:bottom w:val="none" w:sz="0" w:space="0" w:color="auto"/>
                            <w:right w:val="none" w:sz="0" w:space="0" w:color="auto"/>
                          </w:divBdr>
                        </w:div>
                        <w:div w:id="787168057">
                          <w:marLeft w:val="480"/>
                          <w:marRight w:val="0"/>
                          <w:marTop w:val="0"/>
                          <w:marBottom w:val="0"/>
                          <w:divBdr>
                            <w:top w:val="none" w:sz="0" w:space="0" w:color="auto"/>
                            <w:left w:val="none" w:sz="0" w:space="0" w:color="auto"/>
                            <w:bottom w:val="none" w:sz="0" w:space="0" w:color="auto"/>
                            <w:right w:val="none" w:sz="0" w:space="0" w:color="auto"/>
                          </w:divBdr>
                        </w:div>
                        <w:div w:id="831259263">
                          <w:marLeft w:val="480"/>
                          <w:marRight w:val="0"/>
                          <w:marTop w:val="0"/>
                          <w:marBottom w:val="0"/>
                          <w:divBdr>
                            <w:top w:val="none" w:sz="0" w:space="0" w:color="auto"/>
                            <w:left w:val="none" w:sz="0" w:space="0" w:color="auto"/>
                            <w:bottom w:val="none" w:sz="0" w:space="0" w:color="auto"/>
                            <w:right w:val="none" w:sz="0" w:space="0" w:color="auto"/>
                          </w:divBdr>
                        </w:div>
                        <w:div w:id="720791210">
                          <w:marLeft w:val="480"/>
                          <w:marRight w:val="0"/>
                          <w:marTop w:val="0"/>
                          <w:marBottom w:val="0"/>
                          <w:divBdr>
                            <w:top w:val="none" w:sz="0" w:space="0" w:color="auto"/>
                            <w:left w:val="none" w:sz="0" w:space="0" w:color="auto"/>
                            <w:bottom w:val="none" w:sz="0" w:space="0" w:color="auto"/>
                            <w:right w:val="none" w:sz="0" w:space="0" w:color="auto"/>
                          </w:divBdr>
                        </w:div>
                        <w:div w:id="1434865472">
                          <w:marLeft w:val="480"/>
                          <w:marRight w:val="0"/>
                          <w:marTop w:val="0"/>
                          <w:marBottom w:val="0"/>
                          <w:divBdr>
                            <w:top w:val="none" w:sz="0" w:space="0" w:color="auto"/>
                            <w:left w:val="none" w:sz="0" w:space="0" w:color="auto"/>
                            <w:bottom w:val="none" w:sz="0" w:space="0" w:color="auto"/>
                            <w:right w:val="none" w:sz="0" w:space="0" w:color="auto"/>
                          </w:divBdr>
                        </w:div>
                        <w:div w:id="553195400">
                          <w:marLeft w:val="480"/>
                          <w:marRight w:val="0"/>
                          <w:marTop w:val="0"/>
                          <w:marBottom w:val="0"/>
                          <w:divBdr>
                            <w:top w:val="none" w:sz="0" w:space="0" w:color="auto"/>
                            <w:left w:val="none" w:sz="0" w:space="0" w:color="auto"/>
                            <w:bottom w:val="none" w:sz="0" w:space="0" w:color="auto"/>
                            <w:right w:val="none" w:sz="0" w:space="0" w:color="auto"/>
                          </w:divBdr>
                        </w:div>
                        <w:div w:id="1126583595">
                          <w:marLeft w:val="480"/>
                          <w:marRight w:val="0"/>
                          <w:marTop w:val="0"/>
                          <w:marBottom w:val="0"/>
                          <w:divBdr>
                            <w:top w:val="none" w:sz="0" w:space="0" w:color="auto"/>
                            <w:left w:val="none" w:sz="0" w:space="0" w:color="auto"/>
                            <w:bottom w:val="none" w:sz="0" w:space="0" w:color="auto"/>
                            <w:right w:val="none" w:sz="0" w:space="0" w:color="auto"/>
                          </w:divBdr>
                        </w:div>
                        <w:div w:id="756487452">
                          <w:marLeft w:val="480"/>
                          <w:marRight w:val="0"/>
                          <w:marTop w:val="0"/>
                          <w:marBottom w:val="0"/>
                          <w:divBdr>
                            <w:top w:val="none" w:sz="0" w:space="0" w:color="auto"/>
                            <w:left w:val="none" w:sz="0" w:space="0" w:color="auto"/>
                            <w:bottom w:val="none" w:sz="0" w:space="0" w:color="auto"/>
                            <w:right w:val="none" w:sz="0" w:space="0" w:color="auto"/>
                          </w:divBdr>
                        </w:div>
                        <w:div w:id="911428621">
                          <w:marLeft w:val="480"/>
                          <w:marRight w:val="0"/>
                          <w:marTop w:val="0"/>
                          <w:marBottom w:val="0"/>
                          <w:divBdr>
                            <w:top w:val="none" w:sz="0" w:space="0" w:color="auto"/>
                            <w:left w:val="none" w:sz="0" w:space="0" w:color="auto"/>
                            <w:bottom w:val="none" w:sz="0" w:space="0" w:color="auto"/>
                            <w:right w:val="none" w:sz="0" w:space="0" w:color="auto"/>
                          </w:divBdr>
                        </w:div>
                        <w:div w:id="1767069901">
                          <w:marLeft w:val="480"/>
                          <w:marRight w:val="0"/>
                          <w:marTop w:val="0"/>
                          <w:marBottom w:val="0"/>
                          <w:divBdr>
                            <w:top w:val="none" w:sz="0" w:space="0" w:color="auto"/>
                            <w:left w:val="none" w:sz="0" w:space="0" w:color="auto"/>
                            <w:bottom w:val="none" w:sz="0" w:space="0" w:color="auto"/>
                            <w:right w:val="none" w:sz="0" w:space="0" w:color="auto"/>
                          </w:divBdr>
                        </w:div>
                        <w:div w:id="147401654">
                          <w:marLeft w:val="480"/>
                          <w:marRight w:val="0"/>
                          <w:marTop w:val="0"/>
                          <w:marBottom w:val="0"/>
                          <w:divBdr>
                            <w:top w:val="none" w:sz="0" w:space="0" w:color="auto"/>
                            <w:left w:val="none" w:sz="0" w:space="0" w:color="auto"/>
                            <w:bottom w:val="none" w:sz="0" w:space="0" w:color="auto"/>
                            <w:right w:val="none" w:sz="0" w:space="0" w:color="auto"/>
                          </w:divBdr>
                        </w:div>
                        <w:div w:id="741175157">
                          <w:marLeft w:val="480"/>
                          <w:marRight w:val="0"/>
                          <w:marTop w:val="0"/>
                          <w:marBottom w:val="0"/>
                          <w:divBdr>
                            <w:top w:val="none" w:sz="0" w:space="0" w:color="auto"/>
                            <w:left w:val="none" w:sz="0" w:space="0" w:color="auto"/>
                            <w:bottom w:val="none" w:sz="0" w:space="0" w:color="auto"/>
                            <w:right w:val="none" w:sz="0" w:space="0" w:color="auto"/>
                          </w:divBdr>
                        </w:div>
                        <w:div w:id="2059233890">
                          <w:marLeft w:val="480"/>
                          <w:marRight w:val="0"/>
                          <w:marTop w:val="0"/>
                          <w:marBottom w:val="0"/>
                          <w:divBdr>
                            <w:top w:val="none" w:sz="0" w:space="0" w:color="auto"/>
                            <w:left w:val="none" w:sz="0" w:space="0" w:color="auto"/>
                            <w:bottom w:val="none" w:sz="0" w:space="0" w:color="auto"/>
                            <w:right w:val="none" w:sz="0" w:space="0" w:color="auto"/>
                          </w:divBdr>
                        </w:div>
                        <w:div w:id="1546983012">
                          <w:marLeft w:val="480"/>
                          <w:marRight w:val="0"/>
                          <w:marTop w:val="0"/>
                          <w:marBottom w:val="0"/>
                          <w:divBdr>
                            <w:top w:val="none" w:sz="0" w:space="0" w:color="auto"/>
                            <w:left w:val="none" w:sz="0" w:space="0" w:color="auto"/>
                            <w:bottom w:val="none" w:sz="0" w:space="0" w:color="auto"/>
                            <w:right w:val="none" w:sz="0" w:space="0" w:color="auto"/>
                          </w:divBdr>
                        </w:div>
                        <w:div w:id="2016687106">
                          <w:marLeft w:val="480"/>
                          <w:marRight w:val="0"/>
                          <w:marTop w:val="0"/>
                          <w:marBottom w:val="0"/>
                          <w:divBdr>
                            <w:top w:val="none" w:sz="0" w:space="0" w:color="auto"/>
                            <w:left w:val="none" w:sz="0" w:space="0" w:color="auto"/>
                            <w:bottom w:val="none" w:sz="0" w:space="0" w:color="auto"/>
                            <w:right w:val="none" w:sz="0" w:space="0" w:color="auto"/>
                          </w:divBdr>
                        </w:div>
                        <w:div w:id="576942303">
                          <w:marLeft w:val="480"/>
                          <w:marRight w:val="0"/>
                          <w:marTop w:val="0"/>
                          <w:marBottom w:val="0"/>
                          <w:divBdr>
                            <w:top w:val="none" w:sz="0" w:space="0" w:color="auto"/>
                            <w:left w:val="none" w:sz="0" w:space="0" w:color="auto"/>
                            <w:bottom w:val="none" w:sz="0" w:space="0" w:color="auto"/>
                            <w:right w:val="none" w:sz="0" w:space="0" w:color="auto"/>
                          </w:divBdr>
                        </w:div>
                        <w:div w:id="2048288798">
                          <w:marLeft w:val="480"/>
                          <w:marRight w:val="0"/>
                          <w:marTop w:val="0"/>
                          <w:marBottom w:val="0"/>
                          <w:divBdr>
                            <w:top w:val="none" w:sz="0" w:space="0" w:color="auto"/>
                            <w:left w:val="none" w:sz="0" w:space="0" w:color="auto"/>
                            <w:bottom w:val="none" w:sz="0" w:space="0" w:color="auto"/>
                            <w:right w:val="none" w:sz="0" w:space="0" w:color="auto"/>
                          </w:divBdr>
                        </w:div>
                        <w:div w:id="1223298059">
                          <w:marLeft w:val="480"/>
                          <w:marRight w:val="0"/>
                          <w:marTop w:val="0"/>
                          <w:marBottom w:val="0"/>
                          <w:divBdr>
                            <w:top w:val="none" w:sz="0" w:space="0" w:color="auto"/>
                            <w:left w:val="none" w:sz="0" w:space="0" w:color="auto"/>
                            <w:bottom w:val="none" w:sz="0" w:space="0" w:color="auto"/>
                            <w:right w:val="none" w:sz="0" w:space="0" w:color="auto"/>
                          </w:divBdr>
                        </w:div>
                        <w:div w:id="1319991030">
                          <w:marLeft w:val="480"/>
                          <w:marRight w:val="0"/>
                          <w:marTop w:val="0"/>
                          <w:marBottom w:val="0"/>
                          <w:divBdr>
                            <w:top w:val="none" w:sz="0" w:space="0" w:color="auto"/>
                            <w:left w:val="none" w:sz="0" w:space="0" w:color="auto"/>
                            <w:bottom w:val="none" w:sz="0" w:space="0" w:color="auto"/>
                            <w:right w:val="none" w:sz="0" w:space="0" w:color="auto"/>
                          </w:divBdr>
                        </w:div>
                      </w:divsChild>
                    </w:div>
                    <w:div w:id="1389644108">
                      <w:marLeft w:val="0"/>
                      <w:marRight w:val="0"/>
                      <w:marTop w:val="0"/>
                      <w:marBottom w:val="0"/>
                      <w:divBdr>
                        <w:top w:val="none" w:sz="0" w:space="0" w:color="auto"/>
                        <w:left w:val="none" w:sz="0" w:space="0" w:color="auto"/>
                        <w:bottom w:val="none" w:sz="0" w:space="0" w:color="auto"/>
                        <w:right w:val="none" w:sz="0" w:space="0" w:color="auto"/>
                      </w:divBdr>
                      <w:divsChild>
                        <w:div w:id="1959097293">
                          <w:marLeft w:val="640"/>
                          <w:marRight w:val="0"/>
                          <w:marTop w:val="0"/>
                          <w:marBottom w:val="0"/>
                          <w:divBdr>
                            <w:top w:val="none" w:sz="0" w:space="0" w:color="auto"/>
                            <w:left w:val="none" w:sz="0" w:space="0" w:color="auto"/>
                            <w:bottom w:val="none" w:sz="0" w:space="0" w:color="auto"/>
                            <w:right w:val="none" w:sz="0" w:space="0" w:color="auto"/>
                          </w:divBdr>
                        </w:div>
                        <w:div w:id="842166957">
                          <w:marLeft w:val="640"/>
                          <w:marRight w:val="0"/>
                          <w:marTop w:val="0"/>
                          <w:marBottom w:val="0"/>
                          <w:divBdr>
                            <w:top w:val="none" w:sz="0" w:space="0" w:color="auto"/>
                            <w:left w:val="none" w:sz="0" w:space="0" w:color="auto"/>
                            <w:bottom w:val="none" w:sz="0" w:space="0" w:color="auto"/>
                            <w:right w:val="none" w:sz="0" w:space="0" w:color="auto"/>
                          </w:divBdr>
                        </w:div>
                        <w:div w:id="1001196332">
                          <w:marLeft w:val="640"/>
                          <w:marRight w:val="0"/>
                          <w:marTop w:val="0"/>
                          <w:marBottom w:val="0"/>
                          <w:divBdr>
                            <w:top w:val="none" w:sz="0" w:space="0" w:color="auto"/>
                            <w:left w:val="none" w:sz="0" w:space="0" w:color="auto"/>
                            <w:bottom w:val="none" w:sz="0" w:space="0" w:color="auto"/>
                            <w:right w:val="none" w:sz="0" w:space="0" w:color="auto"/>
                          </w:divBdr>
                        </w:div>
                        <w:div w:id="1036849553">
                          <w:marLeft w:val="640"/>
                          <w:marRight w:val="0"/>
                          <w:marTop w:val="0"/>
                          <w:marBottom w:val="0"/>
                          <w:divBdr>
                            <w:top w:val="none" w:sz="0" w:space="0" w:color="auto"/>
                            <w:left w:val="none" w:sz="0" w:space="0" w:color="auto"/>
                            <w:bottom w:val="none" w:sz="0" w:space="0" w:color="auto"/>
                            <w:right w:val="none" w:sz="0" w:space="0" w:color="auto"/>
                          </w:divBdr>
                        </w:div>
                        <w:div w:id="629284434">
                          <w:marLeft w:val="640"/>
                          <w:marRight w:val="0"/>
                          <w:marTop w:val="0"/>
                          <w:marBottom w:val="0"/>
                          <w:divBdr>
                            <w:top w:val="none" w:sz="0" w:space="0" w:color="auto"/>
                            <w:left w:val="none" w:sz="0" w:space="0" w:color="auto"/>
                            <w:bottom w:val="none" w:sz="0" w:space="0" w:color="auto"/>
                            <w:right w:val="none" w:sz="0" w:space="0" w:color="auto"/>
                          </w:divBdr>
                        </w:div>
                        <w:div w:id="1980917229">
                          <w:marLeft w:val="640"/>
                          <w:marRight w:val="0"/>
                          <w:marTop w:val="0"/>
                          <w:marBottom w:val="0"/>
                          <w:divBdr>
                            <w:top w:val="none" w:sz="0" w:space="0" w:color="auto"/>
                            <w:left w:val="none" w:sz="0" w:space="0" w:color="auto"/>
                            <w:bottom w:val="none" w:sz="0" w:space="0" w:color="auto"/>
                            <w:right w:val="none" w:sz="0" w:space="0" w:color="auto"/>
                          </w:divBdr>
                        </w:div>
                        <w:div w:id="1827163733">
                          <w:marLeft w:val="640"/>
                          <w:marRight w:val="0"/>
                          <w:marTop w:val="0"/>
                          <w:marBottom w:val="0"/>
                          <w:divBdr>
                            <w:top w:val="none" w:sz="0" w:space="0" w:color="auto"/>
                            <w:left w:val="none" w:sz="0" w:space="0" w:color="auto"/>
                            <w:bottom w:val="none" w:sz="0" w:space="0" w:color="auto"/>
                            <w:right w:val="none" w:sz="0" w:space="0" w:color="auto"/>
                          </w:divBdr>
                        </w:div>
                        <w:div w:id="1254823262">
                          <w:marLeft w:val="640"/>
                          <w:marRight w:val="0"/>
                          <w:marTop w:val="0"/>
                          <w:marBottom w:val="0"/>
                          <w:divBdr>
                            <w:top w:val="none" w:sz="0" w:space="0" w:color="auto"/>
                            <w:left w:val="none" w:sz="0" w:space="0" w:color="auto"/>
                            <w:bottom w:val="none" w:sz="0" w:space="0" w:color="auto"/>
                            <w:right w:val="none" w:sz="0" w:space="0" w:color="auto"/>
                          </w:divBdr>
                        </w:div>
                        <w:div w:id="959261996">
                          <w:marLeft w:val="640"/>
                          <w:marRight w:val="0"/>
                          <w:marTop w:val="0"/>
                          <w:marBottom w:val="0"/>
                          <w:divBdr>
                            <w:top w:val="none" w:sz="0" w:space="0" w:color="auto"/>
                            <w:left w:val="none" w:sz="0" w:space="0" w:color="auto"/>
                            <w:bottom w:val="none" w:sz="0" w:space="0" w:color="auto"/>
                            <w:right w:val="none" w:sz="0" w:space="0" w:color="auto"/>
                          </w:divBdr>
                        </w:div>
                        <w:div w:id="667438326">
                          <w:marLeft w:val="640"/>
                          <w:marRight w:val="0"/>
                          <w:marTop w:val="0"/>
                          <w:marBottom w:val="0"/>
                          <w:divBdr>
                            <w:top w:val="none" w:sz="0" w:space="0" w:color="auto"/>
                            <w:left w:val="none" w:sz="0" w:space="0" w:color="auto"/>
                            <w:bottom w:val="none" w:sz="0" w:space="0" w:color="auto"/>
                            <w:right w:val="none" w:sz="0" w:space="0" w:color="auto"/>
                          </w:divBdr>
                        </w:div>
                        <w:div w:id="2129078182">
                          <w:marLeft w:val="640"/>
                          <w:marRight w:val="0"/>
                          <w:marTop w:val="0"/>
                          <w:marBottom w:val="0"/>
                          <w:divBdr>
                            <w:top w:val="none" w:sz="0" w:space="0" w:color="auto"/>
                            <w:left w:val="none" w:sz="0" w:space="0" w:color="auto"/>
                            <w:bottom w:val="none" w:sz="0" w:space="0" w:color="auto"/>
                            <w:right w:val="none" w:sz="0" w:space="0" w:color="auto"/>
                          </w:divBdr>
                        </w:div>
                        <w:div w:id="766653107">
                          <w:marLeft w:val="640"/>
                          <w:marRight w:val="0"/>
                          <w:marTop w:val="0"/>
                          <w:marBottom w:val="0"/>
                          <w:divBdr>
                            <w:top w:val="none" w:sz="0" w:space="0" w:color="auto"/>
                            <w:left w:val="none" w:sz="0" w:space="0" w:color="auto"/>
                            <w:bottom w:val="none" w:sz="0" w:space="0" w:color="auto"/>
                            <w:right w:val="none" w:sz="0" w:space="0" w:color="auto"/>
                          </w:divBdr>
                        </w:div>
                        <w:div w:id="1568951104">
                          <w:marLeft w:val="640"/>
                          <w:marRight w:val="0"/>
                          <w:marTop w:val="0"/>
                          <w:marBottom w:val="0"/>
                          <w:divBdr>
                            <w:top w:val="none" w:sz="0" w:space="0" w:color="auto"/>
                            <w:left w:val="none" w:sz="0" w:space="0" w:color="auto"/>
                            <w:bottom w:val="none" w:sz="0" w:space="0" w:color="auto"/>
                            <w:right w:val="none" w:sz="0" w:space="0" w:color="auto"/>
                          </w:divBdr>
                        </w:div>
                        <w:div w:id="1167596436">
                          <w:marLeft w:val="640"/>
                          <w:marRight w:val="0"/>
                          <w:marTop w:val="0"/>
                          <w:marBottom w:val="0"/>
                          <w:divBdr>
                            <w:top w:val="none" w:sz="0" w:space="0" w:color="auto"/>
                            <w:left w:val="none" w:sz="0" w:space="0" w:color="auto"/>
                            <w:bottom w:val="none" w:sz="0" w:space="0" w:color="auto"/>
                            <w:right w:val="none" w:sz="0" w:space="0" w:color="auto"/>
                          </w:divBdr>
                        </w:div>
                        <w:div w:id="415639631">
                          <w:marLeft w:val="640"/>
                          <w:marRight w:val="0"/>
                          <w:marTop w:val="0"/>
                          <w:marBottom w:val="0"/>
                          <w:divBdr>
                            <w:top w:val="none" w:sz="0" w:space="0" w:color="auto"/>
                            <w:left w:val="none" w:sz="0" w:space="0" w:color="auto"/>
                            <w:bottom w:val="none" w:sz="0" w:space="0" w:color="auto"/>
                            <w:right w:val="none" w:sz="0" w:space="0" w:color="auto"/>
                          </w:divBdr>
                        </w:div>
                        <w:div w:id="1883907583">
                          <w:marLeft w:val="640"/>
                          <w:marRight w:val="0"/>
                          <w:marTop w:val="0"/>
                          <w:marBottom w:val="0"/>
                          <w:divBdr>
                            <w:top w:val="none" w:sz="0" w:space="0" w:color="auto"/>
                            <w:left w:val="none" w:sz="0" w:space="0" w:color="auto"/>
                            <w:bottom w:val="none" w:sz="0" w:space="0" w:color="auto"/>
                            <w:right w:val="none" w:sz="0" w:space="0" w:color="auto"/>
                          </w:divBdr>
                        </w:div>
                        <w:div w:id="660280489">
                          <w:marLeft w:val="640"/>
                          <w:marRight w:val="0"/>
                          <w:marTop w:val="0"/>
                          <w:marBottom w:val="0"/>
                          <w:divBdr>
                            <w:top w:val="none" w:sz="0" w:space="0" w:color="auto"/>
                            <w:left w:val="none" w:sz="0" w:space="0" w:color="auto"/>
                            <w:bottom w:val="none" w:sz="0" w:space="0" w:color="auto"/>
                            <w:right w:val="none" w:sz="0" w:space="0" w:color="auto"/>
                          </w:divBdr>
                        </w:div>
                        <w:div w:id="864250606">
                          <w:marLeft w:val="640"/>
                          <w:marRight w:val="0"/>
                          <w:marTop w:val="0"/>
                          <w:marBottom w:val="0"/>
                          <w:divBdr>
                            <w:top w:val="none" w:sz="0" w:space="0" w:color="auto"/>
                            <w:left w:val="none" w:sz="0" w:space="0" w:color="auto"/>
                            <w:bottom w:val="none" w:sz="0" w:space="0" w:color="auto"/>
                            <w:right w:val="none" w:sz="0" w:space="0" w:color="auto"/>
                          </w:divBdr>
                        </w:div>
                        <w:div w:id="1321037897">
                          <w:marLeft w:val="640"/>
                          <w:marRight w:val="0"/>
                          <w:marTop w:val="0"/>
                          <w:marBottom w:val="0"/>
                          <w:divBdr>
                            <w:top w:val="none" w:sz="0" w:space="0" w:color="auto"/>
                            <w:left w:val="none" w:sz="0" w:space="0" w:color="auto"/>
                            <w:bottom w:val="none" w:sz="0" w:space="0" w:color="auto"/>
                            <w:right w:val="none" w:sz="0" w:space="0" w:color="auto"/>
                          </w:divBdr>
                        </w:div>
                        <w:div w:id="1962032119">
                          <w:marLeft w:val="640"/>
                          <w:marRight w:val="0"/>
                          <w:marTop w:val="0"/>
                          <w:marBottom w:val="0"/>
                          <w:divBdr>
                            <w:top w:val="none" w:sz="0" w:space="0" w:color="auto"/>
                            <w:left w:val="none" w:sz="0" w:space="0" w:color="auto"/>
                            <w:bottom w:val="none" w:sz="0" w:space="0" w:color="auto"/>
                            <w:right w:val="none" w:sz="0" w:space="0" w:color="auto"/>
                          </w:divBdr>
                        </w:div>
                        <w:div w:id="1732188498">
                          <w:marLeft w:val="640"/>
                          <w:marRight w:val="0"/>
                          <w:marTop w:val="0"/>
                          <w:marBottom w:val="0"/>
                          <w:divBdr>
                            <w:top w:val="none" w:sz="0" w:space="0" w:color="auto"/>
                            <w:left w:val="none" w:sz="0" w:space="0" w:color="auto"/>
                            <w:bottom w:val="none" w:sz="0" w:space="0" w:color="auto"/>
                            <w:right w:val="none" w:sz="0" w:space="0" w:color="auto"/>
                          </w:divBdr>
                        </w:div>
                        <w:div w:id="1264609713">
                          <w:marLeft w:val="640"/>
                          <w:marRight w:val="0"/>
                          <w:marTop w:val="0"/>
                          <w:marBottom w:val="0"/>
                          <w:divBdr>
                            <w:top w:val="none" w:sz="0" w:space="0" w:color="auto"/>
                            <w:left w:val="none" w:sz="0" w:space="0" w:color="auto"/>
                            <w:bottom w:val="none" w:sz="0" w:space="0" w:color="auto"/>
                            <w:right w:val="none" w:sz="0" w:space="0" w:color="auto"/>
                          </w:divBdr>
                        </w:div>
                        <w:div w:id="1205875125">
                          <w:marLeft w:val="640"/>
                          <w:marRight w:val="0"/>
                          <w:marTop w:val="0"/>
                          <w:marBottom w:val="0"/>
                          <w:divBdr>
                            <w:top w:val="none" w:sz="0" w:space="0" w:color="auto"/>
                            <w:left w:val="none" w:sz="0" w:space="0" w:color="auto"/>
                            <w:bottom w:val="none" w:sz="0" w:space="0" w:color="auto"/>
                            <w:right w:val="none" w:sz="0" w:space="0" w:color="auto"/>
                          </w:divBdr>
                        </w:div>
                        <w:div w:id="500464191">
                          <w:marLeft w:val="640"/>
                          <w:marRight w:val="0"/>
                          <w:marTop w:val="0"/>
                          <w:marBottom w:val="0"/>
                          <w:divBdr>
                            <w:top w:val="none" w:sz="0" w:space="0" w:color="auto"/>
                            <w:left w:val="none" w:sz="0" w:space="0" w:color="auto"/>
                            <w:bottom w:val="none" w:sz="0" w:space="0" w:color="auto"/>
                            <w:right w:val="none" w:sz="0" w:space="0" w:color="auto"/>
                          </w:divBdr>
                        </w:div>
                        <w:div w:id="336617890">
                          <w:marLeft w:val="640"/>
                          <w:marRight w:val="0"/>
                          <w:marTop w:val="0"/>
                          <w:marBottom w:val="0"/>
                          <w:divBdr>
                            <w:top w:val="none" w:sz="0" w:space="0" w:color="auto"/>
                            <w:left w:val="none" w:sz="0" w:space="0" w:color="auto"/>
                            <w:bottom w:val="none" w:sz="0" w:space="0" w:color="auto"/>
                            <w:right w:val="none" w:sz="0" w:space="0" w:color="auto"/>
                          </w:divBdr>
                        </w:div>
                        <w:div w:id="156581685">
                          <w:marLeft w:val="640"/>
                          <w:marRight w:val="0"/>
                          <w:marTop w:val="0"/>
                          <w:marBottom w:val="0"/>
                          <w:divBdr>
                            <w:top w:val="none" w:sz="0" w:space="0" w:color="auto"/>
                            <w:left w:val="none" w:sz="0" w:space="0" w:color="auto"/>
                            <w:bottom w:val="none" w:sz="0" w:space="0" w:color="auto"/>
                            <w:right w:val="none" w:sz="0" w:space="0" w:color="auto"/>
                          </w:divBdr>
                        </w:div>
                        <w:div w:id="239296247">
                          <w:marLeft w:val="640"/>
                          <w:marRight w:val="0"/>
                          <w:marTop w:val="0"/>
                          <w:marBottom w:val="0"/>
                          <w:divBdr>
                            <w:top w:val="none" w:sz="0" w:space="0" w:color="auto"/>
                            <w:left w:val="none" w:sz="0" w:space="0" w:color="auto"/>
                            <w:bottom w:val="none" w:sz="0" w:space="0" w:color="auto"/>
                            <w:right w:val="none" w:sz="0" w:space="0" w:color="auto"/>
                          </w:divBdr>
                        </w:div>
                        <w:div w:id="6979310">
                          <w:marLeft w:val="640"/>
                          <w:marRight w:val="0"/>
                          <w:marTop w:val="0"/>
                          <w:marBottom w:val="0"/>
                          <w:divBdr>
                            <w:top w:val="none" w:sz="0" w:space="0" w:color="auto"/>
                            <w:left w:val="none" w:sz="0" w:space="0" w:color="auto"/>
                            <w:bottom w:val="none" w:sz="0" w:space="0" w:color="auto"/>
                            <w:right w:val="none" w:sz="0" w:space="0" w:color="auto"/>
                          </w:divBdr>
                        </w:div>
                        <w:div w:id="483814092">
                          <w:marLeft w:val="640"/>
                          <w:marRight w:val="0"/>
                          <w:marTop w:val="0"/>
                          <w:marBottom w:val="0"/>
                          <w:divBdr>
                            <w:top w:val="none" w:sz="0" w:space="0" w:color="auto"/>
                            <w:left w:val="none" w:sz="0" w:space="0" w:color="auto"/>
                            <w:bottom w:val="none" w:sz="0" w:space="0" w:color="auto"/>
                            <w:right w:val="none" w:sz="0" w:space="0" w:color="auto"/>
                          </w:divBdr>
                        </w:div>
                        <w:div w:id="771439194">
                          <w:marLeft w:val="640"/>
                          <w:marRight w:val="0"/>
                          <w:marTop w:val="0"/>
                          <w:marBottom w:val="0"/>
                          <w:divBdr>
                            <w:top w:val="none" w:sz="0" w:space="0" w:color="auto"/>
                            <w:left w:val="none" w:sz="0" w:space="0" w:color="auto"/>
                            <w:bottom w:val="none" w:sz="0" w:space="0" w:color="auto"/>
                            <w:right w:val="none" w:sz="0" w:space="0" w:color="auto"/>
                          </w:divBdr>
                        </w:div>
                        <w:div w:id="663512745">
                          <w:marLeft w:val="640"/>
                          <w:marRight w:val="0"/>
                          <w:marTop w:val="0"/>
                          <w:marBottom w:val="0"/>
                          <w:divBdr>
                            <w:top w:val="none" w:sz="0" w:space="0" w:color="auto"/>
                            <w:left w:val="none" w:sz="0" w:space="0" w:color="auto"/>
                            <w:bottom w:val="none" w:sz="0" w:space="0" w:color="auto"/>
                            <w:right w:val="none" w:sz="0" w:space="0" w:color="auto"/>
                          </w:divBdr>
                        </w:div>
                        <w:div w:id="24525259">
                          <w:marLeft w:val="640"/>
                          <w:marRight w:val="0"/>
                          <w:marTop w:val="0"/>
                          <w:marBottom w:val="0"/>
                          <w:divBdr>
                            <w:top w:val="none" w:sz="0" w:space="0" w:color="auto"/>
                            <w:left w:val="none" w:sz="0" w:space="0" w:color="auto"/>
                            <w:bottom w:val="none" w:sz="0" w:space="0" w:color="auto"/>
                            <w:right w:val="none" w:sz="0" w:space="0" w:color="auto"/>
                          </w:divBdr>
                        </w:div>
                        <w:div w:id="2013529901">
                          <w:marLeft w:val="640"/>
                          <w:marRight w:val="0"/>
                          <w:marTop w:val="0"/>
                          <w:marBottom w:val="0"/>
                          <w:divBdr>
                            <w:top w:val="none" w:sz="0" w:space="0" w:color="auto"/>
                            <w:left w:val="none" w:sz="0" w:space="0" w:color="auto"/>
                            <w:bottom w:val="none" w:sz="0" w:space="0" w:color="auto"/>
                            <w:right w:val="none" w:sz="0" w:space="0" w:color="auto"/>
                          </w:divBdr>
                        </w:div>
                        <w:div w:id="208037271">
                          <w:marLeft w:val="640"/>
                          <w:marRight w:val="0"/>
                          <w:marTop w:val="0"/>
                          <w:marBottom w:val="0"/>
                          <w:divBdr>
                            <w:top w:val="none" w:sz="0" w:space="0" w:color="auto"/>
                            <w:left w:val="none" w:sz="0" w:space="0" w:color="auto"/>
                            <w:bottom w:val="none" w:sz="0" w:space="0" w:color="auto"/>
                            <w:right w:val="none" w:sz="0" w:space="0" w:color="auto"/>
                          </w:divBdr>
                        </w:div>
                        <w:div w:id="1136869286">
                          <w:marLeft w:val="640"/>
                          <w:marRight w:val="0"/>
                          <w:marTop w:val="0"/>
                          <w:marBottom w:val="0"/>
                          <w:divBdr>
                            <w:top w:val="none" w:sz="0" w:space="0" w:color="auto"/>
                            <w:left w:val="none" w:sz="0" w:space="0" w:color="auto"/>
                            <w:bottom w:val="none" w:sz="0" w:space="0" w:color="auto"/>
                            <w:right w:val="none" w:sz="0" w:space="0" w:color="auto"/>
                          </w:divBdr>
                        </w:div>
                        <w:div w:id="1863476852">
                          <w:marLeft w:val="640"/>
                          <w:marRight w:val="0"/>
                          <w:marTop w:val="0"/>
                          <w:marBottom w:val="0"/>
                          <w:divBdr>
                            <w:top w:val="none" w:sz="0" w:space="0" w:color="auto"/>
                            <w:left w:val="none" w:sz="0" w:space="0" w:color="auto"/>
                            <w:bottom w:val="none" w:sz="0" w:space="0" w:color="auto"/>
                            <w:right w:val="none" w:sz="0" w:space="0" w:color="auto"/>
                          </w:divBdr>
                        </w:div>
                        <w:div w:id="283732915">
                          <w:marLeft w:val="640"/>
                          <w:marRight w:val="0"/>
                          <w:marTop w:val="0"/>
                          <w:marBottom w:val="0"/>
                          <w:divBdr>
                            <w:top w:val="none" w:sz="0" w:space="0" w:color="auto"/>
                            <w:left w:val="none" w:sz="0" w:space="0" w:color="auto"/>
                            <w:bottom w:val="none" w:sz="0" w:space="0" w:color="auto"/>
                            <w:right w:val="none" w:sz="0" w:space="0" w:color="auto"/>
                          </w:divBdr>
                        </w:div>
                        <w:div w:id="916284029">
                          <w:marLeft w:val="640"/>
                          <w:marRight w:val="0"/>
                          <w:marTop w:val="0"/>
                          <w:marBottom w:val="0"/>
                          <w:divBdr>
                            <w:top w:val="none" w:sz="0" w:space="0" w:color="auto"/>
                            <w:left w:val="none" w:sz="0" w:space="0" w:color="auto"/>
                            <w:bottom w:val="none" w:sz="0" w:space="0" w:color="auto"/>
                            <w:right w:val="none" w:sz="0" w:space="0" w:color="auto"/>
                          </w:divBdr>
                        </w:div>
                        <w:div w:id="1053426853">
                          <w:marLeft w:val="640"/>
                          <w:marRight w:val="0"/>
                          <w:marTop w:val="0"/>
                          <w:marBottom w:val="0"/>
                          <w:divBdr>
                            <w:top w:val="none" w:sz="0" w:space="0" w:color="auto"/>
                            <w:left w:val="none" w:sz="0" w:space="0" w:color="auto"/>
                            <w:bottom w:val="none" w:sz="0" w:space="0" w:color="auto"/>
                            <w:right w:val="none" w:sz="0" w:space="0" w:color="auto"/>
                          </w:divBdr>
                        </w:div>
                        <w:div w:id="544487414">
                          <w:marLeft w:val="640"/>
                          <w:marRight w:val="0"/>
                          <w:marTop w:val="0"/>
                          <w:marBottom w:val="0"/>
                          <w:divBdr>
                            <w:top w:val="none" w:sz="0" w:space="0" w:color="auto"/>
                            <w:left w:val="none" w:sz="0" w:space="0" w:color="auto"/>
                            <w:bottom w:val="none" w:sz="0" w:space="0" w:color="auto"/>
                            <w:right w:val="none" w:sz="0" w:space="0" w:color="auto"/>
                          </w:divBdr>
                        </w:div>
                        <w:div w:id="1046374485">
                          <w:marLeft w:val="640"/>
                          <w:marRight w:val="0"/>
                          <w:marTop w:val="0"/>
                          <w:marBottom w:val="0"/>
                          <w:divBdr>
                            <w:top w:val="none" w:sz="0" w:space="0" w:color="auto"/>
                            <w:left w:val="none" w:sz="0" w:space="0" w:color="auto"/>
                            <w:bottom w:val="none" w:sz="0" w:space="0" w:color="auto"/>
                            <w:right w:val="none" w:sz="0" w:space="0" w:color="auto"/>
                          </w:divBdr>
                        </w:div>
                        <w:div w:id="1953629414">
                          <w:marLeft w:val="640"/>
                          <w:marRight w:val="0"/>
                          <w:marTop w:val="0"/>
                          <w:marBottom w:val="0"/>
                          <w:divBdr>
                            <w:top w:val="none" w:sz="0" w:space="0" w:color="auto"/>
                            <w:left w:val="none" w:sz="0" w:space="0" w:color="auto"/>
                            <w:bottom w:val="none" w:sz="0" w:space="0" w:color="auto"/>
                            <w:right w:val="none" w:sz="0" w:space="0" w:color="auto"/>
                          </w:divBdr>
                        </w:div>
                        <w:div w:id="286084122">
                          <w:marLeft w:val="640"/>
                          <w:marRight w:val="0"/>
                          <w:marTop w:val="0"/>
                          <w:marBottom w:val="0"/>
                          <w:divBdr>
                            <w:top w:val="none" w:sz="0" w:space="0" w:color="auto"/>
                            <w:left w:val="none" w:sz="0" w:space="0" w:color="auto"/>
                            <w:bottom w:val="none" w:sz="0" w:space="0" w:color="auto"/>
                            <w:right w:val="none" w:sz="0" w:space="0" w:color="auto"/>
                          </w:divBdr>
                        </w:div>
                        <w:div w:id="832257957">
                          <w:marLeft w:val="640"/>
                          <w:marRight w:val="0"/>
                          <w:marTop w:val="0"/>
                          <w:marBottom w:val="0"/>
                          <w:divBdr>
                            <w:top w:val="none" w:sz="0" w:space="0" w:color="auto"/>
                            <w:left w:val="none" w:sz="0" w:space="0" w:color="auto"/>
                            <w:bottom w:val="none" w:sz="0" w:space="0" w:color="auto"/>
                            <w:right w:val="none" w:sz="0" w:space="0" w:color="auto"/>
                          </w:divBdr>
                        </w:div>
                        <w:div w:id="1104886949">
                          <w:marLeft w:val="640"/>
                          <w:marRight w:val="0"/>
                          <w:marTop w:val="0"/>
                          <w:marBottom w:val="0"/>
                          <w:divBdr>
                            <w:top w:val="none" w:sz="0" w:space="0" w:color="auto"/>
                            <w:left w:val="none" w:sz="0" w:space="0" w:color="auto"/>
                            <w:bottom w:val="none" w:sz="0" w:space="0" w:color="auto"/>
                            <w:right w:val="none" w:sz="0" w:space="0" w:color="auto"/>
                          </w:divBdr>
                        </w:div>
                        <w:div w:id="168374636">
                          <w:marLeft w:val="640"/>
                          <w:marRight w:val="0"/>
                          <w:marTop w:val="0"/>
                          <w:marBottom w:val="0"/>
                          <w:divBdr>
                            <w:top w:val="none" w:sz="0" w:space="0" w:color="auto"/>
                            <w:left w:val="none" w:sz="0" w:space="0" w:color="auto"/>
                            <w:bottom w:val="none" w:sz="0" w:space="0" w:color="auto"/>
                            <w:right w:val="none" w:sz="0" w:space="0" w:color="auto"/>
                          </w:divBdr>
                        </w:div>
                        <w:div w:id="682050806">
                          <w:marLeft w:val="640"/>
                          <w:marRight w:val="0"/>
                          <w:marTop w:val="0"/>
                          <w:marBottom w:val="0"/>
                          <w:divBdr>
                            <w:top w:val="none" w:sz="0" w:space="0" w:color="auto"/>
                            <w:left w:val="none" w:sz="0" w:space="0" w:color="auto"/>
                            <w:bottom w:val="none" w:sz="0" w:space="0" w:color="auto"/>
                            <w:right w:val="none" w:sz="0" w:space="0" w:color="auto"/>
                          </w:divBdr>
                        </w:div>
                        <w:div w:id="839925851">
                          <w:marLeft w:val="640"/>
                          <w:marRight w:val="0"/>
                          <w:marTop w:val="0"/>
                          <w:marBottom w:val="0"/>
                          <w:divBdr>
                            <w:top w:val="none" w:sz="0" w:space="0" w:color="auto"/>
                            <w:left w:val="none" w:sz="0" w:space="0" w:color="auto"/>
                            <w:bottom w:val="none" w:sz="0" w:space="0" w:color="auto"/>
                            <w:right w:val="none" w:sz="0" w:space="0" w:color="auto"/>
                          </w:divBdr>
                        </w:div>
                        <w:div w:id="1086421411">
                          <w:marLeft w:val="640"/>
                          <w:marRight w:val="0"/>
                          <w:marTop w:val="0"/>
                          <w:marBottom w:val="0"/>
                          <w:divBdr>
                            <w:top w:val="none" w:sz="0" w:space="0" w:color="auto"/>
                            <w:left w:val="none" w:sz="0" w:space="0" w:color="auto"/>
                            <w:bottom w:val="none" w:sz="0" w:space="0" w:color="auto"/>
                            <w:right w:val="none" w:sz="0" w:space="0" w:color="auto"/>
                          </w:divBdr>
                        </w:div>
                        <w:div w:id="1273630858">
                          <w:marLeft w:val="640"/>
                          <w:marRight w:val="0"/>
                          <w:marTop w:val="0"/>
                          <w:marBottom w:val="0"/>
                          <w:divBdr>
                            <w:top w:val="none" w:sz="0" w:space="0" w:color="auto"/>
                            <w:left w:val="none" w:sz="0" w:space="0" w:color="auto"/>
                            <w:bottom w:val="none" w:sz="0" w:space="0" w:color="auto"/>
                            <w:right w:val="none" w:sz="0" w:space="0" w:color="auto"/>
                          </w:divBdr>
                        </w:div>
                        <w:div w:id="1520005111">
                          <w:marLeft w:val="640"/>
                          <w:marRight w:val="0"/>
                          <w:marTop w:val="0"/>
                          <w:marBottom w:val="0"/>
                          <w:divBdr>
                            <w:top w:val="none" w:sz="0" w:space="0" w:color="auto"/>
                            <w:left w:val="none" w:sz="0" w:space="0" w:color="auto"/>
                            <w:bottom w:val="none" w:sz="0" w:space="0" w:color="auto"/>
                            <w:right w:val="none" w:sz="0" w:space="0" w:color="auto"/>
                          </w:divBdr>
                        </w:div>
                        <w:div w:id="2095664851">
                          <w:marLeft w:val="640"/>
                          <w:marRight w:val="0"/>
                          <w:marTop w:val="0"/>
                          <w:marBottom w:val="0"/>
                          <w:divBdr>
                            <w:top w:val="none" w:sz="0" w:space="0" w:color="auto"/>
                            <w:left w:val="none" w:sz="0" w:space="0" w:color="auto"/>
                            <w:bottom w:val="none" w:sz="0" w:space="0" w:color="auto"/>
                            <w:right w:val="none" w:sz="0" w:space="0" w:color="auto"/>
                          </w:divBdr>
                        </w:div>
                        <w:div w:id="392972660">
                          <w:marLeft w:val="640"/>
                          <w:marRight w:val="0"/>
                          <w:marTop w:val="0"/>
                          <w:marBottom w:val="0"/>
                          <w:divBdr>
                            <w:top w:val="none" w:sz="0" w:space="0" w:color="auto"/>
                            <w:left w:val="none" w:sz="0" w:space="0" w:color="auto"/>
                            <w:bottom w:val="none" w:sz="0" w:space="0" w:color="auto"/>
                            <w:right w:val="none" w:sz="0" w:space="0" w:color="auto"/>
                          </w:divBdr>
                        </w:div>
                        <w:div w:id="262078661">
                          <w:marLeft w:val="640"/>
                          <w:marRight w:val="0"/>
                          <w:marTop w:val="0"/>
                          <w:marBottom w:val="0"/>
                          <w:divBdr>
                            <w:top w:val="none" w:sz="0" w:space="0" w:color="auto"/>
                            <w:left w:val="none" w:sz="0" w:space="0" w:color="auto"/>
                            <w:bottom w:val="none" w:sz="0" w:space="0" w:color="auto"/>
                            <w:right w:val="none" w:sz="0" w:space="0" w:color="auto"/>
                          </w:divBdr>
                        </w:div>
                        <w:div w:id="1245265129">
                          <w:marLeft w:val="640"/>
                          <w:marRight w:val="0"/>
                          <w:marTop w:val="0"/>
                          <w:marBottom w:val="0"/>
                          <w:divBdr>
                            <w:top w:val="none" w:sz="0" w:space="0" w:color="auto"/>
                            <w:left w:val="none" w:sz="0" w:space="0" w:color="auto"/>
                            <w:bottom w:val="none" w:sz="0" w:space="0" w:color="auto"/>
                            <w:right w:val="none" w:sz="0" w:space="0" w:color="auto"/>
                          </w:divBdr>
                        </w:div>
                        <w:div w:id="1194417210">
                          <w:marLeft w:val="640"/>
                          <w:marRight w:val="0"/>
                          <w:marTop w:val="0"/>
                          <w:marBottom w:val="0"/>
                          <w:divBdr>
                            <w:top w:val="none" w:sz="0" w:space="0" w:color="auto"/>
                            <w:left w:val="none" w:sz="0" w:space="0" w:color="auto"/>
                            <w:bottom w:val="none" w:sz="0" w:space="0" w:color="auto"/>
                            <w:right w:val="none" w:sz="0" w:space="0" w:color="auto"/>
                          </w:divBdr>
                        </w:div>
                        <w:div w:id="1690251435">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076054920">
                  <w:marLeft w:val="480"/>
                  <w:marRight w:val="0"/>
                  <w:marTop w:val="0"/>
                  <w:marBottom w:val="0"/>
                  <w:divBdr>
                    <w:top w:val="none" w:sz="0" w:space="0" w:color="auto"/>
                    <w:left w:val="none" w:sz="0" w:space="0" w:color="auto"/>
                    <w:bottom w:val="none" w:sz="0" w:space="0" w:color="auto"/>
                    <w:right w:val="none" w:sz="0" w:space="0" w:color="auto"/>
                  </w:divBdr>
                </w:div>
                <w:div w:id="621764174">
                  <w:marLeft w:val="480"/>
                  <w:marRight w:val="0"/>
                  <w:marTop w:val="0"/>
                  <w:marBottom w:val="0"/>
                  <w:divBdr>
                    <w:top w:val="none" w:sz="0" w:space="0" w:color="auto"/>
                    <w:left w:val="none" w:sz="0" w:space="0" w:color="auto"/>
                    <w:bottom w:val="none" w:sz="0" w:space="0" w:color="auto"/>
                    <w:right w:val="none" w:sz="0" w:space="0" w:color="auto"/>
                  </w:divBdr>
                </w:div>
                <w:div w:id="12339134">
                  <w:marLeft w:val="480"/>
                  <w:marRight w:val="0"/>
                  <w:marTop w:val="0"/>
                  <w:marBottom w:val="0"/>
                  <w:divBdr>
                    <w:top w:val="none" w:sz="0" w:space="0" w:color="auto"/>
                    <w:left w:val="none" w:sz="0" w:space="0" w:color="auto"/>
                    <w:bottom w:val="none" w:sz="0" w:space="0" w:color="auto"/>
                    <w:right w:val="none" w:sz="0" w:space="0" w:color="auto"/>
                  </w:divBdr>
                </w:div>
                <w:div w:id="384381154">
                  <w:marLeft w:val="480"/>
                  <w:marRight w:val="0"/>
                  <w:marTop w:val="0"/>
                  <w:marBottom w:val="0"/>
                  <w:divBdr>
                    <w:top w:val="none" w:sz="0" w:space="0" w:color="auto"/>
                    <w:left w:val="none" w:sz="0" w:space="0" w:color="auto"/>
                    <w:bottom w:val="none" w:sz="0" w:space="0" w:color="auto"/>
                    <w:right w:val="none" w:sz="0" w:space="0" w:color="auto"/>
                  </w:divBdr>
                </w:div>
                <w:div w:id="1369185223">
                  <w:marLeft w:val="480"/>
                  <w:marRight w:val="0"/>
                  <w:marTop w:val="0"/>
                  <w:marBottom w:val="0"/>
                  <w:divBdr>
                    <w:top w:val="none" w:sz="0" w:space="0" w:color="auto"/>
                    <w:left w:val="none" w:sz="0" w:space="0" w:color="auto"/>
                    <w:bottom w:val="none" w:sz="0" w:space="0" w:color="auto"/>
                    <w:right w:val="none" w:sz="0" w:space="0" w:color="auto"/>
                  </w:divBdr>
                </w:div>
                <w:div w:id="21441869">
                  <w:marLeft w:val="480"/>
                  <w:marRight w:val="0"/>
                  <w:marTop w:val="0"/>
                  <w:marBottom w:val="0"/>
                  <w:divBdr>
                    <w:top w:val="none" w:sz="0" w:space="0" w:color="auto"/>
                    <w:left w:val="none" w:sz="0" w:space="0" w:color="auto"/>
                    <w:bottom w:val="none" w:sz="0" w:space="0" w:color="auto"/>
                    <w:right w:val="none" w:sz="0" w:space="0" w:color="auto"/>
                  </w:divBdr>
                </w:div>
                <w:div w:id="1551260408">
                  <w:marLeft w:val="480"/>
                  <w:marRight w:val="0"/>
                  <w:marTop w:val="0"/>
                  <w:marBottom w:val="0"/>
                  <w:divBdr>
                    <w:top w:val="none" w:sz="0" w:space="0" w:color="auto"/>
                    <w:left w:val="none" w:sz="0" w:space="0" w:color="auto"/>
                    <w:bottom w:val="none" w:sz="0" w:space="0" w:color="auto"/>
                    <w:right w:val="none" w:sz="0" w:space="0" w:color="auto"/>
                  </w:divBdr>
                </w:div>
                <w:div w:id="804851335">
                  <w:marLeft w:val="480"/>
                  <w:marRight w:val="0"/>
                  <w:marTop w:val="0"/>
                  <w:marBottom w:val="0"/>
                  <w:divBdr>
                    <w:top w:val="none" w:sz="0" w:space="0" w:color="auto"/>
                    <w:left w:val="none" w:sz="0" w:space="0" w:color="auto"/>
                    <w:bottom w:val="none" w:sz="0" w:space="0" w:color="auto"/>
                    <w:right w:val="none" w:sz="0" w:space="0" w:color="auto"/>
                  </w:divBdr>
                </w:div>
                <w:div w:id="1884830661">
                  <w:marLeft w:val="480"/>
                  <w:marRight w:val="0"/>
                  <w:marTop w:val="0"/>
                  <w:marBottom w:val="0"/>
                  <w:divBdr>
                    <w:top w:val="none" w:sz="0" w:space="0" w:color="auto"/>
                    <w:left w:val="none" w:sz="0" w:space="0" w:color="auto"/>
                    <w:bottom w:val="none" w:sz="0" w:space="0" w:color="auto"/>
                    <w:right w:val="none" w:sz="0" w:space="0" w:color="auto"/>
                  </w:divBdr>
                </w:div>
                <w:div w:id="1139956551">
                  <w:marLeft w:val="480"/>
                  <w:marRight w:val="0"/>
                  <w:marTop w:val="0"/>
                  <w:marBottom w:val="0"/>
                  <w:divBdr>
                    <w:top w:val="none" w:sz="0" w:space="0" w:color="auto"/>
                    <w:left w:val="none" w:sz="0" w:space="0" w:color="auto"/>
                    <w:bottom w:val="none" w:sz="0" w:space="0" w:color="auto"/>
                    <w:right w:val="none" w:sz="0" w:space="0" w:color="auto"/>
                  </w:divBdr>
                </w:div>
                <w:div w:id="1529443809">
                  <w:marLeft w:val="480"/>
                  <w:marRight w:val="0"/>
                  <w:marTop w:val="0"/>
                  <w:marBottom w:val="0"/>
                  <w:divBdr>
                    <w:top w:val="none" w:sz="0" w:space="0" w:color="auto"/>
                    <w:left w:val="none" w:sz="0" w:space="0" w:color="auto"/>
                    <w:bottom w:val="none" w:sz="0" w:space="0" w:color="auto"/>
                    <w:right w:val="none" w:sz="0" w:space="0" w:color="auto"/>
                  </w:divBdr>
                </w:div>
                <w:div w:id="2124838746">
                  <w:marLeft w:val="480"/>
                  <w:marRight w:val="0"/>
                  <w:marTop w:val="0"/>
                  <w:marBottom w:val="0"/>
                  <w:divBdr>
                    <w:top w:val="none" w:sz="0" w:space="0" w:color="auto"/>
                    <w:left w:val="none" w:sz="0" w:space="0" w:color="auto"/>
                    <w:bottom w:val="none" w:sz="0" w:space="0" w:color="auto"/>
                    <w:right w:val="none" w:sz="0" w:space="0" w:color="auto"/>
                  </w:divBdr>
                </w:div>
                <w:div w:id="1664625239">
                  <w:marLeft w:val="480"/>
                  <w:marRight w:val="0"/>
                  <w:marTop w:val="0"/>
                  <w:marBottom w:val="0"/>
                  <w:divBdr>
                    <w:top w:val="none" w:sz="0" w:space="0" w:color="auto"/>
                    <w:left w:val="none" w:sz="0" w:space="0" w:color="auto"/>
                    <w:bottom w:val="none" w:sz="0" w:space="0" w:color="auto"/>
                    <w:right w:val="none" w:sz="0" w:space="0" w:color="auto"/>
                  </w:divBdr>
                </w:div>
                <w:div w:id="2015105361">
                  <w:marLeft w:val="480"/>
                  <w:marRight w:val="0"/>
                  <w:marTop w:val="0"/>
                  <w:marBottom w:val="0"/>
                  <w:divBdr>
                    <w:top w:val="none" w:sz="0" w:space="0" w:color="auto"/>
                    <w:left w:val="none" w:sz="0" w:space="0" w:color="auto"/>
                    <w:bottom w:val="none" w:sz="0" w:space="0" w:color="auto"/>
                    <w:right w:val="none" w:sz="0" w:space="0" w:color="auto"/>
                  </w:divBdr>
                </w:div>
                <w:div w:id="1438140434">
                  <w:marLeft w:val="480"/>
                  <w:marRight w:val="0"/>
                  <w:marTop w:val="0"/>
                  <w:marBottom w:val="0"/>
                  <w:divBdr>
                    <w:top w:val="none" w:sz="0" w:space="0" w:color="auto"/>
                    <w:left w:val="none" w:sz="0" w:space="0" w:color="auto"/>
                    <w:bottom w:val="none" w:sz="0" w:space="0" w:color="auto"/>
                    <w:right w:val="none" w:sz="0" w:space="0" w:color="auto"/>
                  </w:divBdr>
                </w:div>
                <w:div w:id="1496411707">
                  <w:marLeft w:val="480"/>
                  <w:marRight w:val="0"/>
                  <w:marTop w:val="0"/>
                  <w:marBottom w:val="0"/>
                  <w:divBdr>
                    <w:top w:val="none" w:sz="0" w:space="0" w:color="auto"/>
                    <w:left w:val="none" w:sz="0" w:space="0" w:color="auto"/>
                    <w:bottom w:val="none" w:sz="0" w:space="0" w:color="auto"/>
                    <w:right w:val="none" w:sz="0" w:space="0" w:color="auto"/>
                  </w:divBdr>
                </w:div>
                <w:div w:id="1218472906">
                  <w:marLeft w:val="480"/>
                  <w:marRight w:val="0"/>
                  <w:marTop w:val="0"/>
                  <w:marBottom w:val="0"/>
                  <w:divBdr>
                    <w:top w:val="none" w:sz="0" w:space="0" w:color="auto"/>
                    <w:left w:val="none" w:sz="0" w:space="0" w:color="auto"/>
                    <w:bottom w:val="none" w:sz="0" w:space="0" w:color="auto"/>
                    <w:right w:val="none" w:sz="0" w:space="0" w:color="auto"/>
                  </w:divBdr>
                </w:div>
                <w:div w:id="201984255">
                  <w:marLeft w:val="480"/>
                  <w:marRight w:val="0"/>
                  <w:marTop w:val="0"/>
                  <w:marBottom w:val="0"/>
                  <w:divBdr>
                    <w:top w:val="none" w:sz="0" w:space="0" w:color="auto"/>
                    <w:left w:val="none" w:sz="0" w:space="0" w:color="auto"/>
                    <w:bottom w:val="none" w:sz="0" w:space="0" w:color="auto"/>
                    <w:right w:val="none" w:sz="0" w:space="0" w:color="auto"/>
                  </w:divBdr>
                </w:div>
                <w:div w:id="1527912449">
                  <w:marLeft w:val="480"/>
                  <w:marRight w:val="0"/>
                  <w:marTop w:val="0"/>
                  <w:marBottom w:val="0"/>
                  <w:divBdr>
                    <w:top w:val="none" w:sz="0" w:space="0" w:color="auto"/>
                    <w:left w:val="none" w:sz="0" w:space="0" w:color="auto"/>
                    <w:bottom w:val="none" w:sz="0" w:space="0" w:color="auto"/>
                    <w:right w:val="none" w:sz="0" w:space="0" w:color="auto"/>
                  </w:divBdr>
                </w:div>
                <w:div w:id="2047559430">
                  <w:marLeft w:val="480"/>
                  <w:marRight w:val="0"/>
                  <w:marTop w:val="0"/>
                  <w:marBottom w:val="0"/>
                  <w:divBdr>
                    <w:top w:val="none" w:sz="0" w:space="0" w:color="auto"/>
                    <w:left w:val="none" w:sz="0" w:space="0" w:color="auto"/>
                    <w:bottom w:val="none" w:sz="0" w:space="0" w:color="auto"/>
                    <w:right w:val="none" w:sz="0" w:space="0" w:color="auto"/>
                  </w:divBdr>
                </w:div>
                <w:div w:id="252125225">
                  <w:marLeft w:val="480"/>
                  <w:marRight w:val="0"/>
                  <w:marTop w:val="0"/>
                  <w:marBottom w:val="0"/>
                  <w:divBdr>
                    <w:top w:val="none" w:sz="0" w:space="0" w:color="auto"/>
                    <w:left w:val="none" w:sz="0" w:space="0" w:color="auto"/>
                    <w:bottom w:val="none" w:sz="0" w:space="0" w:color="auto"/>
                    <w:right w:val="none" w:sz="0" w:space="0" w:color="auto"/>
                  </w:divBdr>
                </w:div>
                <w:div w:id="175386103">
                  <w:marLeft w:val="480"/>
                  <w:marRight w:val="0"/>
                  <w:marTop w:val="0"/>
                  <w:marBottom w:val="0"/>
                  <w:divBdr>
                    <w:top w:val="none" w:sz="0" w:space="0" w:color="auto"/>
                    <w:left w:val="none" w:sz="0" w:space="0" w:color="auto"/>
                    <w:bottom w:val="none" w:sz="0" w:space="0" w:color="auto"/>
                    <w:right w:val="none" w:sz="0" w:space="0" w:color="auto"/>
                  </w:divBdr>
                </w:div>
                <w:div w:id="1102722487">
                  <w:marLeft w:val="480"/>
                  <w:marRight w:val="0"/>
                  <w:marTop w:val="0"/>
                  <w:marBottom w:val="0"/>
                  <w:divBdr>
                    <w:top w:val="none" w:sz="0" w:space="0" w:color="auto"/>
                    <w:left w:val="none" w:sz="0" w:space="0" w:color="auto"/>
                    <w:bottom w:val="none" w:sz="0" w:space="0" w:color="auto"/>
                    <w:right w:val="none" w:sz="0" w:space="0" w:color="auto"/>
                  </w:divBdr>
                </w:div>
                <w:div w:id="708384875">
                  <w:marLeft w:val="480"/>
                  <w:marRight w:val="0"/>
                  <w:marTop w:val="0"/>
                  <w:marBottom w:val="0"/>
                  <w:divBdr>
                    <w:top w:val="none" w:sz="0" w:space="0" w:color="auto"/>
                    <w:left w:val="none" w:sz="0" w:space="0" w:color="auto"/>
                    <w:bottom w:val="none" w:sz="0" w:space="0" w:color="auto"/>
                    <w:right w:val="none" w:sz="0" w:space="0" w:color="auto"/>
                  </w:divBdr>
                </w:div>
                <w:div w:id="151530524">
                  <w:marLeft w:val="480"/>
                  <w:marRight w:val="0"/>
                  <w:marTop w:val="0"/>
                  <w:marBottom w:val="0"/>
                  <w:divBdr>
                    <w:top w:val="none" w:sz="0" w:space="0" w:color="auto"/>
                    <w:left w:val="none" w:sz="0" w:space="0" w:color="auto"/>
                    <w:bottom w:val="none" w:sz="0" w:space="0" w:color="auto"/>
                    <w:right w:val="none" w:sz="0" w:space="0" w:color="auto"/>
                  </w:divBdr>
                </w:div>
                <w:div w:id="490604025">
                  <w:marLeft w:val="480"/>
                  <w:marRight w:val="0"/>
                  <w:marTop w:val="0"/>
                  <w:marBottom w:val="0"/>
                  <w:divBdr>
                    <w:top w:val="none" w:sz="0" w:space="0" w:color="auto"/>
                    <w:left w:val="none" w:sz="0" w:space="0" w:color="auto"/>
                    <w:bottom w:val="none" w:sz="0" w:space="0" w:color="auto"/>
                    <w:right w:val="none" w:sz="0" w:space="0" w:color="auto"/>
                  </w:divBdr>
                </w:div>
                <w:div w:id="2023429033">
                  <w:marLeft w:val="480"/>
                  <w:marRight w:val="0"/>
                  <w:marTop w:val="0"/>
                  <w:marBottom w:val="0"/>
                  <w:divBdr>
                    <w:top w:val="none" w:sz="0" w:space="0" w:color="auto"/>
                    <w:left w:val="none" w:sz="0" w:space="0" w:color="auto"/>
                    <w:bottom w:val="none" w:sz="0" w:space="0" w:color="auto"/>
                    <w:right w:val="none" w:sz="0" w:space="0" w:color="auto"/>
                  </w:divBdr>
                </w:div>
                <w:div w:id="641885979">
                  <w:marLeft w:val="480"/>
                  <w:marRight w:val="0"/>
                  <w:marTop w:val="0"/>
                  <w:marBottom w:val="0"/>
                  <w:divBdr>
                    <w:top w:val="none" w:sz="0" w:space="0" w:color="auto"/>
                    <w:left w:val="none" w:sz="0" w:space="0" w:color="auto"/>
                    <w:bottom w:val="none" w:sz="0" w:space="0" w:color="auto"/>
                    <w:right w:val="none" w:sz="0" w:space="0" w:color="auto"/>
                  </w:divBdr>
                </w:div>
                <w:div w:id="579682009">
                  <w:marLeft w:val="480"/>
                  <w:marRight w:val="0"/>
                  <w:marTop w:val="0"/>
                  <w:marBottom w:val="0"/>
                  <w:divBdr>
                    <w:top w:val="none" w:sz="0" w:space="0" w:color="auto"/>
                    <w:left w:val="none" w:sz="0" w:space="0" w:color="auto"/>
                    <w:bottom w:val="none" w:sz="0" w:space="0" w:color="auto"/>
                    <w:right w:val="none" w:sz="0" w:space="0" w:color="auto"/>
                  </w:divBdr>
                </w:div>
                <w:div w:id="1521432379">
                  <w:marLeft w:val="480"/>
                  <w:marRight w:val="0"/>
                  <w:marTop w:val="0"/>
                  <w:marBottom w:val="0"/>
                  <w:divBdr>
                    <w:top w:val="none" w:sz="0" w:space="0" w:color="auto"/>
                    <w:left w:val="none" w:sz="0" w:space="0" w:color="auto"/>
                    <w:bottom w:val="none" w:sz="0" w:space="0" w:color="auto"/>
                    <w:right w:val="none" w:sz="0" w:space="0" w:color="auto"/>
                  </w:divBdr>
                </w:div>
                <w:div w:id="1046375957">
                  <w:marLeft w:val="480"/>
                  <w:marRight w:val="0"/>
                  <w:marTop w:val="0"/>
                  <w:marBottom w:val="0"/>
                  <w:divBdr>
                    <w:top w:val="none" w:sz="0" w:space="0" w:color="auto"/>
                    <w:left w:val="none" w:sz="0" w:space="0" w:color="auto"/>
                    <w:bottom w:val="none" w:sz="0" w:space="0" w:color="auto"/>
                    <w:right w:val="none" w:sz="0" w:space="0" w:color="auto"/>
                  </w:divBdr>
                </w:div>
                <w:div w:id="523713572">
                  <w:marLeft w:val="480"/>
                  <w:marRight w:val="0"/>
                  <w:marTop w:val="0"/>
                  <w:marBottom w:val="0"/>
                  <w:divBdr>
                    <w:top w:val="none" w:sz="0" w:space="0" w:color="auto"/>
                    <w:left w:val="none" w:sz="0" w:space="0" w:color="auto"/>
                    <w:bottom w:val="none" w:sz="0" w:space="0" w:color="auto"/>
                    <w:right w:val="none" w:sz="0" w:space="0" w:color="auto"/>
                  </w:divBdr>
                </w:div>
                <w:div w:id="916980202">
                  <w:marLeft w:val="480"/>
                  <w:marRight w:val="0"/>
                  <w:marTop w:val="0"/>
                  <w:marBottom w:val="0"/>
                  <w:divBdr>
                    <w:top w:val="none" w:sz="0" w:space="0" w:color="auto"/>
                    <w:left w:val="none" w:sz="0" w:space="0" w:color="auto"/>
                    <w:bottom w:val="none" w:sz="0" w:space="0" w:color="auto"/>
                    <w:right w:val="none" w:sz="0" w:space="0" w:color="auto"/>
                  </w:divBdr>
                </w:div>
                <w:div w:id="478378793">
                  <w:marLeft w:val="480"/>
                  <w:marRight w:val="0"/>
                  <w:marTop w:val="0"/>
                  <w:marBottom w:val="0"/>
                  <w:divBdr>
                    <w:top w:val="none" w:sz="0" w:space="0" w:color="auto"/>
                    <w:left w:val="none" w:sz="0" w:space="0" w:color="auto"/>
                    <w:bottom w:val="none" w:sz="0" w:space="0" w:color="auto"/>
                    <w:right w:val="none" w:sz="0" w:space="0" w:color="auto"/>
                  </w:divBdr>
                </w:div>
                <w:div w:id="1644381720">
                  <w:marLeft w:val="480"/>
                  <w:marRight w:val="0"/>
                  <w:marTop w:val="0"/>
                  <w:marBottom w:val="0"/>
                  <w:divBdr>
                    <w:top w:val="none" w:sz="0" w:space="0" w:color="auto"/>
                    <w:left w:val="none" w:sz="0" w:space="0" w:color="auto"/>
                    <w:bottom w:val="none" w:sz="0" w:space="0" w:color="auto"/>
                    <w:right w:val="none" w:sz="0" w:space="0" w:color="auto"/>
                  </w:divBdr>
                </w:div>
                <w:div w:id="1207372568">
                  <w:marLeft w:val="480"/>
                  <w:marRight w:val="0"/>
                  <w:marTop w:val="0"/>
                  <w:marBottom w:val="0"/>
                  <w:divBdr>
                    <w:top w:val="none" w:sz="0" w:space="0" w:color="auto"/>
                    <w:left w:val="none" w:sz="0" w:space="0" w:color="auto"/>
                    <w:bottom w:val="none" w:sz="0" w:space="0" w:color="auto"/>
                    <w:right w:val="none" w:sz="0" w:space="0" w:color="auto"/>
                  </w:divBdr>
                </w:div>
                <w:div w:id="161284482">
                  <w:marLeft w:val="480"/>
                  <w:marRight w:val="0"/>
                  <w:marTop w:val="0"/>
                  <w:marBottom w:val="0"/>
                  <w:divBdr>
                    <w:top w:val="none" w:sz="0" w:space="0" w:color="auto"/>
                    <w:left w:val="none" w:sz="0" w:space="0" w:color="auto"/>
                    <w:bottom w:val="none" w:sz="0" w:space="0" w:color="auto"/>
                    <w:right w:val="none" w:sz="0" w:space="0" w:color="auto"/>
                  </w:divBdr>
                </w:div>
                <w:div w:id="717048842">
                  <w:marLeft w:val="480"/>
                  <w:marRight w:val="0"/>
                  <w:marTop w:val="0"/>
                  <w:marBottom w:val="0"/>
                  <w:divBdr>
                    <w:top w:val="none" w:sz="0" w:space="0" w:color="auto"/>
                    <w:left w:val="none" w:sz="0" w:space="0" w:color="auto"/>
                    <w:bottom w:val="none" w:sz="0" w:space="0" w:color="auto"/>
                    <w:right w:val="none" w:sz="0" w:space="0" w:color="auto"/>
                  </w:divBdr>
                </w:div>
                <w:div w:id="1407457858">
                  <w:marLeft w:val="480"/>
                  <w:marRight w:val="0"/>
                  <w:marTop w:val="0"/>
                  <w:marBottom w:val="0"/>
                  <w:divBdr>
                    <w:top w:val="none" w:sz="0" w:space="0" w:color="auto"/>
                    <w:left w:val="none" w:sz="0" w:space="0" w:color="auto"/>
                    <w:bottom w:val="none" w:sz="0" w:space="0" w:color="auto"/>
                    <w:right w:val="none" w:sz="0" w:space="0" w:color="auto"/>
                  </w:divBdr>
                </w:div>
                <w:div w:id="103428433">
                  <w:marLeft w:val="480"/>
                  <w:marRight w:val="0"/>
                  <w:marTop w:val="0"/>
                  <w:marBottom w:val="0"/>
                  <w:divBdr>
                    <w:top w:val="none" w:sz="0" w:space="0" w:color="auto"/>
                    <w:left w:val="none" w:sz="0" w:space="0" w:color="auto"/>
                    <w:bottom w:val="none" w:sz="0" w:space="0" w:color="auto"/>
                    <w:right w:val="none" w:sz="0" w:space="0" w:color="auto"/>
                  </w:divBdr>
                </w:div>
                <w:div w:id="1481652230">
                  <w:marLeft w:val="480"/>
                  <w:marRight w:val="0"/>
                  <w:marTop w:val="0"/>
                  <w:marBottom w:val="0"/>
                  <w:divBdr>
                    <w:top w:val="none" w:sz="0" w:space="0" w:color="auto"/>
                    <w:left w:val="none" w:sz="0" w:space="0" w:color="auto"/>
                    <w:bottom w:val="none" w:sz="0" w:space="0" w:color="auto"/>
                    <w:right w:val="none" w:sz="0" w:space="0" w:color="auto"/>
                  </w:divBdr>
                </w:div>
                <w:div w:id="1736511501">
                  <w:marLeft w:val="480"/>
                  <w:marRight w:val="0"/>
                  <w:marTop w:val="0"/>
                  <w:marBottom w:val="0"/>
                  <w:divBdr>
                    <w:top w:val="none" w:sz="0" w:space="0" w:color="auto"/>
                    <w:left w:val="none" w:sz="0" w:space="0" w:color="auto"/>
                    <w:bottom w:val="none" w:sz="0" w:space="0" w:color="auto"/>
                    <w:right w:val="none" w:sz="0" w:space="0" w:color="auto"/>
                  </w:divBdr>
                </w:div>
                <w:div w:id="1250117990">
                  <w:marLeft w:val="480"/>
                  <w:marRight w:val="0"/>
                  <w:marTop w:val="0"/>
                  <w:marBottom w:val="0"/>
                  <w:divBdr>
                    <w:top w:val="none" w:sz="0" w:space="0" w:color="auto"/>
                    <w:left w:val="none" w:sz="0" w:space="0" w:color="auto"/>
                    <w:bottom w:val="none" w:sz="0" w:space="0" w:color="auto"/>
                    <w:right w:val="none" w:sz="0" w:space="0" w:color="auto"/>
                  </w:divBdr>
                </w:div>
                <w:div w:id="786579927">
                  <w:marLeft w:val="480"/>
                  <w:marRight w:val="0"/>
                  <w:marTop w:val="0"/>
                  <w:marBottom w:val="0"/>
                  <w:divBdr>
                    <w:top w:val="none" w:sz="0" w:space="0" w:color="auto"/>
                    <w:left w:val="none" w:sz="0" w:space="0" w:color="auto"/>
                    <w:bottom w:val="none" w:sz="0" w:space="0" w:color="auto"/>
                    <w:right w:val="none" w:sz="0" w:space="0" w:color="auto"/>
                  </w:divBdr>
                </w:div>
                <w:div w:id="1625428496">
                  <w:marLeft w:val="480"/>
                  <w:marRight w:val="0"/>
                  <w:marTop w:val="0"/>
                  <w:marBottom w:val="0"/>
                  <w:divBdr>
                    <w:top w:val="none" w:sz="0" w:space="0" w:color="auto"/>
                    <w:left w:val="none" w:sz="0" w:space="0" w:color="auto"/>
                    <w:bottom w:val="none" w:sz="0" w:space="0" w:color="auto"/>
                    <w:right w:val="none" w:sz="0" w:space="0" w:color="auto"/>
                  </w:divBdr>
                </w:div>
                <w:div w:id="1760326520">
                  <w:marLeft w:val="480"/>
                  <w:marRight w:val="0"/>
                  <w:marTop w:val="0"/>
                  <w:marBottom w:val="0"/>
                  <w:divBdr>
                    <w:top w:val="none" w:sz="0" w:space="0" w:color="auto"/>
                    <w:left w:val="none" w:sz="0" w:space="0" w:color="auto"/>
                    <w:bottom w:val="none" w:sz="0" w:space="0" w:color="auto"/>
                    <w:right w:val="none" w:sz="0" w:space="0" w:color="auto"/>
                  </w:divBdr>
                </w:div>
                <w:div w:id="1109468964">
                  <w:marLeft w:val="480"/>
                  <w:marRight w:val="0"/>
                  <w:marTop w:val="0"/>
                  <w:marBottom w:val="0"/>
                  <w:divBdr>
                    <w:top w:val="none" w:sz="0" w:space="0" w:color="auto"/>
                    <w:left w:val="none" w:sz="0" w:space="0" w:color="auto"/>
                    <w:bottom w:val="none" w:sz="0" w:space="0" w:color="auto"/>
                    <w:right w:val="none" w:sz="0" w:space="0" w:color="auto"/>
                  </w:divBdr>
                </w:div>
                <w:div w:id="2035381172">
                  <w:marLeft w:val="480"/>
                  <w:marRight w:val="0"/>
                  <w:marTop w:val="0"/>
                  <w:marBottom w:val="0"/>
                  <w:divBdr>
                    <w:top w:val="none" w:sz="0" w:space="0" w:color="auto"/>
                    <w:left w:val="none" w:sz="0" w:space="0" w:color="auto"/>
                    <w:bottom w:val="none" w:sz="0" w:space="0" w:color="auto"/>
                    <w:right w:val="none" w:sz="0" w:space="0" w:color="auto"/>
                  </w:divBdr>
                </w:div>
                <w:div w:id="890767017">
                  <w:marLeft w:val="480"/>
                  <w:marRight w:val="0"/>
                  <w:marTop w:val="0"/>
                  <w:marBottom w:val="0"/>
                  <w:divBdr>
                    <w:top w:val="none" w:sz="0" w:space="0" w:color="auto"/>
                    <w:left w:val="none" w:sz="0" w:space="0" w:color="auto"/>
                    <w:bottom w:val="none" w:sz="0" w:space="0" w:color="auto"/>
                    <w:right w:val="none" w:sz="0" w:space="0" w:color="auto"/>
                  </w:divBdr>
                </w:div>
                <w:div w:id="1132285620">
                  <w:marLeft w:val="480"/>
                  <w:marRight w:val="0"/>
                  <w:marTop w:val="0"/>
                  <w:marBottom w:val="0"/>
                  <w:divBdr>
                    <w:top w:val="none" w:sz="0" w:space="0" w:color="auto"/>
                    <w:left w:val="none" w:sz="0" w:space="0" w:color="auto"/>
                    <w:bottom w:val="none" w:sz="0" w:space="0" w:color="auto"/>
                    <w:right w:val="none" w:sz="0" w:space="0" w:color="auto"/>
                  </w:divBdr>
                </w:div>
                <w:div w:id="2135515347">
                  <w:marLeft w:val="480"/>
                  <w:marRight w:val="0"/>
                  <w:marTop w:val="0"/>
                  <w:marBottom w:val="0"/>
                  <w:divBdr>
                    <w:top w:val="none" w:sz="0" w:space="0" w:color="auto"/>
                    <w:left w:val="none" w:sz="0" w:space="0" w:color="auto"/>
                    <w:bottom w:val="none" w:sz="0" w:space="0" w:color="auto"/>
                    <w:right w:val="none" w:sz="0" w:space="0" w:color="auto"/>
                  </w:divBdr>
                </w:div>
                <w:div w:id="259799193">
                  <w:marLeft w:val="480"/>
                  <w:marRight w:val="0"/>
                  <w:marTop w:val="0"/>
                  <w:marBottom w:val="0"/>
                  <w:divBdr>
                    <w:top w:val="none" w:sz="0" w:space="0" w:color="auto"/>
                    <w:left w:val="none" w:sz="0" w:space="0" w:color="auto"/>
                    <w:bottom w:val="none" w:sz="0" w:space="0" w:color="auto"/>
                    <w:right w:val="none" w:sz="0" w:space="0" w:color="auto"/>
                  </w:divBdr>
                </w:div>
                <w:div w:id="411663986">
                  <w:marLeft w:val="480"/>
                  <w:marRight w:val="0"/>
                  <w:marTop w:val="0"/>
                  <w:marBottom w:val="0"/>
                  <w:divBdr>
                    <w:top w:val="none" w:sz="0" w:space="0" w:color="auto"/>
                    <w:left w:val="none" w:sz="0" w:space="0" w:color="auto"/>
                    <w:bottom w:val="none" w:sz="0" w:space="0" w:color="auto"/>
                    <w:right w:val="none" w:sz="0" w:space="0" w:color="auto"/>
                  </w:divBdr>
                </w:div>
                <w:div w:id="989869272">
                  <w:marLeft w:val="480"/>
                  <w:marRight w:val="0"/>
                  <w:marTop w:val="0"/>
                  <w:marBottom w:val="0"/>
                  <w:divBdr>
                    <w:top w:val="none" w:sz="0" w:space="0" w:color="auto"/>
                    <w:left w:val="none" w:sz="0" w:space="0" w:color="auto"/>
                    <w:bottom w:val="none" w:sz="0" w:space="0" w:color="auto"/>
                    <w:right w:val="none" w:sz="0" w:space="0" w:color="auto"/>
                  </w:divBdr>
                </w:div>
                <w:div w:id="983194635">
                  <w:marLeft w:val="480"/>
                  <w:marRight w:val="0"/>
                  <w:marTop w:val="0"/>
                  <w:marBottom w:val="0"/>
                  <w:divBdr>
                    <w:top w:val="none" w:sz="0" w:space="0" w:color="auto"/>
                    <w:left w:val="none" w:sz="0" w:space="0" w:color="auto"/>
                    <w:bottom w:val="none" w:sz="0" w:space="0" w:color="auto"/>
                    <w:right w:val="none" w:sz="0" w:space="0" w:color="auto"/>
                  </w:divBdr>
                </w:div>
                <w:div w:id="935136912">
                  <w:marLeft w:val="480"/>
                  <w:marRight w:val="0"/>
                  <w:marTop w:val="0"/>
                  <w:marBottom w:val="0"/>
                  <w:divBdr>
                    <w:top w:val="none" w:sz="0" w:space="0" w:color="auto"/>
                    <w:left w:val="none" w:sz="0" w:space="0" w:color="auto"/>
                    <w:bottom w:val="none" w:sz="0" w:space="0" w:color="auto"/>
                    <w:right w:val="none" w:sz="0" w:space="0" w:color="auto"/>
                  </w:divBdr>
                </w:div>
                <w:div w:id="123458037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63012460">
          <w:marLeft w:val="640"/>
          <w:marRight w:val="0"/>
          <w:marTop w:val="0"/>
          <w:marBottom w:val="0"/>
          <w:divBdr>
            <w:top w:val="none" w:sz="0" w:space="0" w:color="auto"/>
            <w:left w:val="none" w:sz="0" w:space="0" w:color="auto"/>
            <w:bottom w:val="none" w:sz="0" w:space="0" w:color="auto"/>
            <w:right w:val="none" w:sz="0" w:space="0" w:color="auto"/>
          </w:divBdr>
        </w:div>
        <w:div w:id="1356346413">
          <w:marLeft w:val="640"/>
          <w:marRight w:val="0"/>
          <w:marTop w:val="0"/>
          <w:marBottom w:val="0"/>
          <w:divBdr>
            <w:top w:val="none" w:sz="0" w:space="0" w:color="auto"/>
            <w:left w:val="none" w:sz="0" w:space="0" w:color="auto"/>
            <w:bottom w:val="none" w:sz="0" w:space="0" w:color="auto"/>
            <w:right w:val="none" w:sz="0" w:space="0" w:color="auto"/>
          </w:divBdr>
        </w:div>
        <w:div w:id="775901995">
          <w:marLeft w:val="640"/>
          <w:marRight w:val="0"/>
          <w:marTop w:val="0"/>
          <w:marBottom w:val="0"/>
          <w:divBdr>
            <w:top w:val="none" w:sz="0" w:space="0" w:color="auto"/>
            <w:left w:val="none" w:sz="0" w:space="0" w:color="auto"/>
            <w:bottom w:val="none" w:sz="0" w:space="0" w:color="auto"/>
            <w:right w:val="none" w:sz="0" w:space="0" w:color="auto"/>
          </w:divBdr>
        </w:div>
        <w:div w:id="1309895350">
          <w:marLeft w:val="640"/>
          <w:marRight w:val="0"/>
          <w:marTop w:val="0"/>
          <w:marBottom w:val="0"/>
          <w:divBdr>
            <w:top w:val="none" w:sz="0" w:space="0" w:color="auto"/>
            <w:left w:val="none" w:sz="0" w:space="0" w:color="auto"/>
            <w:bottom w:val="none" w:sz="0" w:space="0" w:color="auto"/>
            <w:right w:val="none" w:sz="0" w:space="0" w:color="auto"/>
          </w:divBdr>
        </w:div>
        <w:div w:id="1322389144">
          <w:marLeft w:val="640"/>
          <w:marRight w:val="0"/>
          <w:marTop w:val="0"/>
          <w:marBottom w:val="0"/>
          <w:divBdr>
            <w:top w:val="none" w:sz="0" w:space="0" w:color="auto"/>
            <w:left w:val="none" w:sz="0" w:space="0" w:color="auto"/>
            <w:bottom w:val="none" w:sz="0" w:space="0" w:color="auto"/>
            <w:right w:val="none" w:sz="0" w:space="0" w:color="auto"/>
          </w:divBdr>
        </w:div>
        <w:div w:id="1143279661">
          <w:marLeft w:val="640"/>
          <w:marRight w:val="0"/>
          <w:marTop w:val="0"/>
          <w:marBottom w:val="0"/>
          <w:divBdr>
            <w:top w:val="none" w:sz="0" w:space="0" w:color="auto"/>
            <w:left w:val="none" w:sz="0" w:space="0" w:color="auto"/>
            <w:bottom w:val="none" w:sz="0" w:space="0" w:color="auto"/>
            <w:right w:val="none" w:sz="0" w:space="0" w:color="auto"/>
          </w:divBdr>
        </w:div>
        <w:div w:id="1537965973">
          <w:marLeft w:val="640"/>
          <w:marRight w:val="0"/>
          <w:marTop w:val="0"/>
          <w:marBottom w:val="0"/>
          <w:divBdr>
            <w:top w:val="none" w:sz="0" w:space="0" w:color="auto"/>
            <w:left w:val="none" w:sz="0" w:space="0" w:color="auto"/>
            <w:bottom w:val="none" w:sz="0" w:space="0" w:color="auto"/>
            <w:right w:val="none" w:sz="0" w:space="0" w:color="auto"/>
          </w:divBdr>
        </w:div>
        <w:div w:id="693114896">
          <w:marLeft w:val="640"/>
          <w:marRight w:val="0"/>
          <w:marTop w:val="0"/>
          <w:marBottom w:val="0"/>
          <w:divBdr>
            <w:top w:val="none" w:sz="0" w:space="0" w:color="auto"/>
            <w:left w:val="none" w:sz="0" w:space="0" w:color="auto"/>
            <w:bottom w:val="none" w:sz="0" w:space="0" w:color="auto"/>
            <w:right w:val="none" w:sz="0" w:space="0" w:color="auto"/>
          </w:divBdr>
        </w:div>
        <w:div w:id="945160796">
          <w:marLeft w:val="640"/>
          <w:marRight w:val="0"/>
          <w:marTop w:val="0"/>
          <w:marBottom w:val="0"/>
          <w:divBdr>
            <w:top w:val="none" w:sz="0" w:space="0" w:color="auto"/>
            <w:left w:val="none" w:sz="0" w:space="0" w:color="auto"/>
            <w:bottom w:val="none" w:sz="0" w:space="0" w:color="auto"/>
            <w:right w:val="none" w:sz="0" w:space="0" w:color="auto"/>
          </w:divBdr>
        </w:div>
        <w:div w:id="457451716">
          <w:marLeft w:val="640"/>
          <w:marRight w:val="0"/>
          <w:marTop w:val="0"/>
          <w:marBottom w:val="0"/>
          <w:divBdr>
            <w:top w:val="none" w:sz="0" w:space="0" w:color="auto"/>
            <w:left w:val="none" w:sz="0" w:space="0" w:color="auto"/>
            <w:bottom w:val="none" w:sz="0" w:space="0" w:color="auto"/>
            <w:right w:val="none" w:sz="0" w:space="0" w:color="auto"/>
          </w:divBdr>
        </w:div>
        <w:div w:id="663510779">
          <w:marLeft w:val="640"/>
          <w:marRight w:val="0"/>
          <w:marTop w:val="0"/>
          <w:marBottom w:val="0"/>
          <w:divBdr>
            <w:top w:val="none" w:sz="0" w:space="0" w:color="auto"/>
            <w:left w:val="none" w:sz="0" w:space="0" w:color="auto"/>
            <w:bottom w:val="none" w:sz="0" w:space="0" w:color="auto"/>
            <w:right w:val="none" w:sz="0" w:space="0" w:color="auto"/>
          </w:divBdr>
        </w:div>
        <w:div w:id="22828013">
          <w:marLeft w:val="640"/>
          <w:marRight w:val="0"/>
          <w:marTop w:val="0"/>
          <w:marBottom w:val="0"/>
          <w:divBdr>
            <w:top w:val="none" w:sz="0" w:space="0" w:color="auto"/>
            <w:left w:val="none" w:sz="0" w:space="0" w:color="auto"/>
            <w:bottom w:val="none" w:sz="0" w:space="0" w:color="auto"/>
            <w:right w:val="none" w:sz="0" w:space="0" w:color="auto"/>
          </w:divBdr>
        </w:div>
        <w:div w:id="2039550836">
          <w:marLeft w:val="640"/>
          <w:marRight w:val="0"/>
          <w:marTop w:val="0"/>
          <w:marBottom w:val="0"/>
          <w:divBdr>
            <w:top w:val="none" w:sz="0" w:space="0" w:color="auto"/>
            <w:left w:val="none" w:sz="0" w:space="0" w:color="auto"/>
            <w:bottom w:val="none" w:sz="0" w:space="0" w:color="auto"/>
            <w:right w:val="none" w:sz="0" w:space="0" w:color="auto"/>
          </w:divBdr>
        </w:div>
        <w:div w:id="310332886">
          <w:marLeft w:val="640"/>
          <w:marRight w:val="0"/>
          <w:marTop w:val="0"/>
          <w:marBottom w:val="0"/>
          <w:divBdr>
            <w:top w:val="none" w:sz="0" w:space="0" w:color="auto"/>
            <w:left w:val="none" w:sz="0" w:space="0" w:color="auto"/>
            <w:bottom w:val="none" w:sz="0" w:space="0" w:color="auto"/>
            <w:right w:val="none" w:sz="0" w:space="0" w:color="auto"/>
          </w:divBdr>
        </w:div>
        <w:div w:id="957951902">
          <w:marLeft w:val="640"/>
          <w:marRight w:val="0"/>
          <w:marTop w:val="0"/>
          <w:marBottom w:val="0"/>
          <w:divBdr>
            <w:top w:val="none" w:sz="0" w:space="0" w:color="auto"/>
            <w:left w:val="none" w:sz="0" w:space="0" w:color="auto"/>
            <w:bottom w:val="none" w:sz="0" w:space="0" w:color="auto"/>
            <w:right w:val="none" w:sz="0" w:space="0" w:color="auto"/>
          </w:divBdr>
        </w:div>
        <w:div w:id="318001756">
          <w:marLeft w:val="640"/>
          <w:marRight w:val="0"/>
          <w:marTop w:val="0"/>
          <w:marBottom w:val="0"/>
          <w:divBdr>
            <w:top w:val="none" w:sz="0" w:space="0" w:color="auto"/>
            <w:left w:val="none" w:sz="0" w:space="0" w:color="auto"/>
            <w:bottom w:val="none" w:sz="0" w:space="0" w:color="auto"/>
            <w:right w:val="none" w:sz="0" w:space="0" w:color="auto"/>
          </w:divBdr>
        </w:div>
        <w:div w:id="938021846">
          <w:marLeft w:val="640"/>
          <w:marRight w:val="0"/>
          <w:marTop w:val="0"/>
          <w:marBottom w:val="0"/>
          <w:divBdr>
            <w:top w:val="none" w:sz="0" w:space="0" w:color="auto"/>
            <w:left w:val="none" w:sz="0" w:space="0" w:color="auto"/>
            <w:bottom w:val="none" w:sz="0" w:space="0" w:color="auto"/>
            <w:right w:val="none" w:sz="0" w:space="0" w:color="auto"/>
          </w:divBdr>
        </w:div>
        <w:div w:id="1786536375">
          <w:marLeft w:val="640"/>
          <w:marRight w:val="0"/>
          <w:marTop w:val="0"/>
          <w:marBottom w:val="0"/>
          <w:divBdr>
            <w:top w:val="none" w:sz="0" w:space="0" w:color="auto"/>
            <w:left w:val="none" w:sz="0" w:space="0" w:color="auto"/>
            <w:bottom w:val="none" w:sz="0" w:space="0" w:color="auto"/>
            <w:right w:val="none" w:sz="0" w:space="0" w:color="auto"/>
          </w:divBdr>
        </w:div>
        <w:div w:id="1355309076">
          <w:marLeft w:val="640"/>
          <w:marRight w:val="0"/>
          <w:marTop w:val="0"/>
          <w:marBottom w:val="0"/>
          <w:divBdr>
            <w:top w:val="none" w:sz="0" w:space="0" w:color="auto"/>
            <w:left w:val="none" w:sz="0" w:space="0" w:color="auto"/>
            <w:bottom w:val="none" w:sz="0" w:space="0" w:color="auto"/>
            <w:right w:val="none" w:sz="0" w:space="0" w:color="auto"/>
          </w:divBdr>
        </w:div>
        <w:div w:id="1736509823">
          <w:marLeft w:val="640"/>
          <w:marRight w:val="0"/>
          <w:marTop w:val="0"/>
          <w:marBottom w:val="0"/>
          <w:divBdr>
            <w:top w:val="none" w:sz="0" w:space="0" w:color="auto"/>
            <w:left w:val="none" w:sz="0" w:space="0" w:color="auto"/>
            <w:bottom w:val="none" w:sz="0" w:space="0" w:color="auto"/>
            <w:right w:val="none" w:sz="0" w:space="0" w:color="auto"/>
          </w:divBdr>
        </w:div>
        <w:div w:id="973170062">
          <w:marLeft w:val="640"/>
          <w:marRight w:val="0"/>
          <w:marTop w:val="0"/>
          <w:marBottom w:val="0"/>
          <w:divBdr>
            <w:top w:val="none" w:sz="0" w:space="0" w:color="auto"/>
            <w:left w:val="none" w:sz="0" w:space="0" w:color="auto"/>
            <w:bottom w:val="none" w:sz="0" w:space="0" w:color="auto"/>
            <w:right w:val="none" w:sz="0" w:space="0" w:color="auto"/>
          </w:divBdr>
        </w:div>
        <w:div w:id="2085371488">
          <w:marLeft w:val="640"/>
          <w:marRight w:val="0"/>
          <w:marTop w:val="0"/>
          <w:marBottom w:val="0"/>
          <w:divBdr>
            <w:top w:val="none" w:sz="0" w:space="0" w:color="auto"/>
            <w:left w:val="none" w:sz="0" w:space="0" w:color="auto"/>
            <w:bottom w:val="none" w:sz="0" w:space="0" w:color="auto"/>
            <w:right w:val="none" w:sz="0" w:space="0" w:color="auto"/>
          </w:divBdr>
        </w:div>
        <w:div w:id="1328172515">
          <w:marLeft w:val="640"/>
          <w:marRight w:val="0"/>
          <w:marTop w:val="0"/>
          <w:marBottom w:val="0"/>
          <w:divBdr>
            <w:top w:val="none" w:sz="0" w:space="0" w:color="auto"/>
            <w:left w:val="none" w:sz="0" w:space="0" w:color="auto"/>
            <w:bottom w:val="none" w:sz="0" w:space="0" w:color="auto"/>
            <w:right w:val="none" w:sz="0" w:space="0" w:color="auto"/>
          </w:divBdr>
        </w:div>
        <w:div w:id="679357804">
          <w:marLeft w:val="640"/>
          <w:marRight w:val="0"/>
          <w:marTop w:val="0"/>
          <w:marBottom w:val="0"/>
          <w:divBdr>
            <w:top w:val="none" w:sz="0" w:space="0" w:color="auto"/>
            <w:left w:val="none" w:sz="0" w:space="0" w:color="auto"/>
            <w:bottom w:val="none" w:sz="0" w:space="0" w:color="auto"/>
            <w:right w:val="none" w:sz="0" w:space="0" w:color="auto"/>
          </w:divBdr>
        </w:div>
        <w:div w:id="384915527">
          <w:marLeft w:val="640"/>
          <w:marRight w:val="0"/>
          <w:marTop w:val="0"/>
          <w:marBottom w:val="0"/>
          <w:divBdr>
            <w:top w:val="none" w:sz="0" w:space="0" w:color="auto"/>
            <w:left w:val="none" w:sz="0" w:space="0" w:color="auto"/>
            <w:bottom w:val="none" w:sz="0" w:space="0" w:color="auto"/>
            <w:right w:val="none" w:sz="0" w:space="0" w:color="auto"/>
          </w:divBdr>
        </w:div>
        <w:div w:id="2113234024">
          <w:marLeft w:val="640"/>
          <w:marRight w:val="0"/>
          <w:marTop w:val="0"/>
          <w:marBottom w:val="0"/>
          <w:divBdr>
            <w:top w:val="none" w:sz="0" w:space="0" w:color="auto"/>
            <w:left w:val="none" w:sz="0" w:space="0" w:color="auto"/>
            <w:bottom w:val="none" w:sz="0" w:space="0" w:color="auto"/>
            <w:right w:val="none" w:sz="0" w:space="0" w:color="auto"/>
          </w:divBdr>
        </w:div>
        <w:div w:id="1222015369">
          <w:marLeft w:val="640"/>
          <w:marRight w:val="0"/>
          <w:marTop w:val="0"/>
          <w:marBottom w:val="0"/>
          <w:divBdr>
            <w:top w:val="none" w:sz="0" w:space="0" w:color="auto"/>
            <w:left w:val="none" w:sz="0" w:space="0" w:color="auto"/>
            <w:bottom w:val="none" w:sz="0" w:space="0" w:color="auto"/>
            <w:right w:val="none" w:sz="0" w:space="0" w:color="auto"/>
          </w:divBdr>
        </w:div>
        <w:div w:id="201672270">
          <w:marLeft w:val="640"/>
          <w:marRight w:val="0"/>
          <w:marTop w:val="0"/>
          <w:marBottom w:val="0"/>
          <w:divBdr>
            <w:top w:val="none" w:sz="0" w:space="0" w:color="auto"/>
            <w:left w:val="none" w:sz="0" w:space="0" w:color="auto"/>
            <w:bottom w:val="none" w:sz="0" w:space="0" w:color="auto"/>
            <w:right w:val="none" w:sz="0" w:space="0" w:color="auto"/>
          </w:divBdr>
        </w:div>
        <w:div w:id="846289077">
          <w:marLeft w:val="640"/>
          <w:marRight w:val="0"/>
          <w:marTop w:val="0"/>
          <w:marBottom w:val="0"/>
          <w:divBdr>
            <w:top w:val="none" w:sz="0" w:space="0" w:color="auto"/>
            <w:left w:val="none" w:sz="0" w:space="0" w:color="auto"/>
            <w:bottom w:val="none" w:sz="0" w:space="0" w:color="auto"/>
            <w:right w:val="none" w:sz="0" w:space="0" w:color="auto"/>
          </w:divBdr>
        </w:div>
        <w:div w:id="1560284059">
          <w:marLeft w:val="640"/>
          <w:marRight w:val="0"/>
          <w:marTop w:val="0"/>
          <w:marBottom w:val="0"/>
          <w:divBdr>
            <w:top w:val="none" w:sz="0" w:space="0" w:color="auto"/>
            <w:left w:val="none" w:sz="0" w:space="0" w:color="auto"/>
            <w:bottom w:val="none" w:sz="0" w:space="0" w:color="auto"/>
            <w:right w:val="none" w:sz="0" w:space="0" w:color="auto"/>
          </w:divBdr>
        </w:div>
        <w:div w:id="1770270316">
          <w:marLeft w:val="640"/>
          <w:marRight w:val="0"/>
          <w:marTop w:val="0"/>
          <w:marBottom w:val="0"/>
          <w:divBdr>
            <w:top w:val="none" w:sz="0" w:space="0" w:color="auto"/>
            <w:left w:val="none" w:sz="0" w:space="0" w:color="auto"/>
            <w:bottom w:val="none" w:sz="0" w:space="0" w:color="auto"/>
            <w:right w:val="none" w:sz="0" w:space="0" w:color="auto"/>
          </w:divBdr>
        </w:div>
        <w:div w:id="872499315">
          <w:marLeft w:val="640"/>
          <w:marRight w:val="0"/>
          <w:marTop w:val="0"/>
          <w:marBottom w:val="0"/>
          <w:divBdr>
            <w:top w:val="none" w:sz="0" w:space="0" w:color="auto"/>
            <w:left w:val="none" w:sz="0" w:space="0" w:color="auto"/>
            <w:bottom w:val="none" w:sz="0" w:space="0" w:color="auto"/>
            <w:right w:val="none" w:sz="0" w:space="0" w:color="auto"/>
          </w:divBdr>
        </w:div>
        <w:div w:id="1522402697">
          <w:marLeft w:val="640"/>
          <w:marRight w:val="0"/>
          <w:marTop w:val="0"/>
          <w:marBottom w:val="0"/>
          <w:divBdr>
            <w:top w:val="none" w:sz="0" w:space="0" w:color="auto"/>
            <w:left w:val="none" w:sz="0" w:space="0" w:color="auto"/>
            <w:bottom w:val="none" w:sz="0" w:space="0" w:color="auto"/>
            <w:right w:val="none" w:sz="0" w:space="0" w:color="auto"/>
          </w:divBdr>
        </w:div>
        <w:div w:id="224026507">
          <w:marLeft w:val="640"/>
          <w:marRight w:val="0"/>
          <w:marTop w:val="0"/>
          <w:marBottom w:val="0"/>
          <w:divBdr>
            <w:top w:val="none" w:sz="0" w:space="0" w:color="auto"/>
            <w:left w:val="none" w:sz="0" w:space="0" w:color="auto"/>
            <w:bottom w:val="none" w:sz="0" w:space="0" w:color="auto"/>
            <w:right w:val="none" w:sz="0" w:space="0" w:color="auto"/>
          </w:divBdr>
        </w:div>
        <w:div w:id="1420909925">
          <w:marLeft w:val="640"/>
          <w:marRight w:val="0"/>
          <w:marTop w:val="0"/>
          <w:marBottom w:val="0"/>
          <w:divBdr>
            <w:top w:val="none" w:sz="0" w:space="0" w:color="auto"/>
            <w:left w:val="none" w:sz="0" w:space="0" w:color="auto"/>
            <w:bottom w:val="none" w:sz="0" w:space="0" w:color="auto"/>
            <w:right w:val="none" w:sz="0" w:space="0" w:color="auto"/>
          </w:divBdr>
        </w:div>
        <w:div w:id="792409800">
          <w:marLeft w:val="640"/>
          <w:marRight w:val="0"/>
          <w:marTop w:val="0"/>
          <w:marBottom w:val="0"/>
          <w:divBdr>
            <w:top w:val="none" w:sz="0" w:space="0" w:color="auto"/>
            <w:left w:val="none" w:sz="0" w:space="0" w:color="auto"/>
            <w:bottom w:val="none" w:sz="0" w:space="0" w:color="auto"/>
            <w:right w:val="none" w:sz="0" w:space="0" w:color="auto"/>
          </w:divBdr>
        </w:div>
        <w:div w:id="375587509">
          <w:marLeft w:val="640"/>
          <w:marRight w:val="0"/>
          <w:marTop w:val="0"/>
          <w:marBottom w:val="0"/>
          <w:divBdr>
            <w:top w:val="none" w:sz="0" w:space="0" w:color="auto"/>
            <w:left w:val="none" w:sz="0" w:space="0" w:color="auto"/>
            <w:bottom w:val="none" w:sz="0" w:space="0" w:color="auto"/>
            <w:right w:val="none" w:sz="0" w:space="0" w:color="auto"/>
          </w:divBdr>
        </w:div>
        <w:div w:id="1553039349">
          <w:marLeft w:val="640"/>
          <w:marRight w:val="0"/>
          <w:marTop w:val="0"/>
          <w:marBottom w:val="0"/>
          <w:divBdr>
            <w:top w:val="none" w:sz="0" w:space="0" w:color="auto"/>
            <w:left w:val="none" w:sz="0" w:space="0" w:color="auto"/>
            <w:bottom w:val="none" w:sz="0" w:space="0" w:color="auto"/>
            <w:right w:val="none" w:sz="0" w:space="0" w:color="auto"/>
          </w:divBdr>
        </w:div>
        <w:div w:id="544371035">
          <w:marLeft w:val="640"/>
          <w:marRight w:val="0"/>
          <w:marTop w:val="0"/>
          <w:marBottom w:val="0"/>
          <w:divBdr>
            <w:top w:val="none" w:sz="0" w:space="0" w:color="auto"/>
            <w:left w:val="none" w:sz="0" w:space="0" w:color="auto"/>
            <w:bottom w:val="none" w:sz="0" w:space="0" w:color="auto"/>
            <w:right w:val="none" w:sz="0" w:space="0" w:color="auto"/>
          </w:divBdr>
        </w:div>
        <w:div w:id="2126804945">
          <w:marLeft w:val="640"/>
          <w:marRight w:val="0"/>
          <w:marTop w:val="0"/>
          <w:marBottom w:val="0"/>
          <w:divBdr>
            <w:top w:val="none" w:sz="0" w:space="0" w:color="auto"/>
            <w:left w:val="none" w:sz="0" w:space="0" w:color="auto"/>
            <w:bottom w:val="none" w:sz="0" w:space="0" w:color="auto"/>
            <w:right w:val="none" w:sz="0" w:space="0" w:color="auto"/>
          </w:divBdr>
        </w:div>
        <w:div w:id="197089316">
          <w:marLeft w:val="640"/>
          <w:marRight w:val="0"/>
          <w:marTop w:val="0"/>
          <w:marBottom w:val="0"/>
          <w:divBdr>
            <w:top w:val="none" w:sz="0" w:space="0" w:color="auto"/>
            <w:left w:val="none" w:sz="0" w:space="0" w:color="auto"/>
            <w:bottom w:val="none" w:sz="0" w:space="0" w:color="auto"/>
            <w:right w:val="none" w:sz="0" w:space="0" w:color="auto"/>
          </w:divBdr>
        </w:div>
        <w:div w:id="1774131230">
          <w:marLeft w:val="640"/>
          <w:marRight w:val="0"/>
          <w:marTop w:val="0"/>
          <w:marBottom w:val="0"/>
          <w:divBdr>
            <w:top w:val="none" w:sz="0" w:space="0" w:color="auto"/>
            <w:left w:val="none" w:sz="0" w:space="0" w:color="auto"/>
            <w:bottom w:val="none" w:sz="0" w:space="0" w:color="auto"/>
            <w:right w:val="none" w:sz="0" w:space="0" w:color="auto"/>
          </w:divBdr>
        </w:div>
        <w:div w:id="1842236121">
          <w:marLeft w:val="640"/>
          <w:marRight w:val="0"/>
          <w:marTop w:val="0"/>
          <w:marBottom w:val="0"/>
          <w:divBdr>
            <w:top w:val="none" w:sz="0" w:space="0" w:color="auto"/>
            <w:left w:val="none" w:sz="0" w:space="0" w:color="auto"/>
            <w:bottom w:val="none" w:sz="0" w:space="0" w:color="auto"/>
            <w:right w:val="none" w:sz="0" w:space="0" w:color="auto"/>
          </w:divBdr>
        </w:div>
        <w:div w:id="1905795235">
          <w:marLeft w:val="640"/>
          <w:marRight w:val="0"/>
          <w:marTop w:val="0"/>
          <w:marBottom w:val="0"/>
          <w:divBdr>
            <w:top w:val="none" w:sz="0" w:space="0" w:color="auto"/>
            <w:left w:val="none" w:sz="0" w:space="0" w:color="auto"/>
            <w:bottom w:val="none" w:sz="0" w:space="0" w:color="auto"/>
            <w:right w:val="none" w:sz="0" w:space="0" w:color="auto"/>
          </w:divBdr>
        </w:div>
        <w:div w:id="87314288">
          <w:marLeft w:val="640"/>
          <w:marRight w:val="0"/>
          <w:marTop w:val="0"/>
          <w:marBottom w:val="0"/>
          <w:divBdr>
            <w:top w:val="none" w:sz="0" w:space="0" w:color="auto"/>
            <w:left w:val="none" w:sz="0" w:space="0" w:color="auto"/>
            <w:bottom w:val="none" w:sz="0" w:space="0" w:color="auto"/>
            <w:right w:val="none" w:sz="0" w:space="0" w:color="auto"/>
          </w:divBdr>
        </w:div>
        <w:div w:id="222373995">
          <w:marLeft w:val="640"/>
          <w:marRight w:val="0"/>
          <w:marTop w:val="0"/>
          <w:marBottom w:val="0"/>
          <w:divBdr>
            <w:top w:val="none" w:sz="0" w:space="0" w:color="auto"/>
            <w:left w:val="none" w:sz="0" w:space="0" w:color="auto"/>
            <w:bottom w:val="none" w:sz="0" w:space="0" w:color="auto"/>
            <w:right w:val="none" w:sz="0" w:space="0" w:color="auto"/>
          </w:divBdr>
        </w:div>
        <w:div w:id="292715520">
          <w:marLeft w:val="640"/>
          <w:marRight w:val="0"/>
          <w:marTop w:val="0"/>
          <w:marBottom w:val="0"/>
          <w:divBdr>
            <w:top w:val="none" w:sz="0" w:space="0" w:color="auto"/>
            <w:left w:val="none" w:sz="0" w:space="0" w:color="auto"/>
            <w:bottom w:val="none" w:sz="0" w:space="0" w:color="auto"/>
            <w:right w:val="none" w:sz="0" w:space="0" w:color="auto"/>
          </w:divBdr>
        </w:div>
        <w:div w:id="1424912343">
          <w:marLeft w:val="640"/>
          <w:marRight w:val="0"/>
          <w:marTop w:val="0"/>
          <w:marBottom w:val="0"/>
          <w:divBdr>
            <w:top w:val="none" w:sz="0" w:space="0" w:color="auto"/>
            <w:left w:val="none" w:sz="0" w:space="0" w:color="auto"/>
            <w:bottom w:val="none" w:sz="0" w:space="0" w:color="auto"/>
            <w:right w:val="none" w:sz="0" w:space="0" w:color="auto"/>
          </w:divBdr>
        </w:div>
        <w:div w:id="1523859267">
          <w:marLeft w:val="640"/>
          <w:marRight w:val="0"/>
          <w:marTop w:val="0"/>
          <w:marBottom w:val="0"/>
          <w:divBdr>
            <w:top w:val="none" w:sz="0" w:space="0" w:color="auto"/>
            <w:left w:val="none" w:sz="0" w:space="0" w:color="auto"/>
            <w:bottom w:val="none" w:sz="0" w:space="0" w:color="auto"/>
            <w:right w:val="none" w:sz="0" w:space="0" w:color="auto"/>
          </w:divBdr>
        </w:div>
        <w:div w:id="1612012726">
          <w:marLeft w:val="640"/>
          <w:marRight w:val="0"/>
          <w:marTop w:val="0"/>
          <w:marBottom w:val="0"/>
          <w:divBdr>
            <w:top w:val="none" w:sz="0" w:space="0" w:color="auto"/>
            <w:left w:val="none" w:sz="0" w:space="0" w:color="auto"/>
            <w:bottom w:val="none" w:sz="0" w:space="0" w:color="auto"/>
            <w:right w:val="none" w:sz="0" w:space="0" w:color="auto"/>
          </w:divBdr>
        </w:div>
        <w:div w:id="1411543552">
          <w:marLeft w:val="640"/>
          <w:marRight w:val="0"/>
          <w:marTop w:val="0"/>
          <w:marBottom w:val="0"/>
          <w:divBdr>
            <w:top w:val="none" w:sz="0" w:space="0" w:color="auto"/>
            <w:left w:val="none" w:sz="0" w:space="0" w:color="auto"/>
            <w:bottom w:val="none" w:sz="0" w:space="0" w:color="auto"/>
            <w:right w:val="none" w:sz="0" w:space="0" w:color="auto"/>
          </w:divBdr>
        </w:div>
        <w:div w:id="1853186030">
          <w:marLeft w:val="640"/>
          <w:marRight w:val="0"/>
          <w:marTop w:val="0"/>
          <w:marBottom w:val="0"/>
          <w:divBdr>
            <w:top w:val="none" w:sz="0" w:space="0" w:color="auto"/>
            <w:left w:val="none" w:sz="0" w:space="0" w:color="auto"/>
            <w:bottom w:val="none" w:sz="0" w:space="0" w:color="auto"/>
            <w:right w:val="none" w:sz="0" w:space="0" w:color="auto"/>
          </w:divBdr>
        </w:div>
        <w:div w:id="515077231">
          <w:marLeft w:val="640"/>
          <w:marRight w:val="0"/>
          <w:marTop w:val="0"/>
          <w:marBottom w:val="0"/>
          <w:divBdr>
            <w:top w:val="none" w:sz="0" w:space="0" w:color="auto"/>
            <w:left w:val="none" w:sz="0" w:space="0" w:color="auto"/>
            <w:bottom w:val="none" w:sz="0" w:space="0" w:color="auto"/>
            <w:right w:val="none" w:sz="0" w:space="0" w:color="auto"/>
          </w:divBdr>
        </w:div>
        <w:div w:id="1904439158">
          <w:marLeft w:val="640"/>
          <w:marRight w:val="0"/>
          <w:marTop w:val="0"/>
          <w:marBottom w:val="0"/>
          <w:divBdr>
            <w:top w:val="none" w:sz="0" w:space="0" w:color="auto"/>
            <w:left w:val="none" w:sz="0" w:space="0" w:color="auto"/>
            <w:bottom w:val="none" w:sz="0" w:space="0" w:color="auto"/>
            <w:right w:val="none" w:sz="0" w:space="0" w:color="auto"/>
          </w:divBdr>
        </w:div>
        <w:div w:id="181476069">
          <w:marLeft w:val="640"/>
          <w:marRight w:val="0"/>
          <w:marTop w:val="0"/>
          <w:marBottom w:val="0"/>
          <w:divBdr>
            <w:top w:val="none" w:sz="0" w:space="0" w:color="auto"/>
            <w:left w:val="none" w:sz="0" w:space="0" w:color="auto"/>
            <w:bottom w:val="none" w:sz="0" w:space="0" w:color="auto"/>
            <w:right w:val="none" w:sz="0" w:space="0" w:color="auto"/>
          </w:divBdr>
        </w:div>
        <w:div w:id="1266692887">
          <w:marLeft w:val="640"/>
          <w:marRight w:val="0"/>
          <w:marTop w:val="0"/>
          <w:marBottom w:val="0"/>
          <w:divBdr>
            <w:top w:val="none" w:sz="0" w:space="0" w:color="auto"/>
            <w:left w:val="none" w:sz="0" w:space="0" w:color="auto"/>
            <w:bottom w:val="none" w:sz="0" w:space="0" w:color="auto"/>
            <w:right w:val="none" w:sz="0" w:space="0" w:color="auto"/>
          </w:divBdr>
        </w:div>
        <w:div w:id="1586721723">
          <w:marLeft w:val="640"/>
          <w:marRight w:val="0"/>
          <w:marTop w:val="0"/>
          <w:marBottom w:val="0"/>
          <w:divBdr>
            <w:top w:val="none" w:sz="0" w:space="0" w:color="auto"/>
            <w:left w:val="none" w:sz="0" w:space="0" w:color="auto"/>
            <w:bottom w:val="none" w:sz="0" w:space="0" w:color="auto"/>
            <w:right w:val="none" w:sz="0" w:space="0" w:color="auto"/>
          </w:divBdr>
        </w:div>
      </w:divsChild>
    </w:div>
    <w:div w:id="498736286">
      <w:bodyDiv w:val="1"/>
      <w:marLeft w:val="0"/>
      <w:marRight w:val="0"/>
      <w:marTop w:val="0"/>
      <w:marBottom w:val="0"/>
      <w:divBdr>
        <w:top w:val="none" w:sz="0" w:space="0" w:color="auto"/>
        <w:left w:val="none" w:sz="0" w:space="0" w:color="auto"/>
        <w:bottom w:val="none" w:sz="0" w:space="0" w:color="auto"/>
        <w:right w:val="none" w:sz="0" w:space="0" w:color="auto"/>
      </w:divBdr>
    </w:div>
    <w:div w:id="501509527">
      <w:bodyDiv w:val="1"/>
      <w:marLeft w:val="0"/>
      <w:marRight w:val="0"/>
      <w:marTop w:val="0"/>
      <w:marBottom w:val="0"/>
      <w:divBdr>
        <w:top w:val="none" w:sz="0" w:space="0" w:color="auto"/>
        <w:left w:val="none" w:sz="0" w:space="0" w:color="auto"/>
        <w:bottom w:val="none" w:sz="0" w:space="0" w:color="auto"/>
        <w:right w:val="none" w:sz="0" w:space="0" w:color="auto"/>
      </w:divBdr>
    </w:div>
    <w:div w:id="512300629">
      <w:bodyDiv w:val="1"/>
      <w:marLeft w:val="0"/>
      <w:marRight w:val="0"/>
      <w:marTop w:val="0"/>
      <w:marBottom w:val="0"/>
      <w:divBdr>
        <w:top w:val="none" w:sz="0" w:space="0" w:color="auto"/>
        <w:left w:val="none" w:sz="0" w:space="0" w:color="auto"/>
        <w:bottom w:val="none" w:sz="0" w:space="0" w:color="auto"/>
        <w:right w:val="none" w:sz="0" w:space="0" w:color="auto"/>
      </w:divBdr>
      <w:divsChild>
        <w:div w:id="1958022140">
          <w:marLeft w:val="640"/>
          <w:marRight w:val="0"/>
          <w:marTop w:val="0"/>
          <w:marBottom w:val="0"/>
          <w:divBdr>
            <w:top w:val="none" w:sz="0" w:space="0" w:color="auto"/>
            <w:left w:val="none" w:sz="0" w:space="0" w:color="auto"/>
            <w:bottom w:val="none" w:sz="0" w:space="0" w:color="auto"/>
            <w:right w:val="none" w:sz="0" w:space="0" w:color="auto"/>
          </w:divBdr>
        </w:div>
        <w:div w:id="1336767362">
          <w:marLeft w:val="640"/>
          <w:marRight w:val="0"/>
          <w:marTop w:val="0"/>
          <w:marBottom w:val="0"/>
          <w:divBdr>
            <w:top w:val="none" w:sz="0" w:space="0" w:color="auto"/>
            <w:left w:val="none" w:sz="0" w:space="0" w:color="auto"/>
            <w:bottom w:val="none" w:sz="0" w:space="0" w:color="auto"/>
            <w:right w:val="none" w:sz="0" w:space="0" w:color="auto"/>
          </w:divBdr>
        </w:div>
        <w:div w:id="1229608688">
          <w:marLeft w:val="640"/>
          <w:marRight w:val="0"/>
          <w:marTop w:val="0"/>
          <w:marBottom w:val="0"/>
          <w:divBdr>
            <w:top w:val="none" w:sz="0" w:space="0" w:color="auto"/>
            <w:left w:val="none" w:sz="0" w:space="0" w:color="auto"/>
            <w:bottom w:val="none" w:sz="0" w:space="0" w:color="auto"/>
            <w:right w:val="none" w:sz="0" w:space="0" w:color="auto"/>
          </w:divBdr>
        </w:div>
        <w:div w:id="1751153794">
          <w:marLeft w:val="640"/>
          <w:marRight w:val="0"/>
          <w:marTop w:val="0"/>
          <w:marBottom w:val="0"/>
          <w:divBdr>
            <w:top w:val="none" w:sz="0" w:space="0" w:color="auto"/>
            <w:left w:val="none" w:sz="0" w:space="0" w:color="auto"/>
            <w:bottom w:val="none" w:sz="0" w:space="0" w:color="auto"/>
            <w:right w:val="none" w:sz="0" w:space="0" w:color="auto"/>
          </w:divBdr>
        </w:div>
        <w:div w:id="1018963567">
          <w:marLeft w:val="640"/>
          <w:marRight w:val="0"/>
          <w:marTop w:val="0"/>
          <w:marBottom w:val="0"/>
          <w:divBdr>
            <w:top w:val="none" w:sz="0" w:space="0" w:color="auto"/>
            <w:left w:val="none" w:sz="0" w:space="0" w:color="auto"/>
            <w:bottom w:val="none" w:sz="0" w:space="0" w:color="auto"/>
            <w:right w:val="none" w:sz="0" w:space="0" w:color="auto"/>
          </w:divBdr>
        </w:div>
        <w:div w:id="505437913">
          <w:marLeft w:val="640"/>
          <w:marRight w:val="0"/>
          <w:marTop w:val="0"/>
          <w:marBottom w:val="0"/>
          <w:divBdr>
            <w:top w:val="none" w:sz="0" w:space="0" w:color="auto"/>
            <w:left w:val="none" w:sz="0" w:space="0" w:color="auto"/>
            <w:bottom w:val="none" w:sz="0" w:space="0" w:color="auto"/>
            <w:right w:val="none" w:sz="0" w:space="0" w:color="auto"/>
          </w:divBdr>
        </w:div>
        <w:div w:id="440148274">
          <w:marLeft w:val="640"/>
          <w:marRight w:val="0"/>
          <w:marTop w:val="0"/>
          <w:marBottom w:val="0"/>
          <w:divBdr>
            <w:top w:val="none" w:sz="0" w:space="0" w:color="auto"/>
            <w:left w:val="none" w:sz="0" w:space="0" w:color="auto"/>
            <w:bottom w:val="none" w:sz="0" w:space="0" w:color="auto"/>
            <w:right w:val="none" w:sz="0" w:space="0" w:color="auto"/>
          </w:divBdr>
        </w:div>
        <w:div w:id="33241019">
          <w:marLeft w:val="640"/>
          <w:marRight w:val="0"/>
          <w:marTop w:val="0"/>
          <w:marBottom w:val="0"/>
          <w:divBdr>
            <w:top w:val="none" w:sz="0" w:space="0" w:color="auto"/>
            <w:left w:val="none" w:sz="0" w:space="0" w:color="auto"/>
            <w:bottom w:val="none" w:sz="0" w:space="0" w:color="auto"/>
            <w:right w:val="none" w:sz="0" w:space="0" w:color="auto"/>
          </w:divBdr>
        </w:div>
        <w:div w:id="1220477050">
          <w:marLeft w:val="640"/>
          <w:marRight w:val="0"/>
          <w:marTop w:val="0"/>
          <w:marBottom w:val="0"/>
          <w:divBdr>
            <w:top w:val="none" w:sz="0" w:space="0" w:color="auto"/>
            <w:left w:val="none" w:sz="0" w:space="0" w:color="auto"/>
            <w:bottom w:val="none" w:sz="0" w:space="0" w:color="auto"/>
            <w:right w:val="none" w:sz="0" w:space="0" w:color="auto"/>
          </w:divBdr>
        </w:div>
        <w:div w:id="19357449">
          <w:marLeft w:val="640"/>
          <w:marRight w:val="0"/>
          <w:marTop w:val="0"/>
          <w:marBottom w:val="0"/>
          <w:divBdr>
            <w:top w:val="none" w:sz="0" w:space="0" w:color="auto"/>
            <w:left w:val="none" w:sz="0" w:space="0" w:color="auto"/>
            <w:bottom w:val="none" w:sz="0" w:space="0" w:color="auto"/>
            <w:right w:val="none" w:sz="0" w:space="0" w:color="auto"/>
          </w:divBdr>
        </w:div>
        <w:div w:id="733699592">
          <w:marLeft w:val="640"/>
          <w:marRight w:val="0"/>
          <w:marTop w:val="0"/>
          <w:marBottom w:val="0"/>
          <w:divBdr>
            <w:top w:val="none" w:sz="0" w:space="0" w:color="auto"/>
            <w:left w:val="none" w:sz="0" w:space="0" w:color="auto"/>
            <w:bottom w:val="none" w:sz="0" w:space="0" w:color="auto"/>
            <w:right w:val="none" w:sz="0" w:space="0" w:color="auto"/>
          </w:divBdr>
        </w:div>
        <w:div w:id="1289121716">
          <w:marLeft w:val="640"/>
          <w:marRight w:val="0"/>
          <w:marTop w:val="0"/>
          <w:marBottom w:val="0"/>
          <w:divBdr>
            <w:top w:val="none" w:sz="0" w:space="0" w:color="auto"/>
            <w:left w:val="none" w:sz="0" w:space="0" w:color="auto"/>
            <w:bottom w:val="none" w:sz="0" w:space="0" w:color="auto"/>
            <w:right w:val="none" w:sz="0" w:space="0" w:color="auto"/>
          </w:divBdr>
        </w:div>
        <w:div w:id="1836608241">
          <w:marLeft w:val="640"/>
          <w:marRight w:val="0"/>
          <w:marTop w:val="0"/>
          <w:marBottom w:val="0"/>
          <w:divBdr>
            <w:top w:val="none" w:sz="0" w:space="0" w:color="auto"/>
            <w:left w:val="none" w:sz="0" w:space="0" w:color="auto"/>
            <w:bottom w:val="none" w:sz="0" w:space="0" w:color="auto"/>
            <w:right w:val="none" w:sz="0" w:space="0" w:color="auto"/>
          </w:divBdr>
        </w:div>
        <w:div w:id="190730870">
          <w:marLeft w:val="640"/>
          <w:marRight w:val="0"/>
          <w:marTop w:val="0"/>
          <w:marBottom w:val="0"/>
          <w:divBdr>
            <w:top w:val="none" w:sz="0" w:space="0" w:color="auto"/>
            <w:left w:val="none" w:sz="0" w:space="0" w:color="auto"/>
            <w:bottom w:val="none" w:sz="0" w:space="0" w:color="auto"/>
            <w:right w:val="none" w:sz="0" w:space="0" w:color="auto"/>
          </w:divBdr>
        </w:div>
        <w:div w:id="1021394190">
          <w:marLeft w:val="640"/>
          <w:marRight w:val="0"/>
          <w:marTop w:val="0"/>
          <w:marBottom w:val="0"/>
          <w:divBdr>
            <w:top w:val="none" w:sz="0" w:space="0" w:color="auto"/>
            <w:left w:val="none" w:sz="0" w:space="0" w:color="auto"/>
            <w:bottom w:val="none" w:sz="0" w:space="0" w:color="auto"/>
            <w:right w:val="none" w:sz="0" w:space="0" w:color="auto"/>
          </w:divBdr>
        </w:div>
        <w:div w:id="1751341806">
          <w:marLeft w:val="640"/>
          <w:marRight w:val="0"/>
          <w:marTop w:val="0"/>
          <w:marBottom w:val="0"/>
          <w:divBdr>
            <w:top w:val="none" w:sz="0" w:space="0" w:color="auto"/>
            <w:left w:val="none" w:sz="0" w:space="0" w:color="auto"/>
            <w:bottom w:val="none" w:sz="0" w:space="0" w:color="auto"/>
            <w:right w:val="none" w:sz="0" w:space="0" w:color="auto"/>
          </w:divBdr>
        </w:div>
        <w:div w:id="413472439">
          <w:marLeft w:val="640"/>
          <w:marRight w:val="0"/>
          <w:marTop w:val="0"/>
          <w:marBottom w:val="0"/>
          <w:divBdr>
            <w:top w:val="none" w:sz="0" w:space="0" w:color="auto"/>
            <w:left w:val="none" w:sz="0" w:space="0" w:color="auto"/>
            <w:bottom w:val="none" w:sz="0" w:space="0" w:color="auto"/>
            <w:right w:val="none" w:sz="0" w:space="0" w:color="auto"/>
          </w:divBdr>
        </w:div>
        <w:div w:id="385187011">
          <w:marLeft w:val="640"/>
          <w:marRight w:val="0"/>
          <w:marTop w:val="0"/>
          <w:marBottom w:val="0"/>
          <w:divBdr>
            <w:top w:val="none" w:sz="0" w:space="0" w:color="auto"/>
            <w:left w:val="none" w:sz="0" w:space="0" w:color="auto"/>
            <w:bottom w:val="none" w:sz="0" w:space="0" w:color="auto"/>
            <w:right w:val="none" w:sz="0" w:space="0" w:color="auto"/>
          </w:divBdr>
        </w:div>
        <w:div w:id="512107599">
          <w:marLeft w:val="640"/>
          <w:marRight w:val="0"/>
          <w:marTop w:val="0"/>
          <w:marBottom w:val="0"/>
          <w:divBdr>
            <w:top w:val="none" w:sz="0" w:space="0" w:color="auto"/>
            <w:left w:val="none" w:sz="0" w:space="0" w:color="auto"/>
            <w:bottom w:val="none" w:sz="0" w:space="0" w:color="auto"/>
            <w:right w:val="none" w:sz="0" w:space="0" w:color="auto"/>
          </w:divBdr>
        </w:div>
        <w:div w:id="1622107606">
          <w:marLeft w:val="640"/>
          <w:marRight w:val="0"/>
          <w:marTop w:val="0"/>
          <w:marBottom w:val="0"/>
          <w:divBdr>
            <w:top w:val="none" w:sz="0" w:space="0" w:color="auto"/>
            <w:left w:val="none" w:sz="0" w:space="0" w:color="auto"/>
            <w:bottom w:val="none" w:sz="0" w:space="0" w:color="auto"/>
            <w:right w:val="none" w:sz="0" w:space="0" w:color="auto"/>
          </w:divBdr>
        </w:div>
        <w:div w:id="1505122018">
          <w:marLeft w:val="640"/>
          <w:marRight w:val="0"/>
          <w:marTop w:val="0"/>
          <w:marBottom w:val="0"/>
          <w:divBdr>
            <w:top w:val="none" w:sz="0" w:space="0" w:color="auto"/>
            <w:left w:val="none" w:sz="0" w:space="0" w:color="auto"/>
            <w:bottom w:val="none" w:sz="0" w:space="0" w:color="auto"/>
            <w:right w:val="none" w:sz="0" w:space="0" w:color="auto"/>
          </w:divBdr>
        </w:div>
        <w:div w:id="1612470940">
          <w:marLeft w:val="640"/>
          <w:marRight w:val="0"/>
          <w:marTop w:val="0"/>
          <w:marBottom w:val="0"/>
          <w:divBdr>
            <w:top w:val="none" w:sz="0" w:space="0" w:color="auto"/>
            <w:left w:val="none" w:sz="0" w:space="0" w:color="auto"/>
            <w:bottom w:val="none" w:sz="0" w:space="0" w:color="auto"/>
            <w:right w:val="none" w:sz="0" w:space="0" w:color="auto"/>
          </w:divBdr>
        </w:div>
        <w:div w:id="373433324">
          <w:marLeft w:val="640"/>
          <w:marRight w:val="0"/>
          <w:marTop w:val="0"/>
          <w:marBottom w:val="0"/>
          <w:divBdr>
            <w:top w:val="none" w:sz="0" w:space="0" w:color="auto"/>
            <w:left w:val="none" w:sz="0" w:space="0" w:color="auto"/>
            <w:bottom w:val="none" w:sz="0" w:space="0" w:color="auto"/>
            <w:right w:val="none" w:sz="0" w:space="0" w:color="auto"/>
          </w:divBdr>
        </w:div>
        <w:div w:id="644897848">
          <w:marLeft w:val="640"/>
          <w:marRight w:val="0"/>
          <w:marTop w:val="0"/>
          <w:marBottom w:val="0"/>
          <w:divBdr>
            <w:top w:val="none" w:sz="0" w:space="0" w:color="auto"/>
            <w:left w:val="none" w:sz="0" w:space="0" w:color="auto"/>
            <w:bottom w:val="none" w:sz="0" w:space="0" w:color="auto"/>
            <w:right w:val="none" w:sz="0" w:space="0" w:color="auto"/>
          </w:divBdr>
        </w:div>
        <w:div w:id="1883052782">
          <w:marLeft w:val="640"/>
          <w:marRight w:val="0"/>
          <w:marTop w:val="0"/>
          <w:marBottom w:val="0"/>
          <w:divBdr>
            <w:top w:val="none" w:sz="0" w:space="0" w:color="auto"/>
            <w:left w:val="none" w:sz="0" w:space="0" w:color="auto"/>
            <w:bottom w:val="none" w:sz="0" w:space="0" w:color="auto"/>
            <w:right w:val="none" w:sz="0" w:space="0" w:color="auto"/>
          </w:divBdr>
        </w:div>
        <w:div w:id="1971862866">
          <w:marLeft w:val="640"/>
          <w:marRight w:val="0"/>
          <w:marTop w:val="0"/>
          <w:marBottom w:val="0"/>
          <w:divBdr>
            <w:top w:val="none" w:sz="0" w:space="0" w:color="auto"/>
            <w:left w:val="none" w:sz="0" w:space="0" w:color="auto"/>
            <w:bottom w:val="none" w:sz="0" w:space="0" w:color="auto"/>
            <w:right w:val="none" w:sz="0" w:space="0" w:color="auto"/>
          </w:divBdr>
        </w:div>
        <w:div w:id="794251215">
          <w:marLeft w:val="640"/>
          <w:marRight w:val="0"/>
          <w:marTop w:val="0"/>
          <w:marBottom w:val="0"/>
          <w:divBdr>
            <w:top w:val="none" w:sz="0" w:space="0" w:color="auto"/>
            <w:left w:val="none" w:sz="0" w:space="0" w:color="auto"/>
            <w:bottom w:val="none" w:sz="0" w:space="0" w:color="auto"/>
            <w:right w:val="none" w:sz="0" w:space="0" w:color="auto"/>
          </w:divBdr>
        </w:div>
        <w:div w:id="1638486335">
          <w:marLeft w:val="640"/>
          <w:marRight w:val="0"/>
          <w:marTop w:val="0"/>
          <w:marBottom w:val="0"/>
          <w:divBdr>
            <w:top w:val="none" w:sz="0" w:space="0" w:color="auto"/>
            <w:left w:val="none" w:sz="0" w:space="0" w:color="auto"/>
            <w:bottom w:val="none" w:sz="0" w:space="0" w:color="auto"/>
            <w:right w:val="none" w:sz="0" w:space="0" w:color="auto"/>
          </w:divBdr>
        </w:div>
        <w:div w:id="89618731">
          <w:marLeft w:val="640"/>
          <w:marRight w:val="0"/>
          <w:marTop w:val="0"/>
          <w:marBottom w:val="0"/>
          <w:divBdr>
            <w:top w:val="none" w:sz="0" w:space="0" w:color="auto"/>
            <w:left w:val="none" w:sz="0" w:space="0" w:color="auto"/>
            <w:bottom w:val="none" w:sz="0" w:space="0" w:color="auto"/>
            <w:right w:val="none" w:sz="0" w:space="0" w:color="auto"/>
          </w:divBdr>
        </w:div>
        <w:div w:id="629898609">
          <w:marLeft w:val="640"/>
          <w:marRight w:val="0"/>
          <w:marTop w:val="0"/>
          <w:marBottom w:val="0"/>
          <w:divBdr>
            <w:top w:val="none" w:sz="0" w:space="0" w:color="auto"/>
            <w:left w:val="none" w:sz="0" w:space="0" w:color="auto"/>
            <w:bottom w:val="none" w:sz="0" w:space="0" w:color="auto"/>
            <w:right w:val="none" w:sz="0" w:space="0" w:color="auto"/>
          </w:divBdr>
        </w:div>
        <w:div w:id="277612565">
          <w:marLeft w:val="640"/>
          <w:marRight w:val="0"/>
          <w:marTop w:val="0"/>
          <w:marBottom w:val="0"/>
          <w:divBdr>
            <w:top w:val="none" w:sz="0" w:space="0" w:color="auto"/>
            <w:left w:val="none" w:sz="0" w:space="0" w:color="auto"/>
            <w:bottom w:val="none" w:sz="0" w:space="0" w:color="auto"/>
            <w:right w:val="none" w:sz="0" w:space="0" w:color="auto"/>
          </w:divBdr>
        </w:div>
        <w:div w:id="749156407">
          <w:marLeft w:val="640"/>
          <w:marRight w:val="0"/>
          <w:marTop w:val="0"/>
          <w:marBottom w:val="0"/>
          <w:divBdr>
            <w:top w:val="none" w:sz="0" w:space="0" w:color="auto"/>
            <w:left w:val="none" w:sz="0" w:space="0" w:color="auto"/>
            <w:bottom w:val="none" w:sz="0" w:space="0" w:color="auto"/>
            <w:right w:val="none" w:sz="0" w:space="0" w:color="auto"/>
          </w:divBdr>
        </w:div>
        <w:div w:id="319386128">
          <w:marLeft w:val="640"/>
          <w:marRight w:val="0"/>
          <w:marTop w:val="0"/>
          <w:marBottom w:val="0"/>
          <w:divBdr>
            <w:top w:val="none" w:sz="0" w:space="0" w:color="auto"/>
            <w:left w:val="none" w:sz="0" w:space="0" w:color="auto"/>
            <w:bottom w:val="none" w:sz="0" w:space="0" w:color="auto"/>
            <w:right w:val="none" w:sz="0" w:space="0" w:color="auto"/>
          </w:divBdr>
        </w:div>
        <w:div w:id="1939292402">
          <w:marLeft w:val="640"/>
          <w:marRight w:val="0"/>
          <w:marTop w:val="0"/>
          <w:marBottom w:val="0"/>
          <w:divBdr>
            <w:top w:val="none" w:sz="0" w:space="0" w:color="auto"/>
            <w:left w:val="none" w:sz="0" w:space="0" w:color="auto"/>
            <w:bottom w:val="none" w:sz="0" w:space="0" w:color="auto"/>
            <w:right w:val="none" w:sz="0" w:space="0" w:color="auto"/>
          </w:divBdr>
        </w:div>
        <w:div w:id="876159554">
          <w:marLeft w:val="640"/>
          <w:marRight w:val="0"/>
          <w:marTop w:val="0"/>
          <w:marBottom w:val="0"/>
          <w:divBdr>
            <w:top w:val="none" w:sz="0" w:space="0" w:color="auto"/>
            <w:left w:val="none" w:sz="0" w:space="0" w:color="auto"/>
            <w:bottom w:val="none" w:sz="0" w:space="0" w:color="auto"/>
            <w:right w:val="none" w:sz="0" w:space="0" w:color="auto"/>
          </w:divBdr>
        </w:div>
        <w:div w:id="1397707986">
          <w:marLeft w:val="640"/>
          <w:marRight w:val="0"/>
          <w:marTop w:val="0"/>
          <w:marBottom w:val="0"/>
          <w:divBdr>
            <w:top w:val="none" w:sz="0" w:space="0" w:color="auto"/>
            <w:left w:val="none" w:sz="0" w:space="0" w:color="auto"/>
            <w:bottom w:val="none" w:sz="0" w:space="0" w:color="auto"/>
            <w:right w:val="none" w:sz="0" w:space="0" w:color="auto"/>
          </w:divBdr>
        </w:div>
        <w:div w:id="697237864">
          <w:marLeft w:val="640"/>
          <w:marRight w:val="0"/>
          <w:marTop w:val="0"/>
          <w:marBottom w:val="0"/>
          <w:divBdr>
            <w:top w:val="none" w:sz="0" w:space="0" w:color="auto"/>
            <w:left w:val="none" w:sz="0" w:space="0" w:color="auto"/>
            <w:bottom w:val="none" w:sz="0" w:space="0" w:color="auto"/>
            <w:right w:val="none" w:sz="0" w:space="0" w:color="auto"/>
          </w:divBdr>
        </w:div>
        <w:div w:id="1816482203">
          <w:marLeft w:val="640"/>
          <w:marRight w:val="0"/>
          <w:marTop w:val="0"/>
          <w:marBottom w:val="0"/>
          <w:divBdr>
            <w:top w:val="none" w:sz="0" w:space="0" w:color="auto"/>
            <w:left w:val="none" w:sz="0" w:space="0" w:color="auto"/>
            <w:bottom w:val="none" w:sz="0" w:space="0" w:color="auto"/>
            <w:right w:val="none" w:sz="0" w:space="0" w:color="auto"/>
          </w:divBdr>
        </w:div>
        <w:div w:id="52508913">
          <w:marLeft w:val="640"/>
          <w:marRight w:val="0"/>
          <w:marTop w:val="0"/>
          <w:marBottom w:val="0"/>
          <w:divBdr>
            <w:top w:val="none" w:sz="0" w:space="0" w:color="auto"/>
            <w:left w:val="none" w:sz="0" w:space="0" w:color="auto"/>
            <w:bottom w:val="none" w:sz="0" w:space="0" w:color="auto"/>
            <w:right w:val="none" w:sz="0" w:space="0" w:color="auto"/>
          </w:divBdr>
        </w:div>
        <w:div w:id="816188677">
          <w:marLeft w:val="640"/>
          <w:marRight w:val="0"/>
          <w:marTop w:val="0"/>
          <w:marBottom w:val="0"/>
          <w:divBdr>
            <w:top w:val="none" w:sz="0" w:space="0" w:color="auto"/>
            <w:left w:val="none" w:sz="0" w:space="0" w:color="auto"/>
            <w:bottom w:val="none" w:sz="0" w:space="0" w:color="auto"/>
            <w:right w:val="none" w:sz="0" w:space="0" w:color="auto"/>
          </w:divBdr>
        </w:div>
        <w:div w:id="66418157">
          <w:marLeft w:val="640"/>
          <w:marRight w:val="0"/>
          <w:marTop w:val="0"/>
          <w:marBottom w:val="0"/>
          <w:divBdr>
            <w:top w:val="none" w:sz="0" w:space="0" w:color="auto"/>
            <w:left w:val="none" w:sz="0" w:space="0" w:color="auto"/>
            <w:bottom w:val="none" w:sz="0" w:space="0" w:color="auto"/>
            <w:right w:val="none" w:sz="0" w:space="0" w:color="auto"/>
          </w:divBdr>
        </w:div>
        <w:div w:id="825127745">
          <w:marLeft w:val="640"/>
          <w:marRight w:val="0"/>
          <w:marTop w:val="0"/>
          <w:marBottom w:val="0"/>
          <w:divBdr>
            <w:top w:val="none" w:sz="0" w:space="0" w:color="auto"/>
            <w:left w:val="none" w:sz="0" w:space="0" w:color="auto"/>
            <w:bottom w:val="none" w:sz="0" w:space="0" w:color="auto"/>
            <w:right w:val="none" w:sz="0" w:space="0" w:color="auto"/>
          </w:divBdr>
        </w:div>
        <w:div w:id="71397780">
          <w:marLeft w:val="640"/>
          <w:marRight w:val="0"/>
          <w:marTop w:val="0"/>
          <w:marBottom w:val="0"/>
          <w:divBdr>
            <w:top w:val="none" w:sz="0" w:space="0" w:color="auto"/>
            <w:left w:val="none" w:sz="0" w:space="0" w:color="auto"/>
            <w:bottom w:val="none" w:sz="0" w:space="0" w:color="auto"/>
            <w:right w:val="none" w:sz="0" w:space="0" w:color="auto"/>
          </w:divBdr>
        </w:div>
        <w:div w:id="794372039">
          <w:marLeft w:val="640"/>
          <w:marRight w:val="0"/>
          <w:marTop w:val="0"/>
          <w:marBottom w:val="0"/>
          <w:divBdr>
            <w:top w:val="none" w:sz="0" w:space="0" w:color="auto"/>
            <w:left w:val="none" w:sz="0" w:space="0" w:color="auto"/>
            <w:bottom w:val="none" w:sz="0" w:space="0" w:color="auto"/>
            <w:right w:val="none" w:sz="0" w:space="0" w:color="auto"/>
          </w:divBdr>
        </w:div>
        <w:div w:id="1783912945">
          <w:marLeft w:val="640"/>
          <w:marRight w:val="0"/>
          <w:marTop w:val="0"/>
          <w:marBottom w:val="0"/>
          <w:divBdr>
            <w:top w:val="none" w:sz="0" w:space="0" w:color="auto"/>
            <w:left w:val="none" w:sz="0" w:space="0" w:color="auto"/>
            <w:bottom w:val="none" w:sz="0" w:space="0" w:color="auto"/>
            <w:right w:val="none" w:sz="0" w:space="0" w:color="auto"/>
          </w:divBdr>
        </w:div>
        <w:div w:id="1521120515">
          <w:marLeft w:val="640"/>
          <w:marRight w:val="0"/>
          <w:marTop w:val="0"/>
          <w:marBottom w:val="0"/>
          <w:divBdr>
            <w:top w:val="none" w:sz="0" w:space="0" w:color="auto"/>
            <w:left w:val="none" w:sz="0" w:space="0" w:color="auto"/>
            <w:bottom w:val="none" w:sz="0" w:space="0" w:color="auto"/>
            <w:right w:val="none" w:sz="0" w:space="0" w:color="auto"/>
          </w:divBdr>
        </w:div>
        <w:div w:id="914704619">
          <w:marLeft w:val="640"/>
          <w:marRight w:val="0"/>
          <w:marTop w:val="0"/>
          <w:marBottom w:val="0"/>
          <w:divBdr>
            <w:top w:val="none" w:sz="0" w:space="0" w:color="auto"/>
            <w:left w:val="none" w:sz="0" w:space="0" w:color="auto"/>
            <w:bottom w:val="none" w:sz="0" w:space="0" w:color="auto"/>
            <w:right w:val="none" w:sz="0" w:space="0" w:color="auto"/>
          </w:divBdr>
        </w:div>
        <w:div w:id="472409596">
          <w:marLeft w:val="640"/>
          <w:marRight w:val="0"/>
          <w:marTop w:val="0"/>
          <w:marBottom w:val="0"/>
          <w:divBdr>
            <w:top w:val="none" w:sz="0" w:space="0" w:color="auto"/>
            <w:left w:val="none" w:sz="0" w:space="0" w:color="auto"/>
            <w:bottom w:val="none" w:sz="0" w:space="0" w:color="auto"/>
            <w:right w:val="none" w:sz="0" w:space="0" w:color="auto"/>
          </w:divBdr>
        </w:div>
        <w:div w:id="1878738741">
          <w:marLeft w:val="640"/>
          <w:marRight w:val="0"/>
          <w:marTop w:val="0"/>
          <w:marBottom w:val="0"/>
          <w:divBdr>
            <w:top w:val="none" w:sz="0" w:space="0" w:color="auto"/>
            <w:left w:val="none" w:sz="0" w:space="0" w:color="auto"/>
            <w:bottom w:val="none" w:sz="0" w:space="0" w:color="auto"/>
            <w:right w:val="none" w:sz="0" w:space="0" w:color="auto"/>
          </w:divBdr>
        </w:div>
        <w:div w:id="92822505">
          <w:marLeft w:val="640"/>
          <w:marRight w:val="0"/>
          <w:marTop w:val="0"/>
          <w:marBottom w:val="0"/>
          <w:divBdr>
            <w:top w:val="none" w:sz="0" w:space="0" w:color="auto"/>
            <w:left w:val="none" w:sz="0" w:space="0" w:color="auto"/>
            <w:bottom w:val="none" w:sz="0" w:space="0" w:color="auto"/>
            <w:right w:val="none" w:sz="0" w:space="0" w:color="auto"/>
          </w:divBdr>
        </w:div>
        <w:div w:id="1140344698">
          <w:marLeft w:val="640"/>
          <w:marRight w:val="0"/>
          <w:marTop w:val="0"/>
          <w:marBottom w:val="0"/>
          <w:divBdr>
            <w:top w:val="none" w:sz="0" w:space="0" w:color="auto"/>
            <w:left w:val="none" w:sz="0" w:space="0" w:color="auto"/>
            <w:bottom w:val="none" w:sz="0" w:space="0" w:color="auto"/>
            <w:right w:val="none" w:sz="0" w:space="0" w:color="auto"/>
          </w:divBdr>
        </w:div>
        <w:div w:id="155539420">
          <w:marLeft w:val="640"/>
          <w:marRight w:val="0"/>
          <w:marTop w:val="0"/>
          <w:marBottom w:val="0"/>
          <w:divBdr>
            <w:top w:val="none" w:sz="0" w:space="0" w:color="auto"/>
            <w:left w:val="none" w:sz="0" w:space="0" w:color="auto"/>
            <w:bottom w:val="none" w:sz="0" w:space="0" w:color="auto"/>
            <w:right w:val="none" w:sz="0" w:space="0" w:color="auto"/>
          </w:divBdr>
        </w:div>
      </w:divsChild>
    </w:div>
    <w:div w:id="527721347">
      <w:bodyDiv w:val="1"/>
      <w:marLeft w:val="0"/>
      <w:marRight w:val="0"/>
      <w:marTop w:val="0"/>
      <w:marBottom w:val="0"/>
      <w:divBdr>
        <w:top w:val="none" w:sz="0" w:space="0" w:color="auto"/>
        <w:left w:val="none" w:sz="0" w:space="0" w:color="auto"/>
        <w:bottom w:val="none" w:sz="0" w:space="0" w:color="auto"/>
        <w:right w:val="none" w:sz="0" w:space="0" w:color="auto"/>
      </w:divBdr>
      <w:divsChild>
        <w:div w:id="26951161">
          <w:marLeft w:val="640"/>
          <w:marRight w:val="0"/>
          <w:marTop w:val="0"/>
          <w:marBottom w:val="0"/>
          <w:divBdr>
            <w:top w:val="none" w:sz="0" w:space="0" w:color="auto"/>
            <w:left w:val="none" w:sz="0" w:space="0" w:color="auto"/>
            <w:bottom w:val="none" w:sz="0" w:space="0" w:color="auto"/>
            <w:right w:val="none" w:sz="0" w:space="0" w:color="auto"/>
          </w:divBdr>
        </w:div>
        <w:div w:id="498426795">
          <w:marLeft w:val="640"/>
          <w:marRight w:val="0"/>
          <w:marTop w:val="0"/>
          <w:marBottom w:val="0"/>
          <w:divBdr>
            <w:top w:val="none" w:sz="0" w:space="0" w:color="auto"/>
            <w:left w:val="none" w:sz="0" w:space="0" w:color="auto"/>
            <w:bottom w:val="none" w:sz="0" w:space="0" w:color="auto"/>
            <w:right w:val="none" w:sz="0" w:space="0" w:color="auto"/>
          </w:divBdr>
        </w:div>
        <w:div w:id="1145122138">
          <w:marLeft w:val="640"/>
          <w:marRight w:val="0"/>
          <w:marTop w:val="0"/>
          <w:marBottom w:val="0"/>
          <w:divBdr>
            <w:top w:val="none" w:sz="0" w:space="0" w:color="auto"/>
            <w:left w:val="none" w:sz="0" w:space="0" w:color="auto"/>
            <w:bottom w:val="none" w:sz="0" w:space="0" w:color="auto"/>
            <w:right w:val="none" w:sz="0" w:space="0" w:color="auto"/>
          </w:divBdr>
        </w:div>
        <w:div w:id="1847133401">
          <w:marLeft w:val="640"/>
          <w:marRight w:val="0"/>
          <w:marTop w:val="0"/>
          <w:marBottom w:val="0"/>
          <w:divBdr>
            <w:top w:val="none" w:sz="0" w:space="0" w:color="auto"/>
            <w:left w:val="none" w:sz="0" w:space="0" w:color="auto"/>
            <w:bottom w:val="none" w:sz="0" w:space="0" w:color="auto"/>
            <w:right w:val="none" w:sz="0" w:space="0" w:color="auto"/>
          </w:divBdr>
        </w:div>
        <w:div w:id="949510055">
          <w:marLeft w:val="640"/>
          <w:marRight w:val="0"/>
          <w:marTop w:val="0"/>
          <w:marBottom w:val="0"/>
          <w:divBdr>
            <w:top w:val="none" w:sz="0" w:space="0" w:color="auto"/>
            <w:left w:val="none" w:sz="0" w:space="0" w:color="auto"/>
            <w:bottom w:val="none" w:sz="0" w:space="0" w:color="auto"/>
            <w:right w:val="none" w:sz="0" w:space="0" w:color="auto"/>
          </w:divBdr>
        </w:div>
        <w:div w:id="1958874133">
          <w:marLeft w:val="640"/>
          <w:marRight w:val="0"/>
          <w:marTop w:val="0"/>
          <w:marBottom w:val="0"/>
          <w:divBdr>
            <w:top w:val="none" w:sz="0" w:space="0" w:color="auto"/>
            <w:left w:val="none" w:sz="0" w:space="0" w:color="auto"/>
            <w:bottom w:val="none" w:sz="0" w:space="0" w:color="auto"/>
            <w:right w:val="none" w:sz="0" w:space="0" w:color="auto"/>
          </w:divBdr>
        </w:div>
        <w:div w:id="1463765976">
          <w:marLeft w:val="640"/>
          <w:marRight w:val="0"/>
          <w:marTop w:val="0"/>
          <w:marBottom w:val="0"/>
          <w:divBdr>
            <w:top w:val="none" w:sz="0" w:space="0" w:color="auto"/>
            <w:left w:val="none" w:sz="0" w:space="0" w:color="auto"/>
            <w:bottom w:val="none" w:sz="0" w:space="0" w:color="auto"/>
            <w:right w:val="none" w:sz="0" w:space="0" w:color="auto"/>
          </w:divBdr>
        </w:div>
        <w:div w:id="1707751245">
          <w:marLeft w:val="640"/>
          <w:marRight w:val="0"/>
          <w:marTop w:val="0"/>
          <w:marBottom w:val="0"/>
          <w:divBdr>
            <w:top w:val="none" w:sz="0" w:space="0" w:color="auto"/>
            <w:left w:val="none" w:sz="0" w:space="0" w:color="auto"/>
            <w:bottom w:val="none" w:sz="0" w:space="0" w:color="auto"/>
            <w:right w:val="none" w:sz="0" w:space="0" w:color="auto"/>
          </w:divBdr>
        </w:div>
        <w:div w:id="1747265503">
          <w:marLeft w:val="640"/>
          <w:marRight w:val="0"/>
          <w:marTop w:val="0"/>
          <w:marBottom w:val="0"/>
          <w:divBdr>
            <w:top w:val="none" w:sz="0" w:space="0" w:color="auto"/>
            <w:left w:val="none" w:sz="0" w:space="0" w:color="auto"/>
            <w:bottom w:val="none" w:sz="0" w:space="0" w:color="auto"/>
            <w:right w:val="none" w:sz="0" w:space="0" w:color="auto"/>
          </w:divBdr>
        </w:div>
        <w:div w:id="1675956584">
          <w:marLeft w:val="640"/>
          <w:marRight w:val="0"/>
          <w:marTop w:val="0"/>
          <w:marBottom w:val="0"/>
          <w:divBdr>
            <w:top w:val="none" w:sz="0" w:space="0" w:color="auto"/>
            <w:left w:val="none" w:sz="0" w:space="0" w:color="auto"/>
            <w:bottom w:val="none" w:sz="0" w:space="0" w:color="auto"/>
            <w:right w:val="none" w:sz="0" w:space="0" w:color="auto"/>
          </w:divBdr>
        </w:div>
        <w:div w:id="2045790253">
          <w:marLeft w:val="640"/>
          <w:marRight w:val="0"/>
          <w:marTop w:val="0"/>
          <w:marBottom w:val="0"/>
          <w:divBdr>
            <w:top w:val="none" w:sz="0" w:space="0" w:color="auto"/>
            <w:left w:val="none" w:sz="0" w:space="0" w:color="auto"/>
            <w:bottom w:val="none" w:sz="0" w:space="0" w:color="auto"/>
            <w:right w:val="none" w:sz="0" w:space="0" w:color="auto"/>
          </w:divBdr>
        </w:div>
        <w:div w:id="1647471325">
          <w:marLeft w:val="640"/>
          <w:marRight w:val="0"/>
          <w:marTop w:val="0"/>
          <w:marBottom w:val="0"/>
          <w:divBdr>
            <w:top w:val="none" w:sz="0" w:space="0" w:color="auto"/>
            <w:left w:val="none" w:sz="0" w:space="0" w:color="auto"/>
            <w:bottom w:val="none" w:sz="0" w:space="0" w:color="auto"/>
            <w:right w:val="none" w:sz="0" w:space="0" w:color="auto"/>
          </w:divBdr>
        </w:div>
        <w:div w:id="2112897712">
          <w:marLeft w:val="640"/>
          <w:marRight w:val="0"/>
          <w:marTop w:val="0"/>
          <w:marBottom w:val="0"/>
          <w:divBdr>
            <w:top w:val="none" w:sz="0" w:space="0" w:color="auto"/>
            <w:left w:val="none" w:sz="0" w:space="0" w:color="auto"/>
            <w:bottom w:val="none" w:sz="0" w:space="0" w:color="auto"/>
            <w:right w:val="none" w:sz="0" w:space="0" w:color="auto"/>
          </w:divBdr>
        </w:div>
        <w:div w:id="1547058591">
          <w:marLeft w:val="640"/>
          <w:marRight w:val="0"/>
          <w:marTop w:val="0"/>
          <w:marBottom w:val="0"/>
          <w:divBdr>
            <w:top w:val="none" w:sz="0" w:space="0" w:color="auto"/>
            <w:left w:val="none" w:sz="0" w:space="0" w:color="auto"/>
            <w:bottom w:val="none" w:sz="0" w:space="0" w:color="auto"/>
            <w:right w:val="none" w:sz="0" w:space="0" w:color="auto"/>
          </w:divBdr>
        </w:div>
        <w:div w:id="359865164">
          <w:marLeft w:val="640"/>
          <w:marRight w:val="0"/>
          <w:marTop w:val="0"/>
          <w:marBottom w:val="0"/>
          <w:divBdr>
            <w:top w:val="none" w:sz="0" w:space="0" w:color="auto"/>
            <w:left w:val="none" w:sz="0" w:space="0" w:color="auto"/>
            <w:bottom w:val="none" w:sz="0" w:space="0" w:color="auto"/>
            <w:right w:val="none" w:sz="0" w:space="0" w:color="auto"/>
          </w:divBdr>
        </w:div>
        <w:div w:id="1419522048">
          <w:marLeft w:val="640"/>
          <w:marRight w:val="0"/>
          <w:marTop w:val="0"/>
          <w:marBottom w:val="0"/>
          <w:divBdr>
            <w:top w:val="none" w:sz="0" w:space="0" w:color="auto"/>
            <w:left w:val="none" w:sz="0" w:space="0" w:color="auto"/>
            <w:bottom w:val="none" w:sz="0" w:space="0" w:color="auto"/>
            <w:right w:val="none" w:sz="0" w:space="0" w:color="auto"/>
          </w:divBdr>
        </w:div>
        <w:div w:id="2084792217">
          <w:marLeft w:val="640"/>
          <w:marRight w:val="0"/>
          <w:marTop w:val="0"/>
          <w:marBottom w:val="0"/>
          <w:divBdr>
            <w:top w:val="none" w:sz="0" w:space="0" w:color="auto"/>
            <w:left w:val="none" w:sz="0" w:space="0" w:color="auto"/>
            <w:bottom w:val="none" w:sz="0" w:space="0" w:color="auto"/>
            <w:right w:val="none" w:sz="0" w:space="0" w:color="auto"/>
          </w:divBdr>
        </w:div>
        <w:div w:id="1640650326">
          <w:marLeft w:val="640"/>
          <w:marRight w:val="0"/>
          <w:marTop w:val="0"/>
          <w:marBottom w:val="0"/>
          <w:divBdr>
            <w:top w:val="none" w:sz="0" w:space="0" w:color="auto"/>
            <w:left w:val="none" w:sz="0" w:space="0" w:color="auto"/>
            <w:bottom w:val="none" w:sz="0" w:space="0" w:color="auto"/>
            <w:right w:val="none" w:sz="0" w:space="0" w:color="auto"/>
          </w:divBdr>
        </w:div>
        <w:div w:id="1988777711">
          <w:marLeft w:val="640"/>
          <w:marRight w:val="0"/>
          <w:marTop w:val="0"/>
          <w:marBottom w:val="0"/>
          <w:divBdr>
            <w:top w:val="none" w:sz="0" w:space="0" w:color="auto"/>
            <w:left w:val="none" w:sz="0" w:space="0" w:color="auto"/>
            <w:bottom w:val="none" w:sz="0" w:space="0" w:color="auto"/>
            <w:right w:val="none" w:sz="0" w:space="0" w:color="auto"/>
          </w:divBdr>
        </w:div>
      </w:divsChild>
    </w:div>
    <w:div w:id="528032523">
      <w:bodyDiv w:val="1"/>
      <w:marLeft w:val="0"/>
      <w:marRight w:val="0"/>
      <w:marTop w:val="0"/>
      <w:marBottom w:val="0"/>
      <w:divBdr>
        <w:top w:val="none" w:sz="0" w:space="0" w:color="auto"/>
        <w:left w:val="none" w:sz="0" w:space="0" w:color="auto"/>
        <w:bottom w:val="none" w:sz="0" w:space="0" w:color="auto"/>
        <w:right w:val="none" w:sz="0" w:space="0" w:color="auto"/>
      </w:divBdr>
    </w:div>
    <w:div w:id="528220694">
      <w:bodyDiv w:val="1"/>
      <w:marLeft w:val="0"/>
      <w:marRight w:val="0"/>
      <w:marTop w:val="0"/>
      <w:marBottom w:val="0"/>
      <w:divBdr>
        <w:top w:val="none" w:sz="0" w:space="0" w:color="auto"/>
        <w:left w:val="none" w:sz="0" w:space="0" w:color="auto"/>
        <w:bottom w:val="none" w:sz="0" w:space="0" w:color="auto"/>
        <w:right w:val="none" w:sz="0" w:space="0" w:color="auto"/>
      </w:divBdr>
    </w:div>
    <w:div w:id="528950981">
      <w:bodyDiv w:val="1"/>
      <w:marLeft w:val="0"/>
      <w:marRight w:val="0"/>
      <w:marTop w:val="0"/>
      <w:marBottom w:val="0"/>
      <w:divBdr>
        <w:top w:val="none" w:sz="0" w:space="0" w:color="auto"/>
        <w:left w:val="none" w:sz="0" w:space="0" w:color="auto"/>
        <w:bottom w:val="none" w:sz="0" w:space="0" w:color="auto"/>
        <w:right w:val="none" w:sz="0" w:space="0" w:color="auto"/>
      </w:divBdr>
    </w:div>
    <w:div w:id="532694516">
      <w:bodyDiv w:val="1"/>
      <w:marLeft w:val="0"/>
      <w:marRight w:val="0"/>
      <w:marTop w:val="0"/>
      <w:marBottom w:val="0"/>
      <w:divBdr>
        <w:top w:val="none" w:sz="0" w:space="0" w:color="auto"/>
        <w:left w:val="none" w:sz="0" w:space="0" w:color="auto"/>
        <w:bottom w:val="none" w:sz="0" w:space="0" w:color="auto"/>
        <w:right w:val="none" w:sz="0" w:space="0" w:color="auto"/>
      </w:divBdr>
      <w:divsChild>
        <w:div w:id="775098151">
          <w:marLeft w:val="640"/>
          <w:marRight w:val="0"/>
          <w:marTop w:val="0"/>
          <w:marBottom w:val="0"/>
          <w:divBdr>
            <w:top w:val="none" w:sz="0" w:space="0" w:color="auto"/>
            <w:left w:val="none" w:sz="0" w:space="0" w:color="auto"/>
            <w:bottom w:val="none" w:sz="0" w:space="0" w:color="auto"/>
            <w:right w:val="none" w:sz="0" w:space="0" w:color="auto"/>
          </w:divBdr>
        </w:div>
        <w:div w:id="1483620354">
          <w:marLeft w:val="640"/>
          <w:marRight w:val="0"/>
          <w:marTop w:val="0"/>
          <w:marBottom w:val="0"/>
          <w:divBdr>
            <w:top w:val="none" w:sz="0" w:space="0" w:color="auto"/>
            <w:left w:val="none" w:sz="0" w:space="0" w:color="auto"/>
            <w:bottom w:val="none" w:sz="0" w:space="0" w:color="auto"/>
            <w:right w:val="none" w:sz="0" w:space="0" w:color="auto"/>
          </w:divBdr>
        </w:div>
        <w:div w:id="2141142860">
          <w:marLeft w:val="640"/>
          <w:marRight w:val="0"/>
          <w:marTop w:val="0"/>
          <w:marBottom w:val="0"/>
          <w:divBdr>
            <w:top w:val="none" w:sz="0" w:space="0" w:color="auto"/>
            <w:left w:val="none" w:sz="0" w:space="0" w:color="auto"/>
            <w:bottom w:val="none" w:sz="0" w:space="0" w:color="auto"/>
            <w:right w:val="none" w:sz="0" w:space="0" w:color="auto"/>
          </w:divBdr>
        </w:div>
        <w:div w:id="561718207">
          <w:marLeft w:val="640"/>
          <w:marRight w:val="0"/>
          <w:marTop w:val="0"/>
          <w:marBottom w:val="0"/>
          <w:divBdr>
            <w:top w:val="none" w:sz="0" w:space="0" w:color="auto"/>
            <w:left w:val="none" w:sz="0" w:space="0" w:color="auto"/>
            <w:bottom w:val="none" w:sz="0" w:space="0" w:color="auto"/>
            <w:right w:val="none" w:sz="0" w:space="0" w:color="auto"/>
          </w:divBdr>
        </w:div>
        <w:div w:id="872155580">
          <w:marLeft w:val="640"/>
          <w:marRight w:val="0"/>
          <w:marTop w:val="0"/>
          <w:marBottom w:val="0"/>
          <w:divBdr>
            <w:top w:val="none" w:sz="0" w:space="0" w:color="auto"/>
            <w:left w:val="none" w:sz="0" w:space="0" w:color="auto"/>
            <w:bottom w:val="none" w:sz="0" w:space="0" w:color="auto"/>
            <w:right w:val="none" w:sz="0" w:space="0" w:color="auto"/>
          </w:divBdr>
        </w:div>
        <w:div w:id="1494373294">
          <w:marLeft w:val="640"/>
          <w:marRight w:val="0"/>
          <w:marTop w:val="0"/>
          <w:marBottom w:val="0"/>
          <w:divBdr>
            <w:top w:val="none" w:sz="0" w:space="0" w:color="auto"/>
            <w:left w:val="none" w:sz="0" w:space="0" w:color="auto"/>
            <w:bottom w:val="none" w:sz="0" w:space="0" w:color="auto"/>
            <w:right w:val="none" w:sz="0" w:space="0" w:color="auto"/>
          </w:divBdr>
        </w:div>
        <w:div w:id="1675841421">
          <w:marLeft w:val="640"/>
          <w:marRight w:val="0"/>
          <w:marTop w:val="0"/>
          <w:marBottom w:val="0"/>
          <w:divBdr>
            <w:top w:val="none" w:sz="0" w:space="0" w:color="auto"/>
            <w:left w:val="none" w:sz="0" w:space="0" w:color="auto"/>
            <w:bottom w:val="none" w:sz="0" w:space="0" w:color="auto"/>
            <w:right w:val="none" w:sz="0" w:space="0" w:color="auto"/>
          </w:divBdr>
        </w:div>
        <w:div w:id="1279333242">
          <w:marLeft w:val="640"/>
          <w:marRight w:val="0"/>
          <w:marTop w:val="0"/>
          <w:marBottom w:val="0"/>
          <w:divBdr>
            <w:top w:val="none" w:sz="0" w:space="0" w:color="auto"/>
            <w:left w:val="none" w:sz="0" w:space="0" w:color="auto"/>
            <w:bottom w:val="none" w:sz="0" w:space="0" w:color="auto"/>
            <w:right w:val="none" w:sz="0" w:space="0" w:color="auto"/>
          </w:divBdr>
        </w:div>
        <w:div w:id="2054881594">
          <w:marLeft w:val="640"/>
          <w:marRight w:val="0"/>
          <w:marTop w:val="0"/>
          <w:marBottom w:val="0"/>
          <w:divBdr>
            <w:top w:val="none" w:sz="0" w:space="0" w:color="auto"/>
            <w:left w:val="none" w:sz="0" w:space="0" w:color="auto"/>
            <w:bottom w:val="none" w:sz="0" w:space="0" w:color="auto"/>
            <w:right w:val="none" w:sz="0" w:space="0" w:color="auto"/>
          </w:divBdr>
        </w:div>
        <w:div w:id="401023456">
          <w:marLeft w:val="640"/>
          <w:marRight w:val="0"/>
          <w:marTop w:val="0"/>
          <w:marBottom w:val="0"/>
          <w:divBdr>
            <w:top w:val="none" w:sz="0" w:space="0" w:color="auto"/>
            <w:left w:val="none" w:sz="0" w:space="0" w:color="auto"/>
            <w:bottom w:val="none" w:sz="0" w:space="0" w:color="auto"/>
            <w:right w:val="none" w:sz="0" w:space="0" w:color="auto"/>
          </w:divBdr>
        </w:div>
        <w:div w:id="1015230748">
          <w:marLeft w:val="640"/>
          <w:marRight w:val="0"/>
          <w:marTop w:val="0"/>
          <w:marBottom w:val="0"/>
          <w:divBdr>
            <w:top w:val="none" w:sz="0" w:space="0" w:color="auto"/>
            <w:left w:val="none" w:sz="0" w:space="0" w:color="auto"/>
            <w:bottom w:val="none" w:sz="0" w:space="0" w:color="auto"/>
            <w:right w:val="none" w:sz="0" w:space="0" w:color="auto"/>
          </w:divBdr>
        </w:div>
        <w:div w:id="1700661640">
          <w:marLeft w:val="640"/>
          <w:marRight w:val="0"/>
          <w:marTop w:val="0"/>
          <w:marBottom w:val="0"/>
          <w:divBdr>
            <w:top w:val="none" w:sz="0" w:space="0" w:color="auto"/>
            <w:left w:val="none" w:sz="0" w:space="0" w:color="auto"/>
            <w:bottom w:val="none" w:sz="0" w:space="0" w:color="auto"/>
            <w:right w:val="none" w:sz="0" w:space="0" w:color="auto"/>
          </w:divBdr>
        </w:div>
        <w:div w:id="1023242208">
          <w:marLeft w:val="640"/>
          <w:marRight w:val="0"/>
          <w:marTop w:val="0"/>
          <w:marBottom w:val="0"/>
          <w:divBdr>
            <w:top w:val="none" w:sz="0" w:space="0" w:color="auto"/>
            <w:left w:val="none" w:sz="0" w:space="0" w:color="auto"/>
            <w:bottom w:val="none" w:sz="0" w:space="0" w:color="auto"/>
            <w:right w:val="none" w:sz="0" w:space="0" w:color="auto"/>
          </w:divBdr>
        </w:div>
        <w:div w:id="333188661">
          <w:marLeft w:val="640"/>
          <w:marRight w:val="0"/>
          <w:marTop w:val="0"/>
          <w:marBottom w:val="0"/>
          <w:divBdr>
            <w:top w:val="none" w:sz="0" w:space="0" w:color="auto"/>
            <w:left w:val="none" w:sz="0" w:space="0" w:color="auto"/>
            <w:bottom w:val="none" w:sz="0" w:space="0" w:color="auto"/>
            <w:right w:val="none" w:sz="0" w:space="0" w:color="auto"/>
          </w:divBdr>
        </w:div>
        <w:div w:id="375088499">
          <w:marLeft w:val="640"/>
          <w:marRight w:val="0"/>
          <w:marTop w:val="0"/>
          <w:marBottom w:val="0"/>
          <w:divBdr>
            <w:top w:val="none" w:sz="0" w:space="0" w:color="auto"/>
            <w:left w:val="none" w:sz="0" w:space="0" w:color="auto"/>
            <w:bottom w:val="none" w:sz="0" w:space="0" w:color="auto"/>
            <w:right w:val="none" w:sz="0" w:space="0" w:color="auto"/>
          </w:divBdr>
        </w:div>
        <w:div w:id="866872234">
          <w:marLeft w:val="640"/>
          <w:marRight w:val="0"/>
          <w:marTop w:val="0"/>
          <w:marBottom w:val="0"/>
          <w:divBdr>
            <w:top w:val="none" w:sz="0" w:space="0" w:color="auto"/>
            <w:left w:val="none" w:sz="0" w:space="0" w:color="auto"/>
            <w:bottom w:val="none" w:sz="0" w:space="0" w:color="auto"/>
            <w:right w:val="none" w:sz="0" w:space="0" w:color="auto"/>
          </w:divBdr>
        </w:div>
        <w:div w:id="1138572989">
          <w:marLeft w:val="640"/>
          <w:marRight w:val="0"/>
          <w:marTop w:val="0"/>
          <w:marBottom w:val="0"/>
          <w:divBdr>
            <w:top w:val="none" w:sz="0" w:space="0" w:color="auto"/>
            <w:left w:val="none" w:sz="0" w:space="0" w:color="auto"/>
            <w:bottom w:val="none" w:sz="0" w:space="0" w:color="auto"/>
            <w:right w:val="none" w:sz="0" w:space="0" w:color="auto"/>
          </w:divBdr>
        </w:div>
        <w:div w:id="1197886301">
          <w:marLeft w:val="640"/>
          <w:marRight w:val="0"/>
          <w:marTop w:val="0"/>
          <w:marBottom w:val="0"/>
          <w:divBdr>
            <w:top w:val="none" w:sz="0" w:space="0" w:color="auto"/>
            <w:left w:val="none" w:sz="0" w:space="0" w:color="auto"/>
            <w:bottom w:val="none" w:sz="0" w:space="0" w:color="auto"/>
            <w:right w:val="none" w:sz="0" w:space="0" w:color="auto"/>
          </w:divBdr>
        </w:div>
        <w:div w:id="1806770515">
          <w:marLeft w:val="640"/>
          <w:marRight w:val="0"/>
          <w:marTop w:val="0"/>
          <w:marBottom w:val="0"/>
          <w:divBdr>
            <w:top w:val="none" w:sz="0" w:space="0" w:color="auto"/>
            <w:left w:val="none" w:sz="0" w:space="0" w:color="auto"/>
            <w:bottom w:val="none" w:sz="0" w:space="0" w:color="auto"/>
            <w:right w:val="none" w:sz="0" w:space="0" w:color="auto"/>
          </w:divBdr>
        </w:div>
        <w:div w:id="194462828">
          <w:marLeft w:val="640"/>
          <w:marRight w:val="0"/>
          <w:marTop w:val="0"/>
          <w:marBottom w:val="0"/>
          <w:divBdr>
            <w:top w:val="none" w:sz="0" w:space="0" w:color="auto"/>
            <w:left w:val="none" w:sz="0" w:space="0" w:color="auto"/>
            <w:bottom w:val="none" w:sz="0" w:space="0" w:color="auto"/>
            <w:right w:val="none" w:sz="0" w:space="0" w:color="auto"/>
          </w:divBdr>
        </w:div>
        <w:div w:id="2119907508">
          <w:marLeft w:val="640"/>
          <w:marRight w:val="0"/>
          <w:marTop w:val="0"/>
          <w:marBottom w:val="0"/>
          <w:divBdr>
            <w:top w:val="none" w:sz="0" w:space="0" w:color="auto"/>
            <w:left w:val="none" w:sz="0" w:space="0" w:color="auto"/>
            <w:bottom w:val="none" w:sz="0" w:space="0" w:color="auto"/>
            <w:right w:val="none" w:sz="0" w:space="0" w:color="auto"/>
          </w:divBdr>
        </w:div>
        <w:div w:id="943070744">
          <w:marLeft w:val="640"/>
          <w:marRight w:val="0"/>
          <w:marTop w:val="0"/>
          <w:marBottom w:val="0"/>
          <w:divBdr>
            <w:top w:val="none" w:sz="0" w:space="0" w:color="auto"/>
            <w:left w:val="none" w:sz="0" w:space="0" w:color="auto"/>
            <w:bottom w:val="none" w:sz="0" w:space="0" w:color="auto"/>
            <w:right w:val="none" w:sz="0" w:space="0" w:color="auto"/>
          </w:divBdr>
        </w:div>
        <w:div w:id="898202984">
          <w:marLeft w:val="640"/>
          <w:marRight w:val="0"/>
          <w:marTop w:val="0"/>
          <w:marBottom w:val="0"/>
          <w:divBdr>
            <w:top w:val="none" w:sz="0" w:space="0" w:color="auto"/>
            <w:left w:val="none" w:sz="0" w:space="0" w:color="auto"/>
            <w:bottom w:val="none" w:sz="0" w:space="0" w:color="auto"/>
            <w:right w:val="none" w:sz="0" w:space="0" w:color="auto"/>
          </w:divBdr>
        </w:div>
        <w:div w:id="891888078">
          <w:marLeft w:val="640"/>
          <w:marRight w:val="0"/>
          <w:marTop w:val="0"/>
          <w:marBottom w:val="0"/>
          <w:divBdr>
            <w:top w:val="none" w:sz="0" w:space="0" w:color="auto"/>
            <w:left w:val="none" w:sz="0" w:space="0" w:color="auto"/>
            <w:bottom w:val="none" w:sz="0" w:space="0" w:color="auto"/>
            <w:right w:val="none" w:sz="0" w:space="0" w:color="auto"/>
          </w:divBdr>
        </w:div>
        <w:div w:id="1051614336">
          <w:marLeft w:val="640"/>
          <w:marRight w:val="0"/>
          <w:marTop w:val="0"/>
          <w:marBottom w:val="0"/>
          <w:divBdr>
            <w:top w:val="none" w:sz="0" w:space="0" w:color="auto"/>
            <w:left w:val="none" w:sz="0" w:space="0" w:color="auto"/>
            <w:bottom w:val="none" w:sz="0" w:space="0" w:color="auto"/>
            <w:right w:val="none" w:sz="0" w:space="0" w:color="auto"/>
          </w:divBdr>
        </w:div>
        <w:div w:id="1354959190">
          <w:marLeft w:val="640"/>
          <w:marRight w:val="0"/>
          <w:marTop w:val="0"/>
          <w:marBottom w:val="0"/>
          <w:divBdr>
            <w:top w:val="none" w:sz="0" w:space="0" w:color="auto"/>
            <w:left w:val="none" w:sz="0" w:space="0" w:color="auto"/>
            <w:bottom w:val="none" w:sz="0" w:space="0" w:color="auto"/>
            <w:right w:val="none" w:sz="0" w:space="0" w:color="auto"/>
          </w:divBdr>
        </w:div>
        <w:div w:id="236940356">
          <w:marLeft w:val="640"/>
          <w:marRight w:val="0"/>
          <w:marTop w:val="0"/>
          <w:marBottom w:val="0"/>
          <w:divBdr>
            <w:top w:val="none" w:sz="0" w:space="0" w:color="auto"/>
            <w:left w:val="none" w:sz="0" w:space="0" w:color="auto"/>
            <w:bottom w:val="none" w:sz="0" w:space="0" w:color="auto"/>
            <w:right w:val="none" w:sz="0" w:space="0" w:color="auto"/>
          </w:divBdr>
        </w:div>
        <w:div w:id="268053732">
          <w:marLeft w:val="640"/>
          <w:marRight w:val="0"/>
          <w:marTop w:val="0"/>
          <w:marBottom w:val="0"/>
          <w:divBdr>
            <w:top w:val="none" w:sz="0" w:space="0" w:color="auto"/>
            <w:left w:val="none" w:sz="0" w:space="0" w:color="auto"/>
            <w:bottom w:val="none" w:sz="0" w:space="0" w:color="auto"/>
            <w:right w:val="none" w:sz="0" w:space="0" w:color="auto"/>
          </w:divBdr>
        </w:div>
        <w:div w:id="940647641">
          <w:marLeft w:val="640"/>
          <w:marRight w:val="0"/>
          <w:marTop w:val="0"/>
          <w:marBottom w:val="0"/>
          <w:divBdr>
            <w:top w:val="none" w:sz="0" w:space="0" w:color="auto"/>
            <w:left w:val="none" w:sz="0" w:space="0" w:color="auto"/>
            <w:bottom w:val="none" w:sz="0" w:space="0" w:color="auto"/>
            <w:right w:val="none" w:sz="0" w:space="0" w:color="auto"/>
          </w:divBdr>
        </w:div>
        <w:div w:id="1756513858">
          <w:marLeft w:val="640"/>
          <w:marRight w:val="0"/>
          <w:marTop w:val="0"/>
          <w:marBottom w:val="0"/>
          <w:divBdr>
            <w:top w:val="none" w:sz="0" w:space="0" w:color="auto"/>
            <w:left w:val="none" w:sz="0" w:space="0" w:color="auto"/>
            <w:bottom w:val="none" w:sz="0" w:space="0" w:color="auto"/>
            <w:right w:val="none" w:sz="0" w:space="0" w:color="auto"/>
          </w:divBdr>
        </w:div>
        <w:div w:id="1011953503">
          <w:marLeft w:val="640"/>
          <w:marRight w:val="0"/>
          <w:marTop w:val="0"/>
          <w:marBottom w:val="0"/>
          <w:divBdr>
            <w:top w:val="none" w:sz="0" w:space="0" w:color="auto"/>
            <w:left w:val="none" w:sz="0" w:space="0" w:color="auto"/>
            <w:bottom w:val="none" w:sz="0" w:space="0" w:color="auto"/>
            <w:right w:val="none" w:sz="0" w:space="0" w:color="auto"/>
          </w:divBdr>
        </w:div>
        <w:div w:id="6491910">
          <w:marLeft w:val="640"/>
          <w:marRight w:val="0"/>
          <w:marTop w:val="0"/>
          <w:marBottom w:val="0"/>
          <w:divBdr>
            <w:top w:val="none" w:sz="0" w:space="0" w:color="auto"/>
            <w:left w:val="none" w:sz="0" w:space="0" w:color="auto"/>
            <w:bottom w:val="none" w:sz="0" w:space="0" w:color="auto"/>
            <w:right w:val="none" w:sz="0" w:space="0" w:color="auto"/>
          </w:divBdr>
        </w:div>
        <w:div w:id="455681264">
          <w:marLeft w:val="640"/>
          <w:marRight w:val="0"/>
          <w:marTop w:val="0"/>
          <w:marBottom w:val="0"/>
          <w:divBdr>
            <w:top w:val="none" w:sz="0" w:space="0" w:color="auto"/>
            <w:left w:val="none" w:sz="0" w:space="0" w:color="auto"/>
            <w:bottom w:val="none" w:sz="0" w:space="0" w:color="auto"/>
            <w:right w:val="none" w:sz="0" w:space="0" w:color="auto"/>
          </w:divBdr>
        </w:div>
      </w:divsChild>
    </w:div>
    <w:div w:id="540674099">
      <w:bodyDiv w:val="1"/>
      <w:marLeft w:val="0"/>
      <w:marRight w:val="0"/>
      <w:marTop w:val="0"/>
      <w:marBottom w:val="0"/>
      <w:divBdr>
        <w:top w:val="none" w:sz="0" w:space="0" w:color="auto"/>
        <w:left w:val="none" w:sz="0" w:space="0" w:color="auto"/>
        <w:bottom w:val="none" w:sz="0" w:space="0" w:color="auto"/>
        <w:right w:val="none" w:sz="0" w:space="0" w:color="auto"/>
      </w:divBdr>
    </w:div>
    <w:div w:id="548298388">
      <w:bodyDiv w:val="1"/>
      <w:marLeft w:val="0"/>
      <w:marRight w:val="0"/>
      <w:marTop w:val="0"/>
      <w:marBottom w:val="0"/>
      <w:divBdr>
        <w:top w:val="none" w:sz="0" w:space="0" w:color="auto"/>
        <w:left w:val="none" w:sz="0" w:space="0" w:color="auto"/>
        <w:bottom w:val="none" w:sz="0" w:space="0" w:color="auto"/>
        <w:right w:val="none" w:sz="0" w:space="0" w:color="auto"/>
      </w:divBdr>
    </w:div>
    <w:div w:id="562837692">
      <w:bodyDiv w:val="1"/>
      <w:marLeft w:val="0"/>
      <w:marRight w:val="0"/>
      <w:marTop w:val="0"/>
      <w:marBottom w:val="0"/>
      <w:divBdr>
        <w:top w:val="none" w:sz="0" w:space="0" w:color="auto"/>
        <w:left w:val="none" w:sz="0" w:space="0" w:color="auto"/>
        <w:bottom w:val="none" w:sz="0" w:space="0" w:color="auto"/>
        <w:right w:val="none" w:sz="0" w:space="0" w:color="auto"/>
      </w:divBdr>
    </w:div>
    <w:div w:id="575824392">
      <w:bodyDiv w:val="1"/>
      <w:marLeft w:val="0"/>
      <w:marRight w:val="0"/>
      <w:marTop w:val="0"/>
      <w:marBottom w:val="0"/>
      <w:divBdr>
        <w:top w:val="none" w:sz="0" w:space="0" w:color="auto"/>
        <w:left w:val="none" w:sz="0" w:space="0" w:color="auto"/>
        <w:bottom w:val="none" w:sz="0" w:space="0" w:color="auto"/>
        <w:right w:val="none" w:sz="0" w:space="0" w:color="auto"/>
      </w:divBdr>
    </w:div>
    <w:div w:id="581448740">
      <w:bodyDiv w:val="1"/>
      <w:marLeft w:val="0"/>
      <w:marRight w:val="0"/>
      <w:marTop w:val="0"/>
      <w:marBottom w:val="0"/>
      <w:divBdr>
        <w:top w:val="none" w:sz="0" w:space="0" w:color="auto"/>
        <w:left w:val="none" w:sz="0" w:space="0" w:color="auto"/>
        <w:bottom w:val="none" w:sz="0" w:space="0" w:color="auto"/>
        <w:right w:val="none" w:sz="0" w:space="0" w:color="auto"/>
      </w:divBdr>
      <w:divsChild>
        <w:div w:id="516239659">
          <w:marLeft w:val="640"/>
          <w:marRight w:val="0"/>
          <w:marTop w:val="0"/>
          <w:marBottom w:val="0"/>
          <w:divBdr>
            <w:top w:val="none" w:sz="0" w:space="0" w:color="auto"/>
            <w:left w:val="none" w:sz="0" w:space="0" w:color="auto"/>
            <w:bottom w:val="none" w:sz="0" w:space="0" w:color="auto"/>
            <w:right w:val="none" w:sz="0" w:space="0" w:color="auto"/>
          </w:divBdr>
        </w:div>
        <w:div w:id="1906140045">
          <w:marLeft w:val="640"/>
          <w:marRight w:val="0"/>
          <w:marTop w:val="0"/>
          <w:marBottom w:val="0"/>
          <w:divBdr>
            <w:top w:val="none" w:sz="0" w:space="0" w:color="auto"/>
            <w:left w:val="none" w:sz="0" w:space="0" w:color="auto"/>
            <w:bottom w:val="none" w:sz="0" w:space="0" w:color="auto"/>
            <w:right w:val="none" w:sz="0" w:space="0" w:color="auto"/>
          </w:divBdr>
        </w:div>
        <w:div w:id="1734696034">
          <w:marLeft w:val="640"/>
          <w:marRight w:val="0"/>
          <w:marTop w:val="0"/>
          <w:marBottom w:val="0"/>
          <w:divBdr>
            <w:top w:val="none" w:sz="0" w:space="0" w:color="auto"/>
            <w:left w:val="none" w:sz="0" w:space="0" w:color="auto"/>
            <w:bottom w:val="none" w:sz="0" w:space="0" w:color="auto"/>
            <w:right w:val="none" w:sz="0" w:space="0" w:color="auto"/>
          </w:divBdr>
        </w:div>
        <w:div w:id="1662660502">
          <w:marLeft w:val="640"/>
          <w:marRight w:val="0"/>
          <w:marTop w:val="0"/>
          <w:marBottom w:val="0"/>
          <w:divBdr>
            <w:top w:val="none" w:sz="0" w:space="0" w:color="auto"/>
            <w:left w:val="none" w:sz="0" w:space="0" w:color="auto"/>
            <w:bottom w:val="none" w:sz="0" w:space="0" w:color="auto"/>
            <w:right w:val="none" w:sz="0" w:space="0" w:color="auto"/>
          </w:divBdr>
        </w:div>
        <w:div w:id="292180759">
          <w:marLeft w:val="640"/>
          <w:marRight w:val="0"/>
          <w:marTop w:val="0"/>
          <w:marBottom w:val="0"/>
          <w:divBdr>
            <w:top w:val="none" w:sz="0" w:space="0" w:color="auto"/>
            <w:left w:val="none" w:sz="0" w:space="0" w:color="auto"/>
            <w:bottom w:val="none" w:sz="0" w:space="0" w:color="auto"/>
            <w:right w:val="none" w:sz="0" w:space="0" w:color="auto"/>
          </w:divBdr>
        </w:div>
        <w:div w:id="1785995419">
          <w:marLeft w:val="640"/>
          <w:marRight w:val="0"/>
          <w:marTop w:val="0"/>
          <w:marBottom w:val="0"/>
          <w:divBdr>
            <w:top w:val="none" w:sz="0" w:space="0" w:color="auto"/>
            <w:left w:val="none" w:sz="0" w:space="0" w:color="auto"/>
            <w:bottom w:val="none" w:sz="0" w:space="0" w:color="auto"/>
            <w:right w:val="none" w:sz="0" w:space="0" w:color="auto"/>
          </w:divBdr>
        </w:div>
        <w:div w:id="291719010">
          <w:marLeft w:val="640"/>
          <w:marRight w:val="0"/>
          <w:marTop w:val="0"/>
          <w:marBottom w:val="0"/>
          <w:divBdr>
            <w:top w:val="none" w:sz="0" w:space="0" w:color="auto"/>
            <w:left w:val="none" w:sz="0" w:space="0" w:color="auto"/>
            <w:bottom w:val="none" w:sz="0" w:space="0" w:color="auto"/>
            <w:right w:val="none" w:sz="0" w:space="0" w:color="auto"/>
          </w:divBdr>
        </w:div>
        <w:div w:id="514149186">
          <w:marLeft w:val="640"/>
          <w:marRight w:val="0"/>
          <w:marTop w:val="0"/>
          <w:marBottom w:val="0"/>
          <w:divBdr>
            <w:top w:val="none" w:sz="0" w:space="0" w:color="auto"/>
            <w:left w:val="none" w:sz="0" w:space="0" w:color="auto"/>
            <w:bottom w:val="none" w:sz="0" w:space="0" w:color="auto"/>
            <w:right w:val="none" w:sz="0" w:space="0" w:color="auto"/>
          </w:divBdr>
        </w:div>
        <w:div w:id="2127456680">
          <w:marLeft w:val="640"/>
          <w:marRight w:val="0"/>
          <w:marTop w:val="0"/>
          <w:marBottom w:val="0"/>
          <w:divBdr>
            <w:top w:val="none" w:sz="0" w:space="0" w:color="auto"/>
            <w:left w:val="none" w:sz="0" w:space="0" w:color="auto"/>
            <w:bottom w:val="none" w:sz="0" w:space="0" w:color="auto"/>
            <w:right w:val="none" w:sz="0" w:space="0" w:color="auto"/>
          </w:divBdr>
        </w:div>
        <w:div w:id="706224188">
          <w:marLeft w:val="640"/>
          <w:marRight w:val="0"/>
          <w:marTop w:val="0"/>
          <w:marBottom w:val="0"/>
          <w:divBdr>
            <w:top w:val="none" w:sz="0" w:space="0" w:color="auto"/>
            <w:left w:val="none" w:sz="0" w:space="0" w:color="auto"/>
            <w:bottom w:val="none" w:sz="0" w:space="0" w:color="auto"/>
            <w:right w:val="none" w:sz="0" w:space="0" w:color="auto"/>
          </w:divBdr>
        </w:div>
        <w:div w:id="1721591274">
          <w:marLeft w:val="640"/>
          <w:marRight w:val="0"/>
          <w:marTop w:val="0"/>
          <w:marBottom w:val="0"/>
          <w:divBdr>
            <w:top w:val="none" w:sz="0" w:space="0" w:color="auto"/>
            <w:left w:val="none" w:sz="0" w:space="0" w:color="auto"/>
            <w:bottom w:val="none" w:sz="0" w:space="0" w:color="auto"/>
            <w:right w:val="none" w:sz="0" w:space="0" w:color="auto"/>
          </w:divBdr>
        </w:div>
        <w:div w:id="170726958">
          <w:marLeft w:val="640"/>
          <w:marRight w:val="0"/>
          <w:marTop w:val="0"/>
          <w:marBottom w:val="0"/>
          <w:divBdr>
            <w:top w:val="none" w:sz="0" w:space="0" w:color="auto"/>
            <w:left w:val="none" w:sz="0" w:space="0" w:color="auto"/>
            <w:bottom w:val="none" w:sz="0" w:space="0" w:color="auto"/>
            <w:right w:val="none" w:sz="0" w:space="0" w:color="auto"/>
          </w:divBdr>
        </w:div>
        <w:div w:id="2092502170">
          <w:marLeft w:val="640"/>
          <w:marRight w:val="0"/>
          <w:marTop w:val="0"/>
          <w:marBottom w:val="0"/>
          <w:divBdr>
            <w:top w:val="none" w:sz="0" w:space="0" w:color="auto"/>
            <w:left w:val="none" w:sz="0" w:space="0" w:color="auto"/>
            <w:bottom w:val="none" w:sz="0" w:space="0" w:color="auto"/>
            <w:right w:val="none" w:sz="0" w:space="0" w:color="auto"/>
          </w:divBdr>
        </w:div>
        <w:div w:id="726343068">
          <w:marLeft w:val="640"/>
          <w:marRight w:val="0"/>
          <w:marTop w:val="0"/>
          <w:marBottom w:val="0"/>
          <w:divBdr>
            <w:top w:val="none" w:sz="0" w:space="0" w:color="auto"/>
            <w:left w:val="none" w:sz="0" w:space="0" w:color="auto"/>
            <w:bottom w:val="none" w:sz="0" w:space="0" w:color="auto"/>
            <w:right w:val="none" w:sz="0" w:space="0" w:color="auto"/>
          </w:divBdr>
        </w:div>
        <w:div w:id="1368288324">
          <w:marLeft w:val="640"/>
          <w:marRight w:val="0"/>
          <w:marTop w:val="0"/>
          <w:marBottom w:val="0"/>
          <w:divBdr>
            <w:top w:val="none" w:sz="0" w:space="0" w:color="auto"/>
            <w:left w:val="none" w:sz="0" w:space="0" w:color="auto"/>
            <w:bottom w:val="none" w:sz="0" w:space="0" w:color="auto"/>
            <w:right w:val="none" w:sz="0" w:space="0" w:color="auto"/>
          </w:divBdr>
        </w:div>
        <w:div w:id="1703090004">
          <w:marLeft w:val="640"/>
          <w:marRight w:val="0"/>
          <w:marTop w:val="0"/>
          <w:marBottom w:val="0"/>
          <w:divBdr>
            <w:top w:val="none" w:sz="0" w:space="0" w:color="auto"/>
            <w:left w:val="none" w:sz="0" w:space="0" w:color="auto"/>
            <w:bottom w:val="none" w:sz="0" w:space="0" w:color="auto"/>
            <w:right w:val="none" w:sz="0" w:space="0" w:color="auto"/>
          </w:divBdr>
        </w:div>
        <w:div w:id="803692932">
          <w:marLeft w:val="640"/>
          <w:marRight w:val="0"/>
          <w:marTop w:val="0"/>
          <w:marBottom w:val="0"/>
          <w:divBdr>
            <w:top w:val="none" w:sz="0" w:space="0" w:color="auto"/>
            <w:left w:val="none" w:sz="0" w:space="0" w:color="auto"/>
            <w:bottom w:val="none" w:sz="0" w:space="0" w:color="auto"/>
            <w:right w:val="none" w:sz="0" w:space="0" w:color="auto"/>
          </w:divBdr>
        </w:div>
        <w:div w:id="233782155">
          <w:marLeft w:val="640"/>
          <w:marRight w:val="0"/>
          <w:marTop w:val="0"/>
          <w:marBottom w:val="0"/>
          <w:divBdr>
            <w:top w:val="none" w:sz="0" w:space="0" w:color="auto"/>
            <w:left w:val="none" w:sz="0" w:space="0" w:color="auto"/>
            <w:bottom w:val="none" w:sz="0" w:space="0" w:color="auto"/>
            <w:right w:val="none" w:sz="0" w:space="0" w:color="auto"/>
          </w:divBdr>
        </w:div>
        <w:div w:id="2075883647">
          <w:marLeft w:val="640"/>
          <w:marRight w:val="0"/>
          <w:marTop w:val="0"/>
          <w:marBottom w:val="0"/>
          <w:divBdr>
            <w:top w:val="none" w:sz="0" w:space="0" w:color="auto"/>
            <w:left w:val="none" w:sz="0" w:space="0" w:color="auto"/>
            <w:bottom w:val="none" w:sz="0" w:space="0" w:color="auto"/>
            <w:right w:val="none" w:sz="0" w:space="0" w:color="auto"/>
          </w:divBdr>
        </w:div>
        <w:div w:id="348680801">
          <w:marLeft w:val="640"/>
          <w:marRight w:val="0"/>
          <w:marTop w:val="0"/>
          <w:marBottom w:val="0"/>
          <w:divBdr>
            <w:top w:val="none" w:sz="0" w:space="0" w:color="auto"/>
            <w:left w:val="none" w:sz="0" w:space="0" w:color="auto"/>
            <w:bottom w:val="none" w:sz="0" w:space="0" w:color="auto"/>
            <w:right w:val="none" w:sz="0" w:space="0" w:color="auto"/>
          </w:divBdr>
        </w:div>
        <w:div w:id="2124229948">
          <w:marLeft w:val="640"/>
          <w:marRight w:val="0"/>
          <w:marTop w:val="0"/>
          <w:marBottom w:val="0"/>
          <w:divBdr>
            <w:top w:val="none" w:sz="0" w:space="0" w:color="auto"/>
            <w:left w:val="none" w:sz="0" w:space="0" w:color="auto"/>
            <w:bottom w:val="none" w:sz="0" w:space="0" w:color="auto"/>
            <w:right w:val="none" w:sz="0" w:space="0" w:color="auto"/>
          </w:divBdr>
        </w:div>
        <w:div w:id="357632110">
          <w:marLeft w:val="640"/>
          <w:marRight w:val="0"/>
          <w:marTop w:val="0"/>
          <w:marBottom w:val="0"/>
          <w:divBdr>
            <w:top w:val="none" w:sz="0" w:space="0" w:color="auto"/>
            <w:left w:val="none" w:sz="0" w:space="0" w:color="auto"/>
            <w:bottom w:val="none" w:sz="0" w:space="0" w:color="auto"/>
            <w:right w:val="none" w:sz="0" w:space="0" w:color="auto"/>
          </w:divBdr>
        </w:div>
        <w:div w:id="1798259151">
          <w:marLeft w:val="640"/>
          <w:marRight w:val="0"/>
          <w:marTop w:val="0"/>
          <w:marBottom w:val="0"/>
          <w:divBdr>
            <w:top w:val="none" w:sz="0" w:space="0" w:color="auto"/>
            <w:left w:val="none" w:sz="0" w:space="0" w:color="auto"/>
            <w:bottom w:val="none" w:sz="0" w:space="0" w:color="auto"/>
            <w:right w:val="none" w:sz="0" w:space="0" w:color="auto"/>
          </w:divBdr>
        </w:div>
        <w:div w:id="589434760">
          <w:marLeft w:val="640"/>
          <w:marRight w:val="0"/>
          <w:marTop w:val="0"/>
          <w:marBottom w:val="0"/>
          <w:divBdr>
            <w:top w:val="none" w:sz="0" w:space="0" w:color="auto"/>
            <w:left w:val="none" w:sz="0" w:space="0" w:color="auto"/>
            <w:bottom w:val="none" w:sz="0" w:space="0" w:color="auto"/>
            <w:right w:val="none" w:sz="0" w:space="0" w:color="auto"/>
          </w:divBdr>
        </w:div>
        <w:div w:id="1169053788">
          <w:marLeft w:val="640"/>
          <w:marRight w:val="0"/>
          <w:marTop w:val="0"/>
          <w:marBottom w:val="0"/>
          <w:divBdr>
            <w:top w:val="none" w:sz="0" w:space="0" w:color="auto"/>
            <w:left w:val="none" w:sz="0" w:space="0" w:color="auto"/>
            <w:bottom w:val="none" w:sz="0" w:space="0" w:color="auto"/>
            <w:right w:val="none" w:sz="0" w:space="0" w:color="auto"/>
          </w:divBdr>
        </w:div>
        <w:div w:id="874734886">
          <w:marLeft w:val="640"/>
          <w:marRight w:val="0"/>
          <w:marTop w:val="0"/>
          <w:marBottom w:val="0"/>
          <w:divBdr>
            <w:top w:val="none" w:sz="0" w:space="0" w:color="auto"/>
            <w:left w:val="none" w:sz="0" w:space="0" w:color="auto"/>
            <w:bottom w:val="none" w:sz="0" w:space="0" w:color="auto"/>
            <w:right w:val="none" w:sz="0" w:space="0" w:color="auto"/>
          </w:divBdr>
        </w:div>
        <w:div w:id="364522618">
          <w:marLeft w:val="640"/>
          <w:marRight w:val="0"/>
          <w:marTop w:val="0"/>
          <w:marBottom w:val="0"/>
          <w:divBdr>
            <w:top w:val="none" w:sz="0" w:space="0" w:color="auto"/>
            <w:left w:val="none" w:sz="0" w:space="0" w:color="auto"/>
            <w:bottom w:val="none" w:sz="0" w:space="0" w:color="auto"/>
            <w:right w:val="none" w:sz="0" w:space="0" w:color="auto"/>
          </w:divBdr>
        </w:div>
        <w:div w:id="685443226">
          <w:marLeft w:val="640"/>
          <w:marRight w:val="0"/>
          <w:marTop w:val="0"/>
          <w:marBottom w:val="0"/>
          <w:divBdr>
            <w:top w:val="none" w:sz="0" w:space="0" w:color="auto"/>
            <w:left w:val="none" w:sz="0" w:space="0" w:color="auto"/>
            <w:bottom w:val="none" w:sz="0" w:space="0" w:color="auto"/>
            <w:right w:val="none" w:sz="0" w:space="0" w:color="auto"/>
          </w:divBdr>
        </w:div>
        <w:div w:id="827676476">
          <w:marLeft w:val="640"/>
          <w:marRight w:val="0"/>
          <w:marTop w:val="0"/>
          <w:marBottom w:val="0"/>
          <w:divBdr>
            <w:top w:val="none" w:sz="0" w:space="0" w:color="auto"/>
            <w:left w:val="none" w:sz="0" w:space="0" w:color="auto"/>
            <w:bottom w:val="none" w:sz="0" w:space="0" w:color="auto"/>
            <w:right w:val="none" w:sz="0" w:space="0" w:color="auto"/>
          </w:divBdr>
        </w:div>
        <w:div w:id="1023441654">
          <w:marLeft w:val="640"/>
          <w:marRight w:val="0"/>
          <w:marTop w:val="0"/>
          <w:marBottom w:val="0"/>
          <w:divBdr>
            <w:top w:val="none" w:sz="0" w:space="0" w:color="auto"/>
            <w:left w:val="none" w:sz="0" w:space="0" w:color="auto"/>
            <w:bottom w:val="none" w:sz="0" w:space="0" w:color="auto"/>
            <w:right w:val="none" w:sz="0" w:space="0" w:color="auto"/>
          </w:divBdr>
        </w:div>
        <w:div w:id="1217745389">
          <w:marLeft w:val="640"/>
          <w:marRight w:val="0"/>
          <w:marTop w:val="0"/>
          <w:marBottom w:val="0"/>
          <w:divBdr>
            <w:top w:val="none" w:sz="0" w:space="0" w:color="auto"/>
            <w:left w:val="none" w:sz="0" w:space="0" w:color="auto"/>
            <w:bottom w:val="none" w:sz="0" w:space="0" w:color="auto"/>
            <w:right w:val="none" w:sz="0" w:space="0" w:color="auto"/>
          </w:divBdr>
        </w:div>
        <w:div w:id="514535681">
          <w:marLeft w:val="640"/>
          <w:marRight w:val="0"/>
          <w:marTop w:val="0"/>
          <w:marBottom w:val="0"/>
          <w:divBdr>
            <w:top w:val="none" w:sz="0" w:space="0" w:color="auto"/>
            <w:left w:val="none" w:sz="0" w:space="0" w:color="auto"/>
            <w:bottom w:val="none" w:sz="0" w:space="0" w:color="auto"/>
            <w:right w:val="none" w:sz="0" w:space="0" w:color="auto"/>
          </w:divBdr>
        </w:div>
        <w:div w:id="274754664">
          <w:marLeft w:val="640"/>
          <w:marRight w:val="0"/>
          <w:marTop w:val="0"/>
          <w:marBottom w:val="0"/>
          <w:divBdr>
            <w:top w:val="none" w:sz="0" w:space="0" w:color="auto"/>
            <w:left w:val="none" w:sz="0" w:space="0" w:color="auto"/>
            <w:bottom w:val="none" w:sz="0" w:space="0" w:color="auto"/>
            <w:right w:val="none" w:sz="0" w:space="0" w:color="auto"/>
          </w:divBdr>
        </w:div>
        <w:div w:id="1966158152">
          <w:marLeft w:val="640"/>
          <w:marRight w:val="0"/>
          <w:marTop w:val="0"/>
          <w:marBottom w:val="0"/>
          <w:divBdr>
            <w:top w:val="none" w:sz="0" w:space="0" w:color="auto"/>
            <w:left w:val="none" w:sz="0" w:space="0" w:color="auto"/>
            <w:bottom w:val="none" w:sz="0" w:space="0" w:color="auto"/>
            <w:right w:val="none" w:sz="0" w:space="0" w:color="auto"/>
          </w:divBdr>
        </w:div>
        <w:div w:id="866067044">
          <w:marLeft w:val="640"/>
          <w:marRight w:val="0"/>
          <w:marTop w:val="0"/>
          <w:marBottom w:val="0"/>
          <w:divBdr>
            <w:top w:val="none" w:sz="0" w:space="0" w:color="auto"/>
            <w:left w:val="none" w:sz="0" w:space="0" w:color="auto"/>
            <w:bottom w:val="none" w:sz="0" w:space="0" w:color="auto"/>
            <w:right w:val="none" w:sz="0" w:space="0" w:color="auto"/>
          </w:divBdr>
        </w:div>
        <w:div w:id="253250205">
          <w:marLeft w:val="640"/>
          <w:marRight w:val="0"/>
          <w:marTop w:val="0"/>
          <w:marBottom w:val="0"/>
          <w:divBdr>
            <w:top w:val="none" w:sz="0" w:space="0" w:color="auto"/>
            <w:left w:val="none" w:sz="0" w:space="0" w:color="auto"/>
            <w:bottom w:val="none" w:sz="0" w:space="0" w:color="auto"/>
            <w:right w:val="none" w:sz="0" w:space="0" w:color="auto"/>
          </w:divBdr>
        </w:div>
        <w:div w:id="852261613">
          <w:marLeft w:val="640"/>
          <w:marRight w:val="0"/>
          <w:marTop w:val="0"/>
          <w:marBottom w:val="0"/>
          <w:divBdr>
            <w:top w:val="none" w:sz="0" w:space="0" w:color="auto"/>
            <w:left w:val="none" w:sz="0" w:space="0" w:color="auto"/>
            <w:bottom w:val="none" w:sz="0" w:space="0" w:color="auto"/>
            <w:right w:val="none" w:sz="0" w:space="0" w:color="auto"/>
          </w:divBdr>
        </w:div>
      </w:divsChild>
    </w:div>
    <w:div w:id="601256565">
      <w:bodyDiv w:val="1"/>
      <w:marLeft w:val="0"/>
      <w:marRight w:val="0"/>
      <w:marTop w:val="0"/>
      <w:marBottom w:val="0"/>
      <w:divBdr>
        <w:top w:val="none" w:sz="0" w:space="0" w:color="auto"/>
        <w:left w:val="none" w:sz="0" w:space="0" w:color="auto"/>
        <w:bottom w:val="none" w:sz="0" w:space="0" w:color="auto"/>
        <w:right w:val="none" w:sz="0" w:space="0" w:color="auto"/>
      </w:divBdr>
    </w:div>
    <w:div w:id="609513459">
      <w:bodyDiv w:val="1"/>
      <w:marLeft w:val="0"/>
      <w:marRight w:val="0"/>
      <w:marTop w:val="0"/>
      <w:marBottom w:val="0"/>
      <w:divBdr>
        <w:top w:val="none" w:sz="0" w:space="0" w:color="auto"/>
        <w:left w:val="none" w:sz="0" w:space="0" w:color="auto"/>
        <w:bottom w:val="none" w:sz="0" w:space="0" w:color="auto"/>
        <w:right w:val="none" w:sz="0" w:space="0" w:color="auto"/>
      </w:divBdr>
      <w:divsChild>
        <w:div w:id="534805571">
          <w:marLeft w:val="640"/>
          <w:marRight w:val="0"/>
          <w:marTop w:val="0"/>
          <w:marBottom w:val="0"/>
          <w:divBdr>
            <w:top w:val="none" w:sz="0" w:space="0" w:color="auto"/>
            <w:left w:val="none" w:sz="0" w:space="0" w:color="auto"/>
            <w:bottom w:val="none" w:sz="0" w:space="0" w:color="auto"/>
            <w:right w:val="none" w:sz="0" w:space="0" w:color="auto"/>
          </w:divBdr>
        </w:div>
        <w:div w:id="1725441778">
          <w:marLeft w:val="640"/>
          <w:marRight w:val="0"/>
          <w:marTop w:val="0"/>
          <w:marBottom w:val="0"/>
          <w:divBdr>
            <w:top w:val="none" w:sz="0" w:space="0" w:color="auto"/>
            <w:left w:val="none" w:sz="0" w:space="0" w:color="auto"/>
            <w:bottom w:val="none" w:sz="0" w:space="0" w:color="auto"/>
            <w:right w:val="none" w:sz="0" w:space="0" w:color="auto"/>
          </w:divBdr>
        </w:div>
        <w:div w:id="1990204350">
          <w:marLeft w:val="640"/>
          <w:marRight w:val="0"/>
          <w:marTop w:val="0"/>
          <w:marBottom w:val="0"/>
          <w:divBdr>
            <w:top w:val="none" w:sz="0" w:space="0" w:color="auto"/>
            <w:left w:val="none" w:sz="0" w:space="0" w:color="auto"/>
            <w:bottom w:val="none" w:sz="0" w:space="0" w:color="auto"/>
            <w:right w:val="none" w:sz="0" w:space="0" w:color="auto"/>
          </w:divBdr>
        </w:div>
        <w:div w:id="1264924212">
          <w:marLeft w:val="640"/>
          <w:marRight w:val="0"/>
          <w:marTop w:val="0"/>
          <w:marBottom w:val="0"/>
          <w:divBdr>
            <w:top w:val="none" w:sz="0" w:space="0" w:color="auto"/>
            <w:left w:val="none" w:sz="0" w:space="0" w:color="auto"/>
            <w:bottom w:val="none" w:sz="0" w:space="0" w:color="auto"/>
            <w:right w:val="none" w:sz="0" w:space="0" w:color="auto"/>
          </w:divBdr>
        </w:div>
        <w:div w:id="1726680506">
          <w:marLeft w:val="640"/>
          <w:marRight w:val="0"/>
          <w:marTop w:val="0"/>
          <w:marBottom w:val="0"/>
          <w:divBdr>
            <w:top w:val="none" w:sz="0" w:space="0" w:color="auto"/>
            <w:left w:val="none" w:sz="0" w:space="0" w:color="auto"/>
            <w:bottom w:val="none" w:sz="0" w:space="0" w:color="auto"/>
            <w:right w:val="none" w:sz="0" w:space="0" w:color="auto"/>
          </w:divBdr>
        </w:div>
        <w:div w:id="1701474670">
          <w:marLeft w:val="640"/>
          <w:marRight w:val="0"/>
          <w:marTop w:val="0"/>
          <w:marBottom w:val="0"/>
          <w:divBdr>
            <w:top w:val="none" w:sz="0" w:space="0" w:color="auto"/>
            <w:left w:val="none" w:sz="0" w:space="0" w:color="auto"/>
            <w:bottom w:val="none" w:sz="0" w:space="0" w:color="auto"/>
            <w:right w:val="none" w:sz="0" w:space="0" w:color="auto"/>
          </w:divBdr>
        </w:div>
        <w:div w:id="1768191987">
          <w:marLeft w:val="640"/>
          <w:marRight w:val="0"/>
          <w:marTop w:val="0"/>
          <w:marBottom w:val="0"/>
          <w:divBdr>
            <w:top w:val="none" w:sz="0" w:space="0" w:color="auto"/>
            <w:left w:val="none" w:sz="0" w:space="0" w:color="auto"/>
            <w:bottom w:val="none" w:sz="0" w:space="0" w:color="auto"/>
            <w:right w:val="none" w:sz="0" w:space="0" w:color="auto"/>
          </w:divBdr>
        </w:div>
        <w:div w:id="1856528745">
          <w:marLeft w:val="640"/>
          <w:marRight w:val="0"/>
          <w:marTop w:val="0"/>
          <w:marBottom w:val="0"/>
          <w:divBdr>
            <w:top w:val="none" w:sz="0" w:space="0" w:color="auto"/>
            <w:left w:val="none" w:sz="0" w:space="0" w:color="auto"/>
            <w:bottom w:val="none" w:sz="0" w:space="0" w:color="auto"/>
            <w:right w:val="none" w:sz="0" w:space="0" w:color="auto"/>
          </w:divBdr>
        </w:div>
        <w:div w:id="1526213234">
          <w:marLeft w:val="640"/>
          <w:marRight w:val="0"/>
          <w:marTop w:val="0"/>
          <w:marBottom w:val="0"/>
          <w:divBdr>
            <w:top w:val="none" w:sz="0" w:space="0" w:color="auto"/>
            <w:left w:val="none" w:sz="0" w:space="0" w:color="auto"/>
            <w:bottom w:val="none" w:sz="0" w:space="0" w:color="auto"/>
            <w:right w:val="none" w:sz="0" w:space="0" w:color="auto"/>
          </w:divBdr>
        </w:div>
        <w:div w:id="825168150">
          <w:marLeft w:val="640"/>
          <w:marRight w:val="0"/>
          <w:marTop w:val="0"/>
          <w:marBottom w:val="0"/>
          <w:divBdr>
            <w:top w:val="none" w:sz="0" w:space="0" w:color="auto"/>
            <w:left w:val="none" w:sz="0" w:space="0" w:color="auto"/>
            <w:bottom w:val="none" w:sz="0" w:space="0" w:color="auto"/>
            <w:right w:val="none" w:sz="0" w:space="0" w:color="auto"/>
          </w:divBdr>
        </w:div>
        <w:div w:id="1498493946">
          <w:marLeft w:val="640"/>
          <w:marRight w:val="0"/>
          <w:marTop w:val="0"/>
          <w:marBottom w:val="0"/>
          <w:divBdr>
            <w:top w:val="none" w:sz="0" w:space="0" w:color="auto"/>
            <w:left w:val="none" w:sz="0" w:space="0" w:color="auto"/>
            <w:bottom w:val="none" w:sz="0" w:space="0" w:color="auto"/>
            <w:right w:val="none" w:sz="0" w:space="0" w:color="auto"/>
          </w:divBdr>
        </w:div>
        <w:div w:id="607156148">
          <w:marLeft w:val="640"/>
          <w:marRight w:val="0"/>
          <w:marTop w:val="0"/>
          <w:marBottom w:val="0"/>
          <w:divBdr>
            <w:top w:val="none" w:sz="0" w:space="0" w:color="auto"/>
            <w:left w:val="none" w:sz="0" w:space="0" w:color="auto"/>
            <w:bottom w:val="none" w:sz="0" w:space="0" w:color="auto"/>
            <w:right w:val="none" w:sz="0" w:space="0" w:color="auto"/>
          </w:divBdr>
        </w:div>
        <w:div w:id="422578388">
          <w:marLeft w:val="640"/>
          <w:marRight w:val="0"/>
          <w:marTop w:val="0"/>
          <w:marBottom w:val="0"/>
          <w:divBdr>
            <w:top w:val="none" w:sz="0" w:space="0" w:color="auto"/>
            <w:left w:val="none" w:sz="0" w:space="0" w:color="auto"/>
            <w:bottom w:val="none" w:sz="0" w:space="0" w:color="auto"/>
            <w:right w:val="none" w:sz="0" w:space="0" w:color="auto"/>
          </w:divBdr>
        </w:div>
        <w:div w:id="720253901">
          <w:marLeft w:val="640"/>
          <w:marRight w:val="0"/>
          <w:marTop w:val="0"/>
          <w:marBottom w:val="0"/>
          <w:divBdr>
            <w:top w:val="none" w:sz="0" w:space="0" w:color="auto"/>
            <w:left w:val="none" w:sz="0" w:space="0" w:color="auto"/>
            <w:bottom w:val="none" w:sz="0" w:space="0" w:color="auto"/>
            <w:right w:val="none" w:sz="0" w:space="0" w:color="auto"/>
          </w:divBdr>
        </w:div>
        <w:div w:id="1122922080">
          <w:marLeft w:val="640"/>
          <w:marRight w:val="0"/>
          <w:marTop w:val="0"/>
          <w:marBottom w:val="0"/>
          <w:divBdr>
            <w:top w:val="none" w:sz="0" w:space="0" w:color="auto"/>
            <w:left w:val="none" w:sz="0" w:space="0" w:color="auto"/>
            <w:bottom w:val="none" w:sz="0" w:space="0" w:color="auto"/>
            <w:right w:val="none" w:sz="0" w:space="0" w:color="auto"/>
          </w:divBdr>
        </w:div>
        <w:div w:id="1779137913">
          <w:marLeft w:val="640"/>
          <w:marRight w:val="0"/>
          <w:marTop w:val="0"/>
          <w:marBottom w:val="0"/>
          <w:divBdr>
            <w:top w:val="none" w:sz="0" w:space="0" w:color="auto"/>
            <w:left w:val="none" w:sz="0" w:space="0" w:color="auto"/>
            <w:bottom w:val="none" w:sz="0" w:space="0" w:color="auto"/>
            <w:right w:val="none" w:sz="0" w:space="0" w:color="auto"/>
          </w:divBdr>
        </w:div>
        <w:div w:id="1290167088">
          <w:marLeft w:val="640"/>
          <w:marRight w:val="0"/>
          <w:marTop w:val="0"/>
          <w:marBottom w:val="0"/>
          <w:divBdr>
            <w:top w:val="none" w:sz="0" w:space="0" w:color="auto"/>
            <w:left w:val="none" w:sz="0" w:space="0" w:color="auto"/>
            <w:bottom w:val="none" w:sz="0" w:space="0" w:color="auto"/>
            <w:right w:val="none" w:sz="0" w:space="0" w:color="auto"/>
          </w:divBdr>
        </w:div>
        <w:div w:id="1199776858">
          <w:marLeft w:val="640"/>
          <w:marRight w:val="0"/>
          <w:marTop w:val="0"/>
          <w:marBottom w:val="0"/>
          <w:divBdr>
            <w:top w:val="none" w:sz="0" w:space="0" w:color="auto"/>
            <w:left w:val="none" w:sz="0" w:space="0" w:color="auto"/>
            <w:bottom w:val="none" w:sz="0" w:space="0" w:color="auto"/>
            <w:right w:val="none" w:sz="0" w:space="0" w:color="auto"/>
          </w:divBdr>
        </w:div>
        <w:div w:id="752506915">
          <w:marLeft w:val="640"/>
          <w:marRight w:val="0"/>
          <w:marTop w:val="0"/>
          <w:marBottom w:val="0"/>
          <w:divBdr>
            <w:top w:val="none" w:sz="0" w:space="0" w:color="auto"/>
            <w:left w:val="none" w:sz="0" w:space="0" w:color="auto"/>
            <w:bottom w:val="none" w:sz="0" w:space="0" w:color="auto"/>
            <w:right w:val="none" w:sz="0" w:space="0" w:color="auto"/>
          </w:divBdr>
        </w:div>
        <w:div w:id="2095933745">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284701099">
          <w:marLeft w:val="640"/>
          <w:marRight w:val="0"/>
          <w:marTop w:val="0"/>
          <w:marBottom w:val="0"/>
          <w:divBdr>
            <w:top w:val="none" w:sz="0" w:space="0" w:color="auto"/>
            <w:left w:val="none" w:sz="0" w:space="0" w:color="auto"/>
            <w:bottom w:val="none" w:sz="0" w:space="0" w:color="auto"/>
            <w:right w:val="none" w:sz="0" w:space="0" w:color="auto"/>
          </w:divBdr>
        </w:div>
        <w:div w:id="720518655">
          <w:marLeft w:val="640"/>
          <w:marRight w:val="0"/>
          <w:marTop w:val="0"/>
          <w:marBottom w:val="0"/>
          <w:divBdr>
            <w:top w:val="none" w:sz="0" w:space="0" w:color="auto"/>
            <w:left w:val="none" w:sz="0" w:space="0" w:color="auto"/>
            <w:bottom w:val="none" w:sz="0" w:space="0" w:color="auto"/>
            <w:right w:val="none" w:sz="0" w:space="0" w:color="auto"/>
          </w:divBdr>
        </w:div>
        <w:div w:id="522985662">
          <w:marLeft w:val="640"/>
          <w:marRight w:val="0"/>
          <w:marTop w:val="0"/>
          <w:marBottom w:val="0"/>
          <w:divBdr>
            <w:top w:val="none" w:sz="0" w:space="0" w:color="auto"/>
            <w:left w:val="none" w:sz="0" w:space="0" w:color="auto"/>
            <w:bottom w:val="none" w:sz="0" w:space="0" w:color="auto"/>
            <w:right w:val="none" w:sz="0" w:space="0" w:color="auto"/>
          </w:divBdr>
        </w:div>
        <w:div w:id="402265047">
          <w:marLeft w:val="640"/>
          <w:marRight w:val="0"/>
          <w:marTop w:val="0"/>
          <w:marBottom w:val="0"/>
          <w:divBdr>
            <w:top w:val="none" w:sz="0" w:space="0" w:color="auto"/>
            <w:left w:val="none" w:sz="0" w:space="0" w:color="auto"/>
            <w:bottom w:val="none" w:sz="0" w:space="0" w:color="auto"/>
            <w:right w:val="none" w:sz="0" w:space="0" w:color="auto"/>
          </w:divBdr>
        </w:div>
        <w:div w:id="285744327">
          <w:marLeft w:val="640"/>
          <w:marRight w:val="0"/>
          <w:marTop w:val="0"/>
          <w:marBottom w:val="0"/>
          <w:divBdr>
            <w:top w:val="none" w:sz="0" w:space="0" w:color="auto"/>
            <w:left w:val="none" w:sz="0" w:space="0" w:color="auto"/>
            <w:bottom w:val="none" w:sz="0" w:space="0" w:color="auto"/>
            <w:right w:val="none" w:sz="0" w:space="0" w:color="auto"/>
          </w:divBdr>
        </w:div>
        <w:div w:id="971666758">
          <w:marLeft w:val="640"/>
          <w:marRight w:val="0"/>
          <w:marTop w:val="0"/>
          <w:marBottom w:val="0"/>
          <w:divBdr>
            <w:top w:val="none" w:sz="0" w:space="0" w:color="auto"/>
            <w:left w:val="none" w:sz="0" w:space="0" w:color="auto"/>
            <w:bottom w:val="none" w:sz="0" w:space="0" w:color="auto"/>
            <w:right w:val="none" w:sz="0" w:space="0" w:color="auto"/>
          </w:divBdr>
        </w:div>
        <w:div w:id="267084463">
          <w:marLeft w:val="640"/>
          <w:marRight w:val="0"/>
          <w:marTop w:val="0"/>
          <w:marBottom w:val="0"/>
          <w:divBdr>
            <w:top w:val="none" w:sz="0" w:space="0" w:color="auto"/>
            <w:left w:val="none" w:sz="0" w:space="0" w:color="auto"/>
            <w:bottom w:val="none" w:sz="0" w:space="0" w:color="auto"/>
            <w:right w:val="none" w:sz="0" w:space="0" w:color="auto"/>
          </w:divBdr>
        </w:div>
        <w:div w:id="725031561">
          <w:marLeft w:val="640"/>
          <w:marRight w:val="0"/>
          <w:marTop w:val="0"/>
          <w:marBottom w:val="0"/>
          <w:divBdr>
            <w:top w:val="none" w:sz="0" w:space="0" w:color="auto"/>
            <w:left w:val="none" w:sz="0" w:space="0" w:color="auto"/>
            <w:bottom w:val="none" w:sz="0" w:space="0" w:color="auto"/>
            <w:right w:val="none" w:sz="0" w:space="0" w:color="auto"/>
          </w:divBdr>
        </w:div>
        <w:div w:id="840583016">
          <w:marLeft w:val="640"/>
          <w:marRight w:val="0"/>
          <w:marTop w:val="0"/>
          <w:marBottom w:val="0"/>
          <w:divBdr>
            <w:top w:val="none" w:sz="0" w:space="0" w:color="auto"/>
            <w:left w:val="none" w:sz="0" w:space="0" w:color="auto"/>
            <w:bottom w:val="none" w:sz="0" w:space="0" w:color="auto"/>
            <w:right w:val="none" w:sz="0" w:space="0" w:color="auto"/>
          </w:divBdr>
        </w:div>
        <w:div w:id="1372531701">
          <w:marLeft w:val="640"/>
          <w:marRight w:val="0"/>
          <w:marTop w:val="0"/>
          <w:marBottom w:val="0"/>
          <w:divBdr>
            <w:top w:val="none" w:sz="0" w:space="0" w:color="auto"/>
            <w:left w:val="none" w:sz="0" w:space="0" w:color="auto"/>
            <w:bottom w:val="none" w:sz="0" w:space="0" w:color="auto"/>
            <w:right w:val="none" w:sz="0" w:space="0" w:color="auto"/>
          </w:divBdr>
        </w:div>
        <w:div w:id="200166976">
          <w:marLeft w:val="640"/>
          <w:marRight w:val="0"/>
          <w:marTop w:val="0"/>
          <w:marBottom w:val="0"/>
          <w:divBdr>
            <w:top w:val="none" w:sz="0" w:space="0" w:color="auto"/>
            <w:left w:val="none" w:sz="0" w:space="0" w:color="auto"/>
            <w:bottom w:val="none" w:sz="0" w:space="0" w:color="auto"/>
            <w:right w:val="none" w:sz="0" w:space="0" w:color="auto"/>
          </w:divBdr>
        </w:div>
        <w:div w:id="328408028">
          <w:marLeft w:val="640"/>
          <w:marRight w:val="0"/>
          <w:marTop w:val="0"/>
          <w:marBottom w:val="0"/>
          <w:divBdr>
            <w:top w:val="none" w:sz="0" w:space="0" w:color="auto"/>
            <w:left w:val="none" w:sz="0" w:space="0" w:color="auto"/>
            <w:bottom w:val="none" w:sz="0" w:space="0" w:color="auto"/>
            <w:right w:val="none" w:sz="0" w:space="0" w:color="auto"/>
          </w:divBdr>
        </w:div>
        <w:div w:id="1191988265">
          <w:marLeft w:val="640"/>
          <w:marRight w:val="0"/>
          <w:marTop w:val="0"/>
          <w:marBottom w:val="0"/>
          <w:divBdr>
            <w:top w:val="none" w:sz="0" w:space="0" w:color="auto"/>
            <w:left w:val="none" w:sz="0" w:space="0" w:color="auto"/>
            <w:bottom w:val="none" w:sz="0" w:space="0" w:color="auto"/>
            <w:right w:val="none" w:sz="0" w:space="0" w:color="auto"/>
          </w:divBdr>
        </w:div>
      </w:divsChild>
    </w:div>
    <w:div w:id="610160823">
      <w:bodyDiv w:val="1"/>
      <w:marLeft w:val="0"/>
      <w:marRight w:val="0"/>
      <w:marTop w:val="0"/>
      <w:marBottom w:val="0"/>
      <w:divBdr>
        <w:top w:val="none" w:sz="0" w:space="0" w:color="auto"/>
        <w:left w:val="none" w:sz="0" w:space="0" w:color="auto"/>
        <w:bottom w:val="none" w:sz="0" w:space="0" w:color="auto"/>
        <w:right w:val="none" w:sz="0" w:space="0" w:color="auto"/>
      </w:divBdr>
      <w:divsChild>
        <w:div w:id="1741251282">
          <w:marLeft w:val="640"/>
          <w:marRight w:val="0"/>
          <w:marTop w:val="0"/>
          <w:marBottom w:val="0"/>
          <w:divBdr>
            <w:top w:val="none" w:sz="0" w:space="0" w:color="auto"/>
            <w:left w:val="none" w:sz="0" w:space="0" w:color="auto"/>
            <w:bottom w:val="none" w:sz="0" w:space="0" w:color="auto"/>
            <w:right w:val="none" w:sz="0" w:space="0" w:color="auto"/>
          </w:divBdr>
        </w:div>
        <w:div w:id="881938799">
          <w:marLeft w:val="640"/>
          <w:marRight w:val="0"/>
          <w:marTop w:val="0"/>
          <w:marBottom w:val="0"/>
          <w:divBdr>
            <w:top w:val="none" w:sz="0" w:space="0" w:color="auto"/>
            <w:left w:val="none" w:sz="0" w:space="0" w:color="auto"/>
            <w:bottom w:val="none" w:sz="0" w:space="0" w:color="auto"/>
            <w:right w:val="none" w:sz="0" w:space="0" w:color="auto"/>
          </w:divBdr>
        </w:div>
        <w:div w:id="2041127741">
          <w:marLeft w:val="640"/>
          <w:marRight w:val="0"/>
          <w:marTop w:val="0"/>
          <w:marBottom w:val="0"/>
          <w:divBdr>
            <w:top w:val="none" w:sz="0" w:space="0" w:color="auto"/>
            <w:left w:val="none" w:sz="0" w:space="0" w:color="auto"/>
            <w:bottom w:val="none" w:sz="0" w:space="0" w:color="auto"/>
            <w:right w:val="none" w:sz="0" w:space="0" w:color="auto"/>
          </w:divBdr>
        </w:div>
        <w:div w:id="363948305">
          <w:marLeft w:val="640"/>
          <w:marRight w:val="0"/>
          <w:marTop w:val="0"/>
          <w:marBottom w:val="0"/>
          <w:divBdr>
            <w:top w:val="none" w:sz="0" w:space="0" w:color="auto"/>
            <w:left w:val="none" w:sz="0" w:space="0" w:color="auto"/>
            <w:bottom w:val="none" w:sz="0" w:space="0" w:color="auto"/>
            <w:right w:val="none" w:sz="0" w:space="0" w:color="auto"/>
          </w:divBdr>
        </w:div>
        <w:div w:id="1475560895">
          <w:marLeft w:val="640"/>
          <w:marRight w:val="0"/>
          <w:marTop w:val="0"/>
          <w:marBottom w:val="0"/>
          <w:divBdr>
            <w:top w:val="none" w:sz="0" w:space="0" w:color="auto"/>
            <w:left w:val="none" w:sz="0" w:space="0" w:color="auto"/>
            <w:bottom w:val="none" w:sz="0" w:space="0" w:color="auto"/>
            <w:right w:val="none" w:sz="0" w:space="0" w:color="auto"/>
          </w:divBdr>
        </w:div>
        <w:div w:id="577011609">
          <w:marLeft w:val="640"/>
          <w:marRight w:val="0"/>
          <w:marTop w:val="0"/>
          <w:marBottom w:val="0"/>
          <w:divBdr>
            <w:top w:val="none" w:sz="0" w:space="0" w:color="auto"/>
            <w:left w:val="none" w:sz="0" w:space="0" w:color="auto"/>
            <w:bottom w:val="none" w:sz="0" w:space="0" w:color="auto"/>
            <w:right w:val="none" w:sz="0" w:space="0" w:color="auto"/>
          </w:divBdr>
        </w:div>
        <w:div w:id="2041664118">
          <w:marLeft w:val="640"/>
          <w:marRight w:val="0"/>
          <w:marTop w:val="0"/>
          <w:marBottom w:val="0"/>
          <w:divBdr>
            <w:top w:val="none" w:sz="0" w:space="0" w:color="auto"/>
            <w:left w:val="none" w:sz="0" w:space="0" w:color="auto"/>
            <w:bottom w:val="none" w:sz="0" w:space="0" w:color="auto"/>
            <w:right w:val="none" w:sz="0" w:space="0" w:color="auto"/>
          </w:divBdr>
        </w:div>
        <w:div w:id="75253995">
          <w:marLeft w:val="640"/>
          <w:marRight w:val="0"/>
          <w:marTop w:val="0"/>
          <w:marBottom w:val="0"/>
          <w:divBdr>
            <w:top w:val="none" w:sz="0" w:space="0" w:color="auto"/>
            <w:left w:val="none" w:sz="0" w:space="0" w:color="auto"/>
            <w:bottom w:val="none" w:sz="0" w:space="0" w:color="auto"/>
            <w:right w:val="none" w:sz="0" w:space="0" w:color="auto"/>
          </w:divBdr>
        </w:div>
        <w:div w:id="1842549001">
          <w:marLeft w:val="640"/>
          <w:marRight w:val="0"/>
          <w:marTop w:val="0"/>
          <w:marBottom w:val="0"/>
          <w:divBdr>
            <w:top w:val="none" w:sz="0" w:space="0" w:color="auto"/>
            <w:left w:val="none" w:sz="0" w:space="0" w:color="auto"/>
            <w:bottom w:val="none" w:sz="0" w:space="0" w:color="auto"/>
            <w:right w:val="none" w:sz="0" w:space="0" w:color="auto"/>
          </w:divBdr>
        </w:div>
        <w:div w:id="358748954">
          <w:marLeft w:val="640"/>
          <w:marRight w:val="0"/>
          <w:marTop w:val="0"/>
          <w:marBottom w:val="0"/>
          <w:divBdr>
            <w:top w:val="none" w:sz="0" w:space="0" w:color="auto"/>
            <w:left w:val="none" w:sz="0" w:space="0" w:color="auto"/>
            <w:bottom w:val="none" w:sz="0" w:space="0" w:color="auto"/>
            <w:right w:val="none" w:sz="0" w:space="0" w:color="auto"/>
          </w:divBdr>
        </w:div>
        <w:div w:id="207685637">
          <w:marLeft w:val="640"/>
          <w:marRight w:val="0"/>
          <w:marTop w:val="0"/>
          <w:marBottom w:val="0"/>
          <w:divBdr>
            <w:top w:val="none" w:sz="0" w:space="0" w:color="auto"/>
            <w:left w:val="none" w:sz="0" w:space="0" w:color="auto"/>
            <w:bottom w:val="none" w:sz="0" w:space="0" w:color="auto"/>
            <w:right w:val="none" w:sz="0" w:space="0" w:color="auto"/>
          </w:divBdr>
        </w:div>
        <w:div w:id="1019962862">
          <w:marLeft w:val="640"/>
          <w:marRight w:val="0"/>
          <w:marTop w:val="0"/>
          <w:marBottom w:val="0"/>
          <w:divBdr>
            <w:top w:val="none" w:sz="0" w:space="0" w:color="auto"/>
            <w:left w:val="none" w:sz="0" w:space="0" w:color="auto"/>
            <w:bottom w:val="none" w:sz="0" w:space="0" w:color="auto"/>
            <w:right w:val="none" w:sz="0" w:space="0" w:color="auto"/>
          </w:divBdr>
        </w:div>
        <w:div w:id="1425882283">
          <w:marLeft w:val="640"/>
          <w:marRight w:val="0"/>
          <w:marTop w:val="0"/>
          <w:marBottom w:val="0"/>
          <w:divBdr>
            <w:top w:val="none" w:sz="0" w:space="0" w:color="auto"/>
            <w:left w:val="none" w:sz="0" w:space="0" w:color="auto"/>
            <w:bottom w:val="none" w:sz="0" w:space="0" w:color="auto"/>
            <w:right w:val="none" w:sz="0" w:space="0" w:color="auto"/>
          </w:divBdr>
        </w:div>
        <w:div w:id="797183657">
          <w:marLeft w:val="640"/>
          <w:marRight w:val="0"/>
          <w:marTop w:val="0"/>
          <w:marBottom w:val="0"/>
          <w:divBdr>
            <w:top w:val="none" w:sz="0" w:space="0" w:color="auto"/>
            <w:left w:val="none" w:sz="0" w:space="0" w:color="auto"/>
            <w:bottom w:val="none" w:sz="0" w:space="0" w:color="auto"/>
            <w:right w:val="none" w:sz="0" w:space="0" w:color="auto"/>
          </w:divBdr>
        </w:div>
        <w:div w:id="477042317">
          <w:marLeft w:val="640"/>
          <w:marRight w:val="0"/>
          <w:marTop w:val="0"/>
          <w:marBottom w:val="0"/>
          <w:divBdr>
            <w:top w:val="none" w:sz="0" w:space="0" w:color="auto"/>
            <w:left w:val="none" w:sz="0" w:space="0" w:color="auto"/>
            <w:bottom w:val="none" w:sz="0" w:space="0" w:color="auto"/>
            <w:right w:val="none" w:sz="0" w:space="0" w:color="auto"/>
          </w:divBdr>
        </w:div>
        <w:div w:id="1884173774">
          <w:marLeft w:val="640"/>
          <w:marRight w:val="0"/>
          <w:marTop w:val="0"/>
          <w:marBottom w:val="0"/>
          <w:divBdr>
            <w:top w:val="none" w:sz="0" w:space="0" w:color="auto"/>
            <w:left w:val="none" w:sz="0" w:space="0" w:color="auto"/>
            <w:bottom w:val="none" w:sz="0" w:space="0" w:color="auto"/>
            <w:right w:val="none" w:sz="0" w:space="0" w:color="auto"/>
          </w:divBdr>
        </w:div>
        <w:div w:id="1603605154">
          <w:marLeft w:val="640"/>
          <w:marRight w:val="0"/>
          <w:marTop w:val="0"/>
          <w:marBottom w:val="0"/>
          <w:divBdr>
            <w:top w:val="none" w:sz="0" w:space="0" w:color="auto"/>
            <w:left w:val="none" w:sz="0" w:space="0" w:color="auto"/>
            <w:bottom w:val="none" w:sz="0" w:space="0" w:color="auto"/>
            <w:right w:val="none" w:sz="0" w:space="0" w:color="auto"/>
          </w:divBdr>
        </w:div>
        <w:div w:id="141164721">
          <w:marLeft w:val="640"/>
          <w:marRight w:val="0"/>
          <w:marTop w:val="0"/>
          <w:marBottom w:val="0"/>
          <w:divBdr>
            <w:top w:val="none" w:sz="0" w:space="0" w:color="auto"/>
            <w:left w:val="none" w:sz="0" w:space="0" w:color="auto"/>
            <w:bottom w:val="none" w:sz="0" w:space="0" w:color="auto"/>
            <w:right w:val="none" w:sz="0" w:space="0" w:color="auto"/>
          </w:divBdr>
        </w:div>
        <w:div w:id="1168594511">
          <w:marLeft w:val="640"/>
          <w:marRight w:val="0"/>
          <w:marTop w:val="0"/>
          <w:marBottom w:val="0"/>
          <w:divBdr>
            <w:top w:val="none" w:sz="0" w:space="0" w:color="auto"/>
            <w:left w:val="none" w:sz="0" w:space="0" w:color="auto"/>
            <w:bottom w:val="none" w:sz="0" w:space="0" w:color="auto"/>
            <w:right w:val="none" w:sz="0" w:space="0" w:color="auto"/>
          </w:divBdr>
        </w:div>
        <w:div w:id="206456640">
          <w:marLeft w:val="640"/>
          <w:marRight w:val="0"/>
          <w:marTop w:val="0"/>
          <w:marBottom w:val="0"/>
          <w:divBdr>
            <w:top w:val="none" w:sz="0" w:space="0" w:color="auto"/>
            <w:left w:val="none" w:sz="0" w:space="0" w:color="auto"/>
            <w:bottom w:val="none" w:sz="0" w:space="0" w:color="auto"/>
            <w:right w:val="none" w:sz="0" w:space="0" w:color="auto"/>
          </w:divBdr>
        </w:div>
        <w:div w:id="580875453">
          <w:marLeft w:val="640"/>
          <w:marRight w:val="0"/>
          <w:marTop w:val="0"/>
          <w:marBottom w:val="0"/>
          <w:divBdr>
            <w:top w:val="none" w:sz="0" w:space="0" w:color="auto"/>
            <w:left w:val="none" w:sz="0" w:space="0" w:color="auto"/>
            <w:bottom w:val="none" w:sz="0" w:space="0" w:color="auto"/>
            <w:right w:val="none" w:sz="0" w:space="0" w:color="auto"/>
          </w:divBdr>
        </w:div>
        <w:div w:id="1983927479">
          <w:marLeft w:val="640"/>
          <w:marRight w:val="0"/>
          <w:marTop w:val="0"/>
          <w:marBottom w:val="0"/>
          <w:divBdr>
            <w:top w:val="none" w:sz="0" w:space="0" w:color="auto"/>
            <w:left w:val="none" w:sz="0" w:space="0" w:color="auto"/>
            <w:bottom w:val="none" w:sz="0" w:space="0" w:color="auto"/>
            <w:right w:val="none" w:sz="0" w:space="0" w:color="auto"/>
          </w:divBdr>
        </w:div>
        <w:div w:id="973173276">
          <w:marLeft w:val="640"/>
          <w:marRight w:val="0"/>
          <w:marTop w:val="0"/>
          <w:marBottom w:val="0"/>
          <w:divBdr>
            <w:top w:val="none" w:sz="0" w:space="0" w:color="auto"/>
            <w:left w:val="none" w:sz="0" w:space="0" w:color="auto"/>
            <w:bottom w:val="none" w:sz="0" w:space="0" w:color="auto"/>
            <w:right w:val="none" w:sz="0" w:space="0" w:color="auto"/>
          </w:divBdr>
        </w:div>
        <w:div w:id="635570944">
          <w:marLeft w:val="640"/>
          <w:marRight w:val="0"/>
          <w:marTop w:val="0"/>
          <w:marBottom w:val="0"/>
          <w:divBdr>
            <w:top w:val="none" w:sz="0" w:space="0" w:color="auto"/>
            <w:left w:val="none" w:sz="0" w:space="0" w:color="auto"/>
            <w:bottom w:val="none" w:sz="0" w:space="0" w:color="auto"/>
            <w:right w:val="none" w:sz="0" w:space="0" w:color="auto"/>
          </w:divBdr>
        </w:div>
        <w:div w:id="250621228">
          <w:marLeft w:val="640"/>
          <w:marRight w:val="0"/>
          <w:marTop w:val="0"/>
          <w:marBottom w:val="0"/>
          <w:divBdr>
            <w:top w:val="none" w:sz="0" w:space="0" w:color="auto"/>
            <w:left w:val="none" w:sz="0" w:space="0" w:color="auto"/>
            <w:bottom w:val="none" w:sz="0" w:space="0" w:color="auto"/>
            <w:right w:val="none" w:sz="0" w:space="0" w:color="auto"/>
          </w:divBdr>
        </w:div>
        <w:div w:id="1955092422">
          <w:marLeft w:val="640"/>
          <w:marRight w:val="0"/>
          <w:marTop w:val="0"/>
          <w:marBottom w:val="0"/>
          <w:divBdr>
            <w:top w:val="none" w:sz="0" w:space="0" w:color="auto"/>
            <w:left w:val="none" w:sz="0" w:space="0" w:color="auto"/>
            <w:bottom w:val="none" w:sz="0" w:space="0" w:color="auto"/>
            <w:right w:val="none" w:sz="0" w:space="0" w:color="auto"/>
          </w:divBdr>
        </w:div>
        <w:div w:id="562370001">
          <w:marLeft w:val="640"/>
          <w:marRight w:val="0"/>
          <w:marTop w:val="0"/>
          <w:marBottom w:val="0"/>
          <w:divBdr>
            <w:top w:val="none" w:sz="0" w:space="0" w:color="auto"/>
            <w:left w:val="none" w:sz="0" w:space="0" w:color="auto"/>
            <w:bottom w:val="none" w:sz="0" w:space="0" w:color="auto"/>
            <w:right w:val="none" w:sz="0" w:space="0" w:color="auto"/>
          </w:divBdr>
        </w:div>
        <w:div w:id="1799103128">
          <w:marLeft w:val="640"/>
          <w:marRight w:val="0"/>
          <w:marTop w:val="0"/>
          <w:marBottom w:val="0"/>
          <w:divBdr>
            <w:top w:val="none" w:sz="0" w:space="0" w:color="auto"/>
            <w:left w:val="none" w:sz="0" w:space="0" w:color="auto"/>
            <w:bottom w:val="none" w:sz="0" w:space="0" w:color="auto"/>
            <w:right w:val="none" w:sz="0" w:space="0" w:color="auto"/>
          </w:divBdr>
        </w:div>
        <w:div w:id="978339186">
          <w:marLeft w:val="640"/>
          <w:marRight w:val="0"/>
          <w:marTop w:val="0"/>
          <w:marBottom w:val="0"/>
          <w:divBdr>
            <w:top w:val="none" w:sz="0" w:space="0" w:color="auto"/>
            <w:left w:val="none" w:sz="0" w:space="0" w:color="auto"/>
            <w:bottom w:val="none" w:sz="0" w:space="0" w:color="auto"/>
            <w:right w:val="none" w:sz="0" w:space="0" w:color="auto"/>
          </w:divBdr>
        </w:div>
        <w:div w:id="259528813">
          <w:marLeft w:val="640"/>
          <w:marRight w:val="0"/>
          <w:marTop w:val="0"/>
          <w:marBottom w:val="0"/>
          <w:divBdr>
            <w:top w:val="none" w:sz="0" w:space="0" w:color="auto"/>
            <w:left w:val="none" w:sz="0" w:space="0" w:color="auto"/>
            <w:bottom w:val="none" w:sz="0" w:space="0" w:color="auto"/>
            <w:right w:val="none" w:sz="0" w:space="0" w:color="auto"/>
          </w:divBdr>
        </w:div>
        <w:div w:id="1210724574">
          <w:marLeft w:val="640"/>
          <w:marRight w:val="0"/>
          <w:marTop w:val="0"/>
          <w:marBottom w:val="0"/>
          <w:divBdr>
            <w:top w:val="none" w:sz="0" w:space="0" w:color="auto"/>
            <w:left w:val="none" w:sz="0" w:space="0" w:color="auto"/>
            <w:bottom w:val="none" w:sz="0" w:space="0" w:color="auto"/>
            <w:right w:val="none" w:sz="0" w:space="0" w:color="auto"/>
          </w:divBdr>
        </w:div>
        <w:div w:id="658003995">
          <w:marLeft w:val="640"/>
          <w:marRight w:val="0"/>
          <w:marTop w:val="0"/>
          <w:marBottom w:val="0"/>
          <w:divBdr>
            <w:top w:val="none" w:sz="0" w:space="0" w:color="auto"/>
            <w:left w:val="none" w:sz="0" w:space="0" w:color="auto"/>
            <w:bottom w:val="none" w:sz="0" w:space="0" w:color="auto"/>
            <w:right w:val="none" w:sz="0" w:space="0" w:color="auto"/>
          </w:divBdr>
        </w:div>
        <w:div w:id="2101022436">
          <w:marLeft w:val="640"/>
          <w:marRight w:val="0"/>
          <w:marTop w:val="0"/>
          <w:marBottom w:val="0"/>
          <w:divBdr>
            <w:top w:val="none" w:sz="0" w:space="0" w:color="auto"/>
            <w:left w:val="none" w:sz="0" w:space="0" w:color="auto"/>
            <w:bottom w:val="none" w:sz="0" w:space="0" w:color="auto"/>
            <w:right w:val="none" w:sz="0" w:space="0" w:color="auto"/>
          </w:divBdr>
        </w:div>
        <w:div w:id="66266002">
          <w:marLeft w:val="640"/>
          <w:marRight w:val="0"/>
          <w:marTop w:val="0"/>
          <w:marBottom w:val="0"/>
          <w:divBdr>
            <w:top w:val="none" w:sz="0" w:space="0" w:color="auto"/>
            <w:left w:val="none" w:sz="0" w:space="0" w:color="auto"/>
            <w:bottom w:val="none" w:sz="0" w:space="0" w:color="auto"/>
            <w:right w:val="none" w:sz="0" w:space="0" w:color="auto"/>
          </w:divBdr>
        </w:div>
        <w:div w:id="1417283506">
          <w:marLeft w:val="640"/>
          <w:marRight w:val="0"/>
          <w:marTop w:val="0"/>
          <w:marBottom w:val="0"/>
          <w:divBdr>
            <w:top w:val="none" w:sz="0" w:space="0" w:color="auto"/>
            <w:left w:val="none" w:sz="0" w:space="0" w:color="auto"/>
            <w:bottom w:val="none" w:sz="0" w:space="0" w:color="auto"/>
            <w:right w:val="none" w:sz="0" w:space="0" w:color="auto"/>
          </w:divBdr>
        </w:div>
        <w:div w:id="1377268099">
          <w:marLeft w:val="640"/>
          <w:marRight w:val="0"/>
          <w:marTop w:val="0"/>
          <w:marBottom w:val="0"/>
          <w:divBdr>
            <w:top w:val="none" w:sz="0" w:space="0" w:color="auto"/>
            <w:left w:val="none" w:sz="0" w:space="0" w:color="auto"/>
            <w:bottom w:val="none" w:sz="0" w:space="0" w:color="auto"/>
            <w:right w:val="none" w:sz="0" w:space="0" w:color="auto"/>
          </w:divBdr>
        </w:div>
        <w:div w:id="1170753923">
          <w:marLeft w:val="640"/>
          <w:marRight w:val="0"/>
          <w:marTop w:val="0"/>
          <w:marBottom w:val="0"/>
          <w:divBdr>
            <w:top w:val="none" w:sz="0" w:space="0" w:color="auto"/>
            <w:left w:val="none" w:sz="0" w:space="0" w:color="auto"/>
            <w:bottom w:val="none" w:sz="0" w:space="0" w:color="auto"/>
            <w:right w:val="none" w:sz="0" w:space="0" w:color="auto"/>
          </w:divBdr>
        </w:div>
        <w:div w:id="252789732">
          <w:marLeft w:val="640"/>
          <w:marRight w:val="0"/>
          <w:marTop w:val="0"/>
          <w:marBottom w:val="0"/>
          <w:divBdr>
            <w:top w:val="none" w:sz="0" w:space="0" w:color="auto"/>
            <w:left w:val="none" w:sz="0" w:space="0" w:color="auto"/>
            <w:bottom w:val="none" w:sz="0" w:space="0" w:color="auto"/>
            <w:right w:val="none" w:sz="0" w:space="0" w:color="auto"/>
          </w:divBdr>
        </w:div>
        <w:div w:id="68579269">
          <w:marLeft w:val="640"/>
          <w:marRight w:val="0"/>
          <w:marTop w:val="0"/>
          <w:marBottom w:val="0"/>
          <w:divBdr>
            <w:top w:val="none" w:sz="0" w:space="0" w:color="auto"/>
            <w:left w:val="none" w:sz="0" w:space="0" w:color="auto"/>
            <w:bottom w:val="none" w:sz="0" w:space="0" w:color="auto"/>
            <w:right w:val="none" w:sz="0" w:space="0" w:color="auto"/>
          </w:divBdr>
        </w:div>
        <w:div w:id="2070614787">
          <w:marLeft w:val="640"/>
          <w:marRight w:val="0"/>
          <w:marTop w:val="0"/>
          <w:marBottom w:val="0"/>
          <w:divBdr>
            <w:top w:val="none" w:sz="0" w:space="0" w:color="auto"/>
            <w:left w:val="none" w:sz="0" w:space="0" w:color="auto"/>
            <w:bottom w:val="none" w:sz="0" w:space="0" w:color="auto"/>
            <w:right w:val="none" w:sz="0" w:space="0" w:color="auto"/>
          </w:divBdr>
        </w:div>
        <w:div w:id="1801268505">
          <w:marLeft w:val="640"/>
          <w:marRight w:val="0"/>
          <w:marTop w:val="0"/>
          <w:marBottom w:val="0"/>
          <w:divBdr>
            <w:top w:val="none" w:sz="0" w:space="0" w:color="auto"/>
            <w:left w:val="none" w:sz="0" w:space="0" w:color="auto"/>
            <w:bottom w:val="none" w:sz="0" w:space="0" w:color="auto"/>
            <w:right w:val="none" w:sz="0" w:space="0" w:color="auto"/>
          </w:divBdr>
        </w:div>
        <w:div w:id="1685089423">
          <w:marLeft w:val="640"/>
          <w:marRight w:val="0"/>
          <w:marTop w:val="0"/>
          <w:marBottom w:val="0"/>
          <w:divBdr>
            <w:top w:val="none" w:sz="0" w:space="0" w:color="auto"/>
            <w:left w:val="none" w:sz="0" w:space="0" w:color="auto"/>
            <w:bottom w:val="none" w:sz="0" w:space="0" w:color="auto"/>
            <w:right w:val="none" w:sz="0" w:space="0" w:color="auto"/>
          </w:divBdr>
        </w:div>
        <w:div w:id="1633902391">
          <w:marLeft w:val="640"/>
          <w:marRight w:val="0"/>
          <w:marTop w:val="0"/>
          <w:marBottom w:val="0"/>
          <w:divBdr>
            <w:top w:val="none" w:sz="0" w:space="0" w:color="auto"/>
            <w:left w:val="none" w:sz="0" w:space="0" w:color="auto"/>
            <w:bottom w:val="none" w:sz="0" w:space="0" w:color="auto"/>
            <w:right w:val="none" w:sz="0" w:space="0" w:color="auto"/>
          </w:divBdr>
        </w:div>
        <w:div w:id="1630938101">
          <w:marLeft w:val="640"/>
          <w:marRight w:val="0"/>
          <w:marTop w:val="0"/>
          <w:marBottom w:val="0"/>
          <w:divBdr>
            <w:top w:val="none" w:sz="0" w:space="0" w:color="auto"/>
            <w:left w:val="none" w:sz="0" w:space="0" w:color="auto"/>
            <w:bottom w:val="none" w:sz="0" w:space="0" w:color="auto"/>
            <w:right w:val="none" w:sz="0" w:space="0" w:color="auto"/>
          </w:divBdr>
        </w:div>
        <w:div w:id="25641035">
          <w:marLeft w:val="640"/>
          <w:marRight w:val="0"/>
          <w:marTop w:val="0"/>
          <w:marBottom w:val="0"/>
          <w:divBdr>
            <w:top w:val="none" w:sz="0" w:space="0" w:color="auto"/>
            <w:left w:val="none" w:sz="0" w:space="0" w:color="auto"/>
            <w:bottom w:val="none" w:sz="0" w:space="0" w:color="auto"/>
            <w:right w:val="none" w:sz="0" w:space="0" w:color="auto"/>
          </w:divBdr>
        </w:div>
        <w:div w:id="2011058367">
          <w:marLeft w:val="640"/>
          <w:marRight w:val="0"/>
          <w:marTop w:val="0"/>
          <w:marBottom w:val="0"/>
          <w:divBdr>
            <w:top w:val="none" w:sz="0" w:space="0" w:color="auto"/>
            <w:left w:val="none" w:sz="0" w:space="0" w:color="auto"/>
            <w:bottom w:val="none" w:sz="0" w:space="0" w:color="auto"/>
            <w:right w:val="none" w:sz="0" w:space="0" w:color="auto"/>
          </w:divBdr>
        </w:div>
        <w:div w:id="1342274513">
          <w:marLeft w:val="640"/>
          <w:marRight w:val="0"/>
          <w:marTop w:val="0"/>
          <w:marBottom w:val="0"/>
          <w:divBdr>
            <w:top w:val="none" w:sz="0" w:space="0" w:color="auto"/>
            <w:left w:val="none" w:sz="0" w:space="0" w:color="auto"/>
            <w:bottom w:val="none" w:sz="0" w:space="0" w:color="auto"/>
            <w:right w:val="none" w:sz="0" w:space="0" w:color="auto"/>
          </w:divBdr>
        </w:div>
        <w:div w:id="902448765">
          <w:marLeft w:val="640"/>
          <w:marRight w:val="0"/>
          <w:marTop w:val="0"/>
          <w:marBottom w:val="0"/>
          <w:divBdr>
            <w:top w:val="none" w:sz="0" w:space="0" w:color="auto"/>
            <w:left w:val="none" w:sz="0" w:space="0" w:color="auto"/>
            <w:bottom w:val="none" w:sz="0" w:space="0" w:color="auto"/>
            <w:right w:val="none" w:sz="0" w:space="0" w:color="auto"/>
          </w:divBdr>
        </w:div>
        <w:div w:id="221603923">
          <w:marLeft w:val="640"/>
          <w:marRight w:val="0"/>
          <w:marTop w:val="0"/>
          <w:marBottom w:val="0"/>
          <w:divBdr>
            <w:top w:val="none" w:sz="0" w:space="0" w:color="auto"/>
            <w:left w:val="none" w:sz="0" w:space="0" w:color="auto"/>
            <w:bottom w:val="none" w:sz="0" w:space="0" w:color="auto"/>
            <w:right w:val="none" w:sz="0" w:space="0" w:color="auto"/>
          </w:divBdr>
        </w:div>
        <w:div w:id="1310599545">
          <w:marLeft w:val="640"/>
          <w:marRight w:val="0"/>
          <w:marTop w:val="0"/>
          <w:marBottom w:val="0"/>
          <w:divBdr>
            <w:top w:val="none" w:sz="0" w:space="0" w:color="auto"/>
            <w:left w:val="none" w:sz="0" w:space="0" w:color="auto"/>
            <w:bottom w:val="none" w:sz="0" w:space="0" w:color="auto"/>
            <w:right w:val="none" w:sz="0" w:space="0" w:color="auto"/>
          </w:divBdr>
        </w:div>
        <w:div w:id="2028435582">
          <w:marLeft w:val="640"/>
          <w:marRight w:val="0"/>
          <w:marTop w:val="0"/>
          <w:marBottom w:val="0"/>
          <w:divBdr>
            <w:top w:val="none" w:sz="0" w:space="0" w:color="auto"/>
            <w:left w:val="none" w:sz="0" w:space="0" w:color="auto"/>
            <w:bottom w:val="none" w:sz="0" w:space="0" w:color="auto"/>
            <w:right w:val="none" w:sz="0" w:space="0" w:color="auto"/>
          </w:divBdr>
        </w:div>
        <w:div w:id="1100295683">
          <w:marLeft w:val="640"/>
          <w:marRight w:val="0"/>
          <w:marTop w:val="0"/>
          <w:marBottom w:val="0"/>
          <w:divBdr>
            <w:top w:val="none" w:sz="0" w:space="0" w:color="auto"/>
            <w:left w:val="none" w:sz="0" w:space="0" w:color="auto"/>
            <w:bottom w:val="none" w:sz="0" w:space="0" w:color="auto"/>
            <w:right w:val="none" w:sz="0" w:space="0" w:color="auto"/>
          </w:divBdr>
        </w:div>
      </w:divsChild>
    </w:div>
    <w:div w:id="616791402">
      <w:bodyDiv w:val="1"/>
      <w:marLeft w:val="0"/>
      <w:marRight w:val="0"/>
      <w:marTop w:val="0"/>
      <w:marBottom w:val="0"/>
      <w:divBdr>
        <w:top w:val="none" w:sz="0" w:space="0" w:color="auto"/>
        <w:left w:val="none" w:sz="0" w:space="0" w:color="auto"/>
        <w:bottom w:val="none" w:sz="0" w:space="0" w:color="auto"/>
        <w:right w:val="none" w:sz="0" w:space="0" w:color="auto"/>
      </w:divBdr>
      <w:divsChild>
        <w:div w:id="1789932401">
          <w:marLeft w:val="640"/>
          <w:marRight w:val="0"/>
          <w:marTop w:val="0"/>
          <w:marBottom w:val="0"/>
          <w:divBdr>
            <w:top w:val="none" w:sz="0" w:space="0" w:color="auto"/>
            <w:left w:val="none" w:sz="0" w:space="0" w:color="auto"/>
            <w:bottom w:val="none" w:sz="0" w:space="0" w:color="auto"/>
            <w:right w:val="none" w:sz="0" w:space="0" w:color="auto"/>
          </w:divBdr>
        </w:div>
        <w:div w:id="200481504">
          <w:marLeft w:val="640"/>
          <w:marRight w:val="0"/>
          <w:marTop w:val="0"/>
          <w:marBottom w:val="0"/>
          <w:divBdr>
            <w:top w:val="none" w:sz="0" w:space="0" w:color="auto"/>
            <w:left w:val="none" w:sz="0" w:space="0" w:color="auto"/>
            <w:bottom w:val="none" w:sz="0" w:space="0" w:color="auto"/>
            <w:right w:val="none" w:sz="0" w:space="0" w:color="auto"/>
          </w:divBdr>
        </w:div>
        <w:div w:id="1105729044">
          <w:marLeft w:val="640"/>
          <w:marRight w:val="0"/>
          <w:marTop w:val="0"/>
          <w:marBottom w:val="0"/>
          <w:divBdr>
            <w:top w:val="none" w:sz="0" w:space="0" w:color="auto"/>
            <w:left w:val="none" w:sz="0" w:space="0" w:color="auto"/>
            <w:bottom w:val="none" w:sz="0" w:space="0" w:color="auto"/>
            <w:right w:val="none" w:sz="0" w:space="0" w:color="auto"/>
          </w:divBdr>
        </w:div>
        <w:div w:id="593635927">
          <w:marLeft w:val="640"/>
          <w:marRight w:val="0"/>
          <w:marTop w:val="0"/>
          <w:marBottom w:val="0"/>
          <w:divBdr>
            <w:top w:val="none" w:sz="0" w:space="0" w:color="auto"/>
            <w:left w:val="none" w:sz="0" w:space="0" w:color="auto"/>
            <w:bottom w:val="none" w:sz="0" w:space="0" w:color="auto"/>
            <w:right w:val="none" w:sz="0" w:space="0" w:color="auto"/>
          </w:divBdr>
        </w:div>
        <w:div w:id="1239093133">
          <w:marLeft w:val="640"/>
          <w:marRight w:val="0"/>
          <w:marTop w:val="0"/>
          <w:marBottom w:val="0"/>
          <w:divBdr>
            <w:top w:val="none" w:sz="0" w:space="0" w:color="auto"/>
            <w:left w:val="none" w:sz="0" w:space="0" w:color="auto"/>
            <w:bottom w:val="none" w:sz="0" w:space="0" w:color="auto"/>
            <w:right w:val="none" w:sz="0" w:space="0" w:color="auto"/>
          </w:divBdr>
        </w:div>
        <w:div w:id="1871213184">
          <w:marLeft w:val="640"/>
          <w:marRight w:val="0"/>
          <w:marTop w:val="0"/>
          <w:marBottom w:val="0"/>
          <w:divBdr>
            <w:top w:val="none" w:sz="0" w:space="0" w:color="auto"/>
            <w:left w:val="none" w:sz="0" w:space="0" w:color="auto"/>
            <w:bottom w:val="none" w:sz="0" w:space="0" w:color="auto"/>
            <w:right w:val="none" w:sz="0" w:space="0" w:color="auto"/>
          </w:divBdr>
        </w:div>
        <w:div w:id="497697771">
          <w:marLeft w:val="640"/>
          <w:marRight w:val="0"/>
          <w:marTop w:val="0"/>
          <w:marBottom w:val="0"/>
          <w:divBdr>
            <w:top w:val="none" w:sz="0" w:space="0" w:color="auto"/>
            <w:left w:val="none" w:sz="0" w:space="0" w:color="auto"/>
            <w:bottom w:val="none" w:sz="0" w:space="0" w:color="auto"/>
            <w:right w:val="none" w:sz="0" w:space="0" w:color="auto"/>
          </w:divBdr>
        </w:div>
        <w:div w:id="47729858">
          <w:marLeft w:val="640"/>
          <w:marRight w:val="0"/>
          <w:marTop w:val="0"/>
          <w:marBottom w:val="0"/>
          <w:divBdr>
            <w:top w:val="none" w:sz="0" w:space="0" w:color="auto"/>
            <w:left w:val="none" w:sz="0" w:space="0" w:color="auto"/>
            <w:bottom w:val="none" w:sz="0" w:space="0" w:color="auto"/>
            <w:right w:val="none" w:sz="0" w:space="0" w:color="auto"/>
          </w:divBdr>
        </w:div>
        <w:div w:id="1074397948">
          <w:marLeft w:val="640"/>
          <w:marRight w:val="0"/>
          <w:marTop w:val="0"/>
          <w:marBottom w:val="0"/>
          <w:divBdr>
            <w:top w:val="none" w:sz="0" w:space="0" w:color="auto"/>
            <w:left w:val="none" w:sz="0" w:space="0" w:color="auto"/>
            <w:bottom w:val="none" w:sz="0" w:space="0" w:color="auto"/>
            <w:right w:val="none" w:sz="0" w:space="0" w:color="auto"/>
          </w:divBdr>
        </w:div>
        <w:div w:id="1067339569">
          <w:marLeft w:val="640"/>
          <w:marRight w:val="0"/>
          <w:marTop w:val="0"/>
          <w:marBottom w:val="0"/>
          <w:divBdr>
            <w:top w:val="none" w:sz="0" w:space="0" w:color="auto"/>
            <w:left w:val="none" w:sz="0" w:space="0" w:color="auto"/>
            <w:bottom w:val="none" w:sz="0" w:space="0" w:color="auto"/>
            <w:right w:val="none" w:sz="0" w:space="0" w:color="auto"/>
          </w:divBdr>
        </w:div>
        <w:div w:id="1998340537">
          <w:marLeft w:val="640"/>
          <w:marRight w:val="0"/>
          <w:marTop w:val="0"/>
          <w:marBottom w:val="0"/>
          <w:divBdr>
            <w:top w:val="none" w:sz="0" w:space="0" w:color="auto"/>
            <w:left w:val="none" w:sz="0" w:space="0" w:color="auto"/>
            <w:bottom w:val="none" w:sz="0" w:space="0" w:color="auto"/>
            <w:right w:val="none" w:sz="0" w:space="0" w:color="auto"/>
          </w:divBdr>
        </w:div>
        <w:div w:id="550919628">
          <w:marLeft w:val="640"/>
          <w:marRight w:val="0"/>
          <w:marTop w:val="0"/>
          <w:marBottom w:val="0"/>
          <w:divBdr>
            <w:top w:val="none" w:sz="0" w:space="0" w:color="auto"/>
            <w:left w:val="none" w:sz="0" w:space="0" w:color="auto"/>
            <w:bottom w:val="none" w:sz="0" w:space="0" w:color="auto"/>
            <w:right w:val="none" w:sz="0" w:space="0" w:color="auto"/>
          </w:divBdr>
        </w:div>
        <w:div w:id="943656930">
          <w:marLeft w:val="640"/>
          <w:marRight w:val="0"/>
          <w:marTop w:val="0"/>
          <w:marBottom w:val="0"/>
          <w:divBdr>
            <w:top w:val="none" w:sz="0" w:space="0" w:color="auto"/>
            <w:left w:val="none" w:sz="0" w:space="0" w:color="auto"/>
            <w:bottom w:val="none" w:sz="0" w:space="0" w:color="auto"/>
            <w:right w:val="none" w:sz="0" w:space="0" w:color="auto"/>
          </w:divBdr>
        </w:div>
        <w:div w:id="411976128">
          <w:marLeft w:val="640"/>
          <w:marRight w:val="0"/>
          <w:marTop w:val="0"/>
          <w:marBottom w:val="0"/>
          <w:divBdr>
            <w:top w:val="none" w:sz="0" w:space="0" w:color="auto"/>
            <w:left w:val="none" w:sz="0" w:space="0" w:color="auto"/>
            <w:bottom w:val="none" w:sz="0" w:space="0" w:color="auto"/>
            <w:right w:val="none" w:sz="0" w:space="0" w:color="auto"/>
          </w:divBdr>
        </w:div>
        <w:div w:id="1192450908">
          <w:marLeft w:val="640"/>
          <w:marRight w:val="0"/>
          <w:marTop w:val="0"/>
          <w:marBottom w:val="0"/>
          <w:divBdr>
            <w:top w:val="none" w:sz="0" w:space="0" w:color="auto"/>
            <w:left w:val="none" w:sz="0" w:space="0" w:color="auto"/>
            <w:bottom w:val="none" w:sz="0" w:space="0" w:color="auto"/>
            <w:right w:val="none" w:sz="0" w:space="0" w:color="auto"/>
          </w:divBdr>
        </w:div>
        <w:div w:id="588930937">
          <w:marLeft w:val="640"/>
          <w:marRight w:val="0"/>
          <w:marTop w:val="0"/>
          <w:marBottom w:val="0"/>
          <w:divBdr>
            <w:top w:val="none" w:sz="0" w:space="0" w:color="auto"/>
            <w:left w:val="none" w:sz="0" w:space="0" w:color="auto"/>
            <w:bottom w:val="none" w:sz="0" w:space="0" w:color="auto"/>
            <w:right w:val="none" w:sz="0" w:space="0" w:color="auto"/>
          </w:divBdr>
        </w:div>
        <w:div w:id="1801994177">
          <w:marLeft w:val="640"/>
          <w:marRight w:val="0"/>
          <w:marTop w:val="0"/>
          <w:marBottom w:val="0"/>
          <w:divBdr>
            <w:top w:val="none" w:sz="0" w:space="0" w:color="auto"/>
            <w:left w:val="none" w:sz="0" w:space="0" w:color="auto"/>
            <w:bottom w:val="none" w:sz="0" w:space="0" w:color="auto"/>
            <w:right w:val="none" w:sz="0" w:space="0" w:color="auto"/>
          </w:divBdr>
        </w:div>
        <w:div w:id="470635781">
          <w:marLeft w:val="640"/>
          <w:marRight w:val="0"/>
          <w:marTop w:val="0"/>
          <w:marBottom w:val="0"/>
          <w:divBdr>
            <w:top w:val="none" w:sz="0" w:space="0" w:color="auto"/>
            <w:left w:val="none" w:sz="0" w:space="0" w:color="auto"/>
            <w:bottom w:val="none" w:sz="0" w:space="0" w:color="auto"/>
            <w:right w:val="none" w:sz="0" w:space="0" w:color="auto"/>
          </w:divBdr>
        </w:div>
        <w:div w:id="2127188265">
          <w:marLeft w:val="640"/>
          <w:marRight w:val="0"/>
          <w:marTop w:val="0"/>
          <w:marBottom w:val="0"/>
          <w:divBdr>
            <w:top w:val="none" w:sz="0" w:space="0" w:color="auto"/>
            <w:left w:val="none" w:sz="0" w:space="0" w:color="auto"/>
            <w:bottom w:val="none" w:sz="0" w:space="0" w:color="auto"/>
            <w:right w:val="none" w:sz="0" w:space="0" w:color="auto"/>
          </w:divBdr>
        </w:div>
      </w:divsChild>
    </w:div>
    <w:div w:id="651762956">
      <w:bodyDiv w:val="1"/>
      <w:marLeft w:val="0"/>
      <w:marRight w:val="0"/>
      <w:marTop w:val="0"/>
      <w:marBottom w:val="0"/>
      <w:divBdr>
        <w:top w:val="none" w:sz="0" w:space="0" w:color="auto"/>
        <w:left w:val="none" w:sz="0" w:space="0" w:color="auto"/>
        <w:bottom w:val="none" w:sz="0" w:space="0" w:color="auto"/>
        <w:right w:val="none" w:sz="0" w:space="0" w:color="auto"/>
      </w:divBdr>
      <w:divsChild>
        <w:div w:id="2106150912">
          <w:marLeft w:val="640"/>
          <w:marRight w:val="0"/>
          <w:marTop w:val="0"/>
          <w:marBottom w:val="0"/>
          <w:divBdr>
            <w:top w:val="none" w:sz="0" w:space="0" w:color="auto"/>
            <w:left w:val="none" w:sz="0" w:space="0" w:color="auto"/>
            <w:bottom w:val="none" w:sz="0" w:space="0" w:color="auto"/>
            <w:right w:val="none" w:sz="0" w:space="0" w:color="auto"/>
          </w:divBdr>
        </w:div>
        <w:div w:id="1175462104">
          <w:marLeft w:val="640"/>
          <w:marRight w:val="0"/>
          <w:marTop w:val="0"/>
          <w:marBottom w:val="0"/>
          <w:divBdr>
            <w:top w:val="none" w:sz="0" w:space="0" w:color="auto"/>
            <w:left w:val="none" w:sz="0" w:space="0" w:color="auto"/>
            <w:bottom w:val="none" w:sz="0" w:space="0" w:color="auto"/>
            <w:right w:val="none" w:sz="0" w:space="0" w:color="auto"/>
          </w:divBdr>
        </w:div>
        <w:div w:id="307517679">
          <w:marLeft w:val="640"/>
          <w:marRight w:val="0"/>
          <w:marTop w:val="0"/>
          <w:marBottom w:val="0"/>
          <w:divBdr>
            <w:top w:val="none" w:sz="0" w:space="0" w:color="auto"/>
            <w:left w:val="none" w:sz="0" w:space="0" w:color="auto"/>
            <w:bottom w:val="none" w:sz="0" w:space="0" w:color="auto"/>
            <w:right w:val="none" w:sz="0" w:space="0" w:color="auto"/>
          </w:divBdr>
        </w:div>
        <w:div w:id="890189040">
          <w:marLeft w:val="640"/>
          <w:marRight w:val="0"/>
          <w:marTop w:val="0"/>
          <w:marBottom w:val="0"/>
          <w:divBdr>
            <w:top w:val="none" w:sz="0" w:space="0" w:color="auto"/>
            <w:left w:val="none" w:sz="0" w:space="0" w:color="auto"/>
            <w:bottom w:val="none" w:sz="0" w:space="0" w:color="auto"/>
            <w:right w:val="none" w:sz="0" w:space="0" w:color="auto"/>
          </w:divBdr>
        </w:div>
        <w:div w:id="27265416">
          <w:marLeft w:val="640"/>
          <w:marRight w:val="0"/>
          <w:marTop w:val="0"/>
          <w:marBottom w:val="0"/>
          <w:divBdr>
            <w:top w:val="none" w:sz="0" w:space="0" w:color="auto"/>
            <w:left w:val="none" w:sz="0" w:space="0" w:color="auto"/>
            <w:bottom w:val="none" w:sz="0" w:space="0" w:color="auto"/>
            <w:right w:val="none" w:sz="0" w:space="0" w:color="auto"/>
          </w:divBdr>
        </w:div>
        <w:div w:id="1691105160">
          <w:marLeft w:val="640"/>
          <w:marRight w:val="0"/>
          <w:marTop w:val="0"/>
          <w:marBottom w:val="0"/>
          <w:divBdr>
            <w:top w:val="none" w:sz="0" w:space="0" w:color="auto"/>
            <w:left w:val="none" w:sz="0" w:space="0" w:color="auto"/>
            <w:bottom w:val="none" w:sz="0" w:space="0" w:color="auto"/>
            <w:right w:val="none" w:sz="0" w:space="0" w:color="auto"/>
          </w:divBdr>
        </w:div>
        <w:div w:id="1658848668">
          <w:marLeft w:val="640"/>
          <w:marRight w:val="0"/>
          <w:marTop w:val="0"/>
          <w:marBottom w:val="0"/>
          <w:divBdr>
            <w:top w:val="none" w:sz="0" w:space="0" w:color="auto"/>
            <w:left w:val="none" w:sz="0" w:space="0" w:color="auto"/>
            <w:bottom w:val="none" w:sz="0" w:space="0" w:color="auto"/>
            <w:right w:val="none" w:sz="0" w:space="0" w:color="auto"/>
          </w:divBdr>
        </w:div>
        <w:div w:id="1797018386">
          <w:marLeft w:val="640"/>
          <w:marRight w:val="0"/>
          <w:marTop w:val="0"/>
          <w:marBottom w:val="0"/>
          <w:divBdr>
            <w:top w:val="none" w:sz="0" w:space="0" w:color="auto"/>
            <w:left w:val="none" w:sz="0" w:space="0" w:color="auto"/>
            <w:bottom w:val="none" w:sz="0" w:space="0" w:color="auto"/>
            <w:right w:val="none" w:sz="0" w:space="0" w:color="auto"/>
          </w:divBdr>
        </w:div>
        <w:div w:id="1007368482">
          <w:marLeft w:val="640"/>
          <w:marRight w:val="0"/>
          <w:marTop w:val="0"/>
          <w:marBottom w:val="0"/>
          <w:divBdr>
            <w:top w:val="none" w:sz="0" w:space="0" w:color="auto"/>
            <w:left w:val="none" w:sz="0" w:space="0" w:color="auto"/>
            <w:bottom w:val="none" w:sz="0" w:space="0" w:color="auto"/>
            <w:right w:val="none" w:sz="0" w:space="0" w:color="auto"/>
          </w:divBdr>
        </w:div>
        <w:div w:id="29189805">
          <w:marLeft w:val="640"/>
          <w:marRight w:val="0"/>
          <w:marTop w:val="0"/>
          <w:marBottom w:val="0"/>
          <w:divBdr>
            <w:top w:val="none" w:sz="0" w:space="0" w:color="auto"/>
            <w:left w:val="none" w:sz="0" w:space="0" w:color="auto"/>
            <w:bottom w:val="none" w:sz="0" w:space="0" w:color="auto"/>
            <w:right w:val="none" w:sz="0" w:space="0" w:color="auto"/>
          </w:divBdr>
        </w:div>
        <w:div w:id="480855630">
          <w:marLeft w:val="640"/>
          <w:marRight w:val="0"/>
          <w:marTop w:val="0"/>
          <w:marBottom w:val="0"/>
          <w:divBdr>
            <w:top w:val="none" w:sz="0" w:space="0" w:color="auto"/>
            <w:left w:val="none" w:sz="0" w:space="0" w:color="auto"/>
            <w:bottom w:val="none" w:sz="0" w:space="0" w:color="auto"/>
            <w:right w:val="none" w:sz="0" w:space="0" w:color="auto"/>
          </w:divBdr>
        </w:div>
        <w:div w:id="1076052584">
          <w:marLeft w:val="640"/>
          <w:marRight w:val="0"/>
          <w:marTop w:val="0"/>
          <w:marBottom w:val="0"/>
          <w:divBdr>
            <w:top w:val="none" w:sz="0" w:space="0" w:color="auto"/>
            <w:left w:val="none" w:sz="0" w:space="0" w:color="auto"/>
            <w:bottom w:val="none" w:sz="0" w:space="0" w:color="auto"/>
            <w:right w:val="none" w:sz="0" w:space="0" w:color="auto"/>
          </w:divBdr>
        </w:div>
        <w:div w:id="1717507860">
          <w:marLeft w:val="640"/>
          <w:marRight w:val="0"/>
          <w:marTop w:val="0"/>
          <w:marBottom w:val="0"/>
          <w:divBdr>
            <w:top w:val="none" w:sz="0" w:space="0" w:color="auto"/>
            <w:left w:val="none" w:sz="0" w:space="0" w:color="auto"/>
            <w:bottom w:val="none" w:sz="0" w:space="0" w:color="auto"/>
            <w:right w:val="none" w:sz="0" w:space="0" w:color="auto"/>
          </w:divBdr>
        </w:div>
        <w:div w:id="2130658566">
          <w:marLeft w:val="640"/>
          <w:marRight w:val="0"/>
          <w:marTop w:val="0"/>
          <w:marBottom w:val="0"/>
          <w:divBdr>
            <w:top w:val="none" w:sz="0" w:space="0" w:color="auto"/>
            <w:left w:val="none" w:sz="0" w:space="0" w:color="auto"/>
            <w:bottom w:val="none" w:sz="0" w:space="0" w:color="auto"/>
            <w:right w:val="none" w:sz="0" w:space="0" w:color="auto"/>
          </w:divBdr>
        </w:div>
        <w:div w:id="1285232768">
          <w:marLeft w:val="640"/>
          <w:marRight w:val="0"/>
          <w:marTop w:val="0"/>
          <w:marBottom w:val="0"/>
          <w:divBdr>
            <w:top w:val="none" w:sz="0" w:space="0" w:color="auto"/>
            <w:left w:val="none" w:sz="0" w:space="0" w:color="auto"/>
            <w:bottom w:val="none" w:sz="0" w:space="0" w:color="auto"/>
            <w:right w:val="none" w:sz="0" w:space="0" w:color="auto"/>
          </w:divBdr>
        </w:div>
        <w:div w:id="623846262">
          <w:marLeft w:val="640"/>
          <w:marRight w:val="0"/>
          <w:marTop w:val="0"/>
          <w:marBottom w:val="0"/>
          <w:divBdr>
            <w:top w:val="none" w:sz="0" w:space="0" w:color="auto"/>
            <w:left w:val="none" w:sz="0" w:space="0" w:color="auto"/>
            <w:bottom w:val="none" w:sz="0" w:space="0" w:color="auto"/>
            <w:right w:val="none" w:sz="0" w:space="0" w:color="auto"/>
          </w:divBdr>
        </w:div>
        <w:div w:id="1751151989">
          <w:marLeft w:val="640"/>
          <w:marRight w:val="0"/>
          <w:marTop w:val="0"/>
          <w:marBottom w:val="0"/>
          <w:divBdr>
            <w:top w:val="none" w:sz="0" w:space="0" w:color="auto"/>
            <w:left w:val="none" w:sz="0" w:space="0" w:color="auto"/>
            <w:bottom w:val="none" w:sz="0" w:space="0" w:color="auto"/>
            <w:right w:val="none" w:sz="0" w:space="0" w:color="auto"/>
          </w:divBdr>
        </w:div>
        <w:div w:id="1213612036">
          <w:marLeft w:val="640"/>
          <w:marRight w:val="0"/>
          <w:marTop w:val="0"/>
          <w:marBottom w:val="0"/>
          <w:divBdr>
            <w:top w:val="none" w:sz="0" w:space="0" w:color="auto"/>
            <w:left w:val="none" w:sz="0" w:space="0" w:color="auto"/>
            <w:bottom w:val="none" w:sz="0" w:space="0" w:color="auto"/>
            <w:right w:val="none" w:sz="0" w:space="0" w:color="auto"/>
          </w:divBdr>
        </w:div>
        <w:div w:id="135416943">
          <w:marLeft w:val="640"/>
          <w:marRight w:val="0"/>
          <w:marTop w:val="0"/>
          <w:marBottom w:val="0"/>
          <w:divBdr>
            <w:top w:val="none" w:sz="0" w:space="0" w:color="auto"/>
            <w:left w:val="none" w:sz="0" w:space="0" w:color="auto"/>
            <w:bottom w:val="none" w:sz="0" w:space="0" w:color="auto"/>
            <w:right w:val="none" w:sz="0" w:space="0" w:color="auto"/>
          </w:divBdr>
        </w:div>
        <w:div w:id="1660309136">
          <w:marLeft w:val="640"/>
          <w:marRight w:val="0"/>
          <w:marTop w:val="0"/>
          <w:marBottom w:val="0"/>
          <w:divBdr>
            <w:top w:val="none" w:sz="0" w:space="0" w:color="auto"/>
            <w:left w:val="none" w:sz="0" w:space="0" w:color="auto"/>
            <w:bottom w:val="none" w:sz="0" w:space="0" w:color="auto"/>
            <w:right w:val="none" w:sz="0" w:space="0" w:color="auto"/>
          </w:divBdr>
        </w:div>
        <w:div w:id="761341191">
          <w:marLeft w:val="640"/>
          <w:marRight w:val="0"/>
          <w:marTop w:val="0"/>
          <w:marBottom w:val="0"/>
          <w:divBdr>
            <w:top w:val="none" w:sz="0" w:space="0" w:color="auto"/>
            <w:left w:val="none" w:sz="0" w:space="0" w:color="auto"/>
            <w:bottom w:val="none" w:sz="0" w:space="0" w:color="auto"/>
            <w:right w:val="none" w:sz="0" w:space="0" w:color="auto"/>
          </w:divBdr>
        </w:div>
      </w:divsChild>
    </w:div>
    <w:div w:id="656693257">
      <w:bodyDiv w:val="1"/>
      <w:marLeft w:val="0"/>
      <w:marRight w:val="0"/>
      <w:marTop w:val="0"/>
      <w:marBottom w:val="0"/>
      <w:divBdr>
        <w:top w:val="none" w:sz="0" w:space="0" w:color="auto"/>
        <w:left w:val="none" w:sz="0" w:space="0" w:color="auto"/>
        <w:bottom w:val="none" w:sz="0" w:space="0" w:color="auto"/>
        <w:right w:val="none" w:sz="0" w:space="0" w:color="auto"/>
      </w:divBdr>
    </w:div>
    <w:div w:id="668948918">
      <w:bodyDiv w:val="1"/>
      <w:marLeft w:val="0"/>
      <w:marRight w:val="0"/>
      <w:marTop w:val="0"/>
      <w:marBottom w:val="0"/>
      <w:divBdr>
        <w:top w:val="none" w:sz="0" w:space="0" w:color="auto"/>
        <w:left w:val="none" w:sz="0" w:space="0" w:color="auto"/>
        <w:bottom w:val="none" w:sz="0" w:space="0" w:color="auto"/>
        <w:right w:val="none" w:sz="0" w:space="0" w:color="auto"/>
      </w:divBdr>
    </w:div>
    <w:div w:id="677198999">
      <w:bodyDiv w:val="1"/>
      <w:marLeft w:val="0"/>
      <w:marRight w:val="0"/>
      <w:marTop w:val="0"/>
      <w:marBottom w:val="0"/>
      <w:divBdr>
        <w:top w:val="none" w:sz="0" w:space="0" w:color="auto"/>
        <w:left w:val="none" w:sz="0" w:space="0" w:color="auto"/>
        <w:bottom w:val="none" w:sz="0" w:space="0" w:color="auto"/>
        <w:right w:val="none" w:sz="0" w:space="0" w:color="auto"/>
      </w:divBdr>
    </w:div>
    <w:div w:id="705176611">
      <w:bodyDiv w:val="1"/>
      <w:marLeft w:val="0"/>
      <w:marRight w:val="0"/>
      <w:marTop w:val="0"/>
      <w:marBottom w:val="0"/>
      <w:divBdr>
        <w:top w:val="none" w:sz="0" w:space="0" w:color="auto"/>
        <w:left w:val="none" w:sz="0" w:space="0" w:color="auto"/>
        <w:bottom w:val="none" w:sz="0" w:space="0" w:color="auto"/>
        <w:right w:val="none" w:sz="0" w:space="0" w:color="auto"/>
      </w:divBdr>
    </w:div>
    <w:div w:id="709916193">
      <w:bodyDiv w:val="1"/>
      <w:marLeft w:val="0"/>
      <w:marRight w:val="0"/>
      <w:marTop w:val="0"/>
      <w:marBottom w:val="0"/>
      <w:divBdr>
        <w:top w:val="none" w:sz="0" w:space="0" w:color="auto"/>
        <w:left w:val="none" w:sz="0" w:space="0" w:color="auto"/>
        <w:bottom w:val="none" w:sz="0" w:space="0" w:color="auto"/>
        <w:right w:val="none" w:sz="0" w:space="0" w:color="auto"/>
      </w:divBdr>
      <w:divsChild>
        <w:div w:id="1513033633">
          <w:marLeft w:val="640"/>
          <w:marRight w:val="0"/>
          <w:marTop w:val="0"/>
          <w:marBottom w:val="0"/>
          <w:divBdr>
            <w:top w:val="none" w:sz="0" w:space="0" w:color="auto"/>
            <w:left w:val="none" w:sz="0" w:space="0" w:color="auto"/>
            <w:bottom w:val="none" w:sz="0" w:space="0" w:color="auto"/>
            <w:right w:val="none" w:sz="0" w:space="0" w:color="auto"/>
          </w:divBdr>
        </w:div>
        <w:div w:id="274092975">
          <w:marLeft w:val="640"/>
          <w:marRight w:val="0"/>
          <w:marTop w:val="0"/>
          <w:marBottom w:val="0"/>
          <w:divBdr>
            <w:top w:val="none" w:sz="0" w:space="0" w:color="auto"/>
            <w:left w:val="none" w:sz="0" w:space="0" w:color="auto"/>
            <w:bottom w:val="none" w:sz="0" w:space="0" w:color="auto"/>
            <w:right w:val="none" w:sz="0" w:space="0" w:color="auto"/>
          </w:divBdr>
        </w:div>
        <w:div w:id="1612131173">
          <w:marLeft w:val="640"/>
          <w:marRight w:val="0"/>
          <w:marTop w:val="0"/>
          <w:marBottom w:val="0"/>
          <w:divBdr>
            <w:top w:val="none" w:sz="0" w:space="0" w:color="auto"/>
            <w:left w:val="none" w:sz="0" w:space="0" w:color="auto"/>
            <w:bottom w:val="none" w:sz="0" w:space="0" w:color="auto"/>
            <w:right w:val="none" w:sz="0" w:space="0" w:color="auto"/>
          </w:divBdr>
        </w:div>
        <w:div w:id="1843086151">
          <w:marLeft w:val="640"/>
          <w:marRight w:val="0"/>
          <w:marTop w:val="0"/>
          <w:marBottom w:val="0"/>
          <w:divBdr>
            <w:top w:val="none" w:sz="0" w:space="0" w:color="auto"/>
            <w:left w:val="none" w:sz="0" w:space="0" w:color="auto"/>
            <w:bottom w:val="none" w:sz="0" w:space="0" w:color="auto"/>
            <w:right w:val="none" w:sz="0" w:space="0" w:color="auto"/>
          </w:divBdr>
        </w:div>
        <w:div w:id="100683720">
          <w:marLeft w:val="640"/>
          <w:marRight w:val="0"/>
          <w:marTop w:val="0"/>
          <w:marBottom w:val="0"/>
          <w:divBdr>
            <w:top w:val="none" w:sz="0" w:space="0" w:color="auto"/>
            <w:left w:val="none" w:sz="0" w:space="0" w:color="auto"/>
            <w:bottom w:val="none" w:sz="0" w:space="0" w:color="auto"/>
            <w:right w:val="none" w:sz="0" w:space="0" w:color="auto"/>
          </w:divBdr>
        </w:div>
        <w:div w:id="484786609">
          <w:marLeft w:val="640"/>
          <w:marRight w:val="0"/>
          <w:marTop w:val="0"/>
          <w:marBottom w:val="0"/>
          <w:divBdr>
            <w:top w:val="none" w:sz="0" w:space="0" w:color="auto"/>
            <w:left w:val="none" w:sz="0" w:space="0" w:color="auto"/>
            <w:bottom w:val="none" w:sz="0" w:space="0" w:color="auto"/>
            <w:right w:val="none" w:sz="0" w:space="0" w:color="auto"/>
          </w:divBdr>
        </w:div>
        <w:div w:id="2082678241">
          <w:marLeft w:val="640"/>
          <w:marRight w:val="0"/>
          <w:marTop w:val="0"/>
          <w:marBottom w:val="0"/>
          <w:divBdr>
            <w:top w:val="none" w:sz="0" w:space="0" w:color="auto"/>
            <w:left w:val="none" w:sz="0" w:space="0" w:color="auto"/>
            <w:bottom w:val="none" w:sz="0" w:space="0" w:color="auto"/>
            <w:right w:val="none" w:sz="0" w:space="0" w:color="auto"/>
          </w:divBdr>
        </w:div>
        <w:div w:id="158279603">
          <w:marLeft w:val="640"/>
          <w:marRight w:val="0"/>
          <w:marTop w:val="0"/>
          <w:marBottom w:val="0"/>
          <w:divBdr>
            <w:top w:val="none" w:sz="0" w:space="0" w:color="auto"/>
            <w:left w:val="none" w:sz="0" w:space="0" w:color="auto"/>
            <w:bottom w:val="none" w:sz="0" w:space="0" w:color="auto"/>
            <w:right w:val="none" w:sz="0" w:space="0" w:color="auto"/>
          </w:divBdr>
        </w:div>
        <w:div w:id="1566839296">
          <w:marLeft w:val="640"/>
          <w:marRight w:val="0"/>
          <w:marTop w:val="0"/>
          <w:marBottom w:val="0"/>
          <w:divBdr>
            <w:top w:val="none" w:sz="0" w:space="0" w:color="auto"/>
            <w:left w:val="none" w:sz="0" w:space="0" w:color="auto"/>
            <w:bottom w:val="none" w:sz="0" w:space="0" w:color="auto"/>
            <w:right w:val="none" w:sz="0" w:space="0" w:color="auto"/>
          </w:divBdr>
        </w:div>
        <w:div w:id="539830408">
          <w:marLeft w:val="640"/>
          <w:marRight w:val="0"/>
          <w:marTop w:val="0"/>
          <w:marBottom w:val="0"/>
          <w:divBdr>
            <w:top w:val="none" w:sz="0" w:space="0" w:color="auto"/>
            <w:left w:val="none" w:sz="0" w:space="0" w:color="auto"/>
            <w:bottom w:val="none" w:sz="0" w:space="0" w:color="auto"/>
            <w:right w:val="none" w:sz="0" w:space="0" w:color="auto"/>
          </w:divBdr>
        </w:div>
        <w:div w:id="775297582">
          <w:marLeft w:val="640"/>
          <w:marRight w:val="0"/>
          <w:marTop w:val="0"/>
          <w:marBottom w:val="0"/>
          <w:divBdr>
            <w:top w:val="none" w:sz="0" w:space="0" w:color="auto"/>
            <w:left w:val="none" w:sz="0" w:space="0" w:color="auto"/>
            <w:bottom w:val="none" w:sz="0" w:space="0" w:color="auto"/>
            <w:right w:val="none" w:sz="0" w:space="0" w:color="auto"/>
          </w:divBdr>
        </w:div>
        <w:div w:id="990914232">
          <w:marLeft w:val="640"/>
          <w:marRight w:val="0"/>
          <w:marTop w:val="0"/>
          <w:marBottom w:val="0"/>
          <w:divBdr>
            <w:top w:val="none" w:sz="0" w:space="0" w:color="auto"/>
            <w:left w:val="none" w:sz="0" w:space="0" w:color="auto"/>
            <w:bottom w:val="none" w:sz="0" w:space="0" w:color="auto"/>
            <w:right w:val="none" w:sz="0" w:space="0" w:color="auto"/>
          </w:divBdr>
        </w:div>
        <w:div w:id="1225414300">
          <w:marLeft w:val="640"/>
          <w:marRight w:val="0"/>
          <w:marTop w:val="0"/>
          <w:marBottom w:val="0"/>
          <w:divBdr>
            <w:top w:val="none" w:sz="0" w:space="0" w:color="auto"/>
            <w:left w:val="none" w:sz="0" w:space="0" w:color="auto"/>
            <w:bottom w:val="none" w:sz="0" w:space="0" w:color="auto"/>
            <w:right w:val="none" w:sz="0" w:space="0" w:color="auto"/>
          </w:divBdr>
        </w:div>
        <w:div w:id="2023122861">
          <w:marLeft w:val="640"/>
          <w:marRight w:val="0"/>
          <w:marTop w:val="0"/>
          <w:marBottom w:val="0"/>
          <w:divBdr>
            <w:top w:val="none" w:sz="0" w:space="0" w:color="auto"/>
            <w:left w:val="none" w:sz="0" w:space="0" w:color="auto"/>
            <w:bottom w:val="none" w:sz="0" w:space="0" w:color="auto"/>
            <w:right w:val="none" w:sz="0" w:space="0" w:color="auto"/>
          </w:divBdr>
        </w:div>
        <w:div w:id="52584799">
          <w:marLeft w:val="640"/>
          <w:marRight w:val="0"/>
          <w:marTop w:val="0"/>
          <w:marBottom w:val="0"/>
          <w:divBdr>
            <w:top w:val="none" w:sz="0" w:space="0" w:color="auto"/>
            <w:left w:val="none" w:sz="0" w:space="0" w:color="auto"/>
            <w:bottom w:val="none" w:sz="0" w:space="0" w:color="auto"/>
            <w:right w:val="none" w:sz="0" w:space="0" w:color="auto"/>
          </w:divBdr>
        </w:div>
        <w:div w:id="2145156495">
          <w:marLeft w:val="640"/>
          <w:marRight w:val="0"/>
          <w:marTop w:val="0"/>
          <w:marBottom w:val="0"/>
          <w:divBdr>
            <w:top w:val="none" w:sz="0" w:space="0" w:color="auto"/>
            <w:left w:val="none" w:sz="0" w:space="0" w:color="auto"/>
            <w:bottom w:val="none" w:sz="0" w:space="0" w:color="auto"/>
            <w:right w:val="none" w:sz="0" w:space="0" w:color="auto"/>
          </w:divBdr>
        </w:div>
        <w:div w:id="1401758010">
          <w:marLeft w:val="640"/>
          <w:marRight w:val="0"/>
          <w:marTop w:val="0"/>
          <w:marBottom w:val="0"/>
          <w:divBdr>
            <w:top w:val="none" w:sz="0" w:space="0" w:color="auto"/>
            <w:left w:val="none" w:sz="0" w:space="0" w:color="auto"/>
            <w:bottom w:val="none" w:sz="0" w:space="0" w:color="auto"/>
            <w:right w:val="none" w:sz="0" w:space="0" w:color="auto"/>
          </w:divBdr>
        </w:div>
        <w:div w:id="714234481">
          <w:marLeft w:val="640"/>
          <w:marRight w:val="0"/>
          <w:marTop w:val="0"/>
          <w:marBottom w:val="0"/>
          <w:divBdr>
            <w:top w:val="none" w:sz="0" w:space="0" w:color="auto"/>
            <w:left w:val="none" w:sz="0" w:space="0" w:color="auto"/>
            <w:bottom w:val="none" w:sz="0" w:space="0" w:color="auto"/>
            <w:right w:val="none" w:sz="0" w:space="0" w:color="auto"/>
          </w:divBdr>
        </w:div>
        <w:div w:id="308024493">
          <w:marLeft w:val="640"/>
          <w:marRight w:val="0"/>
          <w:marTop w:val="0"/>
          <w:marBottom w:val="0"/>
          <w:divBdr>
            <w:top w:val="none" w:sz="0" w:space="0" w:color="auto"/>
            <w:left w:val="none" w:sz="0" w:space="0" w:color="auto"/>
            <w:bottom w:val="none" w:sz="0" w:space="0" w:color="auto"/>
            <w:right w:val="none" w:sz="0" w:space="0" w:color="auto"/>
          </w:divBdr>
        </w:div>
        <w:div w:id="1732733752">
          <w:marLeft w:val="640"/>
          <w:marRight w:val="0"/>
          <w:marTop w:val="0"/>
          <w:marBottom w:val="0"/>
          <w:divBdr>
            <w:top w:val="none" w:sz="0" w:space="0" w:color="auto"/>
            <w:left w:val="none" w:sz="0" w:space="0" w:color="auto"/>
            <w:bottom w:val="none" w:sz="0" w:space="0" w:color="auto"/>
            <w:right w:val="none" w:sz="0" w:space="0" w:color="auto"/>
          </w:divBdr>
        </w:div>
        <w:div w:id="1137649100">
          <w:marLeft w:val="640"/>
          <w:marRight w:val="0"/>
          <w:marTop w:val="0"/>
          <w:marBottom w:val="0"/>
          <w:divBdr>
            <w:top w:val="none" w:sz="0" w:space="0" w:color="auto"/>
            <w:left w:val="none" w:sz="0" w:space="0" w:color="auto"/>
            <w:bottom w:val="none" w:sz="0" w:space="0" w:color="auto"/>
            <w:right w:val="none" w:sz="0" w:space="0" w:color="auto"/>
          </w:divBdr>
        </w:div>
        <w:div w:id="1485701129">
          <w:marLeft w:val="640"/>
          <w:marRight w:val="0"/>
          <w:marTop w:val="0"/>
          <w:marBottom w:val="0"/>
          <w:divBdr>
            <w:top w:val="none" w:sz="0" w:space="0" w:color="auto"/>
            <w:left w:val="none" w:sz="0" w:space="0" w:color="auto"/>
            <w:bottom w:val="none" w:sz="0" w:space="0" w:color="auto"/>
            <w:right w:val="none" w:sz="0" w:space="0" w:color="auto"/>
          </w:divBdr>
        </w:div>
        <w:div w:id="1983383267">
          <w:marLeft w:val="640"/>
          <w:marRight w:val="0"/>
          <w:marTop w:val="0"/>
          <w:marBottom w:val="0"/>
          <w:divBdr>
            <w:top w:val="none" w:sz="0" w:space="0" w:color="auto"/>
            <w:left w:val="none" w:sz="0" w:space="0" w:color="auto"/>
            <w:bottom w:val="none" w:sz="0" w:space="0" w:color="auto"/>
            <w:right w:val="none" w:sz="0" w:space="0" w:color="auto"/>
          </w:divBdr>
        </w:div>
        <w:div w:id="520781264">
          <w:marLeft w:val="640"/>
          <w:marRight w:val="0"/>
          <w:marTop w:val="0"/>
          <w:marBottom w:val="0"/>
          <w:divBdr>
            <w:top w:val="none" w:sz="0" w:space="0" w:color="auto"/>
            <w:left w:val="none" w:sz="0" w:space="0" w:color="auto"/>
            <w:bottom w:val="none" w:sz="0" w:space="0" w:color="auto"/>
            <w:right w:val="none" w:sz="0" w:space="0" w:color="auto"/>
          </w:divBdr>
        </w:div>
        <w:div w:id="1265726455">
          <w:marLeft w:val="640"/>
          <w:marRight w:val="0"/>
          <w:marTop w:val="0"/>
          <w:marBottom w:val="0"/>
          <w:divBdr>
            <w:top w:val="none" w:sz="0" w:space="0" w:color="auto"/>
            <w:left w:val="none" w:sz="0" w:space="0" w:color="auto"/>
            <w:bottom w:val="none" w:sz="0" w:space="0" w:color="auto"/>
            <w:right w:val="none" w:sz="0" w:space="0" w:color="auto"/>
          </w:divBdr>
        </w:div>
        <w:div w:id="470484802">
          <w:marLeft w:val="640"/>
          <w:marRight w:val="0"/>
          <w:marTop w:val="0"/>
          <w:marBottom w:val="0"/>
          <w:divBdr>
            <w:top w:val="none" w:sz="0" w:space="0" w:color="auto"/>
            <w:left w:val="none" w:sz="0" w:space="0" w:color="auto"/>
            <w:bottom w:val="none" w:sz="0" w:space="0" w:color="auto"/>
            <w:right w:val="none" w:sz="0" w:space="0" w:color="auto"/>
          </w:divBdr>
        </w:div>
        <w:div w:id="1744910179">
          <w:marLeft w:val="640"/>
          <w:marRight w:val="0"/>
          <w:marTop w:val="0"/>
          <w:marBottom w:val="0"/>
          <w:divBdr>
            <w:top w:val="none" w:sz="0" w:space="0" w:color="auto"/>
            <w:left w:val="none" w:sz="0" w:space="0" w:color="auto"/>
            <w:bottom w:val="none" w:sz="0" w:space="0" w:color="auto"/>
            <w:right w:val="none" w:sz="0" w:space="0" w:color="auto"/>
          </w:divBdr>
        </w:div>
      </w:divsChild>
    </w:div>
    <w:div w:id="737362593">
      <w:bodyDiv w:val="1"/>
      <w:marLeft w:val="0"/>
      <w:marRight w:val="0"/>
      <w:marTop w:val="0"/>
      <w:marBottom w:val="0"/>
      <w:divBdr>
        <w:top w:val="none" w:sz="0" w:space="0" w:color="auto"/>
        <w:left w:val="none" w:sz="0" w:space="0" w:color="auto"/>
        <w:bottom w:val="none" w:sz="0" w:space="0" w:color="auto"/>
        <w:right w:val="none" w:sz="0" w:space="0" w:color="auto"/>
      </w:divBdr>
      <w:divsChild>
        <w:div w:id="1718703252">
          <w:marLeft w:val="640"/>
          <w:marRight w:val="0"/>
          <w:marTop w:val="0"/>
          <w:marBottom w:val="0"/>
          <w:divBdr>
            <w:top w:val="none" w:sz="0" w:space="0" w:color="auto"/>
            <w:left w:val="none" w:sz="0" w:space="0" w:color="auto"/>
            <w:bottom w:val="none" w:sz="0" w:space="0" w:color="auto"/>
            <w:right w:val="none" w:sz="0" w:space="0" w:color="auto"/>
          </w:divBdr>
        </w:div>
        <w:div w:id="1795832239">
          <w:marLeft w:val="640"/>
          <w:marRight w:val="0"/>
          <w:marTop w:val="0"/>
          <w:marBottom w:val="0"/>
          <w:divBdr>
            <w:top w:val="none" w:sz="0" w:space="0" w:color="auto"/>
            <w:left w:val="none" w:sz="0" w:space="0" w:color="auto"/>
            <w:bottom w:val="none" w:sz="0" w:space="0" w:color="auto"/>
            <w:right w:val="none" w:sz="0" w:space="0" w:color="auto"/>
          </w:divBdr>
        </w:div>
        <w:div w:id="1937444968">
          <w:marLeft w:val="640"/>
          <w:marRight w:val="0"/>
          <w:marTop w:val="0"/>
          <w:marBottom w:val="0"/>
          <w:divBdr>
            <w:top w:val="none" w:sz="0" w:space="0" w:color="auto"/>
            <w:left w:val="none" w:sz="0" w:space="0" w:color="auto"/>
            <w:bottom w:val="none" w:sz="0" w:space="0" w:color="auto"/>
            <w:right w:val="none" w:sz="0" w:space="0" w:color="auto"/>
          </w:divBdr>
        </w:div>
        <w:div w:id="554395858">
          <w:marLeft w:val="640"/>
          <w:marRight w:val="0"/>
          <w:marTop w:val="0"/>
          <w:marBottom w:val="0"/>
          <w:divBdr>
            <w:top w:val="none" w:sz="0" w:space="0" w:color="auto"/>
            <w:left w:val="none" w:sz="0" w:space="0" w:color="auto"/>
            <w:bottom w:val="none" w:sz="0" w:space="0" w:color="auto"/>
            <w:right w:val="none" w:sz="0" w:space="0" w:color="auto"/>
          </w:divBdr>
        </w:div>
        <w:div w:id="39864020">
          <w:marLeft w:val="640"/>
          <w:marRight w:val="0"/>
          <w:marTop w:val="0"/>
          <w:marBottom w:val="0"/>
          <w:divBdr>
            <w:top w:val="none" w:sz="0" w:space="0" w:color="auto"/>
            <w:left w:val="none" w:sz="0" w:space="0" w:color="auto"/>
            <w:bottom w:val="none" w:sz="0" w:space="0" w:color="auto"/>
            <w:right w:val="none" w:sz="0" w:space="0" w:color="auto"/>
          </w:divBdr>
        </w:div>
        <w:div w:id="971711788">
          <w:marLeft w:val="640"/>
          <w:marRight w:val="0"/>
          <w:marTop w:val="0"/>
          <w:marBottom w:val="0"/>
          <w:divBdr>
            <w:top w:val="none" w:sz="0" w:space="0" w:color="auto"/>
            <w:left w:val="none" w:sz="0" w:space="0" w:color="auto"/>
            <w:bottom w:val="none" w:sz="0" w:space="0" w:color="auto"/>
            <w:right w:val="none" w:sz="0" w:space="0" w:color="auto"/>
          </w:divBdr>
        </w:div>
        <w:div w:id="1521972078">
          <w:marLeft w:val="640"/>
          <w:marRight w:val="0"/>
          <w:marTop w:val="0"/>
          <w:marBottom w:val="0"/>
          <w:divBdr>
            <w:top w:val="none" w:sz="0" w:space="0" w:color="auto"/>
            <w:left w:val="none" w:sz="0" w:space="0" w:color="auto"/>
            <w:bottom w:val="none" w:sz="0" w:space="0" w:color="auto"/>
            <w:right w:val="none" w:sz="0" w:space="0" w:color="auto"/>
          </w:divBdr>
        </w:div>
        <w:div w:id="1146118902">
          <w:marLeft w:val="640"/>
          <w:marRight w:val="0"/>
          <w:marTop w:val="0"/>
          <w:marBottom w:val="0"/>
          <w:divBdr>
            <w:top w:val="none" w:sz="0" w:space="0" w:color="auto"/>
            <w:left w:val="none" w:sz="0" w:space="0" w:color="auto"/>
            <w:bottom w:val="none" w:sz="0" w:space="0" w:color="auto"/>
            <w:right w:val="none" w:sz="0" w:space="0" w:color="auto"/>
          </w:divBdr>
        </w:div>
        <w:div w:id="803545489">
          <w:marLeft w:val="640"/>
          <w:marRight w:val="0"/>
          <w:marTop w:val="0"/>
          <w:marBottom w:val="0"/>
          <w:divBdr>
            <w:top w:val="none" w:sz="0" w:space="0" w:color="auto"/>
            <w:left w:val="none" w:sz="0" w:space="0" w:color="auto"/>
            <w:bottom w:val="none" w:sz="0" w:space="0" w:color="auto"/>
            <w:right w:val="none" w:sz="0" w:space="0" w:color="auto"/>
          </w:divBdr>
        </w:div>
        <w:div w:id="50347534">
          <w:marLeft w:val="640"/>
          <w:marRight w:val="0"/>
          <w:marTop w:val="0"/>
          <w:marBottom w:val="0"/>
          <w:divBdr>
            <w:top w:val="none" w:sz="0" w:space="0" w:color="auto"/>
            <w:left w:val="none" w:sz="0" w:space="0" w:color="auto"/>
            <w:bottom w:val="none" w:sz="0" w:space="0" w:color="auto"/>
            <w:right w:val="none" w:sz="0" w:space="0" w:color="auto"/>
          </w:divBdr>
        </w:div>
        <w:div w:id="1829979808">
          <w:marLeft w:val="640"/>
          <w:marRight w:val="0"/>
          <w:marTop w:val="0"/>
          <w:marBottom w:val="0"/>
          <w:divBdr>
            <w:top w:val="none" w:sz="0" w:space="0" w:color="auto"/>
            <w:left w:val="none" w:sz="0" w:space="0" w:color="auto"/>
            <w:bottom w:val="none" w:sz="0" w:space="0" w:color="auto"/>
            <w:right w:val="none" w:sz="0" w:space="0" w:color="auto"/>
          </w:divBdr>
        </w:div>
        <w:div w:id="1263949022">
          <w:marLeft w:val="640"/>
          <w:marRight w:val="0"/>
          <w:marTop w:val="0"/>
          <w:marBottom w:val="0"/>
          <w:divBdr>
            <w:top w:val="none" w:sz="0" w:space="0" w:color="auto"/>
            <w:left w:val="none" w:sz="0" w:space="0" w:color="auto"/>
            <w:bottom w:val="none" w:sz="0" w:space="0" w:color="auto"/>
            <w:right w:val="none" w:sz="0" w:space="0" w:color="auto"/>
          </w:divBdr>
        </w:div>
        <w:div w:id="1948656770">
          <w:marLeft w:val="640"/>
          <w:marRight w:val="0"/>
          <w:marTop w:val="0"/>
          <w:marBottom w:val="0"/>
          <w:divBdr>
            <w:top w:val="none" w:sz="0" w:space="0" w:color="auto"/>
            <w:left w:val="none" w:sz="0" w:space="0" w:color="auto"/>
            <w:bottom w:val="none" w:sz="0" w:space="0" w:color="auto"/>
            <w:right w:val="none" w:sz="0" w:space="0" w:color="auto"/>
          </w:divBdr>
        </w:div>
        <w:div w:id="444926354">
          <w:marLeft w:val="640"/>
          <w:marRight w:val="0"/>
          <w:marTop w:val="0"/>
          <w:marBottom w:val="0"/>
          <w:divBdr>
            <w:top w:val="none" w:sz="0" w:space="0" w:color="auto"/>
            <w:left w:val="none" w:sz="0" w:space="0" w:color="auto"/>
            <w:bottom w:val="none" w:sz="0" w:space="0" w:color="auto"/>
            <w:right w:val="none" w:sz="0" w:space="0" w:color="auto"/>
          </w:divBdr>
        </w:div>
        <w:div w:id="659699847">
          <w:marLeft w:val="640"/>
          <w:marRight w:val="0"/>
          <w:marTop w:val="0"/>
          <w:marBottom w:val="0"/>
          <w:divBdr>
            <w:top w:val="none" w:sz="0" w:space="0" w:color="auto"/>
            <w:left w:val="none" w:sz="0" w:space="0" w:color="auto"/>
            <w:bottom w:val="none" w:sz="0" w:space="0" w:color="auto"/>
            <w:right w:val="none" w:sz="0" w:space="0" w:color="auto"/>
          </w:divBdr>
        </w:div>
        <w:div w:id="1682388085">
          <w:marLeft w:val="640"/>
          <w:marRight w:val="0"/>
          <w:marTop w:val="0"/>
          <w:marBottom w:val="0"/>
          <w:divBdr>
            <w:top w:val="none" w:sz="0" w:space="0" w:color="auto"/>
            <w:left w:val="none" w:sz="0" w:space="0" w:color="auto"/>
            <w:bottom w:val="none" w:sz="0" w:space="0" w:color="auto"/>
            <w:right w:val="none" w:sz="0" w:space="0" w:color="auto"/>
          </w:divBdr>
        </w:div>
        <w:div w:id="138157711">
          <w:marLeft w:val="640"/>
          <w:marRight w:val="0"/>
          <w:marTop w:val="0"/>
          <w:marBottom w:val="0"/>
          <w:divBdr>
            <w:top w:val="none" w:sz="0" w:space="0" w:color="auto"/>
            <w:left w:val="none" w:sz="0" w:space="0" w:color="auto"/>
            <w:bottom w:val="none" w:sz="0" w:space="0" w:color="auto"/>
            <w:right w:val="none" w:sz="0" w:space="0" w:color="auto"/>
          </w:divBdr>
        </w:div>
        <w:div w:id="928781212">
          <w:marLeft w:val="640"/>
          <w:marRight w:val="0"/>
          <w:marTop w:val="0"/>
          <w:marBottom w:val="0"/>
          <w:divBdr>
            <w:top w:val="none" w:sz="0" w:space="0" w:color="auto"/>
            <w:left w:val="none" w:sz="0" w:space="0" w:color="auto"/>
            <w:bottom w:val="none" w:sz="0" w:space="0" w:color="auto"/>
            <w:right w:val="none" w:sz="0" w:space="0" w:color="auto"/>
          </w:divBdr>
        </w:div>
        <w:div w:id="2037342484">
          <w:marLeft w:val="640"/>
          <w:marRight w:val="0"/>
          <w:marTop w:val="0"/>
          <w:marBottom w:val="0"/>
          <w:divBdr>
            <w:top w:val="none" w:sz="0" w:space="0" w:color="auto"/>
            <w:left w:val="none" w:sz="0" w:space="0" w:color="auto"/>
            <w:bottom w:val="none" w:sz="0" w:space="0" w:color="auto"/>
            <w:right w:val="none" w:sz="0" w:space="0" w:color="auto"/>
          </w:divBdr>
        </w:div>
        <w:div w:id="1179736398">
          <w:marLeft w:val="640"/>
          <w:marRight w:val="0"/>
          <w:marTop w:val="0"/>
          <w:marBottom w:val="0"/>
          <w:divBdr>
            <w:top w:val="none" w:sz="0" w:space="0" w:color="auto"/>
            <w:left w:val="none" w:sz="0" w:space="0" w:color="auto"/>
            <w:bottom w:val="none" w:sz="0" w:space="0" w:color="auto"/>
            <w:right w:val="none" w:sz="0" w:space="0" w:color="auto"/>
          </w:divBdr>
        </w:div>
        <w:div w:id="1032339036">
          <w:marLeft w:val="640"/>
          <w:marRight w:val="0"/>
          <w:marTop w:val="0"/>
          <w:marBottom w:val="0"/>
          <w:divBdr>
            <w:top w:val="none" w:sz="0" w:space="0" w:color="auto"/>
            <w:left w:val="none" w:sz="0" w:space="0" w:color="auto"/>
            <w:bottom w:val="none" w:sz="0" w:space="0" w:color="auto"/>
            <w:right w:val="none" w:sz="0" w:space="0" w:color="auto"/>
          </w:divBdr>
        </w:div>
        <w:div w:id="1567301738">
          <w:marLeft w:val="640"/>
          <w:marRight w:val="0"/>
          <w:marTop w:val="0"/>
          <w:marBottom w:val="0"/>
          <w:divBdr>
            <w:top w:val="none" w:sz="0" w:space="0" w:color="auto"/>
            <w:left w:val="none" w:sz="0" w:space="0" w:color="auto"/>
            <w:bottom w:val="none" w:sz="0" w:space="0" w:color="auto"/>
            <w:right w:val="none" w:sz="0" w:space="0" w:color="auto"/>
          </w:divBdr>
        </w:div>
        <w:div w:id="459420994">
          <w:marLeft w:val="640"/>
          <w:marRight w:val="0"/>
          <w:marTop w:val="0"/>
          <w:marBottom w:val="0"/>
          <w:divBdr>
            <w:top w:val="none" w:sz="0" w:space="0" w:color="auto"/>
            <w:left w:val="none" w:sz="0" w:space="0" w:color="auto"/>
            <w:bottom w:val="none" w:sz="0" w:space="0" w:color="auto"/>
            <w:right w:val="none" w:sz="0" w:space="0" w:color="auto"/>
          </w:divBdr>
        </w:div>
        <w:div w:id="1844585788">
          <w:marLeft w:val="640"/>
          <w:marRight w:val="0"/>
          <w:marTop w:val="0"/>
          <w:marBottom w:val="0"/>
          <w:divBdr>
            <w:top w:val="none" w:sz="0" w:space="0" w:color="auto"/>
            <w:left w:val="none" w:sz="0" w:space="0" w:color="auto"/>
            <w:bottom w:val="none" w:sz="0" w:space="0" w:color="auto"/>
            <w:right w:val="none" w:sz="0" w:space="0" w:color="auto"/>
          </w:divBdr>
        </w:div>
        <w:div w:id="498541074">
          <w:marLeft w:val="640"/>
          <w:marRight w:val="0"/>
          <w:marTop w:val="0"/>
          <w:marBottom w:val="0"/>
          <w:divBdr>
            <w:top w:val="none" w:sz="0" w:space="0" w:color="auto"/>
            <w:left w:val="none" w:sz="0" w:space="0" w:color="auto"/>
            <w:bottom w:val="none" w:sz="0" w:space="0" w:color="auto"/>
            <w:right w:val="none" w:sz="0" w:space="0" w:color="auto"/>
          </w:divBdr>
        </w:div>
        <w:div w:id="2106800057">
          <w:marLeft w:val="640"/>
          <w:marRight w:val="0"/>
          <w:marTop w:val="0"/>
          <w:marBottom w:val="0"/>
          <w:divBdr>
            <w:top w:val="none" w:sz="0" w:space="0" w:color="auto"/>
            <w:left w:val="none" w:sz="0" w:space="0" w:color="auto"/>
            <w:bottom w:val="none" w:sz="0" w:space="0" w:color="auto"/>
            <w:right w:val="none" w:sz="0" w:space="0" w:color="auto"/>
          </w:divBdr>
        </w:div>
        <w:div w:id="320698459">
          <w:marLeft w:val="640"/>
          <w:marRight w:val="0"/>
          <w:marTop w:val="0"/>
          <w:marBottom w:val="0"/>
          <w:divBdr>
            <w:top w:val="none" w:sz="0" w:space="0" w:color="auto"/>
            <w:left w:val="none" w:sz="0" w:space="0" w:color="auto"/>
            <w:bottom w:val="none" w:sz="0" w:space="0" w:color="auto"/>
            <w:right w:val="none" w:sz="0" w:space="0" w:color="auto"/>
          </w:divBdr>
        </w:div>
        <w:div w:id="1933851026">
          <w:marLeft w:val="640"/>
          <w:marRight w:val="0"/>
          <w:marTop w:val="0"/>
          <w:marBottom w:val="0"/>
          <w:divBdr>
            <w:top w:val="none" w:sz="0" w:space="0" w:color="auto"/>
            <w:left w:val="none" w:sz="0" w:space="0" w:color="auto"/>
            <w:bottom w:val="none" w:sz="0" w:space="0" w:color="auto"/>
            <w:right w:val="none" w:sz="0" w:space="0" w:color="auto"/>
          </w:divBdr>
        </w:div>
        <w:div w:id="2099789822">
          <w:marLeft w:val="640"/>
          <w:marRight w:val="0"/>
          <w:marTop w:val="0"/>
          <w:marBottom w:val="0"/>
          <w:divBdr>
            <w:top w:val="none" w:sz="0" w:space="0" w:color="auto"/>
            <w:left w:val="none" w:sz="0" w:space="0" w:color="auto"/>
            <w:bottom w:val="none" w:sz="0" w:space="0" w:color="auto"/>
            <w:right w:val="none" w:sz="0" w:space="0" w:color="auto"/>
          </w:divBdr>
        </w:div>
        <w:div w:id="745809010">
          <w:marLeft w:val="640"/>
          <w:marRight w:val="0"/>
          <w:marTop w:val="0"/>
          <w:marBottom w:val="0"/>
          <w:divBdr>
            <w:top w:val="none" w:sz="0" w:space="0" w:color="auto"/>
            <w:left w:val="none" w:sz="0" w:space="0" w:color="auto"/>
            <w:bottom w:val="none" w:sz="0" w:space="0" w:color="auto"/>
            <w:right w:val="none" w:sz="0" w:space="0" w:color="auto"/>
          </w:divBdr>
        </w:div>
        <w:div w:id="534392895">
          <w:marLeft w:val="640"/>
          <w:marRight w:val="0"/>
          <w:marTop w:val="0"/>
          <w:marBottom w:val="0"/>
          <w:divBdr>
            <w:top w:val="none" w:sz="0" w:space="0" w:color="auto"/>
            <w:left w:val="none" w:sz="0" w:space="0" w:color="auto"/>
            <w:bottom w:val="none" w:sz="0" w:space="0" w:color="auto"/>
            <w:right w:val="none" w:sz="0" w:space="0" w:color="auto"/>
          </w:divBdr>
        </w:div>
        <w:div w:id="392506219">
          <w:marLeft w:val="640"/>
          <w:marRight w:val="0"/>
          <w:marTop w:val="0"/>
          <w:marBottom w:val="0"/>
          <w:divBdr>
            <w:top w:val="none" w:sz="0" w:space="0" w:color="auto"/>
            <w:left w:val="none" w:sz="0" w:space="0" w:color="auto"/>
            <w:bottom w:val="none" w:sz="0" w:space="0" w:color="auto"/>
            <w:right w:val="none" w:sz="0" w:space="0" w:color="auto"/>
          </w:divBdr>
        </w:div>
        <w:div w:id="1201286510">
          <w:marLeft w:val="640"/>
          <w:marRight w:val="0"/>
          <w:marTop w:val="0"/>
          <w:marBottom w:val="0"/>
          <w:divBdr>
            <w:top w:val="none" w:sz="0" w:space="0" w:color="auto"/>
            <w:left w:val="none" w:sz="0" w:space="0" w:color="auto"/>
            <w:bottom w:val="none" w:sz="0" w:space="0" w:color="auto"/>
            <w:right w:val="none" w:sz="0" w:space="0" w:color="auto"/>
          </w:divBdr>
        </w:div>
        <w:div w:id="570584281">
          <w:marLeft w:val="640"/>
          <w:marRight w:val="0"/>
          <w:marTop w:val="0"/>
          <w:marBottom w:val="0"/>
          <w:divBdr>
            <w:top w:val="none" w:sz="0" w:space="0" w:color="auto"/>
            <w:left w:val="none" w:sz="0" w:space="0" w:color="auto"/>
            <w:bottom w:val="none" w:sz="0" w:space="0" w:color="auto"/>
            <w:right w:val="none" w:sz="0" w:space="0" w:color="auto"/>
          </w:divBdr>
        </w:div>
        <w:div w:id="404449740">
          <w:marLeft w:val="640"/>
          <w:marRight w:val="0"/>
          <w:marTop w:val="0"/>
          <w:marBottom w:val="0"/>
          <w:divBdr>
            <w:top w:val="none" w:sz="0" w:space="0" w:color="auto"/>
            <w:left w:val="none" w:sz="0" w:space="0" w:color="auto"/>
            <w:bottom w:val="none" w:sz="0" w:space="0" w:color="auto"/>
            <w:right w:val="none" w:sz="0" w:space="0" w:color="auto"/>
          </w:divBdr>
        </w:div>
        <w:div w:id="112478795">
          <w:marLeft w:val="640"/>
          <w:marRight w:val="0"/>
          <w:marTop w:val="0"/>
          <w:marBottom w:val="0"/>
          <w:divBdr>
            <w:top w:val="none" w:sz="0" w:space="0" w:color="auto"/>
            <w:left w:val="none" w:sz="0" w:space="0" w:color="auto"/>
            <w:bottom w:val="none" w:sz="0" w:space="0" w:color="auto"/>
            <w:right w:val="none" w:sz="0" w:space="0" w:color="auto"/>
          </w:divBdr>
        </w:div>
        <w:div w:id="1417097805">
          <w:marLeft w:val="640"/>
          <w:marRight w:val="0"/>
          <w:marTop w:val="0"/>
          <w:marBottom w:val="0"/>
          <w:divBdr>
            <w:top w:val="none" w:sz="0" w:space="0" w:color="auto"/>
            <w:left w:val="none" w:sz="0" w:space="0" w:color="auto"/>
            <w:bottom w:val="none" w:sz="0" w:space="0" w:color="auto"/>
            <w:right w:val="none" w:sz="0" w:space="0" w:color="auto"/>
          </w:divBdr>
        </w:div>
        <w:div w:id="181866834">
          <w:marLeft w:val="640"/>
          <w:marRight w:val="0"/>
          <w:marTop w:val="0"/>
          <w:marBottom w:val="0"/>
          <w:divBdr>
            <w:top w:val="none" w:sz="0" w:space="0" w:color="auto"/>
            <w:left w:val="none" w:sz="0" w:space="0" w:color="auto"/>
            <w:bottom w:val="none" w:sz="0" w:space="0" w:color="auto"/>
            <w:right w:val="none" w:sz="0" w:space="0" w:color="auto"/>
          </w:divBdr>
        </w:div>
        <w:div w:id="612441690">
          <w:marLeft w:val="640"/>
          <w:marRight w:val="0"/>
          <w:marTop w:val="0"/>
          <w:marBottom w:val="0"/>
          <w:divBdr>
            <w:top w:val="none" w:sz="0" w:space="0" w:color="auto"/>
            <w:left w:val="none" w:sz="0" w:space="0" w:color="auto"/>
            <w:bottom w:val="none" w:sz="0" w:space="0" w:color="auto"/>
            <w:right w:val="none" w:sz="0" w:space="0" w:color="auto"/>
          </w:divBdr>
        </w:div>
        <w:div w:id="94793020">
          <w:marLeft w:val="640"/>
          <w:marRight w:val="0"/>
          <w:marTop w:val="0"/>
          <w:marBottom w:val="0"/>
          <w:divBdr>
            <w:top w:val="none" w:sz="0" w:space="0" w:color="auto"/>
            <w:left w:val="none" w:sz="0" w:space="0" w:color="auto"/>
            <w:bottom w:val="none" w:sz="0" w:space="0" w:color="auto"/>
            <w:right w:val="none" w:sz="0" w:space="0" w:color="auto"/>
          </w:divBdr>
        </w:div>
        <w:div w:id="1068764167">
          <w:marLeft w:val="640"/>
          <w:marRight w:val="0"/>
          <w:marTop w:val="0"/>
          <w:marBottom w:val="0"/>
          <w:divBdr>
            <w:top w:val="none" w:sz="0" w:space="0" w:color="auto"/>
            <w:left w:val="none" w:sz="0" w:space="0" w:color="auto"/>
            <w:bottom w:val="none" w:sz="0" w:space="0" w:color="auto"/>
            <w:right w:val="none" w:sz="0" w:space="0" w:color="auto"/>
          </w:divBdr>
        </w:div>
        <w:div w:id="1064912543">
          <w:marLeft w:val="640"/>
          <w:marRight w:val="0"/>
          <w:marTop w:val="0"/>
          <w:marBottom w:val="0"/>
          <w:divBdr>
            <w:top w:val="none" w:sz="0" w:space="0" w:color="auto"/>
            <w:left w:val="none" w:sz="0" w:space="0" w:color="auto"/>
            <w:bottom w:val="none" w:sz="0" w:space="0" w:color="auto"/>
            <w:right w:val="none" w:sz="0" w:space="0" w:color="auto"/>
          </w:divBdr>
        </w:div>
        <w:div w:id="832991260">
          <w:marLeft w:val="640"/>
          <w:marRight w:val="0"/>
          <w:marTop w:val="0"/>
          <w:marBottom w:val="0"/>
          <w:divBdr>
            <w:top w:val="none" w:sz="0" w:space="0" w:color="auto"/>
            <w:left w:val="none" w:sz="0" w:space="0" w:color="auto"/>
            <w:bottom w:val="none" w:sz="0" w:space="0" w:color="auto"/>
            <w:right w:val="none" w:sz="0" w:space="0" w:color="auto"/>
          </w:divBdr>
        </w:div>
        <w:div w:id="2140681964">
          <w:marLeft w:val="640"/>
          <w:marRight w:val="0"/>
          <w:marTop w:val="0"/>
          <w:marBottom w:val="0"/>
          <w:divBdr>
            <w:top w:val="none" w:sz="0" w:space="0" w:color="auto"/>
            <w:left w:val="none" w:sz="0" w:space="0" w:color="auto"/>
            <w:bottom w:val="none" w:sz="0" w:space="0" w:color="auto"/>
            <w:right w:val="none" w:sz="0" w:space="0" w:color="auto"/>
          </w:divBdr>
        </w:div>
        <w:div w:id="608436362">
          <w:marLeft w:val="640"/>
          <w:marRight w:val="0"/>
          <w:marTop w:val="0"/>
          <w:marBottom w:val="0"/>
          <w:divBdr>
            <w:top w:val="none" w:sz="0" w:space="0" w:color="auto"/>
            <w:left w:val="none" w:sz="0" w:space="0" w:color="auto"/>
            <w:bottom w:val="none" w:sz="0" w:space="0" w:color="auto"/>
            <w:right w:val="none" w:sz="0" w:space="0" w:color="auto"/>
          </w:divBdr>
        </w:div>
        <w:div w:id="774448089">
          <w:marLeft w:val="640"/>
          <w:marRight w:val="0"/>
          <w:marTop w:val="0"/>
          <w:marBottom w:val="0"/>
          <w:divBdr>
            <w:top w:val="none" w:sz="0" w:space="0" w:color="auto"/>
            <w:left w:val="none" w:sz="0" w:space="0" w:color="auto"/>
            <w:bottom w:val="none" w:sz="0" w:space="0" w:color="auto"/>
            <w:right w:val="none" w:sz="0" w:space="0" w:color="auto"/>
          </w:divBdr>
        </w:div>
        <w:div w:id="111940363">
          <w:marLeft w:val="640"/>
          <w:marRight w:val="0"/>
          <w:marTop w:val="0"/>
          <w:marBottom w:val="0"/>
          <w:divBdr>
            <w:top w:val="none" w:sz="0" w:space="0" w:color="auto"/>
            <w:left w:val="none" w:sz="0" w:space="0" w:color="auto"/>
            <w:bottom w:val="none" w:sz="0" w:space="0" w:color="auto"/>
            <w:right w:val="none" w:sz="0" w:space="0" w:color="auto"/>
          </w:divBdr>
        </w:div>
        <w:div w:id="1590966389">
          <w:marLeft w:val="640"/>
          <w:marRight w:val="0"/>
          <w:marTop w:val="0"/>
          <w:marBottom w:val="0"/>
          <w:divBdr>
            <w:top w:val="none" w:sz="0" w:space="0" w:color="auto"/>
            <w:left w:val="none" w:sz="0" w:space="0" w:color="auto"/>
            <w:bottom w:val="none" w:sz="0" w:space="0" w:color="auto"/>
            <w:right w:val="none" w:sz="0" w:space="0" w:color="auto"/>
          </w:divBdr>
        </w:div>
        <w:div w:id="1704860755">
          <w:marLeft w:val="640"/>
          <w:marRight w:val="0"/>
          <w:marTop w:val="0"/>
          <w:marBottom w:val="0"/>
          <w:divBdr>
            <w:top w:val="none" w:sz="0" w:space="0" w:color="auto"/>
            <w:left w:val="none" w:sz="0" w:space="0" w:color="auto"/>
            <w:bottom w:val="none" w:sz="0" w:space="0" w:color="auto"/>
            <w:right w:val="none" w:sz="0" w:space="0" w:color="auto"/>
          </w:divBdr>
        </w:div>
        <w:div w:id="1676490598">
          <w:marLeft w:val="640"/>
          <w:marRight w:val="0"/>
          <w:marTop w:val="0"/>
          <w:marBottom w:val="0"/>
          <w:divBdr>
            <w:top w:val="none" w:sz="0" w:space="0" w:color="auto"/>
            <w:left w:val="none" w:sz="0" w:space="0" w:color="auto"/>
            <w:bottom w:val="none" w:sz="0" w:space="0" w:color="auto"/>
            <w:right w:val="none" w:sz="0" w:space="0" w:color="auto"/>
          </w:divBdr>
        </w:div>
        <w:div w:id="1391265480">
          <w:marLeft w:val="640"/>
          <w:marRight w:val="0"/>
          <w:marTop w:val="0"/>
          <w:marBottom w:val="0"/>
          <w:divBdr>
            <w:top w:val="none" w:sz="0" w:space="0" w:color="auto"/>
            <w:left w:val="none" w:sz="0" w:space="0" w:color="auto"/>
            <w:bottom w:val="none" w:sz="0" w:space="0" w:color="auto"/>
            <w:right w:val="none" w:sz="0" w:space="0" w:color="auto"/>
          </w:divBdr>
        </w:div>
        <w:div w:id="1268318528">
          <w:marLeft w:val="640"/>
          <w:marRight w:val="0"/>
          <w:marTop w:val="0"/>
          <w:marBottom w:val="0"/>
          <w:divBdr>
            <w:top w:val="none" w:sz="0" w:space="0" w:color="auto"/>
            <w:left w:val="none" w:sz="0" w:space="0" w:color="auto"/>
            <w:bottom w:val="none" w:sz="0" w:space="0" w:color="auto"/>
            <w:right w:val="none" w:sz="0" w:space="0" w:color="auto"/>
          </w:divBdr>
        </w:div>
        <w:div w:id="1734237147">
          <w:marLeft w:val="640"/>
          <w:marRight w:val="0"/>
          <w:marTop w:val="0"/>
          <w:marBottom w:val="0"/>
          <w:divBdr>
            <w:top w:val="none" w:sz="0" w:space="0" w:color="auto"/>
            <w:left w:val="none" w:sz="0" w:space="0" w:color="auto"/>
            <w:bottom w:val="none" w:sz="0" w:space="0" w:color="auto"/>
            <w:right w:val="none" w:sz="0" w:space="0" w:color="auto"/>
          </w:divBdr>
        </w:div>
        <w:div w:id="1899784917">
          <w:marLeft w:val="640"/>
          <w:marRight w:val="0"/>
          <w:marTop w:val="0"/>
          <w:marBottom w:val="0"/>
          <w:divBdr>
            <w:top w:val="none" w:sz="0" w:space="0" w:color="auto"/>
            <w:left w:val="none" w:sz="0" w:space="0" w:color="auto"/>
            <w:bottom w:val="none" w:sz="0" w:space="0" w:color="auto"/>
            <w:right w:val="none" w:sz="0" w:space="0" w:color="auto"/>
          </w:divBdr>
        </w:div>
        <w:div w:id="1933312701">
          <w:marLeft w:val="640"/>
          <w:marRight w:val="0"/>
          <w:marTop w:val="0"/>
          <w:marBottom w:val="0"/>
          <w:divBdr>
            <w:top w:val="none" w:sz="0" w:space="0" w:color="auto"/>
            <w:left w:val="none" w:sz="0" w:space="0" w:color="auto"/>
            <w:bottom w:val="none" w:sz="0" w:space="0" w:color="auto"/>
            <w:right w:val="none" w:sz="0" w:space="0" w:color="auto"/>
          </w:divBdr>
        </w:div>
        <w:div w:id="1171064447">
          <w:marLeft w:val="640"/>
          <w:marRight w:val="0"/>
          <w:marTop w:val="0"/>
          <w:marBottom w:val="0"/>
          <w:divBdr>
            <w:top w:val="none" w:sz="0" w:space="0" w:color="auto"/>
            <w:left w:val="none" w:sz="0" w:space="0" w:color="auto"/>
            <w:bottom w:val="none" w:sz="0" w:space="0" w:color="auto"/>
            <w:right w:val="none" w:sz="0" w:space="0" w:color="auto"/>
          </w:divBdr>
        </w:div>
        <w:div w:id="761532055">
          <w:marLeft w:val="640"/>
          <w:marRight w:val="0"/>
          <w:marTop w:val="0"/>
          <w:marBottom w:val="0"/>
          <w:divBdr>
            <w:top w:val="none" w:sz="0" w:space="0" w:color="auto"/>
            <w:left w:val="none" w:sz="0" w:space="0" w:color="auto"/>
            <w:bottom w:val="none" w:sz="0" w:space="0" w:color="auto"/>
            <w:right w:val="none" w:sz="0" w:space="0" w:color="auto"/>
          </w:divBdr>
        </w:div>
        <w:div w:id="571282680">
          <w:marLeft w:val="640"/>
          <w:marRight w:val="0"/>
          <w:marTop w:val="0"/>
          <w:marBottom w:val="0"/>
          <w:divBdr>
            <w:top w:val="none" w:sz="0" w:space="0" w:color="auto"/>
            <w:left w:val="none" w:sz="0" w:space="0" w:color="auto"/>
            <w:bottom w:val="none" w:sz="0" w:space="0" w:color="auto"/>
            <w:right w:val="none" w:sz="0" w:space="0" w:color="auto"/>
          </w:divBdr>
        </w:div>
      </w:divsChild>
    </w:div>
    <w:div w:id="745343669">
      <w:bodyDiv w:val="1"/>
      <w:marLeft w:val="0"/>
      <w:marRight w:val="0"/>
      <w:marTop w:val="0"/>
      <w:marBottom w:val="0"/>
      <w:divBdr>
        <w:top w:val="none" w:sz="0" w:space="0" w:color="auto"/>
        <w:left w:val="none" w:sz="0" w:space="0" w:color="auto"/>
        <w:bottom w:val="none" w:sz="0" w:space="0" w:color="auto"/>
        <w:right w:val="none" w:sz="0" w:space="0" w:color="auto"/>
      </w:divBdr>
    </w:div>
    <w:div w:id="747846679">
      <w:bodyDiv w:val="1"/>
      <w:marLeft w:val="0"/>
      <w:marRight w:val="0"/>
      <w:marTop w:val="0"/>
      <w:marBottom w:val="0"/>
      <w:divBdr>
        <w:top w:val="none" w:sz="0" w:space="0" w:color="auto"/>
        <w:left w:val="none" w:sz="0" w:space="0" w:color="auto"/>
        <w:bottom w:val="none" w:sz="0" w:space="0" w:color="auto"/>
        <w:right w:val="none" w:sz="0" w:space="0" w:color="auto"/>
      </w:divBdr>
    </w:div>
    <w:div w:id="763645686">
      <w:bodyDiv w:val="1"/>
      <w:marLeft w:val="0"/>
      <w:marRight w:val="0"/>
      <w:marTop w:val="0"/>
      <w:marBottom w:val="0"/>
      <w:divBdr>
        <w:top w:val="none" w:sz="0" w:space="0" w:color="auto"/>
        <w:left w:val="none" w:sz="0" w:space="0" w:color="auto"/>
        <w:bottom w:val="none" w:sz="0" w:space="0" w:color="auto"/>
        <w:right w:val="none" w:sz="0" w:space="0" w:color="auto"/>
      </w:divBdr>
    </w:div>
    <w:div w:id="764810979">
      <w:bodyDiv w:val="1"/>
      <w:marLeft w:val="0"/>
      <w:marRight w:val="0"/>
      <w:marTop w:val="0"/>
      <w:marBottom w:val="0"/>
      <w:divBdr>
        <w:top w:val="none" w:sz="0" w:space="0" w:color="auto"/>
        <w:left w:val="none" w:sz="0" w:space="0" w:color="auto"/>
        <w:bottom w:val="none" w:sz="0" w:space="0" w:color="auto"/>
        <w:right w:val="none" w:sz="0" w:space="0" w:color="auto"/>
      </w:divBdr>
    </w:div>
    <w:div w:id="792291212">
      <w:bodyDiv w:val="1"/>
      <w:marLeft w:val="0"/>
      <w:marRight w:val="0"/>
      <w:marTop w:val="0"/>
      <w:marBottom w:val="0"/>
      <w:divBdr>
        <w:top w:val="none" w:sz="0" w:space="0" w:color="auto"/>
        <w:left w:val="none" w:sz="0" w:space="0" w:color="auto"/>
        <w:bottom w:val="none" w:sz="0" w:space="0" w:color="auto"/>
        <w:right w:val="none" w:sz="0" w:space="0" w:color="auto"/>
      </w:divBdr>
      <w:divsChild>
        <w:div w:id="102892590">
          <w:marLeft w:val="640"/>
          <w:marRight w:val="0"/>
          <w:marTop w:val="0"/>
          <w:marBottom w:val="0"/>
          <w:divBdr>
            <w:top w:val="none" w:sz="0" w:space="0" w:color="auto"/>
            <w:left w:val="none" w:sz="0" w:space="0" w:color="auto"/>
            <w:bottom w:val="none" w:sz="0" w:space="0" w:color="auto"/>
            <w:right w:val="none" w:sz="0" w:space="0" w:color="auto"/>
          </w:divBdr>
        </w:div>
        <w:div w:id="554240297">
          <w:marLeft w:val="640"/>
          <w:marRight w:val="0"/>
          <w:marTop w:val="0"/>
          <w:marBottom w:val="0"/>
          <w:divBdr>
            <w:top w:val="none" w:sz="0" w:space="0" w:color="auto"/>
            <w:left w:val="none" w:sz="0" w:space="0" w:color="auto"/>
            <w:bottom w:val="none" w:sz="0" w:space="0" w:color="auto"/>
            <w:right w:val="none" w:sz="0" w:space="0" w:color="auto"/>
          </w:divBdr>
        </w:div>
        <w:div w:id="847789903">
          <w:marLeft w:val="640"/>
          <w:marRight w:val="0"/>
          <w:marTop w:val="0"/>
          <w:marBottom w:val="0"/>
          <w:divBdr>
            <w:top w:val="none" w:sz="0" w:space="0" w:color="auto"/>
            <w:left w:val="none" w:sz="0" w:space="0" w:color="auto"/>
            <w:bottom w:val="none" w:sz="0" w:space="0" w:color="auto"/>
            <w:right w:val="none" w:sz="0" w:space="0" w:color="auto"/>
          </w:divBdr>
        </w:div>
        <w:div w:id="2137334913">
          <w:marLeft w:val="640"/>
          <w:marRight w:val="0"/>
          <w:marTop w:val="0"/>
          <w:marBottom w:val="0"/>
          <w:divBdr>
            <w:top w:val="none" w:sz="0" w:space="0" w:color="auto"/>
            <w:left w:val="none" w:sz="0" w:space="0" w:color="auto"/>
            <w:bottom w:val="none" w:sz="0" w:space="0" w:color="auto"/>
            <w:right w:val="none" w:sz="0" w:space="0" w:color="auto"/>
          </w:divBdr>
        </w:div>
        <w:div w:id="249970314">
          <w:marLeft w:val="640"/>
          <w:marRight w:val="0"/>
          <w:marTop w:val="0"/>
          <w:marBottom w:val="0"/>
          <w:divBdr>
            <w:top w:val="none" w:sz="0" w:space="0" w:color="auto"/>
            <w:left w:val="none" w:sz="0" w:space="0" w:color="auto"/>
            <w:bottom w:val="none" w:sz="0" w:space="0" w:color="auto"/>
            <w:right w:val="none" w:sz="0" w:space="0" w:color="auto"/>
          </w:divBdr>
        </w:div>
        <w:div w:id="952633484">
          <w:marLeft w:val="640"/>
          <w:marRight w:val="0"/>
          <w:marTop w:val="0"/>
          <w:marBottom w:val="0"/>
          <w:divBdr>
            <w:top w:val="none" w:sz="0" w:space="0" w:color="auto"/>
            <w:left w:val="none" w:sz="0" w:space="0" w:color="auto"/>
            <w:bottom w:val="none" w:sz="0" w:space="0" w:color="auto"/>
            <w:right w:val="none" w:sz="0" w:space="0" w:color="auto"/>
          </w:divBdr>
        </w:div>
        <w:div w:id="66535790">
          <w:marLeft w:val="640"/>
          <w:marRight w:val="0"/>
          <w:marTop w:val="0"/>
          <w:marBottom w:val="0"/>
          <w:divBdr>
            <w:top w:val="none" w:sz="0" w:space="0" w:color="auto"/>
            <w:left w:val="none" w:sz="0" w:space="0" w:color="auto"/>
            <w:bottom w:val="none" w:sz="0" w:space="0" w:color="auto"/>
            <w:right w:val="none" w:sz="0" w:space="0" w:color="auto"/>
          </w:divBdr>
        </w:div>
        <w:div w:id="2095004352">
          <w:marLeft w:val="640"/>
          <w:marRight w:val="0"/>
          <w:marTop w:val="0"/>
          <w:marBottom w:val="0"/>
          <w:divBdr>
            <w:top w:val="none" w:sz="0" w:space="0" w:color="auto"/>
            <w:left w:val="none" w:sz="0" w:space="0" w:color="auto"/>
            <w:bottom w:val="none" w:sz="0" w:space="0" w:color="auto"/>
            <w:right w:val="none" w:sz="0" w:space="0" w:color="auto"/>
          </w:divBdr>
        </w:div>
        <w:div w:id="147867502">
          <w:marLeft w:val="640"/>
          <w:marRight w:val="0"/>
          <w:marTop w:val="0"/>
          <w:marBottom w:val="0"/>
          <w:divBdr>
            <w:top w:val="none" w:sz="0" w:space="0" w:color="auto"/>
            <w:left w:val="none" w:sz="0" w:space="0" w:color="auto"/>
            <w:bottom w:val="none" w:sz="0" w:space="0" w:color="auto"/>
            <w:right w:val="none" w:sz="0" w:space="0" w:color="auto"/>
          </w:divBdr>
        </w:div>
        <w:div w:id="1197545565">
          <w:marLeft w:val="640"/>
          <w:marRight w:val="0"/>
          <w:marTop w:val="0"/>
          <w:marBottom w:val="0"/>
          <w:divBdr>
            <w:top w:val="none" w:sz="0" w:space="0" w:color="auto"/>
            <w:left w:val="none" w:sz="0" w:space="0" w:color="auto"/>
            <w:bottom w:val="none" w:sz="0" w:space="0" w:color="auto"/>
            <w:right w:val="none" w:sz="0" w:space="0" w:color="auto"/>
          </w:divBdr>
        </w:div>
        <w:div w:id="270362890">
          <w:marLeft w:val="640"/>
          <w:marRight w:val="0"/>
          <w:marTop w:val="0"/>
          <w:marBottom w:val="0"/>
          <w:divBdr>
            <w:top w:val="none" w:sz="0" w:space="0" w:color="auto"/>
            <w:left w:val="none" w:sz="0" w:space="0" w:color="auto"/>
            <w:bottom w:val="none" w:sz="0" w:space="0" w:color="auto"/>
            <w:right w:val="none" w:sz="0" w:space="0" w:color="auto"/>
          </w:divBdr>
        </w:div>
        <w:div w:id="1204710418">
          <w:marLeft w:val="640"/>
          <w:marRight w:val="0"/>
          <w:marTop w:val="0"/>
          <w:marBottom w:val="0"/>
          <w:divBdr>
            <w:top w:val="none" w:sz="0" w:space="0" w:color="auto"/>
            <w:left w:val="none" w:sz="0" w:space="0" w:color="auto"/>
            <w:bottom w:val="none" w:sz="0" w:space="0" w:color="auto"/>
            <w:right w:val="none" w:sz="0" w:space="0" w:color="auto"/>
          </w:divBdr>
        </w:div>
        <w:div w:id="1463813993">
          <w:marLeft w:val="640"/>
          <w:marRight w:val="0"/>
          <w:marTop w:val="0"/>
          <w:marBottom w:val="0"/>
          <w:divBdr>
            <w:top w:val="none" w:sz="0" w:space="0" w:color="auto"/>
            <w:left w:val="none" w:sz="0" w:space="0" w:color="auto"/>
            <w:bottom w:val="none" w:sz="0" w:space="0" w:color="auto"/>
            <w:right w:val="none" w:sz="0" w:space="0" w:color="auto"/>
          </w:divBdr>
        </w:div>
        <w:div w:id="1631207401">
          <w:marLeft w:val="640"/>
          <w:marRight w:val="0"/>
          <w:marTop w:val="0"/>
          <w:marBottom w:val="0"/>
          <w:divBdr>
            <w:top w:val="none" w:sz="0" w:space="0" w:color="auto"/>
            <w:left w:val="none" w:sz="0" w:space="0" w:color="auto"/>
            <w:bottom w:val="none" w:sz="0" w:space="0" w:color="auto"/>
            <w:right w:val="none" w:sz="0" w:space="0" w:color="auto"/>
          </w:divBdr>
        </w:div>
        <w:div w:id="1559246391">
          <w:marLeft w:val="640"/>
          <w:marRight w:val="0"/>
          <w:marTop w:val="0"/>
          <w:marBottom w:val="0"/>
          <w:divBdr>
            <w:top w:val="none" w:sz="0" w:space="0" w:color="auto"/>
            <w:left w:val="none" w:sz="0" w:space="0" w:color="auto"/>
            <w:bottom w:val="none" w:sz="0" w:space="0" w:color="auto"/>
            <w:right w:val="none" w:sz="0" w:space="0" w:color="auto"/>
          </w:divBdr>
        </w:div>
        <w:div w:id="189686641">
          <w:marLeft w:val="640"/>
          <w:marRight w:val="0"/>
          <w:marTop w:val="0"/>
          <w:marBottom w:val="0"/>
          <w:divBdr>
            <w:top w:val="none" w:sz="0" w:space="0" w:color="auto"/>
            <w:left w:val="none" w:sz="0" w:space="0" w:color="auto"/>
            <w:bottom w:val="none" w:sz="0" w:space="0" w:color="auto"/>
            <w:right w:val="none" w:sz="0" w:space="0" w:color="auto"/>
          </w:divBdr>
        </w:div>
        <w:div w:id="39474422">
          <w:marLeft w:val="640"/>
          <w:marRight w:val="0"/>
          <w:marTop w:val="0"/>
          <w:marBottom w:val="0"/>
          <w:divBdr>
            <w:top w:val="none" w:sz="0" w:space="0" w:color="auto"/>
            <w:left w:val="none" w:sz="0" w:space="0" w:color="auto"/>
            <w:bottom w:val="none" w:sz="0" w:space="0" w:color="auto"/>
            <w:right w:val="none" w:sz="0" w:space="0" w:color="auto"/>
          </w:divBdr>
        </w:div>
        <w:div w:id="1460494593">
          <w:marLeft w:val="640"/>
          <w:marRight w:val="0"/>
          <w:marTop w:val="0"/>
          <w:marBottom w:val="0"/>
          <w:divBdr>
            <w:top w:val="none" w:sz="0" w:space="0" w:color="auto"/>
            <w:left w:val="none" w:sz="0" w:space="0" w:color="auto"/>
            <w:bottom w:val="none" w:sz="0" w:space="0" w:color="auto"/>
            <w:right w:val="none" w:sz="0" w:space="0" w:color="auto"/>
          </w:divBdr>
        </w:div>
        <w:div w:id="997196925">
          <w:marLeft w:val="640"/>
          <w:marRight w:val="0"/>
          <w:marTop w:val="0"/>
          <w:marBottom w:val="0"/>
          <w:divBdr>
            <w:top w:val="none" w:sz="0" w:space="0" w:color="auto"/>
            <w:left w:val="none" w:sz="0" w:space="0" w:color="auto"/>
            <w:bottom w:val="none" w:sz="0" w:space="0" w:color="auto"/>
            <w:right w:val="none" w:sz="0" w:space="0" w:color="auto"/>
          </w:divBdr>
        </w:div>
      </w:divsChild>
    </w:div>
    <w:div w:id="799766754">
      <w:bodyDiv w:val="1"/>
      <w:marLeft w:val="0"/>
      <w:marRight w:val="0"/>
      <w:marTop w:val="0"/>
      <w:marBottom w:val="0"/>
      <w:divBdr>
        <w:top w:val="none" w:sz="0" w:space="0" w:color="auto"/>
        <w:left w:val="none" w:sz="0" w:space="0" w:color="auto"/>
        <w:bottom w:val="none" w:sz="0" w:space="0" w:color="auto"/>
        <w:right w:val="none" w:sz="0" w:space="0" w:color="auto"/>
      </w:divBdr>
    </w:div>
    <w:div w:id="805704061">
      <w:bodyDiv w:val="1"/>
      <w:marLeft w:val="0"/>
      <w:marRight w:val="0"/>
      <w:marTop w:val="0"/>
      <w:marBottom w:val="0"/>
      <w:divBdr>
        <w:top w:val="none" w:sz="0" w:space="0" w:color="auto"/>
        <w:left w:val="none" w:sz="0" w:space="0" w:color="auto"/>
        <w:bottom w:val="none" w:sz="0" w:space="0" w:color="auto"/>
        <w:right w:val="none" w:sz="0" w:space="0" w:color="auto"/>
      </w:divBdr>
      <w:divsChild>
        <w:div w:id="1037391925">
          <w:marLeft w:val="0"/>
          <w:marRight w:val="0"/>
          <w:marTop w:val="0"/>
          <w:marBottom w:val="0"/>
          <w:divBdr>
            <w:top w:val="none" w:sz="0" w:space="0" w:color="auto"/>
            <w:left w:val="none" w:sz="0" w:space="0" w:color="auto"/>
            <w:bottom w:val="none" w:sz="0" w:space="0" w:color="auto"/>
            <w:right w:val="none" w:sz="0" w:space="0" w:color="auto"/>
          </w:divBdr>
        </w:div>
        <w:div w:id="1840121146">
          <w:marLeft w:val="0"/>
          <w:marRight w:val="0"/>
          <w:marTop w:val="0"/>
          <w:marBottom w:val="0"/>
          <w:divBdr>
            <w:top w:val="none" w:sz="0" w:space="0" w:color="auto"/>
            <w:left w:val="none" w:sz="0" w:space="0" w:color="auto"/>
            <w:bottom w:val="none" w:sz="0" w:space="0" w:color="auto"/>
            <w:right w:val="none" w:sz="0" w:space="0" w:color="auto"/>
          </w:divBdr>
        </w:div>
        <w:div w:id="1271160763">
          <w:marLeft w:val="0"/>
          <w:marRight w:val="0"/>
          <w:marTop w:val="0"/>
          <w:marBottom w:val="0"/>
          <w:divBdr>
            <w:top w:val="none" w:sz="0" w:space="0" w:color="auto"/>
            <w:left w:val="none" w:sz="0" w:space="0" w:color="auto"/>
            <w:bottom w:val="none" w:sz="0" w:space="0" w:color="auto"/>
            <w:right w:val="none" w:sz="0" w:space="0" w:color="auto"/>
          </w:divBdr>
        </w:div>
        <w:div w:id="632176506">
          <w:marLeft w:val="0"/>
          <w:marRight w:val="0"/>
          <w:marTop w:val="0"/>
          <w:marBottom w:val="0"/>
          <w:divBdr>
            <w:top w:val="none" w:sz="0" w:space="0" w:color="auto"/>
            <w:left w:val="none" w:sz="0" w:space="0" w:color="auto"/>
            <w:bottom w:val="none" w:sz="0" w:space="0" w:color="auto"/>
            <w:right w:val="none" w:sz="0" w:space="0" w:color="auto"/>
          </w:divBdr>
        </w:div>
        <w:div w:id="1213540561">
          <w:marLeft w:val="0"/>
          <w:marRight w:val="0"/>
          <w:marTop w:val="0"/>
          <w:marBottom w:val="0"/>
          <w:divBdr>
            <w:top w:val="none" w:sz="0" w:space="0" w:color="auto"/>
            <w:left w:val="none" w:sz="0" w:space="0" w:color="auto"/>
            <w:bottom w:val="none" w:sz="0" w:space="0" w:color="auto"/>
            <w:right w:val="none" w:sz="0" w:space="0" w:color="auto"/>
          </w:divBdr>
        </w:div>
        <w:div w:id="875122363">
          <w:marLeft w:val="0"/>
          <w:marRight w:val="0"/>
          <w:marTop w:val="0"/>
          <w:marBottom w:val="0"/>
          <w:divBdr>
            <w:top w:val="none" w:sz="0" w:space="0" w:color="auto"/>
            <w:left w:val="none" w:sz="0" w:space="0" w:color="auto"/>
            <w:bottom w:val="none" w:sz="0" w:space="0" w:color="auto"/>
            <w:right w:val="none" w:sz="0" w:space="0" w:color="auto"/>
          </w:divBdr>
        </w:div>
        <w:div w:id="1249386322">
          <w:marLeft w:val="0"/>
          <w:marRight w:val="0"/>
          <w:marTop w:val="0"/>
          <w:marBottom w:val="0"/>
          <w:divBdr>
            <w:top w:val="none" w:sz="0" w:space="0" w:color="auto"/>
            <w:left w:val="none" w:sz="0" w:space="0" w:color="auto"/>
            <w:bottom w:val="none" w:sz="0" w:space="0" w:color="auto"/>
            <w:right w:val="none" w:sz="0" w:space="0" w:color="auto"/>
          </w:divBdr>
        </w:div>
        <w:div w:id="1043210064">
          <w:marLeft w:val="0"/>
          <w:marRight w:val="0"/>
          <w:marTop w:val="0"/>
          <w:marBottom w:val="0"/>
          <w:divBdr>
            <w:top w:val="none" w:sz="0" w:space="0" w:color="auto"/>
            <w:left w:val="none" w:sz="0" w:space="0" w:color="auto"/>
            <w:bottom w:val="none" w:sz="0" w:space="0" w:color="auto"/>
            <w:right w:val="none" w:sz="0" w:space="0" w:color="auto"/>
          </w:divBdr>
        </w:div>
        <w:div w:id="1976913089">
          <w:marLeft w:val="0"/>
          <w:marRight w:val="0"/>
          <w:marTop w:val="0"/>
          <w:marBottom w:val="0"/>
          <w:divBdr>
            <w:top w:val="none" w:sz="0" w:space="0" w:color="auto"/>
            <w:left w:val="none" w:sz="0" w:space="0" w:color="auto"/>
            <w:bottom w:val="none" w:sz="0" w:space="0" w:color="auto"/>
            <w:right w:val="none" w:sz="0" w:space="0" w:color="auto"/>
          </w:divBdr>
        </w:div>
        <w:div w:id="900482920">
          <w:marLeft w:val="0"/>
          <w:marRight w:val="0"/>
          <w:marTop w:val="0"/>
          <w:marBottom w:val="0"/>
          <w:divBdr>
            <w:top w:val="none" w:sz="0" w:space="0" w:color="auto"/>
            <w:left w:val="none" w:sz="0" w:space="0" w:color="auto"/>
            <w:bottom w:val="none" w:sz="0" w:space="0" w:color="auto"/>
            <w:right w:val="none" w:sz="0" w:space="0" w:color="auto"/>
          </w:divBdr>
        </w:div>
        <w:div w:id="2126538968">
          <w:marLeft w:val="0"/>
          <w:marRight w:val="0"/>
          <w:marTop w:val="0"/>
          <w:marBottom w:val="0"/>
          <w:divBdr>
            <w:top w:val="none" w:sz="0" w:space="0" w:color="auto"/>
            <w:left w:val="none" w:sz="0" w:space="0" w:color="auto"/>
            <w:bottom w:val="none" w:sz="0" w:space="0" w:color="auto"/>
            <w:right w:val="none" w:sz="0" w:space="0" w:color="auto"/>
          </w:divBdr>
        </w:div>
        <w:div w:id="1956204562">
          <w:marLeft w:val="0"/>
          <w:marRight w:val="0"/>
          <w:marTop w:val="0"/>
          <w:marBottom w:val="0"/>
          <w:divBdr>
            <w:top w:val="none" w:sz="0" w:space="0" w:color="auto"/>
            <w:left w:val="none" w:sz="0" w:space="0" w:color="auto"/>
            <w:bottom w:val="none" w:sz="0" w:space="0" w:color="auto"/>
            <w:right w:val="none" w:sz="0" w:space="0" w:color="auto"/>
          </w:divBdr>
        </w:div>
        <w:div w:id="513350343">
          <w:marLeft w:val="0"/>
          <w:marRight w:val="0"/>
          <w:marTop w:val="0"/>
          <w:marBottom w:val="0"/>
          <w:divBdr>
            <w:top w:val="none" w:sz="0" w:space="0" w:color="auto"/>
            <w:left w:val="none" w:sz="0" w:space="0" w:color="auto"/>
            <w:bottom w:val="none" w:sz="0" w:space="0" w:color="auto"/>
            <w:right w:val="none" w:sz="0" w:space="0" w:color="auto"/>
          </w:divBdr>
        </w:div>
        <w:div w:id="398678737">
          <w:marLeft w:val="0"/>
          <w:marRight w:val="0"/>
          <w:marTop w:val="0"/>
          <w:marBottom w:val="0"/>
          <w:divBdr>
            <w:top w:val="none" w:sz="0" w:space="0" w:color="auto"/>
            <w:left w:val="none" w:sz="0" w:space="0" w:color="auto"/>
            <w:bottom w:val="none" w:sz="0" w:space="0" w:color="auto"/>
            <w:right w:val="none" w:sz="0" w:space="0" w:color="auto"/>
          </w:divBdr>
        </w:div>
        <w:div w:id="1768773875">
          <w:marLeft w:val="0"/>
          <w:marRight w:val="0"/>
          <w:marTop w:val="0"/>
          <w:marBottom w:val="0"/>
          <w:divBdr>
            <w:top w:val="none" w:sz="0" w:space="0" w:color="auto"/>
            <w:left w:val="none" w:sz="0" w:space="0" w:color="auto"/>
            <w:bottom w:val="none" w:sz="0" w:space="0" w:color="auto"/>
            <w:right w:val="none" w:sz="0" w:space="0" w:color="auto"/>
          </w:divBdr>
        </w:div>
      </w:divsChild>
    </w:div>
    <w:div w:id="806044003">
      <w:bodyDiv w:val="1"/>
      <w:marLeft w:val="0"/>
      <w:marRight w:val="0"/>
      <w:marTop w:val="0"/>
      <w:marBottom w:val="0"/>
      <w:divBdr>
        <w:top w:val="none" w:sz="0" w:space="0" w:color="auto"/>
        <w:left w:val="none" w:sz="0" w:space="0" w:color="auto"/>
        <w:bottom w:val="none" w:sz="0" w:space="0" w:color="auto"/>
        <w:right w:val="none" w:sz="0" w:space="0" w:color="auto"/>
      </w:divBdr>
      <w:divsChild>
        <w:div w:id="53352725">
          <w:marLeft w:val="0"/>
          <w:marRight w:val="0"/>
          <w:marTop w:val="0"/>
          <w:marBottom w:val="0"/>
          <w:divBdr>
            <w:top w:val="none" w:sz="0" w:space="0" w:color="auto"/>
            <w:left w:val="none" w:sz="0" w:space="0" w:color="auto"/>
            <w:bottom w:val="none" w:sz="0" w:space="0" w:color="auto"/>
            <w:right w:val="none" w:sz="0" w:space="0" w:color="auto"/>
          </w:divBdr>
        </w:div>
        <w:div w:id="2115244799">
          <w:marLeft w:val="0"/>
          <w:marRight w:val="0"/>
          <w:marTop w:val="0"/>
          <w:marBottom w:val="0"/>
          <w:divBdr>
            <w:top w:val="none" w:sz="0" w:space="0" w:color="auto"/>
            <w:left w:val="none" w:sz="0" w:space="0" w:color="auto"/>
            <w:bottom w:val="none" w:sz="0" w:space="0" w:color="auto"/>
            <w:right w:val="none" w:sz="0" w:space="0" w:color="auto"/>
          </w:divBdr>
        </w:div>
        <w:div w:id="285546795">
          <w:marLeft w:val="0"/>
          <w:marRight w:val="0"/>
          <w:marTop w:val="0"/>
          <w:marBottom w:val="0"/>
          <w:divBdr>
            <w:top w:val="none" w:sz="0" w:space="0" w:color="auto"/>
            <w:left w:val="none" w:sz="0" w:space="0" w:color="auto"/>
            <w:bottom w:val="none" w:sz="0" w:space="0" w:color="auto"/>
            <w:right w:val="none" w:sz="0" w:space="0" w:color="auto"/>
          </w:divBdr>
        </w:div>
        <w:div w:id="220797070">
          <w:marLeft w:val="0"/>
          <w:marRight w:val="0"/>
          <w:marTop w:val="0"/>
          <w:marBottom w:val="0"/>
          <w:divBdr>
            <w:top w:val="none" w:sz="0" w:space="0" w:color="auto"/>
            <w:left w:val="none" w:sz="0" w:space="0" w:color="auto"/>
            <w:bottom w:val="none" w:sz="0" w:space="0" w:color="auto"/>
            <w:right w:val="none" w:sz="0" w:space="0" w:color="auto"/>
          </w:divBdr>
        </w:div>
        <w:div w:id="825165809">
          <w:marLeft w:val="0"/>
          <w:marRight w:val="0"/>
          <w:marTop w:val="0"/>
          <w:marBottom w:val="0"/>
          <w:divBdr>
            <w:top w:val="none" w:sz="0" w:space="0" w:color="auto"/>
            <w:left w:val="none" w:sz="0" w:space="0" w:color="auto"/>
            <w:bottom w:val="none" w:sz="0" w:space="0" w:color="auto"/>
            <w:right w:val="none" w:sz="0" w:space="0" w:color="auto"/>
          </w:divBdr>
        </w:div>
        <w:div w:id="219022353">
          <w:marLeft w:val="0"/>
          <w:marRight w:val="0"/>
          <w:marTop w:val="0"/>
          <w:marBottom w:val="0"/>
          <w:divBdr>
            <w:top w:val="none" w:sz="0" w:space="0" w:color="auto"/>
            <w:left w:val="none" w:sz="0" w:space="0" w:color="auto"/>
            <w:bottom w:val="none" w:sz="0" w:space="0" w:color="auto"/>
            <w:right w:val="none" w:sz="0" w:space="0" w:color="auto"/>
          </w:divBdr>
        </w:div>
        <w:div w:id="1140074611">
          <w:marLeft w:val="0"/>
          <w:marRight w:val="0"/>
          <w:marTop w:val="0"/>
          <w:marBottom w:val="0"/>
          <w:divBdr>
            <w:top w:val="none" w:sz="0" w:space="0" w:color="auto"/>
            <w:left w:val="none" w:sz="0" w:space="0" w:color="auto"/>
            <w:bottom w:val="none" w:sz="0" w:space="0" w:color="auto"/>
            <w:right w:val="none" w:sz="0" w:space="0" w:color="auto"/>
          </w:divBdr>
        </w:div>
        <w:div w:id="411858517">
          <w:marLeft w:val="0"/>
          <w:marRight w:val="0"/>
          <w:marTop w:val="0"/>
          <w:marBottom w:val="0"/>
          <w:divBdr>
            <w:top w:val="none" w:sz="0" w:space="0" w:color="auto"/>
            <w:left w:val="none" w:sz="0" w:space="0" w:color="auto"/>
            <w:bottom w:val="none" w:sz="0" w:space="0" w:color="auto"/>
            <w:right w:val="none" w:sz="0" w:space="0" w:color="auto"/>
          </w:divBdr>
        </w:div>
        <w:div w:id="1040594641">
          <w:marLeft w:val="0"/>
          <w:marRight w:val="0"/>
          <w:marTop w:val="0"/>
          <w:marBottom w:val="0"/>
          <w:divBdr>
            <w:top w:val="none" w:sz="0" w:space="0" w:color="auto"/>
            <w:left w:val="none" w:sz="0" w:space="0" w:color="auto"/>
            <w:bottom w:val="none" w:sz="0" w:space="0" w:color="auto"/>
            <w:right w:val="none" w:sz="0" w:space="0" w:color="auto"/>
          </w:divBdr>
        </w:div>
        <w:div w:id="96563479">
          <w:marLeft w:val="0"/>
          <w:marRight w:val="0"/>
          <w:marTop w:val="0"/>
          <w:marBottom w:val="0"/>
          <w:divBdr>
            <w:top w:val="none" w:sz="0" w:space="0" w:color="auto"/>
            <w:left w:val="none" w:sz="0" w:space="0" w:color="auto"/>
            <w:bottom w:val="none" w:sz="0" w:space="0" w:color="auto"/>
            <w:right w:val="none" w:sz="0" w:space="0" w:color="auto"/>
          </w:divBdr>
        </w:div>
        <w:div w:id="1998341203">
          <w:marLeft w:val="0"/>
          <w:marRight w:val="0"/>
          <w:marTop w:val="0"/>
          <w:marBottom w:val="0"/>
          <w:divBdr>
            <w:top w:val="none" w:sz="0" w:space="0" w:color="auto"/>
            <w:left w:val="none" w:sz="0" w:space="0" w:color="auto"/>
            <w:bottom w:val="none" w:sz="0" w:space="0" w:color="auto"/>
            <w:right w:val="none" w:sz="0" w:space="0" w:color="auto"/>
          </w:divBdr>
        </w:div>
        <w:div w:id="1582368011">
          <w:marLeft w:val="0"/>
          <w:marRight w:val="0"/>
          <w:marTop w:val="0"/>
          <w:marBottom w:val="0"/>
          <w:divBdr>
            <w:top w:val="none" w:sz="0" w:space="0" w:color="auto"/>
            <w:left w:val="none" w:sz="0" w:space="0" w:color="auto"/>
            <w:bottom w:val="none" w:sz="0" w:space="0" w:color="auto"/>
            <w:right w:val="none" w:sz="0" w:space="0" w:color="auto"/>
          </w:divBdr>
        </w:div>
        <w:div w:id="1265571067">
          <w:marLeft w:val="0"/>
          <w:marRight w:val="0"/>
          <w:marTop w:val="0"/>
          <w:marBottom w:val="0"/>
          <w:divBdr>
            <w:top w:val="none" w:sz="0" w:space="0" w:color="auto"/>
            <w:left w:val="none" w:sz="0" w:space="0" w:color="auto"/>
            <w:bottom w:val="none" w:sz="0" w:space="0" w:color="auto"/>
            <w:right w:val="none" w:sz="0" w:space="0" w:color="auto"/>
          </w:divBdr>
        </w:div>
        <w:div w:id="194658794">
          <w:marLeft w:val="0"/>
          <w:marRight w:val="0"/>
          <w:marTop w:val="0"/>
          <w:marBottom w:val="0"/>
          <w:divBdr>
            <w:top w:val="none" w:sz="0" w:space="0" w:color="auto"/>
            <w:left w:val="none" w:sz="0" w:space="0" w:color="auto"/>
            <w:bottom w:val="none" w:sz="0" w:space="0" w:color="auto"/>
            <w:right w:val="none" w:sz="0" w:space="0" w:color="auto"/>
          </w:divBdr>
        </w:div>
        <w:div w:id="1250625240">
          <w:marLeft w:val="0"/>
          <w:marRight w:val="0"/>
          <w:marTop w:val="0"/>
          <w:marBottom w:val="0"/>
          <w:divBdr>
            <w:top w:val="none" w:sz="0" w:space="0" w:color="auto"/>
            <w:left w:val="none" w:sz="0" w:space="0" w:color="auto"/>
            <w:bottom w:val="none" w:sz="0" w:space="0" w:color="auto"/>
            <w:right w:val="none" w:sz="0" w:space="0" w:color="auto"/>
          </w:divBdr>
        </w:div>
      </w:divsChild>
    </w:div>
    <w:div w:id="817916869">
      <w:bodyDiv w:val="1"/>
      <w:marLeft w:val="0"/>
      <w:marRight w:val="0"/>
      <w:marTop w:val="0"/>
      <w:marBottom w:val="0"/>
      <w:divBdr>
        <w:top w:val="none" w:sz="0" w:space="0" w:color="auto"/>
        <w:left w:val="none" w:sz="0" w:space="0" w:color="auto"/>
        <w:bottom w:val="none" w:sz="0" w:space="0" w:color="auto"/>
        <w:right w:val="none" w:sz="0" w:space="0" w:color="auto"/>
      </w:divBdr>
    </w:div>
    <w:div w:id="832793670">
      <w:bodyDiv w:val="1"/>
      <w:marLeft w:val="0"/>
      <w:marRight w:val="0"/>
      <w:marTop w:val="0"/>
      <w:marBottom w:val="0"/>
      <w:divBdr>
        <w:top w:val="none" w:sz="0" w:space="0" w:color="auto"/>
        <w:left w:val="none" w:sz="0" w:space="0" w:color="auto"/>
        <w:bottom w:val="none" w:sz="0" w:space="0" w:color="auto"/>
        <w:right w:val="none" w:sz="0" w:space="0" w:color="auto"/>
      </w:divBdr>
      <w:divsChild>
        <w:div w:id="797574773">
          <w:marLeft w:val="640"/>
          <w:marRight w:val="0"/>
          <w:marTop w:val="0"/>
          <w:marBottom w:val="0"/>
          <w:divBdr>
            <w:top w:val="none" w:sz="0" w:space="0" w:color="auto"/>
            <w:left w:val="none" w:sz="0" w:space="0" w:color="auto"/>
            <w:bottom w:val="none" w:sz="0" w:space="0" w:color="auto"/>
            <w:right w:val="none" w:sz="0" w:space="0" w:color="auto"/>
          </w:divBdr>
        </w:div>
        <w:div w:id="968314861">
          <w:marLeft w:val="640"/>
          <w:marRight w:val="0"/>
          <w:marTop w:val="0"/>
          <w:marBottom w:val="0"/>
          <w:divBdr>
            <w:top w:val="none" w:sz="0" w:space="0" w:color="auto"/>
            <w:left w:val="none" w:sz="0" w:space="0" w:color="auto"/>
            <w:bottom w:val="none" w:sz="0" w:space="0" w:color="auto"/>
            <w:right w:val="none" w:sz="0" w:space="0" w:color="auto"/>
          </w:divBdr>
        </w:div>
        <w:div w:id="253825518">
          <w:marLeft w:val="640"/>
          <w:marRight w:val="0"/>
          <w:marTop w:val="0"/>
          <w:marBottom w:val="0"/>
          <w:divBdr>
            <w:top w:val="none" w:sz="0" w:space="0" w:color="auto"/>
            <w:left w:val="none" w:sz="0" w:space="0" w:color="auto"/>
            <w:bottom w:val="none" w:sz="0" w:space="0" w:color="auto"/>
            <w:right w:val="none" w:sz="0" w:space="0" w:color="auto"/>
          </w:divBdr>
        </w:div>
        <w:div w:id="604121723">
          <w:marLeft w:val="640"/>
          <w:marRight w:val="0"/>
          <w:marTop w:val="0"/>
          <w:marBottom w:val="0"/>
          <w:divBdr>
            <w:top w:val="none" w:sz="0" w:space="0" w:color="auto"/>
            <w:left w:val="none" w:sz="0" w:space="0" w:color="auto"/>
            <w:bottom w:val="none" w:sz="0" w:space="0" w:color="auto"/>
            <w:right w:val="none" w:sz="0" w:space="0" w:color="auto"/>
          </w:divBdr>
        </w:div>
        <w:div w:id="48850536">
          <w:marLeft w:val="640"/>
          <w:marRight w:val="0"/>
          <w:marTop w:val="0"/>
          <w:marBottom w:val="0"/>
          <w:divBdr>
            <w:top w:val="none" w:sz="0" w:space="0" w:color="auto"/>
            <w:left w:val="none" w:sz="0" w:space="0" w:color="auto"/>
            <w:bottom w:val="none" w:sz="0" w:space="0" w:color="auto"/>
            <w:right w:val="none" w:sz="0" w:space="0" w:color="auto"/>
          </w:divBdr>
        </w:div>
        <w:div w:id="527958426">
          <w:marLeft w:val="640"/>
          <w:marRight w:val="0"/>
          <w:marTop w:val="0"/>
          <w:marBottom w:val="0"/>
          <w:divBdr>
            <w:top w:val="none" w:sz="0" w:space="0" w:color="auto"/>
            <w:left w:val="none" w:sz="0" w:space="0" w:color="auto"/>
            <w:bottom w:val="none" w:sz="0" w:space="0" w:color="auto"/>
            <w:right w:val="none" w:sz="0" w:space="0" w:color="auto"/>
          </w:divBdr>
        </w:div>
        <w:div w:id="920603117">
          <w:marLeft w:val="640"/>
          <w:marRight w:val="0"/>
          <w:marTop w:val="0"/>
          <w:marBottom w:val="0"/>
          <w:divBdr>
            <w:top w:val="none" w:sz="0" w:space="0" w:color="auto"/>
            <w:left w:val="none" w:sz="0" w:space="0" w:color="auto"/>
            <w:bottom w:val="none" w:sz="0" w:space="0" w:color="auto"/>
            <w:right w:val="none" w:sz="0" w:space="0" w:color="auto"/>
          </w:divBdr>
        </w:div>
        <w:div w:id="1928733661">
          <w:marLeft w:val="640"/>
          <w:marRight w:val="0"/>
          <w:marTop w:val="0"/>
          <w:marBottom w:val="0"/>
          <w:divBdr>
            <w:top w:val="none" w:sz="0" w:space="0" w:color="auto"/>
            <w:left w:val="none" w:sz="0" w:space="0" w:color="auto"/>
            <w:bottom w:val="none" w:sz="0" w:space="0" w:color="auto"/>
            <w:right w:val="none" w:sz="0" w:space="0" w:color="auto"/>
          </w:divBdr>
        </w:div>
        <w:div w:id="1280989619">
          <w:marLeft w:val="640"/>
          <w:marRight w:val="0"/>
          <w:marTop w:val="0"/>
          <w:marBottom w:val="0"/>
          <w:divBdr>
            <w:top w:val="none" w:sz="0" w:space="0" w:color="auto"/>
            <w:left w:val="none" w:sz="0" w:space="0" w:color="auto"/>
            <w:bottom w:val="none" w:sz="0" w:space="0" w:color="auto"/>
            <w:right w:val="none" w:sz="0" w:space="0" w:color="auto"/>
          </w:divBdr>
        </w:div>
        <w:div w:id="1098796854">
          <w:marLeft w:val="640"/>
          <w:marRight w:val="0"/>
          <w:marTop w:val="0"/>
          <w:marBottom w:val="0"/>
          <w:divBdr>
            <w:top w:val="none" w:sz="0" w:space="0" w:color="auto"/>
            <w:left w:val="none" w:sz="0" w:space="0" w:color="auto"/>
            <w:bottom w:val="none" w:sz="0" w:space="0" w:color="auto"/>
            <w:right w:val="none" w:sz="0" w:space="0" w:color="auto"/>
          </w:divBdr>
        </w:div>
        <w:div w:id="1118253611">
          <w:marLeft w:val="640"/>
          <w:marRight w:val="0"/>
          <w:marTop w:val="0"/>
          <w:marBottom w:val="0"/>
          <w:divBdr>
            <w:top w:val="none" w:sz="0" w:space="0" w:color="auto"/>
            <w:left w:val="none" w:sz="0" w:space="0" w:color="auto"/>
            <w:bottom w:val="none" w:sz="0" w:space="0" w:color="auto"/>
            <w:right w:val="none" w:sz="0" w:space="0" w:color="auto"/>
          </w:divBdr>
        </w:div>
        <w:div w:id="1780100242">
          <w:marLeft w:val="640"/>
          <w:marRight w:val="0"/>
          <w:marTop w:val="0"/>
          <w:marBottom w:val="0"/>
          <w:divBdr>
            <w:top w:val="none" w:sz="0" w:space="0" w:color="auto"/>
            <w:left w:val="none" w:sz="0" w:space="0" w:color="auto"/>
            <w:bottom w:val="none" w:sz="0" w:space="0" w:color="auto"/>
            <w:right w:val="none" w:sz="0" w:space="0" w:color="auto"/>
          </w:divBdr>
        </w:div>
        <w:div w:id="120342374">
          <w:marLeft w:val="640"/>
          <w:marRight w:val="0"/>
          <w:marTop w:val="0"/>
          <w:marBottom w:val="0"/>
          <w:divBdr>
            <w:top w:val="none" w:sz="0" w:space="0" w:color="auto"/>
            <w:left w:val="none" w:sz="0" w:space="0" w:color="auto"/>
            <w:bottom w:val="none" w:sz="0" w:space="0" w:color="auto"/>
            <w:right w:val="none" w:sz="0" w:space="0" w:color="auto"/>
          </w:divBdr>
        </w:div>
        <w:div w:id="1211654192">
          <w:marLeft w:val="640"/>
          <w:marRight w:val="0"/>
          <w:marTop w:val="0"/>
          <w:marBottom w:val="0"/>
          <w:divBdr>
            <w:top w:val="none" w:sz="0" w:space="0" w:color="auto"/>
            <w:left w:val="none" w:sz="0" w:space="0" w:color="auto"/>
            <w:bottom w:val="none" w:sz="0" w:space="0" w:color="auto"/>
            <w:right w:val="none" w:sz="0" w:space="0" w:color="auto"/>
          </w:divBdr>
        </w:div>
        <w:div w:id="1358582843">
          <w:marLeft w:val="640"/>
          <w:marRight w:val="0"/>
          <w:marTop w:val="0"/>
          <w:marBottom w:val="0"/>
          <w:divBdr>
            <w:top w:val="none" w:sz="0" w:space="0" w:color="auto"/>
            <w:left w:val="none" w:sz="0" w:space="0" w:color="auto"/>
            <w:bottom w:val="none" w:sz="0" w:space="0" w:color="auto"/>
            <w:right w:val="none" w:sz="0" w:space="0" w:color="auto"/>
          </w:divBdr>
        </w:div>
        <w:div w:id="1958948219">
          <w:marLeft w:val="640"/>
          <w:marRight w:val="0"/>
          <w:marTop w:val="0"/>
          <w:marBottom w:val="0"/>
          <w:divBdr>
            <w:top w:val="none" w:sz="0" w:space="0" w:color="auto"/>
            <w:left w:val="none" w:sz="0" w:space="0" w:color="auto"/>
            <w:bottom w:val="none" w:sz="0" w:space="0" w:color="auto"/>
            <w:right w:val="none" w:sz="0" w:space="0" w:color="auto"/>
          </w:divBdr>
        </w:div>
        <w:div w:id="765734855">
          <w:marLeft w:val="640"/>
          <w:marRight w:val="0"/>
          <w:marTop w:val="0"/>
          <w:marBottom w:val="0"/>
          <w:divBdr>
            <w:top w:val="none" w:sz="0" w:space="0" w:color="auto"/>
            <w:left w:val="none" w:sz="0" w:space="0" w:color="auto"/>
            <w:bottom w:val="none" w:sz="0" w:space="0" w:color="auto"/>
            <w:right w:val="none" w:sz="0" w:space="0" w:color="auto"/>
          </w:divBdr>
        </w:div>
        <w:div w:id="855575382">
          <w:marLeft w:val="640"/>
          <w:marRight w:val="0"/>
          <w:marTop w:val="0"/>
          <w:marBottom w:val="0"/>
          <w:divBdr>
            <w:top w:val="none" w:sz="0" w:space="0" w:color="auto"/>
            <w:left w:val="none" w:sz="0" w:space="0" w:color="auto"/>
            <w:bottom w:val="none" w:sz="0" w:space="0" w:color="auto"/>
            <w:right w:val="none" w:sz="0" w:space="0" w:color="auto"/>
          </w:divBdr>
        </w:div>
        <w:div w:id="883172552">
          <w:marLeft w:val="640"/>
          <w:marRight w:val="0"/>
          <w:marTop w:val="0"/>
          <w:marBottom w:val="0"/>
          <w:divBdr>
            <w:top w:val="none" w:sz="0" w:space="0" w:color="auto"/>
            <w:left w:val="none" w:sz="0" w:space="0" w:color="auto"/>
            <w:bottom w:val="none" w:sz="0" w:space="0" w:color="auto"/>
            <w:right w:val="none" w:sz="0" w:space="0" w:color="auto"/>
          </w:divBdr>
        </w:div>
        <w:div w:id="1857961800">
          <w:marLeft w:val="640"/>
          <w:marRight w:val="0"/>
          <w:marTop w:val="0"/>
          <w:marBottom w:val="0"/>
          <w:divBdr>
            <w:top w:val="none" w:sz="0" w:space="0" w:color="auto"/>
            <w:left w:val="none" w:sz="0" w:space="0" w:color="auto"/>
            <w:bottom w:val="none" w:sz="0" w:space="0" w:color="auto"/>
            <w:right w:val="none" w:sz="0" w:space="0" w:color="auto"/>
          </w:divBdr>
        </w:div>
        <w:div w:id="883444009">
          <w:marLeft w:val="640"/>
          <w:marRight w:val="0"/>
          <w:marTop w:val="0"/>
          <w:marBottom w:val="0"/>
          <w:divBdr>
            <w:top w:val="none" w:sz="0" w:space="0" w:color="auto"/>
            <w:left w:val="none" w:sz="0" w:space="0" w:color="auto"/>
            <w:bottom w:val="none" w:sz="0" w:space="0" w:color="auto"/>
            <w:right w:val="none" w:sz="0" w:space="0" w:color="auto"/>
          </w:divBdr>
        </w:div>
        <w:div w:id="1599174753">
          <w:marLeft w:val="640"/>
          <w:marRight w:val="0"/>
          <w:marTop w:val="0"/>
          <w:marBottom w:val="0"/>
          <w:divBdr>
            <w:top w:val="none" w:sz="0" w:space="0" w:color="auto"/>
            <w:left w:val="none" w:sz="0" w:space="0" w:color="auto"/>
            <w:bottom w:val="none" w:sz="0" w:space="0" w:color="auto"/>
            <w:right w:val="none" w:sz="0" w:space="0" w:color="auto"/>
          </w:divBdr>
        </w:div>
        <w:div w:id="861625649">
          <w:marLeft w:val="640"/>
          <w:marRight w:val="0"/>
          <w:marTop w:val="0"/>
          <w:marBottom w:val="0"/>
          <w:divBdr>
            <w:top w:val="none" w:sz="0" w:space="0" w:color="auto"/>
            <w:left w:val="none" w:sz="0" w:space="0" w:color="auto"/>
            <w:bottom w:val="none" w:sz="0" w:space="0" w:color="auto"/>
            <w:right w:val="none" w:sz="0" w:space="0" w:color="auto"/>
          </w:divBdr>
        </w:div>
        <w:div w:id="543177292">
          <w:marLeft w:val="640"/>
          <w:marRight w:val="0"/>
          <w:marTop w:val="0"/>
          <w:marBottom w:val="0"/>
          <w:divBdr>
            <w:top w:val="none" w:sz="0" w:space="0" w:color="auto"/>
            <w:left w:val="none" w:sz="0" w:space="0" w:color="auto"/>
            <w:bottom w:val="none" w:sz="0" w:space="0" w:color="auto"/>
            <w:right w:val="none" w:sz="0" w:space="0" w:color="auto"/>
          </w:divBdr>
        </w:div>
        <w:div w:id="782110352">
          <w:marLeft w:val="640"/>
          <w:marRight w:val="0"/>
          <w:marTop w:val="0"/>
          <w:marBottom w:val="0"/>
          <w:divBdr>
            <w:top w:val="none" w:sz="0" w:space="0" w:color="auto"/>
            <w:left w:val="none" w:sz="0" w:space="0" w:color="auto"/>
            <w:bottom w:val="none" w:sz="0" w:space="0" w:color="auto"/>
            <w:right w:val="none" w:sz="0" w:space="0" w:color="auto"/>
          </w:divBdr>
        </w:div>
        <w:div w:id="342754912">
          <w:marLeft w:val="640"/>
          <w:marRight w:val="0"/>
          <w:marTop w:val="0"/>
          <w:marBottom w:val="0"/>
          <w:divBdr>
            <w:top w:val="none" w:sz="0" w:space="0" w:color="auto"/>
            <w:left w:val="none" w:sz="0" w:space="0" w:color="auto"/>
            <w:bottom w:val="none" w:sz="0" w:space="0" w:color="auto"/>
            <w:right w:val="none" w:sz="0" w:space="0" w:color="auto"/>
          </w:divBdr>
        </w:div>
        <w:div w:id="1508133501">
          <w:marLeft w:val="640"/>
          <w:marRight w:val="0"/>
          <w:marTop w:val="0"/>
          <w:marBottom w:val="0"/>
          <w:divBdr>
            <w:top w:val="none" w:sz="0" w:space="0" w:color="auto"/>
            <w:left w:val="none" w:sz="0" w:space="0" w:color="auto"/>
            <w:bottom w:val="none" w:sz="0" w:space="0" w:color="auto"/>
            <w:right w:val="none" w:sz="0" w:space="0" w:color="auto"/>
          </w:divBdr>
        </w:div>
        <w:div w:id="114756555">
          <w:marLeft w:val="640"/>
          <w:marRight w:val="0"/>
          <w:marTop w:val="0"/>
          <w:marBottom w:val="0"/>
          <w:divBdr>
            <w:top w:val="none" w:sz="0" w:space="0" w:color="auto"/>
            <w:left w:val="none" w:sz="0" w:space="0" w:color="auto"/>
            <w:bottom w:val="none" w:sz="0" w:space="0" w:color="auto"/>
            <w:right w:val="none" w:sz="0" w:space="0" w:color="auto"/>
          </w:divBdr>
        </w:div>
        <w:div w:id="893346132">
          <w:marLeft w:val="640"/>
          <w:marRight w:val="0"/>
          <w:marTop w:val="0"/>
          <w:marBottom w:val="0"/>
          <w:divBdr>
            <w:top w:val="none" w:sz="0" w:space="0" w:color="auto"/>
            <w:left w:val="none" w:sz="0" w:space="0" w:color="auto"/>
            <w:bottom w:val="none" w:sz="0" w:space="0" w:color="auto"/>
            <w:right w:val="none" w:sz="0" w:space="0" w:color="auto"/>
          </w:divBdr>
        </w:div>
        <w:div w:id="897470869">
          <w:marLeft w:val="640"/>
          <w:marRight w:val="0"/>
          <w:marTop w:val="0"/>
          <w:marBottom w:val="0"/>
          <w:divBdr>
            <w:top w:val="none" w:sz="0" w:space="0" w:color="auto"/>
            <w:left w:val="none" w:sz="0" w:space="0" w:color="auto"/>
            <w:bottom w:val="none" w:sz="0" w:space="0" w:color="auto"/>
            <w:right w:val="none" w:sz="0" w:space="0" w:color="auto"/>
          </w:divBdr>
        </w:div>
        <w:div w:id="2100825962">
          <w:marLeft w:val="640"/>
          <w:marRight w:val="0"/>
          <w:marTop w:val="0"/>
          <w:marBottom w:val="0"/>
          <w:divBdr>
            <w:top w:val="none" w:sz="0" w:space="0" w:color="auto"/>
            <w:left w:val="none" w:sz="0" w:space="0" w:color="auto"/>
            <w:bottom w:val="none" w:sz="0" w:space="0" w:color="auto"/>
            <w:right w:val="none" w:sz="0" w:space="0" w:color="auto"/>
          </w:divBdr>
        </w:div>
        <w:div w:id="1969117514">
          <w:marLeft w:val="640"/>
          <w:marRight w:val="0"/>
          <w:marTop w:val="0"/>
          <w:marBottom w:val="0"/>
          <w:divBdr>
            <w:top w:val="none" w:sz="0" w:space="0" w:color="auto"/>
            <w:left w:val="none" w:sz="0" w:space="0" w:color="auto"/>
            <w:bottom w:val="none" w:sz="0" w:space="0" w:color="auto"/>
            <w:right w:val="none" w:sz="0" w:space="0" w:color="auto"/>
          </w:divBdr>
        </w:div>
        <w:div w:id="86922224">
          <w:marLeft w:val="640"/>
          <w:marRight w:val="0"/>
          <w:marTop w:val="0"/>
          <w:marBottom w:val="0"/>
          <w:divBdr>
            <w:top w:val="none" w:sz="0" w:space="0" w:color="auto"/>
            <w:left w:val="none" w:sz="0" w:space="0" w:color="auto"/>
            <w:bottom w:val="none" w:sz="0" w:space="0" w:color="auto"/>
            <w:right w:val="none" w:sz="0" w:space="0" w:color="auto"/>
          </w:divBdr>
        </w:div>
        <w:div w:id="918756171">
          <w:marLeft w:val="640"/>
          <w:marRight w:val="0"/>
          <w:marTop w:val="0"/>
          <w:marBottom w:val="0"/>
          <w:divBdr>
            <w:top w:val="none" w:sz="0" w:space="0" w:color="auto"/>
            <w:left w:val="none" w:sz="0" w:space="0" w:color="auto"/>
            <w:bottom w:val="none" w:sz="0" w:space="0" w:color="auto"/>
            <w:right w:val="none" w:sz="0" w:space="0" w:color="auto"/>
          </w:divBdr>
        </w:div>
        <w:div w:id="1699694826">
          <w:marLeft w:val="640"/>
          <w:marRight w:val="0"/>
          <w:marTop w:val="0"/>
          <w:marBottom w:val="0"/>
          <w:divBdr>
            <w:top w:val="none" w:sz="0" w:space="0" w:color="auto"/>
            <w:left w:val="none" w:sz="0" w:space="0" w:color="auto"/>
            <w:bottom w:val="none" w:sz="0" w:space="0" w:color="auto"/>
            <w:right w:val="none" w:sz="0" w:space="0" w:color="auto"/>
          </w:divBdr>
        </w:div>
        <w:div w:id="1146048120">
          <w:marLeft w:val="640"/>
          <w:marRight w:val="0"/>
          <w:marTop w:val="0"/>
          <w:marBottom w:val="0"/>
          <w:divBdr>
            <w:top w:val="none" w:sz="0" w:space="0" w:color="auto"/>
            <w:left w:val="none" w:sz="0" w:space="0" w:color="auto"/>
            <w:bottom w:val="none" w:sz="0" w:space="0" w:color="auto"/>
            <w:right w:val="none" w:sz="0" w:space="0" w:color="auto"/>
          </w:divBdr>
        </w:div>
      </w:divsChild>
    </w:div>
    <w:div w:id="855390763">
      <w:bodyDiv w:val="1"/>
      <w:marLeft w:val="0"/>
      <w:marRight w:val="0"/>
      <w:marTop w:val="0"/>
      <w:marBottom w:val="0"/>
      <w:divBdr>
        <w:top w:val="none" w:sz="0" w:space="0" w:color="auto"/>
        <w:left w:val="none" w:sz="0" w:space="0" w:color="auto"/>
        <w:bottom w:val="none" w:sz="0" w:space="0" w:color="auto"/>
        <w:right w:val="none" w:sz="0" w:space="0" w:color="auto"/>
      </w:divBdr>
      <w:divsChild>
        <w:div w:id="1289046437">
          <w:marLeft w:val="640"/>
          <w:marRight w:val="0"/>
          <w:marTop w:val="0"/>
          <w:marBottom w:val="0"/>
          <w:divBdr>
            <w:top w:val="none" w:sz="0" w:space="0" w:color="auto"/>
            <w:left w:val="none" w:sz="0" w:space="0" w:color="auto"/>
            <w:bottom w:val="none" w:sz="0" w:space="0" w:color="auto"/>
            <w:right w:val="none" w:sz="0" w:space="0" w:color="auto"/>
          </w:divBdr>
        </w:div>
        <w:div w:id="590047192">
          <w:marLeft w:val="640"/>
          <w:marRight w:val="0"/>
          <w:marTop w:val="0"/>
          <w:marBottom w:val="0"/>
          <w:divBdr>
            <w:top w:val="none" w:sz="0" w:space="0" w:color="auto"/>
            <w:left w:val="none" w:sz="0" w:space="0" w:color="auto"/>
            <w:bottom w:val="none" w:sz="0" w:space="0" w:color="auto"/>
            <w:right w:val="none" w:sz="0" w:space="0" w:color="auto"/>
          </w:divBdr>
        </w:div>
        <w:div w:id="1657490899">
          <w:marLeft w:val="640"/>
          <w:marRight w:val="0"/>
          <w:marTop w:val="0"/>
          <w:marBottom w:val="0"/>
          <w:divBdr>
            <w:top w:val="none" w:sz="0" w:space="0" w:color="auto"/>
            <w:left w:val="none" w:sz="0" w:space="0" w:color="auto"/>
            <w:bottom w:val="none" w:sz="0" w:space="0" w:color="auto"/>
            <w:right w:val="none" w:sz="0" w:space="0" w:color="auto"/>
          </w:divBdr>
        </w:div>
        <w:div w:id="343292367">
          <w:marLeft w:val="640"/>
          <w:marRight w:val="0"/>
          <w:marTop w:val="0"/>
          <w:marBottom w:val="0"/>
          <w:divBdr>
            <w:top w:val="none" w:sz="0" w:space="0" w:color="auto"/>
            <w:left w:val="none" w:sz="0" w:space="0" w:color="auto"/>
            <w:bottom w:val="none" w:sz="0" w:space="0" w:color="auto"/>
            <w:right w:val="none" w:sz="0" w:space="0" w:color="auto"/>
          </w:divBdr>
        </w:div>
        <w:div w:id="1063912574">
          <w:marLeft w:val="640"/>
          <w:marRight w:val="0"/>
          <w:marTop w:val="0"/>
          <w:marBottom w:val="0"/>
          <w:divBdr>
            <w:top w:val="none" w:sz="0" w:space="0" w:color="auto"/>
            <w:left w:val="none" w:sz="0" w:space="0" w:color="auto"/>
            <w:bottom w:val="none" w:sz="0" w:space="0" w:color="auto"/>
            <w:right w:val="none" w:sz="0" w:space="0" w:color="auto"/>
          </w:divBdr>
        </w:div>
        <w:div w:id="1291327034">
          <w:marLeft w:val="640"/>
          <w:marRight w:val="0"/>
          <w:marTop w:val="0"/>
          <w:marBottom w:val="0"/>
          <w:divBdr>
            <w:top w:val="none" w:sz="0" w:space="0" w:color="auto"/>
            <w:left w:val="none" w:sz="0" w:space="0" w:color="auto"/>
            <w:bottom w:val="none" w:sz="0" w:space="0" w:color="auto"/>
            <w:right w:val="none" w:sz="0" w:space="0" w:color="auto"/>
          </w:divBdr>
        </w:div>
        <w:div w:id="2026980456">
          <w:marLeft w:val="640"/>
          <w:marRight w:val="0"/>
          <w:marTop w:val="0"/>
          <w:marBottom w:val="0"/>
          <w:divBdr>
            <w:top w:val="none" w:sz="0" w:space="0" w:color="auto"/>
            <w:left w:val="none" w:sz="0" w:space="0" w:color="auto"/>
            <w:bottom w:val="none" w:sz="0" w:space="0" w:color="auto"/>
            <w:right w:val="none" w:sz="0" w:space="0" w:color="auto"/>
          </w:divBdr>
        </w:div>
        <w:div w:id="1997537892">
          <w:marLeft w:val="640"/>
          <w:marRight w:val="0"/>
          <w:marTop w:val="0"/>
          <w:marBottom w:val="0"/>
          <w:divBdr>
            <w:top w:val="none" w:sz="0" w:space="0" w:color="auto"/>
            <w:left w:val="none" w:sz="0" w:space="0" w:color="auto"/>
            <w:bottom w:val="none" w:sz="0" w:space="0" w:color="auto"/>
            <w:right w:val="none" w:sz="0" w:space="0" w:color="auto"/>
          </w:divBdr>
        </w:div>
        <w:div w:id="562907120">
          <w:marLeft w:val="640"/>
          <w:marRight w:val="0"/>
          <w:marTop w:val="0"/>
          <w:marBottom w:val="0"/>
          <w:divBdr>
            <w:top w:val="none" w:sz="0" w:space="0" w:color="auto"/>
            <w:left w:val="none" w:sz="0" w:space="0" w:color="auto"/>
            <w:bottom w:val="none" w:sz="0" w:space="0" w:color="auto"/>
            <w:right w:val="none" w:sz="0" w:space="0" w:color="auto"/>
          </w:divBdr>
        </w:div>
        <w:div w:id="145056761">
          <w:marLeft w:val="640"/>
          <w:marRight w:val="0"/>
          <w:marTop w:val="0"/>
          <w:marBottom w:val="0"/>
          <w:divBdr>
            <w:top w:val="none" w:sz="0" w:space="0" w:color="auto"/>
            <w:left w:val="none" w:sz="0" w:space="0" w:color="auto"/>
            <w:bottom w:val="none" w:sz="0" w:space="0" w:color="auto"/>
            <w:right w:val="none" w:sz="0" w:space="0" w:color="auto"/>
          </w:divBdr>
        </w:div>
        <w:div w:id="1269464560">
          <w:marLeft w:val="640"/>
          <w:marRight w:val="0"/>
          <w:marTop w:val="0"/>
          <w:marBottom w:val="0"/>
          <w:divBdr>
            <w:top w:val="none" w:sz="0" w:space="0" w:color="auto"/>
            <w:left w:val="none" w:sz="0" w:space="0" w:color="auto"/>
            <w:bottom w:val="none" w:sz="0" w:space="0" w:color="auto"/>
            <w:right w:val="none" w:sz="0" w:space="0" w:color="auto"/>
          </w:divBdr>
        </w:div>
        <w:div w:id="1787773377">
          <w:marLeft w:val="640"/>
          <w:marRight w:val="0"/>
          <w:marTop w:val="0"/>
          <w:marBottom w:val="0"/>
          <w:divBdr>
            <w:top w:val="none" w:sz="0" w:space="0" w:color="auto"/>
            <w:left w:val="none" w:sz="0" w:space="0" w:color="auto"/>
            <w:bottom w:val="none" w:sz="0" w:space="0" w:color="auto"/>
            <w:right w:val="none" w:sz="0" w:space="0" w:color="auto"/>
          </w:divBdr>
        </w:div>
        <w:div w:id="137846557">
          <w:marLeft w:val="640"/>
          <w:marRight w:val="0"/>
          <w:marTop w:val="0"/>
          <w:marBottom w:val="0"/>
          <w:divBdr>
            <w:top w:val="none" w:sz="0" w:space="0" w:color="auto"/>
            <w:left w:val="none" w:sz="0" w:space="0" w:color="auto"/>
            <w:bottom w:val="none" w:sz="0" w:space="0" w:color="auto"/>
            <w:right w:val="none" w:sz="0" w:space="0" w:color="auto"/>
          </w:divBdr>
        </w:div>
        <w:div w:id="1255480038">
          <w:marLeft w:val="640"/>
          <w:marRight w:val="0"/>
          <w:marTop w:val="0"/>
          <w:marBottom w:val="0"/>
          <w:divBdr>
            <w:top w:val="none" w:sz="0" w:space="0" w:color="auto"/>
            <w:left w:val="none" w:sz="0" w:space="0" w:color="auto"/>
            <w:bottom w:val="none" w:sz="0" w:space="0" w:color="auto"/>
            <w:right w:val="none" w:sz="0" w:space="0" w:color="auto"/>
          </w:divBdr>
        </w:div>
        <w:div w:id="1517887585">
          <w:marLeft w:val="640"/>
          <w:marRight w:val="0"/>
          <w:marTop w:val="0"/>
          <w:marBottom w:val="0"/>
          <w:divBdr>
            <w:top w:val="none" w:sz="0" w:space="0" w:color="auto"/>
            <w:left w:val="none" w:sz="0" w:space="0" w:color="auto"/>
            <w:bottom w:val="none" w:sz="0" w:space="0" w:color="auto"/>
            <w:right w:val="none" w:sz="0" w:space="0" w:color="auto"/>
          </w:divBdr>
        </w:div>
        <w:div w:id="1709791865">
          <w:marLeft w:val="640"/>
          <w:marRight w:val="0"/>
          <w:marTop w:val="0"/>
          <w:marBottom w:val="0"/>
          <w:divBdr>
            <w:top w:val="none" w:sz="0" w:space="0" w:color="auto"/>
            <w:left w:val="none" w:sz="0" w:space="0" w:color="auto"/>
            <w:bottom w:val="none" w:sz="0" w:space="0" w:color="auto"/>
            <w:right w:val="none" w:sz="0" w:space="0" w:color="auto"/>
          </w:divBdr>
        </w:div>
        <w:div w:id="1067416774">
          <w:marLeft w:val="640"/>
          <w:marRight w:val="0"/>
          <w:marTop w:val="0"/>
          <w:marBottom w:val="0"/>
          <w:divBdr>
            <w:top w:val="none" w:sz="0" w:space="0" w:color="auto"/>
            <w:left w:val="none" w:sz="0" w:space="0" w:color="auto"/>
            <w:bottom w:val="none" w:sz="0" w:space="0" w:color="auto"/>
            <w:right w:val="none" w:sz="0" w:space="0" w:color="auto"/>
          </w:divBdr>
        </w:div>
        <w:div w:id="1888640962">
          <w:marLeft w:val="640"/>
          <w:marRight w:val="0"/>
          <w:marTop w:val="0"/>
          <w:marBottom w:val="0"/>
          <w:divBdr>
            <w:top w:val="none" w:sz="0" w:space="0" w:color="auto"/>
            <w:left w:val="none" w:sz="0" w:space="0" w:color="auto"/>
            <w:bottom w:val="none" w:sz="0" w:space="0" w:color="auto"/>
            <w:right w:val="none" w:sz="0" w:space="0" w:color="auto"/>
          </w:divBdr>
        </w:div>
        <w:div w:id="1747536173">
          <w:marLeft w:val="640"/>
          <w:marRight w:val="0"/>
          <w:marTop w:val="0"/>
          <w:marBottom w:val="0"/>
          <w:divBdr>
            <w:top w:val="none" w:sz="0" w:space="0" w:color="auto"/>
            <w:left w:val="none" w:sz="0" w:space="0" w:color="auto"/>
            <w:bottom w:val="none" w:sz="0" w:space="0" w:color="auto"/>
            <w:right w:val="none" w:sz="0" w:space="0" w:color="auto"/>
          </w:divBdr>
        </w:div>
        <w:div w:id="1650548258">
          <w:marLeft w:val="640"/>
          <w:marRight w:val="0"/>
          <w:marTop w:val="0"/>
          <w:marBottom w:val="0"/>
          <w:divBdr>
            <w:top w:val="none" w:sz="0" w:space="0" w:color="auto"/>
            <w:left w:val="none" w:sz="0" w:space="0" w:color="auto"/>
            <w:bottom w:val="none" w:sz="0" w:space="0" w:color="auto"/>
            <w:right w:val="none" w:sz="0" w:space="0" w:color="auto"/>
          </w:divBdr>
        </w:div>
        <w:div w:id="1866601017">
          <w:marLeft w:val="640"/>
          <w:marRight w:val="0"/>
          <w:marTop w:val="0"/>
          <w:marBottom w:val="0"/>
          <w:divBdr>
            <w:top w:val="none" w:sz="0" w:space="0" w:color="auto"/>
            <w:left w:val="none" w:sz="0" w:space="0" w:color="auto"/>
            <w:bottom w:val="none" w:sz="0" w:space="0" w:color="auto"/>
            <w:right w:val="none" w:sz="0" w:space="0" w:color="auto"/>
          </w:divBdr>
        </w:div>
        <w:div w:id="1640570546">
          <w:marLeft w:val="640"/>
          <w:marRight w:val="0"/>
          <w:marTop w:val="0"/>
          <w:marBottom w:val="0"/>
          <w:divBdr>
            <w:top w:val="none" w:sz="0" w:space="0" w:color="auto"/>
            <w:left w:val="none" w:sz="0" w:space="0" w:color="auto"/>
            <w:bottom w:val="none" w:sz="0" w:space="0" w:color="auto"/>
            <w:right w:val="none" w:sz="0" w:space="0" w:color="auto"/>
          </w:divBdr>
        </w:div>
        <w:div w:id="852766542">
          <w:marLeft w:val="640"/>
          <w:marRight w:val="0"/>
          <w:marTop w:val="0"/>
          <w:marBottom w:val="0"/>
          <w:divBdr>
            <w:top w:val="none" w:sz="0" w:space="0" w:color="auto"/>
            <w:left w:val="none" w:sz="0" w:space="0" w:color="auto"/>
            <w:bottom w:val="none" w:sz="0" w:space="0" w:color="auto"/>
            <w:right w:val="none" w:sz="0" w:space="0" w:color="auto"/>
          </w:divBdr>
        </w:div>
        <w:div w:id="52002190">
          <w:marLeft w:val="640"/>
          <w:marRight w:val="0"/>
          <w:marTop w:val="0"/>
          <w:marBottom w:val="0"/>
          <w:divBdr>
            <w:top w:val="none" w:sz="0" w:space="0" w:color="auto"/>
            <w:left w:val="none" w:sz="0" w:space="0" w:color="auto"/>
            <w:bottom w:val="none" w:sz="0" w:space="0" w:color="auto"/>
            <w:right w:val="none" w:sz="0" w:space="0" w:color="auto"/>
          </w:divBdr>
        </w:div>
        <w:div w:id="676156579">
          <w:marLeft w:val="640"/>
          <w:marRight w:val="0"/>
          <w:marTop w:val="0"/>
          <w:marBottom w:val="0"/>
          <w:divBdr>
            <w:top w:val="none" w:sz="0" w:space="0" w:color="auto"/>
            <w:left w:val="none" w:sz="0" w:space="0" w:color="auto"/>
            <w:bottom w:val="none" w:sz="0" w:space="0" w:color="auto"/>
            <w:right w:val="none" w:sz="0" w:space="0" w:color="auto"/>
          </w:divBdr>
        </w:div>
        <w:div w:id="2013993924">
          <w:marLeft w:val="640"/>
          <w:marRight w:val="0"/>
          <w:marTop w:val="0"/>
          <w:marBottom w:val="0"/>
          <w:divBdr>
            <w:top w:val="none" w:sz="0" w:space="0" w:color="auto"/>
            <w:left w:val="none" w:sz="0" w:space="0" w:color="auto"/>
            <w:bottom w:val="none" w:sz="0" w:space="0" w:color="auto"/>
            <w:right w:val="none" w:sz="0" w:space="0" w:color="auto"/>
          </w:divBdr>
        </w:div>
        <w:div w:id="1646427000">
          <w:marLeft w:val="640"/>
          <w:marRight w:val="0"/>
          <w:marTop w:val="0"/>
          <w:marBottom w:val="0"/>
          <w:divBdr>
            <w:top w:val="none" w:sz="0" w:space="0" w:color="auto"/>
            <w:left w:val="none" w:sz="0" w:space="0" w:color="auto"/>
            <w:bottom w:val="none" w:sz="0" w:space="0" w:color="auto"/>
            <w:right w:val="none" w:sz="0" w:space="0" w:color="auto"/>
          </w:divBdr>
        </w:div>
        <w:div w:id="1438870772">
          <w:marLeft w:val="640"/>
          <w:marRight w:val="0"/>
          <w:marTop w:val="0"/>
          <w:marBottom w:val="0"/>
          <w:divBdr>
            <w:top w:val="none" w:sz="0" w:space="0" w:color="auto"/>
            <w:left w:val="none" w:sz="0" w:space="0" w:color="auto"/>
            <w:bottom w:val="none" w:sz="0" w:space="0" w:color="auto"/>
            <w:right w:val="none" w:sz="0" w:space="0" w:color="auto"/>
          </w:divBdr>
        </w:div>
        <w:div w:id="1009256689">
          <w:marLeft w:val="640"/>
          <w:marRight w:val="0"/>
          <w:marTop w:val="0"/>
          <w:marBottom w:val="0"/>
          <w:divBdr>
            <w:top w:val="none" w:sz="0" w:space="0" w:color="auto"/>
            <w:left w:val="none" w:sz="0" w:space="0" w:color="auto"/>
            <w:bottom w:val="none" w:sz="0" w:space="0" w:color="auto"/>
            <w:right w:val="none" w:sz="0" w:space="0" w:color="auto"/>
          </w:divBdr>
        </w:div>
        <w:div w:id="1566333717">
          <w:marLeft w:val="640"/>
          <w:marRight w:val="0"/>
          <w:marTop w:val="0"/>
          <w:marBottom w:val="0"/>
          <w:divBdr>
            <w:top w:val="none" w:sz="0" w:space="0" w:color="auto"/>
            <w:left w:val="none" w:sz="0" w:space="0" w:color="auto"/>
            <w:bottom w:val="none" w:sz="0" w:space="0" w:color="auto"/>
            <w:right w:val="none" w:sz="0" w:space="0" w:color="auto"/>
          </w:divBdr>
        </w:div>
        <w:div w:id="1469976418">
          <w:marLeft w:val="640"/>
          <w:marRight w:val="0"/>
          <w:marTop w:val="0"/>
          <w:marBottom w:val="0"/>
          <w:divBdr>
            <w:top w:val="none" w:sz="0" w:space="0" w:color="auto"/>
            <w:left w:val="none" w:sz="0" w:space="0" w:color="auto"/>
            <w:bottom w:val="none" w:sz="0" w:space="0" w:color="auto"/>
            <w:right w:val="none" w:sz="0" w:space="0" w:color="auto"/>
          </w:divBdr>
        </w:div>
        <w:div w:id="681931242">
          <w:marLeft w:val="640"/>
          <w:marRight w:val="0"/>
          <w:marTop w:val="0"/>
          <w:marBottom w:val="0"/>
          <w:divBdr>
            <w:top w:val="none" w:sz="0" w:space="0" w:color="auto"/>
            <w:left w:val="none" w:sz="0" w:space="0" w:color="auto"/>
            <w:bottom w:val="none" w:sz="0" w:space="0" w:color="auto"/>
            <w:right w:val="none" w:sz="0" w:space="0" w:color="auto"/>
          </w:divBdr>
        </w:div>
        <w:div w:id="1796558384">
          <w:marLeft w:val="640"/>
          <w:marRight w:val="0"/>
          <w:marTop w:val="0"/>
          <w:marBottom w:val="0"/>
          <w:divBdr>
            <w:top w:val="none" w:sz="0" w:space="0" w:color="auto"/>
            <w:left w:val="none" w:sz="0" w:space="0" w:color="auto"/>
            <w:bottom w:val="none" w:sz="0" w:space="0" w:color="auto"/>
            <w:right w:val="none" w:sz="0" w:space="0" w:color="auto"/>
          </w:divBdr>
        </w:div>
        <w:div w:id="330454946">
          <w:marLeft w:val="640"/>
          <w:marRight w:val="0"/>
          <w:marTop w:val="0"/>
          <w:marBottom w:val="0"/>
          <w:divBdr>
            <w:top w:val="none" w:sz="0" w:space="0" w:color="auto"/>
            <w:left w:val="none" w:sz="0" w:space="0" w:color="auto"/>
            <w:bottom w:val="none" w:sz="0" w:space="0" w:color="auto"/>
            <w:right w:val="none" w:sz="0" w:space="0" w:color="auto"/>
          </w:divBdr>
        </w:div>
        <w:div w:id="1906716207">
          <w:marLeft w:val="640"/>
          <w:marRight w:val="0"/>
          <w:marTop w:val="0"/>
          <w:marBottom w:val="0"/>
          <w:divBdr>
            <w:top w:val="none" w:sz="0" w:space="0" w:color="auto"/>
            <w:left w:val="none" w:sz="0" w:space="0" w:color="auto"/>
            <w:bottom w:val="none" w:sz="0" w:space="0" w:color="auto"/>
            <w:right w:val="none" w:sz="0" w:space="0" w:color="auto"/>
          </w:divBdr>
        </w:div>
        <w:div w:id="1947957787">
          <w:marLeft w:val="640"/>
          <w:marRight w:val="0"/>
          <w:marTop w:val="0"/>
          <w:marBottom w:val="0"/>
          <w:divBdr>
            <w:top w:val="none" w:sz="0" w:space="0" w:color="auto"/>
            <w:left w:val="none" w:sz="0" w:space="0" w:color="auto"/>
            <w:bottom w:val="none" w:sz="0" w:space="0" w:color="auto"/>
            <w:right w:val="none" w:sz="0" w:space="0" w:color="auto"/>
          </w:divBdr>
        </w:div>
        <w:div w:id="893079657">
          <w:marLeft w:val="640"/>
          <w:marRight w:val="0"/>
          <w:marTop w:val="0"/>
          <w:marBottom w:val="0"/>
          <w:divBdr>
            <w:top w:val="none" w:sz="0" w:space="0" w:color="auto"/>
            <w:left w:val="none" w:sz="0" w:space="0" w:color="auto"/>
            <w:bottom w:val="none" w:sz="0" w:space="0" w:color="auto"/>
            <w:right w:val="none" w:sz="0" w:space="0" w:color="auto"/>
          </w:divBdr>
        </w:div>
        <w:div w:id="1187255803">
          <w:marLeft w:val="640"/>
          <w:marRight w:val="0"/>
          <w:marTop w:val="0"/>
          <w:marBottom w:val="0"/>
          <w:divBdr>
            <w:top w:val="none" w:sz="0" w:space="0" w:color="auto"/>
            <w:left w:val="none" w:sz="0" w:space="0" w:color="auto"/>
            <w:bottom w:val="none" w:sz="0" w:space="0" w:color="auto"/>
            <w:right w:val="none" w:sz="0" w:space="0" w:color="auto"/>
          </w:divBdr>
        </w:div>
        <w:div w:id="1921789233">
          <w:marLeft w:val="640"/>
          <w:marRight w:val="0"/>
          <w:marTop w:val="0"/>
          <w:marBottom w:val="0"/>
          <w:divBdr>
            <w:top w:val="none" w:sz="0" w:space="0" w:color="auto"/>
            <w:left w:val="none" w:sz="0" w:space="0" w:color="auto"/>
            <w:bottom w:val="none" w:sz="0" w:space="0" w:color="auto"/>
            <w:right w:val="none" w:sz="0" w:space="0" w:color="auto"/>
          </w:divBdr>
        </w:div>
        <w:div w:id="149490054">
          <w:marLeft w:val="640"/>
          <w:marRight w:val="0"/>
          <w:marTop w:val="0"/>
          <w:marBottom w:val="0"/>
          <w:divBdr>
            <w:top w:val="none" w:sz="0" w:space="0" w:color="auto"/>
            <w:left w:val="none" w:sz="0" w:space="0" w:color="auto"/>
            <w:bottom w:val="none" w:sz="0" w:space="0" w:color="auto"/>
            <w:right w:val="none" w:sz="0" w:space="0" w:color="auto"/>
          </w:divBdr>
        </w:div>
        <w:div w:id="692266288">
          <w:marLeft w:val="640"/>
          <w:marRight w:val="0"/>
          <w:marTop w:val="0"/>
          <w:marBottom w:val="0"/>
          <w:divBdr>
            <w:top w:val="none" w:sz="0" w:space="0" w:color="auto"/>
            <w:left w:val="none" w:sz="0" w:space="0" w:color="auto"/>
            <w:bottom w:val="none" w:sz="0" w:space="0" w:color="auto"/>
            <w:right w:val="none" w:sz="0" w:space="0" w:color="auto"/>
          </w:divBdr>
        </w:div>
        <w:div w:id="1514518">
          <w:marLeft w:val="640"/>
          <w:marRight w:val="0"/>
          <w:marTop w:val="0"/>
          <w:marBottom w:val="0"/>
          <w:divBdr>
            <w:top w:val="none" w:sz="0" w:space="0" w:color="auto"/>
            <w:left w:val="none" w:sz="0" w:space="0" w:color="auto"/>
            <w:bottom w:val="none" w:sz="0" w:space="0" w:color="auto"/>
            <w:right w:val="none" w:sz="0" w:space="0" w:color="auto"/>
          </w:divBdr>
        </w:div>
        <w:div w:id="214974577">
          <w:marLeft w:val="640"/>
          <w:marRight w:val="0"/>
          <w:marTop w:val="0"/>
          <w:marBottom w:val="0"/>
          <w:divBdr>
            <w:top w:val="none" w:sz="0" w:space="0" w:color="auto"/>
            <w:left w:val="none" w:sz="0" w:space="0" w:color="auto"/>
            <w:bottom w:val="none" w:sz="0" w:space="0" w:color="auto"/>
            <w:right w:val="none" w:sz="0" w:space="0" w:color="auto"/>
          </w:divBdr>
        </w:div>
        <w:div w:id="398672067">
          <w:marLeft w:val="640"/>
          <w:marRight w:val="0"/>
          <w:marTop w:val="0"/>
          <w:marBottom w:val="0"/>
          <w:divBdr>
            <w:top w:val="none" w:sz="0" w:space="0" w:color="auto"/>
            <w:left w:val="none" w:sz="0" w:space="0" w:color="auto"/>
            <w:bottom w:val="none" w:sz="0" w:space="0" w:color="auto"/>
            <w:right w:val="none" w:sz="0" w:space="0" w:color="auto"/>
          </w:divBdr>
        </w:div>
        <w:div w:id="239141630">
          <w:marLeft w:val="640"/>
          <w:marRight w:val="0"/>
          <w:marTop w:val="0"/>
          <w:marBottom w:val="0"/>
          <w:divBdr>
            <w:top w:val="none" w:sz="0" w:space="0" w:color="auto"/>
            <w:left w:val="none" w:sz="0" w:space="0" w:color="auto"/>
            <w:bottom w:val="none" w:sz="0" w:space="0" w:color="auto"/>
            <w:right w:val="none" w:sz="0" w:space="0" w:color="auto"/>
          </w:divBdr>
        </w:div>
        <w:div w:id="928467856">
          <w:marLeft w:val="640"/>
          <w:marRight w:val="0"/>
          <w:marTop w:val="0"/>
          <w:marBottom w:val="0"/>
          <w:divBdr>
            <w:top w:val="none" w:sz="0" w:space="0" w:color="auto"/>
            <w:left w:val="none" w:sz="0" w:space="0" w:color="auto"/>
            <w:bottom w:val="none" w:sz="0" w:space="0" w:color="auto"/>
            <w:right w:val="none" w:sz="0" w:space="0" w:color="auto"/>
          </w:divBdr>
        </w:div>
        <w:div w:id="1661083389">
          <w:marLeft w:val="640"/>
          <w:marRight w:val="0"/>
          <w:marTop w:val="0"/>
          <w:marBottom w:val="0"/>
          <w:divBdr>
            <w:top w:val="none" w:sz="0" w:space="0" w:color="auto"/>
            <w:left w:val="none" w:sz="0" w:space="0" w:color="auto"/>
            <w:bottom w:val="none" w:sz="0" w:space="0" w:color="auto"/>
            <w:right w:val="none" w:sz="0" w:space="0" w:color="auto"/>
          </w:divBdr>
        </w:div>
        <w:div w:id="389883311">
          <w:marLeft w:val="640"/>
          <w:marRight w:val="0"/>
          <w:marTop w:val="0"/>
          <w:marBottom w:val="0"/>
          <w:divBdr>
            <w:top w:val="none" w:sz="0" w:space="0" w:color="auto"/>
            <w:left w:val="none" w:sz="0" w:space="0" w:color="auto"/>
            <w:bottom w:val="none" w:sz="0" w:space="0" w:color="auto"/>
            <w:right w:val="none" w:sz="0" w:space="0" w:color="auto"/>
          </w:divBdr>
        </w:div>
        <w:div w:id="503516425">
          <w:marLeft w:val="640"/>
          <w:marRight w:val="0"/>
          <w:marTop w:val="0"/>
          <w:marBottom w:val="0"/>
          <w:divBdr>
            <w:top w:val="none" w:sz="0" w:space="0" w:color="auto"/>
            <w:left w:val="none" w:sz="0" w:space="0" w:color="auto"/>
            <w:bottom w:val="none" w:sz="0" w:space="0" w:color="auto"/>
            <w:right w:val="none" w:sz="0" w:space="0" w:color="auto"/>
          </w:divBdr>
        </w:div>
        <w:div w:id="929507102">
          <w:marLeft w:val="640"/>
          <w:marRight w:val="0"/>
          <w:marTop w:val="0"/>
          <w:marBottom w:val="0"/>
          <w:divBdr>
            <w:top w:val="none" w:sz="0" w:space="0" w:color="auto"/>
            <w:left w:val="none" w:sz="0" w:space="0" w:color="auto"/>
            <w:bottom w:val="none" w:sz="0" w:space="0" w:color="auto"/>
            <w:right w:val="none" w:sz="0" w:space="0" w:color="auto"/>
          </w:divBdr>
        </w:div>
        <w:div w:id="2016881404">
          <w:marLeft w:val="640"/>
          <w:marRight w:val="0"/>
          <w:marTop w:val="0"/>
          <w:marBottom w:val="0"/>
          <w:divBdr>
            <w:top w:val="none" w:sz="0" w:space="0" w:color="auto"/>
            <w:left w:val="none" w:sz="0" w:space="0" w:color="auto"/>
            <w:bottom w:val="none" w:sz="0" w:space="0" w:color="auto"/>
            <w:right w:val="none" w:sz="0" w:space="0" w:color="auto"/>
          </w:divBdr>
        </w:div>
        <w:div w:id="1030103031">
          <w:marLeft w:val="640"/>
          <w:marRight w:val="0"/>
          <w:marTop w:val="0"/>
          <w:marBottom w:val="0"/>
          <w:divBdr>
            <w:top w:val="none" w:sz="0" w:space="0" w:color="auto"/>
            <w:left w:val="none" w:sz="0" w:space="0" w:color="auto"/>
            <w:bottom w:val="none" w:sz="0" w:space="0" w:color="auto"/>
            <w:right w:val="none" w:sz="0" w:space="0" w:color="auto"/>
          </w:divBdr>
        </w:div>
        <w:div w:id="1931116370">
          <w:marLeft w:val="640"/>
          <w:marRight w:val="0"/>
          <w:marTop w:val="0"/>
          <w:marBottom w:val="0"/>
          <w:divBdr>
            <w:top w:val="none" w:sz="0" w:space="0" w:color="auto"/>
            <w:left w:val="none" w:sz="0" w:space="0" w:color="auto"/>
            <w:bottom w:val="none" w:sz="0" w:space="0" w:color="auto"/>
            <w:right w:val="none" w:sz="0" w:space="0" w:color="auto"/>
          </w:divBdr>
        </w:div>
        <w:div w:id="348603554">
          <w:marLeft w:val="640"/>
          <w:marRight w:val="0"/>
          <w:marTop w:val="0"/>
          <w:marBottom w:val="0"/>
          <w:divBdr>
            <w:top w:val="none" w:sz="0" w:space="0" w:color="auto"/>
            <w:left w:val="none" w:sz="0" w:space="0" w:color="auto"/>
            <w:bottom w:val="none" w:sz="0" w:space="0" w:color="auto"/>
            <w:right w:val="none" w:sz="0" w:space="0" w:color="auto"/>
          </w:divBdr>
        </w:div>
        <w:div w:id="1099371814">
          <w:marLeft w:val="640"/>
          <w:marRight w:val="0"/>
          <w:marTop w:val="0"/>
          <w:marBottom w:val="0"/>
          <w:divBdr>
            <w:top w:val="none" w:sz="0" w:space="0" w:color="auto"/>
            <w:left w:val="none" w:sz="0" w:space="0" w:color="auto"/>
            <w:bottom w:val="none" w:sz="0" w:space="0" w:color="auto"/>
            <w:right w:val="none" w:sz="0" w:space="0" w:color="auto"/>
          </w:divBdr>
        </w:div>
        <w:div w:id="931277975">
          <w:marLeft w:val="640"/>
          <w:marRight w:val="0"/>
          <w:marTop w:val="0"/>
          <w:marBottom w:val="0"/>
          <w:divBdr>
            <w:top w:val="none" w:sz="0" w:space="0" w:color="auto"/>
            <w:left w:val="none" w:sz="0" w:space="0" w:color="auto"/>
            <w:bottom w:val="none" w:sz="0" w:space="0" w:color="auto"/>
            <w:right w:val="none" w:sz="0" w:space="0" w:color="auto"/>
          </w:divBdr>
        </w:div>
        <w:div w:id="1748070652">
          <w:marLeft w:val="640"/>
          <w:marRight w:val="0"/>
          <w:marTop w:val="0"/>
          <w:marBottom w:val="0"/>
          <w:divBdr>
            <w:top w:val="none" w:sz="0" w:space="0" w:color="auto"/>
            <w:left w:val="none" w:sz="0" w:space="0" w:color="auto"/>
            <w:bottom w:val="none" w:sz="0" w:space="0" w:color="auto"/>
            <w:right w:val="none" w:sz="0" w:space="0" w:color="auto"/>
          </w:divBdr>
        </w:div>
        <w:div w:id="2136365378">
          <w:marLeft w:val="640"/>
          <w:marRight w:val="0"/>
          <w:marTop w:val="0"/>
          <w:marBottom w:val="0"/>
          <w:divBdr>
            <w:top w:val="none" w:sz="0" w:space="0" w:color="auto"/>
            <w:left w:val="none" w:sz="0" w:space="0" w:color="auto"/>
            <w:bottom w:val="none" w:sz="0" w:space="0" w:color="auto"/>
            <w:right w:val="none" w:sz="0" w:space="0" w:color="auto"/>
          </w:divBdr>
        </w:div>
      </w:divsChild>
    </w:div>
    <w:div w:id="883442603">
      <w:bodyDiv w:val="1"/>
      <w:marLeft w:val="0"/>
      <w:marRight w:val="0"/>
      <w:marTop w:val="0"/>
      <w:marBottom w:val="0"/>
      <w:divBdr>
        <w:top w:val="none" w:sz="0" w:space="0" w:color="auto"/>
        <w:left w:val="none" w:sz="0" w:space="0" w:color="auto"/>
        <w:bottom w:val="none" w:sz="0" w:space="0" w:color="auto"/>
        <w:right w:val="none" w:sz="0" w:space="0" w:color="auto"/>
      </w:divBdr>
    </w:div>
    <w:div w:id="884680622">
      <w:bodyDiv w:val="1"/>
      <w:marLeft w:val="0"/>
      <w:marRight w:val="0"/>
      <w:marTop w:val="0"/>
      <w:marBottom w:val="0"/>
      <w:divBdr>
        <w:top w:val="none" w:sz="0" w:space="0" w:color="auto"/>
        <w:left w:val="none" w:sz="0" w:space="0" w:color="auto"/>
        <w:bottom w:val="none" w:sz="0" w:space="0" w:color="auto"/>
        <w:right w:val="none" w:sz="0" w:space="0" w:color="auto"/>
      </w:divBdr>
    </w:div>
    <w:div w:id="890266419">
      <w:bodyDiv w:val="1"/>
      <w:marLeft w:val="0"/>
      <w:marRight w:val="0"/>
      <w:marTop w:val="0"/>
      <w:marBottom w:val="0"/>
      <w:divBdr>
        <w:top w:val="none" w:sz="0" w:space="0" w:color="auto"/>
        <w:left w:val="none" w:sz="0" w:space="0" w:color="auto"/>
        <w:bottom w:val="none" w:sz="0" w:space="0" w:color="auto"/>
        <w:right w:val="none" w:sz="0" w:space="0" w:color="auto"/>
      </w:divBdr>
    </w:div>
    <w:div w:id="909467120">
      <w:bodyDiv w:val="1"/>
      <w:marLeft w:val="0"/>
      <w:marRight w:val="0"/>
      <w:marTop w:val="0"/>
      <w:marBottom w:val="0"/>
      <w:divBdr>
        <w:top w:val="none" w:sz="0" w:space="0" w:color="auto"/>
        <w:left w:val="none" w:sz="0" w:space="0" w:color="auto"/>
        <w:bottom w:val="none" w:sz="0" w:space="0" w:color="auto"/>
        <w:right w:val="none" w:sz="0" w:space="0" w:color="auto"/>
      </w:divBdr>
      <w:divsChild>
        <w:div w:id="157579433">
          <w:marLeft w:val="640"/>
          <w:marRight w:val="0"/>
          <w:marTop w:val="0"/>
          <w:marBottom w:val="0"/>
          <w:divBdr>
            <w:top w:val="none" w:sz="0" w:space="0" w:color="auto"/>
            <w:left w:val="none" w:sz="0" w:space="0" w:color="auto"/>
            <w:bottom w:val="none" w:sz="0" w:space="0" w:color="auto"/>
            <w:right w:val="none" w:sz="0" w:space="0" w:color="auto"/>
          </w:divBdr>
        </w:div>
        <w:div w:id="1530946692">
          <w:marLeft w:val="640"/>
          <w:marRight w:val="0"/>
          <w:marTop w:val="0"/>
          <w:marBottom w:val="0"/>
          <w:divBdr>
            <w:top w:val="none" w:sz="0" w:space="0" w:color="auto"/>
            <w:left w:val="none" w:sz="0" w:space="0" w:color="auto"/>
            <w:bottom w:val="none" w:sz="0" w:space="0" w:color="auto"/>
            <w:right w:val="none" w:sz="0" w:space="0" w:color="auto"/>
          </w:divBdr>
        </w:div>
        <w:div w:id="598946041">
          <w:marLeft w:val="640"/>
          <w:marRight w:val="0"/>
          <w:marTop w:val="0"/>
          <w:marBottom w:val="0"/>
          <w:divBdr>
            <w:top w:val="none" w:sz="0" w:space="0" w:color="auto"/>
            <w:left w:val="none" w:sz="0" w:space="0" w:color="auto"/>
            <w:bottom w:val="none" w:sz="0" w:space="0" w:color="auto"/>
            <w:right w:val="none" w:sz="0" w:space="0" w:color="auto"/>
          </w:divBdr>
        </w:div>
        <w:div w:id="144010419">
          <w:marLeft w:val="640"/>
          <w:marRight w:val="0"/>
          <w:marTop w:val="0"/>
          <w:marBottom w:val="0"/>
          <w:divBdr>
            <w:top w:val="none" w:sz="0" w:space="0" w:color="auto"/>
            <w:left w:val="none" w:sz="0" w:space="0" w:color="auto"/>
            <w:bottom w:val="none" w:sz="0" w:space="0" w:color="auto"/>
            <w:right w:val="none" w:sz="0" w:space="0" w:color="auto"/>
          </w:divBdr>
        </w:div>
        <w:div w:id="1685284397">
          <w:marLeft w:val="640"/>
          <w:marRight w:val="0"/>
          <w:marTop w:val="0"/>
          <w:marBottom w:val="0"/>
          <w:divBdr>
            <w:top w:val="none" w:sz="0" w:space="0" w:color="auto"/>
            <w:left w:val="none" w:sz="0" w:space="0" w:color="auto"/>
            <w:bottom w:val="none" w:sz="0" w:space="0" w:color="auto"/>
            <w:right w:val="none" w:sz="0" w:space="0" w:color="auto"/>
          </w:divBdr>
        </w:div>
        <w:div w:id="1421828147">
          <w:marLeft w:val="640"/>
          <w:marRight w:val="0"/>
          <w:marTop w:val="0"/>
          <w:marBottom w:val="0"/>
          <w:divBdr>
            <w:top w:val="none" w:sz="0" w:space="0" w:color="auto"/>
            <w:left w:val="none" w:sz="0" w:space="0" w:color="auto"/>
            <w:bottom w:val="none" w:sz="0" w:space="0" w:color="auto"/>
            <w:right w:val="none" w:sz="0" w:space="0" w:color="auto"/>
          </w:divBdr>
        </w:div>
        <w:div w:id="874585104">
          <w:marLeft w:val="640"/>
          <w:marRight w:val="0"/>
          <w:marTop w:val="0"/>
          <w:marBottom w:val="0"/>
          <w:divBdr>
            <w:top w:val="none" w:sz="0" w:space="0" w:color="auto"/>
            <w:left w:val="none" w:sz="0" w:space="0" w:color="auto"/>
            <w:bottom w:val="none" w:sz="0" w:space="0" w:color="auto"/>
            <w:right w:val="none" w:sz="0" w:space="0" w:color="auto"/>
          </w:divBdr>
        </w:div>
        <w:div w:id="1909805267">
          <w:marLeft w:val="640"/>
          <w:marRight w:val="0"/>
          <w:marTop w:val="0"/>
          <w:marBottom w:val="0"/>
          <w:divBdr>
            <w:top w:val="none" w:sz="0" w:space="0" w:color="auto"/>
            <w:left w:val="none" w:sz="0" w:space="0" w:color="auto"/>
            <w:bottom w:val="none" w:sz="0" w:space="0" w:color="auto"/>
            <w:right w:val="none" w:sz="0" w:space="0" w:color="auto"/>
          </w:divBdr>
        </w:div>
        <w:div w:id="2140030617">
          <w:marLeft w:val="640"/>
          <w:marRight w:val="0"/>
          <w:marTop w:val="0"/>
          <w:marBottom w:val="0"/>
          <w:divBdr>
            <w:top w:val="none" w:sz="0" w:space="0" w:color="auto"/>
            <w:left w:val="none" w:sz="0" w:space="0" w:color="auto"/>
            <w:bottom w:val="none" w:sz="0" w:space="0" w:color="auto"/>
            <w:right w:val="none" w:sz="0" w:space="0" w:color="auto"/>
          </w:divBdr>
        </w:div>
        <w:div w:id="1357779169">
          <w:marLeft w:val="640"/>
          <w:marRight w:val="0"/>
          <w:marTop w:val="0"/>
          <w:marBottom w:val="0"/>
          <w:divBdr>
            <w:top w:val="none" w:sz="0" w:space="0" w:color="auto"/>
            <w:left w:val="none" w:sz="0" w:space="0" w:color="auto"/>
            <w:bottom w:val="none" w:sz="0" w:space="0" w:color="auto"/>
            <w:right w:val="none" w:sz="0" w:space="0" w:color="auto"/>
          </w:divBdr>
        </w:div>
        <w:div w:id="1877233398">
          <w:marLeft w:val="640"/>
          <w:marRight w:val="0"/>
          <w:marTop w:val="0"/>
          <w:marBottom w:val="0"/>
          <w:divBdr>
            <w:top w:val="none" w:sz="0" w:space="0" w:color="auto"/>
            <w:left w:val="none" w:sz="0" w:space="0" w:color="auto"/>
            <w:bottom w:val="none" w:sz="0" w:space="0" w:color="auto"/>
            <w:right w:val="none" w:sz="0" w:space="0" w:color="auto"/>
          </w:divBdr>
        </w:div>
        <w:div w:id="1335063839">
          <w:marLeft w:val="640"/>
          <w:marRight w:val="0"/>
          <w:marTop w:val="0"/>
          <w:marBottom w:val="0"/>
          <w:divBdr>
            <w:top w:val="none" w:sz="0" w:space="0" w:color="auto"/>
            <w:left w:val="none" w:sz="0" w:space="0" w:color="auto"/>
            <w:bottom w:val="none" w:sz="0" w:space="0" w:color="auto"/>
            <w:right w:val="none" w:sz="0" w:space="0" w:color="auto"/>
          </w:divBdr>
        </w:div>
        <w:div w:id="1181167052">
          <w:marLeft w:val="640"/>
          <w:marRight w:val="0"/>
          <w:marTop w:val="0"/>
          <w:marBottom w:val="0"/>
          <w:divBdr>
            <w:top w:val="none" w:sz="0" w:space="0" w:color="auto"/>
            <w:left w:val="none" w:sz="0" w:space="0" w:color="auto"/>
            <w:bottom w:val="none" w:sz="0" w:space="0" w:color="auto"/>
            <w:right w:val="none" w:sz="0" w:space="0" w:color="auto"/>
          </w:divBdr>
        </w:div>
        <w:div w:id="409085598">
          <w:marLeft w:val="640"/>
          <w:marRight w:val="0"/>
          <w:marTop w:val="0"/>
          <w:marBottom w:val="0"/>
          <w:divBdr>
            <w:top w:val="none" w:sz="0" w:space="0" w:color="auto"/>
            <w:left w:val="none" w:sz="0" w:space="0" w:color="auto"/>
            <w:bottom w:val="none" w:sz="0" w:space="0" w:color="auto"/>
            <w:right w:val="none" w:sz="0" w:space="0" w:color="auto"/>
          </w:divBdr>
        </w:div>
        <w:div w:id="349532531">
          <w:marLeft w:val="640"/>
          <w:marRight w:val="0"/>
          <w:marTop w:val="0"/>
          <w:marBottom w:val="0"/>
          <w:divBdr>
            <w:top w:val="none" w:sz="0" w:space="0" w:color="auto"/>
            <w:left w:val="none" w:sz="0" w:space="0" w:color="auto"/>
            <w:bottom w:val="none" w:sz="0" w:space="0" w:color="auto"/>
            <w:right w:val="none" w:sz="0" w:space="0" w:color="auto"/>
          </w:divBdr>
        </w:div>
        <w:div w:id="1166046305">
          <w:marLeft w:val="640"/>
          <w:marRight w:val="0"/>
          <w:marTop w:val="0"/>
          <w:marBottom w:val="0"/>
          <w:divBdr>
            <w:top w:val="none" w:sz="0" w:space="0" w:color="auto"/>
            <w:left w:val="none" w:sz="0" w:space="0" w:color="auto"/>
            <w:bottom w:val="none" w:sz="0" w:space="0" w:color="auto"/>
            <w:right w:val="none" w:sz="0" w:space="0" w:color="auto"/>
          </w:divBdr>
        </w:div>
        <w:div w:id="710617053">
          <w:marLeft w:val="640"/>
          <w:marRight w:val="0"/>
          <w:marTop w:val="0"/>
          <w:marBottom w:val="0"/>
          <w:divBdr>
            <w:top w:val="none" w:sz="0" w:space="0" w:color="auto"/>
            <w:left w:val="none" w:sz="0" w:space="0" w:color="auto"/>
            <w:bottom w:val="none" w:sz="0" w:space="0" w:color="auto"/>
            <w:right w:val="none" w:sz="0" w:space="0" w:color="auto"/>
          </w:divBdr>
        </w:div>
        <w:div w:id="1638338272">
          <w:marLeft w:val="640"/>
          <w:marRight w:val="0"/>
          <w:marTop w:val="0"/>
          <w:marBottom w:val="0"/>
          <w:divBdr>
            <w:top w:val="none" w:sz="0" w:space="0" w:color="auto"/>
            <w:left w:val="none" w:sz="0" w:space="0" w:color="auto"/>
            <w:bottom w:val="none" w:sz="0" w:space="0" w:color="auto"/>
            <w:right w:val="none" w:sz="0" w:space="0" w:color="auto"/>
          </w:divBdr>
        </w:div>
        <w:div w:id="1311786847">
          <w:marLeft w:val="640"/>
          <w:marRight w:val="0"/>
          <w:marTop w:val="0"/>
          <w:marBottom w:val="0"/>
          <w:divBdr>
            <w:top w:val="none" w:sz="0" w:space="0" w:color="auto"/>
            <w:left w:val="none" w:sz="0" w:space="0" w:color="auto"/>
            <w:bottom w:val="none" w:sz="0" w:space="0" w:color="auto"/>
            <w:right w:val="none" w:sz="0" w:space="0" w:color="auto"/>
          </w:divBdr>
        </w:div>
        <w:div w:id="104740695">
          <w:marLeft w:val="640"/>
          <w:marRight w:val="0"/>
          <w:marTop w:val="0"/>
          <w:marBottom w:val="0"/>
          <w:divBdr>
            <w:top w:val="none" w:sz="0" w:space="0" w:color="auto"/>
            <w:left w:val="none" w:sz="0" w:space="0" w:color="auto"/>
            <w:bottom w:val="none" w:sz="0" w:space="0" w:color="auto"/>
            <w:right w:val="none" w:sz="0" w:space="0" w:color="auto"/>
          </w:divBdr>
        </w:div>
        <w:div w:id="87775807">
          <w:marLeft w:val="640"/>
          <w:marRight w:val="0"/>
          <w:marTop w:val="0"/>
          <w:marBottom w:val="0"/>
          <w:divBdr>
            <w:top w:val="none" w:sz="0" w:space="0" w:color="auto"/>
            <w:left w:val="none" w:sz="0" w:space="0" w:color="auto"/>
            <w:bottom w:val="none" w:sz="0" w:space="0" w:color="auto"/>
            <w:right w:val="none" w:sz="0" w:space="0" w:color="auto"/>
          </w:divBdr>
        </w:div>
        <w:div w:id="1090465949">
          <w:marLeft w:val="640"/>
          <w:marRight w:val="0"/>
          <w:marTop w:val="0"/>
          <w:marBottom w:val="0"/>
          <w:divBdr>
            <w:top w:val="none" w:sz="0" w:space="0" w:color="auto"/>
            <w:left w:val="none" w:sz="0" w:space="0" w:color="auto"/>
            <w:bottom w:val="none" w:sz="0" w:space="0" w:color="auto"/>
            <w:right w:val="none" w:sz="0" w:space="0" w:color="auto"/>
          </w:divBdr>
        </w:div>
        <w:div w:id="732393963">
          <w:marLeft w:val="640"/>
          <w:marRight w:val="0"/>
          <w:marTop w:val="0"/>
          <w:marBottom w:val="0"/>
          <w:divBdr>
            <w:top w:val="none" w:sz="0" w:space="0" w:color="auto"/>
            <w:left w:val="none" w:sz="0" w:space="0" w:color="auto"/>
            <w:bottom w:val="none" w:sz="0" w:space="0" w:color="auto"/>
            <w:right w:val="none" w:sz="0" w:space="0" w:color="auto"/>
          </w:divBdr>
        </w:div>
        <w:div w:id="2096895728">
          <w:marLeft w:val="640"/>
          <w:marRight w:val="0"/>
          <w:marTop w:val="0"/>
          <w:marBottom w:val="0"/>
          <w:divBdr>
            <w:top w:val="none" w:sz="0" w:space="0" w:color="auto"/>
            <w:left w:val="none" w:sz="0" w:space="0" w:color="auto"/>
            <w:bottom w:val="none" w:sz="0" w:space="0" w:color="auto"/>
            <w:right w:val="none" w:sz="0" w:space="0" w:color="auto"/>
          </w:divBdr>
        </w:div>
        <w:div w:id="909080820">
          <w:marLeft w:val="640"/>
          <w:marRight w:val="0"/>
          <w:marTop w:val="0"/>
          <w:marBottom w:val="0"/>
          <w:divBdr>
            <w:top w:val="none" w:sz="0" w:space="0" w:color="auto"/>
            <w:left w:val="none" w:sz="0" w:space="0" w:color="auto"/>
            <w:bottom w:val="none" w:sz="0" w:space="0" w:color="auto"/>
            <w:right w:val="none" w:sz="0" w:space="0" w:color="auto"/>
          </w:divBdr>
        </w:div>
        <w:div w:id="530919288">
          <w:marLeft w:val="640"/>
          <w:marRight w:val="0"/>
          <w:marTop w:val="0"/>
          <w:marBottom w:val="0"/>
          <w:divBdr>
            <w:top w:val="none" w:sz="0" w:space="0" w:color="auto"/>
            <w:left w:val="none" w:sz="0" w:space="0" w:color="auto"/>
            <w:bottom w:val="none" w:sz="0" w:space="0" w:color="auto"/>
            <w:right w:val="none" w:sz="0" w:space="0" w:color="auto"/>
          </w:divBdr>
        </w:div>
        <w:div w:id="1005667688">
          <w:marLeft w:val="640"/>
          <w:marRight w:val="0"/>
          <w:marTop w:val="0"/>
          <w:marBottom w:val="0"/>
          <w:divBdr>
            <w:top w:val="none" w:sz="0" w:space="0" w:color="auto"/>
            <w:left w:val="none" w:sz="0" w:space="0" w:color="auto"/>
            <w:bottom w:val="none" w:sz="0" w:space="0" w:color="auto"/>
            <w:right w:val="none" w:sz="0" w:space="0" w:color="auto"/>
          </w:divBdr>
        </w:div>
        <w:div w:id="1541821344">
          <w:marLeft w:val="640"/>
          <w:marRight w:val="0"/>
          <w:marTop w:val="0"/>
          <w:marBottom w:val="0"/>
          <w:divBdr>
            <w:top w:val="none" w:sz="0" w:space="0" w:color="auto"/>
            <w:left w:val="none" w:sz="0" w:space="0" w:color="auto"/>
            <w:bottom w:val="none" w:sz="0" w:space="0" w:color="auto"/>
            <w:right w:val="none" w:sz="0" w:space="0" w:color="auto"/>
          </w:divBdr>
        </w:div>
        <w:div w:id="189727345">
          <w:marLeft w:val="640"/>
          <w:marRight w:val="0"/>
          <w:marTop w:val="0"/>
          <w:marBottom w:val="0"/>
          <w:divBdr>
            <w:top w:val="none" w:sz="0" w:space="0" w:color="auto"/>
            <w:left w:val="none" w:sz="0" w:space="0" w:color="auto"/>
            <w:bottom w:val="none" w:sz="0" w:space="0" w:color="auto"/>
            <w:right w:val="none" w:sz="0" w:space="0" w:color="auto"/>
          </w:divBdr>
        </w:div>
        <w:div w:id="469136858">
          <w:marLeft w:val="640"/>
          <w:marRight w:val="0"/>
          <w:marTop w:val="0"/>
          <w:marBottom w:val="0"/>
          <w:divBdr>
            <w:top w:val="none" w:sz="0" w:space="0" w:color="auto"/>
            <w:left w:val="none" w:sz="0" w:space="0" w:color="auto"/>
            <w:bottom w:val="none" w:sz="0" w:space="0" w:color="auto"/>
            <w:right w:val="none" w:sz="0" w:space="0" w:color="auto"/>
          </w:divBdr>
        </w:div>
        <w:div w:id="2058384997">
          <w:marLeft w:val="640"/>
          <w:marRight w:val="0"/>
          <w:marTop w:val="0"/>
          <w:marBottom w:val="0"/>
          <w:divBdr>
            <w:top w:val="none" w:sz="0" w:space="0" w:color="auto"/>
            <w:left w:val="none" w:sz="0" w:space="0" w:color="auto"/>
            <w:bottom w:val="none" w:sz="0" w:space="0" w:color="auto"/>
            <w:right w:val="none" w:sz="0" w:space="0" w:color="auto"/>
          </w:divBdr>
        </w:div>
        <w:div w:id="1935359909">
          <w:marLeft w:val="640"/>
          <w:marRight w:val="0"/>
          <w:marTop w:val="0"/>
          <w:marBottom w:val="0"/>
          <w:divBdr>
            <w:top w:val="none" w:sz="0" w:space="0" w:color="auto"/>
            <w:left w:val="none" w:sz="0" w:space="0" w:color="auto"/>
            <w:bottom w:val="none" w:sz="0" w:space="0" w:color="auto"/>
            <w:right w:val="none" w:sz="0" w:space="0" w:color="auto"/>
          </w:divBdr>
        </w:div>
        <w:div w:id="1680112959">
          <w:marLeft w:val="640"/>
          <w:marRight w:val="0"/>
          <w:marTop w:val="0"/>
          <w:marBottom w:val="0"/>
          <w:divBdr>
            <w:top w:val="none" w:sz="0" w:space="0" w:color="auto"/>
            <w:left w:val="none" w:sz="0" w:space="0" w:color="auto"/>
            <w:bottom w:val="none" w:sz="0" w:space="0" w:color="auto"/>
            <w:right w:val="none" w:sz="0" w:space="0" w:color="auto"/>
          </w:divBdr>
        </w:div>
        <w:div w:id="1509523284">
          <w:marLeft w:val="640"/>
          <w:marRight w:val="0"/>
          <w:marTop w:val="0"/>
          <w:marBottom w:val="0"/>
          <w:divBdr>
            <w:top w:val="none" w:sz="0" w:space="0" w:color="auto"/>
            <w:left w:val="none" w:sz="0" w:space="0" w:color="auto"/>
            <w:bottom w:val="none" w:sz="0" w:space="0" w:color="auto"/>
            <w:right w:val="none" w:sz="0" w:space="0" w:color="auto"/>
          </w:divBdr>
        </w:div>
        <w:div w:id="1510216097">
          <w:marLeft w:val="640"/>
          <w:marRight w:val="0"/>
          <w:marTop w:val="0"/>
          <w:marBottom w:val="0"/>
          <w:divBdr>
            <w:top w:val="none" w:sz="0" w:space="0" w:color="auto"/>
            <w:left w:val="none" w:sz="0" w:space="0" w:color="auto"/>
            <w:bottom w:val="none" w:sz="0" w:space="0" w:color="auto"/>
            <w:right w:val="none" w:sz="0" w:space="0" w:color="auto"/>
          </w:divBdr>
        </w:div>
        <w:div w:id="1767460566">
          <w:marLeft w:val="640"/>
          <w:marRight w:val="0"/>
          <w:marTop w:val="0"/>
          <w:marBottom w:val="0"/>
          <w:divBdr>
            <w:top w:val="none" w:sz="0" w:space="0" w:color="auto"/>
            <w:left w:val="none" w:sz="0" w:space="0" w:color="auto"/>
            <w:bottom w:val="none" w:sz="0" w:space="0" w:color="auto"/>
            <w:right w:val="none" w:sz="0" w:space="0" w:color="auto"/>
          </w:divBdr>
        </w:div>
        <w:div w:id="886257996">
          <w:marLeft w:val="640"/>
          <w:marRight w:val="0"/>
          <w:marTop w:val="0"/>
          <w:marBottom w:val="0"/>
          <w:divBdr>
            <w:top w:val="none" w:sz="0" w:space="0" w:color="auto"/>
            <w:left w:val="none" w:sz="0" w:space="0" w:color="auto"/>
            <w:bottom w:val="none" w:sz="0" w:space="0" w:color="auto"/>
            <w:right w:val="none" w:sz="0" w:space="0" w:color="auto"/>
          </w:divBdr>
        </w:div>
        <w:div w:id="967278171">
          <w:marLeft w:val="640"/>
          <w:marRight w:val="0"/>
          <w:marTop w:val="0"/>
          <w:marBottom w:val="0"/>
          <w:divBdr>
            <w:top w:val="none" w:sz="0" w:space="0" w:color="auto"/>
            <w:left w:val="none" w:sz="0" w:space="0" w:color="auto"/>
            <w:bottom w:val="none" w:sz="0" w:space="0" w:color="auto"/>
            <w:right w:val="none" w:sz="0" w:space="0" w:color="auto"/>
          </w:divBdr>
        </w:div>
        <w:div w:id="1371297643">
          <w:marLeft w:val="640"/>
          <w:marRight w:val="0"/>
          <w:marTop w:val="0"/>
          <w:marBottom w:val="0"/>
          <w:divBdr>
            <w:top w:val="none" w:sz="0" w:space="0" w:color="auto"/>
            <w:left w:val="none" w:sz="0" w:space="0" w:color="auto"/>
            <w:bottom w:val="none" w:sz="0" w:space="0" w:color="auto"/>
            <w:right w:val="none" w:sz="0" w:space="0" w:color="auto"/>
          </w:divBdr>
        </w:div>
        <w:div w:id="2071071266">
          <w:marLeft w:val="640"/>
          <w:marRight w:val="0"/>
          <w:marTop w:val="0"/>
          <w:marBottom w:val="0"/>
          <w:divBdr>
            <w:top w:val="none" w:sz="0" w:space="0" w:color="auto"/>
            <w:left w:val="none" w:sz="0" w:space="0" w:color="auto"/>
            <w:bottom w:val="none" w:sz="0" w:space="0" w:color="auto"/>
            <w:right w:val="none" w:sz="0" w:space="0" w:color="auto"/>
          </w:divBdr>
        </w:div>
        <w:div w:id="1186820941">
          <w:marLeft w:val="640"/>
          <w:marRight w:val="0"/>
          <w:marTop w:val="0"/>
          <w:marBottom w:val="0"/>
          <w:divBdr>
            <w:top w:val="none" w:sz="0" w:space="0" w:color="auto"/>
            <w:left w:val="none" w:sz="0" w:space="0" w:color="auto"/>
            <w:bottom w:val="none" w:sz="0" w:space="0" w:color="auto"/>
            <w:right w:val="none" w:sz="0" w:space="0" w:color="auto"/>
          </w:divBdr>
        </w:div>
        <w:div w:id="350959497">
          <w:marLeft w:val="640"/>
          <w:marRight w:val="0"/>
          <w:marTop w:val="0"/>
          <w:marBottom w:val="0"/>
          <w:divBdr>
            <w:top w:val="none" w:sz="0" w:space="0" w:color="auto"/>
            <w:left w:val="none" w:sz="0" w:space="0" w:color="auto"/>
            <w:bottom w:val="none" w:sz="0" w:space="0" w:color="auto"/>
            <w:right w:val="none" w:sz="0" w:space="0" w:color="auto"/>
          </w:divBdr>
        </w:div>
        <w:div w:id="384764110">
          <w:marLeft w:val="640"/>
          <w:marRight w:val="0"/>
          <w:marTop w:val="0"/>
          <w:marBottom w:val="0"/>
          <w:divBdr>
            <w:top w:val="none" w:sz="0" w:space="0" w:color="auto"/>
            <w:left w:val="none" w:sz="0" w:space="0" w:color="auto"/>
            <w:bottom w:val="none" w:sz="0" w:space="0" w:color="auto"/>
            <w:right w:val="none" w:sz="0" w:space="0" w:color="auto"/>
          </w:divBdr>
        </w:div>
        <w:div w:id="891694048">
          <w:marLeft w:val="640"/>
          <w:marRight w:val="0"/>
          <w:marTop w:val="0"/>
          <w:marBottom w:val="0"/>
          <w:divBdr>
            <w:top w:val="none" w:sz="0" w:space="0" w:color="auto"/>
            <w:left w:val="none" w:sz="0" w:space="0" w:color="auto"/>
            <w:bottom w:val="none" w:sz="0" w:space="0" w:color="auto"/>
            <w:right w:val="none" w:sz="0" w:space="0" w:color="auto"/>
          </w:divBdr>
        </w:div>
        <w:div w:id="1609433572">
          <w:marLeft w:val="640"/>
          <w:marRight w:val="0"/>
          <w:marTop w:val="0"/>
          <w:marBottom w:val="0"/>
          <w:divBdr>
            <w:top w:val="none" w:sz="0" w:space="0" w:color="auto"/>
            <w:left w:val="none" w:sz="0" w:space="0" w:color="auto"/>
            <w:bottom w:val="none" w:sz="0" w:space="0" w:color="auto"/>
            <w:right w:val="none" w:sz="0" w:space="0" w:color="auto"/>
          </w:divBdr>
        </w:div>
        <w:div w:id="8413117">
          <w:marLeft w:val="640"/>
          <w:marRight w:val="0"/>
          <w:marTop w:val="0"/>
          <w:marBottom w:val="0"/>
          <w:divBdr>
            <w:top w:val="none" w:sz="0" w:space="0" w:color="auto"/>
            <w:left w:val="none" w:sz="0" w:space="0" w:color="auto"/>
            <w:bottom w:val="none" w:sz="0" w:space="0" w:color="auto"/>
            <w:right w:val="none" w:sz="0" w:space="0" w:color="auto"/>
          </w:divBdr>
        </w:div>
        <w:div w:id="1822962008">
          <w:marLeft w:val="640"/>
          <w:marRight w:val="0"/>
          <w:marTop w:val="0"/>
          <w:marBottom w:val="0"/>
          <w:divBdr>
            <w:top w:val="none" w:sz="0" w:space="0" w:color="auto"/>
            <w:left w:val="none" w:sz="0" w:space="0" w:color="auto"/>
            <w:bottom w:val="none" w:sz="0" w:space="0" w:color="auto"/>
            <w:right w:val="none" w:sz="0" w:space="0" w:color="auto"/>
          </w:divBdr>
        </w:div>
        <w:div w:id="1033074954">
          <w:marLeft w:val="640"/>
          <w:marRight w:val="0"/>
          <w:marTop w:val="0"/>
          <w:marBottom w:val="0"/>
          <w:divBdr>
            <w:top w:val="none" w:sz="0" w:space="0" w:color="auto"/>
            <w:left w:val="none" w:sz="0" w:space="0" w:color="auto"/>
            <w:bottom w:val="none" w:sz="0" w:space="0" w:color="auto"/>
            <w:right w:val="none" w:sz="0" w:space="0" w:color="auto"/>
          </w:divBdr>
        </w:div>
        <w:div w:id="1736657752">
          <w:marLeft w:val="640"/>
          <w:marRight w:val="0"/>
          <w:marTop w:val="0"/>
          <w:marBottom w:val="0"/>
          <w:divBdr>
            <w:top w:val="none" w:sz="0" w:space="0" w:color="auto"/>
            <w:left w:val="none" w:sz="0" w:space="0" w:color="auto"/>
            <w:bottom w:val="none" w:sz="0" w:space="0" w:color="auto"/>
            <w:right w:val="none" w:sz="0" w:space="0" w:color="auto"/>
          </w:divBdr>
        </w:div>
        <w:div w:id="985550452">
          <w:marLeft w:val="640"/>
          <w:marRight w:val="0"/>
          <w:marTop w:val="0"/>
          <w:marBottom w:val="0"/>
          <w:divBdr>
            <w:top w:val="none" w:sz="0" w:space="0" w:color="auto"/>
            <w:left w:val="none" w:sz="0" w:space="0" w:color="auto"/>
            <w:bottom w:val="none" w:sz="0" w:space="0" w:color="auto"/>
            <w:right w:val="none" w:sz="0" w:space="0" w:color="auto"/>
          </w:divBdr>
        </w:div>
        <w:div w:id="1454133388">
          <w:marLeft w:val="640"/>
          <w:marRight w:val="0"/>
          <w:marTop w:val="0"/>
          <w:marBottom w:val="0"/>
          <w:divBdr>
            <w:top w:val="none" w:sz="0" w:space="0" w:color="auto"/>
            <w:left w:val="none" w:sz="0" w:space="0" w:color="auto"/>
            <w:bottom w:val="none" w:sz="0" w:space="0" w:color="auto"/>
            <w:right w:val="none" w:sz="0" w:space="0" w:color="auto"/>
          </w:divBdr>
        </w:div>
        <w:div w:id="402140453">
          <w:marLeft w:val="640"/>
          <w:marRight w:val="0"/>
          <w:marTop w:val="0"/>
          <w:marBottom w:val="0"/>
          <w:divBdr>
            <w:top w:val="none" w:sz="0" w:space="0" w:color="auto"/>
            <w:left w:val="none" w:sz="0" w:space="0" w:color="auto"/>
            <w:bottom w:val="none" w:sz="0" w:space="0" w:color="auto"/>
            <w:right w:val="none" w:sz="0" w:space="0" w:color="auto"/>
          </w:divBdr>
        </w:div>
      </w:divsChild>
    </w:div>
    <w:div w:id="911504545">
      <w:bodyDiv w:val="1"/>
      <w:marLeft w:val="0"/>
      <w:marRight w:val="0"/>
      <w:marTop w:val="0"/>
      <w:marBottom w:val="0"/>
      <w:divBdr>
        <w:top w:val="none" w:sz="0" w:space="0" w:color="auto"/>
        <w:left w:val="none" w:sz="0" w:space="0" w:color="auto"/>
        <w:bottom w:val="none" w:sz="0" w:space="0" w:color="auto"/>
        <w:right w:val="none" w:sz="0" w:space="0" w:color="auto"/>
      </w:divBdr>
    </w:div>
    <w:div w:id="913127285">
      <w:bodyDiv w:val="1"/>
      <w:marLeft w:val="0"/>
      <w:marRight w:val="0"/>
      <w:marTop w:val="0"/>
      <w:marBottom w:val="0"/>
      <w:divBdr>
        <w:top w:val="none" w:sz="0" w:space="0" w:color="auto"/>
        <w:left w:val="none" w:sz="0" w:space="0" w:color="auto"/>
        <w:bottom w:val="none" w:sz="0" w:space="0" w:color="auto"/>
        <w:right w:val="none" w:sz="0" w:space="0" w:color="auto"/>
      </w:divBdr>
    </w:div>
    <w:div w:id="913860028">
      <w:bodyDiv w:val="1"/>
      <w:marLeft w:val="0"/>
      <w:marRight w:val="0"/>
      <w:marTop w:val="0"/>
      <w:marBottom w:val="0"/>
      <w:divBdr>
        <w:top w:val="none" w:sz="0" w:space="0" w:color="auto"/>
        <w:left w:val="none" w:sz="0" w:space="0" w:color="auto"/>
        <w:bottom w:val="none" w:sz="0" w:space="0" w:color="auto"/>
        <w:right w:val="none" w:sz="0" w:space="0" w:color="auto"/>
      </w:divBdr>
    </w:div>
    <w:div w:id="938873779">
      <w:bodyDiv w:val="1"/>
      <w:marLeft w:val="0"/>
      <w:marRight w:val="0"/>
      <w:marTop w:val="0"/>
      <w:marBottom w:val="0"/>
      <w:divBdr>
        <w:top w:val="none" w:sz="0" w:space="0" w:color="auto"/>
        <w:left w:val="none" w:sz="0" w:space="0" w:color="auto"/>
        <w:bottom w:val="none" w:sz="0" w:space="0" w:color="auto"/>
        <w:right w:val="none" w:sz="0" w:space="0" w:color="auto"/>
      </w:divBdr>
    </w:div>
    <w:div w:id="947127567">
      <w:bodyDiv w:val="1"/>
      <w:marLeft w:val="0"/>
      <w:marRight w:val="0"/>
      <w:marTop w:val="0"/>
      <w:marBottom w:val="0"/>
      <w:divBdr>
        <w:top w:val="none" w:sz="0" w:space="0" w:color="auto"/>
        <w:left w:val="none" w:sz="0" w:space="0" w:color="auto"/>
        <w:bottom w:val="none" w:sz="0" w:space="0" w:color="auto"/>
        <w:right w:val="none" w:sz="0" w:space="0" w:color="auto"/>
      </w:divBdr>
    </w:div>
    <w:div w:id="947353890">
      <w:bodyDiv w:val="1"/>
      <w:marLeft w:val="0"/>
      <w:marRight w:val="0"/>
      <w:marTop w:val="0"/>
      <w:marBottom w:val="0"/>
      <w:divBdr>
        <w:top w:val="none" w:sz="0" w:space="0" w:color="auto"/>
        <w:left w:val="none" w:sz="0" w:space="0" w:color="auto"/>
        <w:bottom w:val="none" w:sz="0" w:space="0" w:color="auto"/>
        <w:right w:val="none" w:sz="0" w:space="0" w:color="auto"/>
      </w:divBdr>
      <w:divsChild>
        <w:div w:id="266469796">
          <w:marLeft w:val="640"/>
          <w:marRight w:val="0"/>
          <w:marTop w:val="0"/>
          <w:marBottom w:val="0"/>
          <w:divBdr>
            <w:top w:val="none" w:sz="0" w:space="0" w:color="auto"/>
            <w:left w:val="none" w:sz="0" w:space="0" w:color="auto"/>
            <w:bottom w:val="none" w:sz="0" w:space="0" w:color="auto"/>
            <w:right w:val="none" w:sz="0" w:space="0" w:color="auto"/>
          </w:divBdr>
        </w:div>
        <w:div w:id="1963919031">
          <w:marLeft w:val="640"/>
          <w:marRight w:val="0"/>
          <w:marTop w:val="0"/>
          <w:marBottom w:val="0"/>
          <w:divBdr>
            <w:top w:val="none" w:sz="0" w:space="0" w:color="auto"/>
            <w:left w:val="none" w:sz="0" w:space="0" w:color="auto"/>
            <w:bottom w:val="none" w:sz="0" w:space="0" w:color="auto"/>
            <w:right w:val="none" w:sz="0" w:space="0" w:color="auto"/>
          </w:divBdr>
        </w:div>
        <w:div w:id="963536380">
          <w:marLeft w:val="640"/>
          <w:marRight w:val="0"/>
          <w:marTop w:val="0"/>
          <w:marBottom w:val="0"/>
          <w:divBdr>
            <w:top w:val="none" w:sz="0" w:space="0" w:color="auto"/>
            <w:left w:val="none" w:sz="0" w:space="0" w:color="auto"/>
            <w:bottom w:val="none" w:sz="0" w:space="0" w:color="auto"/>
            <w:right w:val="none" w:sz="0" w:space="0" w:color="auto"/>
          </w:divBdr>
        </w:div>
        <w:div w:id="1541433392">
          <w:marLeft w:val="640"/>
          <w:marRight w:val="0"/>
          <w:marTop w:val="0"/>
          <w:marBottom w:val="0"/>
          <w:divBdr>
            <w:top w:val="none" w:sz="0" w:space="0" w:color="auto"/>
            <w:left w:val="none" w:sz="0" w:space="0" w:color="auto"/>
            <w:bottom w:val="none" w:sz="0" w:space="0" w:color="auto"/>
            <w:right w:val="none" w:sz="0" w:space="0" w:color="auto"/>
          </w:divBdr>
        </w:div>
        <w:div w:id="1555966040">
          <w:marLeft w:val="640"/>
          <w:marRight w:val="0"/>
          <w:marTop w:val="0"/>
          <w:marBottom w:val="0"/>
          <w:divBdr>
            <w:top w:val="none" w:sz="0" w:space="0" w:color="auto"/>
            <w:left w:val="none" w:sz="0" w:space="0" w:color="auto"/>
            <w:bottom w:val="none" w:sz="0" w:space="0" w:color="auto"/>
            <w:right w:val="none" w:sz="0" w:space="0" w:color="auto"/>
          </w:divBdr>
        </w:div>
        <w:div w:id="640425916">
          <w:marLeft w:val="640"/>
          <w:marRight w:val="0"/>
          <w:marTop w:val="0"/>
          <w:marBottom w:val="0"/>
          <w:divBdr>
            <w:top w:val="none" w:sz="0" w:space="0" w:color="auto"/>
            <w:left w:val="none" w:sz="0" w:space="0" w:color="auto"/>
            <w:bottom w:val="none" w:sz="0" w:space="0" w:color="auto"/>
            <w:right w:val="none" w:sz="0" w:space="0" w:color="auto"/>
          </w:divBdr>
        </w:div>
        <w:div w:id="1253049016">
          <w:marLeft w:val="640"/>
          <w:marRight w:val="0"/>
          <w:marTop w:val="0"/>
          <w:marBottom w:val="0"/>
          <w:divBdr>
            <w:top w:val="none" w:sz="0" w:space="0" w:color="auto"/>
            <w:left w:val="none" w:sz="0" w:space="0" w:color="auto"/>
            <w:bottom w:val="none" w:sz="0" w:space="0" w:color="auto"/>
            <w:right w:val="none" w:sz="0" w:space="0" w:color="auto"/>
          </w:divBdr>
        </w:div>
        <w:div w:id="2098015118">
          <w:marLeft w:val="640"/>
          <w:marRight w:val="0"/>
          <w:marTop w:val="0"/>
          <w:marBottom w:val="0"/>
          <w:divBdr>
            <w:top w:val="none" w:sz="0" w:space="0" w:color="auto"/>
            <w:left w:val="none" w:sz="0" w:space="0" w:color="auto"/>
            <w:bottom w:val="none" w:sz="0" w:space="0" w:color="auto"/>
            <w:right w:val="none" w:sz="0" w:space="0" w:color="auto"/>
          </w:divBdr>
        </w:div>
        <w:div w:id="1062407392">
          <w:marLeft w:val="640"/>
          <w:marRight w:val="0"/>
          <w:marTop w:val="0"/>
          <w:marBottom w:val="0"/>
          <w:divBdr>
            <w:top w:val="none" w:sz="0" w:space="0" w:color="auto"/>
            <w:left w:val="none" w:sz="0" w:space="0" w:color="auto"/>
            <w:bottom w:val="none" w:sz="0" w:space="0" w:color="auto"/>
            <w:right w:val="none" w:sz="0" w:space="0" w:color="auto"/>
          </w:divBdr>
        </w:div>
        <w:div w:id="1271358859">
          <w:marLeft w:val="640"/>
          <w:marRight w:val="0"/>
          <w:marTop w:val="0"/>
          <w:marBottom w:val="0"/>
          <w:divBdr>
            <w:top w:val="none" w:sz="0" w:space="0" w:color="auto"/>
            <w:left w:val="none" w:sz="0" w:space="0" w:color="auto"/>
            <w:bottom w:val="none" w:sz="0" w:space="0" w:color="auto"/>
            <w:right w:val="none" w:sz="0" w:space="0" w:color="auto"/>
          </w:divBdr>
        </w:div>
        <w:div w:id="1894458873">
          <w:marLeft w:val="640"/>
          <w:marRight w:val="0"/>
          <w:marTop w:val="0"/>
          <w:marBottom w:val="0"/>
          <w:divBdr>
            <w:top w:val="none" w:sz="0" w:space="0" w:color="auto"/>
            <w:left w:val="none" w:sz="0" w:space="0" w:color="auto"/>
            <w:bottom w:val="none" w:sz="0" w:space="0" w:color="auto"/>
            <w:right w:val="none" w:sz="0" w:space="0" w:color="auto"/>
          </w:divBdr>
        </w:div>
        <w:div w:id="968124416">
          <w:marLeft w:val="640"/>
          <w:marRight w:val="0"/>
          <w:marTop w:val="0"/>
          <w:marBottom w:val="0"/>
          <w:divBdr>
            <w:top w:val="none" w:sz="0" w:space="0" w:color="auto"/>
            <w:left w:val="none" w:sz="0" w:space="0" w:color="auto"/>
            <w:bottom w:val="none" w:sz="0" w:space="0" w:color="auto"/>
            <w:right w:val="none" w:sz="0" w:space="0" w:color="auto"/>
          </w:divBdr>
        </w:div>
        <w:div w:id="1136945973">
          <w:marLeft w:val="640"/>
          <w:marRight w:val="0"/>
          <w:marTop w:val="0"/>
          <w:marBottom w:val="0"/>
          <w:divBdr>
            <w:top w:val="none" w:sz="0" w:space="0" w:color="auto"/>
            <w:left w:val="none" w:sz="0" w:space="0" w:color="auto"/>
            <w:bottom w:val="none" w:sz="0" w:space="0" w:color="auto"/>
            <w:right w:val="none" w:sz="0" w:space="0" w:color="auto"/>
          </w:divBdr>
        </w:div>
        <w:div w:id="235012728">
          <w:marLeft w:val="640"/>
          <w:marRight w:val="0"/>
          <w:marTop w:val="0"/>
          <w:marBottom w:val="0"/>
          <w:divBdr>
            <w:top w:val="none" w:sz="0" w:space="0" w:color="auto"/>
            <w:left w:val="none" w:sz="0" w:space="0" w:color="auto"/>
            <w:bottom w:val="none" w:sz="0" w:space="0" w:color="auto"/>
            <w:right w:val="none" w:sz="0" w:space="0" w:color="auto"/>
          </w:divBdr>
        </w:div>
        <w:div w:id="601306971">
          <w:marLeft w:val="640"/>
          <w:marRight w:val="0"/>
          <w:marTop w:val="0"/>
          <w:marBottom w:val="0"/>
          <w:divBdr>
            <w:top w:val="none" w:sz="0" w:space="0" w:color="auto"/>
            <w:left w:val="none" w:sz="0" w:space="0" w:color="auto"/>
            <w:bottom w:val="none" w:sz="0" w:space="0" w:color="auto"/>
            <w:right w:val="none" w:sz="0" w:space="0" w:color="auto"/>
          </w:divBdr>
        </w:div>
        <w:div w:id="1289506599">
          <w:marLeft w:val="640"/>
          <w:marRight w:val="0"/>
          <w:marTop w:val="0"/>
          <w:marBottom w:val="0"/>
          <w:divBdr>
            <w:top w:val="none" w:sz="0" w:space="0" w:color="auto"/>
            <w:left w:val="none" w:sz="0" w:space="0" w:color="auto"/>
            <w:bottom w:val="none" w:sz="0" w:space="0" w:color="auto"/>
            <w:right w:val="none" w:sz="0" w:space="0" w:color="auto"/>
          </w:divBdr>
        </w:div>
        <w:div w:id="2057898499">
          <w:marLeft w:val="640"/>
          <w:marRight w:val="0"/>
          <w:marTop w:val="0"/>
          <w:marBottom w:val="0"/>
          <w:divBdr>
            <w:top w:val="none" w:sz="0" w:space="0" w:color="auto"/>
            <w:left w:val="none" w:sz="0" w:space="0" w:color="auto"/>
            <w:bottom w:val="none" w:sz="0" w:space="0" w:color="auto"/>
            <w:right w:val="none" w:sz="0" w:space="0" w:color="auto"/>
          </w:divBdr>
        </w:div>
        <w:div w:id="355235895">
          <w:marLeft w:val="640"/>
          <w:marRight w:val="0"/>
          <w:marTop w:val="0"/>
          <w:marBottom w:val="0"/>
          <w:divBdr>
            <w:top w:val="none" w:sz="0" w:space="0" w:color="auto"/>
            <w:left w:val="none" w:sz="0" w:space="0" w:color="auto"/>
            <w:bottom w:val="none" w:sz="0" w:space="0" w:color="auto"/>
            <w:right w:val="none" w:sz="0" w:space="0" w:color="auto"/>
          </w:divBdr>
        </w:div>
        <w:div w:id="1571383689">
          <w:marLeft w:val="640"/>
          <w:marRight w:val="0"/>
          <w:marTop w:val="0"/>
          <w:marBottom w:val="0"/>
          <w:divBdr>
            <w:top w:val="none" w:sz="0" w:space="0" w:color="auto"/>
            <w:left w:val="none" w:sz="0" w:space="0" w:color="auto"/>
            <w:bottom w:val="none" w:sz="0" w:space="0" w:color="auto"/>
            <w:right w:val="none" w:sz="0" w:space="0" w:color="auto"/>
          </w:divBdr>
        </w:div>
        <w:div w:id="1427842622">
          <w:marLeft w:val="640"/>
          <w:marRight w:val="0"/>
          <w:marTop w:val="0"/>
          <w:marBottom w:val="0"/>
          <w:divBdr>
            <w:top w:val="none" w:sz="0" w:space="0" w:color="auto"/>
            <w:left w:val="none" w:sz="0" w:space="0" w:color="auto"/>
            <w:bottom w:val="none" w:sz="0" w:space="0" w:color="auto"/>
            <w:right w:val="none" w:sz="0" w:space="0" w:color="auto"/>
          </w:divBdr>
        </w:div>
        <w:div w:id="1192916651">
          <w:marLeft w:val="640"/>
          <w:marRight w:val="0"/>
          <w:marTop w:val="0"/>
          <w:marBottom w:val="0"/>
          <w:divBdr>
            <w:top w:val="none" w:sz="0" w:space="0" w:color="auto"/>
            <w:left w:val="none" w:sz="0" w:space="0" w:color="auto"/>
            <w:bottom w:val="none" w:sz="0" w:space="0" w:color="auto"/>
            <w:right w:val="none" w:sz="0" w:space="0" w:color="auto"/>
          </w:divBdr>
        </w:div>
        <w:div w:id="2070808601">
          <w:marLeft w:val="640"/>
          <w:marRight w:val="0"/>
          <w:marTop w:val="0"/>
          <w:marBottom w:val="0"/>
          <w:divBdr>
            <w:top w:val="none" w:sz="0" w:space="0" w:color="auto"/>
            <w:left w:val="none" w:sz="0" w:space="0" w:color="auto"/>
            <w:bottom w:val="none" w:sz="0" w:space="0" w:color="auto"/>
            <w:right w:val="none" w:sz="0" w:space="0" w:color="auto"/>
          </w:divBdr>
        </w:div>
        <w:div w:id="134421143">
          <w:marLeft w:val="640"/>
          <w:marRight w:val="0"/>
          <w:marTop w:val="0"/>
          <w:marBottom w:val="0"/>
          <w:divBdr>
            <w:top w:val="none" w:sz="0" w:space="0" w:color="auto"/>
            <w:left w:val="none" w:sz="0" w:space="0" w:color="auto"/>
            <w:bottom w:val="none" w:sz="0" w:space="0" w:color="auto"/>
            <w:right w:val="none" w:sz="0" w:space="0" w:color="auto"/>
          </w:divBdr>
        </w:div>
        <w:div w:id="1387411210">
          <w:marLeft w:val="640"/>
          <w:marRight w:val="0"/>
          <w:marTop w:val="0"/>
          <w:marBottom w:val="0"/>
          <w:divBdr>
            <w:top w:val="none" w:sz="0" w:space="0" w:color="auto"/>
            <w:left w:val="none" w:sz="0" w:space="0" w:color="auto"/>
            <w:bottom w:val="none" w:sz="0" w:space="0" w:color="auto"/>
            <w:right w:val="none" w:sz="0" w:space="0" w:color="auto"/>
          </w:divBdr>
        </w:div>
        <w:div w:id="1675958803">
          <w:marLeft w:val="640"/>
          <w:marRight w:val="0"/>
          <w:marTop w:val="0"/>
          <w:marBottom w:val="0"/>
          <w:divBdr>
            <w:top w:val="none" w:sz="0" w:space="0" w:color="auto"/>
            <w:left w:val="none" w:sz="0" w:space="0" w:color="auto"/>
            <w:bottom w:val="none" w:sz="0" w:space="0" w:color="auto"/>
            <w:right w:val="none" w:sz="0" w:space="0" w:color="auto"/>
          </w:divBdr>
        </w:div>
        <w:div w:id="138571770">
          <w:marLeft w:val="640"/>
          <w:marRight w:val="0"/>
          <w:marTop w:val="0"/>
          <w:marBottom w:val="0"/>
          <w:divBdr>
            <w:top w:val="none" w:sz="0" w:space="0" w:color="auto"/>
            <w:left w:val="none" w:sz="0" w:space="0" w:color="auto"/>
            <w:bottom w:val="none" w:sz="0" w:space="0" w:color="auto"/>
            <w:right w:val="none" w:sz="0" w:space="0" w:color="auto"/>
          </w:divBdr>
        </w:div>
        <w:div w:id="812675976">
          <w:marLeft w:val="640"/>
          <w:marRight w:val="0"/>
          <w:marTop w:val="0"/>
          <w:marBottom w:val="0"/>
          <w:divBdr>
            <w:top w:val="none" w:sz="0" w:space="0" w:color="auto"/>
            <w:left w:val="none" w:sz="0" w:space="0" w:color="auto"/>
            <w:bottom w:val="none" w:sz="0" w:space="0" w:color="auto"/>
            <w:right w:val="none" w:sz="0" w:space="0" w:color="auto"/>
          </w:divBdr>
        </w:div>
        <w:div w:id="886184520">
          <w:marLeft w:val="640"/>
          <w:marRight w:val="0"/>
          <w:marTop w:val="0"/>
          <w:marBottom w:val="0"/>
          <w:divBdr>
            <w:top w:val="none" w:sz="0" w:space="0" w:color="auto"/>
            <w:left w:val="none" w:sz="0" w:space="0" w:color="auto"/>
            <w:bottom w:val="none" w:sz="0" w:space="0" w:color="auto"/>
            <w:right w:val="none" w:sz="0" w:space="0" w:color="auto"/>
          </w:divBdr>
        </w:div>
        <w:div w:id="770321555">
          <w:marLeft w:val="640"/>
          <w:marRight w:val="0"/>
          <w:marTop w:val="0"/>
          <w:marBottom w:val="0"/>
          <w:divBdr>
            <w:top w:val="none" w:sz="0" w:space="0" w:color="auto"/>
            <w:left w:val="none" w:sz="0" w:space="0" w:color="auto"/>
            <w:bottom w:val="none" w:sz="0" w:space="0" w:color="auto"/>
            <w:right w:val="none" w:sz="0" w:space="0" w:color="auto"/>
          </w:divBdr>
        </w:div>
        <w:div w:id="1726905770">
          <w:marLeft w:val="640"/>
          <w:marRight w:val="0"/>
          <w:marTop w:val="0"/>
          <w:marBottom w:val="0"/>
          <w:divBdr>
            <w:top w:val="none" w:sz="0" w:space="0" w:color="auto"/>
            <w:left w:val="none" w:sz="0" w:space="0" w:color="auto"/>
            <w:bottom w:val="none" w:sz="0" w:space="0" w:color="auto"/>
            <w:right w:val="none" w:sz="0" w:space="0" w:color="auto"/>
          </w:divBdr>
        </w:div>
        <w:div w:id="1370912222">
          <w:marLeft w:val="640"/>
          <w:marRight w:val="0"/>
          <w:marTop w:val="0"/>
          <w:marBottom w:val="0"/>
          <w:divBdr>
            <w:top w:val="none" w:sz="0" w:space="0" w:color="auto"/>
            <w:left w:val="none" w:sz="0" w:space="0" w:color="auto"/>
            <w:bottom w:val="none" w:sz="0" w:space="0" w:color="auto"/>
            <w:right w:val="none" w:sz="0" w:space="0" w:color="auto"/>
          </w:divBdr>
        </w:div>
        <w:div w:id="960039123">
          <w:marLeft w:val="640"/>
          <w:marRight w:val="0"/>
          <w:marTop w:val="0"/>
          <w:marBottom w:val="0"/>
          <w:divBdr>
            <w:top w:val="none" w:sz="0" w:space="0" w:color="auto"/>
            <w:left w:val="none" w:sz="0" w:space="0" w:color="auto"/>
            <w:bottom w:val="none" w:sz="0" w:space="0" w:color="auto"/>
            <w:right w:val="none" w:sz="0" w:space="0" w:color="auto"/>
          </w:divBdr>
        </w:div>
        <w:div w:id="25496877">
          <w:marLeft w:val="640"/>
          <w:marRight w:val="0"/>
          <w:marTop w:val="0"/>
          <w:marBottom w:val="0"/>
          <w:divBdr>
            <w:top w:val="none" w:sz="0" w:space="0" w:color="auto"/>
            <w:left w:val="none" w:sz="0" w:space="0" w:color="auto"/>
            <w:bottom w:val="none" w:sz="0" w:space="0" w:color="auto"/>
            <w:right w:val="none" w:sz="0" w:space="0" w:color="auto"/>
          </w:divBdr>
        </w:div>
        <w:div w:id="525025640">
          <w:marLeft w:val="640"/>
          <w:marRight w:val="0"/>
          <w:marTop w:val="0"/>
          <w:marBottom w:val="0"/>
          <w:divBdr>
            <w:top w:val="none" w:sz="0" w:space="0" w:color="auto"/>
            <w:left w:val="none" w:sz="0" w:space="0" w:color="auto"/>
            <w:bottom w:val="none" w:sz="0" w:space="0" w:color="auto"/>
            <w:right w:val="none" w:sz="0" w:space="0" w:color="auto"/>
          </w:divBdr>
        </w:div>
        <w:div w:id="932320682">
          <w:marLeft w:val="640"/>
          <w:marRight w:val="0"/>
          <w:marTop w:val="0"/>
          <w:marBottom w:val="0"/>
          <w:divBdr>
            <w:top w:val="none" w:sz="0" w:space="0" w:color="auto"/>
            <w:left w:val="none" w:sz="0" w:space="0" w:color="auto"/>
            <w:bottom w:val="none" w:sz="0" w:space="0" w:color="auto"/>
            <w:right w:val="none" w:sz="0" w:space="0" w:color="auto"/>
          </w:divBdr>
        </w:div>
        <w:div w:id="740761430">
          <w:marLeft w:val="640"/>
          <w:marRight w:val="0"/>
          <w:marTop w:val="0"/>
          <w:marBottom w:val="0"/>
          <w:divBdr>
            <w:top w:val="none" w:sz="0" w:space="0" w:color="auto"/>
            <w:left w:val="none" w:sz="0" w:space="0" w:color="auto"/>
            <w:bottom w:val="none" w:sz="0" w:space="0" w:color="auto"/>
            <w:right w:val="none" w:sz="0" w:space="0" w:color="auto"/>
          </w:divBdr>
        </w:div>
        <w:div w:id="1840460341">
          <w:marLeft w:val="640"/>
          <w:marRight w:val="0"/>
          <w:marTop w:val="0"/>
          <w:marBottom w:val="0"/>
          <w:divBdr>
            <w:top w:val="none" w:sz="0" w:space="0" w:color="auto"/>
            <w:left w:val="none" w:sz="0" w:space="0" w:color="auto"/>
            <w:bottom w:val="none" w:sz="0" w:space="0" w:color="auto"/>
            <w:right w:val="none" w:sz="0" w:space="0" w:color="auto"/>
          </w:divBdr>
        </w:div>
        <w:div w:id="78986715">
          <w:marLeft w:val="640"/>
          <w:marRight w:val="0"/>
          <w:marTop w:val="0"/>
          <w:marBottom w:val="0"/>
          <w:divBdr>
            <w:top w:val="none" w:sz="0" w:space="0" w:color="auto"/>
            <w:left w:val="none" w:sz="0" w:space="0" w:color="auto"/>
            <w:bottom w:val="none" w:sz="0" w:space="0" w:color="auto"/>
            <w:right w:val="none" w:sz="0" w:space="0" w:color="auto"/>
          </w:divBdr>
        </w:div>
        <w:div w:id="2132357652">
          <w:marLeft w:val="640"/>
          <w:marRight w:val="0"/>
          <w:marTop w:val="0"/>
          <w:marBottom w:val="0"/>
          <w:divBdr>
            <w:top w:val="none" w:sz="0" w:space="0" w:color="auto"/>
            <w:left w:val="none" w:sz="0" w:space="0" w:color="auto"/>
            <w:bottom w:val="none" w:sz="0" w:space="0" w:color="auto"/>
            <w:right w:val="none" w:sz="0" w:space="0" w:color="auto"/>
          </w:divBdr>
        </w:div>
        <w:div w:id="246039257">
          <w:marLeft w:val="640"/>
          <w:marRight w:val="0"/>
          <w:marTop w:val="0"/>
          <w:marBottom w:val="0"/>
          <w:divBdr>
            <w:top w:val="none" w:sz="0" w:space="0" w:color="auto"/>
            <w:left w:val="none" w:sz="0" w:space="0" w:color="auto"/>
            <w:bottom w:val="none" w:sz="0" w:space="0" w:color="auto"/>
            <w:right w:val="none" w:sz="0" w:space="0" w:color="auto"/>
          </w:divBdr>
        </w:div>
        <w:div w:id="745761892">
          <w:marLeft w:val="640"/>
          <w:marRight w:val="0"/>
          <w:marTop w:val="0"/>
          <w:marBottom w:val="0"/>
          <w:divBdr>
            <w:top w:val="none" w:sz="0" w:space="0" w:color="auto"/>
            <w:left w:val="none" w:sz="0" w:space="0" w:color="auto"/>
            <w:bottom w:val="none" w:sz="0" w:space="0" w:color="auto"/>
            <w:right w:val="none" w:sz="0" w:space="0" w:color="auto"/>
          </w:divBdr>
        </w:div>
        <w:div w:id="1067801157">
          <w:marLeft w:val="640"/>
          <w:marRight w:val="0"/>
          <w:marTop w:val="0"/>
          <w:marBottom w:val="0"/>
          <w:divBdr>
            <w:top w:val="none" w:sz="0" w:space="0" w:color="auto"/>
            <w:left w:val="none" w:sz="0" w:space="0" w:color="auto"/>
            <w:bottom w:val="none" w:sz="0" w:space="0" w:color="auto"/>
            <w:right w:val="none" w:sz="0" w:space="0" w:color="auto"/>
          </w:divBdr>
        </w:div>
        <w:div w:id="1460488273">
          <w:marLeft w:val="640"/>
          <w:marRight w:val="0"/>
          <w:marTop w:val="0"/>
          <w:marBottom w:val="0"/>
          <w:divBdr>
            <w:top w:val="none" w:sz="0" w:space="0" w:color="auto"/>
            <w:left w:val="none" w:sz="0" w:space="0" w:color="auto"/>
            <w:bottom w:val="none" w:sz="0" w:space="0" w:color="auto"/>
            <w:right w:val="none" w:sz="0" w:space="0" w:color="auto"/>
          </w:divBdr>
        </w:div>
        <w:div w:id="1822960724">
          <w:marLeft w:val="640"/>
          <w:marRight w:val="0"/>
          <w:marTop w:val="0"/>
          <w:marBottom w:val="0"/>
          <w:divBdr>
            <w:top w:val="none" w:sz="0" w:space="0" w:color="auto"/>
            <w:left w:val="none" w:sz="0" w:space="0" w:color="auto"/>
            <w:bottom w:val="none" w:sz="0" w:space="0" w:color="auto"/>
            <w:right w:val="none" w:sz="0" w:space="0" w:color="auto"/>
          </w:divBdr>
        </w:div>
        <w:div w:id="1227692671">
          <w:marLeft w:val="640"/>
          <w:marRight w:val="0"/>
          <w:marTop w:val="0"/>
          <w:marBottom w:val="0"/>
          <w:divBdr>
            <w:top w:val="none" w:sz="0" w:space="0" w:color="auto"/>
            <w:left w:val="none" w:sz="0" w:space="0" w:color="auto"/>
            <w:bottom w:val="none" w:sz="0" w:space="0" w:color="auto"/>
            <w:right w:val="none" w:sz="0" w:space="0" w:color="auto"/>
          </w:divBdr>
        </w:div>
        <w:div w:id="1812358260">
          <w:marLeft w:val="640"/>
          <w:marRight w:val="0"/>
          <w:marTop w:val="0"/>
          <w:marBottom w:val="0"/>
          <w:divBdr>
            <w:top w:val="none" w:sz="0" w:space="0" w:color="auto"/>
            <w:left w:val="none" w:sz="0" w:space="0" w:color="auto"/>
            <w:bottom w:val="none" w:sz="0" w:space="0" w:color="auto"/>
            <w:right w:val="none" w:sz="0" w:space="0" w:color="auto"/>
          </w:divBdr>
        </w:div>
        <w:div w:id="1963417190">
          <w:marLeft w:val="640"/>
          <w:marRight w:val="0"/>
          <w:marTop w:val="0"/>
          <w:marBottom w:val="0"/>
          <w:divBdr>
            <w:top w:val="none" w:sz="0" w:space="0" w:color="auto"/>
            <w:left w:val="none" w:sz="0" w:space="0" w:color="auto"/>
            <w:bottom w:val="none" w:sz="0" w:space="0" w:color="auto"/>
            <w:right w:val="none" w:sz="0" w:space="0" w:color="auto"/>
          </w:divBdr>
        </w:div>
        <w:div w:id="1871988657">
          <w:marLeft w:val="640"/>
          <w:marRight w:val="0"/>
          <w:marTop w:val="0"/>
          <w:marBottom w:val="0"/>
          <w:divBdr>
            <w:top w:val="none" w:sz="0" w:space="0" w:color="auto"/>
            <w:left w:val="none" w:sz="0" w:space="0" w:color="auto"/>
            <w:bottom w:val="none" w:sz="0" w:space="0" w:color="auto"/>
            <w:right w:val="none" w:sz="0" w:space="0" w:color="auto"/>
          </w:divBdr>
        </w:div>
        <w:div w:id="1742018418">
          <w:marLeft w:val="640"/>
          <w:marRight w:val="0"/>
          <w:marTop w:val="0"/>
          <w:marBottom w:val="0"/>
          <w:divBdr>
            <w:top w:val="none" w:sz="0" w:space="0" w:color="auto"/>
            <w:left w:val="none" w:sz="0" w:space="0" w:color="auto"/>
            <w:bottom w:val="none" w:sz="0" w:space="0" w:color="auto"/>
            <w:right w:val="none" w:sz="0" w:space="0" w:color="auto"/>
          </w:divBdr>
        </w:div>
        <w:div w:id="792406090">
          <w:marLeft w:val="640"/>
          <w:marRight w:val="0"/>
          <w:marTop w:val="0"/>
          <w:marBottom w:val="0"/>
          <w:divBdr>
            <w:top w:val="none" w:sz="0" w:space="0" w:color="auto"/>
            <w:left w:val="none" w:sz="0" w:space="0" w:color="auto"/>
            <w:bottom w:val="none" w:sz="0" w:space="0" w:color="auto"/>
            <w:right w:val="none" w:sz="0" w:space="0" w:color="auto"/>
          </w:divBdr>
        </w:div>
        <w:div w:id="1126895790">
          <w:marLeft w:val="640"/>
          <w:marRight w:val="0"/>
          <w:marTop w:val="0"/>
          <w:marBottom w:val="0"/>
          <w:divBdr>
            <w:top w:val="none" w:sz="0" w:space="0" w:color="auto"/>
            <w:left w:val="none" w:sz="0" w:space="0" w:color="auto"/>
            <w:bottom w:val="none" w:sz="0" w:space="0" w:color="auto"/>
            <w:right w:val="none" w:sz="0" w:space="0" w:color="auto"/>
          </w:divBdr>
        </w:div>
        <w:div w:id="1156411285">
          <w:marLeft w:val="640"/>
          <w:marRight w:val="0"/>
          <w:marTop w:val="0"/>
          <w:marBottom w:val="0"/>
          <w:divBdr>
            <w:top w:val="none" w:sz="0" w:space="0" w:color="auto"/>
            <w:left w:val="none" w:sz="0" w:space="0" w:color="auto"/>
            <w:bottom w:val="none" w:sz="0" w:space="0" w:color="auto"/>
            <w:right w:val="none" w:sz="0" w:space="0" w:color="auto"/>
          </w:divBdr>
        </w:div>
        <w:div w:id="1687945275">
          <w:marLeft w:val="640"/>
          <w:marRight w:val="0"/>
          <w:marTop w:val="0"/>
          <w:marBottom w:val="0"/>
          <w:divBdr>
            <w:top w:val="none" w:sz="0" w:space="0" w:color="auto"/>
            <w:left w:val="none" w:sz="0" w:space="0" w:color="auto"/>
            <w:bottom w:val="none" w:sz="0" w:space="0" w:color="auto"/>
            <w:right w:val="none" w:sz="0" w:space="0" w:color="auto"/>
          </w:divBdr>
        </w:div>
        <w:div w:id="614824663">
          <w:marLeft w:val="640"/>
          <w:marRight w:val="0"/>
          <w:marTop w:val="0"/>
          <w:marBottom w:val="0"/>
          <w:divBdr>
            <w:top w:val="none" w:sz="0" w:space="0" w:color="auto"/>
            <w:left w:val="none" w:sz="0" w:space="0" w:color="auto"/>
            <w:bottom w:val="none" w:sz="0" w:space="0" w:color="auto"/>
            <w:right w:val="none" w:sz="0" w:space="0" w:color="auto"/>
          </w:divBdr>
        </w:div>
        <w:div w:id="1570653445">
          <w:marLeft w:val="640"/>
          <w:marRight w:val="0"/>
          <w:marTop w:val="0"/>
          <w:marBottom w:val="0"/>
          <w:divBdr>
            <w:top w:val="none" w:sz="0" w:space="0" w:color="auto"/>
            <w:left w:val="none" w:sz="0" w:space="0" w:color="auto"/>
            <w:bottom w:val="none" w:sz="0" w:space="0" w:color="auto"/>
            <w:right w:val="none" w:sz="0" w:space="0" w:color="auto"/>
          </w:divBdr>
        </w:div>
        <w:div w:id="127941366">
          <w:marLeft w:val="640"/>
          <w:marRight w:val="0"/>
          <w:marTop w:val="0"/>
          <w:marBottom w:val="0"/>
          <w:divBdr>
            <w:top w:val="none" w:sz="0" w:space="0" w:color="auto"/>
            <w:left w:val="none" w:sz="0" w:space="0" w:color="auto"/>
            <w:bottom w:val="none" w:sz="0" w:space="0" w:color="auto"/>
            <w:right w:val="none" w:sz="0" w:space="0" w:color="auto"/>
          </w:divBdr>
        </w:div>
        <w:div w:id="1707289544">
          <w:marLeft w:val="640"/>
          <w:marRight w:val="0"/>
          <w:marTop w:val="0"/>
          <w:marBottom w:val="0"/>
          <w:divBdr>
            <w:top w:val="none" w:sz="0" w:space="0" w:color="auto"/>
            <w:left w:val="none" w:sz="0" w:space="0" w:color="auto"/>
            <w:bottom w:val="none" w:sz="0" w:space="0" w:color="auto"/>
            <w:right w:val="none" w:sz="0" w:space="0" w:color="auto"/>
          </w:divBdr>
        </w:div>
        <w:div w:id="2020621911">
          <w:marLeft w:val="640"/>
          <w:marRight w:val="0"/>
          <w:marTop w:val="0"/>
          <w:marBottom w:val="0"/>
          <w:divBdr>
            <w:top w:val="none" w:sz="0" w:space="0" w:color="auto"/>
            <w:left w:val="none" w:sz="0" w:space="0" w:color="auto"/>
            <w:bottom w:val="none" w:sz="0" w:space="0" w:color="auto"/>
            <w:right w:val="none" w:sz="0" w:space="0" w:color="auto"/>
          </w:divBdr>
        </w:div>
      </w:divsChild>
    </w:div>
    <w:div w:id="958604729">
      <w:bodyDiv w:val="1"/>
      <w:marLeft w:val="0"/>
      <w:marRight w:val="0"/>
      <w:marTop w:val="0"/>
      <w:marBottom w:val="0"/>
      <w:divBdr>
        <w:top w:val="none" w:sz="0" w:space="0" w:color="auto"/>
        <w:left w:val="none" w:sz="0" w:space="0" w:color="auto"/>
        <w:bottom w:val="none" w:sz="0" w:space="0" w:color="auto"/>
        <w:right w:val="none" w:sz="0" w:space="0" w:color="auto"/>
      </w:divBdr>
      <w:divsChild>
        <w:div w:id="487015171">
          <w:marLeft w:val="640"/>
          <w:marRight w:val="0"/>
          <w:marTop w:val="0"/>
          <w:marBottom w:val="0"/>
          <w:divBdr>
            <w:top w:val="none" w:sz="0" w:space="0" w:color="auto"/>
            <w:left w:val="none" w:sz="0" w:space="0" w:color="auto"/>
            <w:bottom w:val="none" w:sz="0" w:space="0" w:color="auto"/>
            <w:right w:val="none" w:sz="0" w:space="0" w:color="auto"/>
          </w:divBdr>
        </w:div>
        <w:div w:id="1203591496">
          <w:marLeft w:val="640"/>
          <w:marRight w:val="0"/>
          <w:marTop w:val="0"/>
          <w:marBottom w:val="0"/>
          <w:divBdr>
            <w:top w:val="none" w:sz="0" w:space="0" w:color="auto"/>
            <w:left w:val="none" w:sz="0" w:space="0" w:color="auto"/>
            <w:bottom w:val="none" w:sz="0" w:space="0" w:color="auto"/>
            <w:right w:val="none" w:sz="0" w:space="0" w:color="auto"/>
          </w:divBdr>
        </w:div>
        <w:div w:id="1044989216">
          <w:marLeft w:val="640"/>
          <w:marRight w:val="0"/>
          <w:marTop w:val="0"/>
          <w:marBottom w:val="0"/>
          <w:divBdr>
            <w:top w:val="none" w:sz="0" w:space="0" w:color="auto"/>
            <w:left w:val="none" w:sz="0" w:space="0" w:color="auto"/>
            <w:bottom w:val="none" w:sz="0" w:space="0" w:color="auto"/>
            <w:right w:val="none" w:sz="0" w:space="0" w:color="auto"/>
          </w:divBdr>
        </w:div>
        <w:div w:id="1691225076">
          <w:marLeft w:val="640"/>
          <w:marRight w:val="0"/>
          <w:marTop w:val="0"/>
          <w:marBottom w:val="0"/>
          <w:divBdr>
            <w:top w:val="none" w:sz="0" w:space="0" w:color="auto"/>
            <w:left w:val="none" w:sz="0" w:space="0" w:color="auto"/>
            <w:bottom w:val="none" w:sz="0" w:space="0" w:color="auto"/>
            <w:right w:val="none" w:sz="0" w:space="0" w:color="auto"/>
          </w:divBdr>
        </w:div>
        <w:div w:id="1178158351">
          <w:marLeft w:val="640"/>
          <w:marRight w:val="0"/>
          <w:marTop w:val="0"/>
          <w:marBottom w:val="0"/>
          <w:divBdr>
            <w:top w:val="none" w:sz="0" w:space="0" w:color="auto"/>
            <w:left w:val="none" w:sz="0" w:space="0" w:color="auto"/>
            <w:bottom w:val="none" w:sz="0" w:space="0" w:color="auto"/>
            <w:right w:val="none" w:sz="0" w:space="0" w:color="auto"/>
          </w:divBdr>
        </w:div>
        <w:div w:id="542328493">
          <w:marLeft w:val="640"/>
          <w:marRight w:val="0"/>
          <w:marTop w:val="0"/>
          <w:marBottom w:val="0"/>
          <w:divBdr>
            <w:top w:val="none" w:sz="0" w:space="0" w:color="auto"/>
            <w:left w:val="none" w:sz="0" w:space="0" w:color="auto"/>
            <w:bottom w:val="none" w:sz="0" w:space="0" w:color="auto"/>
            <w:right w:val="none" w:sz="0" w:space="0" w:color="auto"/>
          </w:divBdr>
        </w:div>
        <w:div w:id="1176116427">
          <w:marLeft w:val="640"/>
          <w:marRight w:val="0"/>
          <w:marTop w:val="0"/>
          <w:marBottom w:val="0"/>
          <w:divBdr>
            <w:top w:val="none" w:sz="0" w:space="0" w:color="auto"/>
            <w:left w:val="none" w:sz="0" w:space="0" w:color="auto"/>
            <w:bottom w:val="none" w:sz="0" w:space="0" w:color="auto"/>
            <w:right w:val="none" w:sz="0" w:space="0" w:color="auto"/>
          </w:divBdr>
        </w:div>
        <w:div w:id="1196968501">
          <w:marLeft w:val="640"/>
          <w:marRight w:val="0"/>
          <w:marTop w:val="0"/>
          <w:marBottom w:val="0"/>
          <w:divBdr>
            <w:top w:val="none" w:sz="0" w:space="0" w:color="auto"/>
            <w:left w:val="none" w:sz="0" w:space="0" w:color="auto"/>
            <w:bottom w:val="none" w:sz="0" w:space="0" w:color="auto"/>
            <w:right w:val="none" w:sz="0" w:space="0" w:color="auto"/>
          </w:divBdr>
        </w:div>
        <w:div w:id="832530688">
          <w:marLeft w:val="640"/>
          <w:marRight w:val="0"/>
          <w:marTop w:val="0"/>
          <w:marBottom w:val="0"/>
          <w:divBdr>
            <w:top w:val="none" w:sz="0" w:space="0" w:color="auto"/>
            <w:left w:val="none" w:sz="0" w:space="0" w:color="auto"/>
            <w:bottom w:val="none" w:sz="0" w:space="0" w:color="auto"/>
            <w:right w:val="none" w:sz="0" w:space="0" w:color="auto"/>
          </w:divBdr>
        </w:div>
        <w:div w:id="1090196166">
          <w:marLeft w:val="640"/>
          <w:marRight w:val="0"/>
          <w:marTop w:val="0"/>
          <w:marBottom w:val="0"/>
          <w:divBdr>
            <w:top w:val="none" w:sz="0" w:space="0" w:color="auto"/>
            <w:left w:val="none" w:sz="0" w:space="0" w:color="auto"/>
            <w:bottom w:val="none" w:sz="0" w:space="0" w:color="auto"/>
            <w:right w:val="none" w:sz="0" w:space="0" w:color="auto"/>
          </w:divBdr>
        </w:div>
        <w:div w:id="1180123586">
          <w:marLeft w:val="640"/>
          <w:marRight w:val="0"/>
          <w:marTop w:val="0"/>
          <w:marBottom w:val="0"/>
          <w:divBdr>
            <w:top w:val="none" w:sz="0" w:space="0" w:color="auto"/>
            <w:left w:val="none" w:sz="0" w:space="0" w:color="auto"/>
            <w:bottom w:val="none" w:sz="0" w:space="0" w:color="auto"/>
            <w:right w:val="none" w:sz="0" w:space="0" w:color="auto"/>
          </w:divBdr>
        </w:div>
        <w:div w:id="907422761">
          <w:marLeft w:val="640"/>
          <w:marRight w:val="0"/>
          <w:marTop w:val="0"/>
          <w:marBottom w:val="0"/>
          <w:divBdr>
            <w:top w:val="none" w:sz="0" w:space="0" w:color="auto"/>
            <w:left w:val="none" w:sz="0" w:space="0" w:color="auto"/>
            <w:bottom w:val="none" w:sz="0" w:space="0" w:color="auto"/>
            <w:right w:val="none" w:sz="0" w:space="0" w:color="auto"/>
          </w:divBdr>
        </w:div>
        <w:div w:id="1857688644">
          <w:marLeft w:val="640"/>
          <w:marRight w:val="0"/>
          <w:marTop w:val="0"/>
          <w:marBottom w:val="0"/>
          <w:divBdr>
            <w:top w:val="none" w:sz="0" w:space="0" w:color="auto"/>
            <w:left w:val="none" w:sz="0" w:space="0" w:color="auto"/>
            <w:bottom w:val="none" w:sz="0" w:space="0" w:color="auto"/>
            <w:right w:val="none" w:sz="0" w:space="0" w:color="auto"/>
          </w:divBdr>
        </w:div>
        <w:div w:id="1085959658">
          <w:marLeft w:val="640"/>
          <w:marRight w:val="0"/>
          <w:marTop w:val="0"/>
          <w:marBottom w:val="0"/>
          <w:divBdr>
            <w:top w:val="none" w:sz="0" w:space="0" w:color="auto"/>
            <w:left w:val="none" w:sz="0" w:space="0" w:color="auto"/>
            <w:bottom w:val="none" w:sz="0" w:space="0" w:color="auto"/>
            <w:right w:val="none" w:sz="0" w:space="0" w:color="auto"/>
          </w:divBdr>
        </w:div>
        <w:div w:id="935332523">
          <w:marLeft w:val="640"/>
          <w:marRight w:val="0"/>
          <w:marTop w:val="0"/>
          <w:marBottom w:val="0"/>
          <w:divBdr>
            <w:top w:val="none" w:sz="0" w:space="0" w:color="auto"/>
            <w:left w:val="none" w:sz="0" w:space="0" w:color="auto"/>
            <w:bottom w:val="none" w:sz="0" w:space="0" w:color="auto"/>
            <w:right w:val="none" w:sz="0" w:space="0" w:color="auto"/>
          </w:divBdr>
        </w:div>
        <w:div w:id="724379691">
          <w:marLeft w:val="640"/>
          <w:marRight w:val="0"/>
          <w:marTop w:val="0"/>
          <w:marBottom w:val="0"/>
          <w:divBdr>
            <w:top w:val="none" w:sz="0" w:space="0" w:color="auto"/>
            <w:left w:val="none" w:sz="0" w:space="0" w:color="auto"/>
            <w:bottom w:val="none" w:sz="0" w:space="0" w:color="auto"/>
            <w:right w:val="none" w:sz="0" w:space="0" w:color="auto"/>
          </w:divBdr>
        </w:div>
        <w:div w:id="1368994137">
          <w:marLeft w:val="640"/>
          <w:marRight w:val="0"/>
          <w:marTop w:val="0"/>
          <w:marBottom w:val="0"/>
          <w:divBdr>
            <w:top w:val="none" w:sz="0" w:space="0" w:color="auto"/>
            <w:left w:val="none" w:sz="0" w:space="0" w:color="auto"/>
            <w:bottom w:val="none" w:sz="0" w:space="0" w:color="auto"/>
            <w:right w:val="none" w:sz="0" w:space="0" w:color="auto"/>
          </w:divBdr>
        </w:div>
        <w:div w:id="897083435">
          <w:marLeft w:val="640"/>
          <w:marRight w:val="0"/>
          <w:marTop w:val="0"/>
          <w:marBottom w:val="0"/>
          <w:divBdr>
            <w:top w:val="none" w:sz="0" w:space="0" w:color="auto"/>
            <w:left w:val="none" w:sz="0" w:space="0" w:color="auto"/>
            <w:bottom w:val="none" w:sz="0" w:space="0" w:color="auto"/>
            <w:right w:val="none" w:sz="0" w:space="0" w:color="auto"/>
          </w:divBdr>
        </w:div>
        <w:div w:id="673190478">
          <w:marLeft w:val="640"/>
          <w:marRight w:val="0"/>
          <w:marTop w:val="0"/>
          <w:marBottom w:val="0"/>
          <w:divBdr>
            <w:top w:val="none" w:sz="0" w:space="0" w:color="auto"/>
            <w:left w:val="none" w:sz="0" w:space="0" w:color="auto"/>
            <w:bottom w:val="none" w:sz="0" w:space="0" w:color="auto"/>
            <w:right w:val="none" w:sz="0" w:space="0" w:color="auto"/>
          </w:divBdr>
        </w:div>
        <w:div w:id="2043551456">
          <w:marLeft w:val="640"/>
          <w:marRight w:val="0"/>
          <w:marTop w:val="0"/>
          <w:marBottom w:val="0"/>
          <w:divBdr>
            <w:top w:val="none" w:sz="0" w:space="0" w:color="auto"/>
            <w:left w:val="none" w:sz="0" w:space="0" w:color="auto"/>
            <w:bottom w:val="none" w:sz="0" w:space="0" w:color="auto"/>
            <w:right w:val="none" w:sz="0" w:space="0" w:color="auto"/>
          </w:divBdr>
        </w:div>
        <w:div w:id="442306053">
          <w:marLeft w:val="640"/>
          <w:marRight w:val="0"/>
          <w:marTop w:val="0"/>
          <w:marBottom w:val="0"/>
          <w:divBdr>
            <w:top w:val="none" w:sz="0" w:space="0" w:color="auto"/>
            <w:left w:val="none" w:sz="0" w:space="0" w:color="auto"/>
            <w:bottom w:val="none" w:sz="0" w:space="0" w:color="auto"/>
            <w:right w:val="none" w:sz="0" w:space="0" w:color="auto"/>
          </w:divBdr>
        </w:div>
        <w:div w:id="1465461591">
          <w:marLeft w:val="640"/>
          <w:marRight w:val="0"/>
          <w:marTop w:val="0"/>
          <w:marBottom w:val="0"/>
          <w:divBdr>
            <w:top w:val="none" w:sz="0" w:space="0" w:color="auto"/>
            <w:left w:val="none" w:sz="0" w:space="0" w:color="auto"/>
            <w:bottom w:val="none" w:sz="0" w:space="0" w:color="auto"/>
            <w:right w:val="none" w:sz="0" w:space="0" w:color="auto"/>
          </w:divBdr>
        </w:div>
        <w:div w:id="1724450953">
          <w:marLeft w:val="640"/>
          <w:marRight w:val="0"/>
          <w:marTop w:val="0"/>
          <w:marBottom w:val="0"/>
          <w:divBdr>
            <w:top w:val="none" w:sz="0" w:space="0" w:color="auto"/>
            <w:left w:val="none" w:sz="0" w:space="0" w:color="auto"/>
            <w:bottom w:val="none" w:sz="0" w:space="0" w:color="auto"/>
            <w:right w:val="none" w:sz="0" w:space="0" w:color="auto"/>
          </w:divBdr>
        </w:div>
        <w:div w:id="79525077">
          <w:marLeft w:val="640"/>
          <w:marRight w:val="0"/>
          <w:marTop w:val="0"/>
          <w:marBottom w:val="0"/>
          <w:divBdr>
            <w:top w:val="none" w:sz="0" w:space="0" w:color="auto"/>
            <w:left w:val="none" w:sz="0" w:space="0" w:color="auto"/>
            <w:bottom w:val="none" w:sz="0" w:space="0" w:color="auto"/>
            <w:right w:val="none" w:sz="0" w:space="0" w:color="auto"/>
          </w:divBdr>
        </w:div>
        <w:div w:id="1374453718">
          <w:marLeft w:val="640"/>
          <w:marRight w:val="0"/>
          <w:marTop w:val="0"/>
          <w:marBottom w:val="0"/>
          <w:divBdr>
            <w:top w:val="none" w:sz="0" w:space="0" w:color="auto"/>
            <w:left w:val="none" w:sz="0" w:space="0" w:color="auto"/>
            <w:bottom w:val="none" w:sz="0" w:space="0" w:color="auto"/>
            <w:right w:val="none" w:sz="0" w:space="0" w:color="auto"/>
          </w:divBdr>
        </w:div>
        <w:div w:id="1129737031">
          <w:marLeft w:val="640"/>
          <w:marRight w:val="0"/>
          <w:marTop w:val="0"/>
          <w:marBottom w:val="0"/>
          <w:divBdr>
            <w:top w:val="none" w:sz="0" w:space="0" w:color="auto"/>
            <w:left w:val="none" w:sz="0" w:space="0" w:color="auto"/>
            <w:bottom w:val="none" w:sz="0" w:space="0" w:color="auto"/>
            <w:right w:val="none" w:sz="0" w:space="0" w:color="auto"/>
          </w:divBdr>
        </w:div>
        <w:div w:id="1436097925">
          <w:marLeft w:val="640"/>
          <w:marRight w:val="0"/>
          <w:marTop w:val="0"/>
          <w:marBottom w:val="0"/>
          <w:divBdr>
            <w:top w:val="none" w:sz="0" w:space="0" w:color="auto"/>
            <w:left w:val="none" w:sz="0" w:space="0" w:color="auto"/>
            <w:bottom w:val="none" w:sz="0" w:space="0" w:color="auto"/>
            <w:right w:val="none" w:sz="0" w:space="0" w:color="auto"/>
          </w:divBdr>
        </w:div>
        <w:div w:id="301539603">
          <w:marLeft w:val="640"/>
          <w:marRight w:val="0"/>
          <w:marTop w:val="0"/>
          <w:marBottom w:val="0"/>
          <w:divBdr>
            <w:top w:val="none" w:sz="0" w:space="0" w:color="auto"/>
            <w:left w:val="none" w:sz="0" w:space="0" w:color="auto"/>
            <w:bottom w:val="none" w:sz="0" w:space="0" w:color="auto"/>
            <w:right w:val="none" w:sz="0" w:space="0" w:color="auto"/>
          </w:divBdr>
        </w:div>
        <w:div w:id="338625469">
          <w:marLeft w:val="640"/>
          <w:marRight w:val="0"/>
          <w:marTop w:val="0"/>
          <w:marBottom w:val="0"/>
          <w:divBdr>
            <w:top w:val="none" w:sz="0" w:space="0" w:color="auto"/>
            <w:left w:val="none" w:sz="0" w:space="0" w:color="auto"/>
            <w:bottom w:val="none" w:sz="0" w:space="0" w:color="auto"/>
            <w:right w:val="none" w:sz="0" w:space="0" w:color="auto"/>
          </w:divBdr>
        </w:div>
        <w:div w:id="751004065">
          <w:marLeft w:val="640"/>
          <w:marRight w:val="0"/>
          <w:marTop w:val="0"/>
          <w:marBottom w:val="0"/>
          <w:divBdr>
            <w:top w:val="none" w:sz="0" w:space="0" w:color="auto"/>
            <w:left w:val="none" w:sz="0" w:space="0" w:color="auto"/>
            <w:bottom w:val="none" w:sz="0" w:space="0" w:color="auto"/>
            <w:right w:val="none" w:sz="0" w:space="0" w:color="auto"/>
          </w:divBdr>
        </w:div>
        <w:div w:id="1873110669">
          <w:marLeft w:val="640"/>
          <w:marRight w:val="0"/>
          <w:marTop w:val="0"/>
          <w:marBottom w:val="0"/>
          <w:divBdr>
            <w:top w:val="none" w:sz="0" w:space="0" w:color="auto"/>
            <w:left w:val="none" w:sz="0" w:space="0" w:color="auto"/>
            <w:bottom w:val="none" w:sz="0" w:space="0" w:color="auto"/>
            <w:right w:val="none" w:sz="0" w:space="0" w:color="auto"/>
          </w:divBdr>
        </w:div>
        <w:div w:id="2087723568">
          <w:marLeft w:val="640"/>
          <w:marRight w:val="0"/>
          <w:marTop w:val="0"/>
          <w:marBottom w:val="0"/>
          <w:divBdr>
            <w:top w:val="none" w:sz="0" w:space="0" w:color="auto"/>
            <w:left w:val="none" w:sz="0" w:space="0" w:color="auto"/>
            <w:bottom w:val="none" w:sz="0" w:space="0" w:color="auto"/>
            <w:right w:val="none" w:sz="0" w:space="0" w:color="auto"/>
          </w:divBdr>
        </w:div>
        <w:div w:id="1778744589">
          <w:marLeft w:val="640"/>
          <w:marRight w:val="0"/>
          <w:marTop w:val="0"/>
          <w:marBottom w:val="0"/>
          <w:divBdr>
            <w:top w:val="none" w:sz="0" w:space="0" w:color="auto"/>
            <w:left w:val="none" w:sz="0" w:space="0" w:color="auto"/>
            <w:bottom w:val="none" w:sz="0" w:space="0" w:color="auto"/>
            <w:right w:val="none" w:sz="0" w:space="0" w:color="auto"/>
          </w:divBdr>
        </w:div>
        <w:div w:id="1996570097">
          <w:marLeft w:val="640"/>
          <w:marRight w:val="0"/>
          <w:marTop w:val="0"/>
          <w:marBottom w:val="0"/>
          <w:divBdr>
            <w:top w:val="none" w:sz="0" w:space="0" w:color="auto"/>
            <w:left w:val="none" w:sz="0" w:space="0" w:color="auto"/>
            <w:bottom w:val="none" w:sz="0" w:space="0" w:color="auto"/>
            <w:right w:val="none" w:sz="0" w:space="0" w:color="auto"/>
          </w:divBdr>
        </w:div>
        <w:div w:id="1133913108">
          <w:marLeft w:val="640"/>
          <w:marRight w:val="0"/>
          <w:marTop w:val="0"/>
          <w:marBottom w:val="0"/>
          <w:divBdr>
            <w:top w:val="none" w:sz="0" w:space="0" w:color="auto"/>
            <w:left w:val="none" w:sz="0" w:space="0" w:color="auto"/>
            <w:bottom w:val="none" w:sz="0" w:space="0" w:color="auto"/>
            <w:right w:val="none" w:sz="0" w:space="0" w:color="auto"/>
          </w:divBdr>
        </w:div>
        <w:div w:id="1505170799">
          <w:marLeft w:val="640"/>
          <w:marRight w:val="0"/>
          <w:marTop w:val="0"/>
          <w:marBottom w:val="0"/>
          <w:divBdr>
            <w:top w:val="none" w:sz="0" w:space="0" w:color="auto"/>
            <w:left w:val="none" w:sz="0" w:space="0" w:color="auto"/>
            <w:bottom w:val="none" w:sz="0" w:space="0" w:color="auto"/>
            <w:right w:val="none" w:sz="0" w:space="0" w:color="auto"/>
          </w:divBdr>
        </w:div>
        <w:div w:id="1276253107">
          <w:marLeft w:val="640"/>
          <w:marRight w:val="0"/>
          <w:marTop w:val="0"/>
          <w:marBottom w:val="0"/>
          <w:divBdr>
            <w:top w:val="none" w:sz="0" w:space="0" w:color="auto"/>
            <w:left w:val="none" w:sz="0" w:space="0" w:color="auto"/>
            <w:bottom w:val="none" w:sz="0" w:space="0" w:color="auto"/>
            <w:right w:val="none" w:sz="0" w:space="0" w:color="auto"/>
          </w:divBdr>
        </w:div>
        <w:div w:id="1014185485">
          <w:marLeft w:val="640"/>
          <w:marRight w:val="0"/>
          <w:marTop w:val="0"/>
          <w:marBottom w:val="0"/>
          <w:divBdr>
            <w:top w:val="none" w:sz="0" w:space="0" w:color="auto"/>
            <w:left w:val="none" w:sz="0" w:space="0" w:color="auto"/>
            <w:bottom w:val="none" w:sz="0" w:space="0" w:color="auto"/>
            <w:right w:val="none" w:sz="0" w:space="0" w:color="auto"/>
          </w:divBdr>
        </w:div>
        <w:div w:id="1075590785">
          <w:marLeft w:val="640"/>
          <w:marRight w:val="0"/>
          <w:marTop w:val="0"/>
          <w:marBottom w:val="0"/>
          <w:divBdr>
            <w:top w:val="none" w:sz="0" w:space="0" w:color="auto"/>
            <w:left w:val="none" w:sz="0" w:space="0" w:color="auto"/>
            <w:bottom w:val="none" w:sz="0" w:space="0" w:color="auto"/>
            <w:right w:val="none" w:sz="0" w:space="0" w:color="auto"/>
          </w:divBdr>
        </w:div>
        <w:div w:id="457724521">
          <w:marLeft w:val="640"/>
          <w:marRight w:val="0"/>
          <w:marTop w:val="0"/>
          <w:marBottom w:val="0"/>
          <w:divBdr>
            <w:top w:val="none" w:sz="0" w:space="0" w:color="auto"/>
            <w:left w:val="none" w:sz="0" w:space="0" w:color="auto"/>
            <w:bottom w:val="none" w:sz="0" w:space="0" w:color="auto"/>
            <w:right w:val="none" w:sz="0" w:space="0" w:color="auto"/>
          </w:divBdr>
        </w:div>
      </w:divsChild>
    </w:div>
    <w:div w:id="960040737">
      <w:bodyDiv w:val="1"/>
      <w:marLeft w:val="0"/>
      <w:marRight w:val="0"/>
      <w:marTop w:val="0"/>
      <w:marBottom w:val="0"/>
      <w:divBdr>
        <w:top w:val="none" w:sz="0" w:space="0" w:color="auto"/>
        <w:left w:val="none" w:sz="0" w:space="0" w:color="auto"/>
        <w:bottom w:val="none" w:sz="0" w:space="0" w:color="auto"/>
        <w:right w:val="none" w:sz="0" w:space="0" w:color="auto"/>
      </w:divBdr>
    </w:div>
    <w:div w:id="961808864">
      <w:bodyDiv w:val="1"/>
      <w:marLeft w:val="0"/>
      <w:marRight w:val="0"/>
      <w:marTop w:val="0"/>
      <w:marBottom w:val="0"/>
      <w:divBdr>
        <w:top w:val="none" w:sz="0" w:space="0" w:color="auto"/>
        <w:left w:val="none" w:sz="0" w:space="0" w:color="auto"/>
        <w:bottom w:val="none" w:sz="0" w:space="0" w:color="auto"/>
        <w:right w:val="none" w:sz="0" w:space="0" w:color="auto"/>
      </w:divBdr>
    </w:div>
    <w:div w:id="966593818">
      <w:bodyDiv w:val="1"/>
      <w:marLeft w:val="0"/>
      <w:marRight w:val="0"/>
      <w:marTop w:val="0"/>
      <w:marBottom w:val="0"/>
      <w:divBdr>
        <w:top w:val="none" w:sz="0" w:space="0" w:color="auto"/>
        <w:left w:val="none" w:sz="0" w:space="0" w:color="auto"/>
        <w:bottom w:val="none" w:sz="0" w:space="0" w:color="auto"/>
        <w:right w:val="none" w:sz="0" w:space="0" w:color="auto"/>
      </w:divBdr>
      <w:divsChild>
        <w:div w:id="1754007021">
          <w:marLeft w:val="640"/>
          <w:marRight w:val="0"/>
          <w:marTop w:val="0"/>
          <w:marBottom w:val="0"/>
          <w:divBdr>
            <w:top w:val="none" w:sz="0" w:space="0" w:color="auto"/>
            <w:left w:val="none" w:sz="0" w:space="0" w:color="auto"/>
            <w:bottom w:val="none" w:sz="0" w:space="0" w:color="auto"/>
            <w:right w:val="none" w:sz="0" w:space="0" w:color="auto"/>
          </w:divBdr>
        </w:div>
        <w:div w:id="1722438737">
          <w:marLeft w:val="640"/>
          <w:marRight w:val="0"/>
          <w:marTop w:val="0"/>
          <w:marBottom w:val="0"/>
          <w:divBdr>
            <w:top w:val="none" w:sz="0" w:space="0" w:color="auto"/>
            <w:left w:val="none" w:sz="0" w:space="0" w:color="auto"/>
            <w:bottom w:val="none" w:sz="0" w:space="0" w:color="auto"/>
            <w:right w:val="none" w:sz="0" w:space="0" w:color="auto"/>
          </w:divBdr>
        </w:div>
        <w:div w:id="869074855">
          <w:marLeft w:val="640"/>
          <w:marRight w:val="0"/>
          <w:marTop w:val="0"/>
          <w:marBottom w:val="0"/>
          <w:divBdr>
            <w:top w:val="none" w:sz="0" w:space="0" w:color="auto"/>
            <w:left w:val="none" w:sz="0" w:space="0" w:color="auto"/>
            <w:bottom w:val="none" w:sz="0" w:space="0" w:color="auto"/>
            <w:right w:val="none" w:sz="0" w:space="0" w:color="auto"/>
          </w:divBdr>
        </w:div>
        <w:div w:id="1159076441">
          <w:marLeft w:val="640"/>
          <w:marRight w:val="0"/>
          <w:marTop w:val="0"/>
          <w:marBottom w:val="0"/>
          <w:divBdr>
            <w:top w:val="none" w:sz="0" w:space="0" w:color="auto"/>
            <w:left w:val="none" w:sz="0" w:space="0" w:color="auto"/>
            <w:bottom w:val="none" w:sz="0" w:space="0" w:color="auto"/>
            <w:right w:val="none" w:sz="0" w:space="0" w:color="auto"/>
          </w:divBdr>
        </w:div>
        <w:div w:id="1529758521">
          <w:marLeft w:val="640"/>
          <w:marRight w:val="0"/>
          <w:marTop w:val="0"/>
          <w:marBottom w:val="0"/>
          <w:divBdr>
            <w:top w:val="none" w:sz="0" w:space="0" w:color="auto"/>
            <w:left w:val="none" w:sz="0" w:space="0" w:color="auto"/>
            <w:bottom w:val="none" w:sz="0" w:space="0" w:color="auto"/>
            <w:right w:val="none" w:sz="0" w:space="0" w:color="auto"/>
          </w:divBdr>
        </w:div>
        <w:div w:id="1855075801">
          <w:marLeft w:val="640"/>
          <w:marRight w:val="0"/>
          <w:marTop w:val="0"/>
          <w:marBottom w:val="0"/>
          <w:divBdr>
            <w:top w:val="none" w:sz="0" w:space="0" w:color="auto"/>
            <w:left w:val="none" w:sz="0" w:space="0" w:color="auto"/>
            <w:bottom w:val="none" w:sz="0" w:space="0" w:color="auto"/>
            <w:right w:val="none" w:sz="0" w:space="0" w:color="auto"/>
          </w:divBdr>
        </w:div>
        <w:div w:id="1116482301">
          <w:marLeft w:val="640"/>
          <w:marRight w:val="0"/>
          <w:marTop w:val="0"/>
          <w:marBottom w:val="0"/>
          <w:divBdr>
            <w:top w:val="none" w:sz="0" w:space="0" w:color="auto"/>
            <w:left w:val="none" w:sz="0" w:space="0" w:color="auto"/>
            <w:bottom w:val="none" w:sz="0" w:space="0" w:color="auto"/>
            <w:right w:val="none" w:sz="0" w:space="0" w:color="auto"/>
          </w:divBdr>
        </w:div>
        <w:div w:id="156698018">
          <w:marLeft w:val="640"/>
          <w:marRight w:val="0"/>
          <w:marTop w:val="0"/>
          <w:marBottom w:val="0"/>
          <w:divBdr>
            <w:top w:val="none" w:sz="0" w:space="0" w:color="auto"/>
            <w:left w:val="none" w:sz="0" w:space="0" w:color="auto"/>
            <w:bottom w:val="none" w:sz="0" w:space="0" w:color="auto"/>
            <w:right w:val="none" w:sz="0" w:space="0" w:color="auto"/>
          </w:divBdr>
        </w:div>
        <w:div w:id="1721006917">
          <w:marLeft w:val="640"/>
          <w:marRight w:val="0"/>
          <w:marTop w:val="0"/>
          <w:marBottom w:val="0"/>
          <w:divBdr>
            <w:top w:val="none" w:sz="0" w:space="0" w:color="auto"/>
            <w:left w:val="none" w:sz="0" w:space="0" w:color="auto"/>
            <w:bottom w:val="none" w:sz="0" w:space="0" w:color="auto"/>
            <w:right w:val="none" w:sz="0" w:space="0" w:color="auto"/>
          </w:divBdr>
        </w:div>
        <w:div w:id="1353801517">
          <w:marLeft w:val="640"/>
          <w:marRight w:val="0"/>
          <w:marTop w:val="0"/>
          <w:marBottom w:val="0"/>
          <w:divBdr>
            <w:top w:val="none" w:sz="0" w:space="0" w:color="auto"/>
            <w:left w:val="none" w:sz="0" w:space="0" w:color="auto"/>
            <w:bottom w:val="none" w:sz="0" w:space="0" w:color="auto"/>
            <w:right w:val="none" w:sz="0" w:space="0" w:color="auto"/>
          </w:divBdr>
        </w:div>
        <w:div w:id="552546084">
          <w:marLeft w:val="640"/>
          <w:marRight w:val="0"/>
          <w:marTop w:val="0"/>
          <w:marBottom w:val="0"/>
          <w:divBdr>
            <w:top w:val="none" w:sz="0" w:space="0" w:color="auto"/>
            <w:left w:val="none" w:sz="0" w:space="0" w:color="auto"/>
            <w:bottom w:val="none" w:sz="0" w:space="0" w:color="auto"/>
            <w:right w:val="none" w:sz="0" w:space="0" w:color="auto"/>
          </w:divBdr>
        </w:div>
        <w:div w:id="467666270">
          <w:marLeft w:val="640"/>
          <w:marRight w:val="0"/>
          <w:marTop w:val="0"/>
          <w:marBottom w:val="0"/>
          <w:divBdr>
            <w:top w:val="none" w:sz="0" w:space="0" w:color="auto"/>
            <w:left w:val="none" w:sz="0" w:space="0" w:color="auto"/>
            <w:bottom w:val="none" w:sz="0" w:space="0" w:color="auto"/>
            <w:right w:val="none" w:sz="0" w:space="0" w:color="auto"/>
          </w:divBdr>
        </w:div>
        <w:div w:id="352074684">
          <w:marLeft w:val="640"/>
          <w:marRight w:val="0"/>
          <w:marTop w:val="0"/>
          <w:marBottom w:val="0"/>
          <w:divBdr>
            <w:top w:val="none" w:sz="0" w:space="0" w:color="auto"/>
            <w:left w:val="none" w:sz="0" w:space="0" w:color="auto"/>
            <w:bottom w:val="none" w:sz="0" w:space="0" w:color="auto"/>
            <w:right w:val="none" w:sz="0" w:space="0" w:color="auto"/>
          </w:divBdr>
        </w:div>
        <w:div w:id="886603573">
          <w:marLeft w:val="640"/>
          <w:marRight w:val="0"/>
          <w:marTop w:val="0"/>
          <w:marBottom w:val="0"/>
          <w:divBdr>
            <w:top w:val="none" w:sz="0" w:space="0" w:color="auto"/>
            <w:left w:val="none" w:sz="0" w:space="0" w:color="auto"/>
            <w:bottom w:val="none" w:sz="0" w:space="0" w:color="auto"/>
            <w:right w:val="none" w:sz="0" w:space="0" w:color="auto"/>
          </w:divBdr>
        </w:div>
        <w:div w:id="861210329">
          <w:marLeft w:val="640"/>
          <w:marRight w:val="0"/>
          <w:marTop w:val="0"/>
          <w:marBottom w:val="0"/>
          <w:divBdr>
            <w:top w:val="none" w:sz="0" w:space="0" w:color="auto"/>
            <w:left w:val="none" w:sz="0" w:space="0" w:color="auto"/>
            <w:bottom w:val="none" w:sz="0" w:space="0" w:color="auto"/>
            <w:right w:val="none" w:sz="0" w:space="0" w:color="auto"/>
          </w:divBdr>
        </w:div>
        <w:div w:id="1546798016">
          <w:marLeft w:val="640"/>
          <w:marRight w:val="0"/>
          <w:marTop w:val="0"/>
          <w:marBottom w:val="0"/>
          <w:divBdr>
            <w:top w:val="none" w:sz="0" w:space="0" w:color="auto"/>
            <w:left w:val="none" w:sz="0" w:space="0" w:color="auto"/>
            <w:bottom w:val="none" w:sz="0" w:space="0" w:color="auto"/>
            <w:right w:val="none" w:sz="0" w:space="0" w:color="auto"/>
          </w:divBdr>
        </w:div>
        <w:div w:id="1048142063">
          <w:marLeft w:val="640"/>
          <w:marRight w:val="0"/>
          <w:marTop w:val="0"/>
          <w:marBottom w:val="0"/>
          <w:divBdr>
            <w:top w:val="none" w:sz="0" w:space="0" w:color="auto"/>
            <w:left w:val="none" w:sz="0" w:space="0" w:color="auto"/>
            <w:bottom w:val="none" w:sz="0" w:space="0" w:color="auto"/>
            <w:right w:val="none" w:sz="0" w:space="0" w:color="auto"/>
          </w:divBdr>
        </w:div>
        <w:div w:id="1930111978">
          <w:marLeft w:val="640"/>
          <w:marRight w:val="0"/>
          <w:marTop w:val="0"/>
          <w:marBottom w:val="0"/>
          <w:divBdr>
            <w:top w:val="none" w:sz="0" w:space="0" w:color="auto"/>
            <w:left w:val="none" w:sz="0" w:space="0" w:color="auto"/>
            <w:bottom w:val="none" w:sz="0" w:space="0" w:color="auto"/>
            <w:right w:val="none" w:sz="0" w:space="0" w:color="auto"/>
          </w:divBdr>
        </w:div>
        <w:div w:id="339745301">
          <w:marLeft w:val="640"/>
          <w:marRight w:val="0"/>
          <w:marTop w:val="0"/>
          <w:marBottom w:val="0"/>
          <w:divBdr>
            <w:top w:val="none" w:sz="0" w:space="0" w:color="auto"/>
            <w:left w:val="none" w:sz="0" w:space="0" w:color="auto"/>
            <w:bottom w:val="none" w:sz="0" w:space="0" w:color="auto"/>
            <w:right w:val="none" w:sz="0" w:space="0" w:color="auto"/>
          </w:divBdr>
        </w:div>
        <w:div w:id="1174345371">
          <w:marLeft w:val="640"/>
          <w:marRight w:val="0"/>
          <w:marTop w:val="0"/>
          <w:marBottom w:val="0"/>
          <w:divBdr>
            <w:top w:val="none" w:sz="0" w:space="0" w:color="auto"/>
            <w:left w:val="none" w:sz="0" w:space="0" w:color="auto"/>
            <w:bottom w:val="none" w:sz="0" w:space="0" w:color="auto"/>
            <w:right w:val="none" w:sz="0" w:space="0" w:color="auto"/>
          </w:divBdr>
        </w:div>
        <w:div w:id="70083839">
          <w:marLeft w:val="640"/>
          <w:marRight w:val="0"/>
          <w:marTop w:val="0"/>
          <w:marBottom w:val="0"/>
          <w:divBdr>
            <w:top w:val="none" w:sz="0" w:space="0" w:color="auto"/>
            <w:left w:val="none" w:sz="0" w:space="0" w:color="auto"/>
            <w:bottom w:val="none" w:sz="0" w:space="0" w:color="auto"/>
            <w:right w:val="none" w:sz="0" w:space="0" w:color="auto"/>
          </w:divBdr>
        </w:div>
        <w:div w:id="203563931">
          <w:marLeft w:val="640"/>
          <w:marRight w:val="0"/>
          <w:marTop w:val="0"/>
          <w:marBottom w:val="0"/>
          <w:divBdr>
            <w:top w:val="none" w:sz="0" w:space="0" w:color="auto"/>
            <w:left w:val="none" w:sz="0" w:space="0" w:color="auto"/>
            <w:bottom w:val="none" w:sz="0" w:space="0" w:color="auto"/>
            <w:right w:val="none" w:sz="0" w:space="0" w:color="auto"/>
          </w:divBdr>
        </w:div>
        <w:div w:id="497775145">
          <w:marLeft w:val="640"/>
          <w:marRight w:val="0"/>
          <w:marTop w:val="0"/>
          <w:marBottom w:val="0"/>
          <w:divBdr>
            <w:top w:val="none" w:sz="0" w:space="0" w:color="auto"/>
            <w:left w:val="none" w:sz="0" w:space="0" w:color="auto"/>
            <w:bottom w:val="none" w:sz="0" w:space="0" w:color="auto"/>
            <w:right w:val="none" w:sz="0" w:space="0" w:color="auto"/>
          </w:divBdr>
        </w:div>
        <w:div w:id="1758164292">
          <w:marLeft w:val="640"/>
          <w:marRight w:val="0"/>
          <w:marTop w:val="0"/>
          <w:marBottom w:val="0"/>
          <w:divBdr>
            <w:top w:val="none" w:sz="0" w:space="0" w:color="auto"/>
            <w:left w:val="none" w:sz="0" w:space="0" w:color="auto"/>
            <w:bottom w:val="none" w:sz="0" w:space="0" w:color="auto"/>
            <w:right w:val="none" w:sz="0" w:space="0" w:color="auto"/>
          </w:divBdr>
        </w:div>
        <w:div w:id="1115557668">
          <w:marLeft w:val="640"/>
          <w:marRight w:val="0"/>
          <w:marTop w:val="0"/>
          <w:marBottom w:val="0"/>
          <w:divBdr>
            <w:top w:val="none" w:sz="0" w:space="0" w:color="auto"/>
            <w:left w:val="none" w:sz="0" w:space="0" w:color="auto"/>
            <w:bottom w:val="none" w:sz="0" w:space="0" w:color="auto"/>
            <w:right w:val="none" w:sz="0" w:space="0" w:color="auto"/>
          </w:divBdr>
        </w:div>
        <w:div w:id="216668785">
          <w:marLeft w:val="640"/>
          <w:marRight w:val="0"/>
          <w:marTop w:val="0"/>
          <w:marBottom w:val="0"/>
          <w:divBdr>
            <w:top w:val="none" w:sz="0" w:space="0" w:color="auto"/>
            <w:left w:val="none" w:sz="0" w:space="0" w:color="auto"/>
            <w:bottom w:val="none" w:sz="0" w:space="0" w:color="auto"/>
            <w:right w:val="none" w:sz="0" w:space="0" w:color="auto"/>
          </w:divBdr>
        </w:div>
        <w:div w:id="517041467">
          <w:marLeft w:val="640"/>
          <w:marRight w:val="0"/>
          <w:marTop w:val="0"/>
          <w:marBottom w:val="0"/>
          <w:divBdr>
            <w:top w:val="none" w:sz="0" w:space="0" w:color="auto"/>
            <w:left w:val="none" w:sz="0" w:space="0" w:color="auto"/>
            <w:bottom w:val="none" w:sz="0" w:space="0" w:color="auto"/>
            <w:right w:val="none" w:sz="0" w:space="0" w:color="auto"/>
          </w:divBdr>
        </w:div>
        <w:div w:id="23360880">
          <w:marLeft w:val="640"/>
          <w:marRight w:val="0"/>
          <w:marTop w:val="0"/>
          <w:marBottom w:val="0"/>
          <w:divBdr>
            <w:top w:val="none" w:sz="0" w:space="0" w:color="auto"/>
            <w:left w:val="none" w:sz="0" w:space="0" w:color="auto"/>
            <w:bottom w:val="none" w:sz="0" w:space="0" w:color="auto"/>
            <w:right w:val="none" w:sz="0" w:space="0" w:color="auto"/>
          </w:divBdr>
        </w:div>
        <w:div w:id="1554002803">
          <w:marLeft w:val="640"/>
          <w:marRight w:val="0"/>
          <w:marTop w:val="0"/>
          <w:marBottom w:val="0"/>
          <w:divBdr>
            <w:top w:val="none" w:sz="0" w:space="0" w:color="auto"/>
            <w:left w:val="none" w:sz="0" w:space="0" w:color="auto"/>
            <w:bottom w:val="none" w:sz="0" w:space="0" w:color="auto"/>
            <w:right w:val="none" w:sz="0" w:space="0" w:color="auto"/>
          </w:divBdr>
        </w:div>
        <w:div w:id="1036660415">
          <w:marLeft w:val="640"/>
          <w:marRight w:val="0"/>
          <w:marTop w:val="0"/>
          <w:marBottom w:val="0"/>
          <w:divBdr>
            <w:top w:val="none" w:sz="0" w:space="0" w:color="auto"/>
            <w:left w:val="none" w:sz="0" w:space="0" w:color="auto"/>
            <w:bottom w:val="none" w:sz="0" w:space="0" w:color="auto"/>
            <w:right w:val="none" w:sz="0" w:space="0" w:color="auto"/>
          </w:divBdr>
        </w:div>
        <w:div w:id="1132017440">
          <w:marLeft w:val="640"/>
          <w:marRight w:val="0"/>
          <w:marTop w:val="0"/>
          <w:marBottom w:val="0"/>
          <w:divBdr>
            <w:top w:val="none" w:sz="0" w:space="0" w:color="auto"/>
            <w:left w:val="none" w:sz="0" w:space="0" w:color="auto"/>
            <w:bottom w:val="none" w:sz="0" w:space="0" w:color="auto"/>
            <w:right w:val="none" w:sz="0" w:space="0" w:color="auto"/>
          </w:divBdr>
        </w:div>
        <w:div w:id="1820145100">
          <w:marLeft w:val="640"/>
          <w:marRight w:val="0"/>
          <w:marTop w:val="0"/>
          <w:marBottom w:val="0"/>
          <w:divBdr>
            <w:top w:val="none" w:sz="0" w:space="0" w:color="auto"/>
            <w:left w:val="none" w:sz="0" w:space="0" w:color="auto"/>
            <w:bottom w:val="none" w:sz="0" w:space="0" w:color="auto"/>
            <w:right w:val="none" w:sz="0" w:space="0" w:color="auto"/>
          </w:divBdr>
        </w:div>
        <w:div w:id="1378430720">
          <w:marLeft w:val="640"/>
          <w:marRight w:val="0"/>
          <w:marTop w:val="0"/>
          <w:marBottom w:val="0"/>
          <w:divBdr>
            <w:top w:val="none" w:sz="0" w:space="0" w:color="auto"/>
            <w:left w:val="none" w:sz="0" w:space="0" w:color="auto"/>
            <w:bottom w:val="none" w:sz="0" w:space="0" w:color="auto"/>
            <w:right w:val="none" w:sz="0" w:space="0" w:color="auto"/>
          </w:divBdr>
        </w:div>
        <w:div w:id="1886746742">
          <w:marLeft w:val="640"/>
          <w:marRight w:val="0"/>
          <w:marTop w:val="0"/>
          <w:marBottom w:val="0"/>
          <w:divBdr>
            <w:top w:val="none" w:sz="0" w:space="0" w:color="auto"/>
            <w:left w:val="none" w:sz="0" w:space="0" w:color="auto"/>
            <w:bottom w:val="none" w:sz="0" w:space="0" w:color="auto"/>
            <w:right w:val="none" w:sz="0" w:space="0" w:color="auto"/>
          </w:divBdr>
        </w:div>
        <w:div w:id="1453284211">
          <w:marLeft w:val="640"/>
          <w:marRight w:val="0"/>
          <w:marTop w:val="0"/>
          <w:marBottom w:val="0"/>
          <w:divBdr>
            <w:top w:val="none" w:sz="0" w:space="0" w:color="auto"/>
            <w:left w:val="none" w:sz="0" w:space="0" w:color="auto"/>
            <w:bottom w:val="none" w:sz="0" w:space="0" w:color="auto"/>
            <w:right w:val="none" w:sz="0" w:space="0" w:color="auto"/>
          </w:divBdr>
        </w:div>
        <w:div w:id="337002615">
          <w:marLeft w:val="640"/>
          <w:marRight w:val="0"/>
          <w:marTop w:val="0"/>
          <w:marBottom w:val="0"/>
          <w:divBdr>
            <w:top w:val="none" w:sz="0" w:space="0" w:color="auto"/>
            <w:left w:val="none" w:sz="0" w:space="0" w:color="auto"/>
            <w:bottom w:val="none" w:sz="0" w:space="0" w:color="auto"/>
            <w:right w:val="none" w:sz="0" w:space="0" w:color="auto"/>
          </w:divBdr>
        </w:div>
        <w:div w:id="1108353063">
          <w:marLeft w:val="640"/>
          <w:marRight w:val="0"/>
          <w:marTop w:val="0"/>
          <w:marBottom w:val="0"/>
          <w:divBdr>
            <w:top w:val="none" w:sz="0" w:space="0" w:color="auto"/>
            <w:left w:val="none" w:sz="0" w:space="0" w:color="auto"/>
            <w:bottom w:val="none" w:sz="0" w:space="0" w:color="auto"/>
            <w:right w:val="none" w:sz="0" w:space="0" w:color="auto"/>
          </w:divBdr>
        </w:div>
        <w:div w:id="1604534755">
          <w:marLeft w:val="640"/>
          <w:marRight w:val="0"/>
          <w:marTop w:val="0"/>
          <w:marBottom w:val="0"/>
          <w:divBdr>
            <w:top w:val="none" w:sz="0" w:space="0" w:color="auto"/>
            <w:left w:val="none" w:sz="0" w:space="0" w:color="auto"/>
            <w:bottom w:val="none" w:sz="0" w:space="0" w:color="auto"/>
            <w:right w:val="none" w:sz="0" w:space="0" w:color="auto"/>
          </w:divBdr>
        </w:div>
        <w:div w:id="1340546163">
          <w:marLeft w:val="640"/>
          <w:marRight w:val="0"/>
          <w:marTop w:val="0"/>
          <w:marBottom w:val="0"/>
          <w:divBdr>
            <w:top w:val="none" w:sz="0" w:space="0" w:color="auto"/>
            <w:left w:val="none" w:sz="0" w:space="0" w:color="auto"/>
            <w:bottom w:val="none" w:sz="0" w:space="0" w:color="auto"/>
            <w:right w:val="none" w:sz="0" w:space="0" w:color="auto"/>
          </w:divBdr>
        </w:div>
        <w:div w:id="4984960">
          <w:marLeft w:val="640"/>
          <w:marRight w:val="0"/>
          <w:marTop w:val="0"/>
          <w:marBottom w:val="0"/>
          <w:divBdr>
            <w:top w:val="none" w:sz="0" w:space="0" w:color="auto"/>
            <w:left w:val="none" w:sz="0" w:space="0" w:color="auto"/>
            <w:bottom w:val="none" w:sz="0" w:space="0" w:color="auto"/>
            <w:right w:val="none" w:sz="0" w:space="0" w:color="auto"/>
          </w:divBdr>
        </w:div>
        <w:div w:id="1174883935">
          <w:marLeft w:val="640"/>
          <w:marRight w:val="0"/>
          <w:marTop w:val="0"/>
          <w:marBottom w:val="0"/>
          <w:divBdr>
            <w:top w:val="none" w:sz="0" w:space="0" w:color="auto"/>
            <w:left w:val="none" w:sz="0" w:space="0" w:color="auto"/>
            <w:bottom w:val="none" w:sz="0" w:space="0" w:color="auto"/>
            <w:right w:val="none" w:sz="0" w:space="0" w:color="auto"/>
          </w:divBdr>
        </w:div>
        <w:div w:id="13964988">
          <w:marLeft w:val="640"/>
          <w:marRight w:val="0"/>
          <w:marTop w:val="0"/>
          <w:marBottom w:val="0"/>
          <w:divBdr>
            <w:top w:val="none" w:sz="0" w:space="0" w:color="auto"/>
            <w:left w:val="none" w:sz="0" w:space="0" w:color="auto"/>
            <w:bottom w:val="none" w:sz="0" w:space="0" w:color="auto"/>
            <w:right w:val="none" w:sz="0" w:space="0" w:color="auto"/>
          </w:divBdr>
        </w:div>
        <w:div w:id="535192487">
          <w:marLeft w:val="640"/>
          <w:marRight w:val="0"/>
          <w:marTop w:val="0"/>
          <w:marBottom w:val="0"/>
          <w:divBdr>
            <w:top w:val="none" w:sz="0" w:space="0" w:color="auto"/>
            <w:left w:val="none" w:sz="0" w:space="0" w:color="auto"/>
            <w:bottom w:val="none" w:sz="0" w:space="0" w:color="auto"/>
            <w:right w:val="none" w:sz="0" w:space="0" w:color="auto"/>
          </w:divBdr>
        </w:div>
        <w:div w:id="299724532">
          <w:marLeft w:val="640"/>
          <w:marRight w:val="0"/>
          <w:marTop w:val="0"/>
          <w:marBottom w:val="0"/>
          <w:divBdr>
            <w:top w:val="none" w:sz="0" w:space="0" w:color="auto"/>
            <w:left w:val="none" w:sz="0" w:space="0" w:color="auto"/>
            <w:bottom w:val="none" w:sz="0" w:space="0" w:color="auto"/>
            <w:right w:val="none" w:sz="0" w:space="0" w:color="auto"/>
          </w:divBdr>
        </w:div>
        <w:div w:id="1799370550">
          <w:marLeft w:val="640"/>
          <w:marRight w:val="0"/>
          <w:marTop w:val="0"/>
          <w:marBottom w:val="0"/>
          <w:divBdr>
            <w:top w:val="none" w:sz="0" w:space="0" w:color="auto"/>
            <w:left w:val="none" w:sz="0" w:space="0" w:color="auto"/>
            <w:bottom w:val="none" w:sz="0" w:space="0" w:color="auto"/>
            <w:right w:val="none" w:sz="0" w:space="0" w:color="auto"/>
          </w:divBdr>
        </w:div>
        <w:div w:id="1180781796">
          <w:marLeft w:val="640"/>
          <w:marRight w:val="0"/>
          <w:marTop w:val="0"/>
          <w:marBottom w:val="0"/>
          <w:divBdr>
            <w:top w:val="none" w:sz="0" w:space="0" w:color="auto"/>
            <w:left w:val="none" w:sz="0" w:space="0" w:color="auto"/>
            <w:bottom w:val="none" w:sz="0" w:space="0" w:color="auto"/>
            <w:right w:val="none" w:sz="0" w:space="0" w:color="auto"/>
          </w:divBdr>
        </w:div>
        <w:div w:id="113451668">
          <w:marLeft w:val="640"/>
          <w:marRight w:val="0"/>
          <w:marTop w:val="0"/>
          <w:marBottom w:val="0"/>
          <w:divBdr>
            <w:top w:val="none" w:sz="0" w:space="0" w:color="auto"/>
            <w:left w:val="none" w:sz="0" w:space="0" w:color="auto"/>
            <w:bottom w:val="none" w:sz="0" w:space="0" w:color="auto"/>
            <w:right w:val="none" w:sz="0" w:space="0" w:color="auto"/>
          </w:divBdr>
        </w:div>
        <w:div w:id="830490113">
          <w:marLeft w:val="640"/>
          <w:marRight w:val="0"/>
          <w:marTop w:val="0"/>
          <w:marBottom w:val="0"/>
          <w:divBdr>
            <w:top w:val="none" w:sz="0" w:space="0" w:color="auto"/>
            <w:left w:val="none" w:sz="0" w:space="0" w:color="auto"/>
            <w:bottom w:val="none" w:sz="0" w:space="0" w:color="auto"/>
            <w:right w:val="none" w:sz="0" w:space="0" w:color="auto"/>
          </w:divBdr>
        </w:div>
        <w:div w:id="586504474">
          <w:marLeft w:val="640"/>
          <w:marRight w:val="0"/>
          <w:marTop w:val="0"/>
          <w:marBottom w:val="0"/>
          <w:divBdr>
            <w:top w:val="none" w:sz="0" w:space="0" w:color="auto"/>
            <w:left w:val="none" w:sz="0" w:space="0" w:color="auto"/>
            <w:bottom w:val="none" w:sz="0" w:space="0" w:color="auto"/>
            <w:right w:val="none" w:sz="0" w:space="0" w:color="auto"/>
          </w:divBdr>
        </w:div>
        <w:div w:id="2105878915">
          <w:marLeft w:val="640"/>
          <w:marRight w:val="0"/>
          <w:marTop w:val="0"/>
          <w:marBottom w:val="0"/>
          <w:divBdr>
            <w:top w:val="none" w:sz="0" w:space="0" w:color="auto"/>
            <w:left w:val="none" w:sz="0" w:space="0" w:color="auto"/>
            <w:bottom w:val="none" w:sz="0" w:space="0" w:color="auto"/>
            <w:right w:val="none" w:sz="0" w:space="0" w:color="auto"/>
          </w:divBdr>
        </w:div>
        <w:div w:id="1674184181">
          <w:marLeft w:val="640"/>
          <w:marRight w:val="0"/>
          <w:marTop w:val="0"/>
          <w:marBottom w:val="0"/>
          <w:divBdr>
            <w:top w:val="none" w:sz="0" w:space="0" w:color="auto"/>
            <w:left w:val="none" w:sz="0" w:space="0" w:color="auto"/>
            <w:bottom w:val="none" w:sz="0" w:space="0" w:color="auto"/>
            <w:right w:val="none" w:sz="0" w:space="0" w:color="auto"/>
          </w:divBdr>
        </w:div>
        <w:div w:id="1389381201">
          <w:marLeft w:val="640"/>
          <w:marRight w:val="0"/>
          <w:marTop w:val="0"/>
          <w:marBottom w:val="0"/>
          <w:divBdr>
            <w:top w:val="none" w:sz="0" w:space="0" w:color="auto"/>
            <w:left w:val="none" w:sz="0" w:space="0" w:color="auto"/>
            <w:bottom w:val="none" w:sz="0" w:space="0" w:color="auto"/>
            <w:right w:val="none" w:sz="0" w:space="0" w:color="auto"/>
          </w:divBdr>
        </w:div>
        <w:div w:id="667949778">
          <w:marLeft w:val="640"/>
          <w:marRight w:val="0"/>
          <w:marTop w:val="0"/>
          <w:marBottom w:val="0"/>
          <w:divBdr>
            <w:top w:val="none" w:sz="0" w:space="0" w:color="auto"/>
            <w:left w:val="none" w:sz="0" w:space="0" w:color="auto"/>
            <w:bottom w:val="none" w:sz="0" w:space="0" w:color="auto"/>
            <w:right w:val="none" w:sz="0" w:space="0" w:color="auto"/>
          </w:divBdr>
        </w:div>
        <w:div w:id="490677259">
          <w:marLeft w:val="640"/>
          <w:marRight w:val="0"/>
          <w:marTop w:val="0"/>
          <w:marBottom w:val="0"/>
          <w:divBdr>
            <w:top w:val="none" w:sz="0" w:space="0" w:color="auto"/>
            <w:left w:val="none" w:sz="0" w:space="0" w:color="auto"/>
            <w:bottom w:val="none" w:sz="0" w:space="0" w:color="auto"/>
            <w:right w:val="none" w:sz="0" w:space="0" w:color="auto"/>
          </w:divBdr>
        </w:div>
        <w:div w:id="1848712814">
          <w:marLeft w:val="640"/>
          <w:marRight w:val="0"/>
          <w:marTop w:val="0"/>
          <w:marBottom w:val="0"/>
          <w:divBdr>
            <w:top w:val="none" w:sz="0" w:space="0" w:color="auto"/>
            <w:left w:val="none" w:sz="0" w:space="0" w:color="auto"/>
            <w:bottom w:val="none" w:sz="0" w:space="0" w:color="auto"/>
            <w:right w:val="none" w:sz="0" w:space="0" w:color="auto"/>
          </w:divBdr>
        </w:div>
        <w:div w:id="1202480139">
          <w:marLeft w:val="640"/>
          <w:marRight w:val="0"/>
          <w:marTop w:val="0"/>
          <w:marBottom w:val="0"/>
          <w:divBdr>
            <w:top w:val="none" w:sz="0" w:space="0" w:color="auto"/>
            <w:left w:val="none" w:sz="0" w:space="0" w:color="auto"/>
            <w:bottom w:val="none" w:sz="0" w:space="0" w:color="auto"/>
            <w:right w:val="none" w:sz="0" w:space="0" w:color="auto"/>
          </w:divBdr>
        </w:div>
      </w:divsChild>
    </w:div>
    <w:div w:id="969363464">
      <w:bodyDiv w:val="1"/>
      <w:marLeft w:val="0"/>
      <w:marRight w:val="0"/>
      <w:marTop w:val="0"/>
      <w:marBottom w:val="0"/>
      <w:divBdr>
        <w:top w:val="none" w:sz="0" w:space="0" w:color="auto"/>
        <w:left w:val="none" w:sz="0" w:space="0" w:color="auto"/>
        <w:bottom w:val="none" w:sz="0" w:space="0" w:color="auto"/>
        <w:right w:val="none" w:sz="0" w:space="0" w:color="auto"/>
      </w:divBdr>
    </w:div>
    <w:div w:id="979846575">
      <w:bodyDiv w:val="1"/>
      <w:marLeft w:val="0"/>
      <w:marRight w:val="0"/>
      <w:marTop w:val="0"/>
      <w:marBottom w:val="0"/>
      <w:divBdr>
        <w:top w:val="none" w:sz="0" w:space="0" w:color="auto"/>
        <w:left w:val="none" w:sz="0" w:space="0" w:color="auto"/>
        <w:bottom w:val="none" w:sz="0" w:space="0" w:color="auto"/>
        <w:right w:val="none" w:sz="0" w:space="0" w:color="auto"/>
      </w:divBdr>
      <w:divsChild>
        <w:div w:id="168180282">
          <w:marLeft w:val="640"/>
          <w:marRight w:val="0"/>
          <w:marTop w:val="0"/>
          <w:marBottom w:val="0"/>
          <w:divBdr>
            <w:top w:val="none" w:sz="0" w:space="0" w:color="auto"/>
            <w:left w:val="none" w:sz="0" w:space="0" w:color="auto"/>
            <w:bottom w:val="none" w:sz="0" w:space="0" w:color="auto"/>
            <w:right w:val="none" w:sz="0" w:space="0" w:color="auto"/>
          </w:divBdr>
        </w:div>
        <w:div w:id="1534422894">
          <w:marLeft w:val="640"/>
          <w:marRight w:val="0"/>
          <w:marTop w:val="0"/>
          <w:marBottom w:val="0"/>
          <w:divBdr>
            <w:top w:val="none" w:sz="0" w:space="0" w:color="auto"/>
            <w:left w:val="none" w:sz="0" w:space="0" w:color="auto"/>
            <w:bottom w:val="none" w:sz="0" w:space="0" w:color="auto"/>
            <w:right w:val="none" w:sz="0" w:space="0" w:color="auto"/>
          </w:divBdr>
        </w:div>
        <w:div w:id="866606727">
          <w:marLeft w:val="640"/>
          <w:marRight w:val="0"/>
          <w:marTop w:val="0"/>
          <w:marBottom w:val="0"/>
          <w:divBdr>
            <w:top w:val="none" w:sz="0" w:space="0" w:color="auto"/>
            <w:left w:val="none" w:sz="0" w:space="0" w:color="auto"/>
            <w:bottom w:val="none" w:sz="0" w:space="0" w:color="auto"/>
            <w:right w:val="none" w:sz="0" w:space="0" w:color="auto"/>
          </w:divBdr>
        </w:div>
        <w:div w:id="875776012">
          <w:marLeft w:val="640"/>
          <w:marRight w:val="0"/>
          <w:marTop w:val="0"/>
          <w:marBottom w:val="0"/>
          <w:divBdr>
            <w:top w:val="none" w:sz="0" w:space="0" w:color="auto"/>
            <w:left w:val="none" w:sz="0" w:space="0" w:color="auto"/>
            <w:bottom w:val="none" w:sz="0" w:space="0" w:color="auto"/>
            <w:right w:val="none" w:sz="0" w:space="0" w:color="auto"/>
          </w:divBdr>
        </w:div>
        <w:div w:id="807555862">
          <w:marLeft w:val="640"/>
          <w:marRight w:val="0"/>
          <w:marTop w:val="0"/>
          <w:marBottom w:val="0"/>
          <w:divBdr>
            <w:top w:val="none" w:sz="0" w:space="0" w:color="auto"/>
            <w:left w:val="none" w:sz="0" w:space="0" w:color="auto"/>
            <w:bottom w:val="none" w:sz="0" w:space="0" w:color="auto"/>
            <w:right w:val="none" w:sz="0" w:space="0" w:color="auto"/>
          </w:divBdr>
        </w:div>
        <w:div w:id="1483426448">
          <w:marLeft w:val="640"/>
          <w:marRight w:val="0"/>
          <w:marTop w:val="0"/>
          <w:marBottom w:val="0"/>
          <w:divBdr>
            <w:top w:val="none" w:sz="0" w:space="0" w:color="auto"/>
            <w:left w:val="none" w:sz="0" w:space="0" w:color="auto"/>
            <w:bottom w:val="none" w:sz="0" w:space="0" w:color="auto"/>
            <w:right w:val="none" w:sz="0" w:space="0" w:color="auto"/>
          </w:divBdr>
        </w:div>
        <w:div w:id="1807117808">
          <w:marLeft w:val="640"/>
          <w:marRight w:val="0"/>
          <w:marTop w:val="0"/>
          <w:marBottom w:val="0"/>
          <w:divBdr>
            <w:top w:val="none" w:sz="0" w:space="0" w:color="auto"/>
            <w:left w:val="none" w:sz="0" w:space="0" w:color="auto"/>
            <w:bottom w:val="none" w:sz="0" w:space="0" w:color="auto"/>
            <w:right w:val="none" w:sz="0" w:space="0" w:color="auto"/>
          </w:divBdr>
        </w:div>
        <w:div w:id="537397543">
          <w:marLeft w:val="640"/>
          <w:marRight w:val="0"/>
          <w:marTop w:val="0"/>
          <w:marBottom w:val="0"/>
          <w:divBdr>
            <w:top w:val="none" w:sz="0" w:space="0" w:color="auto"/>
            <w:left w:val="none" w:sz="0" w:space="0" w:color="auto"/>
            <w:bottom w:val="none" w:sz="0" w:space="0" w:color="auto"/>
            <w:right w:val="none" w:sz="0" w:space="0" w:color="auto"/>
          </w:divBdr>
        </w:div>
        <w:div w:id="1935357182">
          <w:marLeft w:val="640"/>
          <w:marRight w:val="0"/>
          <w:marTop w:val="0"/>
          <w:marBottom w:val="0"/>
          <w:divBdr>
            <w:top w:val="none" w:sz="0" w:space="0" w:color="auto"/>
            <w:left w:val="none" w:sz="0" w:space="0" w:color="auto"/>
            <w:bottom w:val="none" w:sz="0" w:space="0" w:color="auto"/>
            <w:right w:val="none" w:sz="0" w:space="0" w:color="auto"/>
          </w:divBdr>
        </w:div>
        <w:div w:id="566183761">
          <w:marLeft w:val="640"/>
          <w:marRight w:val="0"/>
          <w:marTop w:val="0"/>
          <w:marBottom w:val="0"/>
          <w:divBdr>
            <w:top w:val="none" w:sz="0" w:space="0" w:color="auto"/>
            <w:left w:val="none" w:sz="0" w:space="0" w:color="auto"/>
            <w:bottom w:val="none" w:sz="0" w:space="0" w:color="auto"/>
            <w:right w:val="none" w:sz="0" w:space="0" w:color="auto"/>
          </w:divBdr>
        </w:div>
        <w:div w:id="1910654394">
          <w:marLeft w:val="640"/>
          <w:marRight w:val="0"/>
          <w:marTop w:val="0"/>
          <w:marBottom w:val="0"/>
          <w:divBdr>
            <w:top w:val="none" w:sz="0" w:space="0" w:color="auto"/>
            <w:left w:val="none" w:sz="0" w:space="0" w:color="auto"/>
            <w:bottom w:val="none" w:sz="0" w:space="0" w:color="auto"/>
            <w:right w:val="none" w:sz="0" w:space="0" w:color="auto"/>
          </w:divBdr>
        </w:div>
        <w:div w:id="1483233302">
          <w:marLeft w:val="640"/>
          <w:marRight w:val="0"/>
          <w:marTop w:val="0"/>
          <w:marBottom w:val="0"/>
          <w:divBdr>
            <w:top w:val="none" w:sz="0" w:space="0" w:color="auto"/>
            <w:left w:val="none" w:sz="0" w:space="0" w:color="auto"/>
            <w:bottom w:val="none" w:sz="0" w:space="0" w:color="auto"/>
            <w:right w:val="none" w:sz="0" w:space="0" w:color="auto"/>
          </w:divBdr>
        </w:div>
        <w:div w:id="1264532352">
          <w:marLeft w:val="640"/>
          <w:marRight w:val="0"/>
          <w:marTop w:val="0"/>
          <w:marBottom w:val="0"/>
          <w:divBdr>
            <w:top w:val="none" w:sz="0" w:space="0" w:color="auto"/>
            <w:left w:val="none" w:sz="0" w:space="0" w:color="auto"/>
            <w:bottom w:val="none" w:sz="0" w:space="0" w:color="auto"/>
            <w:right w:val="none" w:sz="0" w:space="0" w:color="auto"/>
          </w:divBdr>
        </w:div>
        <w:div w:id="1786119760">
          <w:marLeft w:val="640"/>
          <w:marRight w:val="0"/>
          <w:marTop w:val="0"/>
          <w:marBottom w:val="0"/>
          <w:divBdr>
            <w:top w:val="none" w:sz="0" w:space="0" w:color="auto"/>
            <w:left w:val="none" w:sz="0" w:space="0" w:color="auto"/>
            <w:bottom w:val="none" w:sz="0" w:space="0" w:color="auto"/>
            <w:right w:val="none" w:sz="0" w:space="0" w:color="auto"/>
          </w:divBdr>
        </w:div>
        <w:div w:id="2049198">
          <w:marLeft w:val="640"/>
          <w:marRight w:val="0"/>
          <w:marTop w:val="0"/>
          <w:marBottom w:val="0"/>
          <w:divBdr>
            <w:top w:val="none" w:sz="0" w:space="0" w:color="auto"/>
            <w:left w:val="none" w:sz="0" w:space="0" w:color="auto"/>
            <w:bottom w:val="none" w:sz="0" w:space="0" w:color="auto"/>
            <w:right w:val="none" w:sz="0" w:space="0" w:color="auto"/>
          </w:divBdr>
        </w:div>
        <w:div w:id="1734427637">
          <w:marLeft w:val="640"/>
          <w:marRight w:val="0"/>
          <w:marTop w:val="0"/>
          <w:marBottom w:val="0"/>
          <w:divBdr>
            <w:top w:val="none" w:sz="0" w:space="0" w:color="auto"/>
            <w:left w:val="none" w:sz="0" w:space="0" w:color="auto"/>
            <w:bottom w:val="none" w:sz="0" w:space="0" w:color="auto"/>
            <w:right w:val="none" w:sz="0" w:space="0" w:color="auto"/>
          </w:divBdr>
        </w:div>
        <w:div w:id="1817214369">
          <w:marLeft w:val="640"/>
          <w:marRight w:val="0"/>
          <w:marTop w:val="0"/>
          <w:marBottom w:val="0"/>
          <w:divBdr>
            <w:top w:val="none" w:sz="0" w:space="0" w:color="auto"/>
            <w:left w:val="none" w:sz="0" w:space="0" w:color="auto"/>
            <w:bottom w:val="none" w:sz="0" w:space="0" w:color="auto"/>
            <w:right w:val="none" w:sz="0" w:space="0" w:color="auto"/>
          </w:divBdr>
        </w:div>
        <w:div w:id="1076707781">
          <w:marLeft w:val="640"/>
          <w:marRight w:val="0"/>
          <w:marTop w:val="0"/>
          <w:marBottom w:val="0"/>
          <w:divBdr>
            <w:top w:val="none" w:sz="0" w:space="0" w:color="auto"/>
            <w:left w:val="none" w:sz="0" w:space="0" w:color="auto"/>
            <w:bottom w:val="none" w:sz="0" w:space="0" w:color="auto"/>
            <w:right w:val="none" w:sz="0" w:space="0" w:color="auto"/>
          </w:divBdr>
        </w:div>
        <w:div w:id="982082767">
          <w:marLeft w:val="640"/>
          <w:marRight w:val="0"/>
          <w:marTop w:val="0"/>
          <w:marBottom w:val="0"/>
          <w:divBdr>
            <w:top w:val="none" w:sz="0" w:space="0" w:color="auto"/>
            <w:left w:val="none" w:sz="0" w:space="0" w:color="auto"/>
            <w:bottom w:val="none" w:sz="0" w:space="0" w:color="auto"/>
            <w:right w:val="none" w:sz="0" w:space="0" w:color="auto"/>
          </w:divBdr>
        </w:div>
        <w:div w:id="1468010297">
          <w:marLeft w:val="640"/>
          <w:marRight w:val="0"/>
          <w:marTop w:val="0"/>
          <w:marBottom w:val="0"/>
          <w:divBdr>
            <w:top w:val="none" w:sz="0" w:space="0" w:color="auto"/>
            <w:left w:val="none" w:sz="0" w:space="0" w:color="auto"/>
            <w:bottom w:val="none" w:sz="0" w:space="0" w:color="auto"/>
            <w:right w:val="none" w:sz="0" w:space="0" w:color="auto"/>
          </w:divBdr>
        </w:div>
        <w:div w:id="1876964002">
          <w:marLeft w:val="640"/>
          <w:marRight w:val="0"/>
          <w:marTop w:val="0"/>
          <w:marBottom w:val="0"/>
          <w:divBdr>
            <w:top w:val="none" w:sz="0" w:space="0" w:color="auto"/>
            <w:left w:val="none" w:sz="0" w:space="0" w:color="auto"/>
            <w:bottom w:val="none" w:sz="0" w:space="0" w:color="auto"/>
            <w:right w:val="none" w:sz="0" w:space="0" w:color="auto"/>
          </w:divBdr>
        </w:div>
        <w:div w:id="513809719">
          <w:marLeft w:val="640"/>
          <w:marRight w:val="0"/>
          <w:marTop w:val="0"/>
          <w:marBottom w:val="0"/>
          <w:divBdr>
            <w:top w:val="none" w:sz="0" w:space="0" w:color="auto"/>
            <w:left w:val="none" w:sz="0" w:space="0" w:color="auto"/>
            <w:bottom w:val="none" w:sz="0" w:space="0" w:color="auto"/>
            <w:right w:val="none" w:sz="0" w:space="0" w:color="auto"/>
          </w:divBdr>
        </w:div>
        <w:div w:id="1178159964">
          <w:marLeft w:val="640"/>
          <w:marRight w:val="0"/>
          <w:marTop w:val="0"/>
          <w:marBottom w:val="0"/>
          <w:divBdr>
            <w:top w:val="none" w:sz="0" w:space="0" w:color="auto"/>
            <w:left w:val="none" w:sz="0" w:space="0" w:color="auto"/>
            <w:bottom w:val="none" w:sz="0" w:space="0" w:color="auto"/>
            <w:right w:val="none" w:sz="0" w:space="0" w:color="auto"/>
          </w:divBdr>
        </w:div>
        <w:div w:id="875703536">
          <w:marLeft w:val="640"/>
          <w:marRight w:val="0"/>
          <w:marTop w:val="0"/>
          <w:marBottom w:val="0"/>
          <w:divBdr>
            <w:top w:val="none" w:sz="0" w:space="0" w:color="auto"/>
            <w:left w:val="none" w:sz="0" w:space="0" w:color="auto"/>
            <w:bottom w:val="none" w:sz="0" w:space="0" w:color="auto"/>
            <w:right w:val="none" w:sz="0" w:space="0" w:color="auto"/>
          </w:divBdr>
        </w:div>
        <w:div w:id="466435487">
          <w:marLeft w:val="640"/>
          <w:marRight w:val="0"/>
          <w:marTop w:val="0"/>
          <w:marBottom w:val="0"/>
          <w:divBdr>
            <w:top w:val="none" w:sz="0" w:space="0" w:color="auto"/>
            <w:left w:val="none" w:sz="0" w:space="0" w:color="auto"/>
            <w:bottom w:val="none" w:sz="0" w:space="0" w:color="auto"/>
            <w:right w:val="none" w:sz="0" w:space="0" w:color="auto"/>
          </w:divBdr>
        </w:div>
      </w:divsChild>
    </w:div>
    <w:div w:id="1013725572">
      <w:bodyDiv w:val="1"/>
      <w:marLeft w:val="0"/>
      <w:marRight w:val="0"/>
      <w:marTop w:val="0"/>
      <w:marBottom w:val="0"/>
      <w:divBdr>
        <w:top w:val="none" w:sz="0" w:space="0" w:color="auto"/>
        <w:left w:val="none" w:sz="0" w:space="0" w:color="auto"/>
        <w:bottom w:val="none" w:sz="0" w:space="0" w:color="auto"/>
        <w:right w:val="none" w:sz="0" w:space="0" w:color="auto"/>
      </w:divBdr>
    </w:div>
    <w:div w:id="1032267668">
      <w:bodyDiv w:val="1"/>
      <w:marLeft w:val="0"/>
      <w:marRight w:val="0"/>
      <w:marTop w:val="0"/>
      <w:marBottom w:val="0"/>
      <w:divBdr>
        <w:top w:val="none" w:sz="0" w:space="0" w:color="auto"/>
        <w:left w:val="none" w:sz="0" w:space="0" w:color="auto"/>
        <w:bottom w:val="none" w:sz="0" w:space="0" w:color="auto"/>
        <w:right w:val="none" w:sz="0" w:space="0" w:color="auto"/>
      </w:divBdr>
      <w:divsChild>
        <w:div w:id="1710256532">
          <w:marLeft w:val="640"/>
          <w:marRight w:val="0"/>
          <w:marTop w:val="0"/>
          <w:marBottom w:val="0"/>
          <w:divBdr>
            <w:top w:val="none" w:sz="0" w:space="0" w:color="auto"/>
            <w:left w:val="none" w:sz="0" w:space="0" w:color="auto"/>
            <w:bottom w:val="none" w:sz="0" w:space="0" w:color="auto"/>
            <w:right w:val="none" w:sz="0" w:space="0" w:color="auto"/>
          </w:divBdr>
        </w:div>
        <w:div w:id="1962608710">
          <w:marLeft w:val="640"/>
          <w:marRight w:val="0"/>
          <w:marTop w:val="0"/>
          <w:marBottom w:val="0"/>
          <w:divBdr>
            <w:top w:val="none" w:sz="0" w:space="0" w:color="auto"/>
            <w:left w:val="none" w:sz="0" w:space="0" w:color="auto"/>
            <w:bottom w:val="none" w:sz="0" w:space="0" w:color="auto"/>
            <w:right w:val="none" w:sz="0" w:space="0" w:color="auto"/>
          </w:divBdr>
        </w:div>
        <w:div w:id="244414597">
          <w:marLeft w:val="640"/>
          <w:marRight w:val="0"/>
          <w:marTop w:val="0"/>
          <w:marBottom w:val="0"/>
          <w:divBdr>
            <w:top w:val="none" w:sz="0" w:space="0" w:color="auto"/>
            <w:left w:val="none" w:sz="0" w:space="0" w:color="auto"/>
            <w:bottom w:val="none" w:sz="0" w:space="0" w:color="auto"/>
            <w:right w:val="none" w:sz="0" w:space="0" w:color="auto"/>
          </w:divBdr>
        </w:div>
        <w:div w:id="1626305603">
          <w:marLeft w:val="640"/>
          <w:marRight w:val="0"/>
          <w:marTop w:val="0"/>
          <w:marBottom w:val="0"/>
          <w:divBdr>
            <w:top w:val="none" w:sz="0" w:space="0" w:color="auto"/>
            <w:left w:val="none" w:sz="0" w:space="0" w:color="auto"/>
            <w:bottom w:val="none" w:sz="0" w:space="0" w:color="auto"/>
            <w:right w:val="none" w:sz="0" w:space="0" w:color="auto"/>
          </w:divBdr>
        </w:div>
        <w:div w:id="1594439435">
          <w:marLeft w:val="640"/>
          <w:marRight w:val="0"/>
          <w:marTop w:val="0"/>
          <w:marBottom w:val="0"/>
          <w:divBdr>
            <w:top w:val="none" w:sz="0" w:space="0" w:color="auto"/>
            <w:left w:val="none" w:sz="0" w:space="0" w:color="auto"/>
            <w:bottom w:val="none" w:sz="0" w:space="0" w:color="auto"/>
            <w:right w:val="none" w:sz="0" w:space="0" w:color="auto"/>
          </w:divBdr>
        </w:div>
        <w:div w:id="261112916">
          <w:marLeft w:val="640"/>
          <w:marRight w:val="0"/>
          <w:marTop w:val="0"/>
          <w:marBottom w:val="0"/>
          <w:divBdr>
            <w:top w:val="none" w:sz="0" w:space="0" w:color="auto"/>
            <w:left w:val="none" w:sz="0" w:space="0" w:color="auto"/>
            <w:bottom w:val="none" w:sz="0" w:space="0" w:color="auto"/>
            <w:right w:val="none" w:sz="0" w:space="0" w:color="auto"/>
          </w:divBdr>
        </w:div>
        <w:div w:id="109516191">
          <w:marLeft w:val="640"/>
          <w:marRight w:val="0"/>
          <w:marTop w:val="0"/>
          <w:marBottom w:val="0"/>
          <w:divBdr>
            <w:top w:val="none" w:sz="0" w:space="0" w:color="auto"/>
            <w:left w:val="none" w:sz="0" w:space="0" w:color="auto"/>
            <w:bottom w:val="none" w:sz="0" w:space="0" w:color="auto"/>
            <w:right w:val="none" w:sz="0" w:space="0" w:color="auto"/>
          </w:divBdr>
        </w:div>
        <w:div w:id="1081827892">
          <w:marLeft w:val="640"/>
          <w:marRight w:val="0"/>
          <w:marTop w:val="0"/>
          <w:marBottom w:val="0"/>
          <w:divBdr>
            <w:top w:val="none" w:sz="0" w:space="0" w:color="auto"/>
            <w:left w:val="none" w:sz="0" w:space="0" w:color="auto"/>
            <w:bottom w:val="none" w:sz="0" w:space="0" w:color="auto"/>
            <w:right w:val="none" w:sz="0" w:space="0" w:color="auto"/>
          </w:divBdr>
        </w:div>
        <w:div w:id="2024480094">
          <w:marLeft w:val="640"/>
          <w:marRight w:val="0"/>
          <w:marTop w:val="0"/>
          <w:marBottom w:val="0"/>
          <w:divBdr>
            <w:top w:val="none" w:sz="0" w:space="0" w:color="auto"/>
            <w:left w:val="none" w:sz="0" w:space="0" w:color="auto"/>
            <w:bottom w:val="none" w:sz="0" w:space="0" w:color="auto"/>
            <w:right w:val="none" w:sz="0" w:space="0" w:color="auto"/>
          </w:divBdr>
        </w:div>
        <w:div w:id="1855222415">
          <w:marLeft w:val="640"/>
          <w:marRight w:val="0"/>
          <w:marTop w:val="0"/>
          <w:marBottom w:val="0"/>
          <w:divBdr>
            <w:top w:val="none" w:sz="0" w:space="0" w:color="auto"/>
            <w:left w:val="none" w:sz="0" w:space="0" w:color="auto"/>
            <w:bottom w:val="none" w:sz="0" w:space="0" w:color="auto"/>
            <w:right w:val="none" w:sz="0" w:space="0" w:color="auto"/>
          </w:divBdr>
        </w:div>
        <w:div w:id="434785866">
          <w:marLeft w:val="640"/>
          <w:marRight w:val="0"/>
          <w:marTop w:val="0"/>
          <w:marBottom w:val="0"/>
          <w:divBdr>
            <w:top w:val="none" w:sz="0" w:space="0" w:color="auto"/>
            <w:left w:val="none" w:sz="0" w:space="0" w:color="auto"/>
            <w:bottom w:val="none" w:sz="0" w:space="0" w:color="auto"/>
            <w:right w:val="none" w:sz="0" w:space="0" w:color="auto"/>
          </w:divBdr>
        </w:div>
        <w:div w:id="75129063">
          <w:marLeft w:val="640"/>
          <w:marRight w:val="0"/>
          <w:marTop w:val="0"/>
          <w:marBottom w:val="0"/>
          <w:divBdr>
            <w:top w:val="none" w:sz="0" w:space="0" w:color="auto"/>
            <w:left w:val="none" w:sz="0" w:space="0" w:color="auto"/>
            <w:bottom w:val="none" w:sz="0" w:space="0" w:color="auto"/>
            <w:right w:val="none" w:sz="0" w:space="0" w:color="auto"/>
          </w:divBdr>
        </w:div>
        <w:div w:id="667710068">
          <w:marLeft w:val="640"/>
          <w:marRight w:val="0"/>
          <w:marTop w:val="0"/>
          <w:marBottom w:val="0"/>
          <w:divBdr>
            <w:top w:val="none" w:sz="0" w:space="0" w:color="auto"/>
            <w:left w:val="none" w:sz="0" w:space="0" w:color="auto"/>
            <w:bottom w:val="none" w:sz="0" w:space="0" w:color="auto"/>
            <w:right w:val="none" w:sz="0" w:space="0" w:color="auto"/>
          </w:divBdr>
        </w:div>
        <w:div w:id="1905334845">
          <w:marLeft w:val="640"/>
          <w:marRight w:val="0"/>
          <w:marTop w:val="0"/>
          <w:marBottom w:val="0"/>
          <w:divBdr>
            <w:top w:val="none" w:sz="0" w:space="0" w:color="auto"/>
            <w:left w:val="none" w:sz="0" w:space="0" w:color="auto"/>
            <w:bottom w:val="none" w:sz="0" w:space="0" w:color="auto"/>
            <w:right w:val="none" w:sz="0" w:space="0" w:color="auto"/>
          </w:divBdr>
        </w:div>
        <w:div w:id="1508205445">
          <w:marLeft w:val="640"/>
          <w:marRight w:val="0"/>
          <w:marTop w:val="0"/>
          <w:marBottom w:val="0"/>
          <w:divBdr>
            <w:top w:val="none" w:sz="0" w:space="0" w:color="auto"/>
            <w:left w:val="none" w:sz="0" w:space="0" w:color="auto"/>
            <w:bottom w:val="none" w:sz="0" w:space="0" w:color="auto"/>
            <w:right w:val="none" w:sz="0" w:space="0" w:color="auto"/>
          </w:divBdr>
        </w:div>
        <w:div w:id="2002081086">
          <w:marLeft w:val="640"/>
          <w:marRight w:val="0"/>
          <w:marTop w:val="0"/>
          <w:marBottom w:val="0"/>
          <w:divBdr>
            <w:top w:val="none" w:sz="0" w:space="0" w:color="auto"/>
            <w:left w:val="none" w:sz="0" w:space="0" w:color="auto"/>
            <w:bottom w:val="none" w:sz="0" w:space="0" w:color="auto"/>
            <w:right w:val="none" w:sz="0" w:space="0" w:color="auto"/>
          </w:divBdr>
        </w:div>
        <w:div w:id="1043091783">
          <w:marLeft w:val="640"/>
          <w:marRight w:val="0"/>
          <w:marTop w:val="0"/>
          <w:marBottom w:val="0"/>
          <w:divBdr>
            <w:top w:val="none" w:sz="0" w:space="0" w:color="auto"/>
            <w:left w:val="none" w:sz="0" w:space="0" w:color="auto"/>
            <w:bottom w:val="none" w:sz="0" w:space="0" w:color="auto"/>
            <w:right w:val="none" w:sz="0" w:space="0" w:color="auto"/>
          </w:divBdr>
        </w:div>
        <w:div w:id="1219784685">
          <w:marLeft w:val="640"/>
          <w:marRight w:val="0"/>
          <w:marTop w:val="0"/>
          <w:marBottom w:val="0"/>
          <w:divBdr>
            <w:top w:val="none" w:sz="0" w:space="0" w:color="auto"/>
            <w:left w:val="none" w:sz="0" w:space="0" w:color="auto"/>
            <w:bottom w:val="none" w:sz="0" w:space="0" w:color="auto"/>
            <w:right w:val="none" w:sz="0" w:space="0" w:color="auto"/>
          </w:divBdr>
        </w:div>
        <w:div w:id="1543706933">
          <w:marLeft w:val="640"/>
          <w:marRight w:val="0"/>
          <w:marTop w:val="0"/>
          <w:marBottom w:val="0"/>
          <w:divBdr>
            <w:top w:val="none" w:sz="0" w:space="0" w:color="auto"/>
            <w:left w:val="none" w:sz="0" w:space="0" w:color="auto"/>
            <w:bottom w:val="none" w:sz="0" w:space="0" w:color="auto"/>
            <w:right w:val="none" w:sz="0" w:space="0" w:color="auto"/>
          </w:divBdr>
        </w:div>
        <w:div w:id="816148838">
          <w:marLeft w:val="640"/>
          <w:marRight w:val="0"/>
          <w:marTop w:val="0"/>
          <w:marBottom w:val="0"/>
          <w:divBdr>
            <w:top w:val="none" w:sz="0" w:space="0" w:color="auto"/>
            <w:left w:val="none" w:sz="0" w:space="0" w:color="auto"/>
            <w:bottom w:val="none" w:sz="0" w:space="0" w:color="auto"/>
            <w:right w:val="none" w:sz="0" w:space="0" w:color="auto"/>
          </w:divBdr>
        </w:div>
        <w:div w:id="882523412">
          <w:marLeft w:val="640"/>
          <w:marRight w:val="0"/>
          <w:marTop w:val="0"/>
          <w:marBottom w:val="0"/>
          <w:divBdr>
            <w:top w:val="none" w:sz="0" w:space="0" w:color="auto"/>
            <w:left w:val="none" w:sz="0" w:space="0" w:color="auto"/>
            <w:bottom w:val="none" w:sz="0" w:space="0" w:color="auto"/>
            <w:right w:val="none" w:sz="0" w:space="0" w:color="auto"/>
          </w:divBdr>
        </w:div>
        <w:div w:id="1664579668">
          <w:marLeft w:val="640"/>
          <w:marRight w:val="0"/>
          <w:marTop w:val="0"/>
          <w:marBottom w:val="0"/>
          <w:divBdr>
            <w:top w:val="none" w:sz="0" w:space="0" w:color="auto"/>
            <w:left w:val="none" w:sz="0" w:space="0" w:color="auto"/>
            <w:bottom w:val="none" w:sz="0" w:space="0" w:color="auto"/>
            <w:right w:val="none" w:sz="0" w:space="0" w:color="auto"/>
          </w:divBdr>
        </w:div>
        <w:div w:id="1887137683">
          <w:marLeft w:val="640"/>
          <w:marRight w:val="0"/>
          <w:marTop w:val="0"/>
          <w:marBottom w:val="0"/>
          <w:divBdr>
            <w:top w:val="none" w:sz="0" w:space="0" w:color="auto"/>
            <w:left w:val="none" w:sz="0" w:space="0" w:color="auto"/>
            <w:bottom w:val="none" w:sz="0" w:space="0" w:color="auto"/>
            <w:right w:val="none" w:sz="0" w:space="0" w:color="auto"/>
          </w:divBdr>
        </w:div>
        <w:div w:id="794251661">
          <w:marLeft w:val="640"/>
          <w:marRight w:val="0"/>
          <w:marTop w:val="0"/>
          <w:marBottom w:val="0"/>
          <w:divBdr>
            <w:top w:val="none" w:sz="0" w:space="0" w:color="auto"/>
            <w:left w:val="none" w:sz="0" w:space="0" w:color="auto"/>
            <w:bottom w:val="none" w:sz="0" w:space="0" w:color="auto"/>
            <w:right w:val="none" w:sz="0" w:space="0" w:color="auto"/>
          </w:divBdr>
        </w:div>
        <w:div w:id="874270061">
          <w:marLeft w:val="640"/>
          <w:marRight w:val="0"/>
          <w:marTop w:val="0"/>
          <w:marBottom w:val="0"/>
          <w:divBdr>
            <w:top w:val="none" w:sz="0" w:space="0" w:color="auto"/>
            <w:left w:val="none" w:sz="0" w:space="0" w:color="auto"/>
            <w:bottom w:val="none" w:sz="0" w:space="0" w:color="auto"/>
            <w:right w:val="none" w:sz="0" w:space="0" w:color="auto"/>
          </w:divBdr>
        </w:div>
        <w:div w:id="1746417050">
          <w:marLeft w:val="640"/>
          <w:marRight w:val="0"/>
          <w:marTop w:val="0"/>
          <w:marBottom w:val="0"/>
          <w:divBdr>
            <w:top w:val="none" w:sz="0" w:space="0" w:color="auto"/>
            <w:left w:val="none" w:sz="0" w:space="0" w:color="auto"/>
            <w:bottom w:val="none" w:sz="0" w:space="0" w:color="auto"/>
            <w:right w:val="none" w:sz="0" w:space="0" w:color="auto"/>
          </w:divBdr>
        </w:div>
        <w:div w:id="886377930">
          <w:marLeft w:val="640"/>
          <w:marRight w:val="0"/>
          <w:marTop w:val="0"/>
          <w:marBottom w:val="0"/>
          <w:divBdr>
            <w:top w:val="none" w:sz="0" w:space="0" w:color="auto"/>
            <w:left w:val="none" w:sz="0" w:space="0" w:color="auto"/>
            <w:bottom w:val="none" w:sz="0" w:space="0" w:color="auto"/>
            <w:right w:val="none" w:sz="0" w:space="0" w:color="auto"/>
          </w:divBdr>
        </w:div>
        <w:div w:id="1422336164">
          <w:marLeft w:val="640"/>
          <w:marRight w:val="0"/>
          <w:marTop w:val="0"/>
          <w:marBottom w:val="0"/>
          <w:divBdr>
            <w:top w:val="none" w:sz="0" w:space="0" w:color="auto"/>
            <w:left w:val="none" w:sz="0" w:space="0" w:color="auto"/>
            <w:bottom w:val="none" w:sz="0" w:space="0" w:color="auto"/>
            <w:right w:val="none" w:sz="0" w:space="0" w:color="auto"/>
          </w:divBdr>
        </w:div>
        <w:div w:id="1783760838">
          <w:marLeft w:val="640"/>
          <w:marRight w:val="0"/>
          <w:marTop w:val="0"/>
          <w:marBottom w:val="0"/>
          <w:divBdr>
            <w:top w:val="none" w:sz="0" w:space="0" w:color="auto"/>
            <w:left w:val="none" w:sz="0" w:space="0" w:color="auto"/>
            <w:bottom w:val="none" w:sz="0" w:space="0" w:color="auto"/>
            <w:right w:val="none" w:sz="0" w:space="0" w:color="auto"/>
          </w:divBdr>
        </w:div>
      </w:divsChild>
    </w:div>
    <w:div w:id="1038092660">
      <w:bodyDiv w:val="1"/>
      <w:marLeft w:val="0"/>
      <w:marRight w:val="0"/>
      <w:marTop w:val="0"/>
      <w:marBottom w:val="0"/>
      <w:divBdr>
        <w:top w:val="none" w:sz="0" w:space="0" w:color="auto"/>
        <w:left w:val="none" w:sz="0" w:space="0" w:color="auto"/>
        <w:bottom w:val="none" w:sz="0" w:space="0" w:color="auto"/>
        <w:right w:val="none" w:sz="0" w:space="0" w:color="auto"/>
      </w:divBdr>
    </w:div>
    <w:div w:id="1051881588">
      <w:bodyDiv w:val="1"/>
      <w:marLeft w:val="0"/>
      <w:marRight w:val="0"/>
      <w:marTop w:val="0"/>
      <w:marBottom w:val="0"/>
      <w:divBdr>
        <w:top w:val="none" w:sz="0" w:space="0" w:color="auto"/>
        <w:left w:val="none" w:sz="0" w:space="0" w:color="auto"/>
        <w:bottom w:val="none" w:sz="0" w:space="0" w:color="auto"/>
        <w:right w:val="none" w:sz="0" w:space="0" w:color="auto"/>
      </w:divBdr>
    </w:div>
    <w:div w:id="1053578804">
      <w:bodyDiv w:val="1"/>
      <w:marLeft w:val="0"/>
      <w:marRight w:val="0"/>
      <w:marTop w:val="0"/>
      <w:marBottom w:val="0"/>
      <w:divBdr>
        <w:top w:val="none" w:sz="0" w:space="0" w:color="auto"/>
        <w:left w:val="none" w:sz="0" w:space="0" w:color="auto"/>
        <w:bottom w:val="none" w:sz="0" w:space="0" w:color="auto"/>
        <w:right w:val="none" w:sz="0" w:space="0" w:color="auto"/>
      </w:divBdr>
    </w:div>
    <w:div w:id="1057976820">
      <w:bodyDiv w:val="1"/>
      <w:marLeft w:val="0"/>
      <w:marRight w:val="0"/>
      <w:marTop w:val="0"/>
      <w:marBottom w:val="0"/>
      <w:divBdr>
        <w:top w:val="none" w:sz="0" w:space="0" w:color="auto"/>
        <w:left w:val="none" w:sz="0" w:space="0" w:color="auto"/>
        <w:bottom w:val="none" w:sz="0" w:space="0" w:color="auto"/>
        <w:right w:val="none" w:sz="0" w:space="0" w:color="auto"/>
      </w:divBdr>
      <w:divsChild>
        <w:div w:id="354968152">
          <w:marLeft w:val="0"/>
          <w:marRight w:val="0"/>
          <w:marTop w:val="0"/>
          <w:marBottom w:val="0"/>
          <w:divBdr>
            <w:top w:val="none" w:sz="0" w:space="0" w:color="auto"/>
            <w:left w:val="none" w:sz="0" w:space="0" w:color="auto"/>
            <w:bottom w:val="none" w:sz="0" w:space="0" w:color="auto"/>
            <w:right w:val="none" w:sz="0" w:space="0" w:color="auto"/>
          </w:divBdr>
        </w:div>
        <w:div w:id="1239361854">
          <w:marLeft w:val="0"/>
          <w:marRight w:val="0"/>
          <w:marTop w:val="0"/>
          <w:marBottom w:val="0"/>
          <w:divBdr>
            <w:top w:val="none" w:sz="0" w:space="0" w:color="auto"/>
            <w:left w:val="none" w:sz="0" w:space="0" w:color="auto"/>
            <w:bottom w:val="none" w:sz="0" w:space="0" w:color="auto"/>
            <w:right w:val="none" w:sz="0" w:space="0" w:color="auto"/>
          </w:divBdr>
        </w:div>
        <w:div w:id="1459638474">
          <w:marLeft w:val="0"/>
          <w:marRight w:val="0"/>
          <w:marTop w:val="0"/>
          <w:marBottom w:val="0"/>
          <w:divBdr>
            <w:top w:val="none" w:sz="0" w:space="0" w:color="auto"/>
            <w:left w:val="none" w:sz="0" w:space="0" w:color="auto"/>
            <w:bottom w:val="none" w:sz="0" w:space="0" w:color="auto"/>
            <w:right w:val="none" w:sz="0" w:space="0" w:color="auto"/>
          </w:divBdr>
        </w:div>
        <w:div w:id="851801294">
          <w:marLeft w:val="0"/>
          <w:marRight w:val="0"/>
          <w:marTop w:val="0"/>
          <w:marBottom w:val="0"/>
          <w:divBdr>
            <w:top w:val="none" w:sz="0" w:space="0" w:color="auto"/>
            <w:left w:val="none" w:sz="0" w:space="0" w:color="auto"/>
            <w:bottom w:val="none" w:sz="0" w:space="0" w:color="auto"/>
            <w:right w:val="none" w:sz="0" w:space="0" w:color="auto"/>
          </w:divBdr>
        </w:div>
        <w:div w:id="1755399094">
          <w:marLeft w:val="0"/>
          <w:marRight w:val="0"/>
          <w:marTop w:val="0"/>
          <w:marBottom w:val="0"/>
          <w:divBdr>
            <w:top w:val="none" w:sz="0" w:space="0" w:color="auto"/>
            <w:left w:val="none" w:sz="0" w:space="0" w:color="auto"/>
            <w:bottom w:val="none" w:sz="0" w:space="0" w:color="auto"/>
            <w:right w:val="none" w:sz="0" w:space="0" w:color="auto"/>
          </w:divBdr>
        </w:div>
        <w:div w:id="1195730154">
          <w:marLeft w:val="0"/>
          <w:marRight w:val="0"/>
          <w:marTop w:val="0"/>
          <w:marBottom w:val="0"/>
          <w:divBdr>
            <w:top w:val="none" w:sz="0" w:space="0" w:color="auto"/>
            <w:left w:val="none" w:sz="0" w:space="0" w:color="auto"/>
            <w:bottom w:val="none" w:sz="0" w:space="0" w:color="auto"/>
            <w:right w:val="none" w:sz="0" w:space="0" w:color="auto"/>
          </w:divBdr>
        </w:div>
        <w:div w:id="992955358">
          <w:marLeft w:val="0"/>
          <w:marRight w:val="0"/>
          <w:marTop w:val="0"/>
          <w:marBottom w:val="0"/>
          <w:divBdr>
            <w:top w:val="none" w:sz="0" w:space="0" w:color="auto"/>
            <w:left w:val="none" w:sz="0" w:space="0" w:color="auto"/>
            <w:bottom w:val="none" w:sz="0" w:space="0" w:color="auto"/>
            <w:right w:val="none" w:sz="0" w:space="0" w:color="auto"/>
          </w:divBdr>
        </w:div>
        <w:div w:id="85157692">
          <w:marLeft w:val="0"/>
          <w:marRight w:val="0"/>
          <w:marTop w:val="0"/>
          <w:marBottom w:val="0"/>
          <w:divBdr>
            <w:top w:val="none" w:sz="0" w:space="0" w:color="auto"/>
            <w:left w:val="none" w:sz="0" w:space="0" w:color="auto"/>
            <w:bottom w:val="none" w:sz="0" w:space="0" w:color="auto"/>
            <w:right w:val="none" w:sz="0" w:space="0" w:color="auto"/>
          </w:divBdr>
        </w:div>
        <w:div w:id="891424603">
          <w:marLeft w:val="0"/>
          <w:marRight w:val="0"/>
          <w:marTop w:val="0"/>
          <w:marBottom w:val="0"/>
          <w:divBdr>
            <w:top w:val="none" w:sz="0" w:space="0" w:color="auto"/>
            <w:left w:val="none" w:sz="0" w:space="0" w:color="auto"/>
            <w:bottom w:val="none" w:sz="0" w:space="0" w:color="auto"/>
            <w:right w:val="none" w:sz="0" w:space="0" w:color="auto"/>
          </w:divBdr>
        </w:div>
        <w:div w:id="977808562">
          <w:marLeft w:val="0"/>
          <w:marRight w:val="0"/>
          <w:marTop w:val="0"/>
          <w:marBottom w:val="0"/>
          <w:divBdr>
            <w:top w:val="none" w:sz="0" w:space="0" w:color="auto"/>
            <w:left w:val="none" w:sz="0" w:space="0" w:color="auto"/>
            <w:bottom w:val="none" w:sz="0" w:space="0" w:color="auto"/>
            <w:right w:val="none" w:sz="0" w:space="0" w:color="auto"/>
          </w:divBdr>
        </w:div>
        <w:div w:id="371736907">
          <w:marLeft w:val="0"/>
          <w:marRight w:val="0"/>
          <w:marTop w:val="0"/>
          <w:marBottom w:val="0"/>
          <w:divBdr>
            <w:top w:val="none" w:sz="0" w:space="0" w:color="auto"/>
            <w:left w:val="none" w:sz="0" w:space="0" w:color="auto"/>
            <w:bottom w:val="none" w:sz="0" w:space="0" w:color="auto"/>
            <w:right w:val="none" w:sz="0" w:space="0" w:color="auto"/>
          </w:divBdr>
        </w:div>
        <w:div w:id="1565524268">
          <w:marLeft w:val="0"/>
          <w:marRight w:val="0"/>
          <w:marTop w:val="0"/>
          <w:marBottom w:val="0"/>
          <w:divBdr>
            <w:top w:val="none" w:sz="0" w:space="0" w:color="auto"/>
            <w:left w:val="none" w:sz="0" w:space="0" w:color="auto"/>
            <w:bottom w:val="none" w:sz="0" w:space="0" w:color="auto"/>
            <w:right w:val="none" w:sz="0" w:space="0" w:color="auto"/>
          </w:divBdr>
        </w:div>
        <w:div w:id="221141343">
          <w:marLeft w:val="0"/>
          <w:marRight w:val="0"/>
          <w:marTop w:val="0"/>
          <w:marBottom w:val="0"/>
          <w:divBdr>
            <w:top w:val="none" w:sz="0" w:space="0" w:color="auto"/>
            <w:left w:val="none" w:sz="0" w:space="0" w:color="auto"/>
            <w:bottom w:val="none" w:sz="0" w:space="0" w:color="auto"/>
            <w:right w:val="none" w:sz="0" w:space="0" w:color="auto"/>
          </w:divBdr>
        </w:div>
        <w:div w:id="228998155">
          <w:marLeft w:val="0"/>
          <w:marRight w:val="0"/>
          <w:marTop w:val="0"/>
          <w:marBottom w:val="0"/>
          <w:divBdr>
            <w:top w:val="none" w:sz="0" w:space="0" w:color="auto"/>
            <w:left w:val="none" w:sz="0" w:space="0" w:color="auto"/>
            <w:bottom w:val="none" w:sz="0" w:space="0" w:color="auto"/>
            <w:right w:val="none" w:sz="0" w:space="0" w:color="auto"/>
          </w:divBdr>
        </w:div>
        <w:div w:id="1780643672">
          <w:marLeft w:val="0"/>
          <w:marRight w:val="0"/>
          <w:marTop w:val="0"/>
          <w:marBottom w:val="0"/>
          <w:divBdr>
            <w:top w:val="none" w:sz="0" w:space="0" w:color="auto"/>
            <w:left w:val="none" w:sz="0" w:space="0" w:color="auto"/>
            <w:bottom w:val="none" w:sz="0" w:space="0" w:color="auto"/>
            <w:right w:val="none" w:sz="0" w:space="0" w:color="auto"/>
          </w:divBdr>
        </w:div>
        <w:div w:id="808595302">
          <w:marLeft w:val="0"/>
          <w:marRight w:val="0"/>
          <w:marTop w:val="0"/>
          <w:marBottom w:val="0"/>
          <w:divBdr>
            <w:top w:val="none" w:sz="0" w:space="0" w:color="auto"/>
            <w:left w:val="none" w:sz="0" w:space="0" w:color="auto"/>
            <w:bottom w:val="none" w:sz="0" w:space="0" w:color="auto"/>
            <w:right w:val="none" w:sz="0" w:space="0" w:color="auto"/>
          </w:divBdr>
        </w:div>
      </w:divsChild>
    </w:div>
    <w:div w:id="1073744947">
      <w:bodyDiv w:val="1"/>
      <w:marLeft w:val="0"/>
      <w:marRight w:val="0"/>
      <w:marTop w:val="0"/>
      <w:marBottom w:val="0"/>
      <w:divBdr>
        <w:top w:val="none" w:sz="0" w:space="0" w:color="auto"/>
        <w:left w:val="none" w:sz="0" w:space="0" w:color="auto"/>
        <w:bottom w:val="none" w:sz="0" w:space="0" w:color="auto"/>
        <w:right w:val="none" w:sz="0" w:space="0" w:color="auto"/>
      </w:divBdr>
    </w:div>
    <w:div w:id="1083448457">
      <w:bodyDiv w:val="1"/>
      <w:marLeft w:val="0"/>
      <w:marRight w:val="0"/>
      <w:marTop w:val="0"/>
      <w:marBottom w:val="0"/>
      <w:divBdr>
        <w:top w:val="none" w:sz="0" w:space="0" w:color="auto"/>
        <w:left w:val="none" w:sz="0" w:space="0" w:color="auto"/>
        <w:bottom w:val="none" w:sz="0" w:space="0" w:color="auto"/>
        <w:right w:val="none" w:sz="0" w:space="0" w:color="auto"/>
      </w:divBdr>
      <w:divsChild>
        <w:div w:id="951129926">
          <w:marLeft w:val="640"/>
          <w:marRight w:val="0"/>
          <w:marTop w:val="0"/>
          <w:marBottom w:val="0"/>
          <w:divBdr>
            <w:top w:val="none" w:sz="0" w:space="0" w:color="auto"/>
            <w:left w:val="none" w:sz="0" w:space="0" w:color="auto"/>
            <w:bottom w:val="none" w:sz="0" w:space="0" w:color="auto"/>
            <w:right w:val="none" w:sz="0" w:space="0" w:color="auto"/>
          </w:divBdr>
        </w:div>
        <w:div w:id="864290316">
          <w:marLeft w:val="640"/>
          <w:marRight w:val="0"/>
          <w:marTop w:val="0"/>
          <w:marBottom w:val="0"/>
          <w:divBdr>
            <w:top w:val="none" w:sz="0" w:space="0" w:color="auto"/>
            <w:left w:val="none" w:sz="0" w:space="0" w:color="auto"/>
            <w:bottom w:val="none" w:sz="0" w:space="0" w:color="auto"/>
            <w:right w:val="none" w:sz="0" w:space="0" w:color="auto"/>
          </w:divBdr>
        </w:div>
        <w:div w:id="169375077">
          <w:marLeft w:val="640"/>
          <w:marRight w:val="0"/>
          <w:marTop w:val="0"/>
          <w:marBottom w:val="0"/>
          <w:divBdr>
            <w:top w:val="none" w:sz="0" w:space="0" w:color="auto"/>
            <w:left w:val="none" w:sz="0" w:space="0" w:color="auto"/>
            <w:bottom w:val="none" w:sz="0" w:space="0" w:color="auto"/>
            <w:right w:val="none" w:sz="0" w:space="0" w:color="auto"/>
          </w:divBdr>
        </w:div>
        <w:div w:id="112215610">
          <w:marLeft w:val="640"/>
          <w:marRight w:val="0"/>
          <w:marTop w:val="0"/>
          <w:marBottom w:val="0"/>
          <w:divBdr>
            <w:top w:val="none" w:sz="0" w:space="0" w:color="auto"/>
            <w:left w:val="none" w:sz="0" w:space="0" w:color="auto"/>
            <w:bottom w:val="none" w:sz="0" w:space="0" w:color="auto"/>
            <w:right w:val="none" w:sz="0" w:space="0" w:color="auto"/>
          </w:divBdr>
        </w:div>
        <w:div w:id="747727943">
          <w:marLeft w:val="640"/>
          <w:marRight w:val="0"/>
          <w:marTop w:val="0"/>
          <w:marBottom w:val="0"/>
          <w:divBdr>
            <w:top w:val="none" w:sz="0" w:space="0" w:color="auto"/>
            <w:left w:val="none" w:sz="0" w:space="0" w:color="auto"/>
            <w:bottom w:val="none" w:sz="0" w:space="0" w:color="auto"/>
            <w:right w:val="none" w:sz="0" w:space="0" w:color="auto"/>
          </w:divBdr>
        </w:div>
        <w:div w:id="1884127217">
          <w:marLeft w:val="640"/>
          <w:marRight w:val="0"/>
          <w:marTop w:val="0"/>
          <w:marBottom w:val="0"/>
          <w:divBdr>
            <w:top w:val="none" w:sz="0" w:space="0" w:color="auto"/>
            <w:left w:val="none" w:sz="0" w:space="0" w:color="auto"/>
            <w:bottom w:val="none" w:sz="0" w:space="0" w:color="auto"/>
            <w:right w:val="none" w:sz="0" w:space="0" w:color="auto"/>
          </w:divBdr>
        </w:div>
        <w:div w:id="399523594">
          <w:marLeft w:val="640"/>
          <w:marRight w:val="0"/>
          <w:marTop w:val="0"/>
          <w:marBottom w:val="0"/>
          <w:divBdr>
            <w:top w:val="none" w:sz="0" w:space="0" w:color="auto"/>
            <w:left w:val="none" w:sz="0" w:space="0" w:color="auto"/>
            <w:bottom w:val="none" w:sz="0" w:space="0" w:color="auto"/>
            <w:right w:val="none" w:sz="0" w:space="0" w:color="auto"/>
          </w:divBdr>
        </w:div>
        <w:div w:id="1011839777">
          <w:marLeft w:val="640"/>
          <w:marRight w:val="0"/>
          <w:marTop w:val="0"/>
          <w:marBottom w:val="0"/>
          <w:divBdr>
            <w:top w:val="none" w:sz="0" w:space="0" w:color="auto"/>
            <w:left w:val="none" w:sz="0" w:space="0" w:color="auto"/>
            <w:bottom w:val="none" w:sz="0" w:space="0" w:color="auto"/>
            <w:right w:val="none" w:sz="0" w:space="0" w:color="auto"/>
          </w:divBdr>
        </w:div>
        <w:div w:id="1135487962">
          <w:marLeft w:val="640"/>
          <w:marRight w:val="0"/>
          <w:marTop w:val="0"/>
          <w:marBottom w:val="0"/>
          <w:divBdr>
            <w:top w:val="none" w:sz="0" w:space="0" w:color="auto"/>
            <w:left w:val="none" w:sz="0" w:space="0" w:color="auto"/>
            <w:bottom w:val="none" w:sz="0" w:space="0" w:color="auto"/>
            <w:right w:val="none" w:sz="0" w:space="0" w:color="auto"/>
          </w:divBdr>
        </w:div>
        <w:div w:id="606084992">
          <w:marLeft w:val="640"/>
          <w:marRight w:val="0"/>
          <w:marTop w:val="0"/>
          <w:marBottom w:val="0"/>
          <w:divBdr>
            <w:top w:val="none" w:sz="0" w:space="0" w:color="auto"/>
            <w:left w:val="none" w:sz="0" w:space="0" w:color="auto"/>
            <w:bottom w:val="none" w:sz="0" w:space="0" w:color="auto"/>
            <w:right w:val="none" w:sz="0" w:space="0" w:color="auto"/>
          </w:divBdr>
        </w:div>
        <w:div w:id="960653150">
          <w:marLeft w:val="640"/>
          <w:marRight w:val="0"/>
          <w:marTop w:val="0"/>
          <w:marBottom w:val="0"/>
          <w:divBdr>
            <w:top w:val="none" w:sz="0" w:space="0" w:color="auto"/>
            <w:left w:val="none" w:sz="0" w:space="0" w:color="auto"/>
            <w:bottom w:val="none" w:sz="0" w:space="0" w:color="auto"/>
            <w:right w:val="none" w:sz="0" w:space="0" w:color="auto"/>
          </w:divBdr>
        </w:div>
        <w:div w:id="2116362299">
          <w:marLeft w:val="640"/>
          <w:marRight w:val="0"/>
          <w:marTop w:val="0"/>
          <w:marBottom w:val="0"/>
          <w:divBdr>
            <w:top w:val="none" w:sz="0" w:space="0" w:color="auto"/>
            <w:left w:val="none" w:sz="0" w:space="0" w:color="auto"/>
            <w:bottom w:val="none" w:sz="0" w:space="0" w:color="auto"/>
            <w:right w:val="none" w:sz="0" w:space="0" w:color="auto"/>
          </w:divBdr>
        </w:div>
        <w:div w:id="1058671113">
          <w:marLeft w:val="640"/>
          <w:marRight w:val="0"/>
          <w:marTop w:val="0"/>
          <w:marBottom w:val="0"/>
          <w:divBdr>
            <w:top w:val="none" w:sz="0" w:space="0" w:color="auto"/>
            <w:left w:val="none" w:sz="0" w:space="0" w:color="auto"/>
            <w:bottom w:val="none" w:sz="0" w:space="0" w:color="auto"/>
            <w:right w:val="none" w:sz="0" w:space="0" w:color="auto"/>
          </w:divBdr>
        </w:div>
        <w:div w:id="2051876263">
          <w:marLeft w:val="640"/>
          <w:marRight w:val="0"/>
          <w:marTop w:val="0"/>
          <w:marBottom w:val="0"/>
          <w:divBdr>
            <w:top w:val="none" w:sz="0" w:space="0" w:color="auto"/>
            <w:left w:val="none" w:sz="0" w:space="0" w:color="auto"/>
            <w:bottom w:val="none" w:sz="0" w:space="0" w:color="auto"/>
            <w:right w:val="none" w:sz="0" w:space="0" w:color="auto"/>
          </w:divBdr>
        </w:div>
        <w:div w:id="530453856">
          <w:marLeft w:val="640"/>
          <w:marRight w:val="0"/>
          <w:marTop w:val="0"/>
          <w:marBottom w:val="0"/>
          <w:divBdr>
            <w:top w:val="none" w:sz="0" w:space="0" w:color="auto"/>
            <w:left w:val="none" w:sz="0" w:space="0" w:color="auto"/>
            <w:bottom w:val="none" w:sz="0" w:space="0" w:color="auto"/>
            <w:right w:val="none" w:sz="0" w:space="0" w:color="auto"/>
          </w:divBdr>
        </w:div>
        <w:div w:id="81030121">
          <w:marLeft w:val="640"/>
          <w:marRight w:val="0"/>
          <w:marTop w:val="0"/>
          <w:marBottom w:val="0"/>
          <w:divBdr>
            <w:top w:val="none" w:sz="0" w:space="0" w:color="auto"/>
            <w:left w:val="none" w:sz="0" w:space="0" w:color="auto"/>
            <w:bottom w:val="none" w:sz="0" w:space="0" w:color="auto"/>
            <w:right w:val="none" w:sz="0" w:space="0" w:color="auto"/>
          </w:divBdr>
        </w:div>
        <w:div w:id="48656473">
          <w:marLeft w:val="640"/>
          <w:marRight w:val="0"/>
          <w:marTop w:val="0"/>
          <w:marBottom w:val="0"/>
          <w:divBdr>
            <w:top w:val="none" w:sz="0" w:space="0" w:color="auto"/>
            <w:left w:val="none" w:sz="0" w:space="0" w:color="auto"/>
            <w:bottom w:val="none" w:sz="0" w:space="0" w:color="auto"/>
            <w:right w:val="none" w:sz="0" w:space="0" w:color="auto"/>
          </w:divBdr>
        </w:div>
        <w:div w:id="1748727218">
          <w:marLeft w:val="640"/>
          <w:marRight w:val="0"/>
          <w:marTop w:val="0"/>
          <w:marBottom w:val="0"/>
          <w:divBdr>
            <w:top w:val="none" w:sz="0" w:space="0" w:color="auto"/>
            <w:left w:val="none" w:sz="0" w:space="0" w:color="auto"/>
            <w:bottom w:val="none" w:sz="0" w:space="0" w:color="auto"/>
            <w:right w:val="none" w:sz="0" w:space="0" w:color="auto"/>
          </w:divBdr>
        </w:div>
        <w:div w:id="1133208314">
          <w:marLeft w:val="640"/>
          <w:marRight w:val="0"/>
          <w:marTop w:val="0"/>
          <w:marBottom w:val="0"/>
          <w:divBdr>
            <w:top w:val="none" w:sz="0" w:space="0" w:color="auto"/>
            <w:left w:val="none" w:sz="0" w:space="0" w:color="auto"/>
            <w:bottom w:val="none" w:sz="0" w:space="0" w:color="auto"/>
            <w:right w:val="none" w:sz="0" w:space="0" w:color="auto"/>
          </w:divBdr>
        </w:div>
        <w:div w:id="1223756899">
          <w:marLeft w:val="640"/>
          <w:marRight w:val="0"/>
          <w:marTop w:val="0"/>
          <w:marBottom w:val="0"/>
          <w:divBdr>
            <w:top w:val="none" w:sz="0" w:space="0" w:color="auto"/>
            <w:left w:val="none" w:sz="0" w:space="0" w:color="auto"/>
            <w:bottom w:val="none" w:sz="0" w:space="0" w:color="auto"/>
            <w:right w:val="none" w:sz="0" w:space="0" w:color="auto"/>
          </w:divBdr>
        </w:div>
        <w:div w:id="161939818">
          <w:marLeft w:val="640"/>
          <w:marRight w:val="0"/>
          <w:marTop w:val="0"/>
          <w:marBottom w:val="0"/>
          <w:divBdr>
            <w:top w:val="none" w:sz="0" w:space="0" w:color="auto"/>
            <w:left w:val="none" w:sz="0" w:space="0" w:color="auto"/>
            <w:bottom w:val="none" w:sz="0" w:space="0" w:color="auto"/>
            <w:right w:val="none" w:sz="0" w:space="0" w:color="auto"/>
          </w:divBdr>
        </w:div>
      </w:divsChild>
    </w:div>
    <w:div w:id="1105422157">
      <w:bodyDiv w:val="1"/>
      <w:marLeft w:val="0"/>
      <w:marRight w:val="0"/>
      <w:marTop w:val="0"/>
      <w:marBottom w:val="0"/>
      <w:divBdr>
        <w:top w:val="none" w:sz="0" w:space="0" w:color="auto"/>
        <w:left w:val="none" w:sz="0" w:space="0" w:color="auto"/>
        <w:bottom w:val="none" w:sz="0" w:space="0" w:color="auto"/>
        <w:right w:val="none" w:sz="0" w:space="0" w:color="auto"/>
      </w:divBdr>
    </w:div>
    <w:div w:id="1120609821">
      <w:bodyDiv w:val="1"/>
      <w:marLeft w:val="0"/>
      <w:marRight w:val="0"/>
      <w:marTop w:val="0"/>
      <w:marBottom w:val="0"/>
      <w:divBdr>
        <w:top w:val="none" w:sz="0" w:space="0" w:color="auto"/>
        <w:left w:val="none" w:sz="0" w:space="0" w:color="auto"/>
        <w:bottom w:val="none" w:sz="0" w:space="0" w:color="auto"/>
        <w:right w:val="none" w:sz="0" w:space="0" w:color="auto"/>
      </w:divBdr>
    </w:div>
    <w:div w:id="1136024948">
      <w:bodyDiv w:val="1"/>
      <w:marLeft w:val="0"/>
      <w:marRight w:val="0"/>
      <w:marTop w:val="0"/>
      <w:marBottom w:val="0"/>
      <w:divBdr>
        <w:top w:val="none" w:sz="0" w:space="0" w:color="auto"/>
        <w:left w:val="none" w:sz="0" w:space="0" w:color="auto"/>
        <w:bottom w:val="none" w:sz="0" w:space="0" w:color="auto"/>
        <w:right w:val="none" w:sz="0" w:space="0" w:color="auto"/>
      </w:divBdr>
    </w:div>
    <w:div w:id="1145508385">
      <w:bodyDiv w:val="1"/>
      <w:marLeft w:val="0"/>
      <w:marRight w:val="0"/>
      <w:marTop w:val="0"/>
      <w:marBottom w:val="0"/>
      <w:divBdr>
        <w:top w:val="none" w:sz="0" w:space="0" w:color="auto"/>
        <w:left w:val="none" w:sz="0" w:space="0" w:color="auto"/>
        <w:bottom w:val="none" w:sz="0" w:space="0" w:color="auto"/>
        <w:right w:val="none" w:sz="0" w:space="0" w:color="auto"/>
      </w:divBdr>
    </w:div>
    <w:div w:id="1146967442">
      <w:bodyDiv w:val="1"/>
      <w:marLeft w:val="0"/>
      <w:marRight w:val="0"/>
      <w:marTop w:val="0"/>
      <w:marBottom w:val="0"/>
      <w:divBdr>
        <w:top w:val="none" w:sz="0" w:space="0" w:color="auto"/>
        <w:left w:val="none" w:sz="0" w:space="0" w:color="auto"/>
        <w:bottom w:val="none" w:sz="0" w:space="0" w:color="auto"/>
        <w:right w:val="none" w:sz="0" w:space="0" w:color="auto"/>
      </w:divBdr>
    </w:div>
    <w:div w:id="1156382941">
      <w:bodyDiv w:val="1"/>
      <w:marLeft w:val="0"/>
      <w:marRight w:val="0"/>
      <w:marTop w:val="0"/>
      <w:marBottom w:val="0"/>
      <w:divBdr>
        <w:top w:val="none" w:sz="0" w:space="0" w:color="auto"/>
        <w:left w:val="none" w:sz="0" w:space="0" w:color="auto"/>
        <w:bottom w:val="none" w:sz="0" w:space="0" w:color="auto"/>
        <w:right w:val="none" w:sz="0" w:space="0" w:color="auto"/>
      </w:divBdr>
      <w:divsChild>
        <w:div w:id="2109881548">
          <w:marLeft w:val="640"/>
          <w:marRight w:val="0"/>
          <w:marTop w:val="0"/>
          <w:marBottom w:val="0"/>
          <w:divBdr>
            <w:top w:val="none" w:sz="0" w:space="0" w:color="auto"/>
            <w:left w:val="none" w:sz="0" w:space="0" w:color="auto"/>
            <w:bottom w:val="none" w:sz="0" w:space="0" w:color="auto"/>
            <w:right w:val="none" w:sz="0" w:space="0" w:color="auto"/>
          </w:divBdr>
        </w:div>
        <w:div w:id="1839534714">
          <w:marLeft w:val="640"/>
          <w:marRight w:val="0"/>
          <w:marTop w:val="0"/>
          <w:marBottom w:val="0"/>
          <w:divBdr>
            <w:top w:val="none" w:sz="0" w:space="0" w:color="auto"/>
            <w:left w:val="none" w:sz="0" w:space="0" w:color="auto"/>
            <w:bottom w:val="none" w:sz="0" w:space="0" w:color="auto"/>
            <w:right w:val="none" w:sz="0" w:space="0" w:color="auto"/>
          </w:divBdr>
        </w:div>
        <w:div w:id="185297231">
          <w:marLeft w:val="640"/>
          <w:marRight w:val="0"/>
          <w:marTop w:val="0"/>
          <w:marBottom w:val="0"/>
          <w:divBdr>
            <w:top w:val="none" w:sz="0" w:space="0" w:color="auto"/>
            <w:left w:val="none" w:sz="0" w:space="0" w:color="auto"/>
            <w:bottom w:val="none" w:sz="0" w:space="0" w:color="auto"/>
            <w:right w:val="none" w:sz="0" w:space="0" w:color="auto"/>
          </w:divBdr>
        </w:div>
        <w:div w:id="1548954415">
          <w:marLeft w:val="640"/>
          <w:marRight w:val="0"/>
          <w:marTop w:val="0"/>
          <w:marBottom w:val="0"/>
          <w:divBdr>
            <w:top w:val="none" w:sz="0" w:space="0" w:color="auto"/>
            <w:left w:val="none" w:sz="0" w:space="0" w:color="auto"/>
            <w:bottom w:val="none" w:sz="0" w:space="0" w:color="auto"/>
            <w:right w:val="none" w:sz="0" w:space="0" w:color="auto"/>
          </w:divBdr>
        </w:div>
        <w:div w:id="1506821461">
          <w:marLeft w:val="640"/>
          <w:marRight w:val="0"/>
          <w:marTop w:val="0"/>
          <w:marBottom w:val="0"/>
          <w:divBdr>
            <w:top w:val="none" w:sz="0" w:space="0" w:color="auto"/>
            <w:left w:val="none" w:sz="0" w:space="0" w:color="auto"/>
            <w:bottom w:val="none" w:sz="0" w:space="0" w:color="auto"/>
            <w:right w:val="none" w:sz="0" w:space="0" w:color="auto"/>
          </w:divBdr>
        </w:div>
        <w:div w:id="881554514">
          <w:marLeft w:val="640"/>
          <w:marRight w:val="0"/>
          <w:marTop w:val="0"/>
          <w:marBottom w:val="0"/>
          <w:divBdr>
            <w:top w:val="none" w:sz="0" w:space="0" w:color="auto"/>
            <w:left w:val="none" w:sz="0" w:space="0" w:color="auto"/>
            <w:bottom w:val="none" w:sz="0" w:space="0" w:color="auto"/>
            <w:right w:val="none" w:sz="0" w:space="0" w:color="auto"/>
          </w:divBdr>
        </w:div>
        <w:div w:id="1872112172">
          <w:marLeft w:val="640"/>
          <w:marRight w:val="0"/>
          <w:marTop w:val="0"/>
          <w:marBottom w:val="0"/>
          <w:divBdr>
            <w:top w:val="none" w:sz="0" w:space="0" w:color="auto"/>
            <w:left w:val="none" w:sz="0" w:space="0" w:color="auto"/>
            <w:bottom w:val="none" w:sz="0" w:space="0" w:color="auto"/>
            <w:right w:val="none" w:sz="0" w:space="0" w:color="auto"/>
          </w:divBdr>
        </w:div>
        <w:div w:id="2013877405">
          <w:marLeft w:val="640"/>
          <w:marRight w:val="0"/>
          <w:marTop w:val="0"/>
          <w:marBottom w:val="0"/>
          <w:divBdr>
            <w:top w:val="none" w:sz="0" w:space="0" w:color="auto"/>
            <w:left w:val="none" w:sz="0" w:space="0" w:color="auto"/>
            <w:bottom w:val="none" w:sz="0" w:space="0" w:color="auto"/>
            <w:right w:val="none" w:sz="0" w:space="0" w:color="auto"/>
          </w:divBdr>
        </w:div>
        <w:div w:id="443699125">
          <w:marLeft w:val="640"/>
          <w:marRight w:val="0"/>
          <w:marTop w:val="0"/>
          <w:marBottom w:val="0"/>
          <w:divBdr>
            <w:top w:val="none" w:sz="0" w:space="0" w:color="auto"/>
            <w:left w:val="none" w:sz="0" w:space="0" w:color="auto"/>
            <w:bottom w:val="none" w:sz="0" w:space="0" w:color="auto"/>
            <w:right w:val="none" w:sz="0" w:space="0" w:color="auto"/>
          </w:divBdr>
        </w:div>
        <w:div w:id="447892783">
          <w:marLeft w:val="640"/>
          <w:marRight w:val="0"/>
          <w:marTop w:val="0"/>
          <w:marBottom w:val="0"/>
          <w:divBdr>
            <w:top w:val="none" w:sz="0" w:space="0" w:color="auto"/>
            <w:left w:val="none" w:sz="0" w:space="0" w:color="auto"/>
            <w:bottom w:val="none" w:sz="0" w:space="0" w:color="auto"/>
            <w:right w:val="none" w:sz="0" w:space="0" w:color="auto"/>
          </w:divBdr>
        </w:div>
        <w:div w:id="505632762">
          <w:marLeft w:val="640"/>
          <w:marRight w:val="0"/>
          <w:marTop w:val="0"/>
          <w:marBottom w:val="0"/>
          <w:divBdr>
            <w:top w:val="none" w:sz="0" w:space="0" w:color="auto"/>
            <w:left w:val="none" w:sz="0" w:space="0" w:color="auto"/>
            <w:bottom w:val="none" w:sz="0" w:space="0" w:color="auto"/>
            <w:right w:val="none" w:sz="0" w:space="0" w:color="auto"/>
          </w:divBdr>
        </w:div>
        <w:div w:id="1343892446">
          <w:marLeft w:val="640"/>
          <w:marRight w:val="0"/>
          <w:marTop w:val="0"/>
          <w:marBottom w:val="0"/>
          <w:divBdr>
            <w:top w:val="none" w:sz="0" w:space="0" w:color="auto"/>
            <w:left w:val="none" w:sz="0" w:space="0" w:color="auto"/>
            <w:bottom w:val="none" w:sz="0" w:space="0" w:color="auto"/>
            <w:right w:val="none" w:sz="0" w:space="0" w:color="auto"/>
          </w:divBdr>
        </w:div>
        <w:div w:id="1194415049">
          <w:marLeft w:val="640"/>
          <w:marRight w:val="0"/>
          <w:marTop w:val="0"/>
          <w:marBottom w:val="0"/>
          <w:divBdr>
            <w:top w:val="none" w:sz="0" w:space="0" w:color="auto"/>
            <w:left w:val="none" w:sz="0" w:space="0" w:color="auto"/>
            <w:bottom w:val="none" w:sz="0" w:space="0" w:color="auto"/>
            <w:right w:val="none" w:sz="0" w:space="0" w:color="auto"/>
          </w:divBdr>
        </w:div>
        <w:div w:id="968362255">
          <w:marLeft w:val="640"/>
          <w:marRight w:val="0"/>
          <w:marTop w:val="0"/>
          <w:marBottom w:val="0"/>
          <w:divBdr>
            <w:top w:val="none" w:sz="0" w:space="0" w:color="auto"/>
            <w:left w:val="none" w:sz="0" w:space="0" w:color="auto"/>
            <w:bottom w:val="none" w:sz="0" w:space="0" w:color="auto"/>
            <w:right w:val="none" w:sz="0" w:space="0" w:color="auto"/>
          </w:divBdr>
        </w:div>
        <w:div w:id="316298942">
          <w:marLeft w:val="640"/>
          <w:marRight w:val="0"/>
          <w:marTop w:val="0"/>
          <w:marBottom w:val="0"/>
          <w:divBdr>
            <w:top w:val="none" w:sz="0" w:space="0" w:color="auto"/>
            <w:left w:val="none" w:sz="0" w:space="0" w:color="auto"/>
            <w:bottom w:val="none" w:sz="0" w:space="0" w:color="auto"/>
            <w:right w:val="none" w:sz="0" w:space="0" w:color="auto"/>
          </w:divBdr>
        </w:div>
        <w:div w:id="1557081042">
          <w:marLeft w:val="640"/>
          <w:marRight w:val="0"/>
          <w:marTop w:val="0"/>
          <w:marBottom w:val="0"/>
          <w:divBdr>
            <w:top w:val="none" w:sz="0" w:space="0" w:color="auto"/>
            <w:left w:val="none" w:sz="0" w:space="0" w:color="auto"/>
            <w:bottom w:val="none" w:sz="0" w:space="0" w:color="auto"/>
            <w:right w:val="none" w:sz="0" w:space="0" w:color="auto"/>
          </w:divBdr>
        </w:div>
        <w:div w:id="1934850574">
          <w:marLeft w:val="640"/>
          <w:marRight w:val="0"/>
          <w:marTop w:val="0"/>
          <w:marBottom w:val="0"/>
          <w:divBdr>
            <w:top w:val="none" w:sz="0" w:space="0" w:color="auto"/>
            <w:left w:val="none" w:sz="0" w:space="0" w:color="auto"/>
            <w:bottom w:val="none" w:sz="0" w:space="0" w:color="auto"/>
            <w:right w:val="none" w:sz="0" w:space="0" w:color="auto"/>
          </w:divBdr>
        </w:div>
        <w:div w:id="525752294">
          <w:marLeft w:val="640"/>
          <w:marRight w:val="0"/>
          <w:marTop w:val="0"/>
          <w:marBottom w:val="0"/>
          <w:divBdr>
            <w:top w:val="none" w:sz="0" w:space="0" w:color="auto"/>
            <w:left w:val="none" w:sz="0" w:space="0" w:color="auto"/>
            <w:bottom w:val="none" w:sz="0" w:space="0" w:color="auto"/>
            <w:right w:val="none" w:sz="0" w:space="0" w:color="auto"/>
          </w:divBdr>
        </w:div>
        <w:div w:id="1711880671">
          <w:marLeft w:val="640"/>
          <w:marRight w:val="0"/>
          <w:marTop w:val="0"/>
          <w:marBottom w:val="0"/>
          <w:divBdr>
            <w:top w:val="none" w:sz="0" w:space="0" w:color="auto"/>
            <w:left w:val="none" w:sz="0" w:space="0" w:color="auto"/>
            <w:bottom w:val="none" w:sz="0" w:space="0" w:color="auto"/>
            <w:right w:val="none" w:sz="0" w:space="0" w:color="auto"/>
          </w:divBdr>
        </w:div>
        <w:div w:id="1583443348">
          <w:marLeft w:val="640"/>
          <w:marRight w:val="0"/>
          <w:marTop w:val="0"/>
          <w:marBottom w:val="0"/>
          <w:divBdr>
            <w:top w:val="none" w:sz="0" w:space="0" w:color="auto"/>
            <w:left w:val="none" w:sz="0" w:space="0" w:color="auto"/>
            <w:bottom w:val="none" w:sz="0" w:space="0" w:color="auto"/>
            <w:right w:val="none" w:sz="0" w:space="0" w:color="auto"/>
          </w:divBdr>
        </w:div>
        <w:div w:id="1176575122">
          <w:marLeft w:val="640"/>
          <w:marRight w:val="0"/>
          <w:marTop w:val="0"/>
          <w:marBottom w:val="0"/>
          <w:divBdr>
            <w:top w:val="none" w:sz="0" w:space="0" w:color="auto"/>
            <w:left w:val="none" w:sz="0" w:space="0" w:color="auto"/>
            <w:bottom w:val="none" w:sz="0" w:space="0" w:color="auto"/>
            <w:right w:val="none" w:sz="0" w:space="0" w:color="auto"/>
          </w:divBdr>
        </w:div>
        <w:div w:id="2017801059">
          <w:marLeft w:val="640"/>
          <w:marRight w:val="0"/>
          <w:marTop w:val="0"/>
          <w:marBottom w:val="0"/>
          <w:divBdr>
            <w:top w:val="none" w:sz="0" w:space="0" w:color="auto"/>
            <w:left w:val="none" w:sz="0" w:space="0" w:color="auto"/>
            <w:bottom w:val="none" w:sz="0" w:space="0" w:color="auto"/>
            <w:right w:val="none" w:sz="0" w:space="0" w:color="auto"/>
          </w:divBdr>
        </w:div>
        <w:div w:id="1028290772">
          <w:marLeft w:val="640"/>
          <w:marRight w:val="0"/>
          <w:marTop w:val="0"/>
          <w:marBottom w:val="0"/>
          <w:divBdr>
            <w:top w:val="none" w:sz="0" w:space="0" w:color="auto"/>
            <w:left w:val="none" w:sz="0" w:space="0" w:color="auto"/>
            <w:bottom w:val="none" w:sz="0" w:space="0" w:color="auto"/>
            <w:right w:val="none" w:sz="0" w:space="0" w:color="auto"/>
          </w:divBdr>
        </w:div>
        <w:div w:id="1949190255">
          <w:marLeft w:val="640"/>
          <w:marRight w:val="0"/>
          <w:marTop w:val="0"/>
          <w:marBottom w:val="0"/>
          <w:divBdr>
            <w:top w:val="none" w:sz="0" w:space="0" w:color="auto"/>
            <w:left w:val="none" w:sz="0" w:space="0" w:color="auto"/>
            <w:bottom w:val="none" w:sz="0" w:space="0" w:color="auto"/>
            <w:right w:val="none" w:sz="0" w:space="0" w:color="auto"/>
          </w:divBdr>
        </w:div>
        <w:div w:id="1470394798">
          <w:marLeft w:val="640"/>
          <w:marRight w:val="0"/>
          <w:marTop w:val="0"/>
          <w:marBottom w:val="0"/>
          <w:divBdr>
            <w:top w:val="none" w:sz="0" w:space="0" w:color="auto"/>
            <w:left w:val="none" w:sz="0" w:space="0" w:color="auto"/>
            <w:bottom w:val="none" w:sz="0" w:space="0" w:color="auto"/>
            <w:right w:val="none" w:sz="0" w:space="0" w:color="auto"/>
          </w:divBdr>
        </w:div>
        <w:div w:id="1296717726">
          <w:marLeft w:val="640"/>
          <w:marRight w:val="0"/>
          <w:marTop w:val="0"/>
          <w:marBottom w:val="0"/>
          <w:divBdr>
            <w:top w:val="none" w:sz="0" w:space="0" w:color="auto"/>
            <w:left w:val="none" w:sz="0" w:space="0" w:color="auto"/>
            <w:bottom w:val="none" w:sz="0" w:space="0" w:color="auto"/>
            <w:right w:val="none" w:sz="0" w:space="0" w:color="auto"/>
          </w:divBdr>
        </w:div>
        <w:div w:id="884482815">
          <w:marLeft w:val="640"/>
          <w:marRight w:val="0"/>
          <w:marTop w:val="0"/>
          <w:marBottom w:val="0"/>
          <w:divBdr>
            <w:top w:val="none" w:sz="0" w:space="0" w:color="auto"/>
            <w:left w:val="none" w:sz="0" w:space="0" w:color="auto"/>
            <w:bottom w:val="none" w:sz="0" w:space="0" w:color="auto"/>
            <w:right w:val="none" w:sz="0" w:space="0" w:color="auto"/>
          </w:divBdr>
        </w:div>
        <w:div w:id="1276056434">
          <w:marLeft w:val="640"/>
          <w:marRight w:val="0"/>
          <w:marTop w:val="0"/>
          <w:marBottom w:val="0"/>
          <w:divBdr>
            <w:top w:val="none" w:sz="0" w:space="0" w:color="auto"/>
            <w:left w:val="none" w:sz="0" w:space="0" w:color="auto"/>
            <w:bottom w:val="none" w:sz="0" w:space="0" w:color="auto"/>
            <w:right w:val="none" w:sz="0" w:space="0" w:color="auto"/>
          </w:divBdr>
        </w:div>
        <w:div w:id="528178782">
          <w:marLeft w:val="640"/>
          <w:marRight w:val="0"/>
          <w:marTop w:val="0"/>
          <w:marBottom w:val="0"/>
          <w:divBdr>
            <w:top w:val="none" w:sz="0" w:space="0" w:color="auto"/>
            <w:left w:val="none" w:sz="0" w:space="0" w:color="auto"/>
            <w:bottom w:val="none" w:sz="0" w:space="0" w:color="auto"/>
            <w:right w:val="none" w:sz="0" w:space="0" w:color="auto"/>
          </w:divBdr>
        </w:div>
        <w:div w:id="613366615">
          <w:marLeft w:val="640"/>
          <w:marRight w:val="0"/>
          <w:marTop w:val="0"/>
          <w:marBottom w:val="0"/>
          <w:divBdr>
            <w:top w:val="none" w:sz="0" w:space="0" w:color="auto"/>
            <w:left w:val="none" w:sz="0" w:space="0" w:color="auto"/>
            <w:bottom w:val="none" w:sz="0" w:space="0" w:color="auto"/>
            <w:right w:val="none" w:sz="0" w:space="0" w:color="auto"/>
          </w:divBdr>
        </w:div>
        <w:div w:id="865019588">
          <w:marLeft w:val="640"/>
          <w:marRight w:val="0"/>
          <w:marTop w:val="0"/>
          <w:marBottom w:val="0"/>
          <w:divBdr>
            <w:top w:val="none" w:sz="0" w:space="0" w:color="auto"/>
            <w:left w:val="none" w:sz="0" w:space="0" w:color="auto"/>
            <w:bottom w:val="none" w:sz="0" w:space="0" w:color="auto"/>
            <w:right w:val="none" w:sz="0" w:space="0" w:color="auto"/>
          </w:divBdr>
        </w:div>
        <w:div w:id="800266938">
          <w:marLeft w:val="640"/>
          <w:marRight w:val="0"/>
          <w:marTop w:val="0"/>
          <w:marBottom w:val="0"/>
          <w:divBdr>
            <w:top w:val="none" w:sz="0" w:space="0" w:color="auto"/>
            <w:left w:val="none" w:sz="0" w:space="0" w:color="auto"/>
            <w:bottom w:val="none" w:sz="0" w:space="0" w:color="auto"/>
            <w:right w:val="none" w:sz="0" w:space="0" w:color="auto"/>
          </w:divBdr>
        </w:div>
        <w:div w:id="1773014353">
          <w:marLeft w:val="640"/>
          <w:marRight w:val="0"/>
          <w:marTop w:val="0"/>
          <w:marBottom w:val="0"/>
          <w:divBdr>
            <w:top w:val="none" w:sz="0" w:space="0" w:color="auto"/>
            <w:left w:val="none" w:sz="0" w:space="0" w:color="auto"/>
            <w:bottom w:val="none" w:sz="0" w:space="0" w:color="auto"/>
            <w:right w:val="none" w:sz="0" w:space="0" w:color="auto"/>
          </w:divBdr>
        </w:div>
        <w:div w:id="1140655206">
          <w:marLeft w:val="640"/>
          <w:marRight w:val="0"/>
          <w:marTop w:val="0"/>
          <w:marBottom w:val="0"/>
          <w:divBdr>
            <w:top w:val="none" w:sz="0" w:space="0" w:color="auto"/>
            <w:left w:val="none" w:sz="0" w:space="0" w:color="auto"/>
            <w:bottom w:val="none" w:sz="0" w:space="0" w:color="auto"/>
            <w:right w:val="none" w:sz="0" w:space="0" w:color="auto"/>
          </w:divBdr>
        </w:div>
        <w:div w:id="2002344328">
          <w:marLeft w:val="640"/>
          <w:marRight w:val="0"/>
          <w:marTop w:val="0"/>
          <w:marBottom w:val="0"/>
          <w:divBdr>
            <w:top w:val="none" w:sz="0" w:space="0" w:color="auto"/>
            <w:left w:val="none" w:sz="0" w:space="0" w:color="auto"/>
            <w:bottom w:val="none" w:sz="0" w:space="0" w:color="auto"/>
            <w:right w:val="none" w:sz="0" w:space="0" w:color="auto"/>
          </w:divBdr>
        </w:div>
        <w:div w:id="1716201811">
          <w:marLeft w:val="640"/>
          <w:marRight w:val="0"/>
          <w:marTop w:val="0"/>
          <w:marBottom w:val="0"/>
          <w:divBdr>
            <w:top w:val="none" w:sz="0" w:space="0" w:color="auto"/>
            <w:left w:val="none" w:sz="0" w:space="0" w:color="auto"/>
            <w:bottom w:val="none" w:sz="0" w:space="0" w:color="auto"/>
            <w:right w:val="none" w:sz="0" w:space="0" w:color="auto"/>
          </w:divBdr>
        </w:div>
        <w:div w:id="1473328777">
          <w:marLeft w:val="640"/>
          <w:marRight w:val="0"/>
          <w:marTop w:val="0"/>
          <w:marBottom w:val="0"/>
          <w:divBdr>
            <w:top w:val="none" w:sz="0" w:space="0" w:color="auto"/>
            <w:left w:val="none" w:sz="0" w:space="0" w:color="auto"/>
            <w:bottom w:val="none" w:sz="0" w:space="0" w:color="auto"/>
            <w:right w:val="none" w:sz="0" w:space="0" w:color="auto"/>
          </w:divBdr>
        </w:div>
        <w:div w:id="475605277">
          <w:marLeft w:val="640"/>
          <w:marRight w:val="0"/>
          <w:marTop w:val="0"/>
          <w:marBottom w:val="0"/>
          <w:divBdr>
            <w:top w:val="none" w:sz="0" w:space="0" w:color="auto"/>
            <w:left w:val="none" w:sz="0" w:space="0" w:color="auto"/>
            <w:bottom w:val="none" w:sz="0" w:space="0" w:color="auto"/>
            <w:right w:val="none" w:sz="0" w:space="0" w:color="auto"/>
          </w:divBdr>
        </w:div>
        <w:div w:id="879440544">
          <w:marLeft w:val="640"/>
          <w:marRight w:val="0"/>
          <w:marTop w:val="0"/>
          <w:marBottom w:val="0"/>
          <w:divBdr>
            <w:top w:val="none" w:sz="0" w:space="0" w:color="auto"/>
            <w:left w:val="none" w:sz="0" w:space="0" w:color="auto"/>
            <w:bottom w:val="none" w:sz="0" w:space="0" w:color="auto"/>
            <w:right w:val="none" w:sz="0" w:space="0" w:color="auto"/>
          </w:divBdr>
        </w:div>
        <w:div w:id="1310862006">
          <w:marLeft w:val="640"/>
          <w:marRight w:val="0"/>
          <w:marTop w:val="0"/>
          <w:marBottom w:val="0"/>
          <w:divBdr>
            <w:top w:val="none" w:sz="0" w:space="0" w:color="auto"/>
            <w:left w:val="none" w:sz="0" w:space="0" w:color="auto"/>
            <w:bottom w:val="none" w:sz="0" w:space="0" w:color="auto"/>
            <w:right w:val="none" w:sz="0" w:space="0" w:color="auto"/>
          </w:divBdr>
        </w:div>
        <w:div w:id="866984708">
          <w:marLeft w:val="640"/>
          <w:marRight w:val="0"/>
          <w:marTop w:val="0"/>
          <w:marBottom w:val="0"/>
          <w:divBdr>
            <w:top w:val="none" w:sz="0" w:space="0" w:color="auto"/>
            <w:left w:val="none" w:sz="0" w:space="0" w:color="auto"/>
            <w:bottom w:val="none" w:sz="0" w:space="0" w:color="auto"/>
            <w:right w:val="none" w:sz="0" w:space="0" w:color="auto"/>
          </w:divBdr>
        </w:div>
        <w:div w:id="827677015">
          <w:marLeft w:val="640"/>
          <w:marRight w:val="0"/>
          <w:marTop w:val="0"/>
          <w:marBottom w:val="0"/>
          <w:divBdr>
            <w:top w:val="none" w:sz="0" w:space="0" w:color="auto"/>
            <w:left w:val="none" w:sz="0" w:space="0" w:color="auto"/>
            <w:bottom w:val="none" w:sz="0" w:space="0" w:color="auto"/>
            <w:right w:val="none" w:sz="0" w:space="0" w:color="auto"/>
          </w:divBdr>
        </w:div>
        <w:div w:id="120925938">
          <w:marLeft w:val="640"/>
          <w:marRight w:val="0"/>
          <w:marTop w:val="0"/>
          <w:marBottom w:val="0"/>
          <w:divBdr>
            <w:top w:val="none" w:sz="0" w:space="0" w:color="auto"/>
            <w:left w:val="none" w:sz="0" w:space="0" w:color="auto"/>
            <w:bottom w:val="none" w:sz="0" w:space="0" w:color="auto"/>
            <w:right w:val="none" w:sz="0" w:space="0" w:color="auto"/>
          </w:divBdr>
        </w:div>
        <w:div w:id="834567087">
          <w:marLeft w:val="640"/>
          <w:marRight w:val="0"/>
          <w:marTop w:val="0"/>
          <w:marBottom w:val="0"/>
          <w:divBdr>
            <w:top w:val="none" w:sz="0" w:space="0" w:color="auto"/>
            <w:left w:val="none" w:sz="0" w:space="0" w:color="auto"/>
            <w:bottom w:val="none" w:sz="0" w:space="0" w:color="auto"/>
            <w:right w:val="none" w:sz="0" w:space="0" w:color="auto"/>
          </w:divBdr>
        </w:div>
        <w:div w:id="461651329">
          <w:marLeft w:val="640"/>
          <w:marRight w:val="0"/>
          <w:marTop w:val="0"/>
          <w:marBottom w:val="0"/>
          <w:divBdr>
            <w:top w:val="none" w:sz="0" w:space="0" w:color="auto"/>
            <w:left w:val="none" w:sz="0" w:space="0" w:color="auto"/>
            <w:bottom w:val="none" w:sz="0" w:space="0" w:color="auto"/>
            <w:right w:val="none" w:sz="0" w:space="0" w:color="auto"/>
          </w:divBdr>
        </w:div>
        <w:div w:id="805783553">
          <w:marLeft w:val="640"/>
          <w:marRight w:val="0"/>
          <w:marTop w:val="0"/>
          <w:marBottom w:val="0"/>
          <w:divBdr>
            <w:top w:val="none" w:sz="0" w:space="0" w:color="auto"/>
            <w:left w:val="none" w:sz="0" w:space="0" w:color="auto"/>
            <w:bottom w:val="none" w:sz="0" w:space="0" w:color="auto"/>
            <w:right w:val="none" w:sz="0" w:space="0" w:color="auto"/>
          </w:divBdr>
        </w:div>
        <w:div w:id="616330425">
          <w:marLeft w:val="640"/>
          <w:marRight w:val="0"/>
          <w:marTop w:val="0"/>
          <w:marBottom w:val="0"/>
          <w:divBdr>
            <w:top w:val="none" w:sz="0" w:space="0" w:color="auto"/>
            <w:left w:val="none" w:sz="0" w:space="0" w:color="auto"/>
            <w:bottom w:val="none" w:sz="0" w:space="0" w:color="auto"/>
            <w:right w:val="none" w:sz="0" w:space="0" w:color="auto"/>
          </w:divBdr>
        </w:div>
        <w:div w:id="549340455">
          <w:marLeft w:val="640"/>
          <w:marRight w:val="0"/>
          <w:marTop w:val="0"/>
          <w:marBottom w:val="0"/>
          <w:divBdr>
            <w:top w:val="none" w:sz="0" w:space="0" w:color="auto"/>
            <w:left w:val="none" w:sz="0" w:space="0" w:color="auto"/>
            <w:bottom w:val="none" w:sz="0" w:space="0" w:color="auto"/>
            <w:right w:val="none" w:sz="0" w:space="0" w:color="auto"/>
          </w:divBdr>
        </w:div>
        <w:div w:id="1476489458">
          <w:marLeft w:val="640"/>
          <w:marRight w:val="0"/>
          <w:marTop w:val="0"/>
          <w:marBottom w:val="0"/>
          <w:divBdr>
            <w:top w:val="none" w:sz="0" w:space="0" w:color="auto"/>
            <w:left w:val="none" w:sz="0" w:space="0" w:color="auto"/>
            <w:bottom w:val="none" w:sz="0" w:space="0" w:color="auto"/>
            <w:right w:val="none" w:sz="0" w:space="0" w:color="auto"/>
          </w:divBdr>
        </w:div>
        <w:div w:id="938489512">
          <w:marLeft w:val="640"/>
          <w:marRight w:val="0"/>
          <w:marTop w:val="0"/>
          <w:marBottom w:val="0"/>
          <w:divBdr>
            <w:top w:val="none" w:sz="0" w:space="0" w:color="auto"/>
            <w:left w:val="none" w:sz="0" w:space="0" w:color="auto"/>
            <w:bottom w:val="none" w:sz="0" w:space="0" w:color="auto"/>
            <w:right w:val="none" w:sz="0" w:space="0" w:color="auto"/>
          </w:divBdr>
        </w:div>
        <w:div w:id="438570403">
          <w:marLeft w:val="640"/>
          <w:marRight w:val="0"/>
          <w:marTop w:val="0"/>
          <w:marBottom w:val="0"/>
          <w:divBdr>
            <w:top w:val="none" w:sz="0" w:space="0" w:color="auto"/>
            <w:left w:val="none" w:sz="0" w:space="0" w:color="auto"/>
            <w:bottom w:val="none" w:sz="0" w:space="0" w:color="auto"/>
            <w:right w:val="none" w:sz="0" w:space="0" w:color="auto"/>
          </w:divBdr>
        </w:div>
        <w:div w:id="867841550">
          <w:marLeft w:val="640"/>
          <w:marRight w:val="0"/>
          <w:marTop w:val="0"/>
          <w:marBottom w:val="0"/>
          <w:divBdr>
            <w:top w:val="none" w:sz="0" w:space="0" w:color="auto"/>
            <w:left w:val="none" w:sz="0" w:space="0" w:color="auto"/>
            <w:bottom w:val="none" w:sz="0" w:space="0" w:color="auto"/>
            <w:right w:val="none" w:sz="0" w:space="0" w:color="auto"/>
          </w:divBdr>
        </w:div>
      </w:divsChild>
    </w:div>
    <w:div w:id="1162088500">
      <w:bodyDiv w:val="1"/>
      <w:marLeft w:val="0"/>
      <w:marRight w:val="0"/>
      <w:marTop w:val="0"/>
      <w:marBottom w:val="0"/>
      <w:divBdr>
        <w:top w:val="none" w:sz="0" w:space="0" w:color="auto"/>
        <w:left w:val="none" w:sz="0" w:space="0" w:color="auto"/>
        <w:bottom w:val="none" w:sz="0" w:space="0" w:color="auto"/>
        <w:right w:val="none" w:sz="0" w:space="0" w:color="auto"/>
      </w:divBdr>
      <w:divsChild>
        <w:div w:id="1206866827">
          <w:marLeft w:val="640"/>
          <w:marRight w:val="0"/>
          <w:marTop w:val="0"/>
          <w:marBottom w:val="0"/>
          <w:divBdr>
            <w:top w:val="none" w:sz="0" w:space="0" w:color="auto"/>
            <w:left w:val="none" w:sz="0" w:space="0" w:color="auto"/>
            <w:bottom w:val="none" w:sz="0" w:space="0" w:color="auto"/>
            <w:right w:val="none" w:sz="0" w:space="0" w:color="auto"/>
          </w:divBdr>
        </w:div>
        <w:div w:id="1885754364">
          <w:marLeft w:val="640"/>
          <w:marRight w:val="0"/>
          <w:marTop w:val="0"/>
          <w:marBottom w:val="0"/>
          <w:divBdr>
            <w:top w:val="none" w:sz="0" w:space="0" w:color="auto"/>
            <w:left w:val="none" w:sz="0" w:space="0" w:color="auto"/>
            <w:bottom w:val="none" w:sz="0" w:space="0" w:color="auto"/>
            <w:right w:val="none" w:sz="0" w:space="0" w:color="auto"/>
          </w:divBdr>
        </w:div>
        <w:div w:id="1889218929">
          <w:marLeft w:val="640"/>
          <w:marRight w:val="0"/>
          <w:marTop w:val="0"/>
          <w:marBottom w:val="0"/>
          <w:divBdr>
            <w:top w:val="none" w:sz="0" w:space="0" w:color="auto"/>
            <w:left w:val="none" w:sz="0" w:space="0" w:color="auto"/>
            <w:bottom w:val="none" w:sz="0" w:space="0" w:color="auto"/>
            <w:right w:val="none" w:sz="0" w:space="0" w:color="auto"/>
          </w:divBdr>
        </w:div>
        <w:div w:id="1781140404">
          <w:marLeft w:val="640"/>
          <w:marRight w:val="0"/>
          <w:marTop w:val="0"/>
          <w:marBottom w:val="0"/>
          <w:divBdr>
            <w:top w:val="none" w:sz="0" w:space="0" w:color="auto"/>
            <w:left w:val="none" w:sz="0" w:space="0" w:color="auto"/>
            <w:bottom w:val="none" w:sz="0" w:space="0" w:color="auto"/>
            <w:right w:val="none" w:sz="0" w:space="0" w:color="auto"/>
          </w:divBdr>
        </w:div>
        <w:div w:id="922227604">
          <w:marLeft w:val="640"/>
          <w:marRight w:val="0"/>
          <w:marTop w:val="0"/>
          <w:marBottom w:val="0"/>
          <w:divBdr>
            <w:top w:val="none" w:sz="0" w:space="0" w:color="auto"/>
            <w:left w:val="none" w:sz="0" w:space="0" w:color="auto"/>
            <w:bottom w:val="none" w:sz="0" w:space="0" w:color="auto"/>
            <w:right w:val="none" w:sz="0" w:space="0" w:color="auto"/>
          </w:divBdr>
        </w:div>
        <w:div w:id="432013936">
          <w:marLeft w:val="640"/>
          <w:marRight w:val="0"/>
          <w:marTop w:val="0"/>
          <w:marBottom w:val="0"/>
          <w:divBdr>
            <w:top w:val="none" w:sz="0" w:space="0" w:color="auto"/>
            <w:left w:val="none" w:sz="0" w:space="0" w:color="auto"/>
            <w:bottom w:val="none" w:sz="0" w:space="0" w:color="auto"/>
            <w:right w:val="none" w:sz="0" w:space="0" w:color="auto"/>
          </w:divBdr>
        </w:div>
        <w:div w:id="1225144005">
          <w:marLeft w:val="640"/>
          <w:marRight w:val="0"/>
          <w:marTop w:val="0"/>
          <w:marBottom w:val="0"/>
          <w:divBdr>
            <w:top w:val="none" w:sz="0" w:space="0" w:color="auto"/>
            <w:left w:val="none" w:sz="0" w:space="0" w:color="auto"/>
            <w:bottom w:val="none" w:sz="0" w:space="0" w:color="auto"/>
            <w:right w:val="none" w:sz="0" w:space="0" w:color="auto"/>
          </w:divBdr>
        </w:div>
        <w:div w:id="789279087">
          <w:marLeft w:val="640"/>
          <w:marRight w:val="0"/>
          <w:marTop w:val="0"/>
          <w:marBottom w:val="0"/>
          <w:divBdr>
            <w:top w:val="none" w:sz="0" w:space="0" w:color="auto"/>
            <w:left w:val="none" w:sz="0" w:space="0" w:color="auto"/>
            <w:bottom w:val="none" w:sz="0" w:space="0" w:color="auto"/>
            <w:right w:val="none" w:sz="0" w:space="0" w:color="auto"/>
          </w:divBdr>
        </w:div>
        <w:div w:id="1197886328">
          <w:marLeft w:val="640"/>
          <w:marRight w:val="0"/>
          <w:marTop w:val="0"/>
          <w:marBottom w:val="0"/>
          <w:divBdr>
            <w:top w:val="none" w:sz="0" w:space="0" w:color="auto"/>
            <w:left w:val="none" w:sz="0" w:space="0" w:color="auto"/>
            <w:bottom w:val="none" w:sz="0" w:space="0" w:color="auto"/>
            <w:right w:val="none" w:sz="0" w:space="0" w:color="auto"/>
          </w:divBdr>
        </w:div>
        <w:div w:id="1323701697">
          <w:marLeft w:val="640"/>
          <w:marRight w:val="0"/>
          <w:marTop w:val="0"/>
          <w:marBottom w:val="0"/>
          <w:divBdr>
            <w:top w:val="none" w:sz="0" w:space="0" w:color="auto"/>
            <w:left w:val="none" w:sz="0" w:space="0" w:color="auto"/>
            <w:bottom w:val="none" w:sz="0" w:space="0" w:color="auto"/>
            <w:right w:val="none" w:sz="0" w:space="0" w:color="auto"/>
          </w:divBdr>
        </w:div>
        <w:div w:id="834340068">
          <w:marLeft w:val="640"/>
          <w:marRight w:val="0"/>
          <w:marTop w:val="0"/>
          <w:marBottom w:val="0"/>
          <w:divBdr>
            <w:top w:val="none" w:sz="0" w:space="0" w:color="auto"/>
            <w:left w:val="none" w:sz="0" w:space="0" w:color="auto"/>
            <w:bottom w:val="none" w:sz="0" w:space="0" w:color="auto"/>
            <w:right w:val="none" w:sz="0" w:space="0" w:color="auto"/>
          </w:divBdr>
        </w:div>
        <w:div w:id="1704283530">
          <w:marLeft w:val="640"/>
          <w:marRight w:val="0"/>
          <w:marTop w:val="0"/>
          <w:marBottom w:val="0"/>
          <w:divBdr>
            <w:top w:val="none" w:sz="0" w:space="0" w:color="auto"/>
            <w:left w:val="none" w:sz="0" w:space="0" w:color="auto"/>
            <w:bottom w:val="none" w:sz="0" w:space="0" w:color="auto"/>
            <w:right w:val="none" w:sz="0" w:space="0" w:color="auto"/>
          </w:divBdr>
        </w:div>
        <w:div w:id="1258515289">
          <w:marLeft w:val="640"/>
          <w:marRight w:val="0"/>
          <w:marTop w:val="0"/>
          <w:marBottom w:val="0"/>
          <w:divBdr>
            <w:top w:val="none" w:sz="0" w:space="0" w:color="auto"/>
            <w:left w:val="none" w:sz="0" w:space="0" w:color="auto"/>
            <w:bottom w:val="none" w:sz="0" w:space="0" w:color="auto"/>
            <w:right w:val="none" w:sz="0" w:space="0" w:color="auto"/>
          </w:divBdr>
        </w:div>
        <w:div w:id="2135052289">
          <w:marLeft w:val="640"/>
          <w:marRight w:val="0"/>
          <w:marTop w:val="0"/>
          <w:marBottom w:val="0"/>
          <w:divBdr>
            <w:top w:val="none" w:sz="0" w:space="0" w:color="auto"/>
            <w:left w:val="none" w:sz="0" w:space="0" w:color="auto"/>
            <w:bottom w:val="none" w:sz="0" w:space="0" w:color="auto"/>
            <w:right w:val="none" w:sz="0" w:space="0" w:color="auto"/>
          </w:divBdr>
        </w:div>
        <w:div w:id="186213909">
          <w:marLeft w:val="640"/>
          <w:marRight w:val="0"/>
          <w:marTop w:val="0"/>
          <w:marBottom w:val="0"/>
          <w:divBdr>
            <w:top w:val="none" w:sz="0" w:space="0" w:color="auto"/>
            <w:left w:val="none" w:sz="0" w:space="0" w:color="auto"/>
            <w:bottom w:val="none" w:sz="0" w:space="0" w:color="auto"/>
            <w:right w:val="none" w:sz="0" w:space="0" w:color="auto"/>
          </w:divBdr>
        </w:div>
        <w:div w:id="785391469">
          <w:marLeft w:val="640"/>
          <w:marRight w:val="0"/>
          <w:marTop w:val="0"/>
          <w:marBottom w:val="0"/>
          <w:divBdr>
            <w:top w:val="none" w:sz="0" w:space="0" w:color="auto"/>
            <w:left w:val="none" w:sz="0" w:space="0" w:color="auto"/>
            <w:bottom w:val="none" w:sz="0" w:space="0" w:color="auto"/>
            <w:right w:val="none" w:sz="0" w:space="0" w:color="auto"/>
          </w:divBdr>
        </w:div>
        <w:div w:id="813571295">
          <w:marLeft w:val="640"/>
          <w:marRight w:val="0"/>
          <w:marTop w:val="0"/>
          <w:marBottom w:val="0"/>
          <w:divBdr>
            <w:top w:val="none" w:sz="0" w:space="0" w:color="auto"/>
            <w:left w:val="none" w:sz="0" w:space="0" w:color="auto"/>
            <w:bottom w:val="none" w:sz="0" w:space="0" w:color="auto"/>
            <w:right w:val="none" w:sz="0" w:space="0" w:color="auto"/>
          </w:divBdr>
        </w:div>
        <w:div w:id="197664681">
          <w:marLeft w:val="640"/>
          <w:marRight w:val="0"/>
          <w:marTop w:val="0"/>
          <w:marBottom w:val="0"/>
          <w:divBdr>
            <w:top w:val="none" w:sz="0" w:space="0" w:color="auto"/>
            <w:left w:val="none" w:sz="0" w:space="0" w:color="auto"/>
            <w:bottom w:val="none" w:sz="0" w:space="0" w:color="auto"/>
            <w:right w:val="none" w:sz="0" w:space="0" w:color="auto"/>
          </w:divBdr>
        </w:div>
        <w:div w:id="977563713">
          <w:marLeft w:val="640"/>
          <w:marRight w:val="0"/>
          <w:marTop w:val="0"/>
          <w:marBottom w:val="0"/>
          <w:divBdr>
            <w:top w:val="none" w:sz="0" w:space="0" w:color="auto"/>
            <w:left w:val="none" w:sz="0" w:space="0" w:color="auto"/>
            <w:bottom w:val="none" w:sz="0" w:space="0" w:color="auto"/>
            <w:right w:val="none" w:sz="0" w:space="0" w:color="auto"/>
          </w:divBdr>
        </w:div>
        <w:div w:id="1200507170">
          <w:marLeft w:val="640"/>
          <w:marRight w:val="0"/>
          <w:marTop w:val="0"/>
          <w:marBottom w:val="0"/>
          <w:divBdr>
            <w:top w:val="none" w:sz="0" w:space="0" w:color="auto"/>
            <w:left w:val="none" w:sz="0" w:space="0" w:color="auto"/>
            <w:bottom w:val="none" w:sz="0" w:space="0" w:color="auto"/>
            <w:right w:val="none" w:sz="0" w:space="0" w:color="auto"/>
          </w:divBdr>
        </w:div>
        <w:div w:id="459811867">
          <w:marLeft w:val="640"/>
          <w:marRight w:val="0"/>
          <w:marTop w:val="0"/>
          <w:marBottom w:val="0"/>
          <w:divBdr>
            <w:top w:val="none" w:sz="0" w:space="0" w:color="auto"/>
            <w:left w:val="none" w:sz="0" w:space="0" w:color="auto"/>
            <w:bottom w:val="none" w:sz="0" w:space="0" w:color="auto"/>
            <w:right w:val="none" w:sz="0" w:space="0" w:color="auto"/>
          </w:divBdr>
        </w:div>
        <w:div w:id="1464158499">
          <w:marLeft w:val="640"/>
          <w:marRight w:val="0"/>
          <w:marTop w:val="0"/>
          <w:marBottom w:val="0"/>
          <w:divBdr>
            <w:top w:val="none" w:sz="0" w:space="0" w:color="auto"/>
            <w:left w:val="none" w:sz="0" w:space="0" w:color="auto"/>
            <w:bottom w:val="none" w:sz="0" w:space="0" w:color="auto"/>
            <w:right w:val="none" w:sz="0" w:space="0" w:color="auto"/>
          </w:divBdr>
        </w:div>
        <w:div w:id="827864841">
          <w:marLeft w:val="640"/>
          <w:marRight w:val="0"/>
          <w:marTop w:val="0"/>
          <w:marBottom w:val="0"/>
          <w:divBdr>
            <w:top w:val="none" w:sz="0" w:space="0" w:color="auto"/>
            <w:left w:val="none" w:sz="0" w:space="0" w:color="auto"/>
            <w:bottom w:val="none" w:sz="0" w:space="0" w:color="auto"/>
            <w:right w:val="none" w:sz="0" w:space="0" w:color="auto"/>
          </w:divBdr>
        </w:div>
        <w:div w:id="1001080332">
          <w:marLeft w:val="640"/>
          <w:marRight w:val="0"/>
          <w:marTop w:val="0"/>
          <w:marBottom w:val="0"/>
          <w:divBdr>
            <w:top w:val="none" w:sz="0" w:space="0" w:color="auto"/>
            <w:left w:val="none" w:sz="0" w:space="0" w:color="auto"/>
            <w:bottom w:val="none" w:sz="0" w:space="0" w:color="auto"/>
            <w:right w:val="none" w:sz="0" w:space="0" w:color="auto"/>
          </w:divBdr>
        </w:div>
        <w:div w:id="1087653608">
          <w:marLeft w:val="640"/>
          <w:marRight w:val="0"/>
          <w:marTop w:val="0"/>
          <w:marBottom w:val="0"/>
          <w:divBdr>
            <w:top w:val="none" w:sz="0" w:space="0" w:color="auto"/>
            <w:left w:val="none" w:sz="0" w:space="0" w:color="auto"/>
            <w:bottom w:val="none" w:sz="0" w:space="0" w:color="auto"/>
            <w:right w:val="none" w:sz="0" w:space="0" w:color="auto"/>
          </w:divBdr>
        </w:div>
        <w:div w:id="282351725">
          <w:marLeft w:val="640"/>
          <w:marRight w:val="0"/>
          <w:marTop w:val="0"/>
          <w:marBottom w:val="0"/>
          <w:divBdr>
            <w:top w:val="none" w:sz="0" w:space="0" w:color="auto"/>
            <w:left w:val="none" w:sz="0" w:space="0" w:color="auto"/>
            <w:bottom w:val="none" w:sz="0" w:space="0" w:color="auto"/>
            <w:right w:val="none" w:sz="0" w:space="0" w:color="auto"/>
          </w:divBdr>
        </w:div>
        <w:div w:id="519666944">
          <w:marLeft w:val="640"/>
          <w:marRight w:val="0"/>
          <w:marTop w:val="0"/>
          <w:marBottom w:val="0"/>
          <w:divBdr>
            <w:top w:val="none" w:sz="0" w:space="0" w:color="auto"/>
            <w:left w:val="none" w:sz="0" w:space="0" w:color="auto"/>
            <w:bottom w:val="none" w:sz="0" w:space="0" w:color="auto"/>
            <w:right w:val="none" w:sz="0" w:space="0" w:color="auto"/>
          </w:divBdr>
        </w:div>
        <w:div w:id="2045444476">
          <w:marLeft w:val="640"/>
          <w:marRight w:val="0"/>
          <w:marTop w:val="0"/>
          <w:marBottom w:val="0"/>
          <w:divBdr>
            <w:top w:val="none" w:sz="0" w:space="0" w:color="auto"/>
            <w:left w:val="none" w:sz="0" w:space="0" w:color="auto"/>
            <w:bottom w:val="none" w:sz="0" w:space="0" w:color="auto"/>
            <w:right w:val="none" w:sz="0" w:space="0" w:color="auto"/>
          </w:divBdr>
        </w:div>
        <w:div w:id="136336934">
          <w:marLeft w:val="640"/>
          <w:marRight w:val="0"/>
          <w:marTop w:val="0"/>
          <w:marBottom w:val="0"/>
          <w:divBdr>
            <w:top w:val="none" w:sz="0" w:space="0" w:color="auto"/>
            <w:left w:val="none" w:sz="0" w:space="0" w:color="auto"/>
            <w:bottom w:val="none" w:sz="0" w:space="0" w:color="auto"/>
            <w:right w:val="none" w:sz="0" w:space="0" w:color="auto"/>
          </w:divBdr>
        </w:div>
        <w:div w:id="1240015583">
          <w:marLeft w:val="640"/>
          <w:marRight w:val="0"/>
          <w:marTop w:val="0"/>
          <w:marBottom w:val="0"/>
          <w:divBdr>
            <w:top w:val="none" w:sz="0" w:space="0" w:color="auto"/>
            <w:left w:val="none" w:sz="0" w:space="0" w:color="auto"/>
            <w:bottom w:val="none" w:sz="0" w:space="0" w:color="auto"/>
            <w:right w:val="none" w:sz="0" w:space="0" w:color="auto"/>
          </w:divBdr>
        </w:div>
        <w:div w:id="1580479241">
          <w:marLeft w:val="640"/>
          <w:marRight w:val="0"/>
          <w:marTop w:val="0"/>
          <w:marBottom w:val="0"/>
          <w:divBdr>
            <w:top w:val="none" w:sz="0" w:space="0" w:color="auto"/>
            <w:left w:val="none" w:sz="0" w:space="0" w:color="auto"/>
            <w:bottom w:val="none" w:sz="0" w:space="0" w:color="auto"/>
            <w:right w:val="none" w:sz="0" w:space="0" w:color="auto"/>
          </w:divBdr>
        </w:div>
        <w:div w:id="59669571">
          <w:marLeft w:val="640"/>
          <w:marRight w:val="0"/>
          <w:marTop w:val="0"/>
          <w:marBottom w:val="0"/>
          <w:divBdr>
            <w:top w:val="none" w:sz="0" w:space="0" w:color="auto"/>
            <w:left w:val="none" w:sz="0" w:space="0" w:color="auto"/>
            <w:bottom w:val="none" w:sz="0" w:space="0" w:color="auto"/>
            <w:right w:val="none" w:sz="0" w:space="0" w:color="auto"/>
          </w:divBdr>
        </w:div>
        <w:div w:id="7567003">
          <w:marLeft w:val="640"/>
          <w:marRight w:val="0"/>
          <w:marTop w:val="0"/>
          <w:marBottom w:val="0"/>
          <w:divBdr>
            <w:top w:val="none" w:sz="0" w:space="0" w:color="auto"/>
            <w:left w:val="none" w:sz="0" w:space="0" w:color="auto"/>
            <w:bottom w:val="none" w:sz="0" w:space="0" w:color="auto"/>
            <w:right w:val="none" w:sz="0" w:space="0" w:color="auto"/>
          </w:divBdr>
        </w:div>
        <w:div w:id="47654729">
          <w:marLeft w:val="640"/>
          <w:marRight w:val="0"/>
          <w:marTop w:val="0"/>
          <w:marBottom w:val="0"/>
          <w:divBdr>
            <w:top w:val="none" w:sz="0" w:space="0" w:color="auto"/>
            <w:left w:val="none" w:sz="0" w:space="0" w:color="auto"/>
            <w:bottom w:val="none" w:sz="0" w:space="0" w:color="auto"/>
            <w:right w:val="none" w:sz="0" w:space="0" w:color="auto"/>
          </w:divBdr>
        </w:div>
        <w:div w:id="1976518226">
          <w:marLeft w:val="640"/>
          <w:marRight w:val="0"/>
          <w:marTop w:val="0"/>
          <w:marBottom w:val="0"/>
          <w:divBdr>
            <w:top w:val="none" w:sz="0" w:space="0" w:color="auto"/>
            <w:left w:val="none" w:sz="0" w:space="0" w:color="auto"/>
            <w:bottom w:val="none" w:sz="0" w:space="0" w:color="auto"/>
            <w:right w:val="none" w:sz="0" w:space="0" w:color="auto"/>
          </w:divBdr>
        </w:div>
        <w:div w:id="1388652865">
          <w:marLeft w:val="640"/>
          <w:marRight w:val="0"/>
          <w:marTop w:val="0"/>
          <w:marBottom w:val="0"/>
          <w:divBdr>
            <w:top w:val="none" w:sz="0" w:space="0" w:color="auto"/>
            <w:left w:val="none" w:sz="0" w:space="0" w:color="auto"/>
            <w:bottom w:val="none" w:sz="0" w:space="0" w:color="auto"/>
            <w:right w:val="none" w:sz="0" w:space="0" w:color="auto"/>
          </w:divBdr>
        </w:div>
        <w:div w:id="2096658892">
          <w:marLeft w:val="640"/>
          <w:marRight w:val="0"/>
          <w:marTop w:val="0"/>
          <w:marBottom w:val="0"/>
          <w:divBdr>
            <w:top w:val="none" w:sz="0" w:space="0" w:color="auto"/>
            <w:left w:val="none" w:sz="0" w:space="0" w:color="auto"/>
            <w:bottom w:val="none" w:sz="0" w:space="0" w:color="auto"/>
            <w:right w:val="none" w:sz="0" w:space="0" w:color="auto"/>
          </w:divBdr>
        </w:div>
        <w:div w:id="1657415615">
          <w:marLeft w:val="640"/>
          <w:marRight w:val="0"/>
          <w:marTop w:val="0"/>
          <w:marBottom w:val="0"/>
          <w:divBdr>
            <w:top w:val="none" w:sz="0" w:space="0" w:color="auto"/>
            <w:left w:val="none" w:sz="0" w:space="0" w:color="auto"/>
            <w:bottom w:val="none" w:sz="0" w:space="0" w:color="auto"/>
            <w:right w:val="none" w:sz="0" w:space="0" w:color="auto"/>
          </w:divBdr>
        </w:div>
        <w:div w:id="1118717931">
          <w:marLeft w:val="640"/>
          <w:marRight w:val="0"/>
          <w:marTop w:val="0"/>
          <w:marBottom w:val="0"/>
          <w:divBdr>
            <w:top w:val="none" w:sz="0" w:space="0" w:color="auto"/>
            <w:left w:val="none" w:sz="0" w:space="0" w:color="auto"/>
            <w:bottom w:val="none" w:sz="0" w:space="0" w:color="auto"/>
            <w:right w:val="none" w:sz="0" w:space="0" w:color="auto"/>
          </w:divBdr>
        </w:div>
        <w:div w:id="2033139968">
          <w:marLeft w:val="640"/>
          <w:marRight w:val="0"/>
          <w:marTop w:val="0"/>
          <w:marBottom w:val="0"/>
          <w:divBdr>
            <w:top w:val="none" w:sz="0" w:space="0" w:color="auto"/>
            <w:left w:val="none" w:sz="0" w:space="0" w:color="auto"/>
            <w:bottom w:val="none" w:sz="0" w:space="0" w:color="auto"/>
            <w:right w:val="none" w:sz="0" w:space="0" w:color="auto"/>
          </w:divBdr>
        </w:div>
        <w:div w:id="924267665">
          <w:marLeft w:val="640"/>
          <w:marRight w:val="0"/>
          <w:marTop w:val="0"/>
          <w:marBottom w:val="0"/>
          <w:divBdr>
            <w:top w:val="none" w:sz="0" w:space="0" w:color="auto"/>
            <w:left w:val="none" w:sz="0" w:space="0" w:color="auto"/>
            <w:bottom w:val="none" w:sz="0" w:space="0" w:color="auto"/>
            <w:right w:val="none" w:sz="0" w:space="0" w:color="auto"/>
          </w:divBdr>
        </w:div>
        <w:div w:id="1091658208">
          <w:marLeft w:val="640"/>
          <w:marRight w:val="0"/>
          <w:marTop w:val="0"/>
          <w:marBottom w:val="0"/>
          <w:divBdr>
            <w:top w:val="none" w:sz="0" w:space="0" w:color="auto"/>
            <w:left w:val="none" w:sz="0" w:space="0" w:color="auto"/>
            <w:bottom w:val="none" w:sz="0" w:space="0" w:color="auto"/>
            <w:right w:val="none" w:sz="0" w:space="0" w:color="auto"/>
          </w:divBdr>
        </w:div>
        <w:div w:id="923143909">
          <w:marLeft w:val="640"/>
          <w:marRight w:val="0"/>
          <w:marTop w:val="0"/>
          <w:marBottom w:val="0"/>
          <w:divBdr>
            <w:top w:val="none" w:sz="0" w:space="0" w:color="auto"/>
            <w:left w:val="none" w:sz="0" w:space="0" w:color="auto"/>
            <w:bottom w:val="none" w:sz="0" w:space="0" w:color="auto"/>
            <w:right w:val="none" w:sz="0" w:space="0" w:color="auto"/>
          </w:divBdr>
        </w:div>
        <w:div w:id="1586762433">
          <w:marLeft w:val="640"/>
          <w:marRight w:val="0"/>
          <w:marTop w:val="0"/>
          <w:marBottom w:val="0"/>
          <w:divBdr>
            <w:top w:val="none" w:sz="0" w:space="0" w:color="auto"/>
            <w:left w:val="none" w:sz="0" w:space="0" w:color="auto"/>
            <w:bottom w:val="none" w:sz="0" w:space="0" w:color="auto"/>
            <w:right w:val="none" w:sz="0" w:space="0" w:color="auto"/>
          </w:divBdr>
        </w:div>
        <w:div w:id="1969706121">
          <w:marLeft w:val="640"/>
          <w:marRight w:val="0"/>
          <w:marTop w:val="0"/>
          <w:marBottom w:val="0"/>
          <w:divBdr>
            <w:top w:val="none" w:sz="0" w:space="0" w:color="auto"/>
            <w:left w:val="none" w:sz="0" w:space="0" w:color="auto"/>
            <w:bottom w:val="none" w:sz="0" w:space="0" w:color="auto"/>
            <w:right w:val="none" w:sz="0" w:space="0" w:color="auto"/>
          </w:divBdr>
        </w:div>
        <w:div w:id="754521464">
          <w:marLeft w:val="640"/>
          <w:marRight w:val="0"/>
          <w:marTop w:val="0"/>
          <w:marBottom w:val="0"/>
          <w:divBdr>
            <w:top w:val="none" w:sz="0" w:space="0" w:color="auto"/>
            <w:left w:val="none" w:sz="0" w:space="0" w:color="auto"/>
            <w:bottom w:val="none" w:sz="0" w:space="0" w:color="auto"/>
            <w:right w:val="none" w:sz="0" w:space="0" w:color="auto"/>
          </w:divBdr>
        </w:div>
        <w:div w:id="647325664">
          <w:marLeft w:val="640"/>
          <w:marRight w:val="0"/>
          <w:marTop w:val="0"/>
          <w:marBottom w:val="0"/>
          <w:divBdr>
            <w:top w:val="none" w:sz="0" w:space="0" w:color="auto"/>
            <w:left w:val="none" w:sz="0" w:space="0" w:color="auto"/>
            <w:bottom w:val="none" w:sz="0" w:space="0" w:color="auto"/>
            <w:right w:val="none" w:sz="0" w:space="0" w:color="auto"/>
          </w:divBdr>
        </w:div>
        <w:div w:id="55587653">
          <w:marLeft w:val="640"/>
          <w:marRight w:val="0"/>
          <w:marTop w:val="0"/>
          <w:marBottom w:val="0"/>
          <w:divBdr>
            <w:top w:val="none" w:sz="0" w:space="0" w:color="auto"/>
            <w:left w:val="none" w:sz="0" w:space="0" w:color="auto"/>
            <w:bottom w:val="none" w:sz="0" w:space="0" w:color="auto"/>
            <w:right w:val="none" w:sz="0" w:space="0" w:color="auto"/>
          </w:divBdr>
        </w:div>
        <w:div w:id="1908104014">
          <w:marLeft w:val="640"/>
          <w:marRight w:val="0"/>
          <w:marTop w:val="0"/>
          <w:marBottom w:val="0"/>
          <w:divBdr>
            <w:top w:val="none" w:sz="0" w:space="0" w:color="auto"/>
            <w:left w:val="none" w:sz="0" w:space="0" w:color="auto"/>
            <w:bottom w:val="none" w:sz="0" w:space="0" w:color="auto"/>
            <w:right w:val="none" w:sz="0" w:space="0" w:color="auto"/>
          </w:divBdr>
        </w:div>
        <w:div w:id="164446589">
          <w:marLeft w:val="640"/>
          <w:marRight w:val="0"/>
          <w:marTop w:val="0"/>
          <w:marBottom w:val="0"/>
          <w:divBdr>
            <w:top w:val="none" w:sz="0" w:space="0" w:color="auto"/>
            <w:left w:val="none" w:sz="0" w:space="0" w:color="auto"/>
            <w:bottom w:val="none" w:sz="0" w:space="0" w:color="auto"/>
            <w:right w:val="none" w:sz="0" w:space="0" w:color="auto"/>
          </w:divBdr>
        </w:div>
        <w:div w:id="118844504">
          <w:marLeft w:val="640"/>
          <w:marRight w:val="0"/>
          <w:marTop w:val="0"/>
          <w:marBottom w:val="0"/>
          <w:divBdr>
            <w:top w:val="none" w:sz="0" w:space="0" w:color="auto"/>
            <w:left w:val="none" w:sz="0" w:space="0" w:color="auto"/>
            <w:bottom w:val="none" w:sz="0" w:space="0" w:color="auto"/>
            <w:right w:val="none" w:sz="0" w:space="0" w:color="auto"/>
          </w:divBdr>
        </w:div>
        <w:div w:id="1168250223">
          <w:marLeft w:val="640"/>
          <w:marRight w:val="0"/>
          <w:marTop w:val="0"/>
          <w:marBottom w:val="0"/>
          <w:divBdr>
            <w:top w:val="none" w:sz="0" w:space="0" w:color="auto"/>
            <w:left w:val="none" w:sz="0" w:space="0" w:color="auto"/>
            <w:bottom w:val="none" w:sz="0" w:space="0" w:color="auto"/>
            <w:right w:val="none" w:sz="0" w:space="0" w:color="auto"/>
          </w:divBdr>
        </w:div>
        <w:div w:id="668605503">
          <w:marLeft w:val="640"/>
          <w:marRight w:val="0"/>
          <w:marTop w:val="0"/>
          <w:marBottom w:val="0"/>
          <w:divBdr>
            <w:top w:val="none" w:sz="0" w:space="0" w:color="auto"/>
            <w:left w:val="none" w:sz="0" w:space="0" w:color="auto"/>
            <w:bottom w:val="none" w:sz="0" w:space="0" w:color="auto"/>
            <w:right w:val="none" w:sz="0" w:space="0" w:color="auto"/>
          </w:divBdr>
        </w:div>
        <w:div w:id="1696035414">
          <w:marLeft w:val="640"/>
          <w:marRight w:val="0"/>
          <w:marTop w:val="0"/>
          <w:marBottom w:val="0"/>
          <w:divBdr>
            <w:top w:val="none" w:sz="0" w:space="0" w:color="auto"/>
            <w:left w:val="none" w:sz="0" w:space="0" w:color="auto"/>
            <w:bottom w:val="none" w:sz="0" w:space="0" w:color="auto"/>
            <w:right w:val="none" w:sz="0" w:space="0" w:color="auto"/>
          </w:divBdr>
        </w:div>
        <w:div w:id="840776965">
          <w:marLeft w:val="640"/>
          <w:marRight w:val="0"/>
          <w:marTop w:val="0"/>
          <w:marBottom w:val="0"/>
          <w:divBdr>
            <w:top w:val="none" w:sz="0" w:space="0" w:color="auto"/>
            <w:left w:val="none" w:sz="0" w:space="0" w:color="auto"/>
            <w:bottom w:val="none" w:sz="0" w:space="0" w:color="auto"/>
            <w:right w:val="none" w:sz="0" w:space="0" w:color="auto"/>
          </w:divBdr>
        </w:div>
        <w:div w:id="924804996">
          <w:marLeft w:val="640"/>
          <w:marRight w:val="0"/>
          <w:marTop w:val="0"/>
          <w:marBottom w:val="0"/>
          <w:divBdr>
            <w:top w:val="none" w:sz="0" w:space="0" w:color="auto"/>
            <w:left w:val="none" w:sz="0" w:space="0" w:color="auto"/>
            <w:bottom w:val="none" w:sz="0" w:space="0" w:color="auto"/>
            <w:right w:val="none" w:sz="0" w:space="0" w:color="auto"/>
          </w:divBdr>
        </w:div>
        <w:div w:id="599606872">
          <w:marLeft w:val="640"/>
          <w:marRight w:val="0"/>
          <w:marTop w:val="0"/>
          <w:marBottom w:val="0"/>
          <w:divBdr>
            <w:top w:val="none" w:sz="0" w:space="0" w:color="auto"/>
            <w:left w:val="none" w:sz="0" w:space="0" w:color="auto"/>
            <w:bottom w:val="none" w:sz="0" w:space="0" w:color="auto"/>
            <w:right w:val="none" w:sz="0" w:space="0" w:color="auto"/>
          </w:divBdr>
        </w:div>
        <w:div w:id="1531183300">
          <w:marLeft w:val="640"/>
          <w:marRight w:val="0"/>
          <w:marTop w:val="0"/>
          <w:marBottom w:val="0"/>
          <w:divBdr>
            <w:top w:val="none" w:sz="0" w:space="0" w:color="auto"/>
            <w:left w:val="none" w:sz="0" w:space="0" w:color="auto"/>
            <w:bottom w:val="none" w:sz="0" w:space="0" w:color="auto"/>
            <w:right w:val="none" w:sz="0" w:space="0" w:color="auto"/>
          </w:divBdr>
        </w:div>
      </w:divsChild>
    </w:div>
    <w:div w:id="1163157671">
      <w:bodyDiv w:val="1"/>
      <w:marLeft w:val="0"/>
      <w:marRight w:val="0"/>
      <w:marTop w:val="0"/>
      <w:marBottom w:val="0"/>
      <w:divBdr>
        <w:top w:val="none" w:sz="0" w:space="0" w:color="auto"/>
        <w:left w:val="none" w:sz="0" w:space="0" w:color="auto"/>
        <w:bottom w:val="none" w:sz="0" w:space="0" w:color="auto"/>
        <w:right w:val="none" w:sz="0" w:space="0" w:color="auto"/>
      </w:divBdr>
    </w:div>
    <w:div w:id="1164666117">
      <w:bodyDiv w:val="1"/>
      <w:marLeft w:val="0"/>
      <w:marRight w:val="0"/>
      <w:marTop w:val="0"/>
      <w:marBottom w:val="0"/>
      <w:divBdr>
        <w:top w:val="none" w:sz="0" w:space="0" w:color="auto"/>
        <w:left w:val="none" w:sz="0" w:space="0" w:color="auto"/>
        <w:bottom w:val="none" w:sz="0" w:space="0" w:color="auto"/>
        <w:right w:val="none" w:sz="0" w:space="0" w:color="auto"/>
      </w:divBdr>
    </w:div>
    <w:div w:id="1198811118">
      <w:bodyDiv w:val="1"/>
      <w:marLeft w:val="0"/>
      <w:marRight w:val="0"/>
      <w:marTop w:val="0"/>
      <w:marBottom w:val="0"/>
      <w:divBdr>
        <w:top w:val="none" w:sz="0" w:space="0" w:color="auto"/>
        <w:left w:val="none" w:sz="0" w:space="0" w:color="auto"/>
        <w:bottom w:val="none" w:sz="0" w:space="0" w:color="auto"/>
        <w:right w:val="none" w:sz="0" w:space="0" w:color="auto"/>
      </w:divBdr>
    </w:div>
    <w:div w:id="1201864909">
      <w:bodyDiv w:val="1"/>
      <w:marLeft w:val="0"/>
      <w:marRight w:val="0"/>
      <w:marTop w:val="0"/>
      <w:marBottom w:val="0"/>
      <w:divBdr>
        <w:top w:val="none" w:sz="0" w:space="0" w:color="auto"/>
        <w:left w:val="none" w:sz="0" w:space="0" w:color="auto"/>
        <w:bottom w:val="none" w:sz="0" w:space="0" w:color="auto"/>
        <w:right w:val="none" w:sz="0" w:space="0" w:color="auto"/>
      </w:divBdr>
      <w:divsChild>
        <w:div w:id="1450473834">
          <w:marLeft w:val="640"/>
          <w:marRight w:val="0"/>
          <w:marTop w:val="0"/>
          <w:marBottom w:val="0"/>
          <w:divBdr>
            <w:top w:val="none" w:sz="0" w:space="0" w:color="auto"/>
            <w:left w:val="none" w:sz="0" w:space="0" w:color="auto"/>
            <w:bottom w:val="none" w:sz="0" w:space="0" w:color="auto"/>
            <w:right w:val="none" w:sz="0" w:space="0" w:color="auto"/>
          </w:divBdr>
        </w:div>
        <w:div w:id="2003854765">
          <w:marLeft w:val="640"/>
          <w:marRight w:val="0"/>
          <w:marTop w:val="0"/>
          <w:marBottom w:val="0"/>
          <w:divBdr>
            <w:top w:val="none" w:sz="0" w:space="0" w:color="auto"/>
            <w:left w:val="none" w:sz="0" w:space="0" w:color="auto"/>
            <w:bottom w:val="none" w:sz="0" w:space="0" w:color="auto"/>
            <w:right w:val="none" w:sz="0" w:space="0" w:color="auto"/>
          </w:divBdr>
        </w:div>
        <w:div w:id="794906131">
          <w:marLeft w:val="640"/>
          <w:marRight w:val="0"/>
          <w:marTop w:val="0"/>
          <w:marBottom w:val="0"/>
          <w:divBdr>
            <w:top w:val="none" w:sz="0" w:space="0" w:color="auto"/>
            <w:left w:val="none" w:sz="0" w:space="0" w:color="auto"/>
            <w:bottom w:val="none" w:sz="0" w:space="0" w:color="auto"/>
            <w:right w:val="none" w:sz="0" w:space="0" w:color="auto"/>
          </w:divBdr>
        </w:div>
        <w:div w:id="165092819">
          <w:marLeft w:val="640"/>
          <w:marRight w:val="0"/>
          <w:marTop w:val="0"/>
          <w:marBottom w:val="0"/>
          <w:divBdr>
            <w:top w:val="none" w:sz="0" w:space="0" w:color="auto"/>
            <w:left w:val="none" w:sz="0" w:space="0" w:color="auto"/>
            <w:bottom w:val="none" w:sz="0" w:space="0" w:color="auto"/>
            <w:right w:val="none" w:sz="0" w:space="0" w:color="auto"/>
          </w:divBdr>
        </w:div>
        <w:div w:id="178813207">
          <w:marLeft w:val="640"/>
          <w:marRight w:val="0"/>
          <w:marTop w:val="0"/>
          <w:marBottom w:val="0"/>
          <w:divBdr>
            <w:top w:val="none" w:sz="0" w:space="0" w:color="auto"/>
            <w:left w:val="none" w:sz="0" w:space="0" w:color="auto"/>
            <w:bottom w:val="none" w:sz="0" w:space="0" w:color="auto"/>
            <w:right w:val="none" w:sz="0" w:space="0" w:color="auto"/>
          </w:divBdr>
        </w:div>
        <w:div w:id="1468400679">
          <w:marLeft w:val="640"/>
          <w:marRight w:val="0"/>
          <w:marTop w:val="0"/>
          <w:marBottom w:val="0"/>
          <w:divBdr>
            <w:top w:val="none" w:sz="0" w:space="0" w:color="auto"/>
            <w:left w:val="none" w:sz="0" w:space="0" w:color="auto"/>
            <w:bottom w:val="none" w:sz="0" w:space="0" w:color="auto"/>
            <w:right w:val="none" w:sz="0" w:space="0" w:color="auto"/>
          </w:divBdr>
        </w:div>
        <w:div w:id="1316257563">
          <w:marLeft w:val="640"/>
          <w:marRight w:val="0"/>
          <w:marTop w:val="0"/>
          <w:marBottom w:val="0"/>
          <w:divBdr>
            <w:top w:val="none" w:sz="0" w:space="0" w:color="auto"/>
            <w:left w:val="none" w:sz="0" w:space="0" w:color="auto"/>
            <w:bottom w:val="none" w:sz="0" w:space="0" w:color="auto"/>
            <w:right w:val="none" w:sz="0" w:space="0" w:color="auto"/>
          </w:divBdr>
        </w:div>
        <w:div w:id="840315758">
          <w:marLeft w:val="640"/>
          <w:marRight w:val="0"/>
          <w:marTop w:val="0"/>
          <w:marBottom w:val="0"/>
          <w:divBdr>
            <w:top w:val="none" w:sz="0" w:space="0" w:color="auto"/>
            <w:left w:val="none" w:sz="0" w:space="0" w:color="auto"/>
            <w:bottom w:val="none" w:sz="0" w:space="0" w:color="auto"/>
            <w:right w:val="none" w:sz="0" w:space="0" w:color="auto"/>
          </w:divBdr>
        </w:div>
        <w:div w:id="114714459">
          <w:marLeft w:val="640"/>
          <w:marRight w:val="0"/>
          <w:marTop w:val="0"/>
          <w:marBottom w:val="0"/>
          <w:divBdr>
            <w:top w:val="none" w:sz="0" w:space="0" w:color="auto"/>
            <w:left w:val="none" w:sz="0" w:space="0" w:color="auto"/>
            <w:bottom w:val="none" w:sz="0" w:space="0" w:color="auto"/>
            <w:right w:val="none" w:sz="0" w:space="0" w:color="auto"/>
          </w:divBdr>
        </w:div>
        <w:div w:id="1455710019">
          <w:marLeft w:val="640"/>
          <w:marRight w:val="0"/>
          <w:marTop w:val="0"/>
          <w:marBottom w:val="0"/>
          <w:divBdr>
            <w:top w:val="none" w:sz="0" w:space="0" w:color="auto"/>
            <w:left w:val="none" w:sz="0" w:space="0" w:color="auto"/>
            <w:bottom w:val="none" w:sz="0" w:space="0" w:color="auto"/>
            <w:right w:val="none" w:sz="0" w:space="0" w:color="auto"/>
          </w:divBdr>
        </w:div>
        <w:div w:id="747308855">
          <w:marLeft w:val="640"/>
          <w:marRight w:val="0"/>
          <w:marTop w:val="0"/>
          <w:marBottom w:val="0"/>
          <w:divBdr>
            <w:top w:val="none" w:sz="0" w:space="0" w:color="auto"/>
            <w:left w:val="none" w:sz="0" w:space="0" w:color="auto"/>
            <w:bottom w:val="none" w:sz="0" w:space="0" w:color="auto"/>
            <w:right w:val="none" w:sz="0" w:space="0" w:color="auto"/>
          </w:divBdr>
        </w:div>
        <w:div w:id="956183788">
          <w:marLeft w:val="640"/>
          <w:marRight w:val="0"/>
          <w:marTop w:val="0"/>
          <w:marBottom w:val="0"/>
          <w:divBdr>
            <w:top w:val="none" w:sz="0" w:space="0" w:color="auto"/>
            <w:left w:val="none" w:sz="0" w:space="0" w:color="auto"/>
            <w:bottom w:val="none" w:sz="0" w:space="0" w:color="auto"/>
            <w:right w:val="none" w:sz="0" w:space="0" w:color="auto"/>
          </w:divBdr>
        </w:div>
        <w:div w:id="144318475">
          <w:marLeft w:val="640"/>
          <w:marRight w:val="0"/>
          <w:marTop w:val="0"/>
          <w:marBottom w:val="0"/>
          <w:divBdr>
            <w:top w:val="none" w:sz="0" w:space="0" w:color="auto"/>
            <w:left w:val="none" w:sz="0" w:space="0" w:color="auto"/>
            <w:bottom w:val="none" w:sz="0" w:space="0" w:color="auto"/>
            <w:right w:val="none" w:sz="0" w:space="0" w:color="auto"/>
          </w:divBdr>
        </w:div>
        <w:div w:id="1274509773">
          <w:marLeft w:val="640"/>
          <w:marRight w:val="0"/>
          <w:marTop w:val="0"/>
          <w:marBottom w:val="0"/>
          <w:divBdr>
            <w:top w:val="none" w:sz="0" w:space="0" w:color="auto"/>
            <w:left w:val="none" w:sz="0" w:space="0" w:color="auto"/>
            <w:bottom w:val="none" w:sz="0" w:space="0" w:color="auto"/>
            <w:right w:val="none" w:sz="0" w:space="0" w:color="auto"/>
          </w:divBdr>
        </w:div>
        <w:div w:id="1229416205">
          <w:marLeft w:val="640"/>
          <w:marRight w:val="0"/>
          <w:marTop w:val="0"/>
          <w:marBottom w:val="0"/>
          <w:divBdr>
            <w:top w:val="none" w:sz="0" w:space="0" w:color="auto"/>
            <w:left w:val="none" w:sz="0" w:space="0" w:color="auto"/>
            <w:bottom w:val="none" w:sz="0" w:space="0" w:color="auto"/>
            <w:right w:val="none" w:sz="0" w:space="0" w:color="auto"/>
          </w:divBdr>
        </w:div>
        <w:div w:id="919173797">
          <w:marLeft w:val="640"/>
          <w:marRight w:val="0"/>
          <w:marTop w:val="0"/>
          <w:marBottom w:val="0"/>
          <w:divBdr>
            <w:top w:val="none" w:sz="0" w:space="0" w:color="auto"/>
            <w:left w:val="none" w:sz="0" w:space="0" w:color="auto"/>
            <w:bottom w:val="none" w:sz="0" w:space="0" w:color="auto"/>
            <w:right w:val="none" w:sz="0" w:space="0" w:color="auto"/>
          </w:divBdr>
        </w:div>
        <w:div w:id="1646860399">
          <w:marLeft w:val="640"/>
          <w:marRight w:val="0"/>
          <w:marTop w:val="0"/>
          <w:marBottom w:val="0"/>
          <w:divBdr>
            <w:top w:val="none" w:sz="0" w:space="0" w:color="auto"/>
            <w:left w:val="none" w:sz="0" w:space="0" w:color="auto"/>
            <w:bottom w:val="none" w:sz="0" w:space="0" w:color="auto"/>
            <w:right w:val="none" w:sz="0" w:space="0" w:color="auto"/>
          </w:divBdr>
        </w:div>
        <w:div w:id="1053044986">
          <w:marLeft w:val="640"/>
          <w:marRight w:val="0"/>
          <w:marTop w:val="0"/>
          <w:marBottom w:val="0"/>
          <w:divBdr>
            <w:top w:val="none" w:sz="0" w:space="0" w:color="auto"/>
            <w:left w:val="none" w:sz="0" w:space="0" w:color="auto"/>
            <w:bottom w:val="none" w:sz="0" w:space="0" w:color="auto"/>
            <w:right w:val="none" w:sz="0" w:space="0" w:color="auto"/>
          </w:divBdr>
        </w:div>
        <w:div w:id="1709842359">
          <w:marLeft w:val="640"/>
          <w:marRight w:val="0"/>
          <w:marTop w:val="0"/>
          <w:marBottom w:val="0"/>
          <w:divBdr>
            <w:top w:val="none" w:sz="0" w:space="0" w:color="auto"/>
            <w:left w:val="none" w:sz="0" w:space="0" w:color="auto"/>
            <w:bottom w:val="none" w:sz="0" w:space="0" w:color="auto"/>
            <w:right w:val="none" w:sz="0" w:space="0" w:color="auto"/>
          </w:divBdr>
        </w:div>
        <w:div w:id="130901406">
          <w:marLeft w:val="640"/>
          <w:marRight w:val="0"/>
          <w:marTop w:val="0"/>
          <w:marBottom w:val="0"/>
          <w:divBdr>
            <w:top w:val="none" w:sz="0" w:space="0" w:color="auto"/>
            <w:left w:val="none" w:sz="0" w:space="0" w:color="auto"/>
            <w:bottom w:val="none" w:sz="0" w:space="0" w:color="auto"/>
            <w:right w:val="none" w:sz="0" w:space="0" w:color="auto"/>
          </w:divBdr>
        </w:div>
        <w:div w:id="1053381531">
          <w:marLeft w:val="640"/>
          <w:marRight w:val="0"/>
          <w:marTop w:val="0"/>
          <w:marBottom w:val="0"/>
          <w:divBdr>
            <w:top w:val="none" w:sz="0" w:space="0" w:color="auto"/>
            <w:left w:val="none" w:sz="0" w:space="0" w:color="auto"/>
            <w:bottom w:val="none" w:sz="0" w:space="0" w:color="auto"/>
            <w:right w:val="none" w:sz="0" w:space="0" w:color="auto"/>
          </w:divBdr>
        </w:div>
      </w:divsChild>
    </w:div>
    <w:div w:id="1204824475">
      <w:bodyDiv w:val="1"/>
      <w:marLeft w:val="0"/>
      <w:marRight w:val="0"/>
      <w:marTop w:val="0"/>
      <w:marBottom w:val="0"/>
      <w:divBdr>
        <w:top w:val="none" w:sz="0" w:space="0" w:color="auto"/>
        <w:left w:val="none" w:sz="0" w:space="0" w:color="auto"/>
        <w:bottom w:val="none" w:sz="0" w:space="0" w:color="auto"/>
        <w:right w:val="none" w:sz="0" w:space="0" w:color="auto"/>
      </w:divBdr>
    </w:div>
    <w:div w:id="1206985853">
      <w:bodyDiv w:val="1"/>
      <w:marLeft w:val="0"/>
      <w:marRight w:val="0"/>
      <w:marTop w:val="0"/>
      <w:marBottom w:val="0"/>
      <w:divBdr>
        <w:top w:val="none" w:sz="0" w:space="0" w:color="auto"/>
        <w:left w:val="none" w:sz="0" w:space="0" w:color="auto"/>
        <w:bottom w:val="none" w:sz="0" w:space="0" w:color="auto"/>
        <w:right w:val="none" w:sz="0" w:space="0" w:color="auto"/>
      </w:divBdr>
    </w:div>
    <w:div w:id="1247611895">
      <w:bodyDiv w:val="1"/>
      <w:marLeft w:val="0"/>
      <w:marRight w:val="0"/>
      <w:marTop w:val="0"/>
      <w:marBottom w:val="0"/>
      <w:divBdr>
        <w:top w:val="none" w:sz="0" w:space="0" w:color="auto"/>
        <w:left w:val="none" w:sz="0" w:space="0" w:color="auto"/>
        <w:bottom w:val="none" w:sz="0" w:space="0" w:color="auto"/>
        <w:right w:val="none" w:sz="0" w:space="0" w:color="auto"/>
      </w:divBdr>
    </w:div>
    <w:div w:id="1264339118">
      <w:bodyDiv w:val="1"/>
      <w:marLeft w:val="0"/>
      <w:marRight w:val="0"/>
      <w:marTop w:val="0"/>
      <w:marBottom w:val="0"/>
      <w:divBdr>
        <w:top w:val="none" w:sz="0" w:space="0" w:color="auto"/>
        <w:left w:val="none" w:sz="0" w:space="0" w:color="auto"/>
        <w:bottom w:val="none" w:sz="0" w:space="0" w:color="auto"/>
        <w:right w:val="none" w:sz="0" w:space="0" w:color="auto"/>
      </w:divBdr>
    </w:div>
    <w:div w:id="1280573682">
      <w:bodyDiv w:val="1"/>
      <w:marLeft w:val="0"/>
      <w:marRight w:val="0"/>
      <w:marTop w:val="0"/>
      <w:marBottom w:val="0"/>
      <w:divBdr>
        <w:top w:val="none" w:sz="0" w:space="0" w:color="auto"/>
        <w:left w:val="none" w:sz="0" w:space="0" w:color="auto"/>
        <w:bottom w:val="none" w:sz="0" w:space="0" w:color="auto"/>
        <w:right w:val="none" w:sz="0" w:space="0" w:color="auto"/>
      </w:divBdr>
      <w:divsChild>
        <w:div w:id="1947077857">
          <w:marLeft w:val="0"/>
          <w:marRight w:val="0"/>
          <w:marTop w:val="0"/>
          <w:marBottom w:val="0"/>
          <w:divBdr>
            <w:top w:val="none" w:sz="0" w:space="0" w:color="auto"/>
            <w:left w:val="none" w:sz="0" w:space="0" w:color="auto"/>
            <w:bottom w:val="none" w:sz="0" w:space="0" w:color="auto"/>
            <w:right w:val="none" w:sz="0" w:space="0" w:color="auto"/>
          </w:divBdr>
        </w:div>
        <w:div w:id="1621953644">
          <w:marLeft w:val="0"/>
          <w:marRight w:val="0"/>
          <w:marTop w:val="0"/>
          <w:marBottom w:val="0"/>
          <w:divBdr>
            <w:top w:val="none" w:sz="0" w:space="0" w:color="auto"/>
            <w:left w:val="none" w:sz="0" w:space="0" w:color="auto"/>
            <w:bottom w:val="none" w:sz="0" w:space="0" w:color="auto"/>
            <w:right w:val="none" w:sz="0" w:space="0" w:color="auto"/>
          </w:divBdr>
        </w:div>
        <w:div w:id="432670955">
          <w:marLeft w:val="0"/>
          <w:marRight w:val="0"/>
          <w:marTop w:val="0"/>
          <w:marBottom w:val="0"/>
          <w:divBdr>
            <w:top w:val="none" w:sz="0" w:space="0" w:color="auto"/>
            <w:left w:val="none" w:sz="0" w:space="0" w:color="auto"/>
            <w:bottom w:val="none" w:sz="0" w:space="0" w:color="auto"/>
            <w:right w:val="none" w:sz="0" w:space="0" w:color="auto"/>
          </w:divBdr>
        </w:div>
        <w:div w:id="1895577761">
          <w:marLeft w:val="0"/>
          <w:marRight w:val="0"/>
          <w:marTop w:val="0"/>
          <w:marBottom w:val="0"/>
          <w:divBdr>
            <w:top w:val="none" w:sz="0" w:space="0" w:color="auto"/>
            <w:left w:val="none" w:sz="0" w:space="0" w:color="auto"/>
            <w:bottom w:val="none" w:sz="0" w:space="0" w:color="auto"/>
            <w:right w:val="none" w:sz="0" w:space="0" w:color="auto"/>
          </w:divBdr>
        </w:div>
        <w:div w:id="191385947">
          <w:marLeft w:val="0"/>
          <w:marRight w:val="0"/>
          <w:marTop w:val="0"/>
          <w:marBottom w:val="0"/>
          <w:divBdr>
            <w:top w:val="none" w:sz="0" w:space="0" w:color="auto"/>
            <w:left w:val="none" w:sz="0" w:space="0" w:color="auto"/>
            <w:bottom w:val="none" w:sz="0" w:space="0" w:color="auto"/>
            <w:right w:val="none" w:sz="0" w:space="0" w:color="auto"/>
          </w:divBdr>
        </w:div>
        <w:div w:id="1438603497">
          <w:marLeft w:val="0"/>
          <w:marRight w:val="0"/>
          <w:marTop w:val="0"/>
          <w:marBottom w:val="0"/>
          <w:divBdr>
            <w:top w:val="none" w:sz="0" w:space="0" w:color="auto"/>
            <w:left w:val="none" w:sz="0" w:space="0" w:color="auto"/>
            <w:bottom w:val="none" w:sz="0" w:space="0" w:color="auto"/>
            <w:right w:val="none" w:sz="0" w:space="0" w:color="auto"/>
          </w:divBdr>
        </w:div>
        <w:div w:id="1725368025">
          <w:marLeft w:val="0"/>
          <w:marRight w:val="0"/>
          <w:marTop w:val="0"/>
          <w:marBottom w:val="0"/>
          <w:divBdr>
            <w:top w:val="none" w:sz="0" w:space="0" w:color="auto"/>
            <w:left w:val="none" w:sz="0" w:space="0" w:color="auto"/>
            <w:bottom w:val="none" w:sz="0" w:space="0" w:color="auto"/>
            <w:right w:val="none" w:sz="0" w:space="0" w:color="auto"/>
          </w:divBdr>
        </w:div>
        <w:div w:id="128255944">
          <w:marLeft w:val="0"/>
          <w:marRight w:val="0"/>
          <w:marTop w:val="0"/>
          <w:marBottom w:val="0"/>
          <w:divBdr>
            <w:top w:val="none" w:sz="0" w:space="0" w:color="auto"/>
            <w:left w:val="none" w:sz="0" w:space="0" w:color="auto"/>
            <w:bottom w:val="none" w:sz="0" w:space="0" w:color="auto"/>
            <w:right w:val="none" w:sz="0" w:space="0" w:color="auto"/>
          </w:divBdr>
        </w:div>
        <w:div w:id="1675767285">
          <w:marLeft w:val="0"/>
          <w:marRight w:val="0"/>
          <w:marTop w:val="0"/>
          <w:marBottom w:val="0"/>
          <w:divBdr>
            <w:top w:val="none" w:sz="0" w:space="0" w:color="auto"/>
            <w:left w:val="none" w:sz="0" w:space="0" w:color="auto"/>
            <w:bottom w:val="none" w:sz="0" w:space="0" w:color="auto"/>
            <w:right w:val="none" w:sz="0" w:space="0" w:color="auto"/>
          </w:divBdr>
        </w:div>
        <w:div w:id="500394225">
          <w:marLeft w:val="0"/>
          <w:marRight w:val="0"/>
          <w:marTop w:val="0"/>
          <w:marBottom w:val="0"/>
          <w:divBdr>
            <w:top w:val="none" w:sz="0" w:space="0" w:color="auto"/>
            <w:left w:val="none" w:sz="0" w:space="0" w:color="auto"/>
            <w:bottom w:val="none" w:sz="0" w:space="0" w:color="auto"/>
            <w:right w:val="none" w:sz="0" w:space="0" w:color="auto"/>
          </w:divBdr>
        </w:div>
        <w:div w:id="756825917">
          <w:marLeft w:val="0"/>
          <w:marRight w:val="0"/>
          <w:marTop w:val="0"/>
          <w:marBottom w:val="0"/>
          <w:divBdr>
            <w:top w:val="none" w:sz="0" w:space="0" w:color="auto"/>
            <w:left w:val="none" w:sz="0" w:space="0" w:color="auto"/>
            <w:bottom w:val="none" w:sz="0" w:space="0" w:color="auto"/>
            <w:right w:val="none" w:sz="0" w:space="0" w:color="auto"/>
          </w:divBdr>
        </w:div>
        <w:div w:id="1356614542">
          <w:marLeft w:val="0"/>
          <w:marRight w:val="0"/>
          <w:marTop w:val="0"/>
          <w:marBottom w:val="0"/>
          <w:divBdr>
            <w:top w:val="none" w:sz="0" w:space="0" w:color="auto"/>
            <w:left w:val="none" w:sz="0" w:space="0" w:color="auto"/>
            <w:bottom w:val="none" w:sz="0" w:space="0" w:color="auto"/>
            <w:right w:val="none" w:sz="0" w:space="0" w:color="auto"/>
          </w:divBdr>
        </w:div>
        <w:div w:id="1635990407">
          <w:marLeft w:val="0"/>
          <w:marRight w:val="0"/>
          <w:marTop w:val="0"/>
          <w:marBottom w:val="0"/>
          <w:divBdr>
            <w:top w:val="none" w:sz="0" w:space="0" w:color="auto"/>
            <w:left w:val="none" w:sz="0" w:space="0" w:color="auto"/>
            <w:bottom w:val="none" w:sz="0" w:space="0" w:color="auto"/>
            <w:right w:val="none" w:sz="0" w:space="0" w:color="auto"/>
          </w:divBdr>
        </w:div>
        <w:div w:id="601836802">
          <w:marLeft w:val="0"/>
          <w:marRight w:val="0"/>
          <w:marTop w:val="0"/>
          <w:marBottom w:val="0"/>
          <w:divBdr>
            <w:top w:val="none" w:sz="0" w:space="0" w:color="auto"/>
            <w:left w:val="none" w:sz="0" w:space="0" w:color="auto"/>
            <w:bottom w:val="none" w:sz="0" w:space="0" w:color="auto"/>
            <w:right w:val="none" w:sz="0" w:space="0" w:color="auto"/>
          </w:divBdr>
        </w:div>
        <w:div w:id="307365750">
          <w:marLeft w:val="0"/>
          <w:marRight w:val="0"/>
          <w:marTop w:val="0"/>
          <w:marBottom w:val="0"/>
          <w:divBdr>
            <w:top w:val="none" w:sz="0" w:space="0" w:color="auto"/>
            <w:left w:val="none" w:sz="0" w:space="0" w:color="auto"/>
            <w:bottom w:val="none" w:sz="0" w:space="0" w:color="auto"/>
            <w:right w:val="none" w:sz="0" w:space="0" w:color="auto"/>
          </w:divBdr>
        </w:div>
      </w:divsChild>
    </w:div>
    <w:div w:id="1281498925">
      <w:bodyDiv w:val="1"/>
      <w:marLeft w:val="0"/>
      <w:marRight w:val="0"/>
      <w:marTop w:val="0"/>
      <w:marBottom w:val="0"/>
      <w:divBdr>
        <w:top w:val="none" w:sz="0" w:space="0" w:color="auto"/>
        <w:left w:val="none" w:sz="0" w:space="0" w:color="auto"/>
        <w:bottom w:val="none" w:sz="0" w:space="0" w:color="auto"/>
        <w:right w:val="none" w:sz="0" w:space="0" w:color="auto"/>
      </w:divBdr>
    </w:div>
    <w:div w:id="1292054851">
      <w:bodyDiv w:val="1"/>
      <w:marLeft w:val="0"/>
      <w:marRight w:val="0"/>
      <w:marTop w:val="0"/>
      <w:marBottom w:val="0"/>
      <w:divBdr>
        <w:top w:val="none" w:sz="0" w:space="0" w:color="auto"/>
        <w:left w:val="none" w:sz="0" w:space="0" w:color="auto"/>
        <w:bottom w:val="none" w:sz="0" w:space="0" w:color="auto"/>
        <w:right w:val="none" w:sz="0" w:space="0" w:color="auto"/>
      </w:divBdr>
    </w:div>
    <w:div w:id="1292898965">
      <w:bodyDiv w:val="1"/>
      <w:marLeft w:val="0"/>
      <w:marRight w:val="0"/>
      <w:marTop w:val="0"/>
      <w:marBottom w:val="0"/>
      <w:divBdr>
        <w:top w:val="none" w:sz="0" w:space="0" w:color="auto"/>
        <w:left w:val="none" w:sz="0" w:space="0" w:color="auto"/>
        <w:bottom w:val="none" w:sz="0" w:space="0" w:color="auto"/>
        <w:right w:val="none" w:sz="0" w:space="0" w:color="auto"/>
      </w:divBdr>
      <w:divsChild>
        <w:div w:id="400451264">
          <w:marLeft w:val="640"/>
          <w:marRight w:val="0"/>
          <w:marTop w:val="0"/>
          <w:marBottom w:val="0"/>
          <w:divBdr>
            <w:top w:val="none" w:sz="0" w:space="0" w:color="auto"/>
            <w:left w:val="none" w:sz="0" w:space="0" w:color="auto"/>
            <w:bottom w:val="none" w:sz="0" w:space="0" w:color="auto"/>
            <w:right w:val="none" w:sz="0" w:space="0" w:color="auto"/>
          </w:divBdr>
        </w:div>
        <w:div w:id="317076227">
          <w:marLeft w:val="640"/>
          <w:marRight w:val="0"/>
          <w:marTop w:val="0"/>
          <w:marBottom w:val="0"/>
          <w:divBdr>
            <w:top w:val="none" w:sz="0" w:space="0" w:color="auto"/>
            <w:left w:val="none" w:sz="0" w:space="0" w:color="auto"/>
            <w:bottom w:val="none" w:sz="0" w:space="0" w:color="auto"/>
            <w:right w:val="none" w:sz="0" w:space="0" w:color="auto"/>
          </w:divBdr>
        </w:div>
        <w:div w:id="869876606">
          <w:marLeft w:val="640"/>
          <w:marRight w:val="0"/>
          <w:marTop w:val="0"/>
          <w:marBottom w:val="0"/>
          <w:divBdr>
            <w:top w:val="none" w:sz="0" w:space="0" w:color="auto"/>
            <w:left w:val="none" w:sz="0" w:space="0" w:color="auto"/>
            <w:bottom w:val="none" w:sz="0" w:space="0" w:color="auto"/>
            <w:right w:val="none" w:sz="0" w:space="0" w:color="auto"/>
          </w:divBdr>
        </w:div>
        <w:div w:id="2112041606">
          <w:marLeft w:val="640"/>
          <w:marRight w:val="0"/>
          <w:marTop w:val="0"/>
          <w:marBottom w:val="0"/>
          <w:divBdr>
            <w:top w:val="none" w:sz="0" w:space="0" w:color="auto"/>
            <w:left w:val="none" w:sz="0" w:space="0" w:color="auto"/>
            <w:bottom w:val="none" w:sz="0" w:space="0" w:color="auto"/>
            <w:right w:val="none" w:sz="0" w:space="0" w:color="auto"/>
          </w:divBdr>
        </w:div>
        <w:div w:id="2064406194">
          <w:marLeft w:val="640"/>
          <w:marRight w:val="0"/>
          <w:marTop w:val="0"/>
          <w:marBottom w:val="0"/>
          <w:divBdr>
            <w:top w:val="none" w:sz="0" w:space="0" w:color="auto"/>
            <w:left w:val="none" w:sz="0" w:space="0" w:color="auto"/>
            <w:bottom w:val="none" w:sz="0" w:space="0" w:color="auto"/>
            <w:right w:val="none" w:sz="0" w:space="0" w:color="auto"/>
          </w:divBdr>
        </w:div>
        <w:div w:id="588082149">
          <w:marLeft w:val="640"/>
          <w:marRight w:val="0"/>
          <w:marTop w:val="0"/>
          <w:marBottom w:val="0"/>
          <w:divBdr>
            <w:top w:val="none" w:sz="0" w:space="0" w:color="auto"/>
            <w:left w:val="none" w:sz="0" w:space="0" w:color="auto"/>
            <w:bottom w:val="none" w:sz="0" w:space="0" w:color="auto"/>
            <w:right w:val="none" w:sz="0" w:space="0" w:color="auto"/>
          </w:divBdr>
        </w:div>
        <w:div w:id="555048600">
          <w:marLeft w:val="640"/>
          <w:marRight w:val="0"/>
          <w:marTop w:val="0"/>
          <w:marBottom w:val="0"/>
          <w:divBdr>
            <w:top w:val="none" w:sz="0" w:space="0" w:color="auto"/>
            <w:left w:val="none" w:sz="0" w:space="0" w:color="auto"/>
            <w:bottom w:val="none" w:sz="0" w:space="0" w:color="auto"/>
            <w:right w:val="none" w:sz="0" w:space="0" w:color="auto"/>
          </w:divBdr>
        </w:div>
        <w:div w:id="1452701695">
          <w:marLeft w:val="640"/>
          <w:marRight w:val="0"/>
          <w:marTop w:val="0"/>
          <w:marBottom w:val="0"/>
          <w:divBdr>
            <w:top w:val="none" w:sz="0" w:space="0" w:color="auto"/>
            <w:left w:val="none" w:sz="0" w:space="0" w:color="auto"/>
            <w:bottom w:val="none" w:sz="0" w:space="0" w:color="auto"/>
            <w:right w:val="none" w:sz="0" w:space="0" w:color="auto"/>
          </w:divBdr>
        </w:div>
        <w:div w:id="1498767839">
          <w:marLeft w:val="640"/>
          <w:marRight w:val="0"/>
          <w:marTop w:val="0"/>
          <w:marBottom w:val="0"/>
          <w:divBdr>
            <w:top w:val="none" w:sz="0" w:space="0" w:color="auto"/>
            <w:left w:val="none" w:sz="0" w:space="0" w:color="auto"/>
            <w:bottom w:val="none" w:sz="0" w:space="0" w:color="auto"/>
            <w:right w:val="none" w:sz="0" w:space="0" w:color="auto"/>
          </w:divBdr>
        </w:div>
        <w:div w:id="2115204353">
          <w:marLeft w:val="640"/>
          <w:marRight w:val="0"/>
          <w:marTop w:val="0"/>
          <w:marBottom w:val="0"/>
          <w:divBdr>
            <w:top w:val="none" w:sz="0" w:space="0" w:color="auto"/>
            <w:left w:val="none" w:sz="0" w:space="0" w:color="auto"/>
            <w:bottom w:val="none" w:sz="0" w:space="0" w:color="auto"/>
            <w:right w:val="none" w:sz="0" w:space="0" w:color="auto"/>
          </w:divBdr>
        </w:div>
        <w:div w:id="1255943396">
          <w:marLeft w:val="640"/>
          <w:marRight w:val="0"/>
          <w:marTop w:val="0"/>
          <w:marBottom w:val="0"/>
          <w:divBdr>
            <w:top w:val="none" w:sz="0" w:space="0" w:color="auto"/>
            <w:left w:val="none" w:sz="0" w:space="0" w:color="auto"/>
            <w:bottom w:val="none" w:sz="0" w:space="0" w:color="auto"/>
            <w:right w:val="none" w:sz="0" w:space="0" w:color="auto"/>
          </w:divBdr>
        </w:div>
        <w:div w:id="1465388526">
          <w:marLeft w:val="640"/>
          <w:marRight w:val="0"/>
          <w:marTop w:val="0"/>
          <w:marBottom w:val="0"/>
          <w:divBdr>
            <w:top w:val="none" w:sz="0" w:space="0" w:color="auto"/>
            <w:left w:val="none" w:sz="0" w:space="0" w:color="auto"/>
            <w:bottom w:val="none" w:sz="0" w:space="0" w:color="auto"/>
            <w:right w:val="none" w:sz="0" w:space="0" w:color="auto"/>
          </w:divBdr>
        </w:div>
        <w:div w:id="1898738246">
          <w:marLeft w:val="640"/>
          <w:marRight w:val="0"/>
          <w:marTop w:val="0"/>
          <w:marBottom w:val="0"/>
          <w:divBdr>
            <w:top w:val="none" w:sz="0" w:space="0" w:color="auto"/>
            <w:left w:val="none" w:sz="0" w:space="0" w:color="auto"/>
            <w:bottom w:val="none" w:sz="0" w:space="0" w:color="auto"/>
            <w:right w:val="none" w:sz="0" w:space="0" w:color="auto"/>
          </w:divBdr>
        </w:div>
        <w:div w:id="1743991519">
          <w:marLeft w:val="640"/>
          <w:marRight w:val="0"/>
          <w:marTop w:val="0"/>
          <w:marBottom w:val="0"/>
          <w:divBdr>
            <w:top w:val="none" w:sz="0" w:space="0" w:color="auto"/>
            <w:left w:val="none" w:sz="0" w:space="0" w:color="auto"/>
            <w:bottom w:val="none" w:sz="0" w:space="0" w:color="auto"/>
            <w:right w:val="none" w:sz="0" w:space="0" w:color="auto"/>
          </w:divBdr>
        </w:div>
        <w:div w:id="1176110988">
          <w:marLeft w:val="640"/>
          <w:marRight w:val="0"/>
          <w:marTop w:val="0"/>
          <w:marBottom w:val="0"/>
          <w:divBdr>
            <w:top w:val="none" w:sz="0" w:space="0" w:color="auto"/>
            <w:left w:val="none" w:sz="0" w:space="0" w:color="auto"/>
            <w:bottom w:val="none" w:sz="0" w:space="0" w:color="auto"/>
            <w:right w:val="none" w:sz="0" w:space="0" w:color="auto"/>
          </w:divBdr>
        </w:div>
        <w:div w:id="980306916">
          <w:marLeft w:val="640"/>
          <w:marRight w:val="0"/>
          <w:marTop w:val="0"/>
          <w:marBottom w:val="0"/>
          <w:divBdr>
            <w:top w:val="none" w:sz="0" w:space="0" w:color="auto"/>
            <w:left w:val="none" w:sz="0" w:space="0" w:color="auto"/>
            <w:bottom w:val="none" w:sz="0" w:space="0" w:color="auto"/>
            <w:right w:val="none" w:sz="0" w:space="0" w:color="auto"/>
          </w:divBdr>
        </w:div>
        <w:div w:id="1187937579">
          <w:marLeft w:val="640"/>
          <w:marRight w:val="0"/>
          <w:marTop w:val="0"/>
          <w:marBottom w:val="0"/>
          <w:divBdr>
            <w:top w:val="none" w:sz="0" w:space="0" w:color="auto"/>
            <w:left w:val="none" w:sz="0" w:space="0" w:color="auto"/>
            <w:bottom w:val="none" w:sz="0" w:space="0" w:color="auto"/>
            <w:right w:val="none" w:sz="0" w:space="0" w:color="auto"/>
          </w:divBdr>
        </w:div>
        <w:div w:id="1959800424">
          <w:marLeft w:val="640"/>
          <w:marRight w:val="0"/>
          <w:marTop w:val="0"/>
          <w:marBottom w:val="0"/>
          <w:divBdr>
            <w:top w:val="none" w:sz="0" w:space="0" w:color="auto"/>
            <w:left w:val="none" w:sz="0" w:space="0" w:color="auto"/>
            <w:bottom w:val="none" w:sz="0" w:space="0" w:color="auto"/>
            <w:right w:val="none" w:sz="0" w:space="0" w:color="auto"/>
          </w:divBdr>
        </w:div>
        <w:div w:id="643629459">
          <w:marLeft w:val="640"/>
          <w:marRight w:val="0"/>
          <w:marTop w:val="0"/>
          <w:marBottom w:val="0"/>
          <w:divBdr>
            <w:top w:val="none" w:sz="0" w:space="0" w:color="auto"/>
            <w:left w:val="none" w:sz="0" w:space="0" w:color="auto"/>
            <w:bottom w:val="none" w:sz="0" w:space="0" w:color="auto"/>
            <w:right w:val="none" w:sz="0" w:space="0" w:color="auto"/>
          </w:divBdr>
        </w:div>
      </w:divsChild>
    </w:div>
    <w:div w:id="1301301058">
      <w:bodyDiv w:val="1"/>
      <w:marLeft w:val="0"/>
      <w:marRight w:val="0"/>
      <w:marTop w:val="0"/>
      <w:marBottom w:val="0"/>
      <w:divBdr>
        <w:top w:val="none" w:sz="0" w:space="0" w:color="auto"/>
        <w:left w:val="none" w:sz="0" w:space="0" w:color="auto"/>
        <w:bottom w:val="none" w:sz="0" w:space="0" w:color="auto"/>
        <w:right w:val="none" w:sz="0" w:space="0" w:color="auto"/>
      </w:divBdr>
      <w:divsChild>
        <w:div w:id="201795165">
          <w:marLeft w:val="0"/>
          <w:marRight w:val="0"/>
          <w:marTop w:val="0"/>
          <w:marBottom w:val="0"/>
          <w:divBdr>
            <w:top w:val="none" w:sz="0" w:space="0" w:color="auto"/>
            <w:left w:val="none" w:sz="0" w:space="0" w:color="auto"/>
            <w:bottom w:val="none" w:sz="0" w:space="0" w:color="auto"/>
            <w:right w:val="none" w:sz="0" w:space="0" w:color="auto"/>
          </w:divBdr>
        </w:div>
        <w:div w:id="212430549">
          <w:marLeft w:val="0"/>
          <w:marRight w:val="0"/>
          <w:marTop w:val="0"/>
          <w:marBottom w:val="0"/>
          <w:divBdr>
            <w:top w:val="none" w:sz="0" w:space="0" w:color="auto"/>
            <w:left w:val="none" w:sz="0" w:space="0" w:color="auto"/>
            <w:bottom w:val="none" w:sz="0" w:space="0" w:color="auto"/>
            <w:right w:val="none" w:sz="0" w:space="0" w:color="auto"/>
          </w:divBdr>
        </w:div>
        <w:div w:id="1878353868">
          <w:marLeft w:val="0"/>
          <w:marRight w:val="0"/>
          <w:marTop w:val="0"/>
          <w:marBottom w:val="0"/>
          <w:divBdr>
            <w:top w:val="none" w:sz="0" w:space="0" w:color="auto"/>
            <w:left w:val="none" w:sz="0" w:space="0" w:color="auto"/>
            <w:bottom w:val="none" w:sz="0" w:space="0" w:color="auto"/>
            <w:right w:val="none" w:sz="0" w:space="0" w:color="auto"/>
          </w:divBdr>
        </w:div>
        <w:div w:id="1755738652">
          <w:marLeft w:val="0"/>
          <w:marRight w:val="0"/>
          <w:marTop w:val="0"/>
          <w:marBottom w:val="0"/>
          <w:divBdr>
            <w:top w:val="none" w:sz="0" w:space="0" w:color="auto"/>
            <w:left w:val="none" w:sz="0" w:space="0" w:color="auto"/>
            <w:bottom w:val="none" w:sz="0" w:space="0" w:color="auto"/>
            <w:right w:val="none" w:sz="0" w:space="0" w:color="auto"/>
          </w:divBdr>
        </w:div>
        <w:div w:id="303124779">
          <w:marLeft w:val="0"/>
          <w:marRight w:val="0"/>
          <w:marTop w:val="0"/>
          <w:marBottom w:val="0"/>
          <w:divBdr>
            <w:top w:val="none" w:sz="0" w:space="0" w:color="auto"/>
            <w:left w:val="none" w:sz="0" w:space="0" w:color="auto"/>
            <w:bottom w:val="none" w:sz="0" w:space="0" w:color="auto"/>
            <w:right w:val="none" w:sz="0" w:space="0" w:color="auto"/>
          </w:divBdr>
        </w:div>
        <w:div w:id="596523028">
          <w:marLeft w:val="0"/>
          <w:marRight w:val="0"/>
          <w:marTop w:val="0"/>
          <w:marBottom w:val="0"/>
          <w:divBdr>
            <w:top w:val="none" w:sz="0" w:space="0" w:color="auto"/>
            <w:left w:val="none" w:sz="0" w:space="0" w:color="auto"/>
            <w:bottom w:val="none" w:sz="0" w:space="0" w:color="auto"/>
            <w:right w:val="none" w:sz="0" w:space="0" w:color="auto"/>
          </w:divBdr>
        </w:div>
        <w:div w:id="1089741729">
          <w:marLeft w:val="0"/>
          <w:marRight w:val="0"/>
          <w:marTop w:val="0"/>
          <w:marBottom w:val="0"/>
          <w:divBdr>
            <w:top w:val="none" w:sz="0" w:space="0" w:color="auto"/>
            <w:left w:val="none" w:sz="0" w:space="0" w:color="auto"/>
            <w:bottom w:val="none" w:sz="0" w:space="0" w:color="auto"/>
            <w:right w:val="none" w:sz="0" w:space="0" w:color="auto"/>
          </w:divBdr>
        </w:div>
        <w:div w:id="1685790835">
          <w:marLeft w:val="0"/>
          <w:marRight w:val="0"/>
          <w:marTop w:val="0"/>
          <w:marBottom w:val="0"/>
          <w:divBdr>
            <w:top w:val="none" w:sz="0" w:space="0" w:color="auto"/>
            <w:left w:val="none" w:sz="0" w:space="0" w:color="auto"/>
            <w:bottom w:val="none" w:sz="0" w:space="0" w:color="auto"/>
            <w:right w:val="none" w:sz="0" w:space="0" w:color="auto"/>
          </w:divBdr>
        </w:div>
        <w:div w:id="1390305177">
          <w:marLeft w:val="0"/>
          <w:marRight w:val="0"/>
          <w:marTop w:val="0"/>
          <w:marBottom w:val="0"/>
          <w:divBdr>
            <w:top w:val="none" w:sz="0" w:space="0" w:color="auto"/>
            <w:left w:val="none" w:sz="0" w:space="0" w:color="auto"/>
            <w:bottom w:val="none" w:sz="0" w:space="0" w:color="auto"/>
            <w:right w:val="none" w:sz="0" w:space="0" w:color="auto"/>
          </w:divBdr>
        </w:div>
        <w:div w:id="2059931989">
          <w:marLeft w:val="0"/>
          <w:marRight w:val="0"/>
          <w:marTop w:val="0"/>
          <w:marBottom w:val="0"/>
          <w:divBdr>
            <w:top w:val="none" w:sz="0" w:space="0" w:color="auto"/>
            <w:left w:val="none" w:sz="0" w:space="0" w:color="auto"/>
            <w:bottom w:val="none" w:sz="0" w:space="0" w:color="auto"/>
            <w:right w:val="none" w:sz="0" w:space="0" w:color="auto"/>
          </w:divBdr>
        </w:div>
        <w:div w:id="1646734016">
          <w:marLeft w:val="0"/>
          <w:marRight w:val="0"/>
          <w:marTop w:val="0"/>
          <w:marBottom w:val="0"/>
          <w:divBdr>
            <w:top w:val="none" w:sz="0" w:space="0" w:color="auto"/>
            <w:left w:val="none" w:sz="0" w:space="0" w:color="auto"/>
            <w:bottom w:val="none" w:sz="0" w:space="0" w:color="auto"/>
            <w:right w:val="none" w:sz="0" w:space="0" w:color="auto"/>
          </w:divBdr>
        </w:div>
        <w:div w:id="1901019937">
          <w:marLeft w:val="0"/>
          <w:marRight w:val="0"/>
          <w:marTop w:val="0"/>
          <w:marBottom w:val="0"/>
          <w:divBdr>
            <w:top w:val="none" w:sz="0" w:space="0" w:color="auto"/>
            <w:left w:val="none" w:sz="0" w:space="0" w:color="auto"/>
            <w:bottom w:val="none" w:sz="0" w:space="0" w:color="auto"/>
            <w:right w:val="none" w:sz="0" w:space="0" w:color="auto"/>
          </w:divBdr>
        </w:div>
        <w:div w:id="989792212">
          <w:marLeft w:val="0"/>
          <w:marRight w:val="0"/>
          <w:marTop w:val="0"/>
          <w:marBottom w:val="0"/>
          <w:divBdr>
            <w:top w:val="none" w:sz="0" w:space="0" w:color="auto"/>
            <w:left w:val="none" w:sz="0" w:space="0" w:color="auto"/>
            <w:bottom w:val="none" w:sz="0" w:space="0" w:color="auto"/>
            <w:right w:val="none" w:sz="0" w:space="0" w:color="auto"/>
          </w:divBdr>
        </w:div>
        <w:div w:id="327447658">
          <w:marLeft w:val="0"/>
          <w:marRight w:val="0"/>
          <w:marTop w:val="0"/>
          <w:marBottom w:val="0"/>
          <w:divBdr>
            <w:top w:val="none" w:sz="0" w:space="0" w:color="auto"/>
            <w:left w:val="none" w:sz="0" w:space="0" w:color="auto"/>
            <w:bottom w:val="none" w:sz="0" w:space="0" w:color="auto"/>
            <w:right w:val="none" w:sz="0" w:space="0" w:color="auto"/>
          </w:divBdr>
        </w:div>
        <w:div w:id="1137725475">
          <w:marLeft w:val="0"/>
          <w:marRight w:val="0"/>
          <w:marTop w:val="0"/>
          <w:marBottom w:val="0"/>
          <w:divBdr>
            <w:top w:val="none" w:sz="0" w:space="0" w:color="auto"/>
            <w:left w:val="none" w:sz="0" w:space="0" w:color="auto"/>
            <w:bottom w:val="none" w:sz="0" w:space="0" w:color="auto"/>
            <w:right w:val="none" w:sz="0" w:space="0" w:color="auto"/>
          </w:divBdr>
        </w:div>
      </w:divsChild>
    </w:div>
    <w:div w:id="1323394605">
      <w:bodyDiv w:val="1"/>
      <w:marLeft w:val="0"/>
      <w:marRight w:val="0"/>
      <w:marTop w:val="0"/>
      <w:marBottom w:val="0"/>
      <w:divBdr>
        <w:top w:val="none" w:sz="0" w:space="0" w:color="auto"/>
        <w:left w:val="none" w:sz="0" w:space="0" w:color="auto"/>
        <w:bottom w:val="none" w:sz="0" w:space="0" w:color="auto"/>
        <w:right w:val="none" w:sz="0" w:space="0" w:color="auto"/>
      </w:divBdr>
      <w:divsChild>
        <w:div w:id="1478036956">
          <w:marLeft w:val="0"/>
          <w:marRight w:val="0"/>
          <w:marTop w:val="0"/>
          <w:marBottom w:val="0"/>
          <w:divBdr>
            <w:top w:val="none" w:sz="0" w:space="0" w:color="auto"/>
            <w:left w:val="none" w:sz="0" w:space="0" w:color="auto"/>
            <w:bottom w:val="none" w:sz="0" w:space="0" w:color="auto"/>
            <w:right w:val="none" w:sz="0" w:space="0" w:color="auto"/>
          </w:divBdr>
        </w:div>
        <w:div w:id="976295731">
          <w:marLeft w:val="0"/>
          <w:marRight w:val="0"/>
          <w:marTop w:val="0"/>
          <w:marBottom w:val="0"/>
          <w:divBdr>
            <w:top w:val="none" w:sz="0" w:space="0" w:color="auto"/>
            <w:left w:val="none" w:sz="0" w:space="0" w:color="auto"/>
            <w:bottom w:val="none" w:sz="0" w:space="0" w:color="auto"/>
            <w:right w:val="none" w:sz="0" w:space="0" w:color="auto"/>
          </w:divBdr>
        </w:div>
        <w:div w:id="194314719">
          <w:marLeft w:val="0"/>
          <w:marRight w:val="0"/>
          <w:marTop w:val="0"/>
          <w:marBottom w:val="0"/>
          <w:divBdr>
            <w:top w:val="none" w:sz="0" w:space="0" w:color="auto"/>
            <w:left w:val="none" w:sz="0" w:space="0" w:color="auto"/>
            <w:bottom w:val="none" w:sz="0" w:space="0" w:color="auto"/>
            <w:right w:val="none" w:sz="0" w:space="0" w:color="auto"/>
          </w:divBdr>
        </w:div>
        <w:div w:id="939217307">
          <w:marLeft w:val="0"/>
          <w:marRight w:val="0"/>
          <w:marTop w:val="0"/>
          <w:marBottom w:val="0"/>
          <w:divBdr>
            <w:top w:val="none" w:sz="0" w:space="0" w:color="auto"/>
            <w:left w:val="none" w:sz="0" w:space="0" w:color="auto"/>
            <w:bottom w:val="none" w:sz="0" w:space="0" w:color="auto"/>
            <w:right w:val="none" w:sz="0" w:space="0" w:color="auto"/>
          </w:divBdr>
        </w:div>
        <w:div w:id="1142037459">
          <w:marLeft w:val="0"/>
          <w:marRight w:val="0"/>
          <w:marTop w:val="0"/>
          <w:marBottom w:val="0"/>
          <w:divBdr>
            <w:top w:val="none" w:sz="0" w:space="0" w:color="auto"/>
            <w:left w:val="none" w:sz="0" w:space="0" w:color="auto"/>
            <w:bottom w:val="none" w:sz="0" w:space="0" w:color="auto"/>
            <w:right w:val="none" w:sz="0" w:space="0" w:color="auto"/>
          </w:divBdr>
        </w:div>
        <w:div w:id="1991208241">
          <w:marLeft w:val="0"/>
          <w:marRight w:val="0"/>
          <w:marTop w:val="0"/>
          <w:marBottom w:val="0"/>
          <w:divBdr>
            <w:top w:val="none" w:sz="0" w:space="0" w:color="auto"/>
            <w:left w:val="none" w:sz="0" w:space="0" w:color="auto"/>
            <w:bottom w:val="none" w:sz="0" w:space="0" w:color="auto"/>
            <w:right w:val="none" w:sz="0" w:space="0" w:color="auto"/>
          </w:divBdr>
        </w:div>
        <w:div w:id="1962880792">
          <w:marLeft w:val="0"/>
          <w:marRight w:val="0"/>
          <w:marTop w:val="0"/>
          <w:marBottom w:val="0"/>
          <w:divBdr>
            <w:top w:val="none" w:sz="0" w:space="0" w:color="auto"/>
            <w:left w:val="none" w:sz="0" w:space="0" w:color="auto"/>
            <w:bottom w:val="none" w:sz="0" w:space="0" w:color="auto"/>
            <w:right w:val="none" w:sz="0" w:space="0" w:color="auto"/>
          </w:divBdr>
        </w:div>
      </w:divsChild>
    </w:div>
    <w:div w:id="1327587022">
      <w:bodyDiv w:val="1"/>
      <w:marLeft w:val="0"/>
      <w:marRight w:val="0"/>
      <w:marTop w:val="0"/>
      <w:marBottom w:val="0"/>
      <w:divBdr>
        <w:top w:val="none" w:sz="0" w:space="0" w:color="auto"/>
        <w:left w:val="none" w:sz="0" w:space="0" w:color="auto"/>
        <w:bottom w:val="none" w:sz="0" w:space="0" w:color="auto"/>
        <w:right w:val="none" w:sz="0" w:space="0" w:color="auto"/>
      </w:divBdr>
      <w:divsChild>
        <w:div w:id="1530293785">
          <w:marLeft w:val="640"/>
          <w:marRight w:val="0"/>
          <w:marTop w:val="0"/>
          <w:marBottom w:val="0"/>
          <w:divBdr>
            <w:top w:val="none" w:sz="0" w:space="0" w:color="auto"/>
            <w:left w:val="none" w:sz="0" w:space="0" w:color="auto"/>
            <w:bottom w:val="none" w:sz="0" w:space="0" w:color="auto"/>
            <w:right w:val="none" w:sz="0" w:space="0" w:color="auto"/>
          </w:divBdr>
        </w:div>
        <w:div w:id="579603093">
          <w:marLeft w:val="640"/>
          <w:marRight w:val="0"/>
          <w:marTop w:val="0"/>
          <w:marBottom w:val="0"/>
          <w:divBdr>
            <w:top w:val="none" w:sz="0" w:space="0" w:color="auto"/>
            <w:left w:val="none" w:sz="0" w:space="0" w:color="auto"/>
            <w:bottom w:val="none" w:sz="0" w:space="0" w:color="auto"/>
            <w:right w:val="none" w:sz="0" w:space="0" w:color="auto"/>
          </w:divBdr>
        </w:div>
        <w:div w:id="806969136">
          <w:marLeft w:val="640"/>
          <w:marRight w:val="0"/>
          <w:marTop w:val="0"/>
          <w:marBottom w:val="0"/>
          <w:divBdr>
            <w:top w:val="none" w:sz="0" w:space="0" w:color="auto"/>
            <w:left w:val="none" w:sz="0" w:space="0" w:color="auto"/>
            <w:bottom w:val="none" w:sz="0" w:space="0" w:color="auto"/>
            <w:right w:val="none" w:sz="0" w:space="0" w:color="auto"/>
          </w:divBdr>
        </w:div>
        <w:div w:id="1248076336">
          <w:marLeft w:val="640"/>
          <w:marRight w:val="0"/>
          <w:marTop w:val="0"/>
          <w:marBottom w:val="0"/>
          <w:divBdr>
            <w:top w:val="none" w:sz="0" w:space="0" w:color="auto"/>
            <w:left w:val="none" w:sz="0" w:space="0" w:color="auto"/>
            <w:bottom w:val="none" w:sz="0" w:space="0" w:color="auto"/>
            <w:right w:val="none" w:sz="0" w:space="0" w:color="auto"/>
          </w:divBdr>
        </w:div>
        <w:div w:id="681902747">
          <w:marLeft w:val="640"/>
          <w:marRight w:val="0"/>
          <w:marTop w:val="0"/>
          <w:marBottom w:val="0"/>
          <w:divBdr>
            <w:top w:val="none" w:sz="0" w:space="0" w:color="auto"/>
            <w:left w:val="none" w:sz="0" w:space="0" w:color="auto"/>
            <w:bottom w:val="none" w:sz="0" w:space="0" w:color="auto"/>
            <w:right w:val="none" w:sz="0" w:space="0" w:color="auto"/>
          </w:divBdr>
        </w:div>
        <w:div w:id="1032195824">
          <w:marLeft w:val="640"/>
          <w:marRight w:val="0"/>
          <w:marTop w:val="0"/>
          <w:marBottom w:val="0"/>
          <w:divBdr>
            <w:top w:val="none" w:sz="0" w:space="0" w:color="auto"/>
            <w:left w:val="none" w:sz="0" w:space="0" w:color="auto"/>
            <w:bottom w:val="none" w:sz="0" w:space="0" w:color="auto"/>
            <w:right w:val="none" w:sz="0" w:space="0" w:color="auto"/>
          </w:divBdr>
        </w:div>
        <w:div w:id="332806716">
          <w:marLeft w:val="640"/>
          <w:marRight w:val="0"/>
          <w:marTop w:val="0"/>
          <w:marBottom w:val="0"/>
          <w:divBdr>
            <w:top w:val="none" w:sz="0" w:space="0" w:color="auto"/>
            <w:left w:val="none" w:sz="0" w:space="0" w:color="auto"/>
            <w:bottom w:val="none" w:sz="0" w:space="0" w:color="auto"/>
            <w:right w:val="none" w:sz="0" w:space="0" w:color="auto"/>
          </w:divBdr>
        </w:div>
        <w:div w:id="1722052436">
          <w:marLeft w:val="640"/>
          <w:marRight w:val="0"/>
          <w:marTop w:val="0"/>
          <w:marBottom w:val="0"/>
          <w:divBdr>
            <w:top w:val="none" w:sz="0" w:space="0" w:color="auto"/>
            <w:left w:val="none" w:sz="0" w:space="0" w:color="auto"/>
            <w:bottom w:val="none" w:sz="0" w:space="0" w:color="auto"/>
            <w:right w:val="none" w:sz="0" w:space="0" w:color="auto"/>
          </w:divBdr>
        </w:div>
        <w:div w:id="152141302">
          <w:marLeft w:val="640"/>
          <w:marRight w:val="0"/>
          <w:marTop w:val="0"/>
          <w:marBottom w:val="0"/>
          <w:divBdr>
            <w:top w:val="none" w:sz="0" w:space="0" w:color="auto"/>
            <w:left w:val="none" w:sz="0" w:space="0" w:color="auto"/>
            <w:bottom w:val="none" w:sz="0" w:space="0" w:color="auto"/>
            <w:right w:val="none" w:sz="0" w:space="0" w:color="auto"/>
          </w:divBdr>
        </w:div>
        <w:div w:id="1092972931">
          <w:marLeft w:val="640"/>
          <w:marRight w:val="0"/>
          <w:marTop w:val="0"/>
          <w:marBottom w:val="0"/>
          <w:divBdr>
            <w:top w:val="none" w:sz="0" w:space="0" w:color="auto"/>
            <w:left w:val="none" w:sz="0" w:space="0" w:color="auto"/>
            <w:bottom w:val="none" w:sz="0" w:space="0" w:color="auto"/>
            <w:right w:val="none" w:sz="0" w:space="0" w:color="auto"/>
          </w:divBdr>
        </w:div>
        <w:div w:id="1017269307">
          <w:marLeft w:val="640"/>
          <w:marRight w:val="0"/>
          <w:marTop w:val="0"/>
          <w:marBottom w:val="0"/>
          <w:divBdr>
            <w:top w:val="none" w:sz="0" w:space="0" w:color="auto"/>
            <w:left w:val="none" w:sz="0" w:space="0" w:color="auto"/>
            <w:bottom w:val="none" w:sz="0" w:space="0" w:color="auto"/>
            <w:right w:val="none" w:sz="0" w:space="0" w:color="auto"/>
          </w:divBdr>
        </w:div>
        <w:div w:id="594821060">
          <w:marLeft w:val="640"/>
          <w:marRight w:val="0"/>
          <w:marTop w:val="0"/>
          <w:marBottom w:val="0"/>
          <w:divBdr>
            <w:top w:val="none" w:sz="0" w:space="0" w:color="auto"/>
            <w:left w:val="none" w:sz="0" w:space="0" w:color="auto"/>
            <w:bottom w:val="none" w:sz="0" w:space="0" w:color="auto"/>
            <w:right w:val="none" w:sz="0" w:space="0" w:color="auto"/>
          </w:divBdr>
        </w:div>
        <w:div w:id="1407410592">
          <w:marLeft w:val="640"/>
          <w:marRight w:val="0"/>
          <w:marTop w:val="0"/>
          <w:marBottom w:val="0"/>
          <w:divBdr>
            <w:top w:val="none" w:sz="0" w:space="0" w:color="auto"/>
            <w:left w:val="none" w:sz="0" w:space="0" w:color="auto"/>
            <w:bottom w:val="none" w:sz="0" w:space="0" w:color="auto"/>
            <w:right w:val="none" w:sz="0" w:space="0" w:color="auto"/>
          </w:divBdr>
        </w:div>
        <w:div w:id="1334335011">
          <w:marLeft w:val="640"/>
          <w:marRight w:val="0"/>
          <w:marTop w:val="0"/>
          <w:marBottom w:val="0"/>
          <w:divBdr>
            <w:top w:val="none" w:sz="0" w:space="0" w:color="auto"/>
            <w:left w:val="none" w:sz="0" w:space="0" w:color="auto"/>
            <w:bottom w:val="none" w:sz="0" w:space="0" w:color="auto"/>
            <w:right w:val="none" w:sz="0" w:space="0" w:color="auto"/>
          </w:divBdr>
        </w:div>
        <w:div w:id="585000031">
          <w:marLeft w:val="640"/>
          <w:marRight w:val="0"/>
          <w:marTop w:val="0"/>
          <w:marBottom w:val="0"/>
          <w:divBdr>
            <w:top w:val="none" w:sz="0" w:space="0" w:color="auto"/>
            <w:left w:val="none" w:sz="0" w:space="0" w:color="auto"/>
            <w:bottom w:val="none" w:sz="0" w:space="0" w:color="auto"/>
            <w:right w:val="none" w:sz="0" w:space="0" w:color="auto"/>
          </w:divBdr>
        </w:div>
        <w:div w:id="1082458607">
          <w:marLeft w:val="640"/>
          <w:marRight w:val="0"/>
          <w:marTop w:val="0"/>
          <w:marBottom w:val="0"/>
          <w:divBdr>
            <w:top w:val="none" w:sz="0" w:space="0" w:color="auto"/>
            <w:left w:val="none" w:sz="0" w:space="0" w:color="auto"/>
            <w:bottom w:val="none" w:sz="0" w:space="0" w:color="auto"/>
            <w:right w:val="none" w:sz="0" w:space="0" w:color="auto"/>
          </w:divBdr>
        </w:div>
        <w:div w:id="536896634">
          <w:marLeft w:val="640"/>
          <w:marRight w:val="0"/>
          <w:marTop w:val="0"/>
          <w:marBottom w:val="0"/>
          <w:divBdr>
            <w:top w:val="none" w:sz="0" w:space="0" w:color="auto"/>
            <w:left w:val="none" w:sz="0" w:space="0" w:color="auto"/>
            <w:bottom w:val="none" w:sz="0" w:space="0" w:color="auto"/>
            <w:right w:val="none" w:sz="0" w:space="0" w:color="auto"/>
          </w:divBdr>
        </w:div>
        <w:div w:id="764150315">
          <w:marLeft w:val="640"/>
          <w:marRight w:val="0"/>
          <w:marTop w:val="0"/>
          <w:marBottom w:val="0"/>
          <w:divBdr>
            <w:top w:val="none" w:sz="0" w:space="0" w:color="auto"/>
            <w:left w:val="none" w:sz="0" w:space="0" w:color="auto"/>
            <w:bottom w:val="none" w:sz="0" w:space="0" w:color="auto"/>
            <w:right w:val="none" w:sz="0" w:space="0" w:color="auto"/>
          </w:divBdr>
        </w:div>
        <w:div w:id="462431460">
          <w:marLeft w:val="640"/>
          <w:marRight w:val="0"/>
          <w:marTop w:val="0"/>
          <w:marBottom w:val="0"/>
          <w:divBdr>
            <w:top w:val="none" w:sz="0" w:space="0" w:color="auto"/>
            <w:left w:val="none" w:sz="0" w:space="0" w:color="auto"/>
            <w:bottom w:val="none" w:sz="0" w:space="0" w:color="auto"/>
            <w:right w:val="none" w:sz="0" w:space="0" w:color="auto"/>
          </w:divBdr>
        </w:div>
        <w:div w:id="1387922340">
          <w:marLeft w:val="640"/>
          <w:marRight w:val="0"/>
          <w:marTop w:val="0"/>
          <w:marBottom w:val="0"/>
          <w:divBdr>
            <w:top w:val="none" w:sz="0" w:space="0" w:color="auto"/>
            <w:left w:val="none" w:sz="0" w:space="0" w:color="auto"/>
            <w:bottom w:val="none" w:sz="0" w:space="0" w:color="auto"/>
            <w:right w:val="none" w:sz="0" w:space="0" w:color="auto"/>
          </w:divBdr>
        </w:div>
        <w:div w:id="273174445">
          <w:marLeft w:val="640"/>
          <w:marRight w:val="0"/>
          <w:marTop w:val="0"/>
          <w:marBottom w:val="0"/>
          <w:divBdr>
            <w:top w:val="none" w:sz="0" w:space="0" w:color="auto"/>
            <w:left w:val="none" w:sz="0" w:space="0" w:color="auto"/>
            <w:bottom w:val="none" w:sz="0" w:space="0" w:color="auto"/>
            <w:right w:val="none" w:sz="0" w:space="0" w:color="auto"/>
          </w:divBdr>
        </w:div>
        <w:div w:id="1705206912">
          <w:marLeft w:val="640"/>
          <w:marRight w:val="0"/>
          <w:marTop w:val="0"/>
          <w:marBottom w:val="0"/>
          <w:divBdr>
            <w:top w:val="none" w:sz="0" w:space="0" w:color="auto"/>
            <w:left w:val="none" w:sz="0" w:space="0" w:color="auto"/>
            <w:bottom w:val="none" w:sz="0" w:space="0" w:color="auto"/>
            <w:right w:val="none" w:sz="0" w:space="0" w:color="auto"/>
          </w:divBdr>
        </w:div>
        <w:div w:id="1845507670">
          <w:marLeft w:val="640"/>
          <w:marRight w:val="0"/>
          <w:marTop w:val="0"/>
          <w:marBottom w:val="0"/>
          <w:divBdr>
            <w:top w:val="none" w:sz="0" w:space="0" w:color="auto"/>
            <w:left w:val="none" w:sz="0" w:space="0" w:color="auto"/>
            <w:bottom w:val="none" w:sz="0" w:space="0" w:color="auto"/>
            <w:right w:val="none" w:sz="0" w:space="0" w:color="auto"/>
          </w:divBdr>
        </w:div>
        <w:div w:id="1099833923">
          <w:marLeft w:val="640"/>
          <w:marRight w:val="0"/>
          <w:marTop w:val="0"/>
          <w:marBottom w:val="0"/>
          <w:divBdr>
            <w:top w:val="none" w:sz="0" w:space="0" w:color="auto"/>
            <w:left w:val="none" w:sz="0" w:space="0" w:color="auto"/>
            <w:bottom w:val="none" w:sz="0" w:space="0" w:color="auto"/>
            <w:right w:val="none" w:sz="0" w:space="0" w:color="auto"/>
          </w:divBdr>
        </w:div>
        <w:div w:id="628244836">
          <w:marLeft w:val="640"/>
          <w:marRight w:val="0"/>
          <w:marTop w:val="0"/>
          <w:marBottom w:val="0"/>
          <w:divBdr>
            <w:top w:val="none" w:sz="0" w:space="0" w:color="auto"/>
            <w:left w:val="none" w:sz="0" w:space="0" w:color="auto"/>
            <w:bottom w:val="none" w:sz="0" w:space="0" w:color="auto"/>
            <w:right w:val="none" w:sz="0" w:space="0" w:color="auto"/>
          </w:divBdr>
        </w:div>
        <w:div w:id="1481381715">
          <w:marLeft w:val="640"/>
          <w:marRight w:val="0"/>
          <w:marTop w:val="0"/>
          <w:marBottom w:val="0"/>
          <w:divBdr>
            <w:top w:val="none" w:sz="0" w:space="0" w:color="auto"/>
            <w:left w:val="none" w:sz="0" w:space="0" w:color="auto"/>
            <w:bottom w:val="none" w:sz="0" w:space="0" w:color="auto"/>
            <w:right w:val="none" w:sz="0" w:space="0" w:color="auto"/>
          </w:divBdr>
        </w:div>
        <w:div w:id="1187520784">
          <w:marLeft w:val="640"/>
          <w:marRight w:val="0"/>
          <w:marTop w:val="0"/>
          <w:marBottom w:val="0"/>
          <w:divBdr>
            <w:top w:val="none" w:sz="0" w:space="0" w:color="auto"/>
            <w:left w:val="none" w:sz="0" w:space="0" w:color="auto"/>
            <w:bottom w:val="none" w:sz="0" w:space="0" w:color="auto"/>
            <w:right w:val="none" w:sz="0" w:space="0" w:color="auto"/>
          </w:divBdr>
        </w:div>
        <w:div w:id="1250237683">
          <w:marLeft w:val="640"/>
          <w:marRight w:val="0"/>
          <w:marTop w:val="0"/>
          <w:marBottom w:val="0"/>
          <w:divBdr>
            <w:top w:val="none" w:sz="0" w:space="0" w:color="auto"/>
            <w:left w:val="none" w:sz="0" w:space="0" w:color="auto"/>
            <w:bottom w:val="none" w:sz="0" w:space="0" w:color="auto"/>
            <w:right w:val="none" w:sz="0" w:space="0" w:color="auto"/>
          </w:divBdr>
        </w:div>
        <w:div w:id="789668419">
          <w:marLeft w:val="640"/>
          <w:marRight w:val="0"/>
          <w:marTop w:val="0"/>
          <w:marBottom w:val="0"/>
          <w:divBdr>
            <w:top w:val="none" w:sz="0" w:space="0" w:color="auto"/>
            <w:left w:val="none" w:sz="0" w:space="0" w:color="auto"/>
            <w:bottom w:val="none" w:sz="0" w:space="0" w:color="auto"/>
            <w:right w:val="none" w:sz="0" w:space="0" w:color="auto"/>
          </w:divBdr>
        </w:div>
        <w:div w:id="1763263135">
          <w:marLeft w:val="640"/>
          <w:marRight w:val="0"/>
          <w:marTop w:val="0"/>
          <w:marBottom w:val="0"/>
          <w:divBdr>
            <w:top w:val="none" w:sz="0" w:space="0" w:color="auto"/>
            <w:left w:val="none" w:sz="0" w:space="0" w:color="auto"/>
            <w:bottom w:val="none" w:sz="0" w:space="0" w:color="auto"/>
            <w:right w:val="none" w:sz="0" w:space="0" w:color="auto"/>
          </w:divBdr>
        </w:div>
        <w:div w:id="1297640342">
          <w:marLeft w:val="640"/>
          <w:marRight w:val="0"/>
          <w:marTop w:val="0"/>
          <w:marBottom w:val="0"/>
          <w:divBdr>
            <w:top w:val="none" w:sz="0" w:space="0" w:color="auto"/>
            <w:left w:val="none" w:sz="0" w:space="0" w:color="auto"/>
            <w:bottom w:val="none" w:sz="0" w:space="0" w:color="auto"/>
            <w:right w:val="none" w:sz="0" w:space="0" w:color="auto"/>
          </w:divBdr>
        </w:div>
        <w:div w:id="1724451290">
          <w:marLeft w:val="640"/>
          <w:marRight w:val="0"/>
          <w:marTop w:val="0"/>
          <w:marBottom w:val="0"/>
          <w:divBdr>
            <w:top w:val="none" w:sz="0" w:space="0" w:color="auto"/>
            <w:left w:val="none" w:sz="0" w:space="0" w:color="auto"/>
            <w:bottom w:val="none" w:sz="0" w:space="0" w:color="auto"/>
            <w:right w:val="none" w:sz="0" w:space="0" w:color="auto"/>
          </w:divBdr>
        </w:div>
        <w:div w:id="1282375282">
          <w:marLeft w:val="640"/>
          <w:marRight w:val="0"/>
          <w:marTop w:val="0"/>
          <w:marBottom w:val="0"/>
          <w:divBdr>
            <w:top w:val="none" w:sz="0" w:space="0" w:color="auto"/>
            <w:left w:val="none" w:sz="0" w:space="0" w:color="auto"/>
            <w:bottom w:val="none" w:sz="0" w:space="0" w:color="auto"/>
            <w:right w:val="none" w:sz="0" w:space="0" w:color="auto"/>
          </w:divBdr>
        </w:div>
        <w:div w:id="566108794">
          <w:marLeft w:val="640"/>
          <w:marRight w:val="0"/>
          <w:marTop w:val="0"/>
          <w:marBottom w:val="0"/>
          <w:divBdr>
            <w:top w:val="none" w:sz="0" w:space="0" w:color="auto"/>
            <w:left w:val="none" w:sz="0" w:space="0" w:color="auto"/>
            <w:bottom w:val="none" w:sz="0" w:space="0" w:color="auto"/>
            <w:right w:val="none" w:sz="0" w:space="0" w:color="auto"/>
          </w:divBdr>
        </w:div>
        <w:div w:id="2135175839">
          <w:marLeft w:val="640"/>
          <w:marRight w:val="0"/>
          <w:marTop w:val="0"/>
          <w:marBottom w:val="0"/>
          <w:divBdr>
            <w:top w:val="none" w:sz="0" w:space="0" w:color="auto"/>
            <w:left w:val="none" w:sz="0" w:space="0" w:color="auto"/>
            <w:bottom w:val="none" w:sz="0" w:space="0" w:color="auto"/>
            <w:right w:val="none" w:sz="0" w:space="0" w:color="auto"/>
          </w:divBdr>
        </w:div>
        <w:div w:id="503472871">
          <w:marLeft w:val="640"/>
          <w:marRight w:val="0"/>
          <w:marTop w:val="0"/>
          <w:marBottom w:val="0"/>
          <w:divBdr>
            <w:top w:val="none" w:sz="0" w:space="0" w:color="auto"/>
            <w:left w:val="none" w:sz="0" w:space="0" w:color="auto"/>
            <w:bottom w:val="none" w:sz="0" w:space="0" w:color="auto"/>
            <w:right w:val="none" w:sz="0" w:space="0" w:color="auto"/>
          </w:divBdr>
        </w:div>
        <w:div w:id="2034264309">
          <w:marLeft w:val="640"/>
          <w:marRight w:val="0"/>
          <w:marTop w:val="0"/>
          <w:marBottom w:val="0"/>
          <w:divBdr>
            <w:top w:val="none" w:sz="0" w:space="0" w:color="auto"/>
            <w:left w:val="none" w:sz="0" w:space="0" w:color="auto"/>
            <w:bottom w:val="none" w:sz="0" w:space="0" w:color="auto"/>
            <w:right w:val="none" w:sz="0" w:space="0" w:color="auto"/>
          </w:divBdr>
        </w:div>
        <w:div w:id="1687554346">
          <w:marLeft w:val="640"/>
          <w:marRight w:val="0"/>
          <w:marTop w:val="0"/>
          <w:marBottom w:val="0"/>
          <w:divBdr>
            <w:top w:val="none" w:sz="0" w:space="0" w:color="auto"/>
            <w:left w:val="none" w:sz="0" w:space="0" w:color="auto"/>
            <w:bottom w:val="none" w:sz="0" w:space="0" w:color="auto"/>
            <w:right w:val="none" w:sz="0" w:space="0" w:color="auto"/>
          </w:divBdr>
        </w:div>
        <w:div w:id="2007709427">
          <w:marLeft w:val="640"/>
          <w:marRight w:val="0"/>
          <w:marTop w:val="0"/>
          <w:marBottom w:val="0"/>
          <w:divBdr>
            <w:top w:val="none" w:sz="0" w:space="0" w:color="auto"/>
            <w:left w:val="none" w:sz="0" w:space="0" w:color="auto"/>
            <w:bottom w:val="none" w:sz="0" w:space="0" w:color="auto"/>
            <w:right w:val="none" w:sz="0" w:space="0" w:color="auto"/>
          </w:divBdr>
        </w:div>
        <w:div w:id="1855805251">
          <w:marLeft w:val="640"/>
          <w:marRight w:val="0"/>
          <w:marTop w:val="0"/>
          <w:marBottom w:val="0"/>
          <w:divBdr>
            <w:top w:val="none" w:sz="0" w:space="0" w:color="auto"/>
            <w:left w:val="none" w:sz="0" w:space="0" w:color="auto"/>
            <w:bottom w:val="none" w:sz="0" w:space="0" w:color="auto"/>
            <w:right w:val="none" w:sz="0" w:space="0" w:color="auto"/>
          </w:divBdr>
        </w:div>
        <w:div w:id="1318802054">
          <w:marLeft w:val="640"/>
          <w:marRight w:val="0"/>
          <w:marTop w:val="0"/>
          <w:marBottom w:val="0"/>
          <w:divBdr>
            <w:top w:val="none" w:sz="0" w:space="0" w:color="auto"/>
            <w:left w:val="none" w:sz="0" w:space="0" w:color="auto"/>
            <w:bottom w:val="none" w:sz="0" w:space="0" w:color="auto"/>
            <w:right w:val="none" w:sz="0" w:space="0" w:color="auto"/>
          </w:divBdr>
        </w:div>
        <w:div w:id="1880319023">
          <w:marLeft w:val="640"/>
          <w:marRight w:val="0"/>
          <w:marTop w:val="0"/>
          <w:marBottom w:val="0"/>
          <w:divBdr>
            <w:top w:val="none" w:sz="0" w:space="0" w:color="auto"/>
            <w:left w:val="none" w:sz="0" w:space="0" w:color="auto"/>
            <w:bottom w:val="none" w:sz="0" w:space="0" w:color="auto"/>
            <w:right w:val="none" w:sz="0" w:space="0" w:color="auto"/>
          </w:divBdr>
        </w:div>
        <w:div w:id="289097065">
          <w:marLeft w:val="640"/>
          <w:marRight w:val="0"/>
          <w:marTop w:val="0"/>
          <w:marBottom w:val="0"/>
          <w:divBdr>
            <w:top w:val="none" w:sz="0" w:space="0" w:color="auto"/>
            <w:left w:val="none" w:sz="0" w:space="0" w:color="auto"/>
            <w:bottom w:val="none" w:sz="0" w:space="0" w:color="auto"/>
            <w:right w:val="none" w:sz="0" w:space="0" w:color="auto"/>
          </w:divBdr>
        </w:div>
        <w:div w:id="996688580">
          <w:marLeft w:val="640"/>
          <w:marRight w:val="0"/>
          <w:marTop w:val="0"/>
          <w:marBottom w:val="0"/>
          <w:divBdr>
            <w:top w:val="none" w:sz="0" w:space="0" w:color="auto"/>
            <w:left w:val="none" w:sz="0" w:space="0" w:color="auto"/>
            <w:bottom w:val="none" w:sz="0" w:space="0" w:color="auto"/>
            <w:right w:val="none" w:sz="0" w:space="0" w:color="auto"/>
          </w:divBdr>
        </w:div>
        <w:div w:id="377973402">
          <w:marLeft w:val="640"/>
          <w:marRight w:val="0"/>
          <w:marTop w:val="0"/>
          <w:marBottom w:val="0"/>
          <w:divBdr>
            <w:top w:val="none" w:sz="0" w:space="0" w:color="auto"/>
            <w:left w:val="none" w:sz="0" w:space="0" w:color="auto"/>
            <w:bottom w:val="none" w:sz="0" w:space="0" w:color="auto"/>
            <w:right w:val="none" w:sz="0" w:space="0" w:color="auto"/>
          </w:divBdr>
        </w:div>
        <w:div w:id="2074622952">
          <w:marLeft w:val="640"/>
          <w:marRight w:val="0"/>
          <w:marTop w:val="0"/>
          <w:marBottom w:val="0"/>
          <w:divBdr>
            <w:top w:val="none" w:sz="0" w:space="0" w:color="auto"/>
            <w:left w:val="none" w:sz="0" w:space="0" w:color="auto"/>
            <w:bottom w:val="none" w:sz="0" w:space="0" w:color="auto"/>
            <w:right w:val="none" w:sz="0" w:space="0" w:color="auto"/>
          </w:divBdr>
        </w:div>
        <w:div w:id="1922981892">
          <w:marLeft w:val="640"/>
          <w:marRight w:val="0"/>
          <w:marTop w:val="0"/>
          <w:marBottom w:val="0"/>
          <w:divBdr>
            <w:top w:val="none" w:sz="0" w:space="0" w:color="auto"/>
            <w:left w:val="none" w:sz="0" w:space="0" w:color="auto"/>
            <w:bottom w:val="none" w:sz="0" w:space="0" w:color="auto"/>
            <w:right w:val="none" w:sz="0" w:space="0" w:color="auto"/>
          </w:divBdr>
        </w:div>
        <w:div w:id="295450282">
          <w:marLeft w:val="640"/>
          <w:marRight w:val="0"/>
          <w:marTop w:val="0"/>
          <w:marBottom w:val="0"/>
          <w:divBdr>
            <w:top w:val="none" w:sz="0" w:space="0" w:color="auto"/>
            <w:left w:val="none" w:sz="0" w:space="0" w:color="auto"/>
            <w:bottom w:val="none" w:sz="0" w:space="0" w:color="auto"/>
            <w:right w:val="none" w:sz="0" w:space="0" w:color="auto"/>
          </w:divBdr>
        </w:div>
        <w:div w:id="1755856425">
          <w:marLeft w:val="640"/>
          <w:marRight w:val="0"/>
          <w:marTop w:val="0"/>
          <w:marBottom w:val="0"/>
          <w:divBdr>
            <w:top w:val="none" w:sz="0" w:space="0" w:color="auto"/>
            <w:left w:val="none" w:sz="0" w:space="0" w:color="auto"/>
            <w:bottom w:val="none" w:sz="0" w:space="0" w:color="auto"/>
            <w:right w:val="none" w:sz="0" w:space="0" w:color="auto"/>
          </w:divBdr>
        </w:div>
        <w:div w:id="2051344499">
          <w:marLeft w:val="640"/>
          <w:marRight w:val="0"/>
          <w:marTop w:val="0"/>
          <w:marBottom w:val="0"/>
          <w:divBdr>
            <w:top w:val="none" w:sz="0" w:space="0" w:color="auto"/>
            <w:left w:val="none" w:sz="0" w:space="0" w:color="auto"/>
            <w:bottom w:val="none" w:sz="0" w:space="0" w:color="auto"/>
            <w:right w:val="none" w:sz="0" w:space="0" w:color="auto"/>
          </w:divBdr>
        </w:div>
        <w:div w:id="937254148">
          <w:marLeft w:val="640"/>
          <w:marRight w:val="0"/>
          <w:marTop w:val="0"/>
          <w:marBottom w:val="0"/>
          <w:divBdr>
            <w:top w:val="none" w:sz="0" w:space="0" w:color="auto"/>
            <w:left w:val="none" w:sz="0" w:space="0" w:color="auto"/>
            <w:bottom w:val="none" w:sz="0" w:space="0" w:color="auto"/>
            <w:right w:val="none" w:sz="0" w:space="0" w:color="auto"/>
          </w:divBdr>
        </w:div>
        <w:div w:id="1007248305">
          <w:marLeft w:val="640"/>
          <w:marRight w:val="0"/>
          <w:marTop w:val="0"/>
          <w:marBottom w:val="0"/>
          <w:divBdr>
            <w:top w:val="none" w:sz="0" w:space="0" w:color="auto"/>
            <w:left w:val="none" w:sz="0" w:space="0" w:color="auto"/>
            <w:bottom w:val="none" w:sz="0" w:space="0" w:color="auto"/>
            <w:right w:val="none" w:sz="0" w:space="0" w:color="auto"/>
          </w:divBdr>
        </w:div>
        <w:div w:id="443119310">
          <w:marLeft w:val="640"/>
          <w:marRight w:val="0"/>
          <w:marTop w:val="0"/>
          <w:marBottom w:val="0"/>
          <w:divBdr>
            <w:top w:val="none" w:sz="0" w:space="0" w:color="auto"/>
            <w:left w:val="none" w:sz="0" w:space="0" w:color="auto"/>
            <w:bottom w:val="none" w:sz="0" w:space="0" w:color="auto"/>
            <w:right w:val="none" w:sz="0" w:space="0" w:color="auto"/>
          </w:divBdr>
        </w:div>
        <w:div w:id="596526973">
          <w:marLeft w:val="640"/>
          <w:marRight w:val="0"/>
          <w:marTop w:val="0"/>
          <w:marBottom w:val="0"/>
          <w:divBdr>
            <w:top w:val="none" w:sz="0" w:space="0" w:color="auto"/>
            <w:left w:val="none" w:sz="0" w:space="0" w:color="auto"/>
            <w:bottom w:val="none" w:sz="0" w:space="0" w:color="auto"/>
            <w:right w:val="none" w:sz="0" w:space="0" w:color="auto"/>
          </w:divBdr>
        </w:div>
        <w:div w:id="2118912245">
          <w:marLeft w:val="640"/>
          <w:marRight w:val="0"/>
          <w:marTop w:val="0"/>
          <w:marBottom w:val="0"/>
          <w:divBdr>
            <w:top w:val="none" w:sz="0" w:space="0" w:color="auto"/>
            <w:left w:val="none" w:sz="0" w:space="0" w:color="auto"/>
            <w:bottom w:val="none" w:sz="0" w:space="0" w:color="auto"/>
            <w:right w:val="none" w:sz="0" w:space="0" w:color="auto"/>
          </w:divBdr>
        </w:div>
      </w:divsChild>
    </w:div>
    <w:div w:id="1331640314">
      <w:bodyDiv w:val="1"/>
      <w:marLeft w:val="0"/>
      <w:marRight w:val="0"/>
      <w:marTop w:val="0"/>
      <w:marBottom w:val="0"/>
      <w:divBdr>
        <w:top w:val="none" w:sz="0" w:space="0" w:color="auto"/>
        <w:left w:val="none" w:sz="0" w:space="0" w:color="auto"/>
        <w:bottom w:val="none" w:sz="0" w:space="0" w:color="auto"/>
        <w:right w:val="none" w:sz="0" w:space="0" w:color="auto"/>
      </w:divBdr>
    </w:div>
    <w:div w:id="1333216160">
      <w:bodyDiv w:val="1"/>
      <w:marLeft w:val="0"/>
      <w:marRight w:val="0"/>
      <w:marTop w:val="0"/>
      <w:marBottom w:val="0"/>
      <w:divBdr>
        <w:top w:val="none" w:sz="0" w:space="0" w:color="auto"/>
        <w:left w:val="none" w:sz="0" w:space="0" w:color="auto"/>
        <w:bottom w:val="none" w:sz="0" w:space="0" w:color="auto"/>
        <w:right w:val="none" w:sz="0" w:space="0" w:color="auto"/>
      </w:divBdr>
      <w:divsChild>
        <w:div w:id="1832716519">
          <w:marLeft w:val="640"/>
          <w:marRight w:val="0"/>
          <w:marTop w:val="0"/>
          <w:marBottom w:val="0"/>
          <w:divBdr>
            <w:top w:val="none" w:sz="0" w:space="0" w:color="auto"/>
            <w:left w:val="none" w:sz="0" w:space="0" w:color="auto"/>
            <w:bottom w:val="none" w:sz="0" w:space="0" w:color="auto"/>
            <w:right w:val="none" w:sz="0" w:space="0" w:color="auto"/>
          </w:divBdr>
        </w:div>
        <w:div w:id="1275287595">
          <w:marLeft w:val="640"/>
          <w:marRight w:val="0"/>
          <w:marTop w:val="0"/>
          <w:marBottom w:val="0"/>
          <w:divBdr>
            <w:top w:val="none" w:sz="0" w:space="0" w:color="auto"/>
            <w:left w:val="none" w:sz="0" w:space="0" w:color="auto"/>
            <w:bottom w:val="none" w:sz="0" w:space="0" w:color="auto"/>
            <w:right w:val="none" w:sz="0" w:space="0" w:color="auto"/>
          </w:divBdr>
        </w:div>
        <w:div w:id="62680866">
          <w:marLeft w:val="640"/>
          <w:marRight w:val="0"/>
          <w:marTop w:val="0"/>
          <w:marBottom w:val="0"/>
          <w:divBdr>
            <w:top w:val="none" w:sz="0" w:space="0" w:color="auto"/>
            <w:left w:val="none" w:sz="0" w:space="0" w:color="auto"/>
            <w:bottom w:val="none" w:sz="0" w:space="0" w:color="auto"/>
            <w:right w:val="none" w:sz="0" w:space="0" w:color="auto"/>
          </w:divBdr>
        </w:div>
        <w:div w:id="1919513475">
          <w:marLeft w:val="640"/>
          <w:marRight w:val="0"/>
          <w:marTop w:val="0"/>
          <w:marBottom w:val="0"/>
          <w:divBdr>
            <w:top w:val="none" w:sz="0" w:space="0" w:color="auto"/>
            <w:left w:val="none" w:sz="0" w:space="0" w:color="auto"/>
            <w:bottom w:val="none" w:sz="0" w:space="0" w:color="auto"/>
            <w:right w:val="none" w:sz="0" w:space="0" w:color="auto"/>
          </w:divBdr>
        </w:div>
        <w:div w:id="803238520">
          <w:marLeft w:val="640"/>
          <w:marRight w:val="0"/>
          <w:marTop w:val="0"/>
          <w:marBottom w:val="0"/>
          <w:divBdr>
            <w:top w:val="none" w:sz="0" w:space="0" w:color="auto"/>
            <w:left w:val="none" w:sz="0" w:space="0" w:color="auto"/>
            <w:bottom w:val="none" w:sz="0" w:space="0" w:color="auto"/>
            <w:right w:val="none" w:sz="0" w:space="0" w:color="auto"/>
          </w:divBdr>
        </w:div>
        <w:div w:id="1029793242">
          <w:marLeft w:val="640"/>
          <w:marRight w:val="0"/>
          <w:marTop w:val="0"/>
          <w:marBottom w:val="0"/>
          <w:divBdr>
            <w:top w:val="none" w:sz="0" w:space="0" w:color="auto"/>
            <w:left w:val="none" w:sz="0" w:space="0" w:color="auto"/>
            <w:bottom w:val="none" w:sz="0" w:space="0" w:color="auto"/>
            <w:right w:val="none" w:sz="0" w:space="0" w:color="auto"/>
          </w:divBdr>
        </w:div>
        <w:div w:id="980693818">
          <w:marLeft w:val="640"/>
          <w:marRight w:val="0"/>
          <w:marTop w:val="0"/>
          <w:marBottom w:val="0"/>
          <w:divBdr>
            <w:top w:val="none" w:sz="0" w:space="0" w:color="auto"/>
            <w:left w:val="none" w:sz="0" w:space="0" w:color="auto"/>
            <w:bottom w:val="none" w:sz="0" w:space="0" w:color="auto"/>
            <w:right w:val="none" w:sz="0" w:space="0" w:color="auto"/>
          </w:divBdr>
        </w:div>
        <w:div w:id="1567952323">
          <w:marLeft w:val="640"/>
          <w:marRight w:val="0"/>
          <w:marTop w:val="0"/>
          <w:marBottom w:val="0"/>
          <w:divBdr>
            <w:top w:val="none" w:sz="0" w:space="0" w:color="auto"/>
            <w:left w:val="none" w:sz="0" w:space="0" w:color="auto"/>
            <w:bottom w:val="none" w:sz="0" w:space="0" w:color="auto"/>
            <w:right w:val="none" w:sz="0" w:space="0" w:color="auto"/>
          </w:divBdr>
        </w:div>
        <w:div w:id="189342391">
          <w:marLeft w:val="640"/>
          <w:marRight w:val="0"/>
          <w:marTop w:val="0"/>
          <w:marBottom w:val="0"/>
          <w:divBdr>
            <w:top w:val="none" w:sz="0" w:space="0" w:color="auto"/>
            <w:left w:val="none" w:sz="0" w:space="0" w:color="auto"/>
            <w:bottom w:val="none" w:sz="0" w:space="0" w:color="auto"/>
            <w:right w:val="none" w:sz="0" w:space="0" w:color="auto"/>
          </w:divBdr>
        </w:div>
        <w:div w:id="2030788606">
          <w:marLeft w:val="640"/>
          <w:marRight w:val="0"/>
          <w:marTop w:val="0"/>
          <w:marBottom w:val="0"/>
          <w:divBdr>
            <w:top w:val="none" w:sz="0" w:space="0" w:color="auto"/>
            <w:left w:val="none" w:sz="0" w:space="0" w:color="auto"/>
            <w:bottom w:val="none" w:sz="0" w:space="0" w:color="auto"/>
            <w:right w:val="none" w:sz="0" w:space="0" w:color="auto"/>
          </w:divBdr>
        </w:div>
        <w:div w:id="1183516917">
          <w:marLeft w:val="640"/>
          <w:marRight w:val="0"/>
          <w:marTop w:val="0"/>
          <w:marBottom w:val="0"/>
          <w:divBdr>
            <w:top w:val="none" w:sz="0" w:space="0" w:color="auto"/>
            <w:left w:val="none" w:sz="0" w:space="0" w:color="auto"/>
            <w:bottom w:val="none" w:sz="0" w:space="0" w:color="auto"/>
            <w:right w:val="none" w:sz="0" w:space="0" w:color="auto"/>
          </w:divBdr>
        </w:div>
        <w:div w:id="1039165995">
          <w:marLeft w:val="640"/>
          <w:marRight w:val="0"/>
          <w:marTop w:val="0"/>
          <w:marBottom w:val="0"/>
          <w:divBdr>
            <w:top w:val="none" w:sz="0" w:space="0" w:color="auto"/>
            <w:left w:val="none" w:sz="0" w:space="0" w:color="auto"/>
            <w:bottom w:val="none" w:sz="0" w:space="0" w:color="auto"/>
            <w:right w:val="none" w:sz="0" w:space="0" w:color="auto"/>
          </w:divBdr>
        </w:div>
        <w:div w:id="1587807130">
          <w:marLeft w:val="640"/>
          <w:marRight w:val="0"/>
          <w:marTop w:val="0"/>
          <w:marBottom w:val="0"/>
          <w:divBdr>
            <w:top w:val="none" w:sz="0" w:space="0" w:color="auto"/>
            <w:left w:val="none" w:sz="0" w:space="0" w:color="auto"/>
            <w:bottom w:val="none" w:sz="0" w:space="0" w:color="auto"/>
            <w:right w:val="none" w:sz="0" w:space="0" w:color="auto"/>
          </w:divBdr>
        </w:div>
        <w:div w:id="941255589">
          <w:marLeft w:val="640"/>
          <w:marRight w:val="0"/>
          <w:marTop w:val="0"/>
          <w:marBottom w:val="0"/>
          <w:divBdr>
            <w:top w:val="none" w:sz="0" w:space="0" w:color="auto"/>
            <w:left w:val="none" w:sz="0" w:space="0" w:color="auto"/>
            <w:bottom w:val="none" w:sz="0" w:space="0" w:color="auto"/>
            <w:right w:val="none" w:sz="0" w:space="0" w:color="auto"/>
          </w:divBdr>
        </w:div>
        <w:div w:id="1865709103">
          <w:marLeft w:val="640"/>
          <w:marRight w:val="0"/>
          <w:marTop w:val="0"/>
          <w:marBottom w:val="0"/>
          <w:divBdr>
            <w:top w:val="none" w:sz="0" w:space="0" w:color="auto"/>
            <w:left w:val="none" w:sz="0" w:space="0" w:color="auto"/>
            <w:bottom w:val="none" w:sz="0" w:space="0" w:color="auto"/>
            <w:right w:val="none" w:sz="0" w:space="0" w:color="auto"/>
          </w:divBdr>
        </w:div>
        <w:div w:id="1502038574">
          <w:marLeft w:val="640"/>
          <w:marRight w:val="0"/>
          <w:marTop w:val="0"/>
          <w:marBottom w:val="0"/>
          <w:divBdr>
            <w:top w:val="none" w:sz="0" w:space="0" w:color="auto"/>
            <w:left w:val="none" w:sz="0" w:space="0" w:color="auto"/>
            <w:bottom w:val="none" w:sz="0" w:space="0" w:color="auto"/>
            <w:right w:val="none" w:sz="0" w:space="0" w:color="auto"/>
          </w:divBdr>
        </w:div>
        <w:div w:id="783117506">
          <w:marLeft w:val="640"/>
          <w:marRight w:val="0"/>
          <w:marTop w:val="0"/>
          <w:marBottom w:val="0"/>
          <w:divBdr>
            <w:top w:val="none" w:sz="0" w:space="0" w:color="auto"/>
            <w:left w:val="none" w:sz="0" w:space="0" w:color="auto"/>
            <w:bottom w:val="none" w:sz="0" w:space="0" w:color="auto"/>
            <w:right w:val="none" w:sz="0" w:space="0" w:color="auto"/>
          </w:divBdr>
        </w:div>
        <w:div w:id="1366248942">
          <w:marLeft w:val="640"/>
          <w:marRight w:val="0"/>
          <w:marTop w:val="0"/>
          <w:marBottom w:val="0"/>
          <w:divBdr>
            <w:top w:val="none" w:sz="0" w:space="0" w:color="auto"/>
            <w:left w:val="none" w:sz="0" w:space="0" w:color="auto"/>
            <w:bottom w:val="none" w:sz="0" w:space="0" w:color="auto"/>
            <w:right w:val="none" w:sz="0" w:space="0" w:color="auto"/>
          </w:divBdr>
        </w:div>
        <w:div w:id="1579095243">
          <w:marLeft w:val="640"/>
          <w:marRight w:val="0"/>
          <w:marTop w:val="0"/>
          <w:marBottom w:val="0"/>
          <w:divBdr>
            <w:top w:val="none" w:sz="0" w:space="0" w:color="auto"/>
            <w:left w:val="none" w:sz="0" w:space="0" w:color="auto"/>
            <w:bottom w:val="none" w:sz="0" w:space="0" w:color="auto"/>
            <w:right w:val="none" w:sz="0" w:space="0" w:color="auto"/>
          </w:divBdr>
        </w:div>
      </w:divsChild>
    </w:div>
    <w:div w:id="1338193267">
      <w:bodyDiv w:val="1"/>
      <w:marLeft w:val="0"/>
      <w:marRight w:val="0"/>
      <w:marTop w:val="0"/>
      <w:marBottom w:val="0"/>
      <w:divBdr>
        <w:top w:val="none" w:sz="0" w:space="0" w:color="auto"/>
        <w:left w:val="none" w:sz="0" w:space="0" w:color="auto"/>
        <w:bottom w:val="none" w:sz="0" w:space="0" w:color="auto"/>
        <w:right w:val="none" w:sz="0" w:space="0" w:color="auto"/>
      </w:divBdr>
    </w:div>
    <w:div w:id="1349714709">
      <w:bodyDiv w:val="1"/>
      <w:marLeft w:val="0"/>
      <w:marRight w:val="0"/>
      <w:marTop w:val="0"/>
      <w:marBottom w:val="0"/>
      <w:divBdr>
        <w:top w:val="none" w:sz="0" w:space="0" w:color="auto"/>
        <w:left w:val="none" w:sz="0" w:space="0" w:color="auto"/>
        <w:bottom w:val="none" w:sz="0" w:space="0" w:color="auto"/>
        <w:right w:val="none" w:sz="0" w:space="0" w:color="auto"/>
      </w:divBdr>
    </w:div>
    <w:div w:id="1363282682">
      <w:bodyDiv w:val="1"/>
      <w:marLeft w:val="0"/>
      <w:marRight w:val="0"/>
      <w:marTop w:val="0"/>
      <w:marBottom w:val="0"/>
      <w:divBdr>
        <w:top w:val="none" w:sz="0" w:space="0" w:color="auto"/>
        <w:left w:val="none" w:sz="0" w:space="0" w:color="auto"/>
        <w:bottom w:val="none" w:sz="0" w:space="0" w:color="auto"/>
        <w:right w:val="none" w:sz="0" w:space="0" w:color="auto"/>
      </w:divBdr>
    </w:div>
    <w:div w:id="1369337535">
      <w:bodyDiv w:val="1"/>
      <w:marLeft w:val="0"/>
      <w:marRight w:val="0"/>
      <w:marTop w:val="0"/>
      <w:marBottom w:val="0"/>
      <w:divBdr>
        <w:top w:val="none" w:sz="0" w:space="0" w:color="auto"/>
        <w:left w:val="none" w:sz="0" w:space="0" w:color="auto"/>
        <w:bottom w:val="none" w:sz="0" w:space="0" w:color="auto"/>
        <w:right w:val="none" w:sz="0" w:space="0" w:color="auto"/>
      </w:divBdr>
      <w:divsChild>
        <w:div w:id="330836833">
          <w:marLeft w:val="640"/>
          <w:marRight w:val="0"/>
          <w:marTop w:val="0"/>
          <w:marBottom w:val="0"/>
          <w:divBdr>
            <w:top w:val="none" w:sz="0" w:space="0" w:color="auto"/>
            <w:left w:val="none" w:sz="0" w:space="0" w:color="auto"/>
            <w:bottom w:val="none" w:sz="0" w:space="0" w:color="auto"/>
            <w:right w:val="none" w:sz="0" w:space="0" w:color="auto"/>
          </w:divBdr>
        </w:div>
        <w:div w:id="890841939">
          <w:marLeft w:val="640"/>
          <w:marRight w:val="0"/>
          <w:marTop w:val="0"/>
          <w:marBottom w:val="0"/>
          <w:divBdr>
            <w:top w:val="none" w:sz="0" w:space="0" w:color="auto"/>
            <w:left w:val="none" w:sz="0" w:space="0" w:color="auto"/>
            <w:bottom w:val="none" w:sz="0" w:space="0" w:color="auto"/>
            <w:right w:val="none" w:sz="0" w:space="0" w:color="auto"/>
          </w:divBdr>
        </w:div>
        <w:div w:id="760025293">
          <w:marLeft w:val="640"/>
          <w:marRight w:val="0"/>
          <w:marTop w:val="0"/>
          <w:marBottom w:val="0"/>
          <w:divBdr>
            <w:top w:val="none" w:sz="0" w:space="0" w:color="auto"/>
            <w:left w:val="none" w:sz="0" w:space="0" w:color="auto"/>
            <w:bottom w:val="none" w:sz="0" w:space="0" w:color="auto"/>
            <w:right w:val="none" w:sz="0" w:space="0" w:color="auto"/>
          </w:divBdr>
        </w:div>
        <w:div w:id="1124882491">
          <w:marLeft w:val="640"/>
          <w:marRight w:val="0"/>
          <w:marTop w:val="0"/>
          <w:marBottom w:val="0"/>
          <w:divBdr>
            <w:top w:val="none" w:sz="0" w:space="0" w:color="auto"/>
            <w:left w:val="none" w:sz="0" w:space="0" w:color="auto"/>
            <w:bottom w:val="none" w:sz="0" w:space="0" w:color="auto"/>
            <w:right w:val="none" w:sz="0" w:space="0" w:color="auto"/>
          </w:divBdr>
        </w:div>
        <w:div w:id="1820802939">
          <w:marLeft w:val="640"/>
          <w:marRight w:val="0"/>
          <w:marTop w:val="0"/>
          <w:marBottom w:val="0"/>
          <w:divBdr>
            <w:top w:val="none" w:sz="0" w:space="0" w:color="auto"/>
            <w:left w:val="none" w:sz="0" w:space="0" w:color="auto"/>
            <w:bottom w:val="none" w:sz="0" w:space="0" w:color="auto"/>
            <w:right w:val="none" w:sz="0" w:space="0" w:color="auto"/>
          </w:divBdr>
        </w:div>
        <w:div w:id="1968193864">
          <w:marLeft w:val="640"/>
          <w:marRight w:val="0"/>
          <w:marTop w:val="0"/>
          <w:marBottom w:val="0"/>
          <w:divBdr>
            <w:top w:val="none" w:sz="0" w:space="0" w:color="auto"/>
            <w:left w:val="none" w:sz="0" w:space="0" w:color="auto"/>
            <w:bottom w:val="none" w:sz="0" w:space="0" w:color="auto"/>
            <w:right w:val="none" w:sz="0" w:space="0" w:color="auto"/>
          </w:divBdr>
        </w:div>
        <w:div w:id="1079131562">
          <w:marLeft w:val="640"/>
          <w:marRight w:val="0"/>
          <w:marTop w:val="0"/>
          <w:marBottom w:val="0"/>
          <w:divBdr>
            <w:top w:val="none" w:sz="0" w:space="0" w:color="auto"/>
            <w:left w:val="none" w:sz="0" w:space="0" w:color="auto"/>
            <w:bottom w:val="none" w:sz="0" w:space="0" w:color="auto"/>
            <w:right w:val="none" w:sz="0" w:space="0" w:color="auto"/>
          </w:divBdr>
        </w:div>
        <w:div w:id="168644031">
          <w:marLeft w:val="640"/>
          <w:marRight w:val="0"/>
          <w:marTop w:val="0"/>
          <w:marBottom w:val="0"/>
          <w:divBdr>
            <w:top w:val="none" w:sz="0" w:space="0" w:color="auto"/>
            <w:left w:val="none" w:sz="0" w:space="0" w:color="auto"/>
            <w:bottom w:val="none" w:sz="0" w:space="0" w:color="auto"/>
            <w:right w:val="none" w:sz="0" w:space="0" w:color="auto"/>
          </w:divBdr>
        </w:div>
        <w:div w:id="1720011321">
          <w:marLeft w:val="640"/>
          <w:marRight w:val="0"/>
          <w:marTop w:val="0"/>
          <w:marBottom w:val="0"/>
          <w:divBdr>
            <w:top w:val="none" w:sz="0" w:space="0" w:color="auto"/>
            <w:left w:val="none" w:sz="0" w:space="0" w:color="auto"/>
            <w:bottom w:val="none" w:sz="0" w:space="0" w:color="auto"/>
            <w:right w:val="none" w:sz="0" w:space="0" w:color="auto"/>
          </w:divBdr>
        </w:div>
        <w:div w:id="423038216">
          <w:marLeft w:val="640"/>
          <w:marRight w:val="0"/>
          <w:marTop w:val="0"/>
          <w:marBottom w:val="0"/>
          <w:divBdr>
            <w:top w:val="none" w:sz="0" w:space="0" w:color="auto"/>
            <w:left w:val="none" w:sz="0" w:space="0" w:color="auto"/>
            <w:bottom w:val="none" w:sz="0" w:space="0" w:color="auto"/>
            <w:right w:val="none" w:sz="0" w:space="0" w:color="auto"/>
          </w:divBdr>
        </w:div>
        <w:div w:id="1563830539">
          <w:marLeft w:val="640"/>
          <w:marRight w:val="0"/>
          <w:marTop w:val="0"/>
          <w:marBottom w:val="0"/>
          <w:divBdr>
            <w:top w:val="none" w:sz="0" w:space="0" w:color="auto"/>
            <w:left w:val="none" w:sz="0" w:space="0" w:color="auto"/>
            <w:bottom w:val="none" w:sz="0" w:space="0" w:color="auto"/>
            <w:right w:val="none" w:sz="0" w:space="0" w:color="auto"/>
          </w:divBdr>
        </w:div>
        <w:div w:id="643702414">
          <w:marLeft w:val="640"/>
          <w:marRight w:val="0"/>
          <w:marTop w:val="0"/>
          <w:marBottom w:val="0"/>
          <w:divBdr>
            <w:top w:val="none" w:sz="0" w:space="0" w:color="auto"/>
            <w:left w:val="none" w:sz="0" w:space="0" w:color="auto"/>
            <w:bottom w:val="none" w:sz="0" w:space="0" w:color="auto"/>
            <w:right w:val="none" w:sz="0" w:space="0" w:color="auto"/>
          </w:divBdr>
        </w:div>
        <w:div w:id="724068391">
          <w:marLeft w:val="640"/>
          <w:marRight w:val="0"/>
          <w:marTop w:val="0"/>
          <w:marBottom w:val="0"/>
          <w:divBdr>
            <w:top w:val="none" w:sz="0" w:space="0" w:color="auto"/>
            <w:left w:val="none" w:sz="0" w:space="0" w:color="auto"/>
            <w:bottom w:val="none" w:sz="0" w:space="0" w:color="auto"/>
            <w:right w:val="none" w:sz="0" w:space="0" w:color="auto"/>
          </w:divBdr>
        </w:div>
        <w:div w:id="901214378">
          <w:marLeft w:val="640"/>
          <w:marRight w:val="0"/>
          <w:marTop w:val="0"/>
          <w:marBottom w:val="0"/>
          <w:divBdr>
            <w:top w:val="none" w:sz="0" w:space="0" w:color="auto"/>
            <w:left w:val="none" w:sz="0" w:space="0" w:color="auto"/>
            <w:bottom w:val="none" w:sz="0" w:space="0" w:color="auto"/>
            <w:right w:val="none" w:sz="0" w:space="0" w:color="auto"/>
          </w:divBdr>
        </w:div>
        <w:div w:id="1133331515">
          <w:marLeft w:val="640"/>
          <w:marRight w:val="0"/>
          <w:marTop w:val="0"/>
          <w:marBottom w:val="0"/>
          <w:divBdr>
            <w:top w:val="none" w:sz="0" w:space="0" w:color="auto"/>
            <w:left w:val="none" w:sz="0" w:space="0" w:color="auto"/>
            <w:bottom w:val="none" w:sz="0" w:space="0" w:color="auto"/>
            <w:right w:val="none" w:sz="0" w:space="0" w:color="auto"/>
          </w:divBdr>
        </w:div>
        <w:div w:id="598877847">
          <w:marLeft w:val="640"/>
          <w:marRight w:val="0"/>
          <w:marTop w:val="0"/>
          <w:marBottom w:val="0"/>
          <w:divBdr>
            <w:top w:val="none" w:sz="0" w:space="0" w:color="auto"/>
            <w:left w:val="none" w:sz="0" w:space="0" w:color="auto"/>
            <w:bottom w:val="none" w:sz="0" w:space="0" w:color="auto"/>
            <w:right w:val="none" w:sz="0" w:space="0" w:color="auto"/>
          </w:divBdr>
        </w:div>
        <w:div w:id="775444979">
          <w:marLeft w:val="640"/>
          <w:marRight w:val="0"/>
          <w:marTop w:val="0"/>
          <w:marBottom w:val="0"/>
          <w:divBdr>
            <w:top w:val="none" w:sz="0" w:space="0" w:color="auto"/>
            <w:left w:val="none" w:sz="0" w:space="0" w:color="auto"/>
            <w:bottom w:val="none" w:sz="0" w:space="0" w:color="auto"/>
            <w:right w:val="none" w:sz="0" w:space="0" w:color="auto"/>
          </w:divBdr>
        </w:div>
        <w:div w:id="1267467557">
          <w:marLeft w:val="640"/>
          <w:marRight w:val="0"/>
          <w:marTop w:val="0"/>
          <w:marBottom w:val="0"/>
          <w:divBdr>
            <w:top w:val="none" w:sz="0" w:space="0" w:color="auto"/>
            <w:left w:val="none" w:sz="0" w:space="0" w:color="auto"/>
            <w:bottom w:val="none" w:sz="0" w:space="0" w:color="auto"/>
            <w:right w:val="none" w:sz="0" w:space="0" w:color="auto"/>
          </w:divBdr>
        </w:div>
        <w:div w:id="1777944685">
          <w:marLeft w:val="640"/>
          <w:marRight w:val="0"/>
          <w:marTop w:val="0"/>
          <w:marBottom w:val="0"/>
          <w:divBdr>
            <w:top w:val="none" w:sz="0" w:space="0" w:color="auto"/>
            <w:left w:val="none" w:sz="0" w:space="0" w:color="auto"/>
            <w:bottom w:val="none" w:sz="0" w:space="0" w:color="auto"/>
            <w:right w:val="none" w:sz="0" w:space="0" w:color="auto"/>
          </w:divBdr>
        </w:div>
      </w:divsChild>
    </w:div>
    <w:div w:id="1378120533">
      <w:bodyDiv w:val="1"/>
      <w:marLeft w:val="0"/>
      <w:marRight w:val="0"/>
      <w:marTop w:val="0"/>
      <w:marBottom w:val="0"/>
      <w:divBdr>
        <w:top w:val="none" w:sz="0" w:space="0" w:color="auto"/>
        <w:left w:val="none" w:sz="0" w:space="0" w:color="auto"/>
        <w:bottom w:val="none" w:sz="0" w:space="0" w:color="auto"/>
        <w:right w:val="none" w:sz="0" w:space="0" w:color="auto"/>
      </w:divBdr>
      <w:divsChild>
        <w:div w:id="85152930">
          <w:marLeft w:val="640"/>
          <w:marRight w:val="0"/>
          <w:marTop w:val="0"/>
          <w:marBottom w:val="0"/>
          <w:divBdr>
            <w:top w:val="none" w:sz="0" w:space="0" w:color="auto"/>
            <w:left w:val="none" w:sz="0" w:space="0" w:color="auto"/>
            <w:bottom w:val="none" w:sz="0" w:space="0" w:color="auto"/>
            <w:right w:val="none" w:sz="0" w:space="0" w:color="auto"/>
          </w:divBdr>
        </w:div>
        <w:div w:id="2066827041">
          <w:marLeft w:val="640"/>
          <w:marRight w:val="0"/>
          <w:marTop w:val="0"/>
          <w:marBottom w:val="0"/>
          <w:divBdr>
            <w:top w:val="none" w:sz="0" w:space="0" w:color="auto"/>
            <w:left w:val="none" w:sz="0" w:space="0" w:color="auto"/>
            <w:bottom w:val="none" w:sz="0" w:space="0" w:color="auto"/>
            <w:right w:val="none" w:sz="0" w:space="0" w:color="auto"/>
          </w:divBdr>
        </w:div>
        <w:div w:id="921337261">
          <w:marLeft w:val="640"/>
          <w:marRight w:val="0"/>
          <w:marTop w:val="0"/>
          <w:marBottom w:val="0"/>
          <w:divBdr>
            <w:top w:val="none" w:sz="0" w:space="0" w:color="auto"/>
            <w:left w:val="none" w:sz="0" w:space="0" w:color="auto"/>
            <w:bottom w:val="none" w:sz="0" w:space="0" w:color="auto"/>
            <w:right w:val="none" w:sz="0" w:space="0" w:color="auto"/>
          </w:divBdr>
        </w:div>
        <w:div w:id="222251736">
          <w:marLeft w:val="640"/>
          <w:marRight w:val="0"/>
          <w:marTop w:val="0"/>
          <w:marBottom w:val="0"/>
          <w:divBdr>
            <w:top w:val="none" w:sz="0" w:space="0" w:color="auto"/>
            <w:left w:val="none" w:sz="0" w:space="0" w:color="auto"/>
            <w:bottom w:val="none" w:sz="0" w:space="0" w:color="auto"/>
            <w:right w:val="none" w:sz="0" w:space="0" w:color="auto"/>
          </w:divBdr>
        </w:div>
        <w:div w:id="1275363046">
          <w:marLeft w:val="640"/>
          <w:marRight w:val="0"/>
          <w:marTop w:val="0"/>
          <w:marBottom w:val="0"/>
          <w:divBdr>
            <w:top w:val="none" w:sz="0" w:space="0" w:color="auto"/>
            <w:left w:val="none" w:sz="0" w:space="0" w:color="auto"/>
            <w:bottom w:val="none" w:sz="0" w:space="0" w:color="auto"/>
            <w:right w:val="none" w:sz="0" w:space="0" w:color="auto"/>
          </w:divBdr>
        </w:div>
        <w:div w:id="1642808184">
          <w:marLeft w:val="640"/>
          <w:marRight w:val="0"/>
          <w:marTop w:val="0"/>
          <w:marBottom w:val="0"/>
          <w:divBdr>
            <w:top w:val="none" w:sz="0" w:space="0" w:color="auto"/>
            <w:left w:val="none" w:sz="0" w:space="0" w:color="auto"/>
            <w:bottom w:val="none" w:sz="0" w:space="0" w:color="auto"/>
            <w:right w:val="none" w:sz="0" w:space="0" w:color="auto"/>
          </w:divBdr>
        </w:div>
        <w:div w:id="1238707617">
          <w:marLeft w:val="640"/>
          <w:marRight w:val="0"/>
          <w:marTop w:val="0"/>
          <w:marBottom w:val="0"/>
          <w:divBdr>
            <w:top w:val="none" w:sz="0" w:space="0" w:color="auto"/>
            <w:left w:val="none" w:sz="0" w:space="0" w:color="auto"/>
            <w:bottom w:val="none" w:sz="0" w:space="0" w:color="auto"/>
            <w:right w:val="none" w:sz="0" w:space="0" w:color="auto"/>
          </w:divBdr>
        </w:div>
        <w:div w:id="885407936">
          <w:marLeft w:val="640"/>
          <w:marRight w:val="0"/>
          <w:marTop w:val="0"/>
          <w:marBottom w:val="0"/>
          <w:divBdr>
            <w:top w:val="none" w:sz="0" w:space="0" w:color="auto"/>
            <w:left w:val="none" w:sz="0" w:space="0" w:color="auto"/>
            <w:bottom w:val="none" w:sz="0" w:space="0" w:color="auto"/>
            <w:right w:val="none" w:sz="0" w:space="0" w:color="auto"/>
          </w:divBdr>
        </w:div>
        <w:div w:id="439683172">
          <w:marLeft w:val="640"/>
          <w:marRight w:val="0"/>
          <w:marTop w:val="0"/>
          <w:marBottom w:val="0"/>
          <w:divBdr>
            <w:top w:val="none" w:sz="0" w:space="0" w:color="auto"/>
            <w:left w:val="none" w:sz="0" w:space="0" w:color="auto"/>
            <w:bottom w:val="none" w:sz="0" w:space="0" w:color="auto"/>
            <w:right w:val="none" w:sz="0" w:space="0" w:color="auto"/>
          </w:divBdr>
        </w:div>
        <w:div w:id="1918903960">
          <w:marLeft w:val="640"/>
          <w:marRight w:val="0"/>
          <w:marTop w:val="0"/>
          <w:marBottom w:val="0"/>
          <w:divBdr>
            <w:top w:val="none" w:sz="0" w:space="0" w:color="auto"/>
            <w:left w:val="none" w:sz="0" w:space="0" w:color="auto"/>
            <w:bottom w:val="none" w:sz="0" w:space="0" w:color="auto"/>
            <w:right w:val="none" w:sz="0" w:space="0" w:color="auto"/>
          </w:divBdr>
        </w:div>
        <w:div w:id="801315009">
          <w:marLeft w:val="640"/>
          <w:marRight w:val="0"/>
          <w:marTop w:val="0"/>
          <w:marBottom w:val="0"/>
          <w:divBdr>
            <w:top w:val="none" w:sz="0" w:space="0" w:color="auto"/>
            <w:left w:val="none" w:sz="0" w:space="0" w:color="auto"/>
            <w:bottom w:val="none" w:sz="0" w:space="0" w:color="auto"/>
            <w:right w:val="none" w:sz="0" w:space="0" w:color="auto"/>
          </w:divBdr>
        </w:div>
        <w:div w:id="1423647311">
          <w:marLeft w:val="640"/>
          <w:marRight w:val="0"/>
          <w:marTop w:val="0"/>
          <w:marBottom w:val="0"/>
          <w:divBdr>
            <w:top w:val="none" w:sz="0" w:space="0" w:color="auto"/>
            <w:left w:val="none" w:sz="0" w:space="0" w:color="auto"/>
            <w:bottom w:val="none" w:sz="0" w:space="0" w:color="auto"/>
            <w:right w:val="none" w:sz="0" w:space="0" w:color="auto"/>
          </w:divBdr>
        </w:div>
        <w:div w:id="1466580764">
          <w:marLeft w:val="640"/>
          <w:marRight w:val="0"/>
          <w:marTop w:val="0"/>
          <w:marBottom w:val="0"/>
          <w:divBdr>
            <w:top w:val="none" w:sz="0" w:space="0" w:color="auto"/>
            <w:left w:val="none" w:sz="0" w:space="0" w:color="auto"/>
            <w:bottom w:val="none" w:sz="0" w:space="0" w:color="auto"/>
            <w:right w:val="none" w:sz="0" w:space="0" w:color="auto"/>
          </w:divBdr>
        </w:div>
        <w:div w:id="1754622174">
          <w:marLeft w:val="640"/>
          <w:marRight w:val="0"/>
          <w:marTop w:val="0"/>
          <w:marBottom w:val="0"/>
          <w:divBdr>
            <w:top w:val="none" w:sz="0" w:space="0" w:color="auto"/>
            <w:left w:val="none" w:sz="0" w:space="0" w:color="auto"/>
            <w:bottom w:val="none" w:sz="0" w:space="0" w:color="auto"/>
            <w:right w:val="none" w:sz="0" w:space="0" w:color="auto"/>
          </w:divBdr>
        </w:div>
        <w:div w:id="83961690">
          <w:marLeft w:val="640"/>
          <w:marRight w:val="0"/>
          <w:marTop w:val="0"/>
          <w:marBottom w:val="0"/>
          <w:divBdr>
            <w:top w:val="none" w:sz="0" w:space="0" w:color="auto"/>
            <w:left w:val="none" w:sz="0" w:space="0" w:color="auto"/>
            <w:bottom w:val="none" w:sz="0" w:space="0" w:color="auto"/>
            <w:right w:val="none" w:sz="0" w:space="0" w:color="auto"/>
          </w:divBdr>
        </w:div>
        <w:div w:id="1162693761">
          <w:marLeft w:val="640"/>
          <w:marRight w:val="0"/>
          <w:marTop w:val="0"/>
          <w:marBottom w:val="0"/>
          <w:divBdr>
            <w:top w:val="none" w:sz="0" w:space="0" w:color="auto"/>
            <w:left w:val="none" w:sz="0" w:space="0" w:color="auto"/>
            <w:bottom w:val="none" w:sz="0" w:space="0" w:color="auto"/>
            <w:right w:val="none" w:sz="0" w:space="0" w:color="auto"/>
          </w:divBdr>
        </w:div>
        <w:div w:id="95633759">
          <w:marLeft w:val="640"/>
          <w:marRight w:val="0"/>
          <w:marTop w:val="0"/>
          <w:marBottom w:val="0"/>
          <w:divBdr>
            <w:top w:val="none" w:sz="0" w:space="0" w:color="auto"/>
            <w:left w:val="none" w:sz="0" w:space="0" w:color="auto"/>
            <w:bottom w:val="none" w:sz="0" w:space="0" w:color="auto"/>
            <w:right w:val="none" w:sz="0" w:space="0" w:color="auto"/>
          </w:divBdr>
        </w:div>
        <w:div w:id="71851406">
          <w:marLeft w:val="640"/>
          <w:marRight w:val="0"/>
          <w:marTop w:val="0"/>
          <w:marBottom w:val="0"/>
          <w:divBdr>
            <w:top w:val="none" w:sz="0" w:space="0" w:color="auto"/>
            <w:left w:val="none" w:sz="0" w:space="0" w:color="auto"/>
            <w:bottom w:val="none" w:sz="0" w:space="0" w:color="auto"/>
            <w:right w:val="none" w:sz="0" w:space="0" w:color="auto"/>
          </w:divBdr>
        </w:div>
        <w:div w:id="255794703">
          <w:marLeft w:val="640"/>
          <w:marRight w:val="0"/>
          <w:marTop w:val="0"/>
          <w:marBottom w:val="0"/>
          <w:divBdr>
            <w:top w:val="none" w:sz="0" w:space="0" w:color="auto"/>
            <w:left w:val="none" w:sz="0" w:space="0" w:color="auto"/>
            <w:bottom w:val="none" w:sz="0" w:space="0" w:color="auto"/>
            <w:right w:val="none" w:sz="0" w:space="0" w:color="auto"/>
          </w:divBdr>
        </w:div>
        <w:div w:id="500894200">
          <w:marLeft w:val="640"/>
          <w:marRight w:val="0"/>
          <w:marTop w:val="0"/>
          <w:marBottom w:val="0"/>
          <w:divBdr>
            <w:top w:val="none" w:sz="0" w:space="0" w:color="auto"/>
            <w:left w:val="none" w:sz="0" w:space="0" w:color="auto"/>
            <w:bottom w:val="none" w:sz="0" w:space="0" w:color="auto"/>
            <w:right w:val="none" w:sz="0" w:space="0" w:color="auto"/>
          </w:divBdr>
        </w:div>
        <w:div w:id="2143694451">
          <w:marLeft w:val="640"/>
          <w:marRight w:val="0"/>
          <w:marTop w:val="0"/>
          <w:marBottom w:val="0"/>
          <w:divBdr>
            <w:top w:val="none" w:sz="0" w:space="0" w:color="auto"/>
            <w:left w:val="none" w:sz="0" w:space="0" w:color="auto"/>
            <w:bottom w:val="none" w:sz="0" w:space="0" w:color="auto"/>
            <w:right w:val="none" w:sz="0" w:space="0" w:color="auto"/>
          </w:divBdr>
        </w:div>
        <w:div w:id="251856565">
          <w:marLeft w:val="640"/>
          <w:marRight w:val="0"/>
          <w:marTop w:val="0"/>
          <w:marBottom w:val="0"/>
          <w:divBdr>
            <w:top w:val="none" w:sz="0" w:space="0" w:color="auto"/>
            <w:left w:val="none" w:sz="0" w:space="0" w:color="auto"/>
            <w:bottom w:val="none" w:sz="0" w:space="0" w:color="auto"/>
            <w:right w:val="none" w:sz="0" w:space="0" w:color="auto"/>
          </w:divBdr>
        </w:div>
        <w:div w:id="1712535643">
          <w:marLeft w:val="640"/>
          <w:marRight w:val="0"/>
          <w:marTop w:val="0"/>
          <w:marBottom w:val="0"/>
          <w:divBdr>
            <w:top w:val="none" w:sz="0" w:space="0" w:color="auto"/>
            <w:left w:val="none" w:sz="0" w:space="0" w:color="auto"/>
            <w:bottom w:val="none" w:sz="0" w:space="0" w:color="auto"/>
            <w:right w:val="none" w:sz="0" w:space="0" w:color="auto"/>
          </w:divBdr>
        </w:div>
        <w:div w:id="621232545">
          <w:marLeft w:val="640"/>
          <w:marRight w:val="0"/>
          <w:marTop w:val="0"/>
          <w:marBottom w:val="0"/>
          <w:divBdr>
            <w:top w:val="none" w:sz="0" w:space="0" w:color="auto"/>
            <w:left w:val="none" w:sz="0" w:space="0" w:color="auto"/>
            <w:bottom w:val="none" w:sz="0" w:space="0" w:color="auto"/>
            <w:right w:val="none" w:sz="0" w:space="0" w:color="auto"/>
          </w:divBdr>
        </w:div>
      </w:divsChild>
    </w:div>
    <w:div w:id="1381317862">
      <w:bodyDiv w:val="1"/>
      <w:marLeft w:val="0"/>
      <w:marRight w:val="0"/>
      <w:marTop w:val="0"/>
      <w:marBottom w:val="0"/>
      <w:divBdr>
        <w:top w:val="none" w:sz="0" w:space="0" w:color="auto"/>
        <w:left w:val="none" w:sz="0" w:space="0" w:color="auto"/>
        <w:bottom w:val="none" w:sz="0" w:space="0" w:color="auto"/>
        <w:right w:val="none" w:sz="0" w:space="0" w:color="auto"/>
      </w:divBdr>
    </w:div>
    <w:div w:id="1384326320">
      <w:bodyDiv w:val="1"/>
      <w:marLeft w:val="0"/>
      <w:marRight w:val="0"/>
      <w:marTop w:val="0"/>
      <w:marBottom w:val="0"/>
      <w:divBdr>
        <w:top w:val="none" w:sz="0" w:space="0" w:color="auto"/>
        <w:left w:val="none" w:sz="0" w:space="0" w:color="auto"/>
        <w:bottom w:val="none" w:sz="0" w:space="0" w:color="auto"/>
        <w:right w:val="none" w:sz="0" w:space="0" w:color="auto"/>
      </w:divBdr>
    </w:div>
    <w:div w:id="1392537011">
      <w:bodyDiv w:val="1"/>
      <w:marLeft w:val="0"/>
      <w:marRight w:val="0"/>
      <w:marTop w:val="0"/>
      <w:marBottom w:val="0"/>
      <w:divBdr>
        <w:top w:val="none" w:sz="0" w:space="0" w:color="auto"/>
        <w:left w:val="none" w:sz="0" w:space="0" w:color="auto"/>
        <w:bottom w:val="none" w:sz="0" w:space="0" w:color="auto"/>
        <w:right w:val="none" w:sz="0" w:space="0" w:color="auto"/>
      </w:divBdr>
    </w:div>
    <w:div w:id="1394158777">
      <w:bodyDiv w:val="1"/>
      <w:marLeft w:val="0"/>
      <w:marRight w:val="0"/>
      <w:marTop w:val="0"/>
      <w:marBottom w:val="0"/>
      <w:divBdr>
        <w:top w:val="none" w:sz="0" w:space="0" w:color="auto"/>
        <w:left w:val="none" w:sz="0" w:space="0" w:color="auto"/>
        <w:bottom w:val="none" w:sz="0" w:space="0" w:color="auto"/>
        <w:right w:val="none" w:sz="0" w:space="0" w:color="auto"/>
      </w:divBdr>
      <w:divsChild>
        <w:div w:id="1259290926">
          <w:marLeft w:val="640"/>
          <w:marRight w:val="0"/>
          <w:marTop w:val="0"/>
          <w:marBottom w:val="0"/>
          <w:divBdr>
            <w:top w:val="none" w:sz="0" w:space="0" w:color="auto"/>
            <w:left w:val="none" w:sz="0" w:space="0" w:color="auto"/>
            <w:bottom w:val="none" w:sz="0" w:space="0" w:color="auto"/>
            <w:right w:val="none" w:sz="0" w:space="0" w:color="auto"/>
          </w:divBdr>
        </w:div>
        <w:div w:id="2134398676">
          <w:marLeft w:val="640"/>
          <w:marRight w:val="0"/>
          <w:marTop w:val="0"/>
          <w:marBottom w:val="0"/>
          <w:divBdr>
            <w:top w:val="none" w:sz="0" w:space="0" w:color="auto"/>
            <w:left w:val="none" w:sz="0" w:space="0" w:color="auto"/>
            <w:bottom w:val="none" w:sz="0" w:space="0" w:color="auto"/>
            <w:right w:val="none" w:sz="0" w:space="0" w:color="auto"/>
          </w:divBdr>
        </w:div>
        <w:div w:id="1556163371">
          <w:marLeft w:val="640"/>
          <w:marRight w:val="0"/>
          <w:marTop w:val="0"/>
          <w:marBottom w:val="0"/>
          <w:divBdr>
            <w:top w:val="none" w:sz="0" w:space="0" w:color="auto"/>
            <w:left w:val="none" w:sz="0" w:space="0" w:color="auto"/>
            <w:bottom w:val="none" w:sz="0" w:space="0" w:color="auto"/>
            <w:right w:val="none" w:sz="0" w:space="0" w:color="auto"/>
          </w:divBdr>
        </w:div>
        <w:div w:id="1797291230">
          <w:marLeft w:val="640"/>
          <w:marRight w:val="0"/>
          <w:marTop w:val="0"/>
          <w:marBottom w:val="0"/>
          <w:divBdr>
            <w:top w:val="none" w:sz="0" w:space="0" w:color="auto"/>
            <w:left w:val="none" w:sz="0" w:space="0" w:color="auto"/>
            <w:bottom w:val="none" w:sz="0" w:space="0" w:color="auto"/>
            <w:right w:val="none" w:sz="0" w:space="0" w:color="auto"/>
          </w:divBdr>
        </w:div>
        <w:div w:id="1828740727">
          <w:marLeft w:val="640"/>
          <w:marRight w:val="0"/>
          <w:marTop w:val="0"/>
          <w:marBottom w:val="0"/>
          <w:divBdr>
            <w:top w:val="none" w:sz="0" w:space="0" w:color="auto"/>
            <w:left w:val="none" w:sz="0" w:space="0" w:color="auto"/>
            <w:bottom w:val="none" w:sz="0" w:space="0" w:color="auto"/>
            <w:right w:val="none" w:sz="0" w:space="0" w:color="auto"/>
          </w:divBdr>
        </w:div>
        <w:div w:id="1389842557">
          <w:marLeft w:val="640"/>
          <w:marRight w:val="0"/>
          <w:marTop w:val="0"/>
          <w:marBottom w:val="0"/>
          <w:divBdr>
            <w:top w:val="none" w:sz="0" w:space="0" w:color="auto"/>
            <w:left w:val="none" w:sz="0" w:space="0" w:color="auto"/>
            <w:bottom w:val="none" w:sz="0" w:space="0" w:color="auto"/>
            <w:right w:val="none" w:sz="0" w:space="0" w:color="auto"/>
          </w:divBdr>
        </w:div>
        <w:div w:id="2107260424">
          <w:marLeft w:val="640"/>
          <w:marRight w:val="0"/>
          <w:marTop w:val="0"/>
          <w:marBottom w:val="0"/>
          <w:divBdr>
            <w:top w:val="none" w:sz="0" w:space="0" w:color="auto"/>
            <w:left w:val="none" w:sz="0" w:space="0" w:color="auto"/>
            <w:bottom w:val="none" w:sz="0" w:space="0" w:color="auto"/>
            <w:right w:val="none" w:sz="0" w:space="0" w:color="auto"/>
          </w:divBdr>
        </w:div>
        <w:div w:id="1314800763">
          <w:marLeft w:val="640"/>
          <w:marRight w:val="0"/>
          <w:marTop w:val="0"/>
          <w:marBottom w:val="0"/>
          <w:divBdr>
            <w:top w:val="none" w:sz="0" w:space="0" w:color="auto"/>
            <w:left w:val="none" w:sz="0" w:space="0" w:color="auto"/>
            <w:bottom w:val="none" w:sz="0" w:space="0" w:color="auto"/>
            <w:right w:val="none" w:sz="0" w:space="0" w:color="auto"/>
          </w:divBdr>
        </w:div>
        <w:div w:id="596405016">
          <w:marLeft w:val="640"/>
          <w:marRight w:val="0"/>
          <w:marTop w:val="0"/>
          <w:marBottom w:val="0"/>
          <w:divBdr>
            <w:top w:val="none" w:sz="0" w:space="0" w:color="auto"/>
            <w:left w:val="none" w:sz="0" w:space="0" w:color="auto"/>
            <w:bottom w:val="none" w:sz="0" w:space="0" w:color="auto"/>
            <w:right w:val="none" w:sz="0" w:space="0" w:color="auto"/>
          </w:divBdr>
        </w:div>
        <w:div w:id="929238456">
          <w:marLeft w:val="640"/>
          <w:marRight w:val="0"/>
          <w:marTop w:val="0"/>
          <w:marBottom w:val="0"/>
          <w:divBdr>
            <w:top w:val="none" w:sz="0" w:space="0" w:color="auto"/>
            <w:left w:val="none" w:sz="0" w:space="0" w:color="auto"/>
            <w:bottom w:val="none" w:sz="0" w:space="0" w:color="auto"/>
            <w:right w:val="none" w:sz="0" w:space="0" w:color="auto"/>
          </w:divBdr>
        </w:div>
        <w:div w:id="1358510352">
          <w:marLeft w:val="640"/>
          <w:marRight w:val="0"/>
          <w:marTop w:val="0"/>
          <w:marBottom w:val="0"/>
          <w:divBdr>
            <w:top w:val="none" w:sz="0" w:space="0" w:color="auto"/>
            <w:left w:val="none" w:sz="0" w:space="0" w:color="auto"/>
            <w:bottom w:val="none" w:sz="0" w:space="0" w:color="auto"/>
            <w:right w:val="none" w:sz="0" w:space="0" w:color="auto"/>
          </w:divBdr>
        </w:div>
        <w:div w:id="1054230618">
          <w:marLeft w:val="640"/>
          <w:marRight w:val="0"/>
          <w:marTop w:val="0"/>
          <w:marBottom w:val="0"/>
          <w:divBdr>
            <w:top w:val="none" w:sz="0" w:space="0" w:color="auto"/>
            <w:left w:val="none" w:sz="0" w:space="0" w:color="auto"/>
            <w:bottom w:val="none" w:sz="0" w:space="0" w:color="auto"/>
            <w:right w:val="none" w:sz="0" w:space="0" w:color="auto"/>
          </w:divBdr>
        </w:div>
        <w:div w:id="1197696495">
          <w:marLeft w:val="640"/>
          <w:marRight w:val="0"/>
          <w:marTop w:val="0"/>
          <w:marBottom w:val="0"/>
          <w:divBdr>
            <w:top w:val="none" w:sz="0" w:space="0" w:color="auto"/>
            <w:left w:val="none" w:sz="0" w:space="0" w:color="auto"/>
            <w:bottom w:val="none" w:sz="0" w:space="0" w:color="auto"/>
            <w:right w:val="none" w:sz="0" w:space="0" w:color="auto"/>
          </w:divBdr>
        </w:div>
        <w:div w:id="698168827">
          <w:marLeft w:val="640"/>
          <w:marRight w:val="0"/>
          <w:marTop w:val="0"/>
          <w:marBottom w:val="0"/>
          <w:divBdr>
            <w:top w:val="none" w:sz="0" w:space="0" w:color="auto"/>
            <w:left w:val="none" w:sz="0" w:space="0" w:color="auto"/>
            <w:bottom w:val="none" w:sz="0" w:space="0" w:color="auto"/>
            <w:right w:val="none" w:sz="0" w:space="0" w:color="auto"/>
          </w:divBdr>
        </w:div>
        <w:div w:id="812983306">
          <w:marLeft w:val="640"/>
          <w:marRight w:val="0"/>
          <w:marTop w:val="0"/>
          <w:marBottom w:val="0"/>
          <w:divBdr>
            <w:top w:val="none" w:sz="0" w:space="0" w:color="auto"/>
            <w:left w:val="none" w:sz="0" w:space="0" w:color="auto"/>
            <w:bottom w:val="none" w:sz="0" w:space="0" w:color="auto"/>
            <w:right w:val="none" w:sz="0" w:space="0" w:color="auto"/>
          </w:divBdr>
        </w:div>
        <w:div w:id="1402024719">
          <w:marLeft w:val="640"/>
          <w:marRight w:val="0"/>
          <w:marTop w:val="0"/>
          <w:marBottom w:val="0"/>
          <w:divBdr>
            <w:top w:val="none" w:sz="0" w:space="0" w:color="auto"/>
            <w:left w:val="none" w:sz="0" w:space="0" w:color="auto"/>
            <w:bottom w:val="none" w:sz="0" w:space="0" w:color="auto"/>
            <w:right w:val="none" w:sz="0" w:space="0" w:color="auto"/>
          </w:divBdr>
        </w:div>
        <w:div w:id="577787042">
          <w:marLeft w:val="640"/>
          <w:marRight w:val="0"/>
          <w:marTop w:val="0"/>
          <w:marBottom w:val="0"/>
          <w:divBdr>
            <w:top w:val="none" w:sz="0" w:space="0" w:color="auto"/>
            <w:left w:val="none" w:sz="0" w:space="0" w:color="auto"/>
            <w:bottom w:val="none" w:sz="0" w:space="0" w:color="auto"/>
            <w:right w:val="none" w:sz="0" w:space="0" w:color="auto"/>
          </w:divBdr>
        </w:div>
        <w:div w:id="1450858659">
          <w:marLeft w:val="640"/>
          <w:marRight w:val="0"/>
          <w:marTop w:val="0"/>
          <w:marBottom w:val="0"/>
          <w:divBdr>
            <w:top w:val="none" w:sz="0" w:space="0" w:color="auto"/>
            <w:left w:val="none" w:sz="0" w:space="0" w:color="auto"/>
            <w:bottom w:val="none" w:sz="0" w:space="0" w:color="auto"/>
            <w:right w:val="none" w:sz="0" w:space="0" w:color="auto"/>
          </w:divBdr>
        </w:div>
        <w:div w:id="927424127">
          <w:marLeft w:val="640"/>
          <w:marRight w:val="0"/>
          <w:marTop w:val="0"/>
          <w:marBottom w:val="0"/>
          <w:divBdr>
            <w:top w:val="none" w:sz="0" w:space="0" w:color="auto"/>
            <w:left w:val="none" w:sz="0" w:space="0" w:color="auto"/>
            <w:bottom w:val="none" w:sz="0" w:space="0" w:color="auto"/>
            <w:right w:val="none" w:sz="0" w:space="0" w:color="auto"/>
          </w:divBdr>
        </w:div>
        <w:div w:id="1558013627">
          <w:marLeft w:val="640"/>
          <w:marRight w:val="0"/>
          <w:marTop w:val="0"/>
          <w:marBottom w:val="0"/>
          <w:divBdr>
            <w:top w:val="none" w:sz="0" w:space="0" w:color="auto"/>
            <w:left w:val="none" w:sz="0" w:space="0" w:color="auto"/>
            <w:bottom w:val="none" w:sz="0" w:space="0" w:color="auto"/>
            <w:right w:val="none" w:sz="0" w:space="0" w:color="auto"/>
          </w:divBdr>
        </w:div>
        <w:div w:id="1643459260">
          <w:marLeft w:val="640"/>
          <w:marRight w:val="0"/>
          <w:marTop w:val="0"/>
          <w:marBottom w:val="0"/>
          <w:divBdr>
            <w:top w:val="none" w:sz="0" w:space="0" w:color="auto"/>
            <w:left w:val="none" w:sz="0" w:space="0" w:color="auto"/>
            <w:bottom w:val="none" w:sz="0" w:space="0" w:color="auto"/>
            <w:right w:val="none" w:sz="0" w:space="0" w:color="auto"/>
          </w:divBdr>
        </w:div>
        <w:div w:id="1943217312">
          <w:marLeft w:val="640"/>
          <w:marRight w:val="0"/>
          <w:marTop w:val="0"/>
          <w:marBottom w:val="0"/>
          <w:divBdr>
            <w:top w:val="none" w:sz="0" w:space="0" w:color="auto"/>
            <w:left w:val="none" w:sz="0" w:space="0" w:color="auto"/>
            <w:bottom w:val="none" w:sz="0" w:space="0" w:color="auto"/>
            <w:right w:val="none" w:sz="0" w:space="0" w:color="auto"/>
          </w:divBdr>
        </w:div>
        <w:div w:id="1533226823">
          <w:marLeft w:val="640"/>
          <w:marRight w:val="0"/>
          <w:marTop w:val="0"/>
          <w:marBottom w:val="0"/>
          <w:divBdr>
            <w:top w:val="none" w:sz="0" w:space="0" w:color="auto"/>
            <w:left w:val="none" w:sz="0" w:space="0" w:color="auto"/>
            <w:bottom w:val="none" w:sz="0" w:space="0" w:color="auto"/>
            <w:right w:val="none" w:sz="0" w:space="0" w:color="auto"/>
          </w:divBdr>
        </w:div>
        <w:div w:id="1806121428">
          <w:marLeft w:val="640"/>
          <w:marRight w:val="0"/>
          <w:marTop w:val="0"/>
          <w:marBottom w:val="0"/>
          <w:divBdr>
            <w:top w:val="none" w:sz="0" w:space="0" w:color="auto"/>
            <w:left w:val="none" w:sz="0" w:space="0" w:color="auto"/>
            <w:bottom w:val="none" w:sz="0" w:space="0" w:color="auto"/>
            <w:right w:val="none" w:sz="0" w:space="0" w:color="auto"/>
          </w:divBdr>
        </w:div>
        <w:div w:id="825706938">
          <w:marLeft w:val="640"/>
          <w:marRight w:val="0"/>
          <w:marTop w:val="0"/>
          <w:marBottom w:val="0"/>
          <w:divBdr>
            <w:top w:val="none" w:sz="0" w:space="0" w:color="auto"/>
            <w:left w:val="none" w:sz="0" w:space="0" w:color="auto"/>
            <w:bottom w:val="none" w:sz="0" w:space="0" w:color="auto"/>
            <w:right w:val="none" w:sz="0" w:space="0" w:color="auto"/>
          </w:divBdr>
        </w:div>
        <w:div w:id="876507442">
          <w:marLeft w:val="640"/>
          <w:marRight w:val="0"/>
          <w:marTop w:val="0"/>
          <w:marBottom w:val="0"/>
          <w:divBdr>
            <w:top w:val="none" w:sz="0" w:space="0" w:color="auto"/>
            <w:left w:val="none" w:sz="0" w:space="0" w:color="auto"/>
            <w:bottom w:val="none" w:sz="0" w:space="0" w:color="auto"/>
            <w:right w:val="none" w:sz="0" w:space="0" w:color="auto"/>
          </w:divBdr>
        </w:div>
        <w:div w:id="1072309235">
          <w:marLeft w:val="640"/>
          <w:marRight w:val="0"/>
          <w:marTop w:val="0"/>
          <w:marBottom w:val="0"/>
          <w:divBdr>
            <w:top w:val="none" w:sz="0" w:space="0" w:color="auto"/>
            <w:left w:val="none" w:sz="0" w:space="0" w:color="auto"/>
            <w:bottom w:val="none" w:sz="0" w:space="0" w:color="auto"/>
            <w:right w:val="none" w:sz="0" w:space="0" w:color="auto"/>
          </w:divBdr>
        </w:div>
        <w:div w:id="1653633931">
          <w:marLeft w:val="640"/>
          <w:marRight w:val="0"/>
          <w:marTop w:val="0"/>
          <w:marBottom w:val="0"/>
          <w:divBdr>
            <w:top w:val="none" w:sz="0" w:space="0" w:color="auto"/>
            <w:left w:val="none" w:sz="0" w:space="0" w:color="auto"/>
            <w:bottom w:val="none" w:sz="0" w:space="0" w:color="auto"/>
            <w:right w:val="none" w:sz="0" w:space="0" w:color="auto"/>
          </w:divBdr>
        </w:div>
        <w:div w:id="1399673104">
          <w:marLeft w:val="640"/>
          <w:marRight w:val="0"/>
          <w:marTop w:val="0"/>
          <w:marBottom w:val="0"/>
          <w:divBdr>
            <w:top w:val="none" w:sz="0" w:space="0" w:color="auto"/>
            <w:left w:val="none" w:sz="0" w:space="0" w:color="auto"/>
            <w:bottom w:val="none" w:sz="0" w:space="0" w:color="auto"/>
            <w:right w:val="none" w:sz="0" w:space="0" w:color="auto"/>
          </w:divBdr>
        </w:div>
        <w:div w:id="636688097">
          <w:marLeft w:val="640"/>
          <w:marRight w:val="0"/>
          <w:marTop w:val="0"/>
          <w:marBottom w:val="0"/>
          <w:divBdr>
            <w:top w:val="none" w:sz="0" w:space="0" w:color="auto"/>
            <w:left w:val="none" w:sz="0" w:space="0" w:color="auto"/>
            <w:bottom w:val="none" w:sz="0" w:space="0" w:color="auto"/>
            <w:right w:val="none" w:sz="0" w:space="0" w:color="auto"/>
          </w:divBdr>
        </w:div>
        <w:div w:id="187988470">
          <w:marLeft w:val="640"/>
          <w:marRight w:val="0"/>
          <w:marTop w:val="0"/>
          <w:marBottom w:val="0"/>
          <w:divBdr>
            <w:top w:val="none" w:sz="0" w:space="0" w:color="auto"/>
            <w:left w:val="none" w:sz="0" w:space="0" w:color="auto"/>
            <w:bottom w:val="none" w:sz="0" w:space="0" w:color="auto"/>
            <w:right w:val="none" w:sz="0" w:space="0" w:color="auto"/>
          </w:divBdr>
        </w:div>
        <w:div w:id="1239486466">
          <w:marLeft w:val="640"/>
          <w:marRight w:val="0"/>
          <w:marTop w:val="0"/>
          <w:marBottom w:val="0"/>
          <w:divBdr>
            <w:top w:val="none" w:sz="0" w:space="0" w:color="auto"/>
            <w:left w:val="none" w:sz="0" w:space="0" w:color="auto"/>
            <w:bottom w:val="none" w:sz="0" w:space="0" w:color="auto"/>
            <w:right w:val="none" w:sz="0" w:space="0" w:color="auto"/>
          </w:divBdr>
        </w:div>
        <w:div w:id="992292758">
          <w:marLeft w:val="640"/>
          <w:marRight w:val="0"/>
          <w:marTop w:val="0"/>
          <w:marBottom w:val="0"/>
          <w:divBdr>
            <w:top w:val="none" w:sz="0" w:space="0" w:color="auto"/>
            <w:left w:val="none" w:sz="0" w:space="0" w:color="auto"/>
            <w:bottom w:val="none" w:sz="0" w:space="0" w:color="auto"/>
            <w:right w:val="none" w:sz="0" w:space="0" w:color="auto"/>
          </w:divBdr>
        </w:div>
        <w:div w:id="2139764426">
          <w:marLeft w:val="640"/>
          <w:marRight w:val="0"/>
          <w:marTop w:val="0"/>
          <w:marBottom w:val="0"/>
          <w:divBdr>
            <w:top w:val="none" w:sz="0" w:space="0" w:color="auto"/>
            <w:left w:val="none" w:sz="0" w:space="0" w:color="auto"/>
            <w:bottom w:val="none" w:sz="0" w:space="0" w:color="auto"/>
            <w:right w:val="none" w:sz="0" w:space="0" w:color="auto"/>
          </w:divBdr>
        </w:div>
        <w:div w:id="1008407216">
          <w:marLeft w:val="640"/>
          <w:marRight w:val="0"/>
          <w:marTop w:val="0"/>
          <w:marBottom w:val="0"/>
          <w:divBdr>
            <w:top w:val="none" w:sz="0" w:space="0" w:color="auto"/>
            <w:left w:val="none" w:sz="0" w:space="0" w:color="auto"/>
            <w:bottom w:val="none" w:sz="0" w:space="0" w:color="auto"/>
            <w:right w:val="none" w:sz="0" w:space="0" w:color="auto"/>
          </w:divBdr>
        </w:div>
        <w:div w:id="1018582049">
          <w:marLeft w:val="640"/>
          <w:marRight w:val="0"/>
          <w:marTop w:val="0"/>
          <w:marBottom w:val="0"/>
          <w:divBdr>
            <w:top w:val="none" w:sz="0" w:space="0" w:color="auto"/>
            <w:left w:val="none" w:sz="0" w:space="0" w:color="auto"/>
            <w:bottom w:val="none" w:sz="0" w:space="0" w:color="auto"/>
            <w:right w:val="none" w:sz="0" w:space="0" w:color="auto"/>
          </w:divBdr>
        </w:div>
      </w:divsChild>
    </w:div>
    <w:div w:id="1399522142">
      <w:bodyDiv w:val="1"/>
      <w:marLeft w:val="0"/>
      <w:marRight w:val="0"/>
      <w:marTop w:val="0"/>
      <w:marBottom w:val="0"/>
      <w:divBdr>
        <w:top w:val="none" w:sz="0" w:space="0" w:color="auto"/>
        <w:left w:val="none" w:sz="0" w:space="0" w:color="auto"/>
        <w:bottom w:val="none" w:sz="0" w:space="0" w:color="auto"/>
        <w:right w:val="none" w:sz="0" w:space="0" w:color="auto"/>
      </w:divBdr>
    </w:div>
    <w:div w:id="1404907116">
      <w:bodyDiv w:val="1"/>
      <w:marLeft w:val="0"/>
      <w:marRight w:val="0"/>
      <w:marTop w:val="0"/>
      <w:marBottom w:val="0"/>
      <w:divBdr>
        <w:top w:val="none" w:sz="0" w:space="0" w:color="auto"/>
        <w:left w:val="none" w:sz="0" w:space="0" w:color="auto"/>
        <w:bottom w:val="none" w:sz="0" w:space="0" w:color="auto"/>
        <w:right w:val="none" w:sz="0" w:space="0" w:color="auto"/>
      </w:divBdr>
    </w:div>
    <w:div w:id="1405643731">
      <w:bodyDiv w:val="1"/>
      <w:marLeft w:val="0"/>
      <w:marRight w:val="0"/>
      <w:marTop w:val="0"/>
      <w:marBottom w:val="0"/>
      <w:divBdr>
        <w:top w:val="none" w:sz="0" w:space="0" w:color="auto"/>
        <w:left w:val="none" w:sz="0" w:space="0" w:color="auto"/>
        <w:bottom w:val="none" w:sz="0" w:space="0" w:color="auto"/>
        <w:right w:val="none" w:sz="0" w:space="0" w:color="auto"/>
      </w:divBdr>
    </w:div>
    <w:div w:id="1410075013">
      <w:bodyDiv w:val="1"/>
      <w:marLeft w:val="0"/>
      <w:marRight w:val="0"/>
      <w:marTop w:val="0"/>
      <w:marBottom w:val="0"/>
      <w:divBdr>
        <w:top w:val="none" w:sz="0" w:space="0" w:color="auto"/>
        <w:left w:val="none" w:sz="0" w:space="0" w:color="auto"/>
        <w:bottom w:val="none" w:sz="0" w:space="0" w:color="auto"/>
        <w:right w:val="none" w:sz="0" w:space="0" w:color="auto"/>
      </w:divBdr>
      <w:divsChild>
        <w:div w:id="292487551">
          <w:marLeft w:val="640"/>
          <w:marRight w:val="0"/>
          <w:marTop w:val="0"/>
          <w:marBottom w:val="0"/>
          <w:divBdr>
            <w:top w:val="none" w:sz="0" w:space="0" w:color="auto"/>
            <w:left w:val="none" w:sz="0" w:space="0" w:color="auto"/>
            <w:bottom w:val="none" w:sz="0" w:space="0" w:color="auto"/>
            <w:right w:val="none" w:sz="0" w:space="0" w:color="auto"/>
          </w:divBdr>
        </w:div>
        <w:div w:id="2018841611">
          <w:marLeft w:val="640"/>
          <w:marRight w:val="0"/>
          <w:marTop w:val="0"/>
          <w:marBottom w:val="0"/>
          <w:divBdr>
            <w:top w:val="none" w:sz="0" w:space="0" w:color="auto"/>
            <w:left w:val="none" w:sz="0" w:space="0" w:color="auto"/>
            <w:bottom w:val="none" w:sz="0" w:space="0" w:color="auto"/>
            <w:right w:val="none" w:sz="0" w:space="0" w:color="auto"/>
          </w:divBdr>
        </w:div>
        <w:div w:id="481045674">
          <w:marLeft w:val="640"/>
          <w:marRight w:val="0"/>
          <w:marTop w:val="0"/>
          <w:marBottom w:val="0"/>
          <w:divBdr>
            <w:top w:val="none" w:sz="0" w:space="0" w:color="auto"/>
            <w:left w:val="none" w:sz="0" w:space="0" w:color="auto"/>
            <w:bottom w:val="none" w:sz="0" w:space="0" w:color="auto"/>
            <w:right w:val="none" w:sz="0" w:space="0" w:color="auto"/>
          </w:divBdr>
        </w:div>
        <w:div w:id="1641958670">
          <w:marLeft w:val="640"/>
          <w:marRight w:val="0"/>
          <w:marTop w:val="0"/>
          <w:marBottom w:val="0"/>
          <w:divBdr>
            <w:top w:val="none" w:sz="0" w:space="0" w:color="auto"/>
            <w:left w:val="none" w:sz="0" w:space="0" w:color="auto"/>
            <w:bottom w:val="none" w:sz="0" w:space="0" w:color="auto"/>
            <w:right w:val="none" w:sz="0" w:space="0" w:color="auto"/>
          </w:divBdr>
        </w:div>
        <w:div w:id="1019894606">
          <w:marLeft w:val="640"/>
          <w:marRight w:val="0"/>
          <w:marTop w:val="0"/>
          <w:marBottom w:val="0"/>
          <w:divBdr>
            <w:top w:val="none" w:sz="0" w:space="0" w:color="auto"/>
            <w:left w:val="none" w:sz="0" w:space="0" w:color="auto"/>
            <w:bottom w:val="none" w:sz="0" w:space="0" w:color="auto"/>
            <w:right w:val="none" w:sz="0" w:space="0" w:color="auto"/>
          </w:divBdr>
        </w:div>
        <w:div w:id="772046579">
          <w:marLeft w:val="640"/>
          <w:marRight w:val="0"/>
          <w:marTop w:val="0"/>
          <w:marBottom w:val="0"/>
          <w:divBdr>
            <w:top w:val="none" w:sz="0" w:space="0" w:color="auto"/>
            <w:left w:val="none" w:sz="0" w:space="0" w:color="auto"/>
            <w:bottom w:val="none" w:sz="0" w:space="0" w:color="auto"/>
            <w:right w:val="none" w:sz="0" w:space="0" w:color="auto"/>
          </w:divBdr>
        </w:div>
        <w:div w:id="435322781">
          <w:marLeft w:val="640"/>
          <w:marRight w:val="0"/>
          <w:marTop w:val="0"/>
          <w:marBottom w:val="0"/>
          <w:divBdr>
            <w:top w:val="none" w:sz="0" w:space="0" w:color="auto"/>
            <w:left w:val="none" w:sz="0" w:space="0" w:color="auto"/>
            <w:bottom w:val="none" w:sz="0" w:space="0" w:color="auto"/>
            <w:right w:val="none" w:sz="0" w:space="0" w:color="auto"/>
          </w:divBdr>
        </w:div>
        <w:div w:id="563295117">
          <w:marLeft w:val="640"/>
          <w:marRight w:val="0"/>
          <w:marTop w:val="0"/>
          <w:marBottom w:val="0"/>
          <w:divBdr>
            <w:top w:val="none" w:sz="0" w:space="0" w:color="auto"/>
            <w:left w:val="none" w:sz="0" w:space="0" w:color="auto"/>
            <w:bottom w:val="none" w:sz="0" w:space="0" w:color="auto"/>
            <w:right w:val="none" w:sz="0" w:space="0" w:color="auto"/>
          </w:divBdr>
        </w:div>
        <w:div w:id="357584017">
          <w:marLeft w:val="640"/>
          <w:marRight w:val="0"/>
          <w:marTop w:val="0"/>
          <w:marBottom w:val="0"/>
          <w:divBdr>
            <w:top w:val="none" w:sz="0" w:space="0" w:color="auto"/>
            <w:left w:val="none" w:sz="0" w:space="0" w:color="auto"/>
            <w:bottom w:val="none" w:sz="0" w:space="0" w:color="auto"/>
            <w:right w:val="none" w:sz="0" w:space="0" w:color="auto"/>
          </w:divBdr>
        </w:div>
        <w:div w:id="1624077461">
          <w:marLeft w:val="640"/>
          <w:marRight w:val="0"/>
          <w:marTop w:val="0"/>
          <w:marBottom w:val="0"/>
          <w:divBdr>
            <w:top w:val="none" w:sz="0" w:space="0" w:color="auto"/>
            <w:left w:val="none" w:sz="0" w:space="0" w:color="auto"/>
            <w:bottom w:val="none" w:sz="0" w:space="0" w:color="auto"/>
            <w:right w:val="none" w:sz="0" w:space="0" w:color="auto"/>
          </w:divBdr>
        </w:div>
        <w:div w:id="852454146">
          <w:marLeft w:val="640"/>
          <w:marRight w:val="0"/>
          <w:marTop w:val="0"/>
          <w:marBottom w:val="0"/>
          <w:divBdr>
            <w:top w:val="none" w:sz="0" w:space="0" w:color="auto"/>
            <w:left w:val="none" w:sz="0" w:space="0" w:color="auto"/>
            <w:bottom w:val="none" w:sz="0" w:space="0" w:color="auto"/>
            <w:right w:val="none" w:sz="0" w:space="0" w:color="auto"/>
          </w:divBdr>
        </w:div>
        <w:div w:id="1267998792">
          <w:marLeft w:val="640"/>
          <w:marRight w:val="0"/>
          <w:marTop w:val="0"/>
          <w:marBottom w:val="0"/>
          <w:divBdr>
            <w:top w:val="none" w:sz="0" w:space="0" w:color="auto"/>
            <w:left w:val="none" w:sz="0" w:space="0" w:color="auto"/>
            <w:bottom w:val="none" w:sz="0" w:space="0" w:color="auto"/>
            <w:right w:val="none" w:sz="0" w:space="0" w:color="auto"/>
          </w:divBdr>
        </w:div>
        <w:div w:id="698166533">
          <w:marLeft w:val="640"/>
          <w:marRight w:val="0"/>
          <w:marTop w:val="0"/>
          <w:marBottom w:val="0"/>
          <w:divBdr>
            <w:top w:val="none" w:sz="0" w:space="0" w:color="auto"/>
            <w:left w:val="none" w:sz="0" w:space="0" w:color="auto"/>
            <w:bottom w:val="none" w:sz="0" w:space="0" w:color="auto"/>
            <w:right w:val="none" w:sz="0" w:space="0" w:color="auto"/>
          </w:divBdr>
        </w:div>
        <w:div w:id="38551652">
          <w:marLeft w:val="640"/>
          <w:marRight w:val="0"/>
          <w:marTop w:val="0"/>
          <w:marBottom w:val="0"/>
          <w:divBdr>
            <w:top w:val="none" w:sz="0" w:space="0" w:color="auto"/>
            <w:left w:val="none" w:sz="0" w:space="0" w:color="auto"/>
            <w:bottom w:val="none" w:sz="0" w:space="0" w:color="auto"/>
            <w:right w:val="none" w:sz="0" w:space="0" w:color="auto"/>
          </w:divBdr>
        </w:div>
        <w:div w:id="1049035030">
          <w:marLeft w:val="640"/>
          <w:marRight w:val="0"/>
          <w:marTop w:val="0"/>
          <w:marBottom w:val="0"/>
          <w:divBdr>
            <w:top w:val="none" w:sz="0" w:space="0" w:color="auto"/>
            <w:left w:val="none" w:sz="0" w:space="0" w:color="auto"/>
            <w:bottom w:val="none" w:sz="0" w:space="0" w:color="auto"/>
            <w:right w:val="none" w:sz="0" w:space="0" w:color="auto"/>
          </w:divBdr>
        </w:div>
        <w:div w:id="970137380">
          <w:marLeft w:val="640"/>
          <w:marRight w:val="0"/>
          <w:marTop w:val="0"/>
          <w:marBottom w:val="0"/>
          <w:divBdr>
            <w:top w:val="none" w:sz="0" w:space="0" w:color="auto"/>
            <w:left w:val="none" w:sz="0" w:space="0" w:color="auto"/>
            <w:bottom w:val="none" w:sz="0" w:space="0" w:color="auto"/>
            <w:right w:val="none" w:sz="0" w:space="0" w:color="auto"/>
          </w:divBdr>
        </w:div>
        <w:div w:id="450366534">
          <w:marLeft w:val="640"/>
          <w:marRight w:val="0"/>
          <w:marTop w:val="0"/>
          <w:marBottom w:val="0"/>
          <w:divBdr>
            <w:top w:val="none" w:sz="0" w:space="0" w:color="auto"/>
            <w:left w:val="none" w:sz="0" w:space="0" w:color="auto"/>
            <w:bottom w:val="none" w:sz="0" w:space="0" w:color="auto"/>
            <w:right w:val="none" w:sz="0" w:space="0" w:color="auto"/>
          </w:divBdr>
        </w:div>
        <w:div w:id="1466046896">
          <w:marLeft w:val="640"/>
          <w:marRight w:val="0"/>
          <w:marTop w:val="0"/>
          <w:marBottom w:val="0"/>
          <w:divBdr>
            <w:top w:val="none" w:sz="0" w:space="0" w:color="auto"/>
            <w:left w:val="none" w:sz="0" w:space="0" w:color="auto"/>
            <w:bottom w:val="none" w:sz="0" w:space="0" w:color="auto"/>
            <w:right w:val="none" w:sz="0" w:space="0" w:color="auto"/>
          </w:divBdr>
        </w:div>
        <w:div w:id="2029211001">
          <w:marLeft w:val="640"/>
          <w:marRight w:val="0"/>
          <w:marTop w:val="0"/>
          <w:marBottom w:val="0"/>
          <w:divBdr>
            <w:top w:val="none" w:sz="0" w:space="0" w:color="auto"/>
            <w:left w:val="none" w:sz="0" w:space="0" w:color="auto"/>
            <w:bottom w:val="none" w:sz="0" w:space="0" w:color="auto"/>
            <w:right w:val="none" w:sz="0" w:space="0" w:color="auto"/>
          </w:divBdr>
        </w:div>
        <w:div w:id="14577295">
          <w:marLeft w:val="640"/>
          <w:marRight w:val="0"/>
          <w:marTop w:val="0"/>
          <w:marBottom w:val="0"/>
          <w:divBdr>
            <w:top w:val="none" w:sz="0" w:space="0" w:color="auto"/>
            <w:left w:val="none" w:sz="0" w:space="0" w:color="auto"/>
            <w:bottom w:val="none" w:sz="0" w:space="0" w:color="auto"/>
            <w:right w:val="none" w:sz="0" w:space="0" w:color="auto"/>
          </w:divBdr>
        </w:div>
        <w:div w:id="675494305">
          <w:marLeft w:val="640"/>
          <w:marRight w:val="0"/>
          <w:marTop w:val="0"/>
          <w:marBottom w:val="0"/>
          <w:divBdr>
            <w:top w:val="none" w:sz="0" w:space="0" w:color="auto"/>
            <w:left w:val="none" w:sz="0" w:space="0" w:color="auto"/>
            <w:bottom w:val="none" w:sz="0" w:space="0" w:color="auto"/>
            <w:right w:val="none" w:sz="0" w:space="0" w:color="auto"/>
          </w:divBdr>
        </w:div>
        <w:div w:id="92359083">
          <w:marLeft w:val="640"/>
          <w:marRight w:val="0"/>
          <w:marTop w:val="0"/>
          <w:marBottom w:val="0"/>
          <w:divBdr>
            <w:top w:val="none" w:sz="0" w:space="0" w:color="auto"/>
            <w:left w:val="none" w:sz="0" w:space="0" w:color="auto"/>
            <w:bottom w:val="none" w:sz="0" w:space="0" w:color="auto"/>
            <w:right w:val="none" w:sz="0" w:space="0" w:color="auto"/>
          </w:divBdr>
        </w:div>
      </w:divsChild>
    </w:div>
    <w:div w:id="1419447042">
      <w:bodyDiv w:val="1"/>
      <w:marLeft w:val="0"/>
      <w:marRight w:val="0"/>
      <w:marTop w:val="0"/>
      <w:marBottom w:val="0"/>
      <w:divBdr>
        <w:top w:val="none" w:sz="0" w:space="0" w:color="auto"/>
        <w:left w:val="none" w:sz="0" w:space="0" w:color="auto"/>
        <w:bottom w:val="none" w:sz="0" w:space="0" w:color="auto"/>
        <w:right w:val="none" w:sz="0" w:space="0" w:color="auto"/>
      </w:divBdr>
    </w:div>
    <w:div w:id="1422801175">
      <w:bodyDiv w:val="1"/>
      <w:marLeft w:val="0"/>
      <w:marRight w:val="0"/>
      <w:marTop w:val="0"/>
      <w:marBottom w:val="0"/>
      <w:divBdr>
        <w:top w:val="none" w:sz="0" w:space="0" w:color="auto"/>
        <w:left w:val="none" w:sz="0" w:space="0" w:color="auto"/>
        <w:bottom w:val="none" w:sz="0" w:space="0" w:color="auto"/>
        <w:right w:val="none" w:sz="0" w:space="0" w:color="auto"/>
      </w:divBdr>
      <w:divsChild>
        <w:div w:id="1484200521">
          <w:marLeft w:val="640"/>
          <w:marRight w:val="0"/>
          <w:marTop w:val="0"/>
          <w:marBottom w:val="0"/>
          <w:divBdr>
            <w:top w:val="none" w:sz="0" w:space="0" w:color="auto"/>
            <w:left w:val="none" w:sz="0" w:space="0" w:color="auto"/>
            <w:bottom w:val="none" w:sz="0" w:space="0" w:color="auto"/>
            <w:right w:val="none" w:sz="0" w:space="0" w:color="auto"/>
          </w:divBdr>
        </w:div>
        <w:div w:id="262955493">
          <w:marLeft w:val="640"/>
          <w:marRight w:val="0"/>
          <w:marTop w:val="0"/>
          <w:marBottom w:val="0"/>
          <w:divBdr>
            <w:top w:val="none" w:sz="0" w:space="0" w:color="auto"/>
            <w:left w:val="none" w:sz="0" w:space="0" w:color="auto"/>
            <w:bottom w:val="none" w:sz="0" w:space="0" w:color="auto"/>
            <w:right w:val="none" w:sz="0" w:space="0" w:color="auto"/>
          </w:divBdr>
        </w:div>
        <w:div w:id="2094431842">
          <w:marLeft w:val="640"/>
          <w:marRight w:val="0"/>
          <w:marTop w:val="0"/>
          <w:marBottom w:val="0"/>
          <w:divBdr>
            <w:top w:val="none" w:sz="0" w:space="0" w:color="auto"/>
            <w:left w:val="none" w:sz="0" w:space="0" w:color="auto"/>
            <w:bottom w:val="none" w:sz="0" w:space="0" w:color="auto"/>
            <w:right w:val="none" w:sz="0" w:space="0" w:color="auto"/>
          </w:divBdr>
        </w:div>
        <w:div w:id="210730836">
          <w:marLeft w:val="640"/>
          <w:marRight w:val="0"/>
          <w:marTop w:val="0"/>
          <w:marBottom w:val="0"/>
          <w:divBdr>
            <w:top w:val="none" w:sz="0" w:space="0" w:color="auto"/>
            <w:left w:val="none" w:sz="0" w:space="0" w:color="auto"/>
            <w:bottom w:val="none" w:sz="0" w:space="0" w:color="auto"/>
            <w:right w:val="none" w:sz="0" w:space="0" w:color="auto"/>
          </w:divBdr>
        </w:div>
        <w:div w:id="560215385">
          <w:marLeft w:val="640"/>
          <w:marRight w:val="0"/>
          <w:marTop w:val="0"/>
          <w:marBottom w:val="0"/>
          <w:divBdr>
            <w:top w:val="none" w:sz="0" w:space="0" w:color="auto"/>
            <w:left w:val="none" w:sz="0" w:space="0" w:color="auto"/>
            <w:bottom w:val="none" w:sz="0" w:space="0" w:color="auto"/>
            <w:right w:val="none" w:sz="0" w:space="0" w:color="auto"/>
          </w:divBdr>
        </w:div>
        <w:div w:id="1733578378">
          <w:marLeft w:val="640"/>
          <w:marRight w:val="0"/>
          <w:marTop w:val="0"/>
          <w:marBottom w:val="0"/>
          <w:divBdr>
            <w:top w:val="none" w:sz="0" w:space="0" w:color="auto"/>
            <w:left w:val="none" w:sz="0" w:space="0" w:color="auto"/>
            <w:bottom w:val="none" w:sz="0" w:space="0" w:color="auto"/>
            <w:right w:val="none" w:sz="0" w:space="0" w:color="auto"/>
          </w:divBdr>
        </w:div>
        <w:div w:id="384566353">
          <w:marLeft w:val="640"/>
          <w:marRight w:val="0"/>
          <w:marTop w:val="0"/>
          <w:marBottom w:val="0"/>
          <w:divBdr>
            <w:top w:val="none" w:sz="0" w:space="0" w:color="auto"/>
            <w:left w:val="none" w:sz="0" w:space="0" w:color="auto"/>
            <w:bottom w:val="none" w:sz="0" w:space="0" w:color="auto"/>
            <w:right w:val="none" w:sz="0" w:space="0" w:color="auto"/>
          </w:divBdr>
        </w:div>
        <w:div w:id="1804158845">
          <w:marLeft w:val="640"/>
          <w:marRight w:val="0"/>
          <w:marTop w:val="0"/>
          <w:marBottom w:val="0"/>
          <w:divBdr>
            <w:top w:val="none" w:sz="0" w:space="0" w:color="auto"/>
            <w:left w:val="none" w:sz="0" w:space="0" w:color="auto"/>
            <w:bottom w:val="none" w:sz="0" w:space="0" w:color="auto"/>
            <w:right w:val="none" w:sz="0" w:space="0" w:color="auto"/>
          </w:divBdr>
        </w:div>
        <w:div w:id="1684241059">
          <w:marLeft w:val="640"/>
          <w:marRight w:val="0"/>
          <w:marTop w:val="0"/>
          <w:marBottom w:val="0"/>
          <w:divBdr>
            <w:top w:val="none" w:sz="0" w:space="0" w:color="auto"/>
            <w:left w:val="none" w:sz="0" w:space="0" w:color="auto"/>
            <w:bottom w:val="none" w:sz="0" w:space="0" w:color="auto"/>
            <w:right w:val="none" w:sz="0" w:space="0" w:color="auto"/>
          </w:divBdr>
        </w:div>
        <w:div w:id="1040979842">
          <w:marLeft w:val="640"/>
          <w:marRight w:val="0"/>
          <w:marTop w:val="0"/>
          <w:marBottom w:val="0"/>
          <w:divBdr>
            <w:top w:val="none" w:sz="0" w:space="0" w:color="auto"/>
            <w:left w:val="none" w:sz="0" w:space="0" w:color="auto"/>
            <w:bottom w:val="none" w:sz="0" w:space="0" w:color="auto"/>
            <w:right w:val="none" w:sz="0" w:space="0" w:color="auto"/>
          </w:divBdr>
        </w:div>
        <w:div w:id="255403886">
          <w:marLeft w:val="640"/>
          <w:marRight w:val="0"/>
          <w:marTop w:val="0"/>
          <w:marBottom w:val="0"/>
          <w:divBdr>
            <w:top w:val="none" w:sz="0" w:space="0" w:color="auto"/>
            <w:left w:val="none" w:sz="0" w:space="0" w:color="auto"/>
            <w:bottom w:val="none" w:sz="0" w:space="0" w:color="auto"/>
            <w:right w:val="none" w:sz="0" w:space="0" w:color="auto"/>
          </w:divBdr>
        </w:div>
        <w:div w:id="1145779496">
          <w:marLeft w:val="640"/>
          <w:marRight w:val="0"/>
          <w:marTop w:val="0"/>
          <w:marBottom w:val="0"/>
          <w:divBdr>
            <w:top w:val="none" w:sz="0" w:space="0" w:color="auto"/>
            <w:left w:val="none" w:sz="0" w:space="0" w:color="auto"/>
            <w:bottom w:val="none" w:sz="0" w:space="0" w:color="auto"/>
            <w:right w:val="none" w:sz="0" w:space="0" w:color="auto"/>
          </w:divBdr>
        </w:div>
        <w:div w:id="88700700">
          <w:marLeft w:val="640"/>
          <w:marRight w:val="0"/>
          <w:marTop w:val="0"/>
          <w:marBottom w:val="0"/>
          <w:divBdr>
            <w:top w:val="none" w:sz="0" w:space="0" w:color="auto"/>
            <w:left w:val="none" w:sz="0" w:space="0" w:color="auto"/>
            <w:bottom w:val="none" w:sz="0" w:space="0" w:color="auto"/>
            <w:right w:val="none" w:sz="0" w:space="0" w:color="auto"/>
          </w:divBdr>
        </w:div>
        <w:div w:id="760101148">
          <w:marLeft w:val="640"/>
          <w:marRight w:val="0"/>
          <w:marTop w:val="0"/>
          <w:marBottom w:val="0"/>
          <w:divBdr>
            <w:top w:val="none" w:sz="0" w:space="0" w:color="auto"/>
            <w:left w:val="none" w:sz="0" w:space="0" w:color="auto"/>
            <w:bottom w:val="none" w:sz="0" w:space="0" w:color="auto"/>
            <w:right w:val="none" w:sz="0" w:space="0" w:color="auto"/>
          </w:divBdr>
        </w:div>
        <w:div w:id="2071266385">
          <w:marLeft w:val="640"/>
          <w:marRight w:val="0"/>
          <w:marTop w:val="0"/>
          <w:marBottom w:val="0"/>
          <w:divBdr>
            <w:top w:val="none" w:sz="0" w:space="0" w:color="auto"/>
            <w:left w:val="none" w:sz="0" w:space="0" w:color="auto"/>
            <w:bottom w:val="none" w:sz="0" w:space="0" w:color="auto"/>
            <w:right w:val="none" w:sz="0" w:space="0" w:color="auto"/>
          </w:divBdr>
        </w:div>
        <w:div w:id="1259752420">
          <w:marLeft w:val="640"/>
          <w:marRight w:val="0"/>
          <w:marTop w:val="0"/>
          <w:marBottom w:val="0"/>
          <w:divBdr>
            <w:top w:val="none" w:sz="0" w:space="0" w:color="auto"/>
            <w:left w:val="none" w:sz="0" w:space="0" w:color="auto"/>
            <w:bottom w:val="none" w:sz="0" w:space="0" w:color="auto"/>
            <w:right w:val="none" w:sz="0" w:space="0" w:color="auto"/>
          </w:divBdr>
        </w:div>
        <w:div w:id="2004507488">
          <w:marLeft w:val="640"/>
          <w:marRight w:val="0"/>
          <w:marTop w:val="0"/>
          <w:marBottom w:val="0"/>
          <w:divBdr>
            <w:top w:val="none" w:sz="0" w:space="0" w:color="auto"/>
            <w:left w:val="none" w:sz="0" w:space="0" w:color="auto"/>
            <w:bottom w:val="none" w:sz="0" w:space="0" w:color="auto"/>
            <w:right w:val="none" w:sz="0" w:space="0" w:color="auto"/>
          </w:divBdr>
        </w:div>
        <w:div w:id="1510097867">
          <w:marLeft w:val="640"/>
          <w:marRight w:val="0"/>
          <w:marTop w:val="0"/>
          <w:marBottom w:val="0"/>
          <w:divBdr>
            <w:top w:val="none" w:sz="0" w:space="0" w:color="auto"/>
            <w:left w:val="none" w:sz="0" w:space="0" w:color="auto"/>
            <w:bottom w:val="none" w:sz="0" w:space="0" w:color="auto"/>
            <w:right w:val="none" w:sz="0" w:space="0" w:color="auto"/>
          </w:divBdr>
        </w:div>
        <w:div w:id="1845778354">
          <w:marLeft w:val="640"/>
          <w:marRight w:val="0"/>
          <w:marTop w:val="0"/>
          <w:marBottom w:val="0"/>
          <w:divBdr>
            <w:top w:val="none" w:sz="0" w:space="0" w:color="auto"/>
            <w:left w:val="none" w:sz="0" w:space="0" w:color="auto"/>
            <w:bottom w:val="none" w:sz="0" w:space="0" w:color="auto"/>
            <w:right w:val="none" w:sz="0" w:space="0" w:color="auto"/>
          </w:divBdr>
        </w:div>
        <w:div w:id="1559709986">
          <w:marLeft w:val="640"/>
          <w:marRight w:val="0"/>
          <w:marTop w:val="0"/>
          <w:marBottom w:val="0"/>
          <w:divBdr>
            <w:top w:val="none" w:sz="0" w:space="0" w:color="auto"/>
            <w:left w:val="none" w:sz="0" w:space="0" w:color="auto"/>
            <w:bottom w:val="none" w:sz="0" w:space="0" w:color="auto"/>
            <w:right w:val="none" w:sz="0" w:space="0" w:color="auto"/>
          </w:divBdr>
        </w:div>
        <w:div w:id="1053118521">
          <w:marLeft w:val="640"/>
          <w:marRight w:val="0"/>
          <w:marTop w:val="0"/>
          <w:marBottom w:val="0"/>
          <w:divBdr>
            <w:top w:val="none" w:sz="0" w:space="0" w:color="auto"/>
            <w:left w:val="none" w:sz="0" w:space="0" w:color="auto"/>
            <w:bottom w:val="none" w:sz="0" w:space="0" w:color="auto"/>
            <w:right w:val="none" w:sz="0" w:space="0" w:color="auto"/>
          </w:divBdr>
        </w:div>
        <w:div w:id="181819483">
          <w:marLeft w:val="640"/>
          <w:marRight w:val="0"/>
          <w:marTop w:val="0"/>
          <w:marBottom w:val="0"/>
          <w:divBdr>
            <w:top w:val="none" w:sz="0" w:space="0" w:color="auto"/>
            <w:left w:val="none" w:sz="0" w:space="0" w:color="auto"/>
            <w:bottom w:val="none" w:sz="0" w:space="0" w:color="auto"/>
            <w:right w:val="none" w:sz="0" w:space="0" w:color="auto"/>
          </w:divBdr>
        </w:div>
        <w:div w:id="744378879">
          <w:marLeft w:val="640"/>
          <w:marRight w:val="0"/>
          <w:marTop w:val="0"/>
          <w:marBottom w:val="0"/>
          <w:divBdr>
            <w:top w:val="none" w:sz="0" w:space="0" w:color="auto"/>
            <w:left w:val="none" w:sz="0" w:space="0" w:color="auto"/>
            <w:bottom w:val="none" w:sz="0" w:space="0" w:color="auto"/>
            <w:right w:val="none" w:sz="0" w:space="0" w:color="auto"/>
          </w:divBdr>
        </w:div>
        <w:div w:id="769005762">
          <w:marLeft w:val="640"/>
          <w:marRight w:val="0"/>
          <w:marTop w:val="0"/>
          <w:marBottom w:val="0"/>
          <w:divBdr>
            <w:top w:val="none" w:sz="0" w:space="0" w:color="auto"/>
            <w:left w:val="none" w:sz="0" w:space="0" w:color="auto"/>
            <w:bottom w:val="none" w:sz="0" w:space="0" w:color="auto"/>
            <w:right w:val="none" w:sz="0" w:space="0" w:color="auto"/>
          </w:divBdr>
        </w:div>
        <w:div w:id="1387952950">
          <w:marLeft w:val="640"/>
          <w:marRight w:val="0"/>
          <w:marTop w:val="0"/>
          <w:marBottom w:val="0"/>
          <w:divBdr>
            <w:top w:val="none" w:sz="0" w:space="0" w:color="auto"/>
            <w:left w:val="none" w:sz="0" w:space="0" w:color="auto"/>
            <w:bottom w:val="none" w:sz="0" w:space="0" w:color="auto"/>
            <w:right w:val="none" w:sz="0" w:space="0" w:color="auto"/>
          </w:divBdr>
        </w:div>
        <w:div w:id="1154295718">
          <w:marLeft w:val="640"/>
          <w:marRight w:val="0"/>
          <w:marTop w:val="0"/>
          <w:marBottom w:val="0"/>
          <w:divBdr>
            <w:top w:val="none" w:sz="0" w:space="0" w:color="auto"/>
            <w:left w:val="none" w:sz="0" w:space="0" w:color="auto"/>
            <w:bottom w:val="none" w:sz="0" w:space="0" w:color="auto"/>
            <w:right w:val="none" w:sz="0" w:space="0" w:color="auto"/>
          </w:divBdr>
        </w:div>
        <w:div w:id="772168228">
          <w:marLeft w:val="640"/>
          <w:marRight w:val="0"/>
          <w:marTop w:val="0"/>
          <w:marBottom w:val="0"/>
          <w:divBdr>
            <w:top w:val="none" w:sz="0" w:space="0" w:color="auto"/>
            <w:left w:val="none" w:sz="0" w:space="0" w:color="auto"/>
            <w:bottom w:val="none" w:sz="0" w:space="0" w:color="auto"/>
            <w:right w:val="none" w:sz="0" w:space="0" w:color="auto"/>
          </w:divBdr>
        </w:div>
        <w:div w:id="1810974246">
          <w:marLeft w:val="640"/>
          <w:marRight w:val="0"/>
          <w:marTop w:val="0"/>
          <w:marBottom w:val="0"/>
          <w:divBdr>
            <w:top w:val="none" w:sz="0" w:space="0" w:color="auto"/>
            <w:left w:val="none" w:sz="0" w:space="0" w:color="auto"/>
            <w:bottom w:val="none" w:sz="0" w:space="0" w:color="auto"/>
            <w:right w:val="none" w:sz="0" w:space="0" w:color="auto"/>
          </w:divBdr>
        </w:div>
        <w:div w:id="1094932868">
          <w:marLeft w:val="640"/>
          <w:marRight w:val="0"/>
          <w:marTop w:val="0"/>
          <w:marBottom w:val="0"/>
          <w:divBdr>
            <w:top w:val="none" w:sz="0" w:space="0" w:color="auto"/>
            <w:left w:val="none" w:sz="0" w:space="0" w:color="auto"/>
            <w:bottom w:val="none" w:sz="0" w:space="0" w:color="auto"/>
            <w:right w:val="none" w:sz="0" w:space="0" w:color="auto"/>
          </w:divBdr>
        </w:div>
        <w:div w:id="1454860339">
          <w:marLeft w:val="640"/>
          <w:marRight w:val="0"/>
          <w:marTop w:val="0"/>
          <w:marBottom w:val="0"/>
          <w:divBdr>
            <w:top w:val="none" w:sz="0" w:space="0" w:color="auto"/>
            <w:left w:val="none" w:sz="0" w:space="0" w:color="auto"/>
            <w:bottom w:val="none" w:sz="0" w:space="0" w:color="auto"/>
            <w:right w:val="none" w:sz="0" w:space="0" w:color="auto"/>
          </w:divBdr>
        </w:div>
        <w:div w:id="2017539160">
          <w:marLeft w:val="640"/>
          <w:marRight w:val="0"/>
          <w:marTop w:val="0"/>
          <w:marBottom w:val="0"/>
          <w:divBdr>
            <w:top w:val="none" w:sz="0" w:space="0" w:color="auto"/>
            <w:left w:val="none" w:sz="0" w:space="0" w:color="auto"/>
            <w:bottom w:val="none" w:sz="0" w:space="0" w:color="auto"/>
            <w:right w:val="none" w:sz="0" w:space="0" w:color="auto"/>
          </w:divBdr>
        </w:div>
        <w:div w:id="300116977">
          <w:marLeft w:val="640"/>
          <w:marRight w:val="0"/>
          <w:marTop w:val="0"/>
          <w:marBottom w:val="0"/>
          <w:divBdr>
            <w:top w:val="none" w:sz="0" w:space="0" w:color="auto"/>
            <w:left w:val="none" w:sz="0" w:space="0" w:color="auto"/>
            <w:bottom w:val="none" w:sz="0" w:space="0" w:color="auto"/>
            <w:right w:val="none" w:sz="0" w:space="0" w:color="auto"/>
          </w:divBdr>
        </w:div>
        <w:div w:id="1622833326">
          <w:marLeft w:val="640"/>
          <w:marRight w:val="0"/>
          <w:marTop w:val="0"/>
          <w:marBottom w:val="0"/>
          <w:divBdr>
            <w:top w:val="none" w:sz="0" w:space="0" w:color="auto"/>
            <w:left w:val="none" w:sz="0" w:space="0" w:color="auto"/>
            <w:bottom w:val="none" w:sz="0" w:space="0" w:color="auto"/>
            <w:right w:val="none" w:sz="0" w:space="0" w:color="auto"/>
          </w:divBdr>
        </w:div>
        <w:div w:id="1855074742">
          <w:marLeft w:val="640"/>
          <w:marRight w:val="0"/>
          <w:marTop w:val="0"/>
          <w:marBottom w:val="0"/>
          <w:divBdr>
            <w:top w:val="none" w:sz="0" w:space="0" w:color="auto"/>
            <w:left w:val="none" w:sz="0" w:space="0" w:color="auto"/>
            <w:bottom w:val="none" w:sz="0" w:space="0" w:color="auto"/>
            <w:right w:val="none" w:sz="0" w:space="0" w:color="auto"/>
          </w:divBdr>
        </w:div>
        <w:div w:id="1596085924">
          <w:marLeft w:val="640"/>
          <w:marRight w:val="0"/>
          <w:marTop w:val="0"/>
          <w:marBottom w:val="0"/>
          <w:divBdr>
            <w:top w:val="none" w:sz="0" w:space="0" w:color="auto"/>
            <w:left w:val="none" w:sz="0" w:space="0" w:color="auto"/>
            <w:bottom w:val="none" w:sz="0" w:space="0" w:color="auto"/>
            <w:right w:val="none" w:sz="0" w:space="0" w:color="auto"/>
          </w:divBdr>
        </w:div>
        <w:div w:id="927345778">
          <w:marLeft w:val="640"/>
          <w:marRight w:val="0"/>
          <w:marTop w:val="0"/>
          <w:marBottom w:val="0"/>
          <w:divBdr>
            <w:top w:val="none" w:sz="0" w:space="0" w:color="auto"/>
            <w:left w:val="none" w:sz="0" w:space="0" w:color="auto"/>
            <w:bottom w:val="none" w:sz="0" w:space="0" w:color="auto"/>
            <w:right w:val="none" w:sz="0" w:space="0" w:color="auto"/>
          </w:divBdr>
        </w:div>
        <w:div w:id="1205630507">
          <w:marLeft w:val="640"/>
          <w:marRight w:val="0"/>
          <w:marTop w:val="0"/>
          <w:marBottom w:val="0"/>
          <w:divBdr>
            <w:top w:val="none" w:sz="0" w:space="0" w:color="auto"/>
            <w:left w:val="none" w:sz="0" w:space="0" w:color="auto"/>
            <w:bottom w:val="none" w:sz="0" w:space="0" w:color="auto"/>
            <w:right w:val="none" w:sz="0" w:space="0" w:color="auto"/>
          </w:divBdr>
        </w:div>
        <w:div w:id="1628468662">
          <w:marLeft w:val="640"/>
          <w:marRight w:val="0"/>
          <w:marTop w:val="0"/>
          <w:marBottom w:val="0"/>
          <w:divBdr>
            <w:top w:val="none" w:sz="0" w:space="0" w:color="auto"/>
            <w:left w:val="none" w:sz="0" w:space="0" w:color="auto"/>
            <w:bottom w:val="none" w:sz="0" w:space="0" w:color="auto"/>
            <w:right w:val="none" w:sz="0" w:space="0" w:color="auto"/>
          </w:divBdr>
        </w:div>
        <w:div w:id="161434173">
          <w:marLeft w:val="640"/>
          <w:marRight w:val="0"/>
          <w:marTop w:val="0"/>
          <w:marBottom w:val="0"/>
          <w:divBdr>
            <w:top w:val="none" w:sz="0" w:space="0" w:color="auto"/>
            <w:left w:val="none" w:sz="0" w:space="0" w:color="auto"/>
            <w:bottom w:val="none" w:sz="0" w:space="0" w:color="auto"/>
            <w:right w:val="none" w:sz="0" w:space="0" w:color="auto"/>
          </w:divBdr>
        </w:div>
        <w:div w:id="1241477164">
          <w:marLeft w:val="640"/>
          <w:marRight w:val="0"/>
          <w:marTop w:val="0"/>
          <w:marBottom w:val="0"/>
          <w:divBdr>
            <w:top w:val="none" w:sz="0" w:space="0" w:color="auto"/>
            <w:left w:val="none" w:sz="0" w:space="0" w:color="auto"/>
            <w:bottom w:val="none" w:sz="0" w:space="0" w:color="auto"/>
            <w:right w:val="none" w:sz="0" w:space="0" w:color="auto"/>
          </w:divBdr>
        </w:div>
        <w:div w:id="1082265494">
          <w:marLeft w:val="640"/>
          <w:marRight w:val="0"/>
          <w:marTop w:val="0"/>
          <w:marBottom w:val="0"/>
          <w:divBdr>
            <w:top w:val="none" w:sz="0" w:space="0" w:color="auto"/>
            <w:left w:val="none" w:sz="0" w:space="0" w:color="auto"/>
            <w:bottom w:val="none" w:sz="0" w:space="0" w:color="auto"/>
            <w:right w:val="none" w:sz="0" w:space="0" w:color="auto"/>
          </w:divBdr>
        </w:div>
        <w:div w:id="83038132">
          <w:marLeft w:val="640"/>
          <w:marRight w:val="0"/>
          <w:marTop w:val="0"/>
          <w:marBottom w:val="0"/>
          <w:divBdr>
            <w:top w:val="none" w:sz="0" w:space="0" w:color="auto"/>
            <w:left w:val="none" w:sz="0" w:space="0" w:color="auto"/>
            <w:bottom w:val="none" w:sz="0" w:space="0" w:color="auto"/>
            <w:right w:val="none" w:sz="0" w:space="0" w:color="auto"/>
          </w:divBdr>
        </w:div>
        <w:div w:id="1298149773">
          <w:marLeft w:val="640"/>
          <w:marRight w:val="0"/>
          <w:marTop w:val="0"/>
          <w:marBottom w:val="0"/>
          <w:divBdr>
            <w:top w:val="none" w:sz="0" w:space="0" w:color="auto"/>
            <w:left w:val="none" w:sz="0" w:space="0" w:color="auto"/>
            <w:bottom w:val="none" w:sz="0" w:space="0" w:color="auto"/>
            <w:right w:val="none" w:sz="0" w:space="0" w:color="auto"/>
          </w:divBdr>
        </w:div>
        <w:div w:id="621225034">
          <w:marLeft w:val="640"/>
          <w:marRight w:val="0"/>
          <w:marTop w:val="0"/>
          <w:marBottom w:val="0"/>
          <w:divBdr>
            <w:top w:val="none" w:sz="0" w:space="0" w:color="auto"/>
            <w:left w:val="none" w:sz="0" w:space="0" w:color="auto"/>
            <w:bottom w:val="none" w:sz="0" w:space="0" w:color="auto"/>
            <w:right w:val="none" w:sz="0" w:space="0" w:color="auto"/>
          </w:divBdr>
        </w:div>
        <w:div w:id="1374496387">
          <w:marLeft w:val="640"/>
          <w:marRight w:val="0"/>
          <w:marTop w:val="0"/>
          <w:marBottom w:val="0"/>
          <w:divBdr>
            <w:top w:val="none" w:sz="0" w:space="0" w:color="auto"/>
            <w:left w:val="none" w:sz="0" w:space="0" w:color="auto"/>
            <w:bottom w:val="none" w:sz="0" w:space="0" w:color="auto"/>
            <w:right w:val="none" w:sz="0" w:space="0" w:color="auto"/>
          </w:divBdr>
        </w:div>
        <w:div w:id="153451409">
          <w:marLeft w:val="640"/>
          <w:marRight w:val="0"/>
          <w:marTop w:val="0"/>
          <w:marBottom w:val="0"/>
          <w:divBdr>
            <w:top w:val="none" w:sz="0" w:space="0" w:color="auto"/>
            <w:left w:val="none" w:sz="0" w:space="0" w:color="auto"/>
            <w:bottom w:val="none" w:sz="0" w:space="0" w:color="auto"/>
            <w:right w:val="none" w:sz="0" w:space="0" w:color="auto"/>
          </w:divBdr>
        </w:div>
        <w:div w:id="36008770">
          <w:marLeft w:val="640"/>
          <w:marRight w:val="0"/>
          <w:marTop w:val="0"/>
          <w:marBottom w:val="0"/>
          <w:divBdr>
            <w:top w:val="none" w:sz="0" w:space="0" w:color="auto"/>
            <w:left w:val="none" w:sz="0" w:space="0" w:color="auto"/>
            <w:bottom w:val="none" w:sz="0" w:space="0" w:color="auto"/>
            <w:right w:val="none" w:sz="0" w:space="0" w:color="auto"/>
          </w:divBdr>
        </w:div>
      </w:divsChild>
    </w:div>
    <w:div w:id="1422801947">
      <w:bodyDiv w:val="1"/>
      <w:marLeft w:val="0"/>
      <w:marRight w:val="0"/>
      <w:marTop w:val="0"/>
      <w:marBottom w:val="0"/>
      <w:divBdr>
        <w:top w:val="none" w:sz="0" w:space="0" w:color="auto"/>
        <w:left w:val="none" w:sz="0" w:space="0" w:color="auto"/>
        <w:bottom w:val="none" w:sz="0" w:space="0" w:color="auto"/>
        <w:right w:val="none" w:sz="0" w:space="0" w:color="auto"/>
      </w:divBdr>
      <w:divsChild>
        <w:div w:id="2099473167">
          <w:marLeft w:val="640"/>
          <w:marRight w:val="0"/>
          <w:marTop w:val="0"/>
          <w:marBottom w:val="0"/>
          <w:divBdr>
            <w:top w:val="none" w:sz="0" w:space="0" w:color="auto"/>
            <w:left w:val="none" w:sz="0" w:space="0" w:color="auto"/>
            <w:bottom w:val="none" w:sz="0" w:space="0" w:color="auto"/>
            <w:right w:val="none" w:sz="0" w:space="0" w:color="auto"/>
          </w:divBdr>
        </w:div>
        <w:div w:id="1716545493">
          <w:marLeft w:val="640"/>
          <w:marRight w:val="0"/>
          <w:marTop w:val="0"/>
          <w:marBottom w:val="0"/>
          <w:divBdr>
            <w:top w:val="none" w:sz="0" w:space="0" w:color="auto"/>
            <w:left w:val="none" w:sz="0" w:space="0" w:color="auto"/>
            <w:bottom w:val="none" w:sz="0" w:space="0" w:color="auto"/>
            <w:right w:val="none" w:sz="0" w:space="0" w:color="auto"/>
          </w:divBdr>
        </w:div>
        <w:div w:id="275261995">
          <w:marLeft w:val="640"/>
          <w:marRight w:val="0"/>
          <w:marTop w:val="0"/>
          <w:marBottom w:val="0"/>
          <w:divBdr>
            <w:top w:val="none" w:sz="0" w:space="0" w:color="auto"/>
            <w:left w:val="none" w:sz="0" w:space="0" w:color="auto"/>
            <w:bottom w:val="none" w:sz="0" w:space="0" w:color="auto"/>
            <w:right w:val="none" w:sz="0" w:space="0" w:color="auto"/>
          </w:divBdr>
        </w:div>
        <w:div w:id="95756680">
          <w:marLeft w:val="640"/>
          <w:marRight w:val="0"/>
          <w:marTop w:val="0"/>
          <w:marBottom w:val="0"/>
          <w:divBdr>
            <w:top w:val="none" w:sz="0" w:space="0" w:color="auto"/>
            <w:left w:val="none" w:sz="0" w:space="0" w:color="auto"/>
            <w:bottom w:val="none" w:sz="0" w:space="0" w:color="auto"/>
            <w:right w:val="none" w:sz="0" w:space="0" w:color="auto"/>
          </w:divBdr>
        </w:div>
        <w:div w:id="137042001">
          <w:marLeft w:val="640"/>
          <w:marRight w:val="0"/>
          <w:marTop w:val="0"/>
          <w:marBottom w:val="0"/>
          <w:divBdr>
            <w:top w:val="none" w:sz="0" w:space="0" w:color="auto"/>
            <w:left w:val="none" w:sz="0" w:space="0" w:color="auto"/>
            <w:bottom w:val="none" w:sz="0" w:space="0" w:color="auto"/>
            <w:right w:val="none" w:sz="0" w:space="0" w:color="auto"/>
          </w:divBdr>
        </w:div>
        <w:div w:id="42561453">
          <w:marLeft w:val="640"/>
          <w:marRight w:val="0"/>
          <w:marTop w:val="0"/>
          <w:marBottom w:val="0"/>
          <w:divBdr>
            <w:top w:val="none" w:sz="0" w:space="0" w:color="auto"/>
            <w:left w:val="none" w:sz="0" w:space="0" w:color="auto"/>
            <w:bottom w:val="none" w:sz="0" w:space="0" w:color="auto"/>
            <w:right w:val="none" w:sz="0" w:space="0" w:color="auto"/>
          </w:divBdr>
        </w:div>
        <w:div w:id="1215310315">
          <w:marLeft w:val="640"/>
          <w:marRight w:val="0"/>
          <w:marTop w:val="0"/>
          <w:marBottom w:val="0"/>
          <w:divBdr>
            <w:top w:val="none" w:sz="0" w:space="0" w:color="auto"/>
            <w:left w:val="none" w:sz="0" w:space="0" w:color="auto"/>
            <w:bottom w:val="none" w:sz="0" w:space="0" w:color="auto"/>
            <w:right w:val="none" w:sz="0" w:space="0" w:color="auto"/>
          </w:divBdr>
        </w:div>
        <w:div w:id="1628660900">
          <w:marLeft w:val="640"/>
          <w:marRight w:val="0"/>
          <w:marTop w:val="0"/>
          <w:marBottom w:val="0"/>
          <w:divBdr>
            <w:top w:val="none" w:sz="0" w:space="0" w:color="auto"/>
            <w:left w:val="none" w:sz="0" w:space="0" w:color="auto"/>
            <w:bottom w:val="none" w:sz="0" w:space="0" w:color="auto"/>
            <w:right w:val="none" w:sz="0" w:space="0" w:color="auto"/>
          </w:divBdr>
        </w:div>
        <w:div w:id="1663923818">
          <w:marLeft w:val="640"/>
          <w:marRight w:val="0"/>
          <w:marTop w:val="0"/>
          <w:marBottom w:val="0"/>
          <w:divBdr>
            <w:top w:val="none" w:sz="0" w:space="0" w:color="auto"/>
            <w:left w:val="none" w:sz="0" w:space="0" w:color="auto"/>
            <w:bottom w:val="none" w:sz="0" w:space="0" w:color="auto"/>
            <w:right w:val="none" w:sz="0" w:space="0" w:color="auto"/>
          </w:divBdr>
        </w:div>
        <w:div w:id="390345502">
          <w:marLeft w:val="640"/>
          <w:marRight w:val="0"/>
          <w:marTop w:val="0"/>
          <w:marBottom w:val="0"/>
          <w:divBdr>
            <w:top w:val="none" w:sz="0" w:space="0" w:color="auto"/>
            <w:left w:val="none" w:sz="0" w:space="0" w:color="auto"/>
            <w:bottom w:val="none" w:sz="0" w:space="0" w:color="auto"/>
            <w:right w:val="none" w:sz="0" w:space="0" w:color="auto"/>
          </w:divBdr>
        </w:div>
        <w:div w:id="835537256">
          <w:marLeft w:val="640"/>
          <w:marRight w:val="0"/>
          <w:marTop w:val="0"/>
          <w:marBottom w:val="0"/>
          <w:divBdr>
            <w:top w:val="none" w:sz="0" w:space="0" w:color="auto"/>
            <w:left w:val="none" w:sz="0" w:space="0" w:color="auto"/>
            <w:bottom w:val="none" w:sz="0" w:space="0" w:color="auto"/>
            <w:right w:val="none" w:sz="0" w:space="0" w:color="auto"/>
          </w:divBdr>
        </w:div>
        <w:div w:id="1489055160">
          <w:marLeft w:val="640"/>
          <w:marRight w:val="0"/>
          <w:marTop w:val="0"/>
          <w:marBottom w:val="0"/>
          <w:divBdr>
            <w:top w:val="none" w:sz="0" w:space="0" w:color="auto"/>
            <w:left w:val="none" w:sz="0" w:space="0" w:color="auto"/>
            <w:bottom w:val="none" w:sz="0" w:space="0" w:color="auto"/>
            <w:right w:val="none" w:sz="0" w:space="0" w:color="auto"/>
          </w:divBdr>
        </w:div>
        <w:div w:id="1865436823">
          <w:marLeft w:val="640"/>
          <w:marRight w:val="0"/>
          <w:marTop w:val="0"/>
          <w:marBottom w:val="0"/>
          <w:divBdr>
            <w:top w:val="none" w:sz="0" w:space="0" w:color="auto"/>
            <w:left w:val="none" w:sz="0" w:space="0" w:color="auto"/>
            <w:bottom w:val="none" w:sz="0" w:space="0" w:color="auto"/>
            <w:right w:val="none" w:sz="0" w:space="0" w:color="auto"/>
          </w:divBdr>
        </w:div>
        <w:div w:id="1238973482">
          <w:marLeft w:val="640"/>
          <w:marRight w:val="0"/>
          <w:marTop w:val="0"/>
          <w:marBottom w:val="0"/>
          <w:divBdr>
            <w:top w:val="none" w:sz="0" w:space="0" w:color="auto"/>
            <w:left w:val="none" w:sz="0" w:space="0" w:color="auto"/>
            <w:bottom w:val="none" w:sz="0" w:space="0" w:color="auto"/>
            <w:right w:val="none" w:sz="0" w:space="0" w:color="auto"/>
          </w:divBdr>
        </w:div>
        <w:div w:id="909851500">
          <w:marLeft w:val="640"/>
          <w:marRight w:val="0"/>
          <w:marTop w:val="0"/>
          <w:marBottom w:val="0"/>
          <w:divBdr>
            <w:top w:val="none" w:sz="0" w:space="0" w:color="auto"/>
            <w:left w:val="none" w:sz="0" w:space="0" w:color="auto"/>
            <w:bottom w:val="none" w:sz="0" w:space="0" w:color="auto"/>
            <w:right w:val="none" w:sz="0" w:space="0" w:color="auto"/>
          </w:divBdr>
        </w:div>
        <w:div w:id="2060588325">
          <w:marLeft w:val="640"/>
          <w:marRight w:val="0"/>
          <w:marTop w:val="0"/>
          <w:marBottom w:val="0"/>
          <w:divBdr>
            <w:top w:val="none" w:sz="0" w:space="0" w:color="auto"/>
            <w:left w:val="none" w:sz="0" w:space="0" w:color="auto"/>
            <w:bottom w:val="none" w:sz="0" w:space="0" w:color="auto"/>
            <w:right w:val="none" w:sz="0" w:space="0" w:color="auto"/>
          </w:divBdr>
        </w:div>
        <w:div w:id="652174566">
          <w:marLeft w:val="640"/>
          <w:marRight w:val="0"/>
          <w:marTop w:val="0"/>
          <w:marBottom w:val="0"/>
          <w:divBdr>
            <w:top w:val="none" w:sz="0" w:space="0" w:color="auto"/>
            <w:left w:val="none" w:sz="0" w:space="0" w:color="auto"/>
            <w:bottom w:val="none" w:sz="0" w:space="0" w:color="auto"/>
            <w:right w:val="none" w:sz="0" w:space="0" w:color="auto"/>
          </w:divBdr>
        </w:div>
        <w:div w:id="416437921">
          <w:marLeft w:val="640"/>
          <w:marRight w:val="0"/>
          <w:marTop w:val="0"/>
          <w:marBottom w:val="0"/>
          <w:divBdr>
            <w:top w:val="none" w:sz="0" w:space="0" w:color="auto"/>
            <w:left w:val="none" w:sz="0" w:space="0" w:color="auto"/>
            <w:bottom w:val="none" w:sz="0" w:space="0" w:color="auto"/>
            <w:right w:val="none" w:sz="0" w:space="0" w:color="auto"/>
          </w:divBdr>
        </w:div>
        <w:div w:id="588346317">
          <w:marLeft w:val="640"/>
          <w:marRight w:val="0"/>
          <w:marTop w:val="0"/>
          <w:marBottom w:val="0"/>
          <w:divBdr>
            <w:top w:val="none" w:sz="0" w:space="0" w:color="auto"/>
            <w:left w:val="none" w:sz="0" w:space="0" w:color="auto"/>
            <w:bottom w:val="none" w:sz="0" w:space="0" w:color="auto"/>
            <w:right w:val="none" w:sz="0" w:space="0" w:color="auto"/>
          </w:divBdr>
        </w:div>
      </w:divsChild>
    </w:div>
    <w:div w:id="1429691106">
      <w:bodyDiv w:val="1"/>
      <w:marLeft w:val="0"/>
      <w:marRight w:val="0"/>
      <w:marTop w:val="0"/>
      <w:marBottom w:val="0"/>
      <w:divBdr>
        <w:top w:val="none" w:sz="0" w:space="0" w:color="auto"/>
        <w:left w:val="none" w:sz="0" w:space="0" w:color="auto"/>
        <w:bottom w:val="none" w:sz="0" w:space="0" w:color="auto"/>
        <w:right w:val="none" w:sz="0" w:space="0" w:color="auto"/>
      </w:divBdr>
      <w:divsChild>
        <w:div w:id="414476774">
          <w:marLeft w:val="640"/>
          <w:marRight w:val="0"/>
          <w:marTop w:val="0"/>
          <w:marBottom w:val="0"/>
          <w:divBdr>
            <w:top w:val="none" w:sz="0" w:space="0" w:color="auto"/>
            <w:left w:val="none" w:sz="0" w:space="0" w:color="auto"/>
            <w:bottom w:val="none" w:sz="0" w:space="0" w:color="auto"/>
            <w:right w:val="none" w:sz="0" w:space="0" w:color="auto"/>
          </w:divBdr>
        </w:div>
        <w:div w:id="215164122">
          <w:marLeft w:val="640"/>
          <w:marRight w:val="0"/>
          <w:marTop w:val="0"/>
          <w:marBottom w:val="0"/>
          <w:divBdr>
            <w:top w:val="none" w:sz="0" w:space="0" w:color="auto"/>
            <w:left w:val="none" w:sz="0" w:space="0" w:color="auto"/>
            <w:bottom w:val="none" w:sz="0" w:space="0" w:color="auto"/>
            <w:right w:val="none" w:sz="0" w:space="0" w:color="auto"/>
          </w:divBdr>
        </w:div>
        <w:div w:id="280233047">
          <w:marLeft w:val="640"/>
          <w:marRight w:val="0"/>
          <w:marTop w:val="0"/>
          <w:marBottom w:val="0"/>
          <w:divBdr>
            <w:top w:val="none" w:sz="0" w:space="0" w:color="auto"/>
            <w:left w:val="none" w:sz="0" w:space="0" w:color="auto"/>
            <w:bottom w:val="none" w:sz="0" w:space="0" w:color="auto"/>
            <w:right w:val="none" w:sz="0" w:space="0" w:color="auto"/>
          </w:divBdr>
        </w:div>
        <w:div w:id="737559156">
          <w:marLeft w:val="640"/>
          <w:marRight w:val="0"/>
          <w:marTop w:val="0"/>
          <w:marBottom w:val="0"/>
          <w:divBdr>
            <w:top w:val="none" w:sz="0" w:space="0" w:color="auto"/>
            <w:left w:val="none" w:sz="0" w:space="0" w:color="auto"/>
            <w:bottom w:val="none" w:sz="0" w:space="0" w:color="auto"/>
            <w:right w:val="none" w:sz="0" w:space="0" w:color="auto"/>
          </w:divBdr>
        </w:div>
        <w:div w:id="1850752341">
          <w:marLeft w:val="640"/>
          <w:marRight w:val="0"/>
          <w:marTop w:val="0"/>
          <w:marBottom w:val="0"/>
          <w:divBdr>
            <w:top w:val="none" w:sz="0" w:space="0" w:color="auto"/>
            <w:left w:val="none" w:sz="0" w:space="0" w:color="auto"/>
            <w:bottom w:val="none" w:sz="0" w:space="0" w:color="auto"/>
            <w:right w:val="none" w:sz="0" w:space="0" w:color="auto"/>
          </w:divBdr>
        </w:div>
        <w:div w:id="1152066988">
          <w:marLeft w:val="640"/>
          <w:marRight w:val="0"/>
          <w:marTop w:val="0"/>
          <w:marBottom w:val="0"/>
          <w:divBdr>
            <w:top w:val="none" w:sz="0" w:space="0" w:color="auto"/>
            <w:left w:val="none" w:sz="0" w:space="0" w:color="auto"/>
            <w:bottom w:val="none" w:sz="0" w:space="0" w:color="auto"/>
            <w:right w:val="none" w:sz="0" w:space="0" w:color="auto"/>
          </w:divBdr>
        </w:div>
        <w:div w:id="1357996312">
          <w:marLeft w:val="640"/>
          <w:marRight w:val="0"/>
          <w:marTop w:val="0"/>
          <w:marBottom w:val="0"/>
          <w:divBdr>
            <w:top w:val="none" w:sz="0" w:space="0" w:color="auto"/>
            <w:left w:val="none" w:sz="0" w:space="0" w:color="auto"/>
            <w:bottom w:val="none" w:sz="0" w:space="0" w:color="auto"/>
            <w:right w:val="none" w:sz="0" w:space="0" w:color="auto"/>
          </w:divBdr>
        </w:div>
        <w:div w:id="2037265329">
          <w:marLeft w:val="640"/>
          <w:marRight w:val="0"/>
          <w:marTop w:val="0"/>
          <w:marBottom w:val="0"/>
          <w:divBdr>
            <w:top w:val="none" w:sz="0" w:space="0" w:color="auto"/>
            <w:left w:val="none" w:sz="0" w:space="0" w:color="auto"/>
            <w:bottom w:val="none" w:sz="0" w:space="0" w:color="auto"/>
            <w:right w:val="none" w:sz="0" w:space="0" w:color="auto"/>
          </w:divBdr>
        </w:div>
        <w:div w:id="1865248397">
          <w:marLeft w:val="640"/>
          <w:marRight w:val="0"/>
          <w:marTop w:val="0"/>
          <w:marBottom w:val="0"/>
          <w:divBdr>
            <w:top w:val="none" w:sz="0" w:space="0" w:color="auto"/>
            <w:left w:val="none" w:sz="0" w:space="0" w:color="auto"/>
            <w:bottom w:val="none" w:sz="0" w:space="0" w:color="auto"/>
            <w:right w:val="none" w:sz="0" w:space="0" w:color="auto"/>
          </w:divBdr>
        </w:div>
        <w:div w:id="935406821">
          <w:marLeft w:val="640"/>
          <w:marRight w:val="0"/>
          <w:marTop w:val="0"/>
          <w:marBottom w:val="0"/>
          <w:divBdr>
            <w:top w:val="none" w:sz="0" w:space="0" w:color="auto"/>
            <w:left w:val="none" w:sz="0" w:space="0" w:color="auto"/>
            <w:bottom w:val="none" w:sz="0" w:space="0" w:color="auto"/>
            <w:right w:val="none" w:sz="0" w:space="0" w:color="auto"/>
          </w:divBdr>
        </w:div>
        <w:div w:id="628974185">
          <w:marLeft w:val="640"/>
          <w:marRight w:val="0"/>
          <w:marTop w:val="0"/>
          <w:marBottom w:val="0"/>
          <w:divBdr>
            <w:top w:val="none" w:sz="0" w:space="0" w:color="auto"/>
            <w:left w:val="none" w:sz="0" w:space="0" w:color="auto"/>
            <w:bottom w:val="none" w:sz="0" w:space="0" w:color="auto"/>
            <w:right w:val="none" w:sz="0" w:space="0" w:color="auto"/>
          </w:divBdr>
        </w:div>
        <w:div w:id="2080204605">
          <w:marLeft w:val="640"/>
          <w:marRight w:val="0"/>
          <w:marTop w:val="0"/>
          <w:marBottom w:val="0"/>
          <w:divBdr>
            <w:top w:val="none" w:sz="0" w:space="0" w:color="auto"/>
            <w:left w:val="none" w:sz="0" w:space="0" w:color="auto"/>
            <w:bottom w:val="none" w:sz="0" w:space="0" w:color="auto"/>
            <w:right w:val="none" w:sz="0" w:space="0" w:color="auto"/>
          </w:divBdr>
        </w:div>
        <w:div w:id="1739936098">
          <w:marLeft w:val="640"/>
          <w:marRight w:val="0"/>
          <w:marTop w:val="0"/>
          <w:marBottom w:val="0"/>
          <w:divBdr>
            <w:top w:val="none" w:sz="0" w:space="0" w:color="auto"/>
            <w:left w:val="none" w:sz="0" w:space="0" w:color="auto"/>
            <w:bottom w:val="none" w:sz="0" w:space="0" w:color="auto"/>
            <w:right w:val="none" w:sz="0" w:space="0" w:color="auto"/>
          </w:divBdr>
        </w:div>
        <w:div w:id="760223193">
          <w:marLeft w:val="640"/>
          <w:marRight w:val="0"/>
          <w:marTop w:val="0"/>
          <w:marBottom w:val="0"/>
          <w:divBdr>
            <w:top w:val="none" w:sz="0" w:space="0" w:color="auto"/>
            <w:left w:val="none" w:sz="0" w:space="0" w:color="auto"/>
            <w:bottom w:val="none" w:sz="0" w:space="0" w:color="auto"/>
            <w:right w:val="none" w:sz="0" w:space="0" w:color="auto"/>
          </w:divBdr>
        </w:div>
        <w:div w:id="506750808">
          <w:marLeft w:val="640"/>
          <w:marRight w:val="0"/>
          <w:marTop w:val="0"/>
          <w:marBottom w:val="0"/>
          <w:divBdr>
            <w:top w:val="none" w:sz="0" w:space="0" w:color="auto"/>
            <w:left w:val="none" w:sz="0" w:space="0" w:color="auto"/>
            <w:bottom w:val="none" w:sz="0" w:space="0" w:color="auto"/>
            <w:right w:val="none" w:sz="0" w:space="0" w:color="auto"/>
          </w:divBdr>
        </w:div>
        <w:div w:id="1783301460">
          <w:marLeft w:val="640"/>
          <w:marRight w:val="0"/>
          <w:marTop w:val="0"/>
          <w:marBottom w:val="0"/>
          <w:divBdr>
            <w:top w:val="none" w:sz="0" w:space="0" w:color="auto"/>
            <w:left w:val="none" w:sz="0" w:space="0" w:color="auto"/>
            <w:bottom w:val="none" w:sz="0" w:space="0" w:color="auto"/>
            <w:right w:val="none" w:sz="0" w:space="0" w:color="auto"/>
          </w:divBdr>
        </w:div>
        <w:div w:id="1737511722">
          <w:marLeft w:val="640"/>
          <w:marRight w:val="0"/>
          <w:marTop w:val="0"/>
          <w:marBottom w:val="0"/>
          <w:divBdr>
            <w:top w:val="none" w:sz="0" w:space="0" w:color="auto"/>
            <w:left w:val="none" w:sz="0" w:space="0" w:color="auto"/>
            <w:bottom w:val="none" w:sz="0" w:space="0" w:color="auto"/>
            <w:right w:val="none" w:sz="0" w:space="0" w:color="auto"/>
          </w:divBdr>
        </w:div>
        <w:div w:id="949895635">
          <w:marLeft w:val="640"/>
          <w:marRight w:val="0"/>
          <w:marTop w:val="0"/>
          <w:marBottom w:val="0"/>
          <w:divBdr>
            <w:top w:val="none" w:sz="0" w:space="0" w:color="auto"/>
            <w:left w:val="none" w:sz="0" w:space="0" w:color="auto"/>
            <w:bottom w:val="none" w:sz="0" w:space="0" w:color="auto"/>
            <w:right w:val="none" w:sz="0" w:space="0" w:color="auto"/>
          </w:divBdr>
        </w:div>
        <w:div w:id="1697996997">
          <w:marLeft w:val="640"/>
          <w:marRight w:val="0"/>
          <w:marTop w:val="0"/>
          <w:marBottom w:val="0"/>
          <w:divBdr>
            <w:top w:val="none" w:sz="0" w:space="0" w:color="auto"/>
            <w:left w:val="none" w:sz="0" w:space="0" w:color="auto"/>
            <w:bottom w:val="none" w:sz="0" w:space="0" w:color="auto"/>
            <w:right w:val="none" w:sz="0" w:space="0" w:color="auto"/>
          </w:divBdr>
        </w:div>
        <w:div w:id="1560441588">
          <w:marLeft w:val="640"/>
          <w:marRight w:val="0"/>
          <w:marTop w:val="0"/>
          <w:marBottom w:val="0"/>
          <w:divBdr>
            <w:top w:val="none" w:sz="0" w:space="0" w:color="auto"/>
            <w:left w:val="none" w:sz="0" w:space="0" w:color="auto"/>
            <w:bottom w:val="none" w:sz="0" w:space="0" w:color="auto"/>
            <w:right w:val="none" w:sz="0" w:space="0" w:color="auto"/>
          </w:divBdr>
        </w:div>
        <w:div w:id="2028754884">
          <w:marLeft w:val="640"/>
          <w:marRight w:val="0"/>
          <w:marTop w:val="0"/>
          <w:marBottom w:val="0"/>
          <w:divBdr>
            <w:top w:val="none" w:sz="0" w:space="0" w:color="auto"/>
            <w:left w:val="none" w:sz="0" w:space="0" w:color="auto"/>
            <w:bottom w:val="none" w:sz="0" w:space="0" w:color="auto"/>
            <w:right w:val="none" w:sz="0" w:space="0" w:color="auto"/>
          </w:divBdr>
        </w:div>
        <w:div w:id="148250179">
          <w:marLeft w:val="640"/>
          <w:marRight w:val="0"/>
          <w:marTop w:val="0"/>
          <w:marBottom w:val="0"/>
          <w:divBdr>
            <w:top w:val="none" w:sz="0" w:space="0" w:color="auto"/>
            <w:left w:val="none" w:sz="0" w:space="0" w:color="auto"/>
            <w:bottom w:val="none" w:sz="0" w:space="0" w:color="auto"/>
            <w:right w:val="none" w:sz="0" w:space="0" w:color="auto"/>
          </w:divBdr>
        </w:div>
        <w:div w:id="1340695625">
          <w:marLeft w:val="640"/>
          <w:marRight w:val="0"/>
          <w:marTop w:val="0"/>
          <w:marBottom w:val="0"/>
          <w:divBdr>
            <w:top w:val="none" w:sz="0" w:space="0" w:color="auto"/>
            <w:left w:val="none" w:sz="0" w:space="0" w:color="auto"/>
            <w:bottom w:val="none" w:sz="0" w:space="0" w:color="auto"/>
            <w:right w:val="none" w:sz="0" w:space="0" w:color="auto"/>
          </w:divBdr>
        </w:div>
        <w:div w:id="1571689888">
          <w:marLeft w:val="640"/>
          <w:marRight w:val="0"/>
          <w:marTop w:val="0"/>
          <w:marBottom w:val="0"/>
          <w:divBdr>
            <w:top w:val="none" w:sz="0" w:space="0" w:color="auto"/>
            <w:left w:val="none" w:sz="0" w:space="0" w:color="auto"/>
            <w:bottom w:val="none" w:sz="0" w:space="0" w:color="auto"/>
            <w:right w:val="none" w:sz="0" w:space="0" w:color="auto"/>
          </w:divBdr>
        </w:div>
        <w:div w:id="1414816444">
          <w:marLeft w:val="640"/>
          <w:marRight w:val="0"/>
          <w:marTop w:val="0"/>
          <w:marBottom w:val="0"/>
          <w:divBdr>
            <w:top w:val="none" w:sz="0" w:space="0" w:color="auto"/>
            <w:left w:val="none" w:sz="0" w:space="0" w:color="auto"/>
            <w:bottom w:val="none" w:sz="0" w:space="0" w:color="auto"/>
            <w:right w:val="none" w:sz="0" w:space="0" w:color="auto"/>
          </w:divBdr>
        </w:div>
        <w:div w:id="247466020">
          <w:marLeft w:val="640"/>
          <w:marRight w:val="0"/>
          <w:marTop w:val="0"/>
          <w:marBottom w:val="0"/>
          <w:divBdr>
            <w:top w:val="none" w:sz="0" w:space="0" w:color="auto"/>
            <w:left w:val="none" w:sz="0" w:space="0" w:color="auto"/>
            <w:bottom w:val="none" w:sz="0" w:space="0" w:color="auto"/>
            <w:right w:val="none" w:sz="0" w:space="0" w:color="auto"/>
          </w:divBdr>
        </w:div>
        <w:div w:id="1825314802">
          <w:marLeft w:val="640"/>
          <w:marRight w:val="0"/>
          <w:marTop w:val="0"/>
          <w:marBottom w:val="0"/>
          <w:divBdr>
            <w:top w:val="none" w:sz="0" w:space="0" w:color="auto"/>
            <w:left w:val="none" w:sz="0" w:space="0" w:color="auto"/>
            <w:bottom w:val="none" w:sz="0" w:space="0" w:color="auto"/>
            <w:right w:val="none" w:sz="0" w:space="0" w:color="auto"/>
          </w:divBdr>
        </w:div>
        <w:div w:id="1194272806">
          <w:marLeft w:val="640"/>
          <w:marRight w:val="0"/>
          <w:marTop w:val="0"/>
          <w:marBottom w:val="0"/>
          <w:divBdr>
            <w:top w:val="none" w:sz="0" w:space="0" w:color="auto"/>
            <w:left w:val="none" w:sz="0" w:space="0" w:color="auto"/>
            <w:bottom w:val="none" w:sz="0" w:space="0" w:color="auto"/>
            <w:right w:val="none" w:sz="0" w:space="0" w:color="auto"/>
          </w:divBdr>
        </w:div>
        <w:div w:id="262882753">
          <w:marLeft w:val="640"/>
          <w:marRight w:val="0"/>
          <w:marTop w:val="0"/>
          <w:marBottom w:val="0"/>
          <w:divBdr>
            <w:top w:val="none" w:sz="0" w:space="0" w:color="auto"/>
            <w:left w:val="none" w:sz="0" w:space="0" w:color="auto"/>
            <w:bottom w:val="none" w:sz="0" w:space="0" w:color="auto"/>
            <w:right w:val="none" w:sz="0" w:space="0" w:color="auto"/>
          </w:divBdr>
        </w:div>
        <w:div w:id="294069932">
          <w:marLeft w:val="640"/>
          <w:marRight w:val="0"/>
          <w:marTop w:val="0"/>
          <w:marBottom w:val="0"/>
          <w:divBdr>
            <w:top w:val="none" w:sz="0" w:space="0" w:color="auto"/>
            <w:left w:val="none" w:sz="0" w:space="0" w:color="auto"/>
            <w:bottom w:val="none" w:sz="0" w:space="0" w:color="auto"/>
            <w:right w:val="none" w:sz="0" w:space="0" w:color="auto"/>
          </w:divBdr>
        </w:div>
        <w:div w:id="605312040">
          <w:marLeft w:val="640"/>
          <w:marRight w:val="0"/>
          <w:marTop w:val="0"/>
          <w:marBottom w:val="0"/>
          <w:divBdr>
            <w:top w:val="none" w:sz="0" w:space="0" w:color="auto"/>
            <w:left w:val="none" w:sz="0" w:space="0" w:color="auto"/>
            <w:bottom w:val="none" w:sz="0" w:space="0" w:color="auto"/>
            <w:right w:val="none" w:sz="0" w:space="0" w:color="auto"/>
          </w:divBdr>
        </w:div>
        <w:div w:id="1245191221">
          <w:marLeft w:val="640"/>
          <w:marRight w:val="0"/>
          <w:marTop w:val="0"/>
          <w:marBottom w:val="0"/>
          <w:divBdr>
            <w:top w:val="none" w:sz="0" w:space="0" w:color="auto"/>
            <w:left w:val="none" w:sz="0" w:space="0" w:color="auto"/>
            <w:bottom w:val="none" w:sz="0" w:space="0" w:color="auto"/>
            <w:right w:val="none" w:sz="0" w:space="0" w:color="auto"/>
          </w:divBdr>
        </w:div>
        <w:div w:id="1751466268">
          <w:marLeft w:val="640"/>
          <w:marRight w:val="0"/>
          <w:marTop w:val="0"/>
          <w:marBottom w:val="0"/>
          <w:divBdr>
            <w:top w:val="none" w:sz="0" w:space="0" w:color="auto"/>
            <w:left w:val="none" w:sz="0" w:space="0" w:color="auto"/>
            <w:bottom w:val="none" w:sz="0" w:space="0" w:color="auto"/>
            <w:right w:val="none" w:sz="0" w:space="0" w:color="auto"/>
          </w:divBdr>
        </w:div>
        <w:div w:id="294457399">
          <w:marLeft w:val="640"/>
          <w:marRight w:val="0"/>
          <w:marTop w:val="0"/>
          <w:marBottom w:val="0"/>
          <w:divBdr>
            <w:top w:val="none" w:sz="0" w:space="0" w:color="auto"/>
            <w:left w:val="none" w:sz="0" w:space="0" w:color="auto"/>
            <w:bottom w:val="none" w:sz="0" w:space="0" w:color="auto"/>
            <w:right w:val="none" w:sz="0" w:space="0" w:color="auto"/>
          </w:divBdr>
        </w:div>
        <w:div w:id="1941450196">
          <w:marLeft w:val="640"/>
          <w:marRight w:val="0"/>
          <w:marTop w:val="0"/>
          <w:marBottom w:val="0"/>
          <w:divBdr>
            <w:top w:val="none" w:sz="0" w:space="0" w:color="auto"/>
            <w:left w:val="none" w:sz="0" w:space="0" w:color="auto"/>
            <w:bottom w:val="none" w:sz="0" w:space="0" w:color="auto"/>
            <w:right w:val="none" w:sz="0" w:space="0" w:color="auto"/>
          </w:divBdr>
        </w:div>
        <w:div w:id="6105352">
          <w:marLeft w:val="640"/>
          <w:marRight w:val="0"/>
          <w:marTop w:val="0"/>
          <w:marBottom w:val="0"/>
          <w:divBdr>
            <w:top w:val="none" w:sz="0" w:space="0" w:color="auto"/>
            <w:left w:val="none" w:sz="0" w:space="0" w:color="auto"/>
            <w:bottom w:val="none" w:sz="0" w:space="0" w:color="auto"/>
            <w:right w:val="none" w:sz="0" w:space="0" w:color="auto"/>
          </w:divBdr>
        </w:div>
        <w:div w:id="250168124">
          <w:marLeft w:val="640"/>
          <w:marRight w:val="0"/>
          <w:marTop w:val="0"/>
          <w:marBottom w:val="0"/>
          <w:divBdr>
            <w:top w:val="none" w:sz="0" w:space="0" w:color="auto"/>
            <w:left w:val="none" w:sz="0" w:space="0" w:color="auto"/>
            <w:bottom w:val="none" w:sz="0" w:space="0" w:color="auto"/>
            <w:right w:val="none" w:sz="0" w:space="0" w:color="auto"/>
          </w:divBdr>
        </w:div>
        <w:div w:id="1181162827">
          <w:marLeft w:val="640"/>
          <w:marRight w:val="0"/>
          <w:marTop w:val="0"/>
          <w:marBottom w:val="0"/>
          <w:divBdr>
            <w:top w:val="none" w:sz="0" w:space="0" w:color="auto"/>
            <w:left w:val="none" w:sz="0" w:space="0" w:color="auto"/>
            <w:bottom w:val="none" w:sz="0" w:space="0" w:color="auto"/>
            <w:right w:val="none" w:sz="0" w:space="0" w:color="auto"/>
          </w:divBdr>
        </w:div>
        <w:div w:id="1990279823">
          <w:marLeft w:val="640"/>
          <w:marRight w:val="0"/>
          <w:marTop w:val="0"/>
          <w:marBottom w:val="0"/>
          <w:divBdr>
            <w:top w:val="none" w:sz="0" w:space="0" w:color="auto"/>
            <w:left w:val="none" w:sz="0" w:space="0" w:color="auto"/>
            <w:bottom w:val="none" w:sz="0" w:space="0" w:color="auto"/>
            <w:right w:val="none" w:sz="0" w:space="0" w:color="auto"/>
          </w:divBdr>
        </w:div>
        <w:div w:id="1712924784">
          <w:marLeft w:val="640"/>
          <w:marRight w:val="0"/>
          <w:marTop w:val="0"/>
          <w:marBottom w:val="0"/>
          <w:divBdr>
            <w:top w:val="none" w:sz="0" w:space="0" w:color="auto"/>
            <w:left w:val="none" w:sz="0" w:space="0" w:color="auto"/>
            <w:bottom w:val="none" w:sz="0" w:space="0" w:color="auto"/>
            <w:right w:val="none" w:sz="0" w:space="0" w:color="auto"/>
          </w:divBdr>
        </w:div>
        <w:div w:id="915819408">
          <w:marLeft w:val="640"/>
          <w:marRight w:val="0"/>
          <w:marTop w:val="0"/>
          <w:marBottom w:val="0"/>
          <w:divBdr>
            <w:top w:val="none" w:sz="0" w:space="0" w:color="auto"/>
            <w:left w:val="none" w:sz="0" w:space="0" w:color="auto"/>
            <w:bottom w:val="none" w:sz="0" w:space="0" w:color="auto"/>
            <w:right w:val="none" w:sz="0" w:space="0" w:color="auto"/>
          </w:divBdr>
        </w:div>
        <w:div w:id="1406219048">
          <w:marLeft w:val="640"/>
          <w:marRight w:val="0"/>
          <w:marTop w:val="0"/>
          <w:marBottom w:val="0"/>
          <w:divBdr>
            <w:top w:val="none" w:sz="0" w:space="0" w:color="auto"/>
            <w:left w:val="none" w:sz="0" w:space="0" w:color="auto"/>
            <w:bottom w:val="none" w:sz="0" w:space="0" w:color="auto"/>
            <w:right w:val="none" w:sz="0" w:space="0" w:color="auto"/>
          </w:divBdr>
        </w:div>
        <w:div w:id="577402620">
          <w:marLeft w:val="640"/>
          <w:marRight w:val="0"/>
          <w:marTop w:val="0"/>
          <w:marBottom w:val="0"/>
          <w:divBdr>
            <w:top w:val="none" w:sz="0" w:space="0" w:color="auto"/>
            <w:left w:val="none" w:sz="0" w:space="0" w:color="auto"/>
            <w:bottom w:val="none" w:sz="0" w:space="0" w:color="auto"/>
            <w:right w:val="none" w:sz="0" w:space="0" w:color="auto"/>
          </w:divBdr>
        </w:div>
        <w:div w:id="1343555553">
          <w:marLeft w:val="640"/>
          <w:marRight w:val="0"/>
          <w:marTop w:val="0"/>
          <w:marBottom w:val="0"/>
          <w:divBdr>
            <w:top w:val="none" w:sz="0" w:space="0" w:color="auto"/>
            <w:left w:val="none" w:sz="0" w:space="0" w:color="auto"/>
            <w:bottom w:val="none" w:sz="0" w:space="0" w:color="auto"/>
            <w:right w:val="none" w:sz="0" w:space="0" w:color="auto"/>
          </w:divBdr>
        </w:div>
        <w:div w:id="1955359664">
          <w:marLeft w:val="640"/>
          <w:marRight w:val="0"/>
          <w:marTop w:val="0"/>
          <w:marBottom w:val="0"/>
          <w:divBdr>
            <w:top w:val="none" w:sz="0" w:space="0" w:color="auto"/>
            <w:left w:val="none" w:sz="0" w:space="0" w:color="auto"/>
            <w:bottom w:val="none" w:sz="0" w:space="0" w:color="auto"/>
            <w:right w:val="none" w:sz="0" w:space="0" w:color="auto"/>
          </w:divBdr>
        </w:div>
        <w:div w:id="1374842895">
          <w:marLeft w:val="640"/>
          <w:marRight w:val="0"/>
          <w:marTop w:val="0"/>
          <w:marBottom w:val="0"/>
          <w:divBdr>
            <w:top w:val="none" w:sz="0" w:space="0" w:color="auto"/>
            <w:left w:val="none" w:sz="0" w:space="0" w:color="auto"/>
            <w:bottom w:val="none" w:sz="0" w:space="0" w:color="auto"/>
            <w:right w:val="none" w:sz="0" w:space="0" w:color="auto"/>
          </w:divBdr>
        </w:div>
        <w:div w:id="1981031211">
          <w:marLeft w:val="640"/>
          <w:marRight w:val="0"/>
          <w:marTop w:val="0"/>
          <w:marBottom w:val="0"/>
          <w:divBdr>
            <w:top w:val="none" w:sz="0" w:space="0" w:color="auto"/>
            <w:left w:val="none" w:sz="0" w:space="0" w:color="auto"/>
            <w:bottom w:val="none" w:sz="0" w:space="0" w:color="auto"/>
            <w:right w:val="none" w:sz="0" w:space="0" w:color="auto"/>
          </w:divBdr>
        </w:div>
        <w:div w:id="1610624892">
          <w:marLeft w:val="640"/>
          <w:marRight w:val="0"/>
          <w:marTop w:val="0"/>
          <w:marBottom w:val="0"/>
          <w:divBdr>
            <w:top w:val="none" w:sz="0" w:space="0" w:color="auto"/>
            <w:left w:val="none" w:sz="0" w:space="0" w:color="auto"/>
            <w:bottom w:val="none" w:sz="0" w:space="0" w:color="auto"/>
            <w:right w:val="none" w:sz="0" w:space="0" w:color="auto"/>
          </w:divBdr>
        </w:div>
        <w:div w:id="1992368336">
          <w:marLeft w:val="640"/>
          <w:marRight w:val="0"/>
          <w:marTop w:val="0"/>
          <w:marBottom w:val="0"/>
          <w:divBdr>
            <w:top w:val="none" w:sz="0" w:space="0" w:color="auto"/>
            <w:left w:val="none" w:sz="0" w:space="0" w:color="auto"/>
            <w:bottom w:val="none" w:sz="0" w:space="0" w:color="auto"/>
            <w:right w:val="none" w:sz="0" w:space="0" w:color="auto"/>
          </w:divBdr>
        </w:div>
        <w:div w:id="1693989641">
          <w:marLeft w:val="640"/>
          <w:marRight w:val="0"/>
          <w:marTop w:val="0"/>
          <w:marBottom w:val="0"/>
          <w:divBdr>
            <w:top w:val="none" w:sz="0" w:space="0" w:color="auto"/>
            <w:left w:val="none" w:sz="0" w:space="0" w:color="auto"/>
            <w:bottom w:val="none" w:sz="0" w:space="0" w:color="auto"/>
            <w:right w:val="none" w:sz="0" w:space="0" w:color="auto"/>
          </w:divBdr>
        </w:div>
        <w:div w:id="2054696036">
          <w:marLeft w:val="640"/>
          <w:marRight w:val="0"/>
          <w:marTop w:val="0"/>
          <w:marBottom w:val="0"/>
          <w:divBdr>
            <w:top w:val="none" w:sz="0" w:space="0" w:color="auto"/>
            <w:left w:val="none" w:sz="0" w:space="0" w:color="auto"/>
            <w:bottom w:val="none" w:sz="0" w:space="0" w:color="auto"/>
            <w:right w:val="none" w:sz="0" w:space="0" w:color="auto"/>
          </w:divBdr>
        </w:div>
      </w:divsChild>
    </w:div>
    <w:div w:id="1431047642">
      <w:bodyDiv w:val="1"/>
      <w:marLeft w:val="0"/>
      <w:marRight w:val="0"/>
      <w:marTop w:val="0"/>
      <w:marBottom w:val="0"/>
      <w:divBdr>
        <w:top w:val="none" w:sz="0" w:space="0" w:color="auto"/>
        <w:left w:val="none" w:sz="0" w:space="0" w:color="auto"/>
        <w:bottom w:val="none" w:sz="0" w:space="0" w:color="auto"/>
        <w:right w:val="none" w:sz="0" w:space="0" w:color="auto"/>
      </w:divBdr>
    </w:div>
    <w:div w:id="1441754627">
      <w:bodyDiv w:val="1"/>
      <w:marLeft w:val="0"/>
      <w:marRight w:val="0"/>
      <w:marTop w:val="0"/>
      <w:marBottom w:val="0"/>
      <w:divBdr>
        <w:top w:val="none" w:sz="0" w:space="0" w:color="auto"/>
        <w:left w:val="none" w:sz="0" w:space="0" w:color="auto"/>
        <w:bottom w:val="none" w:sz="0" w:space="0" w:color="auto"/>
        <w:right w:val="none" w:sz="0" w:space="0" w:color="auto"/>
      </w:divBdr>
    </w:div>
    <w:div w:id="1444685525">
      <w:bodyDiv w:val="1"/>
      <w:marLeft w:val="0"/>
      <w:marRight w:val="0"/>
      <w:marTop w:val="0"/>
      <w:marBottom w:val="0"/>
      <w:divBdr>
        <w:top w:val="none" w:sz="0" w:space="0" w:color="auto"/>
        <w:left w:val="none" w:sz="0" w:space="0" w:color="auto"/>
        <w:bottom w:val="none" w:sz="0" w:space="0" w:color="auto"/>
        <w:right w:val="none" w:sz="0" w:space="0" w:color="auto"/>
      </w:divBdr>
    </w:div>
    <w:div w:id="1453288511">
      <w:bodyDiv w:val="1"/>
      <w:marLeft w:val="0"/>
      <w:marRight w:val="0"/>
      <w:marTop w:val="0"/>
      <w:marBottom w:val="0"/>
      <w:divBdr>
        <w:top w:val="none" w:sz="0" w:space="0" w:color="auto"/>
        <w:left w:val="none" w:sz="0" w:space="0" w:color="auto"/>
        <w:bottom w:val="none" w:sz="0" w:space="0" w:color="auto"/>
        <w:right w:val="none" w:sz="0" w:space="0" w:color="auto"/>
      </w:divBdr>
    </w:div>
    <w:div w:id="1462924213">
      <w:bodyDiv w:val="1"/>
      <w:marLeft w:val="0"/>
      <w:marRight w:val="0"/>
      <w:marTop w:val="0"/>
      <w:marBottom w:val="0"/>
      <w:divBdr>
        <w:top w:val="none" w:sz="0" w:space="0" w:color="auto"/>
        <w:left w:val="none" w:sz="0" w:space="0" w:color="auto"/>
        <w:bottom w:val="none" w:sz="0" w:space="0" w:color="auto"/>
        <w:right w:val="none" w:sz="0" w:space="0" w:color="auto"/>
      </w:divBdr>
      <w:divsChild>
        <w:div w:id="898857456">
          <w:marLeft w:val="640"/>
          <w:marRight w:val="0"/>
          <w:marTop w:val="0"/>
          <w:marBottom w:val="0"/>
          <w:divBdr>
            <w:top w:val="none" w:sz="0" w:space="0" w:color="auto"/>
            <w:left w:val="none" w:sz="0" w:space="0" w:color="auto"/>
            <w:bottom w:val="none" w:sz="0" w:space="0" w:color="auto"/>
            <w:right w:val="none" w:sz="0" w:space="0" w:color="auto"/>
          </w:divBdr>
        </w:div>
        <w:div w:id="1789813494">
          <w:marLeft w:val="640"/>
          <w:marRight w:val="0"/>
          <w:marTop w:val="0"/>
          <w:marBottom w:val="0"/>
          <w:divBdr>
            <w:top w:val="none" w:sz="0" w:space="0" w:color="auto"/>
            <w:left w:val="none" w:sz="0" w:space="0" w:color="auto"/>
            <w:bottom w:val="none" w:sz="0" w:space="0" w:color="auto"/>
            <w:right w:val="none" w:sz="0" w:space="0" w:color="auto"/>
          </w:divBdr>
        </w:div>
        <w:div w:id="1232692429">
          <w:marLeft w:val="640"/>
          <w:marRight w:val="0"/>
          <w:marTop w:val="0"/>
          <w:marBottom w:val="0"/>
          <w:divBdr>
            <w:top w:val="none" w:sz="0" w:space="0" w:color="auto"/>
            <w:left w:val="none" w:sz="0" w:space="0" w:color="auto"/>
            <w:bottom w:val="none" w:sz="0" w:space="0" w:color="auto"/>
            <w:right w:val="none" w:sz="0" w:space="0" w:color="auto"/>
          </w:divBdr>
        </w:div>
        <w:div w:id="190921231">
          <w:marLeft w:val="640"/>
          <w:marRight w:val="0"/>
          <w:marTop w:val="0"/>
          <w:marBottom w:val="0"/>
          <w:divBdr>
            <w:top w:val="none" w:sz="0" w:space="0" w:color="auto"/>
            <w:left w:val="none" w:sz="0" w:space="0" w:color="auto"/>
            <w:bottom w:val="none" w:sz="0" w:space="0" w:color="auto"/>
            <w:right w:val="none" w:sz="0" w:space="0" w:color="auto"/>
          </w:divBdr>
        </w:div>
        <w:div w:id="1087729712">
          <w:marLeft w:val="640"/>
          <w:marRight w:val="0"/>
          <w:marTop w:val="0"/>
          <w:marBottom w:val="0"/>
          <w:divBdr>
            <w:top w:val="none" w:sz="0" w:space="0" w:color="auto"/>
            <w:left w:val="none" w:sz="0" w:space="0" w:color="auto"/>
            <w:bottom w:val="none" w:sz="0" w:space="0" w:color="auto"/>
            <w:right w:val="none" w:sz="0" w:space="0" w:color="auto"/>
          </w:divBdr>
        </w:div>
        <w:div w:id="286158344">
          <w:marLeft w:val="640"/>
          <w:marRight w:val="0"/>
          <w:marTop w:val="0"/>
          <w:marBottom w:val="0"/>
          <w:divBdr>
            <w:top w:val="none" w:sz="0" w:space="0" w:color="auto"/>
            <w:left w:val="none" w:sz="0" w:space="0" w:color="auto"/>
            <w:bottom w:val="none" w:sz="0" w:space="0" w:color="auto"/>
            <w:right w:val="none" w:sz="0" w:space="0" w:color="auto"/>
          </w:divBdr>
        </w:div>
        <w:div w:id="1518346243">
          <w:marLeft w:val="640"/>
          <w:marRight w:val="0"/>
          <w:marTop w:val="0"/>
          <w:marBottom w:val="0"/>
          <w:divBdr>
            <w:top w:val="none" w:sz="0" w:space="0" w:color="auto"/>
            <w:left w:val="none" w:sz="0" w:space="0" w:color="auto"/>
            <w:bottom w:val="none" w:sz="0" w:space="0" w:color="auto"/>
            <w:right w:val="none" w:sz="0" w:space="0" w:color="auto"/>
          </w:divBdr>
        </w:div>
        <w:div w:id="2026785687">
          <w:marLeft w:val="640"/>
          <w:marRight w:val="0"/>
          <w:marTop w:val="0"/>
          <w:marBottom w:val="0"/>
          <w:divBdr>
            <w:top w:val="none" w:sz="0" w:space="0" w:color="auto"/>
            <w:left w:val="none" w:sz="0" w:space="0" w:color="auto"/>
            <w:bottom w:val="none" w:sz="0" w:space="0" w:color="auto"/>
            <w:right w:val="none" w:sz="0" w:space="0" w:color="auto"/>
          </w:divBdr>
        </w:div>
        <w:div w:id="1674990133">
          <w:marLeft w:val="640"/>
          <w:marRight w:val="0"/>
          <w:marTop w:val="0"/>
          <w:marBottom w:val="0"/>
          <w:divBdr>
            <w:top w:val="none" w:sz="0" w:space="0" w:color="auto"/>
            <w:left w:val="none" w:sz="0" w:space="0" w:color="auto"/>
            <w:bottom w:val="none" w:sz="0" w:space="0" w:color="auto"/>
            <w:right w:val="none" w:sz="0" w:space="0" w:color="auto"/>
          </w:divBdr>
        </w:div>
        <w:div w:id="1429692260">
          <w:marLeft w:val="640"/>
          <w:marRight w:val="0"/>
          <w:marTop w:val="0"/>
          <w:marBottom w:val="0"/>
          <w:divBdr>
            <w:top w:val="none" w:sz="0" w:space="0" w:color="auto"/>
            <w:left w:val="none" w:sz="0" w:space="0" w:color="auto"/>
            <w:bottom w:val="none" w:sz="0" w:space="0" w:color="auto"/>
            <w:right w:val="none" w:sz="0" w:space="0" w:color="auto"/>
          </w:divBdr>
        </w:div>
        <w:div w:id="1033533840">
          <w:marLeft w:val="640"/>
          <w:marRight w:val="0"/>
          <w:marTop w:val="0"/>
          <w:marBottom w:val="0"/>
          <w:divBdr>
            <w:top w:val="none" w:sz="0" w:space="0" w:color="auto"/>
            <w:left w:val="none" w:sz="0" w:space="0" w:color="auto"/>
            <w:bottom w:val="none" w:sz="0" w:space="0" w:color="auto"/>
            <w:right w:val="none" w:sz="0" w:space="0" w:color="auto"/>
          </w:divBdr>
        </w:div>
        <w:div w:id="1714160492">
          <w:marLeft w:val="640"/>
          <w:marRight w:val="0"/>
          <w:marTop w:val="0"/>
          <w:marBottom w:val="0"/>
          <w:divBdr>
            <w:top w:val="none" w:sz="0" w:space="0" w:color="auto"/>
            <w:left w:val="none" w:sz="0" w:space="0" w:color="auto"/>
            <w:bottom w:val="none" w:sz="0" w:space="0" w:color="auto"/>
            <w:right w:val="none" w:sz="0" w:space="0" w:color="auto"/>
          </w:divBdr>
        </w:div>
        <w:div w:id="1628003252">
          <w:marLeft w:val="640"/>
          <w:marRight w:val="0"/>
          <w:marTop w:val="0"/>
          <w:marBottom w:val="0"/>
          <w:divBdr>
            <w:top w:val="none" w:sz="0" w:space="0" w:color="auto"/>
            <w:left w:val="none" w:sz="0" w:space="0" w:color="auto"/>
            <w:bottom w:val="none" w:sz="0" w:space="0" w:color="auto"/>
            <w:right w:val="none" w:sz="0" w:space="0" w:color="auto"/>
          </w:divBdr>
        </w:div>
        <w:div w:id="807893075">
          <w:marLeft w:val="640"/>
          <w:marRight w:val="0"/>
          <w:marTop w:val="0"/>
          <w:marBottom w:val="0"/>
          <w:divBdr>
            <w:top w:val="none" w:sz="0" w:space="0" w:color="auto"/>
            <w:left w:val="none" w:sz="0" w:space="0" w:color="auto"/>
            <w:bottom w:val="none" w:sz="0" w:space="0" w:color="auto"/>
            <w:right w:val="none" w:sz="0" w:space="0" w:color="auto"/>
          </w:divBdr>
        </w:div>
        <w:div w:id="1280526365">
          <w:marLeft w:val="640"/>
          <w:marRight w:val="0"/>
          <w:marTop w:val="0"/>
          <w:marBottom w:val="0"/>
          <w:divBdr>
            <w:top w:val="none" w:sz="0" w:space="0" w:color="auto"/>
            <w:left w:val="none" w:sz="0" w:space="0" w:color="auto"/>
            <w:bottom w:val="none" w:sz="0" w:space="0" w:color="auto"/>
            <w:right w:val="none" w:sz="0" w:space="0" w:color="auto"/>
          </w:divBdr>
        </w:div>
        <w:div w:id="1682196641">
          <w:marLeft w:val="640"/>
          <w:marRight w:val="0"/>
          <w:marTop w:val="0"/>
          <w:marBottom w:val="0"/>
          <w:divBdr>
            <w:top w:val="none" w:sz="0" w:space="0" w:color="auto"/>
            <w:left w:val="none" w:sz="0" w:space="0" w:color="auto"/>
            <w:bottom w:val="none" w:sz="0" w:space="0" w:color="auto"/>
            <w:right w:val="none" w:sz="0" w:space="0" w:color="auto"/>
          </w:divBdr>
        </w:div>
        <w:div w:id="1332754617">
          <w:marLeft w:val="640"/>
          <w:marRight w:val="0"/>
          <w:marTop w:val="0"/>
          <w:marBottom w:val="0"/>
          <w:divBdr>
            <w:top w:val="none" w:sz="0" w:space="0" w:color="auto"/>
            <w:left w:val="none" w:sz="0" w:space="0" w:color="auto"/>
            <w:bottom w:val="none" w:sz="0" w:space="0" w:color="auto"/>
            <w:right w:val="none" w:sz="0" w:space="0" w:color="auto"/>
          </w:divBdr>
        </w:div>
        <w:div w:id="294873983">
          <w:marLeft w:val="640"/>
          <w:marRight w:val="0"/>
          <w:marTop w:val="0"/>
          <w:marBottom w:val="0"/>
          <w:divBdr>
            <w:top w:val="none" w:sz="0" w:space="0" w:color="auto"/>
            <w:left w:val="none" w:sz="0" w:space="0" w:color="auto"/>
            <w:bottom w:val="none" w:sz="0" w:space="0" w:color="auto"/>
            <w:right w:val="none" w:sz="0" w:space="0" w:color="auto"/>
          </w:divBdr>
        </w:div>
        <w:div w:id="546722906">
          <w:marLeft w:val="640"/>
          <w:marRight w:val="0"/>
          <w:marTop w:val="0"/>
          <w:marBottom w:val="0"/>
          <w:divBdr>
            <w:top w:val="none" w:sz="0" w:space="0" w:color="auto"/>
            <w:left w:val="none" w:sz="0" w:space="0" w:color="auto"/>
            <w:bottom w:val="none" w:sz="0" w:space="0" w:color="auto"/>
            <w:right w:val="none" w:sz="0" w:space="0" w:color="auto"/>
          </w:divBdr>
        </w:div>
        <w:div w:id="364602768">
          <w:marLeft w:val="640"/>
          <w:marRight w:val="0"/>
          <w:marTop w:val="0"/>
          <w:marBottom w:val="0"/>
          <w:divBdr>
            <w:top w:val="none" w:sz="0" w:space="0" w:color="auto"/>
            <w:left w:val="none" w:sz="0" w:space="0" w:color="auto"/>
            <w:bottom w:val="none" w:sz="0" w:space="0" w:color="auto"/>
            <w:right w:val="none" w:sz="0" w:space="0" w:color="auto"/>
          </w:divBdr>
        </w:div>
        <w:div w:id="189228554">
          <w:marLeft w:val="640"/>
          <w:marRight w:val="0"/>
          <w:marTop w:val="0"/>
          <w:marBottom w:val="0"/>
          <w:divBdr>
            <w:top w:val="none" w:sz="0" w:space="0" w:color="auto"/>
            <w:left w:val="none" w:sz="0" w:space="0" w:color="auto"/>
            <w:bottom w:val="none" w:sz="0" w:space="0" w:color="auto"/>
            <w:right w:val="none" w:sz="0" w:space="0" w:color="auto"/>
          </w:divBdr>
        </w:div>
        <w:div w:id="1417902589">
          <w:marLeft w:val="640"/>
          <w:marRight w:val="0"/>
          <w:marTop w:val="0"/>
          <w:marBottom w:val="0"/>
          <w:divBdr>
            <w:top w:val="none" w:sz="0" w:space="0" w:color="auto"/>
            <w:left w:val="none" w:sz="0" w:space="0" w:color="auto"/>
            <w:bottom w:val="none" w:sz="0" w:space="0" w:color="auto"/>
            <w:right w:val="none" w:sz="0" w:space="0" w:color="auto"/>
          </w:divBdr>
        </w:div>
        <w:div w:id="533999859">
          <w:marLeft w:val="640"/>
          <w:marRight w:val="0"/>
          <w:marTop w:val="0"/>
          <w:marBottom w:val="0"/>
          <w:divBdr>
            <w:top w:val="none" w:sz="0" w:space="0" w:color="auto"/>
            <w:left w:val="none" w:sz="0" w:space="0" w:color="auto"/>
            <w:bottom w:val="none" w:sz="0" w:space="0" w:color="auto"/>
            <w:right w:val="none" w:sz="0" w:space="0" w:color="auto"/>
          </w:divBdr>
        </w:div>
        <w:div w:id="1935094659">
          <w:marLeft w:val="640"/>
          <w:marRight w:val="0"/>
          <w:marTop w:val="0"/>
          <w:marBottom w:val="0"/>
          <w:divBdr>
            <w:top w:val="none" w:sz="0" w:space="0" w:color="auto"/>
            <w:left w:val="none" w:sz="0" w:space="0" w:color="auto"/>
            <w:bottom w:val="none" w:sz="0" w:space="0" w:color="auto"/>
            <w:right w:val="none" w:sz="0" w:space="0" w:color="auto"/>
          </w:divBdr>
        </w:div>
        <w:div w:id="846361977">
          <w:marLeft w:val="640"/>
          <w:marRight w:val="0"/>
          <w:marTop w:val="0"/>
          <w:marBottom w:val="0"/>
          <w:divBdr>
            <w:top w:val="none" w:sz="0" w:space="0" w:color="auto"/>
            <w:left w:val="none" w:sz="0" w:space="0" w:color="auto"/>
            <w:bottom w:val="none" w:sz="0" w:space="0" w:color="auto"/>
            <w:right w:val="none" w:sz="0" w:space="0" w:color="auto"/>
          </w:divBdr>
        </w:div>
        <w:div w:id="270018903">
          <w:marLeft w:val="640"/>
          <w:marRight w:val="0"/>
          <w:marTop w:val="0"/>
          <w:marBottom w:val="0"/>
          <w:divBdr>
            <w:top w:val="none" w:sz="0" w:space="0" w:color="auto"/>
            <w:left w:val="none" w:sz="0" w:space="0" w:color="auto"/>
            <w:bottom w:val="none" w:sz="0" w:space="0" w:color="auto"/>
            <w:right w:val="none" w:sz="0" w:space="0" w:color="auto"/>
          </w:divBdr>
        </w:div>
        <w:div w:id="1529101175">
          <w:marLeft w:val="640"/>
          <w:marRight w:val="0"/>
          <w:marTop w:val="0"/>
          <w:marBottom w:val="0"/>
          <w:divBdr>
            <w:top w:val="none" w:sz="0" w:space="0" w:color="auto"/>
            <w:left w:val="none" w:sz="0" w:space="0" w:color="auto"/>
            <w:bottom w:val="none" w:sz="0" w:space="0" w:color="auto"/>
            <w:right w:val="none" w:sz="0" w:space="0" w:color="auto"/>
          </w:divBdr>
        </w:div>
        <w:div w:id="1301106028">
          <w:marLeft w:val="640"/>
          <w:marRight w:val="0"/>
          <w:marTop w:val="0"/>
          <w:marBottom w:val="0"/>
          <w:divBdr>
            <w:top w:val="none" w:sz="0" w:space="0" w:color="auto"/>
            <w:left w:val="none" w:sz="0" w:space="0" w:color="auto"/>
            <w:bottom w:val="none" w:sz="0" w:space="0" w:color="auto"/>
            <w:right w:val="none" w:sz="0" w:space="0" w:color="auto"/>
          </w:divBdr>
        </w:div>
        <w:div w:id="1514876982">
          <w:marLeft w:val="640"/>
          <w:marRight w:val="0"/>
          <w:marTop w:val="0"/>
          <w:marBottom w:val="0"/>
          <w:divBdr>
            <w:top w:val="none" w:sz="0" w:space="0" w:color="auto"/>
            <w:left w:val="none" w:sz="0" w:space="0" w:color="auto"/>
            <w:bottom w:val="none" w:sz="0" w:space="0" w:color="auto"/>
            <w:right w:val="none" w:sz="0" w:space="0" w:color="auto"/>
          </w:divBdr>
        </w:div>
        <w:div w:id="1004013556">
          <w:marLeft w:val="640"/>
          <w:marRight w:val="0"/>
          <w:marTop w:val="0"/>
          <w:marBottom w:val="0"/>
          <w:divBdr>
            <w:top w:val="none" w:sz="0" w:space="0" w:color="auto"/>
            <w:left w:val="none" w:sz="0" w:space="0" w:color="auto"/>
            <w:bottom w:val="none" w:sz="0" w:space="0" w:color="auto"/>
            <w:right w:val="none" w:sz="0" w:space="0" w:color="auto"/>
          </w:divBdr>
        </w:div>
        <w:div w:id="343023244">
          <w:marLeft w:val="640"/>
          <w:marRight w:val="0"/>
          <w:marTop w:val="0"/>
          <w:marBottom w:val="0"/>
          <w:divBdr>
            <w:top w:val="none" w:sz="0" w:space="0" w:color="auto"/>
            <w:left w:val="none" w:sz="0" w:space="0" w:color="auto"/>
            <w:bottom w:val="none" w:sz="0" w:space="0" w:color="auto"/>
            <w:right w:val="none" w:sz="0" w:space="0" w:color="auto"/>
          </w:divBdr>
        </w:div>
        <w:div w:id="95906919">
          <w:marLeft w:val="640"/>
          <w:marRight w:val="0"/>
          <w:marTop w:val="0"/>
          <w:marBottom w:val="0"/>
          <w:divBdr>
            <w:top w:val="none" w:sz="0" w:space="0" w:color="auto"/>
            <w:left w:val="none" w:sz="0" w:space="0" w:color="auto"/>
            <w:bottom w:val="none" w:sz="0" w:space="0" w:color="auto"/>
            <w:right w:val="none" w:sz="0" w:space="0" w:color="auto"/>
          </w:divBdr>
        </w:div>
        <w:div w:id="353193930">
          <w:marLeft w:val="640"/>
          <w:marRight w:val="0"/>
          <w:marTop w:val="0"/>
          <w:marBottom w:val="0"/>
          <w:divBdr>
            <w:top w:val="none" w:sz="0" w:space="0" w:color="auto"/>
            <w:left w:val="none" w:sz="0" w:space="0" w:color="auto"/>
            <w:bottom w:val="none" w:sz="0" w:space="0" w:color="auto"/>
            <w:right w:val="none" w:sz="0" w:space="0" w:color="auto"/>
          </w:divBdr>
        </w:div>
        <w:div w:id="1617758652">
          <w:marLeft w:val="640"/>
          <w:marRight w:val="0"/>
          <w:marTop w:val="0"/>
          <w:marBottom w:val="0"/>
          <w:divBdr>
            <w:top w:val="none" w:sz="0" w:space="0" w:color="auto"/>
            <w:left w:val="none" w:sz="0" w:space="0" w:color="auto"/>
            <w:bottom w:val="none" w:sz="0" w:space="0" w:color="auto"/>
            <w:right w:val="none" w:sz="0" w:space="0" w:color="auto"/>
          </w:divBdr>
        </w:div>
        <w:div w:id="1336153162">
          <w:marLeft w:val="640"/>
          <w:marRight w:val="0"/>
          <w:marTop w:val="0"/>
          <w:marBottom w:val="0"/>
          <w:divBdr>
            <w:top w:val="none" w:sz="0" w:space="0" w:color="auto"/>
            <w:left w:val="none" w:sz="0" w:space="0" w:color="auto"/>
            <w:bottom w:val="none" w:sz="0" w:space="0" w:color="auto"/>
            <w:right w:val="none" w:sz="0" w:space="0" w:color="auto"/>
          </w:divBdr>
        </w:div>
        <w:div w:id="2023772758">
          <w:marLeft w:val="640"/>
          <w:marRight w:val="0"/>
          <w:marTop w:val="0"/>
          <w:marBottom w:val="0"/>
          <w:divBdr>
            <w:top w:val="none" w:sz="0" w:space="0" w:color="auto"/>
            <w:left w:val="none" w:sz="0" w:space="0" w:color="auto"/>
            <w:bottom w:val="none" w:sz="0" w:space="0" w:color="auto"/>
            <w:right w:val="none" w:sz="0" w:space="0" w:color="auto"/>
          </w:divBdr>
        </w:div>
        <w:div w:id="876965228">
          <w:marLeft w:val="640"/>
          <w:marRight w:val="0"/>
          <w:marTop w:val="0"/>
          <w:marBottom w:val="0"/>
          <w:divBdr>
            <w:top w:val="none" w:sz="0" w:space="0" w:color="auto"/>
            <w:left w:val="none" w:sz="0" w:space="0" w:color="auto"/>
            <w:bottom w:val="none" w:sz="0" w:space="0" w:color="auto"/>
            <w:right w:val="none" w:sz="0" w:space="0" w:color="auto"/>
          </w:divBdr>
        </w:div>
        <w:div w:id="357656396">
          <w:marLeft w:val="640"/>
          <w:marRight w:val="0"/>
          <w:marTop w:val="0"/>
          <w:marBottom w:val="0"/>
          <w:divBdr>
            <w:top w:val="none" w:sz="0" w:space="0" w:color="auto"/>
            <w:left w:val="none" w:sz="0" w:space="0" w:color="auto"/>
            <w:bottom w:val="none" w:sz="0" w:space="0" w:color="auto"/>
            <w:right w:val="none" w:sz="0" w:space="0" w:color="auto"/>
          </w:divBdr>
        </w:div>
        <w:div w:id="593317725">
          <w:marLeft w:val="640"/>
          <w:marRight w:val="0"/>
          <w:marTop w:val="0"/>
          <w:marBottom w:val="0"/>
          <w:divBdr>
            <w:top w:val="none" w:sz="0" w:space="0" w:color="auto"/>
            <w:left w:val="none" w:sz="0" w:space="0" w:color="auto"/>
            <w:bottom w:val="none" w:sz="0" w:space="0" w:color="auto"/>
            <w:right w:val="none" w:sz="0" w:space="0" w:color="auto"/>
          </w:divBdr>
        </w:div>
        <w:div w:id="982268782">
          <w:marLeft w:val="640"/>
          <w:marRight w:val="0"/>
          <w:marTop w:val="0"/>
          <w:marBottom w:val="0"/>
          <w:divBdr>
            <w:top w:val="none" w:sz="0" w:space="0" w:color="auto"/>
            <w:left w:val="none" w:sz="0" w:space="0" w:color="auto"/>
            <w:bottom w:val="none" w:sz="0" w:space="0" w:color="auto"/>
            <w:right w:val="none" w:sz="0" w:space="0" w:color="auto"/>
          </w:divBdr>
        </w:div>
        <w:div w:id="854613679">
          <w:marLeft w:val="640"/>
          <w:marRight w:val="0"/>
          <w:marTop w:val="0"/>
          <w:marBottom w:val="0"/>
          <w:divBdr>
            <w:top w:val="none" w:sz="0" w:space="0" w:color="auto"/>
            <w:left w:val="none" w:sz="0" w:space="0" w:color="auto"/>
            <w:bottom w:val="none" w:sz="0" w:space="0" w:color="auto"/>
            <w:right w:val="none" w:sz="0" w:space="0" w:color="auto"/>
          </w:divBdr>
        </w:div>
        <w:div w:id="1101028601">
          <w:marLeft w:val="640"/>
          <w:marRight w:val="0"/>
          <w:marTop w:val="0"/>
          <w:marBottom w:val="0"/>
          <w:divBdr>
            <w:top w:val="none" w:sz="0" w:space="0" w:color="auto"/>
            <w:left w:val="none" w:sz="0" w:space="0" w:color="auto"/>
            <w:bottom w:val="none" w:sz="0" w:space="0" w:color="auto"/>
            <w:right w:val="none" w:sz="0" w:space="0" w:color="auto"/>
          </w:divBdr>
        </w:div>
        <w:div w:id="688337012">
          <w:marLeft w:val="640"/>
          <w:marRight w:val="0"/>
          <w:marTop w:val="0"/>
          <w:marBottom w:val="0"/>
          <w:divBdr>
            <w:top w:val="none" w:sz="0" w:space="0" w:color="auto"/>
            <w:left w:val="none" w:sz="0" w:space="0" w:color="auto"/>
            <w:bottom w:val="none" w:sz="0" w:space="0" w:color="auto"/>
            <w:right w:val="none" w:sz="0" w:space="0" w:color="auto"/>
          </w:divBdr>
        </w:div>
        <w:div w:id="2126191140">
          <w:marLeft w:val="640"/>
          <w:marRight w:val="0"/>
          <w:marTop w:val="0"/>
          <w:marBottom w:val="0"/>
          <w:divBdr>
            <w:top w:val="none" w:sz="0" w:space="0" w:color="auto"/>
            <w:left w:val="none" w:sz="0" w:space="0" w:color="auto"/>
            <w:bottom w:val="none" w:sz="0" w:space="0" w:color="auto"/>
            <w:right w:val="none" w:sz="0" w:space="0" w:color="auto"/>
          </w:divBdr>
        </w:div>
      </w:divsChild>
    </w:div>
    <w:div w:id="1467356256">
      <w:bodyDiv w:val="1"/>
      <w:marLeft w:val="0"/>
      <w:marRight w:val="0"/>
      <w:marTop w:val="0"/>
      <w:marBottom w:val="0"/>
      <w:divBdr>
        <w:top w:val="none" w:sz="0" w:space="0" w:color="auto"/>
        <w:left w:val="none" w:sz="0" w:space="0" w:color="auto"/>
        <w:bottom w:val="none" w:sz="0" w:space="0" w:color="auto"/>
        <w:right w:val="none" w:sz="0" w:space="0" w:color="auto"/>
      </w:divBdr>
    </w:div>
    <w:div w:id="1478841962">
      <w:bodyDiv w:val="1"/>
      <w:marLeft w:val="0"/>
      <w:marRight w:val="0"/>
      <w:marTop w:val="0"/>
      <w:marBottom w:val="0"/>
      <w:divBdr>
        <w:top w:val="none" w:sz="0" w:space="0" w:color="auto"/>
        <w:left w:val="none" w:sz="0" w:space="0" w:color="auto"/>
        <w:bottom w:val="none" w:sz="0" w:space="0" w:color="auto"/>
        <w:right w:val="none" w:sz="0" w:space="0" w:color="auto"/>
      </w:divBdr>
      <w:divsChild>
        <w:div w:id="1476755365">
          <w:marLeft w:val="640"/>
          <w:marRight w:val="0"/>
          <w:marTop w:val="0"/>
          <w:marBottom w:val="0"/>
          <w:divBdr>
            <w:top w:val="none" w:sz="0" w:space="0" w:color="auto"/>
            <w:left w:val="none" w:sz="0" w:space="0" w:color="auto"/>
            <w:bottom w:val="none" w:sz="0" w:space="0" w:color="auto"/>
            <w:right w:val="none" w:sz="0" w:space="0" w:color="auto"/>
          </w:divBdr>
        </w:div>
        <w:div w:id="584613862">
          <w:marLeft w:val="640"/>
          <w:marRight w:val="0"/>
          <w:marTop w:val="0"/>
          <w:marBottom w:val="0"/>
          <w:divBdr>
            <w:top w:val="none" w:sz="0" w:space="0" w:color="auto"/>
            <w:left w:val="none" w:sz="0" w:space="0" w:color="auto"/>
            <w:bottom w:val="none" w:sz="0" w:space="0" w:color="auto"/>
            <w:right w:val="none" w:sz="0" w:space="0" w:color="auto"/>
          </w:divBdr>
        </w:div>
        <w:div w:id="595408947">
          <w:marLeft w:val="640"/>
          <w:marRight w:val="0"/>
          <w:marTop w:val="0"/>
          <w:marBottom w:val="0"/>
          <w:divBdr>
            <w:top w:val="none" w:sz="0" w:space="0" w:color="auto"/>
            <w:left w:val="none" w:sz="0" w:space="0" w:color="auto"/>
            <w:bottom w:val="none" w:sz="0" w:space="0" w:color="auto"/>
            <w:right w:val="none" w:sz="0" w:space="0" w:color="auto"/>
          </w:divBdr>
        </w:div>
        <w:div w:id="487134770">
          <w:marLeft w:val="640"/>
          <w:marRight w:val="0"/>
          <w:marTop w:val="0"/>
          <w:marBottom w:val="0"/>
          <w:divBdr>
            <w:top w:val="none" w:sz="0" w:space="0" w:color="auto"/>
            <w:left w:val="none" w:sz="0" w:space="0" w:color="auto"/>
            <w:bottom w:val="none" w:sz="0" w:space="0" w:color="auto"/>
            <w:right w:val="none" w:sz="0" w:space="0" w:color="auto"/>
          </w:divBdr>
        </w:div>
        <w:div w:id="206601644">
          <w:marLeft w:val="640"/>
          <w:marRight w:val="0"/>
          <w:marTop w:val="0"/>
          <w:marBottom w:val="0"/>
          <w:divBdr>
            <w:top w:val="none" w:sz="0" w:space="0" w:color="auto"/>
            <w:left w:val="none" w:sz="0" w:space="0" w:color="auto"/>
            <w:bottom w:val="none" w:sz="0" w:space="0" w:color="auto"/>
            <w:right w:val="none" w:sz="0" w:space="0" w:color="auto"/>
          </w:divBdr>
        </w:div>
        <w:div w:id="382214736">
          <w:marLeft w:val="640"/>
          <w:marRight w:val="0"/>
          <w:marTop w:val="0"/>
          <w:marBottom w:val="0"/>
          <w:divBdr>
            <w:top w:val="none" w:sz="0" w:space="0" w:color="auto"/>
            <w:left w:val="none" w:sz="0" w:space="0" w:color="auto"/>
            <w:bottom w:val="none" w:sz="0" w:space="0" w:color="auto"/>
            <w:right w:val="none" w:sz="0" w:space="0" w:color="auto"/>
          </w:divBdr>
        </w:div>
        <w:div w:id="1315833945">
          <w:marLeft w:val="640"/>
          <w:marRight w:val="0"/>
          <w:marTop w:val="0"/>
          <w:marBottom w:val="0"/>
          <w:divBdr>
            <w:top w:val="none" w:sz="0" w:space="0" w:color="auto"/>
            <w:left w:val="none" w:sz="0" w:space="0" w:color="auto"/>
            <w:bottom w:val="none" w:sz="0" w:space="0" w:color="auto"/>
            <w:right w:val="none" w:sz="0" w:space="0" w:color="auto"/>
          </w:divBdr>
        </w:div>
        <w:div w:id="1767387740">
          <w:marLeft w:val="640"/>
          <w:marRight w:val="0"/>
          <w:marTop w:val="0"/>
          <w:marBottom w:val="0"/>
          <w:divBdr>
            <w:top w:val="none" w:sz="0" w:space="0" w:color="auto"/>
            <w:left w:val="none" w:sz="0" w:space="0" w:color="auto"/>
            <w:bottom w:val="none" w:sz="0" w:space="0" w:color="auto"/>
            <w:right w:val="none" w:sz="0" w:space="0" w:color="auto"/>
          </w:divBdr>
        </w:div>
        <w:div w:id="333192870">
          <w:marLeft w:val="640"/>
          <w:marRight w:val="0"/>
          <w:marTop w:val="0"/>
          <w:marBottom w:val="0"/>
          <w:divBdr>
            <w:top w:val="none" w:sz="0" w:space="0" w:color="auto"/>
            <w:left w:val="none" w:sz="0" w:space="0" w:color="auto"/>
            <w:bottom w:val="none" w:sz="0" w:space="0" w:color="auto"/>
            <w:right w:val="none" w:sz="0" w:space="0" w:color="auto"/>
          </w:divBdr>
        </w:div>
        <w:div w:id="1628663397">
          <w:marLeft w:val="640"/>
          <w:marRight w:val="0"/>
          <w:marTop w:val="0"/>
          <w:marBottom w:val="0"/>
          <w:divBdr>
            <w:top w:val="none" w:sz="0" w:space="0" w:color="auto"/>
            <w:left w:val="none" w:sz="0" w:space="0" w:color="auto"/>
            <w:bottom w:val="none" w:sz="0" w:space="0" w:color="auto"/>
            <w:right w:val="none" w:sz="0" w:space="0" w:color="auto"/>
          </w:divBdr>
        </w:div>
        <w:div w:id="1555699081">
          <w:marLeft w:val="640"/>
          <w:marRight w:val="0"/>
          <w:marTop w:val="0"/>
          <w:marBottom w:val="0"/>
          <w:divBdr>
            <w:top w:val="none" w:sz="0" w:space="0" w:color="auto"/>
            <w:left w:val="none" w:sz="0" w:space="0" w:color="auto"/>
            <w:bottom w:val="none" w:sz="0" w:space="0" w:color="auto"/>
            <w:right w:val="none" w:sz="0" w:space="0" w:color="auto"/>
          </w:divBdr>
        </w:div>
        <w:div w:id="917787350">
          <w:marLeft w:val="640"/>
          <w:marRight w:val="0"/>
          <w:marTop w:val="0"/>
          <w:marBottom w:val="0"/>
          <w:divBdr>
            <w:top w:val="none" w:sz="0" w:space="0" w:color="auto"/>
            <w:left w:val="none" w:sz="0" w:space="0" w:color="auto"/>
            <w:bottom w:val="none" w:sz="0" w:space="0" w:color="auto"/>
            <w:right w:val="none" w:sz="0" w:space="0" w:color="auto"/>
          </w:divBdr>
        </w:div>
        <w:div w:id="1862238052">
          <w:marLeft w:val="640"/>
          <w:marRight w:val="0"/>
          <w:marTop w:val="0"/>
          <w:marBottom w:val="0"/>
          <w:divBdr>
            <w:top w:val="none" w:sz="0" w:space="0" w:color="auto"/>
            <w:left w:val="none" w:sz="0" w:space="0" w:color="auto"/>
            <w:bottom w:val="none" w:sz="0" w:space="0" w:color="auto"/>
            <w:right w:val="none" w:sz="0" w:space="0" w:color="auto"/>
          </w:divBdr>
        </w:div>
        <w:div w:id="820003329">
          <w:marLeft w:val="640"/>
          <w:marRight w:val="0"/>
          <w:marTop w:val="0"/>
          <w:marBottom w:val="0"/>
          <w:divBdr>
            <w:top w:val="none" w:sz="0" w:space="0" w:color="auto"/>
            <w:left w:val="none" w:sz="0" w:space="0" w:color="auto"/>
            <w:bottom w:val="none" w:sz="0" w:space="0" w:color="auto"/>
            <w:right w:val="none" w:sz="0" w:space="0" w:color="auto"/>
          </w:divBdr>
        </w:div>
        <w:div w:id="1715083079">
          <w:marLeft w:val="640"/>
          <w:marRight w:val="0"/>
          <w:marTop w:val="0"/>
          <w:marBottom w:val="0"/>
          <w:divBdr>
            <w:top w:val="none" w:sz="0" w:space="0" w:color="auto"/>
            <w:left w:val="none" w:sz="0" w:space="0" w:color="auto"/>
            <w:bottom w:val="none" w:sz="0" w:space="0" w:color="auto"/>
            <w:right w:val="none" w:sz="0" w:space="0" w:color="auto"/>
          </w:divBdr>
        </w:div>
        <w:div w:id="289821125">
          <w:marLeft w:val="640"/>
          <w:marRight w:val="0"/>
          <w:marTop w:val="0"/>
          <w:marBottom w:val="0"/>
          <w:divBdr>
            <w:top w:val="none" w:sz="0" w:space="0" w:color="auto"/>
            <w:left w:val="none" w:sz="0" w:space="0" w:color="auto"/>
            <w:bottom w:val="none" w:sz="0" w:space="0" w:color="auto"/>
            <w:right w:val="none" w:sz="0" w:space="0" w:color="auto"/>
          </w:divBdr>
        </w:div>
        <w:div w:id="971204807">
          <w:marLeft w:val="640"/>
          <w:marRight w:val="0"/>
          <w:marTop w:val="0"/>
          <w:marBottom w:val="0"/>
          <w:divBdr>
            <w:top w:val="none" w:sz="0" w:space="0" w:color="auto"/>
            <w:left w:val="none" w:sz="0" w:space="0" w:color="auto"/>
            <w:bottom w:val="none" w:sz="0" w:space="0" w:color="auto"/>
            <w:right w:val="none" w:sz="0" w:space="0" w:color="auto"/>
          </w:divBdr>
        </w:div>
        <w:div w:id="1267271889">
          <w:marLeft w:val="640"/>
          <w:marRight w:val="0"/>
          <w:marTop w:val="0"/>
          <w:marBottom w:val="0"/>
          <w:divBdr>
            <w:top w:val="none" w:sz="0" w:space="0" w:color="auto"/>
            <w:left w:val="none" w:sz="0" w:space="0" w:color="auto"/>
            <w:bottom w:val="none" w:sz="0" w:space="0" w:color="auto"/>
            <w:right w:val="none" w:sz="0" w:space="0" w:color="auto"/>
          </w:divBdr>
        </w:div>
        <w:div w:id="823013894">
          <w:marLeft w:val="640"/>
          <w:marRight w:val="0"/>
          <w:marTop w:val="0"/>
          <w:marBottom w:val="0"/>
          <w:divBdr>
            <w:top w:val="none" w:sz="0" w:space="0" w:color="auto"/>
            <w:left w:val="none" w:sz="0" w:space="0" w:color="auto"/>
            <w:bottom w:val="none" w:sz="0" w:space="0" w:color="auto"/>
            <w:right w:val="none" w:sz="0" w:space="0" w:color="auto"/>
          </w:divBdr>
        </w:div>
      </w:divsChild>
    </w:div>
    <w:div w:id="1481531774">
      <w:bodyDiv w:val="1"/>
      <w:marLeft w:val="0"/>
      <w:marRight w:val="0"/>
      <w:marTop w:val="0"/>
      <w:marBottom w:val="0"/>
      <w:divBdr>
        <w:top w:val="none" w:sz="0" w:space="0" w:color="auto"/>
        <w:left w:val="none" w:sz="0" w:space="0" w:color="auto"/>
        <w:bottom w:val="none" w:sz="0" w:space="0" w:color="auto"/>
        <w:right w:val="none" w:sz="0" w:space="0" w:color="auto"/>
      </w:divBdr>
      <w:divsChild>
        <w:div w:id="1007947249">
          <w:marLeft w:val="640"/>
          <w:marRight w:val="0"/>
          <w:marTop w:val="0"/>
          <w:marBottom w:val="0"/>
          <w:divBdr>
            <w:top w:val="none" w:sz="0" w:space="0" w:color="auto"/>
            <w:left w:val="none" w:sz="0" w:space="0" w:color="auto"/>
            <w:bottom w:val="none" w:sz="0" w:space="0" w:color="auto"/>
            <w:right w:val="none" w:sz="0" w:space="0" w:color="auto"/>
          </w:divBdr>
        </w:div>
        <w:div w:id="1722363275">
          <w:marLeft w:val="640"/>
          <w:marRight w:val="0"/>
          <w:marTop w:val="0"/>
          <w:marBottom w:val="0"/>
          <w:divBdr>
            <w:top w:val="none" w:sz="0" w:space="0" w:color="auto"/>
            <w:left w:val="none" w:sz="0" w:space="0" w:color="auto"/>
            <w:bottom w:val="none" w:sz="0" w:space="0" w:color="auto"/>
            <w:right w:val="none" w:sz="0" w:space="0" w:color="auto"/>
          </w:divBdr>
        </w:div>
        <w:div w:id="248543313">
          <w:marLeft w:val="640"/>
          <w:marRight w:val="0"/>
          <w:marTop w:val="0"/>
          <w:marBottom w:val="0"/>
          <w:divBdr>
            <w:top w:val="none" w:sz="0" w:space="0" w:color="auto"/>
            <w:left w:val="none" w:sz="0" w:space="0" w:color="auto"/>
            <w:bottom w:val="none" w:sz="0" w:space="0" w:color="auto"/>
            <w:right w:val="none" w:sz="0" w:space="0" w:color="auto"/>
          </w:divBdr>
        </w:div>
        <w:div w:id="366294943">
          <w:marLeft w:val="640"/>
          <w:marRight w:val="0"/>
          <w:marTop w:val="0"/>
          <w:marBottom w:val="0"/>
          <w:divBdr>
            <w:top w:val="none" w:sz="0" w:space="0" w:color="auto"/>
            <w:left w:val="none" w:sz="0" w:space="0" w:color="auto"/>
            <w:bottom w:val="none" w:sz="0" w:space="0" w:color="auto"/>
            <w:right w:val="none" w:sz="0" w:space="0" w:color="auto"/>
          </w:divBdr>
        </w:div>
        <w:div w:id="2106145888">
          <w:marLeft w:val="640"/>
          <w:marRight w:val="0"/>
          <w:marTop w:val="0"/>
          <w:marBottom w:val="0"/>
          <w:divBdr>
            <w:top w:val="none" w:sz="0" w:space="0" w:color="auto"/>
            <w:left w:val="none" w:sz="0" w:space="0" w:color="auto"/>
            <w:bottom w:val="none" w:sz="0" w:space="0" w:color="auto"/>
            <w:right w:val="none" w:sz="0" w:space="0" w:color="auto"/>
          </w:divBdr>
        </w:div>
        <w:div w:id="1531184239">
          <w:marLeft w:val="640"/>
          <w:marRight w:val="0"/>
          <w:marTop w:val="0"/>
          <w:marBottom w:val="0"/>
          <w:divBdr>
            <w:top w:val="none" w:sz="0" w:space="0" w:color="auto"/>
            <w:left w:val="none" w:sz="0" w:space="0" w:color="auto"/>
            <w:bottom w:val="none" w:sz="0" w:space="0" w:color="auto"/>
            <w:right w:val="none" w:sz="0" w:space="0" w:color="auto"/>
          </w:divBdr>
        </w:div>
        <w:div w:id="930971063">
          <w:marLeft w:val="640"/>
          <w:marRight w:val="0"/>
          <w:marTop w:val="0"/>
          <w:marBottom w:val="0"/>
          <w:divBdr>
            <w:top w:val="none" w:sz="0" w:space="0" w:color="auto"/>
            <w:left w:val="none" w:sz="0" w:space="0" w:color="auto"/>
            <w:bottom w:val="none" w:sz="0" w:space="0" w:color="auto"/>
            <w:right w:val="none" w:sz="0" w:space="0" w:color="auto"/>
          </w:divBdr>
        </w:div>
        <w:div w:id="625889588">
          <w:marLeft w:val="640"/>
          <w:marRight w:val="0"/>
          <w:marTop w:val="0"/>
          <w:marBottom w:val="0"/>
          <w:divBdr>
            <w:top w:val="none" w:sz="0" w:space="0" w:color="auto"/>
            <w:left w:val="none" w:sz="0" w:space="0" w:color="auto"/>
            <w:bottom w:val="none" w:sz="0" w:space="0" w:color="auto"/>
            <w:right w:val="none" w:sz="0" w:space="0" w:color="auto"/>
          </w:divBdr>
        </w:div>
        <w:div w:id="1976904804">
          <w:marLeft w:val="640"/>
          <w:marRight w:val="0"/>
          <w:marTop w:val="0"/>
          <w:marBottom w:val="0"/>
          <w:divBdr>
            <w:top w:val="none" w:sz="0" w:space="0" w:color="auto"/>
            <w:left w:val="none" w:sz="0" w:space="0" w:color="auto"/>
            <w:bottom w:val="none" w:sz="0" w:space="0" w:color="auto"/>
            <w:right w:val="none" w:sz="0" w:space="0" w:color="auto"/>
          </w:divBdr>
        </w:div>
        <w:div w:id="1307928353">
          <w:marLeft w:val="640"/>
          <w:marRight w:val="0"/>
          <w:marTop w:val="0"/>
          <w:marBottom w:val="0"/>
          <w:divBdr>
            <w:top w:val="none" w:sz="0" w:space="0" w:color="auto"/>
            <w:left w:val="none" w:sz="0" w:space="0" w:color="auto"/>
            <w:bottom w:val="none" w:sz="0" w:space="0" w:color="auto"/>
            <w:right w:val="none" w:sz="0" w:space="0" w:color="auto"/>
          </w:divBdr>
        </w:div>
        <w:div w:id="343675242">
          <w:marLeft w:val="640"/>
          <w:marRight w:val="0"/>
          <w:marTop w:val="0"/>
          <w:marBottom w:val="0"/>
          <w:divBdr>
            <w:top w:val="none" w:sz="0" w:space="0" w:color="auto"/>
            <w:left w:val="none" w:sz="0" w:space="0" w:color="auto"/>
            <w:bottom w:val="none" w:sz="0" w:space="0" w:color="auto"/>
            <w:right w:val="none" w:sz="0" w:space="0" w:color="auto"/>
          </w:divBdr>
        </w:div>
        <w:div w:id="836650333">
          <w:marLeft w:val="640"/>
          <w:marRight w:val="0"/>
          <w:marTop w:val="0"/>
          <w:marBottom w:val="0"/>
          <w:divBdr>
            <w:top w:val="none" w:sz="0" w:space="0" w:color="auto"/>
            <w:left w:val="none" w:sz="0" w:space="0" w:color="auto"/>
            <w:bottom w:val="none" w:sz="0" w:space="0" w:color="auto"/>
            <w:right w:val="none" w:sz="0" w:space="0" w:color="auto"/>
          </w:divBdr>
        </w:div>
        <w:div w:id="1717193435">
          <w:marLeft w:val="640"/>
          <w:marRight w:val="0"/>
          <w:marTop w:val="0"/>
          <w:marBottom w:val="0"/>
          <w:divBdr>
            <w:top w:val="none" w:sz="0" w:space="0" w:color="auto"/>
            <w:left w:val="none" w:sz="0" w:space="0" w:color="auto"/>
            <w:bottom w:val="none" w:sz="0" w:space="0" w:color="auto"/>
            <w:right w:val="none" w:sz="0" w:space="0" w:color="auto"/>
          </w:divBdr>
        </w:div>
        <w:div w:id="1705977570">
          <w:marLeft w:val="640"/>
          <w:marRight w:val="0"/>
          <w:marTop w:val="0"/>
          <w:marBottom w:val="0"/>
          <w:divBdr>
            <w:top w:val="none" w:sz="0" w:space="0" w:color="auto"/>
            <w:left w:val="none" w:sz="0" w:space="0" w:color="auto"/>
            <w:bottom w:val="none" w:sz="0" w:space="0" w:color="auto"/>
            <w:right w:val="none" w:sz="0" w:space="0" w:color="auto"/>
          </w:divBdr>
        </w:div>
        <w:div w:id="828909835">
          <w:marLeft w:val="640"/>
          <w:marRight w:val="0"/>
          <w:marTop w:val="0"/>
          <w:marBottom w:val="0"/>
          <w:divBdr>
            <w:top w:val="none" w:sz="0" w:space="0" w:color="auto"/>
            <w:left w:val="none" w:sz="0" w:space="0" w:color="auto"/>
            <w:bottom w:val="none" w:sz="0" w:space="0" w:color="auto"/>
            <w:right w:val="none" w:sz="0" w:space="0" w:color="auto"/>
          </w:divBdr>
        </w:div>
        <w:div w:id="772016873">
          <w:marLeft w:val="640"/>
          <w:marRight w:val="0"/>
          <w:marTop w:val="0"/>
          <w:marBottom w:val="0"/>
          <w:divBdr>
            <w:top w:val="none" w:sz="0" w:space="0" w:color="auto"/>
            <w:left w:val="none" w:sz="0" w:space="0" w:color="auto"/>
            <w:bottom w:val="none" w:sz="0" w:space="0" w:color="auto"/>
            <w:right w:val="none" w:sz="0" w:space="0" w:color="auto"/>
          </w:divBdr>
        </w:div>
        <w:div w:id="916356551">
          <w:marLeft w:val="640"/>
          <w:marRight w:val="0"/>
          <w:marTop w:val="0"/>
          <w:marBottom w:val="0"/>
          <w:divBdr>
            <w:top w:val="none" w:sz="0" w:space="0" w:color="auto"/>
            <w:left w:val="none" w:sz="0" w:space="0" w:color="auto"/>
            <w:bottom w:val="none" w:sz="0" w:space="0" w:color="auto"/>
            <w:right w:val="none" w:sz="0" w:space="0" w:color="auto"/>
          </w:divBdr>
        </w:div>
        <w:div w:id="1422485753">
          <w:marLeft w:val="640"/>
          <w:marRight w:val="0"/>
          <w:marTop w:val="0"/>
          <w:marBottom w:val="0"/>
          <w:divBdr>
            <w:top w:val="none" w:sz="0" w:space="0" w:color="auto"/>
            <w:left w:val="none" w:sz="0" w:space="0" w:color="auto"/>
            <w:bottom w:val="none" w:sz="0" w:space="0" w:color="auto"/>
            <w:right w:val="none" w:sz="0" w:space="0" w:color="auto"/>
          </w:divBdr>
        </w:div>
        <w:div w:id="1121268347">
          <w:marLeft w:val="640"/>
          <w:marRight w:val="0"/>
          <w:marTop w:val="0"/>
          <w:marBottom w:val="0"/>
          <w:divBdr>
            <w:top w:val="none" w:sz="0" w:space="0" w:color="auto"/>
            <w:left w:val="none" w:sz="0" w:space="0" w:color="auto"/>
            <w:bottom w:val="none" w:sz="0" w:space="0" w:color="auto"/>
            <w:right w:val="none" w:sz="0" w:space="0" w:color="auto"/>
          </w:divBdr>
        </w:div>
        <w:div w:id="946352739">
          <w:marLeft w:val="640"/>
          <w:marRight w:val="0"/>
          <w:marTop w:val="0"/>
          <w:marBottom w:val="0"/>
          <w:divBdr>
            <w:top w:val="none" w:sz="0" w:space="0" w:color="auto"/>
            <w:left w:val="none" w:sz="0" w:space="0" w:color="auto"/>
            <w:bottom w:val="none" w:sz="0" w:space="0" w:color="auto"/>
            <w:right w:val="none" w:sz="0" w:space="0" w:color="auto"/>
          </w:divBdr>
        </w:div>
        <w:div w:id="1947499415">
          <w:marLeft w:val="640"/>
          <w:marRight w:val="0"/>
          <w:marTop w:val="0"/>
          <w:marBottom w:val="0"/>
          <w:divBdr>
            <w:top w:val="none" w:sz="0" w:space="0" w:color="auto"/>
            <w:left w:val="none" w:sz="0" w:space="0" w:color="auto"/>
            <w:bottom w:val="none" w:sz="0" w:space="0" w:color="auto"/>
            <w:right w:val="none" w:sz="0" w:space="0" w:color="auto"/>
          </w:divBdr>
        </w:div>
        <w:div w:id="908730726">
          <w:marLeft w:val="640"/>
          <w:marRight w:val="0"/>
          <w:marTop w:val="0"/>
          <w:marBottom w:val="0"/>
          <w:divBdr>
            <w:top w:val="none" w:sz="0" w:space="0" w:color="auto"/>
            <w:left w:val="none" w:sz="0" w:space="0" w:color="auto"/>
            <w:bottom w:val="none" w:sz="0" w:space="0" w:color="auto"/>
            <w:right w:val="none" w:sz="0" w:space="0" w:color="auto"/>
          </w:divBdr>
        </w:div>
        <w:div w:id="78908405">
          <w:marLeft w:val="640"/>
          <w:marRight w:val="0"/>
          <w:marTop w:val="0"/>
          <w:marBottom w:val="0"/>
          <w:divBdr>
            <w:top w:val="none" w:sz="0" w:space="0" w:color="auto"/>
            <w:left w:val="none" w:sz="0" w:space="0" w:color="auto"/>
            <w:bottom w:val="none" w:sz="0" w:space="0" w:color="auto"/>
            <w:right w:val="none" w:sz="0" w:space="0" w:color="auto"/>
          </w:divBdr>
        </w:div>
        <w:div w:id="741105531">
          <w:marLeft w:val="640"/>
          <w:marRight w:val="0"/>
          <w:marTop w:val="0"/>
          <w:marBottom w:val="0"/>
          <w:divBdr>
            <w:top w:val="none" w:sz="0" w:space="0" w:color="auto"/>
            <w:left w:val="none" w:sz="0" w:space="0" w:color="auto"/>
            <w:bottom w:val="none" w:sz="0" w:space="0" w:color="auto"/>
            <w:right w:val="none" w:sz="0" w:space="0" w:color="auto"/>
          </w:divBdr>
        </w:div>
        <w:div w:id="336806240">
          <w:marLeft w:val="640"/>
          <w:marRight w:val="0"/>
          <w:marTop w:val="0"/>
          <w:marBottom w:val="0"/>
          <w:divBdr>
            <w:top w:val="none" w:sz="0" w:space="0" w:color="auto"/>
            <w:left w:val="none" w:sz="0" w:space="0" w:color="auto"/>
            <w:bottom w:val="none" w:sz="0" w:space="0" w:color="auto"/>
            <w:right w:val="none" w:sz="0" w:space="0" w:color="auto"/>
          </w:divBdr>
        </w:div>
        <w:div w:id="186987130">
          <w:marLeft w:val="640"/>
          <w:marRight w:val="0"/>
          <w:marTop w:val="0"/>
          <w:marBottom w:val="0"/>
          <w:divBdr>
            <w:top w:val="none" w:sz="0" w:space="0" w:color="auto"/>
            <w:left w:val="none" w:sz="0" w:space="0" w:color="auto"/>
            <w:bottom w:val="none" w:sz="0" w:space="0" w:color="auto"/>
            <w:right w:val="none" w:sz="0" w:space="0" w:color="auto"/>
          </w:divBdr>
        </w:div>
        <w:div w:id="623927382">
          <w:marLeft w:val="640"/>
          <w:marRight w:val="0"/>
          <w:marTop w:val="0"/>
          <w:marBottom w:val="0"/>
          <w:divBdr>
            <w:top w:val="none" w:sz="0" w:space="0" w:color="auto"/>
            <w:left w:val="none" w:sz="0" w:space="0" w:color="auto"/>
            <w:bottom w:val="none" w:sz="0" w:space="0" w:color="auto"/>
            <w:right w:val="none" w:sz="0" w:space="0" w:color="auto"/>
          </w:divBdr>
        </w:div>
        <w:div w:id="235940842">
          <w:marLeft w:val="640"/>
          <w:marRight w:val="0"/>
          <w:marTop w:val="0"/>
          <w:marBottom w:val="0"/>
          <w:divBdr>
            <w:top w:val="none" w:sz="0" w:space="0" w:color="auto"/>
            <w:left w:val="none" w:sz="0" w:space="0" w:color="auto"/>
            <w:bottom w:val="none" w:sz="0" w:space="0" w:color="auto"/>
            <w:right w:val="none" w:sz="0" w:space="0" w:color="auto"/>
          </w:divBdr>
        </w:div>
        <w:div w:id="1892958457">
          <w:marLeft w:val="640"/>
          <w:marRight w:val="0"/>
          <w:marTop w:val="0"/>
          <w:marBottom w:val="0"/>
          <w:divBdr>
            <w:top w:val="none" w:sz="0" w:space="0" w:color="auto"/>
            <w:left w:val="none" w:sz="0" w:space="0" w:color="auto"/>
            <w:bottom w:val="none" w:sz="0" w:space="0" w:color="auto"/>
            <w:right w:val="none" w:sz="0" w:space="0" w:color="auto"/>
          </w:divBdr>
        </w:div>
        <w:div w:id="1769302685">
          <w:marLeft w:val="640"/>
          <w:marRight w:val="0"/>
          <w:marTop w:val="0"/>
          <w:marBottom w:val="0"/>
          <w:divBdr>
            <w:top w:val="none" w:sz="0" w:space="0" w:color="auto"/>
            <w:left w:val="none" w:sz="0" w:space="0" w:color="auto"/>
            <w:bottom w:val="none" w:sz="0" w:space="0" w:color="auto"/>
            <w:right w:val="none" w:sz="0" w:space="0" w:color="auto"/>
          </w:divBdr>
        </w:div>
        <w:div w:id="83456863">
          <w:marLeft w:val="640"/>
          <w:marRight w:val="0"/>
          <w:marTop w:val="0"/>
          <w:marBottom w:val="0"/>
          <w:divBdr>
            <w:top w:val="none" w:sz="0" w:space="0" w:color="auto"/>
            <w:left w:val="none" w:sz="0" w:space="0" w:color="auto"/>
            <w:bottom w:val="none" w:sz="0" w:space="0" w:color="auto"/>
            <w:right w:val="none" w:sz="0" w:space="0" w:color="auto"/>
          </w:divBdr>
        </w:div>
        <w:div w:id="686175996">
          <w:marLeft w:val="640"/>
          <w:marRight w:val="0"/>
          <w:marTop w:val="0"/>
          <w:marBottom w:val="0"/>
          <w:divBdr>
            <w:top w:val="none" w:sz="0" w:space="0" w:color="auto"/>
            <w:left w:val="none" w:sz="0" w:space="0" w:color="auto"/>
            <w:bottom w:val="none" w:sz="0" w:space="0" w:color="auto"/>
            <w:right w:val="none" w:sz="0" w:space="0" w:color="auto"/>
          </w:divBdr>
        </w:div>
        <w:div w:id="135880849">
          <w:marLeft w:val="640"/>
          <w:marRight w:val="0"/>
          <w:marTop w:val="0"/>
          <w:marBottom w:val="0"/>
          <w:divBdr>
            <w:top w:val="none" w:sz="0" w:space="0" w:color="auto"/>
            <w:left w:val="none" w:sz="0" w:space="0" w:color="auto"/>
            <w:bottom w:val="none" w:sz="0" w:space="0" w:color="auto"/>
            <w:right w:val="none" w:sz="0" w:space="0" w:color="auto"/>
          </w:divBdr>
        </w:div>
        <w:div w:id="592124758">
          <w:marLeft w:val="640"/>
          <w:marRight w:val="0"/>
          <w:marTop w:val="0"/>
          <w:marBottom w:val="0"/>
          <w:divBdr>
            <w:top w:val="none" w:sz="0" w:space="0" w:color="auto"/>
            <w:left w:val="none" w:sz="0" w:space="0" w:color="auto"/>
            <w:bottom w:val="none" w:sz="0" w:space="0" w:color="auto"/>
            <w:right w:val="none" w:sz="0" w:space="0" w:color="auto"/>
          </w:divBdr>
        </w:div>
        <w:div w:id="248656032">
          <w:marLeft w:val="640"/>
          <w:marRight w:val="0"/>
          <w:marTop w:val="0"/>
          <w:marBottom w:val="0"/>
          <w:divBdr>
            <w:top w:val="none" w:sz="0" w:space="0" w:color="auto"/>
            <w:left w:val="none" w:sz="0" w:space="0" w:color="auto"/>
            <w:bottom w:val="none" w:sz="0" w:space="0" w:color="auto"/>
            <w:right w:val="none" w:sz="0" w:space="0" w:color="auto"/>
          </w:divBdr>
        </w:div>
        <w:div w:id="1628048655">
          <w:marLeft w:val="640"/>
          <w:marRight w:val="0"/>
          <w:marTop w:val="0"/>
          <w:marBottom w:val="0"/>
          <w:divBdr>
            <w:top w:val="none" w:sz="0" w:space="0" w:color="auto"/>
            <w:left w:val="none" w:sz="0" w:space="0" w:color="auto"/>
            <w:bottom w:val="none" w:sz="0" w:space="0" w:color="auto"/>
            <w:right w:val="none" w:sz="0" w:space="0" w:color="auto"/>
          </w:divBdr>
        </w:div>
        <w:div w:id="1449425484">
          <w:marLeft w:val="640"/>
          <w:marRight w:val="0"/>
          <w:marTop w:val="0"/>
          <w:marBottom w:val="0"/>
          <w:divBdr>
            <w:top w:val="none" w:sz="0" w:space="0" w:color="auto"/>
            <w:left w:val="none" w:sz="0" w:space="0" w:color="auto"/>
            <w:bottom w:val="none" w:sz="0" w:space="0" w:color="auto"/>
            <w:right w:val="none" w:sz="0" w:space="0" w:color="auto"/>
          </w:divBdr>
        </w:div>
        <w:div w:id="1203710413">
          <w:marLeft w:val="640"/>
          <w:marRight w:val="0"/>
          <w:marTop w:val="0"/>
          <w:marBottom w:val="0"/>
          <w:divBdr>
            <w:top w:val="none" w:sz="0" w:space="0" w:color="auto"/>
            <w:left w:val="none" w:sz="0" w:space="0" w:color="auto"/>
            <w:bottom w:val="none" w:sz="0" w:space="0" w:color="auto"/>
            <w:right w:val="none" w:sz="0" w:space="0" w:color="auto"/>
          </w:divBdr>
        </w:div>
        <w:div w:id="383797481">
          <w:marLeft w:val="640"/>
          <w:marRight w:val="0"/>
          <w:marTop w:val="0"/>
          <w:marBottom w:val="0"/>
          <w:divBdr>
            <w:top w:val="none" w:sz="0" w:space="0" w:color="auto"/>
            <w:left w:val="none" w:sz="0" w:space="0" w:color="auto"/>
            <w:bottom w:val="none" w:sz="0" w:space="0" w:color="auto"/>
            <w:right w:val="none" w:sz="0" w:space="0" w:color="auto"/>
          </w:divBdr>
        </w:div>
        <w:div w:id="389118287">
          <w:marLeft w:val="640"/>
          <w:marRight w:val="0"/>
          <w:marTop w:val="0"/>
          <w:marBottom w:val="0"/>
          <w:divBdr>
            <w:top w:val="none" w:sz="0" w:space="0" w:color="auto"/>
            <w:left w:val="none" w:sz="0" w:space="0" w:color="auto"/>
            <w:bottom w:val="none" w:sz="0" w:space="0" w:color="auto"/>
            <w:right w:val="none" w:sz="0" w:space="0" w:color="auto"/>
          </w:divBdr>
        </w:div>
        <w:div w:id="293829149">
          <w:marLeft w:val="640"/>
          <w:marRight w:val="0"/>
          <w:marTop w:val="0"/>
          <w:marBottom w:val="0"/>
          <w:divBdr>
            <w:top w:val="none" w:sz="0" w:space="0" w:color="auto"/>
            <w:left w:val="none" w:sz="0" w:space="0" w:color="auto"/>
            <w:bottom w:val="none" w:sz="0" w:space="0" w:color="auto"/>
            <w:right w:val="none" w:sz="0" w:space="0" w:color="auto"/>
          </w:divBdr>
        </w:div>
        <w:div w:id="946236095">
          <w:marLeft w:val="640"/>
          <w:marRight w:val="0"/>
          <w:marTop w:val="0"/>
          <w:marBottom w:val="0"/>
          <w:divBdr>
            <w:top w:val="none" w:sz="0" w:space="0" w:color="auto"/>
            <w:left w:val="none" w:sz="0" w:space="0" w:color="auto"/>
            <w:bottom w:val="none" w:sz="0" w:space="0" w:color="auto"/>
            <w:right w:val="none" w:sz="0" w:space="0" w:color="auto"/>
          </w:divBdr>
        </w:div>
        <w:div w:id="1560896651">
          <w:marLeft w:val="640"/>
          <w:marRight w:val="0"/>
          <w:marTop w:val="0"/>
          <w:marBottom w:val="0"/>
          <w:divBdr>
            <w:top w:val="none" w:sz="0" w:space="0" w:color="auto"/>
            <w:left w:val="none" w:sz="0" w:space="0" w:color="auto"/>
            <w:bottom w:val="none" w:sz="0" w:space="0" w:color="auto"/>
            <w:right w:val="none" w:sz="0" w:space="0" w:color="auto"/>
          </w:divBdr>
        </w:div>
        <w:div w:id="1231423996">
          <w:marLeft w:val="640"/>
          <w:marRight w:val="0"/>
          <w:marTop w:val="0"/>
          <w:marBottom w:val="0"/>
          <w:divBdr>
            <w:top w:val="none" w:sz="0" w:space="0" w:color="auto"/>
            <w:left w:val="none" w:sz="0" w:space="0" w:color="auto"/>
            <w:bottom w:val="none" w:sz="0" w:space="0" w:color="auto"/>
            <w:right w:val="none" w:sz="0" w:space="0" w:color="auto"/>
          </w:divBdr>
        </w:div>
      </w:divsChild>
    </w:div>
    <w:div w:id="1481918832">
      <w:bodyDiv w:val="1"/>
      <w:marLeft w:val="0"/>
      <w:marRight w:val="0"/>
      <w:marTop w:val="0"/>
      <w:marBottom w:val="0"/>
      <w:divBdr>
        <w:top w:val="none" w:sz="0" w:space="0" w:color="auto"/>
        <w:left w:val="none" w:sz="0" w:space="0" w:color="auto"/>
        <w:bottom w:val="none" w:sz="0" w:space="0" w:color="auto"/>
        <w:right w:val="none" w:sz="0" w:space="0" w:color="auto"/>
      </w:divBdr>
    </w:div>
    <w:div w:id="1482113936">
      <w:bodyDiv w:val="1"/>
      <w:marLeft w:val="0"/>
      <w:marRight w:val="0"/>
      <w:marTop w:val="0"/>
      <w:marBottom w:val="0"/>
      <w:divBdr>
        <w:top w:val="none" w:sz="0" w:space="0" w:color="auto"/>
        <w:left w:val="none" w:sz="0" w:space="0" w:color="auto"/>
        <w:bottom w:val="none" w:sz="0" w:space="0" w:color="auto"/>
        <w:right w:val="none" w:sz="0" w:space="0" w:color="auto"/>
      </w:divBdr>
      <w:divsChild>
        <w:div w:id="958805790">
          <w:marLeft w:val="640"/>
          <w:marRight w:val="0"/>
          <w:marTop w:val="0"/>
          <w:marBottom w:val="0"/>
          <w:divBdr>
            <w:top w:val="none" w:sz="0" w:space="0" w:color="auto"/>
            <w:left w:val="none" w:sz="0" w:space="0" w:color="auto"/>
            <w:bottom w:val="none" w:sz="0" w:space="0" w:color="auto"/>
            <w:right w:val="none" w:sz="0" w:space="0" w:color="auto"/>
          </w:divBdr>
        </w:div>
        <w:div w:id="1049956660">
          <w:marLeft w:val="640"/>
          <w:marRight w:val="0"/>
          <w:marTop w:val="0"/>
          <w:marBottom w:val="0"/>
          <w:divBdr>
            <w:top w:val="none" w:sz="0" w:space="0" w:color="auto"/>
            <w:left w:val="none" w:sz="0" w:space="0" w:color="auto"/>
            <w:bottom w:val="none" w:sz="0" w:space="0" w:color="auto"/>
            <w:right w:val="none" w:sz="0" w:space="0" w:color="auto"/>
          </w:divBdr>
        </w:div>
        <w:div w:id="79567785">
          <w:marLeft w:val="640"/>
          <w:marRight w:val="0"/>
          <w:marTop w:val="0"/>
          <w:marBottom w:val="0"/>
          <w:divBdr>
            <w:top w:val="none" w:sz="0" w:space="0" w:color="auto"/>
            <w:left w:val="none" w:sz="0" w:space="0" w:color="auto"/>
            <w:bottom w:val="none" w:sz="0" w:space="0" w:color="auto"/>
            <w:right w:val="none" w:sz="0" w:space="0" w:color="auto"/>
          </w:divBdr>
        </w:div>
        <w:div w:id="1475760741">
          <w:marLeft w:val="640"/>
          <w:marRight w:val="0"/>
          <w:marTop w:val="0"/>
          <w:marBottom w:val="0"/>
          <w:divBdr>
            <w:top w:val="none" w:sz="0" w:space="0" w:color="auto"/>
            <w:left w:val="none" w:sz="0" w:space="0" w:color="auto"/>
            <w:bottom w:val="none" w:sz="0" w:space="0" w:color="auto"/>
            <w:right w:val="none" w:sz="0" w:space="0" w:color="auto"/>
          </w:divBdr>
        </w:div>
        <w:div w:id="455568432">
          <w:marLeft w:val="640"/>
          <w:marRight w:val="0"/>
          <w:marTop w:val="0"/>
          <w:marBottom w:val="0"/>
          <w:divBdr>
            <w:top w:val="none" w:sz="0" w:space="0" w:color="auto"/>
            <w:left w:val="none" w:sz="0" w:space="0" w:color="auto"/>
            <w:bottom w:val="none" w:sz="0" w:space="0" w:color="auto"/>
            <w:right w:val="none" w:sz="0" w:space="0" w:color="auto"/>
          </w:divBdr>
        </w:div>
        <w:div w:id="1091006497">
          <w:marLeft w:val="640"/>
          <w:marRight w:val="0"/>
          <w:marTop w:val="0"/>
          <w:marBottom w:val="0"/>
          <w:divBdr>
            <w:top w:val="none" w:sz="0" w:space="0" w:color="auto"/>
            <w:left w:val="none" w:sz="0" w:space="0" w:color="auto"/>
            <w:bottom w:val="none" w:sz="0" w:space="0" w:color="auto"/>
            <w:right w:val="none" w:sz="0" w:space="0" w:color="auto"/>
          </w:divBdr>
        </w:div>
        <w:div w:id="862861848">
          <w:marLeft w:val="640"/>
          <w:marRight w:val="0"/>
          <w:marTop w:val="0"/>
          <w:marBottom w:val="0"/>
          <w:divBdr>
            <w:top w:val="none" w:sz="0" w:space="0" w:color="auto"/>
            <w:left w:val="none" w:sz="0" w:space="0" w:color="auto"/>
            <w:bottom w:val="none" w:sz="0" w:space="0" w:color="auto"/>
            <w:right w:val="none" w:sz="0" w:space="0" w:color="auto"/>
          </w:divBdr>
        </w:div>
        <w:div w:id="1357775171">
          <w:marLeft w:val="640"/>
          <w:marRight w:val="0"/>
          <w:marTop w:val="0"/>
          <w:marBottom w:val="0"/>
          <w:divBdr>
            <w:top w:val="none" w:sz="0" w:space="0" w:color="auto"/>
            <w:left w:val="none" w:sz="0" w:space="0" w:color="auto"/>
            <w:bottom w:val="none" w:sz="0" w:space="0" w:color="auto"/>
            <w:right w:val="none" w:sz="0" w:space="0" w:color="auto"/>
          </w:divBdr>
        </w:div>
        <w:div w:id="1565025679">
          <w:marLeft w:val="640"/>
          <w:marRight w:val="0"/>
          <w:marTop w:val="0"/>
          <w:marBottom w:val="0"/>
          <w:divBdr>
            <w:top w:val="none" w:sz="0" w:space="0" w:color="auto"/>
            <w:left w:val="none" w:sz="0" w:space="0" w:color="auto"/>
            <w:bottom w:val="none" w:sz="0" w:space="0" w:color="auto"/>
            <w:right w:val="none" w:sz="0" w:space="0" w:color="auto"/>
          </w:divBdr>
        </w:div>
        <w:div w:id="1885754918">
          <w:marLeft w:val="640"/>
          <w:marRight w:val="0"/>
          <w:marTop w:val="0"/>
          <w:marBottom w:val="0"/>
          <w:divBdr>
            <w:top w:val="none" w:sz="0" w:space="0" w:color="auto"/>
            <w:left w:val="none" w:sz="0" w:space="0" w:color="auto"/>
            <w:bottom w:val="none" w:sz="0" w:space="0" w:color="auto"/>
            <w:right w:val="none" w:sz="0" w:space="0" w:color="auto"/>
          </w:divBdr>
        </w:div>
        <w:div w:id="1068848688">
          <w:marLeft w:val="640"/>
          <w:marRight w:val="0"/>
          <w:marTop w:val="0"/>
          <w:marBottom w:val="0"/>
          <w:divBdr>
            <w:top w:val="none" w:sz="0" w:space="0" w:color="auto"/>
            <w:left w:val="none" w:sz="0" w:space="0" w:color="auto"/>
            <w:bottom w:val="none" w:sz="0" w:space="0" w:color="auto"/>
            <w:right w:val="none" w:sz="0" w:space="0" w:color="auto"/>
          </w:divBdr>
        </w:div>
        <w:div w:id="1876117331">
          <w:marLeft w:val="640"/>
          <w:marRight w:val="0"/>
          <w:marTop w:val="0"/>
          <w:marBottom w:val="0"/>
          <w:divBdr>
            <w:top w:val="none" w:sz="0" w:space="0" w:color="auto"/>
            <w:left w:val="none" w:sz="0" w:space="0" w:color="auto"/>
            <w:bottom w:val="none" w:sz="0" w:space="0" w:color="auto"/>
            <w:right w:val="none" w:sz="0" w:space="0" w:color="auto"/>
          </w:divBdr>
        </w:div>
        <w:div w:id="878319477">
          <w:marLeft w:val="640"/>
          <w:marRight w:val="0"/>
          <w:marTop w:val="0"/>
          <w:marBottom w:val="0"/>
          <w:divBdr>
            <w:top w:val="none" w:sz="0" w:space="0" w:color="auto"/>
            <w:left w:val="none" w:sz="0" w:space="0" w:color="auto"/>
            <w:bottom w:val="none" w:sz="0" w:space="0" w:color="auto"/>
            <w:right w:val="none" w:sz="0" w:space="0" w:color="auto"/>
          </w:divBdr>
        </w:div>
        <w:div w:id="1872717440">
          <w:marLeft w:val="640"/>
          <w:marRight w:val="0"/>
          <w:marTop w:val="0"/>
          <w:marBottom w:val="0"/>
          <w:divBdr>
            <w:top w:val="none" w:sz="0" w:space="0" w:color="auto"/>
            <w:left w:val="none" w:sz="0" w:space="0" w:color="auto"/>
            <w:bottom w:val="none" w:sz="0" w:space="0" w:color="auto"/>
            <w:right w:val="none" w:sz="0" w:space="0" w:color="auto"/>
          </w:divBdr>
        </w:div>
        <w:div w:id="2038579873">
          <w:marLeft w:val="640"/>
          <w:marRight w:val="0"/>
          <w:marTop w:val="0"/>
          <w:marBottom w:val="0"/>
          <w:divBdr>
            <w:top w:val="none" w:sz="0" w:space="0" w:color="auto"/>
            <w:left w:val="none" w:sz="0" w:space="0" w:color="auto"/>
            <w:bottom w:val="none" w:sz="0" w:space="0" w:color="auto"/>
            <w:right w:val="none" w:sz="0" w:space="0" w:color="auto"/>
          </w:divBdr>
        </w:div>
        <w:div w:id="664672289">
          <w:marLeft w:val="640"/>
          <w:marRight w:val="0"/>
          <w:marTop w:val="0"/>
          <w:marBottom w:val="0"/>
          <w:divBdr>
            <w:top w:val="none" w:sz="0" w:space="0" w:color="auto"/>
            <w:left w:val="none" w:sz="0" w:space="0" w:color="auto"/>
            <w:bottom w:val="none" w:sz="0" w:space="0" w:color="auto"/>
            <w:right w:val="none" w:sz="0" w:space="0" w:color="auto"/>
          </w:divBdr>
        </w:div>
        <w:div w:id="117262925">
          <w:marLeft w:val="640"/>
          <w:marRight w:val="0"/>
          <w:marTop w:val="0"/>
          <w:marBottom w:val="0"/>
          <w:divBdr>
            <w:top w:val="none" w:sz="0" w:space="0" w:color="auto"/>
            <w:left w:val="none" w:sz="0" w:space="0" w:color="auto"/>
            <w:bottom w:val="none" w:sz="0" w:space="0" w:color="auto"/>
            <w:right w:val="none" w:sz="0" w:space="0" w:color="auto"/>
          </w:divBdr>
        </w:div>
        <w:div w:id="883491126">
          <w:marLeft w:val="640"/>
          <w:marRight w:val="0"/>
          <w:marTop w:val="0"/>
          <w:marBottom w:val="0"/>
          <w:divBdr>
            <w:top w:val="none" w:sz="0" w:space="0" w:color="auto"/>
            <w:left w:val="none" w:sz="0" w:space="0" w:color="auto"/>
            <w:bottom w:val="none" w:sz="0" w:space="0" w:color="auto"/>
            <w:right w:val="none" w:sz="0" w:space="0" w:color="auto"/>
          </w:divBdr>
        </w:div>
        <w:div w:id="2092702894">
          <w:marLeft w:val="640"/>
          <w:marRight w:val="0"/>
          <w:marTop w:val="0"/>
          <w:marBottom w:val="0"/>
          <w:divBdr>
            <w:top w:val="none" w:sz="0" w:space="0" w:color="auto"/>
            <w:left w:val="none" w:sz="0" w:space="0" w:color="auto"/>
            <w:bottom w:val="none" w:sz="0" w:space="0" w:color="auto"/>
            <w:right w:val="none" w:sz="0" w:space="0" w:color="auto"/>
          </w:divBdr>
        </w:div>
        <w:div w:id="2090956078">
          <w:marLeft w:val="640"/>
          <w:marRight w:val="0"/>
          <w:marTop w:val="0"/>
          <w:marBottom w:val="0"/>
          <w:divBdr>
            <w:top w:val="none" w:sz="0" w:space="0" w:color="auto"/>
            <w:left w:val="none" w:sz="0" w:space="0" w:color="auto"/>
            <w:bottom w:val="none" w:sz="0" w:space="0" w:color="auto"/>
            <w:right w:val="none" w:sz="0" w:space="0" w:color="auto"/>
          </w:divBdr>
        </w:div>
        <w:div w:id="1195926414">
          <w:marLeft w:val="640"/>
          <w:marRight w:val="0"/>
          <w:marTop w:val="0"/>
          <w:marBottom w:val="0"/>
          <w:divBdr>
            <w:top w:val="none" w:sz="0" w:space="0" w:color="auto"/>
            <w:left w:val="none" w:sz="0" w:space="0" w:color="auto"/>
            <w:bottom w:val="none" w:sz="0" w:space="0" w:color="auto"/>
            <w:right w:val="none" w:sz="0" w:space="0" w:color="auto"/>
          </w:divBdr>
        </w:div>
        <w:div w:id="122891258">
          <w:marLeft w:val="640"/>
          <w:marRight w:val="0"/>
          <w:marTop w:val="0"/>
          <w:marBottom w:val="0"/>
          <w:divBdr>
            <w:top w:val="none" w:sz="0" w:space="0" w:color="auto"/>
            <w:left w:val="none" w:sz="0" w:space="0" w:color="auto"/>
            <w:bottom w:val="none" w:sz="0" w:space="0" w:color="auto"/>
            <w:right w:val="none" w:sz="0" w:space="0" w:color="auto"/>
          </w:divBdr>
        </w:div>
        <w:div w:id="1268466018">
          <w:marLeft w:val="640"/>
          <w:marRight w:val="0"/>
          <w:marTop w:val="0"/>
          <w:marBottom w:val="0"/>
          <w:divBdr>
            <w:top w:val="none" w:sz="0" w:space="0" w:color="auto"/>
            <w:left w:val="none" w:sz="0" w:space="0" w:color="auto"/>
            <w:bottom w:val="none" w:sz="0" w:space="0" w:color="auto"/>
            <w:right w:val="none" w:sz="0" w:space="0" w:color="auto"/>
          </w:divBdr>
        </w:div>
        <w:div w:id="1109010450">
          <w:marLeft w:val="640"/>
          <w:marRight w:val="0"/>
          <w:marTop w:val="0"/>
          <w:marBottom w:val="0"/>
          <w:divBdr>
            <w:top w:val="none" w:sz="0" w:space="0" w:color="auto"/>
            <w:left w:val="none" w:sz="0" w:space="0" w:color="auto"/>
            <w:bottom w:val="none" w:sz="0" w:space="0" w:color="auto"/>
            <w:right w:val="none" w:sz="0" w:space="0" w:color="auto"/>
          </w:divBdr>
        </w:div>
        <w:div w:id="174460488">
          <w:marLeft w:val="640"/>
          <w:marRight w:val="0"/>
          <w:marTop w:val="0"/>
          <w:marBottom w:val="0"/>
          <w:divBdr>
            <w:top w:val="none" w:sz="0" w:space="0" w:color="auto"/>
            <w:left w:val="none" w:sz="0" w:space="0" w:color="auto"/>
            <w:bottom w:val="none" w:sz="0" w:space="0" w:color="auto"/>
            <w:right w:val="none" w:sz="0" w:space="0" w:color="auto"/>
          </w:divBdr>
        </w:div>
        <w:div w:id="1992588330">
          <w:marLeft w:val="640"/>
          <w:marRight w:val="0"/>
          <w:marTop w:val="0"/>
          <w:marBottom w:val="0"/>
          <w:divBdr>
            <w:top w:val="none" w:sz="0" w:space="0" w:color="auto"/>
            <w:left w:val="none" w:sz="0" w:space="0" w:color="auto"/>
            <w:bottom w:val="none" w:sz="0" w:space="0" w:color="auto"/>
            <w:right w:val="none" w:sz="0" w:space="0" w:color="auto"/>
          </w:divBdr>
        </w:div>
        <w:div w:id="880095042">
          <w:marLeft w:val="640"/>
          <w:marRight w:val="0"/>
          <w:marTop w:val="0"/>
          <w:marBottom w:val="0"/>
          <w:divBdr>
            <w:top w:val="none" w:sz="0" w:space="0" w:color="auto"/>
            <w:left w:val="none" w:sz="0" w:space="0" w:color="auto"/>
            <w:bottom w:val="none" w:sz="0" w:space="0" w:color="auto"/>
            <w:right w:val="none" w:sz="0" w:space="0" w:color="auto"/>
          </w:divBdr>
        </w:div>
        <w:div w:id="692192727">
          <w:marLeft w:val="640"/>
          <w:marRight w:val="0"/>
          <w:marTop w:val="0"/>
          <w:marBottom w:val="0"/>
          <w:divBdr>
            <w:top w:val="none" w:sz="0" w:space="0" w:color="auto"/>
            <w:left w:val="none" w:sz="0" w:space="0" w:color="auto"/>
            <w:bottom w:val="none" w:sz="0" w:space="0" w:color="auto"/>
            <w:right w:val="none" w:sz="0" w:space="0" w:color="auto"/>
          </w:divBdr>
        </w:div>
        <w:div w:id="1318144472">
          <w:marLeft w:val="640"/>
          <w:marRight w:val="0"/>
          <w:marTop w:val="0"/>
          <w:marBottom w:val="0"/>
          <w:divBdr>
            <w:top w:val="none" w:sz="0" w:space="0" w:color="auto"/>
            <w:left w:val="none" w:sz="0" w:space="0" w:color="auto"/>
            <w:bottom w:val="none" w:sz="0" w:space="0" w:color="auto"/>
            <w:right w:val="none" w:sz="0" w:space="0" w:color="auto"/>
          </w:divBdr>
        </w:div>
        <w:div w:id="599066335">
          <w:marLeft w:val="640"/>
          <w:marRight w:val="0"/>
          <w:marTop w:val="0"/>
          <w:marBottom w:val="0"/>
          <w:divBdr>
            <w:top w:val="none" w:sz="0" w:space="0" w:color="auto"/>
            <w:left w:val="none" w:sz="0" w:space="0" w:color="auto"/>
            <w:bottom w:val="none" w:sz="0" w:space="0" w:color="auto"/>
            <w:right w:val="none" w:sz="0" w:space="0" w:color="auto"/>
          </w:divBdr>
        </w:div>
        <w:div w:id="613946811">
          <w:marLeft w:val="640"/>
          <w:marRight w:val="0"/>
          <w:marTop w:val="0"/>
          <w:marBottom w:val="0"/>
          <w:divBdr>
            <w:top w:val="none" w:sz="0" w:space="0" w:color="auto"/>
            <w:left w:val="none" w:sz="0" w:space="0" w:color="auto"/>
            <w:bottom w:val="none" w:sz="0" w:space="0" w:color="auto"/>
            <w:right w:val="none" w:sz="0" w:space="0" w:color="auto"/>
          </w:divBdr>
        </w:div>
        <w:div w:id="1439518452">
          <w:marLeft w:val="640"/>
          <w:marRight w:val="0"/>
          <w:marTop w:val="0"/>
          <w:marBottom w:val="0"/>
          <w:divBdr>
            <w:top w:val="none" w:sz="0" w:space="0" w:color="auto"/>
            <w:left w:val="none" w:sz="0" w:space="0" w:color="auto"/>
            <w:bottom w:val="none" w:sz="0" w:space="0" w:color="auto"/>
            <w:right w:val="none" w:sz="0" w:space="0" w:color="auto"/>
          </w:divBdr>
        </w:div>
        <w:div w:id="1492326677">
          <w:marLeft w:val="640"/>
          <w:marRight w:val="0"/>
          <w:marTop w:val="0"/>
          <w:marBottom w:val="0"/>
          <w:divBdr>
            <w:top w:val="none" w:sz="0" w:space="0" w:color="auto"/>
            <w:left w:val="none" w:sz="0" w:space="0" w:color="auto"/>
            <w:bottom w:val="none" w:sz="0" w:space="0" w:color="auto"/>
            <w:right w:val="none" w:sz="0" w:space="0" w:color="auto"/>
          </w:divBdr>
        </w:div>
        <w:div w:id="1046762414">
          <w:marLeft w:val="640"/>
          <w:marRight w:val="0"/>
          <w:marTop w:val="0"/>
          <w:marBottom w:val="0"/>
          <w:divBdr>
            <w:top w:val="none" w:sz="0" w:space="0" w:color="auto"/>
            <w:left w:val="none" w:sz="0" w:space="0" w:color="auto"/>
            <w:bottom w:val="none" w:sz="0" w:space="0" w:color="auto"/>
            <w:right w:val="none" w:sz="0" w:space="0" w:color="auto"/>
          </w:divBdr>
        </w:div>
        <w:div w:id="1794906541">
          <w:marLeft w:val="640"/>
          <w:marRight w:val="0"/>
          <w:marTop w:val="0"/>
          <w:marBottom w:val="0"/>
          <w:divBdr>
            <w:top w:val="none" w:sz="0" w:space="0" w:color="auto"/>
            <w:left w:val="none" w:sz="0" w:space="0" w:color="auto"/>
            <w:bottom w:val="none" w:sz="0" w:space="0" w:color="auto"/>
            <w:right w:val="none" w:sz="0" w:space="0" w:color="auto"/>
          </w:divBdr>
        </w:div>
        <w:div w:id="1592159775">
          <w:marLeft w:val="640"/>
          <w:marRight w:val="0"/>
          <w:marTop w:val="0"/>
          <w:marBottom w:val="0"/>
          <w:divBdr>
            <w:top w:val="none" w:sz="0" w:space="0" w:color="auto"/>
            <w:left w:val="none" w:sz="0" w:space="0" w:color="auto"/>
            <w:bottom w:val="none" w:sz="0" w:space="0" w:color="auto"/>
            <w:right w:val="none" w:sz="0" w:space="0" w:color="auto"/>
          </w:divBdr>
        </w:div>
        <w:div w:id="1100224192">
          <w:marLeft w:val="640"/>
          <w:marRight w:val="0"/>
          <w:marTop w:val="0"/>
          <w:marBottom w:val="0"/>
          <w:divBdr>
            <w:top w:val="none" w:sz="0" w:space="0" w:color="auto"/>
            <w:left w:val="none" w:sz="0" w:space="0" w:color="auto"/>
            <w:bottom w:val="none" w:sz="0" w:space="0" w:color="auto"/>
            <w:right w:val="none" w:sz="0" w:space="0" w:color="auto"/>
          </w:divBdr>
        </w:div>
        <w:div w:id="605768098">
          <w:marLeft w:val="640"/>
          <w:marRight w:val="0"/>
          <w:marTop w:val="0"/>
          <w:marBottom w:val="0"/>
          <w:divBdr>
            <w:top w:val="none" w:sz="0" w:space="0" w:color="auto"/>
            <w:left w:val="none" w:sz="0" w:space="0" w:color="auto"/>
            <w:bottom w:val="none" w:sz="0" w:space="0" w:color="auto"/>
            <w:right w:val="none" w:sz="0" w:space="0" w:color="auto"/>
          </w:divBdr>
        </w:div>
        <w:div w:id="1207763566">
          <w:marLeft w:val="640"/>
          <w:marRight w:val="0"/>
          <w:marTop w:val="0"/>
          <w:marBottom w:val="0"/>
          <w:divBdr>
            <w:top w:val="none" w:sz="0" w:space="0" w:color="auto"/>
            <w:left w:val="none" w:sz="0" w:space="0" w:color="auto"/>
            <w:bottom w:val="none" w:sz="0" w:space="0" w:color="auto"/>
            <w:right w:val="none" w:sz="0" w:space="0" w:color="auto"/>
          </w:divBdr>
        </w:div>
        <w:div w:id="1076321853">
          <w:marLeft w:val="640"/>
          <w:marRight w:val="0"/>
          <w:marTop w:val="0"/>
          <w:marBottom w:val="0"/>
          <w:divBdr>
            <w:top w:val="none" w:sz="0" w:space="0" w:color="auto"/>
            <w:left w:val="none" w:sz="0" w:space="0" w:color="auto"/>
            <w:bottom w:val="none" w:sz="0" w:space="0" w:color="auto"/>
            <w:right w:val="none" w:sz="0" w:space="0" w:color="auto"/>
          </w:divBdr>
        </w:div>
        <w:div w:id="913276434">
          <w:marLeft w:val="640"/>
          <w:marRight w:val="0"/>
          <w:marTop w:val="0"/>
          <w:marBottom w:val="0"/>
          <w:divBdr>
            <w:top w:val="none" w:sz="0" w:space="0" w:color="auto"/>
            <w:left w:val="none" w:sz="0" w:space="0" w:color="auto"/>
            <w:bottom w:val="none" w:sz="0" w:space="0" w:color="auto"/>
            <w:right w:val="none" w:sz="0" w:space="0" w:color="auto"/>
          </w:divBdr>
        </w:div>
        <w:div w:id="955135985">
          <w:marLeft w:val="640"/>
          <w:marRight w:val="0"/>
          <w:marTop w:val="0"/>
          <w:marBottom w:val="0"/>
          <w:divBdr>
            <w:top w:val="none" w:sz="0" w:space="0" w:color="auto"/>
            <w:left w:val="none" w:sz="0" w:space="0" w:color="auto"/>
            <w:bottom w:val="none" w:sz="0" w:space="0" w:color="auto"/>
            <w:right w:val="none" w:sz="0" w:space="0" w:color="auto"/>
          </w:divBdr>
        </w:div>
        <w:div w:id="1173489720">
          <w:marLeft w:val="640"/>
          <w:marRight w:val="0"/>
          <w:marTop w:val="0"/>
          <w:marBottom w:val="0"/>
          <w:divBdr>
            <w:top w:val="none" w:sz="0" w:space="0" w:color="auto"/>
            <w:left w:val="none" w:sz="0" w:space="0" w:color="auto"/>
            <w:bottom w:val="none" w:sz="0" w:space="0" w:color="auto"/>
            <w:right w:val="none" w:sz="0" w:space="0" w:color="auto"/>
          </w:divBdr>
        </w:div>
        <w:div w:id="1188713949">
          <w:marLeft w:val="640"/>
          <w:marRight w:val="0"/>
          <w:marTop w:val="0"/>
          <w:marBottom w:val="0"/>
          <w:divBdr>
            <w:top w:val="none" w:sz="0" w:space="0" w:color="auto"/>
            <w:left w:val="none" w:sz="0" w:space="0" w:color="auto"/>
            <w:bottom w:val="none" w:sz="0" w:space="0" w:color="auto"/>
            <w:right w:val="none" w:sz="0" w:space="0" w:color="auto"/>
          </w:divBdr>
        </w:div>
        <w:div w:id="1027558508">
          <w:marLeft w:val="640"/>
          <w:marRight w:val="0"/>
          <w:marTop w:val="0"/>
          <w:marBottom w:val="0"/>
          <w:divBdr>
            <w:top w:val="none" w:sz="0" w:space="0" w:color="auto"/>
            <w:left w:val="none" w:sz="0" w:space="0" w:color="auto"/>
            <w:bottom w:val="none" w:sz="0" w:space="0" w:color="auto"/>
            <w:right w:val="none" w:sz="0" w:space="0" w:color="auto"/>
          </w:divBdr>
        </w:div>
        <w:div w:id="2052874987">
          <w:marLeft w:val="640"/>
          <w:marRight w:val="0"/>
          <w:marTop w:val="0"/>
          <w:marBottom w:val="0"/>
          <w:divBdr>
            <w:top w:val="none" w:sz="0" w:space="0" w:color="auto"/>
            <w:left w:val="none" w:sz="0" w:space="0" w:color="auto"/>
            <w:bottom w:val="none" w:sz="0" w:space="0" w:color="auto"/>
            <w:right w:val="none" w:sz="0" w:space="0" w:color="auto"/>
          </w:divBdr>
        </w:div>
        <w:div w:id="533346009">
          <w:marLeft w:val="640"/>
          <w:marRight w:val="0"/>
          <w:marTop w:val="0"/>
          <w:marBottom w:val="0"/>
          <w:divBdr>
            <w:top w:val="none" w:sz="0" w:space="0" w:color="auto"/>
            <w:left w:val="none" w:sz="0" w:space="0" w:color="auto"/>
            <w:bottom w:val="none" w:sz="0" w:space="0" w:color="auto"/>
            <w:right w:val="none" w:sz="0" w:space="0" w:color="auto"/>
          </w:divBdr>
        </w:div>
        <w:div w:id="413860082">
          <w:marLeft w:val="640"/>
          <w:marRight w:val="0"/>
          <w:marTop w:val="0"/>
          <w:marBottom w:val="0"/>
          <w:divBdr>
            <w:top w:val="none" w:sz="0" w:space="0" w:color="auto"/>
            <w:left w:val="none" w:sz="0" w:space="0" w:color="auto"/>
            <w:bottom w:val="none" w:sz="0" w:space="0" w:color="auto"/>
            <w:right w:val="none" w:sz="0" w:space="0" w:color="auto"/>
          </w:divBdr>
        </w:div>
        <w:div w:id="487942405">
          <w:marLeft w:val="640"/>
          <w:marRight w:val="0"/>
          <w:marTop w:val="0"/>
          <w:marBottom w:val="0"/>
          <w:divBdr>
            <w:top w:val="none" w:sz="0" w:space="0" w:color="auto"/>
            <w:left w:val="none" w:sz="0" w:space="0" w:color="auto"/>
            <w:bottom w:val="none" w:sz="0" w:space="0" w:color="auto"/>
            <w:right w:val="none" w:sz="0" w:space="0" w:color="auto"/>
          </w:divBdr>
        </w:div>
        <w:div w:id="1672755578">
          <w:marLeft w:val="640"/>
          <w:marRight w:val="0"/>
          <w:marTop w:val="0"/>
          <w:marBottom w:val="0"/>
          <w:divBdr>
            <w:top w:val="none" w:sz="0" w:space="0" w:color="auto"/>
            <w:left w:val="none" w:sz="0" w:space="0" w:color="auto"/>
            <w:bottom w:val="none" w:sz="0" w:space="0" w:color="auto"/>
            <w:right w:val="none" w:sz="0" w:space="0" w:color="auto"/>
          </w:divBdr>
        </w:div>
        <w:div w:id="340204663">
          <w:marLeft w:val="640"/>
          <w:marRight w:val="0"/>
          <w:marTop w:val="0"/>
          <w:marBottom w:val="0"/>
          <w:divBdr>
            <w:top w:val="none" w:sz="0" w:space="0" w:color="auto"/>
            <w:left w:val="none" w:sz="0" w:space="0" w:color="auto"/>
            <w:bottom w:val="none" w:sz="0" w:space="0" w:color="auto"/>
            <w:right w:val="none" w:sz="0" w:space="0" w:color="auto"/>
          </w:divBdr>
        </w:div>
        <w:div w:id="2113353668">
          <w:marLeft w:val="640"/>
          <w:marRight w:val="0"/>
          <w:marTop w:val="0"/>
          <w:marBottom w:val="0"/>
          <w:divBdr>
            <w:top w:val="none" w:sz="0" w:space="0" w:color="auto"/>
            <w:left w:val="none" w:sz="0" w:space="0" w:color="auto"/>
            <w:bottom w:val="none" w:sz="0" w:space="0" w:color="auto"/>
            <w:right w:val="none" w:sz="0" w:space="0" w:color="auto"/>
          </w:divBdr>
        </w:div>
        <w:div w:id="872962479">
          <w:marLeft w:val="640"/>
          <w:marRight w:val="0"/>
          <w:marTop w:val="0"/>
          <w:marBottom w:val="0"/>
          <w:divBdr>
            <w:top w:val="none" w:sz="0" w:space="0" w:color="auto"/>
            <w:left w:val="none" w:sz="0" w:space="0" w:color="auto"/>
            <w:bottom w:val="none" w:sz="0" w:space="0" w:color="auto"/>
            <w:right w:val="none" w:sz="0" w:space="0" w:color="auto"/>
          </w:divBdr>
        </w:div>
        <w:div w:id="1787432487">
          <w:marLeft w:val="640"/>
          <w:marRight w:val="0"/>
          <w:marTop w:val="0"/>
          <w:marBottom w:val="0"/>
          <w:divBdr>
            <w:top w:val="none" w:sz="0" w:space="0" w:color="auto"/>
            <w:left w:val="none" w:sz="0" w:space="0" w:color="auto"/>
            <w:bottom w:val="none" w:sz="0" w:space="0" w:color="auto"/>
            <w:right w:val="none" w:sz="0" w:space="0" w:color="auto"/>
          </w:divBdr>
        </w:div>
        <w:div w:id="1194734325">
          <w:marLeft w:val="640"/>
          <w:marRight w:val="0"/>
          <w:marTop w:val="0"/>
          <w:marBottom w:val="0"/>
          <w:divBdr>
            <w:top w:val="none" w:sz="0" w:space="0" w:color="auto"/>
            <w:left w:val="none" w:sz="0" w:space="0" w:color="auto"/>
            <w:bottom w:val="none" w:sz="0" w:space="0" w:color="auto"/>
            <w:right w:val="none" w:sz="0" w:space="0" w:color="auto"/>
          </w:divBdr>
        </w:div>
        <w:div w:id="965698845">
          <w:marLeft w:val="640"/>
          <w:marRight w:val="0"/>
          <w:marTop w:val="0"/>
          <w:marBottom w:val="0"/>
          <w:divBdr>
            <w:top w:val="none" w:sz="0" w:space="0" w:color="auto"/>
            <w:left w:val="none" w:sz="0" w:space="0" w:color="auto"/>
            <w:bottom w:val="none" w:sz="0" w:space="0" w:color="auto"/>
            <w:right w:val="none" w:sz="0" w:space="0" w:color="auto"/>
          </w:divBdr>
        </w:div>
        <w:div w:id="419840383">
          <w:marLeft w:val="640"/>
          <w:marRight w:val="0"/>
          <w:marTop w:val="0"/>
          <w:marBottom w:val="0"/>
          <w:divBdr>
            <w:top w:val="none" w:sz="0" w:space="0" w:color="auto"/>
            <w:left w:val="none" w:sz="0" w:space="0" w:color="auto"/>
            <w:bottom w:val="none" w:sz="0" w:space="0" w:color="auto"/>
            <w:right w:val="none" w:sz="0" w:space="0" w:color="auto"/>
          </w:divBdr>
        </w:div>
        <w:div w:id="1816068693">
          <w:marLeft w:val="640"/>
          <w:marRight w:val="0"/>
          <w:marTop w:val="0"/>
          <w:marBottom w:val="0"/>
          <w:divBdr>
            <w:top w:val="none" w:sz="0" w:space="0" w:color="auto"/>
            <w:left w:val="none" w:sz="0" w:space="0" w:color="auto"/>
            <w:bottom w:val="none" w:sz="0" w:space="0" w:color="auto"/>
            <w:right w:val="none" w:sz="0" w:space="0" w:color="auto"/>
          </w:divBdr>
        </w:div>
      </w:divsChild>
    </w:div>
    <w:div w:id="1489593829">
      <w:bodyDiv w:val="1"/>
      <w:marLeft w:val="0"/>
      <w:marRight w:val="0"/>
      <w:marTop w:val="0"/>
      <w:marBottom w:val="0"/>
      <w:divBdr>
        <w:top w:val="none" w:sz="0" w:space="0" w:color="auto"/>
        <w:left w:val="none" w:sz="0" w:space="0" w:color="auto"/>
        <w:bottom w:val="none" w:sz="0" w:space="0" w:color="auto"/>
        <w:right w:val="none" w:sz="0" w:space="0" w:color="auto"/>
      </w:divBdr>
    </w:div>
    <w:div w:id="1493793615">
      <w:bodyDiv w:val="1"/>
      <w:marLeft w:val="0"/>
      <w:marRight w:val="0"/>
      <w:marTop w:val="0"/>
      <w:marBottom w:val="0"/>
      <w:divBdr>
        <w:top w:val="none" w:sz="0" w:space="0" w:color="auto"/>
        <w:left w:val="none" w:sz="0" w:space="0" w:color="auto"/>
        <w:bottom w:val="none" w:sz="0" w:space="0" w:color="auto"/>
        <w:right w:val="none" w:sz="0" w:space="0" w:color="auto"/>
      </w:divBdr>
    </w:div>
    <w:div w:id="1502819183">
      <w:bodyDiv w:val="1"/>
      <w:marLeft w:val="0"/>
      <w:marRight w:val="0"/>
      <w:marTop w:val="0"/>
      <w:marBottom w:val="0"/>
      <w:divBdr>
        <w:top w:val="none" w:sz="0" w:space="0" w:color="auto"/>
        <w:left w:val="none" w:sz="0" w:space="0" w:color="auto"/>
        <w:bottom w:val="none" w:sz="0" w:space="0" w:color="auto"/>
        <w:right w:val="none" w:sz="0" w:space="0" w:color="auto"/>
      </w:divBdr>
    </w:div>
    <w:div w:id="1508203783">
      <w:bodyDiv w:val="1"/>
      <w:marLeft w:val="0"/>
      <w:marRight w:val="0"/>
      <w:marTop w:val="0"/>
      <w:marBottom w:val="0"/>
      <w:divBdr>
        <w:top w:val="none" w:sz="0" w:space="0" w:color="auto"/>
        <w:left w:val="none" w:sz="0" w:space="0" w:color="auto"/>
        <w:bottom w:val="none" w:sz="0" w:space="0" w:color="auto"/>
        <w:right w:val="none" w:sz="0" w:space="0" w:color="auto"/>
      </w:divBdr>
    </w:div>
    <w:div w:id="1516456993">
      <w:bodyDiv w:val="1"/>
      <w:marLeft w:val="0"/>
      <w:marRight w:val="0"/>
      <w:marTop w:val="0"/>
      <w:marBottom w:val="0"/>
      <w:divBdr>
        <w:top w:val="none" w:sz="0" w:space="0" w:color="auto"/>
        <w:left w:val="none" w:sz="0" w:space="0" w:color="auto"/>
        <w:bottom w:val="none" w:sz="0" w:space="0" w:color="auto"/>
        <w:right w:val="none" w:sz="0" w:space="0" w:color="auto"/>
      </w:divBdr>
      <w:divsChild>
        <w:div w:id="420637756">
          <w:marLeft w:val="640"/>
          <w:marRight w:val="0"/>
          <w:marTop w:val="0"/>
          <w:marBottom w:val="0"/>
          <w:divBdr>
            <w:top w:val="none" w:sz="0" w:space="0" w:color="auto"/>
            <w:left w:val="none" w:sz="0" w:space="0" w:color="auto"/>
            <w:bottom w:val="none" w:sz="0" w:space="0" w:color="auto"/>
            <w:right w:val="none" w:sz="0" w:space="0" w:color="auto"/>
          </w:divBdr>
        </w:div>
        <w:div w:id="1312490160">
          <w:marLeft w:val="640"/>
          <w:marRight w:val="0"/>
          <w:marTop w:val="0"/>
          <w:marBottom w:val="0"/>
          <w:divBdr>
            <w:top w:val="none" w:sz="0" w:space="0" w:color="auto"/>
            <w:left w:val="none" w:sz="0" w:space="0" w:color="auto"/>
            <w:bottom w:val="none" w:sz="0" w:space="0" w:color="auto"/>
            <w:right w:val="none" w:sz="0" w:space="0" w:color="auto"/>
          </w:divBdr>
        </w:div>
        <w:div w:id="1907911283">
          <w:marLeft w:val="640"/>
          <w:marRight w:val="0"/>
          <w:marTop w:val="0"/>
          <w:marBottom w:val="0"/>
          <w:divBdr>
            <w:top w:val="none" w:sz="0" w:space="0" w:color="auto"/>
            <w:left w:val="none" w:sz="0" w:space="0" w:color="auto"/>
            <w:bottom w:val="none" w:sz="0" w:space="0" w:color="auto"/>
            <w:right w:val="none" w:sz="0" w:space="0" w:color="auto"/>
          </w:divBdr>
        </w:div>
        <w:div w:id="1783069938">
          <w:marLeft w:val="640"/>
          <w:marRight w:val="0"/>
          <w:marTop w:val="0"/>
          <w:marBottom w:val="0"/>
          <w:divBdr>
            <w:top w:val="none" w:sz="0" w:space="0" w:color="auto"/>
            <w:left w:val="none" w:sz="0" w:space="0" w:color="auto"/>
            <w:bottom w:val="none" w:sz="0" w:space="0" w:color="auto"/>
            <w:right w:val="none" w:sz="0" w:space="0" w:color="auto"/>
          </w:divBdr>
        </w:div>
        <w:div w:id="1803888263">
          <w:marLeft w:val="640"/>
          <w:marRight w:val="0"/>
          <w:marTop w:val="0"/>
          <w:marBottom w:val="0"/>
          <w:divBdr>
            <w:top w:val="none" w:sz="0" w:space="0" w:color="auto"/>
            <w:left w:val="none" w:sz="0" w:space="0" w:color="auto"/>
            <w:bottom w:val="none" w:sz="0" w:space="0" w:color="auto"/>
            <w:right w:val="none" w:sz="0" w:space="0" w:color="auto"/>
          </w:divBdr>
        </w:div>
        <w:div w:id="1560483849">
          <w:marLeft w:val="640"/>
          <w:marRight w:val="0"/>
          <w:marTop w:val="0"/>
          <w:marBottom w:val="0"/>
          <w:divBdr>
            <w:top w:val="none" w:sz="0" w:space="0" w:color="auto"/>
            <w:left w:val="none" w:sz="0" w:space="0" w:color="auto"/>
            <w:bottom w:val="none" w:sz="0" w:space="0" w:color="auto"/>
            <w:right w:val="none" w:sz="0" w:space="0" w:color="auto"/>
          </w:divBdr>
        </w:div>
        <w:div w:id="1327898166">
          <w:marLeft w:val="640"/>
          <w:marRight w:val="0"/>
          <w:marTop w:val="0"/>
          <w:marBottom w:val="0"/>
          <w:divBdr>
            <w:top w:val="none" w:sz="0" w:space="0" w:color="auto"/>
            <w:left w:val="none" w:sz="0" w:space="0" w:color="auto"/>
            <w:bottom w:val="none" w:sz="0" w:space="0" w:color="auto"/>
            <w:right w:val="none" w:sz="0" w:space="0" w:color="auto"/>
          </w:divBdr>
        </w:div>
        <w:div w:id="225575542">
          <w:marLeft w:val="640"/>
          <w:marRight w:val="0"/>
          <w:marTop w:val="0"/>
          <w:marBottom w:val="0"/>
          <w:divBdr>
            <w:top w:val="none" w:sz="0" w:space="0" w:color="auto"/>
            <w:left w:val="none" w:sz="0" w:space="0" w:color="auto"/>
            <w:bottom w:val="none" w:sz="0" w:space="0" w:color="auto"/>
            <w:right w:val="none" w:sz="0" w:space="0" w:color="auto"/>
          </w:divBdr>
        </w:div>
        <w:div w:id="1579704776">
          <w:marLeft w:val="640"/>
          <w:marRight w:val="0"/>
          <w:marTop w:val="0"/>
          <w:marBottom w:val="0"/>
          <w:divBdr>
            <w:top w:val="none" w:sz="0" w:space="0" w:color="auto"/>
            <w:left w:val="none" w:sz="0" w:space="0" w:color="auto"/>
            <w:bottom w:val="none" w:sz="0" w:space="0" w:color="auto"/>
            <w:right w:val="none" w:sz="0" w:space="0" w:color="auto"/>
          </w:divBdr>
        </w:div>
        <w:div w:id="136648665">
          <w:marLeft w:val="640"/>
          <w:marRight w:val="0"/>
          <w:marTop w:val="0"/>
          <w:marBottom w:val="0"/>
          <w:divBdr>
            <w:top w:val="none" w:sz="0" w:space="0" w:color="auto"/>
            <w:left w:val="none" w:sz="0" w:space="0" w:color="auto"/>
            <w:bottom w:val="none" w:sz="0" w:space="0" w:color="auto"/>
            <w:right w:val="none" w:sz="0" w:space="0" w:color="auto"/>
          </w:divBdr>
        </w:div>
        <w:div w:id="1876041076">
          <w:marLeft w:val="640"/>
          <w:marRight w:val="0"/>
          <w:marTop w:val="0"/>
          <w:marBottom w:val="0"/>
          <w:divBdr>
            <w:top w:val="none" w:sz="0" w:space="0" w:color="auto"/>
            <w:left w:val="none" w:sz="0" w:space="0" w:color="auto"/>
            <w:bottom w:val="none" w:sz="0" w:space="0" w:color="auto"/>
            <w:right w:val="none" w:sz="0" w:space="0" w:color="auto"/>
          </w:divBdr>
        </w:div>
        <w:div w:id="1770003186">
          <w:marLeft w:val="640"/>
          <w:marRight w:val="0"/>
          <w:marTop w:val="0"/>
          <w:marBottom w:val="0"/>
          <w:divBdr>
            <w:top w:val="none" w:sz="0" w:space="0" w:color="auto"/>
            <w:left w:val="none" w:sz="0" w:space="0" w:color="auto"/>
            <w:bottom w:val="none" w:sz="0" w:space="0" w:color="auto"/>
            <w:right w:val="none" w:sz="0" w:space="0" w:color="auto"/>
          </w:divBdr>
        </w:div>
        <w:div w:id="92822040">
          <w:marLeft w:val="640"/>
          <w:marRight w:val="0"/>
          <w:marTop w:val="0"/>
          <w:marBottom w:val="0"/>
          <w:divBdr>
            <w:top w:val="none" w:sz="0" w:space="0" w:color="auto"/>
            <w:left w:val="none" w:sz="0" w:space="0" w:color="auto"/>
            <w:bottom w:val="none" w:sz="0" w:space="0" w:color="auto"/>
            <w:right w:val="none" w:sz="0" w:space="0" w:color="auto"/>
          </w:divBdr>
        </w:div>
        <w:div w:id="592514148">
          <w:marLeft w:val="640"/>
          <w:marRight w:val="0"/>
          <w:marTop w:val="0"/>
          <w:marBottom w:val="0"/>
          <w:divBdr>
            <w:top w:val="none" w:sz="0" w:space="0" w:color="auto"/>
            <w:left w:val="none" w:sz="0" w:space="0" w:color="auto"/>
            <w:bottom w:val="none" w:sz="0" w:space="0" w:color="auto"/>
            <w:right w:val="none" w:sz="0" w:space="0" w:color="auto"/>
          </w:divBdr>
        </w:div>
        <w:div w:id="1688214388">
          <w:marLeft w:val="640"/>
          <w:marRight w:val="0"/>
          <w:marTop w:val="0"/>
          <w:marBottom w:val="0"/>
          <w:divBdr>
            <w:top w:val="none" w:sz="0" w:space="0" w:color="auto"/>
            <w:left w:val="none" w:sz="0" w:space="0" w:color="auto"/>
            <w:bottom w:val="none" w:sz="0" w:space="0" w:color="auto"/>
            <w:right w:val="none" w:sz="0" w:space="0" w:color="auto"/>
          </w:divBdr>
        </w:div>
        <w:div w:id="1208178235">
          <w:marLeft w:val="640"/>
          <w:marRight w:val="0"/>
          <w:marTop w:val="0"/>
          <w:marBottom w:val="0"/>
          <w:divBdr>
            <w:top w:val="none" w:sz="0" w:space="0" w:color="auto"/>
            <w:left w:val="none" w:sz="0" w:space="0" w:color="auto"/>
            <w:bottom w:val="none" w:sz="0" w:space="0" w:color="auto"/>
            <w:right w:val="none" w:sz="0" w:space="0" w:color="auto"/>
          </w:divBdr>
        </w:div>
        <w:div w:id="1526022445">
          <w:marLeft w:val="640"/>
          <w:marRight w:val="0"/>
          <w:marTop w:val="0"/>
          <w:marBottom w:val="0"/>
          <w:divBdr>
            <w:top w:val="none" w:sz="0" w:space="0" w:color="auto"/>
            <w:left w:val="none" w:sz="0" w:space="0" w:color="auto"/>
            <w:bottom w:val="none" w:sz="0" w:space="0" w:color="auto"/>
            <w:right w:val="none" w:sz="0" w:space="0" w:color="auto"/>
          </w:divBdr>
        </w:div>
        <w:div w:id="1407457665">
          <w:marLeft w:val="640"/>
          <w:marRight w:val="0"/>
          <w:marTop w:val="0"/>
          <w:marBottom w:val="0"/>
          <w:divBdr>
            <w:top w:val="none" w:sz="0" w:space="0" w:color="auto"/>
            <w:left w:val="none" w:sz="0" w:space="0" w:color="auto"/>
            <w:bottom w:val="none" w:sz="0" w:space="0" w:color="auto"/>
            <w:right w:val="none" w:sz="0" w:space="0" w:color="auto"/>
          </w:divBdr>
        </w:div>
        <w:div w:id="1507095897">
          <w:marLeft w:val="640"/>
          <w:marRight w:val="0"/>
          <w:marTop w:val="0"/>
          <w:marBottom w:val="0"/>
          <w:divBdr>
            <w:top w:val="none" w:sz="0" w:space="0" w:color="auto"/>
            <w:left w:val="none" w:sz="0" w:space="0" w:color="auto"/>
            <w:bottom w:val="none" w:sz="0" w:space="0" w:color="auto"/>
            <w:right w:val="none" w:sz="0" w:space="0" w:color="auto"/>
          </w:divBdr>
        </w:div>
      </w:divsChild>
    </w:div>
    <w:div w:id="1532914417">
      <w:bodyDiv w:val="1"/>
      <w:marLeft w:val="0"/>
      <w:marRight w:val="0"/>
      <w:marTop w:val="0"/>
      <w:marBottom w:val="0"/>
      <w:divBdr>
        <w:top w:val="none" w:sz="0" w:space="0" w:color="auto"/>
        <w:left w:val="none" w:sz="0" w:space="0" w:color="auto"/>
        <w:bottom w:val="none" w:sz="0" w:space="0" w:color="auto"/>
        <w:right w:val="none" w:sz="0" w:space="0" w:color="auto"/>
      </w:divBdr>
    </w:div>
    <w:div w:id="1548955027">
      <w:bodyDiv w:val="1"/>
      <w:marLeft w:val="0"/>
      <w:marRight w:val="0"/>
      <w:marTop w:val="0"/>
      <w:marBottom w:val="0"/>
      <w:divBdr>
        <w:top w:val="none" w:sz="0" w:space="0" w:color="auto"/>
        <w:left w:val="none" w:sz="0" w:space="0" w:color="auto"/>
        <w:bottom w:val="none" w:sz="0" w:space="0" w:color="auto"/>
        <w:right w:val="none" w:sz="0" w:space="0" w:color="auto"/>
      </w:divBdr>
      <w:divsChild>
        <w:div w:id="1213732191">
          <w:marLeft w:val="640"/>
          <w:marRight w:val="0"/>
          <w:marTop w:val="0"/>
          <w:marBottom w:val="0"/>
          <w:divBdr>
            <w:top w:val="none" w:sz="0" w:space="0" w:color="auto"/>
            <w:left w:val="none" w:sz="0" w:space="0" w:color="auto"/>
            <w:bottom w:val="none" w:sz="0" w:space="0" w:color="auto"/>
            <w:right w:val="none" w:sz="0" w:space="0" w:color="auto"/>
          </w:divBdr>
          <w:divsChild>
            <w:div w:id="2024621526">
              <w:marLeft w:val="0"/>
              <w:marRight w:val="0"/>
              <w:marTop w:val="0"/>
              <w:marBottom w:val="0"/>
              <w:divBdr>
                <w:top w:val="none" w:sz="0" w:space="0" w:color="auto"/>
                <w:left w:val="none" w:sz="0" w:space="0" w:color="auto"/>
                <w:bottom w:val="none" w:sz="0" w:space="0" w:color="auto"/>
                <w:right w:val="none" w:sz="0" w:space="0" w:color="auto"/>
              </w:divBdr>
              <w:divsChild>
                <w:div w:id="823469767">
                  <w:marLeft w:val="640"/>
                  <w:marRight w:val="0"/>
                  <w:marTop w:val="0"/>
                  <w:marBottom w:val="0"/>
                  <w:divBdr>
                    <w:top w:val="none" w:sz="0" w:space="0" w:color="auto"/>
                    <w:left w:val="none" w:sz="0" w:space="0" w:color="auto"/>
                    <w:bottom w:val="none" w:sz="0" w:space="0" w:color="auto"/>
                    <w:right w:val="none" w:sz="0" w:space="0" w:color="auto"/>
                  </w:divBdr>
                </w:div>
                <w:div w:id="1403716824">
                  <w:marLeft w:val="640"/>
                  <w:marRight w:val="0"/>
                  <w:marTop w:val="0"/>
                  <w:marBottom w:val="0"/>
                  <w:divBdr>
                    <w:top w:val="none" w:sz="0" w:space="0" w:color="auto"/>
                    <w:left w:val="none" w:sz="0" w:space="0" w:color="auto"/>
                    <w:bottom w:val="none" w:sz="0" w:space="0" w:color="auto"/>
                    <w:right w:val="none" w:sz="0" w:space="0" w:color="auto"/>
                  </w:divBdr>
                </w:div>
                <w:div w:id="1997342478">
                  <w:marLeft w:val="640"/>
                  <w:marRight w:val="0"/>
                  <w:marTop w:val="0"/>
                  <w:marBottom w:val="0"/>
                  <w:divBdr>
                    <w:top w:val="none" w:sz="0" w:space="0" w:color="auto"/>
                    <w:left w:val="none" w:sz="0" w:space="0" w:color="auto"/>
                    <w:bottom w:val="none" w:sz="0" w:space="0" w:color="auto"/>
                    <w:right w:val="none" w:sz="0" w:space="0" w:color="auto"/>
                  </w:divBdr>
                </w:div>
                <w:div w:id="1678145094">
                  <w:marLeft w:val="640"/>
                  <w:marRight w:val="0"/>
                  <w:marTop w:val="0"/>
                  <w:marBottom w:val="0"/>
                  <w:divBdr>
                    <w:top w:val="none" w:sz="0" w:space="0" w:color="auto"/>
                    <w:left w:val="none" w:sz="0" w:space="0" w:color="auto"/>
                    <w:bottom w:val="none" w:sz="0" w:space="0" w:color="auto"/>
                    <w:right w:val="none" w:sz="0" w:space="0" w:color="auto"/>
                  </w:divBdr>
                </w:div>
                <w:div w:id="1148743813">
                  <w:marLeft w:val="640"/>
                  <w:marRight w:val="0"/>
                  <w:marTop w:val="0"/>
                  <w:marBottom w:val="0"/>
                  <w:divBdr>
                    <w:top w:val="none" w:sz="0" w:space="0" w:color="auto"/>
                    <w:left w:val="none" w:sz="0" w:space="0" w:color="auto"/>
                    <w:bottom w:val="none" w:sz="0" w:space="0" w:color="auto"/>
                    <w:right w:val="none" w:sz="0" w:space="0" w:color="auto"/>
                  </w:divBdr>
                </w:div>
                <w:div w:id="798648901">
                  <w:marLeft w:val="640"/>
                  <w:marRight w:val="0"/>
                  <w:marTop w:val="0"/>
                  <w:marBottom w:val="0"/>
                  <w:divBdr>
                    <w:top w:val="none" w:sz="0" w:space="0" w:color="auto"/>
                    <w:left w:val="none" w:sz="0" w:space="0" w:color="auto"/>
                    <w:bottom w:val="none" w:sz="0" w:space="0" w:color="auto"/>
                    <w:right w:val="none" w:sz="0" w:space="0" w:color="auto"/>
                  </w:divBdr>
                </w:div>
                <w:div w:id="1756852332">
                  <w:marLeft w:val="640"/>
                  <w:marRight w:val="0"/>
                  <w:marTop w:val="0"/>
                  <w:marBottom w:val="0"/>
                  <w:divBdr>
                    <w:top w:val="none" w:sz="0" w:space="0" w:color="auto"/>
                    <w:left w:val="none" w:sz="0" w:space="0" w:color="auto"/>
                    <w:bottom w:val="none" w:sz="0" w:space="0" w:color="auto"/>
                    <w:right w:val="none" w:sz="0" w:space="0" w:color="auto"/>
                  </w:divBdr>
                </w:div>
                <w:div w:id="1737627159">
                  <w:marLeft w:val="640"/>
                  <w:marRight w:val="0"/>
                  <w:marTop w:val="0"/>
                  <w:marBottom w:val="0"/>
                  <w:divBdr>
                    <w:top w:val="none" w:sz="0" w:space="0" w:color="auto"/>
                    <w:left w:val="none" w:sz="0" w:space="0" w:color="auto"/>
                    <w:bottom w:val="none" w:sz="0" w:space="0" w:color="auto"/>
                    <w:right w:val="none" w:sz="0" w:space="0" w:color="auto"/>
                  </w:divBdr>
                </w:div>
                <w:div w:id="728186804">
                  <w:marLeft w:val="640"/>
                  <w:marRight w:val="0"/>
                  <w:marTop w:val="0"/>
                  <w:marBottom w:val="0"/>
                  <w:divBdr>
                    <w:top w:val="none" w:sz="0" w:space="0" w:color="auto"/>
                    <w:left w:val="none" w:sz="0" w:space="0" w:color="auto"/>
                    <w:bottom w:val="none" w:sz="0" w:space="0" w:color="auto"/>
                    <w:right w:val="none" w:sz="0" w:space="0" w:color="auto"/>
                  </w:divBdr>
                </w:div>
                <w:div w:id="1871525274">
                  <w:marLeft w:val="640"/>
                  <w:marRight w:val="0"/>
                  <w:marTop w:val="0"/>
                  <w:marBottom w:val="0"/>
                  <w:divBdr>
                    <w:top w:val="none" w:sz="0" w:space="0" w:color="auto"/>
                    <w:left w:val="none" w:sz="0" w:space="0" w:color="auto"/>
                    <w:bottom w:val="none" w:sz="0" w:space="0" w:color="auto"/>
                    <w:right w:val="none" w:sz="0" w:space="0" w:color="auto"/>
                  </w:divBdr>
                </w:div>
                <w:div w:id="309211389">
                  <w:marLeft w:val="640"/>
                  <w:marRight w:val="0"/>
                  <w:marTop w:val="0"/>
                  <w:marBottom w:val="0"/>
                  <w:divBdr>
                    <w:top w:val="none" w:sz="0" w:space="0" w:color="auto"/>
                    <w:left w:val="none" w:sz="0" w:space="0" w:color="auto"/>
                    <w:bottom w:val="none" w:sz="0" w:space="0" w:color="auto"/>
                    <w:right w:val="none" w:sz="0" w:space="0" w:color="auto"/>
                  </w:divBdr>
                </w:div>
                <w:div w:id="562134244">
                  <w:marLeft w:val="640"/>
                  <w:marRight w:val="0"/>
                  <w:marTop w:val="0"/>
                  <w:marBottom w:val="0"/>
                  <w:divBdr>
                    <w:top w:val="none" w:sz="0" w:space="0" w:color="auto"/>
                    <w:left w:val="none" w:sz="0" w:space="0" w:color="auto"/>
                    <w:bottom w:val="none" w:sz="0" w:space="0" w:color="auto"/>
                    <w:right w:val="none" w:sz="0" w:space="0" w:color="auto"/>
                  </w:divBdr>
                </w:div>
                <w:div w:id="1851144717">
                  <w:marLeft w:val="640"/>
                  <w:marRight w:val="0"/>
                  <w:marTop w:val="0"/>
                  <w:marBottom w:val="0"/>
                  <w:divBdr>
                    <w:top w:val="none" w:sz="0" w:space="0" w:color="auto"/>
                    <w:left w:val="none" w:sz="0" w:space="0" w:color="auto"/>
                    <w:bottom w:val="none" w:sz="0" w:space="0" w:color="auto"/>
                    <w:right w:val="none" w:sz="0" w:space="0" w:color="auto"/>
                  </w:divBdr>
                </w:div>
                <w:div w:id="1162356618">
                  <w:marLeft w:val="640"/>
                  <w:marRight w:val="0"/>
                  <w:marTop w:val="0"/>
                  <w:marBottom w:val="0"/>
                  <w:divBdr>
                    <w:top w:val="none" w:sz="0" w:space="0" w:color="auto"/>
                    <w:left w:val="none" w:sz="0" w:space="0" w:color="auto"/>
                    <w:bottom w:val="none" w:sz="0" w:space="0" w:color="auto"/>
                    <w:right w:val="none" w:sz="0" w:space="0" w:color="auto"/>
                  </w:divBdr>
                </w:div>
                <w:div w:id="1986667103">
                  <w:marLeft w:val="640"/>
                  <w:marRight w:val="0"/>
                  <w:marTop w:val="0"/>
                  <w:marBottom w:val="0"/>
                  <w:divBdr>
                    <w:top w:val="none" w:sz="0" w:space="0" w:color="auto"/>
                    <w:left w:val="none" w:sz="0" w:space="0" w:color="auto"/>
                    <w:bottom w:val="none" w:sz="0" w:space="0" w:color="auto"/>
                    <w:right w:val="none" w:sz="0" w:space="0" w:color="auto"/>
                  </w:divBdr>
                </w:div>
                <w:div w:id="964389103">
                  <w:marLeft w:val="640"/>
                  <w:marRight w:val="0"/>
                  <w:marTop w:val="0"/>
                  <w:marBottom w:val="0"/>
                  <w:divBdr>
                    <w:top w:val="none" w:sz="0" w:space="0" w:color="auto"/>
                    <w:left w:val="none" w:sz="0" w:space="0" w:color="auto"/>
                    <w:bottom w:val="none" w:sz="0" w:space="0" w:color="auto"/>
                    <w:right w:val="none" w:sz="0" w:space="0" w:color="auto"/>
                  </w:divBdr>
                </w:div>
              </w:divsChild>
            </w:div>
            <w:div w:id="2091271132">
              <w:marLeft w:val="0"/>
              <w:marRight w:val="0"/>
              <w:marTop w:val="0"/>
              <w:marBottom w:val="0"/>
              <w:divBdr>
                <w:top w:val="none" w:sz="0" w:space="0" w:color="auto"/>
                <w:left w:val="none" w:sz="0" w:space="0" w:color="auto"/>
                <w:bottom w:val="none" w:sz="0" w:space="0" w:color="auto"/>
                <w:right w:val="none" w:sz="0" w:space="0" w:color="auto"/>
              </w:divBdr>
              <w:divsChild>
                <w:div w:id="1650598413">
                  <w:marLeft w:val="640"/>
                  <w:marRight w:val="0"/>
                  <w:marTop w:val="0"/>
                  <w:marBottom w:val="0"/>
                  <w:divBdr>
                    <w:top w:val="none" w:sz="0" w:space="0" w:color="auto"/>
                    <w:left w:val="none" w:sz="0" w:space="0" w:color="auto"/>
                    <w:bottom w:val="none" w:sz="0" w:space="0" w:color="auto"/>
                    <w:right w:val="none" w:sz="0" w:space="0" w:color="auto"/>
                  </w:divBdr>
                </w:div>
                <w:div w:id="554700937">
                  <w:marLeft w:val="640"/>
                  <w:marRight w:val="0"/>
                  <w:marTop w:val="0"/>
                  <w:marBottom w:val="0"/>
                  <w:divBdr>
                    <w:top w:val="none" w:sz="0" w:space="0" w:color="auto"/>
                    <w:left w:val="none" w:sz="0" w:space="0" w:color="auto"/>
                    <w:bottom w:val="none" w:sz="0" w:space="0" w:color="auto"/>
                    <w:right w:val="none" w:sz="0" w:space="0" w:color="auto"/>
                  </w:divBdr>
                </w:div>
                <w:div w:id="1846674275">
                  <w:marLeft w:val="640"/>
                  <w:marRight w:val="0"/>
                  <w:marTop w:val="0"/>
                  <w:marBottom w:val="0"/>
                  <w:divBdr>
                    <w:top w:val="none" w:sz="0" w:space="0" w:color="auto"/>
                    <w:left w:val="none" w:sz="0" w:space="0" w:color="auto"/>
                    <w:bottom w:val="none" w:sz="0" w:space="0" w:color="auto"/>
                    <w:right w:val="none" w:sz="0" w:space="0" w:color="auto"/>
                  </w:divBdr>
                </w:div>
                <w:div w:id="2044791383">
                  <w:marLeft w:val="640"/>
                  <w:marRight w:val="0"/>
                  <w:marTop w:val="0"/>
                  <w:marBottom w:val="0"/>
                  <w:divBdr>
                    <w:top w:val="none" w:sz="0" w:space="0" w:color="auto"/>
                    <w:left w:val="none" w:sz="0" w:space="0" w:color="auto"/>
                    <w:bottom w:val="none" w:sz="0" w:space="0" w:color="auto"/>
                    <w:right w:val="none" w:sz="0" w:space="0" w:color="auto"/>
                  </w:divBdr>
                </w:div>
                <w:div w:id="304747957">
                  <w:marLeft w:val="640"/>
                  <w:marRight w:val="0"/>
                  <w:marTop w:val="0"/>
                  <w:marBottom w:val="0"/>
                  <w:divBdr>
                    <w:top w:val="none" w:sz="0" w:space="0" w:color="auto"/>
                    <w:left w:val="none" w:sz="0" w:space="0" w:color="auto"/>
                    <w:bottom w:val="none" w:sz="0" w:space="0" w:color="auto"/>
                    <w:right w:val="none" w:sz="0" w:space="0" w:color="auto"/>
                  </w:divBdr>
                </w:div>
                <w:div w:id="1742557237">
                  <w:marLeft w:val="640"/>
                  <w:marRight w:val="0"/>
                  <w:marTop w:val="0"/>
                  <w:marBottom w:val="0"/>
                  <w:divBdr>
                    <w:top w:val="none" w:sz="0" w:space="0" w:color="auto"/>
                    <w:left w:val="none" w:sz="0" w:space="0" w:color="auto"/>
                    <w:bottom w:val="none" w:sz="0" w:space="0" w:color="auto"/>
                    <w:right w:val="none" w:sz="0" w:space="0" w:color="auto"/>
                  </w:divBdr>
                </w:div>
                <w:div w:id="971717039">
                  <w:marLeft w:val="640"/>
                  <w:marRight w:val="0"/>
                  <w:marTop w:val="0"/>
                  <w:marBottom w:val="0"/>
                  <w:divBdr>
                    <w:top w:val="none" w:sz="0" w:space="0" w:color="auto"/>
                    <w:left w:val="none" w:sz="0" w:space="0" w:color="auto"/>
                    <w:bottom w:val="none" w:sz="0" w:space="0" w:color="auto"/>
                    <w:right w:val="none" w:sz="0" w:space="0" w:color="auto"/>
                  </w:divBdr>
                </w:div>
                <w:div w:id="1446927510">
                  <w:marLeft w:val="640"/>
                  <w:marRight w:val="0"/>
                  <w:marTop w:val="0"/>
                  <w:marBottom w:val="0"/>
                  <w:divBdr>
                    <w:top w:val="none" w:sz="0" w:space="0" w:color="auto"/>
                    <w:left w:val="none" w:sz="0" w:space="0" w:color="auto"/>
                    <w:bottom w:val="none" w:sz="0" w:space="0" w:color="auto"/>
                    <w:right w:val="none" w:sz="0" w:space="0" w:color="auto"/>
                  </w:divBdr>
                </w:div>
                <w:div w:id="567568190">
                  <w:marLeft w:val="640"/>
                  <w:marRight w:val="0"/>
                  <w:marTop w:val="0"/>
                  <w:marBottom w:val="0"/>
                  <w:divBdr>
                    <w:top w:val="none" w:sz="0" w:space="0" w:color="auto"/>
                    <w:left w:val="none" w:sz="0" w:space="0" w:color="auto"/>
                    <w:bottom w:val="none" w:sz="0" w:space="0" w:color="auto"/>
                    <w:right w:val="none" w:sz="0" w:space="0" w:color="auto"/>
                  </w:divBdr>
                </w:div>
                <w:div w:id="76560187">
                  <w:marLeft w:val="640"/>
                  <w:marRight w:val="0"/>
                  <w:marTop w:val="0"/>
                  <w:marBottom w:val="0"/>
                  <w:divBdr>
                    <w:top w:val="none" w:sz="0" w:space="0" w:color="auto"/>
                    <w:left w:val="none" w:sz="0" w:space="0" w:color="auto"/>
                    <w:bottom w:val="none" w:sz="0" w:space="0" w:color="auto"/>
                    <w:right w:val="none" w:sz="0" w:space="0" w:color="auto"/>
                  </w:divBdr>
                </w:div>
                <w:div w:id="970601045">
                  <w:marLeft w:val="640"/>
                  <w:marRight w:val="0"/>
                  <w:marTop w:val="0"/>
                  <w:marBottom w:val="0"/>
                  <w:divBdr>
                    <w:top w:val="none" w:sz="0" w:space="0" w:color="auto"/>
                    <w:left w:val="none" w:sz="0" w:space="0" w:color="auto"/>
                    <w:bottom w:val="none" w:sz="0" w:space="0" w:color="auto"/>
                    <w:right w:val="none" w:sz="0" w:space="0" w:color="auto"/>
                  </w:divBdr>
                </w:div>
                <w:div w:id="244189858">
                  <w:marLeft w:val="640"/>
                  <w:marRight w:val="0"/>
                  <w:marTop w:val="0"/>
                  <w:marBottom w:val="0"/>
                  <w:divBdr>
                    <w:top w:val="none" w:sz="0" w:space="0" w:color="auto"/>
                    <w:left w:val="none" w:sz="0" w:space="0" w:color="auto"/>
                    <w:bottom w:val="none" w:sz="0" w:space="0" w:color="auto"/>
                    <w:right w:val="none" w:sz="0" w:space="0" w:color="auto"/>
                  </w:divBdr>
                </w:div>
                <w:div w:id="735905077">
                  <w:marLeft w:val="640"/>
                  <w:marRight w:val="0"/>
                  <w:marTop w:val="0"/>
                  <w:marBottom w:val="0"/>
                  <w:divBdr>
                    <w:top w:val="none" w:sz="0" w:space="0" w:color="auto"/>
                    <w:left w:val="none" w:sz="0" w:space="0" w:color="auto"/>
                    <w:bottom w:val="none" w:sz="0" w:space="0" w:color="auto"/>
                    <w:right w:val="none" w:sz="0" w:space="0" w:color="auto"/>
                  </w:divBdr>
                </w:div>
                <w:div w:id="1199393574">
                  <w:marLeft w:val="640"/>
                  <w:marRight w:val="0"/>
                  <w:marTop w:val="0"/>
                  <w:marBottom w:val="0"/>
                  <w:divBdr>
                    <w:top w:val="none" w:sz="0" w:space="0" w:color="auto"/>
                    <w:left w:val="none" w:sz="0" w:space="0" w:color="auto"/>
                    <w:bottom w:val="none" w:sz="0" w:space="0" w:color="auto"/>
                    <w:right w:val="none" w:sz="0" w:space="0" w:color="auto"/>
                  </w:divBdr>
                </w:div>
                <w:div w:id="1598170467">
                  <w:marLeft w:val="640"/>
                  <w:marRight w:val="0"/>
                  <w:marTop w:val="0"/>
                  <w:marBottom w:val="0"/>
                  <w:divBdr>
                    <w:top w:val="none" w:sz="0" w:space="0" w:color="auto"/>
                    <w:left w:val="none" w:sz="0" w:space="0" w:color="auto"/>
                    <w:bottom w:val="none" w:sz="0" w:space="0" w:color="auto"/>
                    <w:right w:val="none" w:sz="0" w:space="0" w:color="auto"/>
                  </w:divBdr>
                </w:div>
                <w:div w:id="2135444571">
                  <w:marLeft w:val="640"/>
                  <w:marRight w:val="0"/>
                  <w:marTop w:val="0"/>
                  <w:marBottom w:val="0"/>
                  <w:divBdr>
                    <w:top w:val="none" w:sz="0" w:space="0" w:color="auto"/>
                    <w:left w:val="none" w:sz="0" w:space="0" w:color="auto"/>
                    <w:bottom w:val="none" w:sz="0" w:space="0" w:color="auto"/>
                    <w:right w:val="none" w:sz="0" w:space="0" w:color="auto"/>
                  </w:divBdr>
                </w:div>
                <w:div w:id="1247808944">
                  <w:marLeft w:val="640"/>
                  <w:marRight w:val="0"/>
                  <w:marTop w:val="0"/>
                  <w:marBottom w:val="0"/>
                  <w:divBdr>
                    <w:top w:val="none" w:sz="0" w:space="0" w:color="auto"/>
                    <w:left w:val="none" w:sz="0" w:space="0" w:color="auto"/>
                    <w:bottom w:val="none" w:sz="0" w:space="0" w:color="auto"/>
                    <w:right w:val="none" w:sz="0" w:space="0" w:color="auto"/>
                  </w:divBdr>
                </w:div>
                <w:div w:id="83963101">
                  <w:marLeft w:val="640"/>
                  <w:marRight w:val="0"/>
                  <w:marTop w:val="0"/>
                  <w:marBottom w:val="0"/>
                  <w:divBdr>
                    <w:top w:val="none" w:sz="0" w:space="0" w:color="auto"/>
                    <w:left w:val="none" w:sz="0" w:space="0" w:color="auto"/>
                    <w:bottom w:val="none" w:sz="0" w:space="0" w:color="auto"/>
                    <w:right w:val="none" w:sz="0" w:space="0" w:color="auto"/>
                  </w:divBdr>
                </w:div>
              </w:divsChild>
            </w:div>
            <w:div w:id="554196958">
              <w:marLeft w:val="0"/>
              <w:marRight w:val="0"/>
              <w:marTop w:val="0"/>
              <w:marBottom w:val="0"/>
              <w:divBdr>
                <w:top w:val="none" w:sz="0" w:space="0" w:color="auto"/>
                <w:left w:val="none" w:sz="0" w:space="0" w:color="auto"/>
                <w:bottom w:val="none" w:sz="0" w:space="0" w:color="auto"/>
                <w:right w:val="none" w:sz="0" w:space="0" w:color="auto"/>
              </w:divBdr>
              <w:divsChild>
                <w:div w:id="1040668332">
                  <w:marLeft w:val="640"/>
                  <w:marRight w:val="0"/>
                  <w:marTop w:val="0"/>
                  <w:marBottom w:val="0"/>
                  <w:divBdr>
                    <w:top w:val="none" w:sz="0" w:space="0" w:color="auto"/>
                    <w:left w:val="none" w:sz="0" w:space="0" w:color="auto"/>
                    <w:bottom w:val="none" w:sz="0" w:space="0" w:color="auto"/>
                    <w:right w:val="none" w:sz="0" w:space="0" w:color="auto"/>
                  </w:divBdr>
                </w:div>
                <w:div w:id="1840778022">
                  <w:marLeft w:val="640"/>
                  <w:marRight w:val="0"/>
                  <w:marTop w:val="0"/>
                  <w:marBottom w:val="0"/>
                  <w:divBdr>
                    <w:top w:val="none" w:sz="0" w:space="0" w:color="auto"/>
                    <w:left w:val="none" w:sz="0" w:space="0" w:color="auto"/>
                    <w:bottom w:val="none" w:sz="0" w:space="0" w:color="auto"/>
                    <w:right w:val="none" w:sz="0" w:space="0" w:color="auto"/>
                  </w:divBdr>
                </w:div>
                <w:div w:id="2114207964">
                  <w:marLeft w:val="640"/>
                  <w:marRight w:val="0"/>
                  <w:marTop w:val="0"/>
                  <w:marBottom w:val="0"/>
                  <w:divBdr>
                    <w:top w:val="none" w:sz="0" w:space="0" w:color="auto"/>
                    <w:left w:val="none" w:sz="0" w:space="0" w:color="auto"/>
                    <w:bottom w:val="none" w:sz="0" w:space="0" w:color="auto"/>
                    <w:right w:val="none" w:sz="0" w:space="0" w:color="auto"/>
                  </w:divBdr>
                </w:div>
                <w:div w:id="1526600165">
                  <w:marLeft w:val="640"/>
                  <w:marRight w:val="0"/>
                  <w:marTop w:val="0"/>
                  <w:marBottom w:val="0"/>
                  <w:divBdr>
                    <w:top w:val="none" w:sz="0" w:space="0" w:color="auto"/>
                    <w:left w:val="none" w:sz="0" w:space="0" w:color="auto"/>
                    <w:bottom w:val="none" w:sz="0" w:space="0" w:color="auto"/>
                    <w:right w:val="none" w:sz="0" w:space="0" w:color="auto"/>
                  </w:divBdr>
                </w:div>
                <w:div w:id="432895743">
                  <w:marLeft w:val="640"/>
                  <w:marRight w:val="0"/>
                  <w:marTop w:val="0"/>
                  <w:marBottom w:val="0"/>
                  <w:divBdr>
                    <w:top w:val="none" w:sz="0" w:space="0" w:color="auto"/>
                    <w:left w:val="none" w:sz="0" w:space="0" w:color="auto"/>
                    <w:bottom w:val="none" w:sz="0" w:space="0" w:color="auto"/>
                    <w:right w:val="none" w:sz="0" w:space="0" w:color="auto"/>
                  </w:divBdr>
                </w:div>
                <w:div w:id="205677705">
                  <w:marLeft w:val="640"/>
                  <w:marRight w:val="0"/>
                  <w:marTop w:val="0"/>
                  <w:marBottom w:val="0"/>
                  <w:divBdr>
                    <w:top w:val="none" w:sz="0" w:space="0" w:color="auto"/>
                    <w:left w:val="none" w:sz="0" w:space="0" w:color="auto"/>
                    <w:bottom w:val="none" w:sz="0" w:space="0" w:color="auto"/>
                    <w:right w:val="none" w:sz="0" w:space="0" w:color="auto"/>
                  </w:divBdr>
                </w:div>
                <w:div w:id="1440299659">
                  <w:marLeft w:val="640"/>
                  <w:marRight w:val="0"/>
                  <w:marTop w:val="0"/>
                  <w:marBottom w:val="0"/>
                  <w:divBdr>
                    <w:top w:val="none" w:sz="0" w:space="0" w:color="auto"/>
                    <w:left w:val="none" w:sz="0" w:space="0" w:color="auto"/>
                    <w:bottom w:val="none" w:sz="0" w:space="0" w:color="auto"/>
                    <w:right w:val="none" w:sz="0" w:space="0" w:color="auto"/>
                  </w:divBdr>
                </w:div>
                <w:div w:id="160201461">
                  <w:marLeft w:val="640"/>
                  <w:marRight w:val="0"/>
                  <w:marTop w:val="0"/>
                  <w:marBottom w:val="0"/>
                  <w:divBdr>
                    <w:top w:val="none" w:sz="0" w:space="0" w:color="auto"/>
                    <w:left w:val="none" w:sz="0" w:space="0" w:color="auto"/>
                    <w:bottom w:val="none" w:sz="0" w:space="0" w:color="auto"/>
                    <w:right w:val="none" w:sz="0" w:space="0" w:color="auto"/>
                  </w:divBdr>
                </w:div>
                <w:div w:id="915044762">
                  <w:marLeft w:val="640"/>
                  <w:marRight w:val="0"/>
                  <w:marTop w:val="0"/>
                  <w:marBottom w:val="0"/>
                  <w:divBdr>
                    <w:top w:val="none" w:sz="0" w:space="0" w:color="auto"/>
                    <w:left w:val="none" w:sz="0" w:space="0" w:color="auto"/>
                    <w:bottom w:val="none" w:sz="0" w:space="0" w:color="auto"/>
                    <w:right w:val="none" w:sz="0" w:space="0" w:color="auto"/>
                  </w:divBdr>
                </w:div>
                <w:div w:id="201988948">
                  <w:marLeft w:val="640"/>
                  <w:marRight w:val="0"/>
                  <w:marTop w:val="0"/>
                  <w:marBottom w:val="0"/>
                  <w:divBdr>
                    <w:top w:val="none" w:sz="0" w:space="0" w:color="auto"/>
                    <w:left w:val="none" w:sz="0" w:space="0" w:color="auto"/>
                    <w:bottom w:val="none" w:sz="0" w:space="0" w:color="auto"/>
                    <w:right w:val="none" w:sz="0" w:space="0" w:color="auto"/>
                  </w:divBdr>
                </w:div>
                <w:div w:id="1976446636">
                  <w:marLeft w:val="640"/>
                  <w:marRight w:val="0"/>
                  <w:marTop w:val="0"/>
                  <w:marBottom w:val="0"/>
                  <w:divBdr>
                    <w:top w:val="none" w:sz="0" w:space="0" w:color="auto"/>
                    <w:left w:val="none" w:sz="0" w:space="0" w:color="auto"/>
                    <w:bottom w:val="none" w:sz="0" w:space="0" w:color="auto"/>
                    <w:right w:val="none" w:sz="0" w:space="0" w:color="auto"/>
                  </w:divBdr>
                </w:div>
                <w:div w:id="1134717276">
                  <w:marLeft w:val="640"/>
                  <w:marRight w:val="0"/>
                  <w:marTop w:val="0"/>
                  <w:marBottom w:val="0"/>
                  <w:divBdr>
                    <w:top w:val="none" w:sz="0" w:space="0" w:color="auto"/>
                    <w:left w:val="none" w:sz="0" w:space="0" w:color="auto"/>
                    <w:bottom w:val="none" w:sz="0" w:space="0" w:color="auto"/>
                    <w:right w:val="none" w:sz="0" w:space="0" w:color="auto"/>
                  </w:divBdr>
                </w:div>
                <w:div w:id="1465075477">
                  <w:marLeft w:val="640"/>
                  <w:marRight w:val="0"/>
                  <w:marTop w:val="0"/>
                  <w:marBottom w:val="0"/>
                  <w:divBdr>
                    <w:top w:val="none" w:sz="0" w:space="0" w:color="auto"/>
                    <w:left w:val="none" w:sz="0" w:space="0" w:color="auto"/>
                    <w:bottom w:val="none" w:sz="0" w:space="0" w:color="auto"/>
                    <w:right w:val="none" w:sz="0" w:space="0" w:color="auto"/>
                  </w:divBdr>
                </w:div>
                <w:div w:id="2062315858">
                  <w:marLeft w:val="640"/>
                  <w:marRight w:val="0"/>
                  <w:marTop w:val="0"/>
                  <w:marBottom w:val="0"/>
                  <w:divBdr>
                    <w:top w:val="none" w:sz="0" w:space="0" w:color="auto"/>
                    <w:left w:val="none" w:sz="0" w:space="0" w:color="auto"/>
                    <w:bottom w:val="none" w:sz="0" w:space="0" w:color="auto"/>
                    <w:right w:val="none" w:sz="0" w:space="0" w:color="auto"/>
                  </w:divBdr>
                </w:div>
                <w:div w:id="682825430">
                  <w:marLeft w:val="640"/>
                  <w:marRight w:val="0"/>
                  <w:marTop w:val="0"/>
                  <w:marBottom w:val="0"/>
                  <w:divBdr>
                    <w:top w:val="none" w:sz="0" w:space="0" w:color="auto"/>
                    <w:left w:val="none" w:sz="0" w:space="0" w:color="auto"/>
                    <w:bottom w:val="none" w:sz="0" w:space="0" w:color="auto"/>
                    <w:right w:val="none" w:sz="0" w:space="0" w:color="auto"/>
                  </w:divBdr>
                </w:div>
                <w:div w:id="677536754">
                  <w:marLeft w:val="640"/>
                  <w:marRight w:val="0"/>
                  <w:marTop w:val="0"/>
                  <w:marBottom w:val="0"/>
                  <w:divBdr>
                    <w:top w:val="none" w:sz="0" w:space="0" w:color="auto"/>
                    <w:left w:val="none" w:sz="0" w:space="0" w:color="auto"/>
                    <w:bottom w:val="none" w:sz="0" w:space="0" w:color="auto"/>
                    <w:right w:val="none" w:sz="0" w:space="0" w:color="auto"/>
                  </w:divBdr>
                </w:div>
                <w:div w:id="837117258">
                  <w:marLeft w:val="640"/>
                  <w:marRight w:val="0"/>
                  <w:marTop w:val="0"/>
                  <w:marBottom w:val="0"/>
                  <w:divBdr>
                    <w:top w:val="none" w:sz="0" w:space="0" w:color="auto"/>
                    <w:left w:val="none" w:sz="0" w:space="0" w:color="auto"/>
                    <w:bottom w:val="none" w:sz="0" w:space="0" w:color="auto"/>
                    <w:right w:val="none" w:sz="0" w:space="0" w:color="auto"/>
                  </w:divBdr>
                </w:div>
                <w:div w:id="1262883405">
                  <w:marLeft w:val="640"/>
                  <w:marRight w:val="0"/>
                  <w:marTop w:val="0"/>
                  <w:marBottom w:val="0"/>
                  <w:divBdr>
                    <w:top w:val="none" w:sz="0" w:space="0" w:color="auto"/>
                    <w:left w:val="none" w:sz="0" w:space="0" w:color="auto"/>
                    <w:bottom w:val="none" w:sz="0" w:space="0" w:color="auto"/>
                    <w:right w:val="none" w:sz="0" w:space="0" w:color="auto"/>
                  </w:divBdr>
                </w:div>
              </w:divsChild>
            </w:div>
            <w:div w:id="1916352446">
              <w:marLeft w:val="0"/>
              <w:marRight w:val="0"/>
              <w:marTop w:val="0"/>
              <w:marBottom w:val="0"/>
              <w:divBdr>
                <w:top w:val="none" w:sz="0" w:space="0" w:color="auto"/>
                <w:left w:val="none" w:sz="0" w:space="0" w:color="auto"/>
                <w:bottom w:val="none" w:sz="0" w:space="0" w:color="auto"/>
                <w:right w:val="none" w:sz="0" w:space="0" w:color="auto"/>
              </w:divBdr>
              <w:divsChild>
                <w:div w:id="871189373">
                  <w:marLeft w:val="640"/>
                  <w:marRight w:val="0"/>
                  <w:marTop w:val="0"/>
                  <w:marBottom w:val="0"/>
                  <w:divBdr>
                    <w:top w:val="none" w:sz="0" w:space="0" w:color="auto"/>
                    <w:left w:val="none" w:sz="0" w:space="0" w:color="auto"/>
                    <w:bottom w:val="none" w:sz="0" w:space="0" w:color="auto"/>
                    <w:right w:val="none" w:sz="0" w:space="0" w:color="auto"/>
                  </w:divBdr>
                </w:div>
                <w:div w:id="1702973778">
                  <w:marLeft w:val="640"/>
                  <w:marRight w:val="0"/>
                  <w:marTop w:val="0"/>
                  <w:marBottom w:val="0"/>
                  <w:divBdr>
                    <w:top w:val="none" w:sz="0" w:space="0" w:color="auto"/>
                    <w:left w:val="none" w:sz="0" w:space="0" w:color="auto"/>
                    <w:bottom w:val="none" w:sz="0" w:space="0" w:color="auto"/>
                    <w:right w:val="none" w:sz="0" w:space="0" w:color="auto"/>
                  </w:divBdr>
                </w:div>
                <w:div w:id="646520638">
                  <w:marLeft w:val="640"/>
                  <w:marRight w:val="0"/>
                  <w:marTop w:val="0"/>
                  <w:marBottom w:val="0"/>
                  <w:divBdr>
                    <w:top w:val="none" w:sz="0" w:space="0" w:color="auto"/>
                    <w:left w:val="none" w:sz="0" w:space="0" w:color="auto"/>
                    <w:bottom w:val="none" w:sz="0" w:space="0" w:color="auto"/>
                    <w:right w:val="none" w:sz="0" w:space="0" w:color="auto"/>
                  </w:divBdr>
                </w:div>
                <w:div w:id="1514298182">
                  <w:marLeft w:val="640"/>
                  <w:marRight w:val="0"/>
                  <w:marTop w:val="0"/>
                  <w:marBottom w:val="0"/>
                  <w:divBdr>
                    <w:top w:val="none" w:sz="0" w:space="0" w:color="auto"/>
                    <w:left w:val="none" w:sz="0" w:space="0" w:color="auto"/>
                    <w:bottom w:val="none" w:sz="0" w:space="0" w:color="auto"/>
                    <w:right w:val="none" w:sz="0" w:space="0" w:color="auto"/>
                  </w:divBdr>
                </w:div>
                <w:div w:id="1879733525">
                  <w:marLeft w:val="640"/>
                  <w:marRight w:val="0"/>
                  <w:marTop w:val="0"/>
                  <w:marBottom w:val="0"/>
                  <w:divBdr>
                    <w:top w:val="none" w:sz="0" w:space="0" w:color="auto"/>
                    <w:left w:val="none" w:sz="0" w:space="0" w:color="auto"/>
                    <w:bottom w:val="none" w:sz="0" w:space="0" w:color="auto"/>
                    <w:right w:val="none" w:sz="0" w:space="0" w:color="auto"/>
                  </w:divBdr>
                </w:div>
                <w:div w:id="2039891989">
                  <w:marLeft w:val="640"/>
                  <w:marRight w:val="0"/>
                  <w:marTop w:val="0"/>
                  <w:marBottom w:val="0"/>
                  <w:divBdr>
                    <w:top w:val="none" w:sz="0" w:space="0" w:color="auto"/>
                    <w:left w:val="none" w:sz="0" w:space="0" w:color="auto"/>
                    <w:bottom w:val="none" w:sz="0" w:space="0" w:color="auto"/>
                    <w:right w:val="none" w:sz="0" w:space="0" w:color="auto"/>
                  </w:divBdr>
                </w:div>
                <w:div w:id="620302002">
                  <w:marLeft w:val="640"/>
                  <w:marRight w:val="0"/>
                  <w:marTop w:val="0"/>
                  <w:marBottom w:val="0"/>
                  <w:divBdr>
                    <w:top w:val="none" w:sz="0" w:space="0" w:color="auto"/>
                    <w:left w:val="none" w:sz="0" w:space="0" w:color="auto"/>
                    <w:bottom w:val="none" w:sz="0" w:space="0" w:color="auto"/>
                    <w:right w:val="none" w:sz="0" w:space="0" w:color="auto"/>
                  </w:divBdr>
                </w:div>
                <w:div w:id="1072047715">
                  <w:marLeft w:val="640"/>
                  <w:marRight w:val="0"/>
                  <w:marTop w:val="0"/>
                  <w:marBottom w:val="0"/>
                  <w:divBdr>
                    <w:top w:val="none" w:sz="0" w:space="0" w:color="auto"/>
                    <w:left w:val="none" w:sz="0" w:space="0" w:color="auto"/>
                    <w:bottom w:val="none" w:sz="0" w:space="0" w:color="auto"/>
                    <w:right w:val="none" w:sz="0" w:space="0" w:color="auto"/>
                  </w:divBdr>
                </w:div>
                <w:div w:id="583686063">
                  <w:marLeft w:val="640"/>
                  <w:marRight w:val="0"/>
                  <w:marTop w:val="0"/>
                  <w:marBottom w:val="0"/>
                  <w:divBdr>
                    <w:top w:val="none" w:sz="0" w:space="0" w:color="auto"/>
                    <w:left w:val="none" w:sz="0" w:space="0" w:color="auto"/>
                    <w:bottom w:val="none" w:sz="0" w:space="0" w:color="auto"/>
                    <w:right w:val="none" w:sz="0" w:space="0" w:color="auto"/>
                  </w:divBdr>
                </w:div>
                <w:div w:id="384530028">
                  <w:marLeft w:val="640"/>
                  <w:marRight w:val="0"/>
                  <w:marTop w:val="0"/>
                  <w:marBottom w:val="0"/>
                  <w:divBdr>
                    <w:top w:val="none" w:sz="0" w:space="0" w:color="auto"/>
                    <w:left w:val="none" w:sz="0" w:space="0" w:color="auto"/>
                    <w:bottom w:val="none" w:sz="0" w:space="0" w:color="auto"/>
                    <w:right w:val="none" w:sz="0" w:space="0" w:color="auto"/>
                  </w:divBdr>
                </w:div>
                <w:div w:id="2060011824">
                  <w:marLeft w:val="640"/>
                  <w:marRight w:val="0"/>
                  <w:marTop w:val="0"/>
                  <w:marBottom w:val="0"/>
                  <w:divBdr>
                    <w:top w:val="none" w:sz="0" w:space="0" w:color="auto"/>
                    <w:left w:val="none" w:sz="0" w:space="0" w:color="auto"/>
                    <w:bottom w:val="none" w:sz="0" w:space="0" w:color="auto"/>
                    <w:right w:val="none" w:sz="0" w:space="0" w:color="auto"/>
                  </w:divBdr>
                </w:div>
                <w:div w:id="2038581688">
                  <w:marLeft w:val="640"/>
                  <w:marRight w:val="0"/>
                  <w:marTop w:val="0"/>
                  <w:marBottom w:val="0"/>
                  <w:divBdr>
                    <w:top w:val="none" w:sz="0" w:space="0" w:color="auto"/>
                    <w:left w:val="none" w:sz="0" w:space="0" w:color="auto"/>
                    <w:bottom w:val="none" w:sz="0" w:space="0" w:color="auto"/>
                    <w:right w:val="none" w:sz="0" w:space="0" w:color="auto"/>
                  </w:divBdr>
                </w:div>
                <w:div w:id="1720279992">
                  <w:marLeft w:val="640"/>
                  <w:marRight w:val="0"/>
                  <w:marTop w:val="0"/>
                  <w:marBottom w:val="0"/>
                  <w:divBdr>
                    <w:top w:val="none" w:sz="0" w:space="0" w:color="auto"/>
                    <w:left w:val="none" w:sz="0" w:space="0" w:color="auto"/>
                    <w:bottom w:val="none" w:sz="0" w:space="0" w:color="auto"/>
                    <w:right w:val="none" w:sz="0" w:space="0" w:color="auto"/>
                  </w:divBdr>
                </w:div>
                <w:div w:id="153112128">
                  <w:marLeft w:val="640"/>
                  <w:marRight w:val="0"/>
                  <w:marTop w:val="0"/>
                  <w:marBottom w:val="0"/>
                  <w:divBdr>
                    <w:top w:val="none" w:sz="0" w:space="0" w:color="auto"/>
                    <w:left w:val="none" w:sz="0" w:space="0" w:color="auto"/>
                    <w:bottom w:val="none" w:sz="0" w:space="0" w:color="auto"/>
                    <w:right w:val="none" w:sz="0" w:space="0" w:color="auto"/>
                  </w:divBdr>
                </w:div>
                <w:div w:id="1253314335">
                  <w:marLeft w:val="640"/>
                  <w:marRight w:val="0"/>
                  <w:marTop w:val="0"/>
                  <w:marBottom w:val="0"/>
                  <w:divBdr>
                    <w:top w:val="none" w:sz="0" w:space="0" w:color="auto"/>
                    <w:left w:val="none" w:sz="0" w:space="0" w:color="auto"/>
                    <w:bottom w:val="none" w:sz="0" w:space="0" w:color="auto"/>
                    <w:right w:val="none" w:sz="0" w:space="0" w:color="auto"/>
                  </w:divBdr>
                </w:div>
                <w:div w:id="1609390299">
                  <w:marLeft w:val="640"/>
                  <w:marRight w:val="0"/>
                  <w:marTop w:val="0"/>
                  <w:marBottom w:val="0"/>
                  <w:divBdr>
                    <w:top w:val="none" w:sz="0" w:space="0" w:color="auto"/>
                    <w:left w:val="none" w:sz="0" w:space="0" w:color="auto"/>
                    <w:bottom w:val="none" w:sz="0" w:space="0" w:color="auto"/>
                    <w:right w:val="none" w:sz="0" w:space="0" w:color="auto"/>
                  </w:divBdr>
                </w:div>
                <w:div w:id="687947223">
                  <w:marLeft w:val="640"/>
                  <w:marRight w:val="0"/>
                  <w:marTop w:val="0"/>
                  <w:marBottom w:val="0"/>
                  <w:divBdr>
                    <w:top w:val="none" w:sz="0" w:space="0" w:color="auto"/>
                    <w:left w:val="none" w:sz="0" w:space="0" w:color="auto"/>
                    <w:bottom w:val="none" w:sz="0" w:space="0" w:color="auto"/>
                    <w:right w:val="none" w:sz="0" w:space="0" w:color="auto"/>
                  </w:divBdr>
                </w:div>
                <w:div w:id="990523770">
                  <w:marLeft w:val="640"/>
                  <w:marRight w:val="0"/>
                  <w:marTop w:val="0"/>
                  <w:marBottom w:val="0"/>
                  <w:divBdr>
                    <w:top w:val="none" w:sz="0" w:space="0" w:color="auto"/>
                    <w:left w:val="none" w:sz="0" w:space="0" w:color="auto"/>
                    <w:bottom w:val="none" w:sz="0" w:space="0" w:color="auto"/>
                    <w:right w:val="none" w:sz="0" w:space="0" w:color="auto"/>
                  </w:divBdr>
                </w:div>
                <w:div w:id="1373771037">
                  <w:marLeft w:val="640"/>
                  <w:marRight w:val="0"/>
                  <w:marTop w:val="0"/>
                  <w:marBottom w:val="0"/>
                  <w:divBdr>
                    <w:top w:val="none" w:sz="0" w:space="0" w:color="auto"/>
                    <w:left w:val="none" w:sz="0" w:space="0" w:color="auto"/>
                    <w:bottom w:val="none" w:sz="0" w:space="0" w:color="auto"/>
                    <w:right w:val="none" w:sz="0" w:space="0" w:color="auto"/>
                  </w:divBdr>
                </w:div>
              </w:divsChild>
            </w:div>
            <w:div w:id="1110322145">
              <w:marLeft w:val="0"/>
              <w:marRight w:val="0"/>
              <w:marTop w:val="0"/>
              <w:marBottom w:val="0"/>
              <w:divBdr>
                <w:top w:val="none" w:sz="0" w:space="0" w:color="auto"/>
                <w:left w:val="none" w:sz="0" w:space="0" w:color="auto"/>
                <w:bottom w:val="none" w:sz="0" w:space="0" w:color="auto"/>
                <w:right w:val="none" w:sz="0" w:space="0" w:color="auto"/>
              </w:divBdr>
              <w:divsChild>
                <w:div w:id="1833906153">
                  <w:marLeft w:val="640"/>
                  <w:marRight w:val="0"/>
                  <w:marTop w:val="0"/>
                  <w:marBottom w:val="0"/>
                  <w:divBdr>
                    <w:top w:val="none" w:sz="0" w:space="0" w:color="auto"/>
                    <w:left w:val="none" w:sz="0" w:space="0" w:color="auto"/>
                    <w:bottom w:val="none" w:sz="0" w:space="0" w:color="auto"/>
                    <w:right w:val="none" w:sz="0" w:space="0" w:color="auto"/>
                  </w:divBdr>
                </w:div>
                <w:div w:id="1028677694">
                  <w:marLeft w:val="640"/>
                  <w:marRight w:val="0"/>
                  <w:marTop w:val="0"/>
                  <w:marBottom w:val="0"/>
                  <w:divBdr>
                    <w:top w:val="none" w:sz="0" w:space="0" w:color="auto"/>
                    <w:left w:val="none" w:sz="0" w:space="0" w:color="auto"/>
                    <w:bottom w:val="none" w:sz="0" w:space="0" w:color="auto"/>
                    <w:right w:val="none" w:sz="0" w:space="0" w:color="auto"/>
                  </w:divBdr>
                </w:div>
                <w:div w:id="1440905286">
                  <w:marLeft w:val="640"/>
                  <w:marRight w:val="0"/>
                  <w:marTop w:val="0"/>
                  <w:marBottom w:val="0"/>
                  <w:divBdr>
                    <w:top w:val="none" w:sz="0" w:space="0" w:color="auto"/>
                    <w:left w:val="none" w:sz="0" w:space="0" w:color="auto"/>
                    <w:bottom w:val="none" w:sz="0" w:space="0" w:color="auto"/>
                    <w:right w:val="none" w:sz="0" w:space="0" w:color="auto"/>
                  </w:divBdr>
                </w:div>
                <w:div w:id="2072582955">
                  <w:marLeft w:val="640"/>
                  <w:marRight w:val="0"/>
                  <w:marTop w:val="0"/>
                  <w:marBottom w:val="0"/>
                  <w:divBdr>
                    <w:top w:val="none" w:sz="0" w:space="0" w:color="auto"/>
                    <w:left w:val="none" w:sz="0" w:space="0" w:color="auto"/>
                    <w:bottom w:val="none" w:sz="0" w:space="0" w:color="auto"/>
                    <w:right w:val="none" w:sz="0" w:space="0" w:color="auto"/>
                  </w:divBdr>
                </w:div>
                <w:div w:id="227303968">
                  <w:marLeft w:val="640"/>
                  <w:marRight w:val="0"/>
                  <w:marTop w:val="0"/>
                  <w:marBottom w:val="0"/>
                  <w:divBdr>
                    <w:top w:val="none" w:sz="0" w:space="0" w:color="auto"/>
                    <w:left w:val="none" w:sz="0" w:space="0" w:color="auto"/>
                    <w:bottom w:val="none" w:sz="0" w:space="0" w:color="auto"/>
                    <w:right w:val="none" w:sz="0" w:space="0" w:color="auto"/>
                  </w:divBdr>
                </w:div>
                <w:div w:id="2144224989">
                  <w:marLeft w:val="640"/>
                  <w:marRight w:val="0"/>
                  <w:marTop w:val="0"/>
                  <w:marBottom w:val="0"/>
                  <w:divBdr>
                    <w:top w:val="none" w:sz="0" w:space="0" w:color="auto"/>
                    <w:left w:val="none" w:sz="0" w:space="0" w:color="auto"/>
                    <w:bottom w:val="none" w:sz="0" w:space="0" w:color="auto"/>
                    <w:right w:val="none" w:sz="0" w:space="0" w:color="auto"/>
                  </w:divBdr>
                </w:div>
                <w:div w:id="1207253832">
                  <w:marLeft w:val="640"/>
                  <w:marRight w:val="0"/>
                  <w:marTop w:val="0"/>
                  <w:marBottom w:val="0"/>
                  <w:divBdr>
                    <w:top w:val="none" w:sz="0" w:space="0" w:color="auto"/>
                    <w:left w:val="none" w:sz="0" w:space="0" w:color="auto"/>
                    <w:bottom w:val="none" w:sz="0" w:space="0" w:color="auto"/>
                    <w:right w:val="none" w:sz="0" w:space="0" w:color="auto"/>
                  </w:divBdr>
                </w:div>
                <w:div w:id="947158903">
                  <w:marLeft w:val="640"/>
                  <w:marRight w:val="0"/>
                  <w:marTop w:val="0"/>
                  <w:marBottom w:val="0"/>
                  <w:divBdr>
                    <w:top w:val="none" w:sz="0" w:space="0" w:color="auto"/>
                    <w:left w:val="none" w:sz="0" w:space="0" w:color="auto"/>
                    <w:bottom w:val="none" w:sz="0" w:space="0" w:color="auto"/>
                    <w:right w:val="none" w:sz="0" w:space="0" w:color="auto"/>
                  </w:divBdr>
                </w:div>
                <w:div w:id="1334601300">
                  <w:marLeft w:val="640"/>
                  <w:marRight w:val="0"/>
                  <w:marTop w:val="0"/>
                  <w:marBottom w:val="0"/>
                  <w:divBdr>
                    <w:top w:val="none" w:sz="0" w:space="0" w:color="auto"/>
                    <w:left w:val="none" w:sz="0" w:space="0" w:color="auto"/>
                    <w:bottom w:val="none" w:sz="0" w:space="0" w:color="auto"/>
                    <w:right w:val="none" w:sz="0" w:space="0" w:color="auto"/>
                  </w:divBdr>
                </w:div>
                <w:div w:id="1490439496">
                  <w:marLeft w:val="640"/>
                  <w:marRight w:val="0"/>
                  <w:marTop w:val="0"/>
                  <w:marBottom w:val="0"/>
                  <w:divBdr>
                    <w:top w:val="none" w:sz="0" w:space="0" w:color="auto"/>
                    <w:left w:val="none" w:sz="0" w:space="0" w:color="auto"/>
                    <w:bottom w:val="none" w:sz="0" w:space="0" w:color="auto"/>
                    <w:right w:val="none" w:sz="0" w:space="0" w:color="auto"/>
                  </w:divBdr>
                </w:div>
                <w:div w:id="1441560394">
                  <w:marLeft w:val="640"/>
                  <w:marRight w:val="0"/>
                  <w:marTop w:val="0"/>
                  <w:marBottom w:val="0"/>
                  <w:divBdr>
                    <w:top w:val="none" w:sz="0" w:space="0" w:color="auto"/>
                    <w:left w:val="none" w:sz="0" w:space="0" w:color="auto"/>
                    <w:bottom w:val="none" w:sz="0" w:space="0" w:color="auto"/>
                    <w:right w:val="none" w:sz="0" w:space="0" w:color="auto"/>
                  </w:divBdr>
                </w:div>
                <w:div w:id="1054040738">
                  <w:marLeft w:val="640"/>
                  <w:marRight w:val="0"/>
                  <w:marTop w:val="0"/>
                  <w:marBottom w:val="0"/>
                  <w:divBdr>
                    <w:top w:val="none" w:sz="0" w:space="0" w:color="auto"/>
                    <w:left w:val="none" w:sz="0" w:space="0" w:color="auto"/>
                    <w:bottom w:val="none" w:sz="0" w:space="0" w:color="auto"/>
                    <w:right w:val="none" w:sz="0" w:space="0" w:color="auto"/>
                  </w:divBdr>
                </w:div>
                <w:div w:id="1617371720">
                  <w:marLeft w:val="640"/>
                  <w:marRight w:val="0"/>
                  <w:marTop w:val="0"/>
                  <w:marBottom w:val="0"/>
                  <w:divBdr>
                    <w:top w:val="none" w:sz="0" w:space="0" w:color="auto"/>
                    <w:left w:val="none" w:sz="0" w:space="0" w:color="auto"/>
                    <w:bottom w:val="none" w:sz="0" w:space="0" w:color="auto"/>
                    <w:right w:val="none" w:sz="0" w:space="0" w:color="auto"/>
                  </w:divBdr>
                </w:div>
                <w:div w:id="3019439">
                  <w:marLeft w:val="640"/>
                  <w:marRight w:val="0"/>
                  <w:marTop w:val="0"/>
                  <w:marBottom w:val="0"/>
                  <w:divBdr>
                    <w:top w:val="none" w:sz="0" w:space="0" w:color="auto"/>
                    <w:left w:val="none" w:sz="0" w:space="0" w:color="auto"/>
                    <w:bottom w:val="none" w:sz="0" w:space="0" w:color="auto"/>
                    <w:right w:val="none" w:sz="0" w:space="0" w:color="auto"/>
                  </w:divBdr>
                </w:div>
                <w:div w:id="1168443411">
                  <w:marLeft w:val="640"/>
                  <w:marRight w:val="0"/>
                  <w:marTop w:val="0"/>
                  <w:marBottom w:val="0"/>
                  <w:divBdr>
                    <w:top w:val="none" w:sz="0" w:space="0" w:color="auto"/>
                    <w:left w:val="none" w:sz="0" w:space="0" w:color="auto"/>
                    <w:bottom w:val="none" w:sz="0" w:space="0" w:color="auto"/>
                    <w:right w:val="none" w:sz="0" w:space="0" w:color="auto"/>
                  </w:divBdr>
                </w:div>
                <w:div w:id="2132823798">
                  <w:marLeft w:val="640"/>
                  <w:marRight w:val="0"/>
                  <w:marTop w:val="0"/>
                  <w:marBottom w:val="0"/>
                  <w:divBdr>
                    <w:top w:val="none" w:sz="0" w:space="0" w:color="auto"/>
                    <w:left w:val="none" w:sz="0" w:space="0" w:color="auto"/>
                    <w:bottom w:val="none" w:sz="0" w:space="0" w:color="auto"/>
                    <w:right w:val="none" w:sz="0" w:space="0" w:color="auto"/>
                  </w:divBdr>
                </w:div>
                <w:div w:id="1498692821">
                  <w:marLeft w:val="640"/>
                  <w:marRight w:val="0"/>
                  <w:marTop w:val="0"/>
                  <w:marBottom w:val="0"/>
                  <w:divBdr>
                    <w:top w:val="none" w:sz="0" w:space="0" w:color="auto"/>
                    <w:left w:val="none" w:sz="0" w:space="0" w:color="auto"/>
                    <w:bottom w:val="none" w:sz="0" w:space="0" w:color="auto"/>
                    <w:right w:val="none" w:sz="0" w:space="0" w:color="auto"/>
                  </w:divBdr>
                </w:div>
                <w:div w:id="1183518275">
                  <w:marLeft w:val="640"/>
                  <w:marRight w:val="0"/>
                  <w:marTop w:val="0"/>
                  <w:marBottom w:val="0"/>
                  <w:divBdr>
                    <w:top w:val="none" w:sz="0" w:space="0" w:color="auto"/>
                    <w:left w:val="none" w:sz="0" w:space="0" w:color="auto"/>
                    <w:bottom w:val="none" w:sz="0" w:space="0" w:color="auto"/>
                    <w:right w:val="none" w:sz="0" w:space="0" w:color="auto"/>
                  </w:divBdr>
                </w:div>
                <w:div w:id="435563135">
                  <w:marLeft w:val="640"/>
                  <w:marRight w:val="0"/>
                  <w:marTop w:val="0"/>
                  <w:marBottom w:val="0"/>
                  <w:divBdr>
                    <w:top w:val="none" w:sz="0" w:space="0" w:color="auto"/>
                    <w:left w:val="none" w:sz="0" w:space="0" w:color="auto"/>
                    <w:bottom w:val="none" w:sz="0" w:space="0" w:color="auto"/>
                    <w:right w:val="none" w:sz="0" w:space="0" w:color="auto"/>
                  </w:divBdr>
                </w:div>
                <w:div w:id="156310566">
                  <w:marLeft w:val="640"/>
                  <w:marRight w:val="0"/>
                  <w:marTop w:val="0"/>
                  <w:marBottom w:val="0"/>
                  <w:divBdr>
                    <w:top w:val="none" w:sz="0" w:space="0" w:color="auto"/>
                    <w:left w:val="none" w:sz="0" w:space="0" w:color="auto"/>
                    <w:bottom w:val="none" w:sz="0" w:space="0" w:color="auto"/>
                    <w:right w:val="none" w:sz="0" w:space="0" w:color="auto"/>
                  </w:divBdr>
                </w:div>
              </w:divsChild>
            </w:div>
            <w:div w:id="197085551">
              <w:marLeft w:val="0"/>
              <w:marRight w:val="0"/>
              <w:marTop w:val="0"/>
              <w:marBottom w:val="0"/>
              <w:divBdr>
                <w:top w:val="none" w:sz="0" w:space="0" w:color="auto"/>
                <w:left w:val="none" w:sz="0" w:space="0" w:color="auto"/>
                <w:bottom w:val="none" w:sz="0" w:space="0" w:color="auto"/>
                <w:right w:val="none" w:sz="0" w:space="0" w:color="auto"/>
              </w:divBdr>
              <w:divsChild>
                <w:div w:id="1274172904">
                  <w:marLeft w:val="640"/>
                  <w:marRight w:val="0"/>
                  <w:marTop w:val="0"/>
                  <w:marBottom w:val="0"/>
                  <w:divBdr>
                    <w:top w:val="none" w:sz="0" w:space="0" w:color="auto"/>
                    <w:left w:val="none" w:sz="0" w:space="0" w:color="auto"/>
                    <w:bottom w:val="none" w:sz="0" w:space="0" w:color="auto"/>
                    <w:right w:val="none" w:sz="0" w:space="0" w:color="auto"/>
                  </w:divBdr>
                </w:div>
                <w:div w:id="1295986260">
                  <w:marLeft w:val="640"/>
                  <w:marRight w:val="0"/>
                  <w:marTop w:val="0"/>
                  <w:marBottom w:val="0"/>
                  <w:divBdr>
                    <w:top w:val="none" w:sz="0" w:space="0" w:color="auto"/>
                    <w:left w:val="none" w:sz="0" w:space="0" w:color="auto"/>
                    <w:bottom w:val="none" w:sz="0" w:space="0" w:color="auto"/>
                    <w:right w:val="none" w:sz="0" w:space="0" w:color="auto"/>
                  </w:divBdr>
                </w:div>
                <w:div w:id="1076977351">
                  <w:marLeft w:val="640"/>
                  <w:marRight w:val="0"/>
                  <w:marTop w:val="0"/>
                  <w:marBottom w:val="0"/>
                  <w:divBdr>
                    <w:top w:val="none" w:sz="0" w:space="0" w:color="auto"/>
                    <w:left w:val="none" w:sz="0" w:space="0" w:color="auto"/>
                    <w:bottom w:val="none" w:sz="0" w:space="0" w:color="auto"/>
                    <w:right w:val="none" w:sz="0" w:space="0" w:color="auto"/>
                  </w:divBdr>
                </w:div>
                <w:div w:id="1523667942">
                  <w:marLeft w:val="640"/>
                  <w:marRight w:val="0"/>
                  <w:marTop w:val="0"/>
                  <w:marBottom w:val="0"/>
                  <w:divBdr>
                    <w:top w:val="none" w:sz="0" w:space="0" w:color="auto"/>
                    <w:left w:val="none" w:sz="0" w:space="0" w:color="auto"/>
                    <w:bottom w:val="none" w:sz="0" w:space="0" w:color="auto"/>
                    <w:right w:val="none" w:sz="0" w:space="0" w:color="auto"/>
                  </w:divBdr>
                </w:div>
                <w:div w:id="1122193532">
                  <w:marLeft w:val="640"/>
                  <w:marRight w:val="0"/>
                  <w:marTop w:val="0"/>
                  <w:marBottom w:val="0"/>
                  <w:divBdr>
                    <w:top w:val="none" w:sz="0" w:space="0" w:color="auto"/>
                    <w:left w:val="none" w:sz="0" w:space="0" w:color="auto"/>
                    <w:bottom w:val="none" w:sz="0" w:space="0" w:color="auto"/>
                    <w:right w:val="none" w:sz="0" w:space="0" w:color="auto"/>
                  </w:divBdr>
                </w:div>
                <w:div w:id="804392710">
                  <w:marLeft w:val="640"/>
                  <w:marRight w:val="0"/>
                  <w:marTop w:val="0"/>
                  <w:marBottom w:val="0"/>
                  <w:divBdr>
                    <w:top w:val="none" w:sz="0" w:space="0" w:color="auto"/>
                    <w:left w:val="none" w:sz="0" w:space="0" w:color="auto"/>
                    <w:bottom w:val="none" w:sz="0" w:space="0" w:color="auto"/>
                    <w:right w:val="none" w:sz="0" w:space="0" w:color="auto"/>
                  </w:divBdr>
                </w:div>
                <w:div w:id="1631208090">
                  <w:marLeft w:val="640"/>
                  <w:marRight w:val="0"/>
                  <w:marTop w:val="0"/>
                  <w:marBottom w:val="0"/>
                  <w:divBdr>
                    <w:top w:val="none" w:sz="0" w:space="0" w:color="auto"/>
                    <w:left w:val="none" w:sz="0" w:space="0" w:color="auto"/>
                    <w:bottom w:val="none" w:sz="0" w:space="0" w:color="auto"/>
                    <w:right w:val="none" w:sz="0" w:space="0" w:color="auto"/>
                  </w:divBdr>
                </w:div>
                <w:div w:id="613903597">
                  <w:marLeft w:val="640"/>
                  <w:marRight w:val="0"/>
                  <w:marTop w:val="0"/>
                  <w:marBottom w:val="0"/>
                  <w:divBdr>
                    <w:top w:val="none" w:sz="0" w:space="0" w:color="auto"/>
                    <w:left w:val="none" w:sz="0" w:space="0" w:color="auto"/>
                    <w:bottom w:val="none" w:sz="0" w:space="0" w:color="auto"/>
                    <w:right w:val="none" w:sz="0" w:space="0" w:color="auto"/>
                  </w:divBdr>
                </w:div>
                <w:div w:id="142279479">
                  <w:marLeft w:val="640"/>
                  <w:marRight w:val="0"/>
                  <w:marTop w:val="0"/>
                  <w:marBottom w:val="0"/>
                  <w:divBdr>
                    <w:top w:val="none" w:sz="0" w:space="0" w:color="auto"/>
                    <w:left w:val="none" w:sz="0" w:space="0" w:color="auto"/>
                    <w:bottom w:val="none" w:sz="0" w:space="0" w:color="auto"/>
                    <w:right w:val="none" w:sz="0" w:space="0" w:color="auto"/>
                  </w:divBdr>
                </w:div>
                <w:div w:id="1257245983">
                  <w:marLeft w:val="640"/>
                  <w:marRight w:val="0"/>
                  <w:marTop w:val="0"/>
                  <w:marBottom w:val="0"/>
                  <w:divBdr>
                    <w:top w:val="none" w:sz="0" w:space="0" w:color="auto"/>
                    <w:left w:val="none" w:sz="0" w:space="0" w:color="auto"/>
                    <w:bottom w:val="none" w:sz="0" w:space="0" w:color="auto"/>
                    <w:right w:val="none" w:sz="0" w:space="0" w:color="auto"/>
                  </w:divBdr>
                </w:div>
                <w:div w:id="1303848872">
                  <w:marLeft w:val="640"/>
                  <w:marRight w:val="0"/>
                  <w:marTop w:val="0"/>
                  <w:marBottom w:val="0"/>
                  <w:divBdr>
                    <w:top w:val="none" w:sz="0" w:space="0" w:color="auto"/>
                    <w:left w:val="none" w:sz="0" w:space="0" w:color="auto"/>
                    <w:bottom w:val="none" w:sz="0" w:space="0" w:color="auto"/>
                    <w:right w:val="none" w:sz="0" w:space="0" w:color="auto"/>
                  </w:divBdr>
                </w:div>
                <w:div w:id="727609563">
                  <w:marLeft w:val="640"/>
                  <w:marRight w:val="0"/>
                  <w:marTop w:val="0"/>
                  <w:marBottom w:val="0"/>
                  <w:divBdr>
                    <w:top w:val="none" w:sz="0" w:space="0" w:color="auto"/>
                    <w:left w:val="none" w:sz="0" w:space="0" w:color="auto"/>
                    <w:bottom w:val="none" w:sz="0" w:space="0" w:color="auto"/>
                    <w:right w:val="none" w:sz="0" w:space="0" w:color="auto"/>
                  </w:divBdr>
                </w:div>
                <w:div w:id="2024891794">
                  <w:marLeft w:val="640"/>
                  <w:marRight w:val="0"/>
                  <w:marTop w:val="0"/>
                  <w:marBottom w:val="0"/>
                  <w:divBdr>
                    <w:top w:val="none" w:sz="0" w:space="0" w:color="auto"/>
                    <w:left w:val="none" w:sz="0" w:space="0" w:color="auto"/>
                    <w:bottom w:val="none" w:sz="0" w:space="0" w:color="auto"/>
                    <w:right w:val="none" w:sz="0" w:space="0" w:color="auto"/>
                  </w:divBdr>
                </w:div>
                <w:div w:id="1206479267">
                  <w:marLeft w:val="640"/>
                  <w:marRight w:val="0"/>
                  <w:marTop w:val="0"/>
                  <w:marBottom w:val="0"/>
                  <w:divBdr>
                    <w:top w:val="none" w:sz="0" w:space="0" w:color="auto"/>
                    <w:left w:val="none" w:sz="0" w:space="0" w:color="auto"/>
                    <w:bottom w:val="none" w:sz="0" w:space="0" w:color="auto"/>
                    <w:right w:val="none" w:sz="0" w:space="0" w:color="auto"/>
                  </w:divBdr>
                </w:div>
                <w:div w:id="1628969020">
                  <w:marLeft w:val="640"/>
                  <w:marRight w:val="0"/>
                  <w:marTop w:val="0"/>
                  <w:marBottom w:val="0"/>
                  <w:divBdr>
                    <w:top w:val="none" w:sz="0" w:space="0" w:color="auto"/>
                    <w:left w:val="none" w:sz="0" w:space="0" w:color="auto"/>
                    <w:bottom w:val="none" w:sz="0" w:space="0" w:color="auto"/>
                    <w:right w:val="none" w:sz="0" w:space="0" w:color="auto"/>
                  </w:divBdr>
                </w:div>
                <w:div w:id="1517845986">
                  <w:marLeft w:val="640"/>
                  <w:marRight w:val="0"/>
                  <w:marTop w:val="0"/>
                  <w:marBottom w:val="0"/>
                  <w:divBdr>
                    <w:top w:val="none" w:sz="0" w:space="0" w:color="auto"/>
                    <w:left w:val="none" w:sz="0" w:space="0" w:color="auto"/>
                    <w:bottom w:val="none" w:sz="0" w:space="0" w:color="auto"/>
                    <w:right w:val="none" w:sz="0" w:space="0" w:color="auto"/>
                  </w:divBdr>
                </w:div>
                <w:div w:id="1640768414">
                  <w:marLeft w:val="640"/>
                  <w:marRight w:val="0"/>
                  <w:marTop w:val="0"/>
                  <w:marBottom w:val="0"/>
                  <w:divBdr>
                    <w:top w:val="none" w:sz="0" w:space="0" w:color="auto"/>
                    <w:left w:val="none" w:sz="0" w:space="0" w:color="auto"/>
                    <w:bottom w:val="none" w:sz="0" w:space="0" w:color="auto"/>
                    <w:right w:val="none" w:sz="0" w:space="0" w:color="auto"/>
                  </w:divBdr>
                </w:div>
                <w:div w:id="739912242">
                  <w:marLeft w:val="640"/>
                  <w:marRight w:val="0"/>
                  <w:marTop w:val="0"/>
                  <w:marBottom w:val="0"/>
                  <w:divBdr>
                    <w:top w:val="none" w:sz="0" w:space="0" w:color="auto"/>
                    <w:left w:val="none" w:sz="0" w:space="0" w:color="auto"/>
                    <w:bottom w:val="none" w:sz="0" w:space="0" w:color="auto"/>
                    <w:right w:val="none" w:sz="0" w:space="0" w:color="auto"/>
                  </w:divBdr>
                </w:div>
                <w:div w:id="659311081">
                  <w:marLeft w:val="640"/>
                  <w:marRight w:val="0"/>
                  <w:marTop w:val="0"/>
                  <w:marBottom w:val="0"/>
                  <w:divBdr>
                    <w:top w:val="none" w:sz="0" w:space="0" w:color="auto"/>
                    <w:left w:val="none" w:sz="0" w:space="0" w:color="auto"/>
                    <w:bottom w:val="none" w:sz="0" w:space="0" w:color="auto"/>
                    <w:right w:val="none" w:sz="0" w:space="0" w:color="auto"/>
                  </w:divBdr>
                </w:div>
                <w:div w:id="84619778">
                  <w:marLeft w:val="640"/>
                  <w:marRight w:val="0"/>
                  <w:marTop w:val="0"/>
                  <w:marBottom w:val="0"/>
                  <w:divBdr>
                    <w:top w:val="none" w:sz="0" w:space="0" w:color="auto"/>
                    <w:left w:val="none" w:sz="0" w:space="0" w:color="auto"/>
                    <w:bottom w:val="none" w:sz="0" w:space="0" w:color="auto"/>
                    <w:right w:val="none" w:sz="0" w:space="0" w:color="auto"/>
                  </w:divBdr>
                </w:div>
                <w:div w:id="1980839289">
                  <w:marLeft w:val="640"/>
                  <w:marRight w:val="0"/>
                  <w:marTop w:val="0"/>
                  <w:marBottom w:val="0"/>
                  <w:divBdr>
                    <w:top w:val="none" w:sz="0" w:space="0" w:color="auto"/>
                    <w:left w:val="none" w:sz="0" w:space="0" w:color="auto"/>
                    <w:bottom w:val="none" w:sz="0" w:space="0" w:color="auto"/>
                    <w:right w:val="none" w:sz="0" w:space="0" w:color="auto"/>
                  </w:divBdr>
                </w:div>
              </w:divsChild>
            </w:div>
            <w:div w:id="2021614419">
              <w:marLeft w:val="0"/>
              <w:marRight w:val="0"/>
              <w:marTop w:val="0"/>
              <w:marBottom w:val="0"/>
              <w:divBdr>
                <w:top w:val="none" w:sz="0" w:space="0" w:color="auto"/>
                <w:left w:val="none" w:sz="0" w:space="0" w:color="auto"/>
                <w:bottom w:val="none" w:sz="0" w:space="0" w:color="auto"/>
                <w:right w:val="none" w:sz="0" w:space="0" w:color="auto"/>
              </w:divBdr>
              <w:divsChild>
                <w:div w:id="1288659849">
                  <w:marLeft w:val="640"/>
                  <w:marRight w:val="0"/>
                  <w:marTop w:val="0"/>
                  <w:marBottom w:val="0"/>
                  <w:divBdr>
                    <w:top w:val="none" w:sz="0" w:space="0" w:color="auto"/>
                    <w:left w:val="none" w:sz="0" w:space="0" w:color="auto"/>
                    <w:bottom w:val="none" w:sz="0" w:space="0" w:color="auto"/>
                    <w:right w:val="none" w:sz="0" w:space="0" w:color="auto"/>
                  </w:divBdr>
                </w:div>
                <w:div w:id="235287044">
                  <w:marLeft w:val="640"/>
                  <w:marRight w:val="0"/>
                  <w:marTop w:val="0"/>
                  <w:marBottom w:val="0"/>
                  <w:divBdr>
                    <w:top w:val="none" w:sz="0" w:space="0" w:color="auto"/>
                    <w:left w:val="none" w:sz="0" w:space="0" w:color="auto"/>
                    <w:bottom w:val="none" w:sz="0" w:space="0" w:color="auto"/>
                    <w:right w:val="none" w:sz="0" w:space="0" w:color="auto"/>
                  </w:divBdr>
                </w:div>
                <w:div w:id="1094283060">
                  <w:marLeft w:val="640"/>
                  <w:marRight w:val="0"/>
                  <w:marTop w:val="0"/>
                  <w:marBottom w:val="0"/>
                  <w:divBdr>
                    <w:top w:val="none" w:sz="0" w:space="0" w:color="auto"/>
                    <w:left w:val="none" w:sz="0" w:space="0" w:color="auto"/>
                    <w:bottom w:val="none" w:sz="0" w:space="0" w:color="auto"/>
                    <w:right w:val="none" w:sz="0" w:space="0" w:color="auto"/>
                  </w:divBdr>
                </w:div>
                <w:div w:id="1350528539">
                  <w:marLeft w:val="640"/>
                  <w:marRight w:val="0"/>
                  <w:marTop w:val="0"/>
                  <w:marBottom w:val="0"/>
                  <w:divBdr>
                    <w:top w:val="none" w:sz="0" w:space="0" w:color="auto"/>
                    <w:left w:val="none" w:sz="0" w:space="0" w:color="auto"/>
                    <w:bottom w:val="none" w:sz="0" w:space="0" w:color="auto"/>
                    <w:right w:val="none" w:sz="0" w:space="0" w:color="auto"/>
                  </w:divBdr>
                </w:div>
                <w:div w:id="1280836547">
                  <w:marLeft w:val="640"/>
                  <w:marRight w:val="0"/>
                  <w:marTop w:val="0"/>
                  <w:marBottom w:val="0"/>
                  <w:divBdr>
                    <w:top w:val="none" w:sz="0" w:space="0" w:color="auto"/>
                    <w:left w:val="none" w:sz="0" w:space="0" w:color="auto"/>
                    <w:bottom w:val="none" w:sz="0" w:space="0" w:color="auto"/>
                    <w:right w:val="none" w:sz="0" w:space="0" w:color="auto"/>
                  </w:divBdr>
                </w:div>
                <w:div w:id="1823501662">
                  <w:marLeft w:val="640"/>
                  <w:marRight w:val="0"/>
                  <w:marTop w:val="0"/>
                  <w:marBottom w:val="0"/>
                  <w:divBdr>
                    <w:top w:val="none" w:sz="0" w:space="0" w:color="auto"/>
                    <w:left w:val="none" w:sz="0" w:space="0" w:color="auto"/>
                    <w:bottom w:val="none" w:sz="0" w:space="0" w:color="auto"/>
                    <w:right w:val="none" w:sz="0" w:space="0" w:color="auto"/>
                  </w:divBdr>
                </w:div>
                <w:div w:id="104354727">
                  <w:marLeft w:val="640"/>
                  <w:marRight w:val="0"/>
                  <w:marTop w:val="0"/>
                  <w:marBottom w:val="0"/>
                  <w:divBdr>
                    <w:top w:val="none" w:sz="0" w:space="0" w:color="auto"/>
                    <w:left w:val="none" w:sz="0" w:space="0" w:color="auto"/>
                    <w:bottom w:val="none" w:sz="0" w:space="0" w:color="auto"/>
                    <w:right w:val="none" w:sz="0" w:space="0" w:color="auto"/>
                  </w:divBdr>
                </w:div>
                <w:div w:id="2111050839">
                  <w:marLeft w:val="640"/>
                  <w:marRight w:val="0"/>
                  <w:marTop w:val="0"/>
                  <w:marBottom w:val="0"/>
                  <w:divBdr>
                    <w:top w:val="none" w:sz="0" w:space="0" w:color="auto"/>
                    <w:left w:val="none" w:sz="0" w:space="0" w:color="auto"/>
                    <w:bottom w:val="none" w:sz="0" w:space="0" w:color="auto"/>
                    <w:right w:val="none" w:sz="0" w:space="0" w:color="auto"/>
                  </w:divBdr>
                </w:div>
                <w:div w:id="815991550">
                  <w:marLeft w:val="640"/>
                  <w:marRight w:val="0"/>
                  <w:marTop w:val="0"/>
                  <w:marBottom w:val="0"/>
                  <w:divBdr>
                    <w:top w:val="none" w:sz="0" w:space="0" w:color="auto"/>
                    <w:left w:val="none" w:sz="0" w:space="0" w:color="auto"/>
                    <w:bottom w:val="none" w:sz="0" w:space="0" w:color="auto"/>
                    <w:right w:val="none" w:sz="0" w:space="0" w:color="auto"/>
                  </w:divBdr>
                </w:div>
                <w:div w:id="164757823">
                  <w:marLeft w:val="640"/>
                  <w:marRight w:val="0"/>
                  <w:marTop w:val="0"/>
                  <w:marBottom w:val="0"/>
                  <w:divBdr>
                    <w:top w:val="none" w:sz="0" w:space="0" w:color="auto"/>
                    <w:left w:val="none" w:sz="0" w:space="0" w:color="auto"/>
                    <w:bottom w:val="none" w:sz="0" w:space="0" w:color="auto"/>
                    <w:right w:val="none" w:sz="0" w:space="0" w:color="auto"/>
                  </w:divBdr>
                </w:div>
                <w:div w:id="1575621947">
                  <w:marLeft w:val="640"/>
                  <w:marRight w:val="0"/>
                  <w:marTop w:val="0"/>
                  <w:marBottom w:val="0"/>
                  <w:divBdr>
                    <w:top w:val="none" w:sz="0" w:space="0" w:color="auto"/>
                    <w:left w:val="none" w:sz="0" w:space="0" w:color="auto"/>
                    <w:bottom w:val="none" w:sz="0" w:space="0" w:color="auto"/>
                    <w:right w:val="none" w:sz="0" w:space="0" w:color="auto"/>
                  </w:divBdr>
                </w:div>
                <w:div w:id="926504559">
                  <w:marLeft w:val="640"/>
                  <w:marRight w:val="0"/>
                  <w:marTop w:val="0"/>
                  <w:marBottom w:val="0"/>
                  <w:divBdr>
                    <w:top w:val="none" w:sz="0" w:space="0" w:color="auto"/>
                    <w:left w:val="none" w:sz="0" w:space="0" w:color="auto"/>
                    <w:bottom w:val="none" w:sz="0" w:space="0" w:color="auto"/>
                    <w:right w:val="none" w:sz="0" w:space="0" w:color="auto"/>
                  </w:divBdr>
                </w:div>
                <w:div w:id="1133211592">
                  <w:marLeft w:val="640"/>
                  <w:marRight w:val="0"/>
                  <w:marTop w:val="0"/>
                  <w:marBottom w:val="0"/>
                  <w:divBdr>
                    <w:top w:val="none" w:sz="0" w:space="0" w:color="auto"/>
                    <w:left w:val="none" w:sz="0" w:space="0" w:color="auto"/>
                    <w:bottom w:val="none" w:sz="0" w:space="0" w:color="auto"/>
                    <w:right w:val="none" w:sz="0" w:space="0" w:color="auto"/>
                  </w:divBdr>
                </w:div>
                <w:div w:id="1016076359">
                  <w:marLeft w:val="640"/>
                  <w:marRight w:val="0"/>
                  <w:marTop w:val="0"/>
                  <w:marBottom w:val="0"/>
                  <w:divBdr>
                    <w:top w:val="none" w:sz="0" w:space="0" w:color="auto"/>
                    <w:left w:val="none" w:sz="0" w:space="0" w:color="auto"/>
                    <w:bottom w:val="none" w:sz="0" w:space="0" w:color="auto"/>
                    <w:right w:val="none" w:sz="0" w:space="0" w:color="auto"/>
                  </w:divBdr>
                </w:div>
                <w:div w:id="687439845">
                  <w:marLeft w:val="640"/>
                  <w:marRight w:val="0"/>
                  <w:marTop w:val="0"/>
                  <w:marBottom w:val="0"/>
                  <w:divBdr>
                    <w:top w:val="none" w:sz="0" w:space="0" w:color="auto"/>
                    <w:left w:val="none" w:sz="0" w:space="0" w:color="auto"/>
                    <w:bottom w:val="none" w:sz="0" w:space="0" w:color="auto"/>
                    <w:right w:val="none" w:sz="0" w:space="0" w:color="auto"/>
                  </w:divBdr>
                </w:div>
                <w:div w:id="1338850317">
                  <w:marLeft w:val="640"/>
                  <w:marRight w:val="0"/>
                  <w:marTop w:val="0"/>
                  <w:marBottom w:val="0"/>
                  <w:divBdr>
                    <w:top w:val="none" w:sz="0" w:space="0" w:color="auto"/>
                    <w:left w:val="none" w:sz="0" w:space="0" w:color="auto"/>
                    <w:bottom w:val="none" w:sz="0" w:space="0" w:color="auto"/>
                    <w:right w:val="none" w:sz="0" w:space="0" w:color="auto"/>
                  </w:divBdr>
                </w:div>
                <w:div w:id="1346978100">
                  <w:marLeft w:val="640"/>
                  <w:marRight w:val="0"/>
                  <w:marTop w:val="0"/>
                  <w:marBottom w:val="0"/>
                  <w:divBdr>
                    <w:top w:val="none" w:sz="0" w:space="0" w:color="auto"/>
                    <w:left w:val="none" w:sz="0" w:space="0" w:color="auto"/>
                    <w:bottom w:val="none" w:sz="0" w:space="0" w:color="auto"/>
                    <w:right w:val="none" w:sz="0" w:space="0" w:color="auto"/>
                  </w:divBdr>
                </w:div>
                <w:div w:id="1011417912">
                  <w:marLeft w:val="640"/>
                  <w:marRight w:val="0"/>
                  <w:marTop w:val="0"/>
                  <w:marBottom w:val="0"/>
                  <w:divBdr>
                    <w:top w:val="none" w:sz="0" w:space="0" w:color="auto"/>
                    <w:left w:val="none" w:sz="0" w:space="0" w:color="auto"/>
                    <w:bottom w:val="none" w:sz="0" w:space="0" w:color="auto"/>
                    <w:right w:val="none" w:sz="0" w:space="0" w:color="auto"/>
                  </w:divBdr>
                </w:div>
                <w:div w:id="1754274234">
                  <w:marLeft w:val="640"/>
                  <w:marRight w:val="0"/>
                  <w:marTop w:val="0"/>
                  <w:marBottom w:val="0"/>
                  <w:divBdr>
                    <w:top w:val="none" w:sz="0" w:space="0" w:color="auto"/>
                    <w:left w:val="none" w:sz="0" w:space="0" w:color="auto"/>
                    <w:bottom w:val="none" w:sz="0" w:space="0" w:color="auto"/>
                    <w:right w:val="none" w:sz="0" w:space="0" w:color="auto"/>
                  </w:divBdr>
                </w:div>
                <w:div w:id="1130055481">
                  <w:marLeft w:val="640"/>
                  <w:marRight w:val="0"/>
                  <w:marTop w:val="0"/>
                  <w:marBottom w:val="0"/>
                  <w:divBdr>
                    <w:top w:val="none" w:sz="0" w:space="0" w:color="auto"/>
                    <w:left w:val="none" w:sz="0" w:space="0" w:color="auto"/>
                    <w:bottom w:val="none" w:sz="0" w:space="0" w:color="auto"/>
                    <w:right w:val="none" w:sz="0" w:space="0" w:color="auto"/>
                  </w:divBdr>
                </w:div>
                <w:div w:id="880634121">
                  <w:marLeft w:val="640"/>
                  <w:marRight w:val="0"/>
                  <w:marTop w:val="0"/>
                  <w:marBottom w:val="0"/>
                  <w:divBdr>
                    <w:top w:val="none" w:sz="0" w:space="0" w:color="auto"/>
                    <w:left w:val="none" w:sz="0" w:space="0" w:color="auto"/>
                    <w:bottom w:val="none" w:sz="0" w:space="0" w:color="auto"/>
                    <w:right w:val="none" w:sz="0" w:space="0" w:color="auto"/>
                  </w:divBdr>
                </w:div>
              </w:divsChild>
            </w:div>
            <w:div w:id="477187981">
              <w:marLeft w:val="0"/>
              <w:marRight w:val="0"/>
              <w:marTop w:val="0"/>
              <w:marBottom w:val="0"/>
              <w:divBdr>
                <w:top w:val="none" w:sz="0" w:space="0" w:color="auto"/>
                <w:left w:val="none" w:sz="0" w:space="0" w:color="auto"/>
                <w:bottom w:val="none" w:sz="0" w:space="0" w:color="auto"/>
                <w:right w:val="none" w:sz="0" w:space="0" w:color="auto"/>
              </w:divBdr>
              <w:divsChild>
                <w:div w:id="239029227">
                  <w:marLeft w:val="640"/>
                  <w:marRight w:val="0"/>
                  <w:marTop w:val="0"/>
                  <w:marBottom w:val="0"/>
                  <w:divBdr>
                    <w:top w:val="none" w:sz="0" w:space="0" w:color="auto"/>
                    <w:left w:val="none" w:sz="0" w:space="0" w:color="auto"/>
                    <w:bottom w:val="none" w:sz="0" w:space="0" w:color="auto"/>
                    <w:right w:val="none" w:sz="0" w:space="0" w:color="auto"/>
                  </w:divBdr>
                </w:div>
                <w:div w:id="772553224">
                  <w:marLeft w:val="640"/>
                  <w:marRight w:val="0"/>
                  <w:marTop w:val="0"/>
                  <w:marBottom w:val="0"/>
                  <w:divBdr>
                    <w:top w:val="none" w:sz="0" w:space="0" w:color="auto"/>
                    <w:left w:val="none" w:sz="0" w:space="0" w:color="auto"/>
                    <w:bottom w:val="none" w:sz="0" w:space="0" w:color="auto"/>
                    <w:right w:val="none" w:sz="0" w:space="0" w:color="auto"/>
                  </w:divBdr>
                </w:div>
                <w:div w:id="252248565">
                  <w:marLeft w:val="640"/>
                  <w:marRight w:val="0"/>
                  <w:marTop w:val="0"/>
                  <w:marBottom w:val="0"/>
                  <w:divBdr>
                    <w:top w:val="none" w:sz="0" w:space="0" w:color="auto"/>
                    <w:left w:val="none" w:sz="0" w:space="0" w:color="auto"/>
                    <w:bottom w:val="none" w:sz="0" w:space="0" w:color="auto"/>
                    <w:right w:val="none" w:sz="0" w:space="0" w:color="auto"/>
                  </w:divBdr>
                </w:div>
                <w:div w:id="509760222">
                  <w:marLeft w:val="640"/>
                  <w:marRight w:val="0"/>
                  <w:marTop w:val="0"/>
                  <w:marBottom w:val="0"/>
                  <w:divBdr>
                    <w:top w:val="none" w:sz="0" w:space="0" w:color="auto"/>
                    <w:left w:val="none" w:sz="0" w:space="0" w:color="auto"/>
                    <w:bottom w:val="none" w:sz="0" w:space="0" w:color="auto"/>
                    <w:right w:val="none" w:sz="0" w:space="0" w:color="auto"/>
                  </w:divBdr>
                </w:div>
                <w:div w:id="803232941">
                  <w:marLeft w:val="640"/>
                  <w:marRight w:val="0"/>
                  <w:marTop w:val="0"/>
                  <w:marBottom w:val="0"/>
                  <w:divBdr>
                    <w:top w:val="none" w:sz="0" w:space="0" w:color="auto"/>
                    <w:left w:val="none" w:sz="0" w:space="0" w:color="auto"/>
                    <w:bottom w:val="none" w:sz="0" w:space="0" w:color="auto"/>
                    <w:right w:val="none" w:sz="0" w:space="0" w:color="auto"/>
                  </w:divBdr>
                </w:div>
                <w:div w:id="294799843">
                  <w:marLeft w:val="640"/>
                  <w:marRight w:val="0"/>
                  <w:marTop w:val="0"/>
                  <w:marBottom w:val="0"/>
                  <w:divBdr>
                    <w:top w:val="none" w:sz="0" w:space="0" w:color="auto"/>
                    <w:left w:val="none" w:sz="0" w:space="0" w:color="auto"/>
                    <w:bottom w:val="none" w:sz="0" w:space="0" w:color="auto"/>
                    <w:right w:val="none" w:sz="0" w:space="0" w:color="auto"/>
                  </w:divBdr>
                </w:div>
                <w:div w:id="893661941">
                  <w:marLeft w:val="640"/>
                  <w:marRight w:val="0"/>
                  <w:marTop w:val="0"/>
                  <w:marBottom w:val="0"/>
                  <w:divBdr>
                    <w:top w:val="none" w:sz="0" w:space="0" w:color="auto"/>
                    <w:left w:val="none" w:sz="0" w:space="0" w:color="auto"/>
                    <w:bottom w:val="none" w:sz="0" w:space="0" w:color="auto"/>
                    <w:right w:val="none" w:sz="0" w:space="0" w:color="auto"/>
                  </w:divBdr>
                </w:div>
                <w:div w:id="2106226595">
                  <w:marLeft w:val="640"/>
                  <w:marRight w:val="0"/>
                  <w:marTop w:val="0"/>
                  <w:marBottom w:val="0"/>
                  <w:divBdr>
                    <w:top w:val="none" w:sz="0" w:space="0" w:color="auto"/>
                    <w:left w:val="none" w:sz="0" w:space="0" w:color="auto"/>
                    <w:bottom w:val="none" w:sz="0" w:space="0" w:color="auto"/>
                    <w:right w:val="none" w:sz="0" w:space="0" w:color="auto"/>
                  </w:divBdr>
                </w:div>
                <w:div w:id="878009069">
                  <w:marLeft w:val="640"/>
                  <w:marRight w:val="0"/>
                  <w:marTop w:val="0"/>
                  <w:marBottom w:val="0"/>
                  <w:divBdr>
                    <w:top w:val="none" w:sz="0" w:space="0" w:color="auto"/>
                    <w:left w:val="none" w:sz="0" w:space="0" w:color="auto"/>
                    <w:bottom w:val="none" w:sz="0" w:space="0" w:color="auto"/>
                    <w:right w:val="none" w:sz="0" w:space="0" w:color="auto"/>
                  </w:divBdr>
                </w:div>
                <w:div w:id="1936279728">
                  <w:marLeft w:val="640"/>
                  <w:marRight w:val="0"/>
                  <w:marTop w:val="0"/>
                  <w:marBottom w:val="0"/>
                  <w:divBdr>
                    <w:top w:val="none" w:sz="0" w:space="0" w:color="auto"/>
                    <w:left w:val="none" w:sz="0" w:space="0" w:color="auto"/>
                    <w:bottom w:val="none" w:sz="0" w:space="0" w:color="auto"/>
                    <w:right w:val="none" w:sz="0" w:space="0" w:color="auto"/>
                  </w:divBdr>
                </w:div>
                <w:div w:id="1862892231">
                  <w:marLeft w:val="640"/>
                  <w:marRight w:val="0"/>
                  <w:marTop w:val="0"/>
                  <w:marBottom w:val="0"/>
                  <w:divBdr>
                    <w:top w:val="none" w:sz="0" w:space="0" w:color="auto"/>
                    <w:left w:val="none" w:sz="0" w:space="0" w:color="auto"/>
                    <w:bottom w:val="none" w:sz="0" w:space="0" w:color="auto"/>
                    <w:right w:val="none" w:sz="0" w:space="0" w:color="auto"/>
                  </w:divBdr>
                </w:div>
                <w:div w:id="589628548">
                  <w:marLeft w:val="640"/>
                  <w:marRight w:val="0"/>
                  <w:marTop w:val="0"/>
                  <w:marBottom w:val="0"/>
                  <w:divBdr>
                    <w:top w:val="none" w:sz="0" w:space="0" w:color="auto"/>
                    <w:left w:val="none" w:sz="0" w:space="0" w:color="auto"/>
                    <w:bottom w:val="none" w:sz="0" w:space="0" w:color="auto"/>
                    <w:right w:val="none" w:sz="0" w:space="0" w:color="auto"/>
                  </w:divBdr>
                </w:div>
                <w:div w:id="1152136122">
                  <w:marLeft w:val="640"/>
                  <w:marRight w:val="0"/>
                  <w:marTop w:val="0"/>
                  <w:marBottom w:val="0"/>
                  <w:divBdr>
                    <w:top w:val="none" w:sz="0" w:space="0" w:color="auto"/>
                    <w:left w:val="none" w:sz="0" w:space="0" w:color="auto"/>
                    <w:bottom w:val="none" w:sz="0" w:space="0" w:color="auto"/>
                    <w:right w:val="none" w:sz="0" w:space="0" w:color="auto"/>
                  </w:divBdr>
                </w:div>
                <w:div w:id="710574058">
                  <w:marLeft w:val="640"/>
                  <w:marRight w:val="0"/>
                  <w:marTop w:val="0"/>
                  <w:marBottom w:val="0"/>
                  <w:divBdr>
                    <w:top w:val="none" w:sz="0" w:space="0" w:color="auto"/>
                    <w:left w:val="none" w:sz="0" w:space="0" w:color="auto"/>
                    <w:bottom w:val="none" w:sz="0" w:space="0" w:color="auto"/>
                    <w:right w:val="none" w:sz="0" w:space="0" w:color="auto"/>
                  </w:divBdr>
                </w:div>
                <w:div w:id="1903326421">
                  <w:marLeft w:val="640"/>
                  <w:marRight w:val="0"/>
                  <w:marTop w:val="0"/>
                  <w:marBottom w:val="0"/>
                  <w:divBdr>
                    <w:top w:val="none" w:sz="0" w:space="0" w:color="auto"/>
                    <w:left w:val="none" w:sz="0" w:space="0" w:color="auto"/>
                    <w:bottom w:val="none" w:sz="0" w:space="0" w:color="auto"/>
                    <w:right w:val="none" w:sz="0" w:space="0" w:color="auto"/>
                  </w:divBdr>
                </w:div>
                <w:div w:id="635918357">
                  <w:marLeft w:val="640"/>
                  <w:marRight w:val="0"/>
                  <w:marTop w:val="0"/>
                  <w:marBottom w:val="0"/>
                  <w:divBdr>
                    <w:top w:val="none" w:sz="0" w:space="0" w:color="auto"/>
                    <w:left w:val="none" w:sz="0" w:space="0" w:color="auto"/>
                    <w:bottom w:val="none" w:sz="0" w:space="0" w:color="auto"/>
                    <w:right w:val="none" w:sz="0" w:space="0" w:color="auto"/>
                  </w:divBdr>
                </w:div>
                <w:div w:id="82186621">
                  <w:marLeft w:val="640"/>
                  <w:marRight w:val="0"/>
                  <w:marTop w:val="0"/>
                  <w:marBottom w:val="0"/>
                  <w:divBdr>
                    <w:top w:val="none" w:sz="0" w:space="0" w:color="auto"/>
                    <w:left w:val="none" w:sz="0" w:space="0" w:color="auto"/>
                    <w:bottom w:val="none" w:sz="0" w:space="0" w:color="auto"/>
                    <w:right w:val="none" w:sz="0" w:space="0" w:color="auto"/>
                  </w:divBdr>
                </w:div>
                <w:div w:id="416437757">
                  <w:marLeft w:val="640"/>
                  <w:marRight w:val="0"/>
                  <w:marTop w:val="0"/>
                  <w:marBottom w:val="0"/>
                  <w:divBdr>
                    <w:top w:val="none" w:sz="0" w:space="0" w:color="auto"/>
                    <w:left w:val="none" w:sz="0" w:space="0" w:color="auto"/>
                    <w:bottom w:val="none" w:sz="0" w:space="0" w:color="auto"/>
                    <w:right w:val="none" w:sz="0" w:space="0" w:color="auto"/>
                  </w:divBdr>
                </w:div>
                <w:div w:id="323826232">
                  <w:marLeft w:val="640"/>
                  <w:marRight w:val="0"/>
                  <w:marTop w:val="0"/>
                  <w:marBottom w:val="0"/>
                  <w:divBdr>
                    <w:top w:val="none" w:sz="0" w:space="0" w:color="auto"/>
                    <w:left w:val="none" w:sz="0" w:space="0" w:color="auto"/>
                    <w:bottom w:val="none" w:sz="0" w:space="0" w:color="auto"/>
                    <w:right w:val="none" w:sz="0" w:space="0" w:color="auto"/>
                  </w:divBdr>
                </w:div>
              </w:divsChild>
            </w:div>
            <w:div w:id="1387297835">
              <w:marLeft w:val="0"/>
              <w:marRight w:val="0"/>
              <w:marTop w:val="0"/>
              <w:marBottom w:val="0"/>
              <w:divBdr>
                <w:top w:val="none" w:sz="0" w:space="0" w:color="auto"/>
                <w:left w:val="none" w:sz="0" w:space="0" w:color="auto"/>
                <w:bottom w:val="none" w:sz="0" w:space="0" w:color="auto"/>
                <w:right w:val="none" w:sz="0" w:space="0" w:color="auto"/>
              </w:divBdr>
              <w:divsChild>
                <w:div w:id="584605758">
                  <w:marLeft w:val="640"/>
                  <w:marRight w:val="0"/>
                  <w:marTop w:val="0"/>
                  <w:marBottom w:val="0"/>
                  <w:divBdr>
                    <w:top w:val="none" w:sz="0" w:space="0" w:color="auto"/>
                    <w:left w:val="none" w:sz="0" w:space="0" w:color="auto"/>
                    <w:bottom w:val="none" w:sz="0" w:space="0" w:color="auto"/>
                    <w:right w:val="none" w:sz="0" w:space="0" w:color="auto"/>
                  </w:divBdr>
                </w:div>
                <w:div w:id="1021513898">
                  <w:marLeft w:val="640"/>
                  <w:marRight w:val="0"/>
                  <w:marTop w:val="0"/>
                  <w:marBottom w:val="0"/>
                  <w:divBdr>
                    <w:top w:val="none" w:sz="0" w:space="0" w:color="auto"/>
                    <w:left w:val="none" w:sz="0" w:space="0" w:color="auto"/>
                    <w:bottom w:val="none" w:sz="0" w:space="0" w:color="auto"/>
                    <w:right w:val="none" w:sz="0" w:space="0" w:color="auto"/>
                  </w:divBdr>
                </w:div>
                <w:div w:id="1419329411">
                  <w:marLeft w:val="640"/>
                  <w:marRight w:val="0"/>
                  <w:marTop w:val="0"/>
                  <w:marBottom w:val="0"/>
                  <w:divBdr>
                    <w:top w:val="none" w:sz="0" w:space="0" w:color="auto"/>
                    <w:left w:val="none" w:sz="0" w:space="0" w:color="auto"/>
                    <w:bottom w:val="none" w:sz="0" w:space="0" w:color="auto"/>
                    <w:right w:val="none" w:sz="0" w:space="0" w:color="auto"/>
                  </w:divBdr>
                </w:div>
                <w:div w:id="1716736095">
                  <w:marLeft w:val="640"/>
                  <w:marRight w:val="0"/>
                  <w:marTop w:val="0"/>
                  <w:marBottom w:val="0"/>
                  <w:divBdr>
                    <w:top w:val="none" w:sz="0" w:space="0" w:color="auto"/>
                    <w:left w:val="none" w:sz="0" w:space="0" w:color="auto"/>
                    <w:bottom w:val="none" w:sz="0" w:space="0" w:color="auto"/>
                    <w:right w:val="none" w:sz="0" w:space="0" w:color="auto"/>
                  </w:divBdr>
                </w:div>
                <w:div w:id="713768717">
                  <w:marLeft w:val="640"/>
                  <w:marRight w:val="0"/>
                  <w:marTop w:val="0"/>
                  <w:marBottom w:val="0"/>
                  <w:divBdr>
                    <w:top w:val="none" w:sz="0" w:space="0" w:color="auto"/>
                    <w:left w:val="none" w:sz="0" w:space="0" w:color="auto"/>
                    <w:bottom w:val="none" w:sz="0" w:space="0" w:color="auto"/>
                    <w:right w:val="none" w:sz="0" w:space="0" w:color="auto"/>
                  </w:divBdr>
                </w:div>
                <w:div w:id="2127500099">
                  <w:marLeft w:val="640"/>
                  <w:marRight w:val="0"/>
                  <w:marTop w:val="0"/>
                  <w:marBottom w:val="0"/>
                  <w:divBdr>
                    <w:top w:val="none" w:sz="0" w:space="0" w:color="auto"/>
                    <w:left w:val="none" w:sz="0" w:space="0" w:color="auto"/>
                    <w:bottom w:val="none" w:sz="0" w:space="0" w:color="auto"/>
                    <w:right w:val="none" w:sz="0" w:space="0" w:color="auto"/>
                  </w:divBdr>
                </w:div>
                <w:div w:id="1328897852">
                  <w:marLeft w:val="640"/>
                  <w:marRight w:val="0"/>
                  <w:marTop w:val="0"/>
                  <w:marBottom w:val="0"/>
                  <w:divBdr>
                    <w:top w:val="none" w:sz="0" w:space="0" w:color="auto"/>
                    <w:left w:val="none" w:sz="0" w:space="0" w:color="auto"/>
                    <w:bottom w:val="none" w:sz="0" w:space="0" w:color="auto"/>
                    <w:right w:val="none" w:sz="0" w:space="0" w:color="auto"/>
                  </w:divBdr>
                </w:div>
                <w:div w:id="748111797">
                  <w:marLeft w:val="640"/>
                  <w:marRight w:val="0"/>
                  <w:marTop w:val="0"/>
                  <w:marBottom w:val="0"/>
                  <w:divBdr>
                    <w:top w:val="none" w:sz="0" w:space="0" w:color="auto"/>
                    <w:left w:val="none" w:sz="0" w:space="0" w:color="auto"/>
                    <w:bottom w:val="none" w:sz="0" w:space="0" w:color="auto"/>
                    <w:right w:val="none" w:sz="0" w:space="0" w:color="auto"/>
                  </w:divBdr>
                </w:div>
                <w:div w:id="261575065">
                  <w:marLeft w:val="640"/>
                  <w:marRight w:val="0"/>
                  <w:marTop w:val="0"/>
                  <w:marBottom w:val="0"/>
                  <w:divBdr>
                    <w:top w:val="none" w:sz="0" w:space="0" w:color="auto"/>
                    <w:left w:val="none" w:sz="0" w:space="0" w:color="auto"/>
                    <w:bottom w:val="none" w:sz="0" w:space="0" w:color="auto"/>
                    <w:right w:val="none" w:sz="0" w:space="0" w:color="auto"/>
                  </w:divBdr>
                </w:div>
                <w:div w:id="276958491">
                  <w:marLeft w:val="640"/>
                  <w:marRight w:val="0"/>
                  <w:marTop w:val="0"/>
                  <w:marBottom w:val="0"/>
                  <w:divBdr>
                    <w:top w:val="none" w:sz="0" w:space="0" w:color="auto"/>
                    <w:left w:val="none" w:sz="0" w:space="0" w:color="auto"/>
                    <w:bottom w:val="none" w:sz="0" w:space="0" w:color="auto"/>
                    <w:right w:val="none" w:sz="0" w:space="0" w:color="auto"/>
                  </w:divBdr>
                </w:div>
                <w:div w:id="1235580891">
                  <w:marLeft w:val="640"/>
                  <w:marRight w:val="0"/>
                  <w:marTop w:val="0"/>
                  <w:marBottom w:val="0"/>
                  <w:divBdr>
                    <w:top w:val="none" w:sz="0" w:space="0" w:color="auto"/>
                    <w:left w:val="none" w:sz="0" w:space="0" w:color="auto"/>
                    <w:bottom w:val="none" w:sz="0" w:space="0" w:color="auto"/>
                    <w:right w:val="none" w:sz="0" w:space="0" w:color="auto"/>
                  </w:divBdr>
                </w:div>
                <w:div w:id="719866308">
                  <w:marLeft w:val="640"/>
                  <w:marRight w:val="0"/>
                  <w:marTop w:val="0"/>
                  <w:marBottom w:val="0"/>
                  <w:divBdr>
                    <w:top w:val="none" w:sz="0" w:space="0" w:color="auto"/>
                    <w:left w:val="none" w:sz="0" w:space="0" w:color="auto"/>
                    <w:bottom w:val="none" w:sz="0" w:space="0" w:color="auto"/>
                    <w:right w:val="none" w:sz="0" w:space="0" w:color="auto"/>
                  </w:divBdr>
                </w:div>
                <w:div w:id="1488933570">
                  <w:marLeft w:val="640"/>
                  <w:marRight w:val="0"/>
                  <w:marTop w:val="0"/>
                  <w:marBottom w:val="0"/>
                  <w:divBdr>
                    <w:top w:val="none" w:sz="0" w:space="0" w:color="auto"/>
                    <w:left w:val="none" w:sz="0" w:space="0" w:color="auto"/>
                    <w:bottom w:val="none" w:sz="0" w:space="0" w:color="auto"/>
                    <w:right w:val="none" w:sz="0" w:space="0" w:color="auto"/>
                  </w:divBdr>
                </w:div>
                <w:div w:id="1846550164">
                  <w:marLeft w:val="640"/>
                  <w:marRight w:val="0"/>
                  <w:marTop w:val="0"/>
                  <w:marBottom w:val="0"/>
                  <w:divBdr>
                    <w:top w:val="none" w:sz="0" w:space="0" w:color="auto"/>
                    <w:left w:val="none" w:sz="0" w:space="0" w:color="auto"/>
                    <w:bottom w:val="none" w:sz="0" w:space="0" w:color="auto"/>
                    <w:right w:val="none" w:sz="0" w:space="0" w:color="auto"/>
                  </w:divBdr>
                </w:div>
                <w:div w:id="1518345388">
                  <w:marLeft w:val="640"/>
                  <w:marRight w:val="0"/>
                  <w:marTop w:val="0"/>
                  <w:marBottom w:val="0"/>
                  <w:divBdr>
                    <w:top w:val="none" w:sz="0" w:space="0" w:color="auto"/>
                    <w:left w:val="none" w:sz="0" w:space="0" w:color="auto"/>
                    <w:bottom w:val="none" w:sz="0" w:space="0" w:color="auto"/>
                    <w:right w:val="none" w:sz="0" w:space="0" w:color="auto"/>
                  </w:divBdr>
                </w:div>
                <w:div w:id="737825950">
                  <w:marLeft w:val="640"/>
                  <w:marRight w:val="0"/>
                  <w:marTop w:val="0"/>
                  <w:marBottom w:val="0"/>
                  <w:divBdr>
                    <w:top w:val="none" w:sz="0" w:space="0" w:color="auto"/>
                    <w:left w:val="none" w:sz="0" w:space="0" w:color="auto"/>
                    <w:bottom w:val="none" w:sz="0" w:space="0" w:color="auto"/>
                    <w:right w:val="none" w:sz="0" w:space="0" w:color="auto"/>
                  </w:divBdr>
                </w:div>
                <w:div w:id="588318536">
                  <w:marLeft w:val="640"/>
                  <w:marRight w:val="0"/>
                  <w:marTop w:val="0"/>
                  <w:marBottom w:val="0"/>
                  <w:divBdr>
                    <w:top w:val="none" w:sz="0" w:space="0" w:color="auto"/>
                    <w:left w:val="none" w:sz="0" w:space="0" w:color="auto"/>
                    <w:bottom w:val="none" w:sz="0" w:space="0" w:color="auto"/>
                    <w:right w:val="none" w:sz="0" w:space="0" w:color="auto"/>
                  </w:divBdr>
                </w:div>
                <w:div w:id="1525290804">
                  <w:marLeft w:val="640"/>
                  <w:marRight w:val="0"/>
                  <w:marTop w:val="0"/>
                  <w:marBottom w:val="0"/>
                  <w:divBdr>
                    <w:top w:val="none" w:sz="0" w:space="0" w:color="auto"/>
                    <w:left w:val="none" w:sz="0" w:space="0" w:color="auto"/>
                    <w:bottom w:val="none" w:sz="0" w:space="0" w:color="auto"/>
                    <w:right w:val="none" w:sz="0" w:space="0" w:color="auto"/>
                  </w:divBdr>
                </w:div>
                <w:div w:id="828865937">
                  <w:marLeft w:val="640"/>
                  <w:marRight w:val="0"/>
                  <w:marTop w:val="0"/>
                  <w:marBottom w:val="0"/>
                  <w:divBdr>
                    <w:top w:val="none" w:sz="0" w:space="0" w:color="auto"/>
                    <w:left w:val="none" w:sz="0" w:space="0" w:color="auto"/>
                    <w:bottom w:val="none" w:sz="0" w:space="0" w:color="auto"/>
                    <w:right w:val="none" w:sz="0" w:space="0" w:color="auto"/>
                  </w:divBdr>
                </w:div>
              </w:divsChild>
            </w:div>
            <w:div w:id="1518733873">
              <w:marLeft w:val="0"/>
              <w:marRight w:val="0"/>
              <w:marTop w:val="0"/>
              <w:marBottom w:val="0"/>
              <w:divBdr>
                <w:top w:val="none" w:sz="0" w:space="0" w:color="auto"/>
                <w:left w:val="none" w:sz="0" w:space="0" w:color="auto"/>
                <w:bottom w:val="none" w:sz="0" w:space="0" w:color="auto"/>
                <w:right w:val="none" w:sz="0" w:space="0" w:color="auto"/>
              </w:divBdr>
              <w:divsChild>
                <w:div w:id="481197055">
                  <w:marLeft w:val="640"/>
                  <w:marRight w:val="0"/>
                  <w:marTop w:val="0"/>
                  <w:marBottom w:val="0"/>
                  <w:divBdr>
                    <w:top w:val="none" w:sz="0" w:space="0" w:color="auto"/>
                    <w:left w:val="none" w:sz="0" w:space="0" w:color="auto"/>
                    <w:bottom w:val="none" w:sz="0" w:space="0" w:color="auto"/>
                    <w:right w:val="none" w:sz="0" w:space="0" w:color="auto"/>
                  </w:divBdr>
                </w:div>
                <w:div w:id="651831618">
                  <w:marLeft w:val="640"/>
                  <w:marRight w:val="0"/>
                  <w:marTop w:val="0"/>
                  <w:marBottom w:val="0"/>
                  <w:divBdr>
                    <w:top w:val="none" w:sz="0" w:space="0" w:color="auto"/>
                    <w:left w:val="none" w:sz="0" w:space="0" w:color="auto"/>
                    <w:bottom w:val="none" w:sz="0" w:space="0" w:color="auto"/>
                    <w:right w:val="none" w:sz="0" w:space="0" w:color="auto"/>
                  </w:divBdr>
                </w:div>
                <w:div w:id="1943876162">
                  <w:marLeft w:val="640"/>
                  <w:marRight w:val="0"/>
                  <w:marTop w:val="0"/>
                  <w:marBottom w:val="0"/>
                  <w:divBdr>
                    <w:top w:val="none" w:sz="0" w:space="0" w:color="auto"/>
                    <w:left w:val="none" w:sz="0" w:space="0" w:color="auto"/>
                    <w:bottom w:val="none" w:sz="0" w:space="0" w:color="auto"/>
                    <w:right w:val="none" w:sz="0" w:space="0" w:color="auto"/>
                  </w:divBdr>
                </w:div>
                <w:div w:id="1374302895">
                  <w:marLeft w:val="640"/>
                  <w:marRight w:val="0"/>
                  <w:marTop w:val="0"/>
                  <w:marBottom w:val="0"/>
                  <w:divBdr>
                    <w:top w:val="none" w:sz="0" w:space="0" w:color="auto"/>
                    <w:left w:val="none" w:sz="0" w:space="0" w:color="auto"/>
                    <w:bottom w:val="none" w:sz="0" w:space="0" w:color="auto"/>
                    <w:right w:val="none" w:sz="0" w:space="0" w:color="auto"/>
                  </w:divBdr>
                </w:div>
                <w:div w:id="1721247529">
                  <w:marLeft w:val="640"/>
                  <w:marRight w:val="0"/>
                  <w:marTop w:val="0"/>
                  <w:marBottom w:val="0"/>
                  <w:divBdr>
                    <w:top w:val="none" w:sz="0" w:space="0" w:color="auto"/>
                    <w:left w:val="none" w:sz="0" w:space="0" w:color="auto"/>
                    <w:bottom w:val="none" w:sz="0" w:space="0" w:color="auto"/>
                    <w:right w:val="none" w:sz="0" w:space="0" w:color="auto"/>
                  </w:divBdr>
                </w:div>
                <w:div w:id="839470826">
                  <w:marLeft w:val="640"/>
                  <w:marRight w:val="0"/>
                  <w:marTop w:val="0"/>
                  <w:marBottom w:val="0"/>
                  <w:divBdr>
                    <w:top w:val="none" w:sz="0" w:space="0" w:color="auto"/>
                    <w:left w:val="none" w:sz="0" w:space="0" w:color="auto"/>
                    <w:bottom w:val="none" w:sz="0" w:space="0" w:color="auto"/>
                    <w:right w:val="none" w:sz="0" w:space="0" w:color="auto"/>
                  </w:divBdr>
                </w:div>
                <w:div w:id="341590459">
                  <w:marLeft w:val="640"/>
                  <w:marRight w:val="0"/>
                  <w:marTop w:val="0"/>
                  <w:marBottom w:val="0"/>
                  <w:divBdr>
                    <w:top w:val="none" w:sz="0" w:space="0" w:color="auto"/>
                    <w:left w:val="none" w:sz="0" w:space="0" w:color="auto"/>
                    <w:bottom w:val="none" w:sz="0" w:space="0" w:color="auto"/>
                    <w:right w:val="none" w:sz="0" w:space="0" w:color="auto"/>
                  </w:divBdr>
                </w:div>
                <w:div w:id="798766623">
                  <w:marLeft w:val="640"/>
                  <w:marRight w:val="0"/>
                  <w:marTop w:val="0"/>
                  <w:marBottom w:val="0"/>
                  <w:divBdr>
                    <w:top w:val="none" w:sz="0" w:space="0" w:color="auto"/>
                    <w:left w:val="none" w:sz="0" w:space="0" w:color="auto"/>
                    <w:bottom w:val="none" w:sz="0" w:space="0" w:color="auto"/>
                    <w:right w:val="none" w:sz="0" w:space="0" w:color="auto"/>
                  </w:divBdr>
                </w:div>
                <w:div w:id="8409278">
                  <w:marLeft w:val="640"/>
                  <w:marRight w:val="0"/>
                  <w:marTop w:val="0"/>
                  <w:marBottom w:val="0"/>
                  <w:divBdr>
                    <w:top w:val="none" w:sz="0" w:space="0" w:color="auto"/>
                    <w:left w:val="none" w:sz="0" w:space="0" w:color="auto"/>
                    <w:bottom w:val="none" w:sz="0" w:space="0" w:color="auto"/>
                    <w:right w:val="none" w:sz="0" w:space="0" w:color="auto"/>
                  </w:divBdr>
                </w:div>
                <w:div w:id="1133906356">
                  <w:marLeft w:val="640"/>
                  <w:marRight w:val="0"/>
                  <w:marTop w:val="0"/>
                  <w:marBottom w:val="0"/>
                  <w:divBdr>
                    <w:top w:val="none" w:sz="0" w:space="0" w:color="auto"/>
                    <w:left w:val="none" w:sz="0" w:space="0" w:color="auto"/>
                    <w:bottom w:val="none" w:sz="0" w:space="0" w:color="auto"/>
                    <w:right w:val="none" w:sz="0" w:space="0" w:color="auto"/>
                  </w:divBdr>
                </w:div>
                <w:div w:id="1463697599">
                  <w:marLeft w:val="640"/>
                  <w:marRight w:val="0"/>
                  <w:marTop w:val="0"/>
                  <w:marBottom w:val="0"/>
                  <w:divBdr>
                    <w:top w:val="none" w:sz="0" w:space="0" w:color="auto"/>
                    <w:left w:val="none" w:sz="0" w:space="0" w:color="auto"/>
                    <w:bottom w:val="none" w:sz="0" w:space="0" w:color="auto"/>
                    <w:right w:val="none" w:sz="0" w:space="0" w:color="auto"/>
                  </w:divBdr>
                </w:div>
                <w:div w:id="1113284543">
                  <w:marLeft w:val="640"/>
                  <w:marRight w:val="0"/>
                  <w:marTop w:val="0"/>
                  <w:marBottom w:val="0"/>
                  <w:divBdr>
                    <w:top w:val="none" w:sz="0" w:space="0" w:color="auto"/>
                    <w:left w:val="none" w:sz="0" w:space="0" w:color="auto"/>
                    <w:bottom w:val="none" w:sz="0" w:space="0" w:color="auto"/>
                    <w:right w:val="none" w:sz="0" w:space="0" w:color="auto"/>
                  </w:divBdr>
                </w:div>
                <w:div w:id="1586767831">
                  <w:marLeft w:val="640"/>
                  <w:marRight w:val="0"/>
                  <w:marTop w:val="0"/>
                  <w:marBottom w:val="0"/>
                  <w:divBdr>
                    <w:top w:val="none" w:sz="0" w:space="0" w:color="auto"/>
                    <w:left w:val="none" w:sz="0" w:space="0" w:color="auto"/>
                    <w:bottom w:val="none" w:sz="0" w:space="0" w:color="auto"/>
                    <w:right w:val="none" w:sz="0" w:space="0" w:color="auto"/>
                  </w:divBdr>
                </w:div>
                <w:div w:id="1651400451">
                  <w:marLeft w:val="640"/>
                  <w:marRight w:val="0"/>
                  <w:marTop w:val="0"/>
                  <w:marBottom w:val="0"/>
                  <w:divBdr>
                    <w:top w:val="none" w:sz="0" w:space="0" w:color="auto"/>
                    <w:left w:val="none" w:sz="0" w:space="0" w:color="auto"/>
                    <w:bottom w:val="none" w:sz="0" w:space="0" w:color="auto"/>
                    <w:right w:val="none" w:sz="0" w:space="0" w:color="auto"/>
                  </w:divBdr>
                </w:div>
                <w:div w:id="2032606143">
                  <w:marLeft w:val="640"/>
                  <w:marRight w:val="0"/>
                  <w:marTop w:val="0"/>
                  <w:marBottom w:val="0"/>
                  <w:divBdr>
                    <w:top w:val="none" w:sz="0" w:space="0" w:color="auto"/>
                    <w:left w:val="none" w:sz="0" w:space="0" w:color="auto"/>
                    <w:bottom w:val="none" w:sz="0" w:space="0" w:color="auto"/>
                    <w:right w:val="none" w:sz="0" w:space="0" w:color="auto"/>
                  </w:divBdr>
                </w:div>
                <w:div w:id="404449386">
                  <w:marLeft w:val="640"/>
                  <w:marRight w:val="0"/>
                  <w:marTop w:val="0"/>
                  <w:marBottom w:val="0"/>
                  <w:divBdr>
                    <w:top w:val="none" w:sz="0" w:space="0" w:color="auto"/>
                    <w:left w:val="none" w:sz="0" w:space="0" w:color="auto"/>
                    <w:bottom w:val="none" w:sz="0" w:space="0" w:color="auto"/>
                    <w:right w:val="none" w:sz="0" w:space="0" w:color="auto"/>
                  </w:divBdr>
                </w:div>
                <w:div w:id="804589127">
                  <w:marLeft w:val="640"/>
                  <w:marRight w:val="0"/>
                  <w:marTop w:val="0"/>
                  <w:marBottom w:val="0"/>
                  <w:divBdr>
                    <w:top w:val="none" w:sz="0" w:space="0" w:color="auto"/>
                    <w:left w:val="none" w:sz="0" w:space="0" w:color="auto"/>
                    <w:bottom w:val="none" w:sz="0" w:space="0" w:color="auto"/>
                    <w:right w:val="none" w:sz="0" w:space="0" w:color="auto"/>
                  </w:divBdr>
                </w:div>
                <w:div w:id="876817475">
                  <w:marLeft w:val="640"/>
                  <w:marRight w:val="0"/>
                  <w:marTop w:val="0"/>
                  <w:marBottom w:val="0"/>
                  <w:divBdr>
                    <w:top w:val="none" w:sz="0" w:space="0" w:color="auto"/>
                    <w:left w:val="none" w:sz="0" w:space="0" w:color="auto"/>
                    <w:bottom w:val="none" w:sz="0" w:space="0" w:color="auto"/>
                    <w:right w:val="none" w:sz="0" w:space="0" w:color="auto"/>
                  </w:divBdr>
                </w:div>
                <w:div w:id="1021132204">
                  <w:marLeft w:val="640"/>
                  <w:marRight w:val="0"/>
                  <w:marTop w:val="0"/>
                  <w:marBottom w:val="0"/>
                  <w:divBdr>
                    <w:top w:val="none" w:sz="0" w:space="0" w:color="auto"/>
                    <w:left w:val="none" w:sz="0" w:space="0" w:color="auto"/>
                    <w:bottom w:val="none" w:sz="0" w:space="0" w:color="auto"/>
                    <w:right w:val="none" w:sz="0" w:space="0" w:color="auto"/>
                  </w:divBdr>
                </w:div>
              </w:divsChild>
            </w:div>
            <w:div w:id="1948613809">
              <w:marLeft w:val="0"/>
              <w:marRight w:val="0"/>
              <w:marTop w:val="0"/>
              <w:marBottom w:val="0"/>
              <w:divBdr>
                <w:top w:val="none" w:sz="0" w:space="0" w:color="auto"/>
                <w:left w:val="none" w:sz="0" w:space="0" w:color="auto"/>
                <w:bottom w:val="none" w:sz="0" w:space="0" w:color="auto"/>
                <w:right w:val="none" w:sz="0" w:space="0" w:color="auto"/>
              </w:divBdr>
              <w:divsChild>
                <w:div w:id="1947735554">
                  <w:marLeft w:val="640"/>
                  <w:marRight w:val="0"/>
                  <w:marTop w:val="0"/>
                  <w:marBottom w:val="0"/>
                  <w:divBdr>
                    <w:top w:val="none" w:sz="0" w:space="0" w:color="auto"/>
                    <w:left w:val="none" w:sz="0" w:space="0" w:color="auto"/>
                    <w:bottom w:val="none" w:sz="0" w:space="0" w:color="auto"/>
                    <w:right w:val="none" w:sz="0" w:space="0" w:color="auto"/>
                  </w:divBdr>
                </w:div>
                <w:div w:id="1533297111">
                  <w:marLeft w:val="640"/>
                  <w:marRight w:val="0"/>
                  <w:marTop w:val="0"/>
                  <w:marBottom w:val="0"/>
                  <w:divBdr>
                    <w:top w:val="none" w:sz="0" w:space="0" w:color="auto"/>
                    <w:left w:val="none" w:sz="0" w:space="0" w:color="auto"/>
                    <w:bottom w:val="none" w:sz="0" w:space="0" w:color="auto"/>
                    <w:right w:val="none" w:sz="0" w:space="0" w:color="auto"/>
                  </w:divBdr>
                </w:div>
                <w:div w:id="74593064">
                  <w:marLeft w:val="640"/>
                  <w:marRight w:val="0"/>
                  <w:marTop w:val="0"/>
                  <w:marBottom w:val="0"/>
                  <w:divBdr>
                    <w:top w:val="none" w:sz="0" w:space="0" w:color="auto"/>
                    <w:left w:val="none" w:sz="0" w:space="0" w:color="auto"/>
                    <w:bottom w:val="none" w:sz="0" w:space="0" w:color="auto"/>
                    <w:right w:val="none" w:sz="0" w:space="0" w:color="auto"/>
                  </w:divBdr>
                </w:div>
                <w:div w:id="1926957921">
                  <w:marLeft w:val="640"/>
                  <w:marRight w:val="0"/>
                  <w:marTop w:val="0"/>
                  <w:marBottom w:val="0"/>
                  <w:divBdr>
                    <w:top w:val="none" w:sz="0" w:space="0" w:color="auto"/>
                    <w:left w:val="none" w:sz="0" w:space="0" w:color="auto"/>
                    <w:bottom w:val="none" w:sz="0" w:space="0" w:color="auto"/>
                    <w:right w:val="none" w:sz="0" w:space="0" w:color="auto"/>
                  </w:divBdr>
                </w:div>
                <w:div w:id="1164202676">
                  <w:marLeft w:val="640"/>
                  <w:marRight w:val="0"/>
                  <w:marTop w:val="0"/>
                  <w:marBottom w:val="0"/>
                  <w:divBdr>
                    <w:top w:val="none" w:sz="0" w:space="0" w:color="auto"/>
                    <w:left w:val="none" w:sz="0" w:space="0" w:color="auto"/>
                    <w:bottom w:val="none" w:sz="0" w:space="0" w:color="auto"/>
                    <w:right w:val="none" w:sz="0" w:space="0" w:color="auto"/>
                  </w:divBdr>
                </w:div>
                <w:div w:id="219903688">
                  <w:marLeft w:val="640"/>
                  <w:marRight w:val="0"/>
                  <w:marTop w:val="0"/>
                  <w:marBottom w:val="0"/>
                  <w:divBdr>
                    <w:top w:val="none" w:sz="0" w:space="0" w:color="auto"/>
                    <w:left w:val="none" w:sz="0" w:space="0" w:color="auto"/>
                    <w:bottom w:val="none" w:sz="0" w:space="0" w:color="auto"/>
                    <w:right w:val="none" w:sz="0" w:space="0" w:color="auto"/>
                  </w:divBdr>
                </w:div>
                <w:div w:id="864367974">
                  <w:marLeft w:val="640"/>
                  <w:marRight w:val="0"/>
                  <w:marTop w:val="0"/>
                  <w:marBottom w:val="0"/>
                  <w:divBdr>
                    <w:top w:val="none" w:sz="0" w:space="0" w:color="auto"/>
                    <w:left w:val="none" w:sz="0" w:space="0" w:color="auto"/>
                    <w:bottom w:val="none" w:sz="0" w:space="0" w:color="auto"/>
                    <w:right w:val="none" w:sz="0" w:space="0" w:color="auto"/>
                  </w:divBdr>
                </w:div>
                <w:div w:id="195587234">
                  <w:marLeft w:val="640"/>
                  <w:marRight w:val="0"/>
                  <w:marTop w:val="0"/>
                  <w:marBottom w:val="0"/>
                  <w:divBdr>
                    <w:top w:val="none" w:sz="0" w:space="0" w:color="auto"/>
                    <w:left w:val="none" w:sz="0" w:space="0" w:color="auto"/>
                    <w:bottom w:val="none" w:sz="0" w:space="0" w:color="auto"/>
                    <w:right w:val="none" w:sz="0" w:space="0" w:color="auto"/>
                  </w:divBdr>
                </w:div>
                <w:div w:id="1532261023">
                  <w:marLeft w:val="640"/>
                  <w:marRight w:val="0"/>
                  <w:marTop w:val="0"/>
                  <w:marBottom w:val="0"/>
                  <w:divBdr>
                    <w:top w:val="none" w:sz="0" w:space="0" w:color="auto"/>
                    <w:left w:val="none" w:sz="0" w:space="0" w:color="auto"/>
                    <w:bottom w:val="none" w:sz="0" w:space="0" w:color="auto"/>
                    <w:right w:val="none" w:sz="0" w:space="0" w:color="auto"/>
                  </w:divBdr>
                </w:div>
                <w:div w:id="301546500">
                  <w:marLeft w:val="640"/>
                  <w:marRight w:val="0"/>
                  <w:marTop w:val="0"/>
                  <w:marBottom w:val="0"/>
                  <w:divBdr>
                    <w:top w:val="none" w:sz="0" w:space="0" w:color="auto"/>
                    <w:left w:val="none" w:sz="0" w:space="0" w:color="auto"/>
                    <w:bottom w:val="none" w:sz="0" w:space="0" w:color="auto"/>
                    <w:right w:val="none" w:sz="0" w:space="0" w:color="auto"/>
                  </w:divBdr>
                </w:div>
                <w:div w:id="759788649">
                  <w:marLeft w:val="640"/>
                  <w:marRight w:val="0"/>
                  <w:marTop w:val="0"/>
                  <w:marBottom w:val="0"/>
                  <w:divBdr>
                    <w:top w:val="none" w:sz="0" w:space="0" w:color="auto"/>
                    <w:left w:val="none" w:sz="0" w:space="0" w:color="auto"/>
                    <w:bottom w:val="none" w:sz="0" w:space="0" w:color="auto"/>
                    <w:right w:val="none" w:sz="0" w:space="0" w:color="auto"/>
                  </w:divBdr>
                </w:div>
                <w:div w:id="1233930737">
                  <w:marLeft w:val="640"/>
                  <w:marRight w:val="0"/>
                  <w:marTop w:val="0"/>
                  <w:marBottom w:val="0"/>
                  <w:divBdr>
                    <w:top w:val="none" w:sz="0" w:space="0" w:color="auto"/>
                    <w:left w:val="none" w:sz="0" w:space="0" w:color="auto"/>
                    <w:bottom w:val="none" w:sz="0" w:space="0" w:color="auto"/>
                    <w:right w:val="none" w:sz="0" w:space="0" w:color="auto"/>
                  </w:divBdr>
                </w:div>
                <w:div w:id="552549009">
                  <w:marLeft w:val="640"/>
                  <w:marRight w:val="0"/>
                  <w:marTop w:val="0"/>
                  <w:marBottom w:val="0"/>
                  <w:divBdr>
                    <w:top w:val="none" w:sz="0" w:space="0" w:color="auto"/>
                    <w:left w:val="none" w:sz="0" w:space="0" w:color="auto"/>
                    <w:bottom w:val="none" w:sz="0" w:space="0" w:color="auto"/>
                    <w:right w:val="none" w:sz="0" w:space="0" w:color="auto"/>
                  </w:divBdr>
                </w:div>
                <w:div w:id="606890376">
                  <w:marLeft w:val="640"/>
                  <w:marRight w:val="0"/>
                  <w:marTop w:val="0"/>
                  <w:marBottom w:val="0"/>
                  <w:divBdr>
                    <w:top w:val="none" w:sz="0" w:space="0" w:color="auto"/>
                    <w:left w:val="none" w:sz="0" w:space="0" w:color="auto"/>
                    <w:bottom w:val="none" w:sz="0" w:space="0" w:color="auto"/>
                    <w:right w:val="none" w:sz="0" w:space="0" w:color="auto"/>
                  </w:divBdr>
                </w:div>
                <w:div w:id="760570780">
                  <w:marLeft w:val="640"/>
                  <w:marRight w:val="0"/>
                  <w:marTop w:val="0"/>
                  <w:marBottom w:val="0"/>
                  <w:divBdr>
                    <w:top w:val="none" w:sz="0" w:space="0" w:color="auto"/>
                    <w:left w:val="none" w:sz="0" w:space="0" w:color="auto"/>
                    <w:bottom w:val="none" w:sz="0" w:space="0" w:color="auto"/>
                    <w:right w:val="none" w:sz="0" w:space="0" w:color="auto"/>
                  </w:divBdr>
                </w:div>
                <w:div w:id="1768887974">
                  <w:marLeft w:val="640"/>
                  <w:marRight w:val="0"/>
                  <w:marTop w:val="0"/>
                  <w:marBottom w:val="0"/>
                  <w:divBdr>
                    <w:top w:val="none" w:sz="0" w:space="0" w:color="auto"/>
                    <w:left w:val="none" w:sz="0" w:space="0" w:color="auto"/>
                    <w:bottom w:val="none" w:sz="0" w:space="0" w:color="auto"/>
                    <w:right w:val="none" w:sz="0" w:space="0" w:color="auto"/>
                  </w:divBdr>
                </w:div>
                <w:div w:id="1110972396">
                  <w:marLeft w:val="640"/>
                  <w:marRight w:val="0"/>
                  <w:marTop w:val="0"/>
                  <w:marBottom w:val="0"/>
                  <w:divBdr>
                    <w:top w:val="none" w:sz="0" w:space="0" w:color="auto"/>
                    <w:left w:val="none" w:sz="0" w:space="0" w:color="auto"/>
                    <w:bottom w:val="none" w:sz="0" w:space="0" w:color="auto"/>
                    <w:right w:val="none" w:sz="0" w:space="0" w:color="auto"/>
                  </w:divBdr>
                </w:div>
                <w:div w:id="862279966">
                  <w:marLeft w:val="640"/>
                  <w:marRight w:val="0"/>
                  <w:marTop w:val="0"/>
                  <w:marBottom w:val="0"/>
                  <w:divBdr>
                    <w:top w:val="none" w:sz="0" w:space="0" w:color="auto"/>
                    <w:left w:val="none" w:sz="0" w:space="0" w:color="auto"/>
                    <w:bottom w:val="none" w:sz="0" w:space="0" w:color="auto"/>
                    <w:right w:val="none" w:sz="0" w:space="0" w:color="auto"/>
                  </w:divBdr>
                </w:div>
                <w:div w:id="1491948342">
                  <w:marLeft w:val="640"/>
                  <w:marRight w:val="0"/>
                  <w:marTop w:val="0"/>
                  <w:marBottom w:val="0"/>
                  <w:divBdr>
                    <w:top w:val="none" w:sz="0" w:space="0" w:color="auto"/>
                    <w:left w:val="none" w:sz="0" w:space="0" w:color="auto"/>
                    <w:bottom w:val="none" w:sz="0" w:space="0" w:color="auto"/>
                    <w:right w:val="none" w:sz="0" w:space="0" w:color="auto"/>
                  </w:divBdr>
                </w:div>
              </w:divsChild>
            </w:div>
            <w:div w:id="1892768308">
              <w:marLeft w:val="0"/>
              <w:marRight w:val="0"/>
              <w:marTop w:val="0"/>
              <w:marBottom w:val="0"/>
              <w:divBdr>
                <w:top w:val="none" w:sz="0" w:space="0" w:color="auto"/>
                <w:left w:val="none" w:sz="0" w:space="0" w:color="auto"/>
                <w:bottom w:val="none" w:sz="0" w:space="0" w:color="auto"/>
                <w:right w:val="none" w:sz="0" w:space="0" w:color="auto"/>
              </w:divBdr>
              <w:divsChild>
                <w:div w:id="1859469674">
                  <w:marLeft w:val="640"/>
                  <w:marRight w:val="0"/>
                  <w:marTop w:val="0"/>
                  <w:marBottom w:val="0"/>
                  <w:divBdr>
                    <w:top w:val="none" w:sz="0" w:space="0" w:color="auto"/>
                    <w:left w:val="none" w:sz="0" w:space="0" w:color="auto"/>
                    <w:bottom w:val="none" w:sz="0" w:space="0" w:color="auto"/>
                    <w:right w:val="none" w:sz="0" w:space="0" w:color="auto"/>
                  </w:divBdr>
                </w:div>
                <w:div w:id="1408306776">
                  <w:marLeft w:val="640"/>
                  <w:marRight w:val="0"/>
                  <w:marTop w:val="0"/>
                  <w:marBottom w:val="0"/>
                  <w:divBdr>
                    <w:top w:val="none" w:sz="0" w:space="0" w:color="auto"/>
                    <w:left w:val="none" w:sz="0" w:space="0" w:color="auto"/>
                    <w:bottom w:val="none" w:sz="0" w:space="0" w:color="auto"/>
                    <w:right w:val="none" w:sz="0" w:space="0" w:color="auto"/>
                  </w:divBdr>
                </w:div>
                <w:div w:id="408773160">
                  <w:marLeft w:val="640"/>
                  <w:marRight w:val="0"/>
                  <w:marTop w:val="0"/>
                  <w:marBottom w:val="0"/>
                  <w:divBdr>
                    <w:top w:val="none" w:sz="0" w:space="0" w:color="auto"/>
                    <w:left w:val="none" w:sz="0" w:space="0" w:color="auto"/>
                    <w:bottom w:val="none" w:sz="0" w:space="0" w:color="auto"/>
                    <w:right w:val="none" w:sz="0" w:space="0" w:color="auto"/>
                  </w:divBdr>
                </w:div>
                <w:div w:id="1264726716">
                  <w:marLeft w:val="640"/>
                  <w:marRight w:val="0"/>
                  <w:marTop w:val="0"/>
                  <w:marBottom w:val="0"/>
                  <w:divBdr>
                    <w:top w:val="none" w:sz="0" w:space="0" w:color="auto"/>
                    <w:left w:val="none" w:sz="0" w:space="0" w:color="auto"/>
                    <w:bottom w:val="none" w:sz="0" w:space="0" w:color="auto"/>
                    <w:right w:val="none" w:sz="0" w:space="0" w:color="auto"/>
                  </w:divBdr>
                </w:div>
                <w:div w:id="964502345">
                  <w:marLeft w:val="640"/>
                  <w:marRight w:val="0"/>
                  <w:marTop w:val="0"/>
                  <w:marBottom w:val="0"/>
                  <w:divBdr>
                    <w:top w:val="none" w:sz="0" w:space="0" w:color="auto"/>
                    <w:left w:val="none" w:sz="0" w:space="0" w:color="auto"/>
                    <w:bottom w:val="none" w:sz="0" w:space="0" w:color="auto"/>
                    <w:right w:val="none" w:sz="0" w:space="0" w:color="auto"/>
                  </w:divBdr>
                </w:div>
                <w:div w:id="1818449761">
                  <w:marLeft w:val="640"/>
                  <w:marRight w:val="0"/>
                  <w:marTop w:val="0"/>
                  <w:marBottom w:val="0"/>
                  <w:divBdr>
                    <w:top w:val="none" w:sz="0" w:space="0" w:color="auto"/>
                    <w:left w:val="none" w:sz="0" w:space="0" w:color="auto"/>
                    <w:bottom w:val="none" w:sz="0" w:space="0" w:color="auto"/>
                    <w:right w:val="none" w:sz="0" w:space="0" w:color="auto"/>
                  </w:divBdr>
                </w:div>
                <w:div w:id="1754474576">
                  <w:marLeft w:val="640"/>
                  <w:marRight w:val="0"/>
                  <w:marTop w:val="0"/>
                  <w:marBottom w:val="0"/>
                  <w:divBdr>
                    <w:top w:val="none" w:sz="0" w:space="0" w:color="auto"/>
                    <w:left w:val="none" w:sz="0" w:space="0" w:color="auto"/>
                    <w:bottom w:val="none" w:sz="0" w:space="0" w:color="auto"/>
                    <w:right w:val="none" w:sz="0" w:space="0" w:color="auto"/>
                  </w:divBdr>
                </w:div>
                <w:div w:id="702629885">
                  <w:marLeft w:val="640"/>
                  <w:marRight w:val="0"/>
                  <w:marTop w:val="0"/>
                  <w:marBottom w:val="0"/>
                  <w:divBdr>
                    <w:top w:val="none" w:sz="0" w:space="0" w:color="auto"/>
                    <w:left w:val="none" w:sz="0" w:space="0" w:color="auto"/>
                    <w:bottom w:val="none" w:sz="0" w:space="0" w:color="auto"/>
                    <w:right w:val="none" w:sz="0" w:space="0" w:color="auto"/>
                  </w:divBdr>
                </w:div>
                <w:div w:id="2066640062">
                  <w:marLeft w:val="640"/>
                  <w:marRight w:val="0"/>
                  <w:marTop w:val="0"/>
                  <w:marBottom w:val="0"/>
                  <w:divBdr>
                    <w:top w:val="none" w:sz="0" w:space="0" w:color="auto"/>
                    <w:left w:val="none" w:sz="0" w:space="0" w:color="auto"/>
                    <w:bottom w:val="none" w:sz="0" w:space="0" w:color="auto"/>
                    <w:right w:val="none" w:sz="0" w:space="0" w:color="auto"/>
                  </w:divBdr>
                </w:div>
                <w:div w:id="1020815102">
                  <w:marLeft w:val="640"/>
                  <w:marRight w:val="0"/>
                  <w:marTop w:val="0"/>
                  <w:marBottom w:val="0"/>
                  <w:divBdr>
                    <w:top w:val="none" w:sz="0" w:space="0" w:color="auto"/>
                    <w:left w:val="none" w:sz="0" w:space="0" w:color="auto"/>
                    <w:bottom w:val="none" w:sz="0" w:space="0" w:color="auto"/>
                    <w:right w:val="none" w:sz="0" w:space="0" w:color="auto"/>
                  </w:divBdr>
                </w:div>
                <w:div w:id="134877264">
                  <w:marLeft w:val="640"/>
                  <w:marRight w:val="0"/>
                  <w:marTop w:val="0"/>
                  <w:marBottom w:val="0"/>
                  <w:divBdr>
                    <w:top w:val="none" w:sz="0" w:space="0" w:color="auto"/>
                    <w:left w:val="none" w:sz="0" w:space="0" w:color="auto"/>
                    <w:bottom w:val="none" w:sz="0" w:space="0" w:color="auto"/>
                    <w:right w:val="none" w:sz="0" w:space="0" w:color="auto"/>
                  </w:divBdr>
                </w:div>
                <w:div w:id="460415672">
                  <w:marLeft w:val="640"/>
                  <w:marRight w:val="0"/>
                  <w:marTop w:val="0"/>
                  <w:marBottom w:val="0"/>
                  <w:divBdr>
                    <w:top w:val="none" w:sz="0" w:space="0" w:color="auto"/>
                    <w:left w:val="none" w:sz="0" w:space="0" w:color="auto"/>
                    <w:bottom w:val="none" w:sz="0" w:space="0" w:color="auto"/>
                    <w:right w:val="none" w:sz="0" w:space="0" w:color="auto"/>
                  </w:divBdr>
                </w:div>
                <w:div w:id="629557764">
                  <w:marLeft w:val="640"/>
                  <w:marRight w:val="0"/>
                  <w:marTop w:val="0"/>
                  <w:marBottom w:val="0"/>
                  <w:divBdr>
                    <w:top w:val="none" w:sz="0" w:space="0" w:color="auto"/>
                    <w:left w:val="none" w:sz="0" w:space="0" w:color="auto"/>
                    <w:bottom w:val="none" w:sz="0" w:space="0" w:color="auto"/>
                    <w:right w:val="none" w:sz="0" w:space="0" w:color="auto"/>
                  </w:divBdr>
                </w:div>
                <w:div w:id="2117631265">
                  <w:marLeft w:val="640"/>
                  <w:marRight w:val="0"/>
                  <w:marTop w:val="0"/>
                  <w:marBottom w:val="0"/>
                  <w:divBdr>
                    <w:top w:val="none" w:sz="0" w:space="0" w:color="auto"/>
                    <w:left w:val="none" w:sz="0" w:space="0" w:color="auto"/>
                    <w:bottom w:val="none" w:sz="0" w:space="0" w:color="auto"/>
                    <w:right w:val="none" w:sz="0" w:space="0" w:color="auto"/>
                  </w:divBdr>
                </w:div>
                <w:div w:id="1975021136">
                  <w:marLeft w:val="640"/>
                  <w:marRight w:val="0"/>
                  <w:marTop w:val="0"/>
                  <w:marBottom w:val="0"/>
                  <w:divBdr>
                    <w:top w:val="none" w:sz="0" w:space="0" w:color="auto"/>
                    <w:left w:val="none" w:sz="0" w:space="0" w:color="auto"/>
                    <w:bottom w:val="none" w:sz="0" w:space="0" w:color="auto"/>
                    <w:right w:val="none" w:sz="0" w:space="0" w:color="auto"/>
                  </w:divBdr>
                </w:div>
                <w:div w:id="223835072">
                  <w:marLeft w:val="640"/>
                  <w:marRight w:val="0"/>
                  <w:marTop w:val="0"/>
                  <w:marBottom w:val="0"/>
                  <w:divBdr>
                    <w:top w:val="none" w:sz="0" w:space="0" w:color="auto"/>
                    <w:left w:val="none" w:sz="0" w:space="0" w:color="auto"/>
                    <w:bottom w:val="none" w:sz="0" w:space="0" w:color="auto"/>
                    <w:right w:val="none" w:sz="0" w:space="0" w:color="auto"/>
                  </w:divBdr>
                </w:div>
                <w:div w:id="1230766772">
                  <w:marLeft w:val="640"/>
                  <w:marRight w:val="0"/>
                  <w:marTop w:val="0"/>
                  <w:marBottom w:val="0"/>
                  <w:divBdr>
                    <w:top w:val="none" w:sz="0" w:space="0" w:color="auto"/>
                    <w:left w:val="none" w:sz="0" w:space="0" w:color="auto"/>
                    <w:bottom w:val="none" w:sz="0" w:space="0" w:color="auto"/>
                    <w:right w:val="none" w:sz="0" w:space="0" w:color="auto"/>
                  </w:divBdr>
                </w:div>
                <w:div w:id="1132402322">
                  <w:marLeft w:val="640"/>
                  <w:marRight w:val="0"/>
                  <w:marTop w:val="0"/>
                  <w:marBottom w:val="0"/>
                  <w:divBdr>
                    <w:top w:val="none" w:sz="0" w:space="0" w:color="auto"/>
                    <w:left w:val="none" w:sz="0" w:space="0" w:color="auto"/>
                    <w:bottom w:val="none" w:sz="0" w:space="0" w:color="auto"/>
                    <w:right w:val="none" w:sz="0" w:space="0" w:color="auto"/>
                  </w:divBdr>
                </w:div>
                <w:div w:id="2038651444">
                  <w:marLeft w:val="640"/>
                  <w:marRight w:val="0"/>
                  <w:marTop w:val="0"/>
                  <w:marBottom w:val="0"/>
                  <w:divBdr>
                    <w:top w:val="none" w:sz="0" w:space="0" w:color="auto"/>
                    <w:left w:val="none" w:sz="0" w:space="0" w:color="auto"/>
                    <w:bottom w:val="none" w:sz="0" w:space="0" w:color="auto"/>
                    <w:right w:val="none" w:sz="0" w:space="0" w:color="auto"/>
                  </w:divBdr>
                </w:div>
              </w:divsChild>
            </w:div>
            <w:div w:id="166138305">
              <w:marLeft w:val="0"/>
              <w:marRight w:val="0"/>
              <w:marTop w:val="0"/>
              <w:marBottom w:val="0"/>
              <w:divBdr>
                <w:top w:val="none" w:sz="0" w:space="0" w:color="auto"/>
                <w:left w:val="none" w:sz="0" w:space="0" w:color="auto"/>
                <w:bottom w:val="none" w:sz="0" w:space="0" w:color="auto"/>
                <w:right w:val="none" w:sz="0" w:space="0" w:color="auto"/>
              </w:divBdr>
              <w:divsChild>
                <w:div w:id="1692291641">
                  <w:marLeft w:val="640"/>
                  <w:marRight w:val="0"/>
                  <w:marTop w:val="0"/>
                  <w:marBottom w:val="0"/>
                  <w:divBdr>
                    <w:top w:val="none" w:sz="0" w:space="0" w:color="auto"/>
                    <w:left w:val="none" w:sz="0" w:space="0" w:color="auto"/>
                    <w:bottom w:val="none" w:sz="0" w:space="0" w:color="auto"/>
                    <w:right w:val="none" w:sz="0" w:space="0" w:color="auto"/>
                  </w:divBdr>
                </w:div>
                <w:div w:id="298267807">
                  <w:marLeft w:val="640"/>
                  <w:marRight w:val="0"/>
                  <w:marTop w:val="0"/>
                  <w:marBottom w:val="0"/>
                  <w:divBdr>
                    <w:top w:val="none" w:sz="0" w:space="0" w:color="auto"/>
                    <w:left w:val="none" w:sz="0" w:space="0" w:color="auto"/>
                    <w:bottom w:val="none" w:sz="0" w:space="0" w:color="auto"/>
                    <w:right w:val="none" w:sz="0" w:space="0" w:color="auto"/>
                  </w:divBdr>
                </w:div>
                <w:div w:id="277832575">
                  <w:marLeft w:val="640"/>
                  <w:marRight w:val="0"/>
                  <w:marTop w:val="0"/>
                  <w:marBottom w:val="0"/>
                  <w:divBdr>
                    <w:top w:val="none" w:sz="0" w:space="0" w:color="auto"/>
                    <w:left w:val="none" w:sz="0" w:space="0" w:color="auto"/>
                    <w:bottom w:val="none" w:sz="0" w:space="0" w:color="auto"/>
                    <w:right w:val="none" w:sz="0" w:space="0" w:color="auto"/>
                  </w:divBdr>
                </w:div>
                <w:div w:id="1806701042">
                  <w:marLeft w:val="640"/>
                  <w:marRight w:val="0"/>
                  <w:marTop w:val="0"/>
                  <w:marBottom w:val="0"/>
                  <w:divBdr>
                    <w:top w:val="none" w:sz="0" w:space="0" w:color="auto"/>
                    <w:left w:val="none" w:sz="0" w:space="0" w:color="auto"/>
                    <w:bottom w:val="none" w:sz="0" w:space="0" w:color="auto"/>
                    <w:right w:val="none" w:sz="0" w:space="0" w:color="auto"/>
                  </w:divBdr>
                </w:div>
                <w:div w:id="692801091">
                  <w:marLeft w:val="640"/>
                  <w:marRight w:val="0"/>
                  <w:marTop w:val="0"/>
                  <w:marBottom w:val="0"/>
                  <w:divBdr>
                    <w:top w:val="none" w:sz="0" w:space="0" w:color="auto"/>
                    <w:left w:val="none" w:sz="0" w:space="0" w:color="auto"/>
                    <w:bottom w:val="none" w:sz="0" w:space="0" w:color="auto"/>
                    <w:right w:val="none" w:sz="0" w:space="0" w:color="auto"/>
                  </w:divBdr>
                </w:div>
                <w:div w:id="1776559566">
                  <w:marLeft w:val="640"/>
                  <w:marRight w:val="0"/>
                  <w:marTop w:val="0"/>
                  <w:marBottom w:val="0"/>
                  <w:divBdr>
                    <w:top w:val="none" w:sz="0" w:space="0" w:color="auto"/>
                    <w:left w:val="none" w:sz="0" w:space="0" w:color="auto"/>
                    <w:bottom w:val="none" w:sz="0" w:space="0" w:color="auto"/>
                    <w:right w:val="none" w:sz="0" w:space="0" w:color="auto"/>
                  </w:divBdr>
                </w:div>
                <w:div w:id="1506944375">
                  <w:marLeft w:val="640"/>
                  <w:marRight w:val="0"/>
                  <w:marTop w:val="0"/>
                  <w:marBottom w:val="0"/>
                  <w:divBdr>
                    <w:top w:val="none" w:sz="0" w:space="0" w:color="auto"/>
                    <w:left w:val="none" w:sz="0" w:space="0" w:color="auto"/>
                    <w:bottom w:val="none" w:sz="0" w:space="0" w:color="auto"/>
                    <w:right w:val="none" w:sz="0" w:space="0" w:color="auto"/>
                  </w:divBdr>
                </w:div>
                <w:div w:id="1785223760">
                  <w:marLeft w:val="640"/>
                  <w:marRight w:val="0"/>
                  <w:marTop w:val="0"/>
                  <w:marBottom w:val="0"/>
                  <w:divBdr>
                    <w:top w:val="none" w:sz="0" w:space="0" w:color="auto"/>
                    <w:left w:val="none" w:sz="0" w:space="0" w:color="auto"/>
                    <w:bottom w:val="none" w:sz="0" w:space="0" w:color="auto"/>
                    <w:right w:val="none" w:sz="0" w:space="0" w:color="auto"/>
                  </w:divBdr>
                </w:div>
                <w:div w:id="1358391060">
                  <w:marLeft w:val="640"/>
                  <w:marRight w:val="0"/>
                  <w:marTop w:val="0"/>
                  <w:marBottom w:val="0"/>
                  <w:divBdr>
                    <w:top w:val="none" w:sz="0" w:space="0" w:color="auto"/>
                    <w:left w:val="none" w:sz="0" w:space="0" w:color="auto"/>
                    <w:bottom w:val="none" w:sz="0" w:space="0" w:color="auto"/>
                    <w:right w:val="none" w:sz="0" w:space="0" w:color="auto"/>
                  </w:divBdr>
                </w:div>
                <w:div w:id="1246451156">
                  <w:marLeft w:val="640"/>
                  <w:marRight w:val="0"/>
                  <w:marTop w:val="0"/>
                  <w:marBottom w:val="0"/>
                  <w:divBdr>
                    <w:top w:val="none" w:sz="0" w:space="0" w:color="auto"/>
                    <w:left w:val="none" w:sz="0" w:space="0" w:color="auto"/>
                    <w:bottom w:val="none" w:sz="0" w:space="0" w:color="auto"/>
                    <w:right w:val="none" w:sz="0" w:space="0" w:color="auto"/>
                  </w:divBdr>
                </w:div>
                <w:div w:id="509487134">
                  <w:marLeft w:val="640"/>
                  <w:marRight w:val="0"/>
                  <w:marTop w:val="0"/>
                  <w:marBottom w:val="0"/>
                  <w:divBdr>
                    <w:top w:val="none" w:sz="0" w:space="0" w:color="auto"/>
                    <w:left w:val="none" w:sz="0" w:space="0" w:color="auto"/>
                    <w:bottom w:val="none" w:sz="0" w:space="0" w:color="auto"/>
                    <w:right w:val="none" w:sz="0" w:space="0" w:color="auto"/>
                  </w:divBdr>
                </w:div>
                <w:div w:id="910584567">
                  <w:marLeft w:val="640"/>
                  <w:marRight w:val="0"/>
                  <w:marTop w:val="0"/>
                  <w:marBottom w:val="0"/>
                  <w:divBdr>
                    <w:top w:val="none" w:sz="0" w:space="0" w:color="auto"/>
                    <w:left w:val="none" w:sz="0" w:space="0" w:color="auto"/>
                    <w:bottom w:val="none" w:sz="0" w:space="0" w:color="auto"/>
                    <w:right w:val="none" w:sz="0" w:space="0" w:color="auto"/>
                  </w:divBdr>
                </w:div>
                <w:div w:id="1573081349">
                  <w:marLeft w:val="640"/>
                  <w:marRight w:val="0"/>
                  <w:marTop w:val="0"/>
                  <w:marBottom w:val="0"/>
                  <w:divBdr>
                    <w:top w:val="none" w:sz="0" w:space="0" w:color="auto"/>
                    <w:left w:val="none" w:sz="0" w:space="0" w:color="auto"/>
                    <w:bottom w:val="none" w:sz="0" w:space="0" w:color="auto"/>
                    <w:right w:val="none" w:sz="0" w:space="0" w:color="auto"/>
                  </w:divBdr>
                </w:div>
                <w:div w:id="2140298196">
                  <w:marLeft w:val="640"/>
                  <w:marRight w:val="0"/>
                  <w:marTop w:val="0"/>
                  <w:marBottom w:val="0"/>
                  <w:divBdr>
                    <w:top w:val="none" w:sz="0" w:space="0" w:color="auto"/>
                    <w:left w:val="none" w:sz="0" w:space="0" w:color="auto"/>
                    <w:bottom w:val="none" w:sz="0" w:space="0" w:color="auto"/>
                    <w:right w:val="none" w:sz="0" w:space="0" w:color="auto"/>
                  </w:divBdr>
                </w:div>
                <w:div w:id="1469400823">
                  <w:marLeft w:val="640"/>
                  <w:marRight w:val="0"/>
                  <w:marTop w:val="0"/>
                  <w:marBottom w:val="0"/>
                  <w:divBdr>
                    <w:top w:val="none" w:sz="0" w:space="0" w:color="auto"/>
                    <w:left w:val="none" w:sz="0" w:space="0" w:color="auto"/>
                    <w:bottom w:val="none" w:sz="0" w:space="0" w:color="auto"/>
                    <w:right w:val="none" w:sz="0" w:space="0" w:color="auto"/>
                  </w:divBdr>
                </w:div>
                <w:div w:id="1955475570">
                  <w:marLeft w:val="640"/>
                  <w:marRight w:val="0"/>
                  <w:marTop w:val="0"/>
                  <w:marBottom w:val="0"/>
                  <w:divBdr>
                    <w:top w:val="none" w:sz="0" w:space="0" w:color="auto"/>
                    <w:left w:val="none" w:sz="0" w:space="0" w:color="auto"/>
                    <w:bottom w:val="none" w:sz="0" w:space="0" w:color="auto"/>
                    <w:right w:val="none" w:sz="0" w:space="0" w:color="auto"/>
                  </w:divBdr>
                </w:div>
                <w:div w:id="1461341356">
                  <w:marLeft w:val="640"/>
                  <w:marRight w:val="0"/>
                  <w:marTop w:val="0"/>
                  <w:marBottom w:val="0"/>
                  <w:divBdr>
                    <w:top w:val="none" w:sz="0" w:space="0" w:color="auto"/>
                    <w:left w:val="none" w:sz="0" w:space="0" w:color="auto"/>
                    <w:bottom w:val="none" w:sz="0" w:space="0" w:color="auto"/>
                    <w:right w:val="none" w:sz="0" w:space="0" w:color="auto"/>
                  </w:divBdr>
                </w:div>
                <w:div w:id="812135248">
                  <w:marLeft w:val="640"/>
                  <w:marRight w:val="0"/>
                  <w:marTop w:val="0"/>
                  <w:marBottom w:val="0"/>
                  <w:divBdr>
                    <w:top w:val="none" w:sz="0" w:space="0" w:color="auto"/>
                    <w:left w:val="none" w:sz="0" w:space="0" w:color="auto"/>
                    <w:bottom w:val="none" w:sz="0" w:space="0" w:color="auto"/>
                    <w:right w:val="none" w:sz="0" w:space="0" w:color="auto"/>
                  </w:divBdr>
                </w:div>
                <w:div w:id="1733693431">
                  <w:marLeft w:val="640"/>
                  <w:marRight w:val="0"/>
                  <w:marTop w:val="0"/>
                  <w:marBottom w:val="0"/>
                  <w:divBdr>
                    <w:top w:val="none" w:sz="0" w:space="0" w:color="auto"/>
                    <w:left w:val="none" w:sz="0" w:space="0" w:color="auto"/>
                    <w:bottom w:val="none" w:sz="0" w:space="0" w:color="auto"/>
                    <w:right w:val="none" w:sz="0" w:space="0" w:color="auto"/>
                  </w:divBdr>
                </w:div>
              </w:divsChild>
            </w:div>
            <w:div w:id="1146509618">
              <w:marLeft w:val="0"/>
              <w:marRight w:val="0"/>
              <w:marTop w:val="0"/>
              <w:marBottom w:val="0"/>
              <w:divBdr>
                <w:top w:val="none" w:sz="0" w:space="0" w:color="auto"/>
                <w:left w:val="none" w:sz="0" w:space="0" w:color="auto"/>
                <w:bottom w:val="none" w:sz="0" w:space="0" w:color="auto"/>
                <w:right w:val="none" w:sz="0" w:space="0" w:color="auto"/>
              </w:divBdr>
              <w:divsChild>
                <w:div w:id="475070952">
                  <w:marLeft w:val="640"/>
                  <w:marRight w:val="0"/>
                  <w:marTop w:val="0"/>
                  <w:marBottom w:val="0"/>
                  <w:divBdr>
                    <w:top w:val="none" w:sz="0" w:space="0" w:color="auto"/>
                    <w:left w:val="none" w:sz="0" w:space="0" w:color="auto"/>
                    <w:bottom w:val="none" w:sz="0" w:space="0" w:color="auto"/>
                    <w:right w:val="none" w:sz="0" w:space="0" w:color="auto"/>
                  </w:divBdr>
                </w:div>
                <w:div w:id="2046902491">
                  <w:marLeft w:val="640"/>
                  <w:marRight w:val="0"/>
                  <w:marTop w:val="0"/>
                  <w:marBottom w:val="0"/>
                  <w:divBdr>
                    <w:top w:val="none" w:sz="0" w:space="0" w:color="auto"/>
                    <w:left w:val="none" w:sz="0" w:space="0" w:color="auto"/>
                    <w:bottom w:val="none" w:sz="0" w:space="0" w:color="auto"/>
                    <w:right w:val="none" w:sz="0" w:space="0" w:color="auto"/>
                  </w:divBdr>
                </w:div>
                <w:div w:id="826945918">
                  <w:marLeft w:val="640"/>
                  <w:marRight w:val="0"/>
                  <w:marTop w:val="0"/>
                  <w:marBottom w:val="0"/>
                  <w:divBdr>
                    <w:top w:val="none" w:sz="0" w:space="0" w:color="auto"/>
                    <w:left w:val="none" w:sz="0" w:space="0" w:color="auto"/>
                    <w:bottom w:val="none" w:sz="0" w:space="0" w:color="auto"/>
                    <w:right w:val="none" w:sz="0" w:space="0" w:color="auto"/>
                  </w:divBdr>
                </w:div>
                <w:div w:id="1336879805">
                  <w:marLeft w:val="640"/>
                  <w:marRight w:val="0"/>
                  <w:marTop w:val="0"/>
                  <w:marBottom w:val="0"/>
                  <w:divBdr>
                    <w:top w:val="none" w:sz="0" w:space="0" w:color="auto"/>
                    <w:left w:val="none" w:sz="0" w:space="0" w:color="auto"/>
                    <w:bottom w:val="none" w:sz="0" w:space="0" w:color="auto"/>
                    <w:right w:val="none" w:sz="0" w:space="0" w:color="auto"/>
                  </w:divBdr>
                </w:div>
                <w:div w:id="1164200010">
                  <w:marLeft w:val="640"/>
                  <w:marRight w:val="0"/>
                  <w:marTop w:val="0"/>
                  <w:marBottom w:val="0"/>
                  <w:divBdr>
                    <w:top w:val="none" w:sz="0" w:space="0" w:color="auto"/>
                    <w:left w:val="none" w:sz="0" w:space="0" w:color="auto"/>
                    <w:bottom w:val="none" w:sz="0" w:space="0" w:color="auto"/>
                    <w:right w:val="none" w:sz="0" w:space="0" w:color="auto"/>
                  </w:divBdr>
                </w:div>
                <w:div w:id="604581305">
                  <w:marLeft w:val="640"/>
                  <w:marRight w:val="0"/>
                  <w:marTop w:val="0"/>
                  <w:marBottom w:val="0"/>
                  <w:divBdr>
                    <w:top w:val="none" w:sz="0" w:space="0" w:color="auto"/>
                    <w:left w:val="none" w:sz="0" w:space="0" w:color="auto"/>
                    <w:bottom w:val="none" w:sz="0" w:space="0" w:color="auto"/>
                    <w:right w:val="none" w:sz="0" w:space="0" w:color="auto"/>
                  </w:divBdr>
                </w:div>
                <w:div w:id="1513909566">
                  <w:marLeft w:val="640"/>
                  <w:marRight w:val="0"/>
                  <w:marTop w:val="0"/>
                  <w:marBottom w:val="0"/>
                  <w:divBdr>
                    <w:top w:val="none" w:sz="0" w:space="0" w:color="auto"/>
                    <w:left w:val="none" w:sz="0" w:space="0" w:color="auto"/>
                    <w:bottom w:val="none" w:sz="0" w:space="0" w:color="auto"/>
                    <w:right w:val="none" w:sz="0" w:space="0" w:color="auto"/>
                  </w:divBdr>
                </w:div>
                <w:div w:id="900559742">
                  <w:marLeft w:val="640"/>
                  <w:marRight w:val="0"/>
                  <w:marTop w:val="0"/>
                  <w:marBottom w:val="0"/>
                  <w:divBdr>
                    <w:top w:val="none" w:sz="0" w:space="0" w:color="auto"/>
                    <w:left w:val="none" w:sz="0" w:space="0" w:color="auto"/>
                    <w:bottom w:val="none" w:sz="0" w:space="0" w:color="auto"/>
                    <w:right w:val="none" w:sz="0" w:space="0" w:color="auto"/>
                  </w:divBdr>
                </w:div>
                <w:div w:id="721640846">
                  <w:marLeft w:val="640"/>
                  <w:marRight w:val="0"/>
                  <w:marTop w:val="0"/>
                  <w:marBottom w:val="0"/>
                  <w:divBdr>
                    <w:top w:val="none" w:sz="0" w:space="0" w:color="auto"/>
                    <w:left w:val="none" w:sz="0" w:space="0" w:color="auto"/>
                    <w:bottom w:val="none" w:sz="0" w:space="0" w:color="auto"/>
                    <w:right w:val="none" w:sz="0" w:space="0" w:color="auto"/>
                  </w:divBdr>
                </w:div>
                <w:div w:id="1764450536">
                  <w:marLeft w:val="640"/>
                  <w:marRight w:val="0"/>
                  <w:marTop w:val="0"/>
                  <w:marBottom w:val="0"/>
                  <w:divBdr>
                    <w:top w:val="none" w:sz="0" w:space="0" w:color="auto"/>
                    <w:left w:val="none" w:sz="0" w:space="0" w:color="auto"/>
                    <w:bottom w:val="none" w:sz="0" w:space="0" w:color="auto"/>
                    <w:right w:val="none" w:sz="0" w:space="0" w:color="auto"/>
                  </w:divBdr>
                </w:div>
                <w:div w:id="622689649">
                  <w:marLeft w:val="640"/>
                  <w:marRight w:val="0"/>
                  <w:marTop w:val="0"/>
                  <w:marBottom w:val="0"/>
                  <w:divBdr>
                    <w:top w:val="none" w:sz="0" w:space="0" w:color="auto"/>
                    <w:left w:val="none" w:sz="0" w:space="0" w:color="auto"/>
                    <w:bottom w:val="none" w:sz="0" w:space="0" w:color="auto"/>
                    <w:right w:val="none" w:sz="0" w:space="0" w:color="auto"/>
                  </w:divBdr>
                </w:div>
                <w:div w:id="788623846">
                  <w:marLeft w:val="640"/>
                  <w:marRight w:val="0"/>
                  <w:marTop w:val="0"/>
                  <w:marBottom w:val="0"/>
                  <w:divBdr>
                    <w:top w:val="none" w:sz="0" w:space="0" w:color="auto"/>
                    <w:left w:val="none" w:sz="0" w:space="0" w:color="auto"/>
                    <w:bottom w:val="none" w:sz="0" w:space="0" w:color="auto"/>
                    <w:right w:val="none" w:sz="0" w:space="0" w:color="auto"/>
                  </w:divBdr>
                </w:div>
                <w:div w:id="275136789">
                  <w:marLeft w:val="640"/>
                  <w:marRight w:val="0"/>
                  <w:marTop w:val="0"/>
                  <w:marBottom w:val="0"/>
                  <w:divBdr>
                    <w:top w:val="none" w:sz="0" w:space="0" w:color="auto"/>
                    <w:left w:val="none" w:sz="0" w:space="0" w:color="auto"/>
                    <w:bottom w:val="none" w:sz="0" w:space="0" w:color="auto"/>
                    <w:right w:val="none" w:sz="0" w:space="0" w:color="auto"/>
                  </w:divBdr>
                </w:div>
                <w:div w:id="1540363413">
                  <w:marLeft w:val="640"/>
                  <w:marRight w:val="0"/>
                  <w:marTop w:val="0"/>
                  <w:marBottom w:val="0"/>
                  <w:divBdr>
                    <w:top w:val="none" w:sz="0" w:space="0" w:color="auto"/>
                    <w:left w:val="none" w:sz="0" w:space="0" w:color="auto"/>
                    <w:bottom w:val="none" w:sz="0" w:space="0" w:color="auto"/>
                    <w:right w:val="none" w:sz="0" w:space="0" w:color="auto"/>
                  </w:divBdr>
                </w:div>
                <w:div w:id="559287667">
                  <w:marLeft w:val="640"/>
                  <w:marRight w:val="0"/>
                  <w:marTop w:val="0"/>
                  <w:marBottom w:val="0"/>
                  <w:divBdr>
                    <w:top w:val="none" w:sz="0" w:space="0" w:color="auto"/>
                    <w:left w:val="none" w:sz="0" w:space="0" w:color="auto"/>
                    <w:bottom w:val="none" w:sz="0" w:space="0" w:color="auto"/>
                    <w:right w:val="none" w:sz="0" w:space="0" w:color="auto"/>
                  </w:divBdr>
                </w:div>
                <w:div w:id="1971083606">
                  <w:marLeft w:val="640"/>
                  <w:marRight w:val="0"/>
                  <w:marTop w:val="0"/>
                  <w:marBottom w:val="0"/>
                  <w:divBdr>
                    <w:top w:val="none" w:sz="0" w:space="0" w:color="auto"/>
                    <w:left w:val="none" w:sz="0" w:space="0" w:color="auto"/>
                    <w:bottom w:val="none" w:sz="0" w:space="0" w:color="auto"/>
                    <w:right w:val="none" w:sz="0" w:space="0" w:color="auto"/>
                  </w:divBdr>
                </w:div>
                <w:div w:id="1105156440">
                  <w:marLeft w:val="640"/>
                  <w:marRight w:val="0"/>
                  <w:marTop w:val="0"/>
                  <w:marBottom w:val="0"/>
                  <w:divBdr>
                    <w:top w:val="none" w:sz="0" w:space="0" w:color="auto"/>
                    <w:left w:val="none" w:sz="0" w:space="0" w:color="auto"/>
                    <w:bottom w:val="none" w:sz="0" w:space="0" w:color="auto"/>
                    <w:right w:val="none" w:sz="0" w:space="0" w:color="auto"/>
                  </w:divBdr>
                </w:div>
                <w:div w:id="1564216407">
                  <w:marLeft w:val="640"/>
                  <w:marRight w:val="0"/>
                  <w:marTop w:val="0"/>
                  <w:marBottom w:val="0"/>
                  <w:divBdr>
                    <w:top w:val="none" w:sz="0" w:space="0" w:color="auto"/>
                    <w:left w:val="none" w:sz="0" w:space="0" w:color="auto"/>
                    <w:bottom w:val="none" w:sz="0" w:space="0" w:color="auto"/>
                    <w:right w:val="none" w:sz="0" w:space="0" w:color="auto"/>
                  </w:divBdr>
                </w:div>
                <w:div w:id="1191800013">
                  <w:marLeft w:val="640"/>
                  <w:marRight w:val="0"/>
                  <w:marTop w:val="0"/>
                  <w:marBottom w:val="0"/>
                  <w:divBdr>
                    <w:top w:val="none" w:sz="0" w:space="0" w:color="auto"/>
                    <w:left w:val="none" w:sz="0" w:space="0" w:color="auto"/>
                    <w:bottom w:val="none" w:sz="0" w:space="0" w:color="auto"/>
                    <w:right w:val="none" w:sz="0" w:space="0" w:color="auto"/>
                  </w:divBdr>
                </w:div>
              </w:divsChild>
            </w:div>
            <w:div w:id="629088256">
              <w:marLeft w:val="0"/>
              <w:marRight w:val="0"/>
              <w:marTop w:val="0"/>
              <w:marBottom w:val="0"/>
              <w:divBdr>
                <w:top w:val="none" w:sz="0" w:space="0" w:color="auto"/>
                <w:left w:val="none" w:sz="0" w:space="0" w:color="auto"/>
                <w:bottom w:val="none" w:sz="0" w:space="0" w:color="auto"/>
                <w:right w:val="none" w:sz="0" w:space="0" w:color="auto"/>
              </w:divBdr>
              <w:divsChild>
                <w:div w:id="425688905">
                  <w:marLeft w:val="640"/>
                  <w:marRight w:val="0"/>
                  <w:marTop w:val="0"/>
                  <w:marBottom w:val="0"/>
                  <w:divBdr>
                    <w:top w:val="none" w:sz="0" w:space="0" w:color="auto"/>
                    <w:left w:val="none" w:sz="0" w:space="0" w:color="auto"/>
                    <w:bottom w:val="none" w:sz="0" w:space="0" w:color="auto"/>
                    <w:right w:val="none" w:sz="0" w:space="0" w:color="auto"/>
                  </w:divBdr>
                </w:div>
                <w:div w:id="722558781">
                  <w:marLeft w:val="640"/>
                  <w:marRight w:val="0"/>
                  <w:marTop w:val="0"/>
                  <w:marBottom w:val="0"/>
                  <w:divBdr>
                    <w:top w:val="none" w:sz="0" w:space="0" w:color="auto"/>
                    <w:left w:val="none" w:sz="0" w:space="0" w:color="auto"/>
                    <w:bottom w:val="none" w:sz="0" w:space="0" w:color="auto"/>
                    <w:right w:val="none" w:sz="0" w:space="0" w:color="auto"/>
                  </w:divBdr>
                </w:div>
                <w:div w:id="515577871">
                  <w:marLeft w:val="640"/>
                  <w:marRight w:val="0"/>
                  <w:marTop w:val="0"/>
                  <w:marBottom w:val="0"/>
                  <w:divBdr>
                    <w:top w:val="none" w:sz="0" w:space="0" w:color="auto"/>
                    <w:left w:val="none" w:sz="0" w:space="0" w:color="auto"/>
                    <w:bottom w:val="none" w:sz="0" w:space="0" w:color="auto"/>
                    <w:right w:val="none" w:sz="0" w:space="0" w:color="auto"/>
                  </w:divBdr>
                </w:div>
                <w:div w:id="906066694">
                  <w:marLeft w:val="640"/>
                  <w:marRight w:val="0"/>
                  <w:marTop w:val="0"/>
                  <w:marBottom w:val="0"/>
                  <w:divBdr>
                    <w:top w:val="none" w:sz="0" w:space="0" w:color="auto"/>
                    <w:left w:val="none" w:sz="0" w:space="0" w:color="auto"/>
                    <w:bottom w:val="none" w:sz="0" w:space="0" w:color="auto"/>
                    <w:right w:val="none" w:sz="0" w:space="0" w:color="auto"/>
                  </w:divBdr>
                </w:div>
                <w:div w:id="1485705951">
                  <w:marLeft w:val="640"/>
                  <w:marRight w:val="0"/>
                  <w:marTop w:val="0"/>
                  <w:marBottom w:val="0"/>
                  <w:divBdr>
                    <w:top w:val="none" w:sz="0" w:space="0" w:color="auto"/>
                    <w:left w:val="none" w:sz="0" w:space="0" w:color="auto"/>
                    <w:bottom w:val="none" w:sz="0" w:space="0" w:color="auto"/>
                    <w:right w:val="none" w:sz="0" w:space="0" w:color="auto"/>
                  </w:divBdr>
                </w:div>
                <w:div w:id="1913465624">
                  <w:marLeft w:val="640"/>
                  <w:marRight w:val="0"/>
                  <w:marTop w:val="0"/>
                  <w:marBottom w:val="0"/>
                  <w:divBdr>
                    <w:top w:val="none" w:sz="0" w:space="0" w:color="auto"/>
                    <w:left w:val="none" w:sz="0" w:space="0" w:color="auto"/>
                    <w:bottom w:val="none" w:sz="0" w:space="0" w:color="auto"/>
                    <w:right w:val="none" w:sz="0" w:space="0" w:color="auto"/>
                  </w:divBdr>
                </w:div>
                <w:div w:id="24258642">
                  <w:marLeft w:val="640"/>
                  <w:marRight w:val="0"/>
                  <w:marTop w:val="0"/>
                  <w:marBottom w:val="0"/>
                  <w:divBdr>
                    <w:top w:val="none" w:sz="0" w:space="0" w:color="auto"/>
                    <w:left w:val="none" w:sz="0" w:space="0" w:color="auto"/>
                    <w:bottom w:val="none" w:sz="0" w:space="0" w:color="auto"/>
                    <w:right w:val="none" w:sz="0" w:space="0" w:color="auto"/>
                  </w:divBdr>
                </w:div>
                <w:div w:id="1232278887">
                  <w:marLeft w:val="640"/>
                  <w:marRight w:val="0"/>
                  <w:marTop w:val="0"/>
                  <w:marBottom w:val="0"/>
                  <w:divBdr>
                    <w:top w:val="none" w:sz="0" w:space="0" w:color="auto"/>
                    <w:left w:val="none" w:sz="0" w:space="0" w:color="auto"/>
                    <w:bottom w:val="none" w:sz="0" w:space="0" w:color="auto"/>
                    <w:right w:val="none" w:sz="0" w:space="0" w:color="auto"/>
                  </w:divBdr>
                </w:div>
                <w:div w:id="1785618006">
                  <w:marLeft w:val="640"/>
                  <w:marRight w:val="0"/>
                  <w:marTop w:val="0"/>
                  <w:marBottom w:val="0"/>
                  <w:divBdr>
                    <w:top w:val="none" w:sz="0" w:space="0" w:color="auto"/>
                    <w:left w:val="none" w:sz="0" w:space="0" w:color="auto"/>
                    <w:bottom w:val="none" w:sz="0" w:space="0" w:color="auto"/>
                    <w:right w:val="none" w:sz="0" w:space="0" w:color="auto"/>
                  </w:divBdr>
                </w:div>
                <w:div w:id="1908689569">
                  <w:marLeft w:val="640"/>
                  <w:marRight w:val="0"/>
                  <w:marTop w:val="0"/>
                  <w:marBottom w:val="0"/>
                  <w:divBdr>
                    <w:top w:val="none" w:sz="0" w:space="0" w:color="auto"/>
                    <w:left w:val="none" w:sz="0" w:space="0" w:color="auto"/>
                    <w:bottom w:val="none" w:sz="0" w:space="0" w:color="auto"/>
                    <w:right w:val="none" w:sz="0" w:space="0" w:color="auto"/>
                  </w:divBdr>
                </w:div>
                <w:div w:id="818378863">
                  <w:marLeft w:val="640"/>
                  <w:marRight w:val="0"/>
                  <w:marTop w:val="0"/>
                  <w:marBottom w:val="0"/>
                  <w:divBdr>
                    <w:top w:val="none" w:sz="0" w:space="0" w:color="auto"/>
                    <w:left w:val="none" w:sz="0" w:space="0" w:color="auto"/>
                    <w:bottom w:val="none" w:sz="0" w:space="0" w:color="auto"/>
                    <w:right w:val="none" w:sz="0" w:space="0" w:color="auto"/>
                  </w:divBdr>
                </w:div>
                <w:div w:id="895623862">
                  <w:marLeft w:val="640"/>
                  <w:marRight w:val="0"/>
                  <w:marTop w:val="0"/>
                  <w:marBottom w:val="0"/>
                  <w:divBdr>
                    <w:top w:val="none" w:sz="0" w:space="0" w:color="auto"/>
                    <w:left w:val="none" w:sz="0" w:space="0" w:color="auto"/>
                    <w:bottom w:val="none" w:sz="0" w:space="0" w:color="auto"/>
                    <w:right w:val="none" w:sz="0" w:space="0" w:color="auto"/>
                  </w:divBdr>
                </w:div>
                <w:div w:id="96144756">
                  <w:marLeft w:val="640"/>
                  <w:marRight w:val="0"/>
                  <w:marTop w:val="0"/>
                  <w:marBottom w:val="0"/>
                  <w:divBdr>
                    <w:top w:val="none" w:sz="0" w:space="0" w:color="auto"/>
                    <w:left w:val="none" w:sz="0" w:space="0" w:color="auto"/>
                    <w:bottom w:val="none" w:sz="0" w:space="0" w:color="auto"/>
                    <w:right w:val="none" w:sz="0" w:space="0" w:color="auto"/>
                  </w:divBdr>
                </w:div>
                <w:div w:id="776100618">
                  <w:marLeft w:val="640"/>
                  <w:marRight w:val="0"/>
                  <w:marTop w:val="0"/>
                  <w:marBottom w:val="0"/>
                  <w:divBdr>
                    <w:top w:val="none" w:sz="0" w:space="0" w:color="auto"/>
                    <w:left w:val="none" w:sz="0" w:space="0" w:color="auto"/>
                    <w:bottom w:val="none" w:sz="0" w:space="0" w:color="auto"/>
                    <w:right w:val="none" w:sz="0" w:space="0" w:color="auto"/>
                  </w:divBdr>
                </w:div>
                <w:div w:id="1556624883">
                  <w:marLeft w:val="640"/>
                  <w:marRight w:val="0"/>
                  <w:marTop w:val="0"/>
                  <w:marBottom w:val="0"/>
                  <w:divBdr>
                    <w:top w:val="none" w:sz="0" w:space="0" w:color="auto"/>
                    <w:left w:val="none" w:sz="0" w:space="0" w:color="auto"/>
                    <w:bottom w:val="none" w:sz="0" w:space="0" w:color="auto"/>
                    <w:right w:val="none" w:sz="0" w:space="0" w:color="auto"/>
                  </w:divBdr>
                </w:div>
                <w:div w:id="596258706">
                  <w:marLeft w:val="640"/>
                  <w:marRight w:val="0"/>
                  <w:marTop w:val="0"/>
                  <w:marBottom w:val="0"/>
                  <w:divBdr>
                    <w:top w:val="none" w:sz="0" w:space="0" w:color="auto"/>
                    <w:left w:val="none" w:sz="0" w:space="0" w:color="auto"/>
                    <w:bottom w:val="none" w:sz="0" w:space="0" w:color="auto"/>
                    <w:right w:val="none" w:sz="0" w:space="0" w:color="auto"/>
                  </w:divBdr>
                </w:div>
                <w:div w:id="1988001510">
                  <w:marLeft w:val="640"/>
                  <w:marRight w:val="0"/>
                  <w:marTop w:val="0"/>
                  <w:marBottom w:val="0"/>
                  <w:divBdr>
                    <w:top w:val="none" w:sz="0" w:space="0" w:color="auto"/>
                    <w:left w:val="none" w:sz="0" w:space="0" w:color="auto"/>
                    <w:bottom w:val="none" w:sz="0" w:space="0" w:color="auto"/>
                    <w:right w:val="none" w:sz="0" w:space="0" w:color="auto"/>
                  </w:divBdr>
                </w:div>
                <w:div w:id="1493835962">
                  <w:marLeft w:val="640"/>
                  <w:marRight w:val="0"/>
                  <w:marTop w:val="0"/>
                  <w:marBottom w:val="0"/>
                  <w:divBdr>
                    <w:top w:val="none" w:sz="0" w:space="0" w:color="auto"/>
                    <w:left w:val="none" w:sz="0" w:space="0" w:color="auto"/>
                    <w:bottom w:val="none" w:sz="0" w:space="0" w:color="auto"/>
                    <w:right w:val="none" w:sz="0" w:space="0" w:color="auto"/>
                  </w:divBdr>
                </w:div>
                <w:div w:id="57826897">
                  <w:marLeft w:val="640"/>
                  <w:marRight w:val="0"/>
                  <w:marTop w:val="0"/>
                  <w:marBottom w:val="0"/>
                  <w:divBdr>
                    <w:top w:val="none" w:sz="0" w:space="0" w:color="auto"/>
                    <w:left w:val="none" w:sz="0" w:space="0" w:color="auto"/>
                    <w:bottom w:val="none" w:sz="0" w:space="0" w:color="auto"/>
                    <w:right w:val="none" w:sz="0" w:space="0" w:color="auto"/>
                  </w:divBdr>
                </w:div>
              </w:divsChild>
            </w:div>
            <w:div w:id="1705590497">
              <w:marLeft w:val="0"/>
              <w:marRight w:val="0"/>
              <w:marTop w:val="0"/>
              <w:marBottom w:val="0"/>
              <w:divBdr>
                <w:top w:val="none" w:sz="0" w:space="0" w:color="auto"/>
                <w:left w:val="none" w:sz="0" w:space="0" w:color="auto"/>
                <w:bottom w:val="none" w:sz="0" w:space="0" w:color="auto"/>
                <w:right w:val="none" w:sz="0" w:space="0" w:color="auto"/>
              </w:divBdr>
              <w:divsChild>
                <w:div w:id="1220824814">
                  <w:marLeft w:val="640"/>
                  <w:marRight w:val="0"/>
                  <w:marTop w:val="0"/>
                  <w:marBottom w:val="0"/>
                  <w:divBdr>
                    <w:top w:val="none" w:sz="0" w:space="0" w:color="auto"/>
                    <w:left w:val="none" w:sz="0" w:space="0" w:color="auto"/>
                    <w:bottom w:val="none" w:sz="0" w:space="0" w:color="auto"/>
                    <w:right w:val="none" w:sz="0" w:space="0" w:color="auto"/>
                  </w:divBdr>
                </w:div>
                <w:div w:id="1681736233">
                  <w:marLeft w:val="640"/>
                  <w:marRight w:val="0"/>
                  <w:marTop w:val="0"/>
                  <w:marBottom w:val="0"/>
                  <w:divBdr>
                    <w:top w:val="none" w:sz="0" w:space="0" w:color="auto"/>
                    <w:left w:val="none" w:sz="0" w:space="0" w:color="auto"/>
                    <w:bottom w:val="none" w:sz="0" w:space="0" w:color="auto"/>
                    <w:right w:val="none" w:sz="0" w:space="0" w:color="auto"/>
                  </w:divBdr>
                </w:div>
                <w:div w:id="669917472">
                  <w:marLeft w:val="640"/>
                  <w:marRight w:val="0"/>
                  <w:marTop w:val="0"/>
                  <w:marBottom w:val="0"/>
                  <w:divBdr>
                    <w:top w:val="none" w:sz="0" w:space="0" w:color="auto"/>
                    <w:left w:val="none" w:sz="0" w:space="0" w:color="auto"/>
                    <w:bottom w:val="none" w:sz="0" w:space="0" w:color="auto"/>
                    <w:right w:val="none" w:sz="0" w:space="0" w:color="auto"/>
                  </w:divBdr>
                </w:div>
                <w:div w:id="1003892895">
                  <w:marLeft w:val="640"/>
                  <w:marRight w:val="0"/>
                  <w:marTop w:val="0"/>
                  <w:marBottom w:val="0"/>
                  <w:divBdr>
                    <w:top w:val="none" w:sz="0" w:space="0" w:color="auto"/>
                    <w:left w:val="none" w:sz="0" w:space="0" w:color="auto"/>
                    <w:bottom w:val="none" w:sz="0" w:space="0" w:color="auto"/>
                    <w:right w:val="none" w:sz="0" w:space="0" w:color="auto"/>
                  </w:divBdr>
                </w:div>
                <w:div w:id="299001808">
                  <w:marLeft w:val="640"/>
                  <w:marRight w:val="0"/>
                  <w:marTop w:val="0"/>
                  <w:marBottom w:val="0"/>
                  <w:divBdr>
                    <w:top w:val="none" w:sz="0" w:space="0" w:color="auto"/>
                    <w:left w:val="none" w:sz="0" w:space="0" w:color="auto"/>
                    <w:bottom w:val="none" w:sz="0" w:space="0" w:color="auto"/>
                    <w:right w:val="none" w:sz="0" w:space="0" w:color="auto"/>
                  </w:divBdr>
                </w:div>
                <w:div w:id="1816557751">
                  <w:marLeft w:val="640"/>
                  <w:marRight w:val="0"/>
                  <w:marTop w:val="0"/>
                  <w:marBottom w:val="0"/>
                  <w:divBdr>
                    <w:top w:val="none" w:sz="0" w:space="0" w:color="auto"/>
                    <w:left w:val="none" w:sz="0" w:space="0" w:color="auto"/>
                    <w:bottom w:val="none" w:sz="0" w:space="0" w:color="auto"/>
                    <w:right w:val="none" w:sz="0" w:space="0" w:color="auto"/>
                  </w:divBdr>
                </w:div>
                <w:div w:id="1034379908">
                  <w:marLeft w:val="640"/>
                  <w:marRight w:val="0"/>
                  <w:marTop w:val="0"/>
                  <w:marBottom w:val="0"/>
                  <w:divBdr>
                    <w:top w:val="none" w:sz="0" w:space="0" w:color="auto"/>
                    <w:left w:val="none" w:sz="0" w:space="0" w:color="auto"/>
                    <w:bottom w:val="none" w:sz="0" w:space="0" w:color="auto"/>
                    <w:right w:val="none" w:sz="0" w:space="0" w:color="auto"/>
                  </w:divBdr>
                </w:div>
                <w:div w:id="187530364">
                  <w:marLeft w:val="640"/>
                  <w:marRight w:val="0"/>
                  <w:marTop w:val="0"/>
                  <w:marBottom w:val="0"/>
                  <w:divBdr>
                    <w:top w:val="none" w:sz="0" w:space="0" w:color="auto"/>
                    <w:left w:val="none" w:sz="0" w:space="0" w:color="auto"/>
                    <w:bottom w:val="none" w:sz="0" w:space="0" w:color="auto"/>
                    <w:right w:val="none" w:sz="0" w:space="0" w:color="auto"/>
                  </w:divBdr>
                </w:div>
                <w:div w:id="1444109901">
                  <w:marLeft w:val="640"/>
                  <w:marRight w:val="0"/>
                  <w:marTop w:val="0"/>
                  <w:marBottom w:val="0"/>
                  <w:divBdr>
                    <w:top w:val="none" w:sz="0" w:space="0" w:color="auto"/>
                    <w:left w:val="none" w:sz="0" w:space="0" w:color="auto"/>
                    <w:bottom w:val="none" w:sz="0" w:space="0" w:color="auto"/>
                    <w:right w:val="none" w:sz="0" w:space="0" w:color="auto"/>
                  </w:divBdr>
                </w:div>
                <w:div w:id="1061364878">
                  <w:marLeft w:val="640"/>
                  <w:marRight w:val="0"/>
                  <w:marTop w:val="0"/>
                  <w:marBottom w:val="0"/>
                  <w:divBdr>
                    <w:top w:val="none" w:sz="0" w:space="0" w:color="auto"/>
                    <w:left w:val="none" w:sz="0" w:space="0" w:color="auto"/>
                    <w:bottom w:val="none" w:sz="0" w:space="0" w:color="auto"/>
                    <w:right w:val="none" w:sz="0" w:space="0" w:color="auto"/>
                  </w:divBdr>
                </w:div>
                <w:div w:id="1733307127">
                  <w:marLeft w:val="640"/>
                  <w:marRight w:val="0"/>
                  <w:marTop w:val="0"/>
                  <w:marBottom w:val="0"/>
                  <w:divBdr>
                    <w:top w:val="none" w:sz="0" w:space="0" w:color="auto"/>
                    <w:left w:val="none" w:sz="0" w:space="0" w:color="auto"/>
                    <w:bottom w:val="none" w:sz="0" w:space="0" w:color="auto"/>
                    <w:right w:val="none" w:sz="0" w:space="0" w:color="auto"/>
                  </w:divBdr>
                </w:div>
                <w:div w:id="1761096210">
                  <w:marLeft w:val="640"/>
                  <w:marRight w:val="0"/>
                  <w:marTop w:val="0"/>
                  <w:marBottom w:val="0"/>
                  <w:divBdr>
                    <w:top w:val="none" w:sz="0" w:space="0" w:color="auto"/>
                    <w:left w:val="none" w:sz="0" w:space="0" w:color="auto"/>
                    <w:bottom w:val="none" w:sz="0" w:space="0" w:color="auto"/>
                    <w:right w:val="none" w:sz="0" w:space="0" w:color="auto"/>
                  </w:divBdr>
                </w:div>
                <w:div w:id="986209695">
                  <w:marLeft w:val="640"/>
                  <w:marRight w:val="0"/>
                  <w:marTop w:val="0"/>
                  <w:marBottom w:val="0"/>
                  <w:divBdr>
                    <w:top w:val="none" w:sz="0" w:space="0" w:color="auto"/>
                    <w:left w:val="none" w:sz="0" w:space="0" w:color="auto"/>
                    <w:bottom w:val="none" w:sz="0" w:space="0" w:color="auto"/>
                    <w:right w:val="none" w:sz="0" w:space="0" w:color="auto"/>
                  </w:divBdr>
                </w:div>
                <w:div w:id="838614752">
                  <w:marLeft w:val="640"/>
                  <w:marRight w:val="0"/>
                  <w:marTop w:val="0"/>
                  <w:marBottom w:val="0"/>
                  <w:divBdr>
                    <w:top w:val="none" w:sz="0" w:space="0" w:color="auto"/>
                    <w:left w:val="none" w:sz="0" w:space="0" w:color="auto"/>
                    <w:bottom w:val="none" w:sz="0" w:space="0" w:color="auto"/>
                    <w:right w:val="none" w:sz="0" w:space="0" w:color="auto"/>
                  </w:divBdr>
                </w:div>
                <w:div w:id="377316874">
                  <w:marLeft w:val="640"/>
                  <w:marRight w:val="0"/>
                  <w:marTop w:val="0"/>
                  <w:marBottom w:val="0"/>
                  <w:divBdr>
                    <w:top w:val="none" w:sz="0" w:space="0" w:color="auto"/>
                    <w:left w:val="none" w:sz="0" w:space="0" w:color="auto"/>
                    <w:bottom w:val="none" w:sz="0" w:space="0" w:color="auto"/>
                    <w:right w:val="none" w:sz="0" w:space="0" w:color="auto"/>
                  </w:divBdr>
                </w:div>
                <w:div w:id="110445568">
                  <w:marLeft w:val="640"/>
                  <w:marRight w:val="0"/>
                  <w:marTop w:val="0"/>
                  <w:marBottom w:val="0"/>
                  <w:divBdr>
                    <w:top w:val="none" w:sz="0" w:space="0" w:color="auto"/>
                    <w:left w:val="none" w:sz="0" w:space="0" w:color="auto"/>
                    <w:bottom w:val="none" w:sz="0" w:space="0" w:color="auto"/>
                    <w:right w:val="none" w:sz="0" w:space="0" w:color="auto"/>
                  </w:divBdr>
                </w:div>
                <w:div w:id="1610159885">
                  <w:marLeft w:val="640"/>
                  <w:marRight w:val="0"/>
                  <w:marTop w:val="0"/>
                  <w:marBottom w:val="0"/>
                  <w:divBdr>
                    <w:top w:val="none" w:sz="0" w:space="0" w:color="auto"/>
                    <w:left w:val="none" w:sz="0" w:space="0" w:color="auto"/>
                    <w:bottom w:val="none" w:sz="0" w:space="0" w:color="auto"/>
                    <w:right w:val="none" w:sz="0" w:space="0" w:color="auto"/>
                  </w:divBdr>
                </w:div>
                <w:div w:id="1308631059">
                  <w:marLeft w:val="640"/>
                  <w:marRight w:val="0"/>
                  <w:marTop w:val="0"/>
                  <w:marBottom w:val="0"/>
                  <w:divBdr>
                    <w:top w:val="none" w:sz="0" w:space="0" w:color="auto"/>
                    <w:left w:val="none" w:sz="0" w:space="0" w:color="auto"/>
                    <w:bottom w:val="none" w:sz="0" w:space="0" w:color="auto"/>
                    <w:right w:val="none" w:sz="0" w:space="0" w:color="auto"/>
                  </w:divBdr>
                </w:div>
                <w:div w:id="1291739109">
                  <w:marLeft w:val="640"/>
                  <w:marRight w:val="0"/>
                  <w:marTop w:val="0"/>
                  <w:marBottom w:val="0"/>
                  <w:divBdr>
                    <w:top w:val="none" w:sz="0" w:space="0" w:color="auto"/>
                    <w:left w:val="none" w:sz="0" w:space="0" w:color="auto"/>
                    <w:bottom w:val="none" w:sz="0" w:space="0" w:color="auto"/>
                    <w:right w:val="none" w:sz="0" w:space="0" w:color="auto"/>
                  </w:divBdr>
                </w:div>
              </w:divsChild>
            </w:div>
            <w:div w:id="1530140122">
              <w:marLeft w:val="0"/>
              <w:marRight w:val="0"/>
              <w:marTop w:val="0"/>
              <w:marBottom w:val="0"/>
              <w:divBdr>
                <w:top w:val="none" w:sz="0" w:space="0" w:color="auto"/>
                <w:left w:val="none" w:sz="0" w:space="0" w:color="auto"/>
                <w:bottom w:val="none" w:sz="0" w:space="0" w:color="auto"/>
                <w:right w:val="none" w:sz="0" w:space="0" w:color="auto"/>
              </w:divBdr>
              <w:divsChild>
                <w:div w:id="1883444318">
                  <w:marLeft w:val="640"/>
                  <w:marRight w:val="0"/>
                  <w:marTop w:val="0"/>
                  <w:marBottom w:val="0"/>
                  <w:divBdr>
                    <w:top w:val="none" w:sz="0" w:space="0" w:color="auto"/>
                    <w:left w:val="none" w:sz="0" w:space="0" w:color="auto"/>
                    <w:bottom w:val="none" w:sz="0" w:space="0" w:color="auto"/>
                    <w:right w:val="none" w:sz="0" w:space="0" w:color="auto"/>
                  </w:divBdr>
                </w:div>
                <w:div w:id="1999573673">
                  <w:marLeft w:val="640"/>
                  <w:marRight w:val="0"/>
                  <w:marTop w:val="0"/>
                  <w:marBottom w:val="0"/>
                  <w:divBdr>
                    <w:top w:val="none" w:sz="0" w:space="0" w:color="auto"/>
                    <w:left w:val="none" w:sz="0" w:space="0" w:color="auto"/>
                    <w:bottom w:val="none" w:sz="0" w:space="0" w:color="auto"/>
                    <w:right w:val="none" w:sz="0" w:space="0" w:color="auto"/>
                  </w:divBdr>
                </w:div>
                <w:div w:id="116489296">
                  <w:marLeft w:val="640"/>
                  <w:marRight w:val="0"/>
                  <w:marTop w:val="0"/>
                  <w:marBottom w:val="0"/>
                  <w:divBdr>
                    <w:top w:val="none" w:sz="0" w:space="0" w:color="auto"/>
                    <w:left w:val="none" w:sz="0" w:space="0" w:color="auto"/>
                    <w:bottom w:val="none" w:sz="0" w:space="0" w:color="auto"/>
                    <w:right w:val="none" w:sz="0" w:space="0" w:color="auto"/>
                  </w:divBdr>
                </w:div>
                <w:div w:id="1973752303">
                  <w:marLeft w:val="640"/>
                  <w:marRight w:val="0"/>
                  <w:marTop w:val="0"/>
                  <w:marBottom w:val="0"/>
                  <w:divBdr>
                    <w:top w:val="none" w:sz="0" w:space="0" w:color="auto"/>
                    <w:left w:val="none" w:sz="0" w:space="0" w:color="auto"/>
                    <w:bottom w:val="none" w:sz="0" w:space="0" w:color="auto"/>
                    <w:right w:val="none" w:sz="0" w:space="0" w:color="auto"/>
                  </w:divBdr>
                </w:div>
                <w:div w:id="661929568">
                  <w:marLeft w:val="640"/>
                  <w:marRight w:val="0"/>
                  <w:marTop w:val="0"/>
                  <w:marBottom w:val="0"/>
                  <w:divBdr>
                    <w:top w:val="none" w:sz="0" w:space="0" w:color="auto"/>
                    <w:left w:val="none" w:sz="0" w:space="0" w:color="auto"/>
                    <w:bottom w:val="none" w:sz="0" w:space="0" w:color="auto"/>
                    <w:right w:val="none" w:sz="0" w:space="0" w:color="auto"/>
                  </w:divBdr>
                </w:div>
                <w:div w:id="735863114">
                  <w:marLeft w:val="640"/>
                  <w:marRight w:val="0"/>
                  <w:marTop w:val="0"/>
                  <w:marBottom w:val="0"/>
                  <w:divBdr>
                    <w:top w:val="none" w:sz="0" w:space="0" w:color="auto"/>
                    <w:left w:val="none" w:sz="0" w:space="0" w:color="auto"/>
                    <w:bottom w:val="none" w:sz="0" w:space="0" w:color="auto"/>
                    <w:right w:val="none" w:sz="0" w:space="0" w:color="auto"/>
                  </w:divBdr>
                </w:div>
                <w:div w:id="2113426457">
                  <w:marLeft w:val="640"/>
                  <w:marRight w:val="0"/>
                  <w:marTop w:val="0"/>
                  <w:marBottom w:val="0"/>
                  <w:divBdr>
                    <w:top w:val="none" w:sz="0" w:space="0" w:color="auto"/>
                    <w:left w:val="none" w:sz="0" w:space="0" w:color="auto"/>
                    <w:bottom w:val="none" w:sz="0" w:space="0" w:color="auto"/>
                    <w:right w:val="none" w:sz="0" w:space="0" w:color="auto"/>
                  </w:divBdr>
                </w:div>
                <w:div w:id="817646805">
                  <w:marLeft w:val="640"/>
                  <w:marRight w:val="0"/>
                  <w:marTop w:val="0"/>
                  <w:marBottom w:val="0"/>
                  <w:divBdr>
                    <w:top w:val="none" w:sz="0" w:space="0" w:color="auto"/>
                    <w:left w:val="none" w:sz="0" w:space="0" w:color="auto"/>
                    <w:bottom w:val="none" w:sz="0" w:space="0" w:color="auto"/>
                    <w:right w:val="none" w:sz="0" w:space="0" w:color="auto"/>
                  </w:divBdr>
                </w:div>
                <w:div w:id="2116899683">
                  <w:marLeft w:val="640"/>
                  <w:marRight w:val="0"/>
                  <w:marTop w:val="0"/>
                  <w:marBottom w:val="0"/>
                  <w:divBdr>
                    <w:top w:val="none" w:sz="0" w:space="0" w:color="auto"/>
                    <w:left w:val="none" w:sz="0" w:space="0" w:color="auto"/>
                    <w:bottom w:val="none" w:sz="0" w:space="0" w:color="auto"/>
                    <w:right w:val="none" w:sz="0" w:space="0" w:color="auto"/>
                  </w:divBdr>
                </w:div>
                <w:div w:id="508838103">
                  <w:marLeft w:val="640"/>
                  <w:marRight w:val="0"/>
                  <w:marTop w:val="0"/>
                  <w:marBottom w:val="0"/>
                  <w:divBdr>
                    <w:top w:val="none" w:sz="0" w:space="0" w:color="auto"/>
                    <w:left w:val="none" w:sz="0" w:space="0" w:color="auto"/>
                    <w:bottom w:val="none" w:sz="0" w:space="0" w:color="auto"/>
                    <w:right w:val="none" w:sz="0" w:space="0" w:color="auto"/>
                  </w:divBdr>
                </w:div>
                <w:div w:id="2135783133">
                  <w:marLeft w:val="640"/>
                  <w:marRight w:val="0"/>
                  <w:marTop w:val="0"/>
                  <w:marBottom w:val="0"/>
                  <w:divBdr>
                    <w:top w:val="none" w:sz="0" w:space="0" w:color="auto"/>
                    <w:left w:val="none" w:sz="0" w:space="0" w:color="auto"/>
                    <w:bottom w:val="none" w:sz="0" w:space="0" w:color="auto"/>
                    <w:right w:val="none" w:sz="0" w:space="0" w:color="auto"/>
                  </w:divBdr>
                </w:div>
                <w:div w:id="1459757664">
                  <w:marLeft w:val="640"/>
                  <w:marRight w:val="0"/>
                  <w:marTop w:val="0"/>
                  <w:marBottom w:val="0"/>
                  <w:divBdr>
                    <w:top w:val="none" w:sz="0" w:space="0" w:color="auto"/>
                    <w:left w:val="none" w:sz="0" w:space="0" w:color="auto"/>
                    <w:bottom w:val="none" w:sz="0" w:space="0" w:color="auto"/>
                    <w:right w:val="none" w:sz="0" w:space="0" w:color="auto"/>
                  </w:divBdr>
                </w:div>
                <w:div w:id="1074816136">
                  <w:marLeft w:val="640"/>
                  <w:marRight w:val="0"/>
                  <w:marTop w:val="0"/>
                  <w:marBottom w:val="0"/>
                  <w:divBdr>
                    <w:top w:val="none" w:sz="0" w:space="0" w:color="auto"/>
                    <w:left w:val="none" w:sz="0" w:space="0" w:color="auto"/>
                    <w:bottom w:val="none" w:sz="0" w:space="0" w:color="auto"/>
                    <w:right w:val="none" w:sz="0" w:space="0" w:color="auto"/>
                  </w:divBdr>
                </w:div>
                <w:div w:id="1091659362">
                  <w:marLeft w:val="640"/>
                  <w:marRight w:val="0"/>
                  <w:marTop w:val="0"/>
                  <w:marBottom w:val="0"/>
                  <w:divBdr>
                    <w:top w:val="none" w:sz="0" w:space="0" w:color="auto"/>
                    <w:left w:val="none" w:sz="0" w:space="0" w:color="auto"/>
                    <w:bottom w:val="none" w:sz="0" w:space="0" w:color="auto"/>
                    <w:right w:val="none" w:sz="0" w:space="0" w:color="auto"/>
                  </w:divBdr>
                </w:div>
                <w:div w:id="170725208">
                  <w:marLeft w:val="640"/>
                  <w:marRight w:val="0"/>
                  <w:marTop w:val="0"/>
                  <w:marBottom w:val="0"/>
                  <w:divBdr>
                    <w:top w:val="none" w:sz="0" w:space="0" w:color="auto"/>
                    <w:left w:val="none" w:sz="0" w:space="0" w:color="auto"/>
                    <w:bottom w:val="none" w:sz="0" w:space="0" w:color="auto"/>
                    <w:right w:val="none" w:sz="0" w:space="0" w:color="auto"/>
                  </w:divBdr>
                </w:div>
                <w:div w:id="558247170">
                  <w:marLeft w:val="640"/>
                  <w:marRight w:val="0"/>
                  <w:marTop w:val="0"/>
                  <w:marBottom w:val="0"/>
                  <w:divBdr>
                    <w:top w:val="none" w:sz="0" w:space="0" w:color="auto"/>
                    <w:left w:val="none" w:sz="0" w:space="0" w:color="auto"/>
                    <w:bottom w:val="none" w:sz="0" w:space="0" w:color="auto"/>
                    <w:right w:val="none" w:sz="0" w:space="0" w:color="auto"/>
                  </w:divBdr>
                </w:div>
                <w:div w:id="16584992">
                  <w:marLeft w:val="640"/>
                  <w:marRight w:val="0"/>
                  <w:marTop w:val="0"/>
                  <w:marBottom w:val="0"/>
                  <w:divBdr>
                    <w:top w:val="none" w:sz="0" w:space="0" w:color="auto"/>
                    <w:left w:val="none" w:sz="0" w:space="0" w:color="auto"/>
                    <w:bottom w:val="none" w:sz="0" w:space="0" w:color="auto"/>
                    <w:right w:val="none" w:sz="0" w:space="0" w:color="auto"/>
                  </w:divBdr>
                </w:div>
                <w:div w:id="902955512">
                  <w:marLeft w:val="640"/>
                  <w:marRight w:val="0"/>
                  <w:marTop w:val="0"/>
                  <w:marBottom w:val="0"/>
                  <w:divBdr>
                    <w:top w:val="none" w:sz="0" w:space="0" w:color="auto"/>
                    <w:left w:val="none" w:sz="0" w:space="0" w:color="auto"/>
                    <w:bottom w:val="none" w:sz="0" w:space="0" w:color="auto"/>
                    <w:right w:val="none" w:sz="0" w:space="0" w:color="auto"/>
                  </w:divBdr>
                </w:div>
                <w:div w:id="2076273314">
                  <w:marLeft w:val="640"/>
                  <w:marRight w:val="0"/>
                  <w:marTop w:val="0"/>
                  <w:marBottom w:val="0"/>
                  <w:divBdr>
                    <w:top w:val="none" w:sz="0" w:space="0" w:color="auto"/>
                    <w:left w:val="none" w:sz="0" w:space="0" w:color="auto"/>
                    <w:bottom w:val="none" w:sz="0" w:space="0" w:color="auto"/>
                    <w:right w:val="none" w:sz="0" w:space="0" w:color="auto"/>
                  </w:divBdr>
                </w:div>
              </w:divsChild>
            </w:div>
            <w:div w:id="1866479293">
              <w:marLeft w:val="0"/>
              <w:marRight w:val="0"/>
              <w:marTop w:val="0"/>
              <w:marBottom w:val="0"/>
              <w:divBdr>
                <w:top w:val="none" w:sz="0" w:space="0" w:color="auto"/>
                <w:left w:val="none" w:sz="0" w:space="0" w:color="auto"/>
                <w:bottom w:val="none" w:sz="0" w:space="0" w:color="auto"/>
                <w:right w:val="none" w:sz="0" w:space="0" w:color="auto"/>
              </w:divBdr>
              <w:divsChild>
                <w:div w:id="2013097025">
                  <w:marLeft w:val="640"/>
                  <w:marRight w:val="0"/>
                  <w:marTop w:val="0"/>
                  <w:marBottom w:val="0"/>
                  <w:divBdr>
                    <w:top w:val="none" w:sz="0" w:space="0" w:color="auto"/>
                    <w:left w:val="none" w:sz="0" w:space="0" w:color="auto"/>
                    <w:bottom w:val="none" w:sz="0" w:space="0" w:color="auto"/>
                    <w:right w:val="none" w:sz="0" w:space="0" w:color="auto"/>
                  </w:divBdr>
                </w:div>
                <w:div w:id="1447428328">
                  <w:marLeft w:val="640"/>
                  <w:marRight w:val="0"/>
                  <w:marTop w:val="0"/>
                  <w:marBottom w:val="0"/>
                  <w:divBdr>
                    <w:top w:val="none" w:sz="0" w:space="0" w:color="auto"/>
                    <w:left w:val="none" w:sz="0" w:space="0" w:color="auto"/>
                    <w:bottom w:val="none" w:sz="0" w:space="0" w:color="auto"/>
                    <w:right w:val="none" w:sz="0" w:space="0" w:color="auto"/>
                  </w:divBdr>
                </w:div>
                <w:div w:id="1084953393">
                  <w:marLeft w:val="640"/>
                  <w:marRight w:val="0"/>
                  <w:marTop w:val="0"/>
                  <w:marBottom w:val="0"/>
                  <w:divBdr>
                    <w:top w:val="none" w:sz="0" w:space="0" w:color="auto"/>
                    <w:left w:val="none" w:sz="0" w:space="0" w:color="auto"/>
                    <w:bottom w:val="none" w:sz="0" w:space="0" w:color="auto"/>
                    <w:right w:val="none" w:sz="0" w:space="0" w:color="auto"/>
                  </w:divBdr>
                </w:div>
                <w:div w:id="1774089287">
                  <w:marLeft w:val="640"/>
                  <w:marRight w:val="0"/>
                  <w:marTop w:val="0"/>
                  <w:marBottom w:val="0"/>
                  <w:divBdr>
                    <w:top w:val="none" w:sz="0" w:space="0" w:color="auto"/>
                    <w:left w:val="none" w:sz="0" w:space="0" w:color="auto"/>
                    <w:bottom w:val="none" w:sz="0" w:space="0" w:color="auto"/>
                    <w:right w:val="none" w:sz="0" w:space="0" w:color="auto"/>
                  </w:divBdr>
                </w:div>
                <w:div w:id="2104302373">
                  <w:marLeft w:val="640"/>
                  <w:marRight w:val="0"/>
                  <w:marTop w:val="0"/>
                  <w:marBottom w:val="0"/>
                  <w:divBdr>
                    <w:top w:val="none" w:sz="0" w:space="0" w:color="auto"/>
                    <w:left w:val="none" w:sz="0" w:space="0" w:color="auto"/>
                    <w:bottom w:val="none" w:sz="0" w:space="0" w:color="auto"/>
                    <w:right w:val="none" w:sz="0" w:space="0" w:color="auto"/>
                  </w:divBdr>
                </w:div>
                <w:div w:id="1484471359">
                  <w:marLeft w:val="640"/>
                  <w:marRight w:val="0"/>
                  <w:marTop w:val="0"/>
                  <w:marBottom w:val="0"/>
                  <w:divBdr>
                    <w:top w:val="none" w:sz="0" w:space="0" w:color="auto"/>
                    <w:left w:val="none" w:sz="0" w:space="0" w:color="auto"/>
                    <w:bottom w:val="none" w:sz="0" w:space="0" w:color="auto"/>
                    <w:right w:val="none" w:sz="0" w:space="0" w:color="auto"/>
                  </w:divBdr>
                </w:div>
                <w:div w:id="1773163888">
                  <w:marLeft w:val="640"/>
                  <w:marRight w:val="0"/>
                  <w:marTop w:val="0"/>
                  <w:marBottom w:val="0"/>
                  <w:divBdr>
                    <w:top w:val="none" w:sz="0" w:space="0" w:color="auto"/>
                    <w:left w:val="none" w:sz="0" w:space="0" w:color="auto"/>
                    <w:bottom w:val="none" w:sz="0" w:space="0" w:color="auto"/>
                    <w:right w:val="none" w:sz="0" w:space="0" w:color="auto"/>
                  </w:divBdr>
                </w:div>
                <w:div w:id="1096171765">
                  <w:marLeft w:val="640"/>
                  <w:marRight w:val="0"/>
                  <w:marTop w:val="0"/>
                  <w:marBottom w:val="0"/>
                  <w:divBdr>
                    <w:top w:val="none" w:sz="0" w:space="0" w:color="auto"/>
                    <w:left w:val="none" w:sz="0" w:space="0" w:color="auto"/>
                    <w:bottom w:val="none" w:sz="0" w:space="0" w:color="auto"/>
                    <w:right w:val="none" w:sz="0" w:space="0" w:color="auto"/>
                  </w:divBdr>
                </w:div>
                <w:div w:id="1042248199">
                  <w:marLeft w:val="640"/>
                  <w:marRight w:val="0"/>
                  <w:marTop w:val="0"/>
                  <w:marBottom w:val="0"/>
                  <w:divBdr>
                    <w:top w:val="none" w:sz="0" w:space="0" w:color="auto"/>
                    <w:left w:val="none" w:sz="0" w:space="0" w:color="auto"/>
                    <w:bottom w:val="none" w:sz="0" w:space="0" w:color="auto"/>
                    <w:right w:val="none" w:sz="0" w:space="0" w:color="auto"/>
                  </w:divBdr>
                </w:div>
                <w:div w:id="2066564294">
                  <w:marLeft w:val="640"/>
                  <w:marRight w:val="0"/>
                  <w:marTop w:val="0"/>
                  <w:marBottom w:val="0"/>
                  <w:divBdr>
                    <w:top w:val="none" w:sz="0" w:space="0" w:color="auto"/>
                    <w:left w:val="none" w:sz="0" w:space="0" w:color="auto"/>
                    <w:bottom w:val="none" w:sz="0" w:space="0" w:color="auto"/>
                    <w:right w:val="none" w:sz="0" w:space="0" w:color="auto"/>
                  </w:divBdr>
                </w:div>
                <w:div w:id="1974870923">
                  <w:marLeft w:val="640"/>
                  <w:marRight w:val="0"/>
                  <w:marTop w:val="0"/>
                  <w:marBottom w:val="0"/>
                  <w:divBdr>
                    <w:top w:val="none" w:sz="0" w:space="0" w:color="auto"/>
                    <w:left w:val="none" w:sz="0" w:space="0" w:color="auto"/>
                    <w:bottom w:val="none" w:sz="0" w:space="0" w:color="auto"/>
                    <w:right w:val="none" w:sz="0" w:space="0" w:color="auto"/>
                  </w:divBdr>
                </w:div>
                <w:div w:id="168562619">
                  <w:marLeft w:val="640"/>
                  <w:marRight w:val="0"/>
                  <w:marTop w:val="0"/>
                  <w:marBottom w:val="0"/>
                  <w:divBdr>
                    <w:top w:val="none" w:sz="0" w:space="0" w:color="auto"/>
                    <w:left w:val="none" w:sz="0" w:space="0" w:color="auto"/>
                    <w:bottom w:val="none" w:sz="0" w:space="0" w:color="auto"/>
                    <w:right w:val="none" w:sz="0" w:space="0" w:color="auto"/>
                  </w:divBdr>
                </w:div>
                <w:div w:id="1696348427">
                  <w:marLeft w:val="640"/>
                  <w:marRight w:val="0"/>
                  <w:marTop w:val="0"/>
                  <w:marBottom w:val="0"/>
                  <w:divBdr>
                    <w:top w:val="none" w:sz="0" w:space="0" w:color="auto"/>
                    <w:left w:val="none" w:sz="0" w:space="0" w:color="auto"/>
                    <w:bottom w:val="none" w:sz="0" w:space="0" w:color="auto"/>
                    <w:right w:val="none" w:sz="0" w:space="0" w:color="auto"/>
                  </w:divBdr>
                </w:div>
                <w:div w:id="870729545">
                  <w:marLeft w:val="640"/>
                  <w:marRight w:val="0"/>
                  <w:marTop w:val="0"/>
                  <w:marBottom w:val="0"/>
                  <w:divBdr>
                    <w:top w:val="none" w:sz="0" w:space="0" w:color="auto"/>
                    <w:left w:val="none" w:sz="0" w:space="0" w:color="auto"/>
                    <w:bottom w:val="none" w:sz="0" w:space="0" w:color="auto"/>
                    <w:right w:val="none" w:sz="0" w:space="0" w:color="auto"/>
                  </w:divBdr>
                </w:div>
                <w:div w:id="1973169749">
                  <w:marLeft w:val="640"/>
                  <w:marRight w:val="0"/>
                  <w:marTop w:val="0"/>
                  <w:marBottom w:val="0"/>
                  <w:divBdr>
                    <w:top w:val="none" w:sz="0" w:space="0" w:color="auto"/>
                    <w:left w:val="none" w:sz="0" w:space="0" w:color="auto"/>
                    <w:bottom w:val="none" w:sz="0" w:space="0" w:color="auto"/>
                    <w:right w:val="none" w:sz="0" w:space="0" w:color="auto"/>
                  </w:divBdr>
                </w:div>
                <w:div w:id="421874325">
                  <w:marLeft w:val="640"/>
                  <w:marRight w:val="0"/>
                  <w:marTop w:val="0"/>
                  <w:marBottom w:val="0"/>
                  <w:divBdr>
                    <w:top w:val="none" w:sz="0" w:space="0" w:color="auto"/>
                    <w:left w:val="none" w:sz="0" w:space="0" w:color="auto"/>
                    <w:bottom w:val="none" w:sz="0" w:space="0" w:color="auto"/>
                    <w:right w:val="none" w:sz="0" w:space="0" w:color="auto"/>
                  </w:divBdr>
                </w:div>
                <w:div w:id="1543713368">
                  <w:marLeft w:val="640"/>
                  <w:marRight w:val="0"/>
                  <w:marTop w:val="0"/>
                  <w:marBottom w:val="0"/>
                  <w:divBdr>
                    <w:top w:val="none" w:sz="0" w:space="0" w:color="auto"/>
                    <w:left w:val="none" w:sz="0" w:space="0" w:color="auto"/>
                    <w:bottom w:val="none" w:sz="0" w:space="0" w:color="auto"/>
                    <w:right w:val="none" w:sz="0" w:space="0" w:color="auto"/>
                  </w:divBdr>
                </w:div>
                <w:div w:id="669598903">
                  <w:marLeft w:val="640"/>
                  <w:marRight w:val="0"/>
                  <w:marTop w:val="0"/>
                  <w:marBottom w:val="0"/>
                  <w:divBdr>
                    <w:top w:val="none" w:sz="0" w:space="0" w:color="auto"/>
                    <w:left w:val="none" w:sz="0" w:space="0" w:color="auto"/>
                    <w:bottom w:val="none" w:sz="0" w:space="0" w:color="auto"/>
                    <w:right w:val="none" w:sz="0" w:space="0" w:color="auto"/>
                  </w:divBdr>
                </w:div>
                <w:div w:id="1225994448">
                  <w:marLeft w:val="640"/>
                  <w:marRight w:val="0"/>
                  <w:marTop w:val="0"/>
                  <w:marBottom w:val="0"/>
                  <w:divBdr>
                    <w:top w:val="none" w:sz="0" w:space="0" w:color="auto"/>
                    <w:left w:val="none" w:sz="0" w:space="0" w:color="auto"/>
                    <w:bottom w:val="none" w:sz="0" w:space="0" w:color="auto"/>
                    <w:right w:val="none" w:sz="0" w:space="0" w:color="auto"/>
                  </w:divBdr>
                </w:div>
              </w:divsChild>
            </w:div>
            <w:div w:id="1829906449">
              <w:marLeft w:val="0"/>
              <w:marRight w:val="0"/>
              <w:marTop w:val="0"/>
              <w:marBottom w:val="0"/>
              <w:divBdr>
                <w:top w:val="none" w:sz="0" w:space="0" w:color="auto"/>
                <w:left w:val="none" w:sz="0" w:space="0" w:color="auto"/>
                <w:bottom w:val="none" w:sz="0" w:space="0" w:color="auto"/>
                <w:right w:val="none" w:sz="0" w:space="0" w:color="auto"/>
              </w:divBdr>
              <w:divsChild>
                <w:div w:id="1029716835">
                  <w:marLeft w:val="640"/>
                  <w:marRight w:val="0"/>
                  <w:marTop w:val="0"/>
                  <w:marBottom w:val="0"/>
                  <w:divBdr>
                    <w:top w:val="none" w:sz="0" w:space="0" w:color="auto"/>
                    <w:left w:val="none" w:sz="0" w:space="0" w:color="auto"/>
                    <w:bottom w:val="none" w:sz="0" w:space="0" w:color="auto"/>
                    <w:right w:val="none" w:sz="0" w:space="0" w:color="auto"/>
                  </w:divBdr>
                </w:div>
                <w:div w:id="449518932">
                  <w:marLeft w:val="640"/>
                  <w:marRight w:val="0"/>
                  <w:marTop w:val="0"/>
                  <w:marBottom w:val="0"/>
                  <w:divBdr>
                    <w:top w:val="none" w:sz="0" w:space="0" w:color="auto"/>
                    <w:left w:val="none" w:sz="0" w:space="0" w:color="auto"/>
                    <w:bottom w:val="none" w:sz="0" w:space="0" w:color="auto"/>
                    <w:right w:val="none" w:sz="0" w:space="0" w:color="auto"/>
                  </w:divBdr>
                </w:div>
                <w:div w:id="1412971229">
                  <w:marLeft w:val="640"/>
                  <w:marRight w:val="0"/>
                  <w:marTop w:val="0"/>
                  <w:marBottom w:val="0"/>
                  <w:divBdr>
                    <w:top w:val="none" w:sz="0" w:space="0" w:color="auto"/>
                    <w:left w:val="none" w:sz="0" w:space="0" w:color="auto"/>
                    <w:bottom w:val="none" w:sz="0" w:space="0" w:color="auto"/>
                    <w:right w:val="none" w:sz="0" w:space="0" w:color="auto"/>
                  </w:divBdr>
                </w:div>
                <w:div w:id="780994674">
                  <w:marLeft w:val="640"/>
                  <w:marRight w:val="0"/>
                  <w:marTop w:val="0"/>
                  <w:marBottom w:val="0"/>
                  <w:divBdr>
                    <w:top w:val="none" w:sz="0" w:space="0" w:color="auto"/>
                    <w:left w:val="none" w:sz="0" w:space="0" w:color="auto"/>
                    <w:bottom w:val="none" w:sz="0" w:space="0" w:color="auto"/>
                    <w:right w:val="none" w:sz="0" w:space="0" w:color="auto"/>
                  </w:divBdr>
                </w:div>
                <w:div w:id="2086604051">
                  <w:marLeft w:val="640"/>
                  <w:marRight w:val="0"/>
                  <w:marTop w:val="0"/>
                  <w:marBottom w:val="0"/>
                  <w:divBdr>
                    <w:top w:val="none" w:sz="0" w:space="0" w:color="auto"/>
                    <w:left w:val="none" w:sz="0" w:space="0" w:color="auto"/>
                    <w:bottom w:val="none" w:sz="0" w:space="0" w:color="auto"/>
                    <w:right w:val="none" w:sz="0" w:space="0" w:color="auto"/>
                  </w:divBdr>
                </w:div>
                <w:div w:id="1945260032">
                  <w:marLeft w:val="640"/>
                  <w:marRight w:val="0"/>
                  <w:marTop w:val="0"/>
                  <w:marBottom w:val="0"/>
                  <w:divBdr>
                    <w:top w:val="none" w:sz="0" w:space="0" w:color="auto"/>
                    <w:left w:val="none" w:sz="0" w:space="0" w:color="auto"/>
                    <w:bottom w:val="none" w:sz="0" w:space="0" w:color="auto"/>
                    <w:right w:val="none" w:sz="0" w:space="0" w:color="auto"/>
                  </w:divBdr>
                </w:div>
                <w:div w:id="1643731846">
                  <w:marLeft w:val="640"/>
                  <w:marRight w:val="0"/>
                  <w:marTop w:val="0"/>
                  <w:marBottom w:val="0"/>
                  <w:divBdr>
                    <w:top w:val="none" w:sz="0" w:space="0" w:color="auto"/>
                    <w:left w:val="none" w:sz="0" w:space="0" w:color="auto"/>
                    <w:bottom w:val="none" w:sz="0" w:space="0" w:color="auto"/>
                    <w:right w:val="none" w:sz="0" w:space="0" w:color="auto"/>
                  </w:divBdr>
                </w:div>
                <w:div w:id="392430576">
                  <w:marLeft w:val="640"/>
                  <w:marRight w:val="0"/>
                  <w:marTop w:val="0"/>
                  <w:marBottom w:val="0"/>
                  <w:divBdr>
                    <w:top w:val="none" w:sz="0" w:space="0" w:color="auto"/>
                    <w:left w:val="none" w:sz="0" w:space="0" w:color="auto"/>
                    <w:bottom w:val="none" w:sz="0" w:space="0" w:color="auto"/>
                    <w:right w:val="none" w:sz="0" w:space="0" w:color="auto"/>
                  </w:divBdr>
                </w:div>
                <w:div w:id="863324091">
                  <w:marLeft w:val="640"/>
                  <w:marRight w:val="0"/>
                  <w:marTop w:val="0"/>
                  <w:marBottom w:val="0"/>
                  <w:divBdr>
                    <w:top w:val="none" w:sz="0" w:space="0" w:color="auto"/>
                    <w:left w:val="none" w:sz="0" w:space="0" w:color="auto"/>
                    <w:bottom w:val="none" w:sz="0" w:space="0" w:color="auto"/>
                    <w:right w:val="none" w:sz="0" w:space="0" w:color="auto"/>
                  </w:divBdr>
                </w:div>
                <w:div w:id="367032515">
                  <w:marLeft w:val="640"/>
                  <w:marRight w:val="0"/>
                  <w:marTop w:val="0"/>
                  <w:marBottom w:val="0"/>
                  <w:divBdr>
                    <w:top w:val="none" w:sz="0" w:space="0" w:color="auto"/>
                    <w:left w:val="none" w:sz="0" w:space="0" w:color="auto"/>
                    <w:bottom w:val="none" w:sz="0" w:space="0" w:color="auto"/>
                    <w:right w:val="none" w:sz="0" w:space="0" w:color="auto"/>
                  </w:divBdr>
                </w:div>
                <w:div w:id="723721246">
                  <w:marLeft w:val="640"/>
                  <w:marRight w:val="0"/>
                  <w:marTop w:val="0"/>
                  <w:marBottom w:val="0"/>
                  <w:divBdr>
                    <w:top w:val="none" w:sz="0" w:space="0" w:color="auto"/>
                    <w:left w:val="none" w:sz="0" w:space="0" w:color="auto"/>
                    <w:bottom w:val="none" w:sz="0" w:space="0" w:color="auto"/>
                    <w:right w:val="none" w:sz="0" w:space="0" w:color="auto"/>
                  </w:divBdr>
                </w:div>
                <w:div w:id="1756592226">
                  <w:marLeft w:val="640"/>
                  <w:marRight w:val="0"/>
                  <w:marTop w:val="0"/>
                  <w:marBottom w:val="0"/>
                  <w:divBdr>
                    <w:top w:val="none" w:sz="0" w:space="0" w:color="auto"/>
                    <w:left w:val="none" w:sz="0" w:space="0" w:color="auto"/>
                    <w:bottom w:val="none" w:sz="0" w:space="0" w:color="auto"/>
                    <w:right w:val="none" w:sz="0" w:space="0" w:color="auto"/>
                  </w:divBdr>
                </w:div>
                <w:div w:id="7828749">
                  <w:marLeft w:val="640"/>
                  <w:marRight w:val="0"/>
                  <w:marTop w:val="0"/>
                  <w:marBottom w:val="0"/>
                  <w:divBdr>
                    <w:top w:val="none" w:sz="0" w:space="0" w:color="auto"/>
                    <w:left w:val="none" w:sz="0" w:space="0" w:color="auto"/>
                    <w:bottom w:val="none" w:sz="0" w:space="0" w:color="auto"/>
                    <w:right w:val="none" w:sz="0" w:space="0" w:color="auto"/>
                  </w:divBdr>
                </w:div>
                <w:div w:id="1889537038">
                  <w:marLeft w:val="640"/>
                  <w:marRight w:val="0"/>
                  <w:marTop w:val="0"/>
                  <w:marBottom w:val="0"/>
                  <w:divBdr>
                    <w:top w:val="none" w:sz="0" w:space="0" w:color="auto"/>
                    <w:left w:val="none" w:sz="0" w:space="0" w:color="auto"/>
                    <w:bottom w:val="none" w:sz="0" w:space="0" w:color="auto"/>
                    <w:right w:val="none" w:sz="0" w:space="0" w:color="auto"/>
                  </w:divBdr>
                </w:div>
                <w:div w:id="1723944221">
                  <w:marLeft w:val="640"/>
                  <w:marRight w:val="0"/>
                  <w:marTop w:val="0"/>
                  <w:marBottom w:val="0"/>
                  <w:divBdr>
                    <w:top w:val="none" w:sz="0" w:space="0" w:color="auto"/>
                    <w:left w:val="none" w:sz="0" w:space="0" w:color="auto"/>
                    <w:bottom w:val="none" w:sz="0" w:space="0" w:color="auto"/>
                    <w:right w:val="none" w:sz="0" w:space="0" w:color="auto"/>
                  </w:divBdr>
                </w:div>
                <w:div w:id="2045475253">
                  <w:marLeft w:val="640"/>
                  <w:marRight w:val="0"/>
                  <w:marTop w:val="0"/>
                  <w:marBottom w:val="0"/>
                  <w:divBdr>
                    <w:top w:val="none" w:sz="0" w:space="0" w:color="auto"/>
                    <w:left w:val="none" w:sz="0" w:space="0" w:color="auto"/>
                    <w:bottom w:val="none" w:sz="0" w:space="0" w:color="auto"/>
                    <w:right w:val="none" w:sz="0" w:space="0" w:color="auto"/>
                  </w:divBdr>
                </w:div>
                <w:div w:id="304745103">
                  <w:marLeft w:val="640"/>
                  <w:marRight w:val="0"/>
                  <w:marTop w:val="0"/>
                  <w:marBottom w:val="0"/>
                  <w:divBdr>
                    <w:top w:val="none" w:sz="0" w:space="0" w:color="auto"/>
                    <w:left w:val="none" w:sz="0" w:space="0" w:color="auto"/>
                    <w:bottom w:val="none" w:sz="0" w:space="0" w:color="auto"/>
                    <w:right w:val="none" w:sz="0" w:space="0" w:color="auto"/>
                  </w:divBdr>
                </w:div>
                <w:div w:id="295574929">
                  <w:marLeft w:val="640"/>
                  <w:marRight w:val="0"/>
                  <w:marTop w:val="0"/>
                  <w:marBottom w:val="0"/>
                  <w:divBdr>
                    <w:top w:val="none" w:sz="0" w:space="0" w:color="auto"/>
                    <w:left w:val="none" w:sz="0" w:space="0" w:color="auto"/>
                    <w:bottom w:val="none" w:sz="0" w:space="0" w:color="auto"/>
                    <w:right w:val="none" w:sz="0" w:space="0" w:color="auto"/>
                  </w:divBdr>
                </w:div>
                <w:div w:id="1659504795">
                  <w:marLeft w:val="640"/>
                  <w:marRight w:val="0"/>
                  <w:marTop w:val="0"/>
                  <w:marBottom w:val="0"/>
                  <w:divBdr>
                    <w:top w:val="none" w:sz="0" w:space="0" w:color="auto"/>
                    <w:left w:val="none" w:sz="0" w:space="0" w:color="auto"/>
                    <w:bottom w:val="none" w:sz="0" w:space="0" w:color="auto"/>
                    <w:right w:val="none" w:sz="0" w:space="0" w:color="auto"/>
                  </w:divBdr>
                </w:div>
              </w:divsChild>
            </w:div>
            <w:div w:id="773131216">
              <w:marLeft w:val="0"/>
              <w:marRight w:val="0"/>
              <w:marTop w:val="0"/>
              <w:marBottom w:val="0"/>
              <w:divBdr>
                <w:top w:val="none" w:sz="0" w:space="0" w:color="auto"/>
                <w:left w:val="none" w:sz="0" w:space="0" w:color="auto"/>
                <w:bottom w:val="none" w:sz="0" w:space="0" w:color="auto"/>
                <w:right w:val="none" w:sz="0" w:space="0" w:color="auto"/>
              </w:divBdr>
              <w:divsChild>
                <w:div w:id="1781410916">
                  <w:marLeft w:val="640"/>
                  <w:marRight w:val="0"/>
                  <w:marTop w:val="0"/>
                  <w:marBottom w:val="0"/>
                  <w:divBdr>
                    <w:top w:val="none" w:sz="0" w:space="0" w:color="auto"/>
                    <w:left w:val="none" w:sz="0" w:space="0" w:color="auto"/>
                    <w:bottom w:val="none" w:sz="0" w:space="0" w:color="auto"/>
                    <w:right w:val="none" w:sz="0" w:space="0" w:color="auto"/>
                  </w:divBdr>
                </w:div>
                <w:div w:id="303699724">
                  <w:marLeft w:val="640"/>
                  <w:marRight w:val="0"/>
                  <w:marTop w:val="0"/>
                  <w:marBottom w:val="0"/>
                  <w:divBdr>
                    <w:top w:val="none" w:sz="0" w:space="0" w:color="auto"/>
                    <w:left w:val="none" w:sz="0" w:space="0" w:color="auto"/>
                    <w:bottom w:val="none" w:sz="0" w:space="0" w:color="auto"/>
                    <w:right w:val="none" w:sz="0" w:space="0" w:color="auto"/>
                  </w:divBdr>
                </w:div>
                <w:div w:id="1748729597">
                  <w:marLeft w:val="640"/>
                  <w:marRight w:val="0"/>
                  <w:marTop w:val="0"/>
                  <w:marBottom w:val="0"/>
                  <w:divBdr>
                    <w:top w:val="none" w:sz="0" w:space="0" w:color="auto"/>
                    <w:left w:val="none" w:sz="0" w:space="0" w:color="auto"/>
                    <w:bottom w:val="none" w:sz="0" w:space="0" w:color="auto"/>
                    <w:right w:val="none" w:sz="0" w:space="0" w:color="auto"/>
                  </w:divBdr>
                </w:div>
                <w:div w:id="70205777">
                  <w:marLeft w:val="640"/>
                  <w:marRight w:val="0"/>
                  <w:marTop w:val="0"/>
                  <w:marBottom w:val="0"/>
                  <w:divBdr>
                    <w:top w:val="none" w:sz="0" w:space="0" w:color="auto"/>
                    <w:left w:val="none" w:sz="0" w:space="0" w:color="auto"/>
                    <w:bottom w:val="none" w:sz="0" w:space="0" w:color="auto"/>
                    <w:right w:val="none" w:sz="0" w:space="0" w:color="auto"/>
                  </w:divBdr>
                </w:div>
                <w:div w:id="1708412401">
                  <w:marLeft w:val="640"/>
                  <w:marRight w:val="0"/>
                  <w:marTop w:val="0"/>
                  <w:marBottom w:val="0"/>
                  <w:divBdr>
                    <w:top w:val="none" w:sz="0" w:space="0" w:color="auto"/>
                    <w:left w:val="none" w:sz="0" w:space="0" w:color="auto"/>
                    <w:bottom w:val="none" w:sz="0" w:space="0" w:color="auto"/>
                    <w:right w:val="none" w:sz="0" w:space="0" w:color="auto"/>
                  </w:divBdr>
                </w:div>
                <w:div w:id="2114200221">
                  <w:marLeft w:val="640"/>
                  <w:marRight w:val="0"/>
                  <w:marTop w:val="0"/>
                  <w:marBottom w:val="0"/>
                  <w:divBdr>
                    <w:top w:val="none" w:sz="0" w:space="0" w:color="auto"/>
                    <w:left w:val="none" w:sz="0" w:space="0" w:color="auto"/>
                    <w:bottom w:val="none" w:sz="0" w:space="0" w:color="auto"/>
                    <w:right w:val="none" w:sz="0" w:space="0" w:color="auto"/>
                  </w:divBdr>
                </w:div>
                <w:div w:id="1293167325">
                  <w:marLeft w:val="640"/>
                  <w:marRight w:val="0"/>
                  <w:marTop w:val="0"/>
                  <w:marBottom w:val="0"/>
                  <w:divBdr>
                    <w:top w:val="none" w:sz="0" w:space="0" w:color="auto"/>
                    <w:left w:val="none" w:sz="0" w:space="0" w:color="auto"/>
                    <w:bottom w:val="none" w:sz="0" w:space="0" w:color="auto"/>
                    <w:right w:val="none" w:sz="0" w:space="0" w:color="auto"/>
                  </w:divBdr>
                </w:div>
                <w:div w:id="570232762">
                  <w:marLeft w:val="640"/>
                  <w:marRight w:val="0"/>
                  <w:marTop w:val="0"/>
                  <w:marBottom w:val="0"/>
                  <w:divBdr>
                    <w:top w:val="none" w:sz="0" w:space="0" w:color="auto"/>
                    <w:left w:val="none" w:sz="0" w:space="0" w:color="auto"/>
                    <w:bottom w:val="none" w:sz="0" w:space="0" w:color="auto"/>
                    <w:right w:val="none" w:sz="0" w:space="0" w:color="auto"/>
                  </w:divBdr>
                </w:div>
                <w:div w:id="691030996">
                  <w:marLeft w:val="640"/>
                  <w:marRight w:val="0"/>
                  <w:marTop w:val="0"/>
                  <w:marBottom w:val="0"/>
                  <w:divBdr>
                    <w:top w:val="none" w:sz="0" w:space="0" w:color="auto"/>
                    <w:left w:val="none" w:sz="0" w:space="0" w:color="auto"/>
                    <w:bottom w:val="none" w:sz="0" w:space="0" w:color="auto"/>
                    <w:right w:val="none" w:sz="0" w:space="0" w:color="auto"/>
                  </w:divBdr>
                </w:div>
                <w:div w:id="1531331322">
                  <w:marLeft w:val="640"/>
                  <w:marRight w:val="0"/>
                  <w:marTop w:val="0"/>
                  <w:marBottom w:val="0"/>
                  <w:divBdr>
                    <w:top w:val="none" w:sz="0" w:space="0" w:color="auto"/>
                    <w:left w:val="none" w:sz="0" w:space="0" w:color="auto"/>
                    <w:bottom w:val="none" w:sz="0" w:space="0" w:color="auto"/>
                    <w:right w:val="none" w:sz="0" w:space="0" w:color="auto"/>
                  </w:divBdr>
                </w:div>
                <w:div w:id="183326208">
                  <w:marLeft w:val="640"/>
                  <w:marRight w:val="0"/>
                  <w:marTop w:val="0"/>
                  <w:marBottom w:val="0"/>
                  <w:divBdr>
                    <w:top w:val="none" w:sz="0" w:space="0" w:color="auto"/>
                    <w:left w:val="none" w:sz="0" w:space="0" w:color="auto"/>
                    <w:bottom w:val="none" w:sz="0" w:space="0" w:color="auto"/>
                    <w:right w:val="none" w:sz="0" w:space="0" w:color="auto"/>
                  </w:divBdr>
                </w:div>
                <w:div w:id="292371349">
                  <w:marLeft w:val="640"/>
                  <w:marRight w:val="0"/>
                  <w:marTop w:val="0"/>
                  <w:marBottom w:val="0"/>
                  <w:divBdr>
                    <w:top w:val="none" w:sz="0" w:space="0" w:color="auto"/>
                    <w:left w:val="none" w:sz="0" w:space="0" w:color="auto"/>
                    <w:bottom w:val="none" w:sz="0" w:space="0" w:color="auto"/>
                    <w:right w:val="none" w:sz="0" w:space="0" w:color="auto"/>
                  </w:divBdr>
                </w:div>
                <w:div w:id="1050879906">
                  <w:marLeft w:val="640"/>
                  <w:marRight w:val="0"/>
                  <w:marTop w:val="0"/>
                  <w:marBottom w:val="0"/>
                  <w:divBdr>
                    <w:top w:val="none" w:sz="0" w:space="0" w:color="auto"/>
                    <w:left w:val="none" w:sz="0" w:space="0" w:color="auto"/>
                    <w:bottom w:val="none" w:sz="0" w:space="0" w:color="auto"/>
                    <w:right w:val="none" w:sz="0" w:space="0" w:color="auto"/>
                  </w:divBdr>
                </w:div>
                <w:div w:id="1954482791">
                  <w:marLeft w:val="640"/>
                  <w:marRight w:val="0"/>
                  <w:marTop w:val="0"/>
                  <w:marBottom w:val="0"/>
                  <w:divBdr>
                    <w:top w:val="none" w:sz="0" w:space="0" w:color="auto"/>
                    <w:left w:val="none" w:sz="0" w:space="0" w:color="auto"/>
                    <w:bottom w:val="none" w:sz="0" w:space="0" w:color="auto"/>
                    <w:right w:val="none" w:sz="0" w:space="0" w:color="auto"/>
                  </w:divBdr>
                </w:div>
                <w:div w:id="1402488010">
                  <w:marLeft w:val="640"/>
                  <w:marRight w:val="0"/>
                  <w:marTop w:val="0"/>
                  <w:marBottom w:val="0"/>
                  <w:divBdr>
                    <w:top w:val="none" w:sz="0" w:space="0" w:color="auto"/>
                    <w:left w:val="none" w:sz="0" w:space="0" w:color="auto"/>
                    <w:bottom w:val="none" w:sz="0" w:space="0" w:color="auto"/>
                    <w:right w:val="none" w:sz="0" w:space="0" w:color="auto"/>
                  </w:divBdr>
                </w:div>
                <w:div w:id="1432580534">
                  <w:marLeft w:val="640"/>
                  <w:marRight w:val="0"/>
                  <w:marTop w:val="0"/>
                  <w:marBottom w:val="0"/>
                  <w:divBdr>
                    <w:top w:val="none" w:sz="0" w:space="0" w:color="auto"/>
                    <w:left w:val="none" w:sz="0" w:space="0" w:color="auto"/>
                    <w:bottom w:val="none" w:sz="0" w:space="0" w:color="auto"/>
                    <w:right w:val="none" w:sz="0" w:space="0" w:color="auto"/>
                  </w:divBdr>
                </w:div>
                <w:div w:id="399181833">
                  <w:marLeft w:val="640"/>
                  <w:marRight w:val="0"/>
                  <w:marTop w:val="0"/>
                  <w:marBottom w:val="0"/>
                  <w:divBdr>
                    <w:top w:val="none" w:sz="0" w:space="0" w:color="auto"/>
                    <w:left w:val="none" w:sz="0" w:space="0" w:color="auto"/>
                    <w:bottom w:val="none" w:sz="0" w:space="0" w:color="auto"/>
                    <w:right w:val="none" w:sz="0" w:space="0" w:color="auto"/>
                  </w:divBdr>
                </w:div>
                <w:div w:id="1717047368">
                  <w:marLeft w:val="640"/>
                  <w:marRight w:val="0"/>
                  <w:marTop w:val="0"/>
                  <w:marBottom w:val="0"/>
                  <w:divBdr>
                    <w:top w:val="none" w:sz="0" w:space="0" w:color="auto"/>
                    <w:left w:val="none" w:sz="0" w:space="0" w:color="auto"/>
                    <w:bottom w:val="none" w:sz="0" w:space="0" w:color="auto"/>
                    <w:right w:val="none" w:sz="0" w:space="0" w:color="auto"/>
                  </w:divBdr>
                </w:div>
                <w:div w:id="698434667">
                  <w:marLeft w:val="640"/>
                  <w:marRight w:val="0"/>
                  <w:marTop w:val="0"/>
                  <w:marBottom w:val="0"/>
                  <w:divBdr>
                    <w:top w:val="none" w:sz="0" w:space="0" w:color="auto"/>
                    <w:left w:val="none" w:sz="0" w:space="0" w:color="auto"/>
                    <w:bottom w:val="none" w:sz="0" w:space="0" w:color="auto"/>
                    <w:right w:val="none" w:sz="0" w:space="0" w:color="auto"/>
                  </w:divBdr>
                </w:div>
              </w:divsChild>
            </w:div>
            <w:div w:id="1266159953">
              <w:marLeft w:val="0"/>
              <w:marRight w:val="0"/>
              <w:marTop w:val="0"/>
              <w:marBottom w:val="0"/>
              <w:divBdr>
                <w:top w:val="none" w:sz="0" w:space="0" w:color="auto"/>
                <w:left w:val="none" w:sz="0" w:space="0" w:color="auto"/>
                <w:bottom w:val="none" w:sz="0" w:space="0" w:color="auto"/>
                <w:right w:val="none" w:sz="0" w:space="0" w:color="auto"/>
              </w:divBdr>
              <w:divsChild>
                <w:div w:id="264314618">
                  <w:marLeft w:val="640"/>
                  <w:marRight w:val="0"/>
                  <w:marTop w:val="0"/>
                  <w:marBottom w:val="0"/>
                  <w:divBdr>
                    <w:top w:val="none" w:sz="0" w:space="0" w:color="auto"/>
                    <w:left w:val="none" w:sz="0" w:space="0" w:color="auto"/>
                    <w:bottom w:val="none" w:sz="0" w:space="0" w:color="auto"/>
                    <w:right w:val="none" w:sz="0" w:space="0" w:color="auto"/>
                  </w:divBdr>
                </w:div>
                <w:div w:id="1524321443">
                  <w:marLeft w:val="640"/>
                  <w:marRight w:val="0"/>
                  <w:marTop w:val="0"/>
                  <w:marBottom w:val="0"/>
                  <w:divBdr>
                    <w:top w:val="none" w:sz="0" w:space="0" w:color="auto"/>
                    <w:left w:val="none" w:sz="0" w:space="0" w:color="auto"/>
                    <w:bottom w:val="none" w:sz="0" w:space="0" w:color="auto"/>
                    <w:right w:val="none" w:sz="0" w:space="0" w:color="auto"/>
                  </w:divBdr>
                </w:div>
                <w:div w:id="583226606">
                  <w:marLeft w:val="640"/>
                  <w:marRight w:val="0"/>
                  <w:marTop w:val="0"/>
                  <w:marBottom w:val="0"/>
                  <w:divBdr>
                    <w:top w:val="none" w:sz="0" w:space="0" w:color="auto"/>
                    <w:left w:val="none" w:sz="0" w:space="0" w:color="auto"/>
                    <w:bottom w:val="none" w:sz="0" w:space="0" w:color="auto"/>
                    <w:right w:val="none" w:sz="0" w:space="0" w:color="auto"/>
                  </w:divBdr>
                </w:div>
                <w:div w:id="1169826239">
                  <w:marLeft w:val="640"/>
                  <w:marRight w:val="0"/>
                  <w:marTop w:val="0"/>
                  <w:marBottom w:val="0"/>
                  <w:divBdr>
                    <w:top w:val="none" w:sz="0" w:space="0" w:color="auto"/>
                    <w:left w:val="none" w:sz="0" w:space="0" w:color="auto"/>
                    <w:bottom w:val="none" w:sz="0" w:space="0" w:color="auto"/>
                    <w:right w:val="none" w:sz="0" w:space="0" w:color="auto"/>
                  </w:divBdr>
                </w:div>
                <w:div w:id="580214773">
                  <w:marLeft w:val="640"/>
                  <w:marRight w:val="0"/>
                  <w:marTop w:val="0"/>
                  <w:marBottom w:val="0"/>
                  <w:divBdr>
                    <w:top w:val="none" w:sz="0" w:space="0" w:color="auto"/>
                    <w:left w:val="none" w:sz="0" w:space="0" w:color="auto"/>
                    <w:bottom w:val="none" w:sz="0" w:space="0" w:color="auto"/>
                    <w:right w:val="none" w:sz="0" w:space="0" w:color="auto"/>
                  </w:divBdr>
                </w:div>
                <w:div w:id="1150828411">
                  <w:marLeft w:val="640"/>
                  <w:marRight w:val="0"/>
                  <w:marTop w:val="0"/>
                  <w:marBottom w:val="0"/>
                  <w:divBdr>
                    <w:top w:val="none" w:sz="0" w:space="0" w:color="auto"/>
                    <w:left w:val="none" w:sz="0" w:space="0" w:color="auto"/>
                    <w:bottom w:val="none" w:sz="0" w:space="0" w:color="auto"/>
                    <w:right w:val="none" w:sz="0" w:space="0" w:color="auto"/>
                  </w:divBdr>
                </w:div>
                <w:div w:id="1627856140">
                  <w:marLeft w:val="640"/>
                  <w:marRight w:val="0"/>
                  <w:marTop w:val="0"/>
                  <w:marBottom w:val="0"/>
                  <w:divBdr>
                    <w:top w:val="none" w:sz="0" w:space="0" w:color="auto"/>
                    <w:left w:val="none" w:sz="0" w:space="0" w:color="auto"/>
                    <w:bottom w:val="none" w:sz="0" w:space="0" w:color="auto"/>
                    <w:right w:val="none" w:sz="0" w:space="0" w:color="auto"/>
                  </w:divBdr>
                </w:div>
                <w:div w:id="971596447">
                  <w:marLeft w:val="640"/>
                  <w:marRight w:val="0"/>
                  <w:marTop w:val="0"/>
                  <w:marBottom w:val="0"/>
                  <w:divBdr>
                    <w:top w:val="none" w:sz="0" w:space="0" w:color="auto"/>
                    <w:left w:val="none" w:sz="0" w:space="0" w:color="auto"/>
                    <w:bottom w:val="none" w:sz="0" w:space="0" w:color="auto"/>
                    <w:right w:val="none" w:sz="0" w:space="0" w:color="auto"/>
                  </w:divBdr>
                </w:div>
                <w:div w:id="1368405884">
                  <w:marLeft w:val="640"/>
                  <w:marRight w:val="0"/>
                  <w:marTop w:val="0"/>
                  <w:marBottom w:val="0"/>
                  <w:divBdr>
                    <w:top w:val="none" w:sz="0" w:space="0" w:color="auto"/>
                    <w:left w:val="none" w:sz="0" w:space="0" w:color="auto"/>
                    <w:bottom w:val="none" w:sz="0" w:space="0" w:color="auto"/>
                    <w:right w:val="none" w:sz="0" w:space="0" w:color="auto"/>
                  </w:divBdr>
                </w:div>
                <w:div w:id="846791003">
                  <w:marLeft w:val="640"/>
                  <w:marRight w:val="0"/>
                  <w:marTop w:val="0"/>
                  <w:marBottom w:val="0"/>
                  <w:divBdr>
                    <w:top w:val="none" w:sz="0" w:space="0" w:color="auto"/>
                    <w:left w:val="none" w:sz="0" w:space="0" w:color="auto"/>
                    <w:bottom w:val="none" w:sz="0" w:space="0" w:color="auto"/>
                    <w:right w:val="none" w:sz="0" w:space="0" w:color="auto"/>
                  </w:divBdr>
                </w:div>
                <w:div w:id="1359162818">
                  <w:marLeft w:val="640"/>
                  <w:marRight w:val="0"/>
                  <w:marTop w:val="0"/>
                  <w:marBottom w:val="0"/>
                  <w:divBdr>
                    <w:top w:val="none" w:sz="0" w:space="0" w:color="auto"/>
                    <w:left w:val="none" w:sz="0" w:space="0" w:color="auto"/>
                    <w:bottom w:val="none" w:sz="0" w:space="0" w:color="auto"/>
                    <w:right w:val="none" w:sz="0" w:space="0" w:color="auto"/>
                  </w:divBdr>
                </w:div>
                <w:div w:id="629675576">
                  <w:marLeft w:val="640"/>
                  <w:marRight w:val="0"/>
                  <w:marTop w:val="0"/>
                  <w:marBottom w:val="0"/>
                  <w:divBdr>
                    <w:top w:val="none" w:sz="0" w:space="0" w:color="auto"/>
                    <w:left w:val="none" w:sz="0" w:space="0" w:color="auto"/>
                    <w:bottom w:val="none" w:sz="0" w:space="0" w:color="auto"/>
                    <w:right w:val="none" w:sz="0" w:space="0" w:color="auto"/>
                  </w:divBdr>
                </w:div>
                <w:div w:id="871118236">
                  <w:marLeft w:val="640"/>
                  <w:marRight w:val="0"/>
                  <w:marTop w:val="0"/>
                  <w:marBottom w:val="0"/>
                  <w:divBdr>
                    <w:top w:val="none" w:sz="0" w:space="0" w:color="auto"/>
                    <w:left w:val="none" w:sz="0" w:space="0" w:color="auto"/>
                    <w:bottom w:val="none" w:sz="0" w:space="0" w:color="auto"/>
                    <w:right w:val="none" w:sz="0" w:space="0" w:color="auto"/>
                  </w:divBdr>
                </w:div>
                <w:div w:id="1178545554">
                  <w:marLeft w:val="640"/>
                  <w:marRight w:val="0"/>
                  <w:marTop w:val="0"/>
                  <w:marBottom w:val="0"/>
                  <w:divBdr>
                    <w:top w:val="none" w:sz="0" w:space="0" w:color="auto"/>
                    <w:left w:val="none" w:sz="0" w:space="0" w:color="auto"/>
                    <w:bottom w:val="none" w:sz="0" w:space="0" w:color="auto"/>
                    <w:right w:val="none" w:sz="0" w:space="0" w:color="auto"/>
                  </w:divBdr>
                </w:div>
                <w:div w:id="257367942">
                  <w:marLeft w:val="640"/>
                  <w:marRight w:val="0"/>
                  <w:marTop w:val="0"/>
                  <w:marBottom w:val="0"/>
                  <w:divBdr>
                    <w:top w:val="none" w:sz="0" w:space="0" w:color="auto"/>
                    <w:left w:val="none" w:sz="0" w:space="0" w:color="auto"/>
                    <w:bottom w:val="none" w:sz="0" w:space="0" w:color="auto"/>
                    <w:right w:val="none" w:sz="0" w:space="0" w:color="auto"/>
                  </w:divBdr>
                </w:div>
                <w:div w:id="1631862626">
                  <w:marLeft w:val="640"/>
                  <w:marRight w:val="0"/>
                  <w:marTop w:val="0"/>
                  <w:marBottom w:val="0"/>
                  <w:divBdr>
                    <w:top w:val="none" w:sz="0" w:space="0" w:color="auto"/>
                    <w:left w:val="none" w:sz="0" w:space="0" w:color="auto"/>
                    <w:bottom w:val="none" w:sz="0" w:space="0" w:color="auto"/>
                    <w:right w:val="none" w:sz="0" w:space="0" w:color="auto"/>
                  </w:divBdr>
                </w:div>
                <w:div w:id="1444572998">
                  <w:marLeft w:val="640"/>
                  <w:marRight w:val="0"/>
                  <w:marTop w:val="0"/>
                  <w:marBottom w:val="0"/>
                  <w:divBdr>
                    <w:top w:val="none" w:sz="0" w:space="0" w:color="auto"/>
                    <w:left w:val="none" w:sz="0" w:space="0" w:color="auto"/>
                    <w:bottom w:val="none" w:sz="0" w:space="0" w:color="auto"/>
                    <w:right w:val="none" w:sz="0" w:space="0" w:color="auto"/>
                  </w:divBdr>
                </w:div>
                <w:div w:id="996688416">
                  <w:marLeft w:val="640"/>
                  <w:marRight w:val="0"/>
                  <w:marTop w:val="0"/>
                  <w:marBottom w:val="0"/>
                  <w:divBdr>
                    <w:top w:val="none" w:sz="0" w:space="0" w:color="auto"/>
                    <w:left w:val="none" w:sz="0" w:space="0" w:color="auto"/>
                    <w:bottom w:val="none" w:sz="0" w:space="0" w:color="auto"/>
                    <w:right w:val="none" w:sz="0" w:space="0" w:color="auto"/>
                  </w:divBdr>
                </w:div>
                <w:div w:id="116338250">
                  <w:marLeft w:val="640"/>
                  <w:marRight w:val="0"/>
                  <w:marTop w:val="0"/>
                  <w:marBottom w:val="0"/>
                  <w:divBdr>
                    <w:top w:val="none" w:sz="0" w:space="0" w:color="auto"/>
                    <w:left w:val="none" w:sz="0" w:space="0" w:color="auto"/>
                    <w:bottom w:val="none" w:sz="0" w:space="0" w:color="auto"/>
                    <w:right w:val="none" w:sz="0" w:space="0" w:color="auto"/>
                  </w:divBdr>
                </w:div>
              </w:divsChild>
            </w:div>
            <w:div w:id="1597714981">
              <w:marLeft w:val="0"/>
              <w:marRight w:val="0"/>
              <w:marTop w:val="0"/>
              <w:marBottom w:val="0"/>
              <w:divBdr>
                <w:top w:val="none" w:sz="0" w:space="0" w:color="auto"/>
                <w:left w:val="none" w:sz="0" w:space="0" w:color="auto"/>
                <w:bottom w:val="none" w:sz="0" w:space="0" w:color="auto"/>
                <w:right w:val="none" w:sz="0" w:space="0" w:color="auto"/>
              </w:divBdr>
              <w:divsChild>
                <w:div w:id="1691443169">
                  <w:marLeft w:val="640"/>
                  <w:marRight w:val="0"/>
                  <w:marTop w:val="0"/>
                  <w:marBottom w:val="0"/>
                  <w:divBdr>
                    <w:top w:val="none" w:sz="0" w:space="0" w:color="auto"/>
                    <w:left w:val="none" w:sz="0" w:space="0" w:color="auto"/>
                    <w:bottom w:val="none" w:sz="0" w:space="0" w:color="auto"/>
                    <w:right w:val="none" w:sz="0" w:space="0" w:color="auto"/>
                  </w:divBdr>
                </w:div>
                <w:div w:id="1915819780">
                  <w:marLeft w:val="640"/>
                  <w:marRight w:val="0"/>
                  <w:marTop w:val="0"/>
                  <w:marBottom w:val="0"/>
                  <w:divBdr>
                    <w:top w:val="none" w:sz="0" w:space="0" w:color="auto"/>
                    <w:left w:val="none" w:sz="0" w:space="0" w:color="auto"/>
                    <w:bottom w:val="none" w:sz="0" w:space="0" w:color="auto"/>
                    <w:right w:val="none" w:sz="0" w:space="0" w:color="auto"/>
                  </w:divBdr>
                </w:div>
                <w:div w:id="1809937765">
                  <w:marLeft w:val="640"/>
                  <w:marRight w:val="0"/>
                  <w:marTop w:val="0"/>
                  <w:marBottom w:val="0"/>
                  <w:divBdr>
                    <w:top w:val="none" w:sz="0" w:space="0" w:color="auto"/>
                    <w:left w:val="none" w:sz="0" w:space="0" w:color="auto"/>
                    <w:bottom w:val="none" w:sz="0" w:space="0" w:color="auto"/>
                    <w:right w:val="none" w:sz="0" w:space="0" w:color="auto"/>
                  </w:divBdr>
                </w:div>
                <w:div w:id="988362889">
                  <w:marLeft w:val="640"/>
                  <w:marRight w:val="0"/>
                  <w:marTop w:val="0"/>
                  <w:marBottom w:val="0"/>
                  <w:divBdr>
                    <w:top w:val="none" w:sz="0" w:space="0" w:color="auto"/>
                    <w:left w:val="none" w:sz="0" w:space="0" w:color="auto"/>
                    <w:bottom w:val="none" w:sz="0" w:space="0" w:color="auto"/>
                    <w:right w:val="none" w:sz="0" w:space="0" w:color="auto"/>
                  </w:divBdr>
                </w:div>
                <w:div w:id="1102991317">
                  <w:marLeft w:val="640"/>
                  <w:marRight w:val="0"/>
                  <w:marTop w:val="0"/>
                  <w:marBottom w:val="0"/>
                  <w:divBdr>
                    <w:top w:val="none" w:sz="0" w:space="0" w:color="auto"/>
                    <w:left w:val="none" w:sz="0" w:space="0" w:color="auto"/>
                    <w:bottom w:val="none" w:sz="0" w:space="0" w:color="auto"/>
                    <w:right w:val="none" w:sz="0" w:space="0" w:color="auto"/>
                  </w:divBdr>
                </w:div>
                <w:div w:id="677317253">
                  <w:marLeft w:val="640"/>
                  <w:marRight w:val="0"/>
                  <w:marTop w:val="0"/>
                  <w:marBottom w:val="0"/>
                  <w:divBdr>
                    <w:top w:val="none" w:sz="0" w:space="0" w:color="auto"/>
                    <w:left w:val="none" w:sz="0" w:space="0" w:color="auto"/>
                    <w:bottom w:val="none" w:sz="0" w:space="0" w:color="auto"/>
                    <w:right w:val="none" w:sz="0" w:space="0" w:color="auto"/>
                  </w:divBdr>
                </w:div>
                <w:div w:id="930047900">
                  <w:marLeft w:val="640"/>
                  <w:marRight w:val="0"/>
                  <w:marTop w:val="0"/>
                  <w:marBottom w:val="0"/>
                  <w:divBdr>
                    <w:top w:val="none" w:sz="0" w:space="0" w:color="auto"/>
                    <w:left w:val="none" w:sz="0" w:space="0" w:color="auto"/>
                    <w:bottom w:val="none" w:sz="0" w:space="0" w:color="auto"/>
                    <w:right w:val="none" w:sz="0" w:space="0" w:color="auto"/>
                  </w:divBdr>
                </w:div>
                <w:div w:id="612051656">
                  <w:marLeft w:val="640"/>
                  <w:marRight w:val="0"/>
                  <w:marTop w:val="0"/>
                  <w:marBottom w:val="0"/>
                  <w:divBdr>
                    <w:top w:val="none" w:sz="0" w:space="0" w:color="auto"/>
                    <w:left w:val="none" w:sz="0" w:space="0" w:color="auto"/>
                    <w:bottom w:val="none" w:sz="0" w:space="0" w:color="auto"/>
                    <w:right w:val="none" w:sz="0" w:space="0" w:color="auto"/>
                  </w:divBdr>
                </w:div>
                <w:div w:id="657656403">
                  <w:marLeft w:val="640"/>
                  <w:marRight w:val="0"/>
                  <w:marTop w:val="0"/>
                  <w:marBottom w:val="0"/>
                  <w:divBdr>
                    <w:top w:val="none" w:sz="0" w:space="0" w:color="auto"/>
                    <w:left w:val="none" w:sz="0" w:space="0" w:color="auto"/>
                    <w:bottom w:val="none" w:sz="0" w:space="0" w:color="auto"/>
                    <w:right w:val="none" w:sz="0" w:space="0" w:color="auto"/>
                  </w:divBdr>
                </w:div>
                <w:div w:id="880947105">
                  <w:marLeft w:val="640"/>
                  <w:marRight w:val="0"/>
                  <w:marTop w:val="0"/>
                  <w:marBottom w:val="0"/>
                  <w:divBdr>
                    <w:top w:val="none" w:sz="0" w:space="0" w:color="auto"/>
                    <w:left w:val="none" w:sz="0" w:space="0" w:color="auto"/>
                    <w:bottom w:val="none" w:sz="0" w:space="0" w:color="auto"/>
                    <w:right w:val="none" w:sz="0" w:space="0" w:color="auto"/>
                  </w:divBdr>
                </w:div>
                <w:div w:id="1334142506">
                  <w:marLeft w:val="640"/>
                  <w:marRight w:val="0"/>
                  <w:marTop w:val="0"/>
                  <w:marBottom w:val="0"/>
                  <w:divBdr>
                    <w:top w:val="none" w:sz="0" w:space="0" w:color="auto"/>
                    <w:left w:val="none" w:sz="0" w:space="0" w:color="auto"/>
                    <w:bottom w:val="none" w:sz="0" w:space="0" w:color="auto"/>
                    <w:right w:val="none" w:sz="0" w:space="0" w:color="auto"/>
                  </w:divBdr>
                </w:div>
                <w:div w:id="1863854795">
                  <w:marLeft w:val="640"/>
                  <w:marRight w:val="0"/>
                  <w:marTop w:val="0"/>
                  <w:marBottom w:val="0"/>
                  <w:divBdr>
                    <w:top w:val="none" w:sz="0" w:space="0" w:color="auto"/>
                    <w:left w:val="none" w:sz="0" w:space="0" w:color="auto"/>
                    <w:bottom w:val="none" w:sz="0" w:space="0" w:color="auto"/>
                    <w:right w:val="none" w:sz="0" w:space="0" w:color="auto"/>
                  </w:divBdr>
                </w:div>
                <w:div w:id="2079085523">
                  <w:marLeft w:val="640"/>
                  <w:marRight w:val="0"/>
                  <w:marTop w:val="0"/>
                  <w:marBottom w:val="0"/>
                  <w:divBdr>
                    <w:top w:val="none" w:sz="0" w:space="0" w:color="auto"/>
                    <w:left w:val="none" w:sz="0" w:space="0" w:color="auto"/>
                    <w:bottom w:val="none" w:sz="0" w:space="0" w:color="auto"/>
                    <w:right w:val="none" w:sz="0" w:space="0" w:color="auto"/>
                  </w:divBdr>
                </w:div>
                <w:div w:id="1865090201">
                  <w:marLeft w:val="640"/>
                  <w:marRight w:val="0"/>
                  <w:marTop w:val="0"/>
                  <w:marBottom w:val="0"/>
                  <w:divBdr>
                    <w:top w:val="none" w:sz="0" w:space="0" w:color="auto"/>
                    <w:left w:val="none" w:sz="0" w:space="0" w:color="auto"/>
                    <w:bottom w:val="none" w:sz="0" w:space="0" w:color="auto"/>
                    <w:right w:val="none" w:sz="0" w:space="0" w:color="auto"/>
                  </w:divBdr>
                </w:div>
                <w:div w:id="2126925403">
                  <w:marLeft w:val="640"/>
                  <w:marRight w:val="0"/>
                  <w:marTop w:val="0"/>
                  <w:marBottom w:val="0"/>
                  <w:divBdr>
                    <w:top w:val="none" w:sz="0" w:space="0" w:color="auto"/>
                    <w:left w:val="none" w:sz="0" w:space="0" w:color="auto"/>
                    <w:bottom w:val="none" w:sz="0" w:space="0" w:color="auto"/>
                    <w:right w:val="none" w:sz="0" w:space="0" w:color="auto"/>
                  </w:divBdr>
                </w:div>
                <w:div w:id="55706358">
                  <w:marLeft w:val="640"/>
                  <w:marRight w:val="0"/>
                  <w:marTop w:val="0"/>
                  <w:marBottom w:val="0"/>
                  <w:divBdr>
                    <w:top w:val="none" w:sz="0" w:space="0" w:color="auto"/>
                    <w:left w:val="none" w:sz="0" w:space="0" w:color="auto"/>
                    <w:bottom w:val="none" w:sz="0" w:space="0" w:color="auto"/>
                    <w:right w:val="none" w:sz="0" w:space="0" w:color="auto"/>
                  </w:divBdr>
                </w:div>
                <w:div w:id="1950579926">
                  <w:marLeft w:val="640"/>
                  <w:marRight w:val="0"/>
                  <w:marTop w:val="0"/>
                  <w:marBottom w:val="0"/>
                  <w:divBdr>
                    <w:top w:val="none" w:sz="0" w:space="0" w:color="auto"/>
                    <w:left w:val="none" w:sz="0" w:space="0" w:color="auto"/>
                    <w:bottom w:val="none" w:sz="0" w:space="0" w:color="auto"/>
                    <w:right w:val="none" w:sz="0" w:space="0" w:color="auto"/>
                  </w:divBdr>
                </w:div>
                <w:div w:id="1610579434">
                  <w:marLeft w:val="640"/>
                  <w:marRight w:val="0"/>
                  <w:marTop w:val="0"/>
                  <w:marBottom w:val="0"/>
                  <w:divBdr>
                    <w:top w:val="none" w:sz="0" w:space="0" w:color="auto"/>
                    <w:left w:val="none" w:sz="0" w:space="0" w:color="auto"/>
                    <w:bottom w:val="none" w:sz="0" w:space="0" w:color="auto"/>
                    <w:right w:val="none" w:sz="0" w:space="0" w:color="auto"/>
                  </w:divBdr>
                </w:div>
                <w:div w:id="468321195">
                  <w:marLeft w:val="640"/>
                  <w:marRight w:val="0"/>
                  <w:marTop w:val="0"/>
                  <w:marBottom w:val="0"/>
                  <w:divBdr>
                    <w:top w:val="none" w:sz="0" w:space="0" w:color="auto"/>
                    <w:left w:val="none" w:sz="0" w:space="0" w:color="auto"/>
                    <w:bottom w:val="none" w:sz="0" w:space="0" w:color="auto"/>
                    <w:right w:val="none" w:sz="0" w:space="0" w:color="auto"/>
                  </w:divBdr>
                </w:div>
                <w:div w:id="99226189">
                  <w:marLeft w:val="640"/>
                  <w:marRight w:val="0"/>
                  <w:marTop w:val="0"/>
                  <w:marBottom w:val="0"/>
                  <w:divBdr>
                    <w:top w:val="none" w:sz="0" w:space="0" w:color="auto"/>
                    <w:left w:val="none" w:sz="0" w:space="0" w:color="auto"/>
                    <w:bottom w:val="none" w:sz="0" w:space="0" w:color="auto"/>
                    <w:right w:val="none" w:sz="0" w:space="0" w:color="auto"/>
                  </w:divBdr>
                </w:div>
              </w:divsChild>
            </w:div>
            <w:div w:id="1056441013">
              <w:marLeft w:val="0"/>
              <w:marRight w:val="0"/>
              <w:marTop w:val="0"/>
              <w:marBottom w:val="0"/>
              <w:divBdr>
                <w:top w:val="none" w:sz="0" w:space="0" w:color="auto"/>
                <w:left w:val="none" w:sz="0" w:space="0" w:color="auto"/>
                <w:bottom w:val="none" w:sz="0" w:space="0" w:color="auto"/>
                <w:right w:val="none" w:sz="0" w:space="0" w:color="auto"/>
              </w:divBdr>
              <w:divsChild>
                <w:div w:id="931202917">
                  <w:marLeft w:val="640"/>
                  <w:marRight w:val="0"/>
                  <w:marTop w:val="0"/>
                  <w:marBottom w:val="0"/>
                  <w:divBdr>
                    <w:top w:val="none" w:sz="0" w:space="0" w:color="auto"/>
                    <w:left w:val="none" w:sz="0" w:space="0" w:color="auto"/>
                    <w:bottom w:val="none" w:sz="0" w:space="0" w:color="auto"/>
                    <w:right w:val="none" w:sz="0" w:space="0" w:color="auto"/>
                  </w:divBdr>
                </w:div>
                <w:div w:id="550271150">
                  <w:marLeft w:val="640"/>
                  <w:marRight w:val="0"/>
                  <w:marTop w:val="0"/>
                  <w:marBottom w:val="0"/>
                  <w:divBdr>
                    <w:top w:val="none" w:sz="0" w:space="0" w:color="auto"/>
                    <w:left w:val="none" w:sz="0" w:space="0" w:color="auto"/>
                    <w:bottom w:val="none" w:sz="0" w:space="0" w:color="auto"/>
                    <w:right w:val="none" w:sz="0" w:space="0" w:color="auto"/>
                  </w:divBdr>
                </w:div>
                <w:div w:id="820076295">
                  <w:marLeft w:val="640"/>
                  <w:marRight w:val="0"/>
                  <w:marTop w:val="0"/>
                  <w:marBottom w:val="0"/>
                  <w:divBdr>
                    <w:top w:val="none" w:sz="0" w:space="0" w:color="auto"/>
                    <w:left w:val="none" w:sz="0" w:space="0" w:color="auto"/>
                    <w:bottom w:val="none" w:sz="0" w:space="0" w:color="auto"/>
                    <w:right w:val="none" w:sz="0" w:space="0" w:color="auto"/>
                  </w:divBdr>
                </w:div>
                <w:div w:id="2087847229">
                  <w:marLeft w:val="640"/>
                  <w:marRight w:val="0"/>
                  <w:marTop w:val="0"/>
                  <w:marBottom w:val="0"/>
                  <w:divBdr>
                    <w:top w:val="none" w:sz="0" w:space="0" w:color="auto"/>
                    <w:left w:val="none" w:sz="0" w:space="0" w:color="auto"/>
                    <w:bottom w:val="none" w:sz="0" w:space="0" w:color="auto"/>
                    <w:right w:val="none" w:sz="0" w:space="0" w:color="auto"/>
                  </w:divBdr>
                </w:div>
                <w:div w:id="450513088">
                  <w:marLeft w:val="640"/>
                  <w:marRight w:val="0"/>
                  <w:marTop w:val="0"/>
                  <w:marBottom w:val="0"/>
                  <w:divBdr>
                    <w:top w:val="none" w:sz="0" w:space="0" w:color="auto"/>
                    <w:left w:val="none" w:sz="0" w:space="0" w:color="auto"/>
                    <w:bottom w:val="none" w:sz="0" w:space="0" w:color="auto"/>
                    <w:right w:val="none" w:sz="0" w:space="0" w:color="auto"/>
                  </w:divBdr>
                </w:div>
                <w:div w:id="337662664">
                  <w:marLeft w:val="640"/>
                  <w:marRight w:val="0"/>
                  <w:marTop w:val="0"/>
                  <w:marBottom w:val="0"/>
                  <w:divBdr>
                    <w:top w:val="none" w:sz="0" w:space="0" w:color="auto"/>
                    <w:left w:val="none" w:sz="0" w:space="0" w:color="auto"/>
                    <w:bottom w:val="none" w:sz="0" w:space="0" w:color="auto"/>
                    <w:right w:val="none" w:sz="0" w:space="0" w:color="auto"/>
                  </w:divBdr>
                </w:div>
                <w:div w:id="1168130625">
                  <w:marLeft w:val="640"/>
                  <w:marRight w:val="0"/>
                  <w:marTop w:val="0"/>
                  <w:marBottom w:val="0"/>
                  <w:divBdr>
                    <w:top w:val="none" w:sz="0" w:space="0" w:color="auto"/>
                    <w:left w:val="none" w:sz="0" w:space="0" w:color="auto"/>
                    <w:bottom w:val="none" w:sz="0" w:space="0" w:color="auto"/>
                    <w:right w:val="none" w:sz="0" w:space="0" w:color="auto"/>
                  </w:divBdr>
                </w:div>
                <w:div w:id="991249655">
                  <w:marLeft w:val="640"/>
                  <w:marRight w:val="0"/>
                  <w:marTop w:val="0"/>
                  <w:marBottom w:val="0"/>
                  <w:divBdr>
                    <w:top w:val="none" w:sz="0" w:space="0" w:color="auto"/>
                    <w:left w:val="none" w:sz="0" w:space="0" w:color="auto"/>
                    <w:bottom w:val="none" w:sz="0" w:space="0" w:color="auto"/>
                    <w:right w:val="none" w:sz="0" w:space="0" w:color="auto"/>
                  </w:divBdr>
                </w:div>
                <w:div w:id="1770193842">
                  <w:marLeft w:val="640"/>
                  <w:marRight w:val="0"/>
                  <w:marTop w:val="0"/>
                  <w:marBottom w:val="0"/>
                  <w:divBdr>
                    <w:top w:val="none" w:sz="0" w:space="0" w:color="auto"/>
                    <w:left w:val="none" w:sz="0" w:space="0" w:color="auto"/>
                    <w:bottom w:val="none" w:sz="0" w:space="0" w:color="auto"/>
                    <w:right w:val="none" w:sz="0" w:space="0" w:color="auto"/>
                  </w:divBdr>
                </w:div>
                <w:div w:id="907223602">
                  <w:marLeft w:val="640"/>
                  <w:marRight w:val="0"/>
                  <w:marTop w:val="0"/>
                  <w:marBottom w:val="0"/>
                  <w:divBdr>
                    <w:top w:val="none" w:sz="0" w:space="0" w:color="auto"/>
                    <w:left w:val="none" w:sz="0" w:space="0" w:color="auto"/>
                    <w:bottom w:val="none" w:sz="0" w:space="0" w:color="auto"/>
                    <w:right w:val="none" w:sz="0" w:space="0" w:color="auto"/>
                  </w:divBdr>
                </w:div>
                <w:div w:id="2053917809">
                  <w:marLeft w:val="640"/>
                  <w:marRight w:val="0"/>
                  <w:marTop w:val="0"/>
                  <w:marBottom w:val="0"/>
                  <w:divBdr>
                    <w:top w:val="none" w:sz="0" w:space="0" w:color="auto"/>
                    <w:left w:val="none" w:sz="0" w:space="0" w:color="auto"/>
                    <w:bottom w:val="none" w:sz="0" w:space="0" w:color="auto"/>
                    <w:right w:val="none" w:sz="0" w:space="0" w:color="auto"/>
                  </w:divBdr>
                </w:div>
                <w:div w:id="1558589099">
                  <w:marLeft w:val="640"/>
                  <w:marRight w:val="0"/>
                  <w:marTop w:val="0"/>
                  <w:marBottom w:val="0"/>
                  <w:divBdr>
                    <w:top w:val="none" w:sz="0" w:space="0" w:color="auto"/>
                    <w:left w:val="none" w:sz="0" w:space="0" w:color="auto"/>
                    <w:bottom w:val="none" w:sz="0" w:space="0" w:color="auto"/>
                    <w:right w:val="none" w:sz="0" w:space="0" w:color="auto"/>
                  </w:divBdr>
                </w:div>
                <w:div w:id="736901181">
                  <w:marLeft w:val="640"/>
                  <w:marRight w:val="0"/>
                  <w:marTop w:val="0"/>
                  <w:marBottom w:val="0"/>
                  <w:divBdr>
                    <w:top w:val="none" w:sz="0" w:space="0" w:color="auto"/>
                    <w:left w:val="none" w:sz="0" w:space="0" w:color="auto"/>
                    <w:bottom w:val="none" w:sz="0" w:space="0" w:color="auto"/>
                    <w:right w:val="none" w:sz="0" w:space="0" w:color="auto"/>
                  </w:divBdr>
                </w:div>
                <w:div w:id="1748531413">
                  <w:marLeft w:val="640"/>
                  <w:marRight w:val="0"/>
                  <w:marTop w:val="0"/>
                  <w:marBottom w:val="0"/>
                  <w:divBdr>
                    <w:top w:val="none" w:sz="0" w:space="0" w:color="auto"/>
                    <w:left w:val="none" w:sz="0" w:space="0" w:color="auto"/>
                    <w:bottom w:val="none" w:sz="0" w:space="0" w:color="auto"/>
                    <w:right w:val="none" w:sz="0" w:space="0" w:color="auto"/>
                  </w:divBdr>
                </w:div>
                <w:div w:id="1733849298">
                  <w:marLeft w:val="640"/>
                  <w:marRight w:val="0"/>
                  <w:marTop w:val="0"/>
                  <w:marBottom w:val="0"/>
                  <w:divBdr>
                    <w:top w:val="none" w:sz="0" w:space="0" w:color="auto"/>
                    <w:left w:val="none" w:sz="0" w:space="0" w:color="auto"/>
                    <w:bottom w:val="none" w:sz="0" w:space="0" w:color="auto"/>
                    <w:right w:val="none" w:sz="0" w:space="0" w:color="auto"/>
                  </w:divBdr>
                </w:div>
                <w:div w:id="977566478">
                  <w:marLeft w:val="640"/>
                  <w:marRight w:val="0"/>
                  <w:marTop w:val="0"/>
                  <w:marBottom w:val="0"/>
                  <w:divBdr>
                    <w:top w:val="none" w:sz="0" w:space="0" w:color="auto"/>
                    <w:left w:val="none" w:sz="0" w:space="0" w:color="auto"/>
                    <w:bottom w:val="none" w:sz="0" w:space="0" w:color="auto"/>
                    <w:right w:val="none" w:sz="0" w:space="0" w:color="auto"/>
                  </w:divBdr>
                </w:div>
                <w:div w:id="1631939504">
                  <w:marLeft w:val="640"/>
                  <w:marRight w:val="0"/>
                  <w:marTop w:val="0"/>
                  <w:marBottom w:val="0"/>
                  <w:divBdr>
                    <w:top w:val="none" w:sz="0" w:space="0" w:color="auto"/>
                    <w:left w:val="none" w:sz="0" w:space="0" w:color="auto"/>
                    <w:bottom w:val="none" w:sz="0" w:space="0" w:color="auto"/>
                    <w:right w:val="none" w:sz="0" w:space="0" w:color="auto"/>
                  </w:divBdr>
                </w:div>
                <w:div w:id="1644961868">
                  <w:marLeft w:val="640"/>
                  <w:marRight w:val="0"/>
                  <w:marTop w:val="0"/>
                  <w:marBottom w:val="0"/>
                  <w:divBdr>
                    <w:top w:val="none" w:sz="0" w:space="0" w:color="auto"/>
                    <w:left w:val="none" w:sz="0" w:space="0" w:color="auto"/>
                    <w:bottom w:val="none" w:sz="0" w:space="0" w:color="auto"/>
                    <w:right w:val="none" w:sz="0" w:space="0" w:color="auto"/>
                  </w:divBdr>
                </w:div>
                <w:div w:id="1496609354">
                  <w:marLeft w:val="640"/>
                  <w:marRight w:val="0"/>
                  <w:marTop w:val="0"/>
                  <w:marBottom w:val="0"/>
                  <w:divBdr>
                    <w:top w:val="none" w:sz="0" w:space="0" w:color="auto"/>
                    <w:left w:val="none" w:sz="0" w:space="0" w:color="auto"/>
                    <w:bottom w:val="none" w:sz="0" w:space="0" w:color="auto"/>
                    <w:right w:val="none" w:sz="0" w:space="0" w:color="auto"/>
                  </w:divBdr>
                </w:div>
                <w:div w:id="1930429963">
                  <w:marLeft w:val="640"/>
                  <w:marRight w:val="0"/>
                  <w:marTop w:val="0"/>
                  <w:marBottom w:val="0"/>
                  <w:divBdr>
                    <w:top w:val="none" w:sz="0" w:space="0" w:color="auto"/>
                    <w:left w:val="none" w:sz="0" w:space="0" w:color="auto"/>
                    <w:bottom w:val="none" w:sz="0" w:space="0" w:color="auto"/>
                    <w:right w:val="none" w:sz="0" w:space="0" w:color="auto"/>
                  </w:divBdr>
                </w:div>
                <w:div w:id="1535540308">
                  <w:marLeft w:val="640"/>
                  <w:marRight w:val="0"/>
                  <w:marTop w:val="0"/>
                  <w:marBottom w:val="0"/>
                  <w:divBdr>
                    <w:top w:val="none" w:sz="0" w:space="0" w:color="auto"/>
                    <w:left w:val="none" w:sz="0" w:space="0" w:color="auto"/>
                    <w:bottom w:val="none" w:sz="0" w:space="0" w:color="auto"/>
                    <w:right w:val="none" w:sz="0" w:space="0" w:color="auto"/>
                  </w:divBdr>
                </w:div>
              </w:divsChild>
            </w:div>
            <w:div w:id="982782246">
              <w:marLeft w:val="0"/>
              <w:marRight w:val="0"/>
              <w:marTop w:val="0"/>
              <w:marBottom w:val="0"/>
              <w:divBdr>
                <w:top w:val="none" w:sz="0" w:space="0" w:color="auto"/>
                <w:left w:val="none" w:sz="0" w:space="0" w:color="auto"/>
                <w:bottom w:val="none" w:sz="0" w:space="0" w:color="auto"/>
                <w:right w:val="none" w:sz="0" w:space="0" w:color="auto"/>
              </w:divBdr>
              <w:divsChild>
                <w:div w:id="506484897">
                  <w:marLeft w:val="640"/>
                  <w:marRight w:val="0"/>
                  <w:marTop w:val="0"/>
                  <w:marBottom w:val="0"/>
                  <w:divBdr>
                    <w:top w:val="none" w:sz="0" w:space="0" w:color="auto"/>
                    <w:left w:val="none" w:sz="0" w:space="0" w:color="auto"/>
                    <w:bottom w:val="none" w:sz="0" w:space="0" w:color="auto"/>
                    <w:right w:val="none" w:sz="0" w:space="0" w:color="auto"/>
                  </w:divBdr>
                </w:div>
                <w:div w:id="2025129604">
                  <w:marLeft w:val="640"/>
                  <w:marRight w:val="0"/>
                  <w:marTop w:val="0"/>
                  <w:marBottom w:val="0"/>
                  <w:divBdr>
                    <w:top w:val="none" w:sz="0" w:space="0" w:color="auto"/>
                    <w:left w:val="none" w:sz="0" w:space="0" w:color="auto"/>
                    <w:bottom w:val="none" w:sz="0" w:space="0" w:color="auto"/>
                    <w:right w:val="none" w:sz="0" w:space="0" w:color="auto"/>
                  </w:divBdr>
                </w:div>
                <w:div w:id="114444928">
                  <w:marLeft w:val="640"/>
                  <w:marRight w:val="0"/>
                  <w:marTop w:val="0"/>
                  <w:marBottom w:val="0"/>
                  <w:divBdr>
                    <w:top w:val="none" w:sz="0" w:space="0" w:color="auto"/>
                    <w:left w:val="none" w:sz="0" w:space="0" w:color="auto"/>
                    <w:bottom w:val="none" w:sz="0" w:space="0" w:color="auto"/>
                    <w:right w:val="none" w:sz="0" w:space="0" w:color="auto"/>
                  </w:divBdr>
                </w:div>
                <w:div w:id="71514030">
                  <w:marLeft w:val="640"/>
                  <w:marRight w:val="0"/>
                  <w:marTop w:val="0"/>
                  <w:marBottom w:val="0"/>
                  <w:divBdr>
                    <w:top w:val="none" w:sz="0" w:space="0" w:color="auto"/>
                    <w:left w:val="none" w:sz="0" w:space="0" w:color="auto"/>
                    <w:bottom w:val="none" w:sz="0" w:space="0" w:color="auto"/>
                    <w:right w:val="none" w:sz="0" w:space="0" w:color="auto"/>
                  </w:divBdr>
                </w:div>
                <w:div w:id="1802840871">
                  <w:marLeft w:val="640"/>
                  <w:marRight w:val="0"/>
                  <w:marTop w:val="0"/>
                  <w:marBottom w:val="0"/>
                  <w:divBdr>
                    <w:top w:val="none" w:sz="0" w:space="0" w:color="auto"/>
                    <w:left w:val="none" w:sz="0" w:space="0" w:color="auto"/>
                    <w:bottom w:val="none" w:sz="0" w:space="0" w:color="auto"/>
                    <w:right w:val="none" w:sz="0" w:space="0" w:color="auto"/>
                  </w:divBdr>
                </w:div>
                <w:div w:id="147207209">
                  <w:marLeft w:val="640"/>
                  <w:marRight w:val="0"/>
                  <w:marTop w:val="0"/>
                  <w:marBottom w:val="0"/>
                  <w:divBdr>
                    <w:top w:val="none" w:sz="0" w:space="0" w:color="auto"/>
                    <w:left w:val="none" w:sz="0" w:space="0" w:color="auto"/>
                    <w:bottom w:val="none" w:sz="0" w:space="0" w:color="auto"/>
                    <w:right w:val="none" w:sz="0" w:space="0" w:color="auto"/>
                  </w:divBdr>
                </w:div>
                <w:div w:id="59793063">
                  <w:marLeft w:val="640"/>
                  <w:marRight w:val="0"/>
                  <w:marTop w:val="0"/>
                  <w:marBottom w:val="0"/>
                  <w:divBdr>
                    <w:top w:val="none" w:sz="0" w:space="0" w:color="auto"/>
                    <w:left w:val="none" w:sz="0" w:space="0" w:color="auto"/>
                    <w:bottom w:val="none" w:sz="0" w:space="0" w:color="auto"/>
                    <w:right w:val="none" w:sz="0" w:space="0" w:color="auto"/>
                  </w:divBdr>
                </w:div>
                <w:div w:id="833959185">
                  <w:marLeft w:val="640"/>
                  <w:marRight w:val="0"/>
                  <w:marTop w:val="0"/>
                  <w:marBottom w:val="0"/>
                  <w:divBdr>
                    <w:top w:val="none" w:sz="0" w:space="0" w:color="auto"/>
                    <w:left w:val="none" w:sz="0" w:space="0" w:color="auto"/>
                    <w:bottom w:val="none" w:sz="0" w:space="0" w:color="auto"/>
                    <w:right w:val="none" w:sz="0" w:space="0" w:color="auto"/>
                  </w:divBdr>
                </w:div>
                <w:div w:id="384990809">
                  <w:marLeft w:val="640"/>
                  <w:marRight w:val="0"/>
                  <w:marTop w:val="0"/>
                  <w:marBottom w:val="0"/>
                  <w:divBdr>
                    <w:top w:val="none" w:sz="0" w:space="0" w:color="auto"/>
                    <w:left w:val="none" w:sz="0" w:space="0" w:color="auto"/>
                    <w:bottom w:val="none" w:sz="0" w:space="0" w:color="auto"/>
                    <w:right w:val="none" w:sz="0" w:space="0" w:color="auto"/>
                  </w:divBdr>
                </w:div>
                <w:div w:id="2014457081">
                  <w:marLeft w:val="640"/>
                  <w:marRight w:val="0"/>
                  <w:marTop w:val="0"/>
                  <w:marBottom w:val="0"/>
                  <w:divBdr>
                    <w:top w:val="none" w:sz="0" w:space="0" w:color="auto"/>
                    <w:left w:val="none" w:sz="0" w:space="0" w:color="auto"/>
                    <w:bottom w:val="none" w:sz="0" w:space="0" w:color="auto"/>
                    <w:right w:val="none" w:sz="0" w:space="0" w:color="auto"/>
                  </w:divBdr>
                </w:div>
                <w:div w:id="1407873957">
                  <w:marLeft w:val="640"/>
                  <w:marRight w:val="0"/>
                  <w:marTop w:val="0"/>
                  <w:marBottom w:val="0"/>
                  <w:divBdr>
                    <w:top w:val="none" w:sz="0" w:space="0" w:color="auto"/>
                    <w:left w:val="none" w:sz="0" w:space="0" w:color="auto"/>
                    <w:bottom w:val="none" w:sz="0" w:space="0" w:color="auto"/>
                    <w:right w:val="none" w:sz="0" w:space="0" w:color="auto"/>
                  </w:divBdr>
                </w:div>
                <w:div w:id="1617979876">
                  <w:marLeft w:val="640"/>
                  <w:marRight w:val="0"/>
                  <w:marTop w:val="0"/>
                  <w:marBottom w:val="0"/>
                  <w:divBdr>
                    <w:top w:val="none" w:sz="0" w:space="0" w:color="auto"/>
                    <w:left w:val="none" w:sz="0" w:space="0" w:color="auto"/>
                    <w:bottom w:val="none" w:sz="0" w:space="0" w:color="auto"/>
                    <w:right w:val="none" w:sz="0" w:space="0" w:color="auto"/>
                  </w:divBdr>
                </w:div>
                <w:div w:id="1353920353">
                  <w:marLeft w:val="640"/>
                  <w:marRight w:val="0"/>
                  <w:marTop w:val="0"/>
                  <w:marBottom w:val="0"/>
                  <w:divBdr>
                    <w:top w:val="none" w:sz="0" w:space="0" w:color="auto"/>
                    <w:left w:val="none" w:sz="0" w:space="0" w:color="auto"/>
                    <w:bottom w:val="none" w:sz="0" w:space="0" w:color="auto"/>
                    <w:right w:val="none" w:sz="0" w:space="0" w:color="auto"/>
                  </w:divBdr>
                </w:div>
                <w:div w:id="1939484364">
                  <w:marLeft w:val="640"/>
                  <w:marRight w:val="0"/>
                  <w:marTop w:val="0"/>
                  <w:marBottom w:val="0"/>
                  <w:divBdr>
                    <w:top w:val="none" w:sz="0" w:space="0" w:color="auto"/>
                    <w:left w:val="none" w:sz="0" w:space="0" w:color="auto"/>
                    <w:bottom w:val="none" w:sz="0" w:space="0" w:color="auto"/>
                    <w:right w:val="none" w:sz="0" w:space="0" w:color="auto"/>
                  </w:divBdr>
                </w:div>
                <w:div w:id="2054768976">
                  <w:marLeft w:val="640"/>
                  <w:marRight w:val="0"/>
                  <w:marTop w:val="0"/>
                  <w:marBottom w:val="0"/>
                  <w:divBdr>
                    <w:top w:val="none" w:sz="0" w:space="0" w:color="auto"/>
                    <w:left w:val="none" w:sz="0" w:space="0" w:color="auto"/>
                    <w:bottom w:val="none" w:sz="0" w:space="0" w:color="auto"/>
                    <w:right w:val="none" w:sz="0" w:space="0" w:color="auto"/>
                  </w:divBdr>
                </w:div>
                <w:div w:id="947081320">
                  <w:marLeft w:val="640"/>
                  <w:marRight w:val="0"/>
                  <w:marTop w:val="0"/>
                  <w:marBottom w:val="0"/>
                  <w:divBdr>
                    <w:top w:val="none" w:sz="0" w:space="0" w:color="auto"/>
                    <w:left w:val="none" w:sz="0" w:space="0" w:color="auto"/>
                    <w:bottom w:val="none" w:sz="0" w:space="0" w:color="auto"/>
                    <w:right w:val="none" w:sz="0" w:space="0" w:color="auto"/>
                  </w:divBdr>
                </w:div>
                <w:div w:id="1702592374">
                  <w:marLeft w:val="640"/>
                  <w:marRight w:val="0"/>
                  <w:marTop w:val="0"/>
                  <w:marBottom w:val="0"/>
                  <w:divBdr>
                    <w:top w:val="none" w:sz="0" w:space="0" w:color="auto"/>
                    <w:left w:val="none" w:sz="0" w:space="0" w:color="auto"/>
                    <w:bottom w:val="none" w:sz="0" w:space="0" w:color="auto"/>
                    <w:right w:val="none" w:sz="0" w:space="0" w:color="auto"/>
                  </w:divBdr>
                </w:div>
                <w:div w:id="1062405098">
                  <w:marLeft w:val="640"/>
                  <w:marRight w:val="0"/>
                  <w:marTop w:val="0"/>
                  <w:marBottom w:val="0"/>
                  <w:divBdr>
                    <w:top w:val="none" w:sz="0" w:space="0" w:color="auto"/>
                    <w:left w:val="none" w:sz="0" w:space="0" w:color="auto"/>
                    <w:bottom w:val="none" w:sz="0" w:space="0" w:color="auto"/>
                    <w:right w:val="none" w:sz="0" w:space="0" w:color="auto"/>
                  </w:divBdr>
                </w:div>
                <w:div w:id="1181966911">
                  <w:marLeft w:val="640"/>
                  <w:marRight w:val="0"/>
                  <w:marTop w:val="0"/>
                  <w:marBottom w:val="0"/>
                  <w:divBdr>
                    <w:top w:val="none" w:sz="0" w:space="0" w:color="auto"/>
                    <w:left w:val="none" w:sz="0" w:space="0" w:color="auto"/>
                    <w:bottom w:val="none" w:sz="0" w:space="0" w:color="auto"/>
                    <w:right w:val="none" w:sz="0" w:space="0" w:color="auto"/>
                  </w:divBdr>
                </w:div>
                <w:div w:id="1728525191">
                  <w:marLeft w:val="640"/>
                  <w:marRight w:val="0"/>
                  <w:marTop w:val="0"/>
                  <w:marBottom w:val="0"/>
                  <w:divBdr>
                    <w:top w:val="none" w:sz="0" w:space="0" w:color="auto"/>
                    <w:left w:val="none" w:sz="0" w:space="0" w:color="auto"/>
                    <w:bottom w:val="none" w:sz="0" w:space="0" w:color="auto"/>
                    <w:right w:val="none" w:sz="0" w:space="0" w:color="auto"/>
                  </w:divBdr>
                </w:div>
                <w:div w:id="3023574">
                  <w:marLeft w:val="640"/>
                  <w:marRight w:val="0"/>
                  <w:marTop w:val="0"/>
                  <w:marBottom w:val="0"/>
                  <w:divBdr>
                    <w:top w:val="none" w:sz="0" w:space="0" w:color="auto"/>
                    <w:left w:val="none" w:sz="0" w:space="0" w:color="auto"/>
                    <w:bottom w:val="none" w:sz="0" w:space="0" w:color="auto"/>
                    <w:right w:val="none" w:sz="0" w:space="0" w:color="auto"/>
                  </w:divBdr>
                </w:div>
              </w:divsChild>
            </w:div>
            <w:div w:id="1298532322">
              <w:marLeft w:val="0"/>
              <w:marRight w:val="0"/>
              <w:marTop w:val="0"/>
              <w:marBottom w:val="0"/>
              <w:divBdr>
                <w:top w:val="none" w:sz="0" w:space="0" w:color="auto"/>
                <w:left w:val="none" w:sz="0" w:space="0" w:color="auto"/>
                <w:bottom w:val="none" w:sz="0" w:space="0" w:color="auto"/>
                <w:right w:val="none" w:sz="0" w:space="0" w:color="auto"/>
              </w:divBdr>
              <w:divsChild>
                <w:div w:id="1880512765">
                  <w:marLeft w:val="640"/>
                  <w:marRight w:val="0"/>
                  <w:marTop w:val="0"/>
                  <w:marBottom w:val="0"/>
                  <w:divBdr>
                    <w:top w:val="none" w:sz="0" w:space="0" w:color="auto"/>
                    <w:left w:val="none" w:sz="0" w:space="0" w:color="auto"/>
                    <w:bottom w:val="none" w:sz="0" w:space="0" w:color="auto"/>
                    <w:right w:val="none" w:sz="0" w:space="0" w:color="auto"/>
                  </w:divBdr>
                </w:div>
                <w:div w:id="1881090281">
                  <w:marLeft w:val="640"/>
                  <w:marRight w:val="0"/>
                  <w:marTop w:val="0"/>
                  <w:marBottom w:val="0"/>
                  <w:divBdr>
                    <w:top w:val="none" w:sz="0" w:space="0" w:color="auto"/>
                    <w:left w:val="none" w:sz="0" w:space="0" w:color="auto"/>
                    <w:bottom w:val="none" w:sz="0" w:space="0" w:color="auto"/>
                    <w:right w:val="none" w:sz="0" w:space="0" w:color="auto"/>
                  </w:divBdr>
                </w:div>
                <w:div w:id="432674516">
                  <w:marLeft w:val="640"/>
                  <w:marRight w:val="0"/>
                  <w:marTop w:val="0"/>
                  <w:marBottom w:val="0"/>
                  <w:divBdr>
                    <w:top w:val="none" w:sz="0" w:space="0" w:color="auto"/>
                    <w:left w:val="none" w:sz="0" w:space="0" w:color="auto"/>
                    <w:bottom w:val="none" w:sz="0" w:space="0" w:color="auto"/>
                    <w:right w:val="none" w:sz="0" w:space="0" w:color="auto"/>
                  </w:divBdr>
                </w:div>
                <w:div w:id="1591309015">
                  <w:marLeft w:val="640"/>
                  <w:marRight w:val="0"/>
                  <w:marTop w:val="0"/>
                  <w:marBottom w:val="0"/>
                  <w:divBdr>
                    <w:top w:val="none" w:sz="0" w:space="0" w:color="auto"/>
                    <w:left w:val="none" w:sz="0" w:space="0" w:color="auto"/>
                    <w:bottom w:val="none" w:sz="0" w:space="0" w:color="auto"/>
                    <w:right w:val="none" w:sz="0" w:space="0" w:color="auto"/>
                  </w:divBdr>
                </w:div>
                <w:div w:id="166796066">
                  <w:marLeft w:val="640"/>
                  <w:marRight w:val="0"/>
                  <w:marTop w:val="0"/>
                  <w:marBottom w:val="0"/>
                  <w:divBdr>
                    <w:top w:val="none" w:sz="0" w:space="0" w:color="auto"/>
                    <w:left w:val="none" w:sz="0" w:space="0" w:color="auto"/>
                    <w:bottom w:val="none" w:sz="0" w:space="0" w:color="auto"/>
                    <w:right w:val="none" w:sz="0" w:space="0" w:color="auto"/>
                  </w:divBdr>
                </w:div>
                <w:div w:id="166794011">
                  <w:marLeft w:val="640"/>
                  <w:marRight w:val="0"/>
                  <w:marTop w:val="0"/>
                  <w:marBottom w:val="0"/>
                  <w:divBdr>
                    <w:top w:val="none" w:sz="0" w:space="0" w:color="auto"/>
                    <w:left w:val="none" w:sz="0" w:space="0" w:color="auto"/>
                    <w:bottom w:val="none" w:sz="0" w:space="0" w:color="auto"/>
                    <w:right w:val="none" w:sz="0" w:space="0" w:color="auto"/>
                  </w:divBdr>
                </w:div>
                <w:div w:id="1281302949">
                  <w:marLeft w:val="640"/>
                  <w:marRight w:val="0"/>
                  <w:marTop w:val="0"/>
                  <w:marBottom w:val="0"/>
                  <w:divBdr>
                    <w:top w:val="none" w:sz="0" w:space="0" w:color="auto"/>
                    <w:left w:val="none" w:sz="0" w:space="0" w:color="auto"/>
                    <w:bottom w:val="none" w:sz="0" w:space="0" w:color="auto"/>
                    <w:right w:val="none" w:sz="0" w:space="0" w:color="auto"/>
                  </w:divBdr>
                </w:div>
                <w:div w:id="1677423284">
                  <w:marLeft w:val="640"/>
                  <w:marRight w:val="0"/>
                  <w:marTop w:val="0"/>
                  <w:marBottom w:val="0"/>
                  <w:divBdr>
                    <w:top w:val="none" w:sz="0" w:space="0" w:color="auto"/>
                    <w:left w:val="none" w:sz="0" w:space="0" w:color="auto"/>
                    <w:bottom w:val="none" w:sz="0" w:space="0" w:color="auto"/>
                    <w:right w:val="none" w:sz="0" w:space="0" w:color="auto"/>
                  </w:divBdr>
                </w:div>
                <w:div w:id="1725637039">
                  <w:marLeft w:val="640"/>
                  <w:marRight w:val="0"/>
                  <w:marTop w:val="0"/>
                  <w:marBottom w:val="0"/>
                  <w:divBdr>
                    <w:top w:val="none" w:sz="0" w:space="0" w:color="auto"/>
                    <w:left w:val="none" w:sz="0" w:space="0" w:color="auto"/>
                    <w:bottom w:val="none" w:sz="0" w:space="0" w:color="auto"/>
                    <w:right w:val="none" w:sz="0" w:space="0" w:color="auto"/>
                  </w:divBdr>
                </w:div>
                <w:div w:id="385180855">
                  <w:marLeft w:val="640"/>
                  <w:marRight w:val="0"/>
                  <w:marTop w:val="0"/>
                  <w:marBottom w:val="0"/>
                  <w:divBdr>
                    <w:top w:val="none" w:sz="0" w:space="0" w:color="auto"/>
                    <w:left w:val="none" w:sz="0" w:space="0" w:color="auto"/>
                    <w:bottom w:val="none" w:sz="0" w:space="0" w:color="auto"/>
                    <w:right w:val="none" w:sz="0" w:space="0" w:color="auto"/>
                  </w:divBdr>
                </w:div>
                <w:div w:id="2008972498">
                  <w:marLeft w:val="640"/>
                  <w:marRight w:val="0"/>
                  <w:marTop w:val="0"/>
                  <w:marBottom w:val="0"/>
                  <w:divBdr>
                    <w:top w:val="none" w:sz="0" w:space="0" w:color="auto"/>
                    <w:left w:val="none" w:sz="0" w:space="0" w:color="auto"/>
                    <w:bottom w:val="none" w:sz="0" w:space="0" w:color="auto"/>
                    <w:right w:val="none" w:sz="0" w:space="0" w:color="auto"/>
                  </w:divBdr>
                </w:div>
                <w:div w:id="243733337">
                  <w:marLeft w:val="640"/>
                  <w:marRight w:val="0"/>
                  <w:marTop w:val="0"/>
                  <w:marBottom w:val="0"/>
                  <w:divBdr>
                    <w:top w:val="none" w:sz="0" w:space="0" w:color="auto"/>
                    <w:left w:val="none" w:sz="0" w:space="0" w:color="auto"/>
                    <w:bottom w:val="none" w:sz="0" w:space="0" w:color="auto"/>
                    <w:right w:val="none" w:sz="0" w:space="0" w:color="auto"/>
                  </w:divBdr>
                </w:div>
                <w:div w:id="615410712">
                  <w:marLeft w:val="640"/>
                  <w:marRight w:val="0"/>
                  <w:marTop w:val="0"/>
                  <w:marBottom w:val="0"/>
                  <w:divBdr>
                    <w:top w:val="none" w:sz="0" w:space="0" w:color="auto"/>
                    <w:left w:val="none" w:sz="0" w:space="0" w:color="auto"/>
                    <w:bottom w:val="none" w:sz="0" w:space="0" w:color="auto"/>
                    <w:right w:val="none" w:sz="0" w:space="0" w:color="auto"/>
                  </w:divBdr>
                </w:div>
                <w:div w:id="1878467175">
                  <w:marLeft w:val="640"/>
                  <w:marRight w:val="0"/>
                  <w:marTop w:val="0"/>
                  <w:marBottom w:val="0"/>
                  <w:divBdr>
                    <w:top w:val="none" w:sz="0" w:space="0" w:color="auto"/>
                    <w:left w:val="none" w:sz="0" w:space="0" w:color="auto"/>
                    <w:bottom w:val="none" w:sz="0" w:space="0" w:color="auto"/>
                    <w:right w:val="none" w:sz="0" w:space="0" w:color="auto"/>
                  </w:divBdr>
                </w:div>
                <w:div w:id="576597464">
                  <w:marLeft w:val="640"/>
                  <w:marRight w:val="0"/>
                  <w:marTop w:val="0"/>
                  <w:marBottom w:val="0"/>
                  <w:divBdr>
                    <w:top w:val="none" w:sz="0" w:space="0" w:color="auto"/>
                    <w:left w:val="none" w:sz="0" w:space="0" w:color="auto"/>
                    <w:bottom w:val="none" w:sz="0" w:space="0" w:color="auto"/>
                    <w:right w:val="none" w:sz="0" w:space="0" w:color="auto"/>
                  </w:divBdr>
                </w:div>
                <w:div w:id="762065420">
                  <w:marLeft w:val="640"/>
                  <w:marRight w:val="0"/>
                  <w:marTop w:val="0"/>
                  <w:marBottom w:val="0"/>
                  <w:divBdr>
                    <w:top w:val="none" w:sz="0" w:space="0" w:color="auto"/>
                    <w:left w:val="none" w:sz="0" w:space="0" w:color="auto"/>
                    <w:bottom w:val="none" w:sz="0" w:space="0" w:color="auto"/>
                    <w:right w:val="none" w:sz="0" w:space="0" w:color="auto"/>
                  </w:divBdr>
                </w:div>
                <w:div w:id="516777553">
                  <w:marLeft w:val="640"/>
                  <w:marRight w:val="0"/>
                  <w:marTop w:val="0"/>
                  <w:marBottom w:val="0"/>
                  <w:divBdr>
                    <w:top w:val="none" w:sz="0" w:space="0" w:color="auto"/>
                    <w:left w:val="none" w:sz="0" w:space="0" w:color="auto"/>
                    <w:bottom w:val="none" w:sz="0" w:space="0" w:color="auto"/>
                    <w:right w:val="none" w:sz="0" w:space="0" w:color="auto"/>
                  </w:divBdr>
                </w:div>
                <w:div w:id="1434284304">
                  <w:marLeft w:val="640"/>
                  <w:marRight w:val="0"/>
                  <w:marTop w:val="0"/>
                  <w:marBottom w:val="0"/>
                  <w:divBdr>
                    <w:top w:val="none" w:sz="0" w:space="0" w:color="auto"/>
                    <w:left w:val="none" w:sz="0" w:space="0" w:color="auto"/>
                    <w:bottom w:val="none" w:sz="0" w:space="0" w:color="auto"/>
                    <w:right w:val="none" w:sz="0" w:space="0" w:color="auto"/>
                  </w:divBdr>
                </w:div>
                <w:div w:id="510220747">
                  <w:marLeft w:val="640"/>
                  <w:marRight w:val="0"/>
                  <w:marTop w:val="0"/>
                  <w:marBottom w:val="0"/>
                  <w:divBdr>
                    <w:top w:val="none" w:sz="0" w:space="0" w:color="auto"/>
                    <w:left w:val="none" w:sz="0" w:space="0" w:color="auto"/>
                    <w:bottom w:val="none" w:sz="0" w:space="0" w:color="auto"/>
                    <w:right w:val="none" w:sz="0" w:space="0" w:color="auto"/>
                  </w:divBdr>
                </w:div>
                <w:div w:id="1563830802">
                  <w:marLeft w:val="640"/>
                  <w:marRight w:val="0"/>
                  <w:marTop w:val="0"/>
                  <w:marBottom w:val="0"/>
                  <w:divBdr>
                    <w:top w:val="none" w:sz="0" w:space="0" w:color="auto"/>
                    <w:left w:val="none" w:sz="0" w:space="0" w:color="auto"/>
                    <w:bottom w:val="none" w:sz="0" w:space="0" w:color="auto"/>
                    <w:right w:val="none" w:sz="0" w:space="0" w:color="auto"/>
                  </w:divBdr>
                </w:div>
                <w:div w:id="1708139026">
                  <w:marLeft w:val="640"/>
                  <w:marRight w:val="0"/>
                  <w:marTop w:val="0"/>
                  <w:marBottom w:val="0"/>
                  <w:divBdr>
                    <w:top w:val="none" w:sz="0" w:space="0" w:color="auto"/>
                    <w:left w:val="none" w:sz="0" w:space="0" w:color="auto"/>
                    <w:bottom w:val="none" w:sz="0" w:space="0" w:color="auto"/>
                    <w:right w:val="none" w:sz="0" w:space="0" w:color="auto"/>
                  </w:divBdr>
                </w:div>
                <w:div w:id="424039824">
                  <w:marLeft w:val="640"/>
                  <w:marRight w:val="0"/>
                  <w:marTop w:val="0"/>
                  <w:marBottom w:val="0"/>
                  <w:divBdr>
                    <w:top w:val="none" w:sz="0" w:space="0" w:color="auto"/>
                    <w:left w:val="none" w:sz="0" w:space="0" w:color="auto"/>
                    <w:bottom w:val="none" w:sz="0" w:space="0" w:color="auto"/>
                    <w:right w:val="none" w:sz="0" w:space="0" w:color="auto"/>
                  </w:divBdr>
                </w:div>
              </w:divsChild>
            </w:div>
            <w:div w:id="1679502132">
              <w:marLeft w:val="0"/>
              <w:marRight w:val="0"/>
              <w:marTop w:val="0"/>
              <w:marBottom w:val="0"/>
              <w:divBdr>
                <w:top w:val="none" w:sz="0" w:space="0" w:color="auto"/>
                <w:left w:val="none" w:sz="0" w:space="0" w:color="auto"/>
                <w:bottom w:val="none" w:sz="0" w:space="0" w:color="auto"/>
                <w:right w:val="none" w:sz="0" w:space="0" w:color="auto"/>
              </w:divBdr>
              <w:divsChild>
                <w:div w:id="988751913">
                  <w:marLeft w:val="640"/>
                  <w:marRight w:val="0"/>
                  <w:marTop w:val="0"/>
                  <w:marBottom w:val="0"/>
                  <w:divBdr>
                    <w:top w:val="none" w:sz="0" w:space="0" w:color="auto"/>
                    <w:left w:val="none" w:sz="0" w:space="0" w:color="auto"/>
                    <w:bottom w:val="none" w:sz="0" w:space="0" w:color="auto"/>
                    <w:right w:val="none" w:sz="0" w:space="0" w:color="auto"/>
                  </w:divBdr>
                </w:div>
                <w:div w:id="120467043">
                  <w:marLeft w:val="640"/>
                  <w:marRight w:val="0"/>
                  <w:marTop w:val="0"/>
                  <w:marBottom w:val="0"/>
                  <w:divBdr>
                    <w:top w:val="none" w:sz="0" w:space="0" w:color="auto"/>
                    <w:left w:val="none" w:sz="0" w:space="0" w:color="auto"/>
                    <w:bottom w:val="none" w:sz="0" w:space="0" w:color="auto"/>
                    <w:right w:val="none" w:sz="0" w:space="0" w:color="auto"/>
                  </w:divBdr>
                </w:div>
                <w:div w:id="154424222">
                  <w:marLeft w:val="640"/>
                  <w:marRight w:val="0"/>
                  <w:marTop w:val="0"/>
                  <w:marBottom w:val="0"/>
                  <w:divBdr>
                    <w:top w:val="none" w:sz="0" w:space="0" w:color="auto"/>
                    <w:left w:val="none" w:sz="0" w:space="0" w:color="auto"/>
                    <w:bottom w:val="none" w:sz="0" w:space="0" w:color="auto"/>
                    <w:right w:val="none" w:sz="0" w:space="0" w:color="auto"/>
                  </w:divBdr>
                </w:div>
                <w:div w:id="472603990">
                  <w:marLeft w:val="640"/>
                  <w:marRight w:val="0"/>
                  <w:marTop w:val="0"/>
                  <w:marBottom w:val="0"/>
                  <w:divBdr>
                    <w:top w:val="none" w:sz="0" w:space="0" w:color="auto"/>
                    <w:left w:val="none" w:sz="0" w:space="0" w:color="auto"/>
                    <w:bottom w:val="none" w:sz="0" w:space="0" w:color="auto"/>
                    <w:right w:val="none" w:sz="0" w:space="0" w:color="auto"/>
                  </w:divBdr>
                </w:div>
                <w:div w:id="1216624086">
                  <w:marLeft w:val="640"/>
                  <w:marRight w:val="0"/>
                  <w:marTop w:val="0"/>
                  <w:marBottom w:val="0"/>
                  <w:divBdr>
                    <w:top w:val="none" w:sz="0" w:space="0" w:color="auto"/>
                    <w:left w:val="none" w:sz="0" w:space="0" w:color="auto"/>
                    <w:bottom w:val="none" w:sz="0" w:space="0" w:color="auto"/>
                    <w:right w:val="none" w:sz="0" w:space="0" w:color="auto"/>
                  </w:divBdr>
                </w:div>
                <w:div w:id="705984632">
                  <w:marLeft w:val="640"/>
                  <w:marRight w:val="0"/>
                  <w:marTop w:val="0"/>
                  <w:marBottom w:val="0"/>
                  <w:divBdr>
                    <w:top w:val="none" w:sz="0" w:space="0" w:color="auto"/>
                    <w:left w:val="none" w:sz="0" w:space="0" w:color="auto"/>
                    <w:bottom w:val="none" w:sz="0" w:space="0" w:color="auto"/>
                    <w:right w:val="none" w:sz="0" w:space="0" w:color="auto"/>
                  </w:divBdr>
                </w:div>
                <w:div w:id="1442338288">
                  <w:marLeft w:val="640"/>
                  <w:marRight w:val="0"/>
                  <w:marTop w:val="0"/>
                  <w:marBottom w:val="0"/>
                  <w:divBdr>
                    <w:top w:val="none" w:sz="0" w:space="0" w:color="auto"/>
                    <w:left w:val="none" w:sz="0" w:space="0" w:color="auto"/>
                    <w:bottom w:val="none" w:sz="0" w:space="0" w:color="auto"/>
                    <w:right w:val="none" w:sz="0" w:space="0" w:color="auto"/>
                  </w:divBdr>
                </w:div>
                <w:div w:id="436828737">
                  <w:marLeft w:val="640"/>
                  <w:marRight w:val="0"/>
                  <w:marTop w:val="0"/>
                  <w:marBottom w:val="0"/>
                  <w:divBdr>
                    <w:top w:val="none" w:sz="0" w:space="0" w:color="auto"/>
                    <w:left w:val="none" w:sz="0" w:space="0" w:color="auto"/>
                    <w:bottom w:val="none" w:sz="0" w:space="0" w:color="auto"/>
                    <w:right w:val="none" w:sz="0" w:space="0" w:color="auto"/>
                  </w:divBdr>
                </w:div>
                <w:div w:id="706220345">
                  <w:marLeft w:val="640"/>
                  <w:marRight w:val="0"/>
                  <w:marTop w:val="0"/>
                  <w:marBottom w:val="0"/>
                  <w:divBdr>
                    <w:top w:val="none" w:sz="0" w:space="0" w:color="auto"/>
                    <w:left w:val="none" w:sz="0" w:space="0" w:color="auto"/>
                    <w:bottom w:val="none" w:sz="0" w:space="0" w:color="auto"/>
                    <w:right w:val="none" w:sz="0" w:space="0" w:color="auto"/>
                  </w:divBdr>
                </w:div>
                <w:div w:id="135684284">
                  <w:marLeft w:val="640"/>
                  <w:marRight w:val="0"/>
                  <w:marTop w:val="0"/>
                  <w:marBottom w:val="0"/>
                  <w:divBdr>
                    <w:top w:val="none" w:sz="0" w:space="0" w:color="auto"/>
                    <w:left w:val="none" w:sz="0" w:space="0" w:color="auto"/>
                    <w:bottom w:val="none" w:sz="0" w:space="0" w:color="auto"/>
                    <w:right w:val="none" w:sz="0" w:space="0" w:color="auto"/>
                  </w:divBdr>
                </w:div>
                <w:div w:id="1190878794">
                  <w:marLeft w:val="640"/>
                  <w:marRight w:val="0"/>
                  <w:marTop w:val="0"/>
                  <w:marBottom w:val="0"/>
                  <w:divBdr>
                    <w:top w:val="none" w:sz="0" w:space="0" w:color="auto"/>
                    <w:left w:val="none" w:sz="0" w:space="0" w:color="auto"/>
                    <w:bottom w:val="none" w:sz="0" w:space="0" w:color="auto"/>
                    <w:right w:val="none" w:sz="0" w:space="0" w:color="auto"/>
                  </w:divBdr>
                </w:div>
                <w:div w:id="997342304">
                  <w:marLeft w:val="640"/>
                  <w:marRight w:val="0"/>
                  <w:marTop w:val="0"/>
                  <w:marBottom w:val="0"/>
                  <w:divBdr>
                    <w:top w:val="none" w:sz="0" w:space="0" w:color="auto"/>
                    <w:left w:val="none" w:sz="0" w:space="0" w:color="auto"/>
                    <w:bottom w:val="none" w:sz="0" w:space="0" w:color="auto"/>
                    <w:right w:val="none" w:sz="0" w:space="0" w:color="auto"/>
                  </w:divBdr>
                </w:div>
                <w:div w:id="775707971">
                  <w:marLeft w:val="640"/>
                  <w:marRight w:val="0"/>
                  <w:marTop w:val="0"/>
                  <w:marBottom w:val="0"/>
                  <w:divBdr>
                    <w:top w:val="none" w:sz="0" w:space="0" w:color="auto"/>
                    <w:left w:val="none" w:sz="0" w:space="0" w:color="auto"/>
                    <w:bottom w:val="none" w:sz="0" w:space="0" w:color="auto"/>
                    <w:right w:val="none" w:sz="0" w:space="0" w:color="auto"/>
                  </w:divBdr>
                </w:div>
                <w:div w:id="1555850224">
                  <w:marLeft w:val="640"/>
                  <w:marRight w:val="0"/>
                  <w:marTop w:val="0"/>
                  <w:marBottom w:val="0"/>
                  <w:divBdr>
                    <w:top w:val="none" w:sz="0" w:space="0" w:color="auto"/>
                    <w:left w:val="none" w:sz="0" w:space="0" w:color="auto"/>
                    <w:bottom w:val="none" w:sz="0" w:space="0" w:color="auto"/>
                    <w:right w:val="none" w:sz="0" w:space="0" w:color="auto"/>
                  </w:divBdr>
                </w:div>
                <w:div w:id="271133537">
                  <w:marLeft w:val="640"/>
                  <w:marRight w:val="0"/>
                  <w:marTop w:val="0"/>
                  <w:marBottom w:val="0"/>
                  <w:divBdr>
                    <w:top w:val="none" w:sz="0" w:space="0" w:color="auto"/>
                    <w:left w:val="none" w:sz="0" w:space="0" w:color="auto"/>
                    <w:bottom w:val="none" w:sz="0" w:space="0" w:color="auto"/>
                    <w:right w:val="none" w:sz="0" w:space="0" w:color="auto"/>
                  </w:divBdr>
                </w:div>
                <w:div w:id="1640451763">
                  <w:marLeft w:val="640"/>
                  <w:marRight w:val="0"/>
                  <w:marTop w:val="0"/>
                  <w:marBottom w:val="0"/>
                  <w:divBdr>
                    <w:top w:val="none" w:sz="0" w:space="0" w:color="auto"/>
                    <w:left w:val="none" w:sz="0" w:space="0" w:color="auto"/>
                    <w:bottom w:val="none" w:sz="0" w:space="0" w:color="auto"/>
                    <w:right w:val="none" w:sz="0" w:space="0" w:color="auto"/>
                  </w:divBdr>
                </w:div>
                <w:div w:id="1829859560">
                  <w:marLeft w:val="640"/>
                  <w:marRight w:val="0"/>
                  <w:marTop w:val="0"/>
                  <w:marBottom w:val="0"/>
                  <w:divBdr>
                    <w:top w:val="none" w:sz="0" w:space="0" w:color="auto"/>
                    <w:left w:val="none" w:sz="0" w:space="0" w:color="auto"/>
                    <w:bottom w:val="none" w:sz="0" w:space="0" w:color="auto"/>
                    <w:right w:val="none" w:sz="0" w:space="0" w:color="auto"/>
                  </w:divBdr>
                </w:div>
                <w:div w:id="1375886528">
                  <w:marLeft w:val="640"/>
                  <w:marRight w:val="0"/>
                  <w:marTop w:val="0"/>
                  <w:marBottom w:val="0"/>
                  <w:divBdr>
                    <w:top w:val="none" w:sz="0" w:space="0" w:color="auto"/>
                    <w:left w:val="none" w:sz="0" w:space="0" w:color="auto"/>
                    <w:bottom w:val="none" w:sz="0" w:space="0" w:color="auto"/>
                    <w:right w:val="none" w:sz="0" w:space="0" w:color="auto"/>
                  </w:divBdr>
                </w:div>
                <w:div w:id="1600992189">
                  <w:marLeft w:val="640"/>
                  <w:marRight w:val="0"/>
                  <w:marTop w:val="0"/>
                  <w:marBottom w:val="0"/>
                  <w:divBdr>
                    <w:top w:val="none" w:sz="0" w:space="0" w:color="auto"/>
                    <w:left w:val="none" w:sz="0" w:space="0" w:color="auto"/>
                    <w:bottom w:val="none" w:sz="0" w:space="0" w:color="auto"/>
                    <w:right w:val="none" w:sz="0" w:space="0" w:color="auto"/>
                  </w:divBdr>
                </w:div>
                <w:div w:id="581335877">
                  <w:marLeft w:val="640"/>
                  <w:marRight w:val="0"/>
                  <w:marTop w:val="0"/>
                  <w:marBottom w:val="0"/>
                  <w:divBdr>
                    <w:top w:val="none" w:sz="0" w:space="0" w:color="auto"/>
                    <w:left w:val="none" w:sz="0" w:space="0" w:color="auto"/>
                    <w:bottom w:val="none" w:sz="0" w:space="0" w:color="auto"/>
                    <w:right w:val="none" w:sz="0" w:space="0" w:color="auto"/>
                  </w:divBdr>
                </w:div>
                <w:div w:id="146434557">
                  <w:marLeft w:val="640"/>
                  <w:marRight w:val="0"/>
                  <w:marTop w:val="0"/>
                  <w:marBottom w:val="0"/>
                  <w:divBdr>
                    <w:top w:val="none" w:sz="0" w:space="0" w:color="auto"/>
                    <w:left w:val="none" w:sz="0" w:space="0" w:color="auto"/>
                    <w:bottom w:val="none" w:sz="0" w:space="0" w:color="auto"/>
                    <w:right w:val="none" w:sz="0" w:space="0" w:color="auto"/>
                  </w:divBdr>
                </w:div>
                <w:div w:id="235365304">
                  <w:marLeft w:val="640"/>
                  <w:marRight w:val="0"/>
                  <w:marTop w:val="0"/>
                  <w:marBottom w:val="0"/>
                  <w:divBdr>
                    <w:top w:val="none" w:sz="0" w:space="0" w:color="auto"/>
                    <w:left w:val="none" w:sz="0" w:space="0" w:color="auto"/>
                    <w:bottom w:val="none" w:sz="0" w:space="0" w:color="auto"/>
                    <w:right w:val="none" w:sz="0" w:space="0" w:color="auto"/>
                  </w:divBdr>
                </w:div>
                <w:div w:id="2076779264">
                  <w:marLeft w:val="640"/>
                  <w:marRight w:val="0"/>
                  <w:marTop w:val="0"/>
                  <w:marBottom w:val="0"/>
                  <w:divBdr>
                    <w:top w:val="none" w:sz="0" w:space="0" w:color="auto"/>
                    <w:left w:val="none" w:sz="0" w:space="0" w:color="auto"/>
                    <w:bottom w:val="none" w:sz="0" w:space="0" w:color="auto"/>
                    <w:right w:val="none" w:sz="0" w:space="0" w:color="auto"/>
                  </w:divBdr>
                </w:div>
              </w:divsChild>
            </w:div>
            <w:div w:id="1348362352">
              <w:marLeft w:val="0"/>
              <w:marRight w:val="0"/>
              <w:marTop w:val="0"/>
              <w:marBottom w:val="0"/>
              <w:divBdr>
                <w:top w:val="none" w:sz="0" w:space="0" w:color="auto"/>
                <w:left w:val="none" w:sz="0" w:space="0" w:color="auto"/>
                <w:bottom w:val="none" w:sz="0" w:space="0" w:color="auto"/>
                <w:right w:val="none" w:sz="0" w:space="0" w:color="auto"/>
              </w:divBdr>
              <w:divsChild>
                <w:div w:id="855728316">
                  <w:marLeft w:val="640"/>
                  <w:marRight w:val="0"/>
                  <w:marTop w:val="0"/>
                  <w:marBottom w:val="0"/>
                  <w:divBdr>
                    <w:top w:val="none" w:sz="0" w:space="0" w:color="auto"/>
                    <w:left w:val="none" w:sz="0" w:space="0" w:color="auto"/>
                    <w:bottom w:val="none" w:sz="0" w:space="0" w:color="auto"/>
                    <w:right w:val="none" w:sz="0" w:space="0" w:color="auto"/>
                  </w:divBdr>
                </w:div>
                <w:div w:id="2031878612">
                  <w:marLeft w:val="640"/>
                  <w:marRight w:val="0"/>
                  <w:marTop w:val="0"/>
                  <w:marBottom w:val="0"/>
                  <w:divBdr>
                    <w:top w:val="none" w:sz="0" w:space="0" w:color="auto"/>
                    <w:left w:val="none" w:sz="0" w:space="0" w:color="auto"/>
                    <w:bottom w:val="none" w:sz="0" w:space="0" w:color="auto"/>
                    <w:right w:val="none" w:sz="0" w:space="0" w:color="auto"/>
                  </w:divBdr>
                </w:div>
                <w:div w:id="1879121330">
                  <w:marLeft w:val="640"/>
                  <w:marRight w:val="0"/>
                  <w:marTop w:val="0"/>
                  <w:marBottom w:val="0"/>
                  <w:divBdr>
                    <w:top w:val="none" w:sz="0" w:space="0" w:color="auto"/>
                    <w:left w:val="none" w:sz="0" w:space="0" w:color="auto"/>
                    <w:bottom w:val="none" w:sz="0" w:space="0" w:color="auto"/>
                    <w:right w:val="none" w:sz="0" w:space="0" w:color="auto"/>
                  </w:divBdr>
                </w:div>
                <w:div w:id="1621296914">
                  <w:marLeft w:val="640"/>
                  <w:marRight w:val="0"/>
                  <w:marTop w:val="0"/>
                  <w:marBottom w:val="0"/>
                  <w:divBdr>
                    <w:top w:val="none" w:sz="0" w:space="0" w:color="auto"/>
                    <w:left w:val="none" w:sz="0" w:space="0" w:color="auto"/>
                    <w:bottom w:val="none" w:sz="0" w:space="0" w:color="auto"/>
                    <w:right w:val="none" w:sz="0" w:space="0" w:color="auto"/>
                  </w:divBdr>
                </w:div>
                <w:div w:id="1535265524">
                  <w:marLeft w:val="640"/>
                  <w:marRight w:val="0"/>
                  <w:marTop w:val="0"/>
                  <w:marBottom w:val="0"/>
                  <w:divBdr>
                    <w:top w:val="none" w:sz="0" w:space="0" w:color="auto"/>
                    <w:left w:val="none" w:sz="0" w:space="0" w:color="auto"/>
                    <w:bottom w:val="none" w:sz="0" w:space="0" w:color="auto"/>
                    <w:right w:val="none" w:sz="0" w:space="0" w:color="auto"/>
                  </w:divBdr>
                </w:div>
                <w:div w:id="1383216533">
                  <w:marLeft w:val="640"/>
                  <w:marRight w:val="0"/>
                  <w:marTop w:val="0"/>
                  <w:marBottom w:val="0"/>
                  <w:divBdr>
                    <w:top w:val="none" w:sz="0" w:space="0" w:color="auto"/>
                    <w:left w:val="none" w:sz="0" w:space="0" w:color="auto"/>
                    <w:bottom w:val="none" w:sz="0" w:space="0" w:color="auto"/>
                    <w:right w:val="none" w:sz="0" w:space="0" w:color="auto"/>
                  </w:divBdr>
                </w:div>
                <w:div w:id="1826051408">
                  <w:marLeft w:val="640"/>
                  <w:marRight w:val="0"/>
                  <w:marTop w:val="0"/>
                  <w:marBottom w:val="0"/>
                  <w:divBdr>
                    <w:top w:val="none" w:sz="0" w:space="0" w:color="auto"/>
                    <w:left w:val="none" w:sz="0" w:space="0" w:color="auto"/>
                    <w:bottom w:val="none" w:sz="0" w:space="0" w:color="auto"/>
                    <w:right w:val="none" w:sz="0" w:space="0" w:color="auto"/>
                  </w:divBdr>
                </w:div>
                <w:div w:id="1746995618">
                  <w:marLeft w:val="640"/>
                  <w:marRight w:val="0"/>
                  <w:marTop w:val="0"/>
                  <w:marBottom w:val="0"/>
                  <w:divBdr>
                    <w:top w:val="none" w:sz="0" w:space="0" w:color="auto"/>
                    <w:left w:val="none" w:sz="0" w:space="0" w:color="auto"/>
                    <w:bottom w:val="none" w:sz="0" w:space="0" w:color="auto"/>
                    <w:right w:val="none" w:sz="0" w:space="0" w:color="auto"/>
                  </w:divBdr>
                </w:div>
                <w:div w:id="961181921">
                  <w:marLeft w:val="640"/>
                  <w:marRight w:val="0"/>
                  <w:marTop w:val="0"/>
                  <w:marBottom w:val="0"/>
                  <w:divBdr>
                    <w:top w:val="none" w:sz="0" w:space="0" w:color="auto"/>
                    <w:left w:val="none" w:sz="0" w:space="0" w:color="auto"/>
                    <w:bottom w:val="none" w:sz="0" w:space="0" w:color="auto"/>
                    <w:right w:val="none" w:sz="0" w:space="0" w:color="auto"/>
                  </w:divBdr>
                </w:div>
                <w:div w:id="263420420">
                  <w:marLeft w:val="640"/>
                  <w:marRight w:val="0"/>
                  <w:marTop w:val="0"/>
                  <w:marBottom w:val="0"/>
                  <w:divBdr>
                    <w:top w:val="none" w:sz="0" w:space="0" w:color="auto"/>
                    <w:left w:val="none" w:sz="0" w:space="0" w:color="auto"/>
                    <w:bottom w:val="none" w:sz="0" w:space="0" w:color="auto"/>
                    <w:right w:val="none" w:sz="0" w:space="0" w:color="auto"/>
                  </w:divBdr>
                </w:div>
                <w:div w:id="449326976">
                  <w:marLeft w:val="640"/>
                  <w:marRight w:val="0"/>
                  <w:marTop w:val="0"/>
                  <w:marBottom w:val="0"/>
                  <w:divBdr>
                    <w:top w:val="none" w:sz="0" w:space="0" w:color="auto"/>
                    <w:left w:val="none" w:sz="0" w:space="0" w:color="auto"/>
                    <w:bottom w:val="none" w:sz="0" w:space="0" w:color="auto"/>
                    <w:right w:val="none" w:sz="0" w:space="0" w:color="auto"/>
                  </w:divBdr>
                </w:div>
                <w:div w:id="1623540599">
                  <w:marLeft w:val="640"/>
                  <w:marRight w:val="0"/>
                  <w:marTop w:val="0"/>
                  <w:marBottom w:val="0"/>
                  <w:divBdr>
                    <w:top w:val="none" w:sz="0" w:space="0" w:color="auto"/>
                    <w:left w:val="none" w:sz="0" w:space="0" w:color="auto"/>
                    <w:bottom w:val="none" w:sz="0" w:space="0" w:color="auto"/>
                    <w:right w:val="none" w:sz="0" w:space="0" w:color="auto"/>
                  </w:divBdr>
                </w:div>
                <w:div w:id="1574731222">
                  <w:marLeft w:val="640"/>
                  <w:marRight w:val="0"/>
                  <w:marTop w:val="0"/>
                  <w:marBottom w:val="0"/>
                  <w:divBdr>
                    <w:top w:val="none" w:sz="0" w:space="0" w:color="auto"/>
                    <w:left w:val="none" w:sz="0" w:space="0" w:color="auto"/>
                    <w:bottom w:val="none" w:sz="0" w:space="0" w:color="auto"/>
                    <w:right w:val="none" w:sz="0" w:space="0" w:color="auto"/>
                  </w:divBdr>
                </w:div>
                <w:div w:id="1711027525">
                  <w:marLeft w:val="640"/>
                  <w:marRight w:val="0"/>
                  <w:marTop w:val="0"/>
                  <w:marBottom w:val="0"/>
                  <w:divBdr>
                    <w:top w:val="none" w:sz="0" w:space="0" w:color="auto"/>
                    <w:left w:val="none" w:sz="0" w:space="0" w:color="auto"/>
                    <w:bottom w:val="none" w:sz="0" w:space="0" w:color="auto"/>
                    <w:right w:val="none" w:sz="0" w:space="0" w:color="auto"/>
                  </w:divBdr>
                </w:div>
                <w:div w:id="809859322">
                  <w:marLeft w:val="640"/>
                  <w:marRight w:val="0"/>
                  <w:marTop w:val="0"/>
                  <w:marBottom w:val="0"/>
                  <w:divBdr>
                    <w:top w:val="none" w:sz="0" w:space="0" w:color="auto"/>
                    <w:left w:val="none" w:sz="0" w:space="0" w:color="auto"/>
                    <w:bottom w:val="none" w:sz="0" w:space="0" w:color="auto"/>
                    <w:right w:val="none" w:sz="0" w:space="0" w:color="auto"/>
                  </w:divBdr>
                </w:div>
                <w:div w:id="749929628">
                  <w:marLeft w:val="640"/>
                  <w:marRight w:val="0"/>
                  <w:marTop w:val="0"/>
                  <w:marBottom w:val="0"/>
                  <w:divBdr>
                    <w:top w:val="none" w:sz="0" w:space="0" w:color="auto"/>
                    <w:left w:val="none" w:sz="0" w:space="0" w:color="auto"/>
                    <w:bottom w:val="none" w:sz="0" w:space="0" w:color="auto"/>
                    <w:right w:val="none" w:sz="0" w:space="0" w:color="auto"/>
                  </w:divBdr>
                </w:div>
                <w:div w:id="978262907">
                  <w:marLeft w:val="640"/>
                  <w:marRight w:val="0"/>
                  <w:marTop w:val="0"/>
                  <w:marBottom w:val="0"/>
                  <w:divBdr>
                    <w:top w:val="none" w:sz="0" w:space="0" w:color="auto"/>
                    <w:left w:val="none" w:sz="0" w:space="0" w:color="auto"/>
                    <w:bottom w:val="none" w:sz="0" w:space="0" w:color="auto"/>
                    <w:right w:val="none" w:sz="0" w:space="0" w:color="auto"/>
                  </w:divBdr>
                </w:div>
                <w:div w:id="106240791">
                  <w:marLeft w:val="640"/>
                  <w:marRight w:val="0"/>
                  <w:marTop w:val="0"/>
                  <w:marBottom w:val="0"/>
                  <w:divBdr>
                    <w:top w:val="none" w:sz="0" w:space="0" w:color="auto"/>
                    <w:left w:val="none" w:sz="0" w:space="0" w:color="auto"/>
                    <w:bottom w:val="none" w:sz="0" w:space="0" w:color="auto"/>
                    <w:right w:val="none" w:sz="0" w:space="0" w:color="auto"/>
                  </w:divBdr>
                </w:div>
                <w:div w:id="1451625979">
                  <w:marLeft w:val="640"/>
                  <w:marRight w:val="0"/>
                  <w:marTop w:val="0"/>
                  <w:marBottom w:val="0"/>
                  <w:divBdr>
                    <w:top w:val="none" w:sz="0" w:space="0" w:color="auto"/>
                    <w:left w:val="none" w:sz="0" w:space="0" w:color="auto"/>
                    <w:bottom w:val="none" w:sz="0" w:space="0" w:color="auto"/>
                    <w:right w:val="none" w:sz="0" w:space="0" w:color="auto"/>
                  </w:divBdr>
                </w:div>
                <w:div w:id="1171287448">
                  <w:marLeft w:val="640"/>
                  <w:marRight w:val="0"/>
                  <w:marTop w:val="0"/>
                  <w:marBottom w:val="0"/>
                  <w:divBdr>
                    <w:top w:val="none" w:sz="0" w:space="0" w:color="auto"/>
                    <w:left w:val="none" w:sz="0" w:space="0" w:color="auto"/>
                    <w:bottom w:val="none" w:sz="0" w:space="0" w:color="auto"/>
                    <w:right w:val="none" w:sz="0" w:space="0" w:color="auto"/>
                  </w:divBdr>
                </w:div>
                <w:div w:id="1902328186">
                  <w:marLeft w:val="640"/>
                  <w:marRight w:val="0"/>
                  <w:marTop w:val="0"/>
                  <w:marBottom w:val="0"/>
                  <w:divBdr>
                    <w:top w:val="none" w:sz="0" w:space="0" w:color="auto"/>
                    <w:left w:val="none" w:sz="0" w:space="0" w:color="auto"/>
                    <w:bottom w:val="none" w:sz="0" w:space="0" w:color="auto"/>
                    <w:right w:val="none" w:sz="0" w:space="0" w:color="auto"/>
                  </w:divBdr>
                </w:div>
                <w:div w:id="732971684">
                  <w:marLeft w:val="640"/>
                  <w:marRight w:val="0"/>
                  <w:marTop w:val="0"/>
                  <w:marBottom w:val="0"/>
                  <w:divBdr>
                    <w:top w:val="none" w:sz="0" w:space="0" w:color="auto"/>
                    <w:left w:val="none" w:sz="0" w:space="0" w:color="auto"/>
                    <w:bottom w:val="none" w:sz="0" w:space="0" w:color="auto"/>
                    <w:right w:val="none" w:sz="0" w:space="0" w:color="auto"/>
                  </w:divBdr>
                </w:div>
                <w:div w:id="65301549">
                  <w:marLeft w:val="640"/>
                  <w:marRight w:val="0"/>
                  <w:marTop w:val="0"/>
                  <w:marBottom w:val="0"/>
                  <w:divBdr>
                    <w:top w:val="none" w:sz="0" w:space="0" w:color="auto"/>
                    <w:left w:val="none" w:sz="0" w:space="0" w:color="auto"/>
                    <w:bottom w:val="none" w:sz="0" w:space="0" w:color="auto"/>
                    <w:right w:val="none" w:sz="0" w:space="0" w:color="auto"/>
                  </w:divBdr>
                </w:div>
                <w:div w:id="1821265625">
                  <w:marLeft w:val="640"/>
                  <w:marRight w:val="0"/>
                  <w:marTop w:val="0"/>
                  <w:marBottom w:val="0"/>
                  <w:divBdr>
                    <w:top w:val="none" w:sz="0" w:space="0" w:color="auto"/>
                    <w:left w:val="none" w:sz="0" w:space="0" w:color="auto"/>
                    <w:bottom w:val="none" w:sz="0" w:space="0" w:color="auto"/>
                    <w:right w:val="none" w:sz="0" w:space="0" w:color="auto"/>
                  </w:divBdr>
                </w:div>
              </w:divsChild>
            </w:div>
            <w:div w:id="1668358918">
              <w:marLeft w:val="0"/>
              <w:marRight w:val="0"/>
              <w:marTop w:val="0"/>
              <w:marBottom w:val="0"/>
              <w:divBdr>
                <w:top w:val="none" w:sz="0" w:space="0" w:color="auto"/>
                <w:left w:val="none" w:sz="0" w:space="0" w:color="auto"/>
                <w:bottom w:val="none" w:sz="0" w:space="0" w:color="auto"/>
                <w:right w:val="none" w:sz="0" w:space="0" w:color="auto"/>
              </w:divBdr>
              <w:divsChild>
                <w:div w:id="217134493">
                  <w:marLeft w:val="640"/>
                  <w:marRight w:val="0"/>
                  <w:marTop w:val="0"/>
                  <w:marBottom w:val="0"/>
                  <w:divBdr>
                    <w:top w:val="none" w:sz="0" w:space="0" w:color="auto"/>
                    <w:left w:val="none" w:sz="0" w:space="0" w:color="auto"/>
                    <w:bottom w:val="none" w:sz="0" w:space="0" w:color="auto"/>
                    <w:right w:val="none" w:sz="0" w:space="0" w:color="auto"/>
                  </w:divBdr>
                </w:div>
                <w:div w:id="564416265">
                  <w:marLeft w:val="640"/>
                  <w:marRight w:val="0"/>
                  <w:marTop w:val="0"/>
                  <w:marBottom w:val="0"/>
                  <w:divBdr>
                    <w:top w:val="none" w:sz="0" w:space="0" w:color="auto"/>
                    <w:left w:val="none" w:sz="0" w:space="0" w:color="auto"/>
                    <w:bottom w:val="none" w:sz="0" w:space="0" w:color="auto"/>
                    <w:right w:val="none" w:sz="0" w:space="0" w:color="auto"/>
                  </w:divBdr>
                </w:div>
                <w:div w:id="1861042986">
                  <w:marLeft w:val="640"/>
                  <w:marRight w:val="0"/>
                  <w:marTop w:val="0"/>
                  <w:marBottom w:val="0"/>
                  <w:divBdr>
                    <w:top w:val="none" w:sz="0" w:space="0" w:color="auto"/>
                    <w:left w:val="none" w:sz="0" w:space="0" w:color="auto"/>
                    <w:bottom w:val="none" w:sz="0" w:space="0" w:color="auto"/>
                    <w:right w:val="none" w:sz="0" w:space="0" w:color="auto"/>
                  </w:divBdr>
                </w:div>
                <w:div w:id="1281763812">
                  <w:marLeft w:val="640"/>
                  <w:marRight w:val="0"/>
                  <w:marTop w:val="0"/>
                  <w:marBottom w:val="0"/>
                  <w:divBdr>
                    <w:top w:val="none" w:sz="0" w:space="0" w:color="auto"/>
                    <w:left w:val="none" w:sz="0" w:space="0" w:color="auto"/>
                    <w:bottom w:val="none" w:sz="0" w:space="0" w:color="auto"/>
                    <w:right w:val="none" w:sz="0" w:space="0" w:color="auto"/>
                  </w:divBdr>
                </w:div>
                <w:div w:id="812258471">
                  <w:marLeft w:val="640"/>
                  <w:marRight w:val="0"/>
                  <w:marTop w:val="0"/>
                  <w:marBottom w:val="0"/>
                  <w:divBdr>
                    <w:top w:val="none" w:sz="0" w:space="0" w:color="auto"/>
                    <w:left w:val="none" w:sz="0" w:space="0" w:color="auto"/>
                    <w:bottom w:val="none" w:sz="0" w:space="0" w:color="auto"/>
                    <w:right w:val="none" w:sz="0" w:space="0" w:color="auto"/>
                  </w:divBdr>
                </w:div>
                <w:div w:id="1895265906">
                  <w:marLeft w:val="640"/>
                  <w:marRight w:val="0"/>
                  <w:marTop w:val="0"/>
                  <w:marBottom w:val="0"/>
                  <w:divBdr>
                    <w:top w:val="none" w:sz="0" w:space="0" w:color="auto"/>
                    <w:left w:val="none" w:sz="0" w:space="0" w:color="auto"/>
                    <w:bottom w:val="none" w:sz="0" w:space="0" w:color="auto"/>
                    <w:right w:val="none" w:sz="0" w:space="0" w:color="auto"/>
                  </w:divBdr>
                </w:div>
                <w:div w:id="1831217693">
                  <w:marLeft w:val="640"/>
                  <w:marRight w:val="0"/>
                  <w:marTop w:val="0"/>
                  <w:marBottom w:val="0"/>
                  <w:divBdr>
                    <w:top w:val="none" w:sz="0" w:space="0" w:color="auto"/>
                    <w:left w:val="none" w:sz="0" w:space="0" w:color="auto"/>
                    <w:bottom w:val="none" w:sz="0" w:space="0" w:color="auto"/>
                    <w:right w:val="none" w:sz="0" w:space="0" w:color="auto"/>
                  </w:divBdr>
                </w:div>
                <w:div w:id="755714722">
                  <w:marLeft w:val="640"/>
                  <w:marRight w:val="0"/>
                  <w:marTop w:val="0"/>
                  <w:marBottom w:val="0"/>
                  <w:divBdr>
                    <w:top w:val="none" w:sz="0" w:space="0" w:color="auto"/>
                    <w:left w:val="none" w:sz="0" w:space="0" w:color="auto"/>
                    <w:bottom w:val="none" w:sz="0" w:space="0" w:color="auto"/>
                    <w:right w:val="none" w:sz="0" w:space="0" w:color="auto"/>
                  </w:divBdr>
                </w:div>
                <w:div w:id="894782641">
                  <w:marLeft w:val="640"/>
                  <w:marRight w:val="0"/>
                  <w:marTop w:val="0"/>
                  <w:marBottom w:val="0"/>
                  <w:divBdr>
                    <w:top w:val="none" w:sz="0" w:space="0" w:color="auto"/>
                    <w:left w:val="none" w:sz="0" w:space="0" w:color="auto"/>
                    <w:bottom w:val="none" w:sz="0" w:space="0" w:color="auto"/>
                    <w:right w:val="none" w:sz="0" w:space="0" w:color="auto"/>
                  </w:divBdr>
                </w:div>
                <w:div w:id="1741252467">
                  <w:marLeft w:val="640"/>
                  <w:marRight w:val="0"/>
                  <w:marTop w:val="0"/>
                  <w:marBottom w:val="0"/>
                  <w:divBdr>
                    <w:top w:val="none" w:sz="0" w:space="0" w:color="auto"/>
                    <w:left w:val="none" w:sz="0" w:space="0" w:color="auto"/>
                    <w:bottom w:val="none" w:sz="0" w:space="0" w:color="auto"/>
                    <w:right w:val="none" w:sz="0" w:space="0" w:color="auto"/>
                  </w:divBdr>
                </w:div>
                <w:div w:id="801001694">
                  <w:marLeft w:val="640"/>
                  <w:marRight w:val="0"/>
                  <w:marTop w:val="0"/>
                  <w:marBottom w:val="0"/>
                  <w:divBdr>
                    <w:top w:val="none" w:sz="0" w:space="0" w:color="auto"/>
                    <w:left w:val="none" w:sz="0" w:space="0" w:color="auto"/>
                    <w:bottom w:val="none" w:sz="0" w:space="0" w:color="auto"/>
                    <w:right w:val="none" w:sz="0" w:space="0" w:color="auto"/>
                  </w:divBdr>
                </w:div>
                <w:div w:id="1239097747">
                  <w:marLeft w:val="640"/>
                  <w:marRight w:val="0"/>
                  <w:marTop w:val="0"/>
                  <w:marBottom w:val="0"/>
                  <w:divBdr>
                    <w:top w:val="none" w:sz="0" w:space="0" w:color="auto"/>
                    <w:left w:val="none" w:sz="0" w:space="0" w:color="auto"/>
                    <w:bottom w:val="none" w:sz="0" w:space="0" w:color="auto"/>
                    <w:right w:val="none" w:sz="0" w:space="0" w:color="auto"/>
                  </w:divBdr>
                </w:div>
                <w:div w:id="2054501793">
                  <w:marLeft w:val="640"/>
                  <w:marRight w:val="0"/>
                  <w:marTop w:val="0"/>
                  <w:marBottom w:val="0"/>
                  <w:divBdr>
                    <w:top w:val="none" w:sz="0" w:space="0" w:color="auto"/>
                    <w:left w:val="none" w:sz="0" w:space="0" w:color="auto"/>
                    <w:bottom w:val="none" w:sz="0" w:space="0" w:color="auto"/>
                    <w:right w:val="none" w:sz="0" w:space="0" w:color="auto"/>
                  </w:divBdr>
                </w:div>
                <w:div w:id="1578125932">
                  <w:marLeft w:val="640"/>
                  <w:marRight w:val="0"/>
                  <w:marTop w:val="0"/>
                  <w:marBottom w:val="0"/>
                  <w:divBdr>
                    <w:top w:val="none" w:sz="0" w:space="0" w:color="auto"/>
                    <w:left w:val="none" w:sz="0" w:space="0" w:color="auto"/>
                    <w:bottom w:val="none" w:sz="0" w:space="0" w:color="auto"/>
                    <w:right w:val="none" w:sz="0" w:space="0" w:color="auto"/>
                  </w:divBdr>
                </w:div>
                <w:div w:id="1821657837">
                  <w:marLeft w:val="640"/>
                  <w:marRight w:val="0"/>
                  <w:marTop w:val="0"/>
                  <w:marBottom w:val="0"/>
                  <w:divBdr>
                    <w:top w:val="none" w:sz="0" w:space="0" w:color="auto"/>
                    <w:left w:val="none" w:sz="0" w:space="0" w:color="auto"/>
                    <w:bottom w:val="none" w:sz="0" w:space="0" w:color="auto"/>
                    <w:right w:val="none" w:sz="0" w:space="0" w:color="auto"/>
                  </w:divBdr>
                </w:div>
                <w:div w:id="1588221934">
                  <w:marLeft w:val="640"/>
                  <w:marRight w:val="0"/>
                  <w:marTop w:val="0"/>
                  <w:marBottom w:val="0"/>
                  <w:divBdr>
                    <w:top w:val="none" w:sz="0" w:space="0" w:color="auto"/>
                    <w:left w:val="none" w:sz="0" w:space="0" w:color="auto"/>
                    <w:bottom w:val="none" w:sz="0" w:space="0" w:color="auto"/>
                    <w:right w:val="none" w:sz="0" w:space="0" w:color="auto"/>
                  </w:divBdr>
                </w:div>
                <w:div w:id="1703246994">
                  <w:marLeft w:val="640"/>
                  <w:marRight w:val="0"/>
                  <w:marTop w:val="0"/>
                  <w:marBottom w:val="0"/>
                  <w:divBdr>
                    <w:top w:val="none" w:sz="0" w:space="0" w:color="auto"/>
                    <w:left w:val="none" w:sz="0" w:space="0" w:color="auto"/>
                    <w:bottom w:val="none" w:sz="0" w:space="0" w:color="auto"/>
                    <w:right w:val="none" w:sz="0" w:space="0" w:color="auto"/>
                  </w:divBdr>
                </w:div>
                <w:div w:id="1028292034">
                  <w:marLeft w:val="640"/>
                  <w:marRight w:val="0"/>
                  <w:marTop w:val="0"/>
                  <w:marBottom w:val="0"/>
                  <w:divBdr>
                    <w:top w:val="none" w:sz="0" w:space="0" w:color="auto"/>
                    <w:left w:val="none" w:sz="0" w:space="0" w:color="auto"/>
                    <w:bottom w:val="none" w:sz="0" w:space="0" w:color="auto"/>
                    <w:right w:val="none" w:sz="0" w:space="0" w:color="auto"/>
                  </w:divBdr>
                </w:div>
                <w:div w:id="1847354877">
                  <w:marLeft w:val="640"/>
                  <w:marRight w:val="0"/>
                  <w:marTop w:val="0"/>
                  <w:marBottom w:val="0"/>
                  <w:divBdr>
                    <w:top w:val="none" w:sz="0" w:space="0" w:color="auto"/>
                    <w:left w:val="none" w:sz="0" w:space="0" w:color="auto"/>
                    <w:bottom w:val="none" w:sz="0" w:space="0" w:color="auto"/>
                    <w:right w:val="none" w:sz="0" w:space="0" w:color="auto"/>
                  </w:divBdr>
                </w:div>
                <w:div w:id="1405489327">
                  <w:marLeft w:val="640"/>
                  <w:marRight w:val="0"/>
                  <w:marTop w:val="0"/>
                  <w:marBottom w:val="0"/>
                  <w:divBdr>
                    <w:top w:val="none" w:sz="0" w:space="0" w:color="auto"/>
                    <w:left w:val="none" w:sz="0" w:space="0" w:color="auto"/>
                    <w:bottom w:val="none" w:sz="0" w:space="0" w:color="auto"/>
                    <w:right w:val="none" w:sz="0" w:space="0" w:color="auto"/>
                  </w:divBdr>
                </w:div>
                <w:div w:id="1244410658">
                  <w:marLeft w:val="640"/>
                  <w:marRight w:val="0"/>
                  <w:marTop w:val="0"/>
                  <w:marBottom w:val="0"/>
                  <w:divBdr>
                    <w:top w:val="none" w:sz="0" w:space="0" w:color="auto"/>
                    <w:left w:val="none" w:sz="0" w:space="0" w:color="auto"/>
                    <w:bottom w:val="none" w:sz="0" w:space="0" w:color="auto"/>
                    <w:right w:val="none" w:sz="0" w:space="0" w:color="auto"/>
                  </w:divBdr>
                </w:div>
                <w:div w:id="1036931002">
                  <w:marLeft w:val="640"/>
                  <w:marRight w:val="0"/>
                  <w:marTop w:val="0"/>
                  <w:marBottom w:val="0"/>
                  <w:divBdr>
                    <w:top w:val="none" w:sz="0" w:space="0" w:color="auto"/>
                    <w:left w:val="none" w:sz="0" w:space="0" w:color="auto"/>
                    <w:bottom w:val="none" w:sz="0" w:space="0" w:color="auto"/>
                    <w:right w:val="none" w:sz="0" w:space="0" w:color="auto"/>
                  </w:divBdr>
                </w:div>
                <w:div w:id="157162318">
                  <w:marLeft w:val="640"/>
                  <w:marRight w:val="0"/>
                  <w:marTop w:val="0"/>
                  <w:marBottom w:val="0"/>
                  <w:divBdr>
                    <w:top w:val="none" w:sz="0" w:space="0" w:color="auto"/>
                    <w:left w:val="none" w:sz="0" w:space="0" w:color="auto"/>
                    <w:bottom w:val="none" w:sz="0" w:space="0" w:color="auto"/>
                    <w:right w:val="none" w:sz="0" w:space="0" w:color="auto"/>
                  </w:divBdr>
                </w:div>
                <w:div w:id="1779792209">
                  <w:marLeft w:val="640"/>
                  <w:marRight w:val="0"/>
                  <w:marTop w:val="0"/>
                  <w:marBottom w:val="0"/>
                  <w:divBdr>
                    <w:top w:val="none" w:sz="0" w:space="0" w:color="auto"/>
                    <w:left w:val="none" w:sz="0" w:space="0" w:color="auto"/>
                    <w:bottom w:val="none" w:sz="0" w:space="0" w:color="auto"/>
                    <w:right w:val="none" w:sz="0" w:space="0" w:color="auto"/>
                  </w:divBdr>
                </w:div>
              </w:divsChild>
            </w:div>
            <w:div w:id="1413353801">
              <w:marLeft w:val="0"/>
              <w:marRight w:val="0"/>
              <w:marTop w:val="0"/>
              <w:marBottom w:val="0"/>
              <w:divBdr>
                <w:top w:val="none" w:sz="0" w:space="0" w:color="auto"/>
                <w:left w:val="none" w:sz="0" w:space="0" w:color="auto"/>
                <w:bottom w:val="none" w:sz="0" w:space="0" w:color="auto"/>
                <w:right w:val="none" w:sz="0" w:space="0" w:color="auto"/>
              </w:divBdr>
              <w:divsChild>
                <w:div w:id="1407069104">
                  <w:marLeft w:val="640"/>
                  <w:marRight w:val="0"/>
                  <w:marTop w:val="0"/>
                  <w:marBottom w:val="0"/>
                  <w:divBdr>
                    <w:top w:val="none" w:sz="0" w:space="0" w:color="auto"/>
                    <w:left w:val="none" w:sz="0" w:space="0" w:color="auto"/>
                    <w:bottom w:val="none" w:sz="0" w:space="0" w:color="auto"/>
                    <w:right w:val="none" w:sz="0" w:space="0" w:color="auto"/>
                  </w:divBdr>
                </w:div>
                <w:div w:id="1796563964">
                  <w:marLeft w:val="640"/>
                  <w:marRight w:val="0"/>
                  <w:marTop w:val="0"/>
                  <w:marBottom w:val="0"/>
                  <w:divBdr>
                    <w:top w:val="none" w:sz="0" w:space="0" w:color="auto"/>
                    <w:left w:val="none" w:sz="0" w:space="0" w:color="auto"/>
                    <w:bottom w:val="none" w:sz="0" w:space="0" w:color="auto"/>
                    <w:right w:val="none" w:sz="0" w:space="0" w:color="auto"/>
                  </w:divBdr>
                </w:div>
                <w:div w:id="1396850998">
                  <w:marLeft w:val="640"/>
                  <w:marRight w:val="0"/>
                  <w:marTop w:val="0"/>
                  <w:marBottom w:val="0"/>
                  <w:divBdr>
                    <w:top w:val="none" w:sz="0" w:space="0" w:color="auto"/>
                    <w:left w:val="none" w:sz="0" w:space="0" w:color="auto"/>
                    <w:bottom w:val="none" w:sz="0" w:space="0" w:color="auto"/>
                    <w:right w:val="none" w:sz="0" w:space="0" w:color="auto"/>
                  </w:divBdr>
                </w:div>
                <w:div w:id="491943795">
                  <w:marLeft w:val="640"/>
                  <w:marRight w:val="0"/>
                  <w:marTop w:val="0"/>
                  <w:marBottom w:val="0"/>
                  <w:divBdr>
                    <w:top w:val="none" w:sz="0" w:space="0" w:color="auto"/>
                    <w:left w:val="none" w:sz="0" w:space="0" w:color="auto"/>
                    <w:bottom w:val="none" w:sz="0" w:space="0" w:color="auto"/>
                    <w:right w:val="none" w:sz="0" w:space="0" w:color="auto"/>
                  </w:divBdr>
                </w:div>
                <w:div w:id="1494372417">
                  <w:marLeft w:val="640"/>
                  <w:marRight w:val="0"/>
                  <w:marTop w:val="0"/>
                  <w:marBottom w:val="0"/>
                  <w:divBdr>
                    <w:top w:val="none" w:sz="0" w:space="0" w:color="auto"/>
                    <w:left w:val="none" w:sz="0" w:space="0" w:color="auto"/>
                    <w:bottom w:val="none" w:sz="0" w:space="0" w:color="auto"/>
                    <w:right w:val="none" w:sz="0" w:space="0" w:color="auto"/>
                  </w:divBdr>
                </w:div>
                <w:div w:id="1261260955">
                  <w:marLeft w:val="640"/>
                  <w:marRight w:val="0"/>
                  <w:marTop w:val="0"/>
                  <w:marBottom w:val="0"/>
                  <w:divBdr>
                    <w:top w:val="none" w:sz="0" w:space="0" w:color="auto"/>
                    <w:left w:val="none" w:sz="0" w:space="0" w:color="auto"/>
                    <w:bottom w:val="none" w:sz="0" w:space="0" w:color="auto"/>
                    <w:right w:val="none" w:sz="0" w:space="0" w:color="auto"/>
                  </w:divBdr>
                </w:div>
                <w:div w:id="1219904166">
                  <w:marLeft w:val="640"/>
                  <w:marRight w:val="0"/>
                  <w:marTop w:val="0"/>
                  <w:marBottom w:val="0"/>
                  <w:divBdr>
                    <w:top w:val="none" w:sz="0" w:space="0" w:color="auto"/>
                    <w:left w:val="none" w:sz="0" w:space="0" w:color="auto"/>
                    <w:bottom w:val="none" w:sz="0" w:space="0" w:color="auto"/>
                    <w:right w:val="none" w:sz="0" w:space="0" w:color="auto"/>
                  </w:divBdr>
                </w:div>
                <w:div w:id="1630473174">
                  <w:marLeft w:val="640"/>
                  <w:marRight w:val="0"/>
                  <w:marTop w:val="0"/>
                  <w:marBottom w:val="0"/>
                  <w:divBdr>
                    <w:top w:val="none" w:sz="0" w:space="0" w:color="auto"/>
                    <w:left w:val="none" w:sz="0" w:space="0" w:color="auto"/>
                    <w:bottom w:val="none" w:sz="0" w:space="0" w:color="auto"/>
                    <w:right w:val="none" w:sz="0" w:space="0" w:color="auto"/>
                  </w:divBdr>
                </w:div>
                <w:div w:id="541677538">
                  <w:marLeft w:val="640"/>
                  <w:marRight w:val="0"/>
                  <w:marTop w:val="0"/>
                  <w:marBottom w:val="0"/>
                  <w:divBdr>
                    <w:top w:val="none" w:sz="0" w:space="0" w:color="auto"/>
                    <w:left w:val="none" w:sz="0" w:space="0" w:color="auto"/>
                    <w:bottom w:val="none" w:sz="0" w:space="0" w:color="auto"/>
                    <w:right w:val="none" w:sz="0" w:space="0" w:color="auto"/>
                  </w:divBdr>
                </w:div>
                <w:div w:id="950475817">
                  <w:marLeft w:val="640"/>
                  <w:marRight w:val="0"/>
                  <w:marTop w:val="0"/>
                  <w:marBottom w:val="0"/>
                  <w:divBdr>
                    <w:top w:val="none" w:sz="0" w:space="0" w:color="auto"/>
                    <w:left w:val="none" w:sz="0" w:space="0" w:color="auto"/>
                    <w:bottom w:val="none" w:sz="0" w:space="0" w:color="auto"/>
                    <w:right w:val="none" w:sz="0" w:space="0" w:color="auto"/>
                  </w:divBdr>
                </w:div>
                <w:div w:id="1025668042">
                  <w:marLeft w:val="640"/>
                  <w:marRight w:val="0"/>
                  <w:marTop w:val="0"/>
                  <w:marBottom w:val="0"/>
                  <w:divBdr>
                    <w:top w:val="none" w:sz="0" w:space="0" w:color="auto"/>
                    <w:left w:val="none" w:sz="0" w:space="0" w:color="auto"/>
                    <w:bottom w:val="none" w:sz="0" w:space="0" w:color="auto"/>
                    <w:right w:val="none" w:sz="0" w:space="0" w:color="auto"/>
                  </w:divBdr>
                </w:div>
                <w:div w:id="1727409665">
                  <w:marLeft w:val="640"/>
                  <w:marRight w:val="0"/>
                  <w:marTop w:val="0"/>
                  <w:marBottom w:val="0"/>
                  <w:divBdr>
                    <w:top w:val="none" w:sz="0" w:space="0" w:color="auto"/>
                    <w:left w:val="none" w:sz="0" w:space="0" w:color="auto"/>
                    <w:bottom w:val="none" w:sz="0" w:space="0" w:color="auto"/>
                    <w:right w:val="none" w:sz="0" w:space="0" w:color="auto"/>
                  </w:divBdr>
                </w:div>
                <w:div w:id="2041467636">
                  <w:marLeft w:val="640"/>
                  <w:marRight w:val="0"/>
                  <w:marTop w:val="0"/>
                  <w:marBottom w:val="0"/>
                  <w:divBdr>
                    <w:top w:val="none" w:sz="0" w:space="0" w:color="auto"/>
                    <w:left w:val="none" w:sz="0" w:space="0" w:color="auto"/>
                    <w:bottom w:val="none" w:sz="0" w:space="0" w:color="auto"/>
                    <w:right w:val="none" w:sz="0" w:space="0" w:color="auto"/>
                  </w:divBdr>
                </w:div>
                <w:div w:id="8138907">
                  <w:marLeft w:val="640"/>
                  <w:marRight w:val="0"/>
                  <w:marTop w:val="0"/>
                  <w:marBottom w:val="0"/>
                  <w:divBdr>
                    <w:top w:val="none" w:sz="0" w:space="0" w:color="auto"/>
                    <w:left w:val="none" w:sz="0" w:space="0" w:color="auto"/>
                    <w:bottom w:val="none" w:sz="0" w:space="0" w:color="auto"/>
                    <w:right w:val="none" w:sz="0" w:space="0" w:color="auto"/>
                  </w:divBdr>
                </w:div>
                <w:div w:id="907958175">
                  <w:marLeft w:val="640"/>
                  <w:marRight w:val="0"/>
                  <w:marTop w:val="0"/>
                  <w:marBottom w:val="0"/>
                  <w:divBdr>
                    <w:top w:val="none" w:sz="0" w:space="0" w:color="auto"/>
                    <w:left w:val="none" w:sz="0" w:space="0" w:color="auto"/>
                    <w:bottom w:val="none" w:sz="0" w:space="0" w:color="auto"/>
                    <w:right w:val="none" w:sz="0" w:space="0" w:color="auto"/>
                  </w:divBdr>
                </w:div>
                <w:div w:id="546723378">
                  <w:marLeft w:val="640"/>
                  <w:marRight w:val="0"/>
                  <w:marTop w:val="0"/>
                  <w:marBottom w:val="0"/>
                  <w:divBdr>
                    <w:top w:val="none" w:sz="0" w:space="0" w:color="auto"/>
                    <w:left w:val="none" w:sz="0" w:space="0" w:color="auto"/>
                    <w:bottom w:val="none" w:sz="0" w:space="0" w:color="auto"/>
                    <w:right w:val="none" w:sz="0" w:space="0" w:color="auto"/>
                  </w:divBdr>
                </w:div>
                <w:div w:id="758792962">
                  <w:marLeft w:val="640"/>
                  <w:marRight w:val="0"/>
                  <w:marTop w:val="0"/>
                  <w:marBottom w:val="0"/>
                  <w:divBdr>
                    <w:top w:val="none" w:sz="0" w:space="0" w:color="auto"/>
                    <w:left w:val="none" w:sz="0" w:space="0" w:color="auto"/>
                    <w:bottom w:val="none" w:sz="0" w:space="0" w:color="auto"/>
                    <w:right w:val="none" w:sz="0" w:space="0" w:color="auto"/>
                  </w:divBdr>
                </w:div>
                <w:div w:id="1085959362">
                  <w:marLeft w:val="640"/>
                  <w:marRight w:val="0"/>
                  <w:marTop w:val="0"/>
                  <w:marBottom w:val="0"/>
                  <w:divBdr>
                    <w:top w:val="none" w:sz="0" w:space="0" w:color="auto"/>
                    <w:left w:val="none" w:sz="0" w:space="0" w:color="auto"/>
                    <w:bottom w:val="none" w:sz="0" w:space="0" w:color="auto"/>
                    <w:right w:val="none" w:sz="0" w:space="0" w:color="auto"/>
                  </w:divBdr>
                </w:div>
                <w:div w:id="1502621581">
                  <w:marLeft w:val="640"/>
                  <w:marRight w:val="0"/>
                  <w:marTop w:val="0"/>
                  <w:marBottom w:val="0"/>
                  <w:divBdr>
                    <w:top w:val="none" w:sz="0" w:space="0" w:color="auto"/>
                    <w:left w:val="none" w:sz="0" w:space="0" w:color="auto"/>
                    <w:bottom w:val="none" w:sz="0" w:space="0" w:color="auto"/>
                    <w:right w:val="none" w:sz="0" w:space="0" w:color="auto"/>
                  </w:divBdr>
                </w:div>
                <w:div w:id="418409882">
                  <w:marLeft w:val="640"/>
                  <w:marRight w:val="0"/>
                  <w:marTop w:val="0"/>
                  <w:marBottom w:val="0"/>
                  <w:divBdr>
                    <w:top w:val="none" w:sz="0" w:space="0" w:color="auto"/>
                    <w:left w:val="none" w:sz="0" w:space="0" w:color="auto"/>
                    <w:bottom w:val="none" w:sz="0" w:space="0" w:color="auto"/>
                    <w:right w:val="none" w:sz="0" w:space="0" w:color="auto"/>
                  </w:divBdr>
                </w:div>
                <w:div w:id="1823962430">
                  <w:marLeft w:val="640"/>
                  <w:marRight w:val="0"/>
                  <w:marTop w:val="0"/>
                  <w:marBottom w:val="0"/>
                  <w:divBdr>
                    <w:top w:val="none" w:sz="0" w:space="0" w:color="auto"/>
                    <w:left w:val="none" w:sz="0" w:space="0" w:color="auto"/>
                    <w:bottom w:val="none" w:sz="0" w:space="0" w:color="auto"/>
                    <w:right w:val="none" w:sz="0" w:space="0" w:color="auto"/>
                  </w:divBdr>
                </w:div>
                <w:div w:id="199250092">
                  <w:marLeft w:val="640"/>
                  <w:marRight w:val="0"/>
                  <w:marTop w:val="0"/>
                  <w:marBottom w:val="0"/>
                  <w:divBdr>
                    <w:top w:val="none" w:sz="0" w:space="0" w:color="auto"/>
                    <w:left w:val="none" w:sz="0" w:space="0" w:color="auto"/>
                    <w:bottom w:val="none" w:sz="0" w:space="0" w:color="auto"/>
                    <w:right w:val="none" w:sz="0" w:space="0" w:color="auto"/>
                  </w:divBdr>
                </w:div>
                <w:div w:id="984090324">
                  <w:marLeft w:val="640"/>
                  <w:marRight w:val="0"/>
                  <w:marTop w:val="0"/>
                  <w:marBottom w:val="0"/>
                  <w:divBdr>
                    <w:top w:val="none" w:sz="0" w:space="0" w:color="auto"/>
                    <w:left w:val="none" w:sz="0" w:space="0" w:color="auto"/>
                    <w:bottom w:val="none" w:sz="0" w:space="0" w:color="auto"/>
                    <w:right w:val="none" w:sz="0" w:space="0" w:color="auto"/>
                  </w:divBdr>
                </w:div>
                <w:div w:id="2046909976">
                  <w:marLeft w:val="640"/>
                  <w:marRight w:val="0"/>
                  <w:marTop w:val="0"/>
                  <w:marBottom w:val="0"/>
                  <w:divBdr>
                    <w:top w:val="none" w:sz="0" w:space="0" w:color="auto"/>
                    <w:left w:val="none" w:sz="0" w:space="0" w:color="auto"/>
                    <w:bottom w:val="none" w:sz="0" w:space="0" w:color="auto"/>
                    <w:right w:val="none" w:sz="0" w:space="0" w:color="auto"/>
                  </w:divBdr>
                </w:div>
                <w:div w:id="1110901474">
                  <w:marLeft w:val="640"/>
                  <w:marRight w:val="0"/>
                  <w:marTop w:val="0"/>
                  <w:marBottom w:val="0"/>
                  <w:divBdr>
                    <w:top w:val="none" w:sz="0" w:space="0" w:color="auto"/>
                    <w:left w:val="none" w:sz="0" w:space="0" w:color="auto"/>
                    <w:bottom w:val="none" w:sz="0" w:space="0" w:color="auto"/>
                    <w:right w:val="none" w:sz="0" w:space="0" w:color="auto"/>
                  </w:divBdr>
                </w:div>
              </w:divsChild>
            </w:div>
            <w:div w:id="1908346379">
              <w:marLeft w:val="0"/>
              <w:marRight w:val="0"/>
              <w:marTop w:val="0"/>
              <w:marBottom w:val="0"/>
              <w:divBdr>
                <w:top w:val="none" w:sz="0" w:space="0" w:color="auto"/>
                <w:left w:val="none" w:sz="0" w:space="0" w:color="auto"/>
                <w:bottom w:val="none" w:sz="0" w:space="0" w:color="auto"/>
                <w:right w:val="none" w:sz="0" w:space="0" w:color="auto"/>
              </w:divBdr>
              <w:divsChild>
                <w:div w:id="2138065844">
                  <w:marLeft w:val="640"/>
                  <w:marRight w:val="0"/>
                  <w:marTop w:val="0"/>
                  <w:marBottom w:val="0"/>
                  <w:divBdr>
                    <w:top w:val="none" w:sz="0" w:space="0" w:color="auto"/>
                    <w:left w:val="none" w:sz="0" w:space="0" w:color="auto"/>
                    <w:bottom w:val="none" w:sz="0" w:space="0" w:color="auto"/>
                    <w:right w:val="none" w:sz="0" w:space="0" w:color="auto"/>
                  </w:divBdr>
                </w:div>
                <w:div w:id="273175857">
                  <w:marLeft w:val="640"/>
                  <w:marRight w:val="0"/>
                  <w:marTop w:val="0"/>
                  <w:marBottom w:val="0"/>
                  <w:divBdr>
                    <w:top w:val="none" w:sz="0" w:space="0" w:color="auto"/>
                    <w:left w:val="none" w:sz="0" w:space="0" w:color="auto"/>
                    <w:bottom w:val="none" w:sz="0" w:space="0" w:color="auto"/>
                    <w:right w:val="none" w:sz="0" w:space="0" w:color="auto"/>
                  </w:divBdr>
                </w:div>
                <w:div w:id="573243544">
                  <w:marLeft w:val="640"/>
                  <w:marRight w:val="0"/>
                  <w:marTop w:val="0"/>
                  <w:marBottom w:val="0"/>
                  <w:divBdr>
                    <w:top w:val="none" w:sz="0" w:space="0" w:color="auto"/>
                    <w:left w:val="none" w:sz="0" w:space="0" w:color="auto"/>
                    <w:bottom w:val="none" w:sz="0" w:space="0" w:color="auto"/>
                    <w:right w:val="none" w:sz="0" w:space="0" w:color="auto"/>
                  </w:divBdr>
                </w:div>
                <w:div w:id="590314128">
                  <w:marLeft w:val="640"/>
                  <w:marRight w:val="0"/>
                  <w:marTop w:val="0"/>
                  <w:marBottom w:val="0"/>
                  <w:divBdr>
                    <w:top w:val="none" w:sz="0" w:space="0" w:color="auto"/>
                    <w:left w:val="none" w:sz="0" w:space="0" w:color="auto"/>
                    <w:bottom w:val="none" w:sz="0" w:space="0" w:color="auto"/>
                    <w:right w:val="none" w:sz="0" w:space="0" w:color="auto"/>
                  </w:divBdr>
                </w:div>
                <w:div w:id="1965966215">
                  <w:marLeft w:val="640"/>
                  <w:marRight w:val="0"/>
                  <w:marTop w:val="0"/>
                  <w:marBottom w:val="0"/>
                  <w:divBdr>
                    <w:top w:val="none" w:sz="0" w:space="0" w:color="auto"/>
                    <w:left w:val="none" w:sz="0" w:space="0" w:color="auto"/>
                    <w:bottom w:val="none" w:sz="0" w:space="0" w:color="auto"/>
                    <w:right w:val="none" w:sz="0" w:space="0" w:color="auto"/>
                  </w:divBdr>
                </w:div>
                <w:div w:id="243420658">
                  <w:marLeft w:val="640"/>
                  <w:marRight w:val="0"/>
                  <w:marTop w:val="0"/>
                  <w:marBottom w:val="0"/>
                  <w:divBdr>
                    <w:top w:val="none" w:sz="0" w:space="0" w:color="auto"/>
                    <w:left w:val="none" w:sz="0" w:space="0" w:color="auto"/>
                    <w:bottom w:val="none" w:sz="0" w:space="0" w:color="auto"/>
                    <w:right w:val="none" w:sz="0" w:space="0" w:color="auto"/>
                  </w:divBdr>
                </w:div>
                <w:div w:id="1950504179">
                  <w:marLeft w:val="640"/>
                  <w:marRight w:val="0"/>
                  <w:marTop w:val="0"/>
                  <w:marBottom w:val="0"/>
                  <w:divBdr>
                    <w:top w:val="none" w:sz="0" w:space="0" w:color="auto"/>
                    <w:left w:val="none" w:sz="0" w:space="0" w:color="auto"/>
                    <w:bottom w:val="none" w:sz="0" w:space="0" w:color="auto"/>
                    <w:right w:val="none" w:sz="0" w:space="0" w:color="auto"/>
                  </w:divBdr>
                </w:div>
                <w:div w:id="905380194">
                  <w:marLeft w:val="640"/>
                  <w:marRight w:val="0"/>
                  <w:marTop w:val="0"/>
                  <w:marBottom w:val="0"/>
                  <w:divBdr>
                    <w:top w:val="none" w:sz="0" w:space="0" w:color="auto"/>
                    <w:left w:val="none" w:sz="0" w:space="0" w:color="auto"/>
                    <w:bottom w:val="none" w:sz="0" w:space="0" w:color="auto"/>
                    <w:right w:val="none" w:sz="0" w:space="0" w:color="auto"/>
                  </w:divBdr>
                </w:div>
                <w:div w:id="1026055762">
                  <w:marLeft w:val="640"/>
                  <w:marRight w:val="0"/>
                  <w:marTop w:val="0"/>
                  <w:marBottom w:val="0"/>
                  <w:divBdr>
                    <w:top w:val="none" w:sz="0" w:space="0" w:color="auto"/>
                    <w:left w:val="none" w:sz="0" w:space="0" w:color="auto"/>
                    <w:bottom w:val="none" w:sz="0" w:space="0" w:color="auto"/>
                    <w:right w:val="none" w:sz="0" w:space="0" w:color="auto"/>
                  </w:divBdr>
                </w:div>
                <w:div w:id="881525181">
                  <w:marLeft w:val="640"/>
                  <w:marRight w:val="0"/>
                  <w:marTop w:val="0"/>
                  <w:marBottom w:val="0"/>
                  <w:divBdr>
                    <w:top w:val="none" w:sz="0" w:space="0" w:color="auto"/>
                    <w:left w:val="none" w:sz="0" w:space="0" w:color="auto"/>
                    <w:bottom w:val="none" w:sz="0" w:space="0" w:color="auto"/>
                    <w:right w:val="none" w:sz="0" w:space="0" w:color="auto"/>
                  </w:divBdr>
                </w:div>
                <w:div w:id="1837768705">
                  <w:marLeft w:val="640"/>
                  <w:marRight w:val="0"/>
                  <w:marTop w:val="0"/>
                  <w:marBottom w:val="0"/>
                  <w:divBdr>
                    <w:top w:val="none" w:sz="0" w:space="0" w:color="auto"/>
                    <w:left w:val="none" w:sz="0" w:space="0" w:color="auto"/>
                    <w:bottom w:val="none" w:sz="0" w:space="0" w:color="auto"/>
                    <w:right w:val="none" w:sz="0" w:space="0" w:color="auto"/>
                  </w:divBdr>
                </w:div>
                <w:div w:id="462888789">
                  <w:marLeft w:val="640"/>
                  <w:marRight w:val="0"/>
                  <w:marTop w:val="0"/>
                  <w:marBottom w:val="0"/>
                  <w:divBdr>
                    <w:top w:val="none" w:sz="0" w:space="0" w:color="auto"/>
                    <w:left w:val="none" w:sz="0" w:space="0" w:color="auto"/>
                    <w:bottom w:val="none" w:sz="0" w:space="0" w:color="auto"/>
                    <w:right w:val="none" w:sz="0" w:space="0" w:color="auto"/>
                  </w:divBdr>
                </w:div>
                <w:div w:id="622227526">
                  <w:marLeft w:val="640"/>
                  <w:marRight w:val="0"/>
                  <w:marTop w:val="0"/>
                  <w:marBottom w:val="0"/>
                  <w:divBdr>
                    <w:top w:val="none" w:sz="0" w:space="0" w:color="auto"/>
                    <w:left w:val="none" w:sz="0" w:space="0" w:color="auto"/>
                    <w:bottom w:val="none" w:sz="0" w:space="0" w:color="auto"/>
                    <w:right w:val="none" w:sz="0" w:space="0" w:color="auto"/>
                  </w:divBdr>
                </w:div>
                <w:div w:id="778839164">
                  <w:marLeft w:val="640"/>
                  <w:marRight w:val="0"/>
                  <w:marTop w:val="0"/>
                  <w:marBottom w:val="0"/>
                  <w:divBdr>
                    <w:top w:val="none" w:sz="0" w:space="0" w:color="auto"/>
                    <w:left w:val="none" w:sz="0" w:space="0" w:color="auto"/>
                    <w:bottom w:val="none" w:sz="0" w:space="0" w:color="auto"/>
                    <w:right w:val="none" w:sz="0" w:space="0" w:color="auto"/>
                  </w:divBdr>
                </w:div>
                <w:div w:id="1834297205">
                  <w:marLeft w:val="640"/>
                  <w:marRight w:val="0"/>
                  <w:marTop w:val="0"/>
                  <w:marBottom w:val="0"/>
                  <w:divBdr>
                    <w:top w:val="none" w:sz="0" w:space="0" w:color="auto"/>
                    <w:left w:val="none" w:sz="0" w:space="0" w:color="auto"/>
                    <w:bottom w:val="none" w:sz="0" w:space="0" w:color="auto"/>
                    <w:right w:val="none" w:sz="0" w:space="0" w:color="auto"/>
                  </w:divBdr>
                </w:div>
                <w:div w:id="142048805">
                  <w:marLeft w:val="640"/>
                  <w:marRight w:val="0"/>
                  <w:marTop w:val="0"/>
                  <w:marBottom w:val="0"/>
                  <w:divBdr>
                    <w:top w:val="none" w:sz="0" w:space="0" w:color="auto"/>
                    <w:left w:val="none" w:sz="0" w:space="0" w:color="auto"/>
                    <w:bottom w:val="none" w:sz="0" w:space="0" w:color="auto"/>
                    <w:right w:val="none" w:sz="0" w:space="0" w:color="auto"/>
                  </w:divBdr>
                </w:div>
                <w:div w:id="1465343132">
                  <w:marLeft w:val="640"/>
                  <w:marRight w:val="0"/>
                  <w:marTop w:val="0"/>
                  <w:marBottom w:val="0"/>
                  <w:divBdr>
                    <w:top w:val="none" w:sz="0" w:space="0" w:color="auto"/>
                    <w:left w:val="none" w:sz="0" w:space="0" w:color="auto"/>
                    <w:bottom w:val="none" w:sz="0" w:space="0" w:color="auto"/>
                    <w:right w:val="none" w:sz="0" w:space="0" w:color="auto"/>
                  </w:divBdr>
                </w:div>
                <w:div w:id="1314525348">
                  <w:marLeft w:val="640"/>
                  <w:marRight w:val="0"/>
                  <w:marTop w:val="0"/>
                  <w:marBottom w:val="0"/>
                  <w:divBdr>
                    <w:top w:val="none" w:sz="0" w:space="0" w:color="auto"/>
                    <w:left w:val="none" w:sz="0" w:space="0" w:color="auto"/>
                    <w:bottom w:val="none" w:sz="0" w:space="0" w:color="auto"/>
                    <w:right w:val="none" w:sz="0" w:space="0" w:color="auto"/>
                  </w:divBdr>
                </w:div>
                <w:div w:id="100496541">
                  <w:marLeft w:val="640"/>
                  <w:marRight w:val="0"/>
                  <w:marTop w:val="0"/>
                  <w:marBottom w:val="0"/>
                  <w:divBdr>
                    <w:top w:val="none" w:sz="0" w:space="0" w:color="auto"/>
                    <w:left w:val="none" w:sz="0" w:space="0" w:color="auto"/>
                    <w:bottom w:val="none" w:sz="0" w:space="0" w:color="auto"/>
                    <w:right w:val="none" w:sz="0" w:space="0" w:color="auto"/>
                  </w:divBdr>
                </w:div>
                <w:div w:id="742339641">
                  <w:marLeft w:val="640"/>
                  <w:marRight w:val="0"/>
                  <w:marTop w:val="0"/>
                  <w:marBottom w:val="0"/>
                  <w:divBdr>
                    <w:top w:val="none" w:sz="0" w:space="0" w:color="auto"/>
                    <w:left w:val="none" w:sz="0" w:space="0" w:color="auto"/>
                    <w:bottom w:val="none" w:sz="0" w:space="0" w:color="auto"/>
                    <w:right w:val="none" w:sz="0" w:space="0" w:color="auto"/>
                  </w:divBdr>
                </w:div>
                <w:div w:id="796416060">
                  <w:marLeft w:val="640"/>
                  <w:marRight w:val="0"/>
                  <w:marTop w:val="0"/>
                  <w:marBottom w:val="0"/>
                  <w:divBdr>
                    <w:top w:val="none" w:sz="0" w:space="0" w:color="auto"/>
                    <w:left w:val="none" w:sz="0" w:space="0" w:color="auto"/>
                    <w:bottom w:val="none" w:sz="0" w:space="0" w:color="auto"/>
                    <w:right w:val="none" w:sz="0" w:space="0" w:color="auto"/>
                  </w:divBdr>
                </w:div>
                <w:div w:id="297611645">
                  <w:marLeft w:val="640"/>
                  <w:marRight w:val="0"/>
                  <w:marTop w:val="0"/>
                  <w:marBottom w:val="0"/>
                  <w:divBdr>
                    <w:top w:val="none" w:sz="0" w:space="0" w:color="auto"/>
                    <w:left w:val="none" w:sz="0" w:space="0" w:color="auto"/>
                    <w:bottom w:val="none" w:sz="0" w:space="0" w:color="auto"/>
                    <w:right w:val="none" w:sz="0" w:space="0" w:color="auto"/>
                  </w:divBdr>
                </w:div>
                <w:div w:id="1285581466">
                  <w:marLeft w:val="640"/>
                  <w:marRight w:val="0"/>
                  <w:marTop w:val="0"/>
                  <w:marBottom w:val="0"/>
                  <w:divBdr>
                    <w:top w:val="none" w:sz="0" w:space="0" w:color="auto"/>
                    <w:left w:val="none" w:sz="0" w:space="0" w:color="auto"/>
                    <w:bottom w:val="none" w:sz="0" w:space="0" w:color="auto"/>
                    <w:right w:val="none" w:sz="0" w:space="0" w:color="auto"/>
                  </w:divBdr>
                </w:div>
                <w:div w:id="1310793774">
                  <w:marLeft w:val="640"/>
                  <w:marRight w:val="0"/>
                  <w:marTop w:val="0"/>
                  <w:marBottom w:val="0"/>
                  <w:divBdr>
                    <w:top w:val="none" w:sz="0" w:space="0" w:color="auto"/>
                    <w:left w:val="none" w:sz="0" w:space="0" w:color="auto"/>
                    <w:bottom w:val="none" w:sz="0" w:space="0" w:color="auto"/>
                    <w:right w:val="none" w:sz="0" w:space="0" w:color="auto"/>
                  </w:divBdr>
                </w:div>
                <w:div w:id="1531451279">
                  <w:marLeft w:val="640"/>
                  <w:marRight w:val="0"/>
                  <w:marTop w:val="0"/>
                  <w:marBottom w:val="0"/>
                  <w:divBdr>
                    <w:top w:val="none" w:sz="0" w:space="0" w:color="auto"/>
                    <w:left w:val="none" w:sz="0" w:space="0" w:color="auto"/>
                    <w:bottom w:val="none" w:sz="0" w:space="0" w:color="auto"/>
                    <w:right w:val="none" w:sz="0" w:space="0" w:color="auto"/>
                  </w:divBdr>
                </w:div>
              </w:divsChild>
            </w:div>
            <w:div w:id="2121946907">
              <w:marLeft w:val="0"/>
              <w:marRight w:val="0"/>
              <w:marTop w:val="0"/>
              <w:marBottom w:val="0"/>
              <w:divBdr>
                <w:top w:val="none" w:sz="0" w:space="0" w:color="auto"/>
                <w:left w:val="none" w:sz="0" w:space="0" w:color="auto"/>
                <w:bottom w:val="none" w:sz="0" w:space="0" w:color="auto"/>
                <w:right w:val="none" w:sz="0" w:space="0" w:color="auto"/>
              </w:divBdr>
              <w:divsChild>
                <w:div w:id="974455628">
                  <w:marLeft w:val="640"/>
                  <w:marRight w:val="0"/>
                  <w:marTop w:val="0"/>
                  <w:marBottom w:val="0"/>
                  <w:divBdr>
                    <w:top w:val="none" w:sz="0" w:space="0" w:color="auto"/>
                    <w:left w:val="none" w:sz="0" w:space="0" w:color="auto"/>
                    <w:bottom w:val="none" w:sz="0" w:space="0" w:color="auto"/>
                    <w:right w:val="none" w:sz="0" w:space="0" w:color="auto"/>
                  </w:divBdr>
                </w:div>
                <w:div w:id="89399418">
                  <w:marLeft w:val="640"/>
                  <w:marRight w:val="0"/>
                  <w:marTop w:val="0"/>
                  <w:marBottom w:val="0"/>
                  <w:divBdr>
                    <w:top w:val="none" w:sz="0" w:space="0" w:color="auto"/>
                    <w:left w:val="none" w:sz="0" w:space="0" w:color="auto"/>
                    <w:bottom w:val="none" w:sz="0" w:space="0" w:color="auto"/>
                    <w:right w:val="none" w:sz="0" w:space="0" w:color="auto"/>
                  </w:divBdr>
                </w:div>
                <w:div w:id="1989551800">
                  <w:marLeft w:val="640"/>
                  <w:marRight w:val="0"/>
                  <w:marTop w:val="0"/>
                  <w:marBottom w:val="0"/>
                  <w:divBdr>
                    <w:top w:val="none" w:sz="0" w:space="0" w:color="auto"/>
                    <w:left w:val="none" w:sz="0" w:space="0" w:color="auto"/>
                    <w:bottom w:val="none" w:sz="0" w:space="0" w:color="auto"/>
                    <w:right w:val="none" w:sz="0" w:space="0" w:color="auto"/>
                  </w:divBdr>
                </w:div>
                <w:div w:id="1988121283">
                  <w:marLeft w:val="640"/>
                  <w:marRight w:val="0"/>
                  <w:marTop w:val="0"/>
                  <w:marBottom w:val="0"/>
                  <w:divBdr>
                    <w:top w:val="none" w:sz="0" w:space="0" w:color="auto"/>
                    <w:left w:val="none" w:sz="0" w:space="0" w:color="auto"/>
                    <w:bottom w:val="none" w:sz="0" w:space="0" w:color="auto"/>
                    <w:right w:val="none" w:sz="0" w:space="0" w:color="auto"/>
                  </w:divBdr>
                </w:div>
                <w:div w:id="1369060641">
                  <w:marLeft w:val="640"/>
                  <w:marRight w:val="0"/>
                  <w:marTop w:val="0"/>
                  <w:marBottom w:val="0"/>
                  <w:divBdr>
                    <w:top w:val="none" w:sz="0" w:space="0" w:color="auto"/>
                    <w:left w:val="none" w:sz="0" w:space="0" w:color="auto"/>
                    <w:bottom w:val="none" w:sz="0" w:space="0" w:color="auto"/>
                    <w:right w:val="none" w:sz="0" w:space="0" w:color="auto"/>
                  </w:divBdr>
                </w:div>
                <w:div w:id="2023512761">
                  <w:marLeft w:val="640"/>
                  <w:marRight w:val="0"/>
                  <w:marTop w:val="0"/>
                  <w:marBottom w:val="0"/>
                  <w:divBdr>
                    <w:top w:val="none" w:sz="0" w:space="0" w:color="auto"/>
                    <w:left w:val="none" w:sz="0" w:space="0" w:color="auto"/>
                    <w:bottom w:val="none" w:sz="0" w:space="0" w:color="auto"/>
                    <w:right w:val="none" w:sz="0" w:space="0" w:color="auto"/>
                  </w:divBdr>
                </w:div>
                <w:div w:id="600529574">
                  <w:marLeft w:val="640"/>
                  <w:marRight w:val="0"/>
                  <w:marTop w:val="0"/>
                  <w:marBottom w:val="0"/>
                  <w:divBdr>
                    <w:top w:val="none" w:sz="0" w:space="0" w:color="auto"/>
                    <w:left w:val="none" w:sz="0" w:space="0" w:color="auto"/>
                    <w:bottom w:val="none" w:sz="0" w:space="0" w:color="auto"/>
                    <w:right w:val="none" w:sz="0" w:space="0" w:color="auto"/>
                  </w:divBdr>
                </w:div>
                <w:div w:id="203686297">
                  <w:marLeft w:val="640"/>
                  <w:marRight w:val="0"/>
                  <w:marTop w:val="0"/>
                  <w:marBottom w:val="0"/>
                  <w:divBdr>
                    <w:top w:val="none" w:sz="0" w:space="0" w:color="auto"/>
                    <w:left w:val="none" w:sz="0" w:space="0" w:color="auto"/>
                    <w:bottom w:val="none" w:sz="0" w:space="0" w:color="auto"/>
                    <w:right w:val="none" w:sz="0" w:space="0" w:color="auto"/>
                  </w:divBdr>
                </w:div>
                <w:div w:id="1678117492">
                  <w:marLeft w:val="640"/>
                  <w:marRight w:val="0"/>
                  <w:marTop w:val="0"/>
                  <w:marBottom w:val="0"/>
                  <w:divBdr>
                    <w:top w:val="none" w:sz="0" w:space="0" w:color="auto"/>
                    <w:left w:val="none" w:sz="0" w:space="0" w:color="auto"/>
                    <w:bottom w:val="none" w:sz="0" w:space="0" w:color="auto"/>
                    <w:right w:val="none" w:sz="0" w:space="0" w:color="auto"/>
                  </w:divBdr>
                </w:div>
                <w:div w:id="854348392">
                  <w:marLeft w:val="640"/>
                  <w:marRight w:val="0"/>
                  <w:marTop w:val="0"/>
                  <w:marBottom w:val="0"/>
                  <w:divBdr>
                    <w:top w:val="none" w:sz="0" w:space="0" w:color="auto"/>
                    <w:left w:val="none" w:sz="0" w:space="0" w:color="auto"/>
                    <w:bottom w:val="none" w:sz="0" w:space="0" w:color="auto"/>
                    <w:right w:val="none" w:sz="0" w:space="0" w:color="auto"/>
                  </w:divBdr>
                </w:div>
                <w:div w:id="510919388">
                  <w:marLeft w:val="640"/>
                  <w:marRight w:val="0"/>
                  <w:marTop w:val="0"/>
                  <w:marBottom w:val="0"/>
                  <w:divBdr>
                    <w:top w:val="none" w:sz="0" w:space="0" w:color="auto"/>
                    <w:left w:val="none" w:sz="0" w:space="0" w:color="auto"/>
                    <w:bottom w:val="none" w:sz="0" w:space="0" w:color="auto"/>
                    <w:right w:val="none" w:sz="0" w:space="0" w:color="auto"/>
                  </w:divBdr>
                </w:div>
                <w:div w:id="1514225624">
                  <w:marLeft w:val="640"/>
                  <w:marRight w:val="0"/>
                  <w:marTop w:val="0"/>
                  <w:marBottom w:val="0"/>
                  <w:divBdr>
                    <w:top w:val="none" w:sz="0" w:space="0" w:color="auto"/>
                    <w:left w:val="none" w:sz="0" w:space="0" w:color="auto"/>
                    <w:bottom w:val="none" w:sz="0" w:space="0" w:color="auto"/>
                    <w:right w:val="none" w:sz="0" w:space="0" w:color="auto"/>
                  </w:divBdr>
                </w:div>
                <w:div w:id="229925538">
                  <w:marLeft w:val="640"/>
                  <w:marRight w:val="0"/>
                  <w:marTop w:val="0"/>
                  <w:marBottom w:val="0"/>
                  <w:divBdr>
                    <w:top w:val="none" w:sz="0" w:space="0" w:color="auto"/>
                    <w:left w:val="none" w:sz="0" w:space="0" w:color="auto"/>
                    <w:bottom w:val="none" w:sz="0" w:space="0" w:color="auto"/>
                    <w:right w:val="none" w:sz="0" w:space="0" w:color="auto"/>
                  </w:divBdr>
                </w:div>
                <w:div w:id="847713162">
                  <w:marLeft w:val="640"/>
                  <w:marRight w:val="0"/>
                  <w:marTop w:val="0"/>
                  <w:marBottom w:val="0"/>
                  <w:divBdr>
                    <w:top w:val="none" w:sz="0" w:space="0" w:color="auto"/>
                    <w:left w:val="none" w:sz="0" w:space="0" w:color="auto"/>
                    <w:bottom w:val="none" w:sz="0" w:space="0" w:color="auto"/>
                    <w:right w:val="none" w:sz="0" w:space="0" w:color="auto"/>
                  </w:divBdr>
                </w:div>
                <w:div w:id="112485715">
                  <w:marLeft w:val="640"/>
                  <w:marRight w:val="0"/>
                  <w:marTop w:val="0"/>
                  <w:marBottom w:val="0"/>
                  <w:divBdr>
                    <w:top w:val="none" w:sz="0" w:space="0" w:color="auto"/>
                    <w:left w:val="none" w:sz="0" w:space="0" w:color="auto"/>
                    <w:bottom w:val="none" w:sz="0" w:space="0" w:color="auto"/>
                    <w:right w:val="none" w:sz="0" w:space="0" w:color="auto"/>
                  </w:divBdr>
                </w:div>
                <w:div w:id="968826798">
                  <w:marLeft w:val="640"/>
                  <w:marRight w:val="0"/>
                  <w:marTop w:val="0"/>
                  <w:marBottom w:val="0"/>
                  <w:divBdr>
                    <w:top w:val="none" w:sz="0" w:space="0" w:color="auto"/>
                    <w:left w:val="none" w:sz="0" w:space="0" w:color="auto"/>
                    <w:bottom w:val="none" w:sz="0" w:space="0" w:color="auto"/>
                    <w:right w:val="none" w:sz="0" w:space="0" w:color="auto"/>
                  </w:divBdr>
                </w:div>
                <w:div w:id="2064987000">
                  <w:marLeft w:val="640"/>
                  <w:marRight w:val="0"/>
                  <w:marTop w:val="0"/>
                  <w:marBottom w:val="0"/>
                  <w:divBdr>
                    <w:top w:val="none" w:sz="0" w:space="0" w:color="auto"/>
                    <w:left w:val="none" w:sz="0" w:space="0" w:color="auto"/>
                    <w:bottom w:val="none" w:sz="0" w:space="0" w:color="auto"/>
                    <w:right w:val="none" w:sz="0" w:space="0" w:color="auto"/>
                  </w:divBdr>
                </w:div>
                <w:div w:id="38823932">
                  <w:marLeft w:val="640"/>
                  <w:marRight w:val="0"/>
                  <w:marTop w:val="0"/>
                  <w:marBottom w:val="0"/>
                  <w:divBdr>
                    <w:top w:val="none" w:sz="0" w:space="0" w:color="auto"/>
                    <w:left w:val="none" w:sz="0" w:space="0" w:color="auto"/>
                    <w:bottom w:val="none" w:sz="0" w:space="0" w:color="auto"/>
                    <w:right w:val="none" w:sz="0" w:space="0" w:color="auto"/>
                  </w:divBdr>
                </w:div>
                <w:div w:id="1020544770">
                  <w:marLeft w:val="640"/>
                  <w:marRight w:val="0"/>
                  <w:marTop w:val="0"/>
                  <w:marBottom w:val="0"/>
                  <w:divBdr>
                    <w:top w:val="none" w:sz="0" w:space="0" w:color="auto"/>
                    <w:left w:val="none" w:sz="0" w:space="0" w:color="auto"/>
                    <w:bottom w:val="none" w:sz="0" w:space="0" w:color="auto"/>
                    <w:right w:val="none" w:sz="0" w:space="0" w:color="auto"/>
                  </w:divBdr>
                </w:div>
                <w:div w:id="864752963">
                  <w:marLeft w:val="640"/>
                  <w:marRight w:val="0"/>
                  <w:marTop w:val="0"/>
                  <w:marBottom w:val="0"/>
                  <w:divBdr>
                    <w:top w:val="none" w:sz="0" w:space="0" w:color="auto"/>
                    <w:left w:val="none" w:sz="0" w:space="0" w:color="auto"/>
                    <w:bottom w:val="none" w:sz="0" w:space="0" w:color="auto"/>
                    <w:right w:val="none" w:sz="0" w:space="0" w:color="auto"/>
                  </w:divBdr>
                </w:div>
                <w:div w:id="948514412">
                  <w:marLeft w:val="640"/>
                  <w:marRight w:val="0"/>
                  <w:marTop w:val="0"/>
                  <w:marBottom w:val="0"/>
                  <w:divBdr>
                    <w:top w:val="none" w:sz="0" w:space="0" w:color="auto"/>
                    <w:left w:val="none" w:sz="0" w:space="0" w:color="auto"/>
                    <w:bottom w:val="none" w:sz="0" w:space="0" w:color="auto"/>
                    <w:right w:val="none" w:sz="0" w:space="0" w:color="auto"/>
                  </w:divBdr>
                </w:div>
                <w:div w:id="1242132643">
                  <w:marLeft w:val="640"/>
                  <w:marRight w:val="0"/>
                  <w:marTop w:val="0"/>
                  <w:marBottom w:val="0"/>
                  <w:divBdr>
                    <w:top w:val="none" w:sz="0" w:space="0" w:color="auto"/>
                    <w:left w:val="none" w:sz="0" w:space="0" w:color="auto"/>
                    <w:bottom w:val="none" w:sz="0" w:space="0" w:color="auto"/>
                    <w:right w:val="none" w:sz="0" w:space="0" w:color="auto"/>
                  </w:divBdr>
                </w:div>
                <w:div w:id="497775176">
                  <w:marLeft w:val="640"/>
                  <w:marRight w:val="0"/>
                  <w:marTop w:val="0"/>
                  <w:marBottom w:val="0"/>
                  <w:divBdr>
                    <w:top w:val="none" w:sz="0" w:space="0" w:color="auto"/>
                    <w:left w:val="none" w:sz="0" w:space="0" w:color="auto"/>
                    <w:bottom w:val="none" w:sz="0" w:space="0" w:color="auto"/>
                    <w:right w:val="none" w:sz="0" w:space="0" w:color="auto"/>
                  </w:divBdr>
                </w:div>
                <w:div w:id="272441608">
                  <w:marLeft w:val="640"/>
                  <w:marRight w:val="0"/>
                  <w:marTop w:val="0"/>
                  <w:marBottom w:val="0"/>
                  <w:divBdr>
                    <w:top w:val="none" w:sz="0" w:space="0" w:color="auto"/>
                    <w:left w:val="none" w:sz="0" w:space="0" w:color="auto"/>
                    <w:bottom w:val="none" w:sz="0" w:space="0" w:color="auto"/>
                    <w:right w:val="none" w:sz="0" w:space="0" w:color="auto"/>
                  </w:divBdr>
                </w:div>
                <w:div w:id="1963531518">
                  <w:marLeft w:val="640"/>
                  <w:marRight w:val="0"/>
                  <w:marTop w:val="0"/>
                  <w:marBottom w:val="0"/>
                  <w:divBdr>
                    <w:top w:val="none" w:sz="0" w:space="0" w:color="auto"/>
                    <w:left w:val="none" w:sz="0" w:space="0" w:color="auto"/>
                    <w:bottom w:val="none" w:sz="0" w:space="0" w:color="auto"/>
                    <w:right w:val="none" w:sz="0" w:space="0" w:color="auto"/>
                  </w:divBdr>
                </w:div>
              </w:divsChild>
            </w:div>
            <w:div w:id="1998218470">
              <w:marLeft w:val="0"/>
              <w:marRight w:val="0"/>
              <w:marTop w:val="0"/>
              <w:marBottom w:val="0"/>
              <w:divBdr>
                <w:top w:val="none" w:sz="0" w:space="0" w:color="auto"/>
                <w:left w:val="none" w:sz="0" w:space="0" w:color="auto"/>
                <w:bottom w:val="none" w:sz="0" w:space="0" w:color="auto"/>
                <w:right w:val="none" w:sz="0" w:space="0" w:color="auto"/>
              </w:divBdr>
              <w:divsChild>
                <w:div w:id="126053433">
                  <w:marLeft w:val="640"/>
                  <w:marRight w:val="0"/>
                  <w:marTop w:val="0"/>
                  <w:marBottom w:val="0"/>
                  <w:divBdr>
                    <w:top w:val="none" w:sz="0" w:space="0" w:color="auto"/>
                    <w:left w:val="none" w:sz="0" w:space="0" w:color="auto"/>
                    <w:bottom w:val="none" w:sz="0" w:space="0" w:color="auto"/>
                    <w:right w:val="none" w:sz="0" w:space="0" w:color="auto"/>
                  </w:divBdr>
                </w:div>
                <w:div w:id="83036262">
                  <w:marLeft w:val="640"/>
                  <w:marRight w:val="0"/>
                  <w:marTop w:val="0"/>
                  <w:marBottom w:val="0"/>
                  <w:divBdr>
                    <w:top w:val="none" w:sz="0" w:space="0" w:color="auto"/>
                    <w:left w:val="none" w:sz="0" w:space="0" w:color="auto"/>
                    <w:bottom w:val="none" w:sz="0" w:space="0" w:color="auto"/>
                    <w:right w:val="none" w:sz="0" w:space="0" w:color="auto"/>
                  </w:divBdr>
                </w:div>
                <w:div w:id="841551960">
                  <w:marLeft w:val="640"/>
                  <w:marRight w:val="0"/>
                  <w:marTop w:val="0"/>
                  <w:marBottom w:val="0"/>
                  <w:divBdr>
                    <w:top w:val="none" w:sz="0" w:space="0" w:color="auto"/>
                    <w:left w:val="none" w:sz="0" w:space="0" w:color="auto"/>
                    <w:bottom w:val="none" w:sz="0" w:space="0" w:color="auto"/>
                    <w:right w:val="none" w:sz="0" w:space="0" w:color="auto"/>
                  </w:divBdr>
                </w:div>
                <w:div w:id="1106920916">
                  <w:marLeft w:val="640"/>
                  <w:marRight w:val="0"/>
                  <w:marTop w:val="0"/>
                  <w:marBottom w:val="0"/>
                  <w:divBdr>
                    <w:top w:val="none" w:sz="0" w:space="0" w:color="auto"/>
                    <w:left w:val="none" w:sz="0" w:space="0" w:color="auto"/>
                    <w:bottom w:val="none" w:sz="0" w:space="0" w:color="auto"/>
                    <w:right w:val="none" w:sz="0" w:space="0" w:color="auto"/>
                  </w:divBdr>
                </w:div>
                <w:div w:id="25644462">
                  <w:marLeft w:val="640"/>
                  <w:marRight w:val="0"/>
                  <w:marTop w:val="0"/>
                  <w:marBottom w:val="0"/>
                  <w:divBdr>
                    <w:top w:val="none" w:sz="0" w:space="0" w:color="auto"/>
                    <w:left w:val="none" w:sz="0" w:space="0" w:color="auto"/>
                    <w:bottom w:val="none" w:sz="0" w:space="0" w:color="auto"/>
                    <w:right w:val="none" w:sz="0" w:space="0" w:color="auto"/>
                  </w:divBdr>
                </w:div>
                <w:div w:id="1200968379">
                  <w:marLeft w:val="640"/>
                  <w:marRight w:val="0"/>
                  <w:marTop w:val="0"/>
                  <w:marBottom w:val="0"/>
                  <w:divBdr>
                    <w:top w:val="none" w:sz="0" w:space="0" w:color="auto"/>
                    <w:left w:val="none" w:sz="0" w:space="0" w:color="auto"/>
                    <w:bottom w:val="none" w:sz="0" w:space="0" w:color="auto"/>
                    <w:right w:val="none" w:sz="0" w:space="0" w:color="auto"/>
                  </w:divBdr>
                </w:div>
                <w:div w:id="1049107068">
                  <w:marLeft w:val="640"/>
                  <w:marRight w:val="0"/>
                  <w:marTop w:val="0"/>
                  <w:marBottom w:val="0"/>
                  <w:divBdr>
                    <w:top w:val="none" w:sz="0" w:space="0" w:color="auto"/>
                    <w:left w:val="none" w:sz="0" w:space="0" w:color="auto"/>
                    <w:bottom w:val="none" w:sz="0" w:space="0" w:color="auto"/>
                    <w:right w:val="none" w:sz="0" w:space="0" w:color="auto"/>
                  </w:divBdr>
                </w:div>
                <w:div w:id="130363624">
                  <w:marLeft w:val="640"/>
                  <w:marRight w:val="0"/>
                  <w:marTop w:val="0"/>
                  <w:marBottom w:val="0"/>
                  <w:divBdr>
                    <w:top w:val="none" w:sz="0" w:space="0" w:color="auto"/>
                    <w:left w:val="none" w:sz="0" w:space="0" w:color="auto"/>
                    <w:bottom w:val="none" w:sz="0" w:space="0" w:color="auto"/>
                    <w:right w:val="none" w:sz="0" w:space="0" w:color="auto"/>
                  </w:divBdr>
                </w:div>
                <w:div w:id="1299845386">
                  <w:marLeft w:val="640"/>
                  <w:marRight w:val="0"/>
                  <w:marTop w:val="0"/>
                  <w:marBottom w:val="0"/>
                  <w:divBdr>
                    <w:top w:val="none" w:sz="0" w:space="0" w:color="auto"/>
                    <w:left w:val="none" w:sz="0" w:space="0" w:color="auto"/>
                    <w:bottom w:val="none" w:sz="0" w:space="0" w:color="auto"/>
                    <w:right w:val="none" w:sz="0" w:space="0" w:color="auto"/>
                  </w:divBdr>
                </w:div>
                <w:div w:id="842746997">
                  <w:marLeft w:val="640"/>
                  <w:marRight w:val="0"/>
                  <w:marTop w:val="0"/>
                  <w:marBottom w:val="0"/>
                  <w:divBdr>
                    <w:top w:val="none" w:sz="0" w:space="0" w:color="auto"/>
                    <w:left w:val="none" w:sz="0" w:space="0" w:color="auto"/>
                    <w:bottom w:val="none" w:sz="0" w:space="0" w:color="auto"/>
                    <w:right w:val="none" w:sz="0" w:space="0" w:color="auto"/>
                  </w:divBdr>
                </w:div>
                <w:div w:id="332343267">
                  <w:marLeft w:val="640"/>
                  <w:marRight w:val="0"/>
                  <w:marTop w:val="0"/>
                  <w:marBottom w:val="0"/>
                  <w:divBdr>
                    <w:top w:val="none" w:sz="0" w:space="0" w:color="auto"/>
                    <w:left w:val="none" w:sz="0" w:space="0" w:color="auto"/>
                    <w:bottom w:val="none" w:sz="0" w:space="0" w:color="auto"/>
                    <w:right w:val="none" w:sz="0" w:space="0" w:color="auto"/>
                  </w:divBdr>
                </w:div>
                <w:div w:id="46802457">
                  <w:marLeft w:val="640"/>
                  <w:marRight w:val="0"/>
                  <w:marTop w:val="0"/>
                  <w:marBottom w:val="0"/>
                  <w:divBdr>
                    <w:top w:val="none" w:sz="0" w:space="0" w:color="auto"/>
                    <w:left w:val="none" w:sz="0" w:space="0" w:color="auto"/>
                    <w:bottom w:val="none" w:sz="0" w:space="0" w:color="auto"/>
                    <w:right w:val="none" w:sz="0" w:space="0" w:color="auto"/>
                  </w:divBdr>
                </w:div>
                <w:div w:id="1056007826">
                  <w:marLeft w:val="640"/>
                  <w:marRight w:val="0"/>
                  <w:marTop w:val="0"/>
                  <w:marBottom w:val="0"/>
                  <w:divBdr>
                    <w:top w:val="none" w:sz="0" w:space="0" w:color="auto"/>
                    <w:left w:val="none" w:sz="0" w:space="0" w:color="auto"/>
                    <w:bottom w:val="none" w:sz="0" w:space="0" w:color="auto"/>
                    <w:right w:val="none" w:sz="0" w:space="0" w:color="auto"/>
                  </w:divBdr>
                </w:div>
                <w:div w:id="2103450411">
                  <w:marLeft w:val="640"/>
                  <w:marRight w:val="0"/>
                  <w:marTop w:val="0"/>
                  <w:marBottom w:val="0"/>
                  <w:divBdr>
                    <w:top w:val="none" w:sz="0" w:space="0" w:color="auto"/>
                    <w:left w:val="none" w:sz="0" w:space="0" w:color="auto"/>
                    <w:bottom w:val="none" w:sz="0" w:space="0" w:color="auto"/>
                    <w:right w:val="none" w:sz="0" w:space="0" w:color="auto"/>
                  </w:divBdr>
                </w:div>
                <w:div w:id="1716543048">
                  <w:marLeft w:val="640"/>
                  <w:marRight w:val="0"/>
                  <w:marTop w:val="0"/>
                  <w:marBottom w:val="0"/>
                  <w:divBdr>
                    <w:top w:val="none" w:sz="0" w:space="0" w:color="auto"/>
                    <w:left w:val="none" w:sz="0" w:space="0" w:color="auto"/>
                    <w:bottom w:val="none" w:sz="0" w:space="0" w:color="auto"/>
                    <w:right w:val="none" w:sz="0" w:space="0" w:color="auto"/>
                  </w:divBdr>
                </w:div>
                <w:div w:id="785856941">
                  <w:marLeft w:val="640"/>
                  <w:marRight w:val="0"/>
                  <w:marTop w:val="0"/>
                  <w:marBottom w:val="0"/>
                  <w:divBdr>
                    <w:top w:val="none" w:sz="0" w:space="0" w:color="auto"/>
                    <w:left w:val="none" w:sz="0" w:space="0" w:color="auto"/>
                    <w:bottom w:val="none" w:sz="0" w:space="0" w:color="auto"/>
                    <w:right w:val="none" w:sz="0" w:space="0" w:color="auto"/>
                  </w:divBdr>
                </w:div>
                <w:div w:id="774666955">
                  <w:marLeft w:val="640"/>
                  <w:marRight w:val="0"/>
                  <w:marTop w:val="0"/>
                  <w:marBottom w:val="0"/>
                  <w:divBdr>
                    <w:top w:val="none" w:sz="0" w:space="0" w:color="auto"/>
                    <w:left w:val="none" w:sz="0" w:space="0" w:color="auto"/>
                    <w:bottom w:val="none" w:sz="0" w:space="0" w:color="auto"/>
                    <w:right w:val="none" w:sz="0" w:space="0" w:color="auto"/>
                  </w:divBdr>
                </w:div>
                <w:div w:id="1441333927">
                  <w:marLeft w:val="640"/>
                  <w:marRight w:val="0"/>
                  <w:marTop w:val="0"/>
                  <w:marBottom w:val="0"/>
                  <w:divBdr>
                    <w:top w:val="none" w:sz="0" w:space="0" w:color="auto"/>
                    <w:left w:val="none" w:sz="0" w:space="0" w:color="auto"/>
                    <w:bottom w:val="none" w:sz="0" w:space="0" w:color="auto"/>
                    <w:right w:val="none" w:sz="0" w:space="0" w:color="auto"/>
                  </w:divBdr>
                </w:div>
                <w:div w:id="1129974626">
                  <w:marLeft w:val="640"/>
                  <w:marRight w:val="0"/>
                  <w:marTop w:val="0"/>
                  <w:marBottom w:val="0"/>
                  <w:divBdr>
                    <w:top w:val="none" w:sz="0" w:space="0" w:color="auto"/>
                    <w:left w:val="none" w:sz="0" w:space="0" w:color="auto"/>
                    <w:bottom w:val="none" w:sz="0" w:space="0" w:color="auto"/>
                    <w:right w:val="none" w:sz="0" w:space="0" w:color="auto"/>
                  </w:divBdr>
                </w:div>
                <w:div w:id="626669987">
                  <w:marLeft w:val="640"/>
                  <w:marRight w:val="0"/>
                  <w:marTop w:val="0"/>
                  <w:marBottom w:val="0"/>
                  <w:divBdr>
                    <w:top w:val="none" w:sz="0" w:space="0" w:color="auto"/>
                    <w:left w:val="none" w:sz="0" w:space="0" w:color="auto"/>
                    <w:bottom w:val="none" w:sz="0" w:space="0" w:color="auto"/>
                    <w:right w:val="none" w:sz="0" w:space="0" w:color="auto"/>
                  </w:divBdr>
                </w:div>
                <w:div w:id="150684715">
                  <w:marLeft w:val="640"/>
                  <w:marRight w:val="0"/>
                  <w:marTop w:val="0"/>
                  <w:marBottom w:val="0"/>
                  <w:divBdr>
                    <w:top w:val="none" w:sz="0" w:space="0" w:color="auto"/>
                    <w:left w:val="none" w:sz="0" w:space="0" w:color="auto"/>
                    <w:bottom w:val="none" w:sz="0" w:space="0" w:color="auto"/>
                    <w:right w:val="none" w:sz="0" w:space="0" w:color="auto"/>
                  </w:divBdr>
                </w:div>
                <w:div w:id="721905770">
                  <w:marLeft w:val="640"/>
                  <w:marRight w:val="0"/>
                  <w:marTop w:val="0"/>
                  <w:marBottom w:val="0"/>
                  <w:divBdr>
                    <w:top w:val="none" w:sz="0" w:space="0" w:color="auto"/>
                    <w:left w:val="none" w:sz="0" w:space="0" w:color="auto"/>
                    <w:bottom w:val="none" w:sz="0" w:space="0" w:color="auto"/>
                    <w:right w:val="none" w:sz="0" w:space="0" w:color="auto"/>
                  </w:divBdr>
                </w:div>
                <w:div w:id="1813711405">
                  <w:marLeft w:val="640"/>
                  <w:marRight w:val="0"/>
                  <w:marTop w:val="0"/>
                  <w:marBottom w:val="0"/>
                  <w:divBdr>
                    <w:top w:val="none" w:sz="0" w:space="0" w:color="auto"/>
                    <w:left w:val="none" w:sz="0" w:space="0" w:color="auto"/>
                    <w:bottom w:val="none" w:sz="0" w:space="0" w:color="auto"/>
                    <w:right w:val="none" w:sz="0" w:space="0" w:color="auto"/>
                  </w:divBdr>
                </w:div>
                <w:div w:id="261378639">
                  <w:marLeft w:val="640"/>
                  <w:marRight w:val="0"/>
                  <w:marTop w:val="0"/>
                  <w:marBottom w:val="0"/>
                  <w:divBdr>
                    <w:top w:val="none" w:sz="0" w:space="0" w:color="auto"/>
                    <w:left w:val="none" w:sz="0" w:space="0" w:color="auto"/>
                    <w:bottom w:val="none" w:sz="0" w:space="0" w:color="auto"/>
                    <w:right w:val="none" w:sz="0" w:space="0" w:color="auto"/>
                  </w:divBdr>
                </w:div>
                <w:div w:id="1215120872">
                  <w:marLeft w:val="640"/>
                  <w:marRight w:val="0"/>
                  <w:marTop w:val="0"/>
                  <w:marBottom w:val="0"/>
                  <w:divBdr>
                    <w:top w:val="none" w:sz="0" w:space="0" w:color="auto"/>
                    <w:left w:val="none" w:sz="0" w:space="0" w:color="auto"/>
                    <w:bottom w:val="none" w:sz="0" w:space="0" w:color="auto"/>
                    <w:right w:val="none" w:sz="0" w:space="0" w:color="auto"/>
                  </w:divBdr>
                </w:div>
                <w:div w:id="772483770">
                  <w:marLeft w:val="640"/>
                  <w:marRight w:val="0"/>
                  <w:marTop w:val="0"/>
                  <w:marBottom w:val="0"/>
                  <w:divBdr>
                    <w:top w:val="none" w:sz="0" w:space="0" w:color="auto"/>
                    <w:left w:val="none" w:sz="0" w:space="0" w:color="auto"/>
                    <w:bottom w:val="none" w:sz="0" w:space="0" w:color="auto"/>
                    <w:right w:val="none" w:sz="0" w:space="0" w:color="auto"/>
                  </w:divBdr>
                </w:div>
              </w:divsChild>
            </w:div>
            <w:div w:id="1231384459">
              <w:marLeft w:val="0"/>
              <w:marRight w:val="0"/>
              <w:marTop w:val="0"/>
              <w:marBottom w:val="0"/>
              <w:divBdr>
                <w:top w:val="none" w:sz="0" w:space="0" w:color="auto"/>
                <w:left w:val="none" w:sz="0" w:space="0" w:color="auto"/>
                <w:bottom w:val="none" w:sz="0" w:space="0" w:color="auto"/>
                <w:right w:val="none" w:sz="0" w:space="0" w:color="auto"/>
              </w:divBdr>
              <w:divsChild>
                <w:div w:id="1934899038">
                  <w:marLeft w:val="640"/>
                  <w:marRight w:val="0"/>
                  <w:marTop w:val="0"/>
                  <w:marBottom w:val="0"/>
                  <w:divBdr>
                    <w:top w:val="none" w:sz="0" w:space="0" w:color="auto"/>
                    <w:left w:val="none" w:sz="0" w:space="0" w:color="auto"/>
                    <w:bottom w:val="none" w:sz="0" w:space="0" w:color="auto"/>
                    <w:right w:val="none" w:sz="0" w:space="0" w:color="auto"/>
                  </w:divBdr>
                </w:div>
                <w:div w:id="1264804291">
                  <w:marLeft w:val="640"/>
                  <w:marRight w:val="0"/>
                  <w:marTop w:val="0"/>
                  <w:marBottom w:val="0"/>
                  <w:divBdr>
                    <w:top w:val="none" w:sz="0" w:space="0" w:color="auto"/>
                    <w:left w:val="none" w:sz="0" w:space="0" w:color="auto"/>
                    <w:bottom w:val="none" w:sz="0" w:space="0" w:color="auto"/>
                    <w:right w:val="none" w:sz="0" w:space="0" w:color="auto"/>
                  </w:divBdr>
                </w:div>
                <w:div w:id="1241063373">
                  <w:marLeft w:val="640"/>
                  <w:marRight w:val="0"/>
                  <w:marTop w:val="0"/>
                  <w:marBottom w:val="0"/>
                  <w:divBdr>
                    <w:top w:val="none" w:sz="0" w:space="0" w:color="auto"/>
                    <w:left w:val="none" w:sz="0" w:space="0" w:color="auto"/>
                    <w:bottom w:val="none" w:sz="0" w:space="0" w:color="auto"/>
                    <w:right w:val="none" w:sz="0" w:space="0" w:color="auto"/>
                  </w:divBdr>
                </w:div>
                <w:div w:id="570700907">
                  <w:marLeft w:val="640"/>
                  <w:marRight w:val="0"/>
                  <w:marTop w:val="0"/>
                  <w:marBottom w:val="0"/>
                  <w:divBdr>
                    <w:top w:val="none" w:sz="0" w:space="0" w:color="auto"/>
                    <w:left w:val="none" w:sz="0" w:space="0" w:color="auto"/>
                    <w:bottom w:val="none" w:sz="0" w:space="0" w:color="auto"/>
                    <w:right w:val="none" w:sz="0" w:space="0" w:color="auto"/>
                  </w:divBdr>
                </w:div>
                <w:div w:id="1610972558">
                  <w:marLeft w:val="640"/>
                  <w:marRight w:val="0"/>
                  <w:marTop w:val="0"/>
                  <w:marBottom w:val="0"/>
                  <w:divBdr>
                    <w:top w:val="none" w:sz="0" w:space="0" w:color="auto"/>
                    <w:left w:val="none" w:sz="0" w:space="0" w:color="auto"/>
                    <w:bottom w:val="none" w:sz="0" w:space="0" w:color="auto"/>
                    <w:right w:val="none" w:sz="0" w:space="0" w:color="auto"/>
                  </w:divBdr>
                </w:div>
                <w:div w:id="1540238169">
                  <w:marLeft w:val="640"/>
                  <w:marRight w:val="0"/>
                  <w:marTop w:val="0"/>
                  <w:marBottom w:val="0"/>
                  <w:divBdr>
                    <w:top w:val="none" w:sz="0" w:space="0" w:color="auto"/>
                    <w:left w:val="none" w:sz="0" w:space="0" w:color="auto"/>
                    <w:bottom w:val="none" w:sz="0" w:space="0" w:color="auto"/>
                    <w:right w:val="none" w:sz="0" w:space="0" w:color="auto"/>
                  </w:divBdr>
                </w:div>
                <w:div w:id="676542251">
                  <w:marLeft w:val="640"/>
                  <w:marRight w:val="0"/>
                  <w:marTop w:val="0"/>
                  <w:marBottom w:val="0"/>
                  <w:divBdr>
                    <w:top w:val="none" w:sz="0" w:space="0" w:color="auto"/>
                    <w:left w:val="none" w:sz="0" w:space="0" w:color="auto"/>
                    <w:bottom w:val="none" w:sz="0" w:space="0" w:color="auto"/>
                    <w:right w:val="none" w:sz="0" w:space="0" w:color="auto"/>
                  </w:divBdr>
                </w:div>
                <w:div w:id="1273169283">
                  <w:marLeft w:val="640"/>
                  <w:marRight w:val="0"/>
                  <w:marTop w:val="0"/>
                  <w:marBottom w:val="0"/>
                  <w:divBdr>
                    <w:top w:val="none" w:sz="0" w:space="0" w:color="auto"/>
                    <w:left w:val="none" w:sz="0" w:space="0" w:color="auto"/>
                    <w:bottom w:val="none" w:sz="0" w:space="0" w:color="auto"/>
                    <w:right w:val="none" w:sz="0" w:space="0" w:color="auto"/>
                  </w:divBdr>
                </w:div>
                <w:div w:id="36661542">
                  <w:marLeft w:val="640"/>
                  <w:marRight w:val="0"/>
                  <w:marTop w:val="0"/>
                  <w:marBottom w:val="0"/>
                  <w:divBdr>
                    <w:top w:val="none" w:sz="0" w:space="0" w:color="auto"/>
                    <w:left w:val="none" w:sz="0" w:space="0" w:color="auto"/>
                    <w:bottom w:val="none" w:sz="0" w:space="0" w:color="auto"/>
                    <w:right w:val="none" w:sz="0" w:space="0" w:color="auto"/>
                  </w:divBdr>
                </w:div>
                <w:div w:id="1905094397">
                  <w:marLeft w:val="640"/>
                  <w:marRight w:val="0"/>
                  <w:marTop w:val="0"/>
                  <w:marBottom w:val="0"/>
                  <w:divBdr>
                    <w:top w:val="none" w:sz="0" w:space="0" w:color="auto"/>
                    <w:left w:val="none" w:sz="0" w:space="0" w:color="auto"/>
                    <w:bottom w:val="none" w:sz="0" w:space="0" w:color="auto"/>
                    <w:right w:val="none" w:sz="0" w:space="0" w:color="auto"/>
                  </w:divBdr>
                </w:div>
                <w:div w:id="1636593920">
                  <w:marLeft w:val="640"/>
                  <w:marRight w:val="0"/>
                  <w:marTop w:val="0"/>
                  <w:marBottom w:val="0"/>
                  <w:divBdr>
                    <w:top w:val="none" w:sz="0" w:space="0" w:color="auto"/>
                    <w:left w:val="none" w:sz="0" w:space="0" w:color="auto"/>
                    <w:bottom w:val="none" w:sz="0" w:space="0" w:color="auto"/>
                    <w:right w:val="none" w:sz="0" w:space="0" w:color="auto"/>
                  </w:divBdr>
                </w:div>
                <w:div w:id="945499556">
                  <w:marLeft w:val="640"/>
                  <w:marRight w:val="0"/>
                  <w:marTop w:val="0"/>
                  <w:marBottom w:val="0"/>
                  <w:divBdr>
                    <w:top w:val="none" w:sz="0" w:space="0" w:color="auto"/>
                    <w:left w:val="none" w:sz="0" w:space="0" w:color="auto"/>
                    <w:bottom w:val="none" w:sz="0" w:space="0" w:color="auto"/>
                    <w:right w:val="none" w:sz="0" w:space="0" w:color="auto"/>
                  </w:divBdr>
                </w:div>
                <w:div w:id="790902346">
                  <w:marLeft w:val="640"/>
                  <w:marRight w:val="0"/>
                  <w:marTop w:val="0"/>
                  <w:marBottom w:val="0"/>
                  <w:divBdr>
                    <w:top w:val="none" w:sz="0" w:space="0" w:color="auto"/>
                    <w:left w:val="none" w:sz="0" w:space="0" w:color="auto"/>
                    <w:bottom w:val="none" w:sz="0" w:space="0" w:color="auto"/>
                    <w:right w:val="none" w:sz="0" w:space="0" w:color="auto"/>
                  </w:divBdr>
                </w:div>
                <w:div w:id="836724578">
                  <w:marLeft w:val="640"/>
                  <w:marRight w:val="0"/>
                  <w:marTop w:val="0"/>
                  <w:marBottom w:val="0"/>
                  <w:divBdr>
                    <w:top w:val="none" w:sz="0" w:space="0" w:color="auto"/>
                    <w:left w:val="none" w:sz="0" w:space="0" w:color="auto"/>
                    <w:bottom w:val="none" w:sz="0" w:space="0" w:color="auto"/>
                    <w:right w:val="none" w:sz="0" w:space="0" w:color="auto"/>
                  </w:divBdr>
                </w:div>
                <w:div w:id="1091508549">
                  <w:marLeft w:val="640"/>
                  <w:marRight w:val="0"/>
                  <w:marTop w:val="0"/>
                  <w:marBottom w:val="0"/>
                  <w:divBdr>
                    <w:top w:val="none" w:sz="0" w:space="0" w:color="auto"/>
                    <w:left w:val="none" w:sz="0" w:space="0" w:color="auto"/>
                    <w:bottom w:val="none" w:sz="0" w:space="0" w:color="auto"/>
                    <w:right w:val="none" w:sz="0" w:space="0" w:color="auto"/>
                  </w:divBdr>
                </w:div>
                <w:div w:id="1795097404">
                  <w:marLeft w:val="640"/>
                  <w:marRight w:val="0"/>
                  <w:marTop w:val="0"/>
                  <w:marBottom w:val="0"/>
                  <w:divBdr>
                    <w:top w:val="none" w:sz="0" w:space="0" w:color="auto"/>
                    <w:left w:val="none" w:sz="0" w:space="0" w:color="auto"/>
                    <w:bottom w:val="none" w:sz="0" w:space="0" w:color="auto"/>
                    <w:right w:val="none" w:sz="0" w:space="0" w:color="auto"/>
                  </w:divBdr>
                </w:div>
                <w:div w:id="126123921">
                  <w:marLeft w:val="640"/>
                  <w:marRight w:val="0"/>
                  <w:marTop w:val="0"/>
                  <w:marBottom w:val="0"/>
                  <w:divBdr>
                    <w:top w:val="none" w:sz="0" w:space="0" w:color="auto"/>
                    <w:left w:val="none" w:sz="0" w:space="0" w:color="auto"/>
                    <w:bottom w:val="none" w:sz="0" w:space="0" w:color="auto"/>
                    <w:right w:val="none" w:sz="0" w:space="0" w:color="auto"/>
                  </w:divBdr>
                </w:div>
                <w:div w:id="1768114456">
                  <w:marLeft w:val="640"/>
                  <w:marRight w:val="0"/>
                  <w:marTop w:val="0"/>
                  <w:marBottom w:val="0"/>
                  <w:divBdr>
                    <w:top w:val="none" w:sz="0" w:space="0" w:color="auto"/>
                    <w:left w:val="none" w:sz="0" w:space="0" w:color="auto"/>
                    <w:bottom w:val="none" w:sz="0" w:space="0" w:color="auto"/>
                    <w:right w:val="none" w:sz="0" w:space="0" w:color="auto"/>
                  </w:divBdr>
                </w:div>
                <w:div w:id="1149597663">
                  <w:marLeft w:val="640"/>
                  <w:marRight w:val="0"/>
                  <w:marTop w:val="0"/>
                  <w:marBottom w:val="0"/>
                  <w:divBdr>
                    <w:top w:val="none" w:sz="0" w:space="0" w:color="auto"/>
                    <w:left w:val="none" w:sz="0" w:space="0" w:color="auto"/>
                    <w:bottom w:val="none" w:sz="0" w:space="0" w:color="auto"/>
                    <w:right w:val="none" w:sz="0" w:space="0" w:color="auto"/>
                  </w:divBdr>
                </w:div>
                <w:div w:id="1655329534">
                  <w:marLeft w:val="640"/>
                  <w:marRight w:val="0"/>
                  <w:marTop w:val="0"/>
                  <w:marBottom w:val="0"/>
                  <w:divBdr>
                    <w:top w:val="none" w:sz="0" w:space="0" w:color="auto"/>
                    <w:left w:val="none" w:sz="0" w:space="0" w:color="auto"/>
                    <w:bottom w:val="none" w:sz="0" w:space="0" w:color="auto"/>
                    <w:right w:val="none" w:sz="0" w:space="0" w:color="auto"/>
                  </w:divBdr>
                </w:div>
                <w:div w:id="212010408">
                  <w:marLeft w:val="640"/>
                  <w:marRight w:val="0"/>
                  <w:marTop w:val="0"/>
                  <w:marBottom w:val="0"/>
                  <w:divBdr>
                    <w:top w:val="none" w:sz="0" w:space="0" w:color="auto"/>
                    <w:left w:val="none" w:sz="0" w:space="0" w:color="auto"/>
                    <w:bottom w:val="none" w:sz="0" w:space="0" w:color="auto"/>
                    <w:right w:val="none" w:sz="0" w:space="0" w:color="auto"/>
                  </w:divBdr>
                </w:div>
                <w:div w:id="500661296">
                  <w:marLeft w:val="640"/>
                  <w:marRight w:val="0"/>
                  <w:marTop w:val="0"/>
                  <w:marBottom w:val="0"/>
                  <w:divBdr>
                    <w:top w:val="none" w:sz="0" w:space="0" w:color="auto"/>
                    <w:left w:val="none" w:sz="0" w:space="0" w:color="auto"/>
                    <w:bottom w:val="none" w:sz="0" w:space="0" w:color="auto"/>
                    <w:right w:val="none" w:sz="0" w:space="0" w:color="auto"/>
                  </w:divBdr>
                </w:div>
                <w:div w:id="529221178">
                  <w:marLeft w:val="640"/>
                  <w:marRight w:val="0"/>
                  <w:marTop w:val="0"/>
                  <w:marBottom w:val="0"/>
                  <w:divBdr>
                    <w:top w:val="none" w:sz="0" w:space="0" w:color="auto"/>
                    <w:left w:val="none" w:sz="0" w:space="0" w:color="auto"/>
                    <w:bottom w:val="none" w:sz="0" w:space="0" w:color="auto"/>
                    <w:right w:val="none" w:sz="0" w:space="0" w:color="auto"/>
                  </w:divBdr>
                </w:div>
                <w:div w:id="218830789">
                  <w:marLeft w:val="640"/>
                  <w:marRight w:val="0"/>
                  <w:marTop w:val="0"/>
                  <w:marBottom w:val="0"/>
                  <w:divBdr>
                    <w:top w:val="none" w:sz="0" w:space="0" w:color="auto"/>
                    <w:left w:val="none" w:sz="0" w:space="0" w:color="auto"/>
                    <w:bottom w:val="none" w:sz="0" w:space="0" w:color="auto"/>
                    <w:right w:val="none" w:sz="0" w:space="0" w:color="auto"/>
                  </w:divBdr>
                </w:div>
                <w:div w:id="533923501">
                  <w:marLeft w:val="640"/>
                  <w:marRight w:val="0"/>
                  <w:marTop w:val="0"/>
                  <w:marBottom w:val="0"/>
                  <w:divBdr>
                    <w:top w:val="none" w:sz="0" w:space="0" w:color="auto"/>
                    <w:left w:val="none" w:sz="0" w:space="0" w:color="auto"/>
                    <w:bottom w:val="none" w:sz="0" w:space="0" w:color="auto"/>
                    <w:right w:val="none" w:sz="0" w:space="0" w:color="auto"/>
                  </w:divBdr>
                </w:div>
                <w:div w:id="409737053">
                  <w:marLeft w:val="640"/>
                  <w:marRight w:val="0"/>
                  <w:marTop w:val="0"/>
                  <w:marBottom w:val="0"/>
                  <w:divBdr>
                    <w:top w:val="none" w:sz="0" w:space="0" w:color="auto"/>
                    <w:left w:val="none" w:sz="0" w:space="0" w:color="auto"/>
                    <w:bottom w:val="none" w:sz="0" w:space="0" w:color="auto"/>
                    <w:right w:val="none" w:sz="0" w:space="0" w:color="auto"/>
                  </w:divBdr>
                </w:div>
                <w:div w:id="816454682">
                  <w:marLeft w:val="640"/>
                  <w:marRight w:val="0"/>
                  <w:marTop w:val="0"/>
                  <w:marBottom w:val="0"/>
                  <w:divBdr>
                    <w:top w:val="none" w:sz="0" w:space="0" w:color="auto"/>
                    <w:left w:val="none" w:sz="0" w:space="0" w:color="auto"/>
                    <w:bottom w:val="none" w:sz="0" w:space="0" w:color="auto"/>
                    <w:right w:val="none" w:sz="0" w:space="0" w:color="auto"/>
                  </w:divBdr>
                </w:div>
              </w:divsChild>
            </w:div>
            <w:div w:id="262611099">
              <w:marLeft w:val="0"/>
              <w:marRight w:val="0"/>
              <w:marTop w:val="0"/>
              <w:marBottom w:val="0"/>
              <w:divBdr>
                <w:top w:val="none" w:sz="0" w:space="0" w:color="auto"/>
                <w:left w:val="none" w:sz="0" w:space="0" w:color="auto"/>
                <w:bottom w:val="none" w:sz="0" w:space="0" w:color="auto"/>
                <w:right w:val="none" w:sz="0" w:space="0" w:color="auto"/>
              </w:divBdr>
              <w:divsChild>
                <w:div w:id="2061440305">
                  <w:marLeft w:val="640"/>
                  <w:marRight w:val="0"/>
                  <w:marTop w:val="0"/>
                  <w:marBottom w:val="0"/>
                  <w:divBdr>
                    <w:top w:val="none" w:sz="0" w:space="0" w:color="auto"/>
                    <w:left w:val="none" w:sz="0" w:space="0" w:color="auto"/>
                    <w:bottom w:val="none" w:sz="0" w:space="0" w:color="auto"/>
                    <w:right w:val="none" w:sz="0" w:space="0" w:color="auto"/>
                  </w:divBdr>
                </w:div>
                <w:div w:id="2020038687">
                  <w:marLeft w:val="640"/>
                  <w:marRight w:val="0"/>
                  <w:marTop w:val="0"/>
                  <w:marBottom w:val="0"/>
                  <w:divBdr>
                    <w:top w:val="none" w:sz="0" w:space="0" w:color="auto"/>
                    <w:left w:val="none" w:sz="0" w:space="0" w:color="auto"/>
                    <w:bottom w:val="none" w:sz="0" w:space="0" w:color="auto"/>
                    <w:right w:val="none" w:sz="0" w:space="0" w:color="auto"/>
                  </w:divBdr>
                </w:div>
                <w:div w:id="217590497">
                  <w:marLeft w:val="640"/>
                  <w:marRight w:val="0"/>
                  <w:marTop w:val="0"/>
                  <w:marBottom w:val="0"/>
                  <w:divBdr>
                    <w:top w:val="none" w:sz="0" w:space="0" w:color="auto"/>
                    <w:left w:val="none" w:sz="0" w:space="0" w:color="auto"/>
                    <w:bottom w:val="none" w:sz="0" w:space="0" w:color="auto"/>
                    <w:right w:val="none" w:sz="0" w:space="0" w:color="auto"/>
                  </w:divBdr>
                </w:div>
                <w:div w:id="1901400131">
                  <w:marLeft w:val="640"/>
                  <w:marRight w:val="0"/>
                  <w:marTop w:val="0"/>
                  <w:marBottom w:val="0"/>
                  <w:divBdr>
                    <w:top w:val="none" w:sz="0" w:space="0" w:color="auto"/>
                    <w:left w:val="none" w:sz="0" w:space="0" w:color="auto"/>
                    <w:bottom w:val="none" w:sz="0" w:space="0" w:color="auto"/>
                    <w:right w:val="none" w:sz="0" w:space="0" w:color="auto"/>
                  </w:divBdr>
                </w:div>
                <w:div w:id="1690063921">
                  <w:marLeft w:val="640"/>
                  <w:marRight w:val="0"/>
                  <w:marTop w:val="0"/>
                  <w:marBottom w:val="0"/>
                  <w:divBdr>
                    <w:top w:val="none" w:sz="0" w:space="0" w:color="auto"/>
                    <w:left w:val="none" w:sz="0" w:space="0" w:color="auto"/>
                    <w:bottom w:val="none" w:sz="0" w:space="0" w:color="auto"/>
                    <w:right w:val="none" w:sz="0" w:space="0" w:color="auto"/>
                  </w:divBdr>
                </w:div>
                <w:div w:id="1167133779">
                  <w:marLeft w:val="640"/>
                  <w:marRight w:val="0"/>
                  <w:marTop w:val="0"/>
                  <w:marBottom w:val="0"/>
                  <w:divBdr>
                    <w:top w:val="none" w:sz="0" w:space="0" w:color="auto"/>
                    <w:left w:val="none" w:sz="0" w:space="0" w:color="auto"/>
                    <w:bottom w:val="none" w:sz="0" w:space="0" w:color="auto"/>
                    <w:right w:val="none" w:sz="0" w:space="0" w:color="auto"/>
                  </w:divBdr>
                </w:div>
                <w:div w:id="103305750">
                  <w:marLeft w:val="640"/>
                  <w:marRight w:val="0"/>
                  <w:marTop w:val="0"/>
                  <w:marBottom w:val="0"/>
                  <w:divBdr>
                    <w:top w:val="none" w:sz="0" w:space="0" w:color="auto"/>
                    <w:left w:val="none" w:sz="0" w:space="0" w:color="auto"/>
                    <w:bottom w:val="none" w:sz="0" w:space="0" w:color="auto"/>
                    <w:right w:val="none" w:sz="0" w:space="0" w:color="auto"/>
                  </w:divBdr>
                </w:div>
                <w:div w:id="2085830418">
                  <w:marLeft w:val="640"/>
                  <w:marRight w:val="0"/>
                  <w:marTop w:val="0"/>
                  <w:marBottom w:val="0"/>
                  <w:divBdr>
                    <w:top w:val="none" w:sz="0" w:space="0" w:color="auto"/>
                    <w:left w:val="none" w:sz="0" w:space="0" w:color="auto"/>
                    <w:bottom w:val="none" w:sz="0" w:space="0" w:color="auto"/>
                    <w:right w:val="none" w:sz="0" w:space="0" w:color="auto"/>
                  </w:divBdr>
                </w:div>
                <w:div w:id="1904174349">
                  <w:marLeft w:val="640"/>
                  <w:marRight w:val="0"/>
                  <w:marTop w:val="0"/>
                  <w:marBottom w:val="0"/>
                  <w:divBdr>
                    <w:top w:val="none" w:sz="0" w:space="0" w:color="auto"/>
                    <w:left w:val="none" w:sz="0" w:space="0" w:color="auto"/>
                    <w:bottom w:val="none" w:sz="0" w:space="0" w:color="auto"/>
                    <w:right w:val="none" w:sz="0" w:space="0" w:color="auto"/>
                  </w:divBdr>
                </w:div>
                <w:div w:id="1257399286">
                  <w:marLeft w:val="640"/>
                  <w:marRight w:val="0"/>
                  <w:marTop w:val="0"/>
                  <w:marBottom w:val="0"/>
                  <w:divBdr>
                    <w:top w:val="none" w:sz="0" w:space="0" w:color="auto"/>
                    <w:left w:val="none" w:sz="0" w:space="0" w:color="auto"/>
                    <w:bottom w:val="none" w:sz="0" w:space="0" w:color="auto"/>
                    <w:right w:val="none" w:sz="0" w:space="0" w:color="auto"/>
                  </w:divBdr>
                </w:div>
                <w:div w:id="1450509854">
                  <w:marLeft w:val="640"/>
                  <w:marRight w:val="0"/>
                  <w:marTop w:val="0"/>
                  <w:marBottom w:val="0"/>
                  <w:divBdr>
                    <w:top w:val="none" w:sz="0" w:space="0" w:color="auto"/>
                    <w:left w:val="none" w:sz="0" w:space="0" w:color="auto"/>
                    <w:bottom w:val="none" w:sz="0" w:space="0" w:color="auto"/>
                    <w:right w:val="none" w:sz="0" w:space="0" w:color="auto"/>
                  </w:divBdr>
                </w:div>
                <w:div w:id="327290165">
                  <w:marLeft w:val="640"/>
                  <w:marRight w:val="0"/>
                  <w:marTop w:val="0"/>
                  <w:marBottom w:val="0"/>
                  <w:divBdr>
                    <w:top w:val="none" w:sz="0" w:space="0" w:color="auto"/>
                    <w:left w:val="none" w:sz="0" w:space="0" w:color="auto"/>
                    <w:bottom w:val="none" w:sz="0" w:space="0" w:color="auto"/>
                    <w:right w:val="none" w:sz="0" w:space="0" w:color="auto"/>
                  </w:divBdr>
                </w:div>
                <w:div w:id="1141002968">
                  <w:marLeft w:val="640"/>
                  <w:marRight w:val="0"/>
                  <w:marTop w:val="0"/>
                  <w:marBottom w:val="0"/>
                  <w:divBdr>
                    <w:top w:val="none" w:sz="0" w:space="0" w:color="auto"/>
                    <w:left w:val="none" w:sz="0" w:space="0" w:color="auto"/>
                    <w:bottom w:val="none" w:sz="0" w:space="0" w:color="auto"/>
                    <w:right w:val="none" w:sz="0" w:space="0" w:color="auto"/>
                  </w:divBdr>
                </w:div>
                <w:div w:id="178079560">
                  <w:marLeft w:val="640"/>
                  <w:marRight w:val="0"/>
                  <w:marTop w:val="0"/>
                  <w:marBottom w:val="0"/>
                  <w:divBdr>
                    <w:top w:val="none" w:sz="0" w:space="0" w:color="auto"/>
                    <w:left w:val="none" w:sz="0" w:space="0" w:color="auto"/>
                    <w:bottom w:val="none" w:sz="0" w:space="0" w:color="auto"/>
                    <w:right w:val="none" w:sz="0" w:space="0" w:color="auto"/>
                  </w:divBdr>
                </w:div>
                <w:div w:id="1739325883">
                  <w:marLeft w:val="640"/>
                  <w:marRight w:val="0"/>
                  <w:marTop w:val="0"/>
                  <w:marBottom w:val="0"/>
                  <w:divBdr>
                    <w:top w:val="none" w:sz="0" w:space="0" w:color="auto"/>
                    <w:left w:val="none" w:sz="0" w:space="0" w:color="auto"/>
                    <w:bottom w:val="none" w:sz="0" w:space="0" w:color="auto"/>
                    <w:right w:val="none" w:sz="0" w:space="0" w:color="auto"/>
                  </w:divBdr>
                </w:div>
                <w:div w:id="844249032">
                  <w:marLeft w:val="640"/>
                  <w:marRight w:val="0"/>
                  <w:marTop w:val="0"/>
                  <w:marBottom w:val="0"/>
                  <w:divBdr>
                    <w:top w:val="none" w:sz="0" w:space="0" w:color="auto"/>
                    <w:left w:val="none" w:sz="0" w:space="0" w:color="auto"/>
                    <w:bottom w:val="none" w:sz="0" w:space="0" w:color="auto"/>
                    <w:right w:val="none" w:sz="0" w:space="0" w:color="auto"/>
                  </w:divBdr>
                </w:div>
                <w:div w:id="852693234">
                  <w:marLeft w:val="640"/>
                  <w:marRight w:val="0"/>
                  <w:marTop w:val="0"/>
                  <w:marBottom w:val="0"/>
                  <w:divBdr>
                    <w:top w:val="none" w:sz="0" w:space="0" w:color="auto"/>
                    <w:left w:val="none" w:sz="0" w:space="0" w:color="auto"/>
                    <w:bottom w:val="none" w:sz="0" w:space="0" w:color="auto"/>
                    <w:right w:val="none" w:sz="0" w:space="0" w:color="auto"/>
                  </w:divBdr>
                </w:div>
                <w:div w:id="1602450967">
                  <w:marLeft w:val="640"/>
                  <w:marRight w:val="0"/>
                  <w:marTop w:val="0"/>
                  <w:marBottom w:val="0"/>
                  <w:divBdr>
                    <w:top w:val="none" w:sz="0" w:space="0" w:color="auto"/>
                    <w:left w:val="none" w:sz="0" w:space="0" w:color="auto"/>
                    <w:bottom w:val="none" w:sz="0" w:space="0" w:color="auto"/>
                    <w:right w:val="none" w:sz="0" w:space="0" w:color="auto"/>
                  </w:divBdr>
                </w:div>
                <w:div w:id="450245554">
                  <w:marLeft w:val="640"/>
                  <w:marRight w:val="0"/>
                  <w:marTop w:val="0"/>
                  <w:marBottom w:val="0"/>
                  <w:divBdr>
                    <w:top w:val="none" w:sz="0" w:space="0" w:color="auto"/>
                    <w:left w:val="none" w:sz="0" w:space="0" w:color="auto"/>
                    <w:bottom w:val="none" w:sz="0" w:space="0" w:color="auto"/>
                    <w:right w:val="none" w:sz="0" w:space="0" w:color="auto"/>
                  </w:divBdr>
                </w:div>
                <w:div w:id="1658924935">
                  <w:marLeft w:val="640"/>
                  <w:marRight w:val="0"/>
                  <w:marTop w:val="0"/>
                  <w:marBottom w:val="0"/>
                  <w:divBdr>
                    <w:top w:val="none" w:sz="0" w:space="0" w:color="auto"/>
                    <w:left w:val="none" w:sz="0" w:space="0" w:color="auto"/>
                    <w:bottom w:val="none" w:sz="0" w:space="0" w:color="auto"/>
                    <w:right w:val="none" w:sz="0" w:space="0" w:color="auto"/>
                  </w:divBdr>
                </w:div>
                <w:div w:id="1952516455">
                  <w:marLeft w:val="640"/>
                  <w:marRight w:val="0"/>
                  <w:marTop w:val="0"/>
                  <w:marBottom w:val="0"/>
                  <w:divBdr>
                    <w:top w:val="none" w:sz="0" w:space="0" w:color="auto"/>
                    <w:left w:val="none" w:sz="0" w:space="0" w:color="auto"/>
                    <w:bottom w:val="none" w:sz="0" w:space="0" w:color="auto"/>
                    <w:right w:val="none" w:sz="0" w:space="0" w:color="auto"/>
                  </w:divBdr>
                </w:div>
                <w:div w:id="1791436961">
                  <w:marLeft w:val="640"/>
                  <w:marRight w:val="0"/>
                  <w:marTop w:val="0"/>
                  <w:marBottom w:val="0"/>
                  <w:divBdr>
                    <w:top w:val="none" w:sz="0" w:space="0" w:color="auto"/>
                    <w:left w:val="none" w:sz="0" w:space="0" w:color="auto"/>
                    <w:bottom w:val="none" w:sz="0" w:space="0" w:color="auto"/>
                    <w:right w:val="none" w:sz="0" w:space="0" w:color="auto"/>
                  </w:divBdr>
                </w:div>
                <w:div w:id="1008408878">
                  <w:marLeft w:val="640"/>
                  <w:marRight w:val="0"/>
                  <w:marTop w:val="0"/>
                  <w:marBottom w:val="0"/>
                  <w:divBdr>
                    <w:top w:val="none" w:sz="0" w:space="0" w:color="auto"/>
                    <w:left w:val="none" w:sz="0" w:space="0" w:color="auto"/>
                    <w:bottom w:val="none" w:sz="0" w:space="0" w:color="auto"/>
                    <w:right w:val="none" w:sz="0" w:space="0" w:color="auto"/>
                  </w:divBdr>
                </w:div>
                <w:div w:id="1079519937">
                  <w:marLeft w:val="640"/>
                  <w:marRight w:val="0"/>
                  <w:marTop w:val="0"/>
                  <w:marBottom w:val="0"/>
                  <w:divBdr>
                    <w:top w:val="none" w:sz="0" w:space="0" w:color="auto"/>
                    <w:left w:val="none" w:sz="0" w:space="0" w:color="auto"/>
                    <w:bottom w:val="none" w:sz="0" w:space="0" w:color="auto"/>
                    <w:right w:val="none" w:sz="0" w:space="0" w:color="auto"/>
                  </w:divBdr>
                </w:div>
                <w:div w:id="410586719">
                  <w:marLeft w:val="640"/>
                  <w:marRight w:val="0"/>
                  <w:marTop w:val="0"/>
                  <w:marBottom w:val="0"/>
                  <w:divBdr>
                    <w:top w:val="none" w:sz="0" w:space="0" w:color="auto"/>
                    <w:left w:val="none" w:sz="0" w:space="0" w:color="auto"/>
                    <w:bottom w:val="none" w:sz="0" w:space="0" w:color="auto"/>
                    <w:right w:val="none" w:sz="0" w:space="0" w:color="auto"/>
                  </w:divBdr>
                </w:div>
                <w:div w:id="2029521695">
                  <w:marLeft w:val="640"/>
                  <w:marRight w:val="0"/>
                  <w:marTop w:val="0"/>
                  <w:marBottom w:val="0"/>
                  <w:divBdr>
                    <w:top w:val="none" w:sz="0" w:space="0" w:color="auto"/>
                    <w:left w:val="none" w:sz="0" w:space="0" w:color="auto"/>
                    <w:bottom w:val="none" w:sz="0" w:space="0" w:color="auto"/>
                    <w:right w:val="none" w:sz="0" w:space="0" w:color="auto"/>
                  </w:divBdr>
                </w:div>
                <w:div w:id="40593471">
                  <w:marLeft w:val="640"/>
                  <w:marRight w:val="0"/>
                  <w:marTop w:val="0"/>
                  <w:marBottom w:val="0"/>
                  <w:divBdr>
                    <w:top w:val="none" w:sz="0" w:space="0" w:color="auto"/>
                    <w:left w:val="none" w:sz="0" w:space="0" w:color="auto"/>
                    <w:bottom w:val="none" w:sz="0" w:space="0" w:color="auto"/>
                    <w:right w:val="none" w:sz="0" w:space="0" w:color="auto"/>
                  </w:divBdr>
                </w:div>
                <w:div w:id="438570606">
                  <w:marLeft w:val="640"/>
                  <w:marRight w:val="0"/>
                  <w:marTop w:val="0"/>
                  <w:marBottom w:val="0"/>
                  <w:divBdr>
                    <w:top w:val="none" w:sz="0" w:space="0" w:color="auto"/>
                    <w:left w:val="none" w:sz="0" w:space="0" w:color="auto"/>
                    <w:bottom w:val="none" w:sz="0" w:space="0" w:color="auto"/>
                    <w:right w:val="none" w:sz="0" w:space="0" w:color="auto"/>
                  </w:divBdr>
                </w:div>
                <w:div w:id="818963406">
                  <w:marLeft w:val="640"/>
                  <w:marRight w:val="0"/>
                  <w:marTop w:val="0"/>
                  <w:marBottom w:val="0"/>
                  <w:divBdr>
                    <w:top w:val="none" w:sz="0" w:space="0" w:color="auto"/>
                    <w:left w:val="none" w:sz="0" w:space="0" w:color="auto"/>
                    <w:bottom w:val="none" w:sz="0" w:space="0" w:color="auto"/>
                    <w:right w:val="none" w:sz="0" w:space="0" w:color="auto"/>
                  </w:divBdr>
                </w:div>
              </w:divsChild>
            </w:div>
            <w:div w:id="138233236">
              <w:marLeft w:val="0"/>
              <w:marRight w:val="0"/>
              <w:marTop w:val="0"/>
              <w:marBottom w:val="0"/>
              <w:divBdr>
                <w:top w:val="none" w:sz="0" w:space="0" w:color="auto"/>
                <w:left w:val="none" w:sz="0" w:space="0" w:color="auto"/>
                <w:bottom w:val="none" w:sz="0" w:space="0" w:color="auto"/>
                <w:right w:val="none" w:sz="0" w:space="0" w:color="auto"/>
              </w:divBdr>
              <w:divsChild>
                <w:div w:id="1074427105">
                  <w:marLeft w:val="640"/>
                  <w:marRight w:val="0"/>
                  <w:marTop w:val="0"/>
                  <w:marBottom w:val="0"/>
                  <w:divBdr>
                    <w:top w:val="none" w:sz="0" w:space="0" w:color="auto"/>
                    <w:left w:val="none" w:sz="0" w:space="0" w:color="auto"/>
                    <w:bottom w:val="none" w:sz="0" w:space="0" w:color="auto"/>
                    <w:right w:val="none" w:sz="0" w:space="0" w:color="auto"/>
                  </w:divBdr>
                </w:div>
                <w:div w:id="156925696">
                  <w:marLeft w:val="640"/>
                  <w:marRight w:val="0"/>
                  <w:marTop w:val="0"/>
                  <w:marBottom w:val="0"/>
                  <w:divBdr>
                    <w:top w:val="none" w:sz="0" w:space="0" w:color="auto"/>
                    <w:left w:val="none" w:sz="0" w:space="0" w:color="auto"/>
                    <w:bottom w:val="none" w:sz="0" w:space="0" w:color="auto"/>
                    <w:right w:val="none" w:sz="0" w:space="0" w:color="auto"/>
                  </w:divBdr>
                </w:div>
                <w:div w:id="1646466822">
                  <w:marLeft w:val="640"/>
                  <w:marRight w:val="0"/>
                  <w:marTop w:val="0"/>
                  <w:marBottom w:val="0"/>
                  <w:divBdr>
                    <w:top w:val="none" w:sz="0" w:space="0" w:color="auto"/>
                    <w:left w:val="none" w:sz="0" w:space="0" w:color="auto"/>
                    <w:bottom w:val="none" w:sz="0" w:space="0" w:color="auto"/>
                    <w:right w:val="none" w:sz="0" w:space="0" w:color="auto"/>
                  </w:divBdr>
                </w:div>
                <w:div w:id="223444947">
                  <w:marLeft w:val="640"/>
                  <w:marRight w:val="0"/>
                  <w:marTop w:val="0"/>
                  <w:marBottom w:val="0"/>
                  <w:divBdr>
                    <w:top w:val="none" w:sz="0" w:space="0" w:color="auto"/>
                    <w:left w:val="none" w:sz="0" w:space="0" w:color="auto"/>
                    <w:bottom w:val="none" w:sz="0" w:space="0" w:color="auto"/>
                    <w:right w:val="none" w:sz="0" w:space="0" w:color="auto"/>
                  </w:divBdr>
                </w:div>
                <w:div w:id="299119117">
                  <w:marLeft w:val="640"/>
                  <w:marRight w:val="0"/>
                  <w:marTop w:val="0"/>
                  <w:marBottom w:val="0"/>
                  <w:divBdr>
                    <w:top w:val="none" w:sz="0" w:space="0" w:color="auto"/>
                    <w:left w:val="none" w:sz="0" w:space="0" w:color="auto"/>
                    <w:bottom w:val="none" w:sz="0" w:space="0" w:color="auto"/>
                    <w:right w:val="none" w:sz="0" w:space="0" w:color="auto"/>
                  </w:divBdr>
                </w:div>
                <w:div w:id="1207334740">
                  <w:marLeft w:val="640"/>
                  <w:marRight w:val="0"/>
                  <w:marTop w:val="0"/>
                  <w:marBottom w:val="0"/>
                  <w:divBdr>
                    <w:top w:val="none" w:sz="0" w:space="0" w:color="auto"/>
                    <w:left w:val="none" w:sz="0" w:space="0" w:color="auto"/>
                    <w:bottom w:val="none" w:sz="0" w:space="0" w:color="auto"/>
                    <w:right w:val="none" w:sz="0" w:space="0" w:color="auto"/>
                  </w:divBdr>
                </w:div>
                <w:div w:id="1285430860">
                  <w:marLeft w:val="640"/>
                  <w:marRight w:val="0"/>
                  <w:marTop w:val="0"/>
                  <w:marBottom w:val="0"/>
                  <w:divBdr>
                    <w:top w:val="none" w:sz="0" w:space="0" w:color="auto"/>
                    <w:left w:val="none" w:sz="0" w:space="0" w:color="auto"/>
                    <w:bottom w:val="none" w:sz="0" w:space="0" w:color="auto"/>
                    <w:right w:val="none" w:sz="0" w:space="0" w:color="auto"/>
                  </w:divBdr>
                </w:div>
                <w:div w:id="2020038228">
                  <w:marLeft w:val="640"/>
                  <w:marRight w:val="0"/>
                  <w:marTop w:val="0"/>
                  <w:marBottom w:val="0"/>
                  <w:divBdr>
                    <w:top w:val="none" w:sz="0" w:space="0" w:color="auto"/>
                    <w:left w:val="none" w:sz="0" w:space="0" w:color="auto"/>
                    <w:bottom w:val="none" w:sz="0" w:space="0" w:color="auto"/>
                    <w:right w:val="none" w:sz="0" w:space="0" w:color="auto"/>
                  </w:divBdr>
                </w:div>
                <w:div w:id="954213910">
                  <w:marLeft w:val="640"/>
                  <w:marRight w:val="0"/>
                  <w:marTop w:val="0"/>
                  <w:marBottom w:val="0"/>
                  <w:divBdr>
                    <w:top w:val="none" w:sz="0" w:space="0" w:color="auto"/>
                    <w:left w:val="none" w:sz="0" w:space="0" w:color="auto"/>
                    <w:bottom w:val="none" w:sz="0" w:space="0" w:color="auto"/>
                    <w:right w:val="none" w:sz="0" w:space="0" w:color="auto"/>
                  </w:divBdr>
                </w:div>
                <w:div w:id="941574293">
                  <w:marLeft w:val="640"/>
                  <w:marRight w:val="0"/>
                  <w:marTop w:val="0"/>
                  <w:marBottom w:val="0"/>
                  <w:divBdr>
                    <w:top w:val="none" w:sz="0" w:space="0" w:color="auto"/>
                    <w:left w:val="none" w:sz="0" w:space="0" w:color="auto"/>
                    <w:bottom w:val="none" w:sz="0" w:space="0" w:color="auto"/>
                    <w:right w:val="none" w:sz="0" w:space="0" w:color="auto"/>
                  </w:divBdr>
                </w:div>
                <w:div w:id="1547332751">
                  <w:marLeft w:val="640"/>
                  <w:marRight w:val="0"/>
                  <w:marTop w:val="0"/>
                  <w:marBottom w:val="0"/>
                  <w:divBdr>
                    <w:top w:val="none" w:sz="0" w:space="0" w:color="auto"/>
                    <w:left w:val="none" w:sz="0" w:space="0" w:color="auto"/>
                    <w:bottom w:val="none" w:sz="0" w:space="0" w:color="auto"/>
                    <w:right w:val="none" w:sz="0" w:space="0" w:color="auto"/>
                  </w:divBdr>
                </w:div>
                <w:div w:id="1671978449">
                  <w:marLeft w:val="640"/>
                  <w:marRight w:val="0"/>
                  <w:marTop w:val="0"/>
                  <w:marBottom w:val="0"/>
                  <w:divBdr>
                    <w:top w:val="none" w:sz="0" w:space="0" w:color="auto"/>
                    <w:left w:val="none" w:sz="0" w:space="0" w:color="auto"/>
                    <w:bottom w:val="none" w:sz="0" w:space="0" w:color="auto"/>
                    <w:right w:val="none" w:sz="0" w:space="0" w:color="auto"/>
                  </w:divBdr>
                </w:div>
                <w:div w:id="1555313131">
                  <w:marLeft w:val="640"/>
                  <w:marRight w:val="0"/>
                  <w:marTop w:val="0"/>
                  <w:marBottom w:val="0"/>
                  <w:divBdr>
                    <w:top w:val="none" w:sz="0" w:space="0" w:color="auto"/>
                    <w:left w:val="none" w:sz="0" w:space="0" w:color="auto"/>
                    <w:bottom w:val="none" w:sz="0" w:space="0" w:color="auto"/>
                    <w:right w:val="none" w:sz="0" w:space="0" w:color="auto"/>
                  </w:divBdr>
                </w:div>
                <w:div w:id="1834293824">
                  <w:marLeft w:val="640"/>
                  <w:marRight w:val="0"/>
                  <w:marTop w:val="0"/>
                  <w:marBottom w:val="0"/>
                  <w:divBdr>
                    <w:top w:val="none" w:sz="0" w:space="0" w:color="auto"/>
                    <w:left w:val="none" w:sz="0" w:space="0" w:color="auto"/>
                    <w:bottom w:val="none" w:sz="0" w:space="0" w:color="auto"/>
                    <w:right w:val="none" w:sz="0" w:space="0" w:color="auto"/>
                  </w:divBdr>
                </w:div>
                <w:div w:id="918371513">
                  <w:marLeft w:val="640"/>
                  <w:marRight w:val="0"/>
                  <w:marTop w:val="0"/>
                  <w:marBottom w:val="0"/>
                  <w:divBdr>
                    <w:top w:val="none" w:sz="0" w:space="0" w:color="auto"/>
                    <w:left w:val="none" w:sz="0" w:space="0" w:color="auto"/>
                    <w:bottom w:val="none" w:sz="0" w:space="0" w:color="auto"/>
                    <w:right w:val="none" w:sz="0" w:space="0" w:color="auto"/>
                  </w:divBdr>
                </w:div>
                <w:div w:id="1828276878">
                  <w:marLeft w:val="640"/>
                  <w:marRight w:val="0"/>
                  <w:marTop w:val="0"/>
                  <w:marBottom w:val="0"/>
                  <w:divBdr>
                    <w:top w:val="none" w:sz="0" w:space="0" w:color="auto"/>
                    <w:left w:val="none" w:sz="0" w:space="0" w:color="auto"/>
                    <w:bottom w:val="none" w:sz="0" w:space="0" w:color="auto"/>
                    <w:right w:val="none" w:sz="0" w:space="0" w:color="auto"/>
                  </w:divBdr>
                </w:div>
                <w:div w:id="1700428157">
                  <w:marLeft w:val="640"/>
                  <w:marRight w:val="0"/>
                  <w:marTop w:val="0"/>
                  <w:marBottom w:val="0"/>
                  <w:divBdr>
                    <w:top w:val="none" w:sz="0" w:space="0" w:color="auto"/>
                    <w:left w:val="none" w:sz="0" w:space="0" w:color="auto"/>
                    <w:bottom w:val="none" w:sz="0" w:space="0" w:color="auto"/>
                    <w:right w:val="none" w:sz="0" w:space="0" w:color="auto"/>
                  </w:divBdr>
                </w:div>
                <w:div w:id="1736927658">
                  <w:marLeft w:val="640"/>
                  <w:marRight w:val="0"/>
                  <w:marTop w:val="0"/>
                  <w:marBottom w:val="0"/>
                  <w:divBdr>
                    <w:top w:val="none" w:sz="0" w:space="0" w:color="auto"/>
                    <w:left w:val="none" w:sz="0" w:space="0" w:color="auto"/>
                    <w:bottom w:val="none" w:sz="0" w:space="0" w:color="auto"/>
                    <w:right w:val="none" w:sz="0" w:space="0" w:color="auto"/>
                  </w:divBdr>
                </w:div>
                <w:div w:id="1545100757">
                  <w:marLeft w:val="640"/>
                  <w:marRight w:val="0"/>
                  <w:marTop w:val="0"/>
                  <w:marBottom w:val="0"/>
                  <w:divBdr>
                    <w:top w:val="none" w:sz="0" w:space="0" w:color="auto"/>
                    <w:left w:val="none" w:sz="0" w:space="0" w:color="auto"/>
                    <w:bottom w:val="none" w:sz="0" w:space="0" w:color="auto"/>
                    <w:right w:val="none" w:sz="0" w:space="0" w:color="auto"/>
                  </w:divBdr>
                </w:div>
                <w:div w:id="1872376640">
                  <w:marLeft w:val="640"/>
                  <w:marRight w:val="0"/>
                  <w:marTop w:val="0"/>
                  <w:marBottom w:val="0"/>
                  <w:divBdr>
                    <w:top w:val="none" w:sz="0" w:space="0" w:color="auto"/>
                    <w:left w:val="none" w:sz="0" w:space="0" w:color="auto"/>
                    <w:bottom w:val="none" w:sz="0" w:space="0" w:color="auto"/>
                    <w:right w:val="none" w:sz="0" w:space="0" w:color="auto"/>
                  </w:divBdr>
                </w:div>
                <w:div w:id="330527287">
                  <w:marLeft w:val="640"/>
                  <w:marRight w:val="0"/>
                  <w:marTop w:val="0"/>
                  <w:marBottom w:val="0"/>
                  <w:divBdr>
                    <w:top w:val="none" w:sz="0" w:space="0" w:color="auto"/>
                    <w:left w:val="none" w:sz="0" w:space="0" w:color="auto"/>
                    <w:bottom w:val="none" w:sz="0" w:space="0" w:color="auto"/>
                    <w:right w:val="none" w:sz="0" w:space="0" w:color="auto"/>
                  </w:divBdr>
                </w:div>
                <w:div w:id="1969578984">
                  <w:marLeft w:val="640"/>
                  <w:marRight w:val="0"/>
                  <w:marTop w:val="0"/>
                  <w:marBottom w:val="0"/>
                  <w:divBdr>
                    <w:top w:val="none" w:sz="0" w:space="0" w:color="auto"/>
                    <w:left w:val="none" w:sz="0" w:space="0" w:color="auto"/>
                    <w:bottom w:val="none" w:sz="0" w:space="0" w:color="auto"/>
                    <w:right w:val="none" w:sz="0" w:space="0" w:color="auto"/>
                  </w:divBdr>
                </w:div>
                <w:div w:id="1999335092">
                  <w:marLeft w:val="640"/>
                  <w:marRight w:val="0"/>
                  <w:marTop w:val="0"/>
                  <w:marBottom w:val="0"/>
                  <w:divBdr>
                    <w:top w:val="none" w:sz="0" w:space="0" w:color="auto"/>
                    <w:left w:val="none" w:sz="0" w:space="0" w:color="auto"/>
                    <w:bottom w:val="none" w:sz="0" w:space="0" w:color="auto"/>
                    <w:right w:val="none" w:sz="0" w:space="0" w:color="auto"/>
                  </w:divBdr>
                </w:div>
                <w:div w:id="1319921508">
                  <w:marLeft w:val="640"/>
                  <w:marRight w:val="0"/>
                  <w:marTop w:val="0"/>
                  <w:marBottom w:val="0"/>
                  <w:divBdr>
                    <w:top w:val="none" w:sz="0" w:space="0" w:color="auto"/>
                    <w:left w:val="none" w:sz="0" w:space="0" w:color="auto"/>
                    <w:bottom w:val="none" w:sz="0" w:space="0" w:color="auto"/>
                    <w:right w:val="none" w:sz="0" w:space="0" w:color="auto"/>
                  </w:divBdr>
                </w:div>
                <w:div w:id="1596357538">
                  <w:marLeft w:val="640"/>
                  <w:marRight w:val="0"/>
                  <w:marTop w:val="0"/>
                  <w:marBottom w:val="0"/>
                  <w:divBdr>
                    <w:top w:val="none" w:sz="0" w:space="0" w:color="auto"/>
                    <w:left w:val="none" w:sz="0" w:space="0" w:color="auto"/>
                    <w:bottom w:val="none" w:sz="0" w:space="0" w:color="auto"/>
                    <w:right w:val="none" w:sz="0" w:space="0" w:color="auto"/>
                  </w:divBdr>
                </w:div>
                <w:div w:id="1501890961">
                  <w:marLeft w:val="640"/>
                  <w:marRight w:val="0"/>
                  <w:marTop w:val="0"/>
                  <w:marBottom w:val="0"/>
                  <w:divBdr>
                    <w:top w:val="none" w:sz="0" w:space="0" w:color="auto"/>
                    <w:left w:val="none" w:sz="0" w:space="0" w:color="auto"/>
                    <w:bottom w:val="none" w:sz="0" w:space="0" w:color="auto"/>
                    <w:right w:val="none" w:sz="0" w:space="0" w:color="auto"/>
                  </w:divBdr>
                </w:div>
                <w:div w:id="1156453224">
                  <w:marLeft w:val="640"/>
                  <w:marRight w:val="0"/>
                  <w:marTop w:val="0"/>
                  <w:marBottom w:val="0"/>
                  <w:divBdr>
                    <w:top w:val="none" w:sz="0" w:space="0" w:color="auto"/>
                    <w:left w:val="none" w:sz="0" w:space="0" w:color="auto"/>
                    <w:bottom w:val="none" w:sz="0" w:space="0" w:color="auto"/>
                    <w:right w:val="none" w:sz="0" w:space="0" w:color="auto"/>
                  </w:divBdr>
                </w:div>
                <w:div w:id="1448816328">
                  <w:marLeft w:val="640"/>
                  <w:marRight w:val="0"/>
                  <w:marTop w:val="0"/>
                  <w:marBottom w:val="0"/>
                  <w:divBdr>
                    <w:top w:val="none" w:sz="0" w:space="0" w:color="auto"/>
                    <w:left w:val="none" w:sz="0" w:space="0" w:color="auto"/>
                    <w:bottom w:val="none" w:sz="0" w:space="0" w:color="auto"/>
                    <w:right w:val="none" w:sz="0" w:space="0" w:color="auto"/>
                  </w:divBdr>
                </w:div>
                <w:div w:id="1880437683">
                  <w:marLeft w:val="640"/>
                  <w:marRight w:val="0"/>
                  <w:marTop w:val="0"/>
                  <w:marBottom w:val="0"/>
                  <w:divBdr>
                    <w:top w:val="none" w:sz="0" w:space="0" w:color="auto"/>
                    <w:left w:val="none" w:sz="0" w:space="0" w:color="auto"/>
                    <w:bottom w:val="none" w:sz="0" w:space="0" w:color="auto"/>
                    <w:right w:val="none" w:sz="0" w:space="0" w:color="auto"/>
                  </w:divBdr>
                </w:div>
                <w:div w:id="1227496134">
                  <w:marLeft w:val="640"/>
                  <w:marRight w:val="0"/>
                  <w:marTop w:val="0"/>
                  <w:marBottom w:val="0"/>
                  <w:divBdr>
                    <w:top w:val="none" w:sz="0" w:space="0" w:color="auto"/>
                    <w:left w:val="none" w:sz="0" w:space="0" w:color="auto"/>
                    <w:bottom w:val="none" w:sz="0" w:space="0" w:color="auto"/>
                    <w:right w:val="none" w:sz="0" w:space="0" w:color="auto"/>
                  </w:divBdr>
                </w:div>
              </w:divsChild>
            </w:div>
            <w:div w:id="677469237">
              <w:marLeft w:val="0"/>
              <w:marRight w:val="0"/>
              <w:marTop w:val="0"/>
              <w:marBottom w:val="0"/>
              <w:divBdr>
                <w:top w:val="none" w:sz="0" w:space="0" w:color="auto"/>
                <w:left w:val="none" w:sz="0" w:space="0" w:color="auto"/>
                <w:bottom w:val="none" w:sz="0" w:space="0" w:color="auto"/>
                <w:right w:val="none" w:sz="0" w:space="0" w:color="auto"/>
              </w:divBdr>
              <w:divsChild>
                <w:div w:id="2125424253">
                  <w:marLeft w:val="640"/>
                  <w:marRight w:val="0"/>
                  <w:marTop w:val="0"/>
                  <w:marBottom w:val="0"/>
                  <w:divBdr>
                    <w:top w:val="none" w:sz="0" w:space="0" w:color="auto"/>
                    <w:left w:val="none" w:sz="0" w:space="0" w:color="auto"/>
                    <w:bottom w:val="none" w:sz="0" w:space="0" w:color="auto"/>
                    <w:right w:val="none" w:sz="0" w:space="0" w:color="auto"/>
                  </w:divBdr>
                </w:div>
                <w:div w:id="1482188839">
                  <w:marLeft w:val="640"/>
                  <w:marRight w:val="0"/>
                  <w:marTop w:val="0"/>
                  <w:marBottom w:val="0"/>
                  <w:divBdr>
                    <w:top w:val="none" w:sz="0" w:space="0" w:color="auto"/>
                    <w:left w:val="none" w:sz="0" w:space="0" w:color="auto"/>
                    <w:bottom w:val="none" w:sz="0" w:space="0" w:color="auto"/>
                    <w:right w:val="none" w:sz="0" w:space="0" w:color="auto"/>
                  </w:divBdr>
                </w:div>
                <w:div w:id="1109817813">
                  <w:marLeft w:val="640"/>
                  <w:marRight w:val="0"/>
                  <w:marTop w:val="0"/>
                  <w:marBottom w:val="0"/>
                  <w:divBdr>
                    <w:top w:val="none" w:sz="0" w:space="0" w:color="auto"/>
                    <w:left w:val="none" w:sz="0" w:space="0" w:color="auto"/>
                    <w:bottom w:val="none" w:sz="0" w:space="0" w:color="auto"/>
                    <w:right w:val="none" w:sz="0" w:space="0" w:color="auto"/>
                  </w:divBdr>
                </w:div>
                <w:div w:id="997878950">
                  <w:marLeft w:val="640"/>
                  <w:marRight w:val="0"/>
                  <w:marTop w:val="0"/>
                  <w:marBottom w:val="0"/>
                  <w:divBdr>
                    <w:top w:val="none" w:sz="0" w:space="0" w:color="auto"/>
                    <w:left w:val="none" w:sz="0" w:space="0" w:color="auto"/>
                    <w:bottom w:val="none" w:sz="0" w:space="0" w:color="auto"/>
                    <w:right w:val="none" w:sz="0" w:space="0" w:color="auto"/>
                  </w:divBdr>
                </w:div>
                <w:div w:id="1608654254">
                  <w:marLeft w:val="640"/>
                  <w:marRight w:val="0"/>
                  <w:marTop w:val="0"/>
                  <w:marBottom w:val="0"/>
                  <w:divBdr>
                    <w:top w:val="none" w:sz="0" w:space="0" w:color="auto"/>
                    <w:left w:val="none" w:sz="0" w:space="0" w:color="auto"/>
                    <w:bottom w:val="none" w:sz="0" w:space="0" w:color="auto"/>
                    <w:right w:val="none" w:sz="0" w:space="0" w:color="auto"/>
                  </w:divBdr>
                </w:div>
                <w:div w:id="1230459302">
                  <w:marLeft w:val="640"/>
                  <w:marRight w:val="0"/>
                  <w:marTop w:val="0"/>
                  <w:marBottom w:val="0"/>
                  <w:divBdr>
                    <w:top w:val="none" w:sz="0" w:space="0" w:color="auto"/>
                    <w:left w:val="none" w:sz="0" w:space="0" w:color="auto"/>
                    <w:bottom w:val="none" w:sz="0" w:space="0" w:color="auto"/>
                    <w:right w:val="none" w:sz="0" w:space="0" w:color="auto"/>
                  </w:divBdr>
                </w:div>
                <w:div w:id="1691178224">
                  <w:marLeft w:val="640"/>
                  <w:marRight w:val="0"/>
                  <w:marTop w:val="0"/>
                  <w:marBottom w:val="0"/>
                  <w:divBdr>
                    <w:top w:val="none" w:sz="0" w:space="0" w:color="auto"/>
                    <w:left w:val="none" w:sz="0" w:space="0" w:color="auto"/>
                    <w:bottom w:val="none" w:sz="0" w:space="0" w:color="auto"/>
                    <w:right w:val="none" w:sz="0" w:space="0" w:color="auto"/>
                  </w:divBdr>
                </w:div>
                <w:div w:id="498038607">
                  <w:marLeft w:val="640"/>
                  <w:marRight w:val="0"/>
                  <w:marTop w:val="0"/>
                  <w:marBottom w:val="0"/>
                  <w:divBdr>
                    <w:top w:val="none" w:sz="0" w:space="0" w:color="auto"/>
                    <w:left w:val="none" w:sz="0" w:space="0" w:color="auto"/>
                    <w:bottom w:val="none" w:sz="0" w:space="0" w:color="auto"/>
                    <w:right w:val="none" w:sz="0" w:space="0" w:color="auto"/>
                  </w:divBdr>
                </w:div>
                <w:div w:id="777216421">
                  <w:marLeft w:val="640"/>
                  <w:marRight w:val="0"/>
                  <w:marTop w:val="0"/>
                  <w:marBottom w:val="0"/>
                  <w:divBdr>
                    <w:top w:val="none" w:sz="0" w:space="0" w:color="auto"/>
                    <w:left w:val="none" w:sz="0" w:space="0" w:color="auto"/>
                    <w:bottom w:val="none" w:sz="0" w:space="0" w:color="auto"/>
                    <w:right w:val="none" w:sz="0" w:space="0" w:color="auto"/>
                  </w:divBdr>
                </w:div>
                <w:div w:id="107243846">
                  <w:marLeft w:val="640"/>
                  <w:marRight w:val="0"/>
                  <w:marTop w:val="0"/>
                  <w:marBottom w:val="0"/>
                  <w:divBdr>
                    <w:top w:val="none" w:sz="0" w:space="0" w:color="auto"/>
                    <w:left w:val="none" w:sz="0" w:space="0" w:color="auto"/>
                    <w:bottom w:val="none" w:sz="0" w:space="0" w:color="auto"/>
                    <w:right w:val="none" w:sz="0" w:space="0" w:color="auto"/>
                  </w:divBdr>
                </w:div>
                <w:div w:id="1006637032">
                  <w:marLeft w:val="640"/>
                  <w:marRight w:val="0"/>
                  <w:marTop w:val="0"/>
                  <w:marBottom w:val="0"/>
                  <w:divBdr>
                    <w:top w:val="none" w:sz="0" w:space="0" w:color="auto"/>
                    <w:left w:val="none" w:sz="0" w:space="0" w:color="auto"/>
                    <w:bottom w:val="none" w:sz="0" w:space="0" w:color="auto"/>
                    <w:right w:val="none" w:sz="0" w:space="0" w:color="auto"/>
                  </w:divBdr>
                </w:div>
                <w:div w:id="665599465">
                  <w:marLeft w:val="640"/>
                  <w:marRight w:val="0"/>
                  <w:marTop w:val="0"/>
                  <w:marBottom w:val="0"/>
                  <w:divBdr>
                    <w:top w:val="none" w:sz="0" w:space="0" w:color="auto"/>
                    <w:left w:val="none" w:sz="0" w:space="0" w:color="auto"/>
                    <w:bottom w:val="none" w:sz="0" w:space="0" w:color="auto"/>
                    <w:right w:val="none" w:sz="0" w:space="0" w:color="auto"/>
                  </w:divBdr>
                </w:div>
                <w:div w:id="1657340763">
                  <w:marLeft w:val="640"/>
                  <w:marRight w:val="0"/>
                  <w:marTop w:val="0"/>
                  <w:marBottom w:val="0"/>
                  <w:divBdr>
                    <w:top w:val="none" w:sz="0" w:space="0" w:color="auto"/>
                    <w:left w:val="none" w:sz="0" w:space="0" w:color="auto"/>
                    <w:bottom w:val="none" w:sz="0" w:space="0" w:color="auto"/>
                    <w:right w:val="none" w:sz="0" w:space="0" w:color="auto"/>
                  </w:divBdr>
                </w:div>
                <w:div w:id="846989514">
                  <w:marLeft w:val="640"/>
                  <w:marRight w:val="0"/>
                  <w:marTop w:val="0"/>
                  <w:marBottom w:val="0"/>
                  <w:divBdr>
                    <w:top w:val="none" w:sz="0" w:space="0" w:color="auto"/>
                    <w:left w:val="none" w:sz="0" w:space="0" w:color="auto"/>
                    <w:bottom w:val="none" w:sz="0" w:space="0" w:color="auto"/>
                    <w:right w:val="none" w:sz="0" w:space="0" w:color="auto"/>
                  </w:divBdr>
                </w:div>
                <w:div w:id="35401090">
                  <w:marLeft w:val="640"/>
                  <w:marRight w:val="0"/>
                  <w:marTop w:val="0"/>
                  <w:marBottom w:val="0"/>
                  <w:divBdr>
                    <w:top w:val="none" w:sz="0" w:space="0" w:color="auto"/>
                    <w:left w:val="none" w:sz="0" w:space="0" w:color="auto"/>
                    <w:bottom w:val="none" w:sz="0" w:space="0" w:color="auto"/>
                    <w:right w:val="none" w:sz="0" w:space="0" w:color="auto"/>
                  </w:divBdr>
                </w:div>
                <w:div w:id="243532354">
                  <w:marLeft w:val="640"/>
                  <w:marRight w:val="0"/>
                  <w:marTop w:val="0"/>
                  <w:marBottom w:val="0"/>
                  <w:divBdr>
                    <w:top w:val="none" w:sz="0" w:space="0" w:color="auto"/>
                    <w:left w:val="none" w:sz="0" w:space="0" w:color="auto"/>
                    <w:bottom w:val="none" w:sz="0" w:space="0" w:color="auto"/>
                    <w:right w:val="none" w:sz="0" w:space="0" w:color="auto"/>
                  </w:divBdr>
                </w:div>
                <w:div w:id="617489900">
                  <w:marLeft w:val="640"/>
                  <w:marRight w:val="0"/>
                  <w:marTop w:val="0"/>
                  <w:marBottom w:val="0"/>
                  <w:divBdr>
                    <w:top w:val="none" w:sz="0" w:space="0" w:color="auto"/>
                    <w:left w:val="none" w:sz="0" w:space="0" w:color="auto"/>
                    <w:bottom w:val="none" w:sz="0" w:space="0" w:color="auto"/>
                    <w:right w:val="none" w:sz="0" w:space="0" w:color="auto"/>
                  </w:divBdr>
                </w:div>
                <w:div w:id="99185302">
                  <w:marLeft w:val="640"/>
                  <w:marRight w:val="0"/>
                  <w:marTop w:val="0"/>
                  <w:marBottom w:val="0"/>
                  <w:divBdr>
                    <w:top w:val="none" w:sz="0" w:space="0" w:color="auto"/>
                    <w:left w:val="none" w:sz="0" w:space="0" w:color="auto"/>
                    <w:bottom w:val="none" w:sz="0" w:space="0" w:color="auto"/>
                    <w:right w:val="none" w:sz="0" w:space="0" w:color="auto"/>
                  </w:divBdr>
                </w:div>
                <w:div w:id="1790120813">
                  <w:marLeft w:val="640"/>
                  <w:marRight w:val="0"/>
                  <w:marTop w:val="0"/>
                  <w:marBottom w:val="0"/>
                  <w:divBdr>
                    <w:top w:val="none" w:sz="0" w:space="0" w:color="auto"/>
                    <w:left w:val="none" w:sz="0" w:space="0" w:color="auto"/>
                    <w:bottom w:val="none" w:sz="0" w:space="0" w:color="auto"/>
                    <w:right w:val="none" w:sz="0" w:space="0" w:color="auto"/>
                  </w:divBdr>
                </w:div>
                <w:div w:id="786779497">
                  <w:marLeft w:val="640"/>
                  <w:marRight w:val="0"/>
                  <w:marTop w:val="0"/>
                  <w:marBottom w:val="0"/>
                  <w:divBdr>
                    <w:top w:val="none" w:sz="0" w:space="0" w:color="auto"/>
                    <w:left w:val="none" w:sz="0" w:space="0" w:color="auto"/>
                    <w:bottom w:val="none" w:sz="0" w:space="0" w:color="auto"/>
                    <w:right w:val="none" w:sz="0" w:space="0" w:color="auto"/>
                  </w:divBdr>
                </w:div>
                <w:div w:id="25446748">
                  <w:marLeft w:val="640"/>
                  <w:marRight w:val="0"/>
                  <w:marTop w:val="0"/>
                  <w:marBottom w:val="0"/>
                  <w:divBdr>
                    <w:top w:val="none" w:sz="0" w:space="0" w:color="auto"/>
                    <w:left w:val="none" w:sz="0" w:space="0" w:color="auto"/>
                    <w:bottom w:val="none" w:sz="0" w:space="0" w:color="auto"/>
                    <w:right w:val="none" w:sz="0" w:space="0" w:color="auto"/>
                  </w:divBdr>
                </w:div>
                <w:div w:id="1960330703">
                  <w:marLeft w:val="640"/>
                  <w:marRight w:val="0"/>
                  <w:marTop w:val="0"/>
                  <w:marBottom w:val="0"/>
                  <w:divBdr>
                    <w:top w:val="none" w:sz="0" w:space="0" w:color="auto"/>
                    <w:left w:val="none" w:sz="0" w:space="0" w:color="auto"/>
                    <w:bottom w:val="none" w:sz="0" w:space="0" w:color="auto"/>
                    <w:right w:val="none" w:sz="0" w:space="0" w:color="auto"/>
                  </w:divBdr>
                </w:div>
                <w:div w:id="1120684004">
                  <w:marLeft w:val="640"/>
                  <w:marRight w:val="0"/>
                  <w:marTop w:val="0"/>
                  <w:marBottom w:val="0"/>
                  <w:divBdr>
                    <w:top w:val="none" w:sz="0" w:space="0" w:color="auto"/>
                    <w:left w:val="none" w:sz="0" w:space="0" w:color="auto"/>
                    <w:bottom w:val="none" w:sz="0" w:space="0" w:color="auto"/>
                    <w:right w:val="none" w:sz="0" w:space="0" w:color="auto"/>
                  </w:divBdr>
                </w:div>
                <w:div w:id="538589534">
                  <w:marLeft w:val="640"/>
                  <w:marRight w:val="0"/>
                  <w:marTop w:val="0"/>
                  <w:marBottom w:val="0"/>
                  <w:divBdr>
                    <w:top w:val="none" w:sz="0" w:space="0" w:color="auto"/>
                    <w:left w:val="none" w:sz="0" w:space="0" w:color="auto"/>
                    <w:bottom w:val="none" w:sz="0" w:space="0" w:color="auto"/>
                    <w:right w:val="none" w:sz="0" w:space="0" w:color="auto"/>
                  </w:divBdr>
                </w:div>
                <w:div w:id="1312295339">
                  <w:marLeft w:val="640"/>
                  <w:marRight w:val="0"/>
                  <w:marTop w:val="0"/>
                  <w:marBottom w:val="0"/>
                  <w:divBdr>
                    <w:top w:val="none" w:sz="0" w:space="0" w:color="auto"/>
                    <w:left w:val="none" w:sz="0" w:space="0" w:color="auto"/>
                    <w:bottom w:val="none" w:sz="0" w:space="0" w:color="auto"/>
                    <w:right w:val="none" w:sz="0" w:space="0" w:color="auto"/>
                  </w:divBdr>
                </w:div>
                <w:div w:id="3360801">
                  <w:marLeft w:val="640"/>
                  <w:marRight w:val="0"/>
                  <w:marTop w:val="0"/>
                  <w:marBottom w:val="0"/>
                  <w:divBdr>
                    <w:top w:val="none" w:sz="0" w:space="0" w:color="auto"/>
                    <w:left w:val="none" w:sz="0" w:space="0" w:color="auto"/>
                    <w:bottom w:val="none" w:sz="0" w:space="0" w:color="auto"/>
                    <w:right w:val="none" w:sz="0" w:space="0" w:color="auto"/>
                  </w:divBdr>
                </w:div>
                <w:div w:id="810438226">
                  <w:marLeft w:val="640"/>
                  <w:marRight w:val="0"/>
                  <w:marTop w:val="0"/>
                  <w:marBottom w:val="0"/>
                  <w:divBdr>
                    <w:top w:val="none" w:sz="0" w:space="0" w:color="auto"/>
                    <w:left w:val="none" w:sz="0" w:space="0" w:color="auto"/>
                    <w:bottom w:val="none" w:sz="0" w:space="0" w:color="auto"/>
                    <w:right w:val="none" w:sz="0" w:space="0" w:color="auto"/>
                  </w:divBdr>
                </w:div>
                <w:div w:id="934942778">
                  <w:marLeft w:val="640"/>
                  <w:marRight w:val="0"/>
                  <w:marTop w:val="0"/>
                  <w:marBottom w:val="0"/>
                  <w:divBdr>
                    <w:top w:val="none" w:sz="0" w:space="0" w:color="auto"/>
                    <w:left w:val="none" w:sz="0" w:space="0" w:color="auto"/>
                    <w:bottom w:val="none" w:sz="0" w:space="0" w:color="auto"/>
                    <w:right w:val="none" w:sz="0" w:space="0" w:color="auto"/>
                  </w:divBdr>
                </w:div>
                <w:div w:id="44647975">
                  <w:marLeft w:val="640"/>
                  <w:marRight w:val="0"/>
                  <w:marTop w:val="0"/>
                  <w:marBottom w:val="0"/>
                  <w:divBdr>
                    <w:top w:val="none" w:sz="0" w:space="0" w:color="auto"/>
                    <w:left w:val="none" w:sz="0" w:space="0" w:color="auto"/>
                    <w:bottom w:val="none" w:sz="0" w:space="0" w:color="auto"/>
                    <w:right w:val="none" w:sz="0" w:space="0" w:color="auto"/>
                  </w:divBdr>
                </w:div>
                <w:div w:id="2141260690">
                  <w:marLeft w:val="640"/>
                  <w:marRight w:val="0"/>
                  <w:marTop w:val="0"/>
                  <w:marBottom w:val="0"/>
                  <w:divBdr>
                    <w:top w:val="none" w:sz="0" w:space="0" w:color="auto"/>
                    <w:left w:val="none" w:sz="0" w:space="0" w:color="auto"/>
                    <w:bottom w:val="none" w:sz="0" w:space="0" w:color="auto"/>
                    <w:right w:val="none" w:sz="0" w:space="0" w:color="auto"/>
                  </w:divBdr>
                </w:div>
              </w:divsChild>
            </w:div>
            <w:div w:id="812870188">
              <w:marLeft w:val="0"/>
              <w:marRight w:val="0"/>
              <w:marTop w:val="0"/>
              <w:marBottom w:val="0"/>
              <w:divBdr>
                <w:top w:val="none" w:sz="0" w:space="0" w:color="auto"/>
                <w:left w:val="none" w:sz="0" w:space="0" w:color="auto"/>
                <w:bottom w:val="none" w:sz="0" w:space="0" w:color="auto"/>
                <w:right w:val="none" w:sz="0" w:space="0" w:color="auto"/>
              </w:divBdr>
              <w:divsChild>
                <w:div w:id="1380084652">
                  <w:marLeft w:val="640"/>
                  <w:marRight w:val="0"/>
                  <w:marTop w:val="0"/>
                  <w:marBottom w:val="0"/>
                  <w:divBdr>
                    <w:top w:val="none" w:sz="0" w:space="0" w:color="auto"/>
                    <w:left w:val="none" w:sz="0" w:space="0" w:color="auto"/>
                    <w:bottom w:val="none" w:sz="0" w:space="0" w:color="auto"/>
                    <w:right w:val="none" w:sz="0" w:space="0" w:color="auto"/>
                  </w:divBdr>
                </w:div>
                <w:div w:id="403723009">
                  <w:marLeft w:val="640"/>
                  <w:marRight w:val="0"/>
                  <w:marTop w:val="0"/>
                  <w:marBottom w:val="0"/>
                  <w:divBdr>
                    <w:top w:val="none" w:sz="0" w:space="0" w:color="auto"/>
                    <w:left w:val="none" w:sz="0" w:space="0" w:color="auto"/>
                    <w:bottom w:val="none" w:sz="0" w:space="0" w:color="auto"/>
                    <w:right w:val="none" w:sz="0" w:space="0" w:color="auto"/>
                  </w:divBdr>
                </w:div>
                <w:div w:id="1188832700">
                  <w:marLeft w:val="640"/>
                  <w:marRight w:val="0"/>
                  <w:marTop w:val="0"/>
                  <w:marBottom w:val="0"/>
                  <w:divBdr>
                    <w:top w:val="none" w:sz="0" w:space="0" w:color="auto"/>
                    <w:left w:val="none" w:sz="0" w:space="0" w:color="auto"/>
                    <w:bottom w:val="none" w:sz="0" w:space="0" w:color="auto"/>
                    <w:right w:val="none" w:sz="0" w:space="0" w:color="auto"/>
                  </w:divBdr>
                </w:div>
                <w:div w:id="1678380627">
                  <w:marLeft w:val="640"/>
                  <w:marRight w:val="0"/>
                  <w:marTop w:val="0"/>
                  <w:marBottom w:val="0"/>
                  <w:divBdr>
                    <w:top w:val="none" w:sz="0" w:space="0" w:color="auto"/>
                    <w:left w:val="none" w:sz="0" w:space="0" w:color="auto"/>
                    <w:bottom w:val="none" w:sz="0" w:space="0" w:color="auto"/>
                    <w:right w:val="none" w:sz="0" w:space="0" w:color="auto"/>
                  </w:divBdr>
                </w:div>
                <w:div w:id="773287786">
                  <w:marLeft w:val="640"/>
                  <w:marRight w:val="0"/>
                  <w:marTop w:val="0"/>
                  <w:marBottom w:val="0"/>
                  <w:divBdr>
                    <w:top w:val="none" w:sz="0" w:space="0" w:color="auto"/>
                    <w:left w:val="none" w:sz="0" w:space="0" w:color="auto"/>
                    <w:bottom w:val="none" w:sz="0" w:space="0" w:color="auto"/>
                    <w:right w:val="none" w:sz="0" w:space="0" w:color="auto"/>
                  </w:divBdr>
                </w:div>
                <w:div w:id="2057196382">
                  <w:marLeft w:val="640"/>
                  <w:marRight w:val="0"/>
                  <w:marTop w:val="0"/>
                  <w:marBottom w:val="0"/>
                  <w:divBdr>
                    <w:top w:val="none" w:sz="0" w:space="0" w:color="auto"/>
                    <w:left w:val="none" w:sz="0" w:space="0" w:color="auto"/>
                    <w:bottom w:val="none" w:sz="0" w:space="0" w:color="auto"/>
                    <w:right w:val="none" w:sz="0" w:space="0" w:color="auto"/>
                  </w:divBdr>
                </w:div>
                <w:div w:id="983388687">
                  <w:marLeft w:val="640"/>
                  <w:marRight w:val="0"/>
                  <w:marTop w:val="0"/>
                  <w:marBottom w:val="0"/>
                  <w:divBdr>
                    <w:top w:val="none" w:sz="0" w:space="0" w:color="auto"/>
                    <w:left w:val="none" w:sz="0" w:space="0" w:color="auto"/>
                    <w:bottom w:val="none" w:sz="0" w:space="0" w:color="auto"/>
                    <w:right w:val="none" w:sz="0" w:space="0" w:color="auto"/>
                  </w:divBdr>
                </w:div>
                <w:div w:id="804930134">
                  <w:marLeft w:val="640"/>
                  <w:marRight w:val="0"/>
                  <w:marTop w:val="0"/>
                  <w:marBottom w:val="0"/>
                  <w:divBdr>
                    <w:top w:val="none" w:sz="0" w:space="0" w:color="auto"/>
                    <w:left w:val="none" w:sz="0" w:space="0" w:color="auto"/>
                    <w:bottom w:val="none" w:sz="0" w:space="0" w:color="auto"/>
                    <w:right w:val="none" w:sz="0" w:space="0" w:color="auto"/>
                  </w:divBdr>
                </w:div>
                <w:div w:id="628051349">
                  <w:marLeft w:val="640"/>
                  <w:marRight w:val="0"/>
                  <w:marTop w:val="0"/>
                  <w:marBottom w:val="0"/>
                  <w:divBdr>
                    <w:top w:val="none" w:sz="0" w:space="0" w:color="auto"/>
                    <w:left w:val="none" w:sz="0" w:space="0" w:color="auto"/>
                    <w:bottom w:val="none" w:sz="0" w:space="0" w:color="auto"/>
                    <w:right w:val="none" w:sz="0" w:space="0" w:color="auto"/>
                  </w:divBdr>
                </w:div>
                <w:div w:id="1961758172">
                  <w:marLeft w:val="640"/>
                  <w:marRight w:val="0"/>
                  <w:marTop w:val="0"/>
                  <w:marBottom w:val="0"/>
                  <w:divBdr>
                    <w:top w:val="none" w:sz="0" w:space="0" w:color="auto"/>
                    <w:left w:val="none" w:sz="0" w:space="0" w:color="auto"/>
                    <w:bottom w:val="none" w:sz="0" w:space="0" w:color="auto"/>
                    <w:right w:val="none" w:sz="0" w:space="0" w:color="auto"/>
                  </w:divBdr>
                </w:div>
                <w:div w:id="1600020637">
                  <w:marLeft w:val="640"/>
                  <w:marRight w:val="0"/>
                  <w:marTop w:val="0"/>
                  <w:marBottom w:val="0"/>
                  <w:divBdr>
                    <w:top w:val="none" w:sz="0" w:space="0" w:color="auto"/>
                    <w:left w:val="none" w:sz="0" w:space="0" w:color="auto"/>
                    <w:bottom w:val="none" w:sz="0" w:space="0" w:color="auto"/>
                    <w:right w:val="none" w:sz="0" w:space="0" w:color="auto"/>
                  </w:divBdr>
                </w:div>
                <w:div w:id="1303925186">
                  <w:marLeft w:val="640"/>
                  <w:marRight w:val="0"/>
                  <w:marTop w:val="0"/>
                  <w:marBottom w:val="0"/>
                  <w:divBdr>
                    <w:top w:val="none" w:sz="0" w:space="0" w:color="auto"/>
                    <w:left w:val="none" w:sz="0" w:space="0" w:color="auto"/>
                    <w:bottom w:val="none" w:sz="0" w:space="0" w:color="auto"/>
                    <w:right w:val="none" w:sz="0" w:space="0" w:color="auto"/>
                  </w:divBdr>
                </w:div>
                <w:div w:id="39743160">
                  <w:marLeft w:val="640"/>
                  <w:marRight w:val="0"/>
                  <w:marTop w:val="0"/>
                  <w:marBottom w:val="0"/>
                  <w:divBdr>
                    <w:top w:val="none" w:sz="0" w:space="0" w:color="auto"/>
                    <w:left w:val="none" w:sz="0" w:space="0" w:color="auto"/>
                    <w:bottom w:val="none" w:sz="0" w:space="0" w:color="auto"/>
                    <w:right w:val="none" w:sz="0" w:space="0" w:color="auto"/>
                  </w:divBdr>
                </w:div>
                <w:div w:id="1520200226">
                  <w:marLeft w:val="640"/>
                  <w:marRight w:val="0"/>
                  <w:marTop w:val="0"/>
                  <w:marBottom w:val="0"/>
                  <w:divBdr>
                    <w:top w:val="none" w:sz="0" w:space="0" w:color="auto"/>
                    <w:left w:val="none" w:sz="0" w:space="0" w:color="auto"/>
                    <w:bottom w:val="none" w:sz="0" w:space="0" w:color="auto"/>
                    <w:right w:val="none" w:sz="0" w:space="0" w:color="auto"/>
                  </w:divBdr>
                </w:div>
                <w:div w:id="874923071">
                  <w:marLeft w:val="640"/>
                  <w:marRight w:val="0"/>
                  <w:marTop w:val="0"/>
                  <w:marBottom w:val="0"/>
                  <w:divBdr>
                    <w:top w:val="none" w:sz="0" w:space="0" w:color="auto"/>
                    <w:left w:val="none" w:sz="0" w:space="0" w:color="auto"/>
                    <w:bottom w:val="none" w:sz="0" w:space="0" w:color="auto"/>
                    <w:right w:val="none" w:sz="0" w:space="0" w:color="auto"/>
                  </w:divBdr>
                </w:div>
                <w:div w:id="1428112677">
                  <w:marLeft w:val="640"/>
                  <w:marRight w:val="0"/>
                  <w:marTop w:val="0"/>
                  <w:marBottom w:val="0"/>
                  <w:divBdr>
                    <w:top w:val="none" w:sz="0" w:space="0" w:color="auto"/>
                    <w:left w:val="none" w:sz="0" w:space="0" w:color="auto"/>
                    <w:bottom w:val="none" w:sz="0" w:space="0" w:color="auto"/>
                    <w:right w:val="none" w:sz="0" w:space="0" w:color="auto"/>
                  </w:divBdr>
                </w:div>
                <w:div w:id="1392970969">
                  <w:marLeft w:val="640"/>
                  <w:marRight w:val="0"/>
                  <w:marTop w:val="0"/>
                  <w:marBottom w:val="0"/>
                  <w:divBdr>
                    <w:top w:val="none" w:sz="0" w:space="0" w:color="auto"/>
                    <w:left w:val="none" w:sz="0" w:space="0" w:color="auto"/>
                    <w:bottom w:val="none" w:sz="0" w:space="0" w:color="auto"/>
                    <w:right w:val="none" w:sz="0" w:space="0" w:color="auto"/>
                  </w:divBdr>
                </w:div>
                <w:div w:id="26106934">
                  <w:marLeft w:val="640"/>
                  <w:marRight w:val="0"/>
                  <w:marTop w:val="0"/>
                  <w:marBottom w:val="0"/>
                  <w:divBdr>
                    <w:top w:val="none" w:sz="0" w:space="0" w:color="auto"/>
                    <w:left w:val="none" w:sz="0" w:space="0" w:color="auto"/>
                    <w:bottom w:val="none" w:sz="0" w:space="0" w:color="auto"/>
                    <w:right w:val="none" w:sz="0" w:space="0" w:color="auto"/>
                  </w:divBdr>
                </w:div>
                <w:div w:id="1998026470">
                  <w:marLeft w:val="640"/>
                  <w:marRight w:val="0"/>
                  <w:marTop w:val="0"/>
                  <w:marBottom w:val="0"/>
                  <w:divBdr>
                    <w:top w:val="none" w:sz="0" w:space="0" w:color="auto"/>
                    <w:left w:val="none" w:sz="0" w:space="0" w:color="auto"/>
                    <w:bottom w:val="none" w:sz="0" w:space="0" w:color="auto"/>
                    <w:right w:val="none" w:sz="0" w:space="0" w:color="auto"/>
                  </w:divBdr>
                </w:div>
                <w:div w:id="1512257007">
                  <w:marLeft w:val="640"/>
                  <w:marRight w:val="0"/>
                  <w:marTop w:val="0"/>
                  <w:marBottom w:val="0"/>
                  <w:divBdr>
                    <w:top w:val="none" w:sz="0" w:space="0" w:color="auto"/>
                    <w:left w:val="none" w:sz="0" w:space="0" w:color="auto"/>
                    <w:bottom w:val="none" w:sz="0" w:space="0" w:color="auto"/>
                    <w:right w:val="none" w:sz="0" w:space="0" w:color="auto"/>
                  </w:divBdr>
                </w:div>
                <w:div w:id="1601720237">
                  <w:marLeft w:val="640"/>
                  <w:marRight w:val="0"/>
                  <w:marTop w:val="0"/>
                  <w:marBottom w:val="0"/>
                  <w:divBdr>
                    <w:top w:val="none" w:sz="0" w:space="0" w:color="auto"/>
                    <w:left w:val="none" w:sz="0" w:space="0" w:color="auto"/>
                    <w:bottom w:val="none" w:sz="0" w:space="0" w:color="auto"/>
                    <w:right w:val="none" w:sz="0" w:space="0" w:color="auto"/>
                  </w:divBdr>
                </w:div>
                <w:div w:id="1909613921">
                  <w:marLeft w:val="640"/>
                  <w:marRight w:val="0"/>
                  <w:marTop w:val="0"/>
                  <w:marBottom w:val="0"/>
                  <w:divBdr>
                    <w:top w:val="none" w:sz="0" w:space="0" w:color="auto"/>
                    <w:left w:val="none" w:sz="0" w:space="0" w:color="auto"/>
                    <w:bottom w:val="none" w:sz="0" w:space="0" w:color="auto"/>
                    <w:right w:val="none" w:sz="0" w:space="0" w:color="auto"/>
                  </w:divBdr>
                </w:div>
                <w:div w:id="1786776880">
                  <w:marLeft w:val="640"/>
                  <w:marRight w:val="0"/>
                  <w:marTop w:val="0"/>
                  <w:marBottom w:val="0"/>
                  <w:divBdr>
                    <w:top w:val="none" w:sz="0" w:space="0" w:color="auto"/>
                    <w:left w:val="none" w:sz="0" w:space="0" w:color="auto"/>
                    <w:bottom w:val="none" w:sz="0" w:space="0" w:color="auto"/>
                    <w:right w:val="none" w:sz="0" w:space="0" w:color="auto"/>
                  </w:divBdr>
                </w:div>
                <w:div w:id="1955860578">
                  <w:marLeft w:val="640"/>
                  <w:marRight w:val="0"/>
                  <w:marTop w:val="0"/>
                  <w:marBottom w:val="0"/>
                  <w:divBdr>
                    <w:top w:val="none" w:sz="0" w:space="0" w:color="auto"/>
                    <w:left w:val="none" w:sz="0" w:space="0" w:color="auto"/>
                    <w:bottom w:val="none" w:sz="0" w:space="0" w:color="auto"/>
                    <w:right w:val="none" w:sz="0" w:space="0" w:color="auto"/>
                  </w:divBdr>
                </w:div>
                <w:div w:id="608047016">
                  <w:marLeft w:val="640"/>
                  <w:marRight w:val="0"/>
                  <w:marTop w:val="0"/>
                  <w:marBottom w:val="0"/>
                  <w:divBdr>
                    <w:top w:val="none" w:sz="0" w:space="0" w:color="auto"/>
                    <w:left w:val="none" w:sz="0" w:space="0" w:color="auto"/>
                    <w:bottom w:val="none" w:sz="0" w:space="0" w:color="auto"/>
                    <w:right w:val="none" w:sz="0" w:space="0" w:color="auto"/>
                  </w:divBdr>
                </w:div>
                <w:div w:id="1861697714">
                  <w:marLeft w:val="640"/>
                  <w:marRight w:val="0"/>
                  <w:marTop w:val="0"/>
                  <w:marBottom w:val="0"/>
                  <w:divBdr>
                    <w:top w:val="none" w:sz="0" w:space="0" w:color="auto"/>
                    <w:left w:val="none" w:sz="0" w:space="0" w:color="auto"/>
                    <w:bottom w:val="none" w:sz="0" w:space="0" w:color="auto"/>
                    <w:right w:val="none" w:sz="0" w:space="0" w:color="auto"/>
                  </w:divBdr>
                </w:div>
                <w:div w:id="1754667547">
                  <w:marLeft w:val="640"/>
                  <w:marRight w:val="0"/>
                  <w:marTop w:val="0"/>
                  <w:marBottom w:val="0"/>
                  <w:divBdr>
                    <w:top w:val="none" w:sz="0" w:space="0" w:color="auto"/>
                    <w:left w:val="none" w:sz="0" w:space="0" w:color="auto"/>
                    <w:bottom w:val="none" w:sz="0" w:space="0" w:color="auto"/>
                    <w:right w:val="none" w:sz="0" w:space="0" w:color="auto"/>
                  </w:divBdr>
                </w:div>
                <w:div w:id="2029865694">
                  <w:marLeft w:val="640"/>
                  <w:marRight w:val="0"/>
                  <w:marTop w:val="0"/>
                  <w:marBottom w:val="0"/>
                  <w:divBdr>
                    <w:top w:val="none" w:sz="0" w:space="0" w:color="auto"/>
                    <w:left w:val="none" w:sz="0" w:space="0" w:color="auto"/>
                    <w:bottom w:val="none" w:sz="0" w:space="0" w:color="auto"/>
                    <w:right w:val="none" w:sz="0" w:space="0" w:color="auto"/>
                  </w:divBdr>
                </w:div>
                <w:div w:id="608779554">
                  <w:marLeft w:val="640"/>
                  <w:marRight w:val="0"/>
                  <w:marTop w:val="0"/>
                  <w:marBottom w:val="0"/>
                  <w:divBdr>
                    <w:top w:val="none" w:sz="0" w:space="0" w:color="auto"/>
                    <w:left w:val="none" w:sz="0" w:space="0" w:color="auto"/>
                    <w:bottom w:val="none" w:sz="0" w:space="0" w:color="auto"/>
                    <w:right w:val="none" w:sz="0" w:space="0" w:color="auto"/>
                  </w:divBdr>
                </w:div>
                <w:div w:id="409428260">
                  <w:marLeft w:val="640"/>
                  <w:marRight w:val="0"/>
                  <w:marTop w:val="0"/>
                  <w:marBottom w:val="0"/>
                  <w:divBdr>
                    <w:top w:val="none" w:sz="0" w:space="0" w:color="auto"/>
                    <w:left w:val="none" w:sz="0" w:space="0" w:color="auto"/>
                    <w:bottom w:val="none" w:sz="0" w:space="0" w:color="auto"/>
                    <w:right w:val="none" w:sz="0" w:space="0" w:color="auto"/>
                  </w:divBdr>
                </w:div>
                <w:div w:id="1437603007">
                  <w:marLeft w:val="640"/>
                  <w:marRight w:val="0"/>
                  <w:marTop w:val="0"/>
                  <w:marBottom w:val="0"/>
                  <w:divBdr>
                    <w:top w:val="none" w:sz="0" w:space="0" w:color="auto"/>
                    <w:left w:val="none" w:sz="0" w:space="0" w:color="auto"/>
                    <w:bottom w:val="none" w:sz="0" w:space="0" w:color="auto"/>
                    <w:right w:val="none" w:sz="0" w:space="0" w:color="auto"/>
                  </w:divBdr>
                </w:div>
              </w:divsChild>
            </w:div>
            <w:div w:id="1252542848">
              <w:marLeft w:val="0"/>
              <w:marRight w:val="0"/>
              <w:marTop w:val="0"/>
              <w:marBottom w:val="0"/>
              <w:divBdr>
                <w:top w:val="none" w:sz="0" w:space="0" w:color="auto"/>
                <w:left w:val="none" w:sz="0" w:space="0" w:color="auto"/>
                <w:bottom w:val="none" w:sz="0" w:space="0" w:color="auto"/>
                <w:right w:val="none" w:sz="0" w:space="0" w:color="auto"/>
              </w:divBdr>
              <w:divsChild>
                <w:div w:id="301273221">
                  <w:marLeft w:val="640"/>
                  <w:marRight w:val="0"/>
                  <w:marTop w:val="0"/>
                  <w:marBottom w:val="0"/>
                  <w:divBdr>
                    <w:top w:val="none" w:sz="0" w:space="0" w:color="auto"/>
                    <w:left w:val="none" w:sz="0" w:space="0" w:color="auto"/>
                    <w:bottom w:val="none" w:sz="0" w:space="0" w:color="auto"/>
                    <w:right w:val="none" w:sz="0" w:space="0" w:color="auto"/>
                  </w:divBdr>
                </w:div>
                <w:div w:id="1621377238">
                  <w:marLeft w:val="640"/>
                  <w:marRight w:val="0"/>
                  <w:marTop w:val="0"/>
                  <w:marBottom w:val="0"/>
                  <w:divBdr>
                    <w:top w:val="none" w:sz="0" w:space="0" w:color="auto"/>
                    <w:left w:val="none" w:sz="0" w:space="0" w:color="auto"/>
                    <w:bottom w:val="none" w:sz="0" w:space="0" w:color="auto"/>
                    <w:right w:val="none" w:sz="0" w:space="0" w:color="auto"/>
                  </w:divBdr>
                </w:div>
                <w:div w:id="1204710540">
                  <w:marLeft w:val="640"/>
                  <w:marRight w:val="0"/>
                  <w:marTop w:val="0"/>
                  <w:marBottom w:val="0"/>
                  <w:divBdr>
                    <w:top w:val="none" w:sz="0" w:space="0" w:color="auto"/>
                    <w:left w:val="none" w:sz="0" w:space="0" w:color="auto"/>
                    <w:bottom w:val="none" w:sz="0" w:space="0" w:color="auto"/>
                    <w:right w:val="none" w:sz="0" w:space="0" w:color="auto"/>
                  </w:divBdr>
                </w:div>
                <w:div w:id="1048724818">
                  <w:marLeft w:val="640"/>
                  <w:marRight w:val="0"/>
                  <w:marTop w:val="0"/>
                  <w:marBottom w:val="0"/>
                  <w:divBdr>
                    <w:top w:val="none" w:sz="0" w:space="0" w:color="auto"/>
                    <w:left w:val="none" w:sz="0" w:space="0" w:color="auto"/>
                    <w:bottom w:val="none" w:sz="0" w:space="0" w:color="auto"/>
                    <w:right w:val="none" w:sz="0" w:space="0" w:color="auto"/>
                  </w:divBdr>
                </w:div>
                <w:div w:id="1146387782">
                  <w:marLeft w:val="640"/>
                  <w:marRight w:val="0"/>
                  <w:marTop w:val="0"/>
                  <w:marBottom w:val="0"/>
                  <w:divBdr>
                    <w:top w:val="none" w:sz="0" w:space="0" w:color="auto"/>
                    <w:left w:val="none" w:sz="0" w:space="0" w:color="auto"/>
                    <w:bottom w:val="none" w:sz="0" w:space="0" w:color="auto"/>
                    <w:right w:val="none" w:sz="0" w:space="0" w:color="auto"/>
                  </w:divBdr>
                </w:div>
                <w:div w:id="1543130686">
                  <w:marLeft w:val="640"/>
                  <w:marRight w:val="0"/>
                  <w:marTop w:val="0"/>
                  <w:marBottom w:val="0"/>
                  <w:divBdr>
                    <w:top w:val="none" w:sz="0" w:space="0" w:color="auto"/>
                    <w:left w:val="none" w:sz="0" w:space="0" w:color="auto"/>
                    <w:bottom w:val="none" w:sz="0" w:space="0" w:color="auto"/>
                    <w:right w:val="none" w:sz="0" w:space="0" w:color="auto"/>
                  </w:divBdr>
                </w:div>
                <w:div w:id="149567730">
                  <w:marLeft w:val="640"/>
                  <w:marRight w:val="0"/>
                  <w:marTop w:val="0"/>
                  <w:marBottom w:val="0"/>
                  <w:divBdr>
                    <w:top w:val="none" w:sz="0" w:space="0" w:color="auto"/>
                    <w:left w:val="none" w:sz="0" w:space="0" w:color="auto"/>
                    <w:bottom w:val="none" w:sz="0" w:space="0" w:color="auto"/>
                    <w:right w:val="none" w:sz="0" w:space="0" w:color="auto"/>
                  </w:divBdr>
                </w:div>
                <w:div w:id="38825461">
                  <w:marLeft w:val="640"/>
                  <w:marRight w:val="0"/>
                  <w:marTop w:val="0"/>
                  <w:marBottom w:val="0"/>
                  <w:divBdr>
                    <w:top w:val="none" w:sz="0" w:space="0" w:color="auto"/>
                    <w:left w:val="none" w:sz="0" w:space="0" w:color="auto"/>
                    <w:bottom w:val="none" w:sz="0" w:space="0" w:color="auto"/>
                    <w:right w:val="none" w:sz="0" w:space="0" w:color="auto"/>
                  </w:divBdr>
                </w:div>
                <w:div w:id="1572039766">
                  <w:marLeft w:val="640"/>
                  <w:marRight w:val="0"/>
                  <w:marTop w:val="0"/>
                  <w:marBottom w:val="0"/>
                  <w:divBdr>
                    <w:top w:val="none" w:sz="0" w:space="0" w:color="auto"/>
                    <w:left w:val="none" w:sz="0" w:space="0" w:color="auto"/>
                    <w:bottom w:val="none" w:sz="0" w:space="0" w:color="auto"/>
                    <w:right w:val="none" w:sz="0" w:space="0" w:color="auto"/>
                  </w:divBdr>
                </w:div>
                <w:div w:id="302085279">
                  <w:marLeft w:val="640"/>
                  <w:marRight w:val="0"/>
                  <w:marTop w:val="0"/>
                  <w:marBottom w:val="0"/>
                  <w:divBdr>
                    <w:top w:val="none" w:sz="0" w:space="0" w:color="auto"/>
                    <w:left w:val="none" w:sz="0" w:space="0" w:color="auto"/>
                    <w:bottom w:val="none" w:sz="0" w:space="0" w:color="auto"/>
                    <w:right w:val="none" w:sz="0" w:space="0" w:color="auto"/>
                  </w:divBdr>
                </w:div>
                <w:div w:id="1519612160">
                  <w:marLeft w:val="640"/>
                  <w:marRight w:val="0"/>
                  <w:marTop w:val="0"/>
                  <w:marBottom w:val="0"/>
                  <w:divBdr>
                    <w:top w:val="none" w:sz="0" w:space="0" w:color="auto"/>
                    <w:left w:val="none" w:sz="0" w:space="0" w:color="auto"/>
                    <w:bottom w:val="none" w:sz="0" w:space="0" w:color="auto"/>
                    <w:right w:val="none" w:sz="0" w:space="0" w:color="auto"/>
                  </w:divBdr>
                </w:div>
                <w:div w:id="1208297879">
                  <w:marLeft w:val="640"/>
                  <w:marRight w:val="0"/>
                  <w:marTop w:val="0"/>
                  <w:marBottom w:val="0"/>
                  <w:divBdr>
                    <w:top w:val="none" w:sz="0" w:space="0" w:color="auto"/>
                    <w:left w:val="none" w:sz="0" w:space="0" w:color="auto"/>
                    <w:bottom w:val="none" w:sz="0" w:space="0" w:color="auto"/>
                    <w:right w:val="none" w:sz="0" w:space="0" w:color="auto"/>
                  </w:divBdr>
                </w:div>
                <w:div w:id="356545491">
                  <w:marLeft w:val="640"/>
                  <w:marRight w:val="0"/>
                  <w:marTop w:val="0"/>
                  <w:marBottom w:val="0"/>
                  <w:divBdr>
                    <w:top w:val="none" w:sz="0" w:space="0" w:color="auto"/>
                    <w:left w:val="none" w:sz="0" w:space="0" w:color="auto"/>
                    <w:bottom w:val="none" w:sz="0" w:space="0" w:color="auto"/>
                    <w:right w:val="none" w:sz="0" w:space="0" w:color="auto"/>
                  </w:divBdr>
                </w:div>
                <w:div w:id="719472924">
                  <w:marLeft w:val="640"/>
                  <w:marRight w:val="0"/>
                  <w:marTop w:val="0"/>
                  <w:marBottom w:val="0"/>
                  <w:divBdr>
                    <w:top w:val="none" w:sz="0" w:space="0" w:color="auto"/>
                    <w:left w:val="none" w:sz="0" w:space="0" w:color="auto"/>
                    <w:bottom w:val="none" w:sz="0" w:space="0" w:color="auto"/>
                    <w:right w:val="none" w:sz="0" w:space="0" w:color="auto"/>
                  </w:divBdr>
                </w:div>
                <w:div w:id="89357945">
                  <w:marLeft w:val="640"/>
                  <w:marRight w:val="0"/>
                  <w:marTop w:val="0"/>
                  <w:marBottom w:val="0"/>
                  <w:divBdr>
                    <w:top w:val="none" w:sz="0" w:space="0" w:color="auto"/>
                    <w:left w:val="none" w:sz="0" w:space="0" w:color="auto"/>
                    <w:bottom w:val="none" w:sz="0" w:space="0" w:color="auto"/>
                    <w:right w:val="none" w:sz="0" w:space="0" w:color="auto"/>
                  </w:divBdr>
                </w:div>
                <w:div w:id="470100537">
                  <w:marLeft w:val="640"/>
                  <w:marRight w:val="0"/>
                  <w:marTop w:val="0"/>
                  <w:marBottom w:val="0"/>
                  <w:divBdr>
                    <w:top w:val="none" w:sz="0" w:space="0" w:color="auto"/>
                    <w:left w:val="none" w:sz="0" w:space="0" w:color="auto"/>
                    <w:bottom w:val="none" w:sz="0" w:space="0" w:color="auto"/>
                    <w:right w:val="none" w:sz="0" w:space="0" w:color="auto"/>
                  </w:divBdr>
                </w:div>
                <w:div w:id="1960143883">
                  <w:marLeft w:val="640"/>
                  <w:marRight w:val="0"/>
                  <w:marTop w:val="0"/>
                  <w:marBottom w:val="0"/>
                  <w:divBdr>
                    <w:top w:val="none" w:sz="0" w:space="0" w:color="auto"/>
                    <w:left w:val="none" w:sz="0" w:space="0" w:color="auto"/>
                    <w:bottom w:val="none" w:sz="0" w:space="0" w:color="auto"/>
                    <w:right w:val="none" w:sz="0" w:space="0" w:color="auto"/>
                  </w:divBdr>
                </w:div>
                <w:div w:id="34043306">
                  <w:marLeft w:val="640"/>
                  <w:marRight w:val="0"/>
                  <w:marTop w:val="0"/>
                  <w:marBottom w:val="0"/>
                  <w:divBdr>
                    <w:top w:val="none" w:sz="0" w:space="0" w:color="auto"/>
                    <w:left w:val="none" w:sz="0" w:space="0" w:color="auto"/>
                    <w:bottom w:val="none" w:sz="0" w:space="0" w:color="auto"/>
                    <w:right w:val="none" w:sz="0" w:space="0" w:color="auto"/>
                  </w:divBdr>
                </w:div>
                <w:div w:id="76561684">
                  <w:marLeft w:val="640"/>
                  <w:marRight w:val="0"/>
                  <w:marTop w:val="0"/>
                  <w:marBottom w:val="0"/>
                  <w:divBdr>
                    <w:top w:val="none" w:sz="0" w:space="0" w:color="auto"/>
                    <w:left w:val="none" w:sz="0" w:space="0" w:color="auto"/>
                    <w:bottom w:val="none" w:sz="0" w:space="0" w:color="auto"/>
                    <w:right w:val="none" w:sz="0" w:space="0" w:color="auto"/>
                  </w:divBdr>
                </w:div>
                <w:div w:id="2032683578">
                  <w:marLeft w:val="640"/>
                  <w:marRight w:val="0"/>
                  <w:marTop w:val="0"/>
                  <w:marBottom w:val="0"/>
                  <w:divBdr>
                    <w:top w:val="none" w:sz="0" w:space="0" w:color="auto"/>
                    <w:left w:val="none" w:sz="0" w:space="0" w:color="auto"/>
                    <w:bottom w:val="none" w:sz="0" w:space="0" w:color="auto"/>
                    <w:right w:val="none" w:sz="0" w:space="0" w:color="auto"/>
                  </w:divBdr>
                </w:div>
                <w:div w:id="255984590">
                  <w:marLeft w:val="640"/>
                  <w:marRight w:val="0"/>
                  <w:marTop w:val="0"/>
                  <w:marBottom w:val="0"/>
                  <w:divBdr>
                    <w:top w:val="none" w:sz="0" w:space="0" w:color="auto"/>
                    <w:left w:val="none" w:sz="0" w:space="0" w:color="auto"/>
                    <w:bottom w:val="none" w:sz="0" w:space="0" w:color="auto"/>
                    <w:right w:val="none" w:sz="0" w:space="0" w:color="auto"/>
                  </w:divBdr>
                </w:div>
                <w:div w:id="955409869">
                  <w:marLeft w:val="640"/>
                  <w:marRight w:val="0"/>
                  <w:marTop w:val="0"/>
                  <w:marBottom w:val="0"/>
                  <w:divBdr>
                    <w:top w:val="none" w:sz="0" w:space="0" w:color="auto"/>
                    <w:left w:val="none" w:sz="0" w:space="0" w:color="auto"/>
                    <w:bottom w:val="none" w:sz="0" w:space="0" w:color="auto"/>
                    <w:right w:val="none" w:sz="0" w:space="0" w:color="auto"/>
                  </w:divBdr>
                </w:div>
                <w:div w:id="1432630040">
                  <w:marLeft w:val="640"/>
                  <w:marRight w:val="0"/>
                  <w:marTop w:val="0"/>
                  <w:marBottom w:val="0"/>
                  <w:divBdr>
                    <w:top w:val="none" w:sz="0" w:space="0" w:color="auto"/>
                    <w:left w:val="none" w:sz="0" w:space="0" w:color="auto"/>
                    <w:bottom w:val="none" w:sz="0" w:space="0" w:color="auto"/>
                    <w:right w:val="none" w:sz="0" w:space="0" w:color="auto"/>
                  </w:divBdr>
                </w:div>
                <w:div w:id="1873180591">
                  <w:marLeft w:val="640"/>
                  <w:marRight w:val="0"/>
                  <w:marTop w:val="0"/>
                  <w:marBottom w:val="0"/>
                  <w:divBdr>
                    <w:top w:val="none" w:sz="0" w:space="0" w:color="auto"/>
                    <w:left w:val="none" w:sz="0" w:space="0" w:color="auto"/>
                    <w:bottom w:val="none" w:sz="0" w:space="0" w:color="auto"/>
                    <w:right w:val="none" w:sz="0" w:space="0" w:color="auto"/>
                  </w:divBdr>
                </w:div>
                <w:div w:id="172452885">
                  <w:marLeft w:val="640"/>
                  <w:marRight w:val="0"/>
                  <w:marTop w:val="0"/>
                  <w:marBottom w:val="0"/>
                  <w:divBdr>
                    <w:top w:val="none" w:sz="0" w:space="0" w:color="auto"/>
                    <w:left w:val="none" w:sz="0" w:space="0" w:color="auto"/>
                    <w:bottom w:val="none" w:sz="0" w:space="0" w:color="auto"/>
                    <w:right w:val="none" w:sz="0" w:space="0" w:color="auto"/>
                  </w:divBdr>
                </w:div>
                <w:div w:id="375551403">
                  <w:marLeft w:val="640"/>
                  <w:marRight w:val="0"/>
                  <w:marTop w:val="0"/>
                  <w:marBottom w:val="0"/>
                  <w:divBdr>
                    <w:top w:val="none" w:sz="0" w:space="0" w:color="auto"/>
                    <w:left w:val="none" w:sz="0" w:space="0" w:color="auto"/>
                    <w:bottom w:val="none" w:sz="0" w:space="0" w:color="auto"/>
                    <w:right w:val="none" w:sz="0" w:space="0" w:color="auto"/>
                  </w:divBdr>
                </w:div>
                <w:div w:id="2078353987">
                  <w:marLeft w:val="640"/>
                  <w:marRight w:val="0"/>
                  <w:marTop w:val="0"/>
                  <w:marBottom w:val="0"/>
                  <w:divBdr>
                    <w:top w:val="none" w:sz="0" w:space="0" w:color="auto"/>
                    <w:left w:val="none" w:sz="0" w:space="0" w:color="auto"/>
                    <w:bottom w:val="none" w:sz="0" w:space="0" w:color="auto"/>
                    <w:right w:val="none" w:sz="0" w:space="0" w:color="auto"/>
                  </w:divBdr>
                </w:div>
                <w:div w:id="938487668">
                  <w:marLeft w:val="640"/>
                  <w:marRight w:val="0"/>
                  <w:marTop w:val="0"/>
                  <w:marBottom w:val="0"/>
                  <w:divBdr>
                    <w:top w:val="none" w:sz="0" w:space="0" w:color="auto"/>
                    <w:left w:val="none" w:sz="0" w:space="0" w:color="auto"/>
                    <w:bottom w:val="none" w:sz="0" w:space="0" w:color="auto"/>
                    <w:right w:val="none" w:sz="0" w:space="0" w:color="auto"/>
                  </w:divBdr>
                </w:div>
                <w:div w:id="913853516">
                  <w:marLeft w:val="640"/>
                  <w:marRight w:val="0"/>
                  <w:marTop w:val="0"/>
                  <w:marBottom w:val="0"/>
                  <w:divBdr>
                    <w:top w:val="none" w:sz="0" w:space="0" w:color="auto"/>
                    <w:left w:val="none" w:sz="0" w:space="0" w:color="auto"/>
                    <w:bottom w:val="none" w:sz="0" w:space="0" w:color="auto"/>
                    <w:right w:val="none" w:sz="0" w:space="0" w:color="auto"/>
                  </w:divBdr>
                </w:div>
                <w:div w:id="1080904088">
                  <w:marLeft w:val="640"/>
                  <w:marRight w:val="0"/>
                  <w:marTop w:val="0"/>
                  <w:marBottom w:val="0"/>
                  <w:divBdr>
                    <w:top w:val="none" w:sz="0" w:space="0" w:color="auto"/>
                    <w:left w:val="none" w:sz="0" w:space="0" w:color="auto"/>
                    <w:bottom w:val="none" w:sz="0" w:space="0" w:color="auto"/>
                    <w:right w:val="none" w:sz="0" w:space="0" w:color="auto"/>
                  </w:divBdr>
                </w:div>
                <w:div w:id="264383156">
                  <w:marLeft w:val="640"/>
                  <w:marRight w:val="0"/>
                  <w:marTop w:val="0"/>
                  <w:marBottom w:val="0"/>
                  <w:divBdr>
                    <w:top w:val="none" w:sz="0" w:space="0" w:color="auto"/>
                    <w:left w:val="none" w:sz="0" w:space="0" w:color="auto"/>
                    <w:bottom w:val="none" w:sz="0" w:space="0" w:color="auto"/>
                    <w:right w:val="none" w:sz="0" w:space="0" w:color="auto"/>
                  </w:divBdr>
                </w:div>
                <w:div w:id="1673020797">
                  <w:marLeft w:val="640"/>
                  <w:marRight w:val="0"/>
                  <w:marTop w:val="0"/>
                  <w:marBottom w:val="0"/>
                  <w:divBdr>
                    <w:top w:val="none" w:sz="0" w:space="0" w:color="auto"/>
                    <w:left w:val="none" w:sz="0" w:space="0" w:color="auto"/>
                    <w:bottom w:val="none" w:sz="0" w:space="0" w:color="auto"/>
                    <w:right w:val="none" w:sz="0" w:space="0" w:color="auto"/>
                  </w:divBdr>
                </w:div>
                <w:div w:id="395278395">
                  <w:marLeft w:val="640"/>
                  <w:marRight w:val="0"/>
                  <w:marTop w:val="0"/>
                  <w:marBottom w:val="0"/>
                  <w:divBdr>
                    <w:top w:val="none" w:sz="0" w:space="0" w:color="auto"/>
                    <w:left w:val="none" w:sz="0" w:space="0" w:color="auto"/>
                    <w:bottom w:val="none" w:sz="0" w:space="0" w:color="auto"/>
                    <w:right w:val="none" w:sz="0" w:space="0" w:color="auto"/>
                  </w:divBdr>
                </w:div>
              </w:divsChild>
            </w:div>
            <w:div w:id="2118400858">
              <w:marLeft w:val="0"/>
              <w:marRight w:val="0"/>
              <w:marTop w:val="0"/>
              <w:marBottom w:val="0"/>
              <w:divBdr>
                <w:top w:val="none" w:sz="0" w:space="0" w:color="auto"/>
                <w:left w:val="none" w:sz="0" w:space="0" w:color="auto"/>
                <w:bottom w:val="none" w:sz="0" w:space="0" w:color="auto"/>
                <w:right w:val="none" w:sz="0" w:space="0" w:color="auto"/>
              </w:divBdr>
              <w:divsChild>
                <w:div w:id="1753426398">
                  <w:marLeft w:val="640"/>
                  <w:marRight w:val="0"/>
                  <w:marTop w:val="0"/>
                  <w:marBottom w:val="0"/>
                  <w:divBdr>
                    <w:top w:val="none" w:sz="0" w:space="0" w:color="auto"/>
                    <w:left w:val="none" w:sz="0" w:space="0" w:color="auto"/>
                    <w:bottom w:val="none" w:sz="0" w:space="0" w:color="auto"/>
                    <w:right w:val="none" w:sz="0" w:space="0" w:color="auto"/>
                  </w:divBdr>
                </w:div>
                <w:div w:id="506020783">
                  <w:marLeft w:val="640"/>
                  <w:marRight w:val="0"/>
                  <w:marTop w:val="0"/>
                  <w:marBottom w:val="0"/>
                  <w:divBdr>
                    <w:top w:val="none" w:sz="0" w:space="0" w:color="auto"/>
                    <w:left w:val="none" w:sz="0" w:space="0" w:color="auto"/>
                    <w:bottom w:val="none" w:sz="0" w:space="0" w:color="auto"/>
                    <w:right w:val="none" w:sz="0" w:space="0" w:color="auto"/>
                  </w:divBdr>
                </w:div>
                <w:div w:id="1739280746">
                  <w:marLeft w:val="640"/>
                  <w:marRight w:val="0"/>
                  <w:marTop w:val="0"/>
                  <w:marBottom w:val="0"/>
                  <w:divBdr>
                    <w:top w:val="none" w:sz="0" w:space="0" w:color="auto"/>
                    <w:left w:val="none" w:sz="0" w:space="0" w:color="auto"/>
                    <w:bottom w:val="none" w:sz="0" w:space="0" w:color="auto"/>
                    <w:right w:val="none" w:sz="0" w:space="0" w:color="auto"/>
                  </w:divBdr>
                </w:div>
                <w:div w:id="1821657647">
                  <w:marLeft w:val="640"/>
                  <w:marRight w:val="0"/>
                  <w:marTop w:val="0"/>
                  <w:marBottom w:val="0"/>
                  <w:divBdr>
                    <w:top w:val="none" w:sz="0" w:space="0" w:color="auto"/>
                    <w:left w:val="none" w:sz="0" w:space="0" w:color="auto"/>
                    <w:bottom w:val="none" w:sz="0" w:space="0" w:color="auto"/>
                    <w:right w:val="none" w:sz="0" w:space="0" w:color="auto"/>
                  </w:divBdr>
                </w:div>
                <w:div w:id="742414543">
                  <w:marLeft w:val="640"/>
                  <w:marRight w:val="0"/>
                  <w:marTop w:val="0"/>
                  <w:marBottom w:val="0"/>
                  <w:divBdr>
                    <w:top w:val="none" w:sz="0" w:space="0" w:color="auto"/>
                    <w:left w:val="none" w:sz="0" w:space="0" w:color="auto"/>
                    <w:bottom w:val="none" w:sz="0" w:space="0" w:color="auto"/>
                    <w:right w:val="none" w:sz="0" w:space="0" w:color="auto"/>
                  </w:divBdr>
                </w:div>
                <w:div w:id="1897426471">
                  <w:marLeft w:val="640"/>
                  <w:marRight w:val="0"/>
                  <w:marTop w:val="0"/>
                  <w:marBottom w:val="0"/>
                  <w:divBdr>
                    <w:top w:val="none" w:sz="0" w:space="0" w:color="auto"/>
                    <w:left w:val="none" w:sz="0" w:space="0" w:color="auto"/>
                    <w:bottom w:val="none" w:sz="0" w:space="0" w:color="auto"/>
                    <w:right w:val="none" w:sz="0" w:space="0" w:color="auto"/>
                  </w:divBdr>
                </w:div>
                <w:div w:id="1636108152">
                  <w:marLeft w:val="640"/>
                  <w:marRight w:val="0"/>
                  <w:marTop w:val="0"/>
                  <w:marBottom w:val="0"/>
                  <w:divBdr>
                    <w:top w:val="none" w:sz="0" w:space="0" w:color="auto"/>
                    <w:left w:val="none" w:sz="0" w:space="0" w:color="auto"/>
                    <w:bottom w:val="none" w:sz="0" w:space="0" w:color="auto"/>
                    <w:right w:val="none" w:sz="0" w:space="0" w:color="auto"/>
                  </w:divBdr>
                </w:div>
                <w:div w:id="608051303">
                  <w:marLeft w:val="640"/>
                  <w:marRight w:val="0"/>
                  <w:marTop w:val="0"/>
                  <w:marBottom w:val="0"/>
                  <w:divBdr>
                    <w:top w:val="none" w:sz="0" w:space="0" w:color="auto"/>
                    <w:left w:val="none" w:sz="0" w:space="0" w:color="auto"/>
                    <w:bottom w:val="none" w:sz="0" w:space="0" w:color="auto"/>
                    <w:right w:val="none" w:sz="0" w:space="0" w:color="auto"/>
                  </w:divBdr>
                </w:div>
                <w:div w:id="431165108">
                  <w:marLeft w:val="640"/>
                  <w:marRight w:val="0"/>
                  <w:marTop w:val="0"/>
                  <w:marBottom w:val="0"/>
                  <w:divBdr>
                    <w:top w:val="none" w:sz="0" w:space="0" w:color="auto"/>
                    <w:left w:val="none" w:sz="0" w:space="0" w:color="auto"/>
                    <w:bottom w:val="none" w:sz="0" w:space="0" w:color="auto"/>
                    <w:right w:val="none" w:sz="0" w:space="0" w:color="auto"/>
                  </w:divBdr>
                </w:div>
                <w:div w:id="1541164493">
                  <w:marLeft w:val="640"/>
                  <w:marRight w:val="0"/>
                  <w:marTop w:val="0"/>
                  <w:marBottom w:val="0"/>
                  <w:divBdr>
                    <w:top w:val="none" w:sz="0" w:space="0" w:color="auto"/>
                    <w:left w:val="none" w:sz="0" w:space="0" w:color="auto"/>
                    <w:bottom w:val="none" w:sz="0" w:space="0" w:color="auto"/>
                    <w:right w:val="none" w:sz="0" w:space="0" w:color="auto"/>
                  </w:divBdr>
                </w:div>
                <w:div w:id="361983331">
                  <w:marLeft w:val="640"/>
                  <w:marRight w:val="0"/>
                  <w:marTop w:val="0"/>
                  <w:marBottom w:val="0"/>
                  <w:divBdr>
                    <w:top w:val="none" w:sz="0" w:space="0" w:color="auto"/>
                    <w:left w:val="none" w:sz="0" w:space="0" w:color="auto"/>
                    <w:bottom w:val="none" w:sz="0" w:space="0" w:color="auto"/>
                    <w:right w:val="none" w:sz="0" w:space="0" w:color="auto"/>
                  </w:divBdr>
                </w:div>
                <w:div w:id="1725983201">
                  <w:marLeft w:val="640"/>
                  <w:marRight w:val="0"/>
                  <w:marTop w:val="0"/>
                  <w:marBottom w:val="0"/>
                  <w:divBdr>
                    <w:top w:val="none" w:sz="0" w:space="0" w:color="auto"/>
                    <w:left w:val="none" w:sz="0" w:space="0" w:color="auto"/>
                    <w:bottom w:val="none" w:sz="0" w:space="0" w:color="auto"/>
                    <w:right w:val="none" w:sz="0" w:space="0" w:color="auto"/>
                  </w:divBdr>
                </w:div>
                <w:div w:id="1635326968">
                  <w:marLeft w:val="640"/>
                  <w:marRight w:val="0"/>
                  <w:marTop w:val="0"/>
                  <w:marBottom w:val="0"/>
                  <w:divBdr>
                    <w:top w:val="none" w:sz="0" w:space="0" w:color="auto"/>
                    <w:left w:val="none" w:sz="0" w:space="0" w:color="auto"/>
                    <w:bottom w:val="none" w:sz="0" w:space="0" w:color="auto"/>
                    <w:right w:val="none" w:sz="0" w:space="0" w:color="auto"/>
                  </w:divBdr>
                </w:div>
                <w:div w:id="2145419002">
                  <w:marLeft w:val="640"/>
                  <w:marRight w:val="0"/>
                  <w:marTop w:val="0"/>
                  <w:marBottom w:val="0"/>
                  <w:divBdr>
                    <w:top w:val="none" w:sz="0" w:space="0" w:color="auto"/>
                    <w:left w:val="none" w:sz="0" w:space="0" w:color="auto"/>
                    <w:bottom w:val="none" w:sz="0" w:space="0" w:color="auto"/>
                    <w:right w:val="none" w:sz="0" w:space="0" w:color="auto"/>
                  </w:divBdr>
                </w:div>
                <w:div w:id="707607846">
                  <w:marLeft w:val="640"/>
                  <w:marRight w:val="0"/>
                  <w:marTop w:val="0"/>
                  <w:marBottom w:val="0"/>
                  <w:divBdr>
                    <w:top w:val="none" w:sz="0" w:space="0" w:color="auto"/>
                    <w:left w:val="none" w:sz="0" w:space="0" w:color="auto"/>
                    <w:bottom w:val="none" w:sz="0" w:space="0" w:color="auto"/>
                    <w:right w:val="none" w:sz="0" w:space="0" w:color="auto"/>
                  </w:divBdr>
                </w:div>
                <w:div w:id="104618957">
                  <w:marLeft w:val="640"/>
                  <w:marRight w:val="0"/>
                  <w:marTop w:val="0"/>
                  <w:marBottom w:val="0"/>
                  <w:divBdr>
                    <w:top w:val="none" w:sz="0" w:space="0" w:color="auto"/>
                    <w:left w:val="none" w:sz="0" w:space="0" w:color="auto"/>
                    <w:bottom w:val="none" w:sz="0" w:space="0" w:color="auto"/>
                    <w:right w:val="none" w:sz="0" w:space="0" w:color="auto"/>
                  </w:divBdr>
                </w:div>
                <w:div w:id="2005039180">
                  <w:marLeft w:val="640"/>
                  <w:marRight w:val="0"/>
                  <w:marTop w:val="0"/>
                  <w:marBottom w:val="0"/>
                  <w:divBdr>
                    <w:top w:val="none" w:sz="0" w:space="0" w:color="auto"/>
                    <w:left w:val="none" w:sz="0" w:space="0" w:color="auto"/>
                    <w:bottom w:val="none" w:sz="0" w:space="0" w:color="auto"/>
                    <w:right w:val="none" w:sz="0" w:space="0" w:color="auto"/>
                  </w:divBdr>
                </w:div>
                <w:div w:id="563612242">
                  <w:marLeft w:val="640"/>
                  <w:marRight w:val="0"/>
                  <w:marTop w:val="0"/>
                  <w:marBottom w:val="0"/>
                  <w:divBdr>
                    <w:top w:val="none" w:sz="0" w:space="0" w:color="auto"/>
                    <w:left w:val="none" w:sz="0" w:space="0" w:color="auto"/>
                    <w:bottom w:val="none" w:sz="0" w:space="0" w:color="auto"/>
                    <w:right w:val="none" w:sz="0" w:space="0" w:color="auto"/>
                  </w:divBdr>
                </w:div>
                <w:div w:id="837958508">
                  <w:marLeft w:val="640"/>
                  <w:marRight w:val="0"/>
                  <w:marTop w:val="0"/>
                  <w:marBottom w:val="0"/>
                  <w:divBdr>
                    <w:top w:val="none" w:sz="0" w:space="0" w:color="auto"/>
                    <w:left w:val="none" w:sz="0" w:space="0" w:color="auto"/>
                    <w:bottom w:val="none" w:sz="0" w:space="0" w:color="auto"/>
                    <w:right w:val="none" w:sz="0" w:space="0" w:color="auto"/>
                  </w:divBdr>
                </w:div>
                <w:div w:id="1465544607">
                  <w:marLeft w:val="640"/>
                  <w:marRight w:val="0"/>
                  <w:marTop w:val="0"/>
                  <w:marBottom w:val="0"/>
                  <w:divBdr>
                    <w:top w:val="none" w:sz="0" w:space="0" w:color="auto"/>
                    <w:left w:val="none" w:sz="0" w:space="0" w:color="auto"/>
                    <w:bottom w:val="none" w:sz="0" w:space="0" w:color="auto"/>
                    <w:right w:val="none" w:sz="0" w:space="0" w:color="auto"/>
                  </w:divBdr>
                </w:div>
                <w:div w:id="1048727878">
                  <w:marLeft w:val="640"/>
                  <w:marRight w:val="0"/>
                  <w:marTop w:val="0"/>
                  <w:marBottom w:val="0"/>
                  <w:divBdr>
                    <w:top w:val="none" w:sz="0" w:space="0" w:color="auto"/>
                    <w:left w:val="none" w:sz="0" w:space="0" w:color="auto"/>
                    <w:bottom w:val="none" w:sz="0" w:space="0" w:color="auto"/>
                    <w:right w:val="none" w:sz="0" w:space="0" w:color="auto"/>
                  </w:divBdr>
                </w:div>
                <w:div w:id="107703167">
                  <w:marLeft w:val="640"/>
                  <w:marRight w:val="0"/>
                  <w:marTop w:val="0"/>
                  <w:marBottom w:val="0"/>
                  <w:divBdr>
                    <w:top w:val="none" w:sz="0" w:space="0" w:color="auto"/>
                    <w:left w:val="none" w:sz="0" w:space="0" w:color="auto"/>
                    <w:bottom w:val="none" w:sz="0" w:space="0" w:color="auto"/>
                    <w:right w:val="none" w:sz="0" w:space="0" w:color="auto"/>
                  </w:divBdr>
                </w:div>
                <w:div w:id="1298489720">
                  <w:marLeft w:val="640"/>
                  <w:marRight w:val="0"/>
                  <w:marTop w:val="0"/>
                  <w:marBottom w:val="0"/>
                  <w:divBdr>
                    <w:top w:val="none" w:sz="0" w:space="0" w:color="auto"/>
                    <w:left w:val="none" w:sz="0" w:space="0" w:color="auto"/>
                    <w:bottom w:val="none" w:sz="0" w:space="0" w:color="auto"/>
                    <w:right w:val="none" w:sz="0" w:space="0" w:color="auto"/>
                  </w:divBdr>
                </w:div>
                <w:div w:id="1448700206">
                  <w:marLeft w:val="640"/>
                  <w:marRight w:val="0"/>
                  <w:marTop w:val="0"/>
                  <w:marBottom w:val="0"/>
                  <w:divBdr>
                    <w:top w:val="none" w:sz="0" w:space="0" w:color="auto"/>
                    <w:left w:val="none" w:sz="0" w:space="0" w:color="auto"/>
                    <w:bottom w:val="none" w:sz="0" w:space="0" w:color="auto"/>
                    <w:right w:val="none" w:sz="0" w:space="0" w:color="auto"/>
                  </w:divBdr>
                </w:div>
                <w:div w:id="475999465">
                  <w:marLeft w:val="640"/>
                  <w:marRight w:val="0"/>
                  <w:marTop w:val="0"/>
                  <w:marBottom w:val="0"/>
                  <w:divBdr>
                    <w:top w:val="none" w:sz="0" w:space="0" w:color="auto"/>
                    <w:left w:val="none" w:sz="0" w:space="0" w:color="auto"/>
                    <w:bottom w:val="none" w:sz="0" w:space="0" w:color="auto"/>
                    <w:right w:val="none" w:sz="0" w:space="0" w:color="auto"/>
                  </w:divBdr>
                </w:div>
                <w:div w:id="1431664184">
                  <w:marLeft w:val="640"/>
                  <w:marRight w:val="0"/>
                  <w:marTop w:val="0"/>
                  <w:marBottom w:val="0"/>
                  <w:divBdr>
                    <w:top w:val="none" w:sz="0" w:space="0" w:color="auto"/>
                    <w:left w:val="none" w:sz="0" w:space="0" w:color="auto"/>
                    <w:bottom w:val="none" w:sz="0" w:space="0" w:color="auto"/>
                    <w:right w:val="none" w:sz="0" w:space="0" w:color="auto"/>
                  </w:divBdr>
                </w:div>
                <w:div w:id="869689620">
                  <w:marLeft w:val="640"/>
                  <w:marRight w:val="0"/>
                  <w:marTop w:val="0"/>
                  <w:marBottom w:val="0"/>
                  <w:divBdr>
                    <w:top w:val="none" w:sz="0" w:space="0" w:color="auto"/>
                    <w:left w:val="none" w:sz="0" w:space="0" w:color="auto"/>
                    <w:bottom w:val="none" w:sz="0" w:space="0" w:color="auto"/>
                    <w:right w:val="none" w:sz="0" w:space="0" w:color="auto"/>
                  </w:divBdr>
                </w:div>
                <w:div w:id="1226835267">
                  <w:marLeft w:val="640"/>
                  <w:marRight w:val="0"/>
                  <w:marTop w:val="0"/>
                  <w:marBottom w:val="0"/>
                  <w:divBdr>
                    <w:top w:val="none" w:sz="0" w:space="0" w:color="auto"/>
                    <w:left w:val="none" w:sz="0" w:space="0" w:color="auto"/>
                    <w:bottom w:val="none" w:sz="0" w:space="0" w:color="auto"/>
                    <w:right w:val="none" w:sz="0" w:space="0" w:color="auto"/>
                  </w:divBdr>
                </w:div>
                <w:div w:id="645665493">
                  <w:marLeft w:val="640"/>
                  <w:marRight w:val="0"/>
                  <w:marTop w:val="0"/>
                  <w:marBottom w:val="0"/>
                  <w:divBdr>
                    <w:top w:val="none" w:sz="0" w:space="0" w:color="auto"/>
                    <w:left w:val="none" w:sz="0" w:space="0" w:color="auto"/>
                    <w:bottom w:val="none" w:sz="0" w:space="0" w:color="auto"/>
                    <w:right w:val="none" w:sz="0" w:space="0" w:color="auto"/>
                  </w:divBdr>
                </w:div>
                <w:div w:id="916592048">
                  <w:marLeft w:val="640"/>
                  <w:marRight w:val="0"/>
                  <w:marTop w:val="0"/>
                  <w:marBottom w:val="0"/>
                  <w:divBdr>
                    <w:top w:val="none" w:sz="0" w:space="0" w:color="auto"/>
                    <w:left w:val="none" w:sz="0" w:space="0" w:color="auto"/>
                    <w:bottom w:val="none" w:sz="0" w:space="0" w:color="auto"/>
                    <w:right w:val="none" w:sz="0" w:space="0" w:color="auto"/>
                  </w:divBdr>
                </w:div>
                <w:div w:id="1166944794">
                  <w:marLeft w:val="640"/>
                  <w:marRight w:val="0"/>
                  <w:marTop w:val="0"/>
                  <w:marBottom w:val="0"/>
                  <w:divBdr>
                    <w:top w:val="none" w:sz="0" w:space="0" w:color="auto"/>
                    <w:left w:val="none" w:sz="0" w:space="0" w:color="auto"/>
                    <w:bottom w:val="none" w:sz="0" w:space="0" w:color="auto"/>
                    <w:right w:val="none" w:sz="0" w:space="0" w:color="auto"/>
                  </w:divBdr>
                </w:div>
                <w:div w:id="650208681">
                  <w:marLeft w:val="640"/>
                  <w:marRight w:val="0"/>
                  <w:marTop w:val="0"/>
                  <w:marBottom w:val="0"/>
                  <w:divBdr>
                    <w:top w:val="none" w:sz="0" w:space="0" w:color="auto"/>
                    <w:left w:val="none" w:sz="0" w:space="0" w:color="auto"/>
                    <w:bottom w:val="none" w:sz="0" w:space="0" w:color="auto"/>
                    <w:right w:val="none" w:sz="0" w:space="0" w:color="auto"/>
                  </w:divBdr>
                </w:div>
                <w:div w:id="332297147">
                  <w:marLeft w:val="640"/>
                  <w:marRight w:val="0"/>
                  <w:marTop w:val="0"/>
                  <w:marBottom w:val="0"/>
                  <w:divBdr>
                    <w:top w:val="none" w:sz="0" w:space="0" w:color="auto"/>
                    <w:left w:val="none" w:sz="0" w:space="0" w:color="auto"/>
                    <w:bottom w:val="none" w:sz="0" w:space="0" w:color="auto"/>
                    <w:right w:val="none" w:sz="0" w:space="0" w:color="auto"/>
                  </w:divBdr>
                </w:div>
                <w:div w:id="120077331">
                  <w:marLeft w:val="640"/>
                  <w:marRight w:val="0"/>
                  <w:marTop w:val="0"/>
                  <w:marBottom w:val="0"/>
                  <w:divBdr>
                    <w:top w:val="none" w:sz="0" w:space="0" w:color="auto"/>
                    <w:left w:val="none" w:sz="0" w:space="0" w:color="auto"/>
                    <w:bottom w:val="none" w:sz="0" w:space="0" w:color="auto"/>
                    <w:right w:val="none" w:sz="0" w:space="0" w:color="auto"/>
                  </w:divBdr>
                </w:div>
              </w:divsChild>
            </w:div>
            <w:div w:id="1811900054">
              <w:marLeft w:val="0"/>
              <w:marRight w:val="0"/>
              <w:marTop w:val="0"/>
              <w:marBottom w:val="0"/>
              <w:divBdr>
                <w:top w:val="none" w:sz="0" w:space="0" w:color="auto"/>
                <w:left w:val="none" w:sz="0" w:space="0" w:color="auto"/>
                <w:bottom w:val="none" w:sz="0" w:space="0" w:color="auto"/>
                <w:right w:val="none" w:sz="0" w:space="0" w:color="auto"/>
              </w:divBdr>
              <w:divsChild>
                <w:div w:id="1700886925">
                  <w:marLeft w:val="640"/>
                  <w:marRight w:val="0"/>
                  <w:marTop w:val="0"/>
                  <w:marBottom w:val="0"/>
                  <w:divBdr>
                    <w:top w:val="none" w:sz="0" w:space="0" w:color="auto"/>
                    <w:left w:val="none" w:sz="0" w:space="0" w:color="auto"/>
                    <w:bottom w:val="none" w:sz="0" w:space="0" w:color="auto"/>
                    <w:right w:val="none" w:sz="0" w:space="0" w:color="auto"/>
                  </w:divBdr>
                </w:div>
                <w:div w:id="578831139">
                  <w:marLeft w:val="640"/>
                  <w:marRight w:val="0"/>
                  <w:marTop w:val="0"/>
                  <w:marBottom w:val="0"/>
                  <w:divBdr>
                    <w:top w:val="none" w:sz="0" w:space="0" w:color="auto"/>
                    <w:left w:val="none" w:sz="0" w:space="0" w:color="auto"/>
                    <w:bottom w:val="none" w:sz="0" w:space="0" w:color="auto"/>
                    <w:right w:val="none" w:sz="0" w:space="0" w:color="auto"/>
                  </w:divBdr>
                </w:div>
                <w:div w:id="1618371150">
                  <w:marLeft w:val="640"/>
                  <w:marRight w:val="0"/>
                  <w:marTop w:val="0"/>
                  <w:marBottom w:val="0"/>
                  <w:divBdr>
                    <w:top w:val="none" w:sz="0" w:space="0" w:color="auto"/>
                    <w:left w:val="none" w:sz="0" w:space="0" w:color="auto"/>
                    <w:bottom w:val="none" w:sz="0" w:space="0" w:color="auto"/>
                    <w:right w:val="none" w:sz="0" w:space="0" w:color="auto"/>
                  </w:divBdr>
                </w:div>
                <w:div w:id="20281311">
                  <w:marLeft w:val="640"/>
                  <w:marRight w:val="0"/>
                  <w:marTop w:val="0"/>
                  <w:marBottom w:val="0"/>
                  <w:divBdr>
                    <w:top w:val="none" w:sz="0" w:space="0" w:color="auto"/>
                    <w:left w:val="none" w:sz="0" w:space="0" w:color="auto"/>
                    <w:bottom w:val="none" w:sz="0" w:space="0" w:color="auto"/>
                    <w:right w:val="none" w:sz="0" w:space="0" w:color="auto"/>
                  </w:divBdr>
                </w:div>
                <w:div w:id="1401363281">
                  <w:marLeft w:val="640"/>
                  <w:marRight w:val="0"/>
                  <w:marTop w:val="0"/>
                  <w:marBottom w:val="0"/>
                  <w:divBdr>
                    <w:top w:val="none" w:sz="0" w:space="0" w:color="auto"/>
                    <w:left w:val="none" w:sz="0" w:space="0" w:color="auto"/>
                    <w:bottom w:val="none" w:sz="0" w:space="0" w:color="auto"/>
                    <w:right w:val="none" w:sz="0" w:space="0" w:color="auto"/>
                  </w:divBdr>
                </w:div>
                <w:div w:id="1720015488">
                  <w:marLeft w:val="640"/>
                  <w:marRight w:val="0"/>
                  <w:marTop w:val="0"/>
                  <w:marBottom w:val="0"/>
                  <w:divBdr>
                    <w:top w:val="none" w:sz="0" w:space="0" w:color="auto"/>
                    <w:left w:val="none" w:sz="0" w:space="0" w:color="auto"/>
                    <w:bottom w:val="none" w:sz="0" w:space="0" w:color="auto"/>
                    <w:right w:val="none" w:sz="0" w:space="0" w:color="auto"/>
                  </w:divBdr>
                </w:div>
                <w:div w:id="1823496525">
                  <w:marLeft w:val="640"/>
                  <w:marRight w:val="0"/>
                  <w:marTop w:val="0"/>
                  <w:marBottom w:val="0"/>
                  <w:divBdr>
                    <w:top w:val="none" w:sz="0" w:space="0" w:color="auto"/>
                    <w:left w:val="none" w:sz="0" w:space="0" w:color="auto"/>
                    <w:bottom w:val="none" w:sz="0" w:space="0" w:color="auto"/>
                    <w:right w:val="none" w:sz="0" w:space="0" w:color="auto"/>
                  </w:divBdr>
                </w:div>
                <w:div w:id="271057794">
                  <w:marLeft w:val="640"/>
                  <w:marRight w:val="0"/>
                  <w:marTop w:val="0"/>
                  <w:marBottom w:val="0"/>
                  <w:divBdr>
                    <w:top w:val="none" w:sz="0" w:space="0" w:color="auto"/>
                    <w:left w:val="none" w:sz="0" w:space="0" w:color="auto"/>
                    <w:bottom w:val="none" w:sz="0" w:space="0" w:color="auto"/>
                    <w:right w:val="none" w:sz="0" w:space="0" w:color="auto"/>
                  </w:divBdr>
                </w:div>
                <w:div w:id="702290248">
                  <w:marLeft w:val="640"/>
                  <w:marRight w:val="0"/>
                  <w:marTop w:val="0"/>
                  <w:marBottom w:val="0"/>
                  <w:divBdr>
                    <w:top w:val="none" w:sz="0" w:space="0" w:color="auto"/>
                    <w:left w:val="none" w:sz="0" w:space="0" w:color="auto"/>
                    <w:bottom w:val="none" w:sz="0" w:space="0" w:color="auto"/>
                    <w:right w:val="none" w:sz="0" w:space="0" w:color="auto"/>
                  </w:divBdr>
                </w:div>
                <w:div w:id="579826355">
                  <w:marLeft w:val="640"/>
                  <w:marRight w:val="0"/>
                  <w:marTop w:val="0"/>
                  <w:marBottom w:val="0"/>
                  <w:divBdr>
                    <w:top w:val="none" w:sz="0" w:space="0" w:color="auto"/>
                    <w:left w:val="none" w:sz="0" w:space="0" w:color="auto"/>
                    <w:bottom w:val="none" w:sz="0" w:space="0" w:color="auto"/>
                    <w:right w:val="none" w:sz="0" w:space="0" w:color="auto"/>
                  </w:divBdr>
                </w:div>
                <w:div w:id="749158658">
                  <w:marLeft w:val="640"/>
                  <w:marRight w:val="0"/>
                  <w:marTop w:val="0"/>
                  <w:marBottom w:val="0"/>
                  <w:divBdr>
                    <w:top w:val="none" w:sz="0" w:space="0" w:color="auto"/>
                    <w:left w:val="none" w:sz="0" w:space="0" w:color="auto"/>
                    <w:bottom w:val="none" w:sz="0" w:space="0" w:color="auto"/>
                    <w:right w:val="none" w:sz="0" w:space="0" w:color="auto"/>
                  </w:divBdr>
                </w:div>
                <w:div w:id="1776628400">
                  <w:marLeft w:val="640"/>
                  <w:marRight w:val="0"/>
                  <w:marTop w:val="0"/>
                  <w:marBottom w:val="0"/>
                  <w:divBdr>
                    <w:top w:val="none" w:sz="0" w:space="0" w:color="auto"/>
                    <w:left w:val="none" w:sz="0" w:space="0" w:color="auto"/>
                    <w:bottom w:val="none" w:sz="0" w:space="0" w:color="auto"/>
                    <w:right w:val="none" w:sz="0" w:space="0" w:color="auto"/>
                  </w:divBdr>
                </w:div>
                <w:div w:id="1543322039">
                  <w:marLeft w:val="640"/>
                  <w:marRight w:val="0"/>
                  <w:marTop w:val="0"/>
                  <w:marBottom w:val="0"/>
                  <w:divBdr>
                    <w:top w:val="none" w:sz="0" w:space="0" w:color="auto"/>
                    <w:left w:val="none" w:sz="0" w:space="0" w:color="auto"/>
                    <w:bottom w:val="none" w:sz="0" w:space="0" w:color="auto"/>
                    <w:right w:val="none" w:sz="0" w:space="0" w:color="auto"/>
                  </w:divBdr>
                </w:div>
                <w:div w:id="518586790">
                  <w:marLeft w:val="640"/>
                  <w:marRight w:val="0"/>
                  <w:marTop w:val="0"/>
                  <w:marBottom w:val="0"/>
                  <w:divBdr>
                    <w:top w:val="none" w:sz="0" w:space="0" w:color="auto"/>
                    <w:left w:val="none" w:sz="0" w:space="0" w:color="auto"/>
                    <w:bottom w:val="none" w:sz="0" w:space="0" w:color="auto"/>
                    <w:right w:val="none" w:sz="0" w:space="0" w:color="auto"/>
                  </w:divBdr>
                </w:div>
                <w:div w:id="534469061">
                  <w:marLeft w:val="640"/>
                  <w:marRight w:val="0"/>
                  <w:marTop w:val="0"/>
                  <w:marBottom w:val="0"/>
                  <w:divBdr>
                    <w:top w:val="none" w:sz="0" w:space="0" w:color="auto"/>
                    <w:left w:val="none" w:sz="0" w:space="0" w:color="auto"/>
                    <w:bottom w:val="none" w:sz="0" w:space="0" w:color="auto"/>
                    <w:right w:val="none" w:sz="0" w:space="0" w:color="auto"/>
                  </w:divBdr>
                </w:div>
                <w:div w:id="1803690999">
                  <w:marLeft w:val="640"/>
                  <w:marRight w:val="0"/>
                  <w:marTop w:val="0"/>
                  <w:marBottom w:val="0"/>
                  <w:divBdr>
                    <w:top w:val="none" w:sz="0" w:space="0" w:color="auto"/>
                    <w:left w:val="none" w:sz="0" w:space="0" w:color="auto"/>
                    <w:bottom w:val="none" w:sz="0" w:space="0" w:color="auto"/>
                    <w:right w:val="none" w:sz="0" w:space="0" w:color="auto"/>
                  </w:divBdr>
                </w:div>
                <w:div w:id="1817645577">
                  <w:marLeft w:val="640"/>
                  <w:marRight w:val="0"/>
                  <w:marTop w:val="0"/>
                  <w:marBottom w:val="0"/>
                  <w:divBdr>
                    <w:top w:val="none" w:sz="0" w:space="0" w:color="auto"/>
                    <w:left w:val="none" w:sz="0" w:space="0" w:color="auto"/>
                    <w:bottom w:val="none" w:sz="0" w:space="0" w:color="auto"/>
                    <w:right w:val="none" w:sz="0" w:space="0" w:color="auto"/>
                  </w:divBdr>
                </w:div>
                <w:div w:id="759375457">
                  <w:marLeft w:val="640"/>
                  <w:marRight w:val="0"/>
                  <w:marTop w:val="0"/>
                  <w:marBottom w:val="0"/>
                  <w:divBdr>
                    <w:top w:val="none" w:sz="0" w:space="0" w:color="auto"/>
                    <w:left w:val="none" w:sz="0" w:space="0" w:color="auto"/>
                    <w:bottom w:val="none" w:sz="0" w:space="0" w:color="auto"/>
                    <w:right w:val="none" w:sz="0" w:space="0" w:color="auto"/>
                  </w:divBdr>
                </w:div>
                <w:div w:id="1071462566">
                  <w:marLeft w:val="640"/>
                  <w:marRight w:val="0"/>
                  <w:marTop w:val="0"/>
                  <w:marBottom w:val="0"/>
                  <w:divBdr>
                    <w:top w:val="none" w:sz="0" w:space="0" w:color="auto"/>
                    <w:left w:val="none" w:sz="0" w:space="0" w:color="auto"/>
                    <w:bottom w:val="none" w:sz="0" w:space="0" w:color="auto"/>
                    <w:right w:val="none" w:sz="0" w:space="0" w:color="auto"/>
                  </w:divBdr>
                </w:div>
                <w:div w:id="1209029694">
                  <w:marLeft w:val="640"/>
                  <w:marRight w:val="0"/>
                  <w:marTop w:val="0"/>
                  <w:marBottom w:val="0"/>
                  <w:divBdr>
                    <w:top w:val="none" w:sz="0" w:space="0" w:color="auto"/>
                    <w:left w:val="none" w:sz="0" w:space="0" w:color="auto"/>
                    <w:bottom w:val="none" w:sz="0" w:space="0" w:color="auto"/>
                    <w:right w:val="none" w:sz="0" w:space="0" w:color="auto"/>
                  </w:divBdr>
                </w:div>
                <w:div w:id="1060985385">
                  <w:marLeft w:val="640"/>
                  <w:marRight w:val="0"/>
                  <w:marTop w:val="0"/>
                  <w:marBottom w:val="0"/>
                  <w:divBdr>
                    <w:top w:val="none" w:sz="0" w:space="0" w:color="auto"/>
                    <w:left w:val="none" w:sz="0" w:space="0" w:color="auto"/>
                    <w:bottom w:val="none" w:sz="0" w:space="0" w:color="auto"/>
                    <w:right w:val="none" w:sz="0" w:space="0" w:color="auto"/>
                  </w:divBdr>
                </w:div>
                <w:div w:id="523639549">
                  <w:marLeft w:val="640"/>
                  <w:marRight w:val="0"/>
                  <w:marTop w:val="0"/>
                  <w:marBottom w:val="0"/>
                  <w:divBdr>
                    <w:top w:val="none" w:sz="0" w:space="0" w:color="auto"/>
                    <w:left w:val="none" w:sz="0" w:space="0" w:color="auto"/>
                    <w:bottom w:val="none" w:sz="0" w:space="0" w:color="auto"/>
                    <w:right w:val="none" w:sz="0" w:space="0" w:color="auto"/>
                  </w:divBdr>
                </w:div>
                <w:div w:id="666783618">
                  <w:marLeft w:val="640"/>
                  <w:marRight w:val="0"/>
                  <w:marTop w:val="0"/>
                  <w:marBottom w:val="0"/>
                  <w:divBdr>
                    <w:top w:val="none" w:sz="0" w:space="0" w:color="auto"/>
                    <w:left w:val="none" w:sz="0" w:space="0" w:color="auto"/>
                    <w:bottom w:val="none" w:sz="0" w:space="0" w:color="auto"/>
                    <w:right w:val="none" w:sz="0" w:space="0" w:color="auto"/>
                  </w:divBdr>
                </w:div>
                <w:div w:id="500319037">
                  <w:marLeft w:val="640"/>
                  <w:marRight w:val="0"/>
                  <w:marTop w:val="0"/>
                  <w:marBottom w:val="0"/>
                  <w:divBdr>
                    <w:top w:val="none" w:sz="0" w:space="0" w:color="auto"/>
                    <w:left w:val="none" w:sz="0" w:space="0" w:color="auto"/>
                    <w:bottom w:val="none" w:sz="0" w:space="0" w:color="auto"/>
                    <w:right w:val="none" w:sz="0" w:space="0" w:color="auto"/>
                  </w:divBdr>
                </w:div>
                <w:div w:id="593322205">
                  <w:marLeft w:val="640"/>
                  <w:marRight w:val="0"/>
                  <w:marTop w:val="0"/>
                  <w:marBottom w:val="0"/>
                  <w:divBdr>
                    <w:top w:val="none" w:sz="0" w:space="0" w:color="auto"/>
                    <w:left w:val="none" w:sz="0" w:space="0" w:color="auto"/>
                    <w:bottom w:val="none" w:sz="0" w:space="0" w:color="auto"/>
                    <w:right w:val="none" w:sz="0" w:space="0" w:color="auto"/>
                  </w:divBdr>
                </w:div>
                <w:div w:id="1778018489">
                  <w:marLeft w:val="640"/>
                  <w:marRight w:val="0"/>
                  <w:marTop w:val="0"/>
                  <w:marBottom w:val="0"/>
                  <w:divBdr>
                    <w:top w:val="none" w:sz="0" w:space="0" w:color="auto"/>
                    <w:left w:val="none" w:sz="0" w:space="0" w:color="auto"/>
                    <w:bottom w:val="none" w:sz="0" w:space="0" w:color="auto"/>
                    <w:right w:val="none" w:sz="0" w:space="0" w:color="auto"/>
                  </w:divBdr>
                </w:div>
                <w:div w:id="361979742">
                  <w:marLeft w:val="640"/>
                  <w:marRight w:val="0"/>
                  <w:marTop w:val="0"/>
                  <w:marBottom w:val="0"/>
                  <w:divBdr>
                    <w:top w:val="none" w:sz="0" w:space="0" w:color="auto"/>
                    <w:left w:val="none" w:sz="0" w:space="0" w:color="auto"/>
                    <w:bottom w:val="none" w:sz="0" w:space="0" w:color="auto"/>
                    <w:right w:val="none" w:sz="0" w:space="0" w:color="auto"/>
                  </w:divBdr>
                </w:div>
                <w:div w:id="884027393">
                  <w:marLeft w:val="640"/>
                  <w:marRight w:val="0"/>
                  <w:marTop w:val="0"/>
                  <w:marBottom w:val="0"/>
                  <w:divBdr>
                    <w:top w:val="none" w:sz="0" w:space="0" w:color="auto"/>
                    <w:left w:val="none" w:sz="0" w:space="0" w:color="auto"/>
                    <w:bottom w:val="none" w:sz="0" w:space="0" w:color="auto"/>
                    <w:right w:val="none" w:sz="0" w:space="0" w:color="auto"/>
                  </w:divBdr>
                </w:div>
                <w:div w:id="450246812">
                  <w:marLeft w:val="640"/>
                  <w:marRight w:val="0"/>
                  <w:marTop w:val="0"/>
                  <w:marBottom w:val="0"/>
                  <w:divBdr>
                    <w:top w:val="none" w:sz="0" w:space="0" w:color="auto"/>
                    <w:left w:val="none" w:sz="0" w:space="0" w:color="auto"/>
                    <w:bottom w:val="none" w:sz="0" w:space="0" w:color="auto"/>
                    <w:right w:val="none" w:sz="0" w:space="0" w:color="auto"/>
                  </w:divBdr>
                </w:div>
                <w:div w:id="2064254703">
                  <w:marLeft w:val="640"/>
                  <w:marRight w:val="0"/>
                  <w:marTop w:val="0"/>
                  <w:marBottom w:val="0"/>
                  <w:divBdr>
                    <w:top w:val="none" w:sz="0" w:space="0" w:color="auto"/>
                    <w:left w:val="none" w:sz="0" w:space="0" w:color="auto"/>
                    <w:bottom w:val="none" w:sz="0" w:space="0" w:color="auto"/>
                    <w:right w:val="none" w:sz="0" w:space="0" w:color="auto"/>
                  </w:divBdr>
                </w:div>
                <w:div w:id="417754493">
                  <w:marLeft w:val="640"/>
                  <w:marRight w:val="0"/>
                  <w:marTop w:val="0"/>
                  <w:marBottom w:val="0"/>
                  <w:divBdr>
                    <w:top w:val="none" w:sz="0" w:space="0" w:color="auto"/>
                    <w:left w:val="none" w:sz="0" w:space="0" w:color="auto"/>
                    <w:bottom w:val="none" w:sz="0" w:space="0" w:color="auto"/>
                    <w:right w:val="none" w:sz="0" w:space="0" w:color="auto"/>
                  </w:divBdr>
                </w:div>
                <w:div w:id="1690983672">
                  <w:marLeft w:val="640"/>
                  <w:marRight w:val="0"/>
                  <w:marTop w:val="0"/>
                  <w:marBottom w:val="0"/>
                  <w:divBdr>
                    <w:top w:val="none" w:sz="0" w:space="0" w:color="auto"/>
                    <w:left w:val="none" w:sz="0" w:space="0" w:color="auto"/>
                    <w:bottom w:val="none" w:sz="0" w:space="0" w:color="auto"/>
                    <w:right w:val="none" w:sz="0" w:space="0" w:color="auto"/>
                  </w:divBdr>
                </w:div>
                <w:div w:id="676881802">
                  <w:marLeft w:val="640"/>
                  <w:marRight w:val="0"/>
                  <w:marTop w:val="0"/>
                  <w:marBottom w:val="0"/>
                  <w:divBdr>
                    <w:top w:val="none" w:sz="0" w:space="0" w:color="auto"/>
                    <w:left w:val="none" w:sz="0" w:space="0" w:color="auto"/>
                    <w:bottom w:val="none" w:sz="0" w:space="0" w:color="auto"/>
                    <w:right w:val="none" w:sz="0" w:space="0" w:color="auto"/>
                  </w:divBdr>
                </w:div>
              </w:divsChild>
            </w:div>
            <w:div w:id="556357581">
              <w:marLeft w:val="0"/>
              <w:marRight w:val="0"/>
              <w:marTop w:val="0"/>
              <w:marBottom w:val="0"/>
              <w:divBdr>
                <w:top w:val="none" w:sz="0" w:space="0" w:color="auto"/>
                <w:left w:val="none" w:sz="0" w:space="0" w:color="auto"/>
                <w:bottom w:val="none" w:sz="0" w:space="0" w:color="auto"/>
                <w:right w:val="none" w:sz="0" w:space="0" w:color="auto"/>
              </w:divBdr>
              <w:divsChild>
                <w:div w:id="247688899">
                  <w:marLeft w:val="640"/>
                  <w:marRight w:val="0"/>
                  <w:marTop w:val="0"/>
                  <w:marBottom w:val="0"/>
                  <w:divBdr>
                    <w:top w:val="none" w:sz="0" w:space="0" w:color="auto"/>
                    <w:left w:val="none" w:sz="0" w:space="0" w:color="auto"/>
                    <w:bottom w:val="none" w:sz="0" w:space="0" w:color="auto"/>
                    <w:right w:val="none" w:sz="0" w:space="0" w:color="auto"/>
                  </w:divBdr>
                </w:div>
                <w:div w:id="733429705">
                  <w:marLeft w:val="640"/>
                  <w:marRight w:val="0"/>
                  <w:marTop w:val="0"/>
                  <w:marBottom w:val="0"/>
                  <w:divBdr>
                    <w:top w:val="none" w:sz="0" w:space="0" w:color="auto"/>
                    <w:left w:val="none" w:sz="0" w:space="0" w:color="auto"/>
                    <w:bottom w:val="none" w:sz="0" w:space="0" w:color="auto"/>
                    <w:right w:val="none" w:sz="0" w:space="0" w:color="auto"/>
                  </w:divBdr>
                </w:div>
                <w:div w:id="1875382836">
                  <w:marLeft w:val="640"/>
                  <w:marRight w:val="0"/>
                  <w:marTop w:val="0"/>
                  <w:marBottom w:val="0"/>
                  <w:divBdr>
                    <w:top w:val="none" w:sz="0" w:space="0" w:color="auto"/>
                    <w:left w:val="none" w:sz="0" w:space="0" w:color="auto"/>
                    <w:bottom w:val="none" w:sz="0" w:space="0" w:color="auto"/>
                    <w:right w:val="none" w:sz="0" w:space="0" w:color="auto"/>
                  </w:divBdr>
                </w:div>
                <w:div w:id="1522670807">
                  <w:marLeft w:val="640"/>
                  <w:marRight w:val="0"/>
                  <w:marTop w:val="0"/>
                  <w:marBottom w:val="0"/>
                  <w:divBdr>
                    <w:top w:val="none" w:sz="0" w:space="0" w:color="auto"/>
                    <w:left w:val="none" w:sz="0" w:space="0" w:color="auto"/>
                    <w:bottom w:val="none" w:sz="0" w:space="0" w:color="auto"/>
                    <w:right w:val="none" w:sz="0" w:space="0" w:color="auto"/>
                  </w:divBdr>
                </w:div>
                <w:div w:id="1436054047">
                  <w:marLeft w:val="640"/>
                  <w:marRight w:val="0"/>
                  <w:marTop w:val="0"/>
                  <w:marBottom w:val="0"/>
                  <w:divBdr>
                    <w:top w:val="none" w:sz="0" w:space="0" w:color="auto"/>
                    <w:left w:val="none" w:sz="0" w:space="0" w:color="auto"/>
                    <w:bottom w:val="none" w:sz="0" w:space="0" w:color="auto"/>
                    <w:right w:val="none" w:sz="0" w:space="0" w:color="auto"/>
                  </w:divBdr>
                </w:div>
                <w:div w:id="399866859">
                  <w:marLeft w:val="640"/>
                  <w:marRight w:val="0"/>
                  <w:marTop w:val="0"/>
                  <w:marBottom w:val="0"/>
                  <w:divBdr>
                    <w:top w:val="none" w:sz="0" w:space="0" w:color="auto"/>
                    <w:left w:val="none" w:sz="0" w:space="0" w:color="auto"/>
                    <w:bottom w:val="none" w:sz="0" w:space="0" w:color="auto"/>
                    <w:right w:val="none" w:sz="0" w:space="0" w:color="auto"/>
                  </w:divBdr>
                </w:div>
                <w:div w:id="1937134251">
                  <w:marLeft w:val="640"/>
                  <w:marRight w:val="0"/>
                  <w:marTop w:val="0"/>
                  <w:marBottom w:val="0"/>
                  <w:divBdr>
                    <w:top w:val="none" w:sz="0" w:space="0" w:color="auto"/>
                    <w:left w:val="none" w:sz="0" w:space="0" w:color="auto"/>
                    <w:bottom w:val="none" w:sz="0" w:space="0" w:color="auto"/>
                    <w:right w:val="none" w:sz="0" w:space="0" w:color="auto"/>
                  </w:divBdr>
                </w:div>
                <w:div w:id="572929815">
                  <w:marLeft w:val="640"/>
                  <w:marRight w:val="0"/>
                  <w:marTop w:val="0"/>
                  <w:marBottom w:val="0"/>
                  <w:divBdr>
                    <w:top w:val="none" w:sz="0" w:space="0" w:color="auto"/>
                    <w:left w:val="none" w:sz="0" w:space="0" w:color="auto"/>
                    <w:bottom w:val="none" w:sz="0" w:space="0" w:color="auto"/>
                    <w:right w:val="none" w:sz="0" w:space="0" w:color="auto"/>
                  </w:divBdr>
                </w:div>
                <w:div w:id="1758011917">
                  <w:marLeft w:val="640"/>
                  <w:marRight w:val="0"/>
                  <w:marTop w:val="0"/>
                  <w:marBottom w:val="0"/>
                  <w:divBdr>
                    <w:top w:val="none" w:sz="0" w:space="0" w:color="auto"/>
                    <w:left w:val="none" w:sz="0" w:space="0" w:color="auto"/>
                    <w:bottom w:val="none" w:sz="0" w:space="0" w:color="auto"/>
                    <w:right w:val="none" w:sz="0" w:space="0" w:color="auto"/>
                  </w:divBdr>
                </w:div>
                <w:div w:id="197134103">
                  <w:marLeft w:val="640"/>
                  <w:marRight w:val="0"/>
                  <w:marTop w:val="0"/>
                  <w:marBottom w:val="0"/>
                  <w:divBdr>
                    <w:top w:val="none" w:sz="0" w:space="0" w:color="auto"/>
                    <w:left w:val="none" w:sz="0" w:space="0" w:color="auto"/>
                    <w:bottom w:val="none" w:sz="0" w:space="0" w:color="auto"/>
                    <w:right w:val="none" w:sz="0" w:space="0" w:color="auto"/>
                  </w:divBdr>
                </w:div>
                <w:div w:id="2072725181">
                  <w:marLeft w:val="640"/>
                  <w:marRight w:val="0"/>
                  <w:marTop w:val="0"/>
                  <w:marBottom w:val="0"/>
                  <w:divBdr>
                    <w:top w:val="none" w:sz="0" w:space="0" w:color="auto"/>
                    <w:left w:val="none" w:sz="0" w:space="0" w:color="auto"/>
                    <w:bottom w:val="none" w:sz="0" w:space="0" w:color="auto"/>
                    <w:right w:val="none" w:sz="0" w:space="0" w:color="auto"/>
                  </w:divBdr>
                </w:div>
                <w:div w:id="1173643958">
                  <w:marLeft w:val="640"/>
                  <w:marRight w:val="0"/>
                  <w:marTop w:val="0"/>
                  <w:marBottom w:val="0"/>
                  <w:divBdr>
                    <w:top w:val="none" w:sz="0" w:space="0" w:color="auto"/>
                    <w:left w:val="none" w:sz="0" w:space="0" w:color="auto"/>
                    <w:bottom w:val="none" w:sz="0" w:space="0" w:color="auto"/>
                    <w:right w:val="none" w:sz="0" w:space="0" w:color="auto"/>
                  </w:divBdr>
                </w:div>
                <w:div w:id="1199122708">
                  <w:marLeft w:val="640"/>
                  <w:marRight w:val="0"/>
                  <w:marTop w:val="0"/>
                  <w:marBottom w:val="0"/>
                  <w:divBdr>
                    <w:top w:val="none" w:sz="0" w:space="0" w:color="auto"/>
                    <w:left w:val="none" w:sz="0" w:space="0" w:color="auto"/>
                    <w:bottom w:val="none" w:sz="0" w:space="0" w:color="auto"/>
                    <w:right w:val="none" w:sz="0" w:space="0" w:color="auto"/>
                  </w:divBdr>
                </w:div>
                <w:div w:id="103237433">
                  <w:marLeft w:val="640"/>
                  <w:marRight w:val="0"/>
                  <w:marTop w:val="0"/>
                  <w:marBottom w:val="0"/>
                  <w:divBdr>
                    <w:top w:val="none" w:sz="0" w:space="0" w:color="auto"/>
                    <w:left w:val="none" w:sz="0" w:space="0" w:color="auto"/>
                    <w:bottom w:val="none" w:sz="0" w:space="0" w:color="auto"/>
                    <w:right w:val="none" w:sz="0" w:space="0" w:color="auto"/>
                  </w:divBdr>
                </w:div>
                <w:div w:id="391663526">
                  <w:marLeft w:val="640"/>
                  <w:marRight w:val="0"/>
                  <w:marTop w:val="0"/>
                  <w:marBottom w:val="0"/>
                  <w:divBdr>
                    <w:top w:val="none" w:sz="0" w:space="0" w:color="auto"/>
                    <w:left w:val="none" w:sz="0" w:space="0" w:color="auto"/>
                    <w:bottom w:val="none" w:sz="0" w:space="0" w:color="auto"/>
                    <w:right w:val="none" w:sz="0" w:space="0" w:color="auto"/>
                  </w:divBdr>
                </w:div>
                <w:div w:id="841772748">
                  <w:marLeft w:val="640"/>
                  <w:marRight w:val="0"/>
                  <w:marTop w:val="0"/>
                  <w:marBottom w:val="0"/>
                  <w:divBdr>
                    <w:top w:val="none" w:sz="0" w:space="0" w:color="auto"/>
                    <w:left w:val="none" w:sz="0" w:space="0" w:color="auto"/>
                    <w:bottom w:val="none" w:sz="0" w:space="0" w:color="auto"/>
                    <w:right w:val="none" w:sz="0" w:space="0" w:color="auto"/>
                  </w:divBdr>
                </w:div>
                <w:div w:id="1221088020">
                  <w:marLeft w:val="640"/>
                  <w:marRight w:val="0"/>
                  <w:marTop w:val="0"/>
                  <w:marBottom w:val="0"/>
                  <w:divBdr>
                    <w:top w:val="none" w:sz="0" w:space="0" w:color="auto"/>
                    <w:left w:val="none" w:sz="0" w:space="0" w:color="auto"/>
                    <w:bottom w:val="none" w:sz="0" w:space="0" w:color="auto"/>
                    <w:right w:val="none" w:sz="0" w:space="0" w:color="auto"/>
                  </w:divBdr>
                </w:div>
                <w:div w:id="1426732640">
                  <w:marLeft w:val="640"/>
                  <w:marRight w:val="0"/>
                  <w:marTop w:val="0"/>
                  <w:marBottom w:val="0"/>
                  <w:divBdr>
                    <w:top w:val="none" w:sz="0" w:space="0" w:color="auto"/>
                    <w:left w:val="none" w:sz="0" w:space="0" w:color="auto"/>
                    <w:bottom w:val="none" w:sz="0" w:space="0" w:color="auto"/>
                    <w:right w:val="none" w:sz="0" w:space="0" w:color="auto"/>
                  </w:divBdr>
                </w:div>
                <w:div w:id="1647321751">
                  <w:marLeft w:val="640"/>
                  <w:marRight w:val="0"/>
                  <w:marTop w:val="0"/>
                  <w:marBottom w:val="0"/>
                  <w:divBdr>
                    <w:top w:val="none" w:sz="0" w:space="0" w:color="auto"/>
                    <w:left w:val="none" w:sz="0" w:space="0" w:color="auto"/>
                    <w:bottom w:val="none" w:sz="0" w:space="0" w:color="auto"/>
                    <w:right w:val="none" w:sz="0" w:space="0" w:color="auto"/>
                  </w:divBdr>
                </w:div>
                <w:div w:id="174350200">
                  <w:marLeft w:val="640"/>
                  <w:marRight w:val="0"/>
                  <w:marTop w:val="0"/>
                  <w:marBottom w:val="0"/>
                  <w:divBdr>
                    <w:top w:val="none" w:sz="0" w:space="0" w:color="auto"/>
                    <w:left w:val="none" w:sz="0" w:space="0" w:color="auto"/>
                    <w:bottom w:val="none" w:sz="0" w:space="0" w:color="auto"/>
                    <w:right w:val="none" w:sz="0" w:space="0" w:color="auto"/>
                  </w:divBdr>
                </w:div>
                <w:div w:id="341973684">
                  <w:marLeft w:val="640"/>
                  <w:marRight w:val="0"/>
                  <w:marTop w:val="0"/>
                  <w:marBottom w:val="0"/>
                  <w:divBdr>
                    <w:top w:val="none" w:sz="0" w:space="0" w:color="auto"/>
                    <w:left w:val="none" w:sz="0" w:space="0" w:color="auto"/>
                    <w:bottom w:val="none" w:sz="0" w:space="0" w:color="auto"/>
                    <w:right w:val="none" w:sz="0" w:space="0" w:color="auto"/>
                  </w:divBdr>
                </w:div>
                <w:div w:id="902528153">
                  <w:marLeft w:val="640"/>
                  <w:marRight w:val="0"/>
                  <w:marTop w:val="0"/>
                  <w:marBottom w:val="0"/>
                  <w:divBdr>
                    <w:top w:val="none" w:sz="0" w:space="0" w:color="auto"/>
                    <w:left w:val="none" w:sz="0" w:space="0" w:color="auto"/>
                    <w:bottom w:val="none" w:sz="0" w:space="0" w:color="auto"/>
                    <w:right w:val="none" w:sz="0" w:space="0" w:color="auto"/>
                  </w:divBdr>
                </w:div>
                <w:div w:id="252594469">
                  <w:marLeft w:val="640"/>
                  <w:marRight w:val="0"/>
                  <w:marTop w:val="0"/>
                  <w:marBottom w:val="0"/>
                  <w:divBdr>
                    <w:top w:val="none" w:sz="0" w:space="0" w:color="auto"/>
                    <w:left w:val="none" w:sz="0" w:space="0" w:color="auto"/>
                    <w:bottom w:val="none" w:sz="0" w:space="0" w:color="auto"/>
                    <w:right w:val="none" w:sz="0" w:space="0" w:color="auto"/>
                  </w:divBdr>
                </w:div>
                <w:div w:id="1844973763">
                  <w:marLeft w:val="640"/>
                  <w:marRight w:val="0"/>
                  <w:marTop w:val="0"/>
                  <w:marBottom w:val="0"/>
                  <w:divBdr>
                    <w:top w:val="none" w:sz="0" w:space="0" w:color="auto"/>
                    <w:left w:val="none" w:sz="0" w:space="0" w:color="auto"/>
                    <w:bottom w:val="none" w:sz="0" w:space="0" w:color="auto"/>
                    <w:right w:val="none" w:sz="0" w:space="0" w:color="auto"/>
                  </w:divBdr>
                </w:div>
                <w:div w:id="68430977">
                  <w:marLeft w:val="640"/>
                  <w:marRight w:val="0"/>
                  <w:marTop w:val="0"/>
                  <w:marBottom w:val="0"/>
                  <w:divBdr>
                    <w:top w:val="none" w:sz="0" w:space="0" w:color="auto"/>
                    <w:left w:val="none" w:sz="0" w:space="0" w:color="auto"/>
                    <w:bottom w:val="none" w:sz="0" w:space="0" w:color="auto"/>
                    <w:right w:val="none" w:sz="0" w:space="0" w:color="auto"/>
                  </w:divBdr>
                </w:div>
                <w:div w:id="551188492">
                  <w:marLeft w:val="640"/>
                  <w:marRight w:val="0"/>
                  <w:marTop w:val="0"/>
                  <w:marBottom w:val="0"/>
                  <w:divBdr>
                    <w:top w:val="none" w:sz="0" w:space="0" w:color="auto"/>
                    <w:left w:val="none" w:sz="0" w:space="0" w:color="auto"/>
                    <w:bottom w:val="none" w:sz="0" w:space="0" w:color="auto"/>
                    <w:right w:val="none" w:sz="0" w:space="0" w:color="auto"/>
                  </w:divBdr>
                </w:div>
                <w:div w:id="1073355489">
                  <w:marLeft w:val="640"/>
                  <w:marRight w:val="0"/>
                  <w:marTop w:val="0"/>
                  <w:marBottom w:val="0"/>
                  <w:divBdr>
                    <w:top w:val="none" w:sz="0" w:space="0" w:color="auto"/>
                    <w:left w:val="none" w:sz="0" w:space="0" w:color="auto"/>
                    <w:bottom w:val="none" w:sz="0" w:space="0" w:color="auto"/>
                    <w:right w:val="none" w:sz="0" w:space="0" w:color="auto"/>
                  </w:divBdr>
                </w:div>
                <w:div w:id="1786777158">
                  <w:marLeft w:val="640"/>
                  <w:marRight w:val="0"/>
                  <w:marTop w:val="0"/>
                  <w:marBottom w:val="0"/>
                  <w:divBdr>
                    <w:top w:val="none" w:sz="0" w:space="0" w:color="auto"/>
                    <w:left w:val="none" w:sz="0" w:space="0" w:color="auto"/>
                    <w:bottom w:val="none" w:sz="0" w:space="0" w:color="auto"/>
                    <w:right w:val="none" w:sz="0" w:space="0" w:color="auto"/>
                  </w:divBdr>
                </w:div>
                <w:div w:id="420294655">
                  <w:marLeft w:val="640"/>
                  <w:marRight w:val="0"/>
                  <w:marTop w:val="0"/>
                  <w:marBottom w:val="0"/>
                  <w:divBdr>
                    <w:top w:val="none" w:sz="0" w:space="0" w:color="auto"/>
                    <w:left w:val="none" w:sz="0" w:space="0" w:color="auto"/>
                    <w:bottom w:val="none" w:sz="0" w:space="0" w:color="auto"/>
                    <w:right w:val="none" w:sz="0" w:space="0" w:color="auto"/>
                  </w:divBdr>
                </w:div>
                <w:div w:id="846751403">
                  <w:marLeft w:val="640"/>
                  <w:marRight w:val="0"/>
                  <w:marTop w:val="0"/>
                  <w:marBottom w:val="0"/>
                  <w:divBdr>
                    <w:top w:val="none" w:sz="0" w:space="0" w:color="auto"/>
                    <w:left w:val="none" w:sz="0" w:space="0" w:color="auto"/>
                    <w:bottom w:val="none" w:sz="0" w:space="0" w:color="auto"/>
                    <w:right w:val="none" w:sz="0" w:space="0" w:color="auto"/>
                  </w:divBdr>
                </w:div>
                <w:div w:id="558444015">
                  <w:marLeft w:val="640"/>
                  <w:marRight w:val="0"/>
                  <w:marTop w:val="0"/>
                  <w:marBottom w:val="0"/>
                  <w:divBdr>
                    <w:top w:val="none" w:sz="0" w:space="0" w:color="auto"/>
                    <w:left w:val="none" w:sz="0" w:space="0" w:color="auto"/>
                    <w:bottom w:val="none" w:sz="0" w:space="0" w:color="auto"/>
                    <w:right w:val="none" w:sz="0" w:space="0" w:color="auto"/>
                  </w:divBdr>
                </w:div>
                <w:div w:id="555361419">
                  <w:marLeft w:val="640"/>
                  <w:marRight w:val="0"/>
                  <w:marTop w:val="0"/>
                  <w:marBottom w:val="0"/>
                  <w:divBdr>
                    <w:top w:val="none" w:sz="0" w:space="0" w:color="auto"/>
                    <w:left w:val="none" w:sz="0" w:space="0" w:color="auto"/>
                    <w:bottom w:val="none" w:sz="0" w:space="0" w:color="auto"/>
                    <w:right w:val="none" w:sz="0" w:space="0" w:color="auto"/>
                  </w:divBdr>
                </w:div>
                <w:div w:id="703559967">
                  <w:marLeft w:val="640"/>
                  <w:marRight w:val="0"/>
                  <w:marTop w:val="0"/>
                  <w:marBottom w:val="0"/>
                  <w:divBdr>
                    <w:top w:val="none" w:sz="0" w:space="0" w:color="auto"/>
                    <w:left w:val="none" w:sz="0" w:space="0" w:color="auto"/>
                    <w:bottom w:val="none" w:sz="0" w:space="0" w:color="auto"/>
                    <w:right w:val="none" w:sz="0" w:space="0" w:color="auto"/>
                  </w:divBdr>
                </w:div>
                <w:div w:id="2012098151">
                  <w:marLeft w:val="640"/>
                  <w:marRight w:val="0"/>
                  <w:marTop w:val="0"/>
                  <w:marBottom w:val="0"/>
                  <w:divBdr>
                    <w:top w:val="none" w:sz="0" w:space="0" w:color="auto"/>
                    <w:left w:val="none" w:sz="0" w:space="0" w:color="auto"/>
                    <w:bottom w:val="none" w:sz="0" w:space="0" w:color="auto"/>
                    <w:right w:val="none" w:sz="0" w:space="0" w:color="auto"/>
                  </w:divBdr>
                </w:div>
              </w:divsChild>
            </w:div>
            <w:div w:id="1465344700">
              <w:marLeft w:val="0"/>
              <w:marRight w:val="0"/>
              <w:marTop w:val="0"/>
              <w:marBottom w:val="0"/>
              <w:divBdr>
                <w:top w:val="none" w:sz="0" w:space="0" w:color="auto"/>
                <w:left w:val="none" w:sz="0" w:space="0" w:color="auto"/>
                <w:bottom w:val="none" w:sz="0" w:space="0" w:color="auto"/>
                <w:right w:val="none" w:sz="0" w:space="0" w:color="auto"/>
              </w:divBdr>
              <w:divsChild>
                <w:div w:id="2132435459">
                  <w:marLeft w:val="640"/>
                  <w:marRight w:val="0"/>
                  <w:marTop w:val="0"/>
                  <w:marBottom w:val="0"/>
                  <w:divBdr>
                    <w:top w:val="none" w:sz="0" w:space="0" w:color="auto"/>
                    <w:left w:val="none" w:sz="0" w:space="0" w:color="auto"/>
                    <w:bottom w:val="none" w:sz="0" w:space="0" w:color="auto"/>
                    <w:right w:val="none" w:sz="0" w:space="0" w:color="auto"/>
                  </w:divBdr>
                </w:div>
                <w:div w:id="759065582">
                  <w:marLeft w:val="640"/>
                  <w:marRight w:val="0"/>
                  <w:marTop w:val="0"/>
                  <w:marBottom w:val="0"/>
                  <w:divBdr>
                    <w:top w:val="none" w:sz="0" w:space="0" w:color="auto"/>
                    <w:left w:val="none" w:sz="0" w:space="0" w:color="auto"/>
                    <w:bottom w:val="none" w:sz="0" w:space="0" w:color="auto"/>
                    <w:right w:val="none" w:sz="0" w:space="0" w:color="auto"/>
                  </w:divBdr>
                </w:div>
                <w:div w:id="1472362440">
                  <w:marLeft w:val="640"/>
                  <w:marRight w:val="0"/>
                  <w:marTop w:val="0"/>
                  <w:marBottom w:val="0"/>
                  <w:divBdr>
                    <w:top w:val="none" w:sz="0" w:space="0" w:color="auto"/>
                    <w:left w:val="none" w:sz="0" w:space="0" w:color="auto"/>
                    <w:bottom w:val="none" w:sz="0" w:space="0" w:color="auto"/>
                    <w:right w:val="none" w:sz="0" w:space="0" w:color="auto"/>
                  </w:divBdr>
                </w:div>
                <w:div w:id="2011441480">
                  <w:marLeft w:val="640"/>
                  <w:marRight w:val="0"/>
                  <w:marTop w:val="0"/>
                  <w:marBottom w:val="0"/>
                  <w:divBdr>
                    <w:top w:val="none" w:sz="0" w:space="0" w:color="auto"/>
                    <w:left w:val="none" w:sz="0" w:space="0" w:color="auto"/>
                    <w:bottom w:val="none" w:sz="0" w:space="0" w:color="auto"/>
                    <w:right w:val="none" w:sz="0" w:space="0" w:color="auto"/>
                  </w:divBdr>
                </w:div>
                <w:div w:id="561142582">
                  <w:marLeft w:val="640"/>
                  <w:marRight w:val="0"/>
                  <w:marTop w:val="0"/>
                  <w:marBottom w:val="0"/>
                  <w:divBdr>
                    <w:top w:val="none" w:sz="0" w:space="0" w:color="auto"/>
                    <w:left w:val="none" w:sz="0" w:space="0" w:color="auto"/>
                    <w:bottom w:val="none" w:sz="0" w:space="0" w:color="auto"/>
                    <w:right w:val="none" w:sz="0" w:space="0" w:color="auto"/>
                  </w:divBdr>
                </w:div>
                <w:div w:id="1985772297">
                  <w:marLeft w:val="640"/>
                  <w:marRight w:val="0"/>
                  <w:marTop w:val="0"/>
                  <w:marBottom w:val="0"/>
                  <w:divBdr>
                    <w:top w:val="none" w:sz="0" w:space="0" w:color="auto"/>
                    <w:left w:val="none" w:sz="0" w:space="0" w:color="auto"/>
                    <w:bottom w:val="none" w:sz="0" w:space="0" w:color="auto"/>
                    <w:right w:val="none" w:sz="0" w:space="0" w:color="auto"/>
                  </w:divBdr>
                </w:div>
                <w:div w:id="1647857615">
                  <w:marLeft w:val="640"/>
                  <w:marRight w:val="0"/>
                  <w:marTop w:val="0"/>
                  <w:marBottom w:val="0"/>
                  <w:divBdr>
                    <w:top w:val="none" w:sz="0" w:space="0" w:color="auto"/>
                    <w:left w:val="none" w:sz="0" w:space="0" w:color="auto"/>
                    <w:bottom w:val="none" w:sz="0" w:space="0" w:color="auto"/>
                    <w:right w:val="none" w:sz="0" w:space="0" w:color="auto"/>
                  </w:divBdr>
                </w:div>
                <w:div w:id="665550311">
                  <w:marLeft w:val="640"/>
                  <w:marRight w:val="0"/>
                  <w:marTop w:val="0"/>
                  <w:marBottom w:val="0"/>
                  <w:divBdr>
                    <w:top w:val="none" w:sz="0" w:space="0" w:color="auto"/>
                    <w:left w:val="none" w:sz="0" w:space="0" w:color="auto"/>
                    <w:bottom w:val="none" w:sz="0" w:space="0" w:color="auto"/>
                    <w:right w:val="none" w:sz="0" w:space="0" w:color="auto"/>
                  </w:divBdr>
                </w:div>
                <w:div w:id="512375794">
                  <w:marLeft w:val="640"/>
                  <w:marRight w:val="0"/>
                  <w:marTop w:val="0"/>
                  <w:marBottom w:val="0"/>
                  <w:divBdr>
                    <w:top w:val="none" w:sz="0" w:space="0" w:color="auto"/>
                    <w:left w:val="none" w:sz="0" w:space="0" w:color="auto"/>
                    <w:bottom w:val="none" w:sz="0" w:space="0" w:color="auto"/>
                    <w:right w:val="none" w:sz="0" w:space="0" w:color="auto"/>
                  </w:divBdr>
                </w:div>
                <w:div w:id="565142283">
                  <w:marLeft w:val="640"/>
                  <w:marRight w:val="0"/>
                  <w:marTop w:val="0"/>
                  <w:marBottom w:val="0"/>
                  <w:divBdr>
                    <w:top w:val="none" w:sz="0" w:space="0" w:color="auto"/>
                    <w:left w:val="none" w:sz="0" w:space="0" w:color="auto"/>
                    <w:bottom w:val="none" w:sz="0" w:space="0" w:color="auto"/>
                    <w:right w:val="none" w:sz="0" w:space="0" w:color="auto"/>
                  </w:divBdr>
                </w:div>
                <w:div w:id="1305037440">
                  <w:marLeft w:val="640"/>
                  <w:marRight w:val="0"/>
                  <w:marTop w:val="0"/>
                  <w:marBottom w:val="0"/>
                  <w:divBdr>
                    <w:top w:val="none" w:sz="0" w:space="0" w:color="auto"/>
                    <w:left w:val="none" w:sz="0" w:space="0" w:color="auto"/>
                    <w:bottom w:val="none" w:sz="0" w:space="0" w:color="auto"/>
                    <w:right w:val="none" w:sz="0" w:space="0" w:color="auto"/>
                  </w:divBdr>
                </w:div>
                <w:div w:id="2558391">
                  <w:marLeft w:val="640"/>
                  <w:marRight w:val="0"/>
                  <w:marTop w:val="0"/>
                  <w:marBottom w:val="0"/>
                  <w:divBdr>
                    <w:top w:val="none" w:sz="0" w:space="0" w:color="auto"/>
                    <w:left w:val="none" w:sz="0" w:space="0" w:color="auto"/>
                    <w:bottom w:val="none" w:sz="0" w:space="0" w:color="auto"/>
                    <w:right w:val="none" w:sz="0" w:space="0" w:color="auto"/>
                  </w:divBdr>
                </w:div>
                <w:div w:id="211700970">
                  <w:marLeft w:val="640"/>
                  <w:marRight w:val="0"/>
                  <w:marTop w:val="0"/>
                  <w:marBottom w:val="0"/>
                  <w:divBdr>
                    <w:top w:val="none" w:sz="0" w:space="0" w:color="auto"/>
                    <w:left w:val="none" w:sz="0" w:space="0" w:color="auto"/>
                    <w:bottom w:val="none" w:sz="0" w:space="0" w:color="auto"/>
                    <w:right w:val="none" w:sz="0" w:space="0" w:color="auto"/>
                  </w:divBdr>
                </w:div>
                <w:div w:id="504982265">
                  <w:marLeft w:val="640"/>
                  <w:marRight w:val="0"/>
                  <w:marTop w:val="0"/>
                  <w:marBottom w:val="0"/>
                  <w:divBdr>
                    <w:top w:val="none" w:sz="0" w:space="0" w:color="auto"/>
                    <w:left w:val="none" w:sz="0" w:space="0" w:color="auto"/>
                    <w:bottom w:val="none" w:sz="0" w:space="0" w:color="auto"/>
                    <w:right w:val="none" w:sz="0" w:space="0" w:color="auto"/>
                  </w:divBdr>
                </w:div>
                <w:div w:id="81220515">
                  <w:marLeft w:val="640"/>
                  <w:marRight w:val="0"/>
                  <w:marTop w:val="0"/>
                  <w:marBottom w:val="0"/>
                  <w:divBdr>
                    <w:top w:val="none" w:sz="0" w:space="0" w:color="auto"/>
                    <w:left w:val="none" w:sz="0" w:space="0" w:color="auto"/>
                    <w:bottom w:val="none" w:sz="0" w:space="0" w:color="auto"/>
                    <w:right w:val="none" w:sz="0" w:space="0" w:color="auto"/>
                  </w:divBdr>
                </w:div>
                <w:div w:id="280889101">
                  <w:marLeft w:val="640"/>
                  <w:marRight w:val="0"/>
                  <w:marTop w:val="0"/>
                  <w:marBottom w:val="0"/>
                  <w:divBdr>
                    <w:top w:val="none" w:sz="0" w:space="0" w:color="auto"/>
                    <w:left w:val="none" w:sz="0" w:space="0" w:color="auto"/>
                    <w:bottom w:val="none" w:sz="0" w:space="0" w:color="auto"/>
                    <w:right w:val="none" w:sz="0" w:space="0" w:color="auto"/>
                  </w:divBdr>
                </w:div>
                <w:div w:id="1760984552">
                  <w:marLeft w:val="640"/>
                  <w:marRight w:val="0"/>
                  <w:marTop w:val="0"/>
                  <w:marBottom w:val="0"/>
                  <w:divBdr>
                    <w:top w:val="none" w:sz="0" w:space="0" w:color="auto"/>
                    <w:left w:val="none" w:sz="0" w:space="0" w:color="auto"/>
                    <w:bottom w:val="none" w:sz="0" w:space="0" w:color="auto"/>
                    <w:right w:val="none" w:sz="0" w:space="0" w:color="auto"/>
                  </w:divBdr>
                </w:div>
                <w:div w:id="1829974557">
                  <w:marLeft w:val="640"/>
                  <w:marRight w:val="0"/>
                  <w:marTop w:val="0"/>
                  <w:marBottom w:val="0"/>
                  <w:divBdr>
                    <w:top w:val="none" w:sz="0" w:space="0" w:color="auto"/>
                    <w:left w:val="none" w:sz="0" w:space="0" w:color="auto"/>
                    <w:bottom w:val="none" w:sz="0" w:space="0" w:color="auto"/>
                    <w:right w:val="none" w:sz="0" w:space="0" w:color="auto"/>
                  </w:divBdr>
                </w:div>
                <w:div w:id="870920845">
                  <w:marLeft w:val="640"/>
                  <w:marRight w:val="0"/>
                  <w:marTop w:val="0"/>
                  <w:marBottom w:val="0"/>
                  <w:divBdr>
                    <w:top w:val="none" w:sz="0" w:space="0" w:color="auto"/>
                    <w:left w:val="none" w:sz="0" w:space="0" w:color="auto"/>
                    <w:bottom w:val="none" w:sz="0" w:space="0" w:color="auto"/>
                    <w:right w:val="none" w:sz="0" w:space="0" w:color="auto"/>
                  </w:divBdr>
                </w:div>
                <w:div w:id="1680424254">
                  <w:marLeft w:val="640"/>
                  <w:marRight w:val="0"/>
                  <w:marTop w:val="0"/>
                  <w:marBottom w:val="0"/>
                  <w:divBdr>
                    <w:top w:val="none" w:sz="0" w:space="0" w:color="auto"/>
                    <w:left w:val="none" w:sz="0" w:space="0" w:color="auto"/>
                    <w:bottom w:val="none" w:sz="0" w:space="0" w:color="auto"/>
                    <w:right w:val="none" w:sz="0" w:space="0" w:color="auto"/>
                  </w:divBdr>
                </w:div>
                <w:div w:id="2071809641">
                  <w:marLeft w:val="640"/>
                  <w:marRight w:val="0"/>
                  <w:marTop w:val="0"/>
                  <w:marBottom w:val="0"/>
                  <w:divBdr>
                    <w:top w:val="none" w:sz="0" w:space="0" w:color="auto"/>
                    <w:left w:val="none" w:sz="0" w:space="0" w:color="auto"/>
                    <w:bottom w:val="none" w:sz="0" w:space="0" w:color="auto"/>
                    <w:right w:val="none" w:sz="0" w:space="0" w:color="auto"/>
                  </w:divBdr>
                </w:div>
                <w:div w:id="1233001477">
                  <w:marLeft w:val="640"/>
                  <w:marRight w:val="0"/>
                  <w:marTop w:val="0"/>
                  <w:marBottom w:val="0"/>
                  <w:divBdr>
                    <w:top w:val="none" w:sz="0" w:space="0" w:color="auto"/>
                    <w:left w:val="none" w:sz="0" w:space="0" w:color="auto"/>
                    <w:bottom w:val="none" w:sz="0" w:space="0" w:color="auto"/>
                    <w:right w:val="none" w:sz="0" w:space="0" w:color="auto"/>
                  </w:divBdr>
                </w:div>
                <w:div w:id="520818866">
                  <w:marLeft w:val="640"/>
                  <w:marRight w:val="0"/>
                  <w:marTop w:val="0"/>
                  <w:marBottom w:val="0"/>
                  <w:divBdr>
                    <w:top w:val="none" w:sz="0" w:space="0" w:color="auto"/>
                    <w:left w:val="none" w:sz="0" w:space="0" w:color="auto"/>
                    <w:bottom w:val="none" w:sz="0" w:space="0" w:color="auto"/>
                    <w:right w:val="none" w:sz="0" w:space="0" w:color="auto"/>
                  </w:divBdr>
                </w:div>
                <w:div w:id="1912109998">
                  <w:marLeft w:val="640"/>
                  <w:marRight w:val="0"/>
                  <w:marTop w:val="0"/>
                  <w:marBottom w:val="0"/>
                  <w:divBdr>
                    <w:top w:val="none" w:sz="0" w:space="0" w:color="auto"/>
                    <w:left w:val="none" w:sz="0" w:space="0" w:color="auto"/>
                    <w:bottom w:val="none" w:sz="0" w:space="0" w:color="auto"/>
                    <w:right w:val="none" w:sz="0" w:space="0" w:color="auto"/>
                  </w:divBdr>
                </w:div>
                <w:div w:id="1516189148">
                  <w:marLeft w:val="640"/>
                  <w:marRight w:val="0"/>
                  <w:marTop w:val="0"/>
                  <w:marBottom w:val="0"/>
                  <w:divBdr>
                    <w:top w:val="none" w:sz="0" w:space="0" w:color="auto"/>
                    <w:left w:val="none" w:sz="0" w:space="0" w:color="auto"/>
                    <w:bottom w:val="none" w:sz="0" w:space="0" w:color="auto"/>
                    <w:right w:val="none" w:sz="0" w:space="0" w:color="auto"/>
                  </w:divBdr>
                </w:div>
                <w:div w:id="1455053962">
                  <w:marLeft w:val="640"/>
                  <w:marRight w:val="0"/>
                  <w:marTop w:val="0"/>
                  <w:marBottom w:val="0"/>
                  <w:divBdr>
                    <w:top w:val="none" w:sz="0" w:space="0" w:color="auto"/>
                    <w:left w:val="none" w:sz="0" w:space="0" w:color="auto"/>
                    <w:bottom w:val="none" w:sz="0" w:space="0" w:color="auto"/>
                    <w:right w:val="none" w:sz="0" w:space="0" w:color="auto"/>
                  </w:divBdr>
                </w:div>
                <w:div w:id="1999722764">
                  <w:marLeft w:val="640"/>
                  <w:marRight w:val="0"/>
                  <w:marTop w:val="0"/>
                  <w:marBottom w:val="0"/>
                  <w:divBdr>
                    <w:top w:val="none" w:sz="0" w:space="0" w:color="auto"/>
                    <w:left w:val="none" w:sz="0" w:space="0" w:color="auto"/>
                    <w:bottom w:val="none" w:sz="0" w:space="0" w:color="auto"/>
                    <w:right w:val="none" w:sz="0" w:space="0" w:color="auto"/>
                  </w:divBdr>
                </w:div>
                <w:div w:id="347680062">
                  <w:marLeft w:val="640"/>
                  <w:marRight w:val="0"/>
                  <w:marTop w:val="0"/>
                  <w:marBottom w:val="0"/>
                  <w:divBdr>
                    <w:top w:val="none" w:sz="0" w:space="0" w:color="auto"/>
                    <w:left w:val="none" w:sz="0" w:space="0" w:color="auto"/>
                    <w:bottom w:val="none" w:sz="0" w:space="0" w:color="auto"/>
                    <w:right w:val="none" w:sz="0" w:space="0" w:color="auto"/>
                  </w:divBdr>
                </w:div>
                <w:div w:id="1971130245">
                  <w:marLeft w:val="640"/>
                  <w:marRight w:val="0"/>
                  <w:marTop w:val="0"/>
                  <w:marBottom w:val="0"/>
                  <w:divBdr>
                    <w:top w:val="none" w:sz="0" w:space="0" w:color="auto"/>
                    <w:left w:val="none" w:sz="0" w:space="0" w:color="auto"/>
                    <w:bottom w:val="none" w:sz="0" w:space="0" w:color="auto"/>
                    <w:right w:val="none" w:sz="0" w:space="0" w:color="auto"/>
                  </w:divBdr>
                </w:div>
                <w:div w:id="1819027281">
                  <w:marLeft w:val="640"/>
                  <w:marRight w:val="0"/>
                  <w:marTop w:val="0"/>
                  <w:marBottom w:val="0"/>
                  <w:divBdr>
                    <w:top w:val="none" w:sz="0" w:space="0" w:color="auto"/>
                    <w:left w:val="none" w:sz="0" w:space="0" w:color="auto"/>
                    <w:bottom w:val="none" w:sz="0" w:space="0" w:color="auto"/>
                    <w:right w:val="none" w:sz="0" w:space="0" w:color="auto"/>
                  </w:divBdr>
                </w:div>
                <w:div w:id="1253854439">
                  <w:marLeft w:val="640"/>
                  <w:marRight w:val="0"/>
                  <w:marTop w:val="0"/>
                  <w:marBottom w:val="0"/>
                  <w:divBdr>
                    <w:top w:val="none" w:sz="0" w:space="0" w:color="auto"/>
                    <w:left w:val="none" w:sz="0" w:space="0" w:color="auto"/>
                    <w:bottom w:val="none" w:sz="0" w:space="0" w:color="auto"/>
                    <w:right w:val="none" w:sz="0" w:space="0" w:color="auto"/>
                  </w:divBdr>
                </w:div>
                <w:div w:id="664281747">
                  <w:marLeft w:val="640"/>
                  <w:marRight w:val="0"/>
                  <w:marTop w:val="0"/>
                  <w:marBottom w:val="0"/>
                  <w:divBdr>
                    <w:top w:val="none" w:sz="0" w:space="0" w:color="auto"/>
                    <w:left w:val="none" w:sz="0" w:space="0" w:color="auto"/>
                    <w:bottom w:val="none" w:sz="0" w:space="0" w:color="auto"/>
                    <w:right w:val="none" w:sz="0" w:space="0" w:color="auto"/>
                  </w:divBdr>
                </w:div>
                <w:div w:id="1514908">
                  <w:marLeft w:val="640"/>
                  <w:marRight w:val="0"/>
                  <w:marTop w:val="0"/>
                  <w:marBottom w:val="0"/>
                  <w:divBdr>
                    <w:top w:val="none" w:sz="0" w:space="0" w:color="auto"/>
                    <w:left w:val="none" w:sz="0" w:space="0" w:color="auto"/>
                    <w:bottom w:val="none" w:sz="0" w:space="0" w:color="auto"/>
                    <w:right w:val="none" w:sz="0" w:space="0" w:color="auto"/>
                  </w:divBdr>
                </w:div>
                <w:div w:id="31997516">
                  <w:marLeft w:val="640"/>
                  <w:marRight w:val="0"/>
                  <w:marTop w:val="0"/>
                  <w:marBottom w:val="0"/>
                  <w:divBdr>
                    <w:top w:val="none" w:sz="0" w:space="0" w:color="auto"/>
                    <w:left w:val="none" w:sz="0" w:space="0" w:color="auto"/>
                    <w:bottom w:val="none" w:sz="0" w:space="0" w:color="auto"/>
                    <w:right w:val="none" w:sz="0" w:space="0" w:color="auto"/>
                  </w:divBdr>
                </w:div>
              </w:divsChild>
            </w:div>
            <w:div w:id="1057095735">
              <w:marLeft w:val="0"/>
              <w:marRight w:val="0"/>
              <w:marTop w:val="0"/>
              <w:marBottom w:val="0"/>
              <w:divBdr>
                <w:top w:val="none" w:sz="0" w:space="0" w:color="auto"/>
                <w:left w:val="none" w:sz="0" w:space="0" w:color="auto"/>
                <w:bottom w:val="none" w:sz="0" w:space="0" w:color="auto"/>
                <w:right w:val="none" w:sz="0" w:space="0" w:color="auto"/>
              </w:divBdr>
              <w:divsChild>
                <w:div w:id="308245795">
                  <w:marLeft w:val="640"/>
                  <w:marRight w:val="0"/>
                  <w:marTop w:val="0"/>
                  <w:marBottom w:val="0"/>
                  <w:divBdr>
                    <w:top w:val="none" w:sz="0" w:space="0" w:color="auto"/>
                    <w:left w:val="none" w:sz="0" w:space="0" w:color="auto"/>
                    <w:bottom w:val="none" w:sz="0" w:space="0" w:color="auto"/>
                    <w:right w:val="none" w:sz="0" w:space="0" w:color="auto"/>
                  </w:divBdr>
                </w:div>
                <w:div w:id="1821116815">
                  <w:marLeft w:val="640"/>
                  <w:marRight w:val="0"/>
                  <w:marTop w:val="0"/>
                  <w:marBottom w:val="0"/>
                  <w:divBdr>
                    <w:top w:val="none" w:sz="0" w:space="0" w:color="auto"/>
                    <w:left w:val="none" w:sz="0" w:space="0" w:color="auto"/>
                    <w:bottom w:val="none" w:sz="0" w:space="0" w:color="auto"/>
                    <w:right w:val="none" w:sz="0" w:space="0" w:color="auto"/>
                  </w:divBdr>
                </w:div>
                <w:div w:id="1062018696">
                  <w:marLeft w:val="640"/>
                  <w:marRight w:val="0"/>
                  <w:marTop w:val="0"/>
                  <w:marBottom w:val="0"/>
                  <w:divBdr>
                    <w:top w:val="none" w:sz="0" w:space="0" w:color="auto"/>
                    <w:left w:val="none" w:sz="0" w:space="0" w:color="auto"/>
                    <w:bottom w:val="none" w:sz="0" w:space="0" w:color="auto"/>
                    <w:right w:val="none" w:sz="0" w:space="0" w:color="auto"/>
                  </w:divBdr>
                </w:div>
                <w:div w:id="51538572">
                  <w:marLeft w:val="640"/>
                  <w:marRight w:val="0"/>
                  <w:marTop w:val="0"/>
                  <w:marBottom w:val="0"/>
                  <w:divBdr>
                    <w:top w:val="none" w:sz="0" w:space="0" w:color="auto"/>
                    <w:left w:val="none" w:sz="0" w:space="0" w:color="auto"/>
                    <w:bottom w:val="none" w:sz="0" w:space="0" w:color="auto"/>
                    <w:right w:val="none" w:sz="0" w:space="0" w:color="auto"/>
                  </w:divBdr>
                </w:div>
                <w:div w:id="625084026">
                  <w:marLeft w:val="640"/>
                  <w:marRight w:val="0"/>
                  <w:marTop w:val="0"/>
                  <w:marBottom w:val="0"/>
                  <w:divBdr>
                    <w:top w:val="none" w:sz="0" w:space="0" w:color="auto"/>
                    <w:left w:val="none" w:sz="0" w:space="0" w:color="auto"/>
                    <w:bottom w:val="none" w:sz="0" w:space="0" w:color="auto"/>
                    <w:right w:val="none" w:sz="0" w:space="0" w:color="auto"/>
                  </w:divBdr>
                </w:div>
                <w:div w:id="608858452">
                  <w:marLeft w:val="640"/>
                  <w:marRight w:val="0"/>
                  <w:marTop w:val="0"/>
                  <w:marBottom w:val="0"/>
                  <w:divBdr>
                    <w:top w:val="none" w:sz="0" w:space="0" w:color="auto"/>
                    <w:left w:val="none" w:sz="0" w:space="0" w:color="auto"/>
                    <w:bottom w:val="none" w:sz="0" w:space="0" w:color="auto"/>
                    <w:right w:val="none" w:sz="0" w:space="0" w:color="auto"/>
                  </w:divBdr>
                </w:div>
                <w:div w:id="1543588844">
                  <w:marLeft w:val="640"/>
                  <w:marRight w:val="0"/>
                  <w:marTop w:val="0"/>
                  <w:marBottom w:val="0"/>
                  <w:divBdr>
                    <w:top w:val="none" w:sz="0" w:space="0" w:color="auto"/>
                    <w:left w:val="none" w:sz="0" w:space="0" w:color="auto"/>
                    <w:bottom w:val="none" w:sz="0" w:space="0" w:color="auto"/>
                    <w:right w:val="none" w:sz="0" w:space="0" w:color="auto"/>
                  </w:divBdr>
                </w:div>
                <w:div w:id="260070868">
                  <w:marLeft w:val="640"/>
                  <w:marRight w:val="0"/>
                  <w:marTop w:val="0"/>
                  <w:marBottom w:val="0"/>
                  <w:divBdr>
                    <w:top w:val="none" w:sz="0" w:space="0" w:color="auto"/>
                    <w:left w:val="none" w:sz="0" w:space="0" w:color="auto"/>
                    <w:bottom w:val="none" w:sz="0" w:space="0" w:color="auto"/>
                    <w:right w:val="none" w:sz="0" w:space="0" w:color="auto"/>
                  </w:divBdr>
                </w:div>
                <w:div w:id="2093551640">
                  <w:marLeft w:val="640"/>
                  <w:marRight w:val="0"/>
                  <w:marTop w:val="0"/>
                  <w:marBottom w:val="0"/>
                  <w:divBdr>
                    <w:top w:val="none" w:sz="0" w:space="0" w:color="auto"/>
                    <w:left w:val="none" w:sz="0" w:space="0" w:color="auto"/>
                    <w:bottom w:val="none" w:sz="0" w:space="0" w:color="auto"/>
                    <w:right w:val="none" w:sz="0" w:space="0" w:color="auto"/>
                  </w:divBdr>
                </w:div>
                <w:div w:id="1951886259">
                  <w:marLeft w:val="640"/>
                  <w:marRight w:val="0"/>
                  <w:marTop w:val="0"/>
                  <w:marBottom w:val="0"/>
                  <w:divBdr>
                    <w:top w:val="none" w:sz="0" w:space="0" w:color="auto"/>
                    <w:left w:val="none" w:sz="0" w:space="0" w:color="auto"/>
                    <w:bottom w:val="none" w:sz="0" w:space="0" w:color="auto"/>
                    <w:right w:val="none" w:sz="0" w:space="0" w:color="auto"/>
                  </w:divBdr>
                </w:div>
                <w:div w:id="422848484">
                  <w:marLeft w:val="640"/>
                  <w:marRight w:val="0"/>
                  <w:marTop w:val="0"/>
                  <w:marBottom w:val="0"/>
                  <w:divBdr>
                    <w:top w:val="none" w:sz="0" w:space="0" w:color="auto"/>
                    <w:left w:val="none" w:sz="0" w:space="0" w:color="auto"/>
                    <w:bottom w:val="none" w:sz="0" w:space="0" w:color="auto"/>
                    <w:right w:val="none" w:sz="0" w:space="0" w:color="auto"/>
                  </w:divBdr>
                </w:div>
                <w:div w:id="2068185477">
                  <w:marLeft w:val="640"/>
                  <w:marRight w:val="0"/>
                  <w:marTop w:val="0"/>
                  <w:marBottom w:val="0"/>
                  <w:divBdr>
                    <w:top w:val="none" w:sz="0" w:space="0" w:color="auto"/>
                    <w:left w:val="none" w:sz="0" w:space="0" w:color="auto"/>
                    <w:bottom w:val="none" w:sz="0" w:space="0" w:color="auto"/>
                    <w:right w:val="none" w:sz="0" w:space="0" w:color="auto"/>
                  </w:divBdr>
                </w:div>
                <w:div w:id="1140265936">
                  <w:marLeft w:val="640"/>
                  <w:marRight w:val="0"/>
                  <w:marTop w:val="0"/>
                  <w:marBottom w:val="0"/>
                  <w:divBdr>
                    <w:top w:val="none" w:sz="0" w:space="0" w:color="auto"/>
                    <w:left w:val="none" w:sz="0" w:space="0" w:color="auto"/>
                    <w:bottom w:val="none" w:sz="0" w:space="0" w:color="auto"/>
                    <w:right w:val="none" w:sz="0" w:space="0" w:color="auto"/>
                  </w:divBdr>
                </w:div>
                <w:div w:id="220136333">
                  <w:marLeft w:val="640"/>
                  <w:marRight w:val="0"/>
                  <w:marTop w:val="0"/>
                  <w:marBottom w:val="0"/>
                  <w:divBdr>
                    <w:top w:val="none" w:sz="0" w:space="0" w:color="auto"/>
                    <w:left w:val="none" w:sz="0" w:space="0" w:color="auto"/>
                    <w:bottom w:val="none" w:sz="0" w:space="0" w:color="auto"/>
                    <w:right w:val="none" w:sz="0" w:space="0" w:color="auto"/>
                  </w:divBdr>
                </w:div>
                <w:div w:id="543372627">
                  <w:marLeft w:val="640"/>
                  <w:marRight w:val="0"/>
                  <w:marTop w:val="0"/>
                  <w:marBottom w:val="0"/>
                  <w:divBdr>
                    <w:top w:val="none" w:sz="0" w:space="0" w:color="auto"/>
                    <w:left w:val="none" w:sz="0" w:space="0" w:color="auto"/>
                    <w:bottom w:val="none" w:sz="0" w:space="0" w:color="auto"/>
                    <w:right w:val="none" w:sz="0" w:space="0" w:color="auto"/>
                  </w:divBdr>
                </w:div>
                <w:div w:id="215432428">
                  <w:marLeft w:val="640"/>
                  <w:marRight w:val="0"/>
                  <w:marTop w:val="0"/>
                  <w:marBottom w:val="0"/>
                  <w:divBdr>
                    <w:top w:val="none" w:sz="0" w:space="0" w:color="auto"/>
                    <w:left w:val="none" w:sz="0" w:space="0" w:color="auto"/>
                    <w:bottom w:val="none" w:sz="0" w:space="0" w:color="auto"/>
                    <w:right w:val="none" w:sz="0" w:space="0" w:color="auto"/>
                  </w:divBdr>
                </w:div>
                <w:div w:id="1569417178">
                  <w:marLeft w:val="640"/>
                  <w:marRight w:val="0"/>
                  <w:marTop w:val="0"/>
                  <w:marBottom w:val="0"/>
                  <w:divBdr>
                    <w:top w:val="none" w:sz="0" w:space="0" w:color="auto"/>
                    <w:left w:val="none" w:sz="0" w:space="0" w:color="auto"/>
                    <w:bottom w:val="none" w:sz="0" w:space="0" w:color="auto"/>
                    <w:right w:val="none" w:sz="0" w:space="0" w:color="auto"/>
                  </w:divBdr>
                </w:div>
                <w:div w:id="1813595359">
                  <w:marLeft w:val="640"/>
                  <w:marRight w:val="0"/>
                  <w:marTop w:val="0"/>
                  <w:marBottom w:val="0"/>
                  <w:divBdr>
                    <w:top w:val="none" w:sz="0" w:space="0" w:color="auto"/>
                    <w:left w:val="none" w:sz="0" w:space="0" w:color="auto"/>
                    <w:bottom w:val="none" w:sz="0" w:space="0" w:color="auto"/>
                    <w:right w:val="none" w:sz="0" w:space="0" w:color="auto"/>
                  </w:divBdr>
                </w:div>
                <w:div w:id="432439227">
                  <w:marLeft w:val="640"/>
                  <w:marRight w:val="0"/>
                  <w:marTop w:val="0"/>
                  <w:marBottom w:val="0"/>
                  <w:divBdr>
                    <w:top w:val="none" w:sz="0" w:space="0" w:color="auto"/>
                    <w:left w:val="none" w:sz="0" w:space="0" w:color="auto"/>
                    <w:bottom w:val="none" w:sz="0" w:space="0" w:color="auto"/>
                    <w:right w:val="none" w:sz="0" w:space="0" w:color="auto"/>
                  </w:divBdr>
                </w:div>
                <w:div w:id="870412332">
                  <w:marLeft w:val="640"/>
                  <w:marRight w:val="0"/>
                  <w:marTop w:val="0"/>
                  <w:marBottom w:val="0"/>
                  <w:divBdr>
                    <w:top w:val="none" w:sz="0" w:space="0" w:color="auto"/>
                    <w:left w:val="none" w:sz="0" w:space="0" w:color="auto"/>
                    <w:bottom w:val="none" w:sz="0" w:space="0" w:color="auto"/>
                    <w:right w:val="none" w:sz="0" w:space="0" w:color="auto"/>
                  </w:divBdr>
                </w:div>
                <w:div w:id="1396582004">
                  <w:marLeft w:val="640"/>
                  <w:marRight w:val="0"/>
                  <w:marTop w:val="0"/>
                  <w:marBottom w:val="0"/>
                  <w:divBdr>
                    <w:top w:val="none" w:sz="0" w:space="0" w:color="auto"/>
                    <w:left w:val="none" w:sz="0" w:space="0" w:color="auto"/>
                    <w:bottom w:val="none" w:sz="0" w:space="0" w:color="auto"/>
                    <w:right w:val="none" w:sz="0" w:space="0" w:color="auto"/>
                  </w:divBdr>
                </w:div>
                <w:div w:id="395129751">
                  <w:marLeft w:val="640"/>
                  <w:marRight w:val="0"/>
                  <w:marTop w:val="0"/>
                  <w:marBottom w:val="0"/>
                  <w:divBdr>
                    <w:top w:val="none" w:sz="0" w:space="0" w:color="auto"/>
                    <w:left w:val="none" w:sz="0" w:space="0" w:color="auto"/>
                    <w:bottom w:val="none" w:sz="0" w:space="0" w:color="auto"/>
                    <w:right w:val="none" w:sz="0" w:space="0" w:color="auto"/>
                  </w:divBdr>
                </w:div>
                <w:div w:id="1457992916">
                  <w:marLeft w:val="640"/>
                  <w:marRight w:val="0"/>
                  <w:marTop w:val="0"/>
                  <w:marBottom w:val="0"/>
                  <w:divBdr>
                    <w:top w:val="none" w:sz="0" w:space="0" w:color="auto"/>
                    <w:left w:val="none" w:sz="0" w:space="0" w:color="auto"/>
                    <w:bottom w:val="none" w:sz="0" w:space="0" w:color="auto"/>
                    <w:right w:val="none" w:sz="0" w:space="0" w:color="auto"/>
                  </w:divBdr>
                </w:div>
                <w:div w:id="880553156">
                  <w:marLeft w:val="640"/>
                  <w:marRight w:val="0"/>
                  <w:marTop w:val="0"/>
                  <w:marBottom w:val="0"/>
                  <w:divBdr>
                    <w:top w:val="none" w:sz="0" w:space="0" w:color="auto"/>
                    <w:left w:val="none" w:sz="0" w:space="0" w:color="auto"/>
                    <w:bottom w:val="none" w:sz="0" w:space="0" w:color="auto"/>
                    <w:right w:val="none" w:sz="0" w:space="0" w:color="auto"/>
                  </w:divBdr>
                </w:div>
                <w:div w:id="578366239">
                  <w:marLeft w:val="640"/>
                  <w:marRight w:val="0"/>
                  <w:marTop w:val="0"/>
                  <w:marBottom w:val="0"/>
                  <w:divBdr>
                    <w:top w:val="none" w:sz="0" w:space="0" w:color="auto"/>
                    <w:left w:val="none" w:sz="0" w:space="0" w:color="auto"/>
                    <w:bottom w:val="none" w:sz="0" w:space="0" w:color="auto"/>
                    <w:right w:val="none" w:sz="0" w:space="0" w:color="auto"/>
                  </w:divBdr>
                </w:div>
                <w:div w:id="13457364">
                  <w:marLeft w:val="640"/>
                  <w:marRight w:val="0"/>
                  <w:marTop w:val="0"/>
                  <w:marBottom w:val="0"/>
                  <w:divBdr>
                    <w:top w:val="none" w:sz="0" w:space="0" w:color="auto"/>
                    <w:left w:val="none" w:sz="0" w:space="0" w:color="auto"/>
                    <w:bottom w:val="none" w:sz="0" w:space="0" w:color="auto"/>
                    <w:right w:val="none" w:sz="0" w:space="0" w:color="auto"/>
                  </w:divBdr>
                </w:div>
                <w:div w:id="501622396">
                  <w:marLeft w:val="640"/>
                  <w:marRight w:val="0"/>
                  <w:marTop w:val="0"/>
                  <w:marBottom w:val="0"/>
                  <w:divBdr>
                    <w:top w:val="none" w:sz="0" w:space="0" w:color="auto"/>
                    <w:left w:val="none" w:sz="0" w:space="0" w:color="auto"/>
                    <w:bottom w:val="none" w:sz="0" w:space="0" w:color="auto"/>
                    <w:right w:val="none" w:sz="0" w:space="0" w:color="auto"/>
                  </w:divBdr>
                </w:div>
                <w:div w:id="212932712">
                  <w:marLeft w:val="640"/>
                  <w:marRight w:val="0"/>
                  <w:marTop w:val="0"/>
                  <w:marBottom w:val="0"/>
                  <w:divBdr>
                    <w:top w:val="none" w:sz="0" w:space="0" w:color="auto"/>
                    <w:left w:val="none" w:sz="0" w:space="0" w:color="auto"/>
                    <w:bottom w:val="none" w:sz="0" w:space="0" w:color="auto"/>
                    <w:right w:val="none" w:sz="0" w:space="0" w:color="auto"/>
                  </w:divBdr>
                </w:div>
                <w:div w:id="1894467847">
                  <w:marLeft w:val="640"/>
                  <w:marRight w:val="0"/>
                  <w:marTop w:val="0"/>
                  <w:marBottom w:val="0"/>
                  <w:divBdr>
                    <w:top w:val="none" w:sz="0" w:space="0" w:color="auto"/>
                    <w:left w:val="none" w:sz="0" w:space="0" w:color="auto"/>
                    <w:bottom w:val="none" w:sz="0" w:space="0" w:color="auto"/>
                    <w:right w:val="none" w:sz="0" w:space="0" w:color="auto"/>
                  </w:divBdr>
                </w:div>
                <w:div w:id="737749789">
                  <w:marLeft w:val="640"/>
                  <w:marRight w:val="0"/>
                  <w:marTop w:val="0"/>
                  <w:marBottom w:val="0"/>
                  <w:divBdr>
                    <w:top w:val="none" w:sz="0" w:space="0" w:color="auto"/>
                    <w:left w:val="none" w:sz="0" w:space="0" w:color="auto"/>
                    <w:bottom w:val="none" w:sz="0" w:space="0" w:color="auto"/>
                    <w:right w:val="none" w:sz="0" w:space="0" w:color="auto"/>
                  </w:divBdr>
                </w:div>
                <w:div w:id="1664119866">
                  <w:marLeft w:val="640"/>
                  <w:marRight w:val="0"/>
                  <w:marTop w:val="0"/>
                  <w:marBottom w:val="0"/>
                  <w:divBdr>
                    <w:top w:val="none" w:sz="0" w:space="0" w:color="auto"/>
                    <w:left w:val="none" w:sz="0" w:space="0" w:color="auto"/>
                    <w:bottom w:val="none" w:sz="0" w:space="0" w:color="auto"/>
                    <w:right w:val="none" w:sz="0" w:space="0" w:color="auto"/>
                  </w:divBdr>
                </w:div>
                <w:div w:id="2115056262">
                  <w:marLeft w:val="640"/>
                  <w:marRight w:val="0"/>
                  <w:marTop w:val="0"/>
                  <w:marBottom w:val="0"/>
                  <w:divBdr>
                    <w:top w:val="none" w:sz="0" w:space="0" w:color="auto"/>
                    <w:left w:val="none" w:sz="0" w:space="0" w:color="auto"/>
                    <w:bottom w:val="none" w:sz="0" w:space="0" w:color="auto"/>
                    <w:right w:val="none" w:sz="0" w:space="0" w:color="auto"/>
                  </w:divBdr>
                </w:div>
                <w:div w:id="2130925989">
                  <w:marLeft w:val="640"/>
                  <w:marRight w:val="0"/>
                  <w:marTop w:val="0"/>
                  <w:marBottom w:val="0"/>
                  <w:divBdr>
                    <w:top w:val="none" w:sz="0" w:space="0" w:color="auto"/>
                    <w:left w:val="none" w:sz="0" w:space="0" w:color="auto"/>
                    <w:bottom w:val="none" w:sz="0" w:space="0" w:color="auto"/>
                    <w:right w:val="none" w:sz="0" w:space="0" w:color="auto"/>
                  </w:divBdr>
                </w:div>
                <w:div w:id="1495418595">
                  <w:marLeft w:val="640"/>
                  <w:marRight w:val="0"/>
                  <w:marTop w:val="0"/>
                  <w:marBottom w:val="0"/>
                  <w:divBdr>
                    <w:top w:val="none" w:sz="0" w:space="0" w:color="auto"/>
                    <w:left w:val="none" w:sz="0" w:space="0" w:color="auto"/>
                    <w:bottom w:val="none" w:sz="0" w:space="0" w:color="auto"/>
                    <w:right w:val="none" w:sz="0" w:space="0" w:color="auto"/>
                  </w:divBdr>
                </w:div>
                <w:div w:id="608660408">
                  <w:marLeft w:val="640"/>
                  <w:marRight w:val="0"/>
                  <w:marTop w:val="0"/>
                  <w:marBottom w:val="0"/>
                  <w:divBdr>
                    <w:top w:val="none" w:sz="0" w:space="0" w:color="auto"/>
                    <w:left w:val="none" w:sz="0" w:space="0" w:color="auto"/>
                    <w:bottom w:val="none" w:sz="0" w:space="0" w:color="auto"/>
                    <w:right w:val="none" w:sz="0" w:space="0" w:color="auto"/>
                  </w:divBdr>
                </w:div>
              </w:divsChild>
            </w:div>
            <w:div w:id="66809694">
              <w:marLeft w:val="0"/>
              <w:marRight w:val="0"/>
              <w:marTop w:val="0"/>
              <w:marBottom w:val="0"/>
              <w:divBdr>
                <w:top w:val="none" w:sz="0" w:space="0" w:color="auto"/>
                <w:left w:val="none" w:sz="0" w:space="0" w:color="auto"/>
                <w:bottom w:val="none" w:sz="0" w:space="0" w:color="auto"/>
                <w:right w:val="none" w:sz="0" w:space="0" w:color="auto"/>
              </w:divBdr>
              <w:divsChild>
                <w:div w:id="362247141">
                  <w:marLeft w:val="640"/>
                  <w:marRight w:val="0"/>
                  <w:marTop w:val="0"/>
                  <w:marBottom w:val="0"/>
                  <w:divBdr>
                    <w:top w:val="none" w:sz="0" w:space="0" w:color="auto"/>
                    <w:left w:val="none" w:sz="0" w:space="0" w:color="auto"/>
                    <w:bottom w:val="none" w:sz="0" w:space="0" w:color="auto"/>
                    <w:right w:val="none" w:sz="0" w:space="0" w:color="auto"/>
                  </w:divBdr>
                </w:div>
                <w:div w:id="1895503077">
                  <w:marLeft w:val="640"/>
                  <w:marRight w:val="0"/>
                  <w:marTop w:val="0"/>
                  <w:marBottom w:val="0"/>
                  <w:divBdr>
                    <w:top w:val="none" w:sz="0" w:space="0" w:color="auto"/>
                    <w:left w:val="none" w:sz="0" w:space="0" w:color="auto"/>
                    <w:bottom w:val="none" w:sz="0" w:space="0" w:color="auto"/>
                    <w:right w:val="none" w:sz="0" w:space="0" w:color="auto"/>
                  </w:divBdr>
                </w:div>
                <w:div w:id="1856770493">
                  <w:marLeft w:val="640"/>
                  <w:marRight w:val="0"/>
                  <w:marTop w:val="0"/>
                  <w:marBottom w:val="0"/>
                  <w:divBdr>
                    <w:top w:val="none" w:sz="0" w:space="0" w:color="auto"/>
                    <w:left w:val="none" w:sz="0" w:space="0" w:color="auto"/>
                    <w:bottom w:val="none" w:sz="0" w:space="0" w:color="auto"/>
                    <w:right w:val="none" w:sz="0" w:space="0" w:color="auto"/>
                  </w:divBdr>
                </w:div>
                <w:div w:id="66735148">
                  <w:marLeft w:val="640"/>
                  <w:marRight w:val="0"/>
                  <w:marTop w:val="0"/>
                  <w:marBottom w:val="0"/>
                  <w:divBdr>
                    <w:top w:val="none" w:sz="0" w:space="0" w:color="auto"/>
                    <w:left w:val="none" w:sz="0" w:space="0" w:color="auto"/>
                    <w:bottom w:val="none" w:sz="0" w:space="0" w:color="auto"/>
                    <w:right w:val="none" w:sz="0" w:space="0" w:color="auto"/>
                  </w:divBdr>
                </w:div>
                <w:div w:id="1832519384">
                  <w:marLeft w:val="640"/>
                  <w:marRight w:val="0"/>
                  <w:marTop w:val="0"/>
                  <w:marBottom w:val="0"/>
                  <w:divBdr>
                    <w:top w:val="none" w:sz="0" w:space="0" w:color="auto"/>
                    <w:left w:val="none" w:sz="0" w:space="0" w:color="auto"/>
                    <w:bottom w:val="none" w:sz="0" w:space="0" w:color="auto"/>
                    <w:right w:val="none" w:sz="0" w:space="0" w:color="auto"/>
                  </w:divBdr>
                </w:div>
                <w:div w:id="606155978">
                  <w:marLeft w:val="640"/>
                  <w:marRight w:val="0"/>
                  <w:marTop w:val="0"/>
                  <w:marBottom w:val="0"/>
                  <w:divBdr>
                    <w:top w:val="none" w:sz="0" w:space="0" w:color="auto"/>
                    <w:left w:val="none" w:sz="0" w:space="0" w:color="auto"/>
                    <w:bottom w:val="none" w:sz="0" w:space="0" w:color="auto"/>
                    <w:right w:val="none" w:sz="0" w:space="0" w:color="auto"/>
                  </w:divBdr>
                </w:div>
                <w:div w:id="1085682858">
                  <w:marLeft w:val="640"/>
                  <w:marRight w:val="0"/>
                  <w:marTop w:val="0"/>
                  <w:marBottom w:val="0"/>
                  <w:divBdr>
                    <w:top w:val="none" w:sz="0" w:space="0" w:color="auto"/>
                    <w:left w:val="none" w:sz="0" w:space="0" w:color="auto"/>
                    <w:bottom w:val="none" w:sz="0" w:space="0" w:color="auto"/>
                    <w:right w:val="none" w:sz="0" w:space="0" w:color="auto"/>
                  </w:divBdr>
                </w:div>
                <w:div w:id="1923904077">
                  <w:marLeft w:val="640"/>
                  <w:marRight w:val="0"/>
                  <w:marTop w:val="0"/>
                  <w:marBottom w:val="0"/>
                  <w:divBdr>
                    <w:top w:val="none" w:sz="0" w:space="0" w:color="auto"/>
                    <w:left w:val="none" w:sz="0" w:space="0" w:color="auto"/>
                    <w:bottom w:val="none" w:sz="0" w:space="0" w:color="auto"/>
                    <w:right w:val="none" w:sz="0" w:space="0" w:color="auto"/>
                  </w:divBdr>
                </w:div>
                <w:div w:id="1508867410">
                  <w:marLeft w:val="640"/>
                  <w:marRight w:val="0"/>
                  <w:marTop w:val="0"/>
                  <w:marBottom w:val="0"/>
                  <w:divBdr>
                    <w:top w:val="none" w:sz="0" w:space="0" w:color="auto"/>
                    <w:left w:val="none" w:sz="0" w:space="0" w:color="auto"/>
                    <w:bottom w:val="none" w:sz="0" w:space="0" w:color="auto"/>
                    <w:right w:val="none" w:sz="0" w:space="0" w:color="auto"/>
                  </w:divBdr>
                </w:div>
                <w:div w:id="1274244365">
                  <w:marLeft w:val="640"/>
                  <w:marRight w:val="0"/>
                  <w:marTop w:val="0"/>
                  <w:marBottom w:val="0"/>
                  <w:divBdr>
                    <w:top w:val="none" w:sz="0" w:space="0" w:color="auto"/>
                    <w:left w:val="none" w:sz="0" w:space="0" w:color="auto"/>
                    <w:bottom w:val="none" w:sz="0" w:space="0" w:color="auto"/>
                    <w:right w:val="none" w:sz="0" w:space="0" w:color="auto"/>
                  </w:divBdr>
                </w:div>
                <w:div w:id="39090318">
                  <w:marLeft w:val="640"/>
                  <w:marRight w:val="0"/>
                  <w:marTop w:val="0"/>
                  <w:marBottom w:val="0"/>
                  <w:divBdr>
                    <w:top w:val="none" w:sz="0" w:space="0" w:color="auto"/>
                    <w:left w:val="none" w:sz="0" w:space="0" w:color="auto"/>
                    <w:bottom w:val="none" w:sz="0" w:space="0" w:color="auto"/>
                    <w:right w:val="none" w:sz="0" w:space="0" w:color="auto"/>
                  </w:divBdr>
                </w:div>
                <w:div w:id="677268128">
                  <w:marLeft w:val="640"/>
                  <w:marRight w:val="0"/>
                  <w:marTop w:val="0"/>
                  <w:marBottom w:val="0"/>
                  <w:divBdr>
                    <w:top w:val="none" w:sz="0" w:space="0" w:color="auto"/>
                    <w:left w:val="none" w:sz="0" w:space="0" w:color="auto"/>
                    <w:bottom w:val="none" w:sz="0" w:space="0" w:color="auto"/>
                    <w:right w:val="none" w:sz="0" w:space="0" w:color="auto"/>
                  </w:divBdr>
                </w:div>
                <w:div w:id="1362969786">
                  <w:marLeft w:val="640"/>
                  <w:marRight w:val="0"/>
                  <w:marTop w:val="0"/>
                  <w:marBottom w:val="0"/>
                  <w:divBdr>
                    <w:top w:val="none" w:sz="0" w:space="0" w:color="auto"/>
                    <w:left w:val="none" w:sz="0" w:space="0" w:color="auto"/>
                    <w:bottom w:val="none" w:sz="0" w:space="0" w:color="auto"/>
                    <w:right w:val="none" w:sz="0" w:space="0" w:color="auto"/>
                  </w:divBdr>
                </w:div>
                <w:div w:id="1705475283">
                  <w:marLeft w:val="640"/>
                  <w:marRight w:val="0"/>
                  <w:marTop w:val="0"/>
                  <w:marBottom w:val="0"/>
                  <w:divBdr>
                    <w:top w:val="none" w:sz="0" w:space="0" w:color="auto"/>
                    <w:left w:val="none" w:sz="0" w:space="0" w:color="auto"/>
                    <w:bottom w:val="none" w:sz="0" w:space="0" w:color="auto"/>
                    <w:right w:val="none" w:sz="0" w:space="0" w:color="auto"/>
                  </w:divBdr>
                </w:div>
                <w:div w:id="309143127">
                  <w:marLeft w:val="640"/>
                  <w:marRight w:val="0"/>
                  <w:marTop w:val="0"/>
                  <w:marBottom w:val="0"/>
                  <w:divBdr>
                    <w:top w:val="none" w:sz="0" w:space="0" w:color="auto"/>
                    <w:left w:val="none" w:sz="0" w:space="0" w:color="auto"/>
                    <w:bottom w:val="none" w:sz="0" w:space="0" w:color="auto"/>
                    <w:right w:val="none" w:sz="0" w:space="0" w:color="auto"/>
                  </w:divBdr>
                </w:div>
                <w:div w:id="589046733">
                  <w:marLeft w:val="640"/>
                  <w:marRight w:val="0"/>
                  <w:marTop w:val="0"/>
                  <w:marBottom w:val="0"/>
                  <w:divBdr>
                    <w:top w:val="none" w:sz="0" w:space="0" w:color="auto"/>
                    <w:left w:val="none" w:sz="0" w:space="0" w:color="auto"/>
                    <w:bottom w:val="none" w:sz="0" w:space="0" w:color="auto"/>
                    <w:right w:val="none" w:sz="0" w:space="0" w:color="auto"/>
                  </w:divBdr>
                </w:div>
                <w:div w:id="1219172675">
                  <w:marLeft w:val="640"/>
                  <w:marRight w:val="0"/>
                  <w:marTop w:val="0"/>
                  <w:marBottom w:val="0"/>
                  <w:divBdr>
                    <w:top w:val="none" w:sz="0" w:space="0" w:color="auto"/>
                    <w:left w:val="none" w:sz="0" w:space="0" w:color="auto"/>
                    <w:bottom w:val="none" w:sz="0" w:space="0" w:color="auto"/>
                    <w:right w:val="none" w:sz="0" w:space="0" w:color="auto"/>
                  </w:divBdr>
                </w:div>
                <w:div w:id="1661886256">
                  <w:marLeft w:val="640"/>
                  <w:marRight w:val="0"/>
                  <w:marTop w:val="0"/>
                  <w:marBottom w:val="0"/>
                  <w:divBdr>
                    <w:top w:val="none" w:sz="0" w:space="0" w:color="auto"/>
                    <w:left w:val="none" w:sz="0" w:space="0" w:color="auto"/>
                    <w:bottom w:val="none" w:sz="0" w:space="0" w:color="auto"/>
                    <w:right w:val="none" w:sz="0" w:space="0" w:color="auto"/>
                  </w:divBdr>
                </w:div>
                <w:div w:id="2114930458">
                  <w:marLeft w:val="640"/>
                  <w:marRight w:val="0"/>
                  <w:marTop w:val="0"/>
                  <w:marBottom w:val="0"/>
                  <w:divBdr>
                    <w:top w:val="none" w:sz="0" w:space="0" w:color="auto"/>
                    <w:left w:val="none" w:sz="0" w:space="0" w:color="auto"/>
                    <w:bottom w:val="none" w:sz="0" w:space="0" w:color="auto"/>
                    <w:right w:val="none" w:sz="0" w:space="0" w:color="auto"/>
                  </w:divBdr>
                </w:div>
                <w:div w:id="550268053">
                  <w:marLeft w:val="640"/>
                  <w:marRight w:val="0"/>
                  <w:marTop w:val="0"/>
                  <w:marBottom w:val="0"/>
                  <w:divBdr>
                    <w:top w:val="none" w:sz="0" w:space="0" w:color="auto"/>
                    <w:left w:val="none" w:sz="0" w:space="0" w:color="auto"/>
                    <w:bottom w:val="none" w:sz="0" w:space="0" w:color="auto"/>
                    <w:right w:val="none" w:sz="0" w:space="0" w:color="auto"/>
                  </w:divBdr>
                </w:div>
                <w:div w:id="127625997">
                  <w:marLeft w:val="640"/>
                  <w:marRight w:val="0"/>
                  <w:marTop w:val="0"/>
                  <w:marBottom w:val="0"/>
                  <w:divBdr>
                    <w:top w:val="none" w:sz="0" w:space="0" w:color="auto"/>
                    <w:left w:val="none" w:sz="0" w:space="0" w:color="auto"/>
                    <w:bottom w:val="none" w:sz="0" w:space="0" w:color="auto"/>
                    <w:right w:val="none" w:sz="0" w:space="0" w:color="auto"/>
                  </w:divBdr>
                </w:div>
                <w:div w:id="1659991342">
                  <w:marLeft w:val="640"/>
                  <w:marRight w:val="0"/>
                  <w:marTop w:val="0"/>
                  <w:marBottom w:val="0"/>
                  <w:divBdr>
                    <w:top w:val="none" w:sz="0" w:space="0" w:color="auto"/>
                    <w:left w:val="none" w:sz="0" w:space="0" w:color="auto"/>
                    <w:bottom w:val="none" w:sz="0" w:space="0" w:color="auto"/>
                    <w:right w:val="none" w:sz="0" w:space="0" w:color="auto"/>
                  </w:divBdr>
                </w:div>
                <w:div w:id="169175863">
                  <w:marLeft w:val="640"/>
                  <w:marRight w:val="0"/>
                  <w:marTop w:val="0"/>
                  <w:marBottom w:val="0"/>
                  <w:divBdr>
                    <w:top w:val="none" w:sz="0" w:space="0" w:color="auto"/>
                    <w:left w:val="none" w:sz="0" w:space="0" w:color="auto"/>
                    <w:bottom w:val="none" w:sz="0" w:space="0" w:color="auto"/>
                    <w:right w:val="none" w:sz="0" w:space="0" w:color="auto"/>
                  </w:divBdr>
                </w:div>
                <w:div w:id="1277836816">
                  <w:marLeft w:val="640"/>
                  <w:marRight w:val="0"/>
                  <w:marTop w:val="0"/>
                  <w:marBottom w:val="0"/>
                  <w:divBdr>
                    <w:top w:val="none" w:sz="0" w:space="0" w:color="auto"/>
                    <w:left w:val="none" w:sz="0" w:space="0" w:color="auto"/>
                    <w:bottom w:val="none" w:sz="0" w:space="0" w:color="auto"/>
                    <w:right w:val="none" w:sz="0" w:space="0" w:color="auto"/>
                  </w:divBdr>
                </w:div>
                <w:div w:id="1471943298">
                  <w:marLeft w:val="640"/>
                  <w:marRight w:val="0"/>
                  <w:marTop w:val="0"/>
                  <w:marBottom w:val="0"/>
                  <w:divBdr>
                    <w:top w:val="none" w:sz="0" w:space="0" w:color="auto"/>
                    <w:left w:val="none" w:sz="0" w:space="0" w:color="auto"/>
                    <w:bottom w:val="none" w:sz="0" w:space="0" w:color="auto"/>
                    <w:right w:val="none" w:sz="0" w:space="0" w:color="auto"/>
                  </w:divBdr>
                </w:div>
                <w:div w:id="66222534">
                  <w:marLeft w:val="640"/>
                  <w:marRight w:val="0"/>
                  <w:marTop w:val="0"/>
                  <w:marBottom w:val="0"/>
                  <w:divBdr>
                    <w:top w:val="none" w:sz="0" w:space="0" w:color="auto"/>
                    <w:left w:val="none" w:sz="0" w:space="0" w:color="auto"/>
                    <w:bottom w:val="none" w:sz="0" w:space="0" w:color="auto"/>
                    <w:right w:val="none" w:sz="0" w:space="0" w:color="auto"/>
                  </w:divBdr>
                </w:div>
                <w:div w:id="1193347056">
                  <w:marLeft w:val="640"/>
                  <w:marRight w:val="0"/>
                  <w:marTop w:val="0"/>
                  <w:marBottom w:val="0"/>
                  <w:divBdr>
                    <w:top w:val="none" w:sz="0" w:space="0" w:color="auto"/>
                    <w:left w:val="none" w:sz="0" w:space="0" w:color="auto"/>
                    <w:bottom w:val="none" w:sz="0" w:space="0" w:color="auto"/>
                    <w:right w:val="none" w:sz="0" w:space="0" w:color="auto"/>
                  </w:divBdr>
                </w:div>
                <w:div w:id="63573829">
                  <w:marLeft w:val="640"/>
                  <w:marRight w:val="0"/>
                  <w:marTop w:val="0"/>
                  <w:marBottom w:val="0"/>
                  <w:divBdr>
                    <w:top w:val="none" w:sz="0" w:space="0" w:color="auto"/>
                    <w:left w:val="none" w:sz="0" w:space="0" w:color="auto"/>
                    <w:bottom w:val="none" w:sz="0" w:space="0" w:color="auto"/>
                    <w:right w:val="none" w:sz="0" w:space="0" w:color="auto"/>
                  </w:divBdr>
                </w:div>
                <w:div w:id="1741436944">
                  <w:marLeft w:val="640"/>
                  <w:marRight w:val="0"/>
                  <w:marTop w:val="0"/>
                  <w:marBottom w:val="0"/>
                  <w:divBdr>
                    <w:top w:val="none" w:sz="0" w:space="0" w:color="auto"/>
                    <w:left w:val="none" w:sz="0" w:space="0" w:color="auto"/>
                    <w:bottom w:val="none" w:sz="0" w:space="0" w:color="auto"/>
                    <w:right w:val="none" w:sz="0" w:space="0" w:color="auto"/>
                  </w:divBdr>
                </w:div>
                <w:div w:id="684936940">
                  <w:marLeft w:val="640"/>
                  <w:marRight w:val="0"/>
                  <w:marTop w:val="0"/>
                  <w:marBottom w:val="0"/>
                  <w:divBdr>
                    <w:top w:val="none" w:sz="0" w:space="0" w:color="auto"/>
                    <w:left w:val="none" w:sz="0" w:space="0" w:color="auto"/>
                    <w:bottom w:val="none" w:sz="0" w:space="0" w:color="auto"/>
                    <w:right w:val="none" w:sz="0" w:space="0" w:color="auto"/>
                  </w:divBdr>
                </w:div>
                <w:div w:id="861557318">
                  <w:marLeft w:val="640"/>
                  <w:marRight w:val="0"/>
                  <w:marTop w:val="0"/>
                  <w:marBottom w:val="0"/>
                  <w:divBdr>
                    <w:top w:val="none" w:sz="0" w:space="0" w:color="auto"/>
                    <w:left w:val="none" w:sz="0" w:space="0" w:color="auto"/>
                    <w:bottom w:val="none" w:sz="0" w:space="0" w:color="auto"/>
                    <w:right w:val="none" w:sz="0" w:space="0" w:color="auto"/>
                  </w:divBdr>
                </w:div>
                <w:div w:id="1693414457">
                  <w:marLeft w:val="640"/>
                  <w:marRight w:val="0"/>
                  <w:marTop w:val="0"/>
                  <w:marBottom w:val="0"/>
                  <w:divBdr>
                    <w:top w:val="none" w:sz="0" w:space="0" w:color="auto"/>
                    <w:left w:val="none" w:sz="0" w:space="0" w:color="auto"/>
                    <w:bottom w:val="none" w:sz="0" w:space="0" w:color="auto"/>
                    <w:right w:val="none" w:sz="0" w:space="0" w:color="auto"/>
                  </w:divBdr>
                </w:div>
                <w:div w:id="1765569741">
                  <w:marLeft w:val="640"/>
                  <w:marRight w:val="0"/>
                  <w:marTop w:val="0"/>
                  <w:marBottom w:val="0"/>
                  <w:divBdr>
                    <w:top w:val="none" w:sz="0" w:space="0" w:color="auto"/>
                    <w:left w:val="none" w:sz="0" w:space="0" w:color="auto"/>
                    <w:bottom w:val="none" w:sz="0" w:space="0" w:color="auto"/>
                    <w:right w:val="none" w:sz="0" w:space="0" w:color="auto"/>
                  </w:divBdr>
                </w:div>
                <w:div w:id="474494835">
                  <w:marLeft w:val="640"/>
                  <w:marRight w:val="0"/>
                  <w:marTop w:val="0"/>
                  <w:marBottom w:val="0"/>
                  <w:divBdr>
                    <w:top w:val="none" w:sz="0" w:space="0" w:color="auto"/>
                    <w:left w:val="none" w:sz="0" w:space="0" w:color="auto"/>
                    <w:bottom w:val="none" w:sz="0" w:space="0" w:color="auto"/>
                    <w:right w:val="none" w:sz="0" w:space="0" w:color="auto"/>
                  </w:divBdr>
                </w:div>
                <w:div w:id="536357155">
                  <w:marLeft w:val="640"/>
                  <w:marRight w:val="0"/>
                  <w:marTop w:val="0"/>
                  <w:marBottom w:val="0"/>
                  <w:divBdr>
                    <w:top w:val="none" w:sz="0" w:space="0" w:color="auto"/>
                    <w:left w:val="none" w:sz="0" w:space="0" w:color="auto"/>
                    <w:bottom w:val="none" w:sz="0" w:space="0" w:color="auto"/>
                    <w:right w:val="none" w:sz="0" w:space="0" w:color="auto"/>
                  </w:divBdr>
                </w:div>
                <w:div w:id="907112497">
                  <w:marLeft w:val="640"/>
                  <w:marRight w:val="0"/>
                  <w:marTop w:val="0"/>
                  <w:marBottom w:val="0"/>
                  <w:divBdr>
                    <w:top w:val="none" w:sz="0" w:space="0" w:color="auto"/>
                    <w:left w:val="none" w:sz="0" w:space="0" w:color="auto"/>
                    <w:bottom w:val="none" w:sz="0" w:space="0" w:color="auto"/>
                    <w:right w:val="none" w:sz="0" w:space="0" w:color="auto"/>
                  </w:divBdr>
                </w:div>
              </w:divsChild>
            </w:div>
            <w:div w:id="204870514">
              <w:marLeft w:val="0"/>
              <w:marRight w:val="0"/>
              <w:marTop w:val="0"/>
              <w:marBottom w:val="0"/>
              <w:divBdr>
                <w:top w:val="none" w:sz="0" w:space="0" w:color="auto"/>
                <w:left w:val="none" w:sz="0" w:space="0" w:color="auto"/>
                <w:bottom w:val="none" w:sz="0" w:space="0" w:color="auto"/>
                <w:right w:val="none" w:sz="0" w:space="0" w:color="auto"/>
              </w:divBdr>
              <w:divsChild>
                <w:div w:id="1515223040">
                  <w:marLeft w:val="640"/>
                  <w:marRight w:val="0"/>
                  <w:marTop w:val="0"/>
                  <w:marBottom w:val="0"/>
                  <w:divBdr>
                    <w:top w:val="none" w:sz="0" w:space="0" w:color="auto"/>
                    <w:left w:val="none" w:sz="0" w:space="0" w:color="auto"/>
                    <w:bottom w:val="none" w:sz="0" w:space="0" w:color="auto"/>
                    <w:right w:val="none" w:sz="0" w:space="0" w:color="auto"/>
                  </w:divBdr>
                </w:div>
                <w:div w:id="193733004">
                  <w:marLeft w:val="640"/>
                  <w:marRight w:val="0"/>
                  <w:marTop w:val="0"/>
                  <w:marBottom w:val="0"/>
                  <w:divBdr>
                    <w:top w:val="none" w:sz="0" w:space="0" w:color="auto"/>
                    <w:left w:val="none" w:sz="0" w:space="0" w:color="auto"/>
                    <w:bottom w:val="none" w:sz="0" w:space="0" w:color="auto"/>
                    <w:right w:val="none" w:sz="0" w:space="0" w:color="auto"/>
                  </w:divBdr>
                </w:div>
                <w:div w:id="665548770">
                  <w:marLeft w:val="640"/>
                  <w:marRight w:val="0"/>
                  <w:marTop w:val="0"/>
                  <w:marBottom w:val="0"/>
                  <w:divBdr>
                    <w:top w:val="none" w:sz="0" w:space="0" w:color="auto"/>
                    <w:left w:val="none" w:sz="0" w:space="0" w:color="auto"/>
                    <w:bottom w:val="none" w:sz="0" w:space="0" w:color="auto"/>
                    <w:right w:val="none" w:sz="0" w:space="0" w:color="auto"/>
                  </w:divBdr>
                </w:div>
                <w:div w:id="14352723">
                  <w:marLeft w:val="640"/>
                  <w:marRight w:val="0"/>
                  <w:marTop w:val="0"/>
                  <w:marBottom w:val="0"/>
                  <w:divBdr>
                    <w:top w:val="none" w:sz="0" w:space="0" w:color="auto"/>
                    <w:left w:val="none" w:sz="0" w:space="0" w:color="auto"/>
                    <w:bottom w:val="none" w:sz="0" w:space="0" w:color="auto"/>
                    <w:right w:val="none" w:sz="0" w:space="0" w:color="auto"/>
                  </w:divBdr>
                </w:div>
                <w:div w:id="346372573">
                  <w:marLeft w:val="640"/>
                  <w:marRight w:val="0"/>
                  <w:marTop w:val="0"/>
                  <w:marBottom w:val="0"/>
                  <w:divBdr>
                    <w:top w:val="none" w:sz="0" w:space="0" w:color="auto"/>
                    <w:left w:val="none" w:sz="0" w:space="0" w:color="auto"/>
                    <w:bottom w:val="none" w:sz="0" w:space="0" w:color="auto"/>
                    <w:right w:val="none" w:sz="0" w:space="0" w:color="auto"/>
                  </w:divBdr>
                </w:div>
                <w:div w:id="1372926437">
                  <w:marLeft w:val="640"/>
                  <w:marRight w:val="0"/>
                  <w:marTop w:val="0"/>
                  <w:marBottom w:val="0"/>
                  <w:divBdr>
                    <w:top w:val="none" w:sz="0" w:space="0" w:color="auto"/>
                    <w:left w:val="none" w:sz="0" w:space="0" w:color="auto"/>
                    <w:bottom w:val="none" w:sz="0" w:space="0" w:color="auto"/>
                    <w:right w:val="none" w:sz="0" w:space="0" w:color="auto"/>
                  </w:divBdr>
                </w:div>
                <w:div w:id="923681367">
                  <w:marLeft w:val="640"/>
                  <w:marRight w:val="0"/>
                  <w:marTop w:val="0"/>
                  <w:marBottom w:val="0"/>
                  <w:divBdr>
                    <w:top w:val="none" w:sz="0" w:space="0" w:color="auto"/>
                    <w:left w:val="none" w:sz="0" w:space="0" w:color="auto"/>
                    <w:bottom w:val="none" w:sz="0" w:space="0" w:color="auto"/>
                    <w:right w:val="none" w:sz="0" w:space="0" w:color="auto"/>
                  </w:divBdr>
                </w:div>
                <w:div w:id="1163817316">
                  <w:marLeft w:val="640"/>
                  <w:marRight w:val="0"/>
                  <w:marTop w:val="0"/>
                  <w:marBottom w:val="0"/>
                  <w:divBdr>
                    <w:top w:val="none" w:sz="0" w:space="0" w:color="auto"/>
                    <w:left w:val="none" w:sz="0" w:space="0" w:color="auto"/>
                    <w:bottom w:val="none" w:sz="0" w:space="0" w:color="auto"/>
                    <w:right w:val="none" w:sz="0" w:space="0" w:color="auto"/>
                  </w:divBdr>
                </w:div>
                <w:div w:id="532503433">
                  <w:marLeft w:val="640"/>
                  <w:marRight w:val="0"/>
                  <w:marTop w:val="0"/>
                  <w:marBottom w:val="0"/>
                  <w:divBdr>
                    <w:top w:val="none" w:sz="0" w:space="0" w:color="auto"/>
                    <w:left w:val="none" w:sz="0" w:space="0" w:color="auto"/>
                    <w:bottom w:val="none" w:sz="0" w:space="0" w:color="auto"/>
                    <w:right w:val="none" w:sz="0" w:space="0" w:color="auto"/>
                  </w:divBdr>
                </w:div>
                <w:div w:id="373316212">
                  <w:marLeft w:val="640"/>
                  <w:marRight w:val="0"/>
                  <w:marTop w:val="0"/>
                  <w:marBottom w:val="0"/>
                  <w:divBdr>
                    <w:top w:val="none" w:sz="0" w:space="0" w:color="auto"/>
                    <w:left w:val="none" w:sz="0" w:space="0" w:color="auto"/>
                    <w:bottom w:val="none" w:sz="0" w:space="0" w:color="auto"/>
                    <w:right w:val="none" w:sz="0" w:space="0" w:color="auto"/>
                  </w:divBdr>
                </w:div>
                <w:div w:id="2136022522">
                  <w:marLeft w:val="640"/>
                  <w:marRight w:val="0"/>
                  <w:marTop w:val="0"/>
                  <w:marBottom w:val="0"/>
                  <w:divBdr>
                    <w:top w:val="none" w:sz="0" w:space="0" w:color="auto"/>
                    <w:left w:val="none" w:sz="0" w:space="0" w:color="auto"/>
                    <w:bottom w:val="none" w:sz="0" w:space="0" w:color="auto"/>
                    <w:right w:val="none" w:sz="0" w:space="0" w:color="auto"/>
                  </w:divBdr>
                </w:div>
                <w:div w:id="1579561210">
                  <w:marLeft w:val="640"/>
                  <w:marRight w:val="0"/>
                  <w:marTop w:val="0"/>
                  <w:marBottom w:val="0"/>
                  <w:divBdr>
                    <w:top w:val="none" w:sz="0" w:space="0" w:color="auto"/>
                    <w:left w:val="none" w:sz="0" w:space="0" w:color="auto"/>
                    <w:bottom w:val="none" w:sz="0" w:space="0" w:color="auto"/>
                    <w:right w:val="none" w:sz="0" w:space="0" w:color="auto"/>
                  </w:divBdr>
                </w:div>
                <w:div w:id="103773235">
                  <w:marLeft w:val="640"/>
                  <w:marRight w:val="0"/>
                  <w:marTop w:val="0"/>
                  <w:marBottom w:val="0"/>
                  <w:divBdr>
                    <w:top w:val="none" w:sz="0" w:space="0" w:color="auto"/>
                    <w:left w:val="none" w:sz="0" w:space="0" w:color="auto"/>
                    <w:bottom w:val="none" w:sz="0" w:space="0" w:color="auto"/>
                    <w:right w:val="none" w:sz="0" w:space="0" w:color="auto"/>
                  </w:divBdr>
                </w:div>
                <w:div w:id="1958296991">
                  <w:marLeft w:val="640"/>
                  <w:marRight w:val="0"/>
                  <w:marTop w:val="0"/>
                  <w:marBottom w:val="0"/>
                  <w:divBdr>
                    <w:top w:val="none" w:sz="0" w:space="0" w:color="auto"/>
                    <w:left w:val="none" w:sz="0" w:space="0" w:color="auto"/>
                    <w:bottom w:val="none" w:sz="0" w:space="0" w:color="auto"/>
                    <w:right w:val="none" w:sz="0" w:space="0" w:color="auto"/>
                  </w:divBdr>
                </w:div>
                <w:div w:id="455374793">
                  <w:marLeft w:val="640"/>
                  <w:marRight w:val="0"/>
                  <w:marTop w:val="0"/>
                  <w:marBottom w:val="0"/>
                  <w:divBdr>
                    <w:top w:val="none" w:sz="0" w:space="0" w:color="auto"/>
                    <w:left w:val="none" w:sz="0" w:space="0" w:color="auto"/>
                    <w:bottom w:val="none" w:sz="0" w:space="0" w:color="auto"/>
                    <w:right w:val="none" w:sz="0" w:space="0" w:color="auto"/>
                  </w:divBdr>
                </w:div>
                <w:div w:id="1859079232">
                  <w:marLeft w:val="640"/>
                  <w:marRight w:val="0"/>
                  <w:marTop w:val="0"/>
                  <w:marBottom w:val="0"/>
                  <w:divBdr>
                    <w:top w:val="none" w:sz="0" w:space="0" w:color="auto"/>
                    <w:left w:val="none" w:sz="0" w:space="0" w:color="auto"/>
                    <w:bottom w:val="none" w:sz="0" w:space="0" w:color="auto"/>
                    <w:right w:val="none" w:sz="0" w:space="0" w:color="auto"/>
                  </w:divBdr>
                </w:div>
                <w:div w:id="2061056037">
                  <w:marLeft w:val="640"/>
                  <w:marRight w:val="0"/>
                  <w:marTop w:val="0"/>
                  <w:marBottom w:val="0"/>
                  <w:divBdr>
                    <w:top w:val="none" w:sz="0" w:space="0" w:color="auto"/>
                    <w:left w:val="none" w:sz="0" w:space="0" w:color="auto"/>
                    <w:bottom w:val="none" w:sz="0" w:space="0" w:color="auto"/>
                    <w:right w:val="none" w:sz="0" w:space="0" w:color="auto"/>
                  </w:divBdr>
                </w:div>
                <w:div w:id="1190334202">
                  <w:marLeft w:val="640"/>
                  <w:marRight w:val="0"/>
                  <w:marTop w:val="0"/>
                  <w:marBottom w:val="0"/>
                  <w:divBdr>
                    <w:top w:val="none" w:sz="0" w:space="0" w:color="auto"/>
                    <w:left w:val="none" w:sz="0" w:space="0" w:color="auto"/>
                    <w:bottom w:val="none" w:sz="0" w:space="0" w:color="auto"/>
                    <w:right w:val="none" w:sz="0" w:space="0" w:color="auto"/>
                  </w:divBdr>
                </w:div>
                <w:div w:id="1257252513">
                  <w:marLeft w:val="640"/>
                  <w:marRight w:val="0"/>
                  <w:marTop w:val="0"/>
                  <w:marBottom w:val="0"/>
                  <w:divBdr>
                    <w:top w:val="none" w:sz="0" w:space="0" w:color="auto"/>
                    <w:left w:val="none" w:sz="0" w:space="0" w:color="auto"/>
                    <w:bottom w:val="none" w:sz="0" w:space="0" w:color="auto"/>
                    <w:right w:val="none" w:sz="0" w:space="0" w:color="auto"/>
                  </w:divBdr>
                </w:div>
                <w:div w:id="1716080593">
                  <w:marLeft w:val="640"/>
                  <w:marRight w:val="0"/>
                  <w:marTop w:val="0"/>
                  <w:marBottom w:val="0"/>
                  <w:divBdr>
                    <w:top w:val="none" w:sz="0" w:space="0" w:color="auto"/>
                    <w:left w:val="none" w:sz="0" w:space="0" w:color="auto"/>
                    <w:bottom w:val="none" w:sz="0" w:space="0" w:color="auto"/>
                    <w:right w:val="none" w:sz="0" w:space="0" w:color="auto"/>
                  </w:divBdr>
                </w:div>
                <w:div w:id="888342377">
                  <w:marLeft w:val="640"/>
                  <w:marRight w:val="0"/>
                  <w:marTop w:val="0"/>
                  <w:marBottom w:val="0"/>
                  <w:divBdr>
                    <w:top w:val="none" w:sz="0" w:space="0" w:color="auto"/>
                    <w:left w:val="none" w:sz="0" w:space="0" w:color="auto"/>
                    <w:bottom w:val="none" w:sz="0" w:space="0" w:color="auto"/>
                    <w:right w:val="none" w:sz="0" w:space="0" w:color="auto"/>
                  </w:divBdr>
                </w:div>
                <w:div w:id="1790927716">
                  <w:marLeft w:val="640"/>
                  <w:marRight w:val="0"/>
                  <w:marTop w:val="0"/>
                  <w:marBottom w:val="0"/>
                  <w:divBdr>
                    <w:top w:val="none" w:sz="0" w:space="0" w:color="auto"/>
                    <w:left w:val="none" w:sz="0" w:space="0" w:color="auto"/>
                    <w:bottom w:val="none" w:sz="0" w:space="0" w:color="auto"/>
                    <w:right w:val="none" w:sz="0" w:space="0" w:color="auto"/>
                  </w:divBdr>
                </w:div>
                <w:div w:id="1995445705">
                  <w:marLeft w:val="640"/>
                  <w:marRight w:val="0"/>
                  <w:marTop w:val="0"/>
                  <w:marBottom w:val="0"/>
                  <w:divBdr>
                    <w:top w:val="none" w:sz="0" w:space="0" w:color="auto"/>
                    <w:left w:val="none" w:sz="0" w:space="0" w:color="auto"/>
                    <w:bottom w:val="none" w:sz="0" w:space="0" w:color="auto"/>
                    <w:right w:val="none" w:sz="0" w:space="0" w:color="auto"/>
                  </w:divBdr>
                </w:div>
                <w:div w:id="805394138">
                  <w:marLeft w:val="640"/>
                  <w:marRight w:val="0"/>
                  <w:marTop w:val="0"/>
                  <w:marBottom w:val="0"/>
                  <w:divBdr>
                    <w:top w:val="none" w:sz="0" w:space="0" w:color="auto"/>
                    <w:left w:val="none" w:sz="0" w:space="0" w:color="auto"/>
                    <w:bottom w:val="none" w:sz="0" w:space="0" w:color="auto"/>
                    <w:right w:val="none" w:sz="0" w:space="0" w:color="auto"/>
                  </w:divBdr>
                </w:div>
                <w:div w:id="1969777759">
                  <w:marLeft w:val="640"/>
                  <w:marRight w:val="0"/>
                  <w:marTop w:val="0"/>
                  <w:marBottom w:val="0"/>
                  <w:divBdr>
                    <w:top w:val="none" w:sz="0" w:space="0" w:color="auto"/>
                    <w:left w:val="none" w:sz="0" w:space="0" w:color="auto"/>
                    <w:bottom w:val="none" w:sz="0" w:space="0" w:color="auto"/>
                    <w:right w:val="none" w:sz="0" w:space="0" w:color="auto"/>
                  </w:divBdr>
                </w:div>
                <w:div w:id="289484136">
                  <w:marLeft w:val="640"/>
                  <w:marRight w:val="0"/>
                  <w:marTop w:val="0"/>
                  <w:marBottom w:val="0"/>
                  <w:divBdr>
                    <w:top w:val="none" w:sz="0" w:space="0" w:color="auto"/>
                    <w:left w:val="none" w:sz="0" w:space="0" w:color="auto"/>
                    <w:bottom w:val="none" w:sz="0" w:space="0" w:color="auto"/>
                    <w:right w:val="none" w:sz="0" w:space="0" w:color="auto"/>
                  </w:divBdr>
                </w:div>
                <w:div w:id="284581959">
                  <w:marLeft w:val="640"/>
                  <w:marRight w:val="0"/>
                  <w:marTop w:val="0"/>
                  <w:marBottom w:val="0"/>
                  <w:divBdr>
                    <w:top w:val="none" w:sz="0" w:space="0" w:color="auto"/>
                    <w:left w:val="none" w:sz="0" w:space="0" w:color="auto"/>
                    <w:bottom w:val="none" w:sz="0" w:space="0" w:color="auto"/>
                    <w:right w:val="none" w:sz="0" w:space="0" w:color="auto"/>
                  </w:divBdr>
                </w:div>
                <w:div w:id="2016806330">
                  <w:marLeft w:val="640"/>
                  <w:marRight w:val="0"/>
                  <w:marTop w:val="0"/>
                  <w:marBottom w:val="0"/>
                  <w:divBdr>
                    <w:top w:val="none" w:sz="0" w:space="0" w:color="auto"/>
                    <w:left w:val="none" w:sz="0" w:space="0" w:color="auto"/>
                    <w:bottom w:val="none" w:sz="0" w:space="0" w:color="auto"/>
                    <w:right w:val="none" w:sz="0" w:space="0" w:color="auto"/>
                  </w:divBdr>
                </w:div>
                <w:div w:id="1693414590">
                  <w:marLeft w:val="640"/>
                  <w:marRight w:val="0"/>
                  <w:marTop w:val="0"/>
                  <w:marBottom w:val="0"/>
                  <w:divBdr>
                    <w:top w:val="none" w:sz="0" w:space="0" w:color="auto"/>
                    <w:left w:val="none" w:sz="0" w:space="0" w:color="auto"/>
                    <w:bottom w:val="none" w:sz="0" w:space="0" w:color="auto"/>
                    <w:right w:val="none" w:sz="0" w:space="0" w:color="auto"/>
                  </w:divBdr>
                </w:div>
                <w:div w:id="1713651451">
                  <w:marLeft w:val="640"/>
                  <w:marRight w:val="0"/>
                  <w:marTop w:val="0"/>
                  <w:marBottom w:val="0"/>
                  <w:divBdr>
                    <w:top w:val="none" w:sz="0" w:space="0" w:color="auto"/>
                    <w:left w:val="none" w:sz="0" w:space="0" w:color="auto"/>
                    <w:bottom w:val="none" w:sz="0" w:space="0" w:color="auto"/>
                    <w:right w:val="none" w:sz="0" w:space="0" w:color="auto"/>
                  </w:divBdr>
                </w:div>
                <w:div w:id="1166945929">
                  <w:marLeft w:val="640"/>
                  <w:marRight w:val="0"/>
                  <w:marTop w:val="0"/>
                  <w:marBottom w:val="0"/>
                  <w:divBdr>
                    <w:top w:val="none" w:sz="0" w:space="0" w:color="auto"/>
                    <w:left w:val="none" w:sz="0" w:space="0" w:color="auto"/>
                    <w:bottom w:val="none" w:sz="0" w:space="0" w:color="auto"/>
                    <w:right w:val="none" w:sz="0" w:space="0" w:color="auto"/>
                  </w:divBdr>
                </w:div>
                <w:div w:id="1701738257">
                  <w:marLeft w:val="640"/>
                  <w:marRight w:val="0"/>
                  <w:marTop w:val="0"/>
                  <w:marBottom w:val="0"/>
                  <w:divBdr>
                    <w:top w:val="none" w:sz="0" w:space="0" w:color="auto"/>
                    <w:left w:val="none" w:sz="0" w:space="0" w:color="auto"/>
                    <w:bottom w:val="none" w:sz="0" w:space="0" w:color="auto"/>
                    <w:right w:val="none" w:sz="0" w:space="0" w:color="auto"/>
                  </w:divBdr>
                </w:div>
                <w:div w:id="1857038293">
                  <w:marLeft w:val="640"/>
                  <w:marRight w:val="0"/>
                  <w:marTop w:val="0"/>
                  <w:marBottom w:val="0"/>
                  <w:divBdr>
                    <w:top w:val="none" w:sz="0" w:space="0" w:color="auto"/>
                    <w:left w:val="none" w:sz="0" w:space="0" w:color="auto"/>
                    <w:bottom w:val="none" w:sz="0" w:space="0" w:color="auto"/>
                    <w:right w:val="none" w:sz="0" w:space="0" w:color="auto"/>
                  </w:divBdr>
                </w:div>
                <w:div w:id="2118326428">
                  <w:marLeft w:val="640"/>
                  <w:marRight w:val="0"/>
                  <w:marTop w:val="0"/>
                  <w:marBottom w:val="0"/>
                  <w:divBdr>
                    <w:top w:val="none" w:sz="0" w:space="0" w:color="auto"/>
                    <w:left w:val="none" w:sz="0" w:space="0" w:color="auto"/>
                    <w:bottom w:val="none" w:sz="0" w:space="0" w:color="auto"/>
                    <w:right w:val="none" w:sz="0" w:space="0" w:color="auto"/>
                  </w:divBdr>
                </w:div>
                <w:div w:id="651450603">
                  <w:marLeft w:val="640"/>
                  <w:marRight w:val="0"/>
                  <w:marTop w:val="0"/>
                  <w:marBottom w:val="0"/>
                  <w:divBdr>
                    <w:top w:val="none" w:sz="0" w:space="0" w:color="auto"/>
                    <w:left w:val="none" w:sz="0" w:space="0" w:color="auto"/>
                    <w:bottom w:val="none" w:sz="0" w:space="0" w:color="auto"/>
                    <w:right w:val="none" w:sz="0" w:space="0" w:color="auto"/>
                  </w:divBdr>
                </w:div>
              </w:divsChild>
            </w:div>
            <w:div w:id="595552510">
              <w:marLeft w:val="0"/>
              <w:marRight w:val="0"/>
              <w:marTop w:val="0"/>
              <w:marBottom w:val="0"/>
              <w:divBdr>
                <w:top w:val="none" w:sz="0" w:space="0" w:color="auto"/>
                <w:left w:val="none" w:sz="0" w:space="0" w:color="auto"/>
                <w:bottom w:val="none" w:sz="0" w:space="0" w:color="auto"/>
                <w:right w:val="none" w:sz="0" w:space="0" w:color="auto"/>
              </w:divBdr>
              <w:divsChild>
                <w:div w:id="1857228515">
                  <w:marLeft w:val="640"/>
                  <w:marRight w:val="0"/>
                  <w:marTop w:val="0"/>
                  <w:marBottom w:val="0"/>
                  <w:divBdr>
                    <w:top w:val="none" w:sz="0" w:space="0" w:color="auto"/>
                    <w:left w:val="none" w:sz="0" w:space="0" w:color="auto"/>
                    <w:bottom w:val="none" w:sz="0" w:space="0" w:color="auto"/>
                    <w:right w:val="none" w:sz="0" w:space="0" w:color="auto"/>
                  </w:divBdr>
                </w:div>
                <w:div w:id="1129131545">
                  <w:marLeft w:val="640"/>
                  <w:marRight w:val="0"/>
                  <w:marTop w:val="0"/>
                  <w:marBottom w:val="0"/>
                  <w:divBdr>
                    <w:top w:val="none" w:sz="0" w:space="0" w:color="auto"/>
                    <w:left w:val="none" w:sz="0" w:space="0" w:color="auto"/>
                    <w:bottom w:val="none" w:sz="0" w:space="0" w:color="auto"/>
                    <w:right w:val="none" w:sz="0" w:space="0" w:color="auto"/>
                  </w:divBdr>
                </w:div>
                <w:div w:id="2012561997">
                  <w:marLeft w:val="640"/>
                  <w:marRight w:val="0"/>
                  <w:marTop w:val="0"/>
                  <w:marBottom w:val="0"/>
                  <w:divBdr>
                    <w:top w:val="none" w:sz="0" w:space="0" w:color="auto"/>
                    <w:left w:val="none" w:sz="0" w:space="0" w:color="auto"/>
                    <w:bottom w:val="none" w:sz="0" w:space="0" w:color="auto"/>
                    <w:right w:val="none" w:sz="0" w:space="0" w:color="auto"/>
                  </w:divBdr>
                </w:div>
                <w:div w:id="1182402584">
                  <w:marLeft w:val="640"/>
                  <w:marRight w:val="0"/>
                  <w:marTop w:val="0"/>
                  <w:marBottom w:val="0"/>
                  <w:divBdr>
                    <w:top w:val="none" w:sz="0" w:space="0" w:color="auto"/>
                    <w:left w:val="none" w:sz="0" w:space="0" w:color="auto"/>
                    <w:bottom w:val="none" w:sz="0" w:space="0" w:color="auto"/>
                    <w:right w:val="none" w:sz="0" w:space="0" w:color="auto"/>
                  </w:divBdr>
                </w:div>
                <w:div w:id="1104765690">
                  <w:marLeft w:val="640"/>
                  <w:marRight w:val="0"/>
                  <w:marTop w:val="0"/>
                  <w:marBottom w:val="0"/>
                  <w:divBdr>
                    <w:top w:val="none" w:sz="0" w:space="0" w:color="auto"/>
                    <w:left w:val="none" w:sz="0" w:space="0" w:color="auto"/>
                    <w:bottom w:val="none" w:sz="0" w:space="0" w:color="auto"/>
                    <w:right w:val="none" w:sz="0" w:space="0" w:color="auto"/>
                  </w:divBdr>
                </w:div>
                <w:div w:id="378748057">
                  <w:marLeft w:val="640"/>
                  <w:marRight w:val="0"/>
                  <w:marTop w:val="0"/>
                  <w:marBottom w:val="0"/>
                  <w:divBdr>
                    <w:top w:val="none" w:sz="0" w:space="0" w:color="auto"/>
                    <w:left w:val="none" w:sz="0" w:space="0" w:color="auto"/>
                    <w:bottom w:val="none" w:sz="0" w:space="0" w:color="auto"/>
                    <w:right w:val="none" w:sz="0" w:space="0" w:color="auto"/>
                  </w:divBdr>
                </w:div>
                <w:div w:id="1560508600">
                  <w:marLeft w:val="640"/>
                  <w:marRight w:val="0"/>
                  <w:marTop w:val="0"/>
                  <w:marBottom w:val="0"/>
                  <w:divBdr>
                    <w:top w:val="none" w:sz="0" w:space="0" w:color="auto"/>
                    <w:left w:val="none" w:sz="0" w:space="0" w:color="auto"/>
                    <w:bottom w:val="none" w:sz="0" w:space="0" w:color="auto"/>
                    <w:right w:val="none" w:sz="0" w:space="0" w:color="auto"/>
                  </w:divBdr>
                </w:div>
                <w:div w:id="1131482046">
                  <w:marLeft w:val="640"/>
                  <w:marRight w:val="0"/>
                  <w:marTop w:val="0"/>
                  <w:marBottom w:val="0"/>
                  <w:divBdr>
                    <w:top w:val="none" w:sz="0" w:space="0" w:color="auto"/>
                    <w:left w:val="none" w:sz="0" w:space="0" w:color="auto"/>
                    <w:bottom w:val="none" w:sz="0" w:space="0" w:color="auto"/>
                    <w:right w:val="none" w:sz="0" w:space="0" w:color="auto"/>
                  </w:divBdr>
                </w:div>
                <w:div w:id="962462261">
                  <w:marLeft w:val="640"/>
                  <w:marRight w:val="0"/>
                  <w:marTop w:val="0"/>
                  <w:marBottom w:val="0"/>
                  <w:divBdr>
                    <w:top w:val="none" w:sz="0" w:space="0" w:color="auto"/>
                    <w:left w:val="none" w:sz="0" w:space="0" w:color="auto"/>
                    <w:bottom w:val="none" w:sz="0" w:space="0" w:color="auto"/>
                    <w:right w:val="none" w:sz="0" w:space="0" w:color="auto"/>
                  </w:divBdr>
                </w:div>
                <w:div w:id="147408151">
                  <w:marLeft w:val="640"/>
                  <w:marRight w:val="0"/>
                  <w:marTop w:val="0"/>
                  <w:marBottom w:val="0"/>
                  <w:divBdr>
                    <w:top w:val="none" w:sz="0" w:space="0" w:color="auto"/>
                    <w:left w:val="none" w:sz="0" w:space="0" w:color="auto"/>
                    <w:bottom w:val="none" w:sz="0" w:space="0" w:color="auto"/>
                    <w:right w:val="none" w:sz="0" w:space="0" w:color="auto"/>
                  </w:divBdr>
                </w:div>
                <w:div w:id="970282508">
                  <w:marLeft w:val="640"/>
                  <w:marRight w:val="0"/>
                  <w:marTop w:val="0"/>
                  <w:marBottom w:val="0"/>
                  <w:divBdr>
                    <w:top w:val="none" w:sz="0" w:space="0" w:color="auto"/>
                    <w:left w:val="none" w:sz="0" w:space="0" w:color="auto"/>
                    <w:bottom w:val="none" w:sz="0" w:space="0" w:color="auto"/>
                    <w:right w:val="none" w:sz="0" w:space="0" w:color="auto"/>
                  </w:divBdr>
                </w:div>
                <w:div w:id="1214393511">
                  <w:marLeft w:val="640"/>
                  <w:marRight w:val="0"/>
                  <w:marTop w:val="0"/>
                  <w:marBottom w:val="0"/>
                  <w:divBdr>
                    <w:top w:val="none" w:sz="0" w:space="0" w:color="auto"/>
                    <w:left w:val="none" w:sz="0" w:space="0" w:color="auto"/>
                    <w:bottom w:val="none" w:sz="0" w:space="0" w:color="auto"/>
                    <w:right w:val="none" w:sz="0" w:space="0" w:color="auto"/>
                  </w:divBdr>
                </w:div>
                <w:div w:id="2112161383">
                  <w:marLeft w:val="640"/>
                  <w:marRight w:val="0"/>
                  <w:marTop w:val="0"/>
                  <w:marBottom w:val="0"/>
                  <w:divBdr>
                    <w:top w:val="none" w:sz="0" w:space="0" w:color="auto"/>
                    <w:left w:val="none" w:sz="0" w:space="0" w:color="auto"/>
                    <w:bottom w:val="none" w:sz="0" w:space="0" w:color="auto"/>
                    <w:right w:val="none" w:sz="0" w:space="0" w:color="auto"/>
                  </w:divBdr>
                </w:div>
                <w:div w:id="399527391">
                  <w:marLeft w:val="640"/>
                  <w:marRight w:val="0"/>
                  <w:marTop w:val="0"/>
                  <w:marBottom w:val="0"/>
                  <w:divBdr>
                    <w:top w:val="none" w:sz="0" w:space="0" w:color="auto"/>
                    <w:left w:val="none" w:sz="0" w:space="0" w:color="auto"/>
                    <w:bottom w:val="none" w:sz="0" w:space="0" w:color="auto"/>
                    <w:right w:val="none" w:sz="0" w:space="0" w:color="auto"/>
                  </w:divBdr>
                </w:div>
                <w:div w:id="1604536551">
                  <w:marLeft w:val="640"/>
                  <w:marRight w:val="0"/>
                  <w:marTop w:val="0"/>
                  <w:marBottom w:val="0"/>
                  <w:divBdr>
                    <w:top w:val="none" w:sz="0" w:space="0" w:color="auto"/>
                    <w:left w:val="none" w:sz="0" w:space="0" w:color="auto"/>
                    <w:bottom w:val="none" w:sz="0" w:space="0" w:color="auto"/>
                    <w:right w:val="none" w:sz="0" w:space="0" w:color="auto"/>
                  </w:divBdr>
                </w:div>
                <w:div w:id="1677071631">
                  <w:marLeft w:val="640"/>
                  <w:marRight w:val="0"/>
                  <w:marTop w:val="0"/>
                  <w:marBottom w:val="0"/>
                  <w:divBdr>
                    <w:top w:val="none" w:sz="0" w:space="0" w:color="auto"/>
                    <w:left w:val="none" w:sz="0" w:space="0" w:color="auto"/>
                    <w:bottom w:val="none" w:sz="0" w:space="0" w:color="auto"/>
                    <w:right w:val="none" w:sz="0" w:space="0" w:color="auto"/>
                  </w:divBdr>
                </w:div>
                <w:div w:id="1984195835">
                  <w:marLeft w:val="640"/>
                  <w:marRight w:val="0"/>
                  <w:marTop w:val="0"/>
                  <w:marBottom w:val="0"/>
                  <w:divBdr>
                    <w:top w:val="none" w:sz="0" w:space="0" w:color="auto"/>
                    <w:left w:val="none" w:sz="0" w:space="0" w:color="auto"/>
                    <w:bottom w:val="none" w:sz="0" w:space="0" w:color="auto"/>
                    <w:right w:val="none" w:sz="0" w:space="0" w:color="auto"/>
                  </w:divBdr>
                </w:div>
                <w:div w:id="2036077332">
                  <w:marLeft w:val="640"/>
                  <w:marRight w:val="0"/>
                  <w:marTop w:val="0"/>
                  <w:marBottom w:val="0"/>
                  <w:divBdr>
                    <w:top w:val="none" w:sz="0" w:space="0" w:color="auto"/>
                    <w:left w:val="none" w:sz="0" w:space="0" w:color="auto"/>
                    <w:bottom w:val="none" w:sz="0" w:space="0" w:color="auto"/>
                    <w:right w:val="none" w:sz="0" w:space="0" w:color="auto"/>
                  </w:divBdr>
                </w:div>
                <w:div w:id="1311014243">
                  <w:marLeft w:val="640"/>
                  <w:marRight w:val="0"/>
                  <w:marTop w:val="0"/>
                  <w:marBottom w:val="0"/>
                  <w:divBdr>
                    <w:top w:val="none" w:sz="0" w:space="0" w:color="auto"/>
                    <w:left w:val="none" w:sz="0" w:space="0" w:color="auto"/>
                    <w:bottom w:val="none" w:sz="0" w:space="0" w:color="auto"/>
                    <w:right w:val="none" w:sz="0" w:space="0" w:color="auto"/>
                  </w:divBdr>
                </w:div>
                <w:div w:id="900289457">
                  <w:marLeft w:val="640"/>
                  <w:marRight w:val="0"/>
                  <w:marTop w:val="0"/>
                  <w:marBottom w:val="0"/>
                  <w:divBdr>
                    <w:top w:val="none" w:sz="0" w:space="0" w:color="auto"/>
                    <w:left w:val="none" w:sz="0" w:space="0" w:color="auto"/>
                    <w:bottom w:val="none" w:sz="0" w:space="0" w:color="auto"/>
                    <w:right w:val="none" w:sz="0" w:space="0" w:color="auto"/>
                  </w:divBdr>
                </w:div>
                <w:div w:id="545487331">
                  <w:marLeft w:val="640"/>
                  <w:marRight w:val="0"/>
                  <w:marTop w:val="0"/>
                  <w:marBottom w:val="0"/>
                  <w:divBdr>
                    <w:top w:val="none" w:sz="0" w:space="0" w:color="auto"/>
                    <w:left w:val="none" w:sz="0" w:space="0" w:color="auto"/>
                    <w:bottom w:val="none" w:sz="0" w:space="0" w:color="auto"/>
                    <w:right w:val="none" w:sz="0" w:space="0" w:color="auto"/>
                  </w:divBdr>
                </w:div>
                <w:div w:id="1377897914">
                  <w:marLeft w:val="640"/>
                  <w:marRight w:val="0"/>
                  <w:marTop w:val="0"/>
                  <w:marBottom w:val="0"/>
                  <w:divBdr>
                    <w:top w:val="none" w:sz="0" w:space="0" w:color="auto"/>
                    <w:left w:val="none" w:sz="0" w:space="0" w:color="auto"/>
                    <w:bottom w:val="none" w:sz="0" w:space="0" w:color="auto"/>
                    <w:right w:val="none" w:sz="0" w:space="0" w:color="auto"/>
                  </w:divBdr>
                </w:div>
                <w:div w:id="349599912">
                  <w:marLeft w:val="640"/>
                  <w:marRight w:val="0"/>
                  <w:marTop w:val="0"/>
                  <w:marBottom w:val="0"/>
                  <w:divBdr>
                    <w:top w:val="none" w:sz="0" w:space="0" w:color="auto"/>
                    <w:left w:val="none" w:sz="0" w:space="0" w:color="auto"/>
                    <w:bottom w:val="none" w:sz="0" w:space="0" w:color="auto"/>
                    <w:right w:val="none" w:sz="0" w:space="0" w:color="auto"/>
                  </w:divBdr>
                </w:div>
                <w:div w:id="1906836386">
                  <w:marLeft w:val="640"/>
                  <w:marRight w:val="0"/>
                  <w:marTop w:val="0"/>
                  <w:marBottom w:val="0"/>
                  <w:divBdr>
                    <w:top w:val="none" w:sz="0" w:space="0" w:color="auto"/>
                    <w:left w:val="none" w:sz="0" w:space="0" w:color="auto"/>
                    <w:bottom w:val="none" w:sz="0" w:space="0" w:color="auto"/>
                    <w:right w:val="none" w:sz="0" w:space="0" w:color="auto"/>
                  </w:divBdr>
                </w:div>
                <w:div w:id="1334649891">
                  <w:marLeft w:val="640"/>
                  <w:marRight w:val="0"/>
                  <w:marTop w:val="0"/>
                  <w:marBottom w:val="0"/>
                  <w:divBdr>
                    <w:top w:val="none" w:sz="0" w:space="0" w:color="auto"/>
                    <w:left w:val="none" w:sz="0" w:space="0" w:color="auto"/>
                    <w:bottom w:val="none" w:sz="0" w:space="0" w:color="auto"/>
                    <w:right w:val="none" w:sz="0" w:space="0" w:color="auto"/>
                  </w:divBdr>
                </w:div>
                <w:div w:id="1944876621">
                  <w:marLeft w:val="640"/>
                  <w:marRight w:val="0"/>
                  <w:marTop w:val="0"/>
                  <w:marBottom w:val="0"/>
                  <w:divBdr>
                    <w:top w:val="none" w:sz="0" w:space="0" w:color="auto"/>
                    <w:left w:val="none" w:sz="0" w:space="0" w:color="auto"/>
                    <w:bottom w:val="none" w:sz="0" w:space="0" w:color="auto"/>
                    <w:right w:val="none" w:sz="0" w:space="0" w:color="auto"/>
                  </w:divBdr>
                </w:div>
                <w:div w:id="1555192450">
                  <w:marLeft w:val="640"/>
                  <w:marRight w:val="0"/>
                  <w:marTop w:val="0"/>
                  <w:marBottom w:val="0"/>
                  <w:divBdr>
                    <w:top w:val="none" w:sz="0" w:space="0" w:color="auto"/>
                    <w:left w:val="none" w:sz="0" w:space="0" w:color="auto"/>
                    <w:bottom w:val="none" w:sz="0" w:space="0" w:color="auto"/>
                    <w:right w:val="none" w:sz="0" w:space="0" w:color="auto"/>
                  </w:divBdr>
                </w:div>
                <w:div w:id="1106928000">
                  <w:marLeft w:val="640"/>
                  <w:marRight w:val="0"/>
                  <w:marTop w:val="0"/>
                  <w:marBottom w:val="0"/>
                  <w:divBdr>
                    <w:top w:val="none" w:sz="0" w:space="0" w:color="auto"/>
                    <w:left w:val="none" w:sz="0" w:space="0" w:color="auto"/>
                    <w:bottom w:val="none" w:sz="0" w:space="0" w:color="auto"/>
                    <w:right w:val="none" w:sz="0" w:space="0" w:color="auto"/>
                  </w:divBdr>
                </w:div>
                <w:div w:id="960039950">
                  <w:marLeft w:val="640"/>
                  <w:marRight w:val="0"/>
                  <w:marTop w:val="0"/>
                  <w:marBottom w:val="0"/>
                  <w:divBdr>
                    <w:top w:val="none" w:sz="0" w:space="0" w:color="auto"/>
                    <w:left w:val="none" w:sz="0" w:space="0" w:color="auto"/>
                    <w:bottom w:val="none" w:sz="0" w:space="0" w:color="auto"/>
                    <w:right w:val="none" w:sz="0" w:space="0" w:color="auto"/>
                  </w:divBdr>
                </w:div>
                <w:div w:id="2080323748">
                  <w:marLeft w:val="640"/>
                  <w:marRight w:val="0"/>
                  <w:marTop w:val="0"/>
                  <w:marBottom w:val="0"/>
                  <w:divBdr>
                    <w:top w:val="none" w:sz="0" w:space="0" w:color="auto"/>
                    <w:left w:val="none" w:sz="0" w:space="0" w:color="auto"/>
                    <w:bottom w:val="none" w:sz="0" w:space="0" w:color="auto"/>
                    <w:right w:val="none" w:sz="0" w:space="0" w:color="auto"/>
                  </w:divBdr>
                </w:div>
                <w:div w:id="1812092091">
                  <w:marLeft w:val="640"/>
                  <w:marRight w:val="0"/>
                  <w:marTop w:val="0"/>
                  <w:marBottom w:val="0"/>
                  <w:divBdr>
                    <w:top w:val="none" w:sz="0" w:space="0" w:color="auto"/>
                    <w:left w:val="none" w:sz="0" w:space="0" w:color="auto"/>
                    <w:bottom w:val="none" w:sz="0" w:space="0" w:color="auto"/>
                    <w:right w:val="none" w:sz="0" w:space="0" w:color="auto"/>
                  </w:divBdr>
                </w:div>
                <w:div w:id="1843619265">
                  <w:marLeft w:val="640"/>
                  <w:marRight w:val="0"/>
                  <w:marTop w:val="0"/>
                  <w:marBottom w:val="0"/>
                  <w:divBdr>
                    <w:top w:val="none" w:sz="0" w:space="0" w:color="auto"/>
                    <w:left w:val="none" w:sz="0" w:space="0" w:color="auto"/>
                    <w:bottom w:val="none" w:sz="0" w:space="0" w:color="auto"/>
                    <w:right w:val="none" w:sz="0" w:space="0" w:color="auto"/>
                  </w:divBdr>
                </w:div>
                <w:div w:id="1531994912">
                  <w:marLeft w:val="640"/>
                  <w:marRight w:val="0"/>
                  <w:marTop w:val="0"/>
                  <w:marBottom w:val="0"/>
                  <w:divBdr>
                    <w:top w:val="none" w:sz="0" w:space="0" w:color="auto"/>
                    <w:left w:val="none" w:sz="0" w:space="0" w:color="auto"/>
                    <w:bottom w:val="none" w:sz="0" w:space="0" w:color="auto"/>
                    <w:right w:val="none" w:sz="0" w:space="0" w:color="auto"/>
                  </w:divBdr>
                </w:div>
                <w:div w:id="379208085">
                  <w:marLeft w:val="640"/>
                  <w:marRight w:val="0"/>
                  <w:marTop w:val="0"/>
                  <w:marBottom w:val="0"/>
                  <w:divBdr>
                    <w:top w:val="none" w:sz="0" w:space="0" w:color="auto"/>
                    <w:left w:val="none" w:sz="0" w:space="0" w:color="auto"/>
                    <w:bottom w:val="none" w:sz="0" w:space="0" w:color="auto"/>
                    <w:right w:val="none" w:sz="0" w:space="0" w:color="auto"/>
                  </w:divBdr>
                </w:div>
              </w:divsChild>
            </w:div>
            <w:div w:id="2020888023">
              <w:marLeft w:val="0"/>
              <w:marRight w:val="0"/>
              <w:marTop w:val="0"/>
              <w:marBottom w:val="0"/>
              <w:divBdr>
                <w:top w:val="none" w:sz="0" w:space="0" w:color="auto"/>
                <w:left w:val="none" w:sz="0" w:space="0" w:color="auto"/>
                <w:bottom w:val="none" w:sz="0" w:space="0" w:color="auto"/>
                <w:right w:val="none" w:sz="0" w:space="0" w:color="auto"/>
              </w:divBdr>
              <w:divsChild>
                <w:div w:id="1081684627">
                  <w:marLeft w:val="640"/>
                  <w:marRight w:val="0"/>
                  <w:marTop w:val="0"/>
                  <w:marBottom w:val="0"/>
                  <w:divBdr>
                    <w:top w:val="none" w:sz="0" w:space="0" w:color="auto"/>
                    <w:left w:val="none" w:sz="0" w:space="0" w:color="auto"/>
                    <w:bottom w:val="none" w:sz="0" w:space="0" w:color="auto"/>
                    <w:right w:val="none" w:sz="0" w:space="0" w:color="auto"/>
                  </w:divBdr>
                </w:div>
                <w:div w:id="1774857263">
                  <w:marLeft w:val="640"/>
                  <w:marRight w:val="0"/>
                  <w:marTop w:val="0"/>
                  <w:marBottom w:val="0"/>
                  <w:divBdr>
                    <w:top w:val="none" w:sz="0" w:space="0" w:color="auto"/>
                    <w:left w:val="none" w:sz="0" w:space="0" w:color="auto"/>
                    <w:bottom w:val="none" w:sz="0" w:space="0" w:color="auto"/>
                    <w:right w:val="none" w:sz="0" w:space="0" w:color="auto"/>
                  </w:divBdr>
                </w:div>
                <w:div w:id="305549200">
                  <w:marLeft w:val="640"/>
                  <w:marRight w:val="0"/>
                  <w:marTop w:val="0"/>
                  <w:marBottom w:val="0"/>
                  <w:divBdr>
                    <w:top w:val="none" w:sz="0" w:space="0" w:color="auto"/>
                    <w:left w:val="none" w:sz="0" w:space="0" w:color="auto"/>
                    <w:bottom w:val="none" w:sz="0" w:space="0" w:color="auto"/>
                    <w:right w:val="none" w:sz="0" w:space="0" w:color="auto"/>
                  </w:divBdr>
                </w:div>
                <w:div w:id="1333022927">
                  <w:marLeft w:val="640"/>
                  <w:marRight w:val="0"/>
                  <w:marTop w:val="0"/>
                  <w:marBottom w:val="0"/>
                  <w:divBdr>
                    <w:top w:val="none" w:sz="0" w:space="0" w:color="auto"/>
                    <w:left w:val="none" w:sz="0" w:space="0" w:color="auto"/>
                    <w:bottom w:val="none" w:sz="0" w:space="0" w:color="auto"/>
                    <w:right w:val="none" w:sz="0" w:space="0" w:color="auto"/>
                  </w:divBdr>
                </w:div>
                <w:div w:id="16471335">
                  <w:marLeft w:val="640"/>
                  <w:marRight w:val="0"/>
                  <w:marTop w:val="0"/>
                  <w:marBottom w:val="0"/>
                  <w:divBdr>
                    <w:top w:val="none" w:sz="0" w:space="0" w:color="auto"/>
                    <w:left w:val="none" w:sz="0" w:space="0" w:color="auto"/>
                    <w:bottom w:val="none" w:sz="0" w:space="0" w:color="auto"/>
                    <w:right w:val="none" w:sz="0" w:space="0" w:color="auto"/>
                  </w:divBdr>
                </w:div>
                <w:div w:id="2071414592">
                  <w:marLeft w:val="640"/>
                  <w:marRight w:val="0"/>
                  <w:marTop w:val="0"/>
                  <w:marBottom w:val="0"/>
                  <w:divBdr>
                    <w:top w:val="none" w:sz="0" w:space="0" w:color="auto"/>
                    <w:left w:val="none" w:sz="0" w:space="0" w:color="auto"/>
                    <w:bottom w:val="none" w:sz="0" w:space="0" w:color="auto"/>
                    <w:right w:val="none" w:sz="0" w:space="0" w:color="auto"/>
                  </w:divBdr>
                </w:div>
                <w:div w:id="2106800119">
                  <w:marLeft w:val="640"/>
                  <w:marRight w:val="0"/>
                  <w:marTop w:val="0"/>
                  <w:marBottom w:val="0"/>
                  <w:divBdr>
                    <w:top w:val="none" w:sz="0" w:space="0" w:color="auto"/>
                    <w:left w:val="none" w:sz="0" w:space="0" w:color="auto"/>
                    <w:bottom w:val="none" w:sz="0" w:space="0" w:color="auto"/>
                    <w:right w:val="none" w:sz="0" w:space="0" w:color="auto"/>
                  </w:divBdr>
                </w:div>
                <w:div w:id="1875271248">
                  <w:marLeft w:val="640"/>
                  <w:marRight w:val="0"/>
                  <w:marTop w:val="0"/>
                  <w:marBottom w:val="0"/>
                  <w:divBdr>
                    <w:top w:val="none" w:sz="0" w:space="0" w:color="auto"/>
                    <w:left w:val="none" w:sz="0" w:space="0" w:color="auto"/>
                    <w:bottom w:val="none" w:sz="0" w:space="0" w:color="auto"/>
                    <w:right w:val="none" w:sz="0" w:space="0" w:color="auto"/>
                  </w:divBdr>
                </w:div>
                <w:div w:id="604994883">
                  <w:marLeft w:val="640"/>
                  <w:marRight w:val="0"/>
                  <w:marTop w:val="0"/>
                  <w:marBottom w:val="0"/>
                  <w:divBdr>
                    <w:top w:val="none" w:sz="0" w:space="0" w:color="auto"/>
                    <w:left w:val="none" w:sz="0" w:space="0" w:color="auto"/>
                    <w:bottom w:val="none" w:sz="0" w:space="0" w:color="auto"/>
                    <w:right w:val="none" w:sz="0" w:space="0" w:color="auto"/>
                  </w:divBdr>
                </w:div>
                <w:div w:id="471363690">
                  <w:marLeft w:val="640"/>
                  <w:marRight w:val="0"/>
                  <w:marTop w:val="0"/>
                  <w:marBottom w:val="0"/>
                  <w:divBdr>
                    <w:top w:val="none" w:sz="0" w:space="0" w:color="auto"/>
                    <w:left w:val="none" w:sz="0" w:space="0" w:color="auto"/>
                    <w:bottom w:val="none" w:sz="0" w:space="0" w:color="auto"/>
                    <w:right w:val="none" w:sz="0" w:space="0" w:color="auto"/>
                  </w:divBdr>
                </w:div>
                <w:div w:id="1762288480">
                  <w:marLeft w:val="640"/>
                  <w:marRight w:val="0"/>
                  <w:marTop w:val="0"/>
                  <w:marBottom w:val="0"/>
                  <w:divBdr>
                    <w:top w:val="none" w:sz="0" w:space="0" w:color="auto"/>
                    <w:left w:val="none" w:sz="0" w:space="0" w:color="auto"/>
                    <w:bottom w:val="none" w:sz="0" w:space="0" w:color="auto"/>
                    <w:right w:val="none" w:sz="0" w:space="0" w:color="auto"/>
                  </w:divBdr>
                </w:div>
                <w:div w:id="1824930518">
                  <w:marLeft w:val="640"/>
                  <w:marRight w:val="0"/>
                  <w:marTop w:val="0"/>
                  <w:marBottom w:val="0"/>
                  <w:divBdr>
                    <w:top w:val="none" w:sz="0" w:space="0" w:color="auto"/>
                    <w:left w:val="none" w:sz="0" w:space="0" w:color="auto"/>
                    <w:bottom w:val="none" w:sz="0" w:space="0" w:color="auto"/>
                    <w:right w:val="none" w:sz="0" w:space="0" w:color="auto"/>
                  </w:divBdr>
                </w:div>
                <w:div w:id="2128087726">
                  <w:marLeft w:val="640"/>
                  <w:marRight w:val="0"/>
                  <w:marTop w:val="0"/>
                  <w:marBottom w:val="0"/>
                  <w:divBdr>
                    <w:top w:val="none" w:sz="0" w:space="0" w:color="auto"/>
                    <w:left w:val="none" w:sz="0" w:space="0" w:color="auto"/>
                    <w:bottom w:val="none" w:sz="0" w:space="0" w:color="auto"/>
                    <w:right w:val="none" w:sz="0" w:space="0" w:color="auto"/>
                  </w:divBdr>
                </w:div>
                <w:div w:id="542406554">
                  <w:marLeft w:val="640"/>
                  <w:marRight w:val="0"/>
                  <w:marTop w:val="0"/>
                  <w:marBottom w:val="0"/>
                  <w:divBdr>
                    <w:top w:val="none" w:sz="0" w:space="0" w:color="auto"/>
                    <w:left w:val="none" w:sz="0" w:space="0" w:color="auto"/>
                    <w:bottom w:val="none" w:sz="0" w:space="0" w:color="auto"/>
                    <w:right w:val="none" w:sz="0" w:space="0" w:color="auto"/>
                  </w:divBdr>
                </w:div>
                <w:div w:id="1867324528">
                  <w:marLeft w:val="640"/>
                  <w:marRight w:val="0"/>
                  <w:marTop w:val="0"/>
                  <w:marBottom w:val="0"/>
                  <w:divBdr>
                    <w:top w:val="none" w:sz="0" w:space="0" w:color="auto"/>
                    <w:left w:val="none" w:sz="0" w:space="0" w:color="auto"/>
                    <w:bottom w:val="none" w:sz="0" w:space="0" w:color="auto"/>
                    <w:right w:val="none" w:sz="0" w:space="0" w:color="auto"/>
                  </w:divBdr>
                </w:div>
                <w:div w:id="1162161289">
                  <w:marLeft w:val="640"/>
                  <w:marRight w:val="0"/>
                  <w:marTop w:val="0"/>
                  <w:marBottom w:val="0"/>
                  <w:divBdr>
                    <w:top w:val="none" w:sz="0" w:space="0" w:color="auto"/>
                    <w:left w:val="none" w:sz="0" w:space="0" w:color="auto"/>
                    <w:bottom w:val="none" w:sz="0" w:space="0" w:color="auto"/>
                    <w:right w:val="none" w:sz="0" w:space="0" w:color="auto"/>
                  </w:divBdr>
                </w:div>
                <w:div w:id="2111315766">
                  <w:marLeft w:val="640"/>
                  <w:marRight w:val="0"/>
                  <w:marTop w:val="0"/>
                  <w:marBottom w:val="0"/>
                  <w:divBdr>
                    <w:top w:val="none" w:sz="0" w:space="0" w:color="auto"/>
                    <w:left w:val="none" w:sz="0" w:space="0" w:color="auto"/>
                    <w:bottom w:val="none" w:sz="0" w:space="0" w:color="auto"/>
                    <w:right w:val="none" w:sz="0" w:space="0" w:color="auto"/>
                  </w:divBdr>
                </w:div>
                <w:div w:id="1937790527">
                  <w:marLeft w:val="640"/>
                  <w:marRight w:val="0"/>
                  <w:marTop w:val="0"/>
                  <w:marBottom w:val="0"/>
                  <w:divBdr>
                    <w:top w:val="none" w:sz="0" w:space="0" w:color="auto"/>
                    <w:left w:val="none" w:sz="0" w:space="0" w:color="auto"/>
                    <w:bottom w:val="none" w:sz="0" w:space="0" w:color="auto"/>
                    <w:right w:val="none" w:sz="0" w:space="0" w:color="auto"/>
                  </w:divBdr>
                </w:div>
                <w:div w:id="1953172704">
                  <w:marLeft w:val="640"/>
                  <w:marRight w:val="0"/>
                  <w:marTop w:val="0"/>
                  <w:marBottom w:val="0"/>
                  <w:divBdr>
                    <w:top w:val="none" w:sz="0" w:space="0" w:color="auto"/>
                    <w:left w:val="none" w:sz="0" w:space="0" w:color="auto"/>
                    <w:bottom w:val="none" w:sz="0" w:space="0" w:color="auto"/>
                    <w:right w:val="none" w:sz="0" w:space="0" w:color="auto"/>
                  </w:divBdr>
                </w:div>
                <w:div w:id="1303805754">
                  <w:marLeft w:val="640"/>
                  <w:marRight w:val="0"/>
                  <w:marTop w:val="0"/>
                  <w:marBottom w:val="0"/>
                  <w:divBdr>
                    <w:top w:val="none" w:sz="0" w:space="0" w:color="auto"/>
                    <w:left w:val="none" w:sz="0" w:space="0" w:color="auto"/>
                    <w:bottom w:val="none" w:sz="0" w:space="0" w:color="auto"/>
                    <w:right w:val="none" w:sz="0" w:space="0" w:color="auto"/>
                  </w:divBdr>
                </w:div>
                <w:div w:id="410079438">
                  <w:marLeft w:val="640"/>
                  <w:marRight w:val="0"/>
                  <w:marTop w:val="0"/>
                  <w:marBottom w:val="0"/>
                  <w:divBdr>
                    <w:top w:val="none" w:sz="0" w:space="0" w:color="auto"/>
                    <w:left w:val="none" w:sz="0" w:space="0" w:color="auto"/>
                    <w:bottom w:val="none" w:sz="0" w:space="0" w:color="auto"/>
                    <w:right w:val="none" w:sz="0" w:space="0" w:color="auto"/>
                  </w:divBdr>
                </w:div>
                <w:div w:id="1189375100">
                  <w:marLeft w:val="640"/>
                  <w:marRight w:val="0"/>
                  <w:marTop w:val="0"/>
                  <w:marBottom w:val="0"/>
                  <w:divBdr>
                    <w:top w:val="none" w:sz="0" w:space="0" w:color="auto"/>
                    <w:left w:val="none" w:sz="0" w:space="0" w:color="auto"/>
                    <w:bottom w:val="none" w:sz="0" w:space="0" w:color="auto"/>
                    <w:right w:val="none" w:sz="0" w:space="0" w:color="auto"/>
                  </w:divBdr>
                </w:div>
                <w:div w:id="116488551">
                  <w:marLeft w:val="640"/>
                  <w:marRight w:val="0"/>
                  <w:marTop w:val="0"/>
                  <w:marBottom w:val="0"/>
                  <w:divBdr>
                    <w:top w:val="none" w:sz="0" w:space="0" w:color="auto"/>
                    <w:left w:val="none" w:sz="0" w:space="0" w:color="auto"/>
                    <w:bottom w:val="none" w:sz="0" w:space="0" w:color="auto"/>
                    <w:right w:val="none" w:sz="0" w:space="0" w:color="auto"/>
                  </w:divBdr>
                </w:div>
                <w:div w:id="9142014">
                  <w:marLeft w:val="640"/>
                  <w:marRight w:val="0"/>
                  <w:marTop w:val="0"/>
                  <w:marBottom w:val="0"/>
                  <w:divBdr>
                    <w:top w:val="none" w:sz="0" w:space="0" w:color="auto"/>
                    <w:left w:val="none" w:sz="0" w:space="0" w:color="auto"/>
                    <w:bottom w:val="none" w:sz="0" w:space="0" w:color="auto"/>
                    <w:right w:val="none" w:sz="0" w:space="0" w:color="auto"/>
                  </w:divBdr>
                </w:div>
                <w:div w:id="689063112">
                  <w:marLeft w:val="640"/>
                  <w:marRight w:val="0"/>
                  <w:marTop w:val="0"/>
                  <w:marBottom w:val="0"/>
                  <w:divBdr>
                    <w:top w:val="none" w:sz="0" w:space="0" w:color="auto"/>
                    <w:left w:val="none" w:sz="0" w:space="0" w:color="auto"/>
                    <w:bottom w:val="none" w:sz="0" w:space="0" w:color="auto"/>
                    <w:right w:val="none" w:sz="0" w:space="0" w:color="auto"/>
                  </w:divBdr>
                </w:div>
                <w:div w:id="1067653470">
                  <w:marLeft w:val="640"/>
                  <w:marRight w:val="0"/>
                  <w:marTop w:val="0"/>
                  <w:marBottom w:val="0"/>
                  <w:divBdr>
                    <w:top w:val="none" w:sz="0" w:space="0" w:color="auto"/>
                    <w:left w:val="none" w:sz="0" w:space="0" w:color="auto"/>
                    <w:bottom w:val="none" w:sz="0" w:space="0" w:color="auto"/>
                    <w:right w:val="none" w:sz="0" w:space="0" w:color="auto"/>
                  </w:divBdr>
                </w:div>
                <w:div w:id="2101827838">
                  <w:marLeft w:val="640"/>
                  <w:marRight w:val="0"/>
                  <w:marTop w:val="0"/>
                  <w:marBottom w:val="0"/>
                  <w:divBdr>
                    <w:top w:val="none" w:sz="0" w:space="0" w:color="auto"/>
                    <w:left w:val="none" w:sz="0" w:space="0" w:color="auto"/>
                    <w:bottom w:val="none" w:sz="0" w:space="0" w:color="auto"/>
                    <w:right w:val="none" w:sz="0" w:space="0" w:color="auto"/>
                  </w:divBdr>
                </w:div>
                <w:div w:id="209001897">
                  <w:marLeft w:val="640"/>
                  <w:marRight w:val="0"/>
                  <w:marTop w:val="0"/>
                  <w:marBottom w:val="0"/>
                  <w:divBdr>
                    <w:top w:val="none" w:sz="0" w:space="0" w:color="auto"/>
                    <w:left w:val="none" w:sz="0" w:space="0" w:color="auto"/>
                    <w:bottom w:val="none" w:sz="0" w:space="0" w:color="auto"/>
                    <w:right w:val="none" w:sz="0" w:space="0" w:color="auto"/>
                  </w:divBdr>
                </w:div>
                <w:div w:id="142625242">
                  <w:marLeft w:val="640"/>
                  <w:marRight w:val="0"/>
                  <w:marTop w:val="0"/>
                  <w:marBottom w:val="0"/>
                  <w:divBdr>
                    <w:top w:val="none" w:sz="0" w:space="0" w:color="auto"/>
                    <w:left w:val="none" w:sz="0" w:space="0" w:color="auto"/>
                    <w:bottom w:val="none" w:sz="0" w:space="0" w:color="auto"/>
                    <w:right w:val="none" w:sz="0" w:space="0" w:color="auto"/>
                  </w:divBdr>
                </w:div>
                <w:div w:id="632365865">
                  <w:marLeft w:val="640"/>
                  <w:marRight w:val="0"/>
                  <w:marTop w:val="0"/>
                  <w:marBottom w:val="0"/>
                  <w:divBdr>
                    <w:top w:val="none" w:sz="0" w:space="0" w:color="auto"/>
                    <w:left w:val="none" w:sz="0" w:space="0" w:color="auto"/>
                    <w:bottom w:val="none" w:sz="0" w:space="0" w:color="auto"/>
                    <w:right w:val="none" w:sz="0" w:space="0" w:color="auto"/>
                  </w:divBdr>
                </w:div>
                <w:div w:id="2085831751">
                  <w:marLeft w:val="640"/>
                  <w:marRight w:val="0"/>
                  <w:marTop w:val="0"/>
                  <w:marBottom w:val="0"/>
                  <w:divBdr>
                    <w:top w:val="none" w:sz="0" w:space="0" w:color="auto"/>
                    <w:left w:val="none" w:sz="0" w:space="0" w:color="auto"/>
                    <w:bottom w:val="none" w:sz="0" w:space="0" w:color="auto"/>
                    <w:right w:val="none" w:sz="0" w:space="0" w:color="auto"/>
                  </w:divBdr>
                </w:div>
                <w:div w:id="905993843">
                  <w:marLeft w:val="640"/>
                  <w:marRight w:val="0"/>
                  <w:marTop w:val="0"/>
                  <w:marBottom w:val="0"/>
                  <w:divBdr>
                    <w:top w:val="none" w:sz="0" w:space="0" w:color="auto"/>
                    <w:left w:val="none" w:sz="0" w:space="0" w:color="auto"/>
                    <w:bottom w:val="none" w:sz="0" w:space="0" w:color="auto"/>
                    <w:right w:val="none" w:sz="0" w:space="0" w:color="auto"/>
                  </w:divBdr>
                </w:div>
                <w:div w:id="554392394">
                  <w:marLeft w:val="640"/>
                  <w:marRight w:val="0"/>
                  <w:marTop w:val="0"/>
                  <w:marBottom w:val="0"/>
                  <w:divBdr>
                    <w:top w:val="none" w:sz="0" w:space="0" w:color="auto"/>
                    <w:left w:val="none" w:sz="0" w:space="0" w:color="auto"/>
                    <w:bottom w:val="none" w:sz="0" w:space="0" w:color="auto"/>
                    <w:right w:val="none" w:sz="0" w:space="0" w:color="auto"/>
                  </w:divBdr>
                </w:div>
                <w:div w:id="1886716105">
                  <w:marLeft w:val="640"/>
                  <w:marRight w:val="0"/>
                  <w:marTop w:val="0"/>
                  <w:marBottom w:val="0"/>
                  <w:divBdr>
                    <w:top w:val="none" w:sz="0" w:space="0" w:color="auto"/>
                    <w:left w:val="none" w:sz="0" w:space="0" w:color="auto"/>
                    <w:bottom w:val="none" w:sz="0" w:space="0" w:color="auto"/>
                    <w:right w:val="none" w:sz="0" w:space="0" w:color="auto"/>
                  </w:divBdr>
                </w:div>
                <w:div w:id="1900287426">
                  <w:marLeft w:val="640"/>
                  <w:marRight w:val="0"/>
                  <w:marTop w:val="0"/>
                  <w:marBottom w:val="0"/>
                  <w:divBdr>
                    <w:top w:val="none" w:sz="0" w:space="0" w:color="auto"/>
                    <w:left w:val="none" w:sz="0" w:space="0" w:color="auto"/>
                    <w:bottom w:val="none" w:sz="0" w:space="0" w:color="auto"/>
                    <w:right w:val="none" w:sz="0" w:space="0" w:color="auto"/>
                  </w:divBdr>
                </w:div>
                <w:div w:id="934288439">
                  <w:marLeft w:val="640"/>
                  <w:marRight w:val="0"/>
                  <w:marTop w:val="0"/>
                  <w:marBottom w:val="0"/>
                  <w:divBdr>
                    <w:top w:val="none" w:sz="0" w:space="0" w:color="auto"/>
                    <w:left w:val="none" w:sz="0" w:space="0" w:color="auto"/>
                    <w:bottom w:val="none" w:sz="0" w:space="0" w:color="auto"/>
                    <w:right w:val="none" w:sz="0" w:space="0" w:color="auto"/>
                  </w:divBdr>
                </w:div>
              </w:divsChild>
            </w:div>
            <w:div w:id="1982926033">
              <w:marLeft w:val="0"/>
              <w:marRight w:val="0"/>
              <w:marTop w:val="0"/>
              <w:marBottom w:val="0"/>
              <w:divBdr>
                <w:top w:val="none" w:sz="0" w:space="0" w:color="auto"/>
                <w:left w:val="none" w:sz="0" w:space="0" w:color="auto"/>
                <w:bottom w:val="none" w:sz="0" w:space="0" w:color="auto"/>
                <w:right w:val="none" w:sz="0" w:space="0" w:color="auto"/>
              </w:divBdr>
              <w:divsChild>
                <w:div w:id="1239945728">
                  <w:marLeft w:val="640"/>
                  <w:marRight w:val="0"/>
                  <w:marTop w:val="0"/>
                  <w:marBottom w:val="0"/>
                  <w:divBdr>
                    <w:top w:val="none" w:sz="0" w:space="0" w:color="auto"/>
                    <w:left w:val="none" w:sz="0" w:space="0" w:color="auto"/>
                    <w:bottom w:val="none" w:sz="0" w:space="0" w:color="auto"/>
                    <w:right w:val="none" w:sz="0" w:space="0" w:color="auto"/>
                  </w:divBdr>
                </w:div>
                <w:div w:id="243999399">
                  <w:marLeft w:val="640"/>
                  <w:marRight w:val="0"/>
                  <w:marTop w:val="0"/>
                  <w:marBottom w:val="0"/>
                  <w:divBdr>
                    <w:top w:val="none" w:sz="0" w:space="0" w:color="auto"/>
                    <w:left w:val="none" w:sz="0" w:space="0" w:color="auto"/>
                    <w:bottom w:val="none" w:sz="0" w:space="0" w:color="auto"/>
                    <w:right w:val="none" w:sz="0" w:space="0" w:color="auto"/>
                  </w:divBdr>
                </w:div>
                <w:div w:id="1992515315">
                  <w:marLeft w:val="640"/>
                  <w:marRight w:val="0"/>
                  <w:marTop w:val="0"/>
                  <w:marBottom w:val="0"/>
                  <w:divBdr>
                    <w:top w:val="none" w:sz="0" w:space="0" w:color="auto"/>
                    <w:left w:val="none" w:sz="0" w:space="0" w:color="auto"/>
                    <w:bottom w:val="none" w:sz="0" w:space="0" w:color="auto"/>
                    <w:right w:val="none" w:sz="0" w:space="0" w:color="auto"/>
                  </w:divBdr>
                </w:div>
                <w:div w:id="1060329039">
                  <w:marLeft w:val="640"/>
                  <w:marRight w:val="0"/>
                  <w:marTop w:val="0"/>
                  <w:marBottom w:val="0"/>
                  <w:divBdr>
                    <w:top w:val="none" w:sz="0" w:space="0" w:color="auto"/>
                    <w:left w:val="none" w:sz="0" w:space="0" w:color="auto"/>
                    <w:bottom w:val="none" w:sz="0" w:space="0" w:color="auto"/>
                    <w:right w:val="none" w:sz="0" w:space="0" w:color="auto"/>
                  </w:divBdr>
                </w:div>
                <w:div w:id="225653052">
                  <w:marLeft w:val="640"/>
                  <w:marRight w:val="0"/>
                  <w:marTop w:val="0"/>
                  <w:marBottom w:val="0"/>
                  <w:divBdr>
                    <w:top w:val="none" w:sz="0" w:space="0" w:color="auto"/>
                    <w:left w:val="none" w:sz="0" w:space="0" w:color="auto"/>
                    <w:bottom w:val="none" w:sz="0" w:space="0" w:color="auto"/>
                    <w:right w:val="none" w:sz="0" w:space="0" w:color="auto"/>
                  </w:divBdr>
                </w:div>
                <w:div w:id="94063335">
                  <w:marLeft w:val="640"/>
                  <w:marRight w:val="0"/>
                  <w:marTop w:val="0"/>
                  <w:marBottom w:val="0"/>
                  <w:divBdr>
                    <w:top w:val="none" w:sz="0" w:space="0" w:color="auto"/>
                    <w:left w:val="none" w:sz="0" w:space="0" w:color="auto"/>
                    <w:bottom w:val="none" w:sz="0" w:space="0" w:color="auto"/>
                    <w:right w:val="none" w:sz="0" w:space="0" w:color="auto"/>
                  </w:divBdr>
                </w:div>
                <w:div w:id="1450390850">
                  <w:marLeft w:val="640"/>
                  <w:marRight w:val="0"/>
                  <w:marTop w:val="0"/>
                  <w:marBottom w:val="0"/>
                  <w:divBdr>
                    <w:top w:val="none" w:sz="0" w:space="0" w:color="auto"/>
                    <w:left w:val="none" w:sz="0" w:space="0" w:color="auto"/>
                    <w:bottom w:val="none" w:sz="0" w:space="0" w:color="auto"/>
                    <w:right w:val="none" w:sz="0" w:space="0" w:color="auto"/>
                  </w:divBdr>
                </w:div>
                <w:div w:id="1010449765">
                  <w:marLeft w:val="640"/>
                  <w:marRight w:val="0"/>
                  <w:marTop w:val="0"/>
                  <w:marBottom w:val="0"/>
                  <w:divBdr>
                    <w:top w:val="none" w:sz="0" w:space="0" w:color="auto"/>
                    <w:left w:val="none" w:sz="0" w:space="0" w:color="auto"/>
                    <w:bottom w:val="none" w:sz="0" w:space="0" w:color="auto"/>
                    <w:right w:val="none" w:sz="0" w:space="0" w:color="auto"/>
                  </w:divBdr>
                </w:div>
                <w:div w:id="1062677952">
                  <w:marLeft w:val="640"/>
                  <w:marRight w:val="0"/>
                  <w:marTop w:val="0"/>
                  <w:marBottom w:val="0"/>
                  <w:divBdr>
                    <w:top w:val="none" w:sz="0" w:space="0" w:color="auto"/>
                    <w:left w:val="none" w:sz="0" w:space="0" w:color="auto"/>
                    <w:bottom w:val="none" w:sz="0" w:space="0" w:color="auto"/>
                    <w:right w:val="none" w:sz="0" w:space="0" w:color="auto"/>
                  </w:divBdr>
                </w:div>
                <w:div w:id="1533806740">
                  <w:marLeft w:val="640"/>
                  <w:marRight w:val="0"/>
                  <w:marTop w:val="0"/>
                  <w:marBottom w:val="0"/>
                  <w:divBdr>
                    <w:top w:val="none" w:sz="0" w:space="0" w:color="auto"/>
                    <w:left w:val="none" w:sz="0" w:space="0" w:color="auto"/>
                    <w:bottom w:val="none" w:sz="0" w:space="0" w:color="auto"/>
                    <w:right w:val="none" w:sz="0" w:space="0" w:color="auto"/>
                  </w:divBdr>
                </w:div>
                <w:div w:id="536281922">
                  <w:marLeft w:val="640"/>
                  <w:marRight w:val="0"/>
                  <w:marTop w:val="0"/>
                  <w:marBottom w:val="0"/>
                  <w:divBdr>
                    <w:top w:val="none" w:sz="0" w:space="0" w:color="auto"/>
                    <w:left w:val="none" w:sz="0" w:space="0" w:color="auto"/>
                    <w:bottom w:val="none" w:sz="0" w:space="0" w:color="auto"/>
                    <w:right w:val="none" w:sz="0" w:space="0" w:color="auto"/>
                  </w:divBdr>
                </w:div>
                <w:div w:id="1811897891">
                  <w:marLeft w:val="640"/>
                  <w:marRight w:val="0"/>
                  <w:marTop w:val="0"/>
                  <w:marBottom w:val="0"/>
                  <w:divBdr>
                    <w:top w:val="none" w:sz="0" w:space="0" w:color="auto"/>
                    <w:left w:val="none" w:sz="0" w:space="0" w:color="auto"/>
                    <w:bottom w:val="none" w:sz="0" w:space="0" w:color="auto"/>
                    <w:right w:val="none" w:sz="0" w:space="0" w:color="auto"/>
                  </w:divBdr>
                </w:div>
                <w:div w:id="1079980755">
                  <w:marLeft w:val="640"/>
                  <w:marRight w:val="0"/>
                  <w:marTop w:val="0"/>
                  <w:marBottom w:val="0"/>
                  <w:divBdr>
                    <w:top w:val="none" w:sz="0" w:space="0" w:color="auto"/>
                    <w:left w:val="none" w:sz="0" w:space="0" w:color="auto"/>
                    <w:bottom w:val="none" w:sz="0" w:space="0" w:color="auto"/>
                    <w:right w:val="none" w:sz="0" w:space="0" w:color="auto"/>
                  </w:divBdr>
                </w:div>
                <w:div w:id="848954905">
                  <w:marLeft w:val="640"/>
                  <w:marRight w:val="0"/>
                  <w:marTop w:val="0"/>
                  <w:marBottom w:val="0"/>
                  <w:divBdr>
                    <w:top w:val="none" w:sz="0" w:space="0" w:color="auto"/>
                    <w:left w:val="none" w:sz="0" w:space="0" w:color="auto"/>
                    <w:bottom w:val="none" w:sz="0" w:space="0" w:color="auto"/>
                    <w:right w:val="none" w:sz="0" w:space="0" w:color="auto"/>
                  </w:divBdr>
                </w:div>
                <w:div w:id="1305306194">
                  <w:marLeft w:val="640"/>
                  <w:marRight w:val="0"/>
                  <w:marTop w:val="0"/>
                  <w:marBottom w:val="0"/>
                  <w:divBdr>
                    <w:top w:val="none" w:sz="0" w:space="0" w:color="auto"/>
                    <w:left w:val="none" w:sz="0" w:space="0" w:color="auto"/>
                    <w:bottom w:val="none" w:sz="0" w:space="0" w:color="auto"/>
                    <w:right w:val="none" w:sz="0" w:space="0" w:color="auto"/>
                  </w:divBdr>
                </w:div>
                <w:div w:id="706609987">
                  <w:marLeft w:val="640"/>
                  <w:marRight w:val="0"/>
                  <w:marTop w:val="0"/>
                  <w:marBottom w:val="0"/>
                  <w:divBdr>
                    <w:top w:val="none" w:sz="0" w:space="0" w:color="auto"/>
                    <w:left w:val="none" w:sz="0" w:space="0" w:color="auto"/>
                    <w:bottom w:val="none" w:sz="0" w:space="0" w:color="auto"/>
                    <w:right w:val="none" w:sz="0" w:space="0" w:color="auto"/>
                  </w:divBdr>
                </w:div>
                <w:div w:id="1235049857">
                  <w:marLeft w:val="640"/>
                  <w:marRight w:val="0"/>
                  <w:marTop w:val="0"/>
                  <w:marBottom w:val="0"/>
                  <w:divBdr>
                    <w:top w:val="none" w:sz="0" w:space="0" w:color="auto"/>
                    <w:left w:val="none" w:sz="0" w:space="0" w:color="auto"/>
                    <w:bottom w:val="none" w:sz="0" w:space="0" w:color="auto"/>
                    <w:right w:val="none" w:sz="0" w:space="0" w:color="auto"/>
                  </w:divBdr>
                </w:div>
                <w:div w:id="1678384307">
                  <w:marLeft w:val="640"/>
                  <w:marRight w:val="0"/>
                  <w:marTop w:val="0"/>
                  <w:marBottom w:val="0"/>
                  <w:divBdr>
                    <w:top w:val="none" w:sz="0" w:space="0" w:color="auto"/>
                    <w:left w:val="none" w:sz="0" w:space="0" w:color="auto"/>
                    <w:bottom w:val="none" w:sz="0" w:space="0" w:color="auto"/>
                    <w:right w:val="none" w:sz="0" w:space="0" w:color="auto"/>
                  </w:divBdr>
                </w:div>
                <w:div w:id="1477067188">
                  <w:marLeft w:val="640"/>
                  <w:marRight w:val="0"/>
                  <w:marTop w:val="0"/>
                  <w:marBottom w:val="0"/>
                  <w:divBdr>
                    <w:top w:val="none" w:sz="0" w:space="0" w:color="auto"/>
                    <w:left w:val="none" w:sz="0" w:space="0" w:color="auto"/>
                    <w:bottom w:val="none" w:sz="0" w:space="0" w:color="auto"/>
                    <w:right w:val="none" w:sz="0" w:space="0" w:color="auto"/>
                  </w:divBdr>
                </w:div>
                <w:div w:id="7799139">
                  <w:marLeft w:val="640"/>
                  <w:marRight w:val="0"/>
                  <w:marTop w:val="0"/>
                  <w:marBottom w:val="0"/>
                  <w:divBdr>
                    <w:top w:val="none" w:sz="0" w:space="0" w:color="auto"/>
                    <w:left w:val="none" w:sz="0" w:space="0" w:color="auto"/>
                    <w:bottom w:val="none" w:sz="0" w:space="0" w:color="auto"/>
                    <w:right w:val="none" w:sz="0" w:space="0" w:color="auto"/>
                  </w:divBdr>
                </w:div>
                <w:div w:id="2019845816">
                  <w:marLeft w:val="640"/>
                  <w:marRight w:val="0"/>
                  <w:marTop w:val="0"/>
                  <w:marBottom w:val="0"/>
                  <w:divBdr>
                    <w:top w:val="none" w:sz="0" w:space="0" w:color="auto"/>
                    <w:left w:val="none" w:sz="0" w:space="0" w:color="auto"/>
                    <w:bottom w:val="none" w:sz="0" w:space="0" w:color="auto"/>
                    <w:right w:val="none" w:sz="0" w:space="0" w:color="auto"/>
                  </w:divBdr>
                </w:div>
                <w:div w:id="1373730094">
                  <w:marLeft w:val="640"/>
                  <w:marRight w:val="0"/>
                  <w:marTop w:val="0"/>
                  <w:marBottom w:val="0"/>
                  <w:divBdr>
                    <w:top w:val="none" w:sz="0" w:space="0" w:color="auto"/>
                    <w:left w:val="none" w:sz="0" w:space="0" w:color="auto"/>
                    <w:bottom w:val="none" w:sz="0" w:space="0" w:color="auto"/>
                    <w:right w:val="none" w:sz="0" w:space="0" w:color="auto"/>
                  </w:divBdr>
                </w:div>
                <w:div w:id="1063989852">
                  <w:marLeft w:val="640"/>
                  <w:marRight w:val="0"/>
                  <w:marTop w:val="0"/>
                  <w:marBottom w:val="0"/>
                  <w:divBdr>
                    <w:top w:val="none" w:sz="0" w:space="0" w:color="auto"/>
                    <w:left w:val="none" w:sz="0" w:space="0" w:color="auto"/>
                    <w:bottom w:val="none" w:sz="0" w:space="0" w:color="auto"/>
                    <w:right w:val="none" w:sz="0" w:space="0" w:color="auto"/>
                  </w:divBdr>
                </w:div>
                <w:div w:id="1903285">
                  <w:marLeft w:val="640"/>
                  <w:marRight w:val="0"/>
                  <w:marTop w:val="0"/>
                  <w:marBottom w:val="0"/>
                  <w:divBdr>
                    <w:top w:val="none" w:sz="0" w:space="0" w:color="auto"/>
                    <w:left w:val="none" w:sz="0" w:space="0" w:color="auto"/>
                    <w:bottom w:val="none" w:sz="0" w:space="0" w:color="auto"/>
                    <w:right w:val="none" w:sz="0" w:space="0" w:color="auto"/>
                  </w:divBdr>
                </w:div>
                <w:div w:id="1583562202">
                  <w:marLeft w:val="640"/>
                  <w:marRight w:val="0"/>
                  <w:marTop w:val="0"/>
                  <w:marBottom w:val="0"/>
                  <w:divBdr>
                    <w:top w:val="none" w:sz="0" w:space="0" w:color="auto"/>
                    <w:left w:val="none" w:sz="0" w:space="0" w:color="auto"/>
                    <w:bottom w:val="none" w:sz="0" w:space="0" w:color="auto"/>
                    <w:right w:val="none" w:sz="0" w:space="0" w:color="auto"/>
                  </w:divBdr>
                </w:div>
                <w:div w:id="513768643">
                  <w:marLeft w:val="640"/>
                  <w:marRight w:val="0"/>
                  <w:marTop w:val="0"/>
                  <w:marBottom w:val="0"/>
                  <w:divBdr>
                    <w:top w:val="none" w:sz="0" w:space="0" w:color="auto"/>
                    <w:left w:val="none" w:sz="0" w:space="0" w:color="auto"/>
                    <w:bottom w:val="none" w:sz="0" w:space="0" w:color="auto"/>
                    <w:right w:val="none" w:sz="0" w:space="0" w:color="auto"/>
                  </w:divBdr>
                </w:div>
                <w:div w:id="824589154">
                  <w:marLeft w:val="640"/>
                  <w:marRight w:val="0"/>
                  <w:marTop w:val="0"/>
                  <w:marBottom w:val="0"/>
                  <w:divBdr>
                    <w:top w:val="none" w:sz="0" w:space="0" w:color="auto"/>
                    <w:left w:val="none" w:sz="0" w:space="0" w:color="auto"/>
                    <w:bottom w:val="none" w:sz="0" w:space="0" w:color="auto"/>
                    <w:right w:val="none" w:sz="0" w:space="0" w:color="auto"/>
                  </w:divBdr>
                </w:div>
                <w:div w:id="2044480156">
                  <w:marLeft w:val="640"/>
                  <w:marRight w:val="0"/>
                  <w:marTop w:val="0"/>
                  <w:marBottom w:val="0"/>
                  <w:divBdr>
                    <w:top w:val="none" w:sz="0" w:space="0" w:color="auto"/>
                    <w:left w:val="none" w:sz="0" w:space="0" w:color="auto"/>
                    <w:bottom w:val="none" w:sz="0" w:space="0" w:color="auto"/>
                    <w:right w:val="none" w:sz="0" w:space="0" w:color="auto"/>
                  </w:divBdr>
                </w:div>
                <w:div w:id="1587154258">
                  <w:marLeft w:val="640"/>
                  <w:marRight w:val="0"/>
                  <w:marTop w:val="0"/>
                  <w:marBottom w:val="0"/>
                  <w:divBdr>
                    <w:top w:val="none" w:sz="0" w:space="0" w:color="auto"/>
                    <w:left w:val="none" w:sz="0" w:space="0" w:color="auto"/>
                    <w:bottom w:val="none" w:sz="0" w:space="0" w:color="auto"/>
                    <w:right w:val="none" w:sz="0" w:space="0" w:color="auto"/>
                  </w:divBdr>
                </w:div>
                <w:div w:id="863442311">
                  <w:marLeft w:val="640"/>
                  <w:marRight w:val="0"/>
                  <w:marTop w:val="0"/>
                  <w:marBottom w:val="0"/>
                  <w:divBdr>
                    <w:top w:val="none" w:sz="0" w:space="0" w:color="auto"/>
                    <w:left w:val="none" w:sz="0" w:space="0" w:color="auto"/>
                    <w:bottom w:val="none" w:sz="0" w:space="0" w:color="auto"/>
                    <w:right w:val="none" w:sz="0" w:space="0" w:color="auto"/>
                  </w:divBdr>
                </w:div>
                <w:div w:id="808985033">
                  <w:marLeft w:val="640"/>
                  <w:marRight w:val="0"/>
                  <w:marTop w:val="0"/>
                  <w:marBottom w:val="0"/>
                  <w:divBdr>
                    <w:top w:val="none" w:sz="0" w:space="0" w:color="auto"/>
                    <w:left w:val="none" w:sz="0" w:space="0" w:color="auto"/>
                    <w:bottom w:val="none" w:sz="0" w:space="0" w:color="auto"/>
                    <w:right w:val="none" w:sz="0" w:space="0" w:color="auto"/>
                  </w:divBdr>
                </w:div>
                <w:div w:id="1298029426">
                  <w:marLeft w:val="640"/>
                  <w:marRight w:val="0"/>
                  <w:marTop w:val="0"/>
                  <w:marBottom w:val="0"/>
                  <w:divBdr>
                    <w:top w:val="none" w:sz="0" w:space="0" w:color="auto"/>
                    <w:left w:val="none" w:sz="0" w:space="0" w:color="auto"/>
                    <w:bottom w:val="none" w:sz="0" w:space="0" w:color="auto"/>
                    <w:right w:val="none" w:sz="0" w:space="0" w:color="auto"/>
                  </w:divBdr>
                </w:div>
                <w:div w:id="1988780972">
                  <w:marLeft w:val="640"/>
                  <w:marRight w:val="0"/>
                  <w:marTop w:val="0"/>
                  <w:marBottom w:val="0"/>
                  <w:divBdr>
                    <w:top w:val="none" w:sz="0" w:space="0" w:color="auto"/>
                    <w:left w:val="none" w:sz="0" w:space="0" w:color="auto"/>
                    <w:bottom w:val="none" w:sz="0" w:space="0" w:color="auto"/>
                    <w:right w:val="none" w:sz="0" w:space="0" w:color="auto"/>
                  </w:divBdr>
                </w:div>
                <w:div w:id="1439593939">
                  <w:marLeft w:val="640"/>
                  <w:marRight w:val="0"/>
                  <w:marTop w:val="0"/>
                  <w:marBottom w:val="0"/>
                  <w:divBdr>
                    <w:top w:val="none" w:sz="0" w:space="0" w:color="auto"/>
                    <w:left w:val="none" w:sz="0" w:space="0" w:color="auto"/>
                    <w:bottom w:val="none" w:sz="0" w:space="0" w:color="auto"/>
                    <w:right w:val="none" w:sz="0" w:space="0" w:color="auto"/>
                  </w:divBdr>
                </w:div>
                <w:div w:id="1808742103">
                  <w:marLeft w:val="640"/>
                  <w:marRight w:val="0"/>
                  <w:marTop w:val="0"/>
                  <w:marBottom w:val="0"/>
                  <w:divBdr>
                    <w:top w:val="none" w:sz="0" w:space="0" w:color="auto"/>
                    <w:left w:val="none" w:sz="0" w:space="0" w:color="auto"/>
                    <w:bottom w:val="none" w:sz="0" w:space="0" w:color="auto"/>
                    <w:right w:val="none" w:sz="0" w:space="0" w:color="auto"/>
                  </w:divBdr>
                </w:div>
                <w:div w:id="1892307908">
                  <w:marLeft w:val="640"/>
                  <w:marRight w:val="0"/>
                  <w:marTop w:val="0"/>
                  <w:marBottom w:val="0"/>
                  <w:divBdr>
                    <w:top w:val="none" w:sz="0" w:space="0" w:color="auto"/>
                    <w:left w:val="none" w:sz="0" w:space="0" w:color="auto"/>
                    <w:bottom w:val="none" w:sz="0" w:space="0" w:color="auto"/>
                    <w:right w:val="none" w:sz="0" w:space="0" w:color="auto"/>
                  </w:divBdr>
                </w:div>
              </w:divsChild>
            </w:div>
            <w:div w:id="1766876438">
              <w:marLeft w:val="0"/>
              <w:marRight w:val="0"/>
              <w:marTop w:val="0"/>
              <w:marBottom w:val="0"/>
              <w:divBdr>
                <w:top w:val="none" w:sz="0" w:space="0" w:color="auto"/>
                <w:left w:val="none" w:sz="0" w:space="0" w:color="auto"/>
                <w:bottom w:val="none" w:sz="0" w:space="0" w:color="auto"/>
                <w:right w:val="none" w:sz="0" w:space="0" w:color="auto"/>
              </w:divBdr>
              <w:divsChild>
                <w:div w:id="2095273479">
                  <w:marLeft w:val="640"/>
                  <w:marRight w:val="0"/>
                  <w:marTop w:val="0"/>
                  <w:marBottom w:val="0"/>
                  <w:divBdr>
                    <w:top w:val="none" w:sz="0" w:space="0" w:color="auto"/>
                    <w:left w:val="none" w:sz="0" w:space="0" w:color="auto"/>
                    <w:bottom w:val="none" w:sz="0" w:space="0" w:color="auto"/>
                    <w:right w:val="none" w:sz="0" w:space="0" w:color="auto"/>
                  </w:divBdr>
                </w:div>
                <w:div w:id="1554344214">
                  <w:marLeft w:val="640"/>
                  <w:marRight w:val="0"/>
                  <w:marTop w:val="0"/>
                  <w:marBottom w:val="0"/>
                  <w:divBdr>
                    <w:top w:val="none" w:sz="0" w:space="0" w:color="auto"/>
                    <w:left w:val="none" w:sz="0" w:space="0" w:color="auto"/>
                    <w:bottom w:val="none" w:sz="0" w:space="0" w:color="auto"/>
                    <w:right w:val="none" w:sz="0" w:space="0" w:color="auto"/>
                  </w:divBdr>
                </w:div>
                <w:div w:id="805972496">
                  <w:marLeft w:val="640"/>
                  <w:marRight w:val="0"/>
                  <w:marTop w:val="0"/>
                  <w:marBottom w:val="0"/>
                  <w:divBdr>
                    <w:top w:val="none" w:sz="0" w:space="0" w:color="auto"/>
                    <w:left w:val="none" w:sz="0" w:space="0" w:color="auto"/>
                    <w:bottom w:val="none" w:sz="0" w:space="0" w:color="auto"/>
                    <w:right w:val="none" w:sz="0" w:space="0" w:color="auto"/>
                  </w:divBdr>
                </w:div>
                <w:div w:id="193538426">
                  <w:marLeft w:val="640"/>
                  <w:marRight w:val="0"/>
                  <w:marTop w:val="0"/>
                  <w:marBottom w:val="0"/>
                  <w:divBdr>
                    <w:top w:val="none" w:sz="0" w:space="0" w:color="auto"/>
                    <w:left w:val="none" w:sz="0" w:space="0" w:color="auto"/>
                    <w:bottom w:val="none" w:sz="0" w:space="0" w:color="auto"/>
                    <w:right w:val="none" w:sz="0" w:space="0" w:color="auto"/>
                  </w:divBdr>
                </w:div>
                <w:div w:id="1790855796">
                  <w:marLeft w:val="640"/>
                  <w:marRight w:val="0"/>
                  <w:marTop w:val="0"/>
                  <w:marBottom w:val="0"/>
                  <w:divBdr>
                    <w:top w:val="none" w:sz="0" w:space="0" w:color="auto"/>
                    <w:left w:val="none" w:sz="0" w:space="0" w:color="auto"/>
                    <w:bottom w:val="none" w:sz="0" w:space="0" w:color="auto"/>
                    <w:right w:val="none" w:sz="0" w:space="0" w:color="auto"/>
                  </w:divBdr>
                </w:div>
                <w:div w:id="1629042958">
                  <w:marLeft w:val="640"/>
                  <w:marRight w:val="0"/>
                  <w:marTop w:val="0"/>
                  <w:marBottom w:val="0"/>
                  <w:divBdr>
                    <w:top w:val="none" w:sz="0" w:space="0" w:color="auto"/>
                    <w:left w:val="none" w:sz="0" w:space="0" w:color="auto"/>
                    <w:bottom w:val="none" w:sz="0" w:space="0" w:color="auto"/>
                    <w:right w:val="none" w:sz="0" w:space="0" w:color="auto"/>
                  </w:divBdr>
                </w:div>
                <w:div w:id="2123259621">
                  <w:marLeft w:val="640"/>
                  <w:marRight w:val="0"/>
                  <w:marTop w:val="0"/>
                  <w:marBottom w:val="0"/>
                  <w:divBdr>
                    <w:top w:val="none" w:sz="0" w:space="0" w:color="auto"/>
                    <w:left w:val="none" w:sz="0" w:space="0" w:color="auto"/>
                    <w:bottom w:val="none" w:sz="0" w:space="0" w:color="auto"/>
                    <w:right w:val="none" w:sz="0" w:space="0" w:color="auto"/>
                  </w:divBdr>
                </w:div>
                <w:div w:id="2129666278">
                  <w:marLeft w:val="640"/>
                  <w:marRight w:val="0"/>
                  <w:marTop w:val="0"/>
                  <w:marBottom w:val="0"/>
                  <w:divBdr>
                    <w:top w:val="none" w:sz="0" w:space="0" w:color="auto"/>
                    <w:left w:val="none" w:sz="0" w:space="0" w:color="auto"/>
                    <w:bottom w:val="none" w:sz="0" w:space="0" w:color="auto"/>
                    <w:right w:val="none" w:sz="0" w:space="0" w:color="auto"/>
                  </w:divBdr>
                </w:div>
                <w:div w:id="207689096">
                  <w:marLeft w:val="640"/>
                  <w:marRight w:val="0"/>
                  <w:marTop w:val="0"/>
                  <w:marBottom w:val="0"/>
                  <w:divBdr>
                    <w:top w:val="none" w:sz="0" w:space="0" w:color="auto"/>
                    <w:left w:val="none" w:sz="0" w:space="0" w:color="auto"/>
                    <w:bottom w:val="none" w:sz="0" w:space="0" w:color="auto"/>
                    <w:right w:val="none" w:sz="0" w:space="0" w:color="auto"/>
                  </w:divBdr>
                </w:div>
                <w:div w:id="1985625571">
                  <w:marLeft w:val="640"/>
                  <w:marRight w:val="0"/>
                  <w:marTop w:val="0"/>
                  <w:marBottom w:val="0"/>
                  <w:divBdr>
                    <w:top w:val="none" w:sz="0" w:space="0" w:color="auto"/>
                    <w:left w:val="none" w:sz="0" w:space="0" w:color="auto"/>
                    <w:bottom w:val="none" w:sz="0" w:space="0" w:color="auto"/>
                    <w:right w:val="none" w:sz="0" w:space="0" w:color="auto"/>
                  </w:divBdr>
                </w:div>
                <w:div w:id="1666279344">
                  <w:marLeft w:val="640"/>
                  <w:marRight w:val="0"/>
                  <w:marTop w:val="0"/>
                  <w:marBottom w:val="0"/>
                  <w:divBdr>
                    <w:top w:val="none" w:sz="0" w:space="0" w:color="auto"/>
                    <w:left w:val="none" w:sz="0" w:space="0" w:color="auto"/>
                    <w:bottom w:val="none" w:sz="0" w:space="0" w:color="auto"/>
                    <w:right w:val="none" w:sz="0" w:space="0" w:color="auto"/>
                  </w:divBdr>
                </w:div>
                <w:div w:id="695734049">
                  <w:marLeft w:val="640"/>
                  <w:marRight w:val="0"/>
                  <w:marTop w:val="0"/>
                  <w:marBottom w:val="0"/>
                  <w:divBdr>
                    <w:top w:val="none" w:sz="0" w:space="0" w:color="auto"/>
                    <w:left w:val="none" w:sz="0" w:space="0" w:color="auto"/>
                    <w:bottom w:val="none" w:sz="0" w:space="0" w:color="auto"/>
                    <w:right w:val="none" w:sz="0" w:space="0" w:color="auto"/>
                  </w:divBdr>
                </w:div>
                <w:div w:id="1376470272">
                  <w:marLeft w:val="640"/>
                  <w:marRight w:val="0"/>
                  <w:marTop w:val="0"/>
                  <w:marBottom w:val="0"/>
                  <w:divBdr>
                    <w:top w:val="none" w:sz="0" w:space="0" w:color="auto"/>
                    <w:left w:val="none" w:sz="0" w:space="0" w:color="auto"/>
                    <w:bottom w:val="none" w:sz="0" w:space="0" w:color="auto"/>
                    <w:right w:val="none" w:sz="0" w:space="0" w:color="auto"/>
                  </w:divBdr>
                </w:div>
                <w:div w:id="525873197">
                  <w:marLeft w:val="640"/>
                  <w:marRight w:val="0"/>
                  <w:marTop w:val="0"/>
                  <w:marBottom w:val="0"/>
                  <w:divBdr>
                    <w:top w:val="none" w:sz="0" w:space="0" w:color="auto"/>
                    <w:left w:val="none" w:sz="0" w:space="0" w:color="auto"/>
                    <w:bottom w:val="none" w:sz="0" w:space="0" w:color="auto"/>
                    <w:right w:val="none" w:sz="0" w:space="0" w:color="auto"/>
                  </w:divBdr>
                </w:div>
                <w:div w:id="1696887244">
                  <w:marLeft w:val="640"/>
                  <w:marRight w:val="0"/>
                  <w:marTop w:val="0"/>
                  <w:marBottom w:val="0"/>
                  <w:divBdr>
                    <w:top w:val="none" w:sz="0" w:space="0" w:color="auto"/>
                    <w:left w:val="none" w:sz="0" w:space="0" w:color="auto"/>
                    <w:bottom w:val="none" w:sz="0" w:space="0" w:color="auto"/>
                    <w:right w:val="none" w:sz="0" w:space="0" w:color="auto"/>
                  </w:divBdr>
                </w:div>
                <w:div w:id="1982071746">
                  <w:marLeft w:val="640"/>
                  <w:marRight w:val="0"/>
                  <w:marTop w:val="0"/>
                  <w:marBottom w:val="0"/>
                  <w:divBdr>
                    <w:top w:val="none" w:sz="0" w:space="0" w:color="auto"/>
                    <w:left w:val="none" w:sz="0" w:space="0" w:color="auto"/>
                    <w:bottom w:val="none" w:sz="0" w:space="0" w:color="auto"/>
                    <w:right w:val="none" w:sz="0" w:space="0" w:color="auto"/>
                  </w:divBdr>
                </w:div>
                <w:div w:id="1819423199">
                  <w:marLeft w:val="640"/>
                  <w:marRight w:val="0"/>
                  <w:marTop w:val="0"/>
                  <w:marBottom w:val="0"/>
                  <w:divBdr>
                    <w:top w:val="none" w:sz="0" w:space="0" w:color="auto"/>
                    <w:left w:val="none" w:sz="0" w:space="0" w:color="auto"/>
                    <w:bottom w:val="none" w:sz="0" w:space="0" w:color="auto"/>
                    <w:right w:val="none" w:sz="0" w:space="0" w:color="auto"/>
                  </w:divBdr>
                </w:div>
                <w:div w:id="899512441">
                  <w:marLeft w:val="640"/>
                  <w:marRight w:val="0"/>
                  <w:marTop w:val="0"/>
                  <w:marBottom w:val="0"/>
                  <w:divBdr>
                    <w:top w:val="none" w:sz="0" w:space="0" w:color="auto"/>
                    <w:left w:val="none" w:sz="0" w:space="0" w:color="auto"/>
                    <w:bottom w:val="none" w:sz="0" w:space="0" w:color="auto"/>
                    <w:right w:val="none" w:sz="0" w:space="0" w:color="auto"/>
                  </w:divBdr>
                </w:div>
                <w:div w:id="1192572431">
                  <w:marLeft w:val="640"/>
                  <w:marRight w:val="0"/>
                  <w:marTop w:val="0"/>
                  <w:marBottom w:val="0"/>
                  <w:divBdr>
                    <w:top w:val="none" w:sz="0" w:space="0" w:color="auto"/>
                    <w:left w:val="none" w:sz="0" w:space="0" w:color="auto"/>
                    <w:bottom w:val="none" w:sz="0" w:space="0" w:color="auto"/>
                    <w:right w:val="none" w:sz="0" w:space="0" w:color="auto"/>
                  </w:divBdr>
                </w:div>
                <w:div w:id="1654988297">
                  <w:marLeft w:val="640"/>
                  <w:marRight w:val="0"/>
                  <w:marTop w:val="0"/>
                  <w:marBottom w:val="0"/>
                  <w:divBdr>
                    <w:top w:val="none" w:sz="0" w:space="0" w:color="auto"/>
                    <w:left w:val="none" w:sz="0" w:space="0" w:color="auto"/>
                    <w:bottom w:val="none" w:sz="0" w:space="0" w:color="auto"/>
                    <w:right w:val="none" w:sz="0" w:space="0" w:color="auto"/>
                  </w:divBdr>
                </w:div>
                <w:div w:id="191655226">
                  <w:marLeft w:val="640"/>
                  <w:marRight w:val="0"/>
                  <w:marTop w:val="0"/>
                  <w:marBottom w:val="0"/>
                  <w:divBdr>
                    <w:top w:val="none" w:sz="0" w:space="0" w:color="auto"/>
                    <w:left w:val="none" w:sz="0" w:space="0" w:color="auto"/>
                    <w:bottom w:val="none" w:sz="0" w:space="0" w:color="auto"/>
                    <w:right w:val="none" w:sz="0" w:space="0" w:color="auto"/>
                  </w:divBdr>
                </w:div>
                <w:div w:id="154565805">
                  <w:marLeft w:val="640"/>
                  <w:marRight w:val="0"/>
                  <w:marTop w:val="0"/>
                  <w:marBottom w:val="0"/>
                  <w:divBdr>
                    <w:top w:val="none" w:sz="0" w:space="0" w:color="auto"/>
                    <w:left w:val="none" w:sz="0" w:space="0" w:color="auto"/>
                    <w:bottom w:val="none" w:sz="0" w:space="0" w:color="auto"/>
                    <w:right w:val="none" w:sz="0" w:space="0" w:color="auto"/>
                  </w:divBdr>
                </w:div>
                <w:div w:id="2034183941">
                  <w:marLeft w:val="640"/>
                  <w:marRight w:val="0"/>
                  <w:marTop w:val="0"/>
                  <w:marBottom w:val="0"/>
                  <w:divBdr>
                    <w:top w:val="none" w:sz="0" w:space="0" w:color="auto"/>
                    <w:left w:val="none" w:sz="0" w:space="0" w:color="auto"/>
                    <w:bottom w:val="none" w:sz="0" w:space="0" w:color="auto"/>
                    <w:right w:val="none" w:sz="0" w:space="0" w:color="auto"/>
                  </w:divBdr>
                </w:div>
                <w:div w:id="336420937">
                  <w:marLeft w:val="640"/>
                  <w:marRight w:val="0"/>
                  <w:marTop w:val="0"/>
                  <w:marBottom w:val="0"/>
                  <w:divBdr>
                    <w:top w:val="none" w:sz="0" w:space="0" w:color="auto"/>
                    <w:left w:val="none" w:sz="0" w:space="0" w:color="auto"/>
                    <w:bottom w:val="none" w:sz="0" w:space="0" w:color="auto"/>
                    <w:right w:val="none" w:sz="0" w:space="0" w:color="auto"/>
                  </w:divBdr>
                </w:div>
                <w:div w:id="1396735555">
                  <w:marLeft w:val="640"/>
                  <w:marRight w:val="0"/>
                  <w:marTop w:val="0"/>
                  <w:marBottom w:val="0"/>
                  <w:divBdr>
                    <w:top w:val="none" w:sz="0" w:space="0" w:color="auto"/>
                    <w:left w:val="none" w:sz="0" w:space="0" w:color="auto"/>
                    <w:bottom w:val="none" w:sz="0" w:space="0" w:color="auto"/>
                    <w:right w:val="none" w:sz="0" w:space="0" w:color="auto"/>
                  </w:divBdr>
                </w:div>
                <w:div w:id="993220076">
                  <w:marLeft w:val="640"/>
                  <w:marRight w:val="0"/>
                  <w:marTop w:val="0"/>
                  <w:marBottom w:val="0"/>
                  <w:divBdr>
                    <w:top w:val="none" w:sz="0" w:space="0" w:color="auto"/>
                    <w:left w:val="none" w:sz="0" w:space="0" w:color="auto"/>
                    <w:bottom w:val="none" w:sz="0" w:space="0" w:color="auto"/>
                    <w:right w:val="none" w:sz="0" w:space="0" w:color="auto"/>
                  </w:divBdr>
                </w:div>
                <w:div w:id="1319724585">
                  <w:marLeft w:val="640"/>
                  <w:marRight w:val="0"/>
                  <w:marTop w:val="0"/>
                  <w:marBottom w:val="0"/>
                  <w:divBdr>
                    <w:top w:val="none" w:sz="0" w:space="0" w:color="auto"/>
                    <w:left w:val="none" w:sz="0" w:space="0" w:color="auto"/>
                    <w:bottom w:val="none" w:sz="0" w:space="0" w:color="auto"/>
                    <w:right w:val="none" w:sz="0" w:space="0" w:color="auto"/>
                  </w:divBdr>
                </w:div>
                <w:div w:id="1675566662">
                  <w:marLeft w:val="640"/>
                  <w:marRight w:val="0"/>
                  <w:marTop w:val="0"/>
                  <w:marBottom w:val="0"/>
                  <w:divBdr>
                    <w:top w:val="none" w:sz="0" w:space="0" w:color="auto"/>
                    <w:left w:val="none" w:sz="0" w:space="0" w:color="auto"/>
                    <w:bottom w:val="none" w:sz="0" w:space="0" w:color="auto"/>
                    <w:right w:val="none" w:sz="0" w:space="0" w:color="auto"/>
                  </w:divBdr>
                </w:div>
                <w:div w:id="1085760749">
                  <w:marLeft w:val="640"/>
                  <w:marRight w:val="0"/>
                  <w:marTop w:val="0"/>
                  <w:marBottom w:val="0"/>
                  <w:divBdr>
                    <w:top w:val="none" w:sz="0" w:space="0" w:color="auto"/>
                    <w:left w:val="none" w:sz="0" w:space="0" w:color="auto"/>
                    <w:bottom w:val="none" w:sz="0" w:space="0" w:color="auto"/>
                    <w:right w:val="none" w:sz="0" w:space="0" w:color="auto"/>
                  </w:divBdr>
                </w:div>
                <w:div w:id="1541360537">
                  <w:marLeft w:val="640"/>
                  <w:marRight w:val="0"/>
                  <w:marTop w:val="0"/>
                  <w:marBottom w:val="0"/>
                  <w:divBdr>
                    <w:top w:val="none" w:sz="0" w:space="0" w:color="auto"/>
                    <w:left w:val="none" w:sz="0" w:space="0" w:color="auto"/>
                    <w:bottom w:val="none" w:sz="0" w:space="0" w:color="auto"/>
                    <w:right w:val="none" w:sz="0" w:space="0" w:color="auto"/>
                  </w:divBdr>
                </w:div>
                <w:div w:id="496963410">
                  <w:marLeft w:val="640"/>
                  <w:marRight w:val="0"/>
                  <w:marTop w:val="0"/>
                  <w:marBottom w:val="0"/>
                  <w:divBdr>
                    <w:top w:val="none" w:sz="0" w:space="0" w:color="auto"/>
                    <w:left w:val="none" w:sz="0" w:space="0" w:color="auto"/>
                    <w:bottom w:val="none" w:sz="0" w:space="0" w:color="auto"/>
                    <w:right w:val="none" w:sz="0" w:space="0" w:color="auto"/>
                  </w:divBdr>
                </w:div>
                <w:div w:id="1893342105">
                  <w:marLeft w:val="640"/>
                  <w:marRight w:val="0"/>
                  <w:marTop w:val="0"/>
                  <w:marBottom w:val="0"/>
                  <w:divBdr>
                    <w:top w:val="none" w:sz="0" w:space="0" w:color="auto"/>
                    <w:left w:val="none" w:sz="0" w:space="0" w:color="auto"/>
                    <w:bottom w:val="none" w:sz="0" w:space="0" w:color="auto"/>
                    <w:right w:val="none" w:sz="0" w:space="0" w:color="auto"/>
                  </w:divBdr>
                </w:div>
                <w:div w:id="544484537">
                  <w:marLeft w:val="640"/>
                  <w:marRight w:val="0"/>
                  <w:marTop w:val="0"/>
                  <w:marBottom w:val="0"/>
                  <w:divBdr>
                    <w:top w:val="none" w:sz="0" w:space="0" w:color="auto"/>
                    <w:left w:val="none" w:sz="0" w:space="0" w:color="auto"/>
                    <w:bottom w:val="none" w:sz="0" w:space="0" w:color="auto"/>
                    <w:right w:val="none" w:sz="0" w:space="0" w:color="auto"/>
                  </w:divBdr>
                </w:div>
                <w:div w:id="880168968">
                  <w:marLeft w:val="640"/>
                  <w:marRight w:val="0"/>
                  <w:marTop w:val="0"/>
                  <w:marBottom w:val="0"/>
                  <w:divBdr>
                    <w:top w:val="none" w:sz="0" w:space="0" w:color="auto"/>
                    <w:left w:val="none" w:sz="0" w:space="0" w:color="auto"/>
                    <w:bottom w:val="none" w:sz="0" w:space="0" w:color="auto"/>
                    <w:right w:val="none" w:sz="0" w:space="0" w:color="auto"/>
                  </w:divBdr>
                </w:div>
                <w:div w:id="2136174972">
                  <w:marLeft w:val="640"/>
                  <w:marRight w:val="0"/>
                  <w:marTop w:val="0"/>
                  <w:marBottom w:val="0"/>
                  <w:divBdr>
                    <w:top w:val="none" w:sz="0" w:space="0" w:color="auto"/>
                    <w:left w:val="none" w:sz="0" w:space="0" w:color="auto"/>
                    <w:bottom w:val="none" w:sz="0" w:space="0" w:color="auto"/>
                    <w:right w:val="none" w:sz="0" w:space="0" w:color="auto"/>
                  </w:divBdr>
                </w:div>
                <w:div w:id="1635867923">
                  <w:marLeft w:val="640"/>
                  <w:marRight w:val="0"/>
                  <w:marTop w:val="0"/>
                  <w:marBottom w:val="0"/>
                  <w:divBdr>
                    <w:top w:val="none" w:sz="0" w:space="0" w:color="auto"/>
                    <w:left w:val="none" w:sz="0" w:space="0" w:color="auto"/>
                    <w:bottom w:val="none" w:sz="0" w:space="0" w:color="auto"/>
                    <w:right w:val="none" w:sz="0" w:space="0" w:color="auto"/>
                  </w:divBdr>
                </w:div>
                <w:div w:id="295109139">
                  <w:marLeft w:val="640"/>
                  <w:marRight w:val="0"/>
                  <w:marTop w:val="0"/>
                  <w:marBottom w:val="0"/>
                  <w:divBdr>
                    <w:top w:val="none" w:sz="0" w:space="0" w:color="auto"/>
                    <w:left w:val="none" w:sz="0" w:space="0" w:color="auto"/>
                    <w:bottom w:val="none" w:sz="0" w:space="0" w:color="auto"/>
                    <w:right w:val="none" w:sz="0" w:space="0" w:color="auto"/>
                  </w:divBdr>
                </w:div>
              </w:divsChild>
            </w:div>
            <w:div w:id="1039209845">
              <w:marLeft w:val="0"/>
              <w:marRight w:val="0"/>
              <w:marTop w:val="0"/>
              <w:marBottom w:val="0"/>
              <w:divBdr>
                <w:top w:val="none" w:sz="0" w:space="0" w:color="auto"/>
                <w:left w:val="none" w:sz="0" w:space="0" w:color="auto"/>
                <w:bottom w:val="none" w:sz="0" w:space="0" w:color="auto"/>
                <w:right w:val="none" w:sz="0" w:space="0" w:color="auto"/>
              </w:divBdr>
              <w:divsChild>
                <w:div w:id="196747544">
                  <w:marLeft w:val="640"/>
                  <w:marRight w:val="0"/>
                  <w:marTop w:val="0"/>
                  <w:marBottom w:val="0"/>
                  <w:divBdr>
                    <w:top w:val="none" w:sz="0" w:space="0" w:color="auto"/>
                    <w:left w:val="none" w:sz="0" w:space="0" w:color="auto"/>
                    <w:bottom w:val="none" w:sz="0" w:space="0" w:color="auto"/>
                    <w:right w:val="none" w:sz="0" w:space="0" w:color="auto"/>
                  </w:divBdr>
                </w:div>
                <w:div w:id="410277203">
                  <w:marLeft w:val="640"/>
                  <w:marRight w:val="0"/>
                  <w:marTop w:val="0"/>
                  <w:marBottom w:val="0"/>
                  <w:divBdr>
                    <w:top w:val="none" w:sz="0" w:space="0" w:color="auto"/>
                    <w:left w:val="none" w:sz="0" w:space="0" w:color="auto"/>
                    <w:bottom w:val="none" w:sz="0" w:space="0" w:color="auto"/>
                    <w:right w:val="none" w:sz="0" w:space="0" w:color="auto"/>
                  </w:divBdr>
                </w:div>
                <w:div w:id="128938003">
                  <w:marLeft w:val="640"/>
                  <w:marRight w:val="0"/>
                  <w:marTop w:val="0"/>
                  <w:marBottom w:val="0"/>
                  <w:divBdr>
                    <w:top w:val="none" w:sz="0" w:space="0" w:color="auto"/>
                    <w:left w:val="none" w:sz="0" w:space="0" w:color="auto"/>
                    <w:bottom w:val="none" w:sz="0" w:space="0" w:color="auto"/>
                    <w:right w:val="none" w:sz="0" w:space="0" w:color="auto"/>
                  </w:divBdr>
                </w:div>
                <w:div w:id="921912795">
                  <w:marLeft w:val="640"/>
                  <w:marRight w:val="0"/>
                  <w:marTop w:val="0"/>
                  <w:marBottom w:val="0"/>
                  <w:divBdr>
                    <w:top w:val="none" w:sz="0" w:space="0" w:color="auto"/>
                    <w:left w:val="none" w:sz="0" w:space="0" w:color="auto"/>
                    <w:bottom w:val="none" w:sz="0" w:space="0" w:color="auto"/>
                    <w:right w:val="none" w:sz="0" w:space="0" w:color="auto"/>
                  </w:divBdr>
                </w:div>
                <w:div w:id="1390957420">
                  <w:marLeft w:val="640"/>
                  <w:marRight w:val="0"/>
                  <w:marTop w:val="0"/>
                  <w:marBottom w:val="0"/>
                  <w:divBdr>
                    <w:top w:val="none" w:sz="0" w:space="0" w:color="auto"/>
                    <w:left w:val="none" w:sz="0" w:space="0" w:color="auto"/>
                    <w:bottom w:val="none" w:sz="0" w:space="0" w:color="auto"/>
                    <w:right w:val="none" w:sz="0" w:space="0" w:color="auto"/>
                  </w:divBdr>
                </w:div>
                <w:div w:id="184953138">
                  <w:marLeft w:val="640"/>
                  <w:marRight w:val="0"/>
                  <w:marTop w:val="0"/>
                  <w:marBottom w:val="0"/>
                  <w:divBdr>
                    <w:top w:val="none" w:sz="0" w:space="0" w:color="auto"/>
                    <w:left w:val="none" w:sz="0" w:space="0" w:color="auto"/>
                    <w:bottom w:val="none" w:sz="0" w:space="0" w:color="auto"/>
                    <w:right w:val="none" w:sz="0" w:space="0" w:color="auto"/>
                  </w:divBdr>
                </w:div>
                <w:div w:id="1226188674">
                  <w:marLeft w:val="640"/>
                  <w:marRight w:val="0"/>
                  <w:marTop w:val="0"/>
                  <w:marBottom w:val="0"/>
                  <w:divBdr>
                    <w:top w:val="none" w:sz="0" w:space="0" w:color="auto"/>
                    <w:left w:val="none" w:sz="0" w:space="0" w:color="auto"/>
                    <w:bottom w:val="none" w:sz="0" w:space="0" w:color="auto"/>
                    <w:right w:val="none" w:sz="0" w:space="0" w:color="auto"/>
                  </w:divBdr>
                </w:div>
                <w:div w:id="875629347">
                  <w:marLeft w:val="640"/>
                  <w:marRight w:val="0"/>
                  <w:marTop w:val="0"/>
                  <w:marBottom w:val="0"/>
                  <w:divBdr>
                    <w:top w:val="none" w:sz="0" w:space="0" w:color="auto"/>
                    <w:left w:val="none" w:sz="0" w:space="0" w:color="auto"/>
                    <w:bottom w:val="none" w:sz="0" w:space="0" w:color="auto"/>
                    <w:right w:val="none" w:sz="0" w:space="0" w:color="auto"/>
                  </w:divBdr>
                </w:div>
                <w:div w:id="1663242632">
                  <w:marLeft w:val="640"/>
                  <w:marRight w:val="0"/>
                  <w:marTop w:val="0"/>
                  <w:marBottom w:val="0"/>
                  <w:divBdr>
                    <w:top w:val="none" w:sz="0" w:space="0" w:color="auto"/>
                    <w:left w:val="none" w:sz="0" w:space="0" w:color="auto"/>
                    <w:bottom w:val="none" w:sz="0" w:space="0" w:color="auto"/>
                    <w:right w:val="none" w:sz="0" w:space="0" w:color="auto"/>
                  </w:divBdr>
                </w:div>
                <w:div w:id="1381857733">
                  <w:marLeft w:val="640"/>
                  <w:marRight w:val="0"/>
                  <w:marTop w:val="0"/>
                  <w:marBottom w:val="0"/>
                  <w:divBdr>
                    <w:top w:val="none" w:sz="0" w:space="0" w:color="auto"/>
                    <w:left w:val="none" w:sz="0" w:space="0" w:color="auto"/>
                    <w:bottom w:val="none" w:sz="0" w:space="0" w:color="auto"/>
                    <w:right w:val="none" w:sz="0" w:space="0" w:color="auto"/>
                  </w:divBdr>
                </w:div>
                <w:div w:id="706681663">
                  <w:marLeft w:val="640"/>
                  <w:marRight w:val="0"/>
                  <w:marTop w:val="0"/>
                  <w:marBottom w:val="0"/>
                  <w:divBdr>
                    <w:top w:val="none" w:sz="0" w:space="0" w:color="auto"/>
                    <w:left w:val="none" w:sz="0" w:space="0" w:color="auto"/>
                    <w:bottom w:val="none" w:sz="0" w:space="0" w:color="auto"/>
                    <w:right w:val="none" w:sz="0" w:space="0" w:color="auto"/>
                  </w:divBdr>
                </w:div>
                <w:div w:id="1022440283">
                  <w:marLeft w:val="640"/>
                  <w:marRight w:val="0"/>
                  <w:marTop w:val="0"/>
                  <w:marBottom w:val="0"/>
                  <w:divBdr>
                    <w:top w:val="none" w:sz="0" w:space="0" w:color="auto"/>
                    <w:left w:val="none" w:sz="0" w:space="0" w:color="auto"/>
                    <w:bottom w:val="none" w:sz="0" w:space="0" w:color="auto"/>
                    <w:right w:val="none" w:sz="0" w:space="0" w:color="auto"/>
                  </w:divBdr>
                </w:div>
                <w:div w:id="1333685392">
                  <w:marLeft w:val="640"/>
                  <w:marRight w:val="0"/>
                  <w:marTop w:val="0"/>
                  <w:marBottom w:val="0"/>
                  <w:divBdr>
                    <w:top w:val="none" w:sz="0" w:space="0" w:color="auto"/>
                    <w:left w:val="none" w:sz="0" w:space="0" w:color="auto"/>
                    <w:bottom w:val="none" w:sz="0" w:space="0" w:color="auto"/>
                    <w:right w:val="none" w:sz="0" w:space="0" w:color="auto"/>
                  </w:divBdr>
                </w:div>
                <w:div w:id="668215750">
                  <w:marLeft w:val="640"/>
                  <w:marRight w:val="0"/>
                  <w:marTop w:val="0"/>
                  <w:marBottom w:val="0"/>
                  <w:divBdr>
                    <w:top w:val="none" w:sz="0" w:space="0" w:color="auto"/>
                    <w:left w:val="none" w:sz="0" w:space="0" w:color="auto"/>
                    <w:bottom w:val="none" w:sz="0" w:space="0" w:color="auto"/>
                    <w:right w:val="none" w:sz="0" w:space="0" w:color="auto"/>
                  </w:divBdr>
                </w:div>
                <w:div w:id="1209147862">
                  <w:marLeft w:val="640"/>
                  <w:marRight w:val="0"/>
                  <w:marTop w:val="0"/>
                  <w:marBottom w:val="0"/>
                  <w:divBdr>
                    <w:top w:val="none" w:sz="0" w:space="0" w:color="auto"/>
                    <w:left w:val="none" w:sz="0" w:space="0" w:color="auto"/>
                    <w:bottom w:val="none" w:sz="0" w:space="0" w:color="auto"/>
                    <w:right w:val="none" w:sz="0" w:space="0" w:color="auto"/>
                  </w:divBdr>
                </w:div>
                <w:div w:id="2023243119">
                  <w:marLeft w:val="640"/>
                  <w:marRight w:val="0"/>
                  <w:marTop w:val="0"/>
                  <w:marBottom w:val="0"/>
                  <w:divBdr>
                    <w:top w:val="none" w:sz="0" w:space="0" w:color="auto"/>
                    <w:left w:val="none" w:sz="0" w:space="0" w:color="auto"/>
                    <w:bottom w:val="none" w:sz="0" w:space="0" w:color="auto"/>
                    <w:right w:val="none" w:sz="0" w:space="0" w:color="auto"/>
                  </w:divBdr>
                </w:div>
                <w:div w:id="556478606">
                  <w:marLeft w:val="640"/>
                  <w:marRight w:val="0"/>
                  <w:marTop w:val="0"/>
                  <w:marBottom w:val="0"/>
                  <w:divBdr>
                    <w:top w:val="none" w:sz="0" w:space="0" w:color="auto"/>
                    <w:left w:val="none" w:sz="0" w:space="0" w:color="auto"/>
                    <w:bottom w:val="none" w:sz="0" w:space="0" w:color="auto"/>
                    <w:right w:val="none" w:sz="0" w:space="0" w:color="auto"/>
                  </w:divBdr>
                </w:div>
                <w:div w:id="132916129">
                  <w:marLeft w:val="640"/>
                  <w:marRight w:val="0"/>
                  <w:marTop w:val="0"/>
                  <w:marBottom w:val="0"/>
                  <w:divBdr>
                    <w:top w:val="none" w:sz="0" w:space="0" w:color="auto"/>
                    <w:left w:val="none" w:sz="0" w:space="0" w:color="auto"/>
                    <w:bottom w:val="none" w:sz="0" w:space="0" w:color="auto"/>
                    <w:right w:val="none" w:sz="0" w:space="0" w:color="auto"/>
                  </w:divBdr>
                </w:div>
                <w:div w:id="249504874">
                  <w:marLeft w:val="640"/>
                  <w:marRight w:val="0"/>
                  <w:marTop w:val="0"/>
                  <w:marBottom w:val="0"/>
                  <w:divBdr>
                    <w:top w:val="none" w:sz="0" w:space="0" w:color="auto"/>
                    <w:left w:val="none" w:sz="0" w:space="0" w:color="auto"/>
                    <w:bottom w:val="none" w:sz="0" w:space="0" w:color="auto"/>
                    <w:right w:val="none" w:sz="0" w:space="0" w:color="auto"/>
                  </w:divBdr>
                </w:div>
                <w:div w:id="1874659242">
                  <w:marLeft w:val="640"/>
                  <w:marRight w:val="0"/>
                  <w:marTop w:val="0"/>
                  <w:marBottom w:val="0"/>
                  <w:divBdr>
                    <w:top w:val="none" w:sz="0" w:space="0" w:color="auto"/>
                    <w:left w:val="none" w:sz="0" w:space="0" w:color="auto"/>
                    <w:bottom w:val="none" w:sz="0" w:space="0" w:color="auto"/>
                    <w:right w:val="none" w:sz="0" w:space="0" w:color="auto"/>
                  </w:divBdr>
                </w:div>
                <w:div w:id="1321426119">
                  <w:marLeft w:val="640"/>
                  <w:marRight w:val="0"/>
                  <w:marTop w:val="0"/>
                  <w:marBottom w:val="0"/>
                  <w:divBdr>
                    <w:top w:val="none" w:sz="0" w:space="0" w:color="auto"/>
                    <w:left w:val="none" w:sz="0" w:space="0" w:color="auto"/>
                    <w:bottom w:val="none" w:sz="0" w:space="0" w:color="auto"/>
                    <w:right w:val="none" w:sz="0" w:space="0" w:color="auto"/>
                  </w:divBdr>
                </w:div>
                <w:div w:id="1649166560">
                  <w:marLeft w:val="640"/>
                  <w:marRight w:val="0"/>
                  <w:marTop w:val="0"/>
                  <w:marBottom w:val="0"/>
                  <w:divBdr>
                    <w:top w:val="none" w:sz="0" w:space="0" w:color="auto"/>
                    <w:left w:val="none" w:sz="0" w:space="0" w:color="auto"/>
                    <w:bottom w:val="none" w:sz="0" w:space="0" w:color="auto"/>
                    <w:right w:val="none" w:sz="0" w:space="0" w:color="auto"/>
                  </w:divBdr>
                </w:div>
                <w:div w:id="780681663">
                  <w:marLeft w:val="640"/>
                  <w:marRight w:val="0"/>
                  <w:marTop w:val="0"/>
                  <w:marBottom w:val="0"/>
                  <w:divBdr>
                    <w:top w:val="none" w:sz="0" w:space="0" w:color="auto"/>
                    <w:left w:val="none" w:sz="0" w:space="0" w:color="auto"/>
                    <w:bottom w:val="none" w:sz="0" w:space="0" w:color="auto"/>
                    <w:right w:val="none" w:sz="0" w:space="0" w:color="auto"/>
                  </w:divBdr>
                </w:div>
                <w:div w:id="88431919">
                  <w:marLeft w:val="640"/>
                  <w:marRight w:val="0"/>
                  <w:marTop w:val="0"/>
                  <w:marBottom w:val="0"/>
                  <w:divBdr>
                    <w:top w:val="none" w:sz="0" w:space="0" w:color="auto"/>
                    <w:left w:val="none" w:sz="0" w:space="0" w:color="auto"/>
                    <w:bottom w:val="none" w:sz="0" w:space="0" w:color="auto"/>
                    <w:right w:val="none" w:sz="0" w:space="0" w:color="auto"/>
                  </w:divBdr>
                </w:div>
                <w:div w:id="1607228555">
                  <w:marLeft w:val="640"/>
                  <w:marRight w:val="0"/>
                  <w:marTop w:val="0"/>
                  <w:marBottom w:val="0"/>
                  <w:divBdr>
                    <w:top w:val="none" w:sz="0" w:space="0" w:color="auto"/>
                    <w:left w:val="none" w:sz="0" w:space="0" w:color="auto"/>
                    <w:bottom w:val="none" w:sz="0" w:space="0" w:color="auto"/>
                    <w:right w:val="none" w:sz="0" w:space="0" w:color="auto"/>
                  </w:divBdr>
                </w:div>
                <w:div w:id="229847022">
                  <w:marLeft w:val="640"/>
                  <w:marRight w:val="0"/>
                  <w:marTop w:val="0"/>
                  <w:marBottom w:val="0"/>
                  <w:divBdr>
                    <w:top w:val="none" w:sz="0" w:space="0" w:color="auto"/>
                    <w:left w:val="none" w:sz="0" w:space="0" w:color="auto"/>
                    <w:bottom w:val="none" w:sz="0" w:space="0" w:color="auto"/>
                    <w:right w:val="none" w:sz="0" w:space="0" w:color="auto"/>
                  </w:divBdr>
                </w:div>
                <w:div w:id="936328606">
                  <w:marLeft w:val="640"/>
                  <w:marRight w:val="0"/>
                  <w:marTop w:val="0"/>
                  <w:marBottom w:val="0"/>
                  <w:divBdr>
                    <w:top w:val="none" w:sz="0" w:space="0" w:color="auto"/>
                    <w:left w:val="none" w:sz="0" w:space="0" w:color="auto"/>
                    <w:bottom w:val="none" w:sz="0" w:space="0" w:color="auto"/>
                    <w:right w:val="none" w:sz="0" w:space="0" w:color="auto"/>
                  </w:divBdr>
                </w:div>
                <w:div w:id="1551769304">
                  <w:marLeft w:val="640"/>
                  <w:marRight w:val="0"/>
                  <w:marTop w:val="0"/>
                  <w:marBottom w:val="0"/>
                  <w:divBdr>
                    <w:top w:val="none" w:sz="0" w:space="0" w:color="auto"/>
                    <w:left w:val="none" w:sz="0" w:space="0" w:color="auto"/>
                    <w:bottom w:val="none" w:sz="0" w:space="0" w:color="auto"/>
                    <w:right w:val="none" w:sz="0" w:space="0" w:color="auto"/>
                  </w:divBdr>
                </w:div>
                <w:div w:id="1730611410">
                  <w:marLeft w:val="640"/>
                  <w:marRight w:val="0"/>
                  <w:marTop w:val="0"/>
                  <w:marBottom w:val="0"/>
                  <w:divBdr>
                    <w:top w:val="none" w:sz="0" w:space="0" w:color="auto"/>
                    <w:left w:val="none" w:sz="0" w:space="0" w:color="auto"/>
                    <w:bottom w:val="none" w:sz="0" w:space="0" w:color="auto"/>
                    <w:right w:val="none" w:sz="0" w:space="0" w:color="auto"/>
                  </w:divBdr>
                </w:div>
                <w:div w:id="736126885">
                  <w:marLeft w:val="640"/>
                  <w:marRight w:val="0"/>
                  <w:marTop w:val="0"/>
                  <w:marBottom w:val="0"/>
                  <w:divBdr>
                    <w:top w:val="none" w:sz="0" w:space="0" w:color="auto"/>
                    <w:left w:val="none" w:sz="0" w:space="0" w:color="auto"/>
                    <w:bottom w:val="none" w:sz="0" w:space="0" w:color="auto"/>
                    <w:right w:val="none" w:sz="0" w:space="0" w:color="auto"/>
                  </w:divBdr>
                </w:div>
                <w:div w:id="323511677">
                  <w:marLeft w:val="640"/>
                  <w:marRight w:val="0"/>
                  <w:marTop w:val="0"/>
                  <w:marBottom w:val="0"/>
                  <w:divBdr>
                    <w:top w:val="none" w:sz="0" w:space="0" w:color="auto"/>
                    <w:left w:val="none" w:sz="0" w:space="0" w:color="auto"/>
                    <w:bottom w:val="none" w:sz="0" w:space="0" w:color="auto"/>
                    <w:right w:val="none" w:sz="0" w:space="0" w:color="auto"/>
                  </w:divBdr>
                </w:div>
                <w:div w:id="665211">
                  <w:marLeft w:val="640"/>
                  <w:marRight w:val="0"/>
                  <w:marTop w:val="0"/>
                  <w:marBottom w:val="0"/>
                  <w:divBdr>
                    <w:top w:val="none" w:sz="0" w:space="0" w:color="auto"/>
                    <w:left w:val="none" w:sz="0" w:space="0" w:color="auto"/>
                    <w:bottom w:val="none" w:sz="0" w:space="0" w:color="auto"/>
                    <w:right w:val="none" w:sz="0" w:space="0" w:color="auto"/>
                  </w:divBdr>
                </w:div>
                <w:div w:id="875041321">
                  <w:marLeft w:val="640"/>
                  <w:marRight w:val="0"/>
                  <w:marTop w:val="0"/>
                  <w:marBottom w:val="0"/>
                  <w:divBdr>
                    <w:top w:val="none" w:sz="0" w:space="0" w:color="auto"/>
                    <w:left w:val="none" w:sz="0" w:space="0" w:color="auto"/>
                    <w:bottom w:val="none" w:sz="0" w:space="0" w:color="auto"/>
                    <w:right w:val="none" w:sz="0" w:space="0" w:color="auto"/>
                  </w:divBdr>
                </w:div>
                <w:div w:id="133648671">
                  <w:marLeft w:val="640"/>
                  <w:marRight w:val="0"/>
                  <w:marTop w:val="0"/>
                  <w:marBottom w:val="0"/>
                  <w:divBdr>
                    <w:top w:val="none" w:sz="0" w:space="0" w:color="auto"/>
                    <w:left w:val="none" w:sz="0" w:space="0" w:color="auto"/>
                    <w:bottom w:val="none" w:sz="0" w:space="0" w:color="auto"/>
                    <w:right w:val="none" w:sz="0" w:space="0" w:color="auto"/>
                  </w:divBdr>
                </w:div>
                <w:div w:id="1389066800">
                  <w:marLeft w:val="640"/>
                  <w:marRight w:val="0"/>
                  <w:marTop w:val="0"/>
                  <w:marBottom w:val="0"/>
                  <w:divBdr>
                    <w:top w:val="none" w:sz="0" w:space="0" w:color="auto"/>
                    <w:left w:val="none" w:sz="0" w:space="0" w:color="auto"/>
                    <w:bottom w:val="none" w:sz="0" w:space="0" w:color="auto"/>
                    <w:right w:val="none" w:sz="0" w:space="0" w:color="auto"/>
                  </w:divBdr>
                </w:div>
                <w:div w:id="65735383">
                  <w:marLeft w:val="640"/>
                  <w:marRight w:val="0"/>
                  <w:marTop w:val="0"/>
                  <w:marBottom w:val="0"/>
                  <w:divBdr>
                    <w:top w:val="none" w:sz="0" w:space="0" w:color="auto"/>
                    <w:left w:val="none" w:sz="0" w:space="0" w:color="auto"/>
                    <w:bottom w:val="none" w:sz="0" w:space="0" w:color="auto"/>
                    <w:right w:val="none" w:sz="0" w:space="0" w:color="auto"/>
                  </w:divBdr>
                </w:div>
                <w:div w:id="1980261109">
                  <w:marLeft w:val="640"/>
                  <w:marRight w:val="0"/>
                  <w:marTop w:val="0"/>
                  <w:marBottom w:val="0"/>
                  <w:divBdr>
                    <w:top w:val="none" w:sz="0" w:space="0" w:color="auto"/>
                    <w:left w:val="none" w:sz="0" w:space="0" w:color="auto"/>
                    <w:bottom w:val="none" w:sz="0" w:space="0" w:color="auto"/>
                    <w:right w:val="none" w:sz="0" w:space="0" w:color="auto"/>
                  </w:divBdr>
                </w:div>
                <w:div w:id="1514608282">
                  <w:marLeft w:val="640"/>
                  <w:marRight w:val="0"/>
                  <w:marTop w:val="0"/>
                  <w:marBottom w:val="0"/>
                  <w:divBdr>
                    <w:top w:val="none" w:sz="0" w:space="0" w:color="auto"/>
                    <w:left w:val="none" w:sz="0" w:space="0" w:color="auto"/>
                    <w:bottom w:val="none" w:sz="0" w:space="0" w:color="auto"/>
                    <w:right w:val="none" w:sz="0" w:space="0" w:color="auto"/>
                  </w:divBdr>
                </w:div>
              </w:divsChild>
            </w:div>
            <w:div w:id="563562290">
              <w:marLeft w:val="0"/>
              <w:marRight w:val="0"/>
              <w:marTop w:val="0"/>
              <w:marBottom w:val="0"/>
              <w:divBdr>
                <w:top w:val="none" w:sz="0" w:space="0" w:color="auto"/>
                <w:left w:val="none" w:sz="0" w:space="0" w:color="auto"/>
                <w:bottom w:val="none" w:sz="0" w:space="0" w:color="auto"/>
                <w:right w:val="none" w:sz="0" w:space="0" w:color="auto"/>
              </w:divBdr>
              <w:divsChild>
                <w:div w:id="625232138">
                  <w:marLeft w:val="640"/>
                  <w:marRight w:val="0"/>
                  <w:marTop w:val="0"/>
                  <w:marBottom w:val="0"/>
                  <w:divBdr>
                    <w:top w:val="none" w:sz="0" w:space="0" w:color="auto"/>
                    <w:left w:val="none" w:sz="0" w:space="0" w:color="auto"/>
                    <w:bottom w:val="none" w:sz="0" w:space="0" w:color="auto"/>
                    <w:right w:val="none" w:sz="0" w:space="0" w:color="auto"/>
                  </w:divBdr>
                </w:div>
                <w:div w:id="924268617">
                  <w:marLeft w:val="640"/>
                  <w:marRight w:val="0"/>
                  <w:marTop w:val="0"/>
                  <w:marBottom w:val="0"/>
                  <w:divBdr>
                    <w:top w:val="none" w:sz="0" w:space="0" w:color="auto"/>
                    <w:left w:val="none" w:sz="0" w:space="0" w:color="auto"/>
                    <w:bottom w:val="none" w:sz="0" w:space="0" w:color="auto"/>
                    <w:right w:val="none" w:sz="0" w:space="0" w:color="auto"/>
                  </w:divBdr>
                </w:div>
                <w:div w:id="397049408">
                  <w:marLeft w:val="640"/>
                  <w:marRight w:val="0"/>
                  <w:marTop w:val="0"/>
                  <w:marBottom w:val="0"/>
                  <w:divBdr>
                    <w:top w:val="none" w:sz="0" w:space="0" w:color="auto"/>
                    <w:left w:val="none" w:sz="0" w:space="0" w:color="auto"/>
                    <w:bottom w:val="none" w:sz="0" w:space="0" w:color="auto"/>
                    <w:right w:val="none" w:sz="0" w:space="0" w:color="auto"/>
                  </w:divBdr>
                </w:div>
                <w:div w:id="1507133173">
                  <w:marLeft w:val="640"/>
                  <w:marRight w:val="0"/>
                  <w:marTop w:val="0"/>
                  <w:marBottom w:val="0"/>
                  <w:divBdr>
                    <w:top w:val="none" w:sz="0" w:space="0" w:color="auto"/>
                    <w:left w:val="none" w:sz="0" w:space="0" w:color="auto"/>
                    <w:bottom w:val="none" w:sz="0" w:space="0" w:color="auto"/>
                    <w:right w:val="none" w:sz="0" w:space="0" w:color="auto"/>
                  </w:divBdr>
                </w:div>
                <w:div w:id="1564095071">
                  <w:marLeft w:val="640"/>
                  <w:marRight w:val="0"/>
                  <w:marTop w:val="0"/>
                  <w:marBottom w:val="0"/>
                  <w:divBdr>
                    <w:top w:val="none" w:sz="0" w:space="0" w:color="auto"/>
                    <w:left w:val="none" w:sz="0" w:space="0" w:color="auto"/>
                    <w:bottom w:val="none" w:sz="0" w:space="0" w:color="auto"/>
                    <w:right w:val="none" w:sz="0" w:space="0" w:color="auto"/>
                  </w:divBdr>
                </w:div>
                <w:div w:id="800657077">
                  <w:marLeft w:val="640"/>
                  <w:marRight w:val="0"/>
                  <w:marTop w:val="0"/>
                  <w:marBottom w:val="0"/>
                  <w:divBdr>
                    <w:top w:val="none" w:sz="0" w:space="0" w:color="auto"/>
                    <w:left w:val="none" w:sz="0" w:space="0" w:color="auto"/>
                    <w:bottom w:val="none" w:sz="0" w:space="0" w:color="auto"/>
                    <w:right w:val="none" w:sz="0" w:space="0" w:color="auto"/>
                  </w:divBdr>
                </w:div>
                <w:div w:id="735200733">
                  <w:marLeft w:val="640"/>
                  <w:marRight w:val="0"/>
                  <w:marTop w:val="0"/>
                  <w:marBottom w:val="0"/>
                  <w:divBdr>
                    <w:top w:val="none" w:sz="0" w:space="0" w:color="auto"/>
                    <w:left w:val="none" w:sz="0" w:space="0" w:color="auto"/>
                    <w:bottom w:val="none" w:sz="0" w:space="0" w:color="auto"/>
                    <w:right w:val="none" w:sz="0" w:space="0" w:color="auto"/>
                  </w:divBdr>
                </w:div>
                <w:div w:id="113138107">
                  <w:marLeft w:val="640"/>
                  <w:marRight w:val="0"/>
                  <w:marTop w:val="0"/>
                  <w:marBottom w:val="0"/>
                  <w:divBdr>
                    <w:top w:val="none" w:sz="0" w:space="0" w:color="auto"/>
                    <w:left w:val="none" w:sz="0" w:space="0" w:color="auto"/>
                    <w:bottom w:val="none" w:sz="0" w:space="0" w:color="auto"/>
                    <w:right w:val="none" w:sz="0" w:space="0" w:color="auto"/>
                  </w:divBdr>
                </w:div>
                <w:div w:id="1713573403">
                  <w:marLeft w:val="640"/>
                  <w:marRight w:val="0"/>
                  <w:marTop w:val="0"/>
                  <w:marBottom w:val="0"/>
                  <w:divBdr>
                    <w:top w:val="none" w:sz="0" w:space="0" w:color="auto"/>
                    <w:left w:val="none" w:sz="0" w:space="0" w:color="auto"/>
                    <w:bottom w:val="none" w:sz="0" w:space="0" w:color="auto"/>
                    <w:right w:val="none" w:sz="0" w:space="0" w:color="auto"/>
                  </w:divBdr>
                </w:div>
                <w:div w:id="1622689531">
                  <w:marLeft w:val="640"/>
                  <w:marRight w:val="0"/>
                  <w:marTop w:val="0"/>
                  <w:marBottom w:val="0"/>
                  <w:divBdr>
                    <w:top w:val="none" w:sz="0" w:space="0" w:color="auto"/>
                    <w:left w:val="none" w:sz="0" w:space="0" w:color="auto"/>
                    <w:bottom w:val="none" w:sz="0" w:space="0" w:color="auto"/>
                    <w:right w:val="none" w:sz="0" w:space="0" w:color="auto"/>
                  </w:divBdr>
                </w:div>
                <w:div w:id="1788624623">
                  <w:marLeft w:val="640"/>
                  <w:marRight w:val="0"/>
                  <w:marTop w:val="0"/>
                  <w:marBottom w:val="0"/>
                  <w:divBdr>
                    <w:top w:val="none" w:sz="0" w:space="0" w:color="auto"/>
                    <w:left w:val="none" w:sz="0" w:space="0" w:color="auto"/>
                    <w:bottom w:val="none" w:sz="0" w:space="0" w:color="auto"/>
                    <w:right w:val="none" w:sz="0" w:space="0" w:color="auto"/>
                  </w:divBdr>
                </w:div>
                <w:div w:id="1591549904">
                  <w:marLeft w:val="640"/>
                  <w:marRight w:val="0"/>
                  <w:marTop w:val="0"/>
                  <w:marBottom w:val="0"/>
                  <w:divBdr>
                    <w:top w:val="none" w:sz="0" w:space="0" w:color="auto"/>
                    <w:left w:val="none" w:sz="0" w:space="0" w:color="auto"/>
                    <w:bottom w:val="none" w:sz="0" w:space="0" w:color="auto"/>
                    <w:right w:val="none" w:sz="0" w:space="0" w:color="auto"/>
                  </w:divBdr>
                </w:div>
                <w:div w:id="1273509270">
                  <w:marLeft w:val="640"/>
                  <w:marRight w:val="0"/>
                  <w:marTop w:val="0"/>
                  <w:marBottom w:val="0"/>
                  <w:divBdr>
                    <w:top w:val="none" w:sz="0" w:space="0" w:color="auto"/>
                    <w:left w:val="none" w:sz="0" w:space="0" w:color="auto"/>
                    <w:bottom w:val="none" w:sz="0" w:space="0" w:color="auto"/>
                    <w:right w:val="none" w:sz="0" w:space="0" w:color="auto"/>
                  </w:divBdr>
                </w:div>
                <w:div w:id="1372262790">
                  <w:marLeft w:val="640"/>
                  <w:marRight w:val="0"/>
                  <w:marTop w:val="0"/>
                  <w:marBottom w:val="0"/>
                  <w:divBdr>
                    <w:top w:val="none" w:sz="0" w:space="0" w:color="auto"/>
                    <w:left w:val="none" w:sz="0" w:space="0" w:color="auto"/>
                    <w:bottom w:val="none" w:sz="0" w:space="0" w:color="auto"/>
                    <w:right w:val="none" w:sz="0" w:space="0" w:color="auto"/>
                  </w:divBdr>
                </w:div>
                <w:div w:id="667564488">
                  <w:marLeft w:val="640"/>
                  <w:marRight w:val="0"/>
                  <w:marTop w:val="0"/>
                  <w:marBottom w:val="0"/>
                  <w:divBdr>
                    <w:top w:val="none" w:sz="0" w:space="0" w:color="auto"/>
                    <w:left w:val="none" w:sz="0" w:space="0" w:color="auto"/>
                    <w:bottom w:val="none" w:sz="0" w:space="0" w:color="auto"/>
                    <w:right w:val="none" w:sz="0" w:space="0" w:color="auto"/>
                  </w:divBdr>
                </w:div>
                <w:div w:id="552543826">
                  <w:marLeft w:val="640"/>
                  <w:marRight w:val="0"/>
                  <w:marTop w:val="0"/>
                  <w:marBottom w:val="0"/>
                  <w:divBdr>
                    <w:top w:val="none" w:sz="0" w:space="0" w:color="auto"/>
                    <w:left w:val="none" w:sz="0" w:space="0" w:color="auto"/>
                    <w:bottom w:val="none" w:sz="0" w:space="0" w:color="auto"/>
                    <w:right w:val="none" w:sz="0" w:space="0" w:color="auto"/>
                  </w:divBdr>
                </w:div>
                <w:div w:id="1553421901">
                  <w:marLeft w:val="640"/>
                  <w:marRight w:val="0"/>
                  <w:marTop w:val="0"/>
                  <w:marBottom w:val="0"/>
                  <w:divBdr>
                    <w:top w:val="none" w:sz="0" w:space="0" w:color="auto"/>
                    <w:left w:val="none" w:sz="0" w:space="0" w:color="auto"/>
                    <w:bottom w:val="none" w:sz="0" w:space="0" w:color="auto"/>
                    <w:right w:val="none" w:sz="0" w:space="0" w:color="auto"/>
                  </w:divBdr>
                </w:div>
                <w:div w:id="856886051">
                  <w:marLeft w:val="640"/>
                  <w:marRight w:val="0"/>
                  <w:marTop w:val="0"/>
                  <w:marBottom w:val="0"/>
                  <w:divBdr>
                    <w:top w:val="none" w:sz="0" w:space="0" w:color="auto"/>
                    <w:left w:val="none" w:sz="0" w:space="0" w:color="auto"/>
                    <w:bottom w:val="none" w:sz="0" w:space="0" w:color="auto"/>
                    <w:right w:val="none" w:sz="0" w:space="0" w:color="auto"/>
                  </w:divBdr>
                </w:div>
                <w:div w:id="1375694744">
                  <w:marLeft w:val="640"/>
                  <w:marRight w:val="0"/>
                  <w:marTop w:val="0"/>
                  <w:marBottom w:val="0"/>
                  <w:divBdr>
                    <w:top w:val="none" w:sz="0" w:space="0" w:color="auto"/>
                    <w:left w:val="none" w:sz="0" w:space="0" w:color="auto"/>
                    <w:bottom w:val="none" w:sz="0" w:space="0" w:color="auto"/>
                    <w:right w:val="none" w:sz="0" w:space="0" w:color="auto"/>
                  </w:divBdr>
                </w:div>
                <w:div w:id="1485850128">
                  <w:marLeft w:val="640"/>
                  <w:marRight w:val="0"/>
                  <w:marTop w:val="0"/>
                  <w:marBottom w:val="0"/>
                  <w:divBdr>
                    <w:top w:val="none" w:sz="0" w:space="0" w:color="auto"/>
                    <w:left w:val="none" w:sz="0" w:space="0" w:color="auto"/>
                    <w:bottom w:val="none" w:sz="0" w:space="0" w:color="auto"/>
                    <w:right w:val="none" w:sz="0" w:space="0" w:color="auto"/>
                  </w:divBdr>
                </w:div>
                <w:div w:id="1093159819">
                  <w:marLeft w:val="640"/>
                  <w:marRight w:val="0"/>
                  <w:marTop w:val="0"/>
                  <w:marBottom w:val="0"/>
                  <w:divBdr>
                    <w:top w:val="none" w:sz="0" w:space="0" w:color="auto"/>
                    <w:left w:val="none" w:sz="0" w:space="0" w:color="auto"/>
                    <w:bottom w:val="none" w:sz="0" w:space="0" w:color="auto"/>
                    <w:right w:val="none" w:sz="0" w:space="0" w:color="auto"/>
                  </w:divBdr>
                </w:div>
                <w:div w:id="1243761124">
                  <w:marLeft w:val="640"/>
                  <w:marRight w:val="0"/>
                  <w:marTop w:val="0"/>
                  <w:marBottom w:val="0"/>
                  <w:divBdr>
                    <w:top w:val="none" w:sz="0" w:space="0" w:color="auto"/>
                    <w:left w:val="none" w:sz="0" w:space="0" w:color="auto"/>
                    <w:bottom w:val="none" w:sz="0" w:space="0" w:color="auto"/>
                    <w:right w:val="none" w:sz="0" w:space="0" w:color="auto"/>
                  </w:divBdr>
                </w:div>
                <w:div w:id="78841609">
                  <w:marLeft w:val="640"/>
                  <w:marRight w:val="0"/>
                  <w:marTop w:val="0"/>
                  <w:marBottom w:val="0"/>
                  <w:divBdr>
                    <w:top w:val="none" w:sz="0" w:space="0" w:color="auto"/>
                    <w:left w:val="none" w:sz="0" w:space="0" w:color="auto"/>
                    <w:bottom w:val="none" w:sz="0" w:space="0" w:color="auto"/>
                    <w:right w:val="none" w:sz="0" w:space="0" w:color="auto"/>
                  </w:divBdr>
                </w:div>
                <w:div w:id="284117496">
                  <w:marLeft w:val="640"/>
                  <w:marRight w:val="0"/>
                  <w:marTop w:val="0"/>
                  <w:marBottom w:val="0"/>
                  <w:divBdr>
                    <w:top w:val="none" w:sz="0" w:space="0" w:color="auto"/>
                    <w:left w:val="none" w:sz="0" w:space="0" w:color="auto"/>
                    <w:bottom w:val="none" w:sz="0" w:space="0" w:color="auto"/>
                    <w:right w:val="none" w:sz="0" w:space="0" w:color="auto"/>
                  </w:divBdr>
                </w:div>
                <w:div w:id="30961505">
                  <w:marLeft w:val="640"/>
                  <w:marRight w:val="0"/>
                  <w:marTop w:val="0"/>
                  <w:marBottom w:val="0"/>
                  <w:divBdr>
                    <w:top w:val="none" w:sz="0" w:space="0" w:color="auto"/>
                    <w:left w:val="none" w:sz="0" w:space="0" w:color="auto"/>
                    <w:bottom w:val="none" w:sz="0" w:space="0" w:color="auto"/>
                    <w:right w:val="none" w:sz="0" w:space="0" w:color="auto"/>
                  </w:divBdr>
                </w:div>
                <w:div w:id="1727992027">
                  <w:marLeft w:val="640"/>
                  <w:marRight w:val="0"/>
                  <w:marTop w:val="0"/>
                  <w:marBottom w:val="0"/>
                  <w:divBdr>
                    <w:top w:val="none" w:sz="0" w:space="0" w:color="auto"/>
                    <w:left w:val="none" w:sz="0" w:space="0" w:color="auto"/>
                    <w:bottom w:val="none" w:sz="0" w:space="0" w:color="auto"/>
                    <w:right w:val="none" w:sz="0" w:space="0" w:color="auto"/>
                  </w:divBdr>
                </w:div>
                <w:div w:id="2077193838">
                  <w:marLeft w:val="640"/>
                  <w:marRight w:val="0"/>
                  <w:marTop w:val="0"/>
                  <w:marBottom w:val="0"/>
                  <w:divBdr>
                    <w:top w:val="none" w:sz="0" w:space="0" w:color="auto"/>
                    <w:left w:val="none" w:sz="0" w:space="0" w:color="auto"/>
                    <w:bottom w:val="none" w:sz="0" w:space="0" w:color="auto"/>
                    <w:right w:val="none" w:sz="0" w:space="0" w:color="auto"/>
                  </w:divBdr>
                </w:div>
                <w:div w:id="184098389">
                  <w:marLeft w:val="640"/>
                  <w:marRight w:val="0"/>
                  <w:marTop w:val="0"/>
                  <w:marBottom w:val="0"/>
                  <w:divBdr>
                    <w:top w:val="none" w:sz="0" w:space="0" w:color="auto"/>
                    <w:left w:val="none" w:sz="0" w:space="0" w:color="auto"/>
                    <w:bottom w:val="none" w:sz="0" w:space="0" w:color="auto"/>
                    <w:right w:val="none" w:sz="0" w:space="0" w:color="auto"/>
                  </w:divBdr>
                </w:div>
                <w:div w:id="11340664">
                  <w:marLeft w:val="640"/>
                  <w:marRight w:val="0"/>
                  <w:marTop w:val="0"/>
                  <w:marBottom w:val="0"/>
                  <w:divBdr>
                    <w:top w:val="none" w:sz="0" w:space="0" w:color="auto"/>
                    <w:left w:val="none" w:sz="0" w:space="0" w:color="auto"/>
                    <w:bottom w:val="none" w:sz="0" w:space="0" w:color="auto"/>
                    <w:right w:val="none" w:sz="0" w:space="0" w:color="auto"/>
                  </w:divBdr>
                </w:div>
                <w:div w:id="1423600380">
                  <w:marLeft w:val="640"/>
                  <w:marRight w:val="0"/>
                  <w:marTop w:val="0"/>
                  <w:marBottom w:val="0"/>
                  <w:divBdr>
                    <w:top w:val="none" w:sz="0" w:space="0" w:color="auto"/>
                    <w:left w:val="none" w:sz="0" w:space="0" w:color="auto"/>
                    <w:bottom w:val="none" w:sz="0" w:space="0" w:color="auto"/>
                    <w:right w:val="none" w:sz="0" w:space="0" w:color="auto"/>
                  </w:divBdr>
                </w:div>
                <w:div w:id="666205469">
                  <w:marLeft w:val="640"/>
                  <w:marRight w:val="0"/>
                  <w:marTop w:val="0"/>
                  <w:marBottom w:val="0"/>
                  <w:divBdr>
                    <w:top w:val="none" w:sz="0" w:space="0" w:color="auto"/>
                    <w:left w:val="none" w:sz="0" w:space="0" w:color="auto"/>
                    <w:bottom w:val="none" w:sz="0" w:space="0" w:color="auto"/>
                    <w:right w:val="none" w:sz="0" w:space="0" w:color="auto"/>
                  </w:divBdr>
                </w:div>
                <w:div w:id="1294948770">
                  <w:marLeft w:val="640"/>
                  <w:marRight w:val="0"/>
                  <w:marTop w:val="0"/>
                  <w:marBottom w:val="0"/>
                  <w:divBdr>
                    <w:top w:val="none" w:sz="0" w:space="0" w:color="auto"/>
                    <w:left w:val="none" w:sz="0" w:space="0" w:color="auto"/>
                    <w:bottom w:val="none" w:sz="0" w:space="0" w:color="auto"/>
                    <w:right w:val="none" w:sz="0" w:space="0" w:color="auto"/>
                  </w:divBdr>
                </w:div>
                <w:div w:id="1517310025">
                  <w:marLeft w:val="640"/>
                  <w:marRight w:val="0"/>
                  <w:marTop w:val="0"/>
                  <w:marBottom w:val="0"/>
                  <w:divBdr>
                    <w:top w:val="none" w:sz="0" w:space="0" w:color="auto"/>
                    <w:left w:val="none" w:sz="0" w:space="0" w:color="auto"/>
                    <w:bottom w:val="none" w:sz="0" w:space="0" w:color="auto"/>
                    <w:right w:val="none" w:sz="0" w:space="0" w:color="auto"/>
                  </w:divBdr>
                </w:div>
                <w:div w:id="1828402479">
                  <w:marLeft w:val="640"/>
                  <w:marRight w:val="0"/>
                  <w:marTop w:val="0"/>
                  <w:marBottom w:val="0"/>
                  <w:divBdr>
                    <w:top w:val="none" w:sz="0" w:space="0" w:color="auto"/>
                    <w:left w:val="none" w:sz="0" w:space="0" w:color="auto"/>
                    <w:bottom w:val="none" w:sz="0" w:space="0" w:color="auto"/>
                    <w:right w:val="none" w:sz="0" w:space="0" w:color="auto"/>
                  </w:divBdr>
                </w:div>
                <w:div w:id="90048839">
                  <w:marLeft w:val="640"/>
                  <w:marRight w:val="0"/>
                  <w:marTop w:val="0"/>
                  <w:marBottom w:val="0"/>
                  <w:divBdr>
                    <w:top w:val="none" w:sz="0" w:space="0" w:color="auto"/>
                    <w:left w:val="none" w:sz="0" w:space="0" w:color="auto"/>
                    <w:bottom w:val="none" w:sz="0" w:space="0" w:color="auto"/>
                    <w:right w:val="none" w:sz="0" w:space="0" w:color="auto"/>
                  </w:divBdr>
                </w:div>
                <w:div w:id="1946111808">
                  <w:marLeft w:val="640"/>
                  <w:marRight w:val="0"/>
                  <w:marTop w:val="0"/>
                  <w:marBottom w:val="0"/>
                  <w:divBdr>
                    <w:top w:val="none" w:sz="0" w:space="0" w:color="auto"/>
                    <w:left w:val="none" w:sz="0" w:space="0" w:color="auto"/>
                    <w:bottom w:val="none" w:sz="0" w:space="0" w:color="auto"/>
                    <w:right w:val="none" w:sz="0" w:space="0" w:color="auto"/>
                  </w:divBdr>
                </w:div>
                <w:div w:id="1519735496">
                  <w:marLeft w:val="640"/>
                  <w:marRight w:val="0"/>
                  <w:marTop w:val="0"/>
                  <w:marBottom w:val="0"/>
                  <w:divBdr>
                    <w:top w:val="none" w:sz="0" w:space="0" w:color="auto"/>
                    <w:left w:val="none" w:sz="0" w:space="0" w:color="auto"/>
                    <w:bottom w:val="none" w:sz="0" w:space="0" w:color="auto"/>
                    <w:right w:val="none" w:sz="0" w:space="0" w:color="auto"/>
                  </w:divBdr>
                </w:div>
                <w:div w:id="186872600">
                  <w:marLeft w:val="640"/>
                  <w:marRight w:val="0"/>
                  <w:marTop w:val="0"/>
                  <w:marBottom w:val="0"/>
                  <w:divBdr>
                    <w:top w:val="none" w:sz="0" w:space="0" w:color="auto"/>
                    <w:left w:val="none" w:sz="0" w:space="0" w:color="auto"/>
                    <w:bottom w:val="none" w:sz="0" w:space="0" w:color="auto"/>
                    <w:right w:val="none" w:sz="0" w:space="0" w:color="auto"/>
                  </w:divBdr>
                </w:div>
              </w:divsChild>
            </w:div>
            <w:div w:id="529417191">
              <w:marLeft w:val="0"/>
              <w:marRight w:val="0"/>
              <w:marTop w:val="0"/>
              <w:marBottom w:val="0"/>
              <w:divBdr>
                <w:top w:val="none" w:sz="0" w:space="0" w:color="auto"/>
                <w:left w:val="none" w:sz="0" w:space="0" w:color="auto"/>
                <w:bottom w:val="none" w:sz="0" w:space="0" w:color="auto"/>
                <w:right w:val="none" w:sz="0" w:space="0" w:color="auto"/>
              </w:divBdr>
              <w:divsChild>
                <w:div w:id="809521993">
                  <w:marLeft w:val="640"/>
                  <w:marRight w:val="0"/>
                  <w:marTop w:val="0"/>
                  <w:marBottom w:val="0"/>
                  <w:divBdr>
                    <w:top w:val="none" w:sz="0" w:space="0" w:color="auto"/>
                    <w:left w:val="none" w:sz="0" w:space="0" w:color="auto"/>
                    <w:bottom w:val="none" w:sz="0" w:space="0" w:color="auto"/>
                    <w:right w:val="none" w:sz="0" w:space="0" w:color="auto"/>
                  </w:divBdr>
                </w:div>
                <w:div w:id="805122324">
                  <w:marLeft w:val="640"/>
                  <w:marRight w:val="0"/>
                  <w:marTop w:val="0"/>
                  <w:marBottom w:val="0"/>
                  <w:divBdr>
                    <w:top w:val="none" w:sz="0" w:space="0" w:color="auto"/>
                    <w:left w:val="none" w:sz="0" w:space="0" w:color="auto"/>
                    <w:bottom w:val="none" w:sz="0" w:space="0" w:color="auto"/>
                    <w:right w:val="none" w:sz="0" w:space="0" w:color="auto"/>
                  </w:divBdr>
                </w:div>
                <w:div w:id="1951811751">
                  <w:marLeft w:val="640"/>
                  <w:marRight w:val="0"/>
                  <w:marTop w:val="0"/>
                  <w:marBottom w:val="0"/>
                  <w:divBdr>
                    <w:top w:val="none" w:sz="0" w:space="0" w:color="auto"/>
                    <w:left w:val="none" w:sz="0" w:space="0" w:color="auto"/>
                    <w:bottom w:val="none" w:sz="0" w:space="0" w:color="auto"/>
                    <w:right w:val="none" w:sz="0" w:space="0" w:color="auto"/>
                  </w:divBdr>
                </w:div>
                <w:div w:id="602419595">
                  <w:marLeft w:val="640"/>
                  <w:marRight w:val="0"/>
                  <w:marTop w:val="0"/>
                  <w:marBottom w:val="0"/>
                  <w:divBdr>
                    <w:top w:val="none" w:sz="0" w:space="0" w:color="auto"/>
                    <w:left w:val="none" w:sz="0" w:space="0" w:color="auto"/>
                    <w:bottom w:val="none" w:sz="0" w:space="0" w:color="auto"/>
                    <w:right w:val="none" w:sz="0" w:space="0" w:color="auto"/>
                  </w:divBdr>
                </w:div>
                <w:div w:id="160852239">
                  <w:marLeft w:val="640"/>
                  <w:marRight w:val="0"/>
                  <w:marTop w:val="0"/>
                  <w:marBottom w:val="0"/>
                  <w:divBdr>
                    <w:top w:val="none" w:sz="0" w:space="0" w:color="auto"/>
                    <w:left w:val="none" w:sz="0" w:space="0" w:color="auto"/>
                    <w:bottom w:val="none" w:sz="0" w:space="0" w:color="auto"/>
                    <w:right w:val="none" w:sz="0" w:space="0" w:color="auto"/>
                  </w:divBdr>
                </w:div>
                <w:div w:id="1106929619">
                  <w:marLeft w:val="640"/>
                  <w:marRight w:val="0"/>
                  <w:marTop w:val="0"/>
                  <w:marBottom w:val="0"/>
                  <w:divBdr>
                    <w:top w:val="none" w:sz="0" w:space="0" w:color="auto"/>
                    <w:left w:val="none" w:sz="0" w:space="0" w:color="auto"/>
                    <w:bottom w:val="none" w:sz="0" w:space="0" w:color="auto"/>
                    <w:right w:val="none" w:sz="0" w:space="0" w:color="auto"/>
                  </w:divBdr>
                </w:div>
                <w:div w:id="1070729925">
                  <w:marLeft w:val="640"/>
                  <w:marRight w:val="0"/>
                  <w:marTop w:val="0"/>
                  <w:marBottom w:val="0"/>
                  <w:divBdr>
                    <w:top w:val="none" w:sz="0" w:space="0" w:color="auto"/>
                    <w:left w:val="none" w:sz="0" w:space="0" w:color="auto"/>
                    <w:bottom w:val="none" w:sz="0" w:space="0" w:color="auto"/>
                    <w:right w:val="none" w:sz="0" w:space="0" w:color="auto"/>
                  </w:divBdr>
                </w:div>
                <w:div w:id="909803439">
                  <w:marLeft w:val="640"/>
                  <w:marRight w:val="0"/>
                  <w:marTop w:val="0"/>
                  <w:marBottom w:val="0"/>
                  <w:divBdr>
                    <w:top w:val="none" w:sz="0" w:space="0" w:color="auto"/>
                    <w:left w:val="none" w:sz="0" w:space="0" w:color="auto"/>
                    <w:bottom w:val="none" w:sz="0" w:space="0" w:color="auto"/>
                    <w:right w:val="none" w:sz="0" w:space="0" w:color="auto"/>
                  </w:divBdr>
                </w:div>
                <w:div w:id="38170411">
                  <w:marLeft w:val="640"/>
                  <w:marRight w:val="0"/>
                  <w:marTop w:val="0"/>
                  <w:marBottom w:val="0"/>
                  <w:divBdr>
                    <w:top w:val="none" w:sz="0" w:space="0" w:color="auto"/>
                    <w:left w:val="none" w:sz="0" w:space="0" w:color="auto"/>
                    <w:bottom w:val="none" w:sz="0" w:space="0" w:color="auto"/>
                    <w:right w:val="none" w:sz="0" w:space="0" w:color="auto"/>
                  </w:divBdr>
                </w:div>
                <w:div w:id="849100626">
                  <w:marLeft w:val="640"/>
                  <w:marRight w:val="0"/>
                  <w:marTop w:val="0"/>
                  <w:marBottom w:val="0"/>
                  <w:divBdr>
                    <w:top w:val="none" w:sz="0" w:space="0" w:color="auto"/>
                    <w:left w:val="none" w:sz="0" w:space="0" w:color="auto"/>
                    <w:bottom w:val="none" w:sz="0" w:space="0" w:color="auto"/>
                    <w:right w:val="none" w:sz="0" w:space="0" w:color="auto"/>
                  </w:divBdr>
                </w:div>
                <w:div w:id="789129539">
                  <w:marLeft w:val="640"/>
                  <w:marRight w:val="0"/>
                  <w:marTop w:val="0"/>
                  <w:marBottom w:val="0"/>
                  <w:divBdr>
                    <w:top w:val="none" w:sz="0" w:space="0" w:color="auto"/>
                    <w:left w:val="none" w:sz="0" w:space="0" w:color="auto"/>
                    <w:bottom w:val="none" w:sz="0" w:space="0" w:color="auto"/>
                    <w:right w:val="none" w:sz="0" w:space="0" w:color="auto"/>
                  </w:divBdr>
                </w:div>
                <w:div w:id="881862700">
                  <w:marLeft w:val="640"/>
                  <w:marRight w:val="0"/>
                  <w:marTop w:val="0"/>
                  <w:marBottom w:val="0"/>
                  <w:divBdr>
                    <w:top w:val="none" w:sz="0" w:space="0" w:color="auto"/>
                    <w:left w:val="none" w:sz="0" w:space="0" w:color="auto"/>
                    <w:bottom w:val="none" w:sz="0" w:space="0" w:color="auto"/>
                    <w:right w:val="none" w:sz="0" w:space="0" w:color="auto"/>
                  </w:divBdr>
                </w:div>
                <w:div w:id="1252617584">
                  <w:marLeft w:val="640"/>
                  <w:marRight w:val="0"/>
                  <w:marTop w:val="0"/>
                  <w:marBottom w:val="0"/>
                  <w:divBdr>
                    <w:top w:val="none" w:sz="0" w:space="0" w:color="auto"/>
                    <w:left w:val="none" w:sz="0" w:space="0" w:color="auto"/>
                    <w:bottom w:val="none" w:sz="0" w:space="0" w:color="auto"/>
                    <w:right w:val="none" w:sz="0" w:space="0" w:color="auto"/>
                  </w:divBdr>
                </w:div>
                <w:div w:id="215775533">
                  <w:marLeft w:val="640"/>
                  <w:marRight w:val="0"/>
                  <w:marTop w:val="0"/>
                  <w:marBottom w:val="0"/>
                  <w:divBdr>
                    <w:top w:val="none" w:sz="0" w:space="0" w:color="auto"/>
                    <w:left w:val="none" w:sz="0" w:space="0" w:color="auto"/>
                    <w:bottom w:val="none" w:sz="0" w:space="0" w:color="auto"/>
                    <w:right w:val="none" w:sz="0" w:space="0" w:color="auto"/>
                  </w:divBdr>
                </w:div>
                <w:div w:id="480274795">
                  <w:marLeft w:val="640"/>
                  <w:marRight w:val="0"/>
                  <w:marTop w:val="0"/>
                  <w:marBottom w:val="0"/>
                  <w:divBdr>
                    <w:top w:val="none" w:sz="0" w:space="0" w:color="auto"/>
                    <w:left w:val="none" w:sz="0" w:space="0" w:color="auto"/>
                    <w:bottom w:val="none" w:sz="0" w:space="0" w:color="auto"/>
                    <w:right w:val="none" w:sz="0" w:space="0" w:color="auto"/>
                  </w:divBdr>
                </w:div>
                <w:div w:id="635768416">
                  <w:marLeft w:val="640"/>
                  <w:marRight w:val="0"/>
                  <w:marTop w:val="0"/>
                  <w:marBottom w:val="0"/>
                  <w:divBdr>
                    <w:top w:val="none" w:sz="0" w:space="0" w:color="auto"/>
                    <w:left w:val="none" w:sz="0" w:space="0" w:color="auto"/>
                    <w:bottom w:val="none" w:sz="0" w:space="0" w:color="auto"/>
                    <w:right w:val="none" w:sz="0" w:space="0" w:color="auto"/>
                  </w:divBdr>
                </w:div>
                <w:div w:id="1856729534">
                  <w:marLeft w:val="640"/>
                  <w:marRight w:val="0"/>
                  <w:marTop w:val="0"/>
                  <w:marBottom w:val="0"/>
                  <w:divBdr>
                    <w:top w:val="none" w:sz="0" w:space="0" w:color="auto"/>
                    <w:left w:val="none" w:sz="0" w:space="0" w:color="auto"/>
                    <w:bottom w:val="none" w:sz="0" w:space="0" w:color="auto"/>
                    <w:right w:val="none" w:sz="0" w:space="0" w:color="auto"/>
                  </w:divBdr>
                </w:div>
                <w:div w:id="796990535">
                  <w:marLeft w:val="640"/>
                  <w:marRight w:val="0"/>
                  <w:marTop w:val="0"/>
                  <w:marBottom w:val="0"/>
                  <w:divBdr>
                    <w:top w:val="none" w:sz="0" w:space="0" w:color="auto"/>
                    <w:left w:val="none" w:sz="0" w:space="0" w:color="auto"/>
                    <w:bottom w:val="none" w:sz="0" w:space="0" w:color="auto"/>
                    <w:right w:val="none" w:sz="0" w:space="0" w:color="auto"/>
                  </w:divBdr>
                </w:div>
                <w:div w:id="1149398551">
                  <w:marLeft w:val="640"/>
                  <w:marRight w:val="0"/>
                  <w:marTop w:val="0"/>
                  <w:marBottom w:val="0"/>
                  <w:divBdr>
                    <w:top w:val="none" w:sz="0" w:space="0" w:color="auto"/>
                    <w:left w:val="none" w:sz="0" w:space="0" w:color="auto"/>
                    <w:bottom w:val="none" w:sz="0" w:space="0" w:color="auto"/>
                    <w:right w:val="none" w:sz="0" w:space="0" w:color="auto"/>
                  </w:divBdr>
                </w:div>
                <w:div w:id="1097167453">
                  <w:marLeft w:val="640"/>
                  <w:marRight w:val="0"/>
                  <w:marTop w:val="0"/>
                  <w:marBottom w:val="0"/>
                  <w:divBdr>
                    <w:top w:val="none" w:sz="0" w:space="0" w:color="auto"/>
                    <w:left w:val="none" w:sz="0" w:space="0" w:color="auto"/>
                    <w:bottom w:val="none" w:sz="0" w:space="0" w:color="auto"/>
                    <w:right w:val="none" w:sz="0" w:space="0" w:color="auto"/>
                  </w:divBdr>
                </w:div>
                <w:div w:id="1860507270">
                  <w:marLeft w:val="640"/>
                  <w:marRight w:val="0"/>
                  <w:marTop w:val="0"/>
                  <w:marBottom w:val="0"/>
                  <w:divBdr>
                    <w:top w:val="none" w:sz="0" w:space="0" w:color="auto"/>
                    <w:left w:val="none" w:sz="0" w:space="0" w:color="auto"/>
                    <w:bottom w:val="none" w:sz="0" w:space="0" w:color="auto"/>
                    <w:right w:val="none" w:sz="0" w:space="0" w:color="auto"/>
                  </w:divBdr>
                </w:div>
                <w:div w:id="114063500">
                  <w:marLeft w:val="640"/>
                  <w:marRight w:val="0"/>
                  <w:marTop w:val="0"/>
                  <w:marBottom w:val="0"/>
                  <w:divBdr>
                    <w:top w:val="none" w:sz="0" w:space="0" w:color="auto"/>
                    <w:left w:val="none" w:sz="0" w:space="0" w:color="auto"/>
                    <w:bottom w:val="none" w:sz="0" w:space="0" w:color="auto"/>
                    <w:right w:val="none" w:sz="0" w:space="0" w:color="auto"/>
                  </w:divBdr>
                </w:div>
                <w:div w:id="1648781951">
                  <w:marLeft w:val="640"/>
                  <w:marRight w:val="0"/>
                  <w:marTop w:val="0"/>
                  <w:marBottom w:val="0"/>
                  <w:divBdr>
                    <w:top w:val="none" w:sz="0" w:space="0" w:color="auto"/>
                    <w:left w:val="none" w:sz="0" w:space="0" w:color="auto"/>
                    <w:bottom w:val="none" w:sz="0" w:space="0" w:color="auto"/>
                    <w:right w:val="none" w:sz="0" w:space="0" w:color="auto"/>
                  </w:divBdr>
                </w:div>
                <w:div w:id="1977491782">
                  <w:marLeft w:val="640"/>
                  <w:marRight w:val="0"/>
                  <w:marTop w:val="0"/>
                  <w:marBottom w:val="0"/>
                  <w:divBdr>
                    <w:top w:val="none" w:sz="0" w:space="0" w:color="auto"/>
                    <w:left w:val="none" w:sz="0" w:space="0" w:color="auto"/>
                    <w:bottom w:val="none" w:sz="0" w:space="0" w:color="auto"/>
                    <w:right w:val="none" w:sz="0" w:space="0" w:color="auto"/>
                  </w:divBdr>
                </w:div>
                <w:div w:id="939948111">
                  <w:marLeft w:val="640"/>
                  <w:marRight w:val="0"/>
                  <w:marTop w:val="0"/>
                  <w:marBottom w:val="0"/>
                  <w:divBdr>
                    <w:top w:val="none" w:sz="0" w:space="0" w:color="auto"/>
                    <w:left w:val="none" w:sz="0" w:space="0" w:color="auto"/>
                    <w:bottom w:val="none" w:sz="0" w:space="0" w:color="auto"/>
                    <w:right w:val="none" w:sz="0" w:space="0" w:color="auto"/>
                  </w:divBdr>
                </w:div>
                <w:div w:id="1399940836">
                  <w:marLeft w:val="640"/>
                  <w:marRight w:val="0"/>
                  <w:marTop w:val="0"/>
                  <w:marBottom w:val="0"/>
                  <w:divBdr>
                    <w:top w:val="none" w:sz="0" w:space="0" w:color="auto"/>
                    <w:left w:val="none" w:sz="0" w:space="0" w:color="auto"/>
                    <w:bottom w:val="none" w:sz="0" w:space="0" w:color="auto"/>
                    <w:right w:val="none" w:sz="0" w:space="0" w:color="auto"/>
                  </w:divBdr>
                </w:div>
                <w:div w:id="470100743">
                  <w:marLeft w:val="640"/>
                  <w:marRight w:val="0"/>
                  <w:marTop w:val="0"/>
                  <w:marBottom w:val="0"/>
                  <w:divBdr>
                    <w:top w:val="none" w:sz="0" w:space="0" w:color="auto"/>
                    <w:left w:val="none" w:sz="0" w:space="0" w:color="auto"/>
                    <w:bottom w:val="none" w:sz="0" w:space="0" w:color="auto"/>
                    <w:right w:val="none" w:sz="0" w:space="0" w:color="auto"/>
                  </w:divBdr>
                </w:div>
                <w:div w:id="1811284090">
                  <w:marLeft w:val="640"/>
                  <w:marRight w:val="0"/>
                  <w:marTop w:val="0"/>
                  <w:marBottom w:val="0"/>
                  <w:divBdr>
                    <w:top w:val="none" w:sz="0" w:space="0" w:color="auto"/>
                    <w:left w:val="none" w:sz="0" w:space="0" w:color="auto"/>
                    <w:bottom w:val="none" w:sz="0" w:space="0" w:color="auto"/>
                    <w:right w:val="none" w:sz="0" w:space="0" w:color="auto"/>
                  </w:divBdr>
                </w:div>
                <w:div w:id="175341077">
                  <w:marLeft w:val="640"/>
                  <w:marRight w:val="0"/>
                  <w:marTop w:val="0"/>
                  <w:marBottom w:val="0"/>
                  <w:divBdr>
                    <w:top w:val="none" w:sz="0" w:space="0" w:color="auto"/>
                    <w:left w:val="none" w:sz="0" w:space="0" w:color="auto"/>
                    <w:bottom w:val="none" w:sz="0" w:space="0" w:color="auto"/>
                    <w:right w:val="none" w:sz="0" w:space="0" w:color="auto"/>
                  </w:divBdr>
                </w:div>
                <w:div w:id="1900632862">
                  <w:marLeft w:val="640"/>
                  <w:marRight w:val="0"/>
                  <w:marTop w:val="0"/>
                  <w:marBottom w:val="0"/>
                  <w:divBdr>
                    <w:top w:val="none" w:sz="0" w:space="0" w:color="auto"/>
                    <w:left w:val="none" w:sz="0" w:space="0" w:color="auto"/>
                    <w:bottom w:val="none" w:sz="0" w:space="0" w:color="auto"/>
                    <w:right w:val="none" w:sz="0" w:space="0" w:color="auto"/>
                  </w:divBdr>
                </w:div>
                <w:div w:id="617954852">
                  <w:marLeft w:val="640"/>
                  <w:marRight w:val="0"/>
                  <w:marTop w:val="0"/>
                  <w:marBottom w:val="0"/>
                  <w:divBdr>
                    <w:top w:val="none" w:sz="0" w:space="0" w:color="auto"/>
                    <w:left w:val="none" w:sz="0" w:space="0" w:color="auto"/>
                    <w:bottom w:val="none" w:sz="0" w:space="0" w:color="auto"/>
                    <w:right w:val="none" w:sz="0" w:space="0" w:color="auto"/>
                  </w:divBdr>
                </w:div>
                <w:div w:id="510877437">
                  <w:marLeft w:val="640"/>
                  <w:marRight w:val="0"/>
                  <w:marTop w:val="0"/>
                  <w:marBottom w:val="0"/>
                  <w:divBdr>
                    <w:top w:val="none" w:sz="0" w:space="0" w:color="auto"/>
                    <w:left w:val="none" w:sz="0" w:space="0" w:color="auto"/>
                    <w:bottom w:val="none" w:sz="0" w:space="0" w:color="auto"/>
                    <w:right w:val="none" w:sz="0" w:space="0" w:color="auto"/>
                  </w:divBdr>
                </w:div>
                <w:div w:id="343481435">
                  <w:marLeft w:val="640"/>
                  <w:marRight w:val="0"/>
                  <w:marTop w:val="0"/>
                  <w:marBottom w:val="0"/>
                  <w:divBdr>
                    <w:top w:val="none" w:sz="0" w:space="0" w:color="auto"/>
                    <w:left w:val="none" w:sz="0" w:space="0" w:color="auto"/>
                    <w:bottom w:val="none" w:sz="0" w:space="0" w:color="auto"/>
                    <w:right w:val="none" w:sz="0" w:space="0" w:color="auto"/>
                  </w:divBdr>
                </w:div>
                <w:div w:id="1622111704">
                  <w:marLeft w:val="640"/>
                  <w:marRight w:val="0"/>
                  <w:marTop w:val="0"/>
                  <w:marBottom w:val="0"/>
                  <w:divBdr>
                    <w:top w:val="none" w:sz="0" w:space="0" w:color="auto"/>
                    <w:left w:val="none" w:sz="0" w:space="0" w:color="auto"/>
                    <w:bottom w:val="none" w:sz="0" w:space="0" w:color="auto"/>
                    <w:right w:val="none" w:sz="0" w:space="0" w:color="auto"/>
                  </w:divBdr>
                </w:div>
                <w:div w:id="1053576576">
                  <w:marLeft w:val="640"/>
                  <w:marRight w:val="0"/>
                  <w:marTop w:val="0"/>
                  <w:marBottom w:val="0"/>
                  <w:divBdr>
                    <w:top w:val="none" w:sz="0" w:space="0" w:color="auto"/>
                    <w:left w:val="none" w:sz="0" w:space="0" w:color="auto"/>
                    <w:bottom w:val="none" w:sz="0" w:space="0" w:color="auto"/>
                    <w:right w:val="none" w:sz="0" w:space="0" w:color="auto"/>
                  </w:divBdr>
                </w:div>
                <w:div w:id="362246117">
                  <w:marLeft w:val="640"/>
                  <w:marRight w:val="0"/>
                  <w:marTop w:val="0"/>
                  <w:marBottom w:val="0"/>
                  <w:divBdr>
                    <w:top w:val="none" w:sz="0" w:space="0" w:color="auto"/>
                    <w:left w:val="none" w:sz="0" w:space="0" w:color="auto"/>
                    <w:bottom w:val="none" w:sz="0" w:space="0" w:color="auto"/>
                    <w:right w:val="none" w:sz="0" w:space="0" w:color="auto"/>
                  </w:divBdr>
                </w:div>
                <w:div w:id="468397269">
                  <w:marLeft w:val="640"/>
                  <w:marRight w:val="0"/>
                  <w:marTop w:val="0"/>
                  <w:marBottom w:val="0"/>
                  <w:divBdr>
                    <w:top w:val="none" w:sz="0" w:space="0" w:color="auto"/>
                    <w:left w:val="none" w:sz="0" w:space="0" w:color="auto"/>
                    <w:bottom w:val="none" w:sz="0" w:space="0" w:color="auto"/>
                    <w:right w:val="none" w:sz="0" w:space="0" w:color="auto"/>
                  </w:divBdr>
                </w:div>
                <w:div w:id="1360886953">
                  <w:marLeft w:val="640"/>
                  <w:marRight w:val="0"/>
                  <w:marTop w:val="0"/>
                  <w:marBottom w:val="0"/>
                  <w:divBdr>
                    <w:top w:val="none" w:sz="0" w:space="0" w:color="auto"/>
                    <w:left w:val="none" w:sz="0" w:space="0" w:color="auto"/>
                    <w:bottom w:val="none" w:sz="0" w:space="0" w:color="auto"/>
                    <w:right w:val="none" w:sz="0" w:space="0" w:color="auto"/>
                  </w:divBdr>
                </w:div>
                <w:div w:id="1215509123">
                  <w:marLeft w:val="640"/>
                  <w:marRight w:val="0"/>
                  <w:marTop w:val="0"/>
                  <w:marBottom w:val="0"/>
                  <w:divBdr>
                    <w:top w:val="none" w:sz="0" w:space="0" w:color="auto"/>
                    <w:left w:val="none" w:sz="0" w:space="0" w:color="auto"/>
                    <w:bottom w:val="none" w:sz="0" w:space="0" w:color="auto"/>
                    <w:right w:val="none" w:sz="0" w:space="0" w:color="auto"/>
                  </w:divBdr>
                </w:div>
              </w:divsChild>
            </w:div>
            <w:div w:id="622463344">
              <w:marLeft w:val="0"/>
              <w:marRight w:val="0"/>
              <w:marTop w:val="0"/>
              <w:marBottom w:val="0"/>
              <w:divBdr>
                <w:top w:val="none" w:sz="0" w:space="0" w:color="auto"/>
                <w:left w:val="none" w:sz="0" w:space="0" w:color="auto"/>
                <w:bottom w:val="none" w:sz="0" w:space="0" w:color="auto"/>
                <w:right w:val="none" w:sz="0" w:space="0" w:color="auto"/>
              </w:divBdr>
              <w:divsChild>
                <w:div w:id="778841423">
                  <w:marLeft w:val="640"/>
                  <w:marRight w:val="0"/>
                  <w:marTop w:val="0"/>
                  <w:marBottom w:val="0"/>
                  <w:divBdr>
                    <w:top w:val="none" w:sz="0" w:space="0" w:color="auto"/>
                    <w:left w:val="none" w:sz="0" w:space="0" w:color="auto"/>
                    <w:bottom w:val="none" w:sz="0" w:space="0" w:color="auto"/>
                    <w:right w:val="none" w:sz="0" w:space="0" w:color="auto"/>
                  </w:divBdr>
                </w:div>
                <w:div w:id="1545480472">
                  <w:marLeft w:val="640"/>
                  <w:marRight w:val="0"/>
                  <w:marTop w:val="0"/>
                  <w:marBottom w:val="0"/>
                  <w:divBdr>
                    <w:top w:val="none" w:sz="0" w:space="0" w:color="auto"/>
                    <w:left w:val="none" w:sz="0" w:space="0" w:color="auto"/>
                    <w:bottom w:val="none" w:sz="0" w:space="0" w:color="auto"/>
                    <w:right w:val="none" w:sz="0" w:space="0" w:color="auto"/>
                  </w:divBdr>
                </w:div>
                <w:div w:id="1789816231">
                  <w:marLeft w:val="640"/>
                  <w:marRight w:val="0"/>
                  <w:marTop w:val="0"/>
                  <w:marBottom w:val="0"/>
                  <w:divBdr>
                    <w:top w:val="none" w:sz="0" w:space="0" w:color="auto"/>
                    <w:left w:val="none" w:sz="0" w:space="0" w:color="auto"/>
                    <w:bottom w:val="none" w:sz="0" w:space="0" w:color="auto"/>
                    <w:right w:val="none" w:sz="0" w:space="0" w:color="auto"/>
                  </w:divBdr>
                </w:div>
                <w:div w:id="561645653">
                  <w:marLeft w:val="640"/>
                  <w:marRight w:val="0"/>
                  <w:marTop w:val="0"/>
                  <w:marBottom w:val="0"/>
                  <w:divBdr>
                    <w:top w:val="none" w:sz="0" w:space="0" w:color="auto"/>
                    <w:left w:val="none" w:sz="0" w:space="0" w:color="auto"/>
                    <w:bottom w:val="none" w:sz="0" w:space="0" w:color="auto"/>
                    <w:right w:val="none" w:sz="0" w:space="0" w:color="auto"/>
                  </w:divBdr>
                </w:div>
                <w:div w:id="1221750638">
                  <w:marLeft w:val="640"/>
                  <w:marRight w:val="0"/>
                  <w:marTop w:val="0"/>
                  <w:marBottom w:val="0"/>
                  <w:divBdr>
                    <w:top w:val="none" w:sz="0" w:space="0" w:color="auto"/>
                    <w:left w:val="none" w:sz="0" w:space="0" w:color="auto"/>
                    <w:bottom w:val="none" w:sz="0" w:space="0" w:color="auto"/>
                    <w:right w:val="none" w:sz="0" w:space="0" w:color="auto"/>
                  </w:divBdr>
                </w:div>
                <w:div w:id="196509040">
                  <w:marLeft w:val="640"/>
                  <w:marRight w:val="0"/>
                  <w:marTop w:val="0"/>
                  <w:marBottom w:val="0"/>
                  <w:divBdr>
                    <w:top w:val="none" w:sz="0" w:space="0" w:color="auto"/>
                    <w:left w:val="none" w:sz="0" w:space="0" w:color="auto"/>
                    <w:bottom w:val="none" w:sz="0" w:space="0" w:color="auto"/>
                    <w:right w:val="none" w:sz="0" w:space="0" w:color="auto"/>
                  </w:divBdr>
                </w:div>
                <w:div w:id="1906137376">
                  <w:marLeft w:val="640"/>
                  <w:marRight w:val="0"/>
                  <w:marTop w:val="0"/>
                  <w:marBottom w:val="0"/>
                  <w:divBdr>
                    <w:top w:val="none" w:sz="0" w:space="0" w:color="auto"/>
                    <w:left w:val="none" w:sz="0" w:space="0" w:color="auto"/>
                    <w:bottom w:val="none" w:sz="0" w:space="0" w:color="auto"/>
                    <w:right w:val="none" w:sz="0" w:space="0" w:color="auto"/>
                  </w:divBdr>
                </w:div>
                <w:div w:id="1882982000">
                  <w:marLeft w:val="640"/>
                  <w:marRight w:val="0"/>
                  <w:marTop w:val="0"/>
                  <w:marBottom w:val="0"/>
                  <w:divBdr>
                    <w:top w:val="none" w:sz="0" w:space="0" w:color="auto"/>
                    <w:left w:val="none" w:sz="0" w:space="0" w:color="auto"/>
                    <w:bottom w:val="none" w:sz="0" w:space="0" w:color="auto"/>
                    <w:right w:val="none" w:sz="0" w:space="0" w:color="auto"/>
                  </w:divBdr>
                </w:div>
                <w:div w:id="769198215">
                  <w:marLeft w:val="640"/>
                  <w:marRight w:val="0"/>
                  <w:marTop w:val="0"/>
                  <w:marBottom w:val="0"/>
                  <w:divBdr>
                    <w:top w:val="none" w:sz="0" w:space="0" w:color="auto"/>
                    <w:left w:val="none" w:sz="0" w:space="0" w:color="auto"/>
                    <w:bottom w:val="none" w:sz="0" w:space="0" w:color="auto"/>
                    <w:right w:val="none" w:sz="0" w:space="0" w:color="auto"/>
                  </w:divBdr>
                </w:div>
                <w:div w:id="1179924079">
                  <w:marLeft w:val="640"/>
                  <w:marRight w:val="0"/>
                  <w:marTop w:val="0"/>
                  <w:marBottom w:val="0"/>
                  <w:divBdr>
                    <w:top w:val="none" w:sz="0" w:space="0" w:color="auto"/>
                    <w:left w:val="none" w:sz="0" w:space="0" w:color="auto"/>
                    <w:bottom w:val="none" w:sz="0" w:space="0" w:color="auto"/>
                    <w:right w:val="none" w:sz="0" w:space="0" w:color="auto"/>
                  </w:divBdr>
                </w:div>
                <w:div w:id="32537274">
                  <w:marLeft w:val="640"/>
                  <w:marRight w:val="0"/>
                  <w:marTop w:val="0"/>
                  <w:marBottom w:val="0"/>
                  <w:divBdr>
                    <w:top w:val="none" w:sz="0" w:space="0" w:color="auto"/>
                    <w:left w:val="none" w:sz="0" w:space="0" w:color="auto"/>
                    <w:bottom w:val="none" w:sz="0" w:space="0" w:color="auto"/>
                    <w:right w:val="none" w:sz="0" w:space="0" w:color="auto"/>
                  </w:divBdr>
                </w:div>
                <w:div w:id="1206868949">
                  <w:marLeft w:val="640"/>
                  <w:marRight w:val="0"/>
                  <w:marTop w:val="0"/>
                  <w:marBottom w:val="0"/>
                  <w:divBdr>
                    <w:top w:val="none" w:sz="0" w:space="0" w:color="auto"/>
                    <w:left w:val="none" w:sz="0" w:space="0" w:color="auto"/>
                    <w:bottom w:val="none" w:sz="0" w:space="0" w:color="auto"/>
                    <w:right w:val="none" w:sz="0" w:space="0" w:color="auto"/>
                  </w:divBdr>
                </w:div>
                <w:div w:id="1068266338">
                  <w:marLeft w:val="640"/>
                  <w:marRight w:val="0"/>
                  <w:marTop w:val="0"/>
                  <w:marBottom w:val="0"/>
                  <w:divBdr>
                    <w:top w:val="none" w:sz="0" w:space="0" w:color="auto"/>
                    <w:left w:val="none" w:sz="0" w:space="0" w:color="auto"/>
                    <w:bottom w:val="none" w:sz="0" w:space="0" w:color="auto"/>
                    <w:right w:val="none" w:sz="0" w:space="0" w:color="auto"/>
                  </w:divBdr>
                </w:div>
                <w:div w:id="992291760">
                  <w:marLeft w:val="640"/>
                  <w:marRight w:val="0"/>
                  <w:marTop w:val="0"/>
                  <w:marBottom w:val="0"/>
                  <w:divBdr>
                    <w:top w:val="none" w:sz="0" w:space="0" w:color="auto"/>
                    <w:left w:val="none" w:sz="0" w:space="0" w:color="auto"/>
                    <w:bottom w:val="none" w:sz="0" w:space="0" w:color="auto"/>
                    <w:right w:val="none" w:sz="0" w:space="0" w:color="auto"/>
                  </w:divBdr>
                </w:div>
                <w:div w:id="327291391">
                  <w:marLeft w:val="640"/>
                  <w:marRight w:val="0"/>
                  <w:marTop w:val="0"/>
                  <w:marBottom w:val="0"/>
                  <w:divBdr>
                    <w:top w:val="none" w:sz="0" w:space="0" w:color="auto"/>
                    <w:left w:val="none" w:sz="0" w:space="0" w:color="auto"/>
                    <w:bottom w:val="none" w:sz="0" w:space="0" w:color="auto"/>
                    <w:right w:val="none" w:sz="0" w:space="0" w:color="auto"/>
                  </w:divBdr>
                </w:div>
                <w:div w:id="1672562561">
                  <w:marLeft w:val="640"/>
                  <w:marRight w:val="0"/>
                  <w:marTop w:val="0"/>
                  <w:marBottom w:val="0"/>
                  <w:divBdr>
                    <w:top w:val="none" w:sz="0" w:space="0" w:color="auto"/>
                    <w:left w:val="none" w:sz="0" w:space="0" w:color="auto"/>
                    <w:bottom w:val="none" w:sz="0" w:space="0" w:color="auto"/>
                    <w:right w:val="none" w:sz="0" w:space="0" w:color="auto"/>
                  </w:divBdr>
                </w:div>
                <w:div w:id="1708338985">
                  <w:marLeft w:val="640"/>
                  <w:marRight w:val="0"/>
                  <w:marTop w:val="0"/>
                  <w:marBottom w:val="0"/>
                  <w:divBdr>
                    <w:top w:val="none" w:sz="0" w:space="0" w:color="auto"/>
                    <w:left w:val="none" w:sz="0" w:space="0" w:color="auto"/>
                    <w:bottom w:val="none" w:sz="0" w:space="0" w:color="auto"/>
                    <w:right w:val="none" w:sz="0" w:space="0" w:color="auto"/>
                  </w:divBdr>
                </w:div>
                <w:div w:id="631905329">
                  <w:marLeft w:val="640"/>
                  <w:marRight w:val="0"/>
                  <w:marTop w:val="0"/>
                  <w:marBottom w:val="0"/>
                  <w:divBdr>
                    <w:top w:val="none" w:sz="0" w:space="0" w:color="auto"/>
                    <w:left w:val="none" w:sz="0" w:space="0" w:color="auto"/>
                    <w:bottom w:val="none" w:sz="0" w:space="0" w:color="auto"/>
                    <w:right w:val="none" w:sz="0" w:space="0" w:color="auto"/>
                  </w:divBdr>
                </w:div>
                <w:div w:id="553659897">
                  <w:marLeft w:val="640"/>
                  <w:marRight w:val="0"/>
                  <w:marTop w:val="0"/>
                  <w:marBottom w:val="0"/>
                  <w:divBdr>
                    <w:top w:val="none" w:sz="0" w:space="0" w:color="auto"/>
                    <w:left w:val="none" w:sz="0" w:space="0" w:color="auto"/>
                    <w:bottom w:val="none" w:sz="0" w:space="0" w:color="auto"/>
                    <w:right w:val="none" w:sz="0" w:space="0" w:color="auto"/>
                  </w:divBdr>
                </w:div>
                <w:div w:id="611058741">
                  <w:marLeft w:val="640"/>
                  <w:marRight w:val="0"/>
                  <w:marTop w:val="0"/>
                  <w:marBottom w:val="0"/>
                  <w:divBdr>
                    <w:top w:val="none" w:sz="0" w:space="0" w:color="auto"/>
                    <w:left w:val="none" w:sz="0" w:space="0" w:color="auto"/>
                    <w:bottom w:val="none" w:sz="0" w:space="0" w:color="auto"/>
                    <w:right w:val="none" w:sz="0" w:space="0" w:color="auto"/>
                  </w:divBdr>
                </w:div>
                <w:div w:id="962420123">
                  <w:marLeft w:val="640"/>
                  <w:marRight w:val="0"/>
                  <w:marTop w:val="0"/>
                  <w:marBottom w:val="0"/>
                  <w:divBdr>
                    <w:top w:val="none" w:sz="0" w:space="0" w:color="auto"/>
                    <w:left w:val="none" w:sz="0" w:space="0" w:color="auto"/>
                    <w:bottom w:val="none" w:sz="0" w:space="0" w:color="auto"/>
                    <w:right w:val="none" w:sz="0" w:space="0" w:color="auto"/>
                  </w:divBdr>
                </w:div>
                <w:div w:id="2034960676">
                  <w:marLeft w:val="640"/>
                  <w:marRight w:val="0"/>
                  <w:marTop w:val="0"/>
                  <w:marBottom w:val="0"/>
                  <w:divBdr>
                    <w:top w:val="none" w:sz="0" w:space="0" w:color="auto"/>
                    <w:left w:val="none" w:sz="0" w:space="0" w:color="auto"/>
                    <w:bottom w:val="none" w:sz="0" w:space="0" w:color="auto"/>
                    <w:right w:val="none" w:sz="0" w:space="0" w:color="auto"/>
                  </w:divBdr>
                </w:div>
                <w:div w:id="528877491">
                  <w:marLeft w:val="640"/>
                  <w:marRight w:val="0"/>
                  <w:marTop w:val="0"/>
                  <w:marBottom w:val="0"/>
                  <w:divBdr>
                    <w:top w:val="none" w:sz="0" w:space="0" w:color="auto"/>
                    <w:left w:val="none" w:sz="0" w:space="0" w:color="auto"/>
                    <w:bottom w:val="none" w:sz="0" w:space="0" w:color="auto"/>
                    <w:right w:val="none" w:sz="0" w:space="0" w:color="auto"/>
                  </w:divBdr>
                </w:div>
                <w:div w:id="2119908430">
                  <w:marLeft w:val="640"/>
                  <w:marRight w:val="0"/>
                  <w:marTop w:val="0"/>
                  <w:marBottom w:val="0"/>
                  <w:divBdr>
                    <w:top w:val="none" w:sz="0" w:space="0" w:color="auto"/>
                    <w:left w:val="none" w:sz="0" w:space="0" w:color="auto"/>
                    <w:bottom w:val="none" w:sz="0" w:space="0" w:color="auto"/>
                    <w:right w:val="none" w:sz="0" w:space="0" w:color="auto"/>
                  </w:divBdr>
                </w:div>
                <w:div w:id="1864829253">
                  <w:marLeft w:val="640"/>
                  <w:marRight w:val="0"/>
                  <w:marTop w:val="0"/>
                  <w:marBottom w:val="0"/>
                  <w:divBdr>
                    <w:top w:val="none" w:sz="0" w:space="0" w:color="auto"/>
                    <w:left w:val="none" w:sz="0" w:space="0" w:color="auto"/>
                    <w:bottom w:val="none" w:sz="0" w:space="0" w:color="auto"/>
                    <w:right w:val="none" w:sz="0" w:space="0" w:color="auto"/>
                  </w:divBdr>
                </w:div>
                <w:div w:id="2000308820">
                  <w:marLeft w:val="640"/>
                  <w:marRight w:val="0"/>
                  <w:marTop w:val="0"/>
                  <w:marBottom w:val="0"/>
                  <w:divBdr>
                    <w:top w:val="none" w:sz="0" w:space="0" w:color="auto"/>
                    <w:left w:val="none" w:sz="0" w:space="0" w:color="auto"/>
                    <w:bottom w:val="none" w:sz="0" w:space="0" w:color="auto"/>
                    <w:right w:val="none" w:sz="0" w:space="0" w:color="auto"/>
                  </w:divBdr>
                </w:div>
                <w:div w:id="1579628921">
                  <w:marLeft w:val="640"/>
                  <w:marRight w:val="0"/>
                  <w:marTop w:val="0"/>
                  <w:marBottom w:val="0"/>
                  <w:divBdr>
                    <w:top w:val="none" w:sz="0" w:space="0" w:color="auto"/>
                    <w:left w:val="none" w:sz="0" w:space="0" w:color="auto"/>
                    <w:bottom w:val="none" w:sz="0" w:space="0" w:color="auto"/>
                    <w:right w:val="none" w:sz="0" w:space="0" w:color="auto"/>
                  </w:divBdr>
                </w:div>
                <w:div w:id="2050644986">
                  <w:marLeft w:val="640"/>
                  <w:marRight w:val="0"/>
                  <w:marTop w:val="0"/>
                  <w:marBottom w:val="0"/>
                  <w:divBdr>
                    <w:top w:val="none" w:sz="0" w:space="0" w:color="auto"/>
                    <w:left w:val="none" w:sz="0" w:space="0" w:color="auto"/>
                    <w:bottom w:val="none" w:sz="0" w:space="0" w:color="auto"/>
                    <w:right w:val="none" w:sz="0" w:space="0" w:color="auto"/>
                  </w:divBdr>
                </w:div>
                <w:div w:id="850069335">
                  <w:marLeft w:val="640"/>
                  <w:marRight w:val="0"/>
                  <w:marTop w:val="0"/>
                  <w:marBottom w:val="0"/>
                  <w:divBdr>
                    <w:top w:val="none" w:sz="0" w:space="0" w:color="auto"/>
                    <w:left w:val="none" w:sz="0" w:space="0" w:color="auto"/>
                    <w:bottom w:val="none" w:sz="0" w:space="0" w:color="auto"/>
                    <w:right w:val="none" w:sz="0" w:space="0" w:color="auto"/>
                  </w:divBdr>
                </w:div>
                <w:div w:id="407657133">
                  <w:marLeft w:val="640"/>
                  <w:marRight w:val="0"/>
                  <w:marTop w:val="0"/>
                  <w:marBottom w:val="0"/>
                  <w:divBdr>
                    <w:top w:val="none" w:sz="0" w:space="0" w:color="auto"/>
                    <w:left w:val="none" w:sz="0" w:space="0" w:color="auto"/>
                    <w:bottom w:val="none" w:sz="0" w:space="0" w:color="auto"/>
                    <w:right w:val="none" w:sz="0" w:space="0" w:color="auto"/>
                  </w:divBdr>
                </w:div>
                <w:div w:id="1875802654">
                  <w:marLeft w:val="640"/>
                  <w:marRight w:val="0"/>
                  <w:marTop w:val="0"/>
                  <w:marBottom w:val="0"/>
                  <w:divBdr>
                    <w:top w:val="none" w:sz="0" w:space="0" w:color="auto"/>
                    <w:left w:val="none" w:sz="0" w:space="0" w:color="auto"/>
                    <w:bottom w:val="none" w:sz="0" w:space="0" w:color="auto"/>
                    <w:right w:val="none" w:sz="0" w:space="0" w:color="auto"/>
                  </w:divBdr>
                </w:div>
                <w:div w:id="1565337021">
                  <w:marLeft w:val="640"/>
                  <w:marRight w:val="0"/>
                  <w:marTop w:val="0"/>
                  <w:marBottom w:val="0"/>
                  <w:divBdr>
                    <w:top w:val="none" w:sz="0" w:space="0" w:color="auto"/>
                    <w:left w:val="none" w:sz="0" w:space="0" w:color="auto"/>
                    <w:bottom w:val="none" w:sz="0" w:space="0" w:color="auto"/>
                    <w:right w:val="none" w:sz="0" w:space="0" w:color="auto"/>
                  </w:divBdr>
                </w:div>
                <w:div w:id="1071318423">
                  <w:marLeft w:val="640"/>
                  <w:marRight w:val="0"/>
                  <w:marTop w:val="0"/>
                  <w:marBottom w:val="0"/>
                  <w:divBdr>
                    <w:top w:val="none" w:sz="0" w:space="0" w:color="auto"/>
                    <w:left w:val="none" w:sz="0" w:space="0" w:color="auto"/>
                    <w:bottom w:val="none" w:sz="0" w:space="0" w:color="auto"/>
                    <w:right w:val="none" w:sz="0" w:space="0" w:color="auto"/>
                  </w:divBdr>
                </w:div>
                <w:div w:id="1763140607">
                  <w:marLeft w:val="640"/>
                  <w:marRight w:val="0"/>
                  <w:marTop w:val="0"/>
                  <w:marBottom w:val="0"/>
                  <w:divBdr>
                    <w:top w:val="none" w:sz="0" w:space="0" w:color="auto"/>
                    <w:left w:val="none" w:sz="0" w:space="0" w:color="auto"/>
                    <w:bottom w:val="none" w:sz="0" w:space="0" w:color="auto"/>
                    <w:right w:val="none" w:sz="0" w:space="0" w:color="auto"/>
                  </w:divBdr>
                </w:div>
                <w:div w:id="1680423969">
                  <w:marLeft w:val="640"/>
                  <w:marRight w:val="0"/>
                  <w:marTop w:val="0"/>
                  <w:marBottom w:val="0"/>
                  <w:divBdr>
                    <w:top w:val="none" w:sz="0" w:space="0" w:color="auto"/>
                    <w:left w:val="none" w:sz="0" w:space="0" w:color="auto"/>
                    <w:bottom w:val="none" w:sz="0" w:space="0" w:color="auto"/>
                    <w:right w:val="none" w:sz="0" w:space="0" w:color="auto"/>
                  </w:divBdr>
                </w:div>
                <w:div w:id="656960344">
                  <w:marLeft w:val="640"/>
                  <w:marRight w:val="0"/>
                  <w:marTop w:val="0"/>
                  <w:marBottom w:val="0"/>
                  <w:divBdr>
                    <w:top w:val="none" w:sz="0" w:space="0" w:color="auto"/>
                    <w:left w:val="none" w:sz="0" w:space="0" w:color="auto"/>
                    <w:bottom w:val="none" w:sz="0" w:space="0" w:color="auto"/>
                    <w:right w:val="none" w:sz="0" w:space="0" w:color="auto"/>
                  </w:divBdr>
                </w:div>
                <w:div w:id="1713653622">
                  <w:marLeft w:val="640"/>
                  <w:marRight w:val="0"/>
                  <w:marTop w:val="0"/>
                  <w:marBottom w:val="0"/>
                  <w:divBdr>
                    <w:top w:val="none" w:sz="0" w:space="0" w:color="auto"/>
                    <w:left w:val="none" w:sz="0" w:space="0" w:color="auto"/>
                    <w:bottom w:val="none" w:sz="0" w:space="0" w:color="auto"/>
                    <w:right w:val="none" w:sz="0" w:space="0" w:color="auto"/>
                  </w:divBdr>
                </w:div>
                <w:div w:id="127820819">
                  <w:marLeft w:val="640"/>
                  <w:marRight w:val="0"/>
                  <w:marTop w:val="0"/>
                  <w:marBottom w:val="0"/>
                  <w:divBdr>
                    <w:top w:val="none" w:sz="0" w:space="0" w:color="auto"/>
                    <w:left w:val="none" w:sz="0" w:space="0" w:color="auto"/>
                    <w:bottom w:val="none" w:sz="0" w:space="0" w:color="auto"/>
                    <w:right w:val="none" w:sz="0" w:space="0" w:color="auto"/>
                  </w:divBdr>
                </w:div>
                <w:div w:id="326177816">
                  <w:marLeft w:val="640"/>
                  <w:marRight w:val="0"/>
                  <w:marTop w:val="0"/>
                  <w:marBottom w:val="0"/>
                  <w:divBdr>
                    <w:top w:val="none" w:sz="0" w:space="0" w:color="auto"/>
                    <w:left w:val="none" w:sz="0" w:space="0" w:color="auto"/>
                    <w:bottom w:val="none" w:sz="0" w:space="0" w:color="auto"/>
                    <w:right w:val="none" w:sz="0" w:space="0" w:color="auto"/>
                  </w:divBdr>
                </w:div>
                <w:div w:id="976761616">
                  <w:marLeft w:val="640"/>
                  <w:marRight w:val="0"/>
                  <w:marTop w:val="0"/>
                  <w:marBottom w:val="0"/>
                  <w:divBdr>
                    <w:top w:val="none" w:sz="0" w:space="0" w:color="auto"/>
                    <w:left w:val="none" w:sz="0" w:space="0" w:color="auto"/>
                    <w:bottom w:val="none" w:sz="0" w:space="0" w:color="auto"/>
                    <w:right w:val="none" w:sz="0" w:space="0" w:color="auto"/>
                  </w:divBdr>
                </w:div>
              </w:divsChild>
            </w:div>
            <w:div w:id="1231497185">
              <w:marLeft w:val="0"/>
              <w:marRight w:val="0"/>
              <w:marTop w:val="0"/>
              <w:marBottom w:val="0"/>
              <w:divBdr>
                <w:top w:val="none" w:sz="0" w:space="0" w:color="auto"/>
                <w:left w:val="none" w:sz="0" w:space="0" w:color="auto"/>
                <w:bottom w:val="none" w:sz="0" w:space="0" w:color="auto"/>
                <w:right w:val="none" w:sz="0" w:space="0" w:color="auto"/>
              </w:divBdr>
              <w:divsChild>
                <w:div w:id="261886885">
                  <w:marLeft w:val="640"/>
                  <w:marRight w:val="0"/>
                  <w:marTop w:val="0"/>
                  <w:marBottom w:val="0"/>
                  <w:divBdr>
                    <w:top w:val="none" w:sz="0" w:space="0" w:color="auto"/>
                    <w:left w:val="none" w:sz="0" w:space="0" w:color="auto"/>
                    <w:bottom w:val="none" w:sz="0" w:space="0" w:color="auto"/>
                    <w:right w:val="none" w:sz="0" w:space="0" w:color="auto"/>
                  </w:divBdr>
                </w:div>
                <w:div w:id="597560283">
                  <w:marLeft w:val="640"/>
                  <w:marRight w:val="0"/>
                  <w:marTop w:val="0"/>
                  <w:marBottom w:val="0"/>
                  <w:divBdr>
                    <w:top w:val="none" w:sz="0" w:space="0" w:color="auto"/>
                    <w:left w:val="none" w:sz="0" w:space="0" w:color="auto"/>
                    <w:bottom w:val="none" w:sz="0" w:space="0" w:color="auto"/>
                    <w:right w:val="none" w:sz="0" w:space="0" w:color="auto"/>
                  </w:divBdr>
                </w:div>
                <w:div w:id="844053553">
                  <w:marLeft w:val="640"/>
                  <w:marRight w:val="0"/>
                  <w:marTop w:val="0"/>
                  <w:marBottom w:val="0"/>
                  <w:divBdr>
                    <w:top w:val="none" w:sz="0" w:space="0" w:color="auto"/>
                    <w:left w:val="none" w:sz="0" w:space="0" w:color="auto"/>
                    <w:bottom w:val="none" w:sz="0" w:space="0" w:color="auto"/>
                    <w:right w:val="none" w:sz="0" w:space="0" w:color="auto"/>
                  </w:divBdr>
                </w:div>
                <w:div w:id="1885677054">
                  <w:marLeft w:val="640"/>
                  <w:marRight w:val="0"/>
                  <w:marTop w:val="0"/>
                  <w:marBottom w:val="0"/>
                  <w:divBdr>
                    <w:top w:val="none" w:sz="0" w:space="0" w:color="auto"/>
                    <w:left w:val="none" w:sz="0" w:space="0" w:color="auto"/>
                    <w:bottom w:val="none" w:sz="0" w:space="0" w:color="auto"/>
                    <w:right w:val="none" w:sz="0" w:space="0" w:color="auto"/>
                  </w:divBdr>
                </w:div>
                <w:div w:id="358625692">
                  <w:marLeft w:val="640"/>
                  <w:marRight w:val="0"/>
                  <w:marTop w:val="0"/>
                  <w:marBottom w:val="0"/>
                  <w:divBdr>
                    <w:top w:val="none" w:sz="0" w:space="0" w:color="auto"/>
                    <w:left w:val="none" w:sz="0" w:space="0" w:color="auto"/>
                    <w:bottom w:val="none" w:sz="0" w:space="0" w:color="auto"/>
                    <w:right w:val="none" w:sz="0" w:space="0" w:color="auto"/>
                  </w:divBdr>
                </w:div>
                <w:div w:id="861554950">
                  <w:marLeft w:val="640"/>
                  <w:marRight w:val="0"/>
                  <w:marTop w:val="0"/>
                  <w:marBottom w:val="0"/>
                  <w:divBdr>
                    <w:top w:val="none" w:sz="0" w:space="0" w:color="auto"/>
                    <w:left w:val="none" w:sz="0" w:space="0" w:color="auto"/>
                    <w:bottom w:val="none" w:sz="0" w:space="0" w:color="auto"/>
                    <w:right w:val="none" w:sz="0" w:space="0" w:color="auto"/>
                  </w:divBdr>
                </w:div>
                <w:div w:id="939917667">
                  <w:marLeft w:val="640"/>
                  <w:marRight w:val="0"/>
                  <w:marTop w:val="0"/>
                  <w:marBottom w:val="0"/>
                  <w:divBdr>
                    <w:top w:val="none" w:sz="0" w:space="0" w:color="auto"/>
                    <w:left w:val="none" w:sz="0" w:space="0" w:color="auto"/>
                    <w:bottom w:val="none" w:sz="0" w:space="0" w:color="auto"/>
                    <w:right w:val="none" w:sz="0" w:space="0" w:color="auto"/>
                  </w:divBdr>
                </w:div>
                <w:div w:id="1233084500">
                  <w:marLeft w:val="640"/>
                  <w:marRight w:val="0"/>
                  <w:marTop w:val="0"/>
                  <w:marBottom w:val="0"/>
                  <w:divBdr>
                    <w:top w:val="none" w:sz="0" w:space="0" w:color="auto"/>
                    <w:left w:val="none" w:sz="0" w:space="0" w:color="auto"/>
                    <w:bottom w:val="none" w:sz="0" w:space="0" w:color="auto"/>
                    <w:right w:val="none" w:sz="0" w:space="0" w:color="auto"/>
                  </w:divBdr>
                </w:div>
                <w:div w:id="1841122686">
                  <w:marLeft w:val="640"/>
                  <w:marRight w:val="0"/>
                  <w:marTop w:val="0"/>
                  <w:marBottom w:val="0"/>
                  <w:divBdr>
                    <w:top w:val="none" w:sz="0" w:space="0" w:color="auto"/>
                    <w:left w:val="none" w:sz="0" w:space="0" w:color="auto"/>
                    <w:bottom w:val="none" w:sz="0" w:space="0" w:color="auto"/>
                    <w:right w:val="none" w:sz="0" w:space="0" w:color="auto"/>
                  </w:divBdr>
                </w:div>
                <w:div w:id="382095798">
                  <w:marLeft w:val="640"/>
                  <w:marRight w:val="0"/>
                  <w:marTop w:val="0"/>
                  <w:marBottom w:val="0"/>
                  <w:divBdr>
                    <w:top w:val="none" w:sz="0" w:space="0" w:color="auto"/>
                    <w:left w:val="none" w:sz="0" w:space="0" w:color="auto"/>
                    <w:bottom w:val="none" w:sz="0" w:space="0" w:color="auto"/>
                    <w:right w:val="none" w:sz="0" w:space="0" w:color="auto"/>
                  </w:divBdr>
                </w:div>
                <w:div w:id="1087924640">
                  <w:marLeft w:val="640"/>
                  <w:marRight w:val="0"/>
                  <w:marTop w:val="0"/>
                  <w:marBottom w:val="0"/>
                  <w:divBdr>
                    <w:top w:val="none" w:sz="0" w:space="0" w:color="auto"/>
                    <w:left w:val="none" w:sz="0" w:space="0" w:color="auto"/>
                    <w:bottom w:val="none" w:sz="0" w:space="0" w:color="auto"/>
                    <w:right w:val="none" w:sz="0" w:space="0" w:color="auto"/>
                  </w:divBdr>
                </w:div>
                <w:div w:id="483014773">
                  <w:marLeft w:val="640"/>
                  <w:marRight w:val="0"/>
                  <w:marTop w:val="0"/>
                  <w:marBottom w:val="0"/>
                  <w:divBdr>
                    <w:top w:val="none" w:sz="0" w:space="0" w:color="auto"/>
                    <w:left w:val="none" w:sz="0" w:space="0" w:color="auto"/>
                    <w:bottom w:val="none" w:sz="0" w:space="0" w:color="auto"/>
                    <w:right w:val="none" w:sz="0" w:space="0" w:color="auto"/>
                  </w:divBdr>
                </w:div>
                <w:div w:id="48505595">
                  <w:marLeft w:val="640"/>
                  <w:marRight w:val="0"/>
                  <w:marTop w:val="0"/>
                  <w:marBottom w:val="0"/>
                  <w:divBdr>
                    <w:top w:val="none" w:sz="0" w:space="0" w:color="auto"/>
                    <w:left w:val="none" w:sz="0" w:space="0" w:color="auto"/>
                    <w:bottom w:val="none" w:sz="0" w:space="0" w:color="auto"/>
                    <w:right w:val="none" w:sz="0" w:space="0" w:color="auto"/>
                  </w:divBdr>
                </w:div>
                <w:div w:id="2091197822">
                  <w:marLeft w:val="640"/>
                  <w:marRight w:val="0"/>
                  <w:marTop w:val="0"/>
                  <w:marBottom w:val="0"/>
                  <w:divBdr>
                    <w:top w:val="none" w:sz="0" w:space="0" w:color="auto"/>
                    <w:left w:val="none" w:sz="0" w:space="0" w:color="auto"/>
                    <w:bottom w:val="none" w:sz="0" w:space="0" w:color="auto"/>
                    <w:right w:val="none" w:sz="0" w:space="0" w:color="auto"/>
                  </w:divBdr>
                </w:div>
                <w:div w:id="460421514">
                  <w:marLeft w:val="640"/>
                  <w:marRight w:val="0"/>
                  <w:marTop w:val="0"/>
                  <w:marBottom w:val="0"/>
                  <w:divBdr>
                    <w:top w:val="none" w:sz="0" w:space="0" w:color="auto"/>
                    <w:left w:val="none" w:sz="0" w:space="0" w:color="auto"/>
                    <w:bottom w:val="none" w:sz="0" w:space="0" w:color="auto"/>
                    <w:right w:val="none" w:sz="0" w:space="0" w:color="auto"/>
                  </w:divBdr>
                </w:div>
                <w:div w:id="656225092">
                  <w:marLeft w:val="640"/>
                  <w:marRight w:val="0"/>
                  <w:marTop w:val="0"/>
                  <w:marBottom w:val="0"/>
                  <w:divBdr>
                    <w:top w:val="none" w:sz="0" w:space="0" w:color="auto"/>
                    <w:left w:val="none" w:sz="0" w:space="0" w:color="auto"/>
                    <w:bottom w:val="none" w:sz="0" w:space="0" w:color="auto"/>
                    <w:right w:val="none" w:sz="0" w:space="0" w:color="auto"/>
                  </w:divBdr>
                </w:div>
                <w:div w:id="167410632">
                  <w:marLeft w:val="640"/>
                  <w:marRight w:val="0"/>
                  <w:marTop w:val="0"/>
                  <w:marBottom w:val="0"/>
                  <w:divBdr>
                    <w:top w:val="none" w:sz="0" w:space="0" w:color="auto"/>
                    <w:left w:val="none" w:sz="0" w:space="0" w:color="auto"/>
                    <w:bottom w:val="none" w:sz="0" w:space="0" w:color="auto"/>
                    <w:right w:val="none" w:sz="0" w:space="0" w:color="auto"/>
                  </w:divBdr>
                </w:div>
                <w:div w:id="1319722294">
                  <w:marLeft w:val="640"/>
                  <w:marRight w:val="0"/>
                  <w:marTop w:val="0"/>
                  <w:marBottom w:val="0"/>
                  <w:divBdr>
                    <w:top w:val="none" w:sz="0" w:space="0" w:color="auto"/>
                    <w:left w:val="none" w:sz="0" w:space="0" w:color="auto"/>
                    <w:bottom w:val="none" w:sz="0" w:space="0" w:color="auto"/>
                    <w:right w:val="none" w:sz="0" w:space="0" w:color="auto"/>
                  </w:divBdr>
                </w:div>
                <w:div w:id="1782650773">
                  <w:marLeft w:val="640"/>
                  <w:marRight w:val="0"/>
                  <w:marTop w:val="0"/>
                  <w:marBottom w:val="0"/>
                  <w:divBdr>
                    <w:top w:val="none" w:sz="0" w:space="0" w:color="auto"/>
                    <w:left w:val="none" w:sz="0" w:space="0" w:color="auto"/>
                    <w:bottom w:val="none" w:sz="0" w:space="0" w:color="auto"/>
                    <w:right w:val="none" w:sz="0" w:space="0" w:color="auto"/>
                  </w:divBdr>
                </w:div>
                <w:div w:id="1299922633">
                  <w:marLeft w:val="640"/>
                  <w:marRight w:val="0"/>
                  <w:marTop w:val="0"/>
                  <w:marBottom w:val="0"/>
                  <w:divBdr>
                    <w:top w:val="none" w:sz="0" w:space="0" w:color="auto"/>
                    <w:left w:val="none" w:sz="0" w:space="0" w:color="auto"/>
                    <w:bottom w:val="none" w:sz="0" w:space="0" w:color="auto"/>
                    <w:right w:val="none" w:sz="0" w:space="0" w:color="auto"/>
                  </w:divBdr>
                </w:div>
                <w:div w:id="1675493630">
                  <w:marLeft w:val="640"/>
                  <w:marRight w:val="0"/>
                  <w:marTop w:val="0"/>
                  <w:marBottom w:val="0"/>
                  <w:divBdr>
                    <w:top w:val="none" w:sz="0" w:space="0" w:color="auto"/>
                    <w:left w:val="none" w:sz="0" w:space="0" w:color="auto"/>
                    <w:bottom w:val="none" w:sz="0" w:space="0" w:color="auto"/>
                    <w:right w:val="none" w:sz="0" w:space="0" w:color="auto"/>
                  </w:divBdr>
                </w:div>
                <w:div w:id="552934795">
                  <w:marLeft w:val="640"/>
                  <w:marRight w:val="0"/>
                  <w:marTop w:val="0"/>
                  <w:marBottom w:val="0"/>
                  <w:divBdr>
                    <w:top w:val="none" w:sz="0" w:space="0" w:color="auto"/>
                    <w:left w:val="none" w:sz="0" w:space="0" w:color="auto"/>
                    <w:bottom w:val="none" w:sz="0" w:space="0" w:color="auto"/>
                    <w:right w:val="none" w:sz="0" w:space="0" w:color="auto"/>
                  </w:divBdr>
                </w:div>
                <w:div w:id="793791327">
                  <w:marLeft w:val="640"/>
                  <w:marRight w:val="0"/>
                  <w:marTop w:val="0"/>
                  <w:marBottom w:val="0"/>
                  <w:divBdr>
                    <w:top w:val="none" w:sz="0" w:space="0" w:color="auto"/>
                    <w:left w:val="none" w:sz="0" w:space="0" w:color="auto"/>
                    <w:bottom w:val="none" w:sz="0" w:space="0" w:color="auto"/>
                    <w:right w:val="none" w:sz="0" w:space="0" w:color="auto"/>
                  </w:divBdr>
                </w:div>
                <w:div w:id="341468773">
                  <w:marLeft w:val="640"/>
                  <w:marRight w:val="0"/>
                  <w:marTop w:val="0"/>
                  <w:marBottom w:val="0"/>
                  <w:divBdr>
                    <w:top w:val="none" w:sz="0" w:space="0" w:color="auto"/>
                    <w:left w:val="none" w:sz="0" w:space="0" w:color="auto"/>
                    <w:bottom w:val="none" w:sz="0" w:space="0" w:color="auto"/>
                    <w:right w:val="none" w:sz="0" w:space="0" w:color="auto"/>
                  </w:divBdr>
                </w:div>
                <w:div w:id="1255897778">
                  <w:marLeft w:val="640"/>
                  <w:marRight w:val="0"/>
                  <w:marTop w:val="0"/>
                  <w:marBottom w:val="0"/>
                  <w:divBdr>
                    <w:top w:val="none" w:sz="0" w:space="0" w:color="auto"/>
                    <w:left w:val="none" w:sz="0" w:space="0" w:color="auto"/>
                    <w:bottom w:val="none" w:sz="0" w:space="0" w:color="auto"/>
                    <w:right w:val="none" w:sz="0" w:space="0" w:color="auto"/>
                  </w:divBdr>
                </w:div>
                <w:div w:id="1042175512">
                  <w:marLeft w:val="640"/>
                  <w:marRight w:val="0"/>
                  <w:marTop w:val="0"/>
                  <w:marBottom w:val="0"/>
                  <w:divBdr>
                    <w:top w:val="none" w:sz="0" w:space="0" w:color="auto"/>
                    <w:left w:val="none" w:sz="0" w:space="0" w:color="auto"/>
                    <w:bottom w:val="none" w:sz="0" w:space="0" w:color="auto"/>
                    <w:right w:val="none" w:sz="0" w:space="0" w:color="auto"/>
                  </w:divBdr>
                </w:div>
                <w:div w:id="496849643">
                  <w:marLeft w:val="640"/>
                  <w:marRight w:val="0"/>
                  <w:marTop w:val="0"/>
                  <w:marBottom w:val="0"/>
                  <w:divBdr>
                    <w:top w:val="none" w:sz="0" w:space="0" w:color="auto"/>
                    <w:left w:val="none" w:sz="0" w:space="0" w:color="auto"/>
                    <w:bottom w:val="none" w:sz="0" w:space="0" w:color="auto"/>
                    <w:right w:val="none" w:sz="0" w:space="0" w:color="auto"/>
                  </w:divBdr>
                </w:div>
                <w:div w:id="1395354634">
                  <w:marLeft w:val="640"/>
                  <w:marRight w:val="0"/>
                  <w:marTop w:val="0"/>
                  <w:marBottom w:val="0"/>
                  <w:divBdr>
                    <w:top w:val="none" w:sz="0" w:space="0" w:color="auto"/>
                    <w:left w:val="none" w:sz="0" w:space="0" w:color="auto"/>
                    <w:bottom w:val="none" w:sz="0" w:space="0" w:color="auto"/>
                    <w:right w:val="none" w:sz="0" w:space="0" w:color="auto"/>
                  </w:divBdr>
                </w:div>
                <w:div w:id="1905602034">
                  <w:marLeft w:val="640"/>
                  <w:marRight w:val="0"/>
                  <w:marTop w:val="0"/>
                  <w:marBottom w:val="0"/>
                  <w:divBdr>
                    <w:top w:val="none" w:sz="0" w:space="0" w:color="auto"/>
                    <w:left w:val="none" w:sz="0" w:space="0" w:color="auto"/>
                    <w:bottom w:val="none" w:sz="0" w:space="0" w:color="auto"/>
                    <w:right w:val="none" w:sz="0" w:space="0" w:color="auto"/>
                  </w:divBdr>
                </w:div>
                <w:div w:id="496851176">
                  <w:marLeft w:val="640"/>
                  <w:marRight w:val="0"/>
                  <w:marTop w:val="0"/>
                  <w:marBottom w:val="0"/>
                  <w:divBdr>
                    <w:top w:val="none" w:sz="0" w:space="0" w:color="auto"/>
                    <w:left w:val="none" w:sz="0" w:space="0" w:color="auto"/>
                    <w:bottom w:val="none" w:sz="0" w:space="0" w:color="auto"/>
                    <w:right w:val="none" w:sz="0" w:space="0" w:color="auto"/>
                  </w:divBdr>
                </w:div>
                <w:div w:id="268664642">
                  <w:marLeft w:val="640"/>
                  <w:marRight w:val="0"/>
                  <w:marTop w:val="0"/>
                  <w:marBottom w:val="0"/>
                  <w:divBdr>
                    <w:top w:val="none" w:sz="0" w:space="0" w:color="auto"/>
                    <w:left w:val="none" w:sz="0" w:space="0" w:color="auto"/>
                    <w:bottom w:val="none" w:sz="0" w:space="0" w:color="auto"/>
                    <w:right w:val="none" w:sz="0" w:space="0" w:color="auto"/>
                  </w:divBdr>
                </w:div>
                <w:div w:id="1611667128">
                  <w:marLeft w:val="640"/>
                  <w:marRight w:val="0"/>
                  <w:marTop w:val="0"/>
                  <w:marBottom w:val="0"/>
                  <w:divBdr>
                    <w:top w:val="none" w:sz="0" w:space="0" w:color="auto"/>
                    <w:left w:val="none" w:sz="0" w:space="0" w:color="auto"/>
                    <w:bottom w:val="none" w:sz="0" w:space="0" w:color="auto"/>
                    <w:right w:val="none" w:sz="0" w:space="0" w:color="auto"/>
                  </w:divBdr>
                </w:div>
                <w:div w:id="548347257">
                  <w:marLeft w:val="640"/>
                  <w:marRight w:val="0"/>
                  <w:marTop w:val="0"/>
                  <w:marBottom w:val="0"/>
                  <w:divBdr>
                    <w:top w:val="none" w:sz="0" w:space="0" w:color="auto"/>
                    <w:left w:val="none" w:sz="0" w:space="0" w:color="auto"/>
                    <w:bottom w:val="none" w:sz="0" w:space="0" w:color="auto"/>
                    <w:right w:val="none" w:sz="0" w:space="0" w:color="auto"/>
                  </w:divBdr>
                </w:div>
                <w:div w:id="2139757699">
                  <w:marLeft w:val="640"/>
                  <w:marRight w:val="0"/>
                  <w:marTop w:val="0"/>
                  <w:marBottom w:val="0"/>
                  <w:divBdr>
                    <w:top w:val="none" w:sz="0" w:space="0" w:color="auto"/>
                    <w:left w:val="none" w:sz="0" w:space="0" w:color="auto"/>
                    <w:bottom w:val="none" w:sz="0" w:space="0" w:color="auto"/>
                    <w:right w:val="none" w:sz="0" w:space="0" w:color="auto"/>
                  </w:divBdr>
                </w:div>
                <w:div w:id="30344962">
                  <w:marLeft w:val="640"/>
                  <w:marRight w:val="0"/>
                  <w:marTop w:val="0"/>
                  <w:marBottom w:val="0"/>
                  <w:divBdr>
                    <w:top w:val="none" w:sz="0" w:space="0" w:color="auto"/>
                    <w:left w:val="none" w:sz="0" w:space="0" w:color="auto"/>
                    <w:bottom w:val="none" w:sz="0" w:space="0" w:color="auto"/>
                    <w:right w:val="none" w:sz="0" w:space="0" w:color="auto"/>
                  </w:divBdr>
                </w:div>
                <w:div w:id="607466485">
                  <w:marLeft w:val="640"/>
                  <w:marRight w:val="0"/>
                  <w:marTop w:val="0"/>
                  <w:marBottom w:val="0"/>
                  <w:divBdr>
                    <w:top w:val="none" w:sz="0" w:space="0" w:color="auto"/>
                    <w:left w:val="none" w:sz="0" w:space="0" w:color="auto"/>
                    <w:bottom w:val="none" w:sz="0" w:space="0" w:color="auto"/>
                    <w:right w:val="none" w:sz="0" w:space="0" w:color="auto"/>
                  </w:divBdr>
                </w:div>
                <w:div w:id="485903821">
                  <w:marLeft w:val="640"/>
                  <w:marRight w:val="0"/>
                  <w:marTop w:val="0"/>
                  <w:marBottom w:val="0"/>
                  <w:divBdr>
                    <w:top w:val="none" w:sz="0" w:space="0" w:color="auto"/>
                    <w:left w:val="none" w:sz="0" w:space="0" w:color="auto"/>
                    <w:bottom w:val="none" w:sz="0" w:space="0" w:color="auto"/>
                    <w:right w:val="none" w:sz="0" w:space="0" w:color="auto"/>
                  </w:divBdr>
                </w:div>
                <w:div w:id="1901791508">
                  <w:marLeft w:val="640"/>
                  <w:marRight w:val="0"/>
                  <w:marTop w:val="0"/>
                  <w:marBottom w:val="0"/>
                  <w:divBdr>
                    <w:top w:val="none" w:sz="0" w:space="0" w:color="auto"/>
                    <w:left w:val="none" w:sz="0" w:space="0" w:color="auto"/>
                    <w:bottom w:val="none" w:sz="0" w:space="0" w:color="auto"/>
                    <w:right w:val="none" w:sz="0" w:space="0" w:color="auto"/>
                  </w:divBdr>
                </w:div>
                <w:div w:id="173419125">
                  <w:marLeft w:val="640"/>
                  <w:marRight w:val="0"/>
                  <w:marTop w:val="0"/>
                  <w:marBottom w:val="0"/>
                  <w:divBdr>
                    <w:top w:val="none" w:sz="0" w:space="0" w:color="auto"/>
                    <w:left w:val="none" w:sz="0" w:space="0" w:color="auto"/>
                    <w:bottom w:val="none" w:sz="0" w:space="0" w:color="auto"/>
                    <w:right w:val="none" w:sz="0" w:space="0" w:color="auto"/>
                  </w:divBdr>
                </w:div>
                <w:div w:id="1973056912">
                  <w:marLeft w:val="640"/>
                  <w:marRight w:val="0"/>
                  <w:marTop w:val="0"/>
                  <w:marBottom w:val="0"/>
                  <w:divBdr>
                    <w:top w:val="none" w:sz="0" w:space="0" w:color="auto"/>
                    <w:left w:val="none" w:sz="0" w:space="0" w:color="auto"/>
                    <w:bottom w:val="none" w:sz="0" w:space="0" w:color="auto"/>
                    <w:right w:val="none" w:sz="0" w:space="0" w:color="auto"/>
                  </w:divBdr>
                </w:div>
                <w:div w:id="535580203">
                  <w:marLeft w:val="640"/>
                  <w:marRight w:val="0"/>
                  <w:marTop w:val="0"/>
                  <w:marBottom w:val="0"/>
                  <w:divBdr>
                    <w:top w:val="none" w:sz="0" w:space="0" w:color="auto"/>
                    <w:left w:val="none" w:sz="0" w:space="0" w:color="auto"/>
                    <w:bottom w:val="none" w:sz="0" w:space="0" w:color="auto"/>
                    <w:right w:val="none" w:sz="0" w:space="0" w:color="auto"/>
                  </w:divBdr>
                </w:div>
                <w:div w:id="659847127">
                  <w:marLeft w:val="640"/>
                  <w:marRight w:val="0"/>
                  <w:marTop w:val="0"/>
                  <w:marBottom w:val="0"/>
                  <w:divBdr>
                    <w:top w:val="none" w:sz="0" w:space="0" w:color="auto"/>
                    <w:left w:val="none" w:sz="0" w:space="0" w:color="auto"/>
                    <w:bottom w:val="none" w:sz="0" w:space="0" w:color="auto"/>
                    <w:right w:val="none" w:sz="0" w:space="0" w:color="auto"/>
                  </w:divBdr>
                </w:div>
                <w:div w:id="745956654">
                  <w:marLeft w:val="640"/>
                  <w:marRight w:val="0"/>
                  <w:marTop w:val="0"/>
                  <w:marBottom w:val="0"/>
                  <w:divBdr>
                    <w:top w:val="none" w:sz="0" w:space="0" w:color="auto"/>
                    <w:left w:val="none" w:sz="0" w:space="0" w:color="auto"/>
                    <w:bottom w:val="none" w:sz="0" w:space="0" w:color="auto"/>
                    <w:right w:val="none" w:sz="0" w:space="0" w:color="auto"/>
                  </w:divBdr>
                </w:div>
                <w:div w:id="2044088805">
                  <w:marLeft w:val="640"/>
                  <w:marRight w:val="0"/>
                  <w:marTop w:val="0"/>
                  <w:marBottom w:val="0"/>
                  <w:divBdr>
                    <w:top w:val="none" w:sz="0" w:space="0" w:color="auto"/>
                    <w:left w:val="none" w:sz="0" w:space="0" w:color="auto"/>
                    <w:bottom w:val="none" w:sz="0" w:space="0" w:color="auto"/>
                    <w:right w:val="none" w:sz="0" w:space="0" w:color="auto"/>
                  </w:divBdr>
                </w:div>
              </w:divsChild>
            </w:div>
            <w:div w:id="1830368524">
              <w:marLeft w:val="0"/>
              <w:marRight w:val="0"/>
              <w:marTop w:val="0"/>
              <w:marBottom w:val="0"/>
              <w:divBdr>
                <w:top w:val="none" w:sz="0" w:space="0" w:color="auto"/>
                <w:left w:val="none" w:sz="0" w:space="0" w:color="auto"/>
                <w:bottom w:val="none" w:sz="0" w:space="0" w:color="auto"/>
                <w:right w:val="none" w:sz="0" w:space="0" w:color="auto"/>
              </w:divBdr>
              <w:divsChild>
                <w:div w:id="1819376962">
                  <w:marLeft w:val="640"/>
                  <w:marRight w:val="0"/>
                  <w:marTop w:val="0"/>
                  <w:marBottom w:val="0"/>
                  <w:divBdr>
                    <w:top w:val="none" w:sz="0" w:space="0" w:color="auto"/>
                    <w:left w:val="none" w:sz="0" w:space="0" w:color="auto"/>
                    <w:bottom w:val="none" w:sz="0" w:space="0" w:color="auto"/>
                    <w:right w:val="none" w:sz="0" w:space="0" w:color="auto"/>
                  </w:divBdr>
                </w:div>
                <w:div w:id="612708284">
                  <w:marLeft w:val="640"/>
                  <w:marRight w:val="0"/>
                  <w:marTop w:val="0"/>
                  <w:marBottom w:val="0"/>
                  <w:divBdr>
                    <w:top w:val="none" w:sz="0" w:space="0" w:color="auto"/>
                    <w:left w:val="none" w:sz="0" w:space="0" w:color="auto"/>
                    <w:bottom w:val="none" w:sz="0" w:space="0" w:color="auto"/>
                    <w:right w:val="none" w:sz="0" w:space="0" w:color="auto"/>
                  </w:divBdr>
                </w:div>
                <w:div w:id="1012950876">
                  <w:marLeft w:val="640"/>
                  <w:marRight w:val="0"/>
                  <w:marTop w:val="0"/>
                  <w:marBottom w:val="0"/>
                  <w:divBdr>
                    <w:top w:val="none" w:sz="0" w:space="0" w:color="auto"/>
                    <w:left w:val="none" w:sz="0" w:space="0" w:color="auto"/>
                    <w:bottom w:val="none" w:sz="0" w:space="0" w:color="auto"/>
                    <w:right w:val="none" w:sz="0" w:space="0" w:color="auto"/>
                  </w:divBdr>
                </w:div>
                <w:div w:id="1477642651">
                  <w:marLeft w:val="640"/>
                  <w:marRight w:val="0"/>
                  <w:marTop w:val="0"/>
                  <w:marBottom w:val="0"/>
                  <w:divBdr>
                    <w:top w:val="none" w:sz="0" w:space="0" w:color="auto"/>
                    <w:left w:val="none" w:sz="0" w:space="0" w:color="auto"/>
                    <w:bottom w:val="none" w:sz="0" w:space="0" w:color="auto"/>
                    <w:right w:val="none" w:sz="0" w:space="0" w:color="auto"/>
                  </w:divBdr>
                </w:div>
                <w:div w:id="489247529">
                  <w:marLeft w:val="640"/>
                  <w:marRight w:val="0"/>
                  <w:marTop w:val="0"/>
                  <w:marBottom w:val="0"/>
                  <w:divBdr>
                    <w:top w:val="none" w:sz="0" w:space="0" w:color="auto"/>
                    <w:left w:val="none" w:sz="0" w:space="0" w:color="auto"/>
                    <w:bottom w:val="none" w:sz="0" w:space="0" w:color="auto"/>
                    <w:right w:val="none" w:sz="0" w:space="0" w:color="auto"/>
                  </w:divBdr>
                </w:div>
                <w:div w:id="2137095034">
                  <w:marLeft w:val="640"/>
                  <w:marRight w:val="0"/>
                  <w:marTop w:val="0"/>
                  <w:marBottom w:val="0"/>
                  <w:divBdr>
                    <w:top w:val="none" w:sz="0" w:space="0" w:color="auto"/>
                    <w:left w:val="none" w:sz="0" w:space="0" w:color="auto"/>
                    <w:bottom w:val="none" w:sz="0" w:space="0" w:color="auto"/>
                    <w:right w:val="none" w:sz="0" w:space="0" w:color="auto"/>
                  </w:divBdr>
                </w:div>
                <w:div w:id="776683565">
                  <w:marLeft w:val="640"/>
                  <w:marRight w:val="0"/>
                  <w:marTop w:val="0"/>
                  <w:marBottom w:val="0"/>
                  <w:divBdr>
                    <w:top w:val="none" w:sz="0" w:space="0" w:color="auto"/>
                    <w:left w:val="none" w:sz="0" w:space="0" w:color="auto"/>
                    <w:bottom w:val="none" w:sz="0" w:space="0" w:color="auto"/>
                    <w:right w:val="none" w:sz="0" w:space="0" w:color="auto"/>
                  </w:divBdr>
                </w:div>
                <w:div w:id="90353">
                  <w:marLeft w:val="640"/>
                  <w:marRight w:val="0"/>
                  <w:marTop w:val="0"/>
                  <w:marBottom w:val="0"/>
                  <w:divBdr>
                    <w:top w:val="none" w:sz="0" w:space="0" w:color="auto"/>
                    <w:left w:val="none" w:sz="0" w:space="0" w:color="auto"/>
                    <w:bottom w:val="none" w:sz="0" w:space="0" w:color="auto"/>
                    <w:right w:val="none" w:sz="0" w:space="0" w:color="auto"/>
                  </w:divBdr>
                </w:div>
                <w:div w:id="1353874807">
                  <w:marLeft w:val="640"/>
                  <w:marRight w:val="0"/>
                  <w:marTop w:val="0"/>
                  <w:marBottom w:val="0"/>
                  <w:divBdr>
                    <w:top w:val="none" w:sz="0" w:space="0" w:color="auto"/>
                    <w:left w:val="none" w:sz="0" w:space="0" w:color="auto"/>
                    <w:bottom w:val="none" w:sz="0" w:space="0" w:color="auto"/>
                    <w:right w:val="none" w:sz="0" w:space="0" w:color="auto"/>
                  </w:divBdr>
                </w:div>
                <w:div w:id="971058653">
                  <w:marLeft w:val="640"/>
                  <w:marRight w:val="0"/>
                  <w:marTop w:val="0"/>
                  <w:marBottom w:val="0"/>
                  <w:divBdr>
                    <w:top w:val="none" w:sz="0" w:space="0" w:color="auto"/>
                    <w:left w:val="none" w:sz="0" w:space="0" w:color="auto"/>
                    <w:bottom w:val="none" w:sz="0" w:space="0" w:color="auto"/>
                    <w:right w:val="none" w:sz="0" w:space="0" w:color="auto"/>
                  </w:divBdr>
                </w:div>
                <w:div w:id="1492403676">
                  <w:marLeft w:val="640"/>
                  <w:marRight w:val="0"/>
                  <w:marTop w:val="0"/>
                  <w:marBottom w:val="0"/>
                  <w:divBdr>
                    <w:top w:val="none" w:sz="0" w:space="0" w:color="auto"/>
                    <w:left w:val="none" w:sz="0" w:space="0" w:color="auto"/>
                    <w:bottom w:val="none" w:sz="0" w:space="0" w:color="auto"/>
                    <w:right w:val="none" w:sz="0" w:space="0" w:color="auto"/>
                  </w:divBdr>
                </w:div>
                <w:div w:id="311640661">
                  <w:marLeft w:val="640"/>
                  <w:marRight w:val="0"/>
                  <w:marTop w:val="0"/>
                  <w:marBottom w:val="0"/>
                  <w:divBdr>
                    <w:top w:val="none" w:sz="0" w:space="0" w:color="auto"/>
                    <w:left w:val="none" w:sz="0" w:space="0" w:color="auto"/>
                    <w:bottom w:val="none" w:sz="0" w:space="0" w:color="auto"/>
                    <w:right w:val="none" w:sz="0" w:space="0" w:color="auto"/>
                  </w:divBdr>
                </w:div>
                <w:div w:id="1597013583">
                  <w:marLeft w:val="640"/>
                  <w:marRight w:val="0"/>
                  <w:marTop w:val="0"/>
                  <w:marBottom w:val="0"/>
                  <w:divBdr>
                    <w:top w:val="none" w:sz="0" w:space="0" w:color="auto"/>
                    <w:left w:val="none" w:sz="0" w:space="0" w:color="auto"/>
                    <w:bottom w:val="none" w:sz="0" w:space="0" w:color="auto"/>
                    <w:right w:val="none" w:sz="0" w:space="0" w:color="auto"/>
                  </w:divBdr>
                </w:div>
                <w:div w:id="597565092">
                  <w:marLeft w:val="640"/>
                  <w:marRight w:val="0"/>
                  <w:marTop w:val="0"/>
                  <w:marBottom w:val="0"/>
                  <w:divBdr>
                    <w:top w:val="none" w:sz="0" w:space="0" w:color="auto"/>
                    <w:left w:val="none" w:sz="0" w:space="0" w:color="auto"/>
                    <w:bottom w:val="none" w:sz="0" w:space="0" w:color="auto"/>
                    <w:right w:val="none" w:sz="0" w:space="0" w:color="auto"/>
                  </w:divBdr>
                </w:div>
                <w:div w:id="1850291466">
                  <w:marLeft w:val="640"/>
                  <w:marRight w:val="0"/>
                  <w:marTop w:val="0"/>
                  <w:marBottom w:val="0"/>
                  <w:divBdr>
                    <w:top w:val="none" w:sz="0" w:space="0" w:color="auto"/>
                    <w:left w:val="none" w:sz="0" w:space="0" w:color="auto"/>
                    <w:bottom w:val="none" w:sz="0" w:space="0" w:color="auto"/>
                    <w:right w:val="none" w:sz="0" w:space="0" w:color="auto"/>
                  </w:divBdr>
                </w:div>
                <w:div w:id="1531726267">
                  <w:marLeft w:val="640"/>
                  <w:marRight w:val="0"/>
                  <w:marTop w:val="0"/>
                  <w:marBottom w:val="0"/>
                  <w:divBdr>
                    <w:top w:val="none" w:sz="0" w:space="0" w:color="auto"/>
                    <w:left w:val="none" w:sz="0" w:space="0" w:color="auto"/>
                    <w:bottom w:val="none" w:sz="0" w:space="0" w:color="auto"/>
                    <w:right w:val="none" w:sz="0" w:space="0" w:color="auto"/>
                  </w:divBdr>
                </w:div>
                <w:div w:id="2060742749">
                  <w:marLeft w:val="640"/>
                  <w:marRight w:val="0"/>
                  <w:marTop w:val="0"/>
                  <w:marBottom w:val="0"/>
                  <w:divBdr>
                    <w:top w:val="none" w:sz="0" w:space="0" w:color="auto"/>
                    <w:left w:val="none" w:sz="0" w:space="0" w:color="auto"/>
                    <w:bottom w:val="none" w:sz="0" w:space="0" w:color="auto"/>
                    <w:right w:val="none" w:sz="0" w:space="0" w:color="auto"/>
                  </w:divBdr>
                </w:div>
                <w:div w:id="681857016">
                  <w:marLeft w:val="640"/>
                  <w:marRight w:val="0"/>
                  <w:marTop w:val="0"/>
                  <w:marBottom w:val="0"/>
                  <w:divBdr>
                    <w:top w:val="none" w:sz="0" w:space="0" w:color="auto"/>
                    <w:left w:val="none" w:sz="0" w:space="0" w:color="auto"/>
                    <w:bottom w:val="none" w:sz="0" w:space="0" w:color="auto"/>
                    <w:right w:val="none" w:sz="0" w:space="0" w:color="auto"/>
                  </w:divBdr>
                </w:div>
                <w:div w:id="305010540">
                  <w:marLeft w:val="640"/>
                  <w:marRight w:val="0"/>
                  <w:marTop w:val="0"/>
                  <w:marBottom w:val="0"/>
                  <w:divBdr>
                    <w:top w:val="none" w:sz="0" w:space="0" w:color="auto"/>
                    <w:left w:val="none" w:sz="0" w:space="0" w:color="auto"/>
                    <w:bottom w:val="none" w:sz="0" w:space="0" w:color="auto"/>
                    <w:right w:val="none" w:sz="0" w:space="0" w:color="auto"/>
                  </w:divBdr>
                </w:div>
                <w:div w:id="978651188">
                  <w:marLeft w:val="640"/>
                  <w:marRight w:val="0"/>
                  <w:marTop w:val="0"/>
                  <w:marBottom w:val="0"/>
                  <w:divBdr>
                    <w:top w:val="none" w:sz="0" w:space="0" w:color="auto"/>
                    <w:left w:val="none" w:sz="0" w:space="0" w:color="auto"/>
                    <w:bottom w:val="none" w:sz="0" w:space="0" w:color="auto"/>
                    <w:right w:val="none" w:sz="0" w:space="0" w:color="auto"/>
                  </w:divBdr>
                </w:div>
                <w:div w:id="1422675939">
                  <w:marLeft w:val="640"/>
                  <w:marRight w:val="0"/>
                  <w:marTop w:val="0"/>
                  <w:marBottom w:val="0"/>
                  <w:divBdr>
                    <w:top w:val="none" w:sz="0" w:space="0" w:color="auto"/>
                    <w:left w:val="none" w:sz="0" w:space="0" w:color="auto"/>
                    <w:bottom w:val="none" w:sz="0" w:space="0" w:color="auto"/>
                    <w:right w:val="none" w:sz="0" w:space="0" w:color="auto"/>
                  </w:divBdr>
                </w:div>
                <w:div w:id="166555767">
                  <w:marLeft w:val="640"/>
                  <w:marRight w:val="0"/>
                  <w:marTop w:val="0"/>
                  <w:marBottom w:val="0"/>
                  <w:divBdr>
                    <w:top w:val="none" w:sz="0" w:space="0" w:color="auto"/>
                    <w:left w:val="none" w:sz="0" w:space="0" w:color="auto"/>
                    <w:bottom w:val="none" w:sz="0" w:space="0" w:color="auto"/>
                    <w:right w:val="none" w:sz="0" w:space="0" w:color="auto"/>
                  </w:divBdr>
                </w:div>
                <w:div w:id="1305042925">
                  <w:marLeft w:val="640"/>
                  <w:marRight w:val="0"/>
                  <w:marTop w:val="0"/>
                  <w:marBottom w:val="0"/>
                  <w:divBdr>
                    <w:top w:val="none" w:sz="0" w:space="0" w:color="auto"/>
                    <w:left w:val="none" w:sz="0" w:space="0" w:color="auto"/>
                    <w:bottom w:val="none" w:sz="0" w:space="0" w:color="auto"/>
                    <w:right w:val="none" w:sz="0" w:space="0" w:color="auto"/>
                  </w:divBdr>
                </w:div>
                <w:div w:id="1225212726">
                  <w:marLeft w:val="640"/>
                  <w:marRight w:val="0"/>
                  <w:marTop w:val="0"/>
                  <w:marBottom w:val="0"/>
                  <w:divBdr>
                    <w:top w:val="none" w:sz="0" w:space="0" w:color="auto"/>
                    <w:left w:val="none" w:sz="0" w:space="0" w:color="auto"/>
                    <w:bottom w:val="none" w:sz="0" w:space="0" w:color="auto"/>
                    <w:right w:val="none" w:sz="0" w:space="0" w:color="auto"/>
                  </w:divBdr>
                </w:div>
                <w:div w:id="919410150">
                  <w:marLeft w:val="640"/>
                  <w:marRight w:val="0"/>
                  <w:marTop w:val="0"/>
                  <w:marBottom w:val="0"/>
                  <w:divBdr>
                    <w:top w:val="none" w:sz="0" w:space="0" w:color="auto"/>
                    <w:left w:val="none" w:sz="0" w:space="0" w:color="auto"/>
                    <w:bottom w:val="none" w:sz="0" w:space="0" w:color="auto"/>
                    <w:right w:val="none" w:sz="0" w:space="0" w:color="auto"/>
                  </w:divBdr>
                </w:div>
                <w:div w:id="1258560095">
                  <w:marLeft w:val="640"/>
                  <w:marRight w:val="0"/>
                  <w:marTop w:val="0"/>
                  <w:marBottom w:val="0"/>
                  <w:divBdr>
                    <w:top w:val="none" w:sz="0" w:space="0" w:color="auto"/>
                    <w:left w:val="none" w:sz="0" w:space="0" w:color="auto"/>
                    <w:bottom w:val="none" w:sz="0" w:space="0" w:color="auto"/>
                    <w:right w:val="none" w:sz="0" w:space="0" w:color="auto"/>
                  </w:divBdr>
                </w:div>
                <w:div w:id="409886306">
                  <w:marLeft w:val="640"/>
                  <w:marRight w:val="0"/>
                  <w:marTop w:val="0"/>
                  <w:marBottom w:val="0"/>
                  <w:divBdr>
                    <w:top w:val="none" w:sz="0" w:space="0" w:color="auto"/>
                    <w:left w:val="none" w:sz="0" w:space="0" w:color="auto"/>
                    <w:bottom w:val="none" w:sz="0" w:space="0" w:color="auto"/>
                    <w:right w:val="none" w:sz="0" w:space="0" w:color="auto"/>
                  </w:divBdr>
                </w:div>
                <w:div w:id="690646117">
                  <w:marLeft w:val="640"/>
                  <w:marRight w:val="0"/>
                  <w:marTop w:val="0"/>
                  <w:marBottom w:val="0"/>
                  <w:divBdr>
                    <w:top w:val="none" w:sz="0" w:space="0" w:color="auto"/>
                    <w:left w:val="none" w:sz="0" w:space="0" w:color="auto"/>
                    <w:bottom w:val="none" w:sz="0" w:space="0" w:color="auto"/>
                    <w:right w:val="none" w:sz="0" w:space="0" w:color="auto"/>
                  </w:divBdr>
                </w:div>
                <w:div w:id="363677509">
                  <w:marLeft w:val="640"/>
                  <w:marRight w:val="0"/>
                  <w:marTop w:val="0"/>
                  <w:marBottom w:val="0"/>
                  <w:divBdr>
                    <w:top w:val="none" w:sz="0" w:space="0" w:color="auto"/>
                    <w:left w:val="none" w:sz="0" w:space="0" w:color="auto"/>
                    <w:bottom w:val="none" w:sz="0" w:space="0" w:color="auto"/>
                    <w:right w:val="none" w:sz="0" w:space="0" w:color="auto"/>
                  </w:divBdr>
                </w:div>
                <w:div w:id="1616642624">
                  <w:marLeft w:val="640"/>
                  <w:marRight w:val="0"/>
                  <w:marTop w:val="0"/>
                  <w:marBottom w:val="0"/>
                  <w:divBdr>
                    <w:top w:val="none" w:sz="0" w:space="0" w:color="auto"/>
                    <w:left w:val="none" w:sz="0" w:space="0" w:color="auto"/>
                    <w:bottom w:val="none" w:sz="0" w:space="0" w:color="auto"/>
                    <w:right w:val="none" w:sz="0" w:space="0" w:color="auto"/>
                  </w:divBdr>
                </w:div>
                <w:div w:id="842283623">
                  <w:marLeft w:val="640"/>
                  <w:marRight w:val="0"/>
                  <w:marTop w:val="0"/>
                  <w:marBottom w:val="0"/>
                  <w:divBdr>
                    <w:top w:val="none" w:sz="0" w:space="0" w:color="auto"/>
                    <w:left w:val="none" w:sz="0" w:space="0" w:color="auto"/>
                    <w:bottom w:val="none" w:sz="0" w:space="0" w:color="auto"/>
                    <w:right w:val="none" w:sz="0" w:space="0" w:color="auto"/>
                  </w:divBdr>
                </w:div>
                <w:div w:id="74132800">
                  <w:marLeft w:val="640"/>
                  <w:marRight w:val="0"/>
                  <w:marTop w:val="0"/>
                  <w:marBottom w:val="0"/>
                  <w:divBdr>
                    <w:top w:val="none" w:sz="0" w:space="0" w:color="auto"/>
                    <w:left w:val="none" w:sz="0" w:space="0" w:color="auto"/>
                    <w:bottom w:val="none" w:sz="0" w:space="0" w:color="auto"/>
                    <w:right w:val="none" w:sz="0" w:space="0" w:color="auto"/>
                  </w:divBdr>
                </w:div>
                <w:div w:id="2144812309">
                  <w:marLeft w:val="640"/>
                  <w:marRight w:val="0"/>
                  <w:marTop w:val="0"/>
                  <w:marBottom w:val="0"/>
                  <w:divBdr>
                    <w:top w:val="none" w:sz="0" w:space="0" w:color="auto"/>
                    <w:left w:val="none" w:sz="0" w:space="0" w:color="auto"/>
                    <w:bottom w:val="none" w:sz="0" w:space="0" w:color="auto"/>
                    <w:right w:val="none" w:sz="0" w:space="0" w:color="auto"/>
                  </w:divBdr>
                </w:div>
                <w:div w:id="602032306">
                  <w:marLeft w:val="640"/>
                  <w:marRight w:val="0"/>
                  <w:marTop w:val="0"/>
                  <w:marBottom w:val="0"/>
                  <w:divBdr>
                    <w:top w:val="none" w:sz="0" w:space="0" w:color="auto"/>
                    <w:left w:val="none" w:sz="0" w:space="0" w:color="auto"/>
                    <w:bottom w:val="none" w:sz="0" w:space="0" w:color="auto"/>
                    <w:right w:val="none" w:sz="0" w:space="0" w:color="auto"/>
                  </w:divBdr>
                </w:div>
                <w:div w:id="615789609">
                  <w:marLeft w:val="640"/>
                  <w:marRight w:val="0"/>
                  <w:marTop w:val="0"/>
                  <w:marBottom w:val="0"/>
                  <w:divBdr>
                    <w:top w:val="none" w:sz="0" w:space="0" w:color="auto"/>
                    <w:left w:val="none" w:sz="0" w:space="0" w:color="auto"/>
                    <w:bottom w:val="none" w:sz="0" w:space="0" w:color="auto"/>
                    <w:right w:val="none" w:sz="0" w:space="0" w:color="auto"/>
                  </w:divBdr>
                </w:div>
                <w:div w:id="115831749">
                  <w:marLeft w:val="640"/>
                  <w:marRight w:val="0"/>
                  <w:marTop w:val="0"/>
                  <w:marBottom w:val="0"/>
                  <w:divBdr>
                    <w:top w:val="none" w:sz="0" w:space="0" w:color="auto"/>
                    <w:left w:val="none" w:sz="0" w:space="0" w:color="auto"/>
                    <w:bottom w:val="none" w:sz="0" w:space="0" w:color="auto"/>
                    <w:right w:val="none" w:sz="0" w:space="0" w:color="auto"/>
                  </w:divBdr>
                </w:div>
                <w:div w:id="1150442348">
                  <w:marLeft w:val="640"/>
                  <w:marRight w:val="0"/>
                  <w:marTop w:val="0"/>
                  <w:marBottom w:val="0"/>
                  <w:divBdr>
                    <w:top w:val="none" w:sz="0" w:space="0" w:color="auto"/>
                    <w:left w:val="none" w:sz="0" w:space="0" w:color="auto"/>
                    <w:bottom w:val="none" w:sz="0" w:space="0" w:color="auto"/>
                    <w:right w:val="none" w:sz="0" w:space="0" w:color="auto"/>
                  </w:divBdr>
                </w:div>
                <w:div w:id="864829492">
                  <w:marLeft w:val="640"/>
                  <w:marRight w:val="0"/>
                  <w:marTop w:val="0"/>
                  <w:marBottom w:val="0"/>
                  <w:divBdr>
                    <w:top w:val="none" w:sz="0" w:space="0" w:color="auto"/>
                    <w:left w:val="none" w:sz="0" w:space="0" w:color="auto"/>
                    <w:bottom w:val="none" w:sz="0" w:space="0" w:color="auto"/>
                    <w:right w:val="none" w:sz="0" w:space="0" w:color="auto"/>
                  </w:divBdr>
                </w:div>
                <w:div w:id="2103449337">
                  <w:marLeft w:val="640"/>
                  <w:marRight w:val="0"/>
                  <w:marTop w:val="0"/>
                  <w:marBottom w:val="0"/>
                  <w:divBdr>
                    <w:top w:val="none" w:sz="0" w:space="0" w:color="auto"/>
                    <w:left w:val="none" w:sz="0" w:space="0" w:color="auto"/>
                    <w:bottom w:val="none" w:sz="0" w:space="0" w:color="auto"/>
                    <w:right w:val="none" w:sz="0" w:space="0" w:color="auto"/>
                  </w:divBdr>
                </w:div>
                <w:div w:id="1775396073">
                  <w:marLeft w:val="640"/>
                  <w:marRight w:val="0"/>
                  <w:marTop w:val="0"/>
                  <w:marBottom w:val="0"/>
                  <w:divBdr>
                    <w:top w:val="none" w:sz="0" w:space="0" w:color="auto"/>
                    <w:left w:val="none" w:sz="0" w:space="0" w:color="auto"/>
                    <w:bottom w:val="none" w:sz="0" w:space="0" w:color="auto"/>
                    <w:right w:val="none" w:sz="0" w:space="0" w:color="auto"/>
                  </w:divBdr>
                </w:div>
                <w:div w:id="1109205207">
                  <w:marLeft w:val="640"/>
                  <w:marRight w:val="0"/>
                  <w:marTop w:val="0"/>
                  <w:marBottom w:val="0"/>
                  <w:divBdr>
                    <w:top w:val="none" w:sz="0" w:space="0" w:color="auto"/>
                    <w:left w:val="none" w:sz="0" w:space="0" w:color="auto"/>
                    <w:bottom w:val="none" w:sz="0" w:space="0" w:color="auto"/>
                    <w:right w:val="none" w:sz="0" w:space="0" w:color="auto"/>
                  </w:divBdr>
                </w:div>
                <w:div w:id="1829594940">
                  <w:marLeft w:val="640"/>
                  <w:marRight w:val="0"/>
                  <w:marTop w:val="0"/>
                  <w:marBottom w:val="0"/>
                  <w:divBdr>
                    <w:top w:val="none" w:sz="0" w:space="0" w:color="auto"/>
                    <w:left w:val="none" w:sz="0" w:space="0" w:color="auto"/>
                    <w:bottom w:val="none" w:sz="0" w:space="0" w:color="auto"/>
                    <w:right w:val="none" w:sz="0" w:space="0" w:color="auto"/>
                  </w:divBdr>
                </w:div>
                <w:div w:id="951597596">
                  <w:marLeft w:val="640"/>
                  <w:marRight w:val="0"/>
                  <w:marTop w:val="0"/>
                  <w:marBottom w:val="0"/>
                  <w:divBdr>
                    <w:top w:val="none" w:sz="0" w:space="0" w:color="auto"/>
                    <w:left w:val="none" w:sz="0" w:space="0" w:color="auto"/>
                    <w:bottom w:val="none" w:sz="0" w:space="0" w:color="auto"/>
                    <w:right w:val="none" w:sz="0" w:space="0" w:color="auto"/>
                  </w:divBdr>
                </w:div>
                <w:div w:id="779228102">
                  <w:marLeft w:val="640"/>
                  <w:marRight w:val="0"/>
                  <w:marTop w:val="0"/>
                  <w:marBottom w:val="0"/>
                  <w:divBdr>
                    <w:top w:val="none" w:sz="0" w:space="0" w:color="auto"/>
                    <w:left w:val="none" w:sz="0" w:space="0" w:color="auto"/>
                    <w:bottom w:val="none" w:sz="0" w:space="0" w:color="auto"/>
                    <w:right w:val="none" w:sz="0" w:space="0" w:color="auto"/>
                  </w:divBdr>
                </w:div>
              </w:divsChild>
            </w:div>
            <w:div w:id="2029476813">
              <w:marLeft w:val="0"/>
              <w:marRight w:val="0"/>
              <w:marTop w:val="0"/>
              <w:marBottom w:val="0"/>
              <w:divBdr>
                <w:top w:val="none" w:sz="0" w:space="0" w:color="auto"/>
                <w:left w:val="none" w:sz="0" w:space="0" w:color="auto"/>
                <w:bottom w:val="none" w:sz="0" w:space="0" w:color="auto"/>
                <w:right w:val="none" w:sz="0" w:space="0" w:color="auto"/>
              </w:divBdr>
              <w:divsChild>
                <w:div w:id="1963224800">
                  <w:marLeft w:val="640"/>
                  <w:marRight w:val="0"/>
                  <w:marTop w:val="0"/>
                  <w:marBottom w:val="0"/>
                  <w:divBdr>
                    <w:top w:val="none" w:sz="0" w:space="0" w:color="auto"/>
                    <w:left w:val="none" w:sz="0" w:space="0" w:color="auto"/>
                    <w:bottom w:val="none" w:sz="0" w:space="0" w:color="auto"/>
                    <w:right w:val="none" w:sz="0" w:space="0" w:color="auto"/>
                  </w:divBdr>
                </w:div>
                <w:div w:id="999428600">
                  <w:marLeft w:val="640"/>
                  <w:marRight w:val="0"/>
                  <w:marTop w:val="0"/>
                  <w:marBottom w:val="0"/>
                  <w:divBdr>
                    <w:top w:val="none" w:sz="0" w:space="0" w:color="auto"/>
                    <w:left w:val="none" w:sz="0" w:space="0" w:color="auto"/>
                    <w:bottom w:val="none" w:sz="0" w:space="0" w:color="auto"/>
                    <w:right w:val="none" w:sz="0" w:space="0" w:color="auto"/>
                  </w:divBdr>
                </w:div>
                <w:div w:id="421144913">
                  <w:marLeft w:val="640"/>
                  <w:marRight w:val="0"/>
                  <w:marTop w:val="0"/>
                  <w:marBottom w:val="0"/>
                  <w:divBdr>
                    <w:top w:val="none" w:sz="0" w:space="0" w:color="auto"/>
                    <w:left w:val="none" w:sz="0" w:space="0" w:color="auto"/>
                    <w:bottom w:val="none" w:sz="0" w:space="0" w:color="auto"/>
                    <w:right w:val="none" w:sz="0" w:space="0" w:color="auto"/>
                  </w:divBdr>
                </w:div>
                <w:div w:id="1774977838">
                  <w:marLeft w:val="640"/>
                  <w:marRight w:val="0"/>
                  <w:marTop w:val="0"/>
                  <w:marBottom w:val="0"/>
                  <w:divBdr>
                    <w:top w:val="none" w:sz="0" w:space="0" w:color="auto"/>
                    <w:left w:val="none" w:sz="0" w:space="0" w:color="auto"/>
                    <w:bottom w:val="none" w:sz="0" w:space="0" w:color="auto"/>
                    <w:right w:val="none" w:sz="0" w:space="0" w:color="auto"/>
                  </w:divBdr>
                </w:div>
                <w:div w:id="112941636">
                  <w:marLeft w:val="640"/>
                  <w:marRight w:val="0"/>
                  <w:marTop w:val="0"/>
                  <w:marBottom w:val="0"/>
                  <w:divBdr>
                    <w:top w:val="none" w:sz="0" w:space="0" w:color="auto"/>
                    <w:left w:val="none" w:sz="0" w:space="0" w:color="auto"/>
                    <w:bottom w:val="none" w:sz="0" w:space="0" w:color="auto"/>
                    <w:right w:val="none" w:sz="0" w:space="0" w:color="auto"/>
                  </w:divBdr>
                </w:div>
                <w:div w:id="1252352695">
                  <w:marLeft w:val="640"/>
                  <w:marRight w:val="0"/>
                  <w:marTop w:val="0"/>
                  <w:marBottom w:val="0"/>
                  <w:divBdr>
                    <w:top w:val="none" w:sz="0" w:space="0" w:color="auto"/>
                    <w:left w:val="none" w:sz="0" w:space="0" w:color="auto"/>
                    <w:bottom w:val="none" w:sz="0" w:space="0" w:color="auto"/>
                    <w:right w:val="none" w:sz="0" w:space="0" w:color="auto"/>
                  </w:divBdr>
                </w:div>
                <w:div w:id="1124890058">
                  <w:marLeft w:val="640"/>
                  <w:marRight w:val="0"/>
                  <w:marTop w:val="0"/>
                  <w:marBottom w:val="0"/>
                  <w:divBdr>
                    <w:top w:val="none" w:sz="0" w:space="0" w:color="auto"/>
                    <w:left w:val="none" w:sz="0" w:space="0" w:color="auto"/>
                    <w:bottom w:val="none" w:sz="0" w:space="0" w:color="auto"/>
                    <w:right w:val="none" w:sz="0" w:space="0" w:color="auto"/>
                  </w:divBdr>
                </w:div>
                <w:div w:id="889532931">
                  <w:marLeft w:val="640"/>
                  <w:marRight w:val="0"/>
                  <w:marTop w:val="0"/>
                  <w:marBottom w:val="0"/>
                  <w:divBdr>
                    <w:top w:val="none" w:sz="0" w:space="0" w:color="auto"/>
                    <w:left w:val="none" w:sz="0" w:space="0" w:color="auto"/>
                    <w:bottom w:val="none" w:sz="0" w:space="0" w:color="auto"/>
                    <w:right w:val="none" w:sz="0" w:space="0" w:color="auto"/>
                  </w:divBdr>
                </w:div>
                <w:div w:id="1301839314">
                  <w:marLeft w:val="640"/>
                  <w:marRight w:val="0"/>
                  <w:marTop w:val="0"/>
                  <w:marBottom w:val="0"/>
                  <w:divBdr>
                    <w:top w:val="none" w:sz="0" w:space="0" w:color="auto"/>
                    <w:left w:val="none" w:sz="0" w:space="0" w:color="auto"/>
                    <w:bottom w:val="none" w:sz="0" w:space="0" w:color="auto"/>
                    <w:right w:val="none" w:sz="0" w:space="0" w:color="auto"/>
                  </w:divBdr>
                </w:div>
                <w:div w:id="708186394">
                  <w:marLeft w:val="640"/>
                  <w:marRight w:val="0"/>
                  <w:marTop w:val="0"/>
                  <w:marBottom w:val="0"/>
                  <w:divBdr>
                    <w:top w:val="none" w:sz="0" w:space="0" w:color="auto"/>
                    <w:left w:val="none" w:sz="0" w:space="0" w:color="auto"/>
                    <w:bottom w:val="none" w:sz="0" w:space="0" w:color="auto"/>
                    <w:right w:val="none" w:sz="0" w:space="0" w:color="auto"/>
                  </w:divBdr>
                </w:div>
                <w:div w:id="782967089">
                  <w:marLeft w:val="640"/>
                  <w:marRight w:val="0"/>
                  <w:marTop w:val="0"/>
                  <w:marBottom w:val="0"/>
                  <w:divBdr>
                    <w:top w:val="none" w:sz="0" w:space="0" w:color="auto"/>
                    <w:left w:val="none" w:sz="0" w:space="0" w:color="auto"/>
                    <w:bottom w:val="none" w:sz="0" w:space="0" w:color="auto"/>
                    <w:right w:val="none" w:sz="0" w:space="0" w:color="auto"/>
                  </w:divBdr>
                </w:div>
                <w:div w:id="2099791089">
                  <w:marLeft w:val="640"/>
                  <w:marRight w:val="0"/>
                  <w:marTop w:val="0"/>
                  <w:marBottom w:val="0"/>
                  <w:divBdr>
                    <w:top w:val="none" w:sz="0" w:space="0" w:color="auto"/>
                    <w:left w:val="none" w:sz="0" w:space="0" w:color="auto"/>
                    <w:bottom w:val="none" w:sz="0" w:space="0" w:color="auto"/>
                    <w:right w:val="none" w:sz="0" w:space="0" w:color="auto"/>
                  </w:divBdr>
                </w:div>
                <w:div w:id="2085225933">
                  <w:marLeft w:val="640"/>
                  <w:marRight w:val="0"/>
                  <w:marTop w:val="0"/>
                  <w:marBottom w:val="0"/>
                  <w:divBdr>
                    <w:top w:val="none" w:sz="0" w:space="0" w:color="auto"/>
                    <w:left w:val="none" w:sz="0" w:space="0" w:color="auto"/>
                    <w:bottom w:val="none" w:sz="0" w:space="0" w:color="auto"/>
                    <w:right w:val="none" w:sz="0" w:space="0" w:color="auto"/>
                  </w:divBdr>
                </w:div>
                <w:div w:id="1738085076">
                  <w:marLeft w:val="640"/>
                  <w:marRight w:val="0"/>
                  <w:marTop w:val="0"/>
                  <w:marBottom w:val="0"/>
                  <w:divBdr>
                    <w:top w:val="none" w:sz="0" w:space="0" w:color="auto"/>
                    <w:left w:val="none" w:sz="0" w:space="0" w:color="auto"/>
                    <w:bottom w:val="none" w:sz="0" w:space="0" w:color="auto"/>
                    <w:right w:val="none" w:sz="0" w:space="0" w:color="auto"/>
                  </w:divBdr>
                </w:div>
                <w:div w:id="1618105259">
                  <w:marLeft w:val="640"/>
                  <w:marRight w:val="0"/>
                  <w:marTop w:val="0"/>
                  <w:marBottom w:val="0"/>
                  <w:divBdr>
                    <w:top w:val="none" w:sz="0" w:space="0" w:color="auto"/>
                    <w:left w:val="none" w:sz="0" w:space="0" w:color="auto"/>
                    <w:bottom w:val="none" w:sz="0" w:space="0" w:color="auto"/>
                    <w:right w:val="none" w:sz="0" w:space="0" w:color="auto"/>
                  </w:divBdr>
                </w:div>
                <w:div w:id="1792359850">
                  <w:marLeft w:val="640"/>
                  <w:marRight w:val="0"/>
                  <w:marTop w:val="0"/>
                  <w:marBottom w:val="0"/>
                  <w:divBdr>
                    <w:top w:val="none" w:sz="0" w:space="0" w:color="auto"/>
                    <w:left w:val="none" w:sz="0" w:space="0" w:color="auto"/>
                    <w:bottom w:val="none" w:sz="0" w:space="0" w:color="auto"/>
                    <w:right w:val="none" w:sz="0" w:space="0" w:color="auto"/>
                  </w:divBdr>
                </w:div>
                <w:div w:id="1573158537">
                  <w:marLeft w:val="640"/>
                  <w:marRight w:val="0"/>
                  <w:marTop w:val="0"/>
                  <w:marBottom w:val="0"/>
                  <w:divBdr>
                    <w:top w:val="none" w:sz="0" w:space="0" w:color="auto"/>
                    <w:left w:val="none" w:sz="0" w:space="0" w:color="auto"/>
                    <w:bottom w:val="none" w:sz="0" w:space="0" w:color="auto"/>
                    <w:right w:val="none" w:sz="0" w:space="0" w:color="auto"/>
                  </w:divBdr>
                </w:div>
                <w:div w:id="1937203313">
                  <w:marLeft w:val="640"/>
                  <w:marRight w:val="0"/>
                  <w:marTop w:val="0"/>
                  <w:marBottom w:val="0"/>
                  <w:divBdr>
                    <w:top w:val="none" w:sz="0" w:space="0" w:color="auto"/>
                    <w:left w:val="none" w:sz="0" w:space="0" w:color="auto"/>
                    <w:bottom w:val="none" w:sz="0" w:space="0" w:color="auto"/>
                    <w:right w:val="none" w:sz="0" w:space="0" w:color="auto"/>
                  </w:divBdr>
                </w:div>
                <w:div w:id="907424756">
                  <w:marLeft w:val="640"/>
                  <w:marRight w:val="0"/>
                  <w:marTop w:val="0"/>
                  <w:marBottom w:val="0"/>
                  <w:divBdr>
                    <w:top w:val="none" w:sz="0" w:space="0" w:color="auto"/>
                    <w:left w:val="none" w:sz="0" w:space="0" w:color="auto"/>
                    <w:bottom w:val="none" w:sz="0" w:space="0" w:color="auto"/>
                    <w:right w:val="none" w:sz="0" w:space="0" w:color="auto"/>
                  </w:divBdr>
                </w:div>
                <w:div w:id="1597906786">
                  <w:marLeft w:val="640"/>
                  <w:marRight w:val="0"/>
                  <w:marTop w:val="0"/>
                  <w:marBottom w:val="0"/>
                  <w:divBdr>
                    <w:top w:val="none" w:sz="0" w:space="0" w:color="auto"/>
                    <w:left w:val="none" w:sz="0" w:space="0" w:color="auto"/>
                    <w:bottom w:val="none" w:sz="0" w:space="0" w:color="auto"/>
                    <w:right w:val="none" w:sz="0" w:space="0" w:color="auto"/>
                  </w:divBdr>
                </w:div>
                <w:div w:id="302660127">
                  <w:marLeft w:val="640"/>
                  <w:marRight w:val="0"/>
                  <w:marTop w:val="0"/>
                  <w:marBottom w:val="0"/>
                  <w:divBdr>
                    <w:top w:val="none" w:sz="0" w:space="0" w:color="auto"/>
                    <w:left w:val="none" w:sz="0" w:space="0" w:color="auto"/>
                    <w:bottom w:val="none" w:sz="0" w:space="0" w:color="auto"/>
                    <w:right w:val="none" w:sz="0" w:space="0" w:color="auto"/>
                  </w:divBdr>
                </w:div>
                <w:div w:id="141507967">
                  <w:marLeft w:val="640"/>
                  <w:marRight w:val="0"/>
                  <w:marTop w:val="0"/>
                  <w:marBottom w:val="0"/>
                  <w:divBdr>
                    <w:top w:val="none" w:sz="0" w:space="0" w:color="auto"/>
                    <w:left w:val="none" w:sz="0" w:space="0" w:color="auto"/>
                    <w:bottom w:val="none" w:sz="0" w:space="0" w:color="auto"/>
                    <w:right w:val="none" w:sz="0" w:space="0" w:color="auto"/>
                  </w:divBdr>
                </w:div>
                <w:div w:id="130103528">
                  <w:marLeft w:val="640"/>
                  <w:marRight w:val="0"/>
                  <w:marTop w:val="0"/>
                  <w:marBottom w:val="0"/>
                  <w:divBdr>
                    <w:top w:val="none" w:sz="0" w:space="0" w:color="auto"/>
                    <w:left w:val="none" w:sz="0" w:space="0" w:color="auto"/>
                    <w:bottom w:val="none" w:sz="0" w:space="0" w:color="auto"/>
                    <w:right w:val="none" w:sz="0" w:space="0" w:color="auto"/>
                  </w:divBdr>
                </w:div>
                <w:div w:id="1256594119">
                  <w:marLeft w:val="640"/>
                  <w:marRight w:val="0"/>
                  <w:marTop w:val="0"/>
                  <w:marBottom w:val="0"/>
                  <w:divBdr>
                    <w:top w:val="none" w:sz="0" w:space="0" w:color="auto"/>
                    <w:left w:val="none" w:sz="0" w:space="0" w:color="auto"/>
                    <w:bottom w:val="none" w:sz="0" w:space="0" w:color="auto"/>
                    <w:right w:val="none" w:sz="0" w:space="0" w:color="auto"/>
                  </w:divBdr>
                </w:div>
                <w:div w:id="1028216254">
                  <w:marLeft w:val="640"/>
                  <w:marRight w:val="0"/>
                  <w:marTop w:val="0"/>
                  <w:marBottom w:val="0"/>
                  <w:divBdr>
                    <w:top w:val="none" w:sz="0" w:space="0" w:color="auto"/>
                    <w:left w:val="none" w:sz="0" w:space="0" w:color="auto"/>
                    <w:bottom w:val="none" w:sz="0" w:space="0" w:color="auto"/>
                    <w:right w:val="none" w:sz="0" w:space="0" w:color="auto"/>
                  </w:divBdr>
                </w:div>
                <w:div w:id="1979800008">
                  <w:marLeft w:val="640"/>
                  <w:marRight w:val="0"/>
                  <w:marTop w:val="0"/>
                  <w:marBottom w:val="0"/>
                  <w:divBdr>
                    <w:top w:val="none" w:sz="0" w:space="0" w:color="auto"/>
                    <w:left w:val="none" w:sz="0" w:space="0" w:color="auto"/>
                    <w:bottom w:val="none" w:sz="0" w:space="0" w:color="auto"/>
                    <w:right w:val="none" w:sz="0" w:space="0" w:color="auto"/>
                  </w:divBdr>
                </w:div>
                <w:div w:id="241304749">
                  <w:marLeft w:val="640"/>
                  <w:marRight w:val="0"/>
                  <w:marTop w:val="0"/>
                  <w:marBottom w:val="0"/>
                  <w:divBdr>
                    <w:top w:val="none" w:sz="0" w:space="0" w:color="auto"/>
                    <w:left w:val="none" w:sz="0" w:space="0" w:color="auto"/>
                    <w:bottom w:val="none" w:sz="0" w:space="0" w:color="auto"/>
                    <w:right w:val="none" w:sz="0" w:space="0" w:color="auto"/>
                  </w:divBdr>
                </w:div>
                <w:div w:id="1263680464">
                  <w:marLeft w:val="640"/>
                  <w:marRight w:val="0"/>
                  <w:marTop w:val="0"/>
                  <w:marBottom w:val="0"/>
                  <w:divBdr>
                    <w:top w:val="none" w:sz="0" w:space="0" w:color="auto"/>
                    <w:left w:val="none" w:sz="0" w:space="0" w:color="auto"/>
                    <w:bottom w:val="none" w:sz="0" w:space="0" w:color="auto"/>
                    <w:right w:val="none" w:sz="0" w:space="0" w:color="auto"/>
                  </w:divBdr>
                </w:div>
                <w:div w:id="911502377">
                  <w:marLeft w:val="640"/>
                  <w:marRight w:val="0"/>
                  <w:marTop w:val="0"/>
                  <w:marBottom w:val="0"/>
                  <w:divBdr>
                    <w:top w:val="none" w:sz="0" w:space="0" w:color="auto"/>
                    <w:left w:val="none" w:sz="0" w:space="0" w:color="auto"/>
                    <w:bottom w:val="none" w:sz="0" w:space="0" w:color="auto"/>
                    <w:right w:val="none" w:sz="0" w:space="0" w:color="auto"/>
                  </w:divBdr>
                </w:div>
                <w:div w:id="164783882">
                  <w:marLeft w:val="640"/>
                  <w:marRight w:val="0"/>
                  <w:marTop w:val="0"/>
                  <w:marBottom w:val="0"/>
                  <w:divBdr>
                    <w:top w:val="none" w:sz="0" w:space="0" w:color="auto"/>
                    <w:left w:val="none" w:sz="0" w:space="0" w:color="auto"/>
                    <w:bottom w:val="none" w:sz="0" w:space="0" w:color="auto"/>
                    <w:right w:val="none" w:sz="0" w:space="0" w:color="auto"/>
                  </w:divBdr>
                </w:div>
                <w:div w:id="428934915">
                  <w:marLeft w:val="640"/>
                  <w:marRight w:val="0"/>
                  <w:marTop w:val="0"/>
                  <w:marBottom w:val="0"/>
                  <w:divBdr>
                    <w:top w:val="none" w:sz="0" w:space="0" w:color="auto"/>
                    <w:left w:val="none" w:sz="0" w:space="0" w:color="auto"/>
                    <w:bottom w:val="none" w:sz="0" w:space="0" w:color="auto"/>
                    <w:right w:val="none" w:sz="0" w:space="0" w:color="auto"/>
                  </w:divBdr>
                </w:div>
                <w:div w:id="1000044883">
                  <w:marLeft w:val="640"/>
                  <w:marRight w:val="0"/>
                  <w:marTop w:val="0"/>
                  <w:marBottom w:val="0"/>
                  <w:divBdr>
                    <w:top w:val="none" w:sz="0" w:space="0" w:color="auto"/>
                    <w:left w:val="none" w:sz="0" w:space="0" w:color="auto"/>
                    <w:bottom w:val="none" w:sz="0" w:space="0" w:color="auto"/>
                    <w:right w:val="none" w:sz="0" w:space="0" w:color="auto"/>
                  </w:divBdr>
                </w:div>
                <w:div w:id="455493458">
                  <w:marLeft w:val="640"/>
                  <w:marRight w:val="0"/>
                  <w:marTop w:val="0"/>
                  <w:marBottom w:val="0"/>
                  <w:divBdr>
                    <w:top w:val="none" w:sz="0" w:space="0" w:color="auto"/>
                    <w:left w:val="none" w:sz="0" w:space="0" w:color="auto"/>
                    <w:bottom w:val="none" w:sz="0" w:space="0" w:color="auto"/>
                    <w:right w:val="none" w:sz="0" w:space="0" w:color="auto"/>
                  </w:divBdr>
                </w:div>
                <w:div w:id="1785540518">
                  <w:marLeft w:val="640"/>
                  <w:marRight w:val="0"/>
                  <w:marTop w:val="0"/>
                  <w:marBottom w:val="0"/>
                  <w:divBdr>
                    <w:top w:val="none" w:sz="0" w:space="0" w:color="auto"/>
                    <w:left w:val="none" w:sz="0" w:space="0" w:color="auto"/>
                    <w:bottom w:val="none" w:sz="0" w:space="0" w:color="auto"/>
                    <w:right w:val="none" w:sz="0" w:space="0" w:color="auto"/>
                  </w:divBdr>
                </w:div>
                <w:div w:id="316615859">
                  <w:marLeft w:val="640"/>
                  <w:marRight w:val="0"/>
                  <w:marTop w:val="0"/>
                  <w:marBottom w:val="0"/>
                  <w:divBdr>
                    <w:top w:val="none" w:sz="0" w:space="0" w:color="auto"/>
                    <w:left w:val="none" w:sz="0" w:space="0" w:color="auto"/>
                    <w:bottom w:val="none" w:sz="0" w:space="0" w:color="auto"/>
                    <w:right w:val="none" w:sz="0" w:space="0" w:color="auto"/>
                  </w:divBdr>
                </w:div>
                <w:div w:id="1907106465">
                  <w:marLeft w:val="640"/>
                  <w:marRight w:val="0"/>
                  <w:marTop w:val="0"/>
                  <w:marBottom w:val="0"/>
                  <w:divBdr>
                    <w:top w:val="none" w:sz="0" w:space="0" w:color="auto"/>
                    <w:left w:val="none" w:sz="0" w:space="0" w:color="auto"/>
                    <w:bottom w:val="none" w:sz="0" w:space="0" w:color="auto"/>
                    <w:right w:val="none" w:sz="0" w:space="0" w:color="auto"/>
                  </w:divBdr>
                </w:div>
                <w:div w:id="1822573944">
                  <w:marLeft w:val="640"/>
                  <w:marRight w:val="0"/>
                  <w:marTop w:val="0"/>
                  <w:marBottom w:val="0"/>
                  <w:divBdr>
                    <w:top w:val="none" w:sz="0" w:space="0" w:color="auto"/>
                    <w:left w:val="none" w:sz="0" w:space="0" w:color="auto"/>
                    <w:bottom w:val="none" w:sz="0" w:space="0" w:color="auto"/>
                    <w:right w:val="none" w:sz="0" w:space="0" w:color="auto"/>
                  </w:divBdr>
                </w:div>
                <w:div w:id="1487012230">
                  <w:marLeft w:val="640"/>
                  <w:marRight w:val="0"/>
                  <w:marTop w:val="0"/>
                  <w:marBottom w:val="0"/>
                  <w:divBdr>
                    <w:top w:val="none" w:sz="0" w:space="0" w:color="auto"/>
                    <w:left w:val="none" w:sz="0" w:space="0" w:color="auto"/>
                    <w:bottom w:val="none" w:sz="0" w:space="0" w:color="auto"/>
                    <w:right w:val="none" w:sz="0" w:space="0" w:color="auto"/>
                  </w:divBdr>
                </w:div>
                <w:div w:id="110517092">
                  <w:marLeft w:val="640"/>
                  <w:marRight w:val="0"/>
                  <w:marTop w:val="0"/>
                  <w:marBottom w:val="0"/>
                  <w:divBdr>
                    <w:top w:val="none" w:sz="0" w:space="0" w:color="auto"/>
                    <w:left w:val="none" w:sz="0" w:space="0" w:color="auto"/>
                    <w:bottom w:val="none" w:sz="0" w:space="0" w:color="auto"/>
                    <w:right w:val="none" w:sz="0" w:space="0" w:color="auto"/>
                  </w:divBdr>
                </w:div>
                <w:div w:id="1852059662">
                  <w:marLeft w:val="640"/>
                  <w:marRight w:val="0"/>
                  <w:marTop w:val="0"/>
                  <w:marBottom w:val="0"/>
                  <w:divBdr>
                    <w:top w:val="none" w:sz="0" w:space="0" w:color="auto"/>
                    <w:left w:val="none" w:sz="0" w:space="0" w:color="auto"/>
                    <w:bottom w:val="none" w:sz="0" w:space="0" w:color="auto"/>
                    <w:right w:val="none" w:sz="0" w:space="0" w:color="auto"/>
                  </w:divBdr>
                </w:div>
                <w:div w:id="2004773859">
                  <w:marLeft w:val="640"/>
                  <w:marRight w:val="0"/>
                  <w:marTop w:val="0"/>
                  <w:marBottom w:val="0"/>
                  <w:divBdr>
                    <w:top w:val="none" w:sz="0" w:space="0" w:color="auto"/>
                    <w:left w:val="none" w:sz="0" w:space="0" w:color="auto"/>
                    <w:bottom w:val="none" w:sz="0" w:space="0" w:color="auto"/>
                    <w:right w:val="none" w:sz="0" w:space="0" w:color="auto"/>
                  </w:divBdr>
                </w:div>
                <w:div w:id="1241334301">
                  <w:marLeft w:val="640"/>
                  <w:marRight w:val="0"/>
                  <w:marTop w:val="0"/>
                  <w:marBottom w:val="0"/>
                  <w:divBdr>
                    <w:top w:val="none" w:sz="0" w:space="0" w:color="auto"/>
                    <w:left w:val="none" w:sz="0" w:space="0" w:color="auto"/>
                    <w:bottom w:val="none" w:sz="0" w:space="0" w:color="auto"/>
                    <w:right w:val="none" w:sz="0" w:space="0" w:color="auto"/>
                  </w:divBdr>
                </w:div>
                <w:div w:id="1157573480">
                  <w:marLeft w:val="640"/>
                  <w:marRight w:val="0"/>
                  <w:marTop w:val="0"/>
                  <w:marBottom w:val="0"/>
                  <w:divBdr>
                    <w:top w:val="none" w:sz="0" w:space="0" w:color="auto"/>
                    <w:left w:val="none" w:sz="0" w:space="0" w:color="auto"/>
                    <w:bottom w:val="none" w:sz="0" w:space="0" w:color="auto"/>
                    <w:right w:val="none" w:sz="0" w:space="0" w:color="auto"/>
                  </w:divBdr>
                </w:div>
                <w:div w:id="671688744">
                  <w:marLeft w:val="640"/>
                  <w:marRight w:val="0"/>
                  <w:marTop w:val="0"/>
                  <w:marBottom w:val="0"/>
                  <w:divBdr>
                    <w:top w:val="none" w:sz="0" w:space="0" w:color="auto"/>
                    <w:left w:val="none" w:sz="0" w:space="0" w:color="auto"/>
                    <w:bottom w:val="none" w:sz="0" w:space="0" w:color="auto"/>
                    <w:right w:val="none" w:sz="0" w:space="0" w:color="auto"/>
                  </w:divBdr>
                </w:div>
                <w:div w:id="912197132">
                  <w:marLeft w:val="640"/>
                  <w:marRight w:val="0"/>
                  <w:marTop w:val="0"/>
                  <w:marBottom w:val="0"/>
                  <w:divBdr>
                    <w:top w:val="none" w:sz="0" w:space="0" w:color="auto"/>
                    <w:left w:val="none" w:sz="0" w:space="0" w:color="auto"/>
                    <w:bottom w:val="none" w:sz="0" w:space="0" w:color="auto"/>
                    <w:right w:val="none" w:sz="0" w:space="0" w:color="auto"/>
                  </w:divBdr>
                </w:div>
                <w:div w:id="1051031340">
                  <w:marLeft w:val="640"/>
                  <w:marRight w:val="0"/>
                  <w:marTop w:val="0"/>
                  <w:marBottom w:val="0"/>
                  <w:divBdr>
                    <w:top w:val="none" w:sz="0" w:space="0" w:color="auto"/>
                    <w:left w:val="none" w:sz="0" w:space="0" w:color="auto"/>
                    <w:bottom w:val="none" w:sz="0" w:space="0" w:color="auto"/>
                    <w:right w:val="none" w:sz="0" w:space="0" w:color="auto"/>
                  </w:divBdr>
                </w:div>
              </w:divsChild>
            </w:div>
            <w:div w:id="2020807781">
              <w:marLeft w:val="0"/>
              <w:marRight w:val="0"/>
              <w:marTop w:val="0"/>
              <w:marBottom w:val="0"/>
              <w:divBdr>
                <w:top w:val="none" w:sz="0" w:space="0" w:color="auto"/>
                <w:left w:val="none" w:sz="0" w:space="0" w:color="auto"/>
                <w:bottom w:val="none" w:sz="0" w:space="0" w:color="auto"/>
                <w:right w:val="none" w:sz="0" w:space="0" w:color="auto"/>
              </w:divBdr>
              <w:divsChild>
                <w:div w:id="1654137129">
                  <w:marLeft w:val="640"/>
                  <w:marRight w:val="0"/>
                  <w:marTop w:val="0"/>
                  <w:marBottom w:val="0"/>
                  <w:divBdr>
                    <w:top w:val="none" w:sz="0" w:space="0" w:color="auto"/>
                    <w:left w:val="none" w:sz="0" w:space="0" w:color="auto"/>
                    <w:bottom w:val="none" w:sz="0" w:space="0" w:color="auto"/>
                    <w:right w:val="none" w:sz="0" w:space="0" w:color="auto"/>
                  </w:divBdr>
                </w:div>
                <w:div w:id="2035958394">
                  <w:marLeft w:val="640"/>
                  <w:marRight w:val="0"/>
                  <w:marTop w:val="0"/>
                  <w:marBottom w:val="0"/>
                  <w:divBdr>
                    <w:top w:val="none" w:sz="0" w:space="0" w:color="auto"/>
                    <w:left w:val="none" w:sz="0" w:space="0" w:color="auto"/>
                    <w:bottom w:val="none" w:sz="0" w:space="0" w:color="auto"/>
                    <w:right w:val="none" w:sz="0" w:space="0" w:color="auto"/>
                  </w:divBdr>
                </w:div>
                <w:div w:id="686446915">
                  <w:marLeft w:val="640"/>
                  <w:marRight w:val="0"/>
                  <w:marTop w:val="0"/>
                  <w:marBottom w:val="0"/>
                  <w:divBdr>
                    <w:top w:val="none" w:sz="0" w:space="0" w:color="auto"/>
                    <w:left w:val="none" w:sz="0" w:space="0" w:color="auto"/>
                    <w:bottom w:val="none" w:sz="0" w:space="0" w:color="auto"/>
                    <w:right w:val="none" w:sz="0" w:space="0" w:color="auto"/>
                  </w:divBdr>
                </w:div>
                <w:div w:id="1140196936">
                  <w:marLeft w:val="640"/>
                  <w:marRight w:val="0"/>
                  <w:marTop w:val="0"/>
                  <w:marBottom w:val="0"/>
                  <w:divBdr>
                    <w:top w:val="none" w:sz="0" w:space="0" w:color="auto"/>
                    <w:left w:val="none" w:sz="0" w:space="0" w:color="auto"/>
                    <w:bottom w:val="none" w:sz="0" w:space="0" w:color="auto"/>
                    <w:right w:val="none" w:sz="0" w:space="0" w:color="auto"/>
                  </w:divBdr>
                </w:div>
                <w:div w:id="1861771681">
                  <w:marLeft w:val="640"/>
                  <w:marRight w:val="0"/>
                  <w:marTop w:val="0"/>
                  <w:marBottom w:val="0"/>
                  <w:divBdr>
                    <w:top w:val="none" w:sz="0" w:space="0" w:color="auto"/>
                    <w:left w:val="none" w:sz="0" w:space="0" w:color="auto"/>
                    <w:bottom w:val="none" w:sz="0" w:space="0" w:color="auto"/>
                    <w:right w:val="none" w:sz="0" w:space="0" w:color="auto"/>
                  </w:divBdr>
                </w:div>
                <w:div w:id="1914581162">
                  <w:marLeft w:val="640"/>
                  <w:marRight w:val="0"/>
                  <w:marTop w:val="0"/>
                  <w:marBottom w:val="0"/>
                  <w:divBdr>
                    <w:top w:val="none" w:sz="0" w:space="0" w:color="auto"/>
                    <w:left w:val="none" w:sz="0" w:space="0" w:color="auto"/>
                    <w:bottom w:val="none" w:sz="0" w:space="0" w:color="auto"/>
                    <w:right w:val="none" w:sz="0" w:space="0" w:color="auto"/>
                  </w:divBdr>
                </w:div>
                <w:div w:id="597761452">
                  <w:marLeft w:val="640"/>
                  <w:marRight w:val="0"/>
                  <w:marTop w:val="0"/>
                  <w:marBottom w:val="0"/>
                  <w:divBdr>
                    <w:top w:val="none" w:sz="0" w:space="0" w:color="auto"/>
                    <w:left w:val="none" w:sz="0" w:space="0" w:color="auto"/>
                    <w:bottom w:val="none" w:sz="0" w:space="0" w:color="auto"/>
                    <w:right w:val="none" w:sz="0" w:space="0" w:color="auto"/>
                  </w:divBdr>
                </w:div>
                <w:div w:id="58290770">
                  <w:marLeft w:val="640"/>
                  <w:marRight w:val="0"/>
                  <w:marTop w:val="0"/>
                  <w:marBottom w:val="0"/>
                  <w:divBdr>
                    <w:top w:val="none" w:sz="0" w:space="0" w:color="auto"/>
                    <w:left w:val="none" w:sz="0" w:space="0" w:color="auto"/>
                    <w:bottom w:val="none" w:sz="0" w:space="0" w:color="auto"/>
                    <w:right w:val="none" w:sz="0" w:space="0" w:color="auto"/>
                  </w:divBdr>
                </w:div>
                <w:div w:id="124394625">
                  <w:marLeft w:val="640"/>
                  <w:marRight w:val="0"/>
                  <w:marTop w:val="0"/>
                  <w:marBottom w:val="0"/>
                  <w:divBdr>
                    <w:top w:val="none" w:sz="0" w:space="0" w:color="auto"/>
                    <w:left w:val="none" w:sz="0" w:space="0" w:color="auto"/>
                    <w:bottom w:val="none" w:sz="0" w:space="0" w:color="auto"/>
                    <w:right w:val="none" w:sz="0" w:space="0" w:color="auto"/>
                  </w:divBdr>
                </w:div>
                <w:div w:id="1818717199">
                  <w:marLeft w:val="640"/>
                  <w:marRight w:val="0"/>
                  <w:marTop w:val="0"/>
                  <w:marBottom w:val="0"/>
                  <w:divBdr>
                    <w:top w:val="none" w:sz="0" w:space="0" w:color="auto"/>
                    <w:left w:val="none" w:sz="0" w:space="0" w:color="auto"/>
                    <w:bottom w:val="none" w:sz="0" w:space="0" w:color="auto"/>
                    <w:right w:val="none" w:sz="0" w:space="0" w:color="auto"/>
                  </w:divBdr>
                </w:div>
                <w:div w:id="1556890208">
                  <w:marLeft w:val="640"/>
                  <w:marRight w:val="0"/>
                  <w:marTop w:val="0"/>
                  <w:marBottom w:val="0"/>
                  <w:divBdr>
                    <w:top w:val="none" w:sz="0" w:space="0" w:color="auto"/>
                    <w:left w:val="none" w:sz="0" w:space="0" w:color="auto"/>
                    <w:bottom w:val="none" w:sz="0" w:space="0" w:color="auto"/>
                    <w:right w:val="none" w:sz="0" w:space="0" w:color="auto"/>
                  </w:divBdr>
                </w:div>
                <w:div w:id="648437059">
                  <w:marLeft w:val="640"/>
                  <w:marRight w:val="0"/>
                  <w:marTop w:val="0"/>
                  <w:marBottom w:val="0"/>
                  <w:divBdr>
                    <w:top w:val="none" w:sz="0" w:space="0" w:color="auto"/>
                    <w:left w:val="none" w:sz="0" w:space="0" w:color="auto"/>
                    <w:bottom w:val="none" w:sz="0" w:space="0" w:color="auto"/>
                    <w:right w:val="none" w:sz="0" w:space="0" w:color="auto"/>
                  </w:divBdr>
                </w:div>
                <w:div w:id="1399209171">
                  <w:marLeft w:val="640"/>
                  <w:marRight w:val="0"/>
                  <w:marTop w:val="0"/>
                  <w:marBottom w:val="0"/>
                  <w:divBdr>
                    <w:top w:val="none" w:sz="0" w:space="0" w:color="auto"/>
                    <w:left w:val="none" w:sz="0" w:space="0" w:color="auto"/>
                    <w:bottom w:val="none" w:sz="0" w:space="0" w:color="auto"/>
                    <w:right w:val="none" w:sz="0" w:space="0" w:color="auto"/>
                  </w:divBdr>
                </w:div>
                <w:div w:id="2004697889">
                  <w:marLeft w:val="640"/>
                  <w:marRight w:val="0"/>
                  <w:marTop w:val="0"/>
                  <w:marBottom w:val="0"/>
                  <w:divBdr>
                    <w:top w:val="none" w:sz="0" w:space="0" w:color="auto"/>
                    <w:left w:val="none" w:sz="0" w:space="0" w:color="auto"/>
                    <w:bottom w:val="none" w:sz="0" w:space="0" w:color="auto"/>
                    <w:right w:val="none" w:sz="0" w:space="0" w:color="auto"/>
                  </w:divBdr>
                </w:div>
                <w:div w:id="1445035041">
                  <w:marLeft w:val="640"/>
                  <w:marRight w:val="0"/>
                  <w:marTop w:val="0"/>
                  <w:marBottom w:val="0"/>
                  <w:divBdr>
                    <w:top w:val="none" w:sz="0" w:space="0" w:color="auto"/>
                    <w:left w:val="none" w:sz="0" w:space="0" w:color="auto"/>
                    <w:bottom w:val="none" w:sz="0" w:space="0" w:color="auto"/>
                    <w:right w:val="none" w:sz="0" w:space="0" w:color="auto"/>
                  </w:divBdr>
                </w:div>
                <w:div w:id="1389259669">
                  <w:marLeft w:val="640"/>
                  <w:marRight w:val="0"/>
                  <w:marTop w:val="0"/>
                  <w:marBottom w:val="0"/>
                  <w:divBdr>
                    <w:top w:val="none" w:sz="0" w:space="0" w:color="auto"/>
                    <w:left w:val="none" w:sz="0" w:space="0" w:color="auto"/>
                    <w:bottom w:val="none" w:sz="0" w:space="0" w:color="auto"/>
                    <w:right w:val="none" w:sz="0" w:space="0" w:color="auto"/>
                  </w:divBdr>
                </w:div>
                <w:div w:id="1285229280">
                  <w:marLeft w:val="640"/>
                  <w:marRight w:val="0"/>
                  <w:marTop w:val="0"/>
                  <w:marBottom w:val="0"/>
                  <w:divBdr>
                    <w:top w:val="none" w:sz="0" w:space="0" w:color="auto"/>
                    <w:left w:val="none" w:sz="0" w:space="0" w:color="auto"/>
                    <w:bottom w:val="none" w:sz="0" w:space="0" w:color="auto"/>
                    <w:right w:val="none" w:sz="0" w:space="0" w:color="auto"/>
                  </w:divBdr>
                </w:div>
                <w:div w:id="537278957">
                  <w:marLeft w:val="640"/>
                  <w:marRight w:val="0"/>
                  <w:marTop w:val="0"/>
                  <w:marBottom w:val="0"/>
                  <w:divBdr>
                    <w:top w:val="none" w:sz="0" w:space="0" w:color="auto"/>
                    <w:left w:val="none" w:sz="0" w:space="0" w:color="auto"/>
                    <w:bottom w:val="none" w:sz="0" w:space="0" w:color="auto"/>
                    <w:right w:val="none" w:sz="0" w:space="0" w:color="auto"/>
                  </w:divBdr>
                </w:div>
                <w:div w:id="684793767">
                  <w:marLeft w:val="640"/>
                  <w:marRight w:val="0"/>
                  <w:marTop w:val="0"/>
                  <w:marBottom w:val="0"/>
                  <w:divBdr>
                    <w:top w:val="none" w:sz="0" w:space="0" w:color="auto"/>
                    <w:left w:val="none" w:sz="0" w:space="0" w:color="auto"/>
                    <w:bottom w:val="none" w:sz="0" w:space="0" w:color="auto"/>
                    <w:right w:val="none" w:sz="0" w:space="0" w:color="auto"/>
                  </w:divBdr>
                </w:div>
                <w:div w:id="714499614">
                  <w:marLeft w:val="640"/>
                  <w:marRight w:val="0"/>
                  <w:marTop w:val="0"/>
                  <w:marBottom w:val="0"/>
                  <w:divBdr>
                    <w:top w:val="none" w:sz="0" w:space="0" w:color="auto"/>
                    <w:left w:val="none" w:sz="0" w:space="0" w:color="auto"/>
                    <w:bottom w:val="none" w:sz="0" w:space="0" w:color="auto"/>
                    <w:right w:val="none" w:sz="0" w:space="0" w:color="auto"/>
                  </w:divBdr>
                </w:div>
                <w:div w:id="1936472980">
                  <w:marLeft w:val="640"/>
                  <w:marRight w:val="0"/>
                  <w:marTop w:val="0"/>
                  <w:marBottom w:val="0"/>
                  <w:divBdr>
                    <w:top w:val="none" w:sz="0" w:space="0" w:color="auto"/>
                    <w:left w:val="none" w:sz="0" w:space="0" w:color="auto"/>
                    <w:bottom w:val="none" w:sz="0" w:space="0" w:color="auto"/>
                    <w:right w:val="none" w:sz="0" w:space="0" w:color="auto"/>
                  </w:divBdr>
                </w:div>
                <w:div w:id="1225484903">
                  <w:marLeft w:val="640"/>
                  <w:marRight w:val="0"/>
                  <w:marTop w:val="0"/>
                  <w:marBottom w:val="0"/>
                  <w:divBdr>
                    <w:top w:val="none" w:sz="0" w:space="0" w:color="auto"/>
                    <w:left w:val="none" w:sz="0" w:space="0" w:color="auto"/>
                    <w:bottom w:val="none" w:sz="0" w:space="0" w:color="auto"/>
                    <w:right w:val="none" w:sz="0" w:space="0" w:color="auto"/>
                  </w:divBdr>
                </w:div>
                <w:div w:id="1562401713">
                  <w:marLeft w:val="640"/>
                  <w:marRight w:val="0"/>
                  <w:marTop w:val="0"/>
                  <w:marBottom w:val="0"/>
                  <w:divBdr>
                    <w:top w:val="none" w:sz="0" w:space="0" w:color="auto"/>
                    <w:left w:val="none" w:sz="0" w:space="0" w:color="auto"/>
                    <w:bottom w:val="none" w:sz="0" w:space="0" w:color="auto"/>
                    <w:right w:val="none" w:sz="0" w:space="0" w:color="auto"/>
                  </w:divBdr>
                </w:div>
                <w:div w:id="2049723319">
                  <w:marLeft w:val="640"/>
                  <w:marRight w:val="0"/>
                  <w:marTop w:val="0"/>
                  <w:marBottom w:val="0"/>
                  <w:divBdr>
                    <w:top w:val="none" w:sz="0" w:space="0" w:color="auto"/>
                    <w:left w:val="none" w:sz="0" w:space="0" w:color="auto"/>
                    <w:bottom w:val="none" w:sz="0" w:space="0" w:color="auto"/>
                    <w:right w:val="none" w:sz="0" w:space="0" w:color="auto"/>
                  </w:divBdr>
                </w:div>
                <w:div w:id="1317805543">
                  <w:marLeft w:val="640"/>
                  <w:marRight w:val="0"/>
                  <w:marTop w:val="0"/>
                  <w:marBottom w:val="0"/>
                  <w:divBdr>
                    <w:top w:val="none" w:sz="0" w:space="0" w:color="auto"/>
                    <w:left w:val="none" w:sz="0" w:space="0" w:color="auto"/>
                    <w:bottom w:val="none" w:sz="0" w:space="0" w:color="auto"/>
                    <w:right w:val="none" w:sz="0" w:space="0" w:color="auto"/>
                  </w:divBdr>
                </w:div>
                <w:div w:id="1007244458">
                  <w:marLeft w:val="640"/>
                  <w:marRight w:val="0"/>
                  <w:marTop w:val="0"/>
                  <w:marBottom w:val="0"/>
                  <w:divBdr>
                    <w:top w:val="none" w:sz="0" w:space="0" w:color="auto"/>
                    <w:left w:val="none" w:sz="0" w:space="0" w:color="auto"/>
                    <w:bottom w:val="none" w:sz="0" w:space="0" w:color="auto"/>
                    <w:right w:val="none" w:sz="0" w:space="0" w:color="auto"/>
                  </w:divBdr>
                </w:div>
                <w:div w:id="313262178">
                  <w:marLeft w:val="640"/>
                  <w:marRight w:val="0"/>
                  <w:marTop w:val="0"/>
                  <w:marBottom w:val="0"/>
                  <w:divBdr>
                    <w:top w:val="none" w:sz="0" w:space="0" w:color="auto"/>
                    <w:left w:val="none" w:sz="0" w:space="0" w:color="auto"/>
                    <w:bottom w:val="none" w:sz="0" w:space="0" w:color="auto"/>
                    <w:right w:val="none" w:sz="0" w:space="0" w:color="auto"/>
                  </w:divBdr>
                </w:div>
                <w:div w:id="1795178185">
                  <w:marLeft w:val="640"/>
                  <w:marRight w:val="0"/>
                  <w:marTop w:val="0"/>
                  <w:marBottom w:val="0"/>
                  <w:divBdr>
                    <w:top w:val="none" w:sz="0" w:space="0" w:color="auto"/>
                    <w:left w:val="none" w:sz="0" w:space="0" w:color="auto"/>
                    <w:bottom w:val="none" w:sz="0" w:space="0" w:color="auto"/>
                    <w:right w:val="none" w:sz="0" w:space="0" w:color="auto"/>
                  </w:divBdr>
                </w:div>
                <w:div w:id="1123693985">
                  <w:marLeft w:val="640"/>
                  <w:marRight w:val="0"/>
                  <w:marTop w:val="0"/>
                  <w:marBottom w:val="0"/>
                  <w:divBdr>
                    <w:top w:val="none" w:sz="0" w:space="0" w:color="auto"/>
                    <w:left w:val="none" w:sz="0" w:space="0" w:color="auto"/>
                    <w:bottom w:val="none" w:sz="0" w:space="0" w:color="auto"/>
                    <w:right w:val="none" w:sz="0" w:space="0" w:color="auto"/>
                  </w:divBdr>
                </w:div>
                <w:div w:id="580211660">
                  <w:marLeft w:val="640"/>
                  <w:marRight w:val="0"/>
                  <w:marTop w:val="0"/>
                  <w:marBottom w:val="0"/>
                  <w:divBdr>
                    <w:top w:val="none" w:sz="0" w:space="0" w:color="auto"/>
                    <w:left w:val="none" w:sz="0" w:space="0" w:color="auto"/>
                    <w:bottom w:val="none" w:sz="0" w:space="0" w:color="auto"/>
                    <w:right w:val="none" w:sz="0" w:space="0" w:color="auto"/>
                  </w:divBdr>
                </w:div>
                <w:div w:id="1145202630">
                  <w:marLeft w:val="640"/>
                  <w:marRight w:val="0"/>
                  <w:marTop w:val="0"/>
                  <w:marBottom w:val="0"/>
                  <w:divBdr>
                    <w:top w:val="none" w:sz="0" w:space="0" w:color="auto"/>
                    <w:left w:val="none" w:sz="0" w:space="0" w:color="auto"/>
                    <w:bottom w:val="none" w:sz="0" w:space="0" w:color="auto"/>
                    <w:right w:val="none" w:sz="0" w:space="0" w:color="auto"/>
                  </w:divBdr>
                </w:div>
                <w:div w:id="1446074447">
                  <w:marLeft w:val="640"/>
                  <w:marRight w:val="0"/>
                  <w:marTop w:val="0"/>
                  <w:marBottom w:val="0"/>
                  <w:divBdr>
                    <w:top w:val="none" w:sz="0" w:space="0" w:color="auto"/>
                    <w:left w:val="none" w:sz="0" w:space="0" w:color="auto"/>
                    <w:bottom w:val="none" w:sz="0" w:space="0" w:color="auto"/>
                    <w:right w:val="none" w:sz="0" w:space="0" w:color="auto"/>
                  </w:divBdr>
                </w:div>
                <w:div w:id="1322536464">
                  <w:marLeft w:val="640"/>
                  <w:marRight w:val="0"/>
                  <w:marTop w:val="0"/>
                  <w:marBottom w:val="0"/>
                  <w:divBdr>
                    <w:top w:val="none" w:sz="0" w:space="0" w:color="auto"/>
                    <w:left w:val="none" w:sz="0" w:space="0" w:color="auto"/>
                    <w:bottom w:val="none" w:sz="0" w:space="0" w:color="auto"/>
                    <w:right w:val="none" w:sz="0" w:space="0" w:color="auto"/>
                  </w:divBdr>
                </w:div>
                <w:div w:id="381754679">
                  <w:marLeft w:val="640"/>
                  <w:marRight w:val="0"/>
                  <w:marTop w:val="0"/>
                  <w:marBottom w:val="0"/>
                  <w:divBdr>
                    <w:top w:val="none" w:sz="0" w:space="0" w:color="auto"/>
                    <w:left w:val="none" w:sz="0" w:space="0" w:color="auto"/>
                    <w:bottom w:val="none" w:sz="0" w:space="0" w:color="auto"/>
                    <w:right w:val="none" w:sz="0" w:space="0" w:color="auto"/>
                  </w:divBdr>
                </w:div>
                <w:div w:id="698897790">
                  <w:marLeft w:val="640"/>
                  <w:marRight w:val="0"/>
                  <w:marTop w:val="0"/>
                  <w:marBottom w:val="0"/>
                  <w:divBdr>
                    <w:top w:val="none" w:sz="0" w:space="0" w:color="auto"/>
                    <w:left w:val="none" w:sz="0" w:space="0" w:color="auto"/>
                    <w:bottom w:val="none" w:sz="0" w:space="0" w:color="auto"/>
                    <w:right w:val="none" w:sz="0" w:space="0" w:color="auto"/>
                  </w:divBdr>
                </w:div>
                <w:div w:id="582762672">
                  <w:marLeft w:val="640"/>
                  <w:marRight w:val="0"/>
                  <w:marTop w:val="0"/>
                  <w:marBottom w:val="0"/>
                  <w:divBdr>
                    <w:top w:val="none" w:sz="0" w:space="0" w:color="auto"/>
                    <w:left w:val="none" w:sz="0" w:space="0" w:color="auto"/>
                    <w:bottom w:val="none" w:sz="0" w:space="0" w:color="auto"/>
                    <w:right w:val="none" w:sz="0" w:space="0" w:color="auto"/>
                  </w:divBdr>
                </w:div>
                <w:div w:id="867067948">
                  <w:marLeft w:val="640"/>
                  <w:marRight w:val="0"/>
                  <w:marTop w:val="0"/>
                  <w:marBottom w:val="0"/>
                  <w:divBdr>
                    <w:top w:val="none" w:sz="0" w:space="0" w:color="auto"/>
                    <w:left w:val="none" w:sz="0" w:space="0" w:color="auto"/>
                    <w:bottom w:val="none" w:sz="0" w:space="0" w:color="auto"/>
                    <w:right w:val="none" w:sz="0" w:space="0" w:color="auto"/>
                  </w:divBdr>
                </w:div>
                <w:div w:id="1094666592">
                  <w:marLeft w:val="640"/>
                  <w:marRight w:val="0"/>
                  <w:marTop w:val="0"/>
                  <w:marBottom w:val="0"/>
                  <w:divBdr>
                    <w:top w:val="none" w:sz="0" w:space="0" w:color="auto"/>
                    <w:left w:val="none" w:sz="0" w:space="0" w:color="auto"/>
                    <w:bottom w:val="none" w:sz="0" w:space="0" w:color="auto"/>
                    <w:right w:val="none" w:sz="0" w:space="0" w:color="auto"/>
                  </w:divBdr>
                </w:div>
                <w:div w:id="746347025">
                  <w:marLeft w:val="640"/>
                  <w:marRight w:val="0"/>
                  <w:marTop w:val="0"/>
                  <w:marBottom w:val="0"/>
                  <w:divBdr>
                    <w:top w:val="none" w:sz="0" w:space="0" w:color="auto"/>
                    <w:left w:val="none" w:sz="0" w:space="0" w:color="auto"/>
                    <w:bottom w:val="none" w:sz="0" w:space="0" w:color="auto"/>
                    <w:right w:val="none" w:sz="0" w:space="0" w:color="auto"/>
                  </w:divBdr>
                </w:div>
                <w:div w:id="890732204">
                  <w:marLeft w:val="640"/>
                  <w:marRight w:val="0"/>
                  <w:marTop w:val="0"/>
                  <w:marBottom w:val="0"/>
                  <w:divBdr>
                    <w:top w:val="none" w:sz="0" w:space="0" w:color="auto"/>
                    <w:left w:val="none" w:sz="0" w:space="0" w:color="auto"/>
                    <w:bottom w:val="none" w:sz="0" w:space="0" w:color="auto"/>
                    <w:right w:val="none" w:sz="0" w:space="0" w:color="auto"/>
                  </w:divBdr>
                </w:div>
                <w:div w:id="1789277493">
                  <w:marLeft w:val="640"/>
                  <w:marRight w:val="0"/>
                  <w:marTop w:val="0"/>
                  <w:marBottom w:val="0"/>
                  <w:divBdr>
                    <w:top w:val="none" w:sz="0" w:space="0" w:color="auto"/>
                    <w:left w:val="none" w:sz="0" w:space="0" w:color="auto"/>
                    <w:bottom w:val="none" w:sz="0" w:space="0" w:color="auto"/>
                    <w:right w:val="none" w:sz="0" w:space="0" w:color="auto"/>
                  </w:divBdr>
                </w:div>
                <w:div w:id="2046561857">
                  <w:marLeft w:val="640"/>
                  <w:marRight w:val="0"/>
                  <w:marTop w:val="0"/>
                  <w:marBottom w:val="0"/>
                  <w:divBdr>
                    <w:top w:val="none" w:sz="0" w:space="0" w:color="auto"/>
                    <w:left w:val="none" w:sz="0" w:space="0" w:color="auto"/>
                    <w:bottom w:val="none" w:sz="0" w:space="0" w:color="auto"/>
                    <w:right w:val="none" w:sz="0" w:space="0" w:color="auto"/>
                  </w:divBdr>
                </w:div>
                <w:div w:id="1183475081">
                  <w:marLeft w:val="640"/>
                  <w:marRight w:val="0"/>
                  <w:marTop w:val="0"/>
                  <w:marBottom w:val="0"/>
                  <w:divBdr>
                    <w:top w:val="none" w:sz="0" w:space="0" w:color="auto"/>
                    <w:left w:val="none" w:sz="0" w:space="0" w:color="auto"/>
                    <w:bottom w:val="none" w:sz="0" w:space="0" w:color="auto"/>
                    <w:right w:val="none" w:sz="0" w:space="0" w:color="auto"/>
                  </w:divBdr>
                </w:div>
                <w:div w:id="1073812848">
                  <w:marLeft w:val="640"/>
                  <w:marRight w:val="0"/>
                  <w:marTop w:val="0"/>
                  <w:marBottom w:val="0"/>
                  <w:divBdr>
                    <w:top w:val="none" w:sz="0" w:space="0" w:color="auto"/>
                    <w:left w:val="none" w:sz="0" w:space="0" w:color="auto"/>
                    <w:bottom w:val="none" w:sz="0" w:space="0" w:color="auto"/>
                    <w:right w:val="none" w:sz="0" w:space="0" w:color="auto"/>
                  </w:divBdr>
                </w:div>
                <w:div w:id="185993873">
                  <w:marLeft w:val="640"/>
                  <w:marRight w:val="0"/>
                  <w:marTop w:val="0"/>
                  <w:marBottom w:val="0"/>
                  <w:divBdr>
                    <w:top w:val="none" w:sz="0" w:space="0" w:color="auto"/>
                    <w:left w:val="none" w:sz="0" w:space="0" w:color="auto"/>
                    <w:bottom w:val="none" w:sz="0" w:space="0" w:color="auto"/>
                    <w:right w:val="none" w:sz="0" w:space="0" w:color="auto"/>
                  </w:divBdr>
                </w:div>
                <w:div w:id="1840270169">
                  <w:marLeft w:val="640"/>
                  <w:marRight w:val="0"/>
                  <w:marTop w:val="0"/>
                  <w:marBottom w:val="0"/>
                  <w:divBdr>
                    <w:top w:val="none" w:sz="0" w:space="0" w:color="auto"/>
                    <w:left w:val="none" w:sz="0" w:space="0" w:color="auto"/>
                    <w:bottom w:val="none" w:sz="0" w:space="0" w:color="auto"/>
                    <w:right w:val="none" w:sz="0" w:space="0" w:color="auto"/>
                  </w:divBdr>
                </w:div>
                <w:div w:id="1339188840">
                  <w:marLeft w:val="640"/>
                  <w:marRight w:val="0"/>
                  <w:marTop w:val="0"/>
                  <w:marBottom w:val="0"/>
                  <w:divBdr>
                    <w:top w:val="none" w:sz="0" w:space="0" w:color="auto"/>
                    <w:left w:val="none" w:sz="0" w:space="0" w:color="auto"/>
                    <w:bottom w:val="none" w:sz="0" w:space="0" w:color="auto"/>
                    <w:right w:val="none" w:sz="0" w:space="0" w:color="auto"/>
                  </w:divBdr>
                </w:div>
              </w:divsChild>
            </w:div>
            <w:div w:id="2047410473">
              <w:marLeft w:val="0"/>
              <w:marRight w:val="0"/>
              <w:marTop w:val="0"/>
              <w:marBottom w:val="0"/>
              <w:divBdr>
                <w:top w:val="none" w:sz="0" w:space="0" w:color="auto"/>
                <w:left w:val="none" w:sz="0" w:space="0" w:color="auto"/>
                <w:bottom w:val="none" w:sz="0" w:space="0" w:color="auto"/>
                <w:right w:val="none" w:sz="0" w:space="0" w:color="auto"/>
              </w:divBdr>
              <w:divsChild>
                <w:div w:id="1840074975">
                  <w:marLeft w:val="640"/>
                  <w:marRight w:val="0"/>
                  <w:marTop w:val="0"/>
                  <w:marBottom w:val="0"/>
                  <w:divBdr>
                    <w:top w:val="none" w:sz="0" w:space="0" w:color="auto"/>
                    <w:left w:val="none" w:sz="0" w:space="0" w:color="auto"/>
                    <w:bottom w:val="none" w:sz="0" w:space="0" w:color="auto"/>
                    <w:right w:val="none" w:sz="0" w:space="0" w:color="auto"/>
                  </w:divBdr>
                </w:div>
                <w:div w:id="259335821">
                  <w:marLeft w:val="640"/>
                  <w:marRight w:val="0"/>
                  <w:marTop w:val="0"/>
                  <w:marBottom w:val="0"/>
                  <w:divBdr>
                    <w:top w:val="none" w:sz="0" w:space="0" w:color="auto"/>
                    <w:left w:val="none" w:sz="0" w:space="0" w:color="auto"/>
                    <w:bottom w:val="none" w:sz="0" w:space="0" w:color="auto"/>
                    <w:right w:val="none" w:sz="0" w:space="0" w:color="auto"/>
                  </w:divBdr>
                </w:div>
                <w:div w:id="1758095052">
                  <w:marLeft w:val="640"/>
                  <w:marRight w:val="0"/>
                  <w:marTop w:val="0"/>
                  <w:marBottom w:val="0"/>
                  <w:divBdr>
                    <w:top w:val="none" w:sz="0" w:space="0" w:color="auto"/>
                    <w:left w:val="none" w:sz="0" w:space="0" w:color="auto"/>
                    <w:bottom w:val="none" w:sz="0" w:space="0" w:color="auto"/>
                    <w:right w:val="none" w:sz="0" w:space="0" w:color="auto"/>
                  </w:divBdr>
                </w:div>
                <w:div w:id="1079055727">
                  <w:marLeft w:val="640"/>
                  <w:marRight w:val="0"/>
                  <w:marTop w:val="0"/>
                  <w:marBottom w:val="0"/>
                  <w:divBdr>
                    <w:top w:val="none" w:sz="0" w:space="0" w:color="auto"/>
                    <w:left w:val="none" w:sz="0" w:space="0" w:color="auto"/>
                    <w:bottom w:val="none" w:sz="0" w:space="0" w:color="auto"/>
                    <w:right w:val="none" w:sz="0" w:space="0" w:color="auto"/>
                  </w:divBdr>
                </w:div>
                <w:div w:id="1548255095">
                  <w:marLeft w:val="640"/>
                  <w:marRight w:val="0"/>
                  <w:marTop w:val="0"/>
                  <w:marBottom w:val="0"/>
                  <w:divBdr>
                    <w:top w:val="none" w:sz="0" w:space="0" w:color="auto"/>
                    <w:left w:val="none" w:sz="0" w:space="0" w:color="auto"/>
                    <w:bottom w:val="none" w:sz="0" w:space="0" w:color="auto"/>
                    <w:right w:val="none" w:sz="0" w:space="0" w:color="auto"/>
                  </w:divBdr>
                </w:div>
                <w:div w:id="1887906695">
                  <w:marLeft w:val="640"/>
                  <w:marRight w:val="0"/>
                  <w:marTop w:val="0"/>
                  <w:marBottom w:val="0"/>
                  <w:divBdr>
                    <w:top w:val="none" w:sz="0" w:space="0" w:color="auto"/>
                    <w:left w:val="none" w:sz="0" w:space="0" w:color="auto"/>
                    <w:bottom w:val="none" w:sz="0" w:space="0" w:color="auto"/>
                    <w:right w:val="none" w:sz="0" w:space="0" w:color="auto"/>
                  </w:divBdr>
                </w:div>
                <w:div w:id="675495585">
                  <w:marLeft w:val="640"/>
                  <w:marRight w:val="0"/>
                  <w:marTop w:val="0"/>
                  <w:marBottom w:val="0"/>
                  <w:divBdr>
                    <w:top w:val="none" w:sz="0" w:space="0" w:color="auto"/>
                    <w:left w:val="none" w:sz="0" w:space="0" w:color="auto"/>
                    <w:bottom w:val="none" w:sz="0" w:space="0" w:color="auto"/>
                    <w:right w:val="none" w:sz="0" w:space="0" w:color="auto"/>
                  </w:divBdr>
                </w:div>
                <w:div w:id="526215976">
                  <w:marLeft w:val="640"/>
                  <w:marRight w:val="0"/>
                  <w:marTop w:val="0"/>
                  <w:marBottom w:val="0"/>
                  <w:divBdr>
                    <w:top w:val="none" w:sz="0" w:space="0" w:color="auto"/>
                    <w:left w:val="none" w:sz="0" w:space="0" w:color="auto"/>
                    <w:bottom w:val="none" w:sz="0" w:space="0" w:color="auto"/>
                    <w:right w:val="none" w:sz="0" w:space="0" w:color="auto"/>
                  </w:divBdr>
                </w:div>
                <w:div w:id="1464888006">
                  <w:marLeft w:val="640"/>
                  <w:marRight w:val="0"/>
                  <w:marTop w:val="0"/>
                  <w:marBottom w:val="0"/>
                  <w:divBdr>
                    <w:top w:val="none" w:sz="0" w:space="0" w:color="auto"/>
                    <w:left w:val="none" w:sz="0" w:space="0" w:color="auto"/>
                    <w:bottom w:val="none" w:sz="0" w:space="0" w:color="auto"/>
                    <w:right w:val="none" w:sz="0" w:space="0" w:color="auto"/>
                  </w:divBdr>
                </w:div>
                <w:div w:id="1463302280">
                  <w:marLeft w:val="640"/>
                  <w:marRight w:val="0"/>
                  <w:marTop w:val="0"/>
                  <w:marBottom w:val="0"/>
                  <w:divBdr>
                    <w:top w:val="none" w:sz="0" w:space="0" w:color="auto"/>
                    <w:left w:val="none" w:sz="0" w:space="0" w:color="auto"/>
                    <w:bottom w:val="none" w:sz="0" w:space="0" w:color="auto"/>
                    <w:right w:val="none" w:sz="0" w:space="0" w:color="auto"/>
                  </w:divBdr>
                </w:div>
                <w:div w:id="170800994">
                  <w:marLeft w:val="640"/>
                  <w:marRight w:val="0"/>
                  <w:marTop w:val="0"/>
                  <w:marBottom w:val="0"/>
                  <w:divBdr>
                    <w:top w:val="none" w:sz="0" w:space="0" w:color="auto"/>
                    <w:left w:val="none" w:sz="0" w:space="0" w:color="auto"/>
                    <w:bottom w:val="none" w:sz="0" w:space="0" w:color="auto"/>
                    <w:right w:val="none" w:sz="0" w:space="0" w:color="auto"/>
                  </w:divBdr>
                </w:div>
                <w:div w:id="565381593">
                  <w:marLeft w:val="640"/>
                  <w:marRight w:val="0"/>
                  <w:marTop w:val="0"/>
                  <w:marBottom w:val="0"/>
                  <w:divBdr>
                    <w:top w:val="none" w:sz="0" w:space="0" w:color="auto"/>
                    <w:left w:val="none" w:sz="0" w:space="0" w:color="auto"/>
                    <w:bottom w:val="none" w:sz="0" w:space="0" w:color="auto"/>
                    <w:right w:val="none" w:sz="0" w:space="0" w:color="auto"/>
                  </w:divBdr>
                </w:div>
                <w:div w:id="61024803">
                  <w:marLeft w:val="640"/>
                  <w:marRight w:val="0"/>
                  <w:marTop w:val="0"/>
                  <w:marBottom w:val="0"/>
                  <w:divBdr>
                    <w:top w:val="none" w:sz="0" w:space="0" w:color="auto"/>
                    <w:left w:val="none" w:sz="0" w:space="0" w:color="auto"/>
                    <w:bottom w:val="none" w:sz="0" w:space="0" w:color="auto"/>
                    <w:right w:val="none" w:sz="0" w:space="0" w:color="auto"/>
                  </w:divBdr>
                </w:div>
                <w:div w:id="481582136">
                  <w:marLeft w:val="640"/>
                  <w:marRight w:val="0"/>
                  <w:marTop w:val="0"/>
                  <w:marBottom w:val="0"/>
                  <w:divBdr>
                    <w:top w:val="none" w:sz="0" w:space="0" w:color="auto"/>
                    <w:left w:val="none" w:sz="0" w:space="0" w:color="auto"/>
                    <w:bottom w:val="none" w:sz="0" w:space="0" w:color="auto"/>
                    <w:right w:val="none" w:sz="0" w:space="0" w:color="auto"/>
                  </w:divBdr>
                </w:div>
                <w:div w:id="746655752">
                  <w:marLeft w:val="640"/>
                  <w:marRight w:val="0"/>
                  <w:marTop w:val="0"/>
                  <w:marBottom w:val="0"/>
                  <w:divBdr>
                    <w:top w:val="none" w:sz="0" w:space="0" w:color="auto"/>
                    <w:left w:val="none" w:sz="0" w:space="0" w:color="auto"/>
                    <w:bottom w:val="none" w:sz="0" w:space="0" w:color="auto"/>
                    <w:right w:val="none" w:sz="0" w:space="0" w:color="auto"/>
                  </w:divBdr>
                </w:div>
                <w:div w:id="604264211">
                  <w:marLeft w:val="640"/>
                  <w:marRight w:val="0"/>
                  <w:marTop w:val="0"/>
                  <w:marBottom w:val="0"/>
                  <w:divBdr>
                    <w:top w:val="none" w:sz="0" w:space="0" w:color="auto"/>
                    <w:left w:val="none" w:sz="0" w:space="0" w:color="auto"/>
                    <w:bottom w:val="none" w:sz="0" w:space="0" w:color="auto"/>
                    <w:right w:val="none" w:sz="0" w:space="0" w:color="auto"/>
                  </w:divBdr>
                </w:div>
                <w:div w:id="338393207">
                  <w:marLeft w:val="640"/>
                  <w:marRight w:val="0"/>
                  <w:marTop w:val="0"/>
                  <w:marBottom w:val="0"/>
                  <w:divBdr>
                    <w:top w:val="none" w:sz="0" w:space="0" w:color="auto"/>
                    <w:left w:val="none" w:sz="0" w:space="0" w:color="auto"/>
                    <w:bottom w:val="none" w:sz="0" w:space="0" w:color="auto"/>
                    <w:right w:val="none" w:sz="0" w:space="0" w:color="auto"/>
                  </w:divBdr>
                </w:div>
                <w:div w:id="582883878">
                  <w:marLeft w:val="640"/>
                  <w:marRight w:val="0"/>
                  <w:marTop w:val="0"/>
                  <w:marBottom w:val="0"/>
                  <w:divBdr>
                    <w:top w:val="none" w:sz="0" w:space="0" w:color="auto"/>
                    <w:left w:val="none" w:sz="0" w:space="0" w:color="auto"/>
                    <w:bottom w:val="none" w:sz="0" w:space="0" w:color="auto"/>
                    <w:right w:val="none" w:sz="0" w:space="0" w:color="auto"/>
                  </w:divBdr>
                </w:div>
                <w:div w:id="415060069">
                  <w:marLeft w:val="640"/>
                  <w:marRight w:val="0"/>
                  <w:marTop w:val="0"/>
                  <w:marBottom w:val="0"/>
                  <w:divBdr>
                    <w:top w:val="none" w:sz="0" w:space="0" w:color="auto"/>
                    <w:left w:val="none" w:sz="0" w:space="0" w:color="auto"/>
                    <w:bottom w:val="none" w:sz="0" w:space="0" w:color="auto"/>
                    <w:right w:val="none" w:sz="0" w:space="0" w:color="auto"/>
                  </w:divBdr>
                </w:div>
                <w:div w:id="1238981741">
                  <w:marLeft w:val="640"/>
                  <w:marRight w:val="0"/>
                  <w:marTop w:val="0"/>
                  <w:marBottom w:val="0"/>
                  <w:divBdr>
                    <w:top w:val="none" w:sz="0" w:space="0" w:color="auto"/>
                    <w:left w:val="none" w:sz="0" w:space="0" w:color="auto"/>
                    <w:bottom w:val="none" w:sz="0" w:space="0" w:color="auto"/>
                    <w:right w:val="none" w:sz="0" w:space="0" w:color="auto"/>
                  </w:divBdr>
                </w:div>
                <w:div w:id="746150321">
                  <w:marLeft w:val="640"/>
                  <w:marRight w:val="0"/>
                  <w:marTop w:val="0"/>
                  <w:marBottom w:val="0"/>
                  <w:divBdr>
                    <w:top w:val="none" w:sz="0" w:space="0" w:color="auto"/>
                    <w:left w:val="none" w:sz="0" w:space="0" w:color="auto"/>
                    <w:bottom w:val="none" w:sz="0" w:space="0" w:color="auto"/>
                    <w:right w:val="none" w:sz="0" w:space="0" w:color="auto"/>
                  </w:divBdr>
                </w:div>
                <w:div w:id="1969509446">
                  <w:marLeft w:val="640"/>
                  <w:marRight w:val="0"/>
                  <w:marTop w:val="0"/>
                  <w:marBottom w:val="0"/>
                  <w:divBdr>
                    <w:top w:val="none" w:sz="0" w:space="0" w:color="auto"/>
                    <w:left w:val="none" w:sz="0" w:space="0" w:color="auto"/>
                    <w:bottom w:val="none" w:sz="0" w:space="0" w:color="auto"/>
                    <w:right w:val="none" w:sz="0" w:space="0" w:color="auto"/>
                  </w:divBdr>
                </w:div>
                <w:div w:id="771902814">
                  <w:marLeft w:val="640"/>
                  <w:marRight w:val="0"/>
                  <w:marTop w:val="0"/>
                  <w:marBottom w:val="0"/>
                  <w:divBdr>
                    <w:top w:val="none" w:sz="0" w:space="0" w:color="auto"/>
                    <w:left w:val="none" w:sz="0" w:space="0" w:color="auto"/>
                    <w:bottom w:val="none" w:sz="0" w:space="0" w:color="auto"/>
                    <w:right w:val="none" w:sz="0" w:space="0" w:color="auto"/>
                  </w:divBdr>
                </w:div>
                <w:div w:id="1991253887">
                  <w:marLeft w:val="640"/>
                  <w:marRight w:val="0"/>
                  <w:marTop w:val="0"/>
                  <w:marBottom w:val="0"/>
                  <w:divBdr>
                    <w:top w:val="none" w:sz="0" w:space="0" w:color="auto"/>
                    <w:left w:val="none" w:sz="0" w:space="0" w:color="auto"/>
                    <w:bottom w:val="none" w:sz="0" w:space="0" w:color="auto"/>
                    <w:right w:val="none" w:sz="0" w:space="0" w:color="auto"/>
                  </w:divBdr>
                </w:div>
                <w:div w:id="2048917896">
                  <w:marLeft w:val="640"/>
                  <w:marRight w:val="0"/>
                  <w:marTop w:val="0"/>
                  <w:marBottom w:val="0"/>
                  <w:divBdr>
                    <w:top w:val="none" w:sz="0" w:space="0" w:color="auto"/>
                    <w:left w:val="none" w:sz="0" w:space="0" w:color="auto"/>
                    <w:bottom w:val="none" w:sz="0" w:space="0" w:color="auto"/>
                    <w:right w:val="none" w:sz="0" w:space="0" w:color="auto"/>
                  </w:divBdr>
                </w:div>
                <w:div w:id="1302468326">
                  <w:marLeft w:val="640"/>
                  <w:marRight w:val="0"/>
                  <w:marTop w:val="0"/>
                  <w:marBottom w:val="0"/>
                  <w:divBdr>
                    <w:top w:val="none" w:sz="0" w:space="0" w:color="auto"/>
                    <w:left w:val="none" w:sz="0" w:space="0" w:color="auto"/>
                    <w:bottom w:val="none" w:sz="0" w:space="0" w:color="auto"/>
                    <w:right w:val="none" w:sz="0" w:space="0" w:color="auto"/>
                  </w:divBdr>
                </w:div>
                <w:div w:id="428890359">
                  <w:marLeft w:val="640"/>
                  <w:marRight w:val="0"/>
                  <w:marTop w:val="0"/>
                  <w:marBottom w:val="0"/>
                  <w:divBdr>
                    <w:top w:val="none" w:sz="0" w:space="0" w:color="auto"/>
                    <w:left w:val="none" w:sz="0" w:space="0" w:color="auto"/>
                    <w:bottom w:val="none" w:sz="0" w:space="0" w:color="auto"/>
                    <w:right w:val="none" w:sz="0" w:space="0" w:color="auto"/>
                  </w:divBdr>
                </w:div>
                <w:div w:id="626353891">
                  <w:marLeft w:val="640"/>
                  <w:marRight w:val="0"/>
                  <w:marTop w:val="0"/>
                  <w:marBottom w:val="0"/>
                  <w:divBdr>
                    <w:top w:val="none" w:sz="0" w:space="0" w:color="auto"/>
                    <w:left w:val="none" w:sz="0" w:space="0" w:color="auto"/>
                    <w:bottom w:val="none" w:sz="0" w:space="0" w:color="auto"/>
                    <w:right w:val="none" w:sz="0" w:space="0" w:color="auto"/>
                  </w:divBdr>
                </w:div>
                <w:div w:id="68773889">
                  <w:marLeft w:val="640"/>
                  <w:marRight w:val="0"/>
                  <w:marTop w:val="0"/>
                  <w:marBottom w:val="0"/>
                  <w:divBdr>
                    <w:top w:val="none" w:sz="0" w:space="0" w:color="auto"/>
                    <w:left w:val="none" w:sz="0" w:space="0" w:color="auto"/>
                    <w:bottom w:val="none" w:sz="0" w:space="0" w:color="auto"/>
                    <w:right w:val="none" w:sz="0" w:space="0" w:color="auto"/>
                  </w:divBdr>
                </w:div>
                <w:div w:id="342249356">
                  <w:marLeft w:val="640"/>
                  <w:marRight w:val="0"/>
                  <w:marTop w:val="0"/>
                  <w:marBottom w:val="0"/>
                  <w:divBdr>
                    <w:top w:val="none" w:sz="0" w:space="0" w:color="auto"/>
                    <w:left w:val="none" w:sz="0" w:space="0" w:color="auto"/>
                    <w:bottom w:val="none" w:sz="0" w:space="0" w:color="auto"/>
                    <w:right w:val="none" w:sz="0" w:space="0" w:color="auto"/>
                  </w:divBdr>
                </w:div>
                <w:div w:id="684283028">
                  <w:marLeft w:val="640"/>
                  <w:marRight w:val="0"/>
                  <w:marTop w:val="0"/>
                  <w:marBottom w:val="0"/>
                  <w:divBdr>
                    <w:top w:val="none" w:sz="0" w:space="0" w:color="auto"/>
                    <w:left w:val="none" w:sz="0" w:space="0" w:color="auto"/>
                    <w:bottom w:val="none" w:sz="0" w:space="0" w:color="auto"/>
                    <w:right w:val="none" w:sz="0" w:space="0" w:color="auto"/>
                  </w:divBdr>
                </w:div>
                <w:div w:id="1307856989">
                  <w:marLeft w:val="640"/>
                  <w:marRight w:val="0"/>
                  <w:marTop w:val="0"/>
                  <w:marBottom w:val="0"/>
                  <w:divBdr>
                    <w:top w:val="none" w:sz="0" w:space="0" w:color="auto"/>
                    <w:left w:val="none" w:sz="0" w:space="0" w:color="auto"/>
                    <w:bottom w:val="none" w:sz="0" w:space="0" w:color="auto"/>
                    <w:right w:val="none" w:sz="0" w:space="0" w:color="auto"/>
                  </w:divBdr>
                </w:div>
                <w:div w:id="1802917917">
                  <w:marLeft w:val="640"/>
                  <w:marRight w:val="0"/>
                  <w:marTop w:val="0"/>
                  <w:marBottom w:val="0"/>
                  <w:divBdr>
                    <w:top w:val="none" w:sz="0" w:space="0" w:color="auto"/>
                    <w:left w:val="none" w:sz="0" w:space="0" w:color="auto"/>
                    <w:bottom w:val="none" w:sz="0" w:space="0" w:color="auto"/>
                    <w:right w:val="none" w:sz="0" w:space="0" w:color="auto"/>
                  </w:divBdr>
                </w:div>
                <w:div w:id="1678995728">
                  <w:marLeft w:val="640"/>
                  <w:marRight w:val="0"/>
                  <w:marTop w:val="0"/>
                  <w:marBottom w:val="0"/>
                  <w:divBdr>
                    <w:top w:val="none" w:sz="0" w:space="0" w:color="auto"/>
                    <w:left w:val="none" w:sz="0" w:space="0" w:color="auto"/>
                    <w:bottom w:val="none" w:sz="0" w:space="0" w:color="auto"/>
                    <w:right w:val="none" w:sz="0" w:space="0" w:color="auto"/>
                  </w:divBdr>
                </w:div>
                <w:div w:id="479661812">
                  <w:marLeft w:val="640"/>
                  <w:marRight w:val="0"/>
                  <w:marTop w:val="0"/>
                  <w:marBottom w:val="0"/>
                  <w:divBdr>
                    <w:top w:val="none" w:sz="0" w:space="0" w:color="auto"/>
                    <w:left w:val="none" w:sz="0" w:space="0" w:color="auto"/>
                    <w:bottom w:val="none" w:sz="0" w:space="0" w:color="auto"/>
                    <w:right w:val="none" w:sz="0" w:space="0" w:color="auto"/>
                  </w:divBdr>
                </w:div>
                <w:div w:id="1907837025">
                  <w:marLeft w:val="640"/>
                  <w:marRight w:val="0"/>
                  <w:marTop w:val="0"/>
                  <w:marBottom w:val="0"/>
                  <w:divBdr>
                    <w:top w:val="none" w:sz="0" w:space="0" w:color="auto"/>
                    <w:left w:val="none" w:sz="0" w:space="0" w:color="auto"/>
                    <w:bottom w:val="none" w:sz="0" w:space="0" w:color="auto"/>
                    <w:right w:val="none" w:sz="0" w:space="0" w:color="auto"/>
                  </w:divBdr>
                </w:div>
                <w:div w:id="1123497875">
                  <w:marLeft w:val="640"/>
                  <w:marRight w:val="0"/>
                  <w:marTop w:val="0"/>
                  <w:marBottom w:val="0"/>
                  <w:divBdr>
                    <w:top w:val="none" w:sz="0" w:space="0" w:color="auto"/>
                    <w:left w:val="none" w:sz="0" w:space="0" w:color="auto"/>
                    <w:bottom w:val="none" w:sz="0" w:space="0" w:color="auto"/>
                    <w:right w:val="none" w:sz="0" w:space="0" w:color="auto"/>
                  </w:divBdr>
                </w:div>
                <w:div w:id="350647235">
                  <w:marLeft w:val="640"/>
                  <w:marRight w:val="0"/>
                  <w:marTop w:val="0"/>
                  <w:marBottom w:val="0"/>
                  <w:divBdr>
                    <w:top w:val="none" w:sz="0" w:space="0" w:color="auto"/>
                    <w:left w:val="none" w:sz="0" w:space="0" w:color="auto"/>
                    <w:bottom w:val="none" w:sz="0" w:space="0" w:color="auto"/>
                    <w:right w:val="none" w:sz="0" w:space="0" w:color="auto"/>
                  </w:divBdr>
                </w:div>
                <w:div w:id="670570056">
                  <w:marLeft w:val="640"/>
                  <w:marRight w:val="0"/>
                  <w:marTop w:val="0"/>
                  <w:marBottom w:val="0"/>
                  <w:divBdr>
                    <w:top w:val="none" w:sz="0" w:space="0" w:color="auto"/>
                    <w:left w:val="none" w:sz="0" w:space="0" w:color="auto"/>
                    <w:bottom w:val="none" w:sz="0" w:space="0" w:color="auto"/>
                    <w:right w:val="none" w:sz="0" w:space="0" w:color="auto"/>
                  </w:divBdr>
                </w:div>
                <w:div w:id="858469866">
                  <w:marLeft w:val="640"/>
                  <w:marRight w:val="0"/>
                  <w:marTop w:val="0"/>
                  <w:marBottom w:val="0"/>
                  <w:divBdr>
                    <w:top w:val="none" w:sz="0" w:space="0" w:color="auto"/>
                    <w:left w:val="none" w:sz="0" w:space="0" w:color="auto"/>
                    <w:bottom w:val="none" w:sz="0" w:space="0" w:color="auto"/>
                    <w:right w:val="none" w:sz="0" w:space="0" w:color="auto"/>
                  </w:divBdr>
                </w:div>
                <w:div w:id="1945307251">
                  <w:marLeft w:val="640"/>
                  <w:marRight w:val="0"/>
                  <w:marTop w:val="0"/>
                  <w:marBottom w:val="0"/>
                  <w:divBdr>
                    <w:top w:val="none" w:sz="0" w:space="0" w:color="auto"/>
                    <w:left w:val="none" w:sz="0" w:space="0" w:color="auto"/>
                    <w:bottom w:val="none" w:sz="0" w:space="0" w:color="auto"/>
                    <w:right w:val="none" w:sz="0" w:space="0" w:color="auto"/>
                  </w:divBdr>
                </w:div>
                <w:div w:id="1350722497">
                  <w:marLeft w:val="640"/>
                  <w:marRight w:val="0"/>
                  <w:marTop w:val="0"/>
                  <w:marBottom w:val="0"/>
                  <w:divBdr>
                    <w:top w:val="none" w:sz="0" w:space="0" w:color="auto"/>
                    <w:left w:val="none" w:sz="0" w:space="0" w:color="auto"/>
                    <w:bottom w:val="none" w:sz="0" w:space="0" w:color="auto"/>
                    <w:right w:val="none" w:sz="0" w:space="0" w:color="auto"/>
                  </w:divBdr>
                </w:div>
                <w:div w:id="1658915564">
                  <w:marLeft w:val="640"/>
                  <w:marRight w:val="0"/>
                  <w:marTop w:val="0"/>
                  <w:marBottom w:val="0"/>
                  <w:divBdr>
                    <w:top w:val="none" w:sz="0" w:space="0" w:color="auto"/>
                    <w:left w:val="none" w:sz="0" w:space="0" w:color="auto"/>
                    <w:bottom w:val="none" w:sz="0" w:space="0" w:color="auto"/>
                    <w:right w:val="none" w:sz="0" w:space="0" w:color="auto"/>
                  </w:divBdr>
                </w:div>
                <w:div w:id="28454721">
                  <w:marLeft w:val="640"/>
                  <w:marRight w:val="0"/>
                  <w:marTop w:val="0"/>
                  <w:marBottom w:val="0"/>
                  <w:divBdr>
                    <w:top w:val="none" w:sz="0" w:space="0" w:color="auto"/>
                    <w:left w:val="none" w:sz="0" w:space="0" w:color="auto"/>
                    <w:bottom w:val="none" w:sz="0" w:space="0" w:color="auto"/>
                    <w:right w:val="none" w:sz="0" w:space="0" w:color="auto"/>
                  </w:divBdr>
                </w:div>
                <w:div w:id="1397123974">
                  <w:marLeft w:val="640"/>
                  <w:marRight w:val="0"/>
                  <w:marTop w:val="0"/>
                  <w:marBottom w:val="0"/>
                  <w:divBdr>
                    <w:top w:val="none" w:sz="0" w:space="0" w:color="auto"/>
                    <w:left w:val="none" w:sz="0" w:space="0" w:color="auto"/>
                    <w:bottom w:val="none" w:sz="0" w:space="0" w:color="auto"/>
                    <w:right w:val="none" w:sz="0" w:space="0" w:color="auto"/>
                  </w:divBdr>
                </w:div>
                <w:div w:id="565728152">
                  <w:marLeft w:val="640"/>
                  <w:marRight w:val="0"/>
                  <w:marTop w:val="0"/>
                  <w:marBottom w:val="0"/>
                  <w:divBdr>
                    <w:top w:val="none" w:sz="0" w:space="0" w:color="auto"/>
                    <w:left w:val="none" w:sz="0" w:space="0" w:color="auto"/>
                    <w:bottom w:val="none" w:sz="0" w:space="0" w:color="auto"/>
                    <w:right w:val="none" w:sz="0" w:space="0" w:color="auto"/>
                  </w:divBdr>
                </w:div>
                <w:div w:id="1958679361">
                  <w:marLeft w:val="640"/>
                  <w:marRight w:val="0"/>
                  <w:marTop w:val="0"/>
                  <w:marBottom w:val="0"/>
                  <w:divBdr>
                    <w:top w:val="none" w:sz="0" w:space="0" w:color="auto"/>
                    <w:left w:val="none" w:sz="0" w:space="0" w:color="auto"/>
                    <w:bottom w:val="none" w:sz="0" w:space="0" w:color="auto"/>
                    <w:right w:val="none" w:sz="0" w:space="0" w:color="auto"/>
                  </w:divBdr>
                </w:div>
                <w:div w:id="2143766067">
                  <w:marLeft w:val="640"/>
                  <w:marRight w:val="0"/>
                  <w:marTop w:val="0"/>
                  <w:marBottom w:val="0"/>
                  <w:divBdr>
                    <w:top w:val="none" w:sz="0" w:space="0" w:color="auto"/>
                    <w:left w:val="none" w:sz="0" w:space="0" w:color="auto"/>
                    <w:bottom w:val="none" w:sz="0" w:space="0" w:color="auto"/>
                    <w:right w:val="none" w:sz="0" w:space="0" w:color="auto"/>
                  </w:divBdr>
                </w:div>
                <w:div w:id="943466455">
                  <w:marLeft w:val="640"/>
                  <w:marRight w:val="0"/>
                  <w:marTop w:val="0"/>
                  <w:marBottom w:val="0"/>
                  <w:divBdr>
                    <w:top w:val="none" w:sz="0" w:space="0" w:color="auto"/>
                    <w:left w:val="none" w:sz="0" w:space="0" w:color="auto"/>
                    <w:bottom w:val="none" w:sz="0" w:space="0" w:color="auto"/>
                    <w:right w:val="none" w:sz="0" w:space="0" w:color="auto"/>
                  </w:divBdr>
                </w:div>
                <w:div w:id="2068870954">
                  <w:marLeft w:val="640"/>
                  <w:marRight w:val="0"/>
                  <w:marTop w:val="0"/>
                  <w:marBottom w:val="0"/>
                  <w:divBdr>
                    <w:top w:val="none" w:sz="0" w:space="0" w:color="auto"/>
                    <w:left w:val="none" w:sz="0" w:space="0" w:color="auto"/>
                    <w:bottom w:val="none" w:sz="0" w:space="0" w:color="auto"/>
                    <w:right w:val="none" w:sz="0" w:space="0" w:color="auto"/>
                  </w:divBdr>
                </w:div>
                <w:div w:id="1504319234">
                  <w:marLeft w:val="640"/>
                  <w:marRight w:val="0"/>
                  <w:marTop w:val="0"/>
                  <w:marBottom w:val="0"/>
                  <w:divBdr>
                    <w:top w:val="none" w:sz="0" w:space="0" w:color="auto"/>
                    <w:left w:val="none" w:sz="0" w:space="0" w:color="auto"/>
                    <w:bottom w:val="none" w:sz="0" w:space="0" w:color="auto"/>
                    <w:right w:val="none" w:sz="0" w:space="0" w:color="auto"/>
                  </w:divBdr>
                </w:div>
              </w:divsChild>
            </w:div>
            <w:div w:id="1594313160">
              <w:marLeft w:val="0"/>
              <w:marRight w:val="0"/>
              <w:marTop w:val="0"/>
              <w:marBottom w:val="0"/>
              <w:divBdr>
                <w:top w:val="none" w:sz="0" w:space="0" w:color="auto"/>
                <w:left w:val="none" w:sz="0" w:space="0" w:color="auto"/>
                <w:bottom w:val="none" w:sz="0" w:space="0" w:color="auto"/>
                <w:right w:val="none" w:sz="0" w:space="0" w:color="auto"/>
              </w:divBdr>
              <w:divsChild>
                <w:div w:id="1257058460">
                  <w:marLeft w:val="640"/>
                  <w:marRight w:val="0"/>
                  <w:marTop w:val="0"/>
                  <w:marBottom w:val="0"/>
                  <w:divBdr>
                    <w:top w:val="none" w:sz="0" w:space="0" w:color="auto"/>
                    <w:left w:val="none" w:sz="0" w:space="0" w:color="auto"/>
                    <w:bottom w:val="none" w:sz="0" w:space="0" w:color="auto"/>
                    <w:right w:val="none" w:sz="0" w:space="0" w:color="auto"/>
                  </w:divBdr>
                </w:div>
                <w:div w:id="1277643448">
                  <w:marLeft w:val="640"/>
                  <w:marRight w:val="0"/>
                  <w:marTop w:val="0"/>
                  <w:marBottom w:val="0"/>
                  <w:divBdr>
                    <w:top w:val="none" w:sz="0" w:space="0" w:color="auto"/>
                    <w:left w:val="none" w:sz="0" w:space="0" w:color="auto"/>
                    <w:bottom w:val="none" w:sz="0" w:space="0" w:color="auto"/>
                    <w:right w:val="none" w:sz="0" w:space="0" w:color="auto"/>
                  </w:divBdr>
                </w:div>
                <w:div w:id="688991903">
                  <w:marLeft w:val="640"/>
                  <w:marRight w:val="0"/>
                  <w:marTop w:val="0"/>
                  <w:marBottom w:val="0"/>
                  <w:divBdr>
                    <w:top w:val="none" w:sz="0" w:space="0" w:color="auto"/>
                    <w:left w:val="none" w:sz="0" w:space="0" w:color="auto"/>
                    <w:bottom w:val="none" w:sz="0" w:space="0" w:color="auto"/>
                    <w:right w:val="none" w:sz="0" w:space="0" w:color="auto"/>
                  </w:divBdr>
                </w:div>
                <w:div w:id="2060855488">
                  <w:marLeft w:val="640"/>
                  <w:marRight w:val="0"/>
                  <w:marTop w:val="0"/>
                  <w:marBottom w:val="0"/>
                  <w:divBdr>
                    <w:top w:val="none" w:sz="0" w:space="0" w:color="auto"/>
                    <w:left w:val="none" w:sz="0" w:space="0" w:color="auto"/>
                    <w:bottom w:val="none" w:sz="0" w:space="0" w:color="auto"/>
                    <w:right w:val="none" w:sz="0" w:space="0" w:color="auto"/>
                  </w:divBdr>
                </w:div>
                <w:div w:id="584458331">
                  <w:marLeft w:val="640"/>
                  <w:marRight w:val="0"/>
                  <w:marTop w:val="0"/>
                  <w:marBottom w:val="0"/>
                  <w:divBdr>
                    <w:top w:val="none" w:sz="0" w:space="0" w:color="auto"/>
                    <w:left w:val="none" w:sz="0" w:space="0" w:color="auto"/>
                    <w:bottom w:val="none" w:sz="0" w:space="0" w:color="auto"/>
                    <w:right w:val="none" w:sz="0" w:space="0" w:color="auto"/>
                  </w:divBdr>
                </w:div>
                <w:div w:id="434836247">
                  <w:marLeft w:val="640"/>
                  <w:marRight w:val="0"/>
                  <w:marTop w:val="0"/>
                  <w:marBottom w:val="0"/>
                  <w:divBdr>
                    <w:top w:val="none" w:sz="0" w:space="0" w:color="auto"/>
                    <w:left w:val="none" w:sz="0" w:space="0" w:color="auto"/>
                    <w:bottom w:val="none" w:sz="0" w:space="0" w:color="auto"/>
                    <w:right w:val="none" w:sz="0" w:space="0" w:color="auto"/>
                  </w:divBdr>
                </w:div>
                <w:div w:id="836263953">
                  <w:marLeft w:val="640"/>
                  <w:marRight w:val="0"/>
                  <w:marTop w:val="0"/>
                  <w:marBottom w:val="0"/>
                  <w:divBdr>
                    <w:top w:val="none" w:sz="0" w:space="0" w:color="auto"/>
                    <w:left w:val="none" w:sz="0" w:space="0" w:color="auto"/>
                    <w:bottom w:val="none" w:sz="0" w:space="0" w:color="auto"/>
                    <w:right w:val="none" w:sz="0" w:space="0" w:color="auto"/>
                  </w:divBdr>
                </w:div>
                <w:div w:id="2020350388">
                  <w:marLeft w:val="640"/>
                  <w:marRight w:val="0"/>
                  <w:marTop w:val="0"/>
                  <w:marBottom w:val="0"/>
                  <w:divBdr>
                    <w:top w:val="none" w:sz="0" w:space="0" w:color="auto"/>
                    <w:left w:val="none" w:sz="0" w:space="0" w:color="auto"/>
                    <w:bottom w:val="none" w:sz="0" w:space="0" w:color="auto"/>
                    <w:right w:val="none" w:sz="0" w:space="0" w:color="auto"/>
                  </w:divBdr>
                </w:div>
                <w:div w:id="1569806898">
                  <w:marLeft w:val="640"/>
                  <w:marRight w:val="0"/>
                  <w:marTop w:val="0"/>
                  <w:marBottom w:val="0"/>
                  <w:divBdr>
                    <w:top w:val="none" w:sz="0" w:space="0" w:color="auto"/>
                    <w:left w:val="none" w:sz="0" w:space="0" w:color="auto"/>
                    <w:bottom w:val="none" w:sz="0" w:space="0" w:color="auto"/>
                    <w:right w:val="none" w:sz="0" w:space="0" w:color="auto"/>
                  </w:divBdr>
                </w:div>
                <w:div w:id="1883206958">
                  <w:marLeft w:val="640"/>
                  <w:marRight w:val="0"/>
                  <w:marTop w:val="0"/>
                  <w:marBottom w:val="0"/>
                  <w:divBdr>
                    <w:top w:val="none" w:sz="0" w:space="0" w:color="auto"/>
                    <w:left w:val="none" w:sz="0" w:space="0" w:color="auto"/>
                    <w:bottom w:val="none" w:sz="0" w:space="0" w:color="auto"/>
                    <w:right w:val="none" w:sz="0" w:space="0" w:color="auto"/>
                  </w:divBdr>
                </w:div>
                <w:div w:id="1668167709">
                  <w:marLeft w:val="640"/>
                  <w:marRight w:val="0"/>
                  <w:marTop w:val="0"/>
                  <w:marBottom w:val="0"/>
                  <w:divBdr>
                    <w:top w:val="none" w:sz="0" w:space="0" w:color="auto"/>
                    <w:left w:val="none" w:sz="0" w:space="0" w:color="auto"/>
                    <w:bottom w:val="none" w:sz="0" w:space="0" w:color="auto"/>
                    <w:right w:val="none" w:sz="0" w:space="0" w:color="auto"/>
                  </w:divBdr>
                </w:div>
                <w:div w:id="1017778765">
                  <w:marLeft w:val="640"/>
                  <w:marRight w:val="0"/>
                  <w:marTop w:val="0"/>
                  <w:marBottom w:val="0"/>
                  <w:divBdr>
                    <w:top w:val="none" w:sz="0" w:space="0" w:color="auto"/>
                    <w:left w:val="none" w:sz="0" w:space="0" w:color="auto"/>
                    <w:bottom w:val="none" w:sz="0" w:space="0" w:color="auto"/>
                    <w:right w:val="none" w:sz="0" w:space="0" w:color="auto"/>
                  </w:divBdr>
                </w:div>
                <w:div w:id="920604847">
                  <w:marLeft w:val="640"/>
                  <w:marRight w:val="0"/>
                  <w:marTop w:val="0"/>
                  <w:marBottom w:val="0"/>
                  <w:divBdr>
                    <w:top w:val="none" w:sz="0" w:space="0" w:color="auto"/>
                    <w:left w:val="none" w:sz="0" w:space="0" w:color="auto"/>
                    <w:bottom w:val="none" w:sz="0" w:space="0" w:color="auto"/>
                    <w:right w:val="none" w:sz="0" w:space="0" w:color="auto"/>
                  </w:divBdr>
                </w:div>
                <w:div w:id="1665933499">
                  <w:marLeft w:val="640"/>
                  <w:marRight w:val="0"/>
                  <w:marTop w:val="0"/>
                  <w:marBottom w:val="0"/>
                  <w:divBdr>
                    <w:top w:val="none" w:sz="0" w:space="0" w:color="auto"/>
                    <w:left w:val="none" w:sz="0" w:space="0" w:color="auto"/>
                    <w:bottom w:val="none" w:sz="0" w:space="0" w:color="auto"/>
                    <w:right w:val="none" w:sz="0" w:space="0" w:color="auto"/>
                  </w:divBdr>
                </w:div>
                <w:div w:id="1480266088">
                  <w:marLeft w:val="640"/>
                  <w:marRight w:val="0"/>
                  <w:marTop w:val="0"/>
                  <w:marBottom w:val="0"/>
                  <w:divBdr>
                    <w:top w:val="none" w:sz="0" w:space="0" w:color="auto"/>
                    <w:left w:val="none" w:sz="0" w:space="0" w:color="auto"/>
                    <w:bottom w:val="none" w:sz="0" w:space="0" w:color="auto"/>
                    <w:right w:val="none" w:sz="0" w:space="0" w:color="auto"/>
                  </w:divBdr>
                </w:div>
                <w:div w:id="1890023217">
                  <w:marLeft w:val="640"/>
                  <w:marRight w:val="0"/>
                  <w:marTop w:val="0"/>
                  <w:marBottom w:val="0"/>
                  <w:divBdr>
                    <w:top w:val="none" w:sz="0" w:space="0" w:color="auto"/>
                    <w:left w:val="none" w:sz="0" w:space="0" w:color="auto"/>
                    <w:bottom w:val="none" w:sz="0" w:space="0" w:color="auto"/>
                    <w:right w:val="none" w:sz="0" w:space="0" w:color="auto"/>
                  </w:divBdr>
                </w:div>
                <w:div w:id="1226988982">
                  <w:marLeft w:val="640"/>
                  <w:marRight w:val="0"/>
                  <w:marTop w:val="0"/>
                  <w:marBottom w:val="0"/>
                  <w:divBdr>
                    <w:top w:val="none" w:sz="0" w:space="0" w:color="auto"/>
                    <w:left w:val="none" w:sz="0" w:space="0" w:color="auto"/>
                    <w:bottom w:val="none" w:sz="0" w:space="0" w:color="auto"/>
                    <w:right w:val="none" w:sz="0" w:space="0" w:color="auto"/>
                  </w:divBdr>
                </w:div>
                <w:div w:id="99641168">
                  <w:marLeft w:val="640"/>
                  <w:marRight w:val="0"/>
                  <w:marTop w:val="0"/>
                  <w:marBottom w:val="0"/>
                  <w:divBdr>
                    <w:top w:val="none" w:sz="0" w:space="0" w:color="auto"/>
                    <w:left w:val="none" w:sz="0" w:space="0" w:color="auto"/>
                    <w:bottom w:val="none" w:sz="0" w:space="0" w:color="auto"/>
                    <w:right w:val="none" w:sz="0" w:space="0" w:color="auto"/>
                  </w:divBdr>
                </w:div>
                <w:div w:id="1483547206">
                  <w:marLeft w:val="640"/>
                  <w:marRight w:val="0"/>
                  <w:marTop w:val="0"/>
                  <w:marBottom w:val="0"/>
                  <w:divBdr>
                    <w:top w:val="none" w:sz="0" w:space="0" w:color="auto"/>
                    <w:left w:val="none" w:sz="0" w:space="0" w:color="auto"/>
                    <w:bottom w:val="none" w:sz="0" w:space="0" w:color="auto"/>
                    <w:right w:val="none" w:sz="0" w:space="0" w:color="auto"/>
                  </w:divBdr>
                </w:div>
                <w:div w:id="1965039497">
                  <w:marLeft w:val="640"/>
                  <w:marRight w:val="0"/>
                  <w:marTop w:val="0"/>
                  <w:marBottom w:val="0"/>
                  <w:divBdr>
                    <w:top w:val="none" w:sz="0" w:space="0" w:color="auto"/>
                    <w:left w:val="none" w:sz="0" w:space="0" w:color="auto"/>
                    <w:bottom w:val="none" w:sz="0" w:space="0" w:color="auto"/>
                    <w:right w:val="none" w:sz="0" w:space="0" w:color="auto"/>
                  </w:divBdr>
                </w:div>
                <w:div w:id="962880190">
                  <w:marLeft w:val="640"/>
                  <w:marRight w:val="0"/>
                  <w:marTop w:val="0"/>
                  <w:marBottom w:val="0"/>
                  <w:divBdr>
                    <w:top w:val="none" w:sz="0" w:space="0" w:color="auto"/>
                    <w:left w:val="none" w:sz="0" w:space="0" w:color="auto"/>
                    <w:bottom w:val="none" w:sz="0" w:space="0" w:color="auto"/>
                    <w:right w:val="none" w:sz="0" w:space="0" w:color="auto"/>
                  </w:divBdr>
                </w:div>
                <w:div w:id="185022350">
                  <w:marLeft w:val="640"/>
                  <w:marRight w:val="0"/>
                  <w:marTop w:val="0"/>
                  <w:marBottom w:val="0"/>
                  <w:divBdr>
                    <w:top w:val="none" w:sz="0" w:space="0" w:color="auto"/>
                    <w:left w:val="none" w:sz="0" w:space="0" w:color="auto"/>
                    <w:bottom w:val="none" w:sz="0" w:space="0" w:color="auto"/>
                    <w:right w:val="none" w:sz="0" w:space="0" w:color="auto"/>
                  </w:divBdr>
                </w:div>
                <w:div w:id="1268154079">
                  <w:marLeft w:val="640"/>
                  <w:marRight w:val="0"/>
                  <w:marTop w:val="0"/>
                  <w:marBottom w:val="0"/>
                  <w:divBdr>
                    <w:top w:val="none" w:sz="0" w:space="0" w:color="auto"/>
                    <w:left w:val="none" w:sz="0" w:space="0" w:color="auto"/>
                    <w:bottom w:val="none" w:sz="0" w:space="0" w:color="auto"/>
                    <w:right w:val="none" w:sz="0" w:space="0" w:color="auto"/>
                  </w:divBdr>
                </w:div>
                <w:div w:id="574778246">
                  <w:marLeft w:val="640"/>
                  <w:marRight w:val="0"/>
                  <w:marTop w:val="0"/>
                  <w:marBottom w:val="0"/>
                  <w:divBdr>
                    <w:top w:val="none" w:sz="0" w:space="0" w:color="auto"/>
                    <w:left w:val="none" w:sz="0" w:space="0" w:color="auto"/>
                    <w:bottom w:val="none" w:sz="0" w:space="0" w:color="auto"/>
                    <w:right w:val="none" w:sz="0" w:space="0" w:color="auto"/>
                  </w:divBdr>
                </w:div>
                <w:div w:id="1889099293">
                  <w:marLeft w:val="640"/>
                  <w:marRight w:val="0"/>
                  <w:marTop w:val="0"/>
                  <w:marBottom w:val="0"/>
                  <w:divBdr>
                    <w:top w:val="none" w:sz="0" w:space="0" w:color="auto"/>
                    <w:left w:val="none" w:sz="0" w:space="0" w:color="auto"/>
                    <w:bottom w:val="none" w:sz="0" w:space="0" w:color="auto"/>
                    <w:right w:val="none" w:sz="0" w:space="0" w:color="auto"/>
                  </w:divBdr>
                </w:div>
                <w:div w:id="1639723668">
                  <w:marLeft w:val="640"/>
                  <w:marRight w:val="0"/>
                  <w:marTop w:val="0"/>
                  <w:marBottom w:val="0"/>
                  <w:divBdr>
                    <w:top w:val="none" w:sz="0" w:space="0" w:color="auto"/>
                    <w:left w:val="none" w:sz="0" w:space="0" w:color="auto"/>
                    <w:bottom w:val="none" w:sz="0" w:space="0" w:color="auto"/>
                    <w:right w:val="none" w:sz="0" w:space="0" w:color="auto"/>
                  </w:divBdr>
                </w:div>
                <w:div w:id="1242645123">
                  <w:marLeft w:val="640"/>
                  <w:marRight w:val="0"/>
                  <w:marTop w:val="0"/>
                  <w:marBottom w:val="0"/>
                  <w:divBdr>
                    <w:top w:val="none" w:sz="0" w:space="0" w:color="auto"/>
                    <w:left w:val="none" w:sz="0" w:space="0" w:color="auto"/>
                    <w:bottom w:val="none" w:sz="0" w:space="0" w:color="auto"/>
                    <w:right w:val="none" w:sz="0" w:space="0" w:color="auto"/>
                  </w:divBdr>
                </w:div>
                <w:div w:id="317854037">
                  <w:marLeft w:val="640"/>
                  <w:marRight w:val="0"/>
                  <w:marTop w:val="0"/>
                  <w:marBottom w:val="0"/>
                  <w:divBdr>
                    <w:top w:val="none" w:sz="0" w:space="0" w:color="auto"/>
                    <w:left w:val="none" w:sz="0" w:space="0" w:color="auto"/>
                    <w:bottom w:val="none" w:sz="0" w:space="0" w:color="auto"/>
                    <w:right w:val="none" w:sz="0" w:space="0" w:color="auto"/>
                  </w:divBdr>
                </w:div>
                <w:div w:id="1187518620">
                  <w:marLeft w:val="640"/>
                  <w:marRight w:val="0"/>
                  <w:marTop w:val="0"/>
                  <w:marBottom w:val="0"/>
                  <w:divBdr>
                    <w:top w:val="none" w:sz="0" w:space="0" w:color="auto"/>
                    <w:left w:val="none" w:sz="0" w:space="0" w:color="auto"/>
                    <w:bottom w:val="none" w:sz="0" w:space="0" w:color="auto"/>
                    <w:right w:val="none" w:sz="0" w:space="0" w:color="auto"/>
                  </w:divBdr>
                </w:div>
                <w:div w:id="741105735">
                  <w:marLeft w:val="640"/>
                  <w:marRight w:val="0"/>
                  <w:marTop w:val="0"/>
                  <w:marBottom w:val="0"/>
                  <w:divBdr>
                    <w:top w:val="none" w:sz="0" w:space="0" w:color="auto"/>
                    <w:left w:val="none" w:sz="0" w:space="0" w:color="auto"/>
                    <w:bottom w:val="none" w:sz="0" w:space="0" w:color="auto"/>
                    <w:right w:val="none" w:sz="0" w:space="0" w:color="auto"/>
                  </w:divBdr>
                </w:div>
                <w:div w:id="796722134">
                  <w:marLeft w:val="640"/>
                  <w:marRight w:val="0"/>
                  <w:marTop w:val="0"/>
                  <w:marBottom w:val="0"/>
                  <w:divBdr>
                    <w:top w:val="none" w:sz="0" w:space="0" w:color="auto"/>
                    <w:left w:val="none" w:sz="0" w:space="0" w:color="auto"/>
                    <w:bottom w:val="none" w:sz="0" w:space="0" w:color="auto"/>
                    <w:right w:val="none" w:sz="0" w:space="0" w:color="auto"/>
                  </w:divBdr>
                </w:div>
                <w:div w:id="1604412300">
                  <w:marLeft w:val="640"/>
                  <w:marRight w:val="0"/>
                  <w:marTop w:val="0"/>
                  <w:marBottom w:val="0"/>
                  <w:divBdr>
                    <w:top w:val="none" w:sz="0" w:space="0" w:color="auto"/>
                    <w:left w:val="none" w:sz="0" w:space="0" w:color="auto"/>
                    <w:bottom w:val="none" w:sz="0" w:space="0" w:color="auto"/>
                    <w:right w:val="none" w:sz="0" w:space="0" w:color="auto"/>
                  </w:divBdr>
                </w:div>
                <w:div w:id="870453184">
                  <w:marLeft w:val="640"/>
                  <w:marRight w:val="0"/>
                  <w:marTop w:val="0"/>
                  <w:marBottom w:val="0"/>
                  <w:divBdr>
                    <w:top w:val="none" w:sz="0" w:space="0" w:color="auto"/>
                    <w:left w:val="none" w:sz="0" w:space="0" w:color="auto"/>
                    <w:bottom w:val="none" w:sz="0" w:space="0" w:color="auto"/>
                    <w:right w:val="none" w:sz="0" w:space="0" w:color="auto"/>
                  </w:divBdr>
                </w:div>
                <w:div w:id="1065687808">
                  <w:marLeft w:val="640"/>
                  <w:marRight w:val="0"/>
                  <w:marTop w:val="0"/>
                  <w:marBottom w:val="0"/>
                  <w:divBdr>
                    <w:top w:val="none" w:sz="0" w:space="0" w:color="auto"/>
                    <w:left w:val="none" w:sz="0" w:space="0" w:color="auto"/>
                    <w:bottom w:val="none" w:sz="0" w:space="0" w:color="auto"/>
                    <w:right w:val="none" w:sz="0" w:space="0" w:color="auto"/>
                  </w:divBdr>
                </w:div>
                <w:div w:id="448203972">
                  <w:marLeft w:val="640"/>
                  <w:marRight w:val="0"/>
                  <w:marTop w:val="0"/>
                  <w:marBottom w:val="0"/>
                  <w:divBdr>
                    <w:top w:val="none" w:sz="0" w:space="0" w:color="auto"/>
                    <w:left w:val="none" w:sz="0" w:space="0" w:color="auto"/>
                    <w:bottom w:val="none" w:sz="0" w:space="0" w:color="auto"/>
                    <w:right w:val="none" w:sz="0" w:space="0" w:color="auto"/>
                  </w:divBdr>
                </w:div>
                <w:div w:id="312098760">
                  <w:marLeft w:val="640"/>
                  <w:marRight w:val="0"/>
                  <w:marTop w:val="0"/>
                  <w:marBottom w:val="0"/>
                  <w:divBdr>
                    <w:top w:val="none" w:sz="0" w:space="0" w:color="auto"/>
                    <w:left w:val="none" w:sz="0" w:space="0" w:color="auto"/>
                    <w:bottom w:val="none" w:sz="0" w:space="0" w:color="auto"/>
                    <w:right w:val="none" w:sz="0" w:space="0" w:color="auto"/>
                  </w:divBdr>
                </w:div>
                <w:div w:id="1763839169">
                  <w:marLeft w:val="640"/>
                  <w:marRight w:val="0"/>
                  <w:marTop w:val="0"/>
                  <w:marBottom w:val="0"/>
                  <w:divBdr>
                    <w:top w:val="none" w:sz="0" w:space="0" w:color="auto"/>
                    <w:left w:val="none" w:sz="0" w:space="0" w:color="auto"/>
                    <w:bottom w:val="none" w:sz="0" w:space="0" w:color="auto"/>
                    <w:right w:val="none" w:sz="0" w:space="0" w:color="auto"/>
                  </w:divBdr>
                </w:div>
                <w:div w:id="1430546454">
                  <w:marLeft w:val="640"/>
                  <w:marRight w:val="0"/>
                  <w:marTop w:val="0"/>
                  <w:marBottom w:val="0"/>
                  <w:divBdr>
                    <w:top w:val="none" w:sz="0" w:space="0" w:color="auto"/>
                    <w:left w:val="none" w:sz="0" w:space="0" w:color="auto"/>
                    <w:bottom w:val="none" w:sz="0" w:space="0" w:color="auto"/>
                    <w:right w:val="none" w:sz="0" w:space="0" w:color="auto"/>
                  </w:divBdr>
                </w:div>
                <w:div w:id="266738196">
                  <w:marLeft w:val="640"/>
                  <w:marRight w:val="0"/>
                  <w:marTop w:val="0"/>
                  <w:marBottom w:val="0"/>
                  <w:divBdr>
                    <w:top w:val="none" w:sz="0" w:space="0" w:color="auto"/>
                    <w:left w:val="none" w:sz="0" w:space="0" w:color="auto"/>
                    <w:bottom w:val="none" w:sz="0" w:space="0" w:color="auto"/>
                    <w:right w:val="none" w:sz="0" w:space="0" w:color="auto"/>
                  </w:divBdr>
                </w:div>
                <w:div w:id="809902157">
                  <w:marLeft w:val="640"/>
                  <w:marRight w:val="0"/>
                  <w:marTop w:val="0"/>
                  <w:marBottom w:val="0"/>
                  <w:divBdr>
                    <w:top w:val="none" w:sz="0" w:space="0" w:color="auto"/>
                    <w:left w:val="none" w:sz="0" w:space="0" w:color="auto"/>
                    <w:bottom w:val="none" w:sz="0" w:space="0" w:color="auto"/>
                    <w:right w:val="none" w:sz="0" w:space="0" w:color="auto"/>
                  </w:divBdr>
                </w:div>
                <w:div w:id="1581213967">
                  <w:marLeft w:val="640"/>
                  <w:marRight w:val="0"/>
                  <w:marTop w:val="0"/>
                  <w:marBottom w:val="0"/>
                  <w:divBdr>
                    <w:top w:val="none" w:sz="0" w:space="0" w:color="auto"/>
                    <w:left w:val="none" w:sz="0" w:space="0" w:color="auto"/>
                    <w:bottom w:val="none" w:sz="0" w:space="0" w:color="auto"/>
                    <w:right w:val="none" w:sz="0" w:space="0" w:color="auto"/>
                  </w:divBdr>
                </w:div>
                <w:div w:id="1547721417">
                  <w:marLeft w:val="640"/>
                  <w:marRight w:val="0"/>
                  <w:marTop w:val="0"/>
                  <w:marBottom w:val="0"/>
                  <w:divBdr>
                    <w:top w:val="none" w:sz="0" w:space="0" w:color="auto"/>
                    <w:left w:val="none" w:sz="0" w:space="0" w:color="auto"/>
                    <w:bottom w:val="none" w:sz="0" w:space="0" w:color="auto"/>
                    <w:right w:val="none" w:sz="0" w:space="0" w:color="auto"/>
                  </w:divBdr>
                </w:div>
                <w:div w:id="1207178459">
                  <w:marLeft w:val="640"/>
                  <w:marRight w:val="0"/>
                  <w:marTop w:val="0"/>
                  <w:marBottom w:val="0"/>
                  <w:divBdr>
                    <w:top w:val="none" w:sz="0" w:space="0" w:color="auto"/>
                    <w:left w:val="none" w:sz="0" w:space="0" w:color="auto"/>
                    <w:bottom w:val="none" w:sz="0" w:space="0" w:color="auto"/>
                    <w:right w:val="none" w:sz="0" w:space="0" w:color="auto"/>
                  </w:divBdr>
                </w:div>
                <w:div w:id="323314863">
                  <w:marLeft w:val="640"/>
                  <w:marRight w:val="0"/>
                  <w:marTop w:val="0"/>
                  <w:marBottom w:val="0"/>
                  <w:divBdr>
                    <w:top w:val="none" w:sz="0" w:space="0" w:color="auto"/>
                    <w:left w:val="none" w:sz="0" w:space="0" w:color="auto"/>
                    <w:bottom w:val="none" w:sz="0" w:space="0" w:color="auto"/>
                    <w:right w:val="none" w:sz="0" w:space="0" w:color="auto"/>
                  </w:divBdr>
                </w:div>
                <w:div w:id="1226600666">
                  <w:marLeft w:val="640"/>
                  <w:marRight w:val="0"/>
                  <w:marTop w:val="0"/>
                  <w:marBottom w:val="0"/>
                  <w:divBdr>
                    <w:top w:val="none" w:sz="0" w:space="0" w:color="auto"/>
                    <w:left w:val="none" w:sz="0" w:space="0" w:color="auto"/>
                    <w:bottom w:val="none" w:sz="0" w:space="0" w:color="auto"/>
                    <w:right w:val="none" w:sz="0" w:space="0" w:color="auto"/>
                  </w:divBdr>
                </w:div>
                <w:div w:id="1833986813">
                  <w:marLeft w:val="640"/>
                  <w:marRight w:val="0"/>
                  <w:marTop w:val="0"/>
                  <w:marBottom w:val="0"/>
                  <w:divBdr>
                    <w:top w:val="none" w:sz="0" w:space="0" w:color="auto"/>
                    <w:left w:val="none" w:sz="0" w:space="0" w:color="auto"/>
                    <w:bottom w:val="none" w:sz="0" w:space="0" w:color="auto"/>
                    <w:right w:val="none" w:sz="0" w:space="0" w:color="auto"/>
                  </w:divBdr>
                </w:div>
                <w:div w:id="363680665">
                  <w:marLeft w:val="640"/>
                  <w:marRight w:val="0"/>
                  <w:marTop w:val="0"/>
                  <w:marBottom w:val="0"/>
                  <w:divBdr>
                    <w:top w:val="none" w:sz="0" w:space="0" w:color="auto"/>
                    <w:left w:val="none" w:sz="0" w:space="0" w:color="auto"/>
                    <w:bottom w:val="none" w:sz="0" w:space="0" w:color="auto"/>
                    <w:right w:val="none" w:sz="0" w:space="0" w:color="auto"/>
                  </w:divBdr>
                </w:div>
                <w:div w:id="703213421">
                  <w:marLeft w:val="640"/>
                  <w:marRight w:val="0"/>
                  <w:marTop w:val="0"/>
                  <w:marBottom w:val="0"/>
                  <w:divBdr>
                    <w:top w:val="none" w:sz="0" w:space="0" w:color="auto"/>
                    <w:left w:val="none" w:sz="0" w:space="0" w:color="auto"/>
                    <w:bottom w:val="none" w:sz="0" w:space="0" w:color="auto"/>
                    <w:right w:val="none" w:sz="0" w:space="0" w:color="auto"/>
                  </w:divBdr>
                </w:div>
                <w:div w:id="1782409048">
                  <w:marLeft w:val="640"/>
                  <w:marRight w:val="0"/>
                  <w:marTop w:val="0"/>
                  <w:marBottom w:val="0"/>
                  <w:divBdr>
                    <w:top w:val="none" w:sz="0" w:space="0" w:color="auto"/>
                    <w:left w:val="none" w:sz="0" w:space="0" w:color="auto"/>
                    <w:bottom w:val="none" w:sz="0" w:space="0" w:color="auto"/>
                    <w:right w:val="none" w:sz="0" w:space="0" w:color="auto"/>
                  </w:divBdr>
                </w:div>
                <w:div w:id="1523665230">
                  <w:marLeft w:val="640"/>
                  <w:marRight w:val="0"/>
                  <w:marTop w:val="0"/>
                  <w:marBottom w:val="0"/>
                  <w:divBdr>
                    <w:top w:val="none" w:sz="0" w:space="0" w:color="auto"/>
                    <w:left w:val="none" w:sz="0" w:space="0" w:color="auto"/>
                    <w:bottom w:val="none" w:sz="0" w:space="0" w:color="auto"/>
                    <w:right w:val="none" w:sz="0" w:space="0" w:color="auto"/>
                  </w:divBdr>
                </w:div>
                <w:div w:id="1766337196">
                  <w:marLeft w:val="640"/>
                  <w:marRight w:val="0"/>
                  <w:marTop w:val="0"/>
                  <w:marBottom w:val="0"/>
                  <w:divBdr>
                    <w:top w:val="none" w:sz="0" w:space="0" w:color="auto"/>
                    <w:left w:val="none" w:sz="0" w:space="0" w:color="auto"/>
                    <w:bottom w:val="none" w:sz="0" w:space="0" w:color="auto"/>
                    <w:right w:val="none" w:sz="0" w:space="0" w:color="auto"/>
                  </w:divBdr>
                </w:div>
                <w:div w:id="1719551647">
                  <w:marLeft w:val="640"/>
                  <w:marRight w:val="0"/>
                  <w:marTop w:val="0"/>
                  <w:marBottom w:val="0"/>
                  <w:divBdr>
                    <w:top w:val="none" w:sz="0" w:space="0" w:color="auto"/>
                    <w:left w:val="none" w:sz="0" w:space="0" w:color="auto"/>
                    <w:bottom w:val="none" w:sz="0" w:space="0" w:color="auto"/>
                    <w:right w:val="none" w:sz="0" w:space="0" w:color="auto"/>
                  </w:divBdr>
                </w:div>
              </w:divsChild>
            </w:div>
            <w:div w:id="475606540">
              <w:marLeft w:val="0"/>
              <w:marRight w:val="0"/>
              <w:marTop w:val="0"/>
              <w:marBottom w:val="0"/>
              <w:divBdr>
                <w:top w:val="none" w:sz="0" w:space="0" w:color="auto"/>
                <w:left w:val="none" w:sz="0" w:space="0" w:color="auto"/>
                <w:bottom w:val="none" w:sz="0" w:space="0" w:color="auto"/>
                <w:right w:val="none" w:sz="0" w:space="0" w:color="auto"/>
              </w:divBdr>
              <w:divsChild>
                <w:div w:id="2128619104">
                  <w:marLeft w:val="640"/>
                  <w:marRight w:val="0"/>
                  <w:marTop w:val="0"/>
                  <w:marBottom w:val="0"/>
                  <w:divBdr>
                    <w:top w:val="none" w:sz="0" w:space="0" w:color="auto"/>
                    <w:left w:val="none" w:sz="0" w:space="0" w:color="auto"/>
                    <w:bottom w:val="none" w:sz="0" w:space="0" w:color="auto"/>
                    <w:right w:val="none" w:sz="0" w:space="0" w:color="auto"/>
                  </w:divBdr>
                </w:div>
                <w:div w:id="1672954002">
                  <w:marLeft w:val="640"/>
                  <w:marRight w:val="0"/>
                  <w:marTop w:val="0"/>
                  <w:marBottom w:val="0"/>
                  <w:divBdr>
                    <w:top w:val="none" w:sz="0" w:space="0" w:color="auto"/>
                    <w:left w:val="none" w:sz="0" w:space="0" w:color="auto"/>
                    <w:bottom w:val="none" w:sz="0" w:space="0" w:color="auto"/>
                    <w:right w:val="none" w:sz="0" w:space="0" w:color="auto"/>
                  </w:divBdr>
                </w:div>
                <w:div w:id="1063674034">
                  <w:marLeft w:val="640"/>
                  <w:marRight w:val="0"/>
                  <w:marTop w:val="0"/>
                  <w:marBottom w:val="0"/>
                  <w:divBdr>
                    <w:top w:val="none" w:sz="0" w:space="0" w:color="auto"/>
                    <w:left w:val="none" w:sz="0" w:space="0" w:color="auto"/>
                    <w:bottom w:val="none" w:sz="0" w:space="0" w:color="auto"/>
                    <w:right w:val="none" w:sz="0" w:space="0" w:color="auto"/>
                  </w:divBdr>
                </w:div>
                <w:div w:id="1687445001">
                  <w:marLeft w:val="640"/>
                  <w:marRight w:val="0"/>
                  <w:marTop w:val="0"/>
                  <w:marBottom w:val="0"/>
                  <w:divBdr>
                    <w:top w:val="none" w:sz="0" w:space="0" w:color="auto"/>
                    <w:left w:val="none" w:sz="0" w:space="0" w:color="auto"/>
                    <w:bottom w:val="none" w:sz="0" w:space="0" w:color="auto"/>
                    <w:right w:val="none" w:sz="0" w:space="0" w:color="auto"/>
                  </w:divBdr>
                </w:div>
                <w:div w:id="1022828946">
                  <w:marLeft w:val="640"/>
                  <w:marRight w:val="0"/>
                  <w:marTop w:val="0"/>
                  <w:marBottom w:val="0"/>
                  <w:divBdr>
                    <w:top w:val="none" w:sz="0" w:space="0" w:color="auto"/>
                    <w:left w:val="none" w:sz="0" w:space="0" w:color="auto"/>
                    <w:bottom w:val="none" w:sz="0" w:space="0" w:color="auto"/>
                    <w:right w:val="none" w:sz="0" w:space="0" w:color="auto"/>
                  </w:divBdr>
                </w:div>
                <w:div w:id="726418539">
                  <w:marLeft w:val="640"/>
                  <w:marRight w:val="0"/>
                  <w:marTop w:val="0"/>
                  <w:marBottom w:val="0"/>
                  <w:divBdr>
                    <w:top w:val="none" w:sz="0" w:space="0" w:color="auto"/>
                    <w:left w:val="none" w:sz="0" w:space="0" w:color="auto"/>
                    <w:bottom w:val="none" w:sz="0" w:space="0" w:color="auto"/>
                    <w:right w:val="none" w:sz="0" w:space="0" w:color="auto"/>
                  </w:divBdr>
                </w:div>
                <w:div w:id="1136144612">
                  <w:marLeft w:val="640"/>
                  <w:marRight w:val="0"/>
                  <w:marTop w:val="0"/>
                  <w:marBottom w:val="0"/>
                  <w:divBdr>
                    <w:top w:val="none" w:sz="0" w:space="0" w:color="auto"/>
                    <w:left w:val="none" w:sz="0" w:space="0" w:color="auto"/>
                    <w:bottom w:val="none" w:sz="0" w:space="0" w:color="auto"/>
                    <w:right w:val="none" w:sz="0" w:space="0" w:color="auto"/>
                  </w:divBdr>
                </w:div>
                <w:div w:id="1720322026">
                  <w:marLeft w:val="640"/>
                  <w:marRight w:val="0"/>
                  <w:marTop w:val="0"/>
                  <w:marBottom w:val="0"/>
                  <w:divBdr>
                    <w:top w:val="none" w:sz="0" w:space="0" w:color="auto"/>
                    <w:left w:val="none" w:sz="0" w:space="0" w:color="auto"/>
                    <w:bottom w:val="none" w:sz="0" w:space="0" w:color="auto"/>
                    <w:right w:val="none" w:sz="0" w:space="0" w:color="auto"/>
                  </w:divBdr>
                </w:div>
                <w:div w:id="1244756276">
                  <w:marLeft w:val="640"/>
                  <w:marRight w:val="0"/>
                  <w:marTop w:val="0"/>
                  <w:marBottom w:val="0"/>
                  <w:divBdr>
                    <w:top w:val="none" w:sz="0" w:space="0" w:color="auto"/>
                    <w:left w:val="none" w:sz="0" w:space="0" w:color="auto"/>
                    <w:bottom w:val="none" w:sz="0" w:space="0" w:color="auto"/>
                    <w:right w:val="none" w:sz="0" w:space="0" w:color="auto"/>
                  </w:divBdr>
                </w:div>
                <w:div w:id="1298493833">
                  <w:marLeft w:val="640"/>
                  <w:marRight w:val="0"/>
                  <w:marTop w:val="0"/>
                  <w:marBottom w:val="0"/>
                  <w:divBdr>
                    <w:top w:val="none" w:sz="0" w:space="0" w:color="auto"/>
                    <w:left w:val="none" w:sz="0" w:space="0" w:color="auto"/>
                    <w:bottom w:val="none" w:sz="0" w:space="0" w:color="auto"/>
                    <w:right w:val="none" w:sz="0" w:space="0" w:color="auto"/>
                  </w:divBdr>
                </w:div>
                <w:div w:id="2089494109">
                  <w:marLeft w:val="640"/>
                  <w:marRight w:val="0"/>
                  <w:marTop w:val="0"/>
                  <w:marBottom w:val="0"/>
                  <w:divBdr>
                    <w:top w:val="none" w:sz="0" w:space="0" w:color="auto"/>
                    <w:left w:val="none" w:sz="0" w:space="0" w:color="auto"/>
                    <w:bottom w:val="none" w:sz="0" w:space="0" w:color="auto"/>
                    <w:right w:val="none" w:sz="0" w:space="0" w:color="auto"/>
                  </w:divBdr>
                </w:div>
                <w:div w:id="1760786806">
                  <w:marLeft w:val="640"/>
                  <w:marRight w:val="0"/>
                  <w:marTop w:val="0"/>
                  <w:marBottom w:val="0"/>
                  <w:divBdr>
                    <w:top w:val="none" w:sz="0" w:space="0" w:color="auto"/>
                    <w:left w:val="none" w:sz="0" w:space="0" w:color="auto"/>
                    <w:bottom w:val="none" w:sz="0" w:space="0" w:color="auto"/>
                    <w:right w:val="none" w:sz="0" w:space="0" w:color="auto"/>
                  </w:divBdr>
                </w:div>
                <w:div w:id="252403000">
                  <w:marLeft w:val="640"/>
                  <w:marRight w:val="0"/>
                  <w:marTop w:val="0"/>
                  <w:marBottom w:val="0"/>
                  <w:divBdr>
                    <w:top w:val="none" w:sz="0" w:space="0" w:color="auto"/>
                    <w:left w:val="none" w:sz="0" w:space="0" w:color="auto"/>
                    <w:bottom w:val="none" w:sz="0" w:space="0" w:color="auto"/>
                    <w:right w:val="none" w:sz="0" w:space="0" w:color="auto"/>
                  </w:divBdr>
                </w:div>
                <w:div w:id="739909079">
                  <w:marLeft w:val="640"/>
                  <w:marRight w:val="0"/>
                  <w:marTop w:val="0"/>
                  <w:marBottom w:val="0"/>
                  <w:divBdr>
                    <w:top w:val="none" w:sz="0" w:space="0" w:color="auto"/>
                    <w:left w:val="none" w:sz="0" w:space="0" w:color="auto"/>
                    <w:bottom w:val="none" w:sz="0" w:space="0" w:color="auto"/>
                    <w:right w:val="none" w:sz="0" w:space="0" w:color="auto"/>
                  </w:divBdr>
                </w:div>
                <w:div w:id="1988171171">
                  <w:marLeft w:val="640"/>
                  <w:marRight w:val="0"/>
                  <w:marTop w:val="0"/>
                  <w:marBottom w:val="0"/>
                  <w:divBdr>
                    <w:top w:val="none" w:sz="0" w:space="0" w:color="auto"/>
                    <w:left w:val="none" w:sz="0" w:space="0" w:color="auto"/>
                    <w:bottom w:val="none" w:sz="0" w:space="0" w:color="auto"/>
                    <w:right w:val="none" w:sz="0" w:space="0" w:color="auto"/>
                  </w:divBdr>
                </w:div>
                <w:div w:id="1848665732">
                  <w:marLeft w:val="640"/>
                  <w:marRight w:val="0"/>
                  <w:marTop w:val="0"/>
                  <w:marBottom w:val="0"/>
                  <w:divBdr>
                    <w:top w:val="none" w:sz="0" w:space="0" w:color="auto"/>
                    <w:left w:val="none" w:sz="0" w:space="0" w:color="auto"/>
                    <w:bottom w:val="none" w:sz="0" w:space="0" w:color="auto"/>
                    <w:right w:val="none" w:sz="0" w:space="0" w:color="auto"/>
                  </w:divBdr>
                </w:div>
                <w:div w:id="1232158839">
                  <w:marLeft w:val="640"/>
                  <w:marRight w:val="0"/>
                  <w:marTop w:val="0"/>
                  <w:marBottom w:val="0"/>
                  <w:divBdr>
                    <w:top w:val="none" w:sz="0" w:space="0" w:color="auto"/>
                    <w:left w:val="none" w:sz="0" w:space="0" w:color="auto"/>
                    <w:bottom w:val="none" w:sz="0" w:space="0" w:color="auto"/>
                    <w:right w:val="none" w:sz="0" w:space="0" w:color="auto"/>
                  </w:divBdr>
                </w:div>
                <w:div w:id="1238635740">
                  <w:marLeft w:val="640"/>
                  <w:marRight w:val="0"/>
                  <w:marTop w:val="0"/>
                  <w:marBottom w:val="0"/>
                  <w:divBdr>
                    <w:top w:val="none" w:sz="0" w:space="0" w:color="auto"/>
                    <w:left w:val="none" w:sz="0" w:space="0" w:color="auto"/>
                    <w:bottom w:val="none" w:sz="0" w:space="0" w:color="auto"/>
                    <w:right w:val="none" w:sz="0" w:space="0" w:color="auto"/>
                  </w:divBdr>
                </w:div>
                <w:div w:id="88891313">
                  <w:marLeft w:val="640"/>
                  <w:marRight w:val="0"/>
                  <w:marTop w:val="0"/>
                  <w:marBottom w:val="0"/>
                  <w:divBdr>
                    <w:top w:val="none" w:sz="0" w:space="0" w:color="auto"/>
                    <w:left w:val="none" w:sz="0" w:space="0" w:color="auto"/>
                    <w:bottom w:val="none" w:sz="0" w:space="0" w:color="auto"/>
                    <w:right w:val="none" w:sz="0" w:space="0" w:color="auto"/>
                  </w:divBdr>
                </w:div>
                <w:div w:id="1579560251">
                  <w:marLeft w:val="640"/>
                  <w:marRight w:val="0"/>
                  <w:marTop w:val="0"/>
                  <w:marBottom w:val="0"/>
                  <w:divBdr>
                    <w:top w:val="none" w:sz="0" w:space="0" w:color="auto"/>
                    <w:left w:val="none" w:sz="0" w:space="0" w:color="auto"/>
                    <w:bottom w:val="none" w:sz="0" w:space="0" w:color="auto"/>
                    <w:right w:val="none" w:sz="0" w:space="0" w:color="auto"/>
                  </w:divBdr>
                </w:div>
                <w:div w:id="700711710">
                  <w:marLeft w:val="640"/>
                  <w:marRight w:val="0"/>
                  <w:marTop w:val="0"/>
                  <w:marBottom w:val="0"/>
                  <w:divBdr>
                    <w:top w:val="none" w:sz="0" w:space="0" w:color="auto"/>
                    <w:left w:val="none" w:sz="0" w:space="0" w:color="auto"/>
                    <w:bottom w:val="none" w:sz="0" w:space="0" w:color="auto"/>
                    <w:right w:val="none" w:sz="0" w:space="0" w:color="auto"/>
                  </w:divBdr>
                </w:div>
                <w:div w:id="1522474824">
                  <w:marLeft w:val="640"/>
                  <w:marRight w:val="0"/>
                  <w:marTop w:val="0"/>
                  <w:marBottom w:val="0"/>
                  <w:divBdr>
                    <w:top w:val="none" w:sz="0" w:space="0" w:color="auto"/>
                    <w:left w:val="none" w:sz="0" w:space="0" w:color="auto"/>
                    <w:bottom w:val="none" w:sz="0" w:space="0" w:color="auto"/>
                    <w:right w:val="none" w:sz="0" w:space="0" w:color="auto"/>
                  </w:divBdr>
                </w:div>
                <w:div w:id="2071491083">
                  <w:marLeft w:val="640"/>
                  <w:marRight w:val="0"/>
                  <w:marTop w:val="0"/>
                  <w:marBottom w:val="0"/>
                  <w:divBdr>
                    <w:top w:val="none" w:sz="0" w:space="0" w:color="auto"/>
                    <w:left w:val="none" w:sz="0" w:space="0" w:color="auto"/>
                    <w:bottom w:val="none" w:sz="0" w:space="0" w:color="auto"/>
                    <w:right w:val="none" w:sz="0" w:space="0" w:color="auto"/>
                  </w:divBdr>
                </w:div>
                <w:div w:id="1810434251">
                  <w:marLeft w:val="640"/>
                  <w:marRight w:val="0"/>
                  <w:marTop w:val="0"/>
                  <w:marBottom w:val="0"/>
                  <w:divBdr>
                    <w:top w:val="none" w:sz="0" w:space="0" w:color="auto"/>
                    <w:left w:val="none" w:sz="0" w:space="0" w:color="auto"/>
                    <w:bottom w:val="none" w:sz="0" w:space="0" w:color="auto"/>
                    <w:right w:val="none" w:sz="0" w:space="0" w:color="auto"/>
                  </w:divBdr>
                </w:div>
                <w:div w:id="600265739">
                  <w:marLeft w:val="640"/>
                  <w:marRight w:val="0"/>
                  <w:marTop w:val="0"/>
                  <w:marBottom w:val="0"/>
                  <w:divBdr>
                    <w:top w:val="none" w:sz="0" w:space="0" w:color="auto"/>
                    <w:left w:val="none" w:sz="0" w:space="0" w:color="auto"/>
                    <w:bottom w:val="none" w:sz="0" w:space="0" w:color="auto"/>
                    <w:right w:val="none" w:sz="0" w:space="0" w:color="auto"/>
                  </w:divBdr>
                </w:div>
                <w:div w:id="647396305">
                  <w:marLeft w:val="640"/>
                  <w:marRight w:val="0"/>
                  <w:marTop w:val="0"/>
                  <w:marBottom w:val="0"/>
                  <w:divBdr>
                    <w:top w:val="none" w:sz="0" w:space="0" w:color="auto"/>
                    <w:left w:val="none" w:sz="0" w:space="0" w:color="auto"/>
                    <w:bottom w:val="none" w:sz="0" w:space="0" w:color="auto"/>
                    <w:right w:val="none" w:sz="0" w:space="0" w:color="auto"/>
                  </w:divBdr>
                </w:div>
                <w:div w:id="1355887058">
                  <w:marLeft w:val="640"/>
                  <w:marRight w:val="0"/>
                  <w:marTop w:val="0"/>
                  <w:marBottom w:val="0"/>
                  <w:divBdr>
                    <w:top w:val="none" w:sz="0" w:space="0" w:color="auto"/>
                    <w:left w:val="none" w:sz="0" w:space="0" w:color="auto"/>
                    <w:bottom w:val="none" w:sz="0" w:space="0" w:color="auto"/>
                    <w:right w:val="none" w:sz="0" w:space="0" w:color="auto"/>
                  </w:divBdr>
                </w:div>
                <w:div w:id="1773434568">
                  <w:marLeft w:val="640"/>
                  <w:marRight w:val="0"/>
                  <w:marTop w:val="0"/>
                  <w:marBottom w:val="0"/>
                  <w:divBdr>
                    <w:top w:val="none" w:sz="0" w:space="0" w:color="auto"/>
                    <w:left w:val="none" w:sz="0" w:space="0" w:color="auto"/>
                    <w:bottom w:val="none" w:sz="0" w:space="0" w:color="auto"/>
                    <w:right w:val="none" w:sz="0" w:space="0" w:color="auto"/>
                  </w:divBdr>
                </w:div>
                <w:div w:id="1427120399">
                  <w:marLeft w:val="640"/>
                  <w:marRight w:val="0"/>
                  <w:marTop w:val="0"/>
                  <w:marBottom w:val="0"/>
                  <w:divBdr>
                    <w:top w:val="none" w:sz="0" w:space="0" w:color="auto"/>
                    <w:left w:val="none" w:sz="0" w:space="0" w:color="auto"/>
                    <w:bottom w:val="none" w:sz="0" w:space="0" w:color="auto"/>
                    <w:right w:val="none" w:sz="0" w:space="0" w:color="auto"/>
                  </w:divBdr>
                </w:div>
                <w:div w:id="1938177174">
                  <w:marLeft w:val="640"/>
                  <w:marRight w:val="0"/>
                  <w:marTop w:val="0"/>
                  <w:marBottom w:val="0"/>
                  <w:divBdr>
                    <w:top w:val="none" w:sz="0" w:space="0" w:color="auto"/>
                    <w:left w:val="none" w:sz="0" w:space="0" w:color="auto"/>
                    <w:bottom w:val="none" w:sz="0" w:space="0" w:color="auto"/>
                    <w:right w:val="none" w:sz="0" w:space="0" w:color="auto"/>
                  </w:divBdr>
                </w:div>
                <w:div w:id="154297739">
                  <w:marLeft w:val="640"/>
                  <w:marRight w:val="0"/>
                  <w:marTop w:val="0"/>
                  <w:marBottom w:val="0"/>
                  <w:divBdr>
                    <w:top w:val="none" w:sz="0" w:space="0" w:color="auto"/>
                    <w:left w:val="none" w:sz="0" w:space="0" w:color="auto"/>
                    <w:bottom w:val="none" w:sz="0" w:space="0" w:color="auto"/>
                    <w:right w:val="none" w:sz="0" w:space="0" w:color="auto"/>
                  </w:divBdr>
                </w:div>
                <w:div w:id="597756665">
                  <w:marLeft w:val="640"/>
                  <w:marRight w:val="0"/>
                  <w:marTop w:val="0"/>
                  <w:marBottom w:val="0"/>
                  <w:divBdr>
                    <w:top w:val="none" w:sz="0" w:space="0" w:color="auto"/>
                    <w:left w:val="none" w:sz="0" w:space="0" w:color="auto"/>
                    <w:bottom w:val="none" w:sz="0" w:space="0" w:color="auto"/>
                    <w:right w:val="none" w:sz="0" w:space="0" w:color="auto"/>
                  </w:divBdr>
                </w:div>
                <w:div w:id="760956689">
                  <w:marLeft w:val="640"/>
                  <w:marRight w:val="0"/>
                  <w:marTop w:val="0"/>
                  <w:marBottom w:val="0"/>
                  <w:divBdr>
                    <w:top w:val="none" w:sz="0" w:space="0" w:color="auto"/>
                    <w:left w:val="none" w:sz="0" w:space="0" w:color="auto"/>
                    <w:bottom w:val="none" w:sz="0" w:space="0" w:color="auto"/>
                    <w:right w:val="none" w:sz="0" w:space="0" w:color="auto"/>
                  </w:divBdr>
                </w:div>
                <w:div w:id="265577782">
                  <w:marLeft w:val="640"/>
                  <w:marRight w:val="0"/>
                  <w:marTop w:val="0"/>
                  <w:marBottom w:val="0"/>
                  <w:divBdr>
                    <w:top w:val="none" w:sz="0" w:space="0" w:color="auto"/>
                    <w:left w:val="none" w:sz="0" w:space="0" w:color="auto"/>
                    <w:bottom w:val="none" w:sz="0" w:space="0" w:color="auto"/>
                    <w:right w:val="none" w:sz="0" w:space="0" w:color="auto"/>
                  </w:divBdr>
                </w:div>
                <w:div w:id="1956866363">
                  <w:marLeft w:val="640"/>
                  <w:marRight w:val="0"/>
                  <w:marTop w:val="0"/>
                  <w:marBottom w:val="0"/>
                  <w:divBdr>
                    <w:top w:val="none" w:sz="0" w:space="0" w:color="auto"/>
                    <w:left w:val="none" w:sz="0" w:space="0" w:color="auto"/>
                    <w:bottom w:val="none" w:sz="0" w:space="0" w:color="auto"/>
                    <w:right w:val="none" w:sz="0" w:space="0" w:color="auto"/>
                  </w:divBdr>
                </w:div>
                <w:div w:id="1977834353">
                  <w:marLeft w:val="640"/>
                  <w:marRight w:val="0"/>
                  <w:marTop w:val="0"/>
                  <w:marBottom w:val="0"/>
                  <w:divBdr>
                    <w:top w:val="none" w:sz="0" w:space="0" w:color="auto"/>
                    <w:left w:val="none" w:sz="0" w:space="0" w:color="auto"/>
                    <w:bottom w:val="none" w:sz="0" w:space="0" w:color="auto"/>
                    <w:right w:val="none" w:sz="0" w:space="0" w:color="auto"/>
                  </w:divBdr>
                </w:div>
                <w:div w:id="612056127">
                  <w:marLeft w:val="640"/>
                  <w:marRight w:val="0"/>
                  <w:marTop w:val="0"/>
                  <w:marBottom w:val="0"/>
                  <w:divBdr>
                    <w:top w:val="none" w:sz="0" w:space="0" w:color="auto"/>
                    <w:left w:val="none" w:sz="0" w:space="0" w:color="auto"/>
                    <w:bottom w:val="none" w:sz="0" w:space="0" w:color="auto"/>
                    <w:right w:val="none" w:sz="0" w:space="0" w:color="auto"/>
                  </w:divBdr>
                </w:div>
                <w:div w:id="1501506999">
                  <w:marLeft w:val="640"/>
                  <w:marRight w:val="0"/>
                  <w:marTop w:val="0"/>
                  <w:marBottom w:val="0"/>
                  <w:divBdr>
                    <w:top w:val="none" w:sz="0" w:space="0" w:color="auto"/>
                    <w:left w:val="none" w:sz="0" w:space="0" w:color="auto"/>
                    <w:bottom w:val="none" w:sz="0" w:space="0" w:color="auto"/>
                    <w:right w:val="none" w:sz="0" w:space="0" w:color="auto"/>
                  </w:divBdr>
                </w:div>
                <w:div w:id="153499905">
                  <w:marLeft w:val="640"/>
                  <w:marRight w:val="0"/>
                  <w:marTop w:val="0"/>
                  <w:marBottom w:val="0"/>
                  <w:divBdr>
                    <w:top w:val="none" w:sz="0" w:space="0" w:color="auto"/>
                    <w:left w:val="none" w:sz="0" w:space="0" w:color="auto"/>
                    <w:bottom w:val="none" w:sz="0" w:space="0" w:color="auto"/>
                    <w:right w:val="none" w:sz="0" w:space="0" w:color="auto"/>
                  </w:divBdr>
                </w:div>
                <w:div w:id="1946228738">
                  <w:marLeft w:val="640"/>
                  <w:marRight w:val="0"/>
                  <w:marTop w:val="0"/>
                  <w:marBottom w:val="0"/>
                  <w:divBdr>
                    <w:top w:val="none" w:sz="0" w:space="0" w:color="auto"/>
                    <w:left w:val="none" w:sz="0" w:space="0" w:color="auto"/>
                    <w:bottom w:val="none" w:sz="0" w:space="0" w:color="auto"/>
                    <w:right w:val="none" w:sz="0" w:space="0" w:color="auto"/>
                  </w:divBdr>
                </w:div>
                <w:div w:id="648048721">
                  <w:marLeft w:val="640"/>
                  <w:marRight w:val="0"/>
                  <w:marTop w:val="0"/>
                  <w:marBottom w:val="0"/>
                  <w:divBdr>
                    <w:top w:val="none" w:sz="0" w:space="0" w:color="auto"/>
                    <w:left w:val="none" w:sz="0" w:space="0" w:color="auto"/>
                    <w:bottom w:val="none" w:sz="0" w:space="0" w:color="auto"/>
                    <w:right w:val="none" w:sz="0" w:space="0" w:color="auto"/>
                  </w:divBdr>
                </w:div>
                <w:div w:id="1724790692">
                  <w:marLeft w:val="640"/>
                  <w:marRight w:val="0"/>
                  <w:marTop w:val="0"/>
                  <w:marBottom w:val="0"/>
                  <w:divBdr>
                    <w:top w:val="none" w:sz="0" w:space="0" w:color="auto"/>
                    <w:left w:val="none" w:sz="0" w:space="0" w:color="auto"/>
                    <w:bottom w:val="none" w:sz="0" w:space="0" w:color="auto"/>
                    <w:right w:val="none" w:sz="0" w:space="0" w:color="auto"/>
                  </w:divBdr>
                </w:div>
                <w:div w:id="1729841654">
                  <w:marLeft w:val="640"/>
                  <w:marRight w:val="0"/>
                  <w:marTop w:val="0"/>
                  <w:marBottom w:val="0"/>
                  <w:divBdr>
                    <w:top w:val="none" w:sz="0" w:space="0" w:color="auto"/>
                    <w:left w:val="none" w:sz="0" w:space="0" w:color="auto"/>
                    <w:bottom w:val="none" w:sz="0" w:space="0" w:color="auto"/>
                    <w:right w:val="none" w:sz="0" w:space="0" w:color="auto"/>
                  </w:divBdr>
                </w:div>
                <w:div w:id="773785159">
                  <w:marLeft w:val="640"/>
                  <w:marRight w:val="0"/>
                  <w:marTop w:val="0"/>
                  <w:marBottom w:val="0"/>
                  <w:divBdr>
                    <w:top w:val="none" w:sz="0" w:space="0" w:color="auto"/>
                    <w:left w:val="none" w:sz="0" w:space="0" w:color="auto"/>
                    <w:bottom w:val="none" w:sz="0" w:space="0" w:color="auto"/>
                    <w:right w:val="none" w:sz="0" w:space="0" w:color="auto"/>
                  </w:divBdr>
                </w:div>
                <w:div w:id="2122333376">
                  <w:marLeft w:val="640"/>
                  <w:marRight w:val="0"/>
                  <w:marTop w:val="0"/>
                  <w:marBottom w:val="0"/>
                  <w:divBdr>
                    <w:top w:val="none" w:sz="0" w:space="0" w:color="auto"/>
                    <w:left w:val="none" w:sz="0" w:space="0" w:color="auto"/>
                    <w:bottom w:val="none" w:sz="0" w:space="0" w:color="auto"/>
                    <w:right w:val="none" w:sz="0" w:space="0" w:color="auto"/>
                  </w:divBdr>
                </w:div>
                <w:div w:id="1944605766">
                  <w:marLeft w:val="640"/>
                  <w:marRight w:val="0"/>
                  <w:marTop w:val="0"/>
                  <w:marBottom w:val="0"/>
                  <w:divBdr>
                    <w:top w:val="none" w:sz="0" w:space="0" w:color="auto"/>
                    <w:left w:val="none" w:sz="0" w:space="0" w:color="auto"/>
                    <w:bottom w:val="none" w:sz="0" w:space="0" w:color="auto"/>
                    <w:right w:val="none" w:sz="0" w:space="0" w:color="auto"/>
                  </w:divBdr>
                </w:div>
                <w:div w:id="923496930">
                  <w:marLeft w:val="640"/>
                  <w:marRight w:val="0"/>
                  <w:marTop w:val="0"/>
                  <w:marBottom w:val="0"/>
                  <w:divBdr>
                    <w:top w:val="none" w:sz="0" w:space="0" w:color="auto"/>
                    <w:left w:val="none" w:sz="0" w:space="0" w:color="auto"/>
                    <w:bottom w:val="none" w:sz="0" w:space="0" w:color="auto"/>
                    <w:right w:val="none" w:sz="0" w:space="0" w:color="auto"/>
                  </w:divBdr>
                </w:div>
                <w:div w:id="941691250">
                  <w:marLeft w:val="640"/>
                  <w:marRight w:val="0"/>
                  <w:marTop w:val="0"/>
                  <w:marBottom w:val="0"/>
                  <w:divBdr>
                    <w:top w:val="none" w:sz="0" w:space="0" w:color="auto"/>
                    <w:left w:val="none" w:sz="0" w:space="0" w:color="auto"/>
                    <w:bottom w:val="none" w:sz="0" w:space="0" w:color="auto"/>
                    <w:right w:val="none" w:sz="0" w:space="0" w:color="auto"/>
                  </w:divBdr>
                </w:div>
                <w:div w:id="1639140403">
                  <w:marLeft w:val="640"/>
                  <w:marRight w:val="0"/>
                  <w:marTop w:val="0"/>
                  <w:marBottom w:val="0"/>
                  <w:divBdr>
                    <w:top w:val="none" w:sz="0" w:space="0" w:color="auto"/>
                    <w:left w:val="none" w:sz="0" w:space="0" w:color="auto"/>
                    <w:bottom w:val="none" w:sz="0" w:space="0" w:color="auto"/>
                    <w:right w:val="none" w:sz="0" w:space="0" w:color="auto"/>
                  </w:divBdr>
                </w:div>
                <w:div w:id="1474327070">
                  <w:marLeft w:val="640"/>
                  <w:marRight w:val="0"/>
                  <w:marTop w:val="0"/>
                  <w:marBottom w:val="0"/>
                  <w:divBdr>
                    <w:top w:val="none" w:sz="0" w:space="0" w:color="auto"/>
                    <w:left w:val="none" w:sz="0" w:space="0" w:color="auto"/>
                    <w:bottom w:val="none" w:sz="0" w:space="0" w:color="auto"/>
                    <w:right w:val="none" w:sz="0" w:space="0" w:color="auto"/>
                  </w:divBdr>
                </w:div>
                <w:div w:id="2091929783">
                  <w:marLeft w:val="640"/>
                  <w:marRight w:val="0"/>
                  <w:marTop w:val="0"/>
                  <w:marBottom w:val="0"/>
                  <w:divBdr>
                    <w:top w:val="none" w:sz="0" w:space="0" w:color="auto"/>
                    <w:left w:val="none" w:sz="0" w:space="0" w:color="auto"/>
                    <w:bottom w:val="none" w:sz="0" w:space="0" w:color="auto"/>
                    <w:right w:val="none" w:sz="0" w:space="0" w:color="auto"/>
                  </w:divBdr>
                </w:div>
                <w:div w:id="1868177647">
                  <w:marLeft w:val="640"/>
                  <w:marRight w:val="0"/>
                  <w:marTop w:val="0"/>
                  <w:marBottom w:val="0"/>
                  <w:divBdr>
                    <w:top w:val="none" w:sz="0" w:space="0" w:color="auto"/>
                    <w:left w:val="none" w:sz="0" w:space="0" w:color="auto"/>
                    <w:bottom w:val="none" w:sz="0" w:space="0" w:color="auto"/>
                    <w:right w:val="none" w:sz="0" w:space="0" w:color="auto"/>
                  </w:divBdr>
                </w:div>
              </w:divsChild>
            </w:div>
            <w:div w:id="2092652309">
              <w:marLeft w:val="0"/>
              <w:marRight w:val="0"/>
              <w:marTop w:val="0"/>
              <w:marBottom w:val="0"/>
              <w:divBdr>
                <w:top w:val="none" w:sz="0" w:space="0" w:color="auto"/>
                <w:left w:val="none" w:sz="0" w:space="0" w:color="auto"/>
                <w:bottom w:val="none" w:sz="0" w:space="0" w:color="auto"/>
                <w:right w:val="none" w:sz="0" w:space="0" w:color="auto"/>
              </w:divBdr>
              <w:divsChild>
                <w:div w:id="1873952972">
                  <w:marLeft w:val="640"/>
                  <w:marRight w:val="0"/>
                  <w:marTop w:val="0"/>
                  <w:marBottom w:val="0"/>
                  <w:divBdr>
                    <w:top w:val="none" w:sz="0" w:space="0" w:color="auto"/>
                    <w:left w:val="none" w:sz="0" w:space="0" w:color="auto"/>
                    <w:bottom w:val="none" w:sz="0" w:space="0" w:color="auto"/>
                    <w:right w:val="none" w:sz="0" w:space="0" w:color="auto"/>
                  </w:divBdr>
                </w:div>
                <w:div w:id="1790853565">
                  <w:marLeft w:val="640"/>
                  <w:marRight w:val="0"/>
                  <w:marTop w:val="0"/>
                  <w:marBottom w:val="0"/>
                  <w:divBdr>
                    <w:top w:val="none" w:sz="0" w:space="0" w:color="auto"/>
                    <w:left w:val="none" w:sz="0" w:space="0" w:color="auto"/>
                    <w:bottom w:val="none" w:sz="0" w:space="0" w:color="auto"/>
                    <w:right w:val="none" w:sz="0" w:space="0" w:color="auto"/>
                  </w:divBdr>
                </w:div>
                <w:div w:id="1335109134">
                  <w:marLeft w:val="640"/>
                  <w:marRight w:val="0"/>
                  <w:marTop w:val="0"/>
                  <w:marBottom w:val="0"/>
                  <w:divBdr>
                    <w:top w:val="none" w:sz="0" w:space="0" w:color="auto"/>
                    <w:left w:val="none" w:sz="0" w:space="0" w:color="auto"/>
                    <w:bottom w:val="none" w:sz="0" w:space="0" w:color="auto"/>
                    <w:right w:val="none" w:sz="0" w:space="0" w:color="auto"/>
                  </w:divBdr>
                </w:div>
                <w:div w:id="669334691">
                  <w:marLeft w:val="640"/>
                  <w:marRight w:val="0"/>
                  <w:marTop w:val="0"/>
                  <w:marBottom w:val="0"/>
                  <w:divBdr>
                    <w:top w:val="none" w:sz="0" w:space="0" w:color="auto"/>
                    <w:left w:val="none" w:sz="0" w:space="0" w:color="auto"/>
                    <w:bottom w:val="none" w:sz="0" w:space="0" w:color="auto"/>
                    <w:right w:val="none" w:sz="0" w:space="0" w:color="auto"/>
                  </w:divBdr>
                </w:div>
                <w:div w:id="474637943">
                  <w:marLeft w:val="640"/>
                  <w:marRight w:val="0"/>
                  <w:marTop w:val="0"/>
                  <w:marBottom w:val="0"/>
                  <w:divBdr>
                    <w:top w:val="none" w:sz="0" w:space="0" w:color="auto"/>
                    <w:left w:val="none" w:sz="0" w:space="0" w:color="auto"/>
                    <w:bottom w:val="none" w:sz="0" w:space="0" w:color="auto"/>
                    <w:right w:val="none" w:sz="0" w:space="0" w:color="auto"/>
                  </w:divBdr>
                </w:div>
                <w:div w:id="299455881">
                  <w:marLeft w:val="640"/>
                  <w:marRight w:val="0"/>
                  <w:marTop w:val="0"/>
                  <w:marBottom w:val="0"/>
                  <w:divBdr>
                    <w:top w:val="none" w:sz="0" w:space="0" w:color="auto"/>
                    <w:left w:val="none" w:sz="0" w:space="0" w:color="auto"/>
                    <w:bottom w:val="none" w:sz="0" w:space="0" w:color="auto"/>
                    <w:right w:val="none" w:sz="0" w:space="0" w:color="auto"/>
                  </w:divBdr>
                </w:div>
                <w:div w:id="1477525677">
                  <w:marLeft w:val="640"/>
                  <w:marRight w:val="0"/>
                  <w:marTop w:val="0"/>
                  <w:marBottom w:val="0"/>
                  <w:divBdr>
                    <w:top w:val="none" w:sz="0" w:space="0" w:color="auto"/>
                    <w:left w:val="none" w:sz="0" w:space="0" w:color="auto"/>
                    <w:bottom w:val="none" w:sz="0" w:space="0" w:color="auto"/>
                    <w:right w:val="none" w:sz="0" w:space="0" w:color="auto"/>
                  </w:divBdr>
                </w:div>
                <w:div w:id="761948245">
                  <w:marLeft w:val="640"/>
                  <w:marRight w:val="0"/>
                  <w:marTop w:val="0"/>
                  <w:marBottom w:val="0"/>
                  <w:divBdr>
                    <w:top w:val="none" w:sz="0" w:space="0" w:color="auto"/>
                    <w:left w:val="none" w:sz="0" w:space="0" w:color="auto"/>
                    <w:bottom w:val="none" w:sz="0" w:space="0" w:color="auto"/>
                    <w:right w:val="none" w:sz="0" w:space="0" w:color="auto"/>
                  </w:divBdr>
                </w:div>
                <w:div w:id="345445930">
                  <w:marLeft w:val="640"/>
                  <w:marRight w:val="0"/>
                  <w:marTop w:val="0"/>
                  <w:marBottom w:val="0"/>
                  <w:divBdr>
                    <w:top w:val="none" w:sz="0" w:space="0" w:color="auto"/>
                    <w:left w:val="none" w:sz="0" w:space="0" w:color="auto"/>
                    <w:bottom w:val="none" w:sz="0" w:space="0" w:color="auto"/>
                    <w:right w:val="none" w:sz="0" w:space="0" w:color="auto"/>
                  </w:divBdr>
                </w:div>
                <w:div w:id="459692692">
                  <w:marLeft w:val="640"/>
                  <w:marRight w:val="0"/>
                  <w:marTop w:val="0"/>
                  <w:marBottom w:val="0"/>
                  <w:divBdr>
                    <w:top w:val="none" w:sz="0" w:space="0" w:color="auto"/>
                    <w:left w:val="none" w:sz="0" w:space="0" w:color="auto"/>
                    <w:bottom w:val="none" w:sz="0" w:space="0" w:color="auto"/>
                    <w:right w:val="none" w:sz="0" w:space="0" w:color="auto"/>
                  </w:divBdr>
                </w:div>
                <w:div w:id="1611467621">
                  <w:marLeft w:val="640"/>
                  <w:marRight w:val="0"/>
                  <w:marTop w:val="0"/>
                  <w:marBottom w:val="0"/>
                  <w:divBdr>
                    <w:top w:val="none" w:sz="0" w:space="0" w:color="auto"/>
                    <w:left w:val="none" w:sz="0" w:space="0" w:color="auto"/>
                    <w:bottom w:val="none" w:sz="0" w:space="0" w:color="auto"/>
                    <w:right w:val="none" w:sz="0" w:space="0" w:color="auto"/>
                  </w:divBdr>
                </w:div>
                <w:div w:id="664863763">
                  <w:marLeft w:val="640"/>
                  <w:marRight w:val="0"/>
                  <w:marTop w:val="0"/>
                  <w:marBottom w:val="0"/>
                  <w:divBdr>
                    <w:top w:val="none" w:sz="0" w:space="0" w:color="auto"/>
                    <w:left w:val="none" w:sz="0" w:space="0" w:color="auto"/>
                    <w:bottom w:val="none" w:sz="0" w:space="0" w:color="auto"/>
                    <w:right w:val="none" w:sz="0" w:space="0" w:color="auto"/>
                  </w:divBdr>
                </w:div>
                <w:div w:id="1033768650">
                  <w:marLeft w:val="640"/>
                  <w:marRight w:val="0"/>
                  <w:marTop w:val="0"/>
                  <w:marBottom w:val="0"/>
                  <w:divBdr>
                    <w:top w:val="none" w:sz="0" w:space="0" w:color="auto"/>
                    <w:left w:val="none" w:sz="0" w:space="0" w:color="auto"/>
                    <w:bottom w:val="none" w:sz="0" w:space="0" w:color="auto"/>
                    <w:right w:val="none" w:sz="0" w:space="0" w:color="auto"/>
                  </w:divBdr>
                </w:div>
                <w:div w:id="352191071">
                  <w:marLeft w:val="640"/>
                  <w:marRight w:val="0"/>
                  <w:marTop w:val="0"/>
                  <w:marBottom w:val="0"/>
                  <w:divBdr>
                    <w:top w:val="none" w:sz="0" w:space="0" w:color="auto"/>
                    <w:left w:val="none" w:sz="0" w:space="0" w:color="auto"/>
                    <w:bottom w:val="none" w:sz="0" w:space="0" w:color="auto"/>
                    <w:right w:val="none" w:sz="0" w:space="0" w:color="auto"/>
                  </w:divBdr>
                </w:div>
                <w:div w:id="1841627351">
                  <w:marLeft w:val="640"/>
                  <w:marRight w:val="0"/>
                  <w:marTop w:val="0"/>
                  <w:marBottom w:val="0"/>
                  <w:divBdr>
                    <w:top w:val="none" w:sz="0" w:space="0" w:color="auto"/>
                    <w:left w:val="none" w:sz="0" w:space="0" w:color="auto"/>
                    <w:bottom w:val="none" w:sz="0" w:space="0" w:color="auto"/>
                    <w:right w:val="none" w:sz="0" w:space="0" w:color="auto"/>
                  </w:divBdr>
                </w:div>
                <w:div w:id="1068922178">
                  <w:marLeft w:val="640"/>
                  <w:marRight w:val="0"/>
                  <w:marTop w:val="0"/>
                  <w:marBottom w:val="0"/>
                  <w:divBdr>
                    <w:top w:val="none" w:sz="0" w:space="0" w:color="auto"/>
                    <w:left w:val="none" w:sz="0" w:space="0" w:color="auto"/>
                    <w:bottom w:val="none" w:sz="0" w:space="0" w:color="auto"/>
                    <w:right w:val="none" w:sz="0" w:space="0" w:color="auto"/>
                  </w:divBdr>
                </w:div>
                <w:div w:id="1324237501">
                  <w:marLeft w:val="640"/>
                  <w:marRight w:val="0"/>
                  <w:marTop w:val="0"/>
                  <w:marBottom w:val="0"/>
                  <w:divBdr>
                    <w:top w:val="none" w:sz="0" w:space="0" w:color="auto"/>
                    <w:left w:val="none" w:sz="0" w:space="0" w:color="auto"/>
                    <w:bottom w:val="none" w:sz="0" w:space="0" w:color="auto"/>
                    <w:right w:val="none" w:sz="0" w:space="0" w:color="auto"/>
                  </w:divBdr>
                </w:div>
                <w:div w:id="661737393">
                  <w:marLeft w:val="640"/>
                  <w:marRight w:val="0"/>
                  <w:marTop w:val="0"/>
                  <w:marBottom w:val="0"/>
                  <w:divBdr>
                    <w:top w:val="none" w:sz="0" w:space="0" w:color="auto"/>
                    <w:left w:val="none" w:sz="0" w:space="0" w:color="auto"/>
                    <w:bottom w:val="none" w:sz="0" w:space="0" w:color="auto"/>
                    <w:right w:val="none" w:sz="0" w:space="0" w:color="auto"/>
                  </w:divBdr>
                </w:div>
                <w:div w:id="803277269">
                  <w:marLeft w:val="640"/>
                  <w:marRight w:val="0"/>
                  <w:marTop w:val="0"/>
                  <w:marBottom w:val="0"/>
                  <w:divBdr>
                    <w:top w:val="none" w:sz="0" w:space="0" w:color="auto"/>
                    <w:left w:val="none" w:sz="0" w:space="0" w:color="auto"/>
                    <w:bottom w:val="none" w:sz="0" w:space="0" w:color="auto"/>
                    <w:right w:val="none" w:sz="0" w:space="0" w:color="auto"/>
                  </w:divBdr>
                </w:div>
                <w:div w:id="1364940157">
                  <w:marLeft w:val="640"/>
                  <w:marRight w:val="0"/>
                  <w:marTop w:val="0"/>
                  <w:marBottom w:val="0"/>
                  <w:divBdr>
                    <w:top w:val="none" w:sz="0" w:space="0" w:color="auto"/>
                    <w:left w:val="none" w:sz="0" w:space="0" w:color="auto"/>
                    <w:bottom w:val="none" w:sz="0" w:space="0" w:color="auto"/>
                    <w:right w:val="none" w:sz="0" w:space="0" w:color="auto"/>
                  </w:divBdr>
                </w:div>
                <w:div w:id="25759295">
                  <w:marLeft w:val="640"/>
                  <w:marRight w:val="0"/>
                  <w:marTop w:val="0"/>
                  <w:marBottom w:val="0"/>
                  <w:divBdr>
                    <w:top w:val="none" w:sz="0" w:space="0" w:color="auto"/>
                    <w:left w:val="none" w:sz="0" w:space="0" w:color="auto"/>
                    <w:bottom w:val="none" w:sz="0" w:space="0" w:color="auto"/>
                    <w:right w:val="none" w:sz="0" w:space="0" w:color="auto"/>
                  </w:divBdr>
                </w:div>
                <w:div w:id="409884760">
                  <w:marLeft w:val="640"/>
                  <w:marRight w:val="0"/>
                  <w:marTop w:val="0"/>
                  <w:marBottom w:val="0"/>
                  <w:divBdr>
                    <w:top w:val="none" w:sz="0" w:space="0" w:color="auto"/>
                    <w:left w:val="none" w:sz="0" w:space="0" w:color="auto"/>
                    <w:bottom w:val="none" w:sz="0" w:space="0" w:color="auto"/>
                    <w:right w:val="none" w:sz="0" w:space="0" w:color="auto"/>
                  </w:divBdr>
                </w:div>
                <w:div w:id="156189676">
                  <w:marLeft w:val="640"/>
                  <w:marRight w:val="0"/>
                  <w:marTop w:val="0"/>
                  <w:marBottom w:val="0"/>
                  <w:divBdr>
                    <w:top w:val="none" w:sz="0" w:space="0" w:color="auto"/>
                    <w:left w:val="none" w:sz="0" w:space="0" w:color="auto"/>
                    <w:bottom w:val="none" w:sz="0" w:space="0" w:color="auto"/>
                    <w:right w:val="none" w:sz="0" w:space="0" w:color="auto"/>
                  </w:divBdr>
                </w:div>
                <w:div w:id="1632859449">
                  <w:marLeft w:val="640"/>
                  <w:marRight w:val="0"/>
                  <w:marTop w:val="0"/>
                  <w:marBottom w:val="0"/>
                  <w:divBdr>
                    <w:top w:val="none" w:sz="0" w:space="0" w:color="auto"/>
                    <w:left w:val="none" w:sz="0" w:space="0" w:color="auto"/>
                    <w:bottom w:val="none" w:sz="0" w:space="0" w:color="auto"/>
                    <w:right w:val="none" w:sz="0" w:space="0" w:color="auto"/>
                  </w:divBdr>
                </w:div>
                <w:div w:id="1426799855">
                  <w:marLeft w:val="640"/>
                  <w:marRight w:val="0"/>
                  <w:marTop w:val="0"/>
                  <w:marBottom w:val="0"/>
                  <w:divBdr>
                    <w:top w:val="none" w:sz="0" w:space="0" w:color="auto"/>
                    <w:left w:val="none" w:sz="0" w:space="0" w:color="auto"/>
                    <w:bottom w:val="none" w:sz="0" w:space="0" w:color="auto"/>
                    <w:right w:val="none" w:sz="0" w:space="0" w:color="auto"/>
                  </w:divBdr>
                </w:div>
                <w:div w:id="123429608">
                  <w:marLeft w:val="640"/>
                  <w:marRight w:val="0"/>
                  <w:marTop w:val="0"/>
                  <w:marBottom w:val="0"/>
                  <w:divBdr>
                    <w:top w:val="none" w:sz="0" w:space="0" w:color="auto"/>
                    <w:left w:val="none" w:sz="0" w:space="0" w:color="auto"/>
                    <w:bottom w:val="none" w:sz="0" w:space="0" w:color="auto"/>
                    <w:right w:val="none" w:sz="0" w:space="0" w:color="auto"/>
                  </w:divBdr>
                </w:div>
                <w:div w:id="1574848797">
                  <w:marLeft w:val="640"/>
                  <w:marRight w:val="0"/>
                  <w:marTop w:val="0"/>
                  <w:marBottom w:val="0"/>
                  <w:divBdr>
                    <w:top w:val="none" w:sz="0" w:space="0" w:color="auto"/>
                    <w:left w:val="none" w:sz="0" w:space="0" w:color="auto"/>
                    <w:bottom w:val="none" w:sz="0" w:space="0" w:color="auto"/>
                    <w:right w:val="none" w:sz="0" w:space="0" w:color="auto"/>
                  </w:divBdr>
                </w:div>
                <w:div w:id="1505588156">
                  <w:marLeft w:val="640"/>
                  <w:marRight w:val="0"/>
                  <w:marTop w:val="0"/>
                  <w:marBottom w:val="0"/>
                  <w:divBdr>
                    <w:top w:val="none" w:sz="0" w:space="0" w:color="auto"/>
                    <w:left w:val="none" w:sz="0" w:space="0" w:color="auto"/>
                    <w:bottom w:val="none" w:sz="0" w:space="0" w:color="auto"/>
                    <w:right w:val="none" w:sz="0" w:space="0" w:color="auto"/>
                  </w:divBdr>
                </w:div>
                <w:div w:id="1302730857">
                  <w:marLeft w:val="640"/>
                  <w:marRight w:val="0"/>
                  <w:marTop w:val="0"/>
                  <w:marBottom w:val="0"/>
                  <w:divBdr>
                    <w:top w:val="none" w:sz="0" w:space="0" w:color="auto"/>
                    <w:left w:val="none" w:sz="0" w:space="0" w:color="auto"/>
                    <w:bottom w:val="none" w:sz="0" w:space="0" w:color="auto"/>
                    <w:right w:val="none" w:sz="0" w:space="0" w:color="auto"/>
                  </w:divBdr>
                </w:div>
                <w:div w:id="1256548341">
                  <w:marLeft w:val="640"/>
                  <w:marRight w:val="0"/>
                  <w:marTop w:val="0"/>
                  <w:marBottom w:val="0"/>
                  <w:divBdr>
                    <w:top w:val="none" w:sz="0" w:space="0" w:color="auto"/>
                    <w:left w:val="none" w:sz="0" w:space="0" w:color="auto"/>
                    <w:bottom w:val="none" w:sz="0" w:space="0" w:color="auto"/>
                    <w:right w:val="none" w:sz="0" w:space="0" w:color="auto"/>
                  </w:divBdr>
                </w:div>
                <w:div w:id="1299258890">
                  <w:marLeft w:val="640"/>
                  <w:marRight w:val="0"/>
                  <w:marTop w:val="0"/>
                  <w:marBottom w:val="0"/>
                  <w:divBdr>
                    <w:top w:val="none" w:sz="0" w:space="0" w:color="auto"/>
                    <w:left w:val="none" w:sz="0" w:space="0" w:color="auto"/>
                    <w:bottom w:val="none" w:sz="0" w:space="0" w:color="auto"/>
                    <w:right w:val="none" w:sz="0" w:space="0" w:color="auto"/>
                  </w:divBdr>
                </w:div>
                <w:div w:id="275868898">
                  <w:marLeft w:val="640"/>
                  <w:marRight w:val="0"/>
                  <w:marTop w:val="0"/>
                  <w:marBottom w:val="0"/>
                  <w:divBdr>
                    <w:top w:val="none" w:sz="0" w:space="0" w:color="auto"/>
                    <w:left w:val="none" w:sz="0" w:space="0" w:color="auto"/>
                    <w:bottom w:val="none" w:sz="0" w:space="0" w:color="auto"/>
                    <w:right w:val="none" w:sz="0" w:space="0" w:color="auto"/>
                  </w:divBdr>
                </w:div>
                <w:div w:id="1391420749">
                  <w:marLeft w:val="640"/>
                  <w:marRight w:val="0"/>
                  <w:marTop w:val="0"/>
                  <w:marBottom w:val="0"/>
                  <w:divBdr>
                    <w:top w:val="none" w:sz="0" w:space="0" w:color="auto"/>
                    <w:left w:val="none" w:sz="0" w:space="0" w:color="auto"/>
                    <w:bottom w:val="none" w:sz="0" w:space="0" w:color="auto"/>
                    <w:right w:val="none" w:sz="0" w:space="0" w:color="auto"/>
                  </w:divBdr>
                </w:div>
                <w:div w:id="1509834545">
                  <w:marLeft w:val="640"/>
                  <w:marRight w:val="0"/>
                  <w:marTop w:val="0"/>
                  <w:marBottom w:val="0"/>
                  <w:divBdr>
                    <w:top w:val="none" w:sz="0" w:space="0" w:color="auto"/>
                    <w:left w:val="none" w:sz="0" w:space="0" w:color="auto"/>
                    <w:bottom w:val="none" w:sz="0" w:space="0" w:color="auto"/>
                    <w:right w:val="none" w:sz="0" w:space="0" w:color="auto"/>
                  </w:divBdr>
                </w:div>
                <w:div w:id="609169663">
                  <w:marLeft w:val="640"/>
                  <w:marRight w:val="0"/>
                  <w:marTop w:val="0"/>
                  <w:marBottom w:val="0"/>
                  <w:divBdr>
                    <w:top w:val="none" w:sz="0" w:space="0" w:color="auto"/>
                    <w:left w:val="none" w:sz="0" w:space="0" w:color="auto"/>
                    <w:bottom w:val="none" w:sz="0" w:space="0" w:color="auto"/>
                    <w:right w:val="none" w:sz="0" w:space="0" w:color="auto"/>
                  </w:divBdr>
                </w:div>
                <w:div w:id="1846818507">
                  <w:marLeft w:val="640"/>
                  <w:marRight w:val="0"/>
                  <w:marTop w:val="0"/>
                  <w:marBottom w:val="0"/>
                  <w:divBdr>
                    <w:top w:val="none" w:sz="0" w:space="0" w:color="auto"/>
                    <w:left w:val="none" w:sz="0" w:space="0" w:color="auto"/>
                    <w:bottom w:val="none" w:sz="0" w:space="0" w:color="auto"/>
                    <w:right w:val="none" w:sz="0" w:space="0" w:color="auto"/>
                  </w:divBdr>
                </w:div>
                <w:div w:id="1626737315">
                  <w:marLeft w:val="640"/>
                  <w:marRight w:val="0"/>
                  <w:marTop w:val="0"/>
                  <w:marBottom w:val="0"/>
                  <w:divBdr>
                    <w:top w:val="none" w:sz="0" w:space="0" w:color="auto"/>
                    <w:left w:val="none" w:sz="0" w:space="0" w:color="auto"/>
                    <w:bottom w:val="none" w:sz="0" w:space="0" w:color="auto"/>
                    <w:right w:val="none" w:sz="0" w:space="0" w:color="auto"/>
                  </w:divBdr>
                </w:div>
                <w:div w:id="1552615792">
                  <w:marLeft w:val="640"/>
                  <w:marRight w:val="0"/>
                  <w:marTop w:val="0"/>
                  <w:marBottom w:val="0"/>
                  <w:divBdr>
                    <w:top w:val="none" w:sz="0" w:space="0" w:color="auto"/>
                    <w:left w:val="none" w:sz="0" w:space="0" w:color="auto"/>
                    <w:bottom w:val="none" w:sz="0" w:space="0" w:color="auto"/>
                    <w:right w:val="none" w:sz="0" w:space="0" w:color="auto"/>
                  </w:divBdr>
                </w:div>
                <w:div w:id="335965483">
                  <w:marLeft w:val="640"/>
                  <w:marRight w:val="0"/>
                  <w:marTop w:val="0"/>
                  <w:marBottom w:val="0"/>
                  <w:divBdr>
                    <w:top w:val="none" w:sz="0" w:space="0" w:color="auto"/>
                    <w:left w:val="none" w:sz="0" w:space="0" w:color="auto"/>
                    <w:bottom w:val="none" w:sz="0" w:space="0" w:color="auto"/>
                    <w:right w:val="none" w:sz="0" w:space="0" w:color="auto"/>
                  </w:divBdr>
                </w:div>
                <w:div w:id="1436441565">
                  <w:marLeft w:val="640"/>
                  <w:marRight w:val="0"/>
                  <w:marTop w:val="0"/>
                  <w:marBottom w:val="0"/>
                  <w:divBdr>
                    <w:top w:val="none" w:sz="0" w:space="0" w:color="auto"/>
                    <w:left w:val="none" w:sz="0" w:space="0" w:color="auto"/>
                    <w:bottom w:val="none" w:sz="0" w:space="0" w:color="auto"/>
                    <w:right w:val="none" w:sz="0" w:space="0" w:color="auto"/>
                  </w:divBdr>
                </w:div>
                <w:div w:id="566115291">
                  <w:marLeft w:val="640"/>
                  <w:marRight w:val="0"/>
                  <w:marTop w:val="0"/>
                  <w:marBottom w:val="0"/>
                  <w:divBdr>
                    <w:top w:val="none" w:sz="0" w:space="0" w:color="auto"/>
                    <w:left w:val="none" w:sz="0" w:space="0" w:color="auto"/>
                    <w:bottom w:val="none" w:sz="0" w:space="0" w:color="auto"/>
                    <w:right w:val="none" w:sz="0" w:space="0" w:color="auto"/>
                  </w:divBdr>
                </w:div>
                <w:div w:id="447743579">
                  <w:marLeft w:val="640"/>
                  <w:marRight w:val="0"/>
                  <w:marTop w:val="0"/>
                  <w:marBottom w:val="0"/>
                  <w:divBdr>
                    <w:top w:val="none" w:sz="0" w:space="0" w:color="auto"/>
                    <w:left w:val="none" w:sz="0" w:space="0" w:color="auto"/>
                    <w:bottom w:val="none" w:sz="0" w:space="0" w:color="auto"/>
                    <w:right w:val="none" w:sz="0" w:space="0" w:color="auto"/>
                  </w:divBdr>
                </w:div>
                <w:div w:id="1989549587">
                  <w:marLeft w:val="640"/>
                  <w:marRight w:val="0"/>
                  <w:marTop w:val="0"/>
                  <w:marBottom w:val="0"/>
                  <w:divBdr>
                    <w:top w:val="none" w:sz="0" w:space="0" w:color="auto"/>
                    <w:left w:val="none" w:sz="0" w:space="0" w:color="auto"/>
                    <w:bottom w:val="none" w:sz="0" w:space="0" w:color="auto"/>
                    <w:right w:val="none" w:sz="0" w:space="0" w:color="auto"/>
                  </w:divBdr>
                </w:div>
                <w:div w:id="1444961726">
                  <w:marLeft w:val="640"/>
                  <w:marRight w:val="0"/>
                  <w:marTop w:val="0"/>
                  <w:marBottom w:val="0"/>
                  <w:divBdr>
                    <w:top w:val="none" w:sz="0" w:space="0" w:color="auto"/>
                    <w:left w:val="none" w:sz="0" w:space="0" w:color="auto"/>
                    <w:bottom w:val="none" w:sz="0" w:space="0" w:color="auto"/>
                    <w:right w:val="none" w:sz="0" w:space="0" w:color="auto"/>
                  </w:divBdr>
                </w:div>
                <w:div w:id="885603009">
                  <w:marLeft w:val="640"/>
                  <w:marRight w:val="0"/>
                  <w:marTop w:val="0"/>
                  <w:marBottom w:val="0"/>
                  <w:divBdr>
                    <w:top w:val="none" w:sz="0" w:space="0" w:color="auto"/>
                    <w:left w:val="none" w:sz="0" w:space="0" w:color="auto"/>
                    <w:bottom w:val="none" w:sz="0" w:space="0" w:color="auto"/>
                    <w:right w:val="none" w:sz="0" w:space="0" w:color="auto"/>
                  </w:divBdr>
                </w:div>
                <w:div w:id="1011028501">
                  <w:marLeft w:val="640"/>
                  <w:marRight w:val="0"/>
                  <w:marTop w:val="0"/>
                  <w:marBottom w:val="0"/>
                  <w:divBdr>
                    <w:top w:val="none" w:sz="0" w:space="0" w:color="auto"/>
                    <w:left w:val="none" w:sz="0" w:space="0" w:color="auto"/>
                    <w:bottom w:val="none" w:sz="0" w:space="0" w:color="auto"/>
                    <w:right w:val="none" w:sz="0" w:space="0" w:color="auto"/>
                  </w:divBdr>
                </w:div>
                <w:div w:id="393893310">
                  <w:marLeft w:val="640"/>
                  <w:marRight w:val="0"/>
                  <w:marTop w:val="0"/>
                  <w:marBottom w:val="0"/>
                  <w:divBdr>
                    <w:top w:val="none" w:sz="0" w:space="0" w:color="auto"/>
                    <w:left w:val="none" w:sz="0" w:space="0" w:color="auto"/>
                    <w:bottom w:val="none" w:sz="0" w:space="0" w:color="auto"/>
                    <w:right w:val="none" w:sz="0" w:space="0" w:color="auto"/>
                  </w:divBdr>
                </w:div>
                <w:div w:id="1190683364">
                  <w:marLeft w:val="640"/>
                  <w:marRight w:val="0"/>
                  <w:marTop w:val="0"/>
                  <w:marBottom w:val="0"/>
                  <w:divBdr>
                    <w:top w:val="none" w:sz="0" w:space="0" w:color="auto"/>
                    <w:left w:val="none" w:sz="0" w:space="0" w:color="auto"/>
                    <w:bottom w:val="none" w:sz="0" w:space="0" w:color="auto"/>
                    <w:right w:val="none" w:sz="0" w:space="0" w:color="auto"/>
                  </w:divBdr>
                </w:div>
                <w:div w:id="1720594869">
                  <w:marLeft w:val="640"/>
                  <w:marRight w:val="0"/>
                  <w:marTop w:val="0"/>
                  <w:marBottom w:val="0"/>
                  <w:divBdr>
                    <w:top w:val="none" w:sz="0" w:space="0" w:color="auto"/>
                    <w:left w:val="none" w:sz="0" w:space="0" w:color="auto"/>
                    <w:bottom w:val="none" w:sz="0" w:space="0" w:color="auto"/>
                    <w:right w:val="none" w:sz="0" w:space="0" w:color="auto"/>
                  </w:divBdr>
                </w:div>
                <w:div w:id="434521956">
                  <w:marLeft w:val="640"/>
                  <w:marRight w:val="0"/>
                  <w:marTop w:val="0"/>
                  <w:marBottom w:val="0"/>
                  <w:divBdr>
                    <w:top w:val="none" w:sz="0" w:space="0" w:color="auto"/>
                    <w:left w:val="none" w:sz="0" w:space="0" w:color="auto"/>
                    <w:bottom w:val="none" w:sz="0" w:space="0" w:color="auto"/>
                    <w:right w:val="none" w:sz="0" w:space="0" w:color="auto"/>
                  </w:divBdr>
                </w:div>
                <w:div w:id="1940328465">
                  <w:marLeft w:val="640"/>
                  <w:marRight w:val="0"/>
                  <w:marTop w:val="0"/>
                  <w:marBottom w:val="0"/>
                  <w:divBdr>
                    <w:top w:val="none" w:sz="0" w:space="0" w:color="auto"/>
                    <w:left w:val="none" w:sz="0" w:space="0" w:color="auto"/>
                    <w:bottom w:val="none" w:sz="0" w:space="0" w:color="auto"/>
                    <w:right w:val="none" w:sz="0" w:space="0" w:color="auto"/>
                  </w:divBdr>
                </w:div>
                <w:div w:id="86587147">
                  <w:marLeft w:val="640"/>
                  <w:marRight w:val="0"/>
                  <w:marTop w:val="0"/>
                  <w:marBottom w:val="0"/>
                  <w:divBdr>
                    <w:top w:val="none" w:sz="0" w:space="0" w:color="auto"/>
                    <w:left w:val="none" w:sz="0" w:space="0" w:color="auto"/>
                    <w:bottom w:val="none" w:sz="0" w:space="0" w:color="auto"/>
                    <w:right w:val="none" w:sz="0" w:space="0" w:color="auto"/>
                  </w:divBdr>
                </w:div>
              </w:divsChild>
            </w:div>
            <w:div w:id="1406953000">
              <w:marLeft w:val="0"/>
              <w:marRight w:val="0"/>
              <w:marTop w:val="0"/>
              <w:marBottom w:val="0"/>
              <w:divBdr>
                <w:top w:val="none" w:sz="0" w:space="0" w:color="auto"/>
                <w:left w:val="none" w:sz="0" w:space="0" w:color="auto"/>
                <w:bottom w:val="none" w:sz="0" w:space="0" w:color="auto"/>
                <w:right w:val="none" w:sz="0" w:space="0" w:color="auto"/>
              </w:divBdr>
              <w:divsChild>
                <w:div w:id="28843120">
                  <w:marLeft w:val="640"/>
                  <w:marRight w:val="0"/>
                  <w:marTop w:val="0"/>
                  <w:marBottom w:val="0"/>
                  <w:divBdr>
                    <w:top w:val="none" w:sz="0" w:space="0" w:color="auto"/>
                    <w:left w:val="none" w:sz="0" w:space="0" w:color="auto"/>
                    <w:bottom w:val="none" w:sz="0" w:space="0" w:color="auto"/>
                    <w:right w:val="none" w:sz="0" w:space="0" w:color="auto"/>
                  </w:divBdr>
                </w:div>
                <w:div w:id="363135745">
                  <w:marLeft w:val="640"/>
                  <w:marRight w:val="0"/>
                  <w:marTop w:val="0"/>
                  <w:marBottom w:val="0"/>
                  <w:divBdr>
                    <w:top w:val="none" w:sz="0" w:space="0" w:color="auto"/>
                    <w:left w:val="none" w:sz="0" w:space="0" w:color="auto"/>
                    <w:bottom w:val="none" w:sz="0" w:space="0" w:color="auto"/>
                    <w:right w:val="none" w:sz="0" w:space="0" w:color="auto"/>
                  </w:divBdr>
                </w:div>
                <w:div w:id="2047833589">
                  <w:marLeft w:val="640"/>
                  <w:marRight w:val="0"/>
                  <w:marTop w:val="0"/>
                  <w:marBottom w:val="0"/>
                  <w:divBdr>
                    <w:top w:val="none" w:sz="0" w:space="0" w:color="auto"/>
                    <w:left w:val="none" w:sz="0" w:space="0" w:color="auto"/>
                    <w:bottom w:val="none" w:sz="0" w:space="0" w:color="auto"/>
                    <w:right w:val="none" w:sz="0" w:space="0" w:color="auto"/>
                  </w:divBdr>
                </w:div>
                <w:div w:id="1930309944">
                  <w:marLeft w:val="640"/>
                  <w:marRight w:val="0"/>
                  <w:marTop w:val="0"/>
                  <w:marBottom w:val="0"/>
                  <w:divBdr>
                    <w:top w:val="none" w:sz="0" w:space="0" w:color="auto"/>
                    <w:left w:val="none" w:sz="0" w:space="0" w:color="auto"/>
                    <w:bottom w:val="none" w:sz="0" w:space="0" w:color="auto"/>
                    <w:right w:val="none" w:sz="0" w:space="0" w:color="auto"/>
                  </w:divBdr>
                </w:div>
                <w:div w:id="258414885">
                  <w:marLeft w:val="640"/>
                  <w:marRight w:val="0"/>
                  <w:marTop w:val="0"/>
                  <w:marBottom w:val="0"/>
                  <w:divBdr>
                    <w:top w:val="none" w:sz="0" w:space="0" w:color="auto"/>
                    <w:left w:val="none" w:sz="0" w:space="0" w:color="auto"/>
                    <w:bottom w:val="none" w:sz="0" w:space="0" w:color="auto"/>
                    <w:right w:val="none" w:sz="0" w:space="0" w:color="auto"/>
                  </w:divBdr>
                </w:div>
                <w:div w:id="141125557">
                  <w:marLeft w:val="640"/>
                  <w:marRight w:val="0"/>
                  <w:marTop w:val="0"/>
                  <w:marBottom w:val="0"/>
                  <w:divBdr>
                    <w:top w:val="none" w:sz="0" w:space="0" w:color="auto"/>
                    <w:left w:val="none" w:sz="0" w:space="0" w:color="auto"/>
                    <w:bottom w:val="none" w:sz="0" w:space="0" w:color="auto"/>
                    <w:right w:val="none" w:sz="0" w:space="0" w:color="auto"/>
                  </w:divBdr>
                </w:div>
                <w:div w:id="1096051548">
                  <w:marLeft w:val="640"/>
                  <w:marRight w:val="0"/>
                  <w:marTop w:val="0"/>
                  <w:marBottom w:val="0"/>
                  <w:divBdr>
                    <w:top w:val="none" w:sz="0" w:space="0" w:color="auto"/>
                    <w:left w:val="none" w:sz="0" w:space="0" w:color="auto"/>
                    <w:bottom w:val="none" w:sz="0" w:space="0" w:color="auto"/>
                    <w:right w:val="none" w:sz="0" w:space="0" w:color="auto"/>
                  </w:divBdr>
                </w:div>
                <w:div w:id="946276192">
                  <w:marLeft w:val="640"/>
                  <w:marRight w:val="0"/>
                  <w:marTop w:val="0"/>
                  <w:marBottom w:val="0"/>
                  <w:divBdr>
                    <w:top w:val="none" w:sz="0" w:space="0" w:color="auto"/>
                    <w:left w:val="none" w:sz="0" w:space="0" w:color="auto"/>
                    <w:bottom w:val="none" w:sz="0" w:space="0" w:color="auto"/>
                    <w:right w:val="none" w:sz="0" w:space="0" w:color="auto"/>
                  </w:divBdr>
                </w:div>
                <w:div w:id="2084599792">
                  <w:marLeft w:val="640"/>
                  <w:marRight w:val="0"/>
                  <w:marTop w:val="0"/>
                  <w:marBottom w:val="0"/>
                  <w:divBdr>
                    <w:top w:val="none" w:sz="0" w:space="0" w:color="auto"/>
                    <w:left w:val="none" w:sz="0" w:space="0" w:color="auto"/>
                    <w:bottom w:val="none" w:sz="0" w:space="0" w:color="auto"/>
                    <w:right w:val="none" w:sz="0" w:space="0" w:color="auto"/>
                  </w:divBdr>
                </w:div>
                <w:div w:id="1666669683">
                  <w:marLeft w:val="640"/>
                  <w:marRight w:val="0"/>
                  <w:marTop w:val="0"/>
                  <w:marBottom w:val="0"/>
                  <w:divBdr>
                    <w:top w:val="none" w:sz="0" w:space="0" w:color="auto"/>
                    <w:left w:val="none" w:sz="0" w:space="0" w:color="auto"/>
                    <w:bottom w:val="none" w:sz="0" w:space="0" w:color="auto"/>
                    <w:right w:val="none" w:sz="0" w:space="0" w:color="auto"/>
                  </w:divBdr>
                </w:div>
                <w:div w:id="1896694856">
                  <w:marLeft w:val="640"/>
                  <w:marRight w:val="0"/>
                  <w:marTop w:val="0"/>
                  <w:marBottom w:val="0"/>
                  <w:divBdr>
                    <w:top w:val="none" w:sz="0" w:space="0" w:color="auto"/>
                    <w:left w:val="none" w:sz="0" w:space="0" w:color="auto"/>
                    <w:bottom w:val="none" w:sz="0" w:space="0" w:color="auto"/>
                    <w:right w:val="none" w:sz="0" w:space="0" w:color="auto"/>
                  </w:divBdr>
                </w:div>
                <w:div w:id="2103648554">
                  <w:marLeft w:val="640"/>
                  <w:marRight w:val="0"/>
                  <w:marTop w:val="0"/>
                  <w:marBottom w:val="0"/>
                  <w:divBdr>
                    <w:top w:val="none" w:sz="0" w:space="0" w:color="auto"/>
                    <w:left w:val="none" w:sz="0" w:space="0" w:color="auto"/>
                    <w:bottom w:val="none" w:sz="0" w:space="0" w:color="auto"/>
                    <w:right w:val="none" w:sz="0" w:space="0" w:color="auto"/>
                  </w:divBdr>
                </w:div>
                <w:div w:id="619453510">
                  <w:marLeft w:val="640"/>
                  <w:marRight w:val="0"/>
                  <w:marTop w:val="0"/>
                  <w:marBottom w:val="0"/>
                  <w:divBdr>
                    <w:top w:val="none" w:sz="0" w:space="0" w:color="auto"/>
                    <w:left w:val="none" w:sz="0" w:space="0" w:color="auto"/>
                    <w:bottom w:val="none" w:sz="0" w:space="0" w:color="auto"/>
                    <w:right w:val="none" w:sz="0" w:space="0" w:color="auto"/>
                  </w:divBdr>
                </w:div>
                <w:div w:id="663554582">
                  <w:marLeft w:val="640"/>
                  <w:marRight w:val="0"/>
                  <w:marTop w:val="0"/>
                  <w:marBottom w:val="0"/>
                  <w:divBdr>
                    <w:top w:val="none" w:sz="0" w:space="0" w:color="auto"/>
                    <w:left w:val="none" w:sz="0" w:space="0" w:color="auto"/>
                    <w:bottom w:val="none" w:sz="0" w:space="0" w:color="auto"/>
                    <w:right w:val="none" w:sz="0" w:space="0" w:color="auto"/>
                  </w:divBdr>
                </w:div>
                <w:div w:id="1511019599">
                  <w:marLeft w:val="640"/>
                  <w:marRight w:val="0"/>
                  <w:marTop w:val="0"/>
                  <w:marBottom w:val="0"/>
                  <w:divBdr>
                    <w:top w:val="none" w:sz="0" w:space="0" w:color="auto"/>
                    <w:left w:val="none" w:sz="0" w:space="0" w:color="auto"/>
                    <w:bottom w:val="none" w:sz="0" w:space="0" w:color="auto"/>
                    <w:right w:val="none" w:sz="0" w:space="0" w:color="auto"/>
                  </w:divBdr>
                </w:div>
                <w:div w:id="1256591123">
                  <w:marLeft w:val="640"/>
                  <w:marRight w:val="0"/>
                  <w:marTop w:val="0"/>
                  <w:marBottom w:val="0"/>
                  <w:divBdr>
                    <w:top w:val="none" w:sz="0" w:space="0" w:color="auto"/>
                    <w:left w:val="none" w:sz="0" w:space="0" w:color="auto"/>
                    <w:bottom w:val="none" w:sz="0" w:space="0" w:color="auto"/>
                    <w:right w:val="none" w:sz="0" w:space="0" w:color="auto"/>
                  </w:divBdr>
                </w:div>
                <w:div w:id="53744168">
                  <w:marLeft w:val="640"/>
                  <w:marRight w:val="0"/>
                  <w:marTop w:val="0"/>
                  <w:marBottom w:val="0"/>
                  <w:divBdr>
                    <w:top w:val="none" w:sz="0" w:space="0" w:color="auto"/>
                    <w:left w:val="none" w:sz="0" w:space="0" w:color="auto"/>
                    <w:bottom w:val="none" w:sz="0" w:space="0" w:color="auto"/>
                    <w:right w:val="none" w:sz="0" w:space="0" w:color="auto"/>
                  </w:divBdr>
                </w:div>
                <w:div w:id="1737967933">
                  <w:marLeft w:val="640"/>
                  <w:marRight w:val="0"/>
                  <w:marTop w:val="0"/>
                  <w:marBottom w:val="0"/>
                  <w:divBdr>
                    <w:top w:val="none" w:sz="0" w:space="0" w:color="auto"/>
                    <w:left w:val="none" w:sz="0" w:space="0" w:color="auto"/>
                    <w:bottom w:val="none" w:sz="0" w:space="0" w:color="auto"/>
                    <w:right w:val="none" w:sz="0" w:space="0" w:color="auto"/>
                  </w:divBdr>
                </w:div>
                <w:div w:id="1412044164">
                  <w:marLeft w:val="640"/>
                  <w:marRight w:val="0"/>
                  <w:marTop w:val="0"/>
                  <w:marBottom w:val="0"/>
                  <w:divBdr>
                    <w:top w:val="none" w:sz="0" w:space="0" w:color="auto"/>
                    <w:left w:val="none" w:sz="0" w:space="0" w:color="auto"/>
                    <w:bottom w:val="none" w:sz="0" w:space="0" w:color="auto"/>
                    <w:right w:val="none" w:sz="0" w:space="0" w:color="auto"/>
                  </w:divBdr>
                </w:div>
                <w:div w:id="454494489">
                  <w:marLeft w:val="640"/>
                  <w:marRight w:val="0"/>
                  <w:marTop w:val="0"/>
                  <w:marBottom w:val="0"/>
                  <w:divBdr>
                    <w:top w:val="none" w:sz="0" w:space="0" w:color="auto"/>
                    <w:left w:val="none" w:sz="0" w:space="0" w:color="auto"/>
                    <w:bottom w:val="none" w:sz="0" w:space="0" w:color="auto"/>
                    <w:right w:val="none" w:sz="0" w:space="0" w:color="auto"/>
                  </w:divBdr>
                </w:div>
                <w:div w:id="1021316903">
                  <w:marLeft w:val="640"/>
                  <w:marRight w:val="0"/>
                  <w:marTop w:val="0"/>
                  <w:marBottom w:val="0"/>
                  <w:divBdr>
                    <w:top w:val="none" w:sz="0" w:space="0" w:color="auto"/>
                    <w:left w:val="none" w:sz="0" w:space="0" w:color="auto"/>
                    <w:bottom w:val="none" w:sz="0" w:space="0" w:color="auto"/>
                    <w:right w:val="none" w:sz="0" w:space="0" w:color="auto"/>
                  </w:divBdr>
                </w:div>
                <w:div w:id="2105881856">
                  <w:marLeft w:val="640"/>
                  <w:marRight w:val="0"/>
                  <w:marTop w:val="0"/>
                  <w:marBottom w:val="0"/>
                  <w:divBdr>
                    <w:top w:val="none" w:sz="0" w:space="0" w:color="auto"/>
                    <w:left w:val="none" w:sz="0" w:space="0" w:color="auto"/>
                    <w:bottom w:val="none" w:sz="0" w:space="0" w:color="auto"/>
                    <w:right w:val="none" w:sz="0" w:space="0" w:color="auto"/>
                  </w:divBdr>
                </w:div>
                <w:div w:id="1365205053">
                  <w:marLeft w:val="640"/>
                  <w:marRight w:val="0"/>
                  <w:marTop w:val="0"/>
                  <w:marBottom w:val="0"/>
                  <w:divBdr>
                    <w:top w:val="none" w:sz="0" w:space="0" w:color="auto"/>
                    <w:left w:val="none" w:sz="0" w:space="0" w:color="auto"/>
                    <w:bottom w:val="none" w:sz="0" w:space="0" w:color="auto"/>
                    <w:right w:val="none" w:sz="0" w:space="0" w:color="auto"/>
                  </w:divBdr>
                </w:div>
                <w:div w:id="1071073982">
                  <w:marLeft w:val="640"/>
                  <w:marRight w:val="0"/>
                  <w:marTop w:val="0"/>
                  <w:marBottom w:val="0"/>
                  <w:divBdr>
                    <w:top w:val="none" w:sz="0" w:space="0" w:color="auto"/>
                    <w:left w:val="none" w:sz="0" w:space="0" w:color="auto"/>
                    <w:bottom w:val="none" w:sz="0" w:space="0" w:color="auto"/>
                    <w:right w:val="none" w:sz="0" w:space="0" w:color="auto"/>
                  </w:divBdr>
                </w:div>
                <w:div w:id="839276591">
                  <w:marLeft w:val="640"/>
                  <w:marRight w:val="0"/>
                  <w:marTop w:val="0"/>
                  <w:marBottom w:val="0"/>
                  <w:divBdr>
                    <w:top w:val="none" w:sz="0" w:space="0" w:color="auto"/>
                    <w:left w:val="none" w:sz="0" w:space="0" w:color="auto"/>
                    <w:bottom w:val="none" w:sz="0" w:space="0" w:color="auto"/>
                    <w:right w:val="none" w:sz="0" w:space="0" w:color="auto"/>
                  </w:divBdr>
                </w:div>
                <w:div w:id="1340428271">
                  <w:marLeft w:val="640"/>
                  <w:marRight w:val="0"/>
                  <w:marTop w:val="0"/>
                  <w:marBottom w:val="0"/>
                  <w:divBdr>
                    <w:top w:val="none" w:sz="0" w:space="0" w:color="auto"/>
                    <w:left w:val="none" w:sz="0" w:space="0" w:color="auto"/>
                    <w:bottom w:val="none" w:sz="0" w:space="0" w:color="auto"/>
                    <w:right w:val="none" w:sz="0" w:space="0" w:color="auto"/>
                  </w:divBdr>
                </w:div>
                <w:div w:id="1804734094">
                  <w:marLeft w:val="640"/>
                  <w:marRight w:val="0"/>
                  <w:marTop w:val="0"/>
                  <w:marBottom w:val="0"/>
                  <w:divBdr>
                    <w:top w:val="none" w:sz="0" w:space="0" w:color="auto"/>
                    <w:left w:val="none" w:sz="0" w:space="0" w:color="auto"/>
                    <w:bottom w:val="none" w:sz="0" w:space="0" w:color="auto"/>
                    <w:right w:val="none" w:sz="0" w:space="0" w:color="auto"/>
                  </w:divBdr>
                </w:div>
                <w:div w:id="2091655231">
                  <w:marLeft w:val="640"/>
                  <w:marRight w:val="0"/>
                  <w:marTop w:val="0"/>
                  <w:marBottom w:val="0"/>
                  <w:divBdr>
                    <w:top w:val="none" w:sz="0" w:space="0" w:color="auto"/>
                    <w:left w:val="none" w:sz="0" w:space="0" w:color="auto"/>
                    <w:bottom w:val="none" w:sz="0" w:space="0" w:color="auto"/>
                    <w:right w:val="none" w:sz="0" w:space="0" w:color="auto"/>
                  </w:divBdr>
                </w:div>
                <w:div w:id="1657218685">
                  <w:marLeft w:val="640"/>
                  <w:marRight w:val="0"/>
                  <w:marTop w:val="0"/>
                  <w:marBottom w:val="0"/>
                  <w:divBdr>
                    <w:top w:val="none" w:sz="0" w:space="0" w:color="auto"/>
                    <w:left w:val="none" w:sz="0" w:space="0" w:color="auto"/>
                    <w:bottom w:val="none" w:sz="0" w:space="0" w:color="auto"/>
                    <w:right w:val="none" w:sz="0" w:space="0" w:color="auto"/>
                  </w:divBdr>
                </w:div>
                <w:div w:id="1937514453">
                  <w:marLeft w:val="640"/>
                  <w:marRight w:val="0"/>
                  <w:marTop w:val="0"/>
                  <w:marBottom w:val="0"/>
                  <w:divBdr>
                    <w:top w:val="none" w:sz="0" w:space="0" w:color="auto"/>
                    <w:left w:val="none" w:sz="0" w:space="0" w:color="auto"/>
                    <w:bottom w:val="none" w:sz="0" w:space="0" w:color="auto"/>
                    <w:right w:val="none" w:sz="0" w:space="0" w:color="auto"/>
                  </w:divBdr>
                </w:div>
                <w:div w:id="1770734720">
                  <w:marLeft w:val="640"/>
                  <w:marRight w:val="0"/>
                  <w:marTop w:val="0"/>
                  <w:marBottom w:val="0"/>
                  <w:divBdr>
                    <w:top w:val="none" w:sz="0" w:space="0" w:color="auto"/>
                    <w:left w:val="none" w:sz="0" w:space="0" w:color="auto"/>
                    <w:bottom w:val="none" w:sz="0" w:space="0" w:color="auto"/>
                    <w:right w:val="none" w:sz="0" w:space="0" w:color="auto"/>
                  </w:divBdr>
                </w:div>
                <w:div w:id="1830948211">
                  <w:marLeft w:val="640"/>
                  <w:marRight w:val="0"/>
                  <w:marTop w:val="0"/>
                  <w:marBottom w:val="0"/>
                  <w:divBdr>
                    <w:top w:val="none" w:sz="0" w:space="0" w:color="auto"/>
                    <w:left w:val="none" w:sz="0" w:space="0" w:color="auto"/>
                    <w:bottom w:val="none" w:sz="0" w:space="0" w:color="auto"/>
                    <w:right w:val="none" w:sz="0" w:space="0" w:color="auto"/>
                  </w:divBdr>
                </w:div>
                <w:div w:id="1280718165">
                  <w:marLeft w:val="640"/>
                  <w:marRight w:val="0"/>
                  <w:marTop w:val="0"/>
                  <w:marBottom w:val="0"/>
                  <w:divBdr>
                    <w:top w:val="none" w:sz="0" w:space="0" w:color="auto"/>
                    <w:left w:val="none" w:sz="0" w:space="0" w:color="auto"/>
                    <w:bottom w:val="none" w:sz="0" w:space="0" w:color="auto"/>
                    <w:right w:val="none" w:sz="0" w:space="0" w:color="auto"/>
                  </w:divBdr>
                </w:div>
                <w:div w:id="1521819730">
                  <w:marLeft w:val="640"/>
                  <w:marRight w:val="0"/>
                  <w:marTop w:val="0"/>
                  <w:marBottom w:val="0"/>
                  <w:divBdr>
                    <w:top w:val="none" w:sz="0" w:space="0" w:color="auto"/>
                    <w:left w:val="none" w:sz="0" w:space="0" w:color="auto"/>
                    <w:bottom w:val="none" w:sz="0" w:space="0" w:color="auto"/>
                    <w:right w:val="none" w:sz="0" w:space="0" w:color="auto"/>
                  </w:divBdr>
                </w:div>
                <w:div w:id="1229654625">
                  <w:marLeft w:val="640"/>
                  <w:marRight w:val="0"/>
                  <w:marTop w:val="0"/>
                  <w:marBottom w:val="0"/>
                  <w:divBdr>
                    <w:top w:val="none" w:sz="0" w:space="0" w:color="auto"/>
                    <w:left w:val="none" w:sz="0" w:space="0" w:color="auto"/>
                    <w:bottom w:val="none" w:sz="0" w:space="0" w:color="auto"/>
                    <w:right w:val="none" w:sz="0" w:space="0" w:color="auto"/>
                  </w:divBdr>
                </w:div>
                <w:div w:id="67701381">
                  <w:marLeft w:val="640"/>
                  <w:marRight w:val="0"/>
                  <w:marTop w:val="0"/>
                  <w:marBottom w:val="0"/>
                  <w:divBdr>
                    <w:top w:val="none" w:sz="0" w:space="0" w:color="auto"/>
                    <w:left w:val="none" w:sz="0" w:space="0" w:color="auto"/>
                    <w:bottom w:val="none" w:sz="0" w:space="0" w:color="auto"/>
                    <w:right w:val="none" w:sz="0" w:space="0" w:color="auto"/>
                  </w:divBdr>
                </w:div>
                <w:div w:id="1070465853">
                  <w:marLeft w:val="640"/>
                  <w:marRight w:val="0"/>
                  <w:marTop w:val="0"/>
                  <w:marBottom w:val="0"/>
                  <w:divBdr>
                    <w:top w:val="none" w:sz="0" w:space="0" w:color="auto"/>
                    <w:left w:val="none" w:sz="0" w:space="0" w:color="auto"/>
                    <w:bottom w:val="none" w:sz="0" w:space="0" w:color="auto"/>
                    <w:right w:val="none" w:sz="0" w:space="0" w:color="auto"/>
                  </w:divBdr>
                </w:div>
                <w:div w:id="506361450">
                  <w:marLeft w:val="640"/>
                  <w:marRight w:val="0"/>
                  <w:marTop w:val="0"/>
                  <w:marBottom w:val="0"/>
                  <w:divBdr>
                    <w:top w:val="none" w:sz="0" w:space="0" w:color="auto"/>
                    <w:left w:val="none" w:sz="0" w:space="0" w:color="auto"/>
                    <w:bottom w:val="none" w:sz="0" w:space="0" w:color="auto"/>
                    <w:right w:val="none" w:sz="0" w:space="0" w:color="auto"/>
                  </w:divBdr>
                </w:div>
                <w:div w:id="652297623">
                  <w:marLeft w:val="640"/>
                  <w:marRight w:val="0"/>
                  <w:marTop w:val="0"/>
                  <w:marBottom w:val="0"/>
                  <w:divBdr>
                    <w:top w:val="none" w:sz="0" w:space="0" w:color="auto"/>
                    <w:left w:val="none" w:sz="0" w:space="0" w:color="auto"/>
                    <w:bottom w:val="none" w:sz="0" w:space="0" w:color="auto"/>
                    <w:right w:val="none" w:sz="0" w:space="0" w:color="auto"/>
                  </w:divBdr>
                </w:div>
                <w:div w:id="249627218">
                  <w:marLeft w:val="640"/>
                  <w:marRight w:val="0"/>
                  <w:marTop w:val="0"/>
                  <w:marBottom w:val="0"/>
                  <w:divBdr>
                    <w:top w:val="none" w:sz="0" w:space="0" w:color="auto"/>
                    <w:left w:val="none" w:sz="0" w:space="0" w:color="auto"/>
                    <w:bottom w:val="none" w:sz="0" w:space="0" w:color="auto"/>
                    <w:right w:val="none" w:sz="0" w:space="0" w:color="auto"/>
                  </w:divBdr>
                </w:div>
                <w:div w:id="1644233916">
                  <w:marLeft w:val="640"/>
                  <w:marRight w:val="0"/>
                  <w:marTop w:val="0"/>
                  <w:marBottom w:val="0"/>
                  <w:divBdr>
                    <w:top w:val="none" w:sz="0" w:space="0" w:color="auto"/>
                    <w:left w:val="none" w:sz="0" w:space="0" w:color="auto"/>
                    <w:bottom w:val="none" w:sz="0" w:space="0" w:color="auto"/>
                    <w:right w:val="none" w:sz="0" w:space="0" w:color="auto"/>
                  </w:divBdr>
                </w:div>
                <w:div w:id="245769723">
                  <w:marLeft w:val="640"/>
                  <w:marRight w:val="0"/>
                  <w:marTop w:val="0"/>
                  <w:marBottom w:val="0"/>
                  <w:divBdr>
                    <w:top w:val="none" w:sz="0" w:space="0" w:color="auto"/>
                    <w:left w:val="none" w:sz="0" w:space="0" w:color="auto"/>
                    <w:bottom w:val="none" w:sz="0" w:space="0" w:color="auto"/>
                    <w:right w:val="none" w:sz="0" w:space="0" w:color="auto"/>
                  </w:divBdr>
                </w:div>
                <w:div w:id="1323896526">
                  <w:marLeft w:val="640"/>
                  <w:marRight w:val="0"/>
                  <w:marTop w:val="0"/>
                  <w:marBottom w:val="0"/>
                  <w:divBdr>
                    <w:top w:val="none" w:sz="0" w:space="0" w:color="auto"/>
                    <w:left w:val="none" w:sz="0" w:space="0" w:color="auto"/>
                    <w:bottom w:val="none" w:sz="0" w:space="0" w:color="auto"/>
                    <w:right w:val="none" w:sz="0" w:space="0" w:color="auto"/>
                  </w:divBdr>
                </w:div>
                <w:div w:id="1699620236">
                  <w:marLeft w:val="640"/>
                  <w:marRight w:val="0"/>
                  <w:marTop w:val="0"/>
                  <w:marBottom w:val="0"/>
                  <w:divBdr>
                    <w:top w:val="none" w:sz="0" w:space="0" w:color="auto"/>
                    <w:left w:val="none" w:sz="0" w:space="0" w:color="auto"/>
                    <w:bottom w:val="none" w:sz="0" w:space="0" w:color="auto"/>
                    <w:right w:val="none" w:sz="0" w:space="0" w:color="auto"/>
                  </w:divBdr>
                </w:div>
                <w:div w:id="1573660686">
                  <w:marLeft w:val="640"/>
                  <w:marRight w:val="0"/>
                  <w:marTop w:val="0"/>
                  <w:marBottom w:val="0"/>
                  <w:divBdr>
                    <w:top w:val="none" w:sz="0" w:space="0" w:color="auto"/>
                    <w:left w:val="none" w:sz="0" w:space="0" w:color="auto"/>
                    <w:bottom w:val="none" w:sz="0" w:space="0" w:color="auto"/>
                    <w:right w:val="none" w:sz="0" w:space="0" w:color="auto"/>
                  </w:divBdr>
                </w:div>
                <w:div w:id="975840695">
                  <w:marLeft w:val="640"/>
                  <w:marRight w:val="0"/>
                  <w:marTop w:val="0"/>
                  <w:marBottom w:val="0"/>
                  <w:divBdr>
                    <w:top w:val="none" w:sz="0" w:space="0" w:color="auto"/>
                    <w:left w:val="none" w:sz="0" w:space="0" w:color="auto"/>
                    <w:bottom w:val="none" w:sz="0" w:space="0" w:color="auto"/>
                    <w:right w:val="none" w:sz="0" w:space="0" w:color="auto"/>
                  </w:divBdr>
                </w:div>
                <w:div w:id="401947609">
                  <w:marLeft w:val="640"/>
                  <w:marRight w:val="0"/>
                  <w:marTop w:val="0"/>
                  <w:marBottom w:val="0"/>
                  <w:divBdr>
                    <w:top w:val="none" w:sz="0" w:space="0" w:color="auto"/>
                    <w:left w:val="none" w:sz="0" w:space="0" w:color="auto"/>
                    <w:bottom w:val="none" w:sz="0" w:space="0" w:color="auto"/>
                    <w:right w:val="none" w:sz="0" w:space="0" w:color="auto"/>
                  </w:divBdr>
                </w:div>
                <w:div w:id="93792261">
                  <w:marLeft w:val="640"/>
                  <w:marRight w:val="0"/>
                  <w:marTop w:val="0"/>
                  <w:marBottom w:val="0"/>
                  <w:divBdr>
                    <w:top w:val="none" w:sz="0" w:space="0" w:color="auto"/>
                    <w:left w:val="none" w:sz="0" w:space="0" w:color="auto"/>
                    <w:bottom w:val="none" w:sz="0" w:space="0" w:color="auto"/>
                    <w:right w:val="none" w:sz="0" w:space="0" w:color="auto"/>
                  </w:divBdr>
                </w:div>
                <w:div w:id="29768936">
                  <w:marLeft w:val="640"/>
                  <w:marRight w:val="0"/>
                  <w:marTop w:val="0"/>
                  <w:marBottom w:val="0"/>
                  <w:divBdr>
                    <w:top w:val="none" w:sz="0" w:space="0" w:color="auto"/>
                    <w:left w:val="none" w:sz="0" w:space="0" w:color="auto"/>
                    <w:bottom w:val="none" w:sz="0" w:space="0" w:color="auto"/>
                    <w:right w:val="none" w:sz="0" w:space="0" w:color="auto"/>
                  </w:divBdr>
                </w:div>
                <w:div w:id="416706627">
                  <w:marLeft w:val="640"/>
                  <w:marRight w:val="0"/>
                  <w:marTop w:val="0"/>
                  <w:marBottom w:val="0"/>
                  <w:divBdr>
                    <w:top w:val="none" w:sz="0" w:space="0" w:color="auto"/>
                    <w:left w:val="none" w:sz="0" w:space="0" w:color="auto"/>
                    <w:bottom w:val="none" w:sz="0" w:space="0" w:color="auto"/>
                    <w:right w:val="none" w:sz="0" w:space="0" w:color="auto"/>
                  </w:divBdr>
                </w:div>
                <w:div w:id="919948248">
                  <w:marLeft w:val="640"/>
                  <w:marRight w:val="0"/>
                  <w:marTop w:val="0"/>
                  <w:marBottom w:val="0"/>
                  <w:divBdr>
                    <w:top w:val="none" w:sz="0" w:space="0" w:color="auto"/>
                    <w:left w:val="none" w:sz="0" w:space="0" w:color="auto"/>
                    <w:bottom w:val="none" w:sz="0" w:space="0" w:color="auto"/>
                    <w:right w:val="none" w:sz="0" w:space="0" w:color="auto"/>
                  </w:divBdr>
                </w:div>
                <w:div w:id="2123723757">
                  <w:marLeft w:val="640"/>
                  <w:marRight w:val="0"/>
                  <w:marTop w:val="0"/>
                  <w:marBottom w:val="0"/>
                  <w:divBdr>
                    <w:top w:val="none" w:sz="0" w:space="0" w:color="auto"/>
                    <w:left w:val="none" w:sz="0" w:space="0" w:color="auto"/>
                    <w:bottom w:val="none" w:sz="0" w:space="0" w:color="auto"/>
                    <w:right w:val="none" w:sz="0" w:space="0" w:color="auto"/>
                  </w:divBdr>
                </w:div>
              </w:divsChild>
            </w:div>
            <w:div w:id="1970014907">
              <w:marLeft w:val="0"/>
              <w:marRight w:val="0"/>
              <w:marTop w:val="0"/>
              <w:marBottom w:val="0"/>
              <w:divBdr>
                <w:top w:val="none" w:sz="0" w:space="0" w:color="auto"/>
                <w:left w:val="none" w:sz="0" w:space="0" w:color="auto"/>
                <w:bottom w:val="none" w:sz="0" w:space="0" w:color="auto"/>
                <w:right w:val="none" w:sz="0" w:space="0" w:color="auto"/>
              </w:divBdr>
              <w:divsChild>
                <w:div w:id="828326068">
                  <w:marLeft w:val="640"/>
                  <w:marRight w:val="0"/>
                  <w:marTop w:val="0"/>
                  <w:marBottom w:val="0"/>
                  <w:divBdr>
                    <w:top w:val="none" w:sz="0" w:space="0" w:color="auto"/>
                    <w:left w:val="none" w:sz="0" w:space="0" w:color="auto"/>
                    <w:bottom w:val="none" w:sz="0" w:space="0" w:color="auto"/>
                    <w:right w:val="none" w:sz="0" w:space="0" w:color="auto"/>
                  </w:divBdr>
                </w:div>
                <w:div w:id="1939675235">
                  <w:marLeft w:val="640"/>
                  <w:marRight w:val="0"/>
                  <w:marTop w:val="0"/>
                  <w:marBottom w:val="0"/>
                  <w:divBdr>
                    <w:top w:val="none" w:sz="0" w:space="0" w:color="auto"/>
                    <w:left w:val="none" w:sz="0" w:space="0" w:color="auto"/>
                    <w:bottom w:val="none" w:sz="0" w:space="0" w:color="auto"/>
                    <w:right w:val="none" w:sz="0" w:space="0" w:color="auto"/>
                  </w:divBdr>
                </w:div>
                <w:div w:id="1194227439">
                  <w:marLeft w:val="640"/>
                  <w:marRight w:val="0"/>
                  <w:marTop w:val="0"/>
                  <w:marBottom w:val="0"/>
                  <w:divBdr>
                    <w:top w:val="none" w:sz="0" w:space="0" w:color="auto"/>
                    <w:left w:val="none" w:sz="0" w:space="0" w:color="auto"/>
                    <w:bottom w:val="none" w:sz="0" w:space="0" w:color="auto"/>
                    <w:right w:val="none" w:sz="0" w:space="0" w:color="auto"/>
                  </w:divBdr>
                </w:div>
                <w:div w:id="1928417170">
                  <w:marLeft w:val="640"/>
                  <w:marRight w:val="0"/>
                  <w:marTop w:val="0"/>
                  <w:marBottom w:val="0"/>
                  <w:divBdr>
                    <w:top w:val="none" w:sz="0" w:space="0" w:color="auto"/>
                    <w:left w:val="none" w:sz="0" w:space="0" w:color="auto"/>
                    <w:bottom w:val="none" w:sz="0" w:space="0" w:color="auto"/>
                    <w:right w:val="none" w:sz="0" w:space="0" w:color="auto"/>
                  </w:divBdr>
                </w:div>
                <w:div w:id="708409071">
                  <w:marLeft w:val="640"/>
                  <w:marRight w:val="0"/>
                  <w:marTop w:val="0"/>
                  <w:marBottom w:val="0"/>
                  <w:divBdr>
                    <w:top w:val="none" w:sz="0" w:space="0" w:color="auto"/>
                    <w:left w:val="none" w:sz="0" w:space="0" w:color="auto"/>
                    <w:bottom w:val="none" w:sz="0" w:space="0" w:color="auto"/>
                    <w:right w:val="none" w:sz="0" w:space="0" w:color="auto"/>
                  </w:divBdr>
                </w:div>
                <w:div w:id="43601259">
                  <w:marLeft w:val="640"/>
                  <w:marRight w:val="0"/>
                  <w:marTop w:val="0"/>
                  <w:marBottom w:val="0"/>
                  <w:divBdr>
                    <w:top w:val="none" w:sz="0" w:space="0" w:color="auto"/>
                    <w:left w:val="none" w:sz="0" w:space="0" w:color="auto"/>
                    <w:bottom w:val="none" w:sz="0" w:space="0" w:color="auto"/>
                    <w:right w:val="none" w:sz="0" w:space="0" w:color="auto"/>
                  </w:divBdr>
                </w:div>
                <w:div w:id="687021734">
                  <w:marLeft w:val="640"/>
                  <w:marRight w:val="0"/>
                  <w:marTop w:val="0"/>
                  <w:marBottom w:val="0"/>
                  <w:divBdr>
                    <w:top w:val="none" w:sz="0" w:space="0" w:color="auto"/>
                    <w:left w:val="none" w:sz="0" w:space="0" w:color="auto"/>
                    <w:bottom w:val="none" w:sz="0" w:space="0" w:color="auto"/>
                    <w:right w:val="none" w:sz="0" w:space="0" w:color="auto"/>
                  </w:divBdr>
                </w:div>
                <w:div w:id="1056661131">
                  <w:marLeft w:val="640"/>
                  <w:marRight w:val="0"/>
                  <w:marTop w:val="0"/>
                  <w:marBottom w:val="0"/>
                  <w:divBdr>
                    <w:top w:val="none" w:sz="0" w:space="0" w:color="auto"/>
                    <w:left w:val="none" w:sz="0" w:space="0" w:color="auto"/>
                    <w:bottom w:val="none" w:sz="0" w:space="0" w:color="auto"/>
                    <w:right w:val="none" w:sz="0" w:space="0" w:color="auto"/>
                  </w:divBdr>
                </w:div>
                <w:div w:id="1765422188">
                  <w:marLeft w:val="640"/>
                  <w:marRight w:val="0"/>
                  <w:marTop w:val="0"/>
                  <w:marBottom w:val="0"/>
                  <w:divBdr>
                    <w:top w:val="none" w:sz="0" w:space="0" w:color="auto"/>
                    <w:left w:val="none" w:sz="0" w:space="0" w:color="auto"/>
                    <w:bottom w:val="none" w:sz="0" w:space="0" w:color="auto"/>
                    <w:right w:val="none" w:sz="0" w:space="0" w:color="auto"/>
                  </w:divBdr>
                </w:div>
                <w:div w:id="539051836">
                  <w:marLeft w:val="640"/>
                  <w:marRight w:val="0"/>
                  <w:marTop w:val="0"/>
                  <w:marBottom w:val="0"/>
                  <w:divBdr>
                    <w:top w:val="none" w:sz="0" w:space="0" w:color="auto"/>
                    <w:left w:val="none" w:sz="0" w:space="0" w:color="auto"/>
                    <w:bottom w:val="none" w:sz="0" w:space="0" w:color="auto"/>
                    <w:right w:val="none" w:sz="0" w:space="0" w:color="auto"/>
                  </w:divBdr>
                </w:div>
                <w:div w:id="1737163621">
                  <w:marLeft w:val="640"/>
                  <w:marRight w:val="0"/>
                  <w:marTop w:val="0"/>
                  <w:marBottom w:val="0"/>
                  <w:divBdr>
                    <w:top w:val="none" w:sz="0" w:space="0" w:color="auto"/>
                    <w:left w:val="none" w:sz="0" w:space="0" w:color="auto"/>
                    <w:bottom w:val="none" w:sz="0" w:space="0" w:color="auto"/>
                    <w:right w:val="none" w:sz="0" w:space="0" w:color="auto"/>
                  </w:divBdr>
                </w:div>
                <w:div w:id="754058203">
                  <w:marLeft w:val="640"/>
                  <w:marRight w:val="0"/>
                  <w:marTop w:val="0"/>
                  <w:marBottom w:val="0"/>
                  <w:divBdr>
                    <w:top w:val="none" w:sz="0" w:space="0" w:color="auto"/>
                    <w:left w:val="none" w:sz="0" w:space="0" w:color="auto"/>
                    <w:bottom w:val="none" w:sz="0" w:space="0" w:color="auto"/>
                    <w:right w:val="none" w:sz="0" w:space="0" w:color="auto"/>
                  </w:divBdr>
                </w:div>
                <w:div w:id="1719085259">
                  <w:marLeft w:val="640"/>
                  <w:marRight w:val="0"/>
                  <w:marTop w:val="0"/>
                  <w:marBottom w:val="0"/>
                  <w:divBdr>
                    <w:top w:val="none" w:sz="0" w:space="0" w:color="auto"/>
                    <w:left w:val="none" w:sz="0" w:space="0" w:color="auto"/>
                    <w:bottom w:val="none" w:sz="0" w:space="0" w:color="auto"/>
                    <w:right w:val="none" w:sz="0" w:space="0" w:color="auto"/>
                  </w:divBdr>
                </w:div>
                <w:div w:id="1611013588">
                  <w:marLeft w:val="640"/>
                  <w:marRight w:val="0"/>
                  <w:marTop w:val="0"/>
                  <w:marBottom w:val="0"/>
                  <w:divBdr>
                    <w:top w:val="none" w:sz="0" w:space="0" w:color="auto"/>
                    <w:left w:val="none" w:sz="0" w:space="0" w:color="auto"/>
                    <w:bottom w:val="none" w:sz="0" w:space="0" w:color="auto"/>
                    <w:right w:val="none" w:sz="0" w:space="0" w:color="auto"/>
                  </w:divBdr>
                </w:div>
                <w:div w:id="659314741">
                  <w:marLeft w:val="640"/>
                  <w:marRight w:val="0"/>
                  <w:marTop w:val="0"/>
                  <w:marBottom w:val="0"/>
                  <w:divBdr>
                    <w:top w:val="none" w:sz="0" w:space="0" w:color="auto"/>
                    <w:left w:val="none" w:sz="0" w:space="0" w:color="auto"/>
                    <w:bottom w:val="none" w:sz="0" w:space="0" w:color="auto"/>
                    <w:right w:val="none" w:sz="0" w:space="0" w:color="auto"/>
                  </w:divBdr>
                </w:div>
                <w:div w:id="1292900143">
                  <w:marLeft w:val="640"/>
                  <w:marRight w:val="0"/>
                  <w:marTop w:val="0"/>
                  <w:marBottom w:val="0"/>
                  <w:divBdr>
                    <w:top w:val="none" w:sz="0" w:space="0" w:color="auto"/>
                    <w:left w:val="none" w:sz="0" w:space="0" w:color="auto"/>
                    <w:bottom w:val="none" w:sz="0" w:space="0" w:color="auto"/>
                    <w:right w:val="none" w:sz="0" w:space="0" w:color="auto"/>
                  </w:divBdr>
                </w:div>
                <w:div w:id="578254057">
                  <w:marLeft w:val="640"/>
                  <w:marRight w:val="0"/>
                  <w:marTop w:val="0"/>
                  <w:marBottom w:val="0"/>
                  <w:divBdr>
                    <w:top w:val="none" w:sz="0" w:space="0" w:color="auto"/>
                    <w:left w:val="none" w:sz="0" w:space="0" w:color="auto"/>
                    <w:bottom w:val="none" w:sz="0" w:space="0" w:color="auto"/>
                    <w:right w:val="none" w:sz="0" w:space="0" w:color="auto"/>
                  </w:divBdr>
                </w:div>
                <w:div w:id="155852241">
                  <w:marLeft w:val="640"/>
                  <w:marRight w:val="0"/>
                  <w:marTop w:val="0"/>
                  <w:marBottom w:val="0"/>
                  <w:divBdr>
                    <w:top w:val="none" w:sz="0" w:space="0" w:color="auto"/>
                    <w:left w:val="none" w:sz="0" w:space="0" w:color="auto"/>
                    <w:bottom w:val="none" w:sz="0" w:space="0" w:color="auto"/>
                    <w:right w:val="none" w:sz="0" w:space="0" w:color="auto"/>
                  </w:divBdr>
                </w:div>
                <w:div w:id="1459447483">
                  <w:marLeft w:val="640"/>
                  <w:marRight w:val="0"/>
                  <w:marTop w:val="0"/>
                  <w:marBottom w:val="0"/>
                  <w:divBdr>
                    <w:top w:val="none" w:sz="0" w:space="0" w:color="auto"/>
                    <w:left w:val="none" w:sz="0" w:space="0" w:color="auto"/>
                    <w:bottom w:val="none" w:sz="0" w:space="0" w:color="auto"/>
                    <w:right w:val="none" w:sz="0" w:space="0" w:color="auto"/>
                  </w:divBdr>
                </w:div>
                <w:div w:id="719019309">
                  <w:marLeft w:val="640"/>
                  <w:marRight w:val="0"/>
                  <w:marTop w:val="0"/>
                  <w:marBottom w:val="0"/>
                  <w:divBdr>
                    <w:top w:val="none" w:sz="0" w:space="0" w:color="auto"/>
                    <w:left w:val="none" w:sz="0" w:space="0" w:color="auto"/>
                    <w:bottom w:val="none" w:sz="0" w:space="0" w:color="auto"/>
                    <w:right w:val="none" w:sz="0" w:space="0" w:color="auto"/>
                  </w:divBdr>
                </w:div>
                <w:div w:id="745423918">
                  <w:marLeft w:val="640"/>
                  <w:marRight w:val="0"/>
                  <w:marTop w:val="0"/>
                  <w:marBottom w:val="0"/>
                  <w:divBdr>
                    <w:top w:val="none" w:sz="0" w:space="0" w:color="auto"/>
                    <w:left w:val="none" w:sz="0" w:space="0" w:color="auto"/>
                    <w:bottom w:val="none" w:sz="0" w:space="0" w:color="auto"/>
                    <w:right w:val="none" w:sz="0" w:space="0" w:color="auto"/>
                  </w:divBdr>
                </w:div>
                <w:div w:id="1208179971">
                  <w:marLeft w:val="640"/>
                  <w:marRight w:val="0"/>
                  <w:marTop w:val="0"/>
                  <w:marBottom w:val="0"/>
                  <w:divBdr>
                    <w:top w:val="none" w:sz="0" w:space="0" w:color="auto"/>
                    <w:left w:val="none" w:sz="0" w:space="0" w:color="auto"/>
                    <w:bottom w:val="none" w:sz="0" w:space="0" w:color="auto"/>
                    <w:right w:val="none" w:sz="0" w:space="0" w:color="auto"/>
                  </w:divBdr>
                </w:div>
                <w:div w:id="216819252">
                  <w:marLeft w:val="640"/>
                  <w:marRight w:val="0"/>
                  <w:marTop w:val="0"/>
                  <w:marBottom w:val="0"/>
                  <w:divBdr>
                    <w:top w:val="none" w:sz="0" w:space="0" w:color="auto"/>
                    <w:left w:val="none" w:sz="0" w:space="0" w:color="auto"/>
                    <w:bottom w:val="none" w:sz="0" w:space="0" w:color="auto"/>
                    <w:right w:val="none" w:sz="0" w:space="0" w:color="auto"/>
                  </w:divBdr>
                </w:div>
                <w:div w:id="1158886664">
                  <w:marLeft w:val="640"/>
                  <w:marRight w:val="0"/>
                  <w:marTop w:val="0"/>
                  <w:marBottom w:val="0"/>
                  <w:divBdr>
                    <w:top w:val="none" w:sz="0" w:space="0" w:color="auto"/>
                    <w:left w:val="none" w:sz="0" w:space="0" w:color="auto"/>
                    <w:bottom w:val="none" w:sz="0" w:space="0" w:color="auto"/>
                    <w:right w:val="none" w:sz="0" w:space="0" w:color="auto"/>
                  </w:divBdr>
                </w:div>
                <w:div w:id="522519481">
                  <w:marLeft w:val="640"/>
                  <w:marRight w:val="0"/>
                  <w:marTop w:val="0"/>
                  <w:marBottom w:val="0"/>
                  <w:divBdr>
                    <w:top w:val="none" w:sz="0" w:space="0" w:color="auto"/>
                    <w:left w:val="none" w:sz="0" w:space="0" w:color="auto"/>
                    <w:bottom w:val="none" w:sz="0" w:space="0" w:color="auto"/>
                    <w:right w:val="none" w:sz="0" w:space="0" w:color="auto"/>
                  </w:divBdr>
                </w:div>
                <w:div w:id="1184710807">
                  <w:marLeft w:val="640"/>
                  <w:marRight w:val="0"/>
                  <w:marTop w:val="0"/>
                  <w:marBottom w:val="0"/>
                  <w:divBdr>
                    <w:top w:val="none" w:sz="0" w:space="0" w:color="auto"/>
                    <w:left w:val="none" w:sz="0" w:space="0" w:color="auto"/>
                    <w:bottom w:val="none" w:sz="0" w:space="0" w:color="auto"/>
                    <w:right w:val="none" w:sz="0" w:space="0" w:color="auto"/>
                  </w:divBdr>
                </w:div>
                <w:div w:id="1907689127">
                  <w:marLeft w:val="640"/>
                  <w:marRight w:val="0"/>
                  <w:marTop w:val="0"/>
                  <w:marBottom w:val="0"/>
                  <w:divBdr>
                    <w:top w:val="none" w:sz="0" w:space="0" w:color="auto"/>
                    <w:left w:val="none" w:sz="0" w:space="0" w:color="auto"/>
                    <w:bottom w:val="none" w:sz="0" w:space="0" w:color="auto"/>
                    <w:right w:val="none" w:sz="0" w:space="0" w:color="auto"/>
                  </w:divBdr>
                </w:div>
                <w:div w:id="19010410">
                  <w:marLeft w:val="640"/>
                  <w:marRight w:val="0"/>
                  <w:marTop w:val="0"/>
                  <w:marBottom w:val="0"/>
                  <w:divBdr>
                    <w:top w:val="none" w:sz="0" w:space="0" w:color="auto"/>
                    <w:left w:val="none" w:sz="0" w:space="0" w:color="auto"/>
                    <w:bottom w:val="none" w:sz="0" w:space="0" w:color="auto"/>
                    <w:right w:val="none" w:sz="0" w:space="0" w:color="auto"/>
                  </w:divBdr>
                </w:div>
                <w:div w:id="1459102193">
                  <w:marLeft w:val="640"/>
                  <w:marRight w:val="0"/>
                  <w:marTop w:val="0"/>
                  <w:marBottom w:val="0"/>
                  <w:divBdr>
                    <w:top w:val="none" w:sz="0" w:space="0" w:color="auto"/>
                    <w:left w:val="none" w:sz="0" w:space="0" w:color="auto"/>
                    <w:bottom w:val="none" w:sz="0" w:space="0" w:color="auto"/>
                    <w:right w:val="none" w:sz="0" w:space="0" w:color="auto"/>
                  </w:divBdr>
                </w:div>
                <w:div w:id="19017462">
                  <w:marLeft w:val="640"/>
                  <w:marRight w:val="0"/>
                  <w:marTop w:val="0"/>
                  <w:marBottom w:val="0"/>
                  <w:divBdr>
                    <w:top w:val="none" w:sz="0" w:space="0" w:color="auto"/>
                    <w:left w:val="none" w:sz="0" w:space="0" w:color="auto"/>
                    <w:bottom w:val="none" w:sz="0" w:space="0" w:color="auto"/>
                    <w:right w:val="none" w:sz="0" w:space="0" w:color="auto"/>
                  </w:divBdr>
                </w:div>
                <w:div w:id="1817606274">
                  <w:marLeft w:val="640"/>
                  <w:marRight w:val="0"/>
                  <w:marTop w:val="0"/>
                  <w:marBottom w:val="0"/>
                  <w:divBdr>
                    <w:top w:val="none" w:sz="0" w:space="0" w:color="auto"/>
                    <w:left w:val="none" w:sz="0" w:space="0" w:color="auto"/>
                    <w:bottom w:val="none" w:sz="0" w:space="0" w:color="auto"/>
                    <w:right w:val="none" w:sz="0" w:space="0" w:color="auto"/>
                  </w:divBdr>
                </w:div>
                <w:div w:id="1526754214">
                  <w:marLeft w:val="640"/>
                  <w:marRight w:val="0"/>
                  <w:marTop w:val="0"/>
                  <w:marBottom w:val="0"/>
                  <w:divBdr>
                    <w:top w:val="none" w:sz="0" w:space="0" w:color="auto"/>
                    <w:left w:val="none" w:sz="0" w:space="0" w:color="auto"/>
                    <w:bottom w:val="none" w:sz="0" w:space="0" w:color="auto"/>
                    <w:right w:val="none" w:sz="0" w:space="0" w:color="auto"/>
                  </w:divBdr>
                </w:div>
                <w:div w:id="1930504433">
                  <w:marLeft w:val="640"/>
                  <w:marRight w:val="0"/>
                  <w:marTop w:val="0"/>
                  <w:marBottom w:val="0"/>
                  <w:divBdr>
                    <w:top w:val="none" w:sz="0" w:space="0" w:color="auto"/>
                    <w:left w:val="none" w:sz="0" w:space="0" w:color="auto"/>
                    <w:bottom w:val="none" w:sz="0" w:space="0" w:color="auto"/>
                    <w:right w:val="none" w:sz="0" w:space="0" w:color="auto"/>
                  </w:divBdr>
                </w:div>
                <w:div w:id="1410545418">
                  <w:marLeft w:val="640"/>
                  <w:marRight w:val="0"/>
                  <w:marTop w:val="0"/>
                  <w:marBottom w:val="0"/>
                  <w:divBdr>
                    <w:top w:val="none" w:sz="0" w:space="0" w:color="auto"/>
                    <w:left w:val="none" w:sz="0" w:space="0" w:color="auto"/>
                    <w:bottom w:val="none" w:sz="0" w:space="0" w:color="auto"/>
                    <w:right w:val="none" w:sz="0" w:space="0" w:color="auto"/>
                  </w:divBdr>
                </w:div>
                <w:div w:id="1185174863">
                  <w:marLeft w:val="640"/>
                  <w:marRight w:val="0"/>
                  <w:marTop w:val="0"/>
                  <w:marBottom w:val="0"/>
                  <w:divBdr>
                    <w:top w:val="none" w:sz="0" w:space="0" w:color="auto"/>
                    <w:left w:val="none" w:sz="0" w:space="0" w:color="auto"/>
                    <w:bottom w:val="none" w:sz="0" w:space="0" w:color="auto"/>
                    <w:right w:val="none" w:sz="0" w:space="0" w:color="auto"/>
                  </w:divBdr>
                </w:div>
                <w:div w:id="732384744">
                  <w:marLeft w:val="640"/>
                  <w:marRight w:val="0"/>
                  <w:marTop w:val="0"/>
                  <w:marBottom w:val="0"/>
                  <w:divBdr>
                    <w:top w:val="none" w:sz="0" w:space="0" w:color="auto"/>
                    <w:left w:val="none" w:sz="0" w:space="0" w:color="auto"/>
                    <w:bottom w:val="none" w:sz="0" w:space="0" w:color="auto"/>
                    <w:right w:val="none" w:sz="0" w:space="0" w:color="auto"/>
                  </w:divBdr>
                </w:div>
                <w:div w:id="336229309">
                  <w:marLeft w:val="640"/>
                  <w:marRight w:val="0"/>
                  <w:marTop w:val="0"/>
                  <w:marBottom w:val="0"/>
                  <w:divBdr>
                    <w:top w:val="none" w:sz="0" w:space="0" w:color="auto"/>
                    <w:left w:val="none" w:sz="0" w:space="0" w:color="auto"/>
                    <w:bottom w:val="none" w:sz="0" w:space="0" w:color="auto"/>
                    <w:right w:val="none" w:sz="0" w:space="0" w:color="auto"/>
                  </w:divBdr>
                </w:div>
                <w:div w:id="374431765">
                  <w:marLeft w:val="640"/>
                  <w:marRight w:val="0"/>
                  <w:marTop w:val="0"/>
                  <w:marBottom w:val="0"/>
                  <w:divBdr>
                    <w:top w:val="none" w:sz="0" w:space="0" w:color="auto"/>
                    <w:left w:val="none" w:sz="0" w:space="0" w:color="auto"/>
                    <w:bottom w:val="none" w:sz="0" w:space="0" w:color="auto"/>
                    <w:right w:val="none" w:sz="0" w:space="0" w:color="auto"/>
                  </w:divBdr>
                </w:div>
                <w:div w:id="1986474004">
                  <w:marLeft w:val="640"/>
                  <w:marRight w:val="0"/>
                  <w:marTop w:val="0"/>
                  <w:marBottom w:val="0"/>
                  <w:divBdr>
                    <w:top w:val="none" w:sz="0" w:space="0" w:color="auto"/>
                    <w:left w:val="none" w:sz="0" w:space="0" w:color="auto"/>
                    <w:bottom w:val="none" w:sz="0" w:space="0" w:color="auto"/>
                    <w:right w:val="none" w:sz="0" w:space="0" w:color="auto"/>
                  </w:divBdr>
                </w:div>
                <w:div w:id="1479301008">
                  <w:marLeft w:val="640"/>
                  <w:marRight w:val="0"/>
                  <w:marTop w:val="0"/>
                  <w:marBottom w:val="0"/>
                  <w:divBdr>
                    <w:top w:val="none" w:sz="0" w:space="0" w:color="auto"/>
                    <w:left w:val="none" w:sz="0" w:space="0" w:color="auto"/>
                    <w:bottom w:val="none" w:sz="0" w:space="0" w:color="auto"/>
                    <w:right w:val="none" w:sz="0" w:space="0" w:color="auto"/>
                  </w:divBdr>
                </w:div>
                <w:div w:id="401947345">
                  <w:marLeft w:val="640"/>
                  <w:marRight w:val="0"/>
                  <w:marTop w:val="0"/>
                  <w:marBottom w:val="0"/>
                  <w:divBdr>
                    <w:top w:val="none" w:sz="0" w:space="0" w:color="auto"/>
                    <w:left w:val="none" w:sz="0" w:space="0" w:color="auto"/>
                    <w:bottom w:val="none" w:sz="0" w:space="0" w:color="auto"/>
                    <w:right w:val="none" w:sz="0" w:space="0" w:color="auto"/>
                  </w:divBdr>
                </w:div>
                <w:div w:id="1569802906">
                  <w:marLeft w:val="640"/>
                  <w:marRight w:val="0"/>
                  <w:marTop w:val="0"/>
                  <w:marBottom w:val="0"/>
                  <w:divBdr>
                    <w:top w:val="none" w:sz="0" w:space="0" w:color="auto"/>
                    <w:left w:val="none" w:sz="0" w:space="0" w:color="auto"/>
                    <w:bottom w:val="none" w:sz="0" w:space="0" w:color="auto"/>
                    <w:right w:val="none" w:sz="0" w:space="0" w:color="auto"/>
                  </w:divBdr>
                </w:div>
                <w:div w:id="262080947">
                  <w:marLeft w:val="640"/>
                  <w:marRight w:val="0"/>
                  <w:marTop w:val="0"/>
                  <w:marBottom w:val="0"/>
                  <w:divBdr>
                    <w:top w:val="none" w:sz="0" w:space="0" w:color="auto"/>
                    <w:left w:val="none" w:sz="0" w:space="0" w:color="auto"/>
                    <w:bottom w:val="none" w:sz="0" w:space="0" w:color="auto"/>
                    <w:right w:val="none" w:sz="0" w:space="0" w:color="auto"/>
                  </w:divBdr>
                </w:div>
                <w:div w:id="1513448414">
                  <w:marLeft w:val="640"/>
                  <w:marRight w:val="0"/>
                  <w:marTop w:val="0"/>
                  <w:marBottom w:val="0"/>
                  <w:divBdr>
                    <w:top w:val="none" w:sz="0" w:space="0" w:color="auto"/>
                    <w:left w:val="none" w:sz="0" w:space="0" w:color="auto"/>
                    <w:bottom w:val="none" w:sz="0" w:space="0" w:color="auto"/>
                    <w:right w:val="none" w:sz="0" w:space="0" w:color="auto"/>
                  </w:divBdr>
                </w:div>
                <w:div w:id="1082218131">
                  <w:marLeft w:val="640"/>
                  <w:marRight w:val="0"/>
                  <w:marTop w:val="0"/>
                  <w:marBottom w:val="0"/>
                  <w:divBdr>
                    <w:top w:val="none" w:sz="0" w:space="0" w:color="auto"/>
                    <w:left w:val="none" w:sz="0" w:space="0" w:color="auto"/>
                    <w:bottom w:val="none" w:sz="0" w:space="0" w:color="auto"/>
                    <w:right w:val="none" w:sz="0" w:space="0" w:color="auto"/>
                  </w:divBdr>
                </w:div>
                <w:div w:id="1064329346">
                  <w:marLeft w:val="640"/>
                  <w:marRight w:val="0"/>
                  <w:marTop w:val="0"/>
                  <w:marBottom w:val="0"/>
                  <w:divBdr>
                    <w:top w:val="none" w:sz="0" w:space="0" w:color="auto"/>
                    <w:left w:val="none" w:sz="0" w:space="0" w:color="auto"/>
                    <w:bottom w:val="none" w:sz="0" w:space="0" w:color="auto"/>
                    <w:right w:val="none" w:sz="0" w:space="0" w:color="auto"/>
                  </w:divBdr>
                </w:div>
                <w:div w:id="222761036">
                  <w:marLeft w:val="640"/>
                  <w:marRight w:val="0"/>
                  <w:marTop w:val="0"/>
                  <w:marBottom w:val="0"/>
                  <w:divBdr>
                    <w:top w:val="none" w:sz="0" w:space="0" w:color="auto"/>
                    <w:left w:val="none" w:sz="0" w:space="0" w:color="auto"/>
                    <w:bottom w:val="none" w:sz="0" w:space="0" w:color="auto"/>
                    <w:right w:val="none" w:sz="0" w:space="0" w:color="auto"/>
                  </w:divBdr>
                </w:div>
                <w:div w:id="1196699118">
                  <w:marLeft w:val="640"/>
                  <w:marRight w:val="0"/>
                  <w:marTop w:val="0"/>
                  <w:marBottom w:val="0"/>
                  <w:divBdr>
                    <w:top w:val="none" w:sz="0" w:space="0" w:color="auto"/>
                    <w:left w:val="none" w:sz="0" w:space="0" w:color="auto"/>
                    <w:bottom w:val="none" w:sz="0" w:space="0" w:color="auto"/>
                    <w:right w:val="none" w:sz="0" w:space="0" w:color="auto"/>
                  </w:divBdr>
                </w:div>
                <w:div w:id="94634980">
                  <w:marLeft w:val="640"/>
                  <w:marRight w:val="0"/>
                  <w:marTop w:val="0"/>
                  <w:marBottom w:val="0"/>
                  <w:divBdr>
                    <w:top w:val="none" w:sz="0" w:space="0" w:color="auto"/>
                    <w:left w:val="none" w:sz="0" w:space="0" w:color="auto"/>
                    <w:bottom w:val="none" w:sz="0" w:space="0" w:color="auto"/>
                    <w:right w:val="none" w:sz="0" w:space="0" w:color="auto"/>
                  </w:divBdr>
                </w:div>
                <w:div w:id="1891913358">
                  <w:marLeft w:val="640"/>
                  <w:marRight w:val="0"/>
                  <w:marTop w:val="0"/>
                  <w:marBottom w:val="0"/>
                  <w:divBdr>
                    <w:top w:val="none" w:sz="0" w:space="0" w:color="auto"/>
                    <w:left w:val="none" w:sz="0" w:space="0" w:color="auto"/>
                    <w:bottom w:val="none" w:sz="0" w:space="0" w:color="auto"/>
                    <w:right w:val="none" w:sz="0" w:space="0" w:color="auto"/>
                  </w:divBdr>
                </w:div>
                <w:div w:id="807403914">
                  <w:marLeft w:val="640"/>
                  <w:marRight w:val="0"/>
                  <w:marTop w:val="0"/>
                  <w:marBottom w:val="0"/>
                  <w:divBdr>
                    <w:top w:val="none" w:sz="0" w:space="0" w:color="auto"/>
                    <w:left w:val="none" w:sz="0" w:space="0" w:color="auto"/>
                    <w:bottom w:val="none" w:sz="0" w:space="0" w:color="auto"/>
                    <w:right w:val="none" w:sz="0" w:space="0" w:color="auto"/>
                  </w:divBdr>
                </w:div>
                <w:div w:id="1694184747">
                  <w:marLeft w:val="640"/>
                  <w:marRight w:val="0"/>
                  <w:marTop w:val="0"/>
                  <w:marBottom w:val="0"/>
                  <w:divBdr>
                    <w:top w:val="none" w:sz="0" w:space="0" w:color="auto"/>
                    <w:left w:val="none" w:sz="0" w:space="0" w:color="auto"/>
                    <w:bottom w:val="none" w:sz="0" w:space="0" w:color="auto"/>
                    <w:right w:val="none" w:sz="0" w:space="0" w:color="auto"/>
                  </w:divBdr>
                </w:div>
                <w:div w:id="1284188201">
                  <w:marLeft w:val="640"/>
                  <w:marRight w:val="0"/>
                  <w:marTop w:val="0"/>
                  <w:marBottom w:val="0"/>
                  <w:divBdr>
                    <w:top w:val="none" w:sz="0" w:space="0" w:color="auto"/>
                    <w:left w:val="none" w:sz="0" w:space="0" w:color="auto"/>
                    <w:bottom w:val="none" w:sz="0" w:space="0" w:color="auto"/>
                    <w:right w:val="none" w:sz="0" w:space="0" w:color="auto"/>
                  </w:divBdr>
                </w:div>
              </w:divsChild>
            </w:div>
            <w:div w:id="156385410">
              <w:marLeft w:val="0"/>
              <w:marRight w:val="0"/>
              <w:marTop w:val="0"/>
              <w:marBottom w:val="0"/>
              <w:divBdr>
                <w:top w:val="none" w:sz="0" w:space="0" w:color="auto"/>
                <w:left w:val="none" w:sz="0" w:space="0" w:color="auto"/>
                <w:bottom w:val="none" w:sz="0" w:space="0" w:color="auto"/>
                <w:right w:val="none" w:sz="0" w:space="0" w:color="auto"/>
              </w:divBdr>
              <w:divsChild>
                <w:div w:id="1313876624">
                  <w:marLeft w:val="640"/>
                  <w:marRight w:val="0"/>
                  <w:marTop w:val="0"/>
                  <w:marBottom w:val="0"/>
                  <w:divBdr>
                    <w:top w:val="none" w:sz="0" w:space="0" w:color="auto"/>
                    <w:left w:val="none" w:sz="0" w:space="0" w:color="auto"/>
                    <w:bottom w:val="none" w:sz="0" w:space="0" w:color="auto"/>
                    <w:right w:val="none" w:sz="0" w:space="0" w:color="auto"/>
                  </w:divBdr>
                </w:div>
                <w:div w:id="534587347">
                  <w:marLeft w:val="640"/>
                  <w:marRight w:val="0"/>
                  <w:marTop w:val="0"/>
                  <w:marBottom w:val="0"/>
                  <w:divBdr>
                    <w:top w:val="none" w:sz="0" w:space="0" w:color="auto"/>
                    <w:left w:val="none" w:sz="0" w:space="0" w:color="auto"/>
                    <w:bottom w:val="none" w:sz="0" w:space="0" w:color="auto"/>
                    <w:right w:val="none" w:sz="0" w:space="0" w:color="auto"/>
                  </w:divBdr>
                </w:div>
                <w:div w:id="123619247">
                  <w:marLeft w:val="640"/>
                  <w:marRight w:val="0"/>
                  <w:marTop w:val="0"/>
                  <w:marBottom w:val="0"/>
                  <w:divBdr>
                    <w:top w:val="none" w:sz="0" w:space="0" w:color="auto"/>
                    <w:left w:val="none" w:sz="0" w:space="0" w:color="auto"/>
                    <w:bottom w:val="none" w:sz="0" w:space="0" w:color="auto"/>
                    <w:right w:val="none" w:sz="0" w:space="0" w:color="auto"/>
                  </w:divBdr>
                </w:div>
                <w:div w:id="1616862467">
                  <w:marLeft w:val="640"/>
                  <w:marRight w:val="0"/>
                  <w:marTop w:val="0"/>
                  <w:marBottom w:val="0"/>
                  <w:divBdr>
                    <w:top w:val="none" w:sz="0" w:space="0" w:color="auto"/>
                    <w:left w:val="none" w:sz="0" w:space="0" w:color="auto"/>
                    <w:bottom w:val="none" w:sz="0" w:space="0" w:color="auto"/>
                    <w:right w:val="none" w:sz="0" w:space="0" w:color="auto"/>
                  </w:divBdr>
                </w:div>
                <w:div w:id="1803425456">
                  <w:marLeft w:val="640"/>
                  <w:marRight w:val="0"/>
                  <w:marTop w:val="0"/>
                  <w:marBottom w:val="0"/>
                  <w:divBdr>
                    <w:top w:val="none" w:sz="0" w:space="0" w:color="auto"/>
                    <w:left w:val="none" w:sz="0" w:space="0" w:color="auto"/>
                    <w:bottom w:val="none" w:sz="0" w:space="0" w:color="auto"/>
                    <w:right w:val="none" w:sz="0" w:space="0" w:color="auto"/>
                  </w:divBdr>
                </w:div>
                <w:div w:id="1052311657">
                  <w:marLeft w:val="640"/>
                  <w:marRight w:val="0"/>
                  <w:marTop w:val="0"/>
                  <w:marBottom w:val="0"/>
                  <w:divBdr>
                    <w:top w:val="none" w:sz="0" w:space="0" w:color="auto"/>
                    <w:left w:val="none" w:sz="0" w:space="0" w:color="auto"/>
                    <w:bottom w:val="none" w:sz="0" w:space="0" w:color="auto"/>
                    <w:right w:val="none" w:sz="0" w:space="0" w:color="auto"/>
                  </w:divBdr>
                </w:div>
                <w:div w:id="1638947920">
                  <w:marLeft w:val="640"/>
                  <w:marRight w:val="0"/>
                  <w:marTop w:val="0"/>
                  <w:marBottom w:val="0"/>
                  <w:divBdr>
                    <w:top w:val="none" w:sz="0" w:space="0" w:color="auto"/>
                    <w:left w:val="none" w:sz="0" w:space="0" w:color="auto"/>
                    <w:bottom w:val="none" w:sz="0" w:space="0" w:color="auto"/>
                    <w:right w:val="none" w:sz="0" w:space="0" w:color="auto"/>
                  </w:divBdr>
                </w:div>
                <w:div w:id="101998517">
                  <w:marLeft w:val="640"/>
                  <w:marRight w:val="0"/>
                  <w:marTop w:val="0"/>
                  <w:marBottom w:val="0"/>
                  <w:divBdr>
                    <w:top w:val="none" w:sz="0" w:space="0" w:color="auto"/>
                    <w:left w:val="none" w:sz="0" w:space="0" w:color="auto"/>
                    <w:bottom w:val="none" w:sz="0" w:space="0" w:color="auto"/>
                    <w:right w:val="none" w:sz="0" w:space="0" w:color="auto"/>
                  </w:divBdr>
                </w:div>
                <w:div w:id="1888564913">
                  <w:marLeft w:val="640"/>
                  <w:marRight w:val="0"/>
                  <w:marTop w:val="0"/>
                  <w:marBottom w:val="0"/>
                  <w:divBdr>
                    <w:top w:val="none" w:sz="0" w:space="0" w:color="auto"/>
                    <w:left w:val="none" w:sz="0" w:space="0" w:color="auto"/>
                    <w:bottom w:val="none" w:sz="0" w:space="0" w:color="auto"/>
                    <w:right w:val="none" w:sz="0" w:space="0" w:color="auto"/>
                  </w:divBdr>
                </w:div>
                <w:div w:id="495339972">
                  <w:marLeft w:val="640"/>
                  <w:marRight w:val="0"/>
                  <w:marTop w:val="0"/>
                  <w:marBottom w:val="0"/>
                  <w:divBdr>
                    <w:top w:val="none" w:sz="0" w:space="0" w:color="auto"/>
                    <w:left w:val="none" w:sz="0" w:space="0" w:color="auto"/>
                    <w:bottom w:val="none" w:sz="0" w:space="0" w:color="auto"/>
                    <w:right w:val="none" w:sz="0" w:space="0" w:color="auto"/>
                  </w:divBdr>
                </w:div>
                <w:div w:id="1799452794">
                  <w:marLeft w:val="640"/>
                  <w:marRight w:val="0"/>
                  <w:marTop w:val="0"/>
                  <w:marBottom w:val="0"/>
                  <w:divBdr>
                    <w:top w:val="none" w:sz="0" w:space="0" w:color="auto"/>
                    <w:left w:val="none" w:sz="0" w:space="0" w:color="auto"/>
                    <w:bottom w:val="none" w:sz="0" w:space="0" w:color="auto"/>
                    <w:right w:val="none" w:sz="0" w:space="0" w:color="auto"/>
                  </w:divBdr>
                </w:div>
                <w:div w:id="851334356">
                  <w:marLeft w:val="640"/>
                  <w:marRight w:val="0"/>
                  <w:marTop w:val="0"/>
                  <w:marBottom w:val="0"/>
                  <w:divBdr>
                    <w:top w:val="none" w:sz="0" w:space="0" w:color="auto"/>
                    <w:left w:val="none" w:sz="0" w:space="0" w:color="auto"/>
                    <w:bottom w:val="none" w:sz="0" w:space="0" w:color="auto"/>
                    <w:right w:val="none" w:sz="0" w:space="0" w:color="auto"/>
                  </w:divBdr>
                </w:div>
                <w:div w:id="147787843">
                  <w:marLeft w:val="640"/>
                  <w:marRight w:val="0"/>
                  <w:marTop w:val="0"/>
                  <w:marBottom w:val="0"/>
                  <w:divBdr>
                    <w:top w:val="none" w:sz="0" w:space="0" w:color="auto"/>
                    <w:left w:val="none" w:sz="0" w:space="0" w:color="auto"/>
                    <w:bottom w:val="none" w:sz="0" w:space="0" w:color="auto"/>
                    <w:right w:val="none" w:sz="0" w:space="0" w:color="auto"/>
                  </w:divBdr>
                </w:div>
                <w:div w:id="91825072">
                  <w:marLeft w:val="640"/>
                  <w:marRight w:val="0"/>
                  <w:marTop w:val="0"/>
                  <w:marBottom w:val="0"/>
                  <w:divBdr>
                    <w:top w:val="none" w:sz="0" w:space="0" w:color="auto"/>
                    <w:left w:val="none" w:sz="0" w:space="0" w:color="auto"/>
                    <w:bottom w:val="none" w:sz="0" w:space="0" w:color="auto"/>
                    <w:right w:val="none" w:sz="0" w:space="0" w:color="auto"/>
                  </w:divBdr>
                </w:div>
                <w:div w:id="1425304987">
                  <w:marLeft w:val="640"/>
                  <w:marRight w:val="0"/>
                  <w:marTop w:val="0"/>
                  <w:marBottom w:val="0"/>
                  <w:divBdr>
                    <w:top w:val="none" w:sz="0" w:space="0" w:color="auto"/>
                    <w:left w:val="none" w:sz="0" w:space="0" w:color="auto"/>
                    <w:bottom w:val="none" w:sz="0" w:space="0" w:color="auto"/>
                    <w:right w:val="none" w:sz="0" w:space="0" w:color="auto"/>
                  </w:divBdr>
                </w:div>
                <w:div w:id="917834603">
                  <w:marLeft w:val="640"/>
                  <w:marRight w:val="0"/>
                  <w:marTop w:val="0"/>
                  <w:marBottom w:val="0"/>
                  <w:divBdr>
                    <w:top w:val="none" w:sz="0" w:space="0" w:color="auto"/>
                    <w:left w:val="none" w:sz="0" w:space="0" w:color="auto"/>
                    <w:bottom w:val="none" w:sz="0" w:space="0" w:color="auto"/>
                    <w:right w:val="none" w:sz="0" w:space="0" w:color="auto"/>
                  </w:divBdr>
                </w:div>
                <w:div w:id="1515534022">
                  <w:marLeft w:val="640"/>
                  <w:marRight w:val="0"/>
                  <w:marTop w:val="0"/>
                  <w:marBottom w:val="0"/>
                  <w:divBdr>
                    <w:top w:val="none" w:sz="0" w:space="0" w:color="auto"/>
                    <w:left w:val="none" w:sz="0" w:space="0" w:color="auto"/>
                    <w:bottom w:val="none" w:sz="0" w:space="0" w:color="auto"/>
                    <w:right w:val="none" w:sz="0" w:space="0" w:color="auto"/>
                  </w:divBdr>
                </w:div>
                <w:div w:id="2012296415">
                  <w:marLeft w:val="640"/>
                  <w:marRight w:val="0"/>
                  <w:marTop w:val="0"/>
                  <w:marBottom w:val="0"/>
                  <w:divBdr>
                    <w:top w:val="none" w:sz="0" w:space="0" w:color="auto"/>
                    <w:left w:val="none" w:sz="0" w:space="0" w:color="auto"/>
                    <w:bottom w:val="none" w:sz="0" w:space="0" w:color="auto"/>
                    <w:right w:val="none" w:sz="0" w:space="0" w:color="auto"/>
                  </w:divBdr>
                </w:div>
                <w:div w:id="1914271813">
                  <w:marLeft w:val="640"/>
                  <w:marRight w:val="0"/>
                  <w:marTop w:val="0"/>
                  <w:marBottom w:val="0"/>
                  <w:divBdr>
                    <w:top w:val="none" w:sz="0" w:space="0" w:color="auto"/>
                    <w:left w:val="none" w:sz="0" w:space="0" w:color="auto"/>
                    <w:bottom w:val="none" w:sz="0" w:space="0" w:color="auto"/>
                    <w:right w:val="none" w:sz="0" w:space="0" w:color="auto"/>
                  </w:divBdr>
                </w:div>
                <w:div w:id="880900578">
                  <w:marLeft w:val="640"/>
                  <w:marRight w:val="0"/>
                  <w:marTop w:val="0"/>
                  <w:marBottom w:val="0"/>
                  <w:divBdr>
                    <w:top w:val="none" w:sz="0" w:space="0" w:color="auto"/>
                    <w:left w:val="none" w:sz="0" w:space="0" w:color="auto"/>
                    <w:bottom w:val="none" w:sz="0" w:space="0" w:color="auto"/>
                    <w:right w:val="none" w:sz="0" w:space="0" w:color="auto"/>
                  </w:divBdr>
                </w:div>
                <w:div w:id="1473712116">
                  <w:marLeft w:val="640"/>
                  <w:marRight w:val="0"/>
                  <w:marTop w:val="0"/>
                  <w:marBottom w:val="0"/>
                  <w:divBdr>
                    <w:top w:val="none" w:sz="0" w:space="0" w:color="auto"/>
                    <w:left w:val="none" w:sz="0" w:space="0" w:color="auto"/>
                    <w:bottom w:val="none" w:sz="0" w:space="0" w:color="auto"/>
                    <w:right w:val="none" w:sz="0" w:space="0" w:color="auto"/>
                  </w:divBdr>
                </w:div>
                <w:div w:id="1219977025">
                  <w:marLeft w:val="640"/>
                  <w:marRight w:val="0"/>
                  <w:marTop w:val="0"/>
                  <w:marBottom w:val="0"/>
                  <w:divBdr>
                    <w:top w:val="none" w:sz="0" w:space="0" w:color="auto"/>
                    <w:left w:val="none" w:sz="0" w:space="0" w:color="auto"/>
                    <w:bottom w:val="none" w:sz="0" w:space="0" w:color="auto"/>
                    <w:right w:val="none" w:sz="0" w:space="0" w:color="auto"/>
                  </w:divBdr>
                </w:div>
                <w:div w:id="373190958">
                  <w:marLeft w:val="640"/>
                  <w:marRight w:val="0"/>
                  <w:marTop w:val="0"/>
                  <w:marBottom w:val="0"/>
                  <w:divBdr>
                    <w:top w:val="none" w:sz="0" w:space="0" w:color="auto"/>
                    <w:left w:val="none" w:sz="0" w:space="0" w:color="auto"/>
                    <w:bottom w:val="none" w:sz="0" w:space="0" w:color="auto"/>
                    <w:right w:val="none" w:sz="0" w:space="0" w:color="auto"/>
                  </w:divBdr>
                </w:div>
                <w:div w:id="1735539463">
                  <w:marLeft w:val="640"/>
                  <w:marRight w:val="0"/>
                  <w:marTop w:val="0"/>
                  <w:marBottom w:val="0"/>
                  <w:divBdr>
                    <w:top w:val="none" w:sz="0" w:space="0" w:color="auto"/>
                    <w:left w:val="none" w:sz="0" w:space="0" w:color="auto"/>
                    <w:bottom w:val="none" w:sz="0" w:space="0" w:color="auto"/>
                    <w:right w:val="none" w:sz="0" w:space="0" w:color="auto"/>
                  </w:divBdr>
                </w:div>
                <w:div w:id="89158576">
                  <w:marLeft w:val="640"/>
                  <w:marRight w:val="0"/>
                  <w:marTop w:val="0"/>
                  <w:marBottom w:val="0"/>
                  <w:divBdr>
                    <w:top w:val="none" w:sz="0" w:space="0" w:color="auto"/>
                    <w:left w:val="none" w:sz="0" w:space="0" w:color="auto"/>
                    <w:bottom w:val="none" w:sz="0" w:space="0" w:color="auto"/>
                    <w:right w:val="none" w:sz="0" w:space="0" w:color="auto"/>
                  </w:divBdr>
                </w:div>
                <w:div w:id="561478977">
                  <w:marLeft w:val="640"/>
                  <w:marRight w:val="0"/>
                  <w:marTop w:val="0"/>
                  <w:marBottom w:val="0"/>
                  <w:divBdr>
                    <w:top w:val="none" w:sz="0" w:space="0" w:color="auto"/>
                    <w:left w:val="none" w:sz="0" w:space="0" w:color="auto"/>
                    <w:bottom w:val="none" w:sz="0" w:space="0" w:color="auto"/>
                    <w:right w:val="none" w:sz="0" w:space="0" w:color="auto"/>
                  </w:divBdr>
                </w:div>
                <w:div w:id="1222523468">
                  <w:marLeft w:val="640"/>
                  <w:marRight w:val="0"/>
                  <w:marTop w:val="0"/>
                  <w:marBottom w:val="0"/>
                  <w:divBdr>
                    <w:top w:val="none" w:sz="0" w:space="0" w:color="auto"/>
                    <w:left w:val="none" w:sz="0" w:space="0" w:color="auto"/>
                    <w:bottom w:val="none" w:sz="0" w:space="0" w:color="auto"/>
                    <w:right w:val="none" w:sz="0" w:space="0" w:color="auto"/>
                  </w:divBdr>
                </w:div>
                <w:div w:id="1001664407">
                  <w:marLeft w:val="640"/>
                  <w:marRight w:val="0"/>
                  <w:marTop w:val="0"/>
                  <w:marBottom w:val="0"/>
                  <w:divBdr>
                    <w:top w:val="none" w:sz="0" w:space="0" w:color="auto"/>
                    <w:left w:val="none" w:sz="0" w:space="0" w:color="auto"/>
                    <w:bottom w:val="none" w:sz="0" w:space="0" w:color="auto"/>
                    <w:right w:val="none" w:sz="0" w:space="0" w:color="auto"/>
                  </w:divBdr>
                </w:div>
                <w:div w:id="756631264">
                  <w:marLeft w:val="640"/>
                  <w:marRight w:val="0"/>
                  <w:marTop w:val="0"/>
                  <w:marBottom w:val="0"/>
                  <w:divBdr>
                    <w:top w:val="none" w:sz="0" w:space="0" w:color="auto"/>
                    <w:left w:val="none" w:sz="0" w:space="0" w:color="auto"/>
                    <w:bottom w:val="none" w:sz="0" w:space="0" w:color="auto"/>
                    <w:right w:val="none" w:sz="0" w:space="0" w:color="auto"/>
                  </w:divBdr>
                </w:div>
                <w:div w:id="1956012853">
                  <w:marLeft w:val="640"/>
                  <w:marRight w:val="0"/>
                  <w:marTop w:val="0"/>
                  <w:marBottom w:val="0"/>
                  <w:divBdr>
                    <w:top w:val="none" w:sz="0" w:space="0" w:color="auto"/>
                    <w:left w:val="none" w:sz="0" w:space="0" w:color="auto"/>
                    <w:bottom w:val="none" w:sz="0" w:space="0" w:color="auto"/>
                    <w:right w:val="none" w:sz="0" w:space="0" w:color="auto"/>
                  </w:divBdr>
                </w:div>
                <w:div w:id="997539607">
                  <w:marLeft w:val="640"/>
                  <w:marRight w:val="0"/>
                  <w:marTop w:val="0"/>
                  <w:marBottom w:val="0"/>
                  <w:divBdr>
                    <w:top w:val="none" w:sz="0" w:space="0" w:color="auto"/>
                    <w:left w:val="none" w:sz="0" w:space="0" w:color="auto"/>
                    <w:bottom w:val="none" w:sz="0" w:space="0" w:color="auto"/>
                    <w:right w:val="none" w:sz="0" w:space="0" w:color="auto"/>
                  </w:divBdr>
                </w:div>
                <w:div w:id="2056000321">
                  <w:marLeft w:val="640"/>
                  <w:marRight w:val="0"/>
                  <w:marTop w:val="0"/>
                  <w:marBottom w:val="0"/>
                  <w:divBdr>
                    <w:top w:val="none" w:sz="0" w:space="0" w:color="auto"/>
                    <w:left w:val="none" w:sz="0" w:space="0" w:color="auto"/>
                    <w:bottom w:val="none" w:sz="0" w:space="0" w:color="auto"/>
                    <w:right w:val="none" w:sz="0" w:space="0" w:color="auto"/>
                  </w:divBdr>
                </w:div>
                <w:div w:id="1230503937">
                  <w:marLeft w:val="640"/>
                  <w:marRight w:val="0"/>
                  <w:marTop w:val="0"/>
                  <w:marBottom w:val="0"/>
                  <w:divBdr>
                    <w:top w:val="none" w:sz="0" w:space="0" w:color="auto"/>
                    <w:left w:val="none" w:sz="0" w:space="0" w:color="auto"/>
                    <w:bottom w:val="none" w:sz="0" w:space="0" w:color="auto"/>
                    <w:right w:val="none" w:sz="0" w:space="0" w:color="auto"/>
                  </w:divBdr>
                </w:div>
                <w:div w:id="740951146">
                  <w:marLeft w:val="640"/>
                  <w:marRight w:val="0"/>
                  <w:marTop w:val="0"/>
                  <w:marBottom w:val="0"/>
                  <w:divBdr>
                    <w:top w:val="none" w:sz="0" w:space="0" w:color="auto"/>
                    <w:left w:val="none" w:sz="0" w:space="0" w:color="auto"/>
                    <w:bottom w:val="none" w:sz="0" w:space="0" w:color="auto"/>
                    <w:right w:val="none" w:sz="0" w:space="0" w:color="auto"/>
                  </w:divBdr>
                </w:div>
                <w:div w:id="1541622794">
                  <w:marLeft w:val="640"/>
                  <w:marRight w:val="0"/>
                  <w:marTop w:val="0"/>
                  <w:marBottom w:val="0"/>
                  <w:divBdr>
                    <w:top w:val="none" w:sz="0" w:space="0" w:color="auto"/>
                    <w:left w:val="none" w:sz="0" w:space="0" w:color="auto"/>
                    <w:bottom w:val="none" w:sz="0" w:space="0" w:color="auto"/>
                    <w:right w:val="none" w:sz="0" w:space="0" w:color="auto"/>
                  </w:divBdr>
                </w:div>
                <w:div w:id="961425398">
                  <w:marLeft w:val="640"/>
                  <w:marRight w:val="0"/>
                  <w:marTop w:val="0"/>
                  <w:marBottom w:val="0"/>
                  <w:divBdr>
                    <w:top w:val="none" w:sz="0" w:space="0" w:color="auto"/>
                    <w:left w:val="none" w:sz="0" w:space="0" w:color="auto"/>
                    <w:bottom w:val="none" w:sz="0" w:space="0" w:color="auto"/>
                    <w:right w:val="none" w:sz="0" w:space="0" w:color="auto"/>
                  </w:divBdr>
                </w:div>
                <w:div w:id="1442451956">
                  <w:marLeft w:val="640"/>
                  <w:marRight w:val="0"/>
                  <w:marTop w:val="0"/>
                  <w:marBottom w:val="0"/>
                  <w:divBdr>
                    <w:top w:val="none" w:sz="0" w:space="0" w:color="auto"/>
                    <w:left w:val="none" w:sz="0" w:space="0" w:color="auto"/>
                    <w:bottom w:val="none" w:sz="0" w:space="0" w:color="auto"/>
                    <w:right w:val="none" w:sz="0" w:space="0" w:color="auto"/>
                  </w:divBdr>
                </w:div>
                <w:div w:id="1495410374">
                  <w:marLeft w:val="640"/>
                  <w:marRight w:val="0"/>
                  <w:marTop w:val="0"/>
                  <w:marBottom w:val="0"/>
                  <w:divBdr>
                    <w:top w:val="none" w:sz="0" w:space="0" w:color="auto"/>
                    <w:left w:val="none" w:sz="0" w:space="0" w:color="auto"/>
                    <w:bottom w:val="none" w:sz="0" w:space="0" w:color="auto"/>
                    <w:right w:val="none" w:sz="0" w:space="0" w:color="auto"/>
                  </w:divBdr>
                </w:div>
                <w:div w:id="2124305369">
                  <w:marLeft w:val="640"/>
                  <w:marRight w:val="0"/>
                  <w:marTop w:val="0"/>
                  <w:marBottom w:val="0"/>
                  <w:divBdr>
                    <w:top w:val="none" w:sz="0" w:space="0" w:color="auto"/>
                    <w:left w:val="none" w:sz="0" w:space="0" w:color="auto"/>
                    <w:bottom w:val="none" w:sz="0" w:space="0" w:color="auto"/>
                    <w:right w:val="none" w:sz="0" w:space="0" w:color="auto"/>
                  </w:divBdr>
                </w:div>
                <w:div w:id="507600734">
                  <w:marLeft w:val="640"/>
                  <w:marRight w:val="0"/>
                  <w:marTop w:val="0"/>
                  <w:marBottom w:val="0"/>
                  <w:divBdr>
                    <w:top w:val="none" w:sz="0" w:space="0" w:color="auto"/>
                    <w:left w:val="none" w:sz="0" w:space="0" w:color="auto"/>
                    <w:bottom w:val="none" w:sz="0" w:space="0" w:color="auto"/>
                    <w:right w:val="none" w:sz="0" w:space="0" w:color="auto"/>
                  </w:divBdr>
                </w:div>
                <w:div w:id="772480517">
                  <w:marLeft w:val="640"/>
                  <w:marRight w:val="0"/>
                  <w:marTop w:val="0"/>
                  <w:marBottom w:val="0"/>
                  <w:divBdr>
                    <w:top w:val="none" w:sz="0" w:space="0" w:color="auto"/>
                    <w:left w:val="none" w:sz="0" w:space="0" w:color="auto"/>
                    <w:bottom w:val="none" w:sz="0" w:space="0" w:color="auto"/>
                    <w:right w:val="none" w:sz="0" w:space="0" w:color="auto"/>
                  </w:divBdr>
                </w:div>
                <w:div w:id="1667170376">
                  <w:marLeft w:val="640"/>
                  <w:marRight w:val="0"/>
                  <w:marTop w:val="0"/>
                  <w:marBottom w:val="0"/>
                  <w:divBdr>
                    <w:top w:val="none" w:sz="0" w:space="0" w:color="auto"/>
                    <w:left w:val="none" w:sz="0" w:space="0" w:color="auto"/>
                    <w:bottom w:val="none" w:sz="0" w:space="0" w:color="auto"/>
                    <w:right w:val="none" w:sz="0" w:space="0" w:color="auto"/>
                  </w:divBdr>
                </w:div>
                <w:div w:id="291061727">
                  <w:marLeft w:val="640"/>
                  <w:marRight w:val="0"/>
                  <w:marTop w:val="0"/>
                  <w:marBottom w:val="0"/>
                  <w:divBdr>
                    <w:top w:val="none" w:sz="0" w:space="0" w:color="auto"/>
                    <w:left w:val="none" w:sz="0" w:space="0" w:color="auto"/>
                    <w:bottom w:val="none" w:sz="0" w:space="0" w:color="auto"/>
                    <w:right w:val="none" w:sz="0" w:space="0" w:color="auto"/>
                  </w:divBdr>
                </w:div>
                <w:div w:id="2066684095">
                  <w:marLeft w:val="640"/>
                  <w:marRight w:val="0"/>
                  <w:marTop w:val="0"/>
                  <w:marBottom w:val="0"/>
                  <w:divBdr>
                    <w:top w:val="none" w:sz="0" w:space="0" w:color="auto"/>
                    <w:left w:val="none" w:sz="0" w:space="0" w:color="auto"/>
                    <w:bottom w:val="none" w:sz="0" w:space="0" w:color="auto"/>
                    <w:right w:val="none" w:sz="0" w:space="0" w:color="auto"/>
                  </w:divBdr>
                </w:div>
                <w:div w:id="19861774">
                  <w:marLeft w:val="640"/>
                  <w:marRight w:val="0"/>
                  <w:marTop w:val="0"/>
                  <w:marBottom w:val="0"/>
                  <w:divBdr>
                    <w:top w:val="none" w:sz="0" w:space="0" w:color="auto"/>
                    <w:left w:val="none" w:sz="0" w:space="0" w:color="auto"/>
                    <w:bottom w:val="none" w:sz="0" w:space="0" w:color="auto"/>
                    <w:right w:val="none" w:sz="0" w:space="0" w:color="auto"/>
                  </w:divBdr>
                </w:div>
                <w:div w:id="312678374">
                  <w:marLeft w:val="640"/>
                  <w:marRight w:val="0"/>
                  <w:marTop w:val="0"/>
                  <w:marBottom w:val="0"/>
                  <w:divBdr>
                    <w:top w:val="none" w:sz="0" w:space="0" w:color="auto"/>
                    <w:left w:val="none" w:sz="0" w:space="0" w:color="auto"/>
                    <w:bottom w:val="none" w:sz="0" w:space="0" w:color="auto"/>
                    <w:right w:val="none" w:sz="0" w:space="0" w:color="auto"/>
                  </w:divBdr>
                </w:div>
                <w:div w:id="944729359">
                  <w:marLeft w:val="640"/>
                  <w:marRight w:val="0"/>
                  <w:marTop w:val="0"/>
                  <w:marBottom w:val="0"/>
                  <w:divBdr>
                    <w:top w:val="none" w:sz="0" w:space="0" w:color="auto"/>
                    <w:left w:val="none" w:sz="0" w:space="0" w:color="auto"/>
                    <w:bottom w:val="none" w:sz="0" w:space="0" w:color="auto"/>
                    <w:right w:val="none" w:sz="0" w:space="0" w:color="auto"/>
                  </w:divBdr>
                </w:div>
                <w:div w:id="1280336097">
                  <w:marLeft w:val="640"/>
                  <w:marRight w:val="0"/>
                  <w:marTop w:val="0"/>
                  <w:marBottom w:val="0"/>
                  <w:divBdr>
                    <w:top w:val="none" w:sz="0" w:space="0" w:color="auto"/>
                    <w:left w:val="none" w:sz="0" w:space="0" w:color="auto"/>
                    <w:bottom w:val="none" w:sz="0" w:space="0" w:color="auto"/>
                    <w:right w:val="none" w:sz="0" w:space="0" w:color="auto"/>
                  </w:divBdr>
                </w:div>
                <w:div w:id="301230375">
                  <w:marLeft w:val="640"/>
                  <w:marRight w:val="0"/>
                  <w:marTop w:val="0"/>
                  <w:marBottom w:val="0"/>
                  <w:divBdr>
                    <w:top w:val="none" w:sz="0" w:space="0" w:color="auto"/>
                    <w:left w:val="none" w:sz="0" w:space="0" w:color="auto"/>
                    <w:bottom w:val="none" w:sz="0" w:space="0" w:color="auto"/>
                    <w:right w:val="none" w:sz="0" w:space="0" w:color="auto"/>
                  </w:divBdr>
                </w:div>
                <w:div w:id="1932740808">
                  <w:marLeft w:val="640"/>
                  <w:marRight w:val="0"/>
                  <w:marTop w:val="0"/>
                  <w:marBottom w:val="0"/>
                  <w:divBdr>
                    <w:top w:val="none" w:sz="0" w:space="0" w:color="auto"/>
                    <w:left w:val="none" w:sz="0" w:space="0" w:color="auto"/>
                    <w:bottom w:val="none" w:sz="0" w:space="0" w:color="auto"/>
                    <w:right w:val="none" w:sz="0" w:space="0" w:color="auto"/>
                  </w:divBdr>
                </w:div>
                <w:div w:id="870268095">
                  <w:marLeft w:val="640"/>
                  <w:marRight w:val="0"/>
                  <w:marTop w:val="0"/>
                  <w:marBottom w:val="0"/>
                  <w:divBdr>
                    <w:top w:val="none" w:sz="0" w:space="0" w:color="auto"/>
                    <w:left w:val="none" w:sz="0" w:space="0" w:color="auto"/>
                    <w:bottom w:val="none" w:sz="0" w:space="0" w:color="auto"/>
                    <w:right w:val="none" w:sz="0" w:space="0" w:color="auto"/>
                  </w:divBdr>
                </w:div>
                <w:div w:id="658189463">
                  <w:marLeft w:val="640"/>
                  <w:marRight w:val="0"/>
                  <w:marTop w:val="0"/>
                  <w:marBottom w:val="0"/>
                  <w:divBdr>
                    <w:top w:val="none" w:sz="0" w:space="0" w:color="auto"/>
                    <w:left w:val="none" w:sz="0" w:space="0" w:color="auto"/>
                    <w:bottom w:val="none" w:sz="0" w:space="0" w:color="auto"/>
                    <w:right w:val="none" w:sz="0" w:space="0" w:color="auto"/>
                  </w:divBdr>
                </w:div>
                <w:div w:id="487288067">
                  <w:marLeft w:val="640"/>
                  <w:marRight w:val="0"/>
                  <w:marTop w:val="0"/>
                  <w:marBottom w:val="0"/>
                  <w:divBdr>
                    <w:top w:val="none" w:sz="0" w:space="0" w:color="auto"/>
                    <w:left w:val="none" w:sz="0" w:space="0" w:color="auto"/>
                    <w:bottom w:val="none" w:sz="0" w:space="0" w:color="auto"/>
                    <w:right w:val="none" w:sz="0" w:space="0" w:color="auto"/>
                  </w:divBdr>
                </w:div>
                <w:div w:id="1812553153">
                  <w:marLeft w:val="640"/>
                  <w:marRight w:val="0"/>
                  <w:marTop w:val="0"/>
                  <w:marBottom w:val="0"/>
                  <w:divBdr>
                    <w:top w:val="none" w:sz="0" w:space="0" w:color="auto"/>
                    <w:left w:val="none" w:sz="0" w:space="0" w:color="auto"/>
                    <w:bottom w:val="none" w:sz="0" w:space="0" w:color="auto"/>
                    <w:right w:val="none" w:sz="0" w:space="0" w:color="auto"/>
                  </w:divBdr>
                </w:div>
                <w:div w:id="1340741011">
                  <w:marLeft w:val="640"/>
                  <w:marRight w:val="0"/>
                  <w:marTop w:val="0"/>
                  <w:marBottom w:val="0"/>
                  <w:divBdr>
                    <w:top w:val="none" w:sz="0" w:space="0" w:color="auto"/>
                    <w:left w:val="none" w:sz="0" w:space="0" w:color="auto"/>
                    <w:bottom w:val="none" w:sz="0" w:space="0" w:color="auto"/>
                    <w:right w:val="none" w:sz="0" w:space="0" w:color="auto"/>
                  </w:divBdr>
                </w:div>
              </w:divsChild>
            </w:div>
            <w:div w:id="502091758">
              <w:marLeft w:val="0"/>
              <w:marRight w:val="0"/>
              <w:marTop w:val="0"/>
              <w:marBottom w:val="0"/>
              <w:divBdr>
                <w:top w:val="none" w:sz="0" w:space="0" w:color="auto"/>
                <w:left w:val="none" w:sz="0" w:space="0" w:color="auto"/>
                <w:bottom w:val="none" w:sz="0" w:space="0" w:color="auto"/>
                <w:right w:val="none" w:sz="0" w:space="0" w:color="auto"/>
              </w:divBdr>
              <w:divsChild>
                <w:div w:id="394085183">
                  <w:marLeft w:val="640"/>
                  <w:marRight w:val="0"/>
                  <w:marTop w:val="0"/>
                  <w:marBottom w:val="0"/>
                  <w:divBdr>
                    <w:top w:val="none" w:sz="0" w:space="0" w:color="auto"/>
                    <w:left w:val="none" w:sz="0" w:space="0" w:color="auto"/>
                    <w:bottom w:val="none" w:sz="0" w:space="0" w:color="auto"/>
                    <w:right w:val="none" w:sz="0" w:space="0" w:color="auto"/>
                  </w:divBdr>
                </w:div>
                <w:div w:id="1638031914">
                  <w:marLeft w:val="640"/>
                  <w:marRight w:val="0"/>
                  <w:marTop w:val="0"/>
                  <w:marBottom w:val="0"/>
                  <w:divBdr>
                    <w:top w:val="none" w:sz="0" w:space="0" w:color="auto"/>
                    <w:left w:val="none" w:sz="0" w:space="0" w:color="auto"/>
                    <w:bottom w:val="none" w:sz="0" w:space="0" w:color="auto"/>
                    <w:right w:val="none" w:sz="0" w:space="0" w:color="auto"/>
                  </w:divBdr>
                </w:div>
                <w:div w:id="1417172164">
                  <w:marLeft w:val="640"/>
                  <w:marRight w:val="0"/>
                  <w:marTop w:val="0"/>
                  <w:marBottom w:val="0"/>
                  <w:divBdr>
                    <w:top w:val="none" w:sz="0" w:space="0" w:color="auto"/>
                    <w:left w:val="none" w:sz="0" w:space="0" w:color="auto"/>
                    <w:bottom w:val="none" w:sz="0" w:space="0" w:color="auto"/>
                    <w:right w:val="none" w:sz="0" w:space="0" w:color="auto"/>
                  </w:divBdr>
                </w:div>
                <w:div w:id="1788503837">
                  <w:marLeft w:val="640"/>
                  <w:marRight w:val="0"/>
                  <w:marTop w:val="0"/>
                  <w:marBottom w:val="0"/>
                  <w:divBdr>
                    <w:top w:val="none" w:sz="0" w:space="0" w:color="auto"/>
                    <w:left w:val="none" w:sz="0" w:space="0" w:color="auto"/>
                    <w:bottom w:val="none" w:sz="0" w:space="0" w:color="auto"/>
                    <w:right w:val="none" w:sz="0" w:space="0" w:color="auto"/>
                  </w:divBdr>
                </w:div>
                <w:div w:id="789591021">
                  <w:marLeft w:val="640"/>
                  <w:marRight w:val="0"/>
                  <w:marTop w:val="0"/>
                  <w:marBottom w:val="0"/>
                  <w:divBdr>
                    <w:top w:val="none" w:sz="0" w:space="0" w:color="auto"/>
                    <w:left w:val="none" w:sz="0" w:space="0" w:color="auto"/>
                    <w:bottom w:val="none" w:sz="0" w:space="0" w:color="auto"/>
                    <w:right w:val="none" w:sz="0" w:space="0" w:color="auto"/>
                  </w:divBdr>
                </w:div>
                <w:div w:id="1705907445">
                  <w:marLeft w:val="640"/>
                  <w:marRight w:val="0"/>
                  <w:marTop w:val="0"/>
                  <w:marBottom w:val="0"/>
                  <w:divBdr>
                    <w:top w:val="none" w:sz="0" w:space="0" w:color="auto"/>
                    <w:left w:val="none" w:sz="0" w:space="0" w:color="auto"/>
                    <w:bottom w:val="none" w:sz="0" w:space="0" w:color="auto"/>
                    <w:right w:val="none" w:sz="0" w:space="0" w:color="auto"/>
                  </w:divBdr>
                </w:div>
                <w:div w:id="370957501">
                  <w:marLeft w:val="640"/>
                  <w:marRight w:val="0"/>
                  <w:marTop w:val="0"/>
                  <w:marBottom w:val="0"/>
                  <w:divBdr>
                    <w:top w:val="none" w:sz="0" w:space="0" w:color="auto"/>
                    <w:left w:val="none" w:sz="0" w:space="0" w:color="auto"/>
                    <w:bottom w:val="none" w:sz="0" w:space="0" w:color="auto"/>
                    <w:right w:val="none" w:sz="0" w:space="0" w:color="auto"/>
                  </w:divBdr>
                </w:div>
                <w:div w:id="1285504056">
                  <w:marLeft w:val="640"/>
                  <w:marRight w:val="0"/>
                  <w:marTop w:val="0"/>
                  <w:marBottom w:val="0"/>
                  <w:divBdr>
                    <w:top w:val="none" w:sz="0" w:space="0" w:color="auto"/>
                    <w:left w:val="none" w:sz="0" w:space="0" w:color="auto"/>
                    <w:bottom w:val="none" w:sz="0" w:space="0" w:color="auto"/>
                    <w:right w:val="none" w:sz="0" w:space="0" w:color="auto"/>
                  </w:divBdr>
                </w:div>
                <w:div w:id="1276407984">
                  <w:marLeft w:val="640"/>
                  <w:marRight w:val="0"/>
                  <w:marTop w:val="0"/>
                  <w:marBottom w:val="0"/>
                  <w:divBdr>
                    <w:top w:val="none" w:sz="0" w:space="0" w:color="auto"/>
                    <w:left w:val="none" w:sz="0" w:space="0" w:color="auto"/>
                    <w:bottom w:val="none" w:sz="0" w:space="0" w:color="auto"/>
                    <w:right w:val="none" w:sz="0" w:space="0" w:color="auto"/>
                  </w:divBdr>
                </w:div>
                <w:div w:id="1421945217">
                  <w:marLeft w:val="640"/>
                  <w:marRight w:val="0"/>
                  <w:marTop w:val="0"/>
                  <w:marBottom w:val="0"/>
                  <w:divBdr>
                    <w:top w:val="none" w:sz="0" w:space="0" w:color="auto"/>
                    <w:left w:val="none" w:sz="0" w:space="0" w:color="auto"/>
                    <w:bottom w:val="none" w:sz="0" w:space="0" w:color="auto"/>
                    <w:right w:val="none" w:sz="0" w:space="0" w:color="auto"/>
                  </w:divBdr>
                </w:div>
                <w:div w:id="133304896">
                  <w:marLeft w:val="640"/>
                  <w:marRight w:val="0"/>
                  <w:marTop w:val="0"/>
                  <w:marBottom w:val="0"/>
                  <w:divBdr>
                    <w:top w:val="none" w:sz="0" w:space="0" w:color="auto"/>
                    <w:left w:val="none" w:sz="0" w:space="0" w:color="auto"/>
                    <w:bottom w:val="none" w:sz="0" w:space="0" w:color="auto"/>
                    <w:right w:val="none" w:sz="0" w:space="0" w:color="auto"/>
                  </w:divBdr>
                </w:div>
                <w:div w:id="733893497">
                  <w:marLeft w:val="640"/>
                  <w:marRight w:val="0"/>
                  <w:marTop w:val="0"/>
                  <w:marBottom w:val="0"/>
                  <w:divBdr>
                    <w:top w:val="none" w:sz="0" w:space="0" w:color="auto"/>
                    <w:left w:val="none" w:sz="0" w:space="0" w:color="auto"/>
                    <w:bottom w:val="none" w:sz="0" w:space="0" w:color="auto"/>
                    <w:right w:val="none" w:sz="0" w:space="0" w:color="auto"/>
                  </w:divBdr>
                </w:div>
                <w:div w:id="799035788">
                  <w:marLeft w:val="640"/>
                  <w:marRight w:val="0"/>
                  <w:marTop w:val="0"/>
                  <w:marBottom w:val="0"/>
                  <w:divBdr>
                    <w:top w:val="none" w:sz="0" w:space="0" w:color="auto"/>
                    <w:left w:val="none" w:sz="0" w:space="0" w:color="auto"/>
                    <w:bottom w:val="none" w:sz="0" w:space="0" w:color="auto"/>
                    <w:right w:val="none" w:sz="0" w:space="0" w:color="auto"/>
                  </w:divBdr>
                </w:div>
                <w:div w:id="1420444595">
                  <w:marLeft w:val="640"/>
                  <w:marRight w:val="0"/>
                  <w:marTop w:val="0"/>
                  <w:marBottom w:val="0"/>
                  <w:divBdr>
                    <w:top w:val="none" w:sz="0" w:space="0" w:color="auto"/>
                    <w:left w:val="none" w:sz="0" w:space="0" w:color="auto"/>
                    <w:bottom w:val="none" w:sz="0" w:space="0" w:color="auto"/>
                    <w:right w:val="none" w:sz="0" w:space="0" w:color="auto"/>
                  </w:divBdr>
                </w:div>
                <w:div w:id="1222984351">
                  <w:marLeft w:val="640"/>
                  <w:marRight w:val="0"/>
                  <w:marTop w:val="0"/>
                  <w:marBottom w:val="0"/>
                  <w:divBdr>
                    <w:top w:val="none" w:sz="0" w:space="0" w:color="auto"/>
                    <w:left w:val="none" w:sz="0" w:space="0" w:color="auto"/>
                    <w:bottom w:val="none" w:sz="0" w:space="0" w:color="auto"/>
                    <w:right w:val="none" w:sz="0" w:space="0" w:color="auto"/>
                  </w:divBdr>
                </w:div>
                <w:div w:id="1571842795">
                  <w:marLeft w:val="640"/>
                  <w:marRight w:val="0"/>
                  <w:marTop w:val="0"/>
                  <w:marBottom w:val="0"/>
                  <w:divBdr>
                    <w:top w:val="none" w:sz="0" w:space="0" w:color="auto"/>
                    <w:left w:val="none" w:sz="0" w:space="0" w:color="auto"/>
                    <w:bottom w:val="none" w:sz="0" w:space="0" w:color="auto"/>
                    <w:right w:val="none" w:sz="0" w:space="0" w:color="auto"/>
                  </w:divBdr>
                </w:div>
                <w:div w:id="1298142601">
                  <w:marLeft w:val="640"/>
                  <w:marRight w:val="0"/>
                  <w:marTop w:val="0"/>
                  <w:marBottom w:val="0"/>
                  <w:divBdr>
                    <w:top w:val="none" w:sz="0" w:space="0" w:color="auto"/>
                    <w:left w:val="none" w:sz="0" w:space="0" w:color="auto"/>
                    <w:bottom w:val="none" w:sz="0" w:space="0" w:color="auto"/>
                    <w:right w:val="none" w:sz="0" w:space="0" w:color="auto"/>
                  </w:divBdr>
                </w:div>
                <w:div w:id="287009990">
                  <w:marLeft w:val="640"/>
                  <w:marRight w:val="0"/>
                  <w:marTop w:val="0"/>
                  <w:marBottom w:val="0"/>
                  <w:divBdr>
                    <w:top w:val="none" w:sz="0" w:space="0" w:color="auto"/>
                    <w:left w:val="none" w:sz="0" w:space="0" w:color="auto"/>
                    <w:bottom w:val="none" w:sz="0" w:space="0" w:color="auto"/>
                    <w:right w:val="none" w:sz="0" w:space="0" w:color="auto"/>
                  </w:divBdr>
                </w:div>
                <w:div w:id="1868566721">
                  <w:marLeft w:val="640"/>
                  <w:marRight w:val="0"/>
                  <w:marTop w:val="0"/>
                  <w:marBottom w:val="0"/>
                  <w:divBdr>
                    <w:top w:val="none" w:sz="0" w:space="0" w:color="auto"/>
                    <w:left w:val="none" w:sz="0" w:space="0" w:color="auto"/>
                    <w:bottom w:val="none" w:sz="0" w:space="0" w:color="auto"/>
                    <w:right w:val="none" w:sz="0" w:space="0" w:color="auto"/>
                  </w:divBdr>
                </w:div>
                <w:div w:id="1894190400">
                  <w:marLeft w:val="640"/>
                  <w:marRight w:val="0"/>
                  <w:marTop w:val="0"/>
                  <w:marBottom w:val="0"/>
                  <w:divBdr>
                    <w:top w:val="none" w:sz="0" w:space="0" w:color="auto"/>
                    <w:left w:val="none" w:sz="0" w:space="0" w:color="auto"/>
                    <w:bottom w:val="none" w:sz="0" w:space="0" w:color="auto"/>
                    <w:right w:val="none" w:sz="0" w:space="0" w:color="auto"/>
                  </w:divBdr>
                </w:div>
                <w:div w:id="1017853916">
                  <w:marLeft w:val="640"/>
                  <w:marRight w:val="0"/>
                  <w:marTop w:val="0"/>
                  <w:marBottom w:val="0"/>
                  <w:divBdr>
                    <w:top w:val="none" w:sz="0" w:space="0" w:color="auto"/>
                    <w:left w:val="none" w:sz="0" w:space="0" w:color="auto"/>
                    <w:bottom w:val="none" w:sz="0" w:space="0" w:color="auto"/>
                    <w:right w:val="none" w:sz="0" w:space="0" w:color="auto"/>
                  </w:divBdr>
                </w:div>
                <w:div w:id="532109055">
                  <w:marLeft w:val="640"/>
                  <w:marRight w:val="0"/>
                  <w:marTop w:val="0"/>
                  <w:marBottom w:val="0"/>
                  <w:divBdr>
                    <w:top w:val="none" w:sz="0" w:space="0" w:color="auto"/>
                    <w:left w:val="none" w:sz="0" w:space="0" w:color="auto"/>
                    <w:bottom w:val="none" w:sz="0" w:space="0" w:color="auto"/>
                    <w:right w:val="none" w:sz="0" w:space="0" w:color="auto"/>
                  </w:divBdr>
                </w:div>
                <w:div w:id="279917550">
                  <w:marLeft w:val="640"/>
                  <w:marRight w:val="0"/>
                  <w:marTop w:val="0"/>
                  <w:marBottom w:val="0"/>
                  <w:divBdr>
                    <w:top w:val="none" w:sz="0" w:space="0" w:color="auto"/>
                    <w:left w:val="none" w:sz="0" w:space="0" w:color="auto"/>
                    <w:bottom w:val="none" w:sz="0" w:space="0" w:color="auto"/>
                    <w:right w:val="none" w:sz="0" w:space="0" w:color="auto"/>
                  </w:divBdr>
                </w:div>
                <w:div w:id="725571687">
                  <w:marLeft w:val="640"/>
                  <w:marRight w:val="0"/>
                  <w:marTop w:val="0"/>
                  <w:marBottom w:val="0"/>
                  <w:divBdr>
                    <w:top w:val="none" w:sz="0" w:space="0" w:color="auto"/>
                    <w:left w:val="none" w:sz="0" w:space="0" w:color="auto"/>
                    <w:bottom w:val="none" w:sz="0" w:space="0" w:color="auto"/>
                    <w:right w:val="none" w:sz="0" w:space="0" w:color="auto"/>
                  </w:divBdr>
                </w:div>
                <w:div w:id="411313530">
                  <w:marLeft w:val="640"/>
                  <w:marRight w:val="0"/>
                  <w:marTop w:val="0"/>
                  <w:marBottom w:val="0"/>
                  <w:divBdr>
                    <w:top w:val="none" w:sz="0" w:space="0" w:color="auto"/>
                    <w:left w:val="none" w:sz="0" w:space="0" w:color="auto"/>
                    <w:bottom w:val="none" w:sz="0" w:space="0" w:color="auto"/>
                    <w:right w:val="none" w:sz="0" w:space="0" w:color="auto"/>
                  </w:divBdr>
                </w:div>
                <w:div w:id="239096320">
                  <w:marLeft w:val="640"/>
                  <w:marRight w:val="0"/>
                  <w:marTop w:val="0"/>
                  <w:marBottom w:val="0"/>
                  <w:divBdr>
                    <w:top w:val="none" w:sz="0" w:space="0" w:color="auto"/>
                    <w:left w:val="none" w:sz="0" w:space="0" w:color="auto"/>
                    <w:bottom w:val="none" w:sz="0" w:space="0" w:color="auto"/>
                    <w:right w:val="none" w:sz="0" w:space="0" w:color="auto"/>
                  </w:divBdr>
                </w:div>
                <w:div w:id="1608462004">
                  <w:marLeft w:val="640"/>
                  <w:marRight w:val="0"/>
                  <w:marTop w:val="0"/>
                  <w:marBottom w:val="0"/>
                  <w:divBdr>
                    <w:top w:val="none" w:sz="0" w:space="0" w:color="auto"/>
                    <w:left w:val="none" w:sz="0" w:space="0" w:color="auto"/>
                    <w:bottom w:val="none" w:sz="0" w:space="0" w:color="auto"/>
                    <w:right w:val="none" w:sz="0" w:space="0" w:color="auto"/>
                  </w:divBdr>
                </w:div>
                <w:div w:id="378863663">
                  <w:marLeft w:val="640"/>
                  <w:marRight w:val="0"/>
                  <w:marTop w:val="0"/>
                  <w:marBottom w:val="0"/>
                  <w:divBdr>
                    <w:top w:val="none" w:sz="0" w:space="0" w:color="auto"/>
                    <w:left w:val="none" w:sz="0" w:space="0" w:color="auto"/>
                    <w:bottom w:val="none" w:sz="0" w:space="0" w:color="auto"/>
                    <w:right w:val="none" w:sz="0" w:space="0" w:color="auto"/>
                  </w:divBdr>
                </w:div>
                <w:div w:id="1208881803">
                  <w:marLeft w:val="640"/>
                  <w:marRight w:val="0"/>
                  <w:marTop w:val="0"/>
                  <w:marBottom w:val="0"/>
                  <w:divBdr>
                    <w:top w:val="none" w:sz="0" w:space="0" w:color="auto"/>
                    <w:left w:val="none" w:sz="0" w:space="0" w:color="auto"/>
                    <w:bottom w:val="none" w:sz="0" w:space="0" w:color="auto"/>
                    <w:right w:val="none" w:sz="0" w:space="0" w:color="auto"/>
                  </w:divBdr>
                </w:div>
                <w:div w:id="2068792975">
                  <w:marLeft w:val="640"/>
                  <w:marRight w:val="0"/>
                  <w:marTop w:val="0"/>
                  <w:marBottom w:val="0"/>
                  <w:divBdr>
                    <w:top w:val="none" w:sz="0" w:space="0" w:color="auto"/>
                    <w:left w:val="none" w:sz="0" w:space="0" w:color="auto"/>
                    <w:bottom w:val="none" w:sz="0" w:space="0" w:color="auto"/>
                    <w:right w:val="none" w:sz="0" w:space="0" w:color="auto"/>
                  </w:divBdr>
                </w:div>
                <w:div w:id="1270314010">
                  <w:marLeft w:val="640"/>
                  <w:marRight w:val="0"/>
                  <w:marTop w:val="0"/>
                  <w:marBottom w:val="0"/>
                  <w:divBdr>
                    <w:top w:val="none" w:sz="0" w:space="0" w:color="auto"/>
                    <w:left w:val="none" w:sz="0" w:space="0" w:color="auto"/>
                    <w:bottom w:val="none" w:sz="0" w:space="0" w:color="auto"/>
                    <w:right w:val="none" w:sz="0" w:space="0" w:color="auto"/>
                  </w:divBdr>
                </w:div>
                <w:div w:id="330723420">
                  <w:marLeft w:val="640"/>
                  <w:marRight w:val="0"/>
                  <w:marTop w:val="0"/>
                  <w:marBottom w:val="0"/>
                  <w:divBdr>
                    <w:top w:val="none" w:sz="0" w:space="0" w:color="auto"/>
                    <w:left w:val="none" w:sz="0" w:space="0" w:color="auto"/>
                    <w:bottom w:val="none" w:sz="0" w:space="0" w:color="auto"/>
                    <w:right w:val="none" w:sz="0" w:space="0" w:color="auto"/>
                  </w:divBdr>
                </w:div>
                <w:div w:id="1072772401">
                  <w:marLeft w:val="640"/>
                  <w:marRight w:val="0"/>
                  <w:marTop w:val="0"/>
                  <w:marBottom w:val="0"/>
                  <w:divBdr>
                    <w:top w:val="none" w:sz="0" w:space="0" w:color="auto"/>
                    <w:left w:val="none" w:sz="0" w:space="0" w:color="auto"/>
                    <w:bottom w:val="none" w:sz="0" w:space="0" w:color="auto"/>
                    <w:right w:val="none" w:sz="0" w:space="0" w:color="auto"/>
                  </w:divBdr>
                </w:div>
                <w:div w:id="26492586">
                  <w:marLeft w:val="640"/>
                  <w:marRight w:val="0"/>
                  <w:marTop w:val="0"/>
                  <w:marBottom w:val="0"/>
                  <w:divBdr>
                    <w:top w:val="none" w:sz="0" w:space="0" w:color="auto"/>
                    <w:left w:val="none" w:sz="0" w:space="0" w:color="auto"/>
                    <w:bottom w:val="none" w:sz="0" w:space="0" w:color="auto"/>
                    <w:right w:val="none" w:sz="0" w:space="0" w:color="auto"/>
                  </w:divBdr>
                </w:div>
                <w:div w:id="1037001650">
                  <w:marLeft w:val="640"/>
                  <w:marRight w:val="0"/>
                  <w:marTop w:val="0"/>
                  <w:marBottom w:val="0"/>
                  <w:divBdr>
                    <w:top w:val="none" w:sz="0" w:space="0" w:color="auto"/>
                    <w:left w:val="none" w:sz="0" w:space="0" w:color="auto"/>
                    <w:bottom w:val="none" w:sz="0" w:space="0" w:color="auto"/>
                    <w:right w:val="none" w:sz="0" w:space="0" w:color="auto"/>
                  </w:divBdr>
                </w:div>
                <w:div w:id="1528637181">
                  <w:marLeft w:val="640"/>
                  <w:marRight w:val="0"/>
                  <w:marTop w:val="0"/>
                  <w:marBottom w:val="0"/>
                  <w:divBdr>
                    <w:top w:val="none" w:sz="0" w:space="0" w:color="auto"/>
                    <w:left w:val="none" w:sz="0" w:space="0" w:color="auto"/>
                    <w:bottom w:val="none" w:sz="0" w:space="0" w:color="auto"/>
                    <w:right w:val="none" w:sz="0" w:space="0" w:color="auto"/>
                  </w:divBdr>
                </w:div>
                <w:div w:id="1461417858">
                  <w:marLeft w:val="640"/>
                  <w:marRight w:val="0"/>
                  <w:marTop w:val="0"/>
                  <w:marBottom w:val="0"/>
                  <w:divBdr>
                    <w:top w:val="none" w:sz="0" w:space="0" w:color="auto"/>
                    <w:left w:val="none" w:sz="0" w:space="0" w:color="auto"/>
                    <w:bottom w:val="none" w:sz="0" w:space="0" w:color="auto"/>
                    <w:right w:val="none" w:sz="0" w:space="0" w:color="auto"/>
                  </w:divBdr>
                </w:div>
                <w:div w:id="1167554410">
                  <w:marLeft w:val="640"/>
                  <w:marRight w:val="0"/>
                  <w:marTop w:val="0"/>
                  <w:marBottom w:val="0"/>
                  <w:divBdr>
                    <w:top w:val="none" w:sz="0" w:space="0" w:color="auto"/>
                    <w:left w:val="none" w:sz="0" w:space="0" w:color="auto"/>
                    <w:bottom w:val="none" w:sz="0" w:space="0" w:color="auto"/>
                    <w:right w:val="none" w:sz="0" w:space="0" w:color="auto"/>
                  </w:divBdr>
                </w:div>
                <w:div w:id="799226143">
                  <w:marLeft w:val="640"/>
                  <w:marRight w:val="0"/>
                  <w:marTop w:val="0"/>
                  <w:marBottom w:val="0"/>
                  <w:divBdr>
                    <w:top w:val="none" w:sz="0" w:space="0" w:color="auto"/>
                    <w:left w:val="none" w:sz="0" w:space="0" w:color="auto"/>
                    <w:bottom w:val="none" w:sz="0" w:space="0" w:color="auto"/>
                    <w:right w:val="none" w:sz="0" w:space="0" w:color="auto"/>
                  </w:divBdr>
                </w:div>
                <w:div w:id="1726106525">
                  <w:marLeft w:val="640"/>
                  <w:marRight w:val="0"/>
                  <w:marTop w:val="0"/>
                  <w:marBottom w:val="0"/>
                  <w:divBdr>
                    <w:top w:val="none" w:sz="0" w:space="0" w:color="auto"/>
                    <w:left w:val="none" w:sz="0" w:space="0" w:color="auto"/>
                    <w:bottom w:val="none" w:sz="0" w:space="0" w:color="auto"/>
                    <w:right w:val="none" w:sz="0" w:space="0" w:color="auto"/>
                  </w:divBdr>
                </w:div>
                <w:div w:id="415371810">
                  <w:marLeft w:val="640"/>
                  <w:marRight w:val="0"/>
                  <w:marTop w:val="0"/>
                  <w:marBottom w:val="0"/>
                  <w:divBdr>
                    <w:top w:val="none" w:sz="0" w:space="0" w:color="auto"/>
                    <w:left w:val="none" w:sz="0" w:space="0" w:color="auto"/>
                    <w:bottom w:val="none" w:sz="0" w:space="0" w:color="auto"/>
                    <w:right w:val="none" w:sz="0" w:space="0" w:color="auto"/>
                  </w:divBdr>
                </w:div>
                <w:div w:id="1663699075">
                  <w:marLeft w:val="640"/>
                  <w:marRight w:val="0"/>
                  <w:marTop w:val="0"/>
                  <w:marBottom w:val="0"/>
                  <w:divBdr>
                    <w:top w:val="none" w:sz="0" w:space="0" w:color="auto"/>
                    <w:left w:val="none" w:sz="0" w:space="0" w:color="auto"/>
                    <w:bottom w:val="none" w:sz="0" w:space="0" w:color="auto"/>
                    <w:right w:val="none" w:sz="0" w:space="0" w:color="auto"/>
                  </w:divBdr>
                </w:div>
                <w:div w:id="170923237">
                  <w:marLeft w:val="640"/>
                  <w:marRight w:val="0"/>
                  <w:marTop w:val="0"/>
                  <w:marBottom w:val="0"/>
                  <w:divBdr>
                    <w:top w:val="none" w:sz="0" w:space="0" w:color="auto"/>
                    <w:left w:val="none" w:sz="0" w:space="0" w:color="auto"/>
                    <w:bottom w:val="none" w:sz="0" w:space="0" w:color="auto"/>
                    <w:right w:val="none" w:sz="0" w:space="0" w:color="auto"/>
                  </w:divBdr>
                </w:div>
                <w:div w:id="404571902">
                  <w:marLeft w:val="640"/>
                  <w:marRight w:val="0"/>
                  <w:marTop w:val="0"/>
                  <w:marBottom w:val="0"/>
                  <w:divBdr>
                    <w:top w:val="none" w:sz="0" w:space="0" w:color="auto"/>
                    <w:left w:val="none" w:sz="0" w:space="0" w:color="auto"/>
                    <w:bottom w:val="none" w:sz="0" w:space="0" w:color="auto"/>
                    <w:right w:val="none" w:sz="0" w:space="0" w:color="auto"/>
                  </w:divBdr>
                </w:div>
                <w:div w:id="1460418158">
                  <w:marLeft w:val="640"/>
                  <w:marRight w:val="0"/>
                  <w:marTop w:val="0"/>
                  <w:marBottom w:val="0"/>
                  <w:divBdr>
                    <w:top w:val="none" w:sz="0" w:space="0" w:color="auto"/>
                    <w:left w:val="none" w:sz="0" w:space="0" w:color="auto"/>
                    <w:bottom w:val="none" w:sz="0" w:space="0" w:color="auto"/>
                    <w:right w:val="none" w:sz="0" w:space="0" w:color="auto"/>
                  </w:divBdr>
                </w:div>
                <w:div w:id="116489746">
                  <w:marLeft w:val="640"/>
                  <w:marRight w:val="0"/>
                  <w:marTop w:val="0"/>
                  <w:marBottom w:val="0"/>
                  <w:divBdr>
                    <w:top w:val="none" w:sz="0" w:space="0" w:color="auto"/>
                    <w:left w:val="none" w:sz="0" w:space="0" w:color="auto"/>
                    <w:bottom w:val="none" w:sz="0" w:space="0" w:color="auto"/>
                    <w:right w:val="none" w:sz="0" w:space="0" w:color="auto"/>
                  </w:divBdr>
                </w:div>
                <w:div w:id="134032410">
                  <w:marLeft w:val="640"/>
                  <w:marRight w:val="0"/>
                  <w:marTop w:val="0"/>
                  <w:marBottom w:val="0"/>
                  <w:divBdr>
                    <w:top w:val="none" w:sz="0" w:space="0" w:color="auto"/>
                    <w:left w:val="none" w:sz="0" w:space="0" w:color="auto"/>
                    <w:bottom w:val="none" w:sz="0" w:space="0" w:color="auto"/>
                    <w:right w:val="none" w:sz="0" w:space="0" w:color="auto"/>
                  </w:divBdr>
                </w:div>
                <w:div w:id="2129928573">
                  <w:marLeft w:val="640"/>
                  <w:marRight w:val="0"/>
                  <w:marTop w:val="0"/>
                  <w:marBottom w:val="0"/>
                  <w:divBdr>
                    <w:top w:val="none" w:sz="0" w:space="0" w:color="auto"/>
                    <w:left w:val="none" w:sz="0" w:space="0" w:color="auto"/>
                    <w:bottom w:val="none" w:sz="0" w:space="0" w:color="auto"/>
                    <w:right w:val="none" w:sz="0" w:space="0" w:color="auto"/>
                  </w:divBdr>
                </w:div>
                <w:div w:id="186137413">
                  <w:marLeft w:val="640"/>
                  <w:marRight w:val="0"/>
                  <w:marTop w:val="0"/>
                  <w:marBottom w:val="0"/>
                  <w:divBdr>
                    <w:top w:val="none" w:sz="0" w:space="0" w:color="auto"/>
                    <w:left w:val="none" w:sz="0" w:space="0" w:color="auto"/>
                    <w:bottom w:val="none" w:sz="0" w:space="0" w:color="auto"/>
                    <w:right w:val="none" w:sz="0" w:space="0" w:color="auto"/>
                  </w:divBdr>
                </w:div>
                <w:div w:id="1016426044">
                  <w:marLeft w:val="640"/>
                  <w:marRight w:val="0"/>
                  <w:marTop w:val="0"/>
                  <w:marBottom w:val="0"/>
                  <w:divBdr>
                    <w:top w:val="none" w:sz="0" w:space="0" w:color="auto"/>
                    <w:left w:val="none" w:sz="0" w:space="0" w:color="auto"/>
                    <w:bottom w:val="none" w:sz="0" w:space="0" w:color="auto"/>
                    <w:right w:val="none" w:sz="0" w:space="0" w:color="auto"/>
                  </w:divBdr>
                </w:div>
                <w:div w:id="1920094793">
                  <w:marLeft w:val="640"/>
                  <w:marRight w:val="0"/>
                  <w:marTop w:val="0"/>
                  <w:marBottom w:val="0"/>
                  <w:divBdr>
                    <w:top w:val="none" w:sz="0" w:space="0" w:color="auto"/>
                    <w:left w:val="none" w:sz="0" w:space="0" w:color="auto"/>
                    <w:bottom w:val="none" w:sz="0" w:space="0" w:color="auto"/>
                    <w:right w:val="none" w:sz="0" w:space="0" w:color="auto"/>
                  </w:divBdr>
                </w:div>
                <w:div w:id="1020162827">
                  <w:marLeft w:val="640"/>
                  <w:marRight w:val="0"/>
                  <w:marTop w:val="0"/>
                  <w:marBottom w:val="0"/>
                  <w:divBdr>
                    <w:top w:val="none" w:sz="0" w:space="0" w:color="auto"/>
                    <w:left w:val="none" w:sz="0" w:space="0" w:color="auto"/>
                    <w:bottom w:val="none" w:sz="0" w:space="0" w:color="auto"/>
                    <w:right w:val="none" w:sz="0" w:space="0" w:color="auto"/>
                  </w:divBdr>
                </w:div>
                <w:div w:id="780228832">
                  <w:marLeft w:val="640"/>
                  <w:marRight w:val="0"/>
                  <w:marTop w:val="0"/>
                  <w:marBottom w:val="0"/>
                  <w:divBdr>
                    <w:top w:val="none" w:sz="0" w:space="0" w:color="auto"/>
                    <w:left w:val="none" w:sz="0" w:space="0" w:color="auto"/>
                    <w:bottom w:val="none" w:sz="0" w:space="0" w:color="auto"/>
                    <w:right w:val="none" w:sz="0" w:space="0" w:color="auto"/>
                  </w:divBdr>
                </w:div>
                <w:div w:id="62879864">
                  <w:marLeft w:val="640"/>
                  <w:marRight w:val="0"/>
                  <w:marTop w:val="0"/>
                  <w:marBottom w:val="0"/>
                  <w:divBdr>
                    <w:top w:val="none" w:sz="0" w:space="0" w:color="auto"/>
                    <w:left w:val="none" w:sz="0" w:space="0" w:color="auto"/>
                    <w:bottom w:val="none" w:sz="0" w:space="0" w:color="auto"/>
                    <w:right w:val="none" w:sz="0" w:space="0" w:color="auto"/>
                  </w:divBdr>
                </w:div>
                <w:div w:id="1377896373">
                  <w:marLeft w:val="640"/>
                  <w:marRight w:val="0"/>
                  <w:marTop w:val="0"/>
                  <w:marBottom w:val="0"/>
                  <w:divBdr>
                    <w:top w:val="none" w:sz="0" w:space="0" w:color="auto"/>
                    <w:left w:val="none" w:sz="0" w:space="0" w:color="auto"/>
                    <w:bottom w:val="none" w:sz="0" w:space="0" w:color="auto"/>
                    <w:right w:val="none" w:sz="0" w:space="0" w:color="auto"/>
                  </w:divBdr>
                </w:div>
                <w:div w:id="1314676648">
                  <w:marLeft w:val="640"/>
                  <w:marRight w:val="0"/>
                  <w:marTop w:val="0"/>
                  <w:marBottom w:val="0"/>
                  <w:divBdr>
                    <w:top w:val="none" w:sz="0" w:space="0" w:color="auto"/>
                    <w:left w:val="none" w:sz="0" w:space="0" w:color="auto"/>
                    <w:bottom w:val="none" w:sz="0" w:space="0" w:color="auto"/>
                    <w:right w:val="none" w:sz="0" w:space="0" w:color="auto"/>
                  </w:divBdr>
                </w:div>
              </w:divsChild>
            </w:div>
            <w:div w:id="1345936348">
              <w:marLeft w:val="0"/>
              <w:marRight w:val="0"/>
              <w:marTop w:val="0"/>
              <w:marBottom w:val="0"/>
              <w:divBdr>
                <w:top w:val="none" w:sz="0" w:space="0" w:color="auto"/>
                <w:left w:val="none" w:sz="0" w:space="0" w:color="auto"/>
                <w:bottom w:val="none" w:sz="0" w:space="0" w:color="auto"/>
                <w:right w:val="none" w:sz="0" w:space="0" w:color="auto"/>
              </w:divBdr>
              <w:divsChild>
                <w:div w:id="903107091">
                  <w:marLeft w:val="640"/>
                  <w:marRight w:val="0"/>
                  <w:marTop w:val="0"/>
                  <w:marBottom w:val="0"/>
                  <w:divBdr>
                    <w:top w:val="none" w:sz="0" w:space="0" w:color="auto"/>
                    <w:left w:val="none" w:sz="0" w:space="0" w:color="auto"/>
                    <w:bottom w:val="none" w:sz="0" w:space="0" w:color="auto"/>
                    <w:right w:val="none" w:sz="0" w:space="0" w:color="auto"/>
                  </w:divBdr>
                </w:div>
                <w:div w:id="985402192">
                  <w:marLeft w:val="640"/>
                  <w:marRight w:val="0"/>
                  <w:marTop w:val="0"/>
                  <w:marBottom w:val="0"/>
                  <w:divBdr>
                    <w:top w:val="none" w:sz="0" w:space="0" w:color="auto"/>
                    <w:left w:val="none" w:sz="0" w:space="0" w:color="auto"/>
                    <w:bottom w:val="none" w:sz="0" w:space="0" w:color="auto"/>
                    <w:right w:val="none" w:sz="0" w:space="0" w:color="auto"/>
                  </w:divBdr>
                </w:div>
                <w:div w:id="4405728">
                  <w:marLeft w:val="640"/>
                  <w:marRight w:val="0"/>
                  <w:marTop w:val="0"/>
                  <w:marBottom w:val="0"/>
                  <w:divBdr>
                    <w:top w:val="none" w:sz="0" w:space="0" w:color="auto"/>
                    <w:left w:val="none" w:sz="0" w:space="0" w:color="auto"/>
                    <w:bottom w:val="none" w:sz="0" w:space="0" w:color="auto"/>
                    <w:right w:val="none" w:sz="0" w:space="0" w:color="auto"/>
                  </w:divBdr>
                </w:div>
                <w:div w:id="34502962">
                  <w:marLeft w:val="640"/>
                  <w:marRight w:val="0"/>
                  <w:marTop w:val="0"/>
                  <w:marBottom w:val="0"/>
                  <w:divBdr>
                    <w:top w:val="none" w:sz="0" w:space="0" w:color="auto"/>
                    <w:left w:val="none" w:sz="0" w:space="0" w:color="auto"/>
                    <w:bottom w:val="none" w:sz="0" w:space="0" w:color="auto"/>
                    <w:right w:val="none" w:sz="0" w:space="0" w:color="auto"/>
                  </w:divBdr>
                </w:div>
                <w:div w:id="1457794027">
                  <w:marLeft w:val="640"/>
                  <w:marRight w:val="0"/>
                  <w:marTop w:val="0"/>
                  <w:marBottom w:val="0"/>
                  <w:divBdr>
                    <w:top w:val="none" w:sz="0" w:space="0" w:color="auto"/>
                    <w:left w:val="none" w:sz="0" w:space="0" w:color="auto"/>
                    <w:bottom w:val="none" w:sz="0" w:space="0" w:color="auto"/>
                    <w:right w:val="none" w:sz="0" w:space="0" w:color="auto"/>
                  </w:divBdr>
                </w:div>
                <w:div w:id="1002512857">
                  <w:marLeft w:val="640"/>
                  <w:marRight w:val="0"/>
                  <w:marTop w:val="0"/>
                  <w:marBottom w:val="0"/>
                  <w:divBdr>
                    <w:top w:val="none" w:sz="0" w:space="0" w:color="auto"/>
                    <w:left w:val="none" w:sz="0" w:space="0" w:color="auto"/>
                    <w:bottom w:val="none" w:sz="0" w:space="0" w:color="auto"/>
                    <w:right w:val="none" w:sz="0" w:space="0" w:color="auto"/>
                  </w:divBdr>
                </w:div>
                <w:div w:id="442237567">
                  <w:marLeft w:val="640"/>
                  <w:marRight w:val="0"/>
                  <w:marTop w:val="0"/>
                  <w:marBottom w:val="0"/>
                  <w:divBdr>
                    <w:top w:val="none" w:sz="0" w:space="0" w:color="auto"/>
                    <w:left w:val="none" w:sz="0" w:space="0" w:color="auto"/>
                    <w:bottom w:val="none" w:sz="0" w:space="0" w:color="auto"/>
                    <w:right w:val="none" w:sz="0" w:space="0" w:color="auto"/>
                  </w:divBdr>
                </w:div>
                <w:div w:id="87504488">
                  <w:marLeft w:val="640"/>
                  <w:marRight w:val="0"/>
                  <w:marTop w:val="0"/>
                  <w:marBottom w:val="0"/>
                  <w:divBdr>
                    <w:top w:val="none" w:sz="0" w:space="0" w:color="auto"/>
                    <w:left w:val="none" w:sz="0" w:space="0" w:color="auto"/>
                    <w:bottom w:val="none" w:sz="0" w:space="0" w:color="auto"/>
                    <w:right w:val="none" w:sz="0" w:space="0" w:color="auto"/>
                  </w:divBdr>
                </w:div>
                <w:div w:id="1670476874">
                  <w:marLeft w:val="640"/>
                  <w:marRight w:val="0"/>
                  <w:marTop w:val="0"/>
                  <w:marBottom w:val="0"/>
                  <w:divBdr>
                    <w:top w:val="none" w:sz="0" w:space="0" w:color="auto"/>
                    <w:left w:val="none" w:sz="0" w:space="0" w:color="auto"/>
                    <w:bottom w:val="none" w:sz="0" w:space="0" w:color="auto"/>
                    <w:right w:val="none" w:sz="0" w:space="0" w:color="auto"/>
                  </w:divBdr>
                </w:div>
                <w:div w:id="1695231582">
                  <w:marLeft w:val="640"/>
                  <w:marRight w:val="0"/>
                  <w:marTop w:val="0"/>
                  <w:marBottom w:val="0"/>
                  <w:divBdr>
                    <w:top w:val="none" w:sz="0" w:space="0" w:color="auto"/>
                    <w:left w:val="none" w:sz="0" w:space="0" w:color="auto"/>
                    <w:bottom w:val="none" w:sz="0" w:space="0" w:color="auto"/>
                    <w:right w:val="none" w:sz="0" w:space="0" w:color="auto"/>
                  </w:divBdr>
                </w:div>
                <w:div w:id="2027098073">
                  <w:marLeft w:val="640"/>
                  <w:marRight w:val="0"/>
                  <w:marTop w:val="0"/>
                  <w:marBottom w:val="0"/>
                  <w:divBdr>
                    <w:top w:val="none" w:sz="0" w:space="0" w:color="auto"/>
                    <w:left w:val="none" w:sz="0" w:space="0" w:color="auto"/>
                    <w:bottom w:val="none" w:sz="0" w:space="0" w:color="auto"/>
                    <w:right w:val="none" w:sz="0" w:space="0" w:color="auto"/>
                  </w:divBdr>
                </w:div>
                <w:div w:id="1922788776">
                  <w:marLeft w:val="640"/>
                  <w:marRight w:val="0"/>
                  <w:marTop w:val="0"/>
                  <w:marBottom w:val="0"/>
                  <w:divBdr>
                    <w:top w:val="none" w:sz="0" w:space="0" w:color="auto"/>
                    <w:left w:val="none" w:sz="0" w:space="0" w:color="auto"/>
                    <w:bottom w:val="none" w:sz="0" w:space="0" w:color="auto"/>
                    <w:right w:val="none" w:sz="0" w:space="0" w:color="auto"/>
                  </w:divBdr>
                </w:div>
                <w:div w:id="1183132217">
                  <w:marLeft w:val="640"/>
                  <w:marRight w:val="0"/>
                  <w:marTop w:val="0"/>
                  <w:marBottom w:val="0"/>
                  <w:divBdr>
                    <w:top w:val="none" w:sz="0" w:space="0" w:color="auto"/>
                    <w:left w:val="none" w:sz="0" w:space="0" w:color="auto"/>
                    <w:bottom w:val="none" w:sz="0" w:space="0" w:color="auto"/>
                    <w:right w:val="none" w:sz="0" w:space="0" w:color="auto"/>
                  </w:divBdr>
                </w:div>
                <w:div w:id="800197827">
                  <w:marLeft w:val="640"/>
                  <w:marRight w:val="0"/>
                  <w:marTop w:val="0"/>
                  <w:marBottom w:val="0"/>
                  <w:divBdr>
                    <w:top w:val="none" w:sz="0" w:space="0" w:color="auto"/>
                    <w:left w:val="none" w:sz="0" w:space="0" w:color="auto"/>
                    <w:bottom w:val="none" w:sz="0" w:space="0" w:color="auto"/>
                    <w:right w:val="none" w:sz="0" w:space="0" w:color="auto"/>
                  </w:divBdr>
                </w:div>
                <w:div w:id="1118648846">
                  <w:marLeft w:val="640"/>
                  <w:marRight w:val="0"/>
                  <w:marTop w:val="0"/>
                  <w:marBottom w:val="0"/>
                  <w:divBdr>
                    <w:top w:val="none" w:sz="0" w:space="0" w:color="auto"/>
                    <w:left w:val="none" w:sz="0" w:space="0" w:color="auto"/>
                    <w:bottom w:val="none" w:sz="0" w:space="0" w:color="auto"/>
                    <w:right w:val="none" w:sz="0" w:space="0" w:color="auto"/>
                  </w:divBdr>
                </w:div>
                <w:div w:id="49573456">
                  <w:marLeft w:val="640"/>
                  <w:marRight w:val="0"/>
                  <w:marTop w:val="0"/>
                  <w:marBottom w:val="0"/>
                  <w:divBdr>
                    <w:top w:val="none" w:sz="0" w:space="0" w:color="auto"/>
                    <w:left w:val="none" w:sz="0" w:space="0" w:color="auto"/>
                    <w:bottom w:val="none" w:sz="0" w:space="0" w:color="auto"/>
                    <w:right w:val="none" w:sz="0" w:space="0" w:color="auto"/>
                  </w:divBdr>
                </w:div>
                <w:div w:id="1245453220">
                  <w:marLeft w:val="640"/>
                  <w:marRight w:val="0"/>
                  <w:marTop w:val="0"/>
                  <w:marBottom w:val="0"/>
                  <w:divBdr>
                    <w:top w:val="none" w:sz="0" w:space="0" w:color="auto"/>
                    <w:left w:val="none" w:sz="0" w:space="0" w:color="auto"/>
                    <w:bottom w:val="none" w:sz="0" w:space="0" w:color="auto"/>
                    <w:right w:val="none" w:sz="0" w:space="0" w:color="auto"/>
                  </w:divBdr>
                </w:div>
                <w:div w:id="952132302">
                  <w:marLeft w:val="640"/>
                  <w:marRight w:val="0"/>
                  <w:marTop w:val="0"/>
                  <w:marBottom w:val="0"/>
                  <w:divBdr>
                    <w:top w:val="none" w:sz="0" w:space="0" w:color="auto"/>
                    <w:left w:val="none" w:sz="0" w:space="0" w:color="auto"/>
                    <w:bottom w:val="none" w:sz="0" w:space="0" w:color="auto"/>
                    <w:right w:val="none" w:sz="0" w:space="0" w:color="auto"/>
                  </w:divBdr>
                </w:div>
                <w:div w:id="234316343">
                  <w:marLeft w:val="640"/>
                  <w:marRight w:val="0"/>
                  <w:marTop w:val="0"/>
                  <w:marBottom w:val="0"/>
                  <w:divBdr>
                    <w:top w:val="none" w:sz="0" w:space="0" w:color="auto"/>
                    <w:left w:val="none" w:sz="0" w:space="0" w:color="auto"/>
                    <w:bottom w:val="none" w:sz="0" w:space="0" w:color="auto"/>
                    <w:right w:val="none" w:sz="0" w:space="0" w:color="auto"/>
                  </w:divBdr>
                </w:div>
                <w:div w:id="266619229">
                  <w:marLeft w:val="640"/>
                  <w:marRight w:val="0"/>
                  <w:marTop w:val="0"/>
                  <w:marBottom w:val="0"/>
                  <w:divBdr>
                    <w:top w:val="none" w:sz="0" w:space="0" w:color="auto"/>
                    <w:left w:val="none" w:sz="0" w:space="0" w:color="auto"/>
                    <w:bottom w:val="none" w:sz="0" w:space="0" w:color="auto"/>
                    <w:right w:val="none" w:sz="0" w:space="0" w:color="auto"/>
                  </w:divBdr>
                </w:div>
                <w:div w:id="1964385158">
                  <w:marLeft w:val="640"/>
                  <w:marRight w:val="0"/>
                  <w:marTop w:val="0"/>
                  <w:marBottom w:val="0"/>
                  <w:divBdr>
                    <w:top w:val="none" w:sz="0" w:space="0" w:color="auto"/>
                    <w:left w:val="none" w:sz="0" w:space="0" w:color="auto"/>
                    <w:bottom w:val="none" w:sz="0" w:space="0" w:color="auto"/>
                    <w:right w:val="none" w:sz="0" w:space="0" w:color="auto"/>
                  </w:divBdr>
                </w:div>
                <w:div w:id="783157542">
                  <w:marLeft w:val="640"/>
                  <w:marRight w:val="0"/>
                  <w:marTop w:val="0"/>
                  <w:marBottom w:val="0"/>
                  <w:divBdr>
                    <w:top w:val="none" w:sz="0" w:space="0" w:color="auto"/>
                    <w:left w:val="none" w:sz="0" w:space="0" w:color="auto"/>
                    <w:bottom w:val="none" w:sz="0" w:space="0" w:color="auto"/>
                    <w:right w:val="none" w:sz="0" w:space="0" w:color="auto"/>
                  </w:divBdr>
                </w:div>
                <w:div w:id="1487669283">
                  <w:marLeft w:val="640"/>
                  <w:marRight w:val="0"/>
                  <w:marTop w:val="0"/>
                  <w:marBottom w:val="0"/>
                  <w:divBdr>
                    <w:top w:val="none" w:sz="0" w:space="0" w:color="auto"/>
                    <w:left w:val="none" w:sz="0" w:space="0" w:color="auto"/>
                    <w:bottom w:val="none" w:sz="0" w:space="0" w:color="auto"/>
                    <w:right w:val="none" w:sz="0" w:space="0" w:color="auto"/>
                  </w:divBdr>
                </w:div>
                <w:div w:id="2071463125">
                  <w:marLeft w:val="640"/>
                  <w:marRight w:val="0"/>
                  <w:marTop w:val="0"/>
                  <w:marBottom w:val="0"/>
                  <w:divBdr>
                    <w:top w:val="none" w:sz="0" w:space="0" w:color="auto"/>
                    <w:left w:val="none" w:sz="0" w:space="0" w:color="auto"/>
                    <w:bottom w:val="none" w:sz="0" w:space="0" w:color="auto"/>
                    <w:right w:val="none" w:sz="0" w:space="0" w:color="auto"/>
                  </w:divBdr>
                </w:div>
                <w:div w:id="353310138">
                  <w:marLeft w:val="640"/>
                  <w:marRight w:val="0"/>
                  <w:marTop w:val="0"/>
                  <w:marBottom w:val="0"/>
                  <w:divBdr>
                    <w:top w:val="none" w:sz="0" w:space="0" w:color="auto"/>
                    <w:left w:val="none" w:sz="0" w:space="0" w:color="auto"/>
                    <w:bottom w:val="none" w:sz="0" w:space="0" w:color="auto"/>
                    <w:right w:val="none" w:sz="0" w:space="0" w:color="auto"/>
                  </w:divBdr>
                </w:div>
                <w:div w:id="419764604">
                  <w:marLeft w:val="640"/>
                  <w:marRight w:val="0"/>
                  <w:marTop w:val="0"/>
                  <w:marBottom w:val="0"/>
                  <w:divBdr>
                    <w:top w:val="none" w:sz="0" w:space="0" w:color="auto"/>
                    <w:left w:val="none" w:sz="0" w:space="0" w:color="auto"/>
                    <w:bottom w:val="none" w:sz="0" w:space="0" w:color="auto"/>
                    <w:right w:val="none" w:sz="0" w:space="0" w:color="auto"/>
                  </w:divBdr>
                </w:div>
                <w:div w:id="2095084227">
                  <w:marLeft w:val="640"/>
                  <w:marRight w:val="0"/>
                  <w:marTop w:val="0"/>
                  <w:marBottom w:val="0"/>
                  <w:divBdr>
                    <w:top w:val="none" w:sz="0" w:space="0" w:color="auto"/>
                    <w:left w:val="none" w:sz="0" w:space="0" w:color="auto"/>
                    <w:bottom w:val="none" w:sz="0" w:space="0" w:color="auto"/>
                    <w:right w:val="none" w:sz="0" w:space="0" w:color="auto"/>
                  </w:divBdr>
                </w:div>
                <w:div w:id="1959527139">
                  <w:marLeft w:val="640"/>
                  <w:marRight w:val="0"/>
                  <w:marTop w:val="0"/>
                  <w:marBottom w:val="0"/>
                  <w:divBdr>
                    <w:top w:val="none" w:sz="0" w:space="0" w:color="auto"/>
                    <w:left w:val="none" w:sz="0" w:space="0" w:color="auto"/>
                    <w:bottom w:val="none" w:sz="0" w:space="0" w:color="auto"/>
                    <w:right w:val="none" w:sz="0" w:space="0" w:color="auto"/>
                  </w:divBdr>
                </w:div>
                <w:div w:id="1538735969">
                  <w:marLeft w:val="640"/>
                  <w:marRight w:val="0"/>
                  <w:marTop w:val="0"/>
                  <w:marBottom w:val="0"/>
                  <w:divBdr>
                    <w:top w:val="none" w:sz="0" w:space="0" w:color="auto"/>
                    <w:left w:val="none" w:sz="0" w:space="0" w:color="auto"/>
                    <w:bottom w:val="none" w:sz="0" w:space="0" w:color="auto"/>
                    <w:right w:val="none" w:sz="0" w:space="0" w:color="auto"/>
                  </w:divBdr>
                </w:div>
                <w:div w:id="644551595">
                  <w:marLeft w:val="640"/>
                  <w:marRight w:val="0"/>
                  <w:marTop w:val="0"/>
                  <w:marBottom w:val="0"/>
                  <w:divBdr>
                    <w:top w:val="none" w:sz="0" w:space="0" w:color="auto"/>
                    <w:left w:val="none" w:sz="0" w:space="0" w:color="auto"/>
                    <w:bottom w:val="none" w:sz="0" w:space="0" w:color="auto"/>
                    <w:right w:val="none" w:sz="0" w:space="0" w:color="auto"/>
                  </w:divBdr>
                </w:div>
                <w:div w:id="329066800">
                  <w:marLeft w:val="640"/>
                  <w:marRight w:val="0"/>
                  <w:marTop w:val="0"/>
                  <w:marBottom w:val="0"/>
                  <w:divBdr>
                    <w:top w:val="none" w:sz="0" w:space="0" w:color="auto"/>
                    <w:left w:val="none" w:sz="0" w:space="0" w:color="auto"/>
                    <w:bottom w:val="none" w:sz="0" w:space="0" w:color="auto"/>
                    <w:right w:val="none" w:sz="0" w:space="0" w:color="auto"/>
                  </w:divBdr>
                </w:div>
                <w:div w:id="1315841143">
                  <w:marLeft w:val="640"/>
                  <w:marRight w:val="0"/>
                  <w:marTop w:val="0"/>
                  <w:marBottom w:val="0"/>
                  <w:divBdr>
                    <w:top w:val="none" w:sz="0" w:space="0" w:color="auto"/>
                    <w:left w:val="none" w:sz="0" w:space="0" w:color="auto"/>
                    <w:bottom w:val="none" w:sz="0" w:space="0" w:color="auto"/>
                    <w:right w:val="none" w:sz="0" w:space="0" w:color="auto"/>
                  </w:divBdr>
                </w:div>
                <w:div w:id="88237296">
                  <w:marLeft w:val="640"/>
                  <w:marRight w:val="0"/>
                  <w:marTop w:val="0"/>
                  <w:marBottom w:val="0"/>
                  <w:divBdr>
                    <w:top w:val="none" w:sz="0" w:space="0" w:color="auto"/>
                    <w:left w:val="none" w:sz="0" w:space="0" w:color="auto"/>
                    <w:bottom w:val="none" w:sz="0" w:space="0" w:color="auto"/>
                    <w:right w:val="none" w:sz="0" w:space="0" w:color="auto"/>
                  </w:divBdr>
                </w:div>
                <w:div w:id="358896597">
                  <w:marLeft w:val="640"/>
                  <w:marRight w:val="0"/>
                  <w:marTop w:val="0"/>
                  <w:marBottom w:val="0"/>
                  <w:divBdr>
                    <w:top w:val="none" w:sz="0" w:space="0" w:color="auto"/>
                    <w:left w:val="none" w:sz="0" w:space="0" w:color="auto"/>
                    <w:bottom w:val="none" w:sz="0" w:space="0" w:color="auto"/>
                    <w:right w:val="none" w:sz="0" w:space="0" w:color="auto"/>
                  </w:divBdr>
                </w:div>
                <w:div w:id="1909657069">
                  <w:marLeft w:val="640"/>
                  <w:marRight w:val="0"/>
                  <w:marTop w:val="0"/>
                  <w:marBottom w:val="0"/>
                  <w:divBdr>
                    <w:top w:val="none" w:sz="0" w:space="0" w:color="auto"/>
                    <w:left w:val="none" w:sz="0" w:space="0" w:color="auto"/>
                    <w:bottom w:val="none" w:sz="0" w:space="0" w:color="auto"/>
                    <w:right w:val="none" w:sz="0" w:space="0" w:color="auto"/>
                  </w:divBdr>
                </w:div>
                <w:div w:id="494691998">
                  <w:marLeft w:val="640"/>
                  <w:marRight w:val="0"/>
                  <w:marTop w:val="0"/>
                  <w:marBottom w:val="0"/>
                  <w:divBdr>
                    <w:top w:val="none" w:sz="0" w:space="0" w:color="auto"/>
                    <w:left w:val="none" w:sz="0" w:space="0" w:color="auto"/>
                    <w:bottom w:val="none" w:sz="0" w:space="0" w:color="auto"/>
                    <w:right w:val="none" w:sz="0" w:space="0" w:color="auto"/>
                  </w:divBdr>
                </w:div>
                <w:div w:id="280650030">
                  <w:marLeft w:val="640"/>
                  <w:marRight w:val="0"/>
                  <w:marTop w:val="0"/>
                  <w:marBottom w:val="0"/>
                  <w:divBdr>
                    <w:top w:val="none" w:sz="0" w:space="0" w:color="auto"/>
                    <w:left w:val="none" w:sz="0" w:space="0" w:color="auto"/>
                    <w:bottom w:val="none" w:sz="0" w:space="0" w:color="auto"/>
                    <w:right w:val="none" w:sz="0" w:space="0" w:color="auto"/>
                  </w:divBdr>
                </w:div>
                <w:div w:id="1783382235">
                  <w:marLeft w:val="640"/>
                  <w:marRight w:val="0"/>
                  <w:marTop w:val="0"/>
                  <w:marBottom w:val="0"/>
                  <w:divBdr>
                    <w:top w:val="none" w:sz="0" w:space="0" w:color="auto"/>
                    <w:left w:val="none" w:sz="0" w:space="0" w:color="auto"/>
                    <w:bottom w:val="none" w:sz="0" w:space="0" w:color="auto"/>
                    <w:right w:val="none" w:sz="0" w:space="0" w:color="auto"/>
                  </w:divBdr>
                </w:div>
                <w:div w:id="1898784443">
                  <w:marLeft w:val="640"/>
                  <w:marRight w:val="0"/>
                  <w:marTop w:val="0"/>
                  <w:marBottom w:val="0"/>
                  <w:divBdr>
                    <w:top w:val="none" w:sz="0" w:space="0" w:color="auto"/>
                    <w:left w:val="none" w:sz="0" w:space="0" w:color="auto"/>
                    <w:bottom w:val="none" w:sz="0" w:space="0" w:color="auto"/>
                    <w:right w:val="none" w:sz="0" w:space="0" w:color="auto"/>
                  </w:divBdr>
                </w:div>
                <w:div w:id="514803888">
                  <w:marLeft w:val="640"/>
                  <w:marRight w:val="0"/>
                  <w:marTop w:val="0"/>
                  <w:marBottom w:val="0"/>
                  <w:divBdr>
                    <w:top w:val="none" w:sz="0" w:space="0" w:color="auto"/>
                    <w:left w:val="none" w:sz="0" w:space="0" w:color="auto"/>
                    <w:bottom w:val="none" w:sz="0" w:space="0" w:color="auto"/>
                    <w:right w:val="none" w:sz="0" w:space="0" w:color="auto"/>
                  </w:divBdr>
                </w:div>
                <w:div w:id="1157264989">
                  <w:marLeft w:val="640"/>
                  <w:marRight w:val="0"/>
                  <w:marTop w:val="0"/>
                  <w:marBottom w:val="0"/>
                  <w:divBdr>
                    <w:top w:val="none" w:sz="0" w:space="0" w:color="auto"/>
                    <w:left w:val="none" w:sz="0" w:space="0" w:color="auto"/>
                    <w:bottom w:val="none" w:sz="0" w:space="0" w:color="auto"/>
                    <w:right w:val="none" w:sz="0" w:space="0" w:color="auto"/>
                  </w:divBdr>
                </w:div>
                <w:div w:id="1824857208">
                  <w:marLeft w:val="640"/>
                  <w:marRight w:val="0"/>
                  <w:marTop w:val="0"/>
                  <w:marBottom w:val="0"/>
                  <w:divBdr>
                    <w:top w:val="none" w:sz="0" w:space="0" w:color="auto"/>
                    <w:left w:val="none" w:sz="0" w:space="0" w:color="auto"/>
                    <w:bottom w:val="none" w:sz="0" w:space="0" w:color="auto"/>
                    <w:right w:val="none" w:sz="0" w:space="0" w:color="auto"/>
                  </w:divBdr>
                </w:div>
                <w:div w:id="946160369">
                  <w:marLeft w:val="640"/>
                  <w:marRight w:val="0"/>
                  <w:marTop w:val="0"/>
                  <w:marBottom w:val="0"/>
                  <w:divBdr>
                    <w:top w:val="none" w:sz="0" w:space="0" w:color="auto"/>
                    <w:left w:val="none" w:sz="0" w:space="0" w:color="auto"/>
                    <w:bottom w:val="none" w:sz="0" w:space="0" w:color="auto"/>
                    <w:right w:val="none" w:sz="0" w:space="0" w:color="auto"/>
                  </w:divBdr>
                </w:div>
                <w:div w:id="212232483">
                  <w:marLeft w:val="640"/>
                  <w:marRight w:val="0"/>
                  <w:marTop w:val="0"/>
                  <w:marBottom w:val="0"/>
                  <w:divBdr>
                    <w:top w:val="none" w:sz="0" w:space="0" w:color="auto"/>
                    <w:left w:val="none" w:sz="0" w:space="0" w:color="auto"/>
                    <w:bottom w:val="none" w:sz="0" w:space="0" w:color="auto"/>
                    <w:right w:val="none" w:sz="0" w:space="0" w:color="auto"/>
                  </w:divBdr>
                </w:div>
                <w:div w:id="1211504072">
                  <w:marLeft w:val="640"/>
                  <w:marRight w:val="0"/>
                  <w:marTop w:val="0"/>
                  <w:marBottom w:val="0"/>
                  <w:divBdr>
                    <w:top w:val="none" w:sz="0" w:space="0" w:color="auto"/>
                    <w:left w:val="none" w:sz="0" w:space="0" w:color="auto"/>
                    <w:bottom w:val="none" w:sz="0" w:space="0" w:color="auto"/>
                    <w:right w:val="none" w:sz="0" w:space="0" w:color="auto"/>
                  </w:divBdr>
                </w:div>
                <w:div w:id="1536191216">
                  <w:marLeft w:val="640"/>
                  <w:marRight w:val="0"/>
                  <w:marTop w:val="0"/>
                  <w:marBottom w:val="0"/>
                  <w:divBdr>
                    <w:top w:val="none" w:sz="0" w:space="0" w:color="auto"/>
                    <w:left w:val="none" w:sz="0" w:space="0" w:color="auto"/>
                    <w:bottom w:val="none" w:sz="0" w:space="0" w:color="auto"/>
                    <w:right w:val="none" w:sz="0" w:space="0" w:color="auto"/>
                  </w:divBdr>
                </w:div>
                <w:div w:id="1955555167">
                  <w:marLeft w:val="640"/>
                  <w:marRight w:val="0"/>
                  <w:marTop w:val="0"/>
                  <w:marBottom w:val="0"/>
                  <w:divBdr>
                    <w:top w:val="none" w:sz="0" w:space="0" w:color="auto"/>
                    <w:left w:val="none" w:sz="0" w:space="0" w:color="auto"/>
                    <w:bottom w:val="none" w:sz="0" w:space="0" w:color="auto"/>
                    <w:right w:val="none" w:sz="0" w:space="0" w:color="auto"/>
                  </w:divBdr>
                </w:div>
                <w:div w:id="1087725703">
                  <w:marLeft w:val="640"/>
                  <w:marRight w:val="0"/>
                  <w:marTop w:val="0"/>
                  <w:marBottom w:val="0"/>
                  <w:divBdr>
                    <w:top w:val="none" w:sz="0" w:space="0" w:color="auto"/>
                    <w:left w:val="none" w:sz="0" w:space="0" w:color="auto"/>
                    <w:bottom w:val="none" w:sz="0" w:space="0" w:color="auto"/>
                    <w:right w:val="none" w:sz="0" w:space="0" w:color="auto"/>
                  </w:divBdr>
                </w:div>
                <w:div w:id="1424257870">
                  <w:marLeft w:val="640"/>
                  <w:marRight w:val="0"/>
                  <w:marTop w:val="0"/>
                  <w:marBottom w:val="0"/>
                  <w:divBdr>
                    <w:top w:val="none" w:sz="0" w:space="0" w:color="auto"/>
                    <w:left w:val="none" w:sz="0" w:space="0" w:color="auto"/>
                    <w:bottom w:val="none" w:sz="0" w:space="0" w:color="auto"/>
                    <w:right w:val="none" w:sz="0" w:space="0" w:color="auto"/>
                  </w:divBdr>
                </w:div>
                <w:div w:id="1919170457">
                  <w:marLeft w:val="640"/>
                  <w:marRight w:val="0"/>
                  <w:marTop w:val="0"/>
                  <w:marBottom w:val="0"/>
                  <w:divBdr>
                    <w:top w:val="none" w:sz="0" w:space="0" w:color="auto"/>
                    <w:left w:val="none" w:sz="0" w:space="0" w:color="auto"/>
                    <w:bottom w:val="none" w:sz="0" w:space="0" w:color="auto"/>
                    <w:right w:val="none" w:sz="0" w:space="0" w:color="auto"/>
                  </w:divBdr>
                </w:div>
                <w:div w:id="1975721559">
                  <w:marLeft w:val="640"/>
                  <w:marRight w:val="0"/>
                  <w:marTop w:val="0"/>
                  <w:marBottom w:val="0"/>
                  <w:divBdr>
                    <w:top w:val="none" w:sz="0" w:space="0" w:color="auto"/>
                    <w:left w:val="none" w:sz="0" w:space="0" w:color="auto"/>
                    <w:bottom w:val="none" w:sz="0" w:space="0" w:color="auto"/>
                    <w:right w:val="none" w:sz="0" w:space="0" w:color="auto"/>
                  </w:divBdr>
                </w:div>
                <w:div w:id="1756894587">
                  <w:marLeft w:val="640"/>
                  <w:marRight w:val="0"/>
                  <w:marTop w:val="0"/>
                  <w:marBottom w:val="0"/>
                  <w:divBdr>
                    <w:top w:val="none" w:sz="0" w:space="0" w:color="auto"/>
                    <w:left w:val="none" w:sz="0" w:space="0" w:color="auto"/>
                    <w:bottom w:val="none" w:sz="0" w:space="0" w:color="auto"/>
                    <w:right w:val="none" w:sz="0" w:space="0" w:color="auto"/>
                  </w:divBdr>
                </w:div>
                <w:div w:id="1293368397">
                  <w:marLeft w:val="640"/>
                  <w:marRight w:val="0"/>
                  <w:marTop w:val="0"/>
                  <w:marBottom w:val="0"/>
                  <w:divBdr>
                    <w:top w:val="none" w:sz="0" w:space="0" w:color="auto"/>
                    <w:left w:val="none" w:sz="0" w:space="0" w:color="auto"/>
                    <w:bottom w:val="none" w:sz="0" w:space="0" w:color="auto"/>
                    <w:right w:val="none" w:sz="0" w:space="0" w:color="auto"/>
                  </w:divBdr>
                </w:div>
                <w:div w:id="542058044">
                  <w:marLeft w:val="640"/>
                  <w:marRight w:val="0"/>
                  <w:marTop w:val="0"/>
                  <w:marBottom w:val="0"/>
                  <w:divBdr>
                    <w:top w:val="none" w:sz="0" w:space="0" w:color="auto"/>
                    <w:left w:val="none" w:sz="0" w:space="0" w:color="auto"/>
                    <w:bottom w:val="none" w:sz="0" w:space="0" w:color="auto"/>
                    <w:right w:val="none" w:sz="0" w:space="0" w:color="auto"/>
                  </w:divBdr>
                </w:div>
                <w:div w:id="682435590">
                  <w:marLeft w:val="640"/>
                  <w:marRight w:val="0"/>
                  <w:marTop w:val="0"/>
                  <w:marBottom w:val="0"/>
                  <w:divBdr>
                    <w:top w:val="none" w:sz="0" w:space="0" w:color="auto"/>
                    <w:left w:val="none" w:sz="0" w:space="0" w:color="auto"/>
                    <w:bottom w:val="none" w:sz="0" w:space="0" w:color="auto"/>
                    <w:right w:val="none" w:sz="0" w:space="0" w:color="auto"/>
                  </w:divBdr>
                </w:div>
                <w:div w:id="1393309809">
                  <w:marLeft w:val="640"/>
                  <w:marRight w:val="0"/>
                  <w:marTop w:val="0"/>
                  <w:marBottom w:val="0"/>
                  <w:divBdr>
                    <w:top w:val="none" w:sz="0" w:space="0" w:color="auto"/>
                    <w:left w:val="none" w:sz="0" w:space="0" w:color="auto"/>
                    <w:bottom w:val="none" w:sz="0" w:space="0" w:color="auto"/>
                    <w:right w:val="none" w:sz="0" w:space="0" w:color="auto"/>
                  </w:divBdr>
                </w:div>
                <w:div w:id="1247498169">
                  <w:marLeft w:val="640"/>
                  <w:marRight w:val="0"/>
                  <w:marTop w:val="0"/>
                  <w:marBottom w:val="0"/>
                  <w:divBdr>
                    <w:top w:val="none" w:sz="0" w:space="0" w:color="auto"/>
                    <w:left w:val="none" w:sz="0" w:space="0" w:color="auto"/>
                    <w:bottom w:val="none" w:sz="0" w:space="0" w:color="auto"/>
                    <w:right w:val="none" w:sz="0" w:space="0" w:color="auto"/>
                  </w:divBdr>
                </w:div>
              </w:divsChild>
            </w:div>
            <w:div w:id="1754934508">
              <w:marLeft w:val="0"/>
              <w:marRight w:val="0"/>
              <w:marTop w:val="0"/>
              <w:marBottom w:val="0"/>
              <w:divBdr>
                <w:top w:val="none" w:sz="0" w:space="0" w:color="auto"/>
                <w:left w:val="none" w:sz="0" w:space="0" w:color="auto"/>
                <w:bottom w:val="none" w:sz="0" w:space="0" w:color="auto"/>
                <w:right w:val="none" w:sz="0" w:space="0" w:color="auto"/>
              </w:divBdr>
              <w:divsChild>
                <w:div w:id="81223913">
                  <w:marLeft w:val="640"/>
                  <w:marRight w:val="0"/>
                  <w:marTop w:val="0"/>
                  <w:marBottom w:val="0"/>
                  <w:divBdr>
                    <w:top w:val="none" w:sz="0" w:space="0" w:color="auto"/>
                    <w:left w:val="none" w:sz="0" w:space="0" w:color="auto"/>
                    <w:bottom w:val="none" w:sz="0" w:space="0" w:color="auto"/>
                    <w:right w:val="none" w:sz="0" w:space="0" w:color="auto"/>
                  </w:divBdr>
                </w:div>
                <w:div w:id="1350335537">
                  <w:marLeft w:val="640"/>
                  <w:marRight w:val="0"/>
                  <w:marTop w:val="0"/>
                  <w:marBottom w:val="0"/>
                  <w:divBdr>
                    <w:top w:val="none" w:sz="0" w:space="0" w:color="auto"/>
                    <w:left w:val="none" w:sz="0" w:space="0" w:color="auto"/>
                    <w:bottom w:val="none" w:sz="0" w:space="0" w:color="auto"/>
                    <w:right w:val="none" w:sz="0" w:space="0" w:color="auto"/>
                  </w:divBdr>
                </w:div>
                <w:div w:id="4139931">
                  <w:marLeft w:val="640"/>
                  <w:marRight w:val="0"/>
                  <w:marTop w:val="0"/>
                  <w:marBottom w:val="0"/>
                  <w:divBdr>
                    <w:top w:val="none" w:sz="0" w:space="0" w:color="auto"/>
                    <w:left w:val="none" w:sz="0" w:space="0" w:color="auto"/>
                    <w:bottom w:val="none" w:sz="0" w:space="0" w:color="auto"/>
                    <w:right w:val="none" w:sz="0" w:space="0" w:color="auto"/>
                  </w:divBdr>
                </w:div>
                <w:div w:id="1624270585">
                  <w:marLeft w:val="640"/>
                  <w:marRight w:val="0"/>
                  <w:marTop w:val="0"/>
                  <w:marBottom w:val="0"/>
                  <w:divBdr>
                    <w:top w:val="none" w:sz="0" w:space="0" w:color="auto"/>
                    <w:left w:val="none" w:sz="0" w:space="0" w:color="auto"/>
                    <w:bottom w:val="none" w:sz="0" w:space="0" w:color="auto"/>
                    <w:right w:val="none" w:sz="0" w:space="0" w:color="auto"/>
                  </w:divBdr>
                </w:div>
                <w:div w:id="45615703">
                  <w:marLeft w:val="640"/>
                  <w:marRight w:val="0"/>
                  <w:marTop w:val="0"/>
                  <w:marBottom w:val="0"/>
                  <w:divBdr>
                    <w:top w:val="none" w:sz="0" w:space="0" w:color="auto"/>
                    <w:left w:val="none" w:sz="0" w:space="0" w:color="auto"/>
                    <w:bottom w:val="none" w:sz="0" w:space="0" w:color="auto"/>
                    <w:right w:val="none" w:sz="0" w:space="0" w:color="auto"/>
                  </w:divBdr>
                </w:div>
                <w:div w:id="1985697944">
                  <w:marLeft w:val="640"/>
                  <w:marRight w:val="0"/>
                  <w:marTop w:val="0"/>
                  <w:marBottom w:val="0"/>
                  <w:divBdr>
                    <w:top w:val="none" w:sz="0" w:space="0" w:color="auto"/>
                    <w:left w:val="none" w:sz="0" w:space="0" w:color="auto"/>
                    <w:bottom w:val="none" w:sz="0" w:space="0" w:color="auto"/>
                    <w:right w:val="none" w:sz="0" w:space="0" w:color="auto"/>
                  </w:divBdr>
                </w:div>
                <w:div w:id="1891264206">
                  <w:marLeft w:val="640"/>
                  <w:marRight w:val="0"/>
                  <w:marTop w:val="0"/>
                  <w:marBottom w:val="0"/>
                  <w:divBdr>
                    <w:top w:val="none" w:sz="0" w:space="0" w:color="auto"/>
                    <w:left w:val="none" w:sz="0" w:space="0" w:color="auto"/>
                    <w:bottom w:val="none" w:sz="0" w:space="0" w:color="auto"/>
                    <w:right w:val="none" w:sz="0" w:space="0" w:color="auto"/>
                  </w:divBdr>
                </w:div>
                <w:div w:id="72555977">
                  <w:marLeft w:val="640"/>
                  <w:marRight w:val="0"/>
                  <w:marTop w:val="0"/>
                  <w:marBottom w:val="0"/>
                  <w:divBdr>
                    <w:top w:val="none" w:sz="0" w:space="0" w:color="auto"/>
                    <w:left w:val="none" w:sz="0" w:space="0" w:color="auto"/>
                    <w:bottom w:val="none" w:sz="0" w:space="0" w:color="auto"/>
                    <w:right w:val="none" w:sz="0" w:space="0" w:color="auto"/>
                  </w:divBdr>
                </w:div>
                <w:div w:id="570045890">
                  <w:marLeft w:val="640"/>
                  <w:marRight w:val="0"/>
                  <w:marTop w:val="0"/>
                  <w:marBottom w:val="0"/>
                  <w:divBdr>
                    <w:top w:val="none" w:sz="0" w:space="0" w:color="auto"/>
                    <w:left w:val="none" w:sz="0" w:space="0" w:color="auto"/>
                    <w:bottom w:val="none" w:sz="0" w:space="0" w:color="auto"/>
                    <w:right w:val="none" w:sz="0" w:space="0" w:color="auto"/>
                  </w:divBdr>
                </w:div>
                <w:div w:id="1316763589">
                  <w:marLeft w:val="640"/>
                  <w:marRight w:val="0"/>
                  <w:marTop w:val="0"/>
                  <w:marBottom w:val="0"/>
                  <w:divBdr>
                    <w:top w:val="none" w:sz="0" w:space="0" w:color="auto"/>
                    <w:left w:val="none" w:sz="0" w:space="0" w:color="auto"/>
                    <w:bottom w:val="none" w:sz="0" w:space="0" w:color="auto"/>
                    <w:right w:val="none" w:sz="0" w:space="0" w:color="auto"/>
                  </w:divBdr>
                </w:div>
                <w:div w:id="639655491">
                  <w:marLeft w:val="640"/>
                  <w:marRight w:val="0"/>
                  <w:marTop w:val="0"/>
                  <w:marBottom w:val="0"/>
                  <w:divBdr>
                    <w:top w:val="none" w:sz="0" w:space="0" w:color="auto"/>
                    <w:left w:val="none" w:sz="0" w:space="0" w:color="auto"/>
                    <w:bottom w:val="none" w:sz="0" w:space="0" w:color="auto"/>
                    <w:right w:val="none" w:sz="0" w:space="0" w:color="auto"/>
                  </w:divBdr>
                </w:div>
                <w:div w:id="2059551681">
                  <w:marLeft w:val="640"/>
                  <w:marRight w:val="0"/>
                  <w:marTop w:val="0"/>
                  <w:marBottom w:val="0"/>
                  <w:divBdr>
                    <w:top w:val="none" w:sz="0" w:space="0" w:color="auto"/>
                    <w:left w:val="none" w:sz="0" w:space="0" w:color="auto"/>
                    <w:bottom w:val="none" w:sz="0" w:space="0" w:color="auto"/>
                    <w:right w:val="none" w:sz="0" w:space="0" w:color="auto"/>
                  </w:divBdr>
                </w:div>
                <w:div w:id="309094097">
                  <w:marLeft w:val="640"/>
                  <w:marRight w:val="0"/>
                  <w:marTop w:val="0"/>
                  <w:marBottom w:val="0"/>
                  <w:divBdr>
                    <w:top w:val="none" w:sz="0" w:space="0" w:color="auto"/>
                    <w:left w:val="none" w:sz="0" w:space="0" w:color="auto"/>
                    <w:bottom w:val="none" w:sz="0" w:space="0" w:color="auto"/>
                    <w:right w:val="none" w:sz="0" w:space="0" w:color="auto"/>
                  </w:divBdr>
                </w:div>
                <w:div w:id="1902641525">
                  <w:marLeft w:val="640"/>
                  <w:marRight w:val="0"/>
                  <w:marTop w:val="0"/>
                  <w:marBottom w:val="0"/>
                  <w:divBdr>
                    <w:top w:val="none" w:sz="0" w:space="0" w:color="auto"/>
                    <w:left w:val="none" w:sz="0" w:space="0" w:color="auto"/>
                    <w:bottom w:val="none" w:sz="0" w:space="0" w:color="auto"/>
                    <w:right w:val="none" w:sz="0" w:space="0" w:color="auto"/>
                  </w:divBdr>
                </w:div>
                <w:div w:id="1839419981">
                  <w:marLeft w:val="640"/>
                  <w:marRight w:val="0"/>
                  <w:marTop w:val="0"/>
                  <w:marBottom w:val="0"/>
                  <w:divBdr>
                    <w:top w:val="none" w:sz="0" w:space="0" w:color="auto"/>
                    <w:left w:val="none" w:sz="0" w:space="0" w:color="auto"/>
                    <w:bottom w:val="none" w:sz="0" w:space="0" w:color="auto"/>
                    <w:right w:val="none" w:sz="0" w:space="0" w:color="auto"/>
                  </w:divBdr>
                </w:div>
                <w:div w:id="616723110">
                  <w:marLeft w:val="640"/>
                  <w:marRight w:val="0"/>
                  <w:marTop w:val="0"/>
                  <w:marBottom w:val="0"/>
                  <w:divBdr>
                    <w:top w:val="none" w:sz="0" w:space="0" w:color="auto"/>
                    <w:left w:val="none" w:sz="0" w:space="0" w:color="auto"/>
                    <w:bottom w:val="none" w:sz="0" w:space="0" w:color="auto"/>
                    <w:right w:val="none" w:sz="0" w:space="0" w:color="auto"/>
                  </w:divBdr>
                </w:div>
                <w:div w:id="533687945">
                  <w:marLeft w:val="640"/>
                  <w:marRight w:val="0"/>
                  <w:marTop w:val="0"/>
                  <w:marBottom w:val="0"/>
                  <w:divBdr>
                    <w:top w:val="none" w:sz="0" w:space="0" w:color="auto"/>
                    <w:left w:val="none" w:sz="0" w:space="0" w:color="auto"/>
                    <w:bottom w:val="none" w:sz="0" w:space="0" w:color="auto"/>
                    <w:right w:val="none" w:sz="0" w:space="0" w:color="auto"/>
                  </w:divBdr>
                </w:div>
                <w:div w:id="1927497903">
                  <w:marLeft w:val="640"/>
                  <w:marRight w:val="0"/>
                  <w:marTop w:val="0"/>
                  <w:marBottom w:val="0"/>
                  <w:divBdr>
                    <w:top w:val="none" w:sz="0" w:space="0" w:color="auto"/>
                    <w:left w:val="none" w:sz="0" w:space="0" w:color="auto"/>
                    <w:bottom w:val="none" w:sz="0" w:space="0" w:color="auto"/>
                    <w:right w:val="none" w:sz="0" w:space="0" w:color="auto"/>
                  </w:divBdr>
                </w:div>
                <w:div w:id="1397968826">
                  <w:marLeft w:val="640"/>
                  <w:marRight w:val="0"/>
                  <w:marTop w:val="0"/>
                  <w:marBottom w:val="0"/>
                  <w:divBdr>
                    <w:top w:val="none" w:sz="0" w:space="0" w:color="auto"/>
                    <w:left w:val="none" w:sz="0" w:space="0" w:color="auto"/>
                    <w:bottom w:val="none" w:sz="0" w:space="0" w:color="auto"/>
                    <w:right w:val="none" w:sz="0" w:space="0" w:color="auto"/>
                  </w:divBdr>
                </w:div>
                <w:div w:id="59059550">
                  <w:marLeft w:val="640"/>
                  <w:marRight w:val="0"/>
                  <w:marTop w:val="0"/>
                  <w:marBottom w:val="0"/>
                  <w:divBdr>
                    <w:top w:val="none" w:sz="0" w:space="0" w:color="auto"/>
                    <w:left w:val="none" w:sz="0" w:space="0" w:color="auto"/>
                    <w:bottom w:val="none" w:sz="0" w:space="0" w:color="auto"/>
                    <w:right w:val="none" w:sz="0" w:space="0" w:color="auto"/>
                  </w:divBdr>
                </w:div>
                <w:div w:id="154491757">
                  <w:marLeft w:val="640"/>
                  <w:marRight w:val="0"/>
                  <w:marTop w:val="0"/>
                  <w:marBottom w:val="0"/>
                  <w:divBdr>
                    <w:top w:val="none" w:sz="0" w:space="0" w:color="auto"/>
                    <w:left w:val="none" w:sz="0" w:space="0" w:color="auto"/>
                    <w:bottom w:val="none" w:sz="0" w:space="0" w:color="auto"/>
                    <w:right w:val="none" w:sz="0" w:space="0" w:color="auto"/>
                  </w:divBdr>
                </w:div>
                <w:div w:id="426266430">
                  <w:marLeft w:val="640"/>
                  <w:marRight w:val="0"/>
                  <w:marTop w:val="0"/>
                  <w:marBottom w:val="0"/>
                  <w:divBdr>
                    <w:top w:val="none" w:sz="0" w:space="0" w:color="auto"/>
                    <w:left w:val="none" w:sz="0" w:space="0" w:color="auto"/>
                    <w:bottom w:val="none" w:sz="0" w:space="0" w:color="auto"/>
                    <w:right w:val="none" w:sz="0" w:space="0" w:color="auto"/>
                  </w:divBdr>
                </w:div>
                <w:div w:id="1927418015">
                  <w:marLeft w:val="640"/>
                  <w:marRight w:val="0"/>
                  <w:marTop w:val="0"/>
                  <w:marBottom w:val="0"/>
                  <w:divBdr>
                    <w:top w:val="none" w:sz="0" w:space="0" w:color="auto"/>
                    <w:left w:val="none" w:sz="0" w:space="0" w:color="auto"/>
                    <w:bottom w:val="none" w:sz="0" w:space="0" w:color="auto"/>
                    <w:right w:val="none" w:sz="0" w:space="0" w:color="auto"/>
                  </w:divBdr>
                </w:div>
                <w:div w:id="1505559042">
                  <w:marLeft w:val="640"/>
                  <w:marRight w:val="0"/>
                  <w:marTop w:val="0"/>
                  <w:marBottom w:val="0"/>
                  <w:divBdr>
                    <w:top w:val="none" w:sz="0" w:space="0" w:color="auto"/>
                    <w:left w:val="none" w:sz="0" w:space="0" w:color="auto"/>
                    <w:bottom w:val="none" w:sz="0" w:space="0" w:color="auto"/>
                    <w:right w:val="none" w:sz="0" w:space="0" w:color="auto"/>
                  </w:divBdr>
                </w:div>
                <w:div w:id="1915050063">
                  <w:marLeft w:val="640"/>
                  <w:marRight w:val="0"/>
                  <w:marTop w:val="0"/>
                  <w:marBottom w:val="0"/>
                  <w:divBdr>
                    <w:top w:val="none" w:sz="0" w:space="0" w:color="auto"/>
                    <w:left w:val="none" w:sz="0" w:space="0" w:color="auto"/>
                    <w:bottom w:val="none" w:sz="0" w:space="0" w:color="auto"/>
                    <w:right w:val="none" w:sz="0" w:space="0" w:color="auto"/>
                  </w:divBdr>
                </w:div>
                <w:div w:id="1631201855">
                  <w:marLeft w:val="640"/>
                  <w:marRight w:val="0"/>
                  <w:marTop w:val="0"/>
                  <w:marBottom w:val="0"/>
                  <w:divBdr>
                    <w:top w:val="none" w:sz="0" w:space="0" w:color="auto"/>
                    <w:left w:val="none" w:sz="0" w:space="0" w:color="auto"/>
                    <w:bottom w:val="none" w:sz="0" w:space="0" w:color="auto"/>
                    <w:right w:val="none" w:sz="0" w:space="0" w:color="auto"/>
                  </w:divBdr>
                </w:div>
                <w:div w:id="1333416404">
                  <w:marLeft w:val="640"/>
                  <w:marRight w:val="0"/>
                  <w:marTop w:val="0"/>
                  <w:marBottom w:val="0"/>
                  <w:divBdr>
                    <w:top w:val="none" w:sz="0" w:space="0" w:color="auto"/>
                    <w:left w:val="none" w:sz="0" w:space="0" w:color="auto"/>
                    <w:bottom w:val="none" w:sz="0" w:space="0" w:color="auto"/>
                    <w:right w:val="none" w:sz="0" w:space="0" w:color="auto"/>
                  </w:divBdr>
                </w:div>
                <w:div w:id="2074085469">
                  <w:marLeft w:val="640"/>
                  <w:marRight w:val="0"/>
                  <w:marTop w:val="0"/>
                  <w:marBottom w:val="0"/>
                  <w:divBdr>
                    <w:top w:val="none" w:sz="0" w:space="0" w:color="auto"/>
                    <w:left w:val="none" w:sz="0" w:space="0" w:color="auto"/>
                    <w:bottom w:val="none" w:sz="0" w:space="0" w:color="auto"/>
                    <w:right w:val="none" w:sz="0" w:space="0" w:color="auto"/>
                  </w:divBdr>
                </w:div>
                <w:div w:id="2020697559">
                  <w:marLeft w:val="640"/>
                  <w:marRight w:val="0"/>
                  <w:marTop w:val="0"/>
                  <w:marBottom w:val="0"/>
                  <w:divBdr>
                    <w:top w:val="none" w:sz="0" w:space="0" w:color="auto"/>
                    <w:left w:val="none" w:sz="0" w:space="0" w:color="auto"/>
                    <w:bottom w:val="none" w:sz="0" w:space="0" w:color="auto"/>
                    <w:right w:val="none" w:sz="0" w:space="0" w:color="auto"/>
                  </w:divBdr>
                </w:div>
                <w:div w:id="1354570283">
                  <w:marLeft w:val="640"/>
                  <w:marRight w:val="0"/>
                  <w:marTop w:val="0"/>
                  <w:marBottom w:val="0"/>
                  <w:divBdr>
                    <w:top w:val="none" w:sz="0" w:space="0" w:color="auto"/>
                    <w:left w:val="none" w:sz="0" w:space="0" w:color="auto"/>
                    <w:bottom w:val="none" w:sz="0" w:space="0" w:color="auto"/>
                    <w:right w:val="none" w:sz="0" w:space="0" w:color="auto"/>
                  </w:divBdr>
                </w:div>
                <w:div w:id="1298798250">
                  <w:marLeft w:val="640"/>
                  <w:marRight w:val="0"/>
                  <w:marTop w:val="0"/>
                  <w:marBottom w:val="0"/>
                  <w:divBdr>
                    <w:top w:val="none" w:sz="0" w:space="0" w:color="auto"/>
                    <w:left w:val="none" w:sz="0" w:space="0" w:color="auto"/>
                    <w:bottom w:val="none" w:sz="0" w:space="0" w:color="auto"/>
                    <w:right w:val="none" w:sz="0" w:space="0" w:color="auto"/>
                  </w:divBdr>
                </w:div>
                <w:div w:id="1889101156">
                  <w:marLeft w:val="640"/>
                  <w:marRight w:val="0"/>
                  <w:marTop w:val="0"/>
                  <w:marBottom w:val="0"/>
                  <w:divBdr>
                    <w:top w:val="none" w:sz="0" w:space="0" w:color="auto"/>
                    <w:left w:val="none" w:sz="0" w:space="0" w:color="auto"/>
                    <w:bottom w:val="none" w:sz="0" w:space="0" w:color="auto"/>
                    <w:right w:val="none" w:sz="0" w:space="0" w:color="auto"/>
                  </w:divBdr>
                </w:div>
                <w:div w:id="1277449151">
                  <w:marLeft w:val="640"/>
                  <w:marRight w:val="0"/>
                  <w:marTop w:val="0"/>
                  <w:marBottom w:val="0"/>
                  <w:divBdr>
                    <w:top w:val="none" w:sz="0" w:space="0" w:color="auto"/>
                    <w:left w:val="none" w:sz="0" w:space="0" w:color="auto"/>
                    <w:bottom w:val="none" w:sz="0" w:space="0" w:color="auto"/>
                    <w:right w:val="none" w:sz="0" w:space="0" w:color="auto"/>
                  </w:divBdr>
                </w:div>
                <w:div w:id="1562404391">
                  <w:marLeft w:val="640"/>
                  <w:marRight w:val="0"/>
                  <w:marTop w:val="0"/>
                  <w:marBottom w:val="0"/>
                  <w:divBdr>
                    <w:top w:val="none" w:sz="0" w:space="0" w:color="auto"/>
                    <w:left w:val="none" w:sz="0" w:space="0" w:color="auto"/>
                    <w:bottom w:val="none" w:sz="0" w:space="0" w:color="auto"/>
                    <w:right w:val="none" w:sz="0" w:space="0" w:color="auto"/>
                  </w:divBdr>
                </w:div>
                <w:div w:id="1410541231">
                  <w:marLeft w:val="640"/>
                  <w:marRight w:val="0"/>
                  <w:marTop w:val="0"/>
                  <w:marBottom w:val="0"/>
                  <w:divBdr>
                    <w:top w:val="none" w:sz="0" w:space="0" w:color="auto"/>
                    <w:left w:val="none" w:sz="0" w:space="0" w:color="auto"/>
                    <w:bottom w:val="none" w:sz="0" w:space="0" w:color="auto"/>
                    <w:right w:val="none" w:sz="0" w:space="0" w:color="auto"/>
                  </w:divBdr>
                </w:div>
                <w:div w:id="1694502085">
                  <w:marLeft w:val="640"/>
                  <w:marRight w:val="0"/>
                  <w:marTop w:val="0"/>
                  <w:marBottom w:val="0"/>
                  <w:divBdr>
                    <w:top w:val="none" w:sz="0" w:space="0" w:color="auto"/>
                    <w:left w:val="none" w:sz="0" w:space="0" w:color="auto"/>
                    <w:bottom w:val="none" w:sz="0" w:space="0" w:color="auto"/>
                    <w:right w:val="none" w:sz="0" w:space="0" w:color="auto"/>
                  </w:divBdr>
                </w:div>
                <w:div w:id="961544822">
                  <w:marLeft w:val="640"/>
                  <w:marRight w:val="0"/>
                  <w:marTop w:val="0"/>
                  <w:marBottom w:val="0"/>
                  <w:divBdr>
                    <w:top w:val="none" w:sz="0" w:space="0" w:color="auto"/>
                    <w:left w:val="none" w:sz="0" w:space="0" w:color="auto"/>
                    <w:bottom w:val="none" w:sz="0" w:space="0" w:color="auto"/>
                    <w:right w:val="none" w:sz="0" w:space="0" w:color="auto"/>
                  </w:divBdr>
                </w:div>
                <w:div w:id="468595477">
                  <w:marLeft w:val="640"/>
                  <w:marRight w:val="0"/>
                  <w:marTop w:val="0"/>
                  <w:marBottom w:val="0"/>
                  <w:divBdr>
                    <w:top w:val="none" w:sz="0" w:space="0" w:color="auto"/>
                    <w:left w:val="none" w:sz="0" w:space="0" w:color="auto"/>
                    <w:bottom w:val="none" w:sz="0" w:space="0" w:color="auto"/>
                    <w:right w:val="none" w:sz="0" w:space="0" w:color="auto"/>
                  </w:divBdr>
                </w:div>
                <w:div w:id="796728695">
                  <w:marLeft w:val="640"/>
                  <w:marRight w:val="0"/>
                  <w:marTop w:val="0"/>
                  <w:marBottom w:val="0"/>
                  <w:divBdr>
                    <w:top w:val="none" w:sz="0" w:space="0" w:color="auto"/>
                    <w:left w:val="none" w:sz="0" w:space="0" w:color="auto"/>
                    <w:bottom w:val="none" w:sz="0" w:space="0" w:color="auto"/>
                    <w:right w:val="none" w:sz="0" w:space="0" w:color="auto"/>
                  </w:divBdr>
                </w:div>
                <w:div w:id="537014395">
                  <w:marLeft w:val="640"/>
                  <w:marRight w:val="0"/>
                  <w:marTop w:val="0"/>
                  <w:marBottom w:val="0"/>
                  <w:divBdr>
                    <w:top w:val="none" w:sz="0" w:space="0" w:color="auto"/>
                    <w:left w:val="none" w:sz="0" w:space="0" w:color="auto"/>
                    <w:bottom w:val="none" w:sz="0" w:space="0" w:color="auto"/>
                    <w:right w:val="none" w:sz="0" w:space="0" w:color="auto"/>
                  </w:divBdr>
                </w:div>
                <w:div w:id="70859588">
                  <w:marLeft w:val="640"/>
                  <w:marRight w:val="0"/>
                  <w:marTop w:val="0"/>
                  <w:marBottom w:val="0"/>
                  <w:divBdr>
                    <w:top w:val="none" w:sz="0" w:space="0" w:color="auto"/>
                    <w:left w:val="none" w:sz="0" w:space="0" w:color="auto"/>
                    <w:bottom w:val="none" w:sz="0" w:space="0" w:color="auto"/>
                    <w:right w:val="none" w:sz="0" w:space="0" w:color="auto"/>
                  </w:divBdr>
                </w:div>
                <w:div w:id="1399479513">
                  <w:marLeft w:val="640"/>
                  <w:marRight w:val="0"/>
                  <w:marTop w:val="0"/>
                  <w:marBottom w:val="0"/>
                  <w:divBdr>
                    <w:top w:val="none" w:sz="0" w:space="0" w:color="auto"/>
                    <w:left w:val="none" w:sz="0" w:space="0" w:color="auto"/>
                    <w:bottom w:val="none" w:sz="0" w:space="0" w:color="auto"/>
                    <w:right w:val="none" w:sz="0" w:space="0" w:color="auto"/>
                  </w:divBdr>
                </w:div>
                <w:div w:id="1388531615">
                  <w:marLeft w:val="640"/>
                  <w:marRight w:val="0"/>
                  <w:marTop w:val="0"/>
                  <w:marBottom w:val="0"/>
                  <w:divBdr>
                    <w:top w:val="none" w:sz="0" w:space="0" w:color="auto"/>
                    <w:left w:val="none" w:sz="0" w:space="0" w:color="auto"/>
                    <w:bottom w:val="none" w:sz="0" w:space="0" w:color="auto"/>
                    <w:right w:val="none" w:sz="0" w:space="0" w:color="auto"/>
                  </w:divBdr>
                </w:div>
                <w:div w:id="57558549">
                  <w:marLeft w:val="640"/>
                  <w:marRight w:val="0"/>
                  <w:marTop w:val="0"/>
                  <w:marBottom w:val="0"/>
                  <w:divBdr>
                    <w:top w:val="none" w:sz="0" w:space="0" w:color="auto"/>
                    <w:left w:val="none" w:sz="0" w:space="0" w:color="auto"/>
                    <w:bottom w:val="none" w:sz="0" w:space="0" w:color="auto"/>
                    <w:right w:val="none" w:sz="0" w:space="0" w:color="auto"/>
                  </w:divBdr>
                </w:div>
                <w:div w:id="982854343">
                  <w:marLeft w:val="640"/>
                  <w:marRight w:val="0"/>
                  <w:marTop w:val="0"/>
                  <w:marBottom w:val="0"/>
                  <w:divBdr>
                    <w:top w:val="none" w:sz="0" w:space="0" w:color="auto"/>
                    <w:left w:val="none" w:sz="0" w:space="0" w:color="auto"/>
                    <w:bottom w:val="none" w:sz="0" w:space="0" w:color="auto"/>
                    <w:right w:val="none" w:sz="0" w:space="0" w:color="auto"/>
                  </w:divBdr>
                </w:div>
                <w:div w:id="939222181">
                  <w:marLeft w:val="640"/>
                  <w:marRight w:val="0"/>
                  <w:marTop w:val="0"/>
                  <w:marBottom w:val="0"/>
                  <w:divBdr>
                    <w:top w:val="none" w:sz="0" w:space="0" w:color="auto"/>
                    <w:left w:val="none" w:sz="0" w:space="0" w:color="auto"/>
                    <w:bottom w:val="none" w:sz="0" w:space="0" w:color="auto"/>
                    <w:right w:val="none" w:sz="0" w:space="0" w:color="auto"/>
                  </w:divBdr>
                </w:div>
                <w:div w:id="405079445">
                  <w:marLeft w:val="640"/>
                  <w:marRight w:val="0"/>
                  <w:marTop w:val="0"/>
                  <w:marBottom w:val="0"/>
                  <w:divBdr>
                    <w:top w:val="none" w:sz="0" w:space="0" w:color="auto"/>
                    <w:left w:val="none" w:sz="0" w:space="0" w:color="auto"/>
                    <w:bottom w:val="none" w:sz="0" w:space="0" w:color="auto"/>
                    <w:right w:val="none" w:sz="0" w:space="0" w:color="auto"/>
                  </w:divBdr>
                </w:div>
                <w:div w:id="1698778622">
                  <w:marLeft w:val="640"/>
                  <w:marRight w:val="0"/>
                  <w:marTop w:val="0"/>
                  <w:marBottom w:val="0"/>
                  <w:divBdr>
                    <w:top w:val="none" w:sz="0" w:space="0" w:color="auto"/>
                    <w:left w:val="none" w:sz="0" w:space="0" w:color="auto"/>
                    <w:bottom w:val="none" w:sz="0" w:space="0" w:color="auto"/>
                    <w:right w:val="none" w:sz="0" w:space="0" w:color="auto"/>
                  </w:divBdr>
                </w:div>
                <w:div w:id="782578605">
                  <w:marLeft w:val="640"/>
                  <w:marRight w:val="0"/>
                  <w:marTop w:val="0"/>
                  <w:marBottom w:val="0"/>
                  <w:divBdr>
                    <w:top w:val="none" w:sz="0" w:space="0" w:color="auto"/>
                    <w:left w:val="none" w:sz="0" w:space="0" w:color="auto"/>
                    <w:bottom w:val="none" w:sz="0" w:space="0" w:color="auto"/>
                    <w:right w:val="none" w:sz="0" w:space="0" w:color="auto"/>
                  </w:divBdr>
                </w:div>
                <w:div w:id="1664357251">
                  <w:marLeft w:val="640"/>
                  <w:marRight w:val="0"/>
                  <w:marTop w:val="0"/>
                  <w:marBottom w:val="0"/>
                  <w:divBdr>
                    <w:top w:val="none" w:sz="0" w:space="0" w:color="auto"/>
                    <w:left w:val="none" w:sz="0" w:space="0" w:color="auto"/>
                    <w:bottom w:val="none" w:sz="0" w:space="0" w:color="auto"/>
                    <w:right w:val="none" w:sz="0" w:space="0" w:color="auto"/>
                  </w:divBdr>
                </w:div>
                <w:div w:id="494610111">
                  <w:marLeft w:val="640"/>
                  <w:marRight w:val="0"/>
                  <w:marTop w:val="0"/>
                  <w:marBottom w:val="0"/>
                  <w:divBdr>
                    <w:top w:val="none" w:sz="0" w:space="0" w:color="auto"/>
                    <w:left w:val="none" w:sz="0" w:space="0" w:color="auto"/>
                    <w:bottom w:val="none" w:sz="0" w:space="0" w:color="auto"/>
                    <w:right w:val="none" w:sz="0" w:space="0" w:color="auto"/>
                  </w:divBdr>
                </w:div>
                <w:div w:id="1443451054">
                  <w:marLeft w:val="640"/>
                  <w:marRight w:val="0"/>
                  <w:marTop w:val="0"/>
                  <w:marBottom w:val="0"/>
                  <w:divBdr>
                    <w:top w:val="none" w:sz="0" w:space="0" w:color="auto"/>
                    <w:left w:val="none" w:sz="0" w:space="0" w:color="auto"/>
                    <w:bottom w:val="none" w:sz="0" w:space="0" w:color="auto"/>
                    <w:right w:val="none" w:sz="0" w:space="0" w:color="auto"/>
                  </w:divBdr>
                </w:div>
                <w:div w:id="534536085">
                  <w:marLeft w:val="640"/>
                  <w:marRight w:val="0"/>
                  <w:marTop w:val="0"/>
                  <w:marBottom w:val="0"/>
                  <w:divBdr>
                    <w:top w:val="none" w:sz="0" w:space="0" w:color="auto"/>
                    <w:left w:val="none" w:sz="0" w:space="0" w:color="auto"/>
                    <w:bottom w:val="none" w:sz="0" w:space="0" w:color="auto"/>
                    <w:right w:val="none" w:sz="0" w:space="0" w:color="auto"/>
                  </w:divBdr>
                </w:div>
                <w:div w:id="568273036">
                  <w:marLeft w:val="640"/>
                  <w:marRight w:val="0"/>
                  <w:marTop w:val="0"/>
                  <w:marBottom w:val="0"/>
                  <w:divBdr>
                    <w:top w:val="none" w:sz="0" w:space="0" w:color="auto"/>
                    <w:left w:val="none" w:sz="0" w:space="0" w:color="auto"/>
                    <w:bottom w:val="none" w:sz="0" w:space="0" w:color="auto"/>
                    <w:right w:val="none" w:sz="0" w:space="0" w:color="auto"/>
                  </w:divBdr>
                </w:div>
                <w:div w:id="1225024620">
                  <w:marLeft w:val="640"/>
                  <w:marRight w:val="0"/>
                  <w:marTop w:val="0"/>
                  <w:marBottom w:val="0"/>
                  <w:divBdr>
                    <w:top w:val="none" w:sz="0" w:space="0" w:color="auto"/>
                    <w:left w:val="none" w:sz="0" w:space="0" w:color="auto"/>
                    <w:bottom w:val="none" w:sz="0" w:space="0" w:color="auto"/>
                    <w:right w:val="none" w:sz="0" w:space="0" w:color="auto"/>
                  </w:divBdr>
                </w:div>
                <w:div w:id="1780642813">
                  <w:marLeft w:val="640"/>
                  <w:marRight w:val="0"/>
                  <w:marTop w:val="0"/>
                  <w:marBottom w:val="0"/>
                  <w:divBdr>
                    <w:top w:val="none" w:sz="0" w:space="0" w:color="auto"/>
                    <w:left w:val="none" w:sz="0" w:space="0" w:color="auto"/>
                    <w:bottom w:val="none" w:sz="0" w:space="0" w:color="auto"/>
                    <w:right w:val="none" w:sz="0" w:space="0" w:color="auto"/>
                  </w:divBdr>
                </w:div>
                <w:div w:id="821315347">
                  <w:marLeft w:val="640"/>
                  <w:marRight w:val="0"/>
                  <w:marTop w:val="0"/>
                  <w:marBottom w:val="0"/>
                  <w:divBdr>
                    <w:top w:val="none" w:sz="0" w:space="0" w:color="auto"/>
                    <w:left w:val="none" w:sz="0" w:space="0" w:color="auto"/>
                    <w:bottom w:val="none" w:sz="0" w:space="0" w:color="auto"/>
                    <w:right w:val="none" w:sz="0" w:space="0" w:color="auto"/>
                  </w:divBdr>
                </w:div>
                <w:div w:id="1115371427">
                  <w:marLeft w:val="640"/>
                  <w:marRight w:val="0"/>
                  <w:marTop w:val="0"/>
                  <w:marBottom w:val="0"/>
                  <w:divBdr>
                    <w:top w:val="none" w:sz="0" w:space="0" w:color="auto"/>
                    <w:left w:val="none" w:sz="0" w:space="0" w:color="auto"/>
                    <w:bottom w:val="none" w:sz="0" w:space="0" w:color="auto"/>
                    <w:right w:val="none" w:sz="0" w:space="0" w:color="auto"/>
                  </w:divBdr>
                </w:div>
              </w:divsChild>
            </w:div>
            <w:div w:id="1961185713">
              <w:marLeft w:val="0"/>
              <w:marRight w:val="0"/>
              <w:marTop w:val="0"/>
              <w:marBottom w:val="0"/>
              <w:divBdr>
                <w:top w:val="none" w:sz="0" w:space="0" w:color="auto"/>
                <w:left w:val="none" w:sz="0" w:space="0" w:color="auto"/>
                <w:bottom w:val="none" w:sz="0" w:space="0" w:color="auto"/>
                <w:right w:val="none" w:sz="0" w:space="0" w:color="auto"/>
              </w:divBdr>
              <w:divsChild>
                <w:div w:id="1535343809">
                  <w:marLeft w:val="640"/>
                  <w:marRight w:val="0"/>
                  <w:marTop w:val="0"/>
                  <w:marBottom w:val="0"/>
                  <w:divBdr>
                    <w:top w:val="none" w:sz="0" w:space="0" w:color="auto"/>
                    <w:left w:val="none" w:sz="0" w:space="0" w:color="auto"/>
                    <w:bottom w:val="none" w:sz="0" w:space="0" w:color="auto"/>
                    <w:right w:val="none" w:sz="0" w:space="0" w:color="auto"/>
                  </w:divBdr>
                  <w:divsChild>
                    <w:div w:id="813765776">
                      <w:marLeft w:val="0"/>
                      <w:marRight w:val="0"/>
                      <w:marTop w:val="0"/>
                      <w:marBottom w:val="0"/>
                      <w:divBdr>
                        <w:top w:val="none" w:sz="0" w:space="0" w:color="auto"/>
                        <w:left w:val="none" w:sz="0" w:space="0" w:color="auto"/>
                        <w:bottom w:val="none" w:sz="0" w:space="0" w:color="auto"/>
                        <w:right w:val="none" w:sz="0" w:space="0" w:color="auto"/>
                      </w:divBdr>
                      <w:divsChild>
                        <w:div w:id="1841041518">
                          <w:marLeft w:val="640"/>
                          <w:marRight w:val="0"/>
                          <w:marTop w:val="0"/>
                          <w:marBottom w:val="0"/>
                          <w:divBdr>
                            <w:top w:val="none" w:sz="0" w:space="0" w:color="auto"/>
                            <w:left w:val="none" w:sz="0" w:space="0" w:color="auto"/>
                            <w:bottom w:val="none" w:sz="0" w:space="0" w:color="auto"/>
                            <w:right w:val="none" w:sz="0" w:space="0" w:color="auto"/>
                          </w:divBdr>
                          <w:divsChild>
                            <w:div w:id="548226269">
                              <w:marLeft w:val="0"/>
                              <w:marRight w:val="0"/>
                              <w:marTop w:val="0"/>
                              <w:marBottom w:val="0"/>
                              <w:divBdr>
                                <w:top w:val="none" w:sz="0" w:space="0" w:color="auto"/>
                                <w:left w:val="none" w:sz="0" w:space="0" w:color="auto"/>
                                <w:bottom w:val="none" w:sz="0" w:space="0" w:color="auto"/>
                                <w:right w:val="none" w:sz="0" w:space="0" w:color="auto"/>
                              </w:divBdr>
                              <w:divsChild>
                                <w:div w:id="633488522">
                                  <w:marLeft w:val="640"/>
                                  <w:marRight w:val="0"/>
                                  <w:marTop w:val="0"/>
                                  <w:marBottom w:val="0"/>
                                  <w:divBdr>
                                    <w:top w:val="none" w:sz="0" w:space="0" w:color="auto"/>
                                    <w:left w:val="none" w:sz="0" w:space="0" w:color="auto"/>
                                    <w:bottom w:val="none" w:sz="0" w:space="0" w:color="auto"/>
                                    <w:right w:val="none" w:sz="0" w:space="0" w:color="auto"/>
                                  </w:divBdr>
                                </w:div>
                                <w:div w:id="570846898">
                                  <w:marLeft w:val="640"/>
                                  <w:marRight w:val="0"/>
                                  <w:marTop w:val="0"/>
                                  <w:marBottom w:val="0"/>
                                  <w:divBdr>
                                    <w:top w:val="none" w:sz="0" w:space="0" w:color="auto"/>
                                    <w:left w:val="none" w:sz="0" w:space="0" w:color="auto"/>
                                    <w:bottom w:val="none" w:sz="0" w:space="0" w:color="auto"/>
                                    <w:right w:val="none" w:sz="0" w:space="0" w:color="auto"/>
                                  </w:divBdr>
                                </w:div>
                                <w:div w:id="1029112528">
                                  <w:marLeft w:val="640"/>
                                  <w:marRight w:val="0"/>
                                  <w:marTop w:val="0"/>
                                  <w:marBottom w:val="0"/>
                                  <w:divBdr>
                                    <w:top w:val="none" w:sz="0" w:space="0" w:color="auto"/>
                                    <w:left w:val="none" w:sz="0" w:space="0" w:color="auto"/>
                                    <w:bottom w:val="none" w:sz="0" w:space="0" w:color="auto"/>
                                    <w:right w:val="none" w:sz="0" w:space="0" w:color="auto"/>
                                  </w:divBdr>
                                </w:div>
                                <w:div w:id="771513637">
                                  <w:marLeft w:val="640"/>
                                  <w:marRight w:val="0"/>
                                  <w:marTop w:val="0"/>
                                  <w:marBottom w:val="0"/>
                                  <w:divBdr>
                                    <w:top w:val="none" w:sz="0" w:space="0" w:color="auto"/>
                                    <w:left w:val="none" w:sz="0" w:space="0" w:color="auto"/>
                                    <w:bottom w:val="none" w:sz="0" w:space="0" w:color="auto"/>
                                    <w:right w:val="none" w:sz="0" w:space="0" w:color="auto"/>
                                  </w:divBdr>
                                </w:div>
                                <w:div w:id="184445408">
                                  <w:marLeft w:val="640"/>
                                  <w:marRight w:val="0"/>
                                  <w:marTop w:val="0"/>
                                  <w:marBottom w:val="0"/>
                                  <w:divBdr>
                                    <w:top w:val="none" w:sz="0" w:space="0" w:color="auto"/>
                                    <w:left w:val="none" w:sz="0" w:space="0" w:color="auto"/>
                                    <w:bottom w:val="none" w:sz="0" w:space="0" w:color="auto"/>
                                    <w:right w:val="none" w:sz="0" w:space="0" w:color="auto"/>
                                  </w:divBdr>
                                </w:div>
                                <w:div w:id="2136751207">
                                  <w:marLeft w:val="640"/>
                                  <w:marRight w:val="0"/>
                                  <w:marTop w:val="0"/>
                                  <w:marBottom w:val="0"/>
                                  <w:divBdr>
                                    <w:top w:val="none" w:sz="0" w:space="0" w:color="auto"/>
                                    <w:left w:val="none" w:sz="0" w:space="0" w:color="auto"/>
                                    <w:bottom w:val="none" w:sz="0" w:space="0" w:color="auto"/>
                                    <w:right w:val="none" w:sz="0" w:space="0" w:color="auto"/>
                                  </w:divBdr>
                                </w:div>
                                <w:div w:id="1374505020">
                                  <w:marLeft w:val="640"/>
                                  <w:marRight w:val="0"/>
                                  <w:marTop w:val="0"/>
                                  <w:marBottom w:val="0"/>
                                  <w:divBdr>
                                    <w:top w:val="none" w:sz="0" w:space="0" w:color="auto"/>
                                    <w:left w:val="none" w:sz="0" w:space="0" w:color="auto"/>
                                    <w:bottom w:val="none" w:sz="0" w:space="0" w:color="auto"/>
                                    <w:right w:val="none" w:sz="0" w:space="0" w:color="auto"/>
                                  </w:divBdr>
                                </w:div>
                                <w:div w:id="2044206353">
                                  <w:marLeft w:val="640"/>
                                  <w:marRight w:val="0"/>
                                  <w:marTop w:val="0"/>
                                  <w:marBottom w:val="0"/>
                                  <w:divBdr>
                                    <w:top w:val="none" w:sz="0" w:space="0" w:color="auto"/>
                                    <w:left w:val="none" w:sz="0" w:space="0" w:color="auto"/>
                                    <w:bottom w:val="none" w:sz="0" w:space="0" w:color="auto"/>
                                    <w:right w:val="none" w:sz="0" w:space="0" w:color="auto"/>
                                  </w:divBdr>
                                </w:div>
                                <w:div w:id="2092391506">
                                  <w:marLeft w:val="640"/>
                                  <w:marRight w:val="0"/>
                                  <w:marTop w:val="0"/>
                                  <w:marBottom w:val="0"/>
                                  <w:divBdr>
                                    <w:top w:val="none" w:sz="0" w:space="0" w:color="auto"/>
                                    <w:left w:val="none" w:sz="0" w:space="0" w:color="auto"/>
                                    <w:bottom w:val="none" w:sz="0" w:space="0" w:color="auto"/>
                                    <w:right w:val="none" w:sz="0" w:space="0" w:color="auto"/>
                                  </w:divBdr>
                                </w:div>
                                <w:div w:id="1748065283">
                                  <w:marLeft w:val="640"/>
                                  <w:marRight w:val="0"/>
                                  <w:marTop w:val="0"/>
                                  <w:marBottom w:val="0"/>
                                  <w:divBdr>
                                    <w:top w:val="none" w:sz="0" w:space="0" w:color="auto"/>
                                    <w:left w:val="none" w:sz="0" w:space="0" w:color="auto"/>
                                    <w:bottom w:val="none" w:sz="0" w:space="0" w:color="auto"/>
                                    <w:right w:val="none" w:sz="0" w:space="0" w:color="auto"/>
                                  </w:divBdr>
                                </w:div>
                                <w:div w:id="1093015030">
                                  <w:marLeft w:val="640"/>
                                  <w:marRight w:val="0"/>
                                  <w:marTop w:val="0"/>
                                  <w:marBottom w:val="0"/>
                                  <w:divBdr>
                                    <w:top w:val="none" w:sz="0" w:space="0" w:color="auto"/>
                                    <w:left w:val="none" w:sz="0" w:space="0" w:color="auto"/>
                                    <w:bottom w:val="none" w:sz="0" w:space="0" w:color="auto"/>
                                    <w:right w:val="none" w:sz="0" w:space="0" w:color="auto"/>
                                  </w:divBdr>
                                </w:div>
                                <w:div w:id="396049261">
                                  <w:marLeft w:val="640"/>
                                  <w:marRight w:val="0"/>
                                  <w:marTop w:val="0"/>
                                  <w:marBottom w:val="0"/>
                                  <w:divBdr>
                                    <w:top w:val="none" w:sz="0" w:space="0" w:color="auto"/>
                                    <w:left w:val="none" w:sz="0" w:space="0" w:color="auto"/>
                                    <w:bottom w:val="none" w:sz="0" w:space="0" w:color="auto"/>
                                    <w:right w:val="none" w:sz="0" w:space="0" w:color="auto"/>
                                  </w:divBdr>
                                </w:div>
                                <w:div w:id="1711028936">
                                  <w:marLeft w:val="640"/>
                                  <w:marRight w:val="0"/>
                                  <w:marTop w:val="0"/>
                                  <w:marBottom w:val="0"/>
                                  <w:divBdr>
                                    <w:top w:val="none" w:sz="0" w:space="0" w:color="auto"/>
                                    <w:left w:val="none" w:sz="0" w:space="0" w:color="auto"/>
                                    <w:bottom w:val="none" w:sz="0" w:space="0" w:color="auto"/>
                                    <w:right w:val="none" w:sz="0" w:space="0" w:color="auto"/>
                                  </w:divBdr>
                                </w:div>
                                <w:div w:id="1393189118">
                                  <w:marLeft w:val="640"/>
                                  <w:marRight w:val="0"/>
                                  <w:marTop w:val="0"/>
                                  <w:marBottom w:val="0"/>
                                  <w:divBdr>
                                    <w:top w:val="none" w:sz="0" w:space="0" w:color="auto"/>
                                    <w:left w:val="none" w:sz="0" w:space="0" w:color="auto"/>
                                    <w:bottom w:val="none" w:sz="0" w:space="0" w:color="auto"/>
                                    <w:right w:val="none" w:sz="0" w:space="0" w:color="auto"/>
                                  </w:divBdr>
                                </w:div>
                                <w:div w:id="962660490">
                                  <w:marLeft w:val="640"/>
                                  <w:marRight w:val="0"/>
                                  <w:marTop w:val="0"/>
                                  <w:marBottom w:val="0"/>
                                  <w:divBdr>
                                    <w:top w:val="none" w:sz="0" w:space="0" w:color="auto"/>
                                    <w:left w:val="none" w:sz="0" w:space="0" w:color="auto"/>
                                    <w:bottom w:val="none" w:sz="0" w:space="0" w:color="auto"/>
                                    <w:right w:val="none" w:sz="0" w:space="0" w:color="auto"/>
                                  </w:divBdr>
                                </w:div>
                                <w:div w:id="1427385131">
                                  <w:marLeft w:val="640"/>
                                  <w:marRight w:val="0"/>
                                  <w:marTop w:val="0"/>
                                  <w:marBottom w:val="0"/>
                                  <w:divBdr>
                                    <w:top w:val="none" w:sz="0" w:space="0" w:color="auto"/>
                                    <w:left w:val="none" w:sz="0" w:space="0" w:color="auto"/>
                                    <w:bottom w:val="none" w:sz="0" w:space="0" w:color="auto"/>
                                    <w:right w:val="none" w:sz="0" w:space="0" w:color="auto"/>
                                  </w:divBdr>
                                </w:div>
                                <w:div w:id="1834688001">
                                  <w:marLeft w:val="640"/>
                                  <w:marRight w:val="0"/>
                                  <w:marTop w:val="0"/>
                                  <w:marBottom w:val="0"/>
                                  <w:divBdr>
                                    <w:top w:val="none" w:sz="0" w:space="0" w:color="auto"/>
                                    <w:left w:val="none" w:sz="0" w:space="0" w:color="auto"/>
                                    <w:bottom w:val="none" w:sz="0" w:space="0" w:color="auto"/>
                                    <w:right w:val="none" w:sz="0" w:space="0" w:color="auto"/>
                                  </w:divBdr>
                                </w:div>
                                <w:div w:id="1377773936">
                                  <w:marLeft w:val="640"/>
                                  <w:marRight w:val="0"/>
                                  <w:marTop w:val="0"/>
                                  <w:marBottom w:val="0"/>
                                  <w:divBdr>
                                    <w:top w:val="none" w:sz="0" w:space="0" w:color="auto"/>
                                    <w:left w:val="none" w:sz="0" w:space="0" w:color="auto"/>
                                    <w:bottom w:val="none" w:sz="0" w:space="0" w:color="auto"/>
                                    <w:right w:val="none" w:sz="0" w:space="0" w:color="auto"/>
                                  </w:divBdr>
                                </w:div>
                                <w:div w:id="1807353889">
                                  <w:marLeft w:val="640"/>
                                  <w:marRight w:val="0"/>
                                  <w:marTop w:val="0"/>
                                  <w:marBottom w:val="0"/>
                                  <w:divBdr>
                                    <w:top w:val="none" w:sz="0" w:space="0" w:color="auto"/>
                                    <w:left w:val="none" w:sz="0" w:space="0" w:color="auto"/>
                                    <w:bottom w:val="none" w:sz="0" w:space="0" w:color="auto"/>
                                    <w:right w:val="none" w:sz="0" w:space="0" w:color="auto"/>
                                  </w:divBdr>
                                </w:div>
                                <w:div w:id="1957560896">
                                  <w:marLeft w:val="640"/>
                                  <w:marRight w:val="0"/>
                                  <w:marTop w:val="0"/>
                                  <w:marBottom w:val="0"/>
                                  <w:divBdr>
                                    <w:top w:val="none" w:sz="0" w:space="0" w:color="auto"/>
                                    <w:left w:val="none" w:sz="0" w:space="0" w:color="auto"/>
                                    <w:bottom w:val="none" w:sz="0" w:space="0" w:color="auto"/>
                                    <w:right w:val="none" w:sz="0" w:space="0" w:color="auto"/>
                                  </w:divBdr>
                                </w:div>
                                <w:div w:id="2144225636">
                                  <w:marLeft w:val="640"/>
                                  <w:marRight w:val="0"/>
                                  <w:marTop w:val="0"/>
                                  <w:marBottom w:val="0"/>
                                  <w:divBdr>
                                    <w:top w:val="none" w:sz="0" w:space="0" w:color="auto"/>
                                    <w:left w:val="none" w:sz="0" w:space="0" w:color="auto"/>
                                    <w:bottom w:val="none" w:sz="0" w:space="0" w:color="auto"/>
                                    <w:right w:val="none" w:sz="0" w:space="0" w:color="auto"/>
                                  </w:divBdr>
                                </w:div>
                                <w:div w:id="1516647981">
                                  <w:marLeft w:val="640"/>
                                  <w:marRight w:val="0"/>
                                  <w:marTop w:val="0"/>
                                  <w:marBottom w:val="0"/>
                                  <w:divBdr>
                                    <w:top w:val="none" w:sz="0" w:space="0" w:color="auto"/>
                                    <w:left w:val="none" w:sz="0" w:space="0" w:color="auto"/>
                                    <w:bottom w:val="none" w:sz="0" w:space="0" w:color="auto"/>
                                    <w:right w:val="none" w:sz="0" w:space="0" w:color="auto"/>
                                  </w:divBdr>
                                </w:div>
                                <w:div w:id="251668310">
                                  <w:marLeft w:val="640"/>
                                  <w:marRight w:val="0"/>
                                  <w:marTop w:val="0"/>
                                  <w:marBottom w:val="0"/>
                                  <w:divBdr>
                                    <w:top w:val="none" w:sz="0" w:space="0" w:color="auto"/>
                                    <w:left w:val="none" w:sz="0" w:space="0" w:color="auto"/>
                                    <w:bottom w:val="none" w:sz="0" w:space="0" w:color="auto"/>
                                    <w:right w:val="none" w:sz="0" w:space="0" w:color="auto"/>
                                  </w:divBdr>
                                </w:div>
                                <w:div w:id="1810518448">
                                  <w:marLeft w:val="640"/>
                                  <w:marRight w:val="0"/>
                                  <w:marTop w:val="0"/>
                                  <w:marBottom w:val="0"/>
                                  <w:divBdr>
                                    <w:top w:val="none" w:sz="0" w:space="0" w:color="auto"/>
                                    <w:left w:val="none" w:sz="0" w:space="0" w:color="auto"/>
                                    <w:bottom w:val="none" w:sz="0" w:space="0" w:color="auto"/>
                                    <w:right w:val="none" w:sz="0" w:space="0" w:color="auto"/>
                                  </w:divBdr>
                                </w:div>
                                <w:div w:id="1027295176">
                                  <w:marLeft w:val="640"/>
                                  <w:marRight w:val="0"/>
                                  <w:marTop w:val="0"/>
                                  <w:marBottom w:val="0"/>
                                  <w:divBdr>
                                    <w:top w:val="none" w:sz="0" w:space="0" w:color="auto"/>
                                    <w:left w:val="none" w:sz="0" w:space="0" w:color="auto"/>
                                    <w:bottom w:val="none" w:sz="0" w:space="0" w:color="auto"/>
                                    <w:right w:val="none" w:sz="0" w:space="0" w:color="auto"/>
                                  </w:divBdr>
                                </w:div>
                                <w:div w:id="1354916720">
                                  <w:marLeft w:val="640"/>
                                  <w:marRight w:val="0"/>
                                  <w:marTop w:val="0"/>
                                  <w:marBottom w:val="0"/>
                                  <w:divBdr>
                                    <w:top w:val="none" w:sz="0" w:space="0" w:color="auto"/>
                                    <w:left w:val="none" w:sz="0" w:space="0" w:color="auto"/>
                                    <w:bottom w:val="none" w:sz="0" w:space="0" w:color="auto"/>
                                    <w:right w:val="none" w:sz="0" w:space="0" w:color="auto"/>
                                  </w:divBdr>
                                </w:div>
                                <w:div w:id="893810591">
                                  <w:marLeft w:val="640"/>
                                  <w:marRight w:val="0"/>
                                  <w:marTop w:val="0"/>
                                  <w:marBottom w:val="0"/>
                                  <w:divBdr>
                                    <w:top w:val="none" w:sz="0" w:space="0" w:color="auto"/>
                                    <w:left w:val="none" w:sz="0" w:space="0" w:color="auto"/>
                                    <w:bottom w:val="none" w:sz="0" w:space="0" w:color="auto"/>
                                    <w:right w:val="none" w:sz="0" w:space="0" w:color="auto"/>
                                  </w:divBdr>
                                </w:div>
                                <w:div w:id="716053328">
                                  <w:marLeft w:val="640"/>
                                  <w:marRight w:val="0"/>
                                  <w:marTop w:val="0"/>
                                  <w:marBottom w:val="0"/>
                                  <w:divBdr>
                                    <w:top w:val="none" w:sz="0" w:space="0" w:color="auto"/>
                                    <w:left w:val="none" w:sz="0" w:space="0" w:color="auto"/>
                                    <w:bottom w:val="none" w:sz="0" w:space="0" w:color="auto"/>
                                    <w:right w:val="none" w:sz="0" w:space="0" w:color="auto"/>
                                  </w:divBdr>
                                </w:div>
                                <w:div w:id="21564151">
                                  <w:marLeft w:val="640"/>
                                  <w:marRight w:val="0"/>
                                  <w:marTop w:val="0"/>
                                  <w:marBottom w:val="0"/>
                                  <w:divBdr>
                                    <w:top w:val="none" w:sz="0" w:space="0" w:color="auto"/>
                                    <w:left w:val="none" w:sz="0" w:space="0" w:color="auto"/>
                                    <w:bottom w:val="none" w:sz="0" w:space="0" w:color="auto"/>
                                    <w:right w:val="none" w:sz="0" w:space="0" w:color="auto"/>
                                  </w:divBdr>
                                </w:div>
                                <w:div w:id="1422531078">
                                  <w:marLeft w:val="640"/>
                                  <w:marRight w:val="0"/>
                                  <w:marTop w:val="0"/>
                                  <w:marBottom w:val="0"/>
                                  <w:divBdr>
                                    <w:top w:val="none" w:sz="0" w:space="0" w:color="auto"/>
                                    <w:left w:val="none" w:sz="0" w:space="0" w:color="auto"/>
                                    <w:bottom w:val="none" w:sz="0" w:space="0" w:color="auto"/>
                                    <w:right w:val="none" w:sz="0" w:space="0" w:color="auto"/>
                                  </w:divBdr>
                                </w:div>
                                <w:div w:id="1238394850">
                                  <w:marLeft w:val="640"/>
                                  <w:marRight w:val="0"/>
                                  <w:marTop w:val="0"/>
                                  <w:marBottom w:val="0"/>
                                  <w:divBdr>
                                    <w:top w:val="none" w:sz="0" w:space="0" w:color="auto"/>
                                    <w:left w:val="none" w:sz="0" w:space="0" w:color="auto"/>
                                    <w:bottom w:val="none" w:sz="0" w:space="0" w:color="auto"/>
                                    <w:right w:val="none" w:sz="0" w:space="0" w:color="auto"/>
                                  </w:divBdr>
                                </w:div>
                                <w:div w:id="1122574182">
                                  <w:marLeft w:val="640"/>
                                  <w:marRight w:val="0"/>
                                  <w:marTop w:val="0"/>
                                  <w:marBottom w:val="0"/>
                                  <w:divBdr>
                                    <w:top w:val="none" w:sz="0" w:space="0" w:color="auto"/>
                                    <w:left w:val="none" w:sz="0" w:space="0" w:color="auto"/>
                                    <w:bottom w:val="none" w:sz="0" w:space="0" w:color="auto"/>
                                    <w:right w:val="none" w:sz="0" w:space="0" w:color="auto"/>
                                  </w:divBdr>
                                </w:div>
                                <w:div w:id="1065572042">
                                  <w:marLeft w:val="640"/>
                                  <w:marRight w:val="0"/>
                                  <w:marTop w:val="0"/>
                                  <w:marBottom w:val="0"/>
                                  <w:divBdr>
                                    <w:top w:val="none" w:sz="0" w:space="0" w:color="auto"/>
                                    <w:left w:val="none" w:sz="0" w:space="0" w:color="auto"/>
                                    <w:bottom w:val="none" w:sz="0" w:space="0" w:color="auto"/>
                                    <w:right w:val="none" w:sz="0" w:space="0" w:color="auto"/>
                                  </w:divBdr>
                                </w:div>
                                <w:div w:id="1725791608">
                                  <w:marLeft w:val="640"/>
                                  <w:marRight w:val="0"/>
                                  <w:marTop w:val="0"/>
                                  <w:marBottom w:val="0"/>
                                  <w:divBdr>
                                    <w:top w:val="none" w:sz="0" w:space="0" w:color="auto"/>
                                    <w:left w:val="none" w:sz="0" w:space="0" w:color="auto"/>
                                    <w:bottom w:val="none" w:sz="0" w:space="0" w:color="auto"/>
                                    <w:right w:val="none" w:sz="0" w:space="0" w:color="auto"/>
                                  </w:divBdr>
                                </w:div>
                                <w:div w:id="330333403">
                                  <w:marLeft w:val="640"/>
                                  <w:marRight w:val="0"/>
                                  <w:marTop w:val="0"/>
                                  <w:marBottom w:val="0"/>
                                  <w:divBdr>
                                    <w:top w:val="none" w:sz="0" w:space="0" w:color="auto"/>
                                    <w:left w:val="none" w:sz="0" w:space="0" w:color="auto"/>
                                    <w:bottom w:val="none" w:sz="0" w:space="0" w:color="auto"/>
                                    <w:right w:val="none" w:sz="0" w:space="0" w:color="auto"/>
                                  </w:divBdr>
                                </w:div>
                                <w:div w:id="1387921565">
                                  <w:marLeft w:val="640"/>
                                  <w:marRight w:val="0"/>
                                  <w:marTop w:val="0"/>
                                  <w:marBottom w:val="0"/>
                                  <w:divBdr>
                                    <w:top w:val="none" w:sz="0" w:space="0" w:color="auto"/>
                                    <w:left w:val="none" w:sz="0" w:space="0" w:color="auto"/>
                                    <w:bottom w:val="none" w:sz="0" w:space="0" w:color="auto"/>
                                    <w:right w:val="none" w:sz="0" w:space="0" w:color="auto"/>
                                  </w:divBdr>
                                </w:div>
                                <w:div w:id="823619061">
                                  <w:marLeft w:val="640"/>
                                  <w:marRight w:val="0"/>
                                  <w:marTop w:val="0"/>
                                  <w:marBottom w:val="0"/>
                                  <w:divBdr>
                                    <w:top w:val="none" w:sz="0" w:space="0" w:color="auto"/>
                                    <w:left w:val="none" w:sz="0" w:space="0" w:color="auto"/>
                                    <w:bottom w:val="none" w:sz="0" w:space="0" w:color="auto"/>
                                    <w:right w:val="none" w:sz="0" w:space="0" w:color="auto"/>
                                  </w:divBdr>
                                </w:div>
                                <w:div w:id="1295257500">
                                  <w:marLeft w:val="640"/>
                                  <w:marRight w:val="0"/>
                                  <w:marTop w:val="0"/>
                                  <w:marBottom w:val="0"/>
                                  <w:divBdr>
                                    <w:top w:val="none" w:sz="0" w:space="0" w:color="auto"/>
                                    <w:left w:val="none" w:sz="0" w:space="0" w:color="auto"/>
                                    <w:bottom w:val="none" w:sz="0" w:space="0" w:color="auto"/>
                                    <w:right w:val="none" w:sz="0" w:space="0" w:color="auto"/>
                                  </w:divBdr>
                                </w:div>
                                <w:div w:id="2063358894">
                                  <w:marLeft w:val="640"/>
                                  <w:marRight w:val="0"/>
                                  <w:marTop w:val="0"/>
                                  <w:marBottom w:val="0"/>
                                  <w:divBdr>
                                    <w:top w:val="none" w:sz="0" w:space="0" w:color="auto"/>
                                    <w:left w:val="none" w:sz="0" w:space="0" w:color="auto"/>
                                    <w:bottom w:val="none" w:sz="0" w:space="0" w:color="auto"/>
                                    <w:right w:val="none" w:sz="0" w:space="0" w:color="auto"/>
                                  </w:divBdr>
                                </w:div>
                                <w:div w:id="1071469076">
                                  <w:marLeft w:val="640"/>
                                  <w:marRight w:val="0"/>
                                  <w:marTop w:val="0"/>
                                  <w:marBottom w:val="0"/>
                                  <w:divBdr>
                                    <w:top w:val="none" w:sz="0" w:space="0" w:color="auto"/>
                                    <w:left w:val="none" w:sz="0" w:space="0" w:color="auto"/>
                                    <w:bottom w:val="none" w:sz="0" w:space="0" w:color="auto"/>
                                    <w:right w:val="none" w:sz="0" w:space="0" w:color="auto"/>
                                  </w:divBdr>
                                </w:div>
                                <w:div w:id="121077639">
                                  <w:marLeft w:val="640"/>
                                  <w:marRight w:val="0"/>
                                  <w:marTop w:val="0"/>
                                  <w:marBottom w:val="0"/>
                                  <w:divBdr>
                                    <w:top w:val="none" w:sz="0" w:space="0" w:color="auto"/>
                                    <w:left w:val="none" w:sz="0" w:space="0" w:color="auto"/>
                                    <w:bottom w:val="none" w:sz="0" w:space="0" w:color="auto"/>
                                    <w:right w:val="none" w:sz="0" w:space="0" w:color="auto"/>
                                  </w:divBdr>
                                </w:div>
                                <w:div w:id="842748347">
                                  <w:marLeft w:val="640"/>
                                  <w:marRight w:val="0"/>
                                  <w:marTop w:val="0"/>
                                  <w:marBottom w:val="0"/>
                                  <w:divBdr>
                                    <w:top w:val="none" w:sz="0" w:space="0" w:color="auto"/>
                                    <w:left w:val="none" w:sz="0" w:space="0" w:color="auto"/>
                                    <w:bottom w:val="none" w:sz="0" w:space="0" w:color="auto"/>
                                    <w:right w:val="none" w:sz="0" w:space="0" w:color="auto"/>
                                  </w:divBdr>
                                </w:div>
                                <w:div w:id="1265959792">
                                  <w:marLeft w:val="640"/>
                                  <w:marRight w:val="0"/>
                                  <w:marTop w:val="0"/>
                                  <w:marBottom w:val="0"/>
                                  <w:divBdr>
                                    <w:top w:val="none" w:sz="0" w:space="0" w:color="auto"/>
                                    <w:left w:val="none" w:sz="0" w:space="0" w:color="auto"/>
                                    <w:bottom w:val="none" w:sz="0" w:space="0" w:color="auto"/>
                                    <w:right w:val="none" w:sz="0" w:space="0" w:color="auto"/>
                                  </w:divBdr>
                                </w:div>
                                <w:div w:id="1470634848">
                                  <w:marLeft w:val="640"/>
                                  <w:marRight w:val="0"/>
                                  <w:marTop w:val="0"/>
                                  <w:marBottom w:val="0"/>
                                  <w:divBdr>
                                    <w:top w:val="none" w:sz="0" w:space="0" w:color="auto"/>
                                    <w:left w:val="none" w:sz="0" w:space="0" w:color="auto"/>
                                    <w:bottom w:val="none" w:sz="0" w:space="0" w:color="auto"/>
                                    <w:right w:val="none" w:sz="0" w:space="0" w:color="auto"/>
                                  </w:divBdr>
                                </w:div>
                                <w:div w:id="1499153720">
                                  <w:marLeft w:val="640"/>
                                  <w:marRight w:val="0"/>
                                  <w:marTop w:val="0"/>
                                  <w:marBottom w:val="0"/>
                                  <w:divBdr>
                                    <w:top w:val="none" w:sz="0" w:space="0" w:color="auto"/>
                                    <w:left w:val="none" w:sz="0" w:space="0" w:color="auto"/>
                                    <w:bottom w:val="none" w:sz="0" w:space="0" w:color="auto"/>
                                    <w:right w:val="none" w:sz="0" w:space="0" w:color="auto"/>
                                  </w:divBdr>
                                </w:div>
                                <w:div w:id="121703346">
                                  <w:marLeft w:val="640"/>
                                  <w:marRight w:val="0"/>
                                  <w:marTop w:val="0"/>
                                  <w:marBottom w:val="0"/>
                                  <w:divBdr>
                                    <w:top w:val="none" w:sz="0" w:space="0" w:color="auto"/>
                                    <w:left w:val="none" w:sz="0" w:space="0" w:color="auto"/>
                                    <w:bottom w:val="none" w:sz="0" w:space="0" w:color="auto"/>
                                    <w:right w:val="none" w:sz="0" w:space="0" w:color="auto"/>
                                  </w:divBdr>
                                </w:div>
                                <w:div w:id="2146269795">
                                  <w:marLeft w:val="640"/>
                                  <w:marRight w:val="0"/>
                                  <w:marTop w:val="0"/>
                                  <w:marBottom w:val="0"/>
                                  <w:divBdr>
                                    <w:top w:val="none" w:sz="0" w:space="0" w:color="auto"/>
                                    <w:left w:val="none" w:sz="0" w:space="0" w:color="auto"/>
                                    <w:bottom w:val="none" w:sz="0" w:space="0" w:color="auto"/>
                                    <w:right w:val="none" w:sz="0" w:space="0" w:color="auto"/>
                                  </w:divBdr>
                                </w:div>
                                <w:div w:id="1472017314">
                                  <w:marLeft w:val="640"/>
                                  <w:marRight w:val="0"/>
                                  <w:marTop w:val="0"/>
                                  <w:marBottom w:val="0"/>
                                  <w:divBdr>
                                    <w:top w:val="none" w:sz="0" w:space="0" w:color="auto"/>
                                    <w:left w:val="none" w:sz="0" w:space="0" w:color="auto"/>
                                    <w:bottom w:val="none" w:sz="0" w:space="0" w:color="auto"/>
                                    <w:right w:val="none" w:sz="0" w:space="0" w:color="auto"/>
                                  </w:divBdr>
                                </w:div>
                                <w:div w:id="87042945">
                                  <w:marLeft w:val="640"/>
                                  <w:marRight w:val="0"/>
                                  <w:marTop w:val="0"/>
                                  <w:marBottom w:val="0"/>
                                  <w:divBdr>
                                    <w:top w:val="none" w:sz="0" w:space="0" w:color="auto"/>
                                    <w:left w:val="none" w:sz="0" w:space="0" w:color="auto"/>
                                    <w:bottom w:val="none" w:sz="0" w:space="0" w:color="auto"/>
                                    <w:right w:val="none" w:sz="0" w:space="0" w:color="auto"/>
                                  </w:divBdr>
                                </w:div>
                                <w:div w:id="661589955">
                                  <w:marLeft w:val="640"/>
                                  <w:marRight w:val="0"/>
                                  <w:marTop w:val="0"/>
                                  <w:marBottom w:val="0"/>
                                  <w:divBdr>
                                    <w:top w:val="none" w:sz="0" w:space="0" w:color="auto"/>
                                    <w:left w:val="none" w:sz="0" w:space="0" w:color="auto"/>
                                    <w:bottom w:val="none" w:sz="0" w:space="0" w:color="auto"/>
                                    <w:right w:val="none" w:sz="0" w:space="0" w:color="auto"/>
                                  </w:divBdr>
                                </w:div>
                                <w:div w:id="2017417025">
                                  <w:marLeft w:val="640"/>
                                  <w:marRight w:val="0"/>
                                  <w:marTop w:val="0"/>
                                  <w:marBottom w:val="0"/>
                                  <w:divBdr>
                                    <w:top w:val="none" w:sz="0" w:space="0" w:color="auto"/>
                                    <w:left w:val="none" w:sz="0" w:space="0" w:color="auto"/>
                                    <w:bottom w:val="none" w:sz="0" w:space="0" w:color="auto"/>
                                    <w:right w:val="none" w:sz="0" w:space="0" w:color="auto"/>
                                  </w:divBdr>
                                </w:div>
                                <w:div w:id="1567060377">
                                  <w:marLeft w:val="640"/>
                                  <w:marRight w:val="0"/>
                                  <w:marTop w:val="0"/>
                                  <w:marBottom w:val="0"/>
                                  <w:divBdr>
                                    <w:top w:val="none" w:sz="0" w:space="0" w:color="auto"/>
                                    <w:left w:val="none" w:sz="0" w:space="0" w:color="auto"/>
                                    <w:bottom w:val="none" w:sz="0" w:space="0" w:color="auto"/>
                                    <w:right w:val="none" w:sz="0" w:space="0" w:color="auto"/>
                                  </w:divBdr>
                                </w:div>
                                <w:div w:id="648480334">
                                  <w:marLeft w:val="640"/>
                                  <w:marRight w:val="0"/>
                                  <w:marTop w:val="0"/>
                                  <w:marBottom w:val="0"/>
                                  <w:divBdr>
                                    <w:top w:val="none" w:sz="0" w:space="0" w:color="auto"/>
                                    <w:left w:val="none" w:sz="0" w:space="0" w:color="auto"/>
                                    <w:bottom w:val="none" w:sz="0" w:space="0" w:color="auto"/>
                                    <w:right w:val="none" w:sz="0" w:space="0" w:color="auto"/>
                                  </w:divBdr>
                                </w:div>
                                <w:div w:id="2126534737">
                                  <w:marLeft w:val="640"/>
                                  <w:marRight w:val="0"/>
                                  <w:marTop w:val="0"/>
                                  <w:marBottom w:val="0"/>
                                  <w:divBdr>
                                    <w:top w:val="none" w:sz="0" w:space="0" w:color="auto"/>
                                    <w:left w:val="none" w:sz="0" w:space="0" w:color="auto"/>
                                    <w:bottom w:val="none" w:sz="0" w:space="0" w:color="auto"/>
                                    <w:right w:val="none" w:sz="0" w:space="0" w:color="auto"/>
                                  </w:divBdr>
                                </w:div>
                                <w:div w:id="742799200">
                                  <w:marLeft w:val="640"/>
                                  <w:marRight w:val="0"/>
                                  <w:marTop w:val="0"/>
                                  <w:marBottom w:val="0"/>
                                  <w:divBdr>
                                    <w:top w:val="none" w:sz="0" w:space="0" w:color="auto"/>
                                    <w:left w:val="none" w:sz="0" w:space="0" w:color="auto"/>
                                    <w:bottom w:val="none" w:sz="0" w:space="0" w:color="auto"/>
                                    <w:right w:val="none" w:sz="0" w:space="0" w:color="auto"/>
                                  </w:divBdr>
                                </w:div>
                                <w:div w:id="1190800155">
                                  <w:marLeft w:val="640"/>
                                  <w:marRight w:val="0"/>
                                  <w:marTop w:val="0"/>
                                  <w:marBottom w:val="0"/>
                                  <w:divBdr>
                                    <w:top w:val="none" w:sz="0" w:space="0" w:color="auto"/>
                                    <w:left w:val="none" w:sz="0" w:space="0" w:color="auto"/>
                                    <w:bottom w:val="none" w:sz="0" w:space="0" w:color="auto"/>
                                    <w:right w:val="none" w:sz="0" w:space="0" w:color="auto"/>
                                  </w:divBdr>
                                </w:div>
                                <w:div w:id="1666281768">
                                  <w:marLeft w:val="640"/>
                                  <w:marRight w:val="0"/>
                                  <w:marTop w:val="0"/>
                                  <w:marBottom w:val="0"/>
                                  <w:divBdr>
                                    <w:top w:val="none" w:sz="0" w:space="0" w:color="auto"/>
                                    <w:left w:val="none" w:sz="0" w:space="0" w:color="auto"/>
                                    <w:bottom w:val="none" w:sz="0" w:space="0" w:color="auto"/>
                                    <w:right w:val="none" w:sz="0" w:space="0" w:color="auto"/>
                                  </w:divBdr>
                                </w:div>
                                <w:div w:id="736634743">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2065178893">
                          <w:marLeft w:val="640"/>
                          <w:marRight w:val="0"/>
                          <w:marTop w:val="0"/>
                          <w:marBottom w:val="0"/>
                          <w:divBdr>
                            <w:top w:val="none" w:sz="0" w:space="0" w:color="auto"/>
                            <w:left w:val="none" w:sz="0" w:space="0" w:color="auto"/>
                            <w:bottom w:val="none" w:sz="0" w:space="0" w:color="auto"/>
                            <w:right w:val="none" w:sz="0" w:space="0" w:color="auto"/>
                          </w:divBdr>
                        </w:div>
                        <w:div w:id="660886423">
                          <w:marLeft w:val="640"/>
                          <w:marRight w:val="0"/>
                          <w:marTop w:val="0"/>
                          <w:marBottom w:val="0"/>
                          <w:divBdr>
                            <w:top w:val="none" w:sz="0" w:space="0" w:color="auto"/>
                            <w:left w:val="none" w:sz="0" w:space="0" w:color="auto"/>
                            <w:bottom w:val="none" w:sz="0" w:space="0" w:color="auto"/>
                            <w:right w:val="none" w:sz="0" w:space="0" w:color="auto"/>
                          </w:divBdr>
                        </w:div>
                        <w:div w:id="243809401">
                          <w:marLeft w:val="640"/>
                          <w:marRight w:val="0"/>
                          <w:marTop w:val="0"/>
                          <w:marBottom w:val="0"/>
                          <w:divBdr>
                            <w:top w:val="none" w:sz="0" w:space="0" w:color="auto"/>
                            <w:left w:val="none" w:sz="0" w:space="0" w:color="auto"/>
                            <w:bottom w:val="none" w:sz="0" w:space="0" w:color="auto"/>
                            <w:right w:val="none" w:sz="0" w:space="0" w:color="auto"/>
                          </w:divBdr>
                        </w:div>
                        <w:div w:id="1832409492">
                          <w:marLeft w:val="640"/>
                          <w:marRight w:val="0"/>
                          <w:marTop w:val="0"/>
                          <w:marBottom w:val="0"/>
                          <w:divBdr>
                            <w:top w:val="none" w:sz="0" w:space="0" w:color="auto"/>
                            <w:left w:val="none" w:sz="0" w:space="0" w:color="auto"/>
                            <w:bottom w:val="none" w:sz="0" w:space="0" w:color="auto"/>
                            <w:right w:val="none" w:sz="0" w:space="0" w:color="auto"/>
                          </w:divBdr>
                        </w:div>
                        <w:div w:id="1846243074">
                          <w:marLeft w:val="640"/>
                          <w:marRight w:val="0"/>
                          <w:marTop w:val="0"/>
                          <w:marBottom w:val="0"/>
                          <w:divBdr>
                            <w:top w:val="none" w:sz="0" w:space="0" w:color="auto"/>
                            <w:left w:val="none" w:sz="0" w:space="0" w:color="auto"/>
                            <w:bottom w:val="none" w:sz="0" w:space="0" w:color="auto"/>
                            <w:right w:val="none" w:sz="0" w:space="0" w:color="auto"/>
                          </w:divBdr>
                        </w:div>
                        <w:div w:id="558126342">
                          <w:marLeft w:val="640"/>
                          <w:marRight w:val="0"/>
                          <w:marTop w:val="0"/>
                          <w:marBottom w:val="0"/>
                          <w:divBdr>
                            <w:top w:val="none" w:sz="0" w:space="0" w:color="auto"/>
                            <w:left w:val="none" w:sz="0" w:space="0" w:color="auto"/>
                            <w:bottom w:val="none" w:sz="0" w:space="0" w:color="auto"/>
                            <w:right w:val="none" w:sz="0" w:space="0" w:color="auto"/>
                          </w:divBdr>
                        </w:div>
                        <w:div w:id="857040708">
                          <w:marLeft w:val="640"/>
                          <w:marRight w:val="0"/>
                          <w:marTop w:val="0"/>
                          <w:marBottom w:val="0"/>
                          <w:divBdr>
                            <w:top w:val="none" w:sz="0" w:space="0" w:color="auto"/>
                            <w:left w:val="none" w:sz="0" w:space="0" w:color="auto"/>
                            <w:bottom w:val="none" w:sz="0" w:space="0" w:color="auto"/>
                            <w:right w:val="none" w:sz="0" w:space="0" w:color="auto"/>
                          </w:divBdr>
                        </w:div>
                        <w:div w:id="1183979968">
                          <w:marLeft w:val="640"/>
                          <w:marRight w:val="0"/>
                          <w:marTop w:val="0"/>
                          <w:marBottom w:val="0"/>
                          <w:divBdr>
                            <w:top w:val="none" w:sz="0" w:space="0" w:color="auto"/>
                            <w:left w:val="none" w:sz="0" w:space="0" w:color="auto"/>
                            <w:bottom w:val="none" w:sz="0" w:space="0" w:color="auto"/>
                            <w:right w:val="none" w:sz="0" w:space="0" w:color="auto"/>
                          </w:divBdr>
                        </w:div>
                        <w:div w:id="490101102">
                          <w:marLeft w:val="640"/>
                          <w:marRight w:val="0"/>
                          <w:marTop w:val="0"/>
                          <w:marBottom w:val="0"/>
                          <w:divBdr>
                            <w:top w:val="none" w:sz="0" w:space="0" w:color="auto"/>
                            <w:left w:val="none" w:sz="0" w:space="0" w:color="auto"/>
                            <w:bottom w:val="none" w:sz="0" w:space="0" w:color="auto"/>
                            <w:right w:val="none" w:sz="0" w:space="0" w:color="auto"/>
                          </w:divBdr>
                        </w:div>
                        <w:div w:id="419453394">
                          <w:marLeft w:val="640"/>
                          <w:marRight w:val="0"/>
                          <w:marTop w:val="0"/>
                          <w:marBottom w:val="0"/>
                          <w:divBdr>
                            <w:top w:val="none" w:sz="0" w:space="0" w:color="auto"/>
                            <w:left w:val="none" w:sz="0" w:space="0" w:color="auto"/>
                            <w:bottom w:val="none" w:sz="0" w:space="0" w:color="auto"/>
                            <w:right w:val="none" w:sz="0" w:space="0" w:color="auto"/>
                          </w:divBdr>
                        </w:div>
                        <w:div w:id="2048598205">
                          <w:marLeft w:val="640"/>
                          <w:marRight w:val="0"/>
                          <w:marTop w:val="0"/>
                          <w:marBottom w:val="0"/>
                          <w:divBdr>
                            <w:top w:val="none" w:sz="0" w:space="0" w:color="auto"/>
                            <w:left w:val="none" w:sz="0" w:space="0" w:color="auto"/>
                            <w:bottom w:val="none" w:sz="0" w:space="0" w:color="auto"/>
                            <w:right w:val="none" w:sz="0" w:space="0" w:color="auto"/>
                          </w:divBdr>
                        </w:div>
                        <w:div w:id="1165781525">
                          <w:marLeft w:val="640"/>
                          <w:marRight w:val="0"/>
                          <w:marTop w:val="0"/>
                          <w:marBottom w:val="0"/>
                          <w:divBdr>
                            <w:top w:val="none" w:sz="0" w:space="0" w:color="auto"/>
                            <w:left w:val="none" w:sz="0" w:space="0" w:color="auto"/>
                            <w:bottom w:val="none" w:sz="0" w:space="0" w:color="auto"/>
                            <w:right w:val="none" w:sz="0" w:space="0" w:color="auto"/>
                          </w:divBdr>
                        </w:div>
                        <w:div w:id="1541746185">
                          <w:marLeft w:val="640"/>
                          <w:marRight w:val="0"/>
                          <w:marTop w:val="0"/>
                          <w:marBottom w:val="0"/>
                          <w:divBdr>
                            <w:top w:val="none" w:sz="0" w:space="0" w:color="auto"/>
                            <w:left w:val="none" w:sz="0" w:space="0" w:color="auto"/>
                            <w:bottom w:val="none" w:sz="0" w:space="0" w:color="auto"/>
                            <w:right w:val="none" w:sz="0" w:space="0" w:color="auto"/>
                          </w:divBdr>
                        </w:div>
                        <w:div w:id="1794517846">
                          <w:marLeft w:val="640"/>
                          <w:marRight w:val="0"/>
                          <w:marTop w:val="0"/>
                          <w:marBottom w:val="0"/>
                          <w:divBdr>
                            <w:top w:val="none" w:sz="0" w:space="0" w:color="auto"/>
                            <w:left w:val="none" w:sz="0" w:space="0" w:color="auto"/>
                            <w:bottom w:val="none" w:sz="0" w:space="0" w:color="auto"/>
                            <w:right w:val="none" w:sz="0" w:space="0" w:color="auto"/>
                          </w:divBdr>
                        </w:div>
                        <w:div w:id="321589190">
                          <w:marLeft w:val="640"/>
                          <w:marRight w:val="0"/>
                          <w:marTop w:val="0"/>
                          <w:marBottom w:val="0"/>
                          <w:divBdr>
                            <w:top w:val="none" w:sz="0" w:space="0" w:color="auto"/>
                            <w:left w:val="none" w:sz="0" w:space="0" w:color="auto"/>
                            <w:bottom w:val="none" w:sz="0" w:space="0" w:color="auto"/>
                            <w:right w:val="none" w:sz="0" w:space="0" w:color="auto"/>
                          </w:divBdr>
                        </w:div>
                        <w:div w:id="281500661">
                          <w:marLeft w:val="640"/>
                          <w:marRight w:val="0"/>
                          <w:marTop w:val="0"/>
                          <w:marBottom w:val="0"/>
                          <w:divBdr>
                            <w:top w:val="none" w:sz="0" w:space="0" w:color="auto"/>
                            <w:left w:val="none" w:sz="0" w:space="0" w:color="auto"/>
                            <w:bottom w:val="none" w:sz="0" w:space="0" w:color="auto"/>
                            <w:right w:val="none" w:sz="0" w:space="0" w:color="auto"/>
                          </w:divBdr>
                        </w:div>
                        <w:div w:id="810754085">
                          <w:marLeft w:val="640"/>
                          <w:marRight w:val="0"/>
                          <w:marTop w:val="0"/>
                          <w:marBottom w:val="0"/>
                          <w:divBdr>
                            <w:top w:val="none" w:sz="0" w:space="0" w:color="auto"/>
                            <w:left w:val="none" w:sz="0" w:space="0" w:color="auto"/>
                            <w:bottom w:val="none" w:sz="0" w:space="0" w:color="auto"/>
                            <w:right w:val="none" w:sz="0" w:space="0" w:color="auto"/>
                          </w:divBdr>
                        </w:div>
                        <w:div w:id="832722082">
                          <w:marLeft w:val="640"/>
                          <w:marRight w:val="0"/>
                          <w:marTop w:val="0"/>
                          <w:marBottom w:val="0"/>
                          <w:divBdr>
                            <w:top w:val="none" w:sz="0" w:space="0" w:color="auto"/>
                            <w:left w:val="none" w:sz="0" w:space="0" w:color="auto"/>
                            <w:bottom w:val="none" w:sz="0" w:space="0" w:color="auto"/>
                            <w:right w:val="none" w:sz="0" w:space="0" w:color="auto"/>
                          </w:divBdr>
                        </w:div>
                        <w:div w:id="1092556428">
                          <w:marLeft w:val="640"/>
                          <w:marRight w:val="0"/>
                          <w:marTop w:val="0"/>
                          <w:marBottom w:val="0"/>
                          <w:divBdr>
                            <w:top w:val="none" w:sz="0" w:space="0" w:color="auto"/>
                            <w:left w:val="none" w:sz="0" w:space="0" w:color="auto"/>
                            <w:bottom w:val="none" w:sz="0" w:space="0" w:color="auto"/>
                            <w:right w:val="none" w:sz="0" w:space="0" w:color="auto"/>
                          </w:divBdr>
                        </w:div>
                        <w:div w:id="353267031">
                          <w:marLeft w:val="640"/>
                          <w:marRight w:val="0"/>
                          <w:marTop w:val="0"/>
                          <w:marBottom w:val="0"/>
                          <w:divBdr>
                            <w:top w:val="none" w:sz="0" w:space="0" w:color="auto"/>
                            <w:left w:val="none" w:sz="0" w:space="0" w:color="auto"/>
                            <w:bottom w:val="none" w:sz="0" w:space="0" w:color="auto"/>
                            <w:right w:val="none" w:sz="0" w:space="0" w:color="auto"/>
                          </w:divBdr>
                        </w:div>
                        <w:div w:id="1574579231">
                          <w:marLeft w:val="640"/>
                          <w:marRight w:val="0"/>
                          <w:marTop w:val="0"/>
                          <w:marBottom w:val="0"/>
                          <w:divBdr>
                            <w:top w:val="none" w:sz="0" w:space="0" w:color="auto"/>
                            <w:left w:val="none" w:sz="0" w:space="0" w:color="auto"/>
                            <w:bottom w:val="none" w:sz="0" w:space="0" w:color="auto"/>
                            <w:right w:val="none" w:sz="0" w:space="0" w:color="auto"/>
                          </w:divBdr>
                        </w:div>
                        <w:div w:id="783155382">
                          <w:marLeft w:val="640"/>
                          <w:marRight w:val="0"/>
                          <w:marTop w:val="0"/>
                          <w:marBottom w:val="0"/>
                          <w:divBdr>
                            <w:top w:val="none" w:sz="0" w:space="0" w:color="auto"/>
                            <w:left w:val="none" w:sz="0" w:space="0" w:color="auto"/>
                            <w:bottom w:val="none" w:sz="0" w:space="0" w:color="auto"/>
                            <w:right w:val="none" w:sz="0" w:space="0" w:color="auto"/>
                          </w:divBdr>
                        </w:div>
                        <w:div w:id="124128832">
                          <w:marLeft w:val="640"/>
                          <w:marRight w:val="0"/>
                          <w:marTop w:val="0"/>
                          <w:marBottom w:val="0"/>
                          <w:divBdr>
                            <w:top w:val="none" w:sz="0" w:space="0" w:color="auto"/>
                            <w:left w:val="none" w:sz="0" w:space="0" w:color="auto"/>
                            <w:bottom w:val="none" w:sz="0" w:space="0" w:color="auto"/>
                            <w:right w:val="none" w:sz="0" w:space="0" w:color="auto"/>
                          </w:divBdr>
                        </w:div>
                        <w:div w:id="2084788146">
                          <w:marLeft w:val="640"/>
                          <w:marRight w:val="0"/>
                          <w:marTop w:val="0"/>
                          <w:marBottom w:val="0"/>
                          <w:divBdr>
                            <w:top w:val="none" w:sz="0" w:space="0" w:color="auto"/>
                            <w:left w:val="none" w:sz="0" w:space="0" w:color="auto"/>
                            <w:bottom w:val="none" w:sz="0" w:space="0" w:color="auto"/>
                            <w:right w:val="none" w:sz="0" w:space="0" w:color="auto"/>
                          </w:divBdr>
                        </w:div>
                        <w:div w:id="18825155">
                          <w:marLeft w:val="640"/>
                          <w:marRight w:val="0"/>
                          <w:marTop w:val="0"/>
                          <w:marBottom w:val="0"/>
                          <w:divBdr>
                            <w:top w:val="none" w:sz="0" w:space="0" w:color="auto"/>
                            <w:left w:val="none" w:sz="0" w:space="0" w:color="auto"/>
                            <w:bottom w:val="none" w:sz="0" w:space="0" w:color="auto"/>
                            <w:right w:val="none" w:sz="0" w:space="0" w:color="auto"/>
                          </w:divBdr>
                        </w:div>
                        <w:div w:id="878202272">
                          <w:marLeft w:val="640"/>
                          <w:marRight w:val="0"/>
                          <w:marTop w:val="0"/>
                          <w:marBottom w:val="0"/>
                          <w:divBdr>
                            <w:top w:val="none" w:sz="0" w:space="0" w:color="auto"/>
                            <w:left w:val="none" w:sz="0" w:space="0" w:color="auto"/>
                            <w:bottom w:val="none" w:sz="0" w:space="0" w:color="auto"/>
                            <w:right w:val="none" w:sz="0" w:space="0" w:color="auto"/>
                          </w:divBdr>
                        </w:div>
                        <w:div w:id="1536232613">
                          <w:marLeft w:val="640"/>
                          <w:marRight w:val="0"/>
                          <w:marTop w:val="0"/>
                          <w:marBottom w:val="0"/>
                          <w:divBdr>
                            <w:top w:val="none" w:sz="0" w:space="0" w:color="auto"/>
                            <w:left w:val="none" w:sz="0" w:space="0" w:color="auto"/>
                            <w:bottom w:val="none" w:sz="0" w:space="0" w:color="auto"/>
                            <w:right w:val="none" w:sz="0" w:space="0" w:color="auto"/>
                          </w:divBdr>
                        </w:div>
                        <w:div w:id="358623104">
                          <w:marLeft w:val="640"/>
                          <w:marRight w:val="0"/>
                          <w:marTop w:val="0"/>
                          <w:marBottom w:val="0"/>
                          <w:divBdr>
                            <w:top w:val="none" w:sz="0" w:space="0" w:color="auto"/>
                            <w:left w:val="none" w:sz="0" w:space="0" w:color="auto"/>
                            <w:bottom w:val="none" w:sz="0" w:space="0" w:color="auto"/>
                            <w:right w:val="none" w:sz="0" w:space="0" w:color="auto"/>
                          </w:divBdr>
                        </w:div>
                        <w:div w:id="210266460">
                          <w:marLeft w:val="640"/>
                          <w:marRight w:val="0"/>
                          <w:marTop w:val="0"/>
                          <w:marBottom w:val="0"/>
                          <w:divBdr>
                            <w:top w:val="none" w:sz="0" w:space="0" w:color="auto"/>
                            <w:left w:val="none" w:sz="0" w:space="0" w:color="auto"/>
                            <w:bottom w:val="none" w:sz="0" w:space="0" w:color="auto"/>
                            <w:right w:val="none" w:sz="0" w:space="0" w:color="auto"/>
                          </w:divBdr>
                        </w:div>
                        <w:div w:id="1592162635">
                          <w:marLeft w:val="640"/>
                          <w:marRight w:val="0"/>
                          <w:marTop w:val="0"/>
                          <w:marBottom w:val="0"/>
                          <w:divBdr>
                            <w:top w:val="none" w:sz="0" w:space="0" w:color="auto"/>
                            <w:left w:val="none" w:sz="0" w:space="0" w:color="auto"/>
                            <w:bottom w:val="none" w:sz="0" w:space="0" w:color="auto"/>
                            <w:right w:val="none" w:sz="0" w:space="0" w:color="auto"/>
                          </w:divBdr>
                        </w:div>
                        <w:div w:id="418986574">
                          <w:marLeft w:val="640"/>
                          <w:marRight w:val="0"/>
                          <w:marTop w:val="0"/>
                          <w:marBottom w:val="0"/>
                          <w:divBdr>
                            <w:top w:val="none" w:sz="0" w:space="0" w:color="auto"/>
                            <w:left w:val="none" w:sz="0" w:space="0" w:color="auto"/>
                            <w:bottom w:val="none" w:sz="0" w:space="0" w:color="auto"/>
                            <w:right w:val="none" w:sz="0" w:space="0" w:color="auto"/>
                          </w:divBdr>
                        </w:div>
                        <w:div w:id="729812885">
                          <w:marLeft w:val="640"/>
                          <w:marRight w:val="0"/>
                          <w:marTop w:val="0"/>
                          <w:marBottom w:val="0"/>
                          <w:divBdr>
                            <w:top w:val="none" w:sz="0" w:space="0" w:color="auto"/>
                            <w:left w:val="none" w:sz="0" w:space="0" w:color="auto"/>
                            <w:bottom w:val="none" w:sz="0" w:space="0" w:color="auto"/>
                            <w:right w:val="none" w:sz="0" w:space="0" w:color="auto"/>
                          </w:divBdr>
                        </w:div>
                        <w:div w:id="780998432">
                          <w:marLeft w:val="640"/>
                          <w:marRight w:val="0"/>
                          <w:marTop w:val="0"/>
                          <w:marBottom w:val="0"/>
                          <w:divBdr>
                            <w:top w:val="none" w:sz="0" w:space="0" w:color="auto"/>
                            <w:left w:val="none" w:sz="0" w:space="0" w:color="auto"/>
                            <w:bottom w:val="none" w:sz="0" w:space="0" w:color="auto"/>
                            <w:right w:val="none" w:sz="0" w:space="0" w:color="auto"/>
                          </w:divBdr>
                        </w:div>
                        <w:div w:id="2022854351">
                          <w:marLeft w:val="640"/>
                          <w:marRight w:val="0"/>
                          <w:marTop w:val="0"/>
                          <w:marBottom w:val="0"/>
                          <w:divBdr>
                            <w:top w:val="none" w:sz="0" w:space="0" w:color="auto"/>
                            <w:left w:val="none" w:sz="0" w:space="0" w:color="auto"/>
                            <w:bottom w:val="none" w:sz="0" w:space="0" w:color="auto"/>
                            <w:right w:val="none" w:sz="0" w:space="0" w:color="auto"/>
                          </w:divBdr>
                        </w:div>
                        <w:div w:id="1845046395">
                          <w:marLeft w:val="640"/>
                          <w:marRight w:val="0"/>
                          <w:marTop w:val="0"/>
                          <w:marBottom w:val="0"/>
                          <w:divBdr>
                            <w:top w:val="none" w:sz="0" w:space="0" w:color="auto"/>
                            <w:left w:val="none" w:sz="0" w:space="0" w:color="auto"/>
                            <w:bottom w:val="none" w:sz="0" w:space="0" w:color="auto"/>
                            <w:right w:val="none" w:sz="0" w:space="0" w:color="auto"/>
                          </w:divBdr>
                        </w:div>
                        <w:div w:id="839660590">
                          <w:marLeft w:val="640"/>
                          <w:marRight w:val="0"/>
                          <w:marTop w:val="0"/>
                          <w:marBottom w:val="0"/>
                          <w:divBdr>
                            <w:top w:val="none" w:sz="0" w:space="0" w:color="auto"/>
                            <w:left w:val="none" w:sz="0" w:space="0" w:color="auto"/>
                            <w:bottom w:val="none" w:sz="0" w:space="0" w:color="auto"/>
                            <w:right w:val="none" w:sz="0" w:space="0" w:color="auto"/>
                          </w:divBdr>
                        </w:div>
                        <w:div w:id="507411149">
                          <w:marLeft w:val="640"/>
                          <w:marRight w:val="0"/>
                          <w:marTop w:val="0"/>
                          <w:marBottom w:val="0"/>
                          <w:divBdr>
                            <w:top w:val="none" w:sz="0" w:space="0" w:color="auto"/>
                            <w:left w:val="none" w:sz="0" w:space="0" w:color="auto"/>
                            <w:bottom w:val="none" w:sz="0" w:space="0" w:color="auto"/>
                            <w:right w:val="none" w:sz="0" w:space="0" w:color="auto"/>
                          </w:divBdr>
                        </w:div>
                        <w:div w:id="101455807">
                          <w:marLeft w:val="640"/>
                          <w:marRight w:val="0"/>
                          <w:marTop w:val="0"/>
                          <w:marBottom w:val="0"/>
                          <w:divBdr>
                            <w:top w:val="none" w:sz="0" w:space="0" w:color="auto"/>
                            <w:left w:val="none" w:sz="0" w:space="0" w:color="auto"/>
                            <w:bottom w:val="none" w:sz="0" w:space="0" w:color="auto"/>
                            <w:right w:val="none" w:sz="0" w:space="0" w:color="auto"/>
                          </w:divBdr>
                        </w:div>
                        <w:div w:id="1625581672">
                          <w:marLeft w:val="640"/>
                          <w:marRight w:val="0"/>
                          <w:marTop w:val="0"/>
                          <w:marBottom w:val="0"/>
                          <w:divBdr>
                            <w:top w:val="none" w:sz="0" w:space="0" w:color="auto"/>
                            <w:left w:val="none" w:sz="0" w:space="0" w:color="auto"/>
                            <w:bottom w:val="none" w:sz="0" w:space="0" w:color="auto"/>
                            <w:right w:val="none" w:sz="0" w:space="0" w:color="auto"/>
                          </w:divBdr>
                        </w:div>
                        <w:div w:id="1070493731">
                          <w:marLeft w:val="640"/>
                          <w:marRight w:val="0"/>
                          <w:marTop w:val="0"/>
                          <w:marBottom w:val="0"/>
                          <w:divBdr>
                            <w:top w:val="none" w:sz="0" w:space="0" w:color="auto"/>
                            <w:left w:val="none" w:sz="0" w:space="0" w:color="auto"/>
                            <w:bottom w:val="none" w:sz="0" w:space="0" w:color="auto"/>
                            <w:right w:val="none" w:sz="0" w:space="0" w:color="auto"/>
                          </w:divBdr>
                        </w:div>
                        <w:div w:id="683433914">
                          <w:marLeft w:val="640"/>
                          <w:marRight w:val="0"/>
                          <w:marTop w:val="0"/>
                          <w:marBottom w:val="0"/>
                          <w:divBdr>
                            <w:top w:val="none" w:sz="0" w:space="0" w:color="auto"/>
                            <w:left w:val="none" w:sz="0" w:space="0" w:color="auto"/>
                            <w:bottom w:val="none" w:sz="0" w:space="0" w:color="auto"/>
                            <w:right w:val="none" w:sz="0" w:space="0" w:color="auto"/>
                          </w:divBdr>
                        </w:div>
                        <w:div w:id="1483425358">
                          <w:marLeft w:val="640"/>
                          <w:marRight w:val="0"/>
                          <w:marTop w:val="0"/>
                          <w:marBottom w:val="0"/>
                          <w:divBdr>
                            <w:top w:val="none" w:sz="0" w:space="0" w:color="auto"/>
                            <w:left w:val="none" w:sz="0" w:space="0" w:color="auto"/>
                            <w:bottom w:val="none" w:sz="0" w:space="0" w:color="auto"/>
                            <w:right w:val="none" w:sz="0" w:space="0" w:color="auto"/>
                          </w:divBdr>
                        </w:div>
                        <w:div w:id="1963801585">
                          <w:marLeft w:val="640"/>
                          <w:marRight w:val="0"/>
                          <w:marTop w:val="0"/>
                          <w:marBottom w:val="0"/>
                          <w:divBdr>
                            <w:top w:val="none" w:sz="0" w:space="0" w:color="auto"/>
                            <w:left w:val="none" w:sz="0" w:space="0" w:color="auto"/>
                            <w:bottom w:val="none" w:sz="0" w:space="0" w:color="auto"/>
                            <w:right w:val="none" w:sz="0" w:space="0" w:color="auto"/>
                          </w:divBdr>
                        </w:div>
                        <w:div w:id="932011061">
                          <w:marLeft w:val="640"/>
                          <w:marRight w:val="0"/>
                          <w:marTop w:val="0"/>
                          <w:marBottom w:val="0"/>
                          <w:divBdr>
                            <w:top w:val="none" w:sz="0" w:space="0" w:color="auto"/>
                            <w:left w:val="none" w:sz="0" w:space="0" w:color="auto"/>
                            <w:bottom w:val="none" w:sz="0" w:space="0" w:color="auto"/>
                            <w:right w:val="none" w:sz="0" w:space="0" w:color="auto"/>
                          </w:divBdr>
                        </w:div>
                        <w:div w:id="1282569490">
                          <w:marLeft w:val="640"/>
                          <w:marRight w:val="0"/>
                          <w:marTop w:val="0"/>
                          <w:marBottom w:val="0"/>
                          <w:divBdr>
                            <w:top w:val="none" w:sz="0" w:space="0" w:color="auto"/>
                            <w:left w:val="none" w:sz="0" w:space="0" w:color="auto"/>
                            <w:bottom w:val="none" w:sz="0" w:space="0" w:color="auto"/>
                            <w:right w:val="none" w:sz="0" w:space="0" w:color="auto"/>
                          </w:divBdr>
                        </w:div>
                        <w:div w:id="1664047591">
                          <w:marLeft w:val="640"/>
                          <w:marRight w:val="0"/>
                          <w:marTop w:val="0"/>
                          <w:marBottom w:val="0"/>
                          <w:divBdr>
                            <w:top w:val="none" w:sz="0" w:space="0" w:color="auto"/>
                            <w:left w:val="none" w:sz="0" w:space="0" w:color="auto"/>
                            <w:bottom w:val="none" w:sz="0" w:space="0" w:color="auto"/>
                            <w:right w:val="none" w:sz="0" w:space="0" w:color="auto"/>
                          </w:divBdr>
                        </w:div>
                        <w:div w:id="634989325">
                          <w:marLeft w:val="640"/>
                          <w:marRight w:val="0"/>
                          <w:marTop w:val="0"/>
                          <w:marBottom w:val="0"/>
                          <w:divBdr>
                            <w:top w:val="none" w:sz="0" w:space="0" w:color="auto"/>
                            <w:left w:val="none" w:sz="0" w:space="0" w:color="auto"/>
                            <w:bottom w:val="none" w:sz="0" w:space="0" w:color="auto"/>
                            <w:right w:val="none" w:sz="0" w:space="0" w:color="auto"/>
                          </w:divBdr>
                        </w:div>
                        <w:div w:id="1135216732">
                          <w:marLeft w:val="640"/>
                          <w:marRight w:val="0"/>
                          <w:marTop w:val="0"/>
                          <w:marBottom w:val="0"/>
                          <w:divBdr>
                            <w:top w:val="none" w:sz="0" w:space="0" w:color="auto"/>
                            <w:left w:val="none" w:sz="0" w:space="0" w:color="auto"/>
                            <w:bottom w:val="none" w:sz="0" w:space="0" w:color="auto"/>
                            <w:right w:val="none" w:sz="0" w:space="0" w:color="auto"/>
                          </w:divBdr>
                        </w:div>
                        <w:div w:id="1241673950">
                          <w:marLeft w:val="640"/>
                          <w:marRight w:val="0"/>
                          <w:marTop w:val="0"/>
                          <w:marBottom w:val="0"/>
                          <w:divBdr>
                            <w:top w:val="none" w:sz="0" w:space="0" w:color="auto"/>
                            <w:left w:val="none" w:sz="0" w:space="0" w:color="auto"/>
                            <w:bottom w:val="none" w:sz="0" w:space="0" w:color="auto"/>
                            <w:right w:val="none" w:sz="0" w:space="0" w:color="auto"/>
                          </w:divBdr>
                        </w:div>
                        <w:div w:id="21178580">
                          <w:marLeft w:val="640"/>
                          <w:marRight w:val="0"/>
                          <w:marTop w:val="0"/>
                          <w:marBottom w:val="0"/>
                          <w:divBdr>
                            <w:top w:val="none" w:sz="0" w:space="0" w:color="auto"/>
                            <w:left w:val="none" w:sz="0" w:space="0" w:color="auto"/>
                            <w:bottom w:val="none" w:sz="0" w:space="0" w:color="auto"/>
                            <w:right w:val="none" w:sz="0" w:space="0" w:color="auto"/>
                          </w:divBdr>
                        </w:div>
                        <w:div w:id="2075807839">
                          <w:marLeft w:val="640"/>
                          <w:marRight w:val="0"/>
                          <w:marTop w:val="0"/>
                          <w:marBottom w:val="0"/>
                          <w:divBdr>
                            <w:top w:val="none" w:sz="0" w:space="0" w:color="auto"/>
                            <w:left w:val="none" w:sz="0" w:space="0" w:color="auto"/>
                            <w:bottom w:val="none" w:sz="0" w:space="0" w:color="auto"/>
                            <w:right w:val="none" w:sz="0" w:space="0" w:color="auto"/>
                          </w:divBdr>
                        </w:div>
                        <w:div w:id="1825311439">
                          <w:marLeft w:val="640"/>
                          <w:marRight w:val="0"/>
                          <w:marTop w:val="0"/>
                          <w:marBottom w:val="0"/>
                          <w:divBdr>
                            <w:top w:val="none" w:sz="0" w:space="0" w:color="auto"/>
                            <w:left w:val="none" w:sz="0" w:space="0" w:color="auto"/>
                            <w:bottom w:val="none" w:sz="0" w:space="0" w:color="auto"/>
                            <w:right w:val="none" w:sz="0" w:space="0" w:color="auto"/>
                          </w:divBdr>
                        </w:div>
                        <w:div w:id="681324354">
                          <w:marLeft w:val="640"/>
                          <w:marRight w:val="0"/>
                          <w:marTop w:val="0"/>
                          <w:marBottom w:val="0"/>
                          <w:divBdr>
                            <w:top w:val="none" w:sz="0" w:space="0" w:color="auto"/>
                            <w:left w:val="none" w:sz="0" w:space="0" w:color="auto"/>
                            <w:bottom w:val="none" w:sz="0" w:space="0" w:color="auto"/>
                            <w:right w:val="none" w:sz="0" w:space="0" w:color="auto"/>
                          </w:divBdr>
                        </w:div>
                        <w:div w:id="1749109809">
                          <w:marLeft w:val="640"/>
                          <w:marRight w:val="0"/>
                          <w:marTop w:val="0"/>
                          <w:marBottom w:val="0"/>
                          <w:divBdr>
                            <w:top w:val="none" w:sz="0" w:space="0" w:color="auto"/>
                            <w:left w:val="none" w:sz="0" w:space="0" w:color="auto"/>
                            <w:bottom w:val="none" w:sz="0" w:space="0" w:color="auto"/>
                            <w:right w:val="none" w:sz="0" w:space="0" w:color="auto"/>
                          </w:divBdr>
                        </w:div>
                        <w:div w:id="175195982">
                          <w:marLeft w:val="640"/>
                          <w:marRight w:val="0"/>
                          <w:marTop w:val="0"/>
                          <w:marBottom w:val="0"/>
                          <w:divBdr>
                            <w:top w:val="none" w:sz="0" w:space="0" w:color="auto"/>
                            <w:left w:val="none" w:sz="0" w:space="0" w:color="auto"/>
                            <w:bottom w:val="none" w:sz="0" w:space="0" w:color="auto"/>
                            <w:right w:val="none" w:sz="0" w:space="0" w:color="auto"/>
                          </w:divBdr>
                        </w:div>
                        <w:div w:id="1787964048">
                          <w:marLeft w:val="640"/>
                          <w:marRight w:val="0"/>
                          <w:marTop w:val="0"/>
                          <w:marBottom w:val="0"/>
                          <w:divBdr>
                            <w:top w:val="none" w:sz="0" w:space="0" w:color="auto"/>
                            <w:left w:val="none" w:sz="0" w:space="0" w:color="auto"/>
                            <w:bottom w:val="none" w:sz="0" w:space="0" w:color="auto"/>
                            <w:right w:val="none" w:sz="0" w:space="0" w:color="auto"/>
                          </w:divBdr>
                        </w:div>
                        <w:div w:id="1407923694">
                          <w:marLeft w:val="640"/>
                          <w:marRight w:val="0"/>
                          <w:marTop w:val="0"/>
                          <w:marBottom w:val="0"/>
                          <w:divBdr>
                            <w:top w:val="none" w:sz="0" w:space="0" w:color="auto"/>
                            <w:left w:val="none" w:sz="0" w:space="0" w:color="auto"/>
                            <w:bottom w:val="none" w:sz="0" w:space="0" w:color="auto"/>
                            <w:right w:val="none" w:sz="0" w:space="0" w:color="auto"/>
                          </w:divBdr>
                        </w:div>
                      </w:divsChild>
                    </w:div>
                    <w:div w:id="796753239">
                      <w:marLeft w:val="0"/>
                      <w:marRight w:val="0"/>
                      <w:marTop w:val="0"/>
                      <w:marBottom w:val="0"/>
                      <w:divBdr>
                        <w:top w:val="none" w:sz="0" w:space="0" w:color="auto"/>
                        <w:left w:val="none" w:sz="0" w:space="0" w:color="auto"/>
                        <w:bottom w:val="none" w:sz="0" w:space="0" w:color="auto"/>
                        <w:right w:val="none" w:sz="0" w:space="0" w:color="auto"/>
                      </w:divBdr>
                      <w:divsChild>
                        <w:div w:id="197670689">
                          <w:marLeft w:val="640"/>
                          <w:marRight w:val="0"/>
                          <w:marTop w:val="0"/>
                          <w:marBottom w:val="0"/>
                          <w:divBdr>
                            <w:top w:val="none" w:sz="0" w:space="0" w:color="auto"/>
                            <w:left w:val="none" w:sz="0" w:space="0" w:color="auto"/>
                            <w:bottom w:val="none" w:sz="0" w:space="0" w:color="auto"/>
                            <w:right w:val="none" w:sz="0" w:space="0" w:color="auto"/>
                          </w:divBdr>
                          <w:divsChild>
                            <w:div w:id="1210143017">
                              <w:marLeft w:val="0"/>
                              <w:marRight w:val="0"/>
                              <w:marTop w:val="0"/>
                              <w:marBottom w:val="0"/>
                              <w:divBdr>
                                <w:top w:val="none" w:sz="0" w:space="0" w:color="auto"/>
                                <w:left w:val="none" w:sz="0" w:space="0" w:color="auto"/>
                                <w:bottom w:val="none" w:sz="0" w:space="0" w:color="auto"/>
                                <w:right w:val="none" w:sz="0" w:space="0" w:color="auto"/>
                              </w:divBdr>
                              <w:divsChild>
                                <w:div w:id="1151218182">
                                  <w:marLeft w:val="640"/>
                                  <w:marRight w:val="0"/>
                                  <w:marTop w:val="0"/>
                                  <w:marBottom w:val="0"/>
                                  <w:divBdr>
                                    <w:top w:val="none" w:sz="0" w:space="0" w:color="auto"/>
                                    <w:left w:val="none" w:sz="0" w:space="0" w:color="auto"/>
                                    <w:bottom w:val="none" w:sz="0" w:space="0" w:color="auto"/>
                                    <w:right w:val="none" w:sz="0" w:space="0" w:color="auto"/>
                                  </w:divBdr>
                                </w:div>
                                <w:div w:id="1548835764">
                                  <w:marLeft w:val="640"/>
                                  <w:marRight w:val="0"/>
                                  <w:marTop w:val="0"/>
                                  <w:marBottom w:val="0"/>
                                  <w:divBdr>
                                    <w:top w:val="none" w:sz="0" w:space="0" w:color="auto"/>
                                    <w:left w:val="none" w:sz="0" w:space="0" w:color="auto"/>
                                    <w:bottom w:val="none" w:sz="0" w:space="0" w:color="auto"/>
                                    <w:right w:val="none" w:sz="0" w:space="0" w:color="auto"/>
                                  </w:divBdr>
                                </w:div>
                                <w:div w:id="2088576242">
                                  <w:marLeft w:val="640"/>
                                  <w:marRight w:val="0"/>
                                  <w:marTop w:val="0"/>
                                  <w:marBottom w:val="0"/>
                                  <w:divBdr>
                                    <w:top w:val="none" w:sz="0" w:space="0" w:color="auto"/>
                                    <w:left w:val="none" w:sz="0" w:space="0" w:color="auto"/>
                                    <w:bottom w:val="none" w:sz="0" w:space="0" w:color="auto"/>
                                    <w:right w:val="none" w:sz="0" w:space="0" w:color="auto"/>
                                  </w:divBdr>
                                </w:div>
                                <w:div w:id="159152177">
                                  <w:marLeft w:val="640"/>
                                  <w:marRight w:val="0"/>
                                  <w:marTop w:val="0"/>
                                  <w:marBottom w:val="0"/>
                                  <w:divBdr>
                                    <w:top w:val="none" w:sz="0" w:space="0" w:color="auto"/>
                                    <w:left w:val="none" w:sz="0" w:space="0" w:color="auto"/>
                                    <w:bottom w:val="none" w:sz="0" w:space="0" w:color="auto"/>
                                    <w:right w:val="none" w:sz="0" w:space="0" w:color="auto"/>
                                  </w:divBdr>
                                </w:div>
                                <w:div w:id="271134514">
                                  <w:marLeft w:val="640"/>
                                  <w:marRight w:val="0"/>
                                  <w:marTop w:val="0"/>
                                  <w:marBottom w:val="0"/>
                                  <w:divBdr>
                                    <w:top w:val="none" w:sz="0" w:space="0" w:color="auto"/>
                                    <w:left w:val="none" w:sz="0" w:space="0" w:color="auto"/>
                                    <w:bottom w:val="none" w:sz="0" w:space="0" w:color="auto"/>
                                    <w:right w:val="none" w:sz="0" w:space="0" w:color="auto"/>
                                  </w:divBdr>
                                </w:div>
                                <w:div w:id="1176119525">
                                  <w:marLeft w:val="640"/>
                                  <w:marRight w:val="0"/>
                                  <w:marTop w:val="0"/>
                                  <w:marBottom w:val="0"/>
                                  <w:divBdr>
                                    <w:top w:val="none" w:sz="0" w:space="0" w:color="auto"/>
                                    <w:left w:val="none" w:sz="0" w:space="0" w:color="auto"/>
                                    <w:bottom w:val="none" w:sz="0" w:space="0" w:color="auto"/>
                                    <w:right w:val="none" w:sz="0" w:space="0" w:color="auto"/>
                                  </w:divBdr>
                                </w:div>
                                <w:div w:id="1914463249">
                                  <w:marLeft w:val="640"/>
                                  <w:marRight w:val="0"/>
                                  <w:marTop w:val="0"/>
                                  <w:marBottom w:val="0"/>
                                  <w:divBdr>
                                    <w:top w:val="none" w:sz="0" w:space="0" w:color="auto"/>
                                    <w:left w:val="none" w:sz="0" w:space="0" w:color="auto"/>
                                    <w:bottom w:val="none" w:sz="0" w:space="0" w:color="auto"/>
                                    <w:right w:val="none" w:sz="0" w:space="0" w:color="auto"/>
                                  </w:divBdr>
                                </w:div>
                                <w:div w:id="1892225921">
                                  <w:marLeft w:val="640"/>
                                  <w:marRight w:val="0"/>
                                  <w:marTop w:val="0"/>
                                  <w:marBottom w:val="0"/>
                                  <w:divBdr>
                                    <w:top w:val="none" w:sz="0" w:space="0" w:color="auto"/>
                                    <w:left w:val="none" w:sz="0" w:space="0" w:color="auto"/>
                                    <w:bottom w:val="none" w:sz="0" w:space="0" w:color="auto"/>
                                    <w:right w:val="none" w:sz="0" w:space="0" w:color="auto"/>
                                  </w:divBdr>
                                </w:div>
                                <w:div w:id="49617863">
                                  <w:marLeft w:val="640"/>
                                  <w:marRight w:val="0"/>
                                  <w:marTop w:val="0"/>
                                  <w:marBottom w:val="0"/>
                                  <w:divBdr>
                                    <w:top w:val="none" w:sz="0" w:space="0" w:color="auto"/>
                                    <w:left w:val="none" w:sz="0" w:space="0" w:color="auto"/>
                                    <w:bottom w:val="none" w:sz="0" w:space="0" w:color="auto"/>
                                    <w:right w:val="none" w:sz="0" w:space="0" w:color="auto"/>
                                  </w:divBdr>
                                </w:div>
                                <w:div w:id="301229134">
                                  <w:marLeft w:val="640"/>
                                  <w:marRight w:val="0"/>
                                  <w:marTop w:val="0"/>
                                  <w:marBottom w:val="0"/>
                                  <w:divBdr>
                                    <w:top w:val="none" w:sz="0" w:space="0" w:color="auto"/>
                                    <w:left w:val="none" w:sz="0" w:space="0" w:color="auto"/>
                                    <w:bottom w:val="none" w:sz="0" w:space="0" w:color="auto"/>
                                    <w:right w:val="none" w:sz="0" w:space="0" w:color="auto"/>
                                  </w:divBdr>
                                </w:div>
                                <w:div w:id="1439063959">
                                  <w:marLeft w:val="640"/>
                                  <w:marRight w:val="0"/>
                                  <w:marTop w:val="0"/>
                                  <w:marBottom w:val="0"/>
                                  <w:divBdr>
                                    <w:top w:val="none" w:sz="0" w:space="0" w:color="auto"/>
                                    <w:left w:val="none" w:sz="0" w:space="0" w:color="auto"/>
                                    <w:bottom w:val="none" w:sz="0" w:space="0" w:color="auto"/>
                                    <w:right w:val="none" w:sz="0" w:space="0" w:color="auto"/>
                                  </w:divBdr>
                                </w:div>
                                <w:div w:id="1967657153">
                                  <w:marLeft w:val="640"/>
                                  <w:marRight w:val="0"/>
                                  <w:marTop w:val="0"/>
                                  <w:marBottom w:val="0"/>
                                  <w:divBdr>
                                    <w:top w:val="none" w:sz="0" w:space="0" w:color="auto"/>
                                    <w:left w:val="none" w:sz="0" w:space="0" w:color="auto"/>
                                    <w:bottom w:val="none" w:sz="0" w:space="0" w:color="auto"/>
                                    <w:right w:val="none" w:sz="0" w:space="0" w:color="auto"/>
                                  </w:divBdr>
                                </w:div>
                                <w:div w:id="1147435006">
                                  <w:marLeft w:val="640"/>
                                  <w:marRight w:val="0"/>
                                  <w:marTop w:val="0"/>
                                  <w:marBottom w:val="0"/>
                                  <w:divBdr>
                                    <w:top w:val="none" w:sz="0" w:space="0" w:color="auto"/>
                                    <w:left w:val="none" w:sz="0" w:space="0" w:color="auto"/>
                                    <w:bottom w:val="none" w:sz="0" w:space="0" w:color="auto"/>
                                    <w:right w:val="none" w:sz="0" w:space="0" w:color="auto"/>
                                  </w:divBdr>
                                </w:div>
                                <w:div w:id="1142238100">
                                  <w:marLeft w:val="640"/>
                                  <w:marRight w:val="0"/>
                                  <w:marTop w:val="0"/>
                                  <w:marBottom w:val="0"/>
                                  <w:divBdr>
                                    <w:top w:val="none" w:sz="0" w:space="0" w:color="auto"/>
                                    <w:left w:val="none" w:sz="0" w:space="0" w:color="auto"/>
                                    <w:bottom w:val="none" w:sz="0" w:space="0" w:color="auto"/>
                                    <w:right w:val="none" w:sz="0" w:space="0" w:color="auto"/>
                                  </w:divBdr>
                                </w:div>
                                <w:div w:id="2049142212">
                                  <w:marLeft w:val="640"/>
                                  <w:marRight w:val="0"/>
                                  <w:marTop w:val="0"/>
                                  <w:marBottom w:val="0"/>
                                  <w:divBdr>
                                    <w:top w:val="none" w:sz="0" w:space="0" w:color="auto"/>
                                    <w:left w:val="none" w:sz="0" w:space="0" w:color="auto"/>
                                    <w:bottom w:val="none" w:sz="0" w:space="0" w:color="auto"/>
                                    <w:right w:val="none" w:sz="0" w:space="0" w:color="auto"/>
                                  </w:divBdr>
                                </w:div>
                                <w:div w:id="1438137892">
                                  <w:marLeft w:val="640"/>
                                  <w:marRight w:val="0"/>
                                  <w:marTop w:val="0"/>
                                  <w:marBottom w:val="0"/>
                                  <w:divBdr>
                                    <w:top w:val="none" w:sz="0" w:space="0" w:color="auto"/>
                                    <w:left w:val="none" w:sz="0" w:space="0" w:color="auto"/>
                                    <w:bottom w:val="none" w:sz="0" w:space="0" w:color="auto"/>
                                    <w:right w:val="none" w:sz="0" w:space="0" w:color="auto"/>
                                  </w:divBdr>
                                </w:div>
                                <w:div w:id="231088934">
                                  <w:marLeft w:val="640"/>
                                  <w:marRight w:val="0"/>
                                  <w:marTop w:val="0"/>
                                  <w:marBottom w:val="0"/>
                                  <w:divBdr>
                                    <w:top w:val="none" w:sz="0" w:space="0" w:color="auto"/>
                                    <w:left w:val="none" w:sz="0" w:space="0" w:color="auto"/>
                                    <w:bottom w:val="none" w:sz="0" w:space="0" w:color="auto"/>
                                    <w:right w:val="none" w:sz="0" w:space="0" w:color="auto"/>
                                  </w:divBdr>
                                </w:div>
                                <w:div w:id="1683892285">
                                  <w:marLeft w:val="640"/>
                                  <w:marRight w:val="0"/>
                                  <w:marTop w:val="0"/>
                                  <w:marBottom w:val="0"/>
                                  <w:divBdr>
                                    <w:top w:val="none" w:sz="0" w:space="0" w:color="auto"/>
                                    <w:left w:val="none" w:sz="0" w:space="0" w:color="auto"/>
                                    <w:bottom w:val="none" w:sz="0" w:space="0" w:color="auto"/>
                                    <w:right w:val="none" w:sz="0" w:space="0" w:color="auto"/>
                                  </w:divBdr>
                                </w:div>
                                <w:div w:id="1108085650">
                                  <w:marLeft w:val="640"/>
                                  <w:marRight w:val="0"/>
                                  <w:marTop w:val="0"/>
                                  <w:marBottom w:val="0"/>
                                  <w:divBdr>
                                    <w:top w:val="none" w:sz="0" w:space="0" w:color="auto"/>
                                    <w:left w:val="none" w:sz="0" w:space="0" w:color="auto"/>
                                    <w:bottom w:val="none" w:sz="0" w:space="0" w:color="auto"/>
                                    <w:right w:val="none" w:sz="0" w:space="0" w:color="auto"/>
                                  </w:divBdr>
                                </w:div>
                                <w:div w:id="1303273393">
                                  <w:marLeft w:val="640"/>
                                  <w:marRight w:val="0"/>
                                  <w:marTop w:val="0"/>
                                  <w:marBottom w:val="0"/>
                                  <w:divBdr>
                                    <w:top w:val="none" w:sz="0" w:space="0" w:color="auto"/>
                                    <w:left w:val="none" w:sz="0" w:space="0" w:color="auto"/>
                                    <w:bottom w:val="none" w:sz="0" w:space="0" w:color="auto"/>
                                    <w:right w:val="none" w:sz="0" w:space="0" w:color="auto"/>
                                  </w:divBdr>
                                </w:div>
                                <w:div w:id="1184784319">
                                  <w:marLeft w:val="640"/>
                                  <w:marRight w:val="0"/>
                                  <w:marTop w:val="0"/>
                                  <w:marBottom w:val="0"/>
                                  <w:divBdr>
                                    <w:top w:val="none" w:sz="0" w:space="0" w:color="auto"/>
                                    <w:left w:val="none" w:sz="0" w:space="0" w:color="auto"/>
                                    <w:bottom w:val="none" w:sz="0" w:space="0" w:color="auto"/>
                                    <w:right w:val="none" w:sz="0" w:space="0" w:color="auto"/>
                                  </w:divBdr>
                                </w:div>
                                <w:div w:id="990251818">
                                  <w:marLeft w:val="640"/>
                                  <w:marRight w:val="0"/>
                                  <w:marTop w:val="0"/>
                                  <w:marBottom w:val="0"/>
                                  <w:divBdr>
                                    <w:top w:val="none" w:sz="0" w:space="0" w:color="auto"/>
                                    <w:left w:val="none" w:sz="0" w:space="0" w:color="auto"/>
                                    <w:bottom w:val="none" w:sz="0" w:space="0" w:color="auto"/>
                                    <w:right w:val="none" w:sz="0" w:space="0" w:color="auto"/>
                                  </w:divBdr>
                                </w:div>
                                <w:div w:id="1712419049">
                                  <w:marLeft w:val="640"/>
                                  <w:marRight w:val="0"/>
                                  <w:marTop w:val="0"/>
                                  <w:marBottom w:val="0"/>
                                  <w:divBdr>
                                    <w:top w:val="none" w:sz="0" w:space="0" w:color="auto"/>
                                    <w:left w:val="none" w:sz="0" w:space="0" w:color="auto"/>
                                    <w:bottom w:val="none" w:sz="0" w:space="0" w:color="auto"/>
                                    <w:right w:val="none" w:sz="0" w:space="0" w:color="auto"/>
                                  </w:divBdr>
                                </w:div>
                                <w:div w:id="86005746">
                                  <w:marLeft w:val="640"/>
                                  <w:marRight w:val="0"/>
                                  <w:marTop w:val="0"/>
                                  <w:marBottom w:val="0"/>
                                  <w:divBdr>
                                    <w:top w:val="none" w:sz="0" w:space="0" w:color="auto"/>
                                    <w:left w:val="none" w:sz="0" w:space="0" w:color="auto"/>
                                    <w:bottom w:val="none" w:sz="0" w:space="0" w:color="auto"/>
                                    <w:right w:val="none" w:sz="0" w:space="0" w:color="auto"/>
                                  </w:divBdr>
                                </w:div>
                                <w:div w:id="1608542758">
                                  <w:marLeft w:val="640"/>
                                  <w:marRight w:val="0"/>
                                  <w:marTop w:val="0"/>
                                  <w:marBottom w:val="0"/>
                                  <w:divBdr>
                                    <w:top w:val="none" w:sz="0" w:space="0" w:color="auto"/>
                                    <w:left w:val="none" w:sz="0" w:space="0" w:color="auto"/>
                                    <w:bottom w:val="none" w:sz="0" w:space="0" w:color="auto"/>
                                    <w:right w:val="none" w:sz="0" w:space="0" w:color="auto"/>
                                  </w:divBdr>
                                </w:div>
                                <w:div w:id="574247002">
                                  <w:marLeft w:val="640"/>
                                  <w:marRight w:val="0"/>
                                  <w:marTop w:val="0"/>
                                  <w:marBottom w:val="0"/>
                                  <w:divBdr>
                                    <w:top w:val="none" w:sz="0" w:space="0" w:color="auto"/>
                                    <w:left w:val="none" w:sz="0" w:space="0" w:color="auto"/>
                                    <w:bottom w:val="none" w:sz="0" w:space="0" w:color="auto"/>
                                    <w:right w:val="none" w:sz="0" w:space="0" w:color="auto"/>
                                  </w:divBdr>
                                </w:div>
                                <w:div w:id="351880275">
                                  <w:marLeft w:val="640"/>
                                  <w:marRight w:val="0"/>
                                  <w:marTop w:val="0"/>
                                  <w:marBottom w:val="0"/>
                                  <w:divBdr>
                                    <w:top w:val="none" w:sz="0" w:space="0" w:color="auto"/>
                                    <w:left w:val="none" w:sz="0" w:space="0" w:color="auto"/>
                                    <w:bottom w:val="none" w:sz="0" w:space="0" w:color="auto"/>
                                    <w:right w:val="none" w:sz="0" w:space="0" w:color="auto"/>
                                  </w:divBdr>
                                </w:div>
                                <w:div w:id="1805804891">
                                  <w:marLeft w:val="640"/>
                                  <w:marRight w:val="0"/>
                                  <w:marTop w:val="0"/>
                                  <w:marBottom w:val="0"/>
                                  <w:divBdr>
                                    <w:top w:val="none" w:sz="0" w:space="0" w:color="auto"/>
                                    <w:left w:val="none" w:sz="0" w:space="0" w:color="auto"/>
                                    <w:bottom w:val="none" w:sz="0" w:space="0" w:color="auto"/>
                                    <w:right w:val="none" w:sz="0" w:space="0" w:color="auto"/>
                                  </w:divBdr>
                                </w:div>
                                <w:div w:id="1694451871">
                                  <w:marLeft w:val="640"/>
                                  <w:marRight w:val="0"/>
                                  <w:marTop w:val="0"/>
                                  <w:marBottom w:val="0"/>
                                  <w:divBdr>
                                    <w:top w:val="none" w:sz="0" w:space="0" w:color="auto"/>
                                    <w:left w:val="none" w:sz="0" w:space="0" w:color="auto"/>
                                    <w:bottom w:val="none" w:sz="0" w:space="0" w:color="auto"/>
                                    <w:right w:val="none" w:sz="0" w:space="0" w:color="auto"/>
                                  </w:divBdr>
                                </w:div>
                                <w:div w:id="1742215855">
                                  <w:marLeft w:val="640"/>
                                  <w:marRight w:val="0"/>
                                  <w:marTop w:val="0"/>
                                  <w:marBottom w:val="0"/>
                                  <w:divBdr>
                                    <w:top w:val="none" w:sz="0" w:space="0" w:color="auto"/>
                                    <w:left w:val="none" w:sz="0" w:space="0" w:color="auto"/>
                                    <w:bottom w:val="none" w:sz="0" w:space="0" w:color="auto"/>
                                    <w:right w:val="none" w:sz="0" w:space="0" w:color="auto"/>
                                  </w:divBdr>
                                </w:div>
                                <w:div w:id="594439207">
                                  <w:marLeft w:val="640"/>
                                  <w:marRight w:val="0"/>
                                  <w:marTop w:val="0"/>
                                  <w:marBottom w:val="0"/>
                                  <w:divBdr>
                                    <w:top w:val="none" w:sz="0" w:space="0" w:color="auto"/>
                                    <w:left w:val="none" w:sz="0" w:space="0" w:color="auto"/>
                                    <w:bottom w:val="none" w:sz="0" w:space="0" w:color="auto"/>
                                    <w:right w:val="none" w:sz="0" w:space="0" w:color="auto"/>
                                  </w:divBdr>
                                </w:div>
                                <w:div w:id="1763797722">
                                  <w:marLeft w:val="640"/>
                                  <w:marRight w:val="0"/>
                                  <w:marTop w:val="0"/>
                                  <w:marBottom w:val="0"/>
                                  <w:divBdr>
                                    <w:top w:val="none" w:sz="0" w:space="0" w:color="auto"/>
                                    <w:left w:val="none" w:sz="0" w:space="0" w:color="auto"/>
                                    <w:bottom w:val="none" w:sz="0" w:space="0" w:color="auto"/>
                                    <w:right w:val="none" w:sz="0" w:space="0" w:color="auto"/>
                                  </w:divBdr>
                                </w:div>
                                <w:div w:id="806237560">
                                  <w:marLeft w:val="640"/>
                                  <w:marRight w:val="0"/>
                                  <w:marTop w:val="0"/>
                                  <w:marBottom w:val="0"/>
                                  <w:divBdr>
                                    <w:top w:val="none" w:sz="0" w:space="0" w:color="auto"/>
                                    <w:left w:val="none" w:sz="0" w:space="0" w:color="auto"/>
                                    <w:bottom w:val="none" w:sz="0" w:space="0" w:color="auto"/>
                                    <w:right w:val="none" w:sz="0" w:space="0" w:color="auto"/>
                                  </w:divBdr>
                                </w:div>
                                <w:div w:id="1738356757">
                                  <w:marLeft w:val="640"/>
                                  <w:marRight w:val="0"/>
                                  <w:marTop w:val="0"/>
                                  <w:marBottom w:val="0"/>
                                  <w:divBdr>
                                    <w:top w:val="none" w:sz="0" w:space="0" w:color="auto"/>
                                    <w:left w:val="none" w:sz="0" w:space="0" w:color="auto"/>
                                    <w:bottom w:val="none" w:sz="0" w:space="0" w:color="auto"/>
                                    <w:right w:val="none" w:sz="0" w:space="0" w:color="auto"/>
                                  </w:divBdr>
                                </w:div>
                                <w:div w:id="1351226022">
                                  <w:marLeft w:val="640"/>
                                  <w:marRight w:val="0"/>
                                  <w:marTop w:val="0"/>
                                  <w:marBottom w:val="0"/>
                                  <w:divBdr>
                                    <w:top w:val="none" w:sz="0" w:space="0" w:color="auto"/>
                                    <w:left w:val="none" w:sz="0" w:space="0" w:color="auto"/>
                                    <w:bottom w:val="none" w:sz="0" w:space="0" w:color="auto"/>
                                    <w:right w:val="none" w:sz="0" w:space="0" w:color="auto"/>
                                  </w:divBdr>
                                </w:div>
                                <w:div w:id="1261715072">
                                  <w:marLeft w:val="640"/>
                                  <w:marRight w:val="0"/>
                                  <w:marTop w:val="0"/>
                                  <w:marBottom w:val="0"/>
                                  <w:divBdr>
                                    <w:top w:val="none" w:sz="0" w:space="0" w:color="auto"/>
                                    <w:left w:val="none" w:sz="0" w:space="0" w:color="auto"/>
                                    <w:bottom w:val="none" w:sz="0" w:space="0" w:color="auto"/>
                                    <w:right w:val="none" w:sz="0" w:space="0" w:color="auto"/>
                                  </w:divBdr>
                                </w:div>
                                <w:div w:id="1937397781">
                                  <w:marLeft w:val="640"/>
                                  <w:marRight w:val="0"/>
                                  <w:marTop w:val="0"/>
                                  <w:marBottom w:val="0"/>
                                  <w:divBdr>
                                    <w:top w:val="none" w:sz="0" w:space="0" w:color="auto"/>
                                    <w:left w:val="none" w:sz="0" w:space="0" w:color="auto"/>
                                    <w:bottom w:val="none" w:sz="0" w:space="0" w:color="auto"/>
                                    <w:right w:val="none" w:sz="0" w:space="0" w:color="auto"/>
                                  </w:divBdr>
                                </w:div>
                                <w:div w:id="2048943164">
                                  <w:marLeft w:val="640"/>
                                  <w:marRight w:val="0"/>
                                  <w:marTop w:val="0"/>
                                  <w:marBottom w:val="0"/>
                                  <w:divBdr>
                                    <w:top w:val="none" w:sz="0" w:space="0" w:color="auto"/>
                                    <w:left w:val="none" w:sz="0" w:space="0" w:color="auto"/>
                                    <w:bottom w:val="none" w:sz="0" w:space="0" w:color="auto"/>
                                    <w:right w:val="none" w:sz="0" w:space="0" w:color="auto"/>
                                  </w:divBdr>
                                </w:div>
                                <w:div w:id="207381824">
                                  <w:marLeft w:val="640"/>
                                  <w:marRight w:val="0"/>
                                  <w:marTop w:val="0"/>
                                  <w:marBottom w:val="0"/>
                                  <w:divBdr>
                                    <w:top w:val="none" w:sz="0" w:space="0" w:color="auto"/>
                                    <w:left w:val="none" w:sz="0" w:space="0" w:color="auto"/>
                                    <w:bottom w:val="none" w:sz="0" w:space="0" w:color="auto"/>
                                    <w:right w:val="none" w:sz="0" w:space="0" w:color="auto"/>
                                  </w:divBdr>
                                </w:div>
                                <w:div w:id="1040085997">
                                  <w:marLeft w:val="640"/>
                                  <w:marRight w:val="0"/>
                                  <w:marTop w:val="0"/>
                                  <w:marBottom w:val="0"/>
                                  <w:divBdr>
                                    <w:top w:val="none" w:sz="0" w:space="0" w:color="auto"/>
                                    <w:left w:val="none" w:sz="0" w:space="0" w:color="auto"/>
                                    <w:bottom w:val="none" w:sz="0" w:space="0" w:color="auto"/>
                                    <w:right w:val="none" w:sz="0" w:space="0" w:color="auto"/>
                                  </w:divBdr>
                                </w:div>
                                <w:div w:id="441611523">
                                  <w:marLeft w:val="640"/>
                                  <w:marRight w:val="0"/>
                                  <w:marTop w:val="0"/>
                                  <w:marBottom w:val="0"/>
                                  <w:divBdr>
                                    <w:top w:val="none" w:sz="0" w:space="0" w:color="auto"/>
                                    <w:left w:val="none" w:sz="0" w:space="0" w:color="auto"/>
                                    <w:bottom w:val="none" w:sz="0" w:space="0" w:color="auto"/>
                                    <w:right w:val="none" w:sz="0" w:space="0" w:color="auto"/>
                                  </w:divBdr>
                                </w:div>
                                <w:div w:id="1953857476">
                                  <w:marLeft w:val="640"/>
                                  <w:marRight w:val="0"/>
                                  <w:marTop w:val="0"/>
                                  <w:marBottom w:val="0"/>
                                  <w:divBdr>
                                    <w:top w:val="none" w:sz="0" w:space="0" w:color="auto"/>
                                    <w:left w:val="none" w:sz="0" w:space="0" w:color="auto"/>
                                    <w:bottom w:val="none" w:sz="0" w:space="0" w:color="auto"/>
                                    <w:right w:val="none" w:sz="0" w:space="0" w:color="auto"/>
                                  </w:divBdr>
                                </w:div>
                                <w:div w:id="595863334">
                                  <w:marLeft w:val="640"/>
                                  <w:marRight w:val="0"/>
                                  <w:marTop w:val="0"/>
                                  <w:marBottom w:val="0"/>
                                  <w:divBdr>
                                    <w:top w:val="none" w:sz="0" w:space="0" w:color="auto"/>
                                    <w:left w:val="none" w:sz="0" w:space="0" w:color="auto"/>
                                    <w:bottom w:val="none" w:sz="0" w:space="0" w:color="auto"/>
                                    <w:right w:val="none" w:sz="0" w:space="0" w:color="auto"/>
                                  </w:divBdr>
                                </w:div>
                                <w:div w:id="1874460891">
                                  <w:marLeft w:val="640"/>
                                  <w:marRight w:val="0"/>
                                  <w:marTop w:val="0"/>
                                  <w:marBottom w:val="0"/>
                                  <w:divBdr>
                                    <w:top w:val="none" w:sz="0" w:space="0" w:color="auto"/>
                                    <w:left w:val="none" w:sz="0" w:space="0" w:color="auto"/>
                                    <w:bottom w:val="none" w:sz="0" w:space="0" w:color="auto"/>
                                    <w:right w:val="none" w:sz="0" w:space="0" w:color="auto"/>
                                  </w:divBdr>
                                </w:div>
                                <w:div w:id="679312139">
                                  <w:marLeft w:val="640"/>
                                  <w:marRight w:val="0"/>
                                  <w:marTop w:val="0"/>
                                  <w:marBottom w:val="0"/>
                                  <w:divBdr>
                                    <w:top w:val="none" w:sz="0" w:space="0" w:color="auto"/>
                                    <w:left w:val="none" w:sz="0" w:space="0" w:color="auto"/>
                                    <w:bottom w:val="none" w:sz="0" w:space="0" w:color="auto"/>
                                    <w:right w:val="none" w:sz="0" w:space="0" w:color="auto"/>
                                  </w:divBdr>
                                </w:div>
                                <w:div w:id="1960867567">
                                  <w:marLeft w:val="640"/>
                                  <w:marRight w:val="0"/>
                                  <w:marTop w:val="0"/>
                                  <w:marBottom w:val="0"/>
                                  <w:divBdr>
                                    <w:top w:val="none" w:sz="0" w:space="0" w:color="auto"/>
                                    <w:left w:val="none" w:sz="0" w:space="0" w:color="auto"/>
                                    <w:bottom w:val="none" w:sz="0" w:space="0" w:color="auto"/>
                                    <w:right w:val="none" w:sz="0" w:space="0" w:color="auto"/>
                                  </w:divBdr>
                                </w:div>
                                <w:div w:id="1145588600">
                                  <w:marLeft w:val="640"/>
                                  <w:marRight w:val="0"/>
                                  <w:marTop w:val="0"/>
                                  <w:marBottom w:val="0"/>
                                  <w:divBdr>
                                    <w:top w:val="none" w:sz="0" w:space="0" w:color="auto"/>
                                    <w:left w:val="none" w:sz="0" w:space="0" w:color="auto"/>
                                    <w:bottom w:val="none" w:sz="0" w:space="0" w:color="auto"/>
                                    <w:right w:val="none" w:sz="0" w:space="0" w:color="auto"/>
                                  </w:divBdr>
                                </w:div>
                                <w:div w:id="576087530">
                                  <w:marLeft w:val="640"/>
                                  <w:marRight w:val="0"/>
                                  <w:marTop w:val="0"/>
                                  <w:marBottom w:val="0"/>
                                  <w:divBdr>
                                    <w:top w:val="none" w:sz="0" w:space="0" w:color="auto"/>
                                    <w:left w:val="none" w:sz="0" w:space="0" w:color="auto"/>
                                    <w:bottom w:val="none" w:sz="0" w:space="0" w:color="auto"/>
                                    <w:right w:val="none" w:sz="0" w:space="0" w:color="auto"/>
                                  </w:divBdr>
                                </w:div>
                                <w:div w:id="1845047681">
                                  <w:marLeft w:val="640"/>
                                  <w:marRight w:val="0"/>
                                  <w:marTop w:val="0"/>
                                  <w:marBottom w:val="0"/>
                                  <w:divBdr>
                                    <w:top w:val="none" w:sz="0" w:space="0" w:color="auto"/>
                                    <w:left w:val="none" w:sz="0" w:space="0" w:color="auto"/>
                                    <w:bottom w:val="none" w:sz="0" w:space="0" w:color="auto"/>
                                    <w:right w:val="none" w:sz="0" w:space="0" w:color="auto"/>
                                  </w:divBdr>
                                </w:div>
                                <w:div w:id="744911129">
                                  <w:marLeft w:val="640"/>
                                  <w:marRight w:val="0"/>
                                  <w:marTop w:val="0"/>
                                  <w:marBottom w:val="0"/>
                                  <w:divBdr>
                                    <w:top w:val="none" w:sz="0" w:space="0" w:color="auto"/>
                                    <w:left w:val="none" w:sz="0" w:space="0" w:color="auto"/>
                                    <w:bottom w:val="none" w:sz="0" w:space="0" w:color="auto"/>
                                    <w:right w:val="none" w:sz="0" w:space="0" w:color="auto"/>
                                  </w:divBdr>
                                </w:div>
                                <w:div w:id="1231960282">
                                  <w:marLeft w:val="640"/>
                                  <w:marRight w:val="0"/>
                                  <w:marTop w:val="0"/>
                                  <w:marBottom w:val="0"/>
                                  <w:divBdr>
                                    <w:top w:val="none" w:sz="0" w:space="0" w:color="auto"/>
                                    <w:left w:val="none" w:sz="0" w:space="0" w:color="auto"/>
                                    <w:bottom w:val="none" w:sz="0" w:space="0" w:color="auto"/>
                                    <w:right w:val="none" w:sz="0" w:space="0" w:color="auto"/>
                                  </w:divBdr>
                                </w:div>
                                <w:div w:id="747918678">
                                  <w:marLeft w:val="640"/>
                                  <w:marRight w:val="0"/>
                                  <w:marTop w:val="0"/>
                                  <w:marBottom w:val="0"/>
                                  <w:divBdr>
                                    <w:top w:val="none" w:sz="0" w:space="0" w:color="auto"/>
                                    <w:left w:val="none" w:sz="0" w:space="0" w:color="auto"/>
                                    <w:bottom w:val="none" w:sz="0" w:space="0" w:color="auto"/>
                                    <w:right w:val="none" w:sz="0" w:space="0" w:color="auto"/>
                                  </w:divBdr>
                                </w:div>
                                <w:div w:id="408624014">
                                  <w:marLeft w:val="640"/>
                                  <w:marRight w:val="0"/>
                                  <w:marTop w:val="0"/>
                                  <w:marBottom w:val="0"/>
                                  <w:divBdr>
                                    <w:top w:val="none" w:sz="0" w:space="0" w:color="auto"/>
                                    <w:left w:val="none" w:sz="0" w:space="0" w:color="auto"/>
                                    <w:bottom w:val="none" w:sz="0" w:space="0" w:color="auto"/>
                                    <w:right w:val="none" w:sz="0" w:space="0" w:color="auto"/>
                                  </w:divBdr>
                                </w:div>
                                <w:div w:id="1357850354">
                                  <w:marLeft w:val="640"/>
                                  <w:marRight w:val="0"/>
                                  <w:marTop w:val="0"/>
                                  <w:marBottom w:val="0"/>
                                  <w:divBdr>
                                    <w:top w:val="none" w:sz="0" w:space="0" w:color="auto"/>
                                    <w:left w:val="none" w:sz="0" w:space="0" w:color="auto"/>
                                    <w:bottom w:val="none" w:sz="0" w:space="0" w:color="auto"/>
                                    <w:right w:val="none" w:sz="0" w:space="0" w:color="auto"/>
                                  </w:divBdr>
                                </w:div>
                                <w:div w:id="1582720387">
                                  <w:marLeft w:val="640"/>
                                  <w:marRight w:val="0"/>
                                  <w:marTop w:val="0"/>
                                  <w:marBottom w:val="0"/>
                                  <w:divBdr>
                                    <w:top w:val="none" w:sz="0" w:space="0" w:color="auto"/>
                                    <w:left w:val="none" w:sz="0" w:space="0" w:color="auto"/>
                                    <w:bottom w:val="none" w:sz="0" w:space="0" w:color="auto"/>
                                    <w:right w:val="none" w:sz="0" w:space="0" w:color="auto"/>
                                  </w:divBdr>
                                </w:div>
                                <w:div w:id="359086740">
                                  <w:marLeft w:val="640"/>
                                  <w:marRight w:val="0"/>
                                  <w:marTop w:val="0"/>
                                  <w:marBottom w:val="0"/>
                                  <w:divBdr>
                                    <w:top w:val="none" w:sz="0" w:space="0" w:color="auto"/>
                                    <w:left w:val="none" w:sz="0" w:space="0" w:color="auto"/>
                                    <w:bottom w:val="none" w:sz="0" w:space="0" w:color="auto"/>
                                    <w:right w:val="none" w:sz="0" w:space="0" w:color="auto"/>
                                  </w:divBdr>
                                </w:div>
                                <w:div w:id="1313870801">
                                  <w:marLeft w:val="640"/>
                                  <w:marRight w:val="0"/>
                                  <w:marTop w:val="0"/>
                                  <w:marBottom w:val="0"/>
                                  <w:divBdr>
                                    <w:top w:val="none" w:sz="0" w:space="0" w:color="auto"/>
                                    <w:left w:val="none" w:sz="0" w:space="0" w:color="auto"/>
                                    <w:bottom w:val="none" w:sz="0" w:space="0" w:color="auto"/>
                                    <w:right w:val="none" w:sz="0" w:space="0" w:color="auto"/>
                                  </w:divBdr>
                                </w:div>
                                <w:div w:id="160464637">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780947884">
                          <w:marLeft w:val="640"/>
                          <w:marRight w:val="0"/>
                          <w:marTop w:val="0"/>
                          <w:marBottom w:val="0"/>
                          <w:divBdr>
                            <w:top w:val="none" w:sz="0" w:space="0" w:color="auto"/>
                            <w:left w:val="none" w:sz="0" w:space="0" w:color="auto"/>
                            <w:bottom w:val="none" w:sz="0" w:space="0" w:color="auto"/>
                            <w:right w:val="none" w:sz="0" w:space="0" w:color="auto"/>
                          </w:divBdr>
                        </w:div>
                        <w:div w:id="1805615086">
                          <w:marLeft w:val="640"/>
                          <w:marRight w:val="0"/>
                          <w:marTop w:val="0"/>
                          <w:marBottom w:val="0"/>
                          <w:divBdr>
                            <w:top w:val="none" w:sz="0" w:space="0" w:color="auto"/>
                            <w:left w:val="none" w:sz="0" w:space="0" w:color="auto"/>
                            <w:bottom w:val="none" w:sz="0" w:space="0" w:color="auto"/>
                            <w:right w:val="none" w:sz="0" w:space="0" w:color="auto"/>
                          </w:divBdr>
                        </w:div>
                        <w:div w:id="1928927784">
                          <w:marLeft w:val="640"/>
                          <w:marRight w:val="0"/>
                          <w:marTop w:val="0"/>
                          <w:marBottom w:val="0"/>
                          <w:divBdr>
                            <w:top w:val="none" w:sz="0" w:space="0" w:color="auto"/>
                            <w:left w:val="none" w:sz="0" w:space="0" w:color="auto"/>
                            <w:bottom w:val="none" w:sz="0" w:space="0" w:color="auto"/>
                            <w:right w:val="none" w:sz="0" w:space="0" w:color="auto"/>
                          </w:divBdr>
                        </w:div>
                        <w:div w:id="607860000">
                          <w:marLeft w:val="640"/>
                          <w:marRight w:val="0"/>
                          <w:marTop w:val="0"/>
                          <w:marBottom w:val="0"/>
                          <w:divBdr>
                            <w:top w:val="none" w:sz="0" w:space="0" w:color="auto"/>
                            <w:left w:val="none" w:sz="0" w:space="0" w:color="auto"/>
                            <w:bottom w:val="none" w:sz="0" w:space="0" w:color="auto"/>
                            <w:right w:val="none" w:sz="0" w:space="0" w:color="auto"/>
                          </w:divBdr>
                        </w:div>
                        <w:div w:id="1124537069">
                          <w:marLeft w:val="640"/>
                          <w:marRight w:val="0"/>
                          <w:marTop w:val="0"/>
                          <w:marBottom w:val="0"/>
                          <w:divBdr>
                            <w:top w:val="none" w:sz="0" w:space="0" w:color="auto"/>
                            <w:left w:val="none" w:sz="0" w:space="0" w:color="auto"/>
                            <w:bottom w:val="none" w:sz="0" w:space="0" w:color="auto"/>
                            <w:right w:val="none" w:sz="0" w:space="0" w:color="auto"/>
                          </w:divBdr>
                        </w:div>
                        <w:div w:id="1797329703">
                          <w:marLeft w:val="640"/>
                          <w:marRight w:val="0"/>
                          <w:marTop w:val="0"/>
                          <w:marBottom w:val="0"/>
                          <w:divBdr>
                            <w:top w:val="none" w:sz="0" w:space="0" w:color="auto"/>
                            <w:left w:val="none" w:sz="0" w:space="0" w:color="auto"/>
                            <w:bottom w:val="none" w:sz="0" w:space="0" w:color="auto"/>
                            <w:right w:val="none" w:sz="0" w:space="0" w:color="auto"/>
                          </w:divBdr>
                        </w:div>
                        <w:div w:id="1983384192">
                          <w:marLeft w:val="640"/>
                          <w:marRight w:val="0"/>
                          <w:marTop w:val="0"/>
                          <w:marBottom w:val="0"/>
                          <w:divBdr>
                            <w:top w:val="none" w:sz="0" w:space="0" w:color="auto"/>
                            <w:left w:val="none" w:sz="0" w:space="0" w:color="auto"/>
                            <w:bottom w:val="none" w:sz="0" w:space="0" w:color="auto"/>
                            <w:right w:val="none" w:sz="0" w:space="0" w:color="auto"/>
                          </w:divBdr>
                        </w:div>
                        <w:div w:id="1574123470">
                          <w:marLeft w:val="640"/>
                          <w:marRight w:val="0"/>
                          <w:marTop w:val="0"/>
                          <w:marBottom w:val="0"/>
                          <w:divBdr>
                            <w:top w:val="none" w:sz="0" w:space="0" w:color="auto"/>
                            <w:left w:val="none" w:sz="0" w:space="0" w:color="auto"/>
                            <w:bottom w:val="none" w:sz="0" w:space="0" w:color="auto"/>
                            <w:right w:val="none" w:sz="0" w:space="0" w:color="auto"/>
                          </w:divBdr>
                        </w:div>
                        <w:div w:id="1674186993">
                          <w:marLeft w:val="640"/>
                          <w:marRight w:val="0"/>
                          <w:marTop w:val="0"/>
                          <w:marBottom w:val="0"/>
                          <w:divBdr>
                            <w:top w:val="none" w:sz="0" w:space="0" w:color="auto"/>
                            <w:left w:val="none" w:sz="0" w:space="0" w:color="auto"/>
                            <w:bottom w:val="none" w:sz="0" w:space="0" w:color="auto"/>
                            <w:right w:val="none" w:sz="0" w:space="0" w:color="auto"/>
                          </w:divBdr>
                        </w:div>
                        <w:div w:id="1719083970">
                          <w:marLeft w:val="640"/>
                          <w:marRight w:val="0"/>
                          <w:marTop w:val="0"/>
                          <w:marBottom w:val="0"/>
                          <w:divBdr>
                            <w:top w:val="none" w:sz="0" w:space="0" w:color="auto"/>
                            <w:left w:val="none" w:sz="0" w:space="0" w:color="auto"/>
                            <w:bottom w:val="none" w:sz="0" w:space="0" w:color="auto"/>
                            <w:right w:val="none" w:sz="0" w:space="0" w:color="auto"/>
                          </w:divBdr>
                        </w:div>
                        <w:div w:id="197159045">
                          <w:marLeft w:val="640"/>
                          <w:marRight w:val="0"/>
                          <w:marTop w:val="0"/>
                          <w:marBottom w:val="0"/>
                          <w:divBdr>
                            <w:top w:val="none" w:sz="0" w:space="0" w:color="auto"/>
                            <w:left w:val="none" w:sz="0" w:space="0" w:color="auto"/>
                            <w:bottom w:val="none" w:sz="0" w:space="0" w:color="auto"/>
                            <w:right w:val="none" w:sz="0" w:space="0" w:color="auto"/>
                          </w:divBdr>
                        </w:div>
                        <w:div w:id="60448903">
                          <w:marLeft w:val="640"/>
                          <w:marRight w:val="0"/>
                          <w:marTop w:val="0"/>
                          <w:marBottom w:val="0"/>
                          <w:divBdr>
                            <w:top w:val="none" w:sz="0" w:space="0" w:color="auto"/>
                            <w:left w:val="none" w:sz="0" w:space="0" w:color="auto"/>
                            <w:bottom w:val="none" w:sz="0" w:space="0" w:color="auto"/>
                            <w:right w:val="none" w:sz="0" w:space="0" w:color="auto"/>
                          </w:divBdr>
                        </w:div>
                        <w:div w:id="1800340584">
                          <w:marLeft w:val="640"/>
                          <w:marRight w:val="0"/>
                          <w:marTop w:val="0"/>
                          <w:marBottom w:val="0"/>
                          <w:divBdr>
                            <w:top w:val="none" w:sz="0" w:space="0" w:color="auto"/>
                            <w:left w:val="none" w:sz="0" w:space="0" w:color="auto"/>
                            <w:bottom w:val="none" w:sz="0" w:space="0" w:color="auto"/>
                            <w:right w:val="none" w:sz="0" w:space="0" w:color="auto"/>
                          </w:divBdr>
                        </w:div>
                        <w:div w:id="904294482">
                          <w:marLeft w:val="640"/>
                          <w:marRight w:val="0"/>
                          <w:marTop w:val="0"/>
                          <w:marBottom w:val="0"/>
                          <w:divBdr>
                            <w:top w:val="none" w:sz="0" w:space="0" w:color="auto"/>
                            <w:left w:val="none" w:sz="0" w:space="0" w:color="auto"/>
                            <w:bottom w:val="none" w:sz="0" w:space="0" w:color="auto"/>
                            <w:right w:val="none" w:sz="0" w:space="0" w:color="auto"/>
                          </w:divBdr>
                        </w:div>
                        <w:div w:id="540820989">
                          <w:marLeft w:val="640"/>
                          <w:marRight w:val="0"/>
                          <w:marTop w:val="0"/>
                          <w:marBottom w:val="0"/>
                          <w:divBdr>
                            <w:top w:val="none" w:sz="0" w:space="0" w:color="auto"/>
                            <w:left w:val="none" w:sz="0" w:space="0" w:color="auto"/>
                            <w:bottom w:val="none" w:sz="0" w:space="0" w:color="auto"/>
                            <w:right w:val="none" w:sz="0" w:space="0" w:color="auto"/>
                          </w:divBdr>
                        </w:div>
                        <w:div w:id="187106963">
                          <w:marLeft w:val="640"/>
                          <w:marRight w:val="0"/>
                          <w:marTop w:val="0"/>
                          <w:marBottom w:val="0"/>
                          <w:divBdr>
                            <w:top w:val="none" w:sz="0" w:space="0" w:color="auto"/>
                            <w:left w:val="none" w:sz="0" w:space="0" w:color="auto"/>
                            <w:bottom w:val="none" w:sz="0" w:space="0" w:color="auto"/>
                            <w:right w:val="none" w:sz="0" w:space="0" w:color="auto"/>
                          </w:divBdr>
                        </w:div>
                        <w:div w:id="332992434">
                          <w:marLeft w:val="640"/>
                          <w:marRight w:val="0"/>
                          <w:marTop w:val="0"/>
                          <w:marBottom w:val="0"/>
                          <w:divBdr>
                            <w:top w:val="none" w:sz="0" w:space="0" w:color="auto"/>
                            <w:left w:val="none" w:sz="0" w:space="0" w:color="auto"/>
                            <w:bottom w:val="none" w:sz="0" w:space="0" w:color="auto"/>
                            <w:right w:val="none" w:sz="0" w:space="0" w:color="auto"/>
                          </w:divBdr>
                        </w:div>
                        <w:div w:id="1748378804">
                          <w:marLeft w:val="640"/>
                          <w:marRight w:val="0"/>
                          <w:marTop w:val="0"/>
                          <w:marBottom w:val="0"/>
                          <w:divBdr>
                            <w:top w:val="none" w:sz="0" w:space="0" w:color="auto"/>
                            <w:left w:val="none" w:sz="0" w:space="0" w:color="auto"/>
                            <w:bottom w:val="none" w:sz="0" w:space="0" w:color="auto"/>
                            <w:right w:val="none" w:sz="0" w:space="0" w:color="auto"/>
                          </w:divBdr>
                        </w:div>
                        <w:div w:id="1731034796">
                          <w:marLeft w:val="640"/>
                          <w:marRight w:val="0"/>
                          <w:marTop w:val="0"/>
                          <w:marBottom w:val="0"/>
                          <w:divBdr>
                            <w:top w:val="none" w:sz="0" w:space="0" w:color="auto"/>
                            <w:left w:val="none" w:sz="0" w:space="0" w:color="auto"/>
                            <w:bottom w:val="none" w:sz="0" w:space="0" w:color="auto"/>
                            <w:right w:val="none" w:sz="0" w:space="0" w:color="auto"/>
                          </w:divBdr>
                        </w:div>
                        <w:div w:id="289559250">
                          <w:marLeft w:val="640"/>
                          <w:marRight w:val="0"/>
                          <w:marTop w:val="0"/>
                          <w:marBottom w:val="0"/>
                          <w:divBdr>
                            <w:top w:val="none" w:sz="0" w:space="0" w:color="auto"/>
                            <w:left w:val="none" w:sz="0" w:space="0" w:color="auto"/>
                            <w:bottom w:val="none" w:sz="0" w:space="0" w:color="auto"/>
                            <w:right w:val="none" w:sz="0" w:space="0" w:color="auto"/>
                          </w:divBdr>
                        </w:div>
                        <w:div w:id="214590052">
                          <w:marLeft w:val="640"/>
                          <w:marRight w:val="0"/>
                          <w:marTop w:val="0"/>
                          <w:marBottom w:val="0"/>
                          <w:divBdr>
                            <w:top w:val="none" w:sz="0" w:space="0" w:color="auto"/>
                            <w:left w:val="none" w:sz="0" w:space="0" w:color="auto"/>
                            <w:bottom w:val="none" w:sz="0" w:space="0" w:color="auto"/>
                            <w:right w:val="none" w:sz="0" w:space="0" w:color="auto"/>
                          </w:divBdr>
                        </w:div>
                        <w:div w:id="622198943">
                          <w:marLeft w:val="640"/>
                          <w:marRight w:val="0"/>
                          <w:marTop w:val="0"/>
                          <w:marBottom w:val="0"/>
                          <w:divBdr>
                            <w:top w:val="none" w:sz="0" w:space="0" w:color="auto"/>
                            <w:left w:val="none" w:sz="0" w:space="0" w:color="auto"/>
                            <w:bottom w:val="none" w:sz="0" w:space="0" w:color="auto"/>
                            <w:right w:val="none" w:sz="0" w:space="0" w:color="auto"/>
                          </w:divBdr>
                        </w:div>
                        <w:div w:id="129055685">
                          <w:marLeft w:val="640"/>
                          <w:marRight w:val="0"/>
                          <w:marTop w:val="0"/>
                          <w:marBottom w:val="0"/>
                          <w:divBdr>
                            <w:top w:val="none" w:sz="0" w:space="0" w:color="auto"/>
                            <w:left w:val="none" w:sz="0" w:space="0" w:color="auto"/>
                            <w:bottom w:val="none" w:sz="0" w:space="0" w:color="auto"/>
                            <w:right w:val="none" w:sz="0" w:space="0" w:color="auto"/>
                          </w:divBdr>
                        </w:div>
                        <w:div w:id="1912815717">
                          <w:marLeft w:val="640"/>
                          <w:marRight w:val="0"/>
                          <w:marTop w:val="0"/>
                          <w:marBottom w:val="0"/>
                          <w:divBdr>
                            <w:top w:val="none" w:sz="0" w:space="0" w:color="auto"/>
                            <w:left w:val="none" w:sz="0" w:space="0" w:color="auto"/>
                            <w:bottom w:val="none" w:sz="0" w:space="0" w:color="auto"/>
                            <w:right w:val="none" w:sz="0" w:space="0" w:color="auto"/>
                          </w:divBdr>
                        </w:div>
                        <w:div w:id="290404778">
                          <w:marLeft w:val="640"/>
                          <w:marRight w:val="0"/>
                          <w:marTop w:val="0"/>
                          <w:marBottom w:val="0"/>
                          <w:divBdr>
                            <w:top w:val="none" w:sz="0" w:space="0" w:color="auto"/>
                            <w:left w:val="none" w:sz="0" w:space="0" w:color="auto"/>
                            <w:bottom w:val="none" w:sz="0" w:space="0" w:color="auto"/>
                            <w:right w:val="none" w:sz="0" w:space="0" w:color="auto"/>
                          </w:divBdr>
                        </w:div>
                        <w:div w:id="685181435">
                          <w:marLeft w:val="640"/>
                          <w:marRight w:val="0"/>
                          <w:marTop w:val="0"/>
                          <w:marBottom w:val="0"/>
                          <w:divBdr>
                            <w:top w:val="none" w:sz="0" w:space="0" w:color="auto"/>
                            <w:left w:val="none" w:sz="0" w:space="0" w:color="auto"/>
                            <w:bottom w:val="none" w:sz="0" w:space="0" w:color="auto"/>
                            <w:right w:val="none" w:sz="0" w:space="0" w:color="auto"/>
                          </w:divBdr>
                        </w:div>
                        <w:div w:id="1446775571">
                          <w:marLeft w:val="640"/>
                          <w:marRight w:val="0"/>
                          <w:marTop w:val="0"/>
                          <w:marBottom w:val="0"/>
                          <w:divBdr>
                            <w:top w:val="none" w:sz="0" w:space="0" w:color="auto"/>
                            <w:left w:val="none" w:sz="0" w:space="0" w:color="auto"/>
                            <w:bottom w:val="none" w:sz="0" w:space="0" w:color="auto"/>
                            <w:right w:val="none" w:sz="0" w:space="0" w:color="auto"/>
                          </w:divBdr>
                        </w:div>
                        <w:div w:id="2052604757">
                          <w:marLeft w:val="640"/>
                          <w:marRight w:val="0"/>
                          <w:marTop w:val="0"/>
                          <w:marBottom w:val="0"/>
                          <w:divBdr>
                            <w:top w:val="none" w:sz="0" w:space="0" w:color="auto"/>
                            <w:left w:val="none" w:sz="0" w:space="0" w:color="auto"/>
                            <w:bottom w:val="none" w:sz="0" w:space="0" w:color="auto"/>
                            <w:right w:val="none" w:sz="0" w:space="0" w:color="auto"/>
                          </w:divBdr>
                        </w:div>
                        <w:div w:id="1383941929">
                          <w:marLeft w:val="640"/>
                          <w:marRight w:val="0"/>
                          <w:marTop w:val="0"/>
                          <w:marBottom w:val="0"/>
                          <w:divBdr>
                            <w:top w:val="none" w:sz="0" w:space="0" w:color="auto"/>
                            <w:left w:val="none" w:sz="0" w:space="0" w:color="auto"/>
                            <w:bottom w:val="none" w:sz="0" w:space="0" w:color="auto"/>
                            <w:right w:val="none" w:sz="0" w:space="0" w:color="auto"/>
                          </w:divBdr>
                        </w:div>
                        <w:div w:id="517236629">
                          <w:marLeft w:val="640"/>
                          <w:marRight w:val="0"/>
                          <w:marTop w:val="0"/>
                          <w:marBottom w:val="0"/>
                          <w:divBdr>
                            <w:top w:val="none" w:sz="0" w:space="0" w:color="auto"/>
                            <w:left w:val="none" w:sz="0" w:space="0" w:color="auto"/>
                            <w:bottom w:val="none" w:sz="0" w:space="0" w:color="auto"/>
                            <w:right w:val="none" w:sz="0" w:space="0" w:color="auto"/>
                          </w:divBdr>
                        </w:div>
                        <w:div w:id="1910577865">
                          <w:marLeft w:val="640"/>
                          <w:marRight w:val="0"/>
                          <w:marTop w:val="0"/>
                          <w:marBottom w:val="0"/>
                          <w:divBdr>
                            <w:top w:val="none" w:sz="0" w:space="0" w:color="auto"/>
                            <w:left w:val="none" w:sz="0" w:space="0" w:color="auto"/>
                            <w:bottom w:val="none" w:sz="0" w:space="0" w:color="auto"/>
                            <w:right w:val="none" w:sz="0" w:space="0" w:color="auto"/>
                          </w:divBdr>
                        </w:div>
                        <w:div w:id="1435519755">
                          <w:marLeft w:val="640"/>
                          <w:marRight w:val="0"/>
                          <w:marTop w:val="0"/>
                          <w:marBottom w:val="0"/>
                          <w:divBdr>
                            <w:top w:val="none" w:sz="0" w:space="0" w:color="auto"/>
                            <w:left w:val="none" w:sz="0" w:space="0" w:color="auto"/>
                            <w:bottom w:val="none" w:sz="0" w:space="0" w:color="auto"/>
                            <w:right w:val="none" w:sz="0" w:space="0" w:color="auto"/>
                          </w:divBdr>
                        </w:div>
                        <w:div w:id="1700859507">
                          <w:marLeft w:val="640"/>
                          <w:marRight w:val="0"/>
                          <w:marTop w:val="0"/>
                          <w:marBottom w:val="0"/>
                          <w:divBdr>
                            <w:top w:val="none" w:sz="0" w:space="0" w:color="auto"/>
                            <w:left w:val="none" w:sz="0" w:space="0" w:color="auto"/>
                            <w:bottom w:val="none" w:sz="0" w:space="0" w:color="auto"/>
                            <w:right w:val="none" w:sz="0" w:space="0" w:color="auto"/>
                          </w:divBdr>
                        </w:div>
                        <w:div w:id="381176734">
                          <w:marLeft w:val="640"/>
                          <w:marRight w:val="0"/>
                          <w:marTop w:val="0"/>
                          <w:marBottom w:val="0"/>
                          <w:divBdr>
                            <w:top w:val="none" w:sz="0" w:space="0" w:color="auto"/>
                            <w:left w:val="none" w:sz="0" w:space="0" w:color="auto"/>
                            <w:bottom w:val="none" w:sz="0" w:space="0" w:color="auto"/>
                            <w:right w:val="none" w:sz="0" w:space="0" w:color="auto"/>
                          </w:divBdr>
                        </w:div>
                        <w:div w:id="1689604186">
                          <w:marLeft w:val="640"/>
                          <w:marRight w:val="0"/>
                          <w:marTop w:val="0"/>
                          <w:marBottom w:val="0"/>
                          <w:divBdr>
                            <w:top w:val="none" w:sz="0" w:space="0" w:color="auto"/>
                            <w:left w:val="none" w:sz="0" w:space="0" w:color="auto"/>
                            <w:bottom w:val="none" w:sz="0" w:space="0" w:color="auto"/>
                            <w:right w:val="none" w:sz="0" w:space="0" w:color="auto"/>
                          </w:divBdr>
                        </w:div>
                        <w:div w:id="170724524">
                          <w:marLeft w:val="640"/>
                          <w:marRight w:val="0"/>
                          <w:marTop w:val="0"/>
                          <w:marBottom w:val="0"/>
                          <w:divBdr>
                            <w:top w:val="none" w:sz="0" w:space="0" w:color="auto"/>
                            <w:left w:val="none" w:sz="0" w:space="0" w:color="auto"/>
                            <w:bottom w:val="none" w:sz="0" w:space="0" w:color="auto"/>
                            <w:right w:val="none" w:sz="0" w:space="0" w:color="auto"/>
                          </w:divBdr>
                        </w:div>
                        <w:div w:id="71196820">
                          <w:marLeft w:val="640"/>
                          <w:marRight w:val="0"/>
                          <w:marTop w:val="0"/>
                          <w:marBottom w:val="0"/>
                          <w:divBdr>
                            <w:top w:val="none" w:sz="0" w:space="0" w:color="auto"/>
                            <w:left w:val="none" w:sz="0" w:space="0" w:color="auto"/>
                            <w:bottom w:val="none" w:sz="0" w:space="0" w:color="auto"/>
                            <w:right w:val="none" w:sz="0" w:space="0" w:color="auto"/>
                          </w:divBdr>
                        </w:div>
                        <w:div w:id="1695613348">
                          <w:marLeft w:val="640"/>
                          <w:marRight w:val="0"/>
                          <w:marTop w:val="0"/>
                          <w:marBottom w:val="0"/>
                          <w:divBdr>
                            <w:top w:val="none" w:sz="0" w:space="0" w:color="auto"/>
                            <w:left w:val="none" w:sz="0" w:space="0" w:color="auto"/>
                            <w:bottom w:val="none" w:sz="0" w:space="0" w:color="auto"/>
                            <w:right w:val="none" w:sz="0" w:space="0" w:color="auto"/>
                          </w:divBdr>
                        </w:div>
                        <w:div w:id="1415854287">
                          <w:marLeft w:val="640"/>
                          <w:marRight w:val="0"/>
                          <w:marTop w:val="0"/>
                          <w:marBottom w:val="0"/>
                          <w:divBdr>
                            <w:top w:val="none" w:sz="0" w:space="0" w:color="auto"/>
                            <w:left w:val="none" w:sz="0" w:space="0" w:color="auto"/>
                            <w:bottom w:val="none" w:sz="0" w:space="0" w:color="auto"/>
                            <w:right w:val="none" w:sz="0" w:space="0" w:color="auto"/>
                          </w:divBdr>
                        </w:div>
                        <w:div w:id="906721097">
                          <w:marLeft w:val="640"/>
                          <w:marRight w:val="0"/>
                          <w:marTop w:val="0"/>
                          <w:marBottom w:val="0"/>
                          <w:divBdr>
                            <w:top w:val="none" w:sz="0" w:space="0" w:color="auto"/>
                            <w:left w:val="none" w:sz="0" w:space="0" w:color="auto"/>
                            <w:bottom w:val="none" w:sz="0" w:space="0" w:color="auto"/>
                            <w:right w:val="none" w:sz="0" w:space="0" w:color="auto"/>
                          </w:divBdr>
                        </w:div>
                        <w:div w:id="1800879332">
                          <w:marLeft w:val="640"/>
                          <w:marRight w:val="0"/>
                          <w:marTop w:val="0"/>
                          <w:marBottom w:val="0"/>
                          <w:divBdr>
                            <w:top w:val="none" w:sz="0" w:space="0" w:color="auto"/>
                            <w:left w:val="none" w:sz="0" w:space="0" w:color="auto"/>
                            <w:bottom w:val="none" w:sz="0" w:space="0" w:color="auto"/>
                            <w:right w:val="none" w:sz="0" w:space="0" w:color="auto"/>
                          </w:divBdr>
                        </w:div>
                        <w:div w:id="1233273231">
                          <w:marLeft w:val="640"/>
                          <w:marRight w:val="0"/>
                          <w:marTop w:val="0"/>
                          <w:marBottom w:val="0"/>
                          <w:divBdr>
                            <w:top w:val="none" w:sz="0" w:space="0" w:color="auto"/>
                            <w:left w:val="none" w:sz="0" w:space="0" w:color="auto"/>
                            <w:bottom w:val="none" w:sz="0" w:space="0" w:color="auto"/>
                            <w:right w:val="none" w:sz="0" w:space="0" w:color="auto"/>
                          </w:divBdr>
                        </w:div>
                        <w:div w:id="1651321213">
                          <w:marLeft w:val="640"/>
                          <w:marRight w:val="0"/>
                          <w:marTop w:val="0"/>
                          <w:marBottom w:val="0"/>
                          <w:divBdr>
                            <w:top w:val="none" w:sz="0" w:space="0" w:color="auto"/>
                            <w:left w:val="none" w:sz="0" w:space="0" w:color="auto"/>
                            <w:bottom w:val="none" w:sz="0" w:space="0" w:color="auto"/>
                            <w:right w:val="none" w:sz="0" w:space="0" w:color="auto"/>
                          </w:divBdr>
                        </w:div>
                        <w:div w:id="397552940">
                          <w:marLeft w:val="640"/>
                          <w:marRight w:val="0"/>
                          <w:marTop w:val="0"/>
                          <w:marBottom w:val="0"/>
                          <w:divBdr>
                            <w:top w:val="none" w:sz="0" w:space="0" w:color="auto"/>
                            <w:left w:val="none" w:sz="0" w:space="0" w:color="auto"/>
                            <w:bottom w:val="none" w:sz="0" w:space="0" w:color="auto"/>
                            <w:right w:val="none" w:sz="0" w:space="0" w:color="auto"/>
                          </w:divBdr>
                        </w:div>
                        <w:div w:id="1105690018">
                          <w:marLeft w:val="640"/>
                          <w:marRight w:val="0"/>
                          <w:marTop w:val="0"/>
                          <w:marBottom w:val="0"/>
                          <w:divBdr>
                            <w:top w:val="none" w:sz="0" w:space="0" w:color="auto"/>
                            <w:left w:val="none" w:sz="0" w:space="0" w:color="auto"/>
                            <w:bottom w:val="none" w:sz="0" w:space="0" w:color="auto"/>
                            <w:right w:val="none" w:sz="0" w:space="0" w:color="auto"/>
                          </w:divBdr>
                        </w:div>
                        <w:div w:id="1806043395">
                          <w:marLeft w:val="640"/>
                          <w:marRight w:val="0"/>
                          <w:marTop w:val="0"/>
                          <w:marBottom w:val="0"/>
                          <w:divBdr>
                            <w:top w:val="none" w:sz="0" w:space="0" w:color="auto"/>
                            <w:left w:val="none" w:sz="0" w:space="0" w:color="auto"/>
                            <w:bottom w:val="none" w:sz="0" w:space="0" w:color="auto"/>
                            <w:right w:val="none" w:sz="0" w:space="0" w:color="auto"/>
                          </w:divBdr>
                        </w:div>
                        <w:div w:id="614603037">
                          <w:marLeft w:val="640"/>
                          <w:marRight w:val="0"/>
                          <w:marTop w:val="0"/>
                          <w:marBottom w:val="0"/>
                          <w:divBdr>
                            <w:top w:val="none" w:sz="0" w:space="0" w:color="auto"/>
                            <w:left w:val="none" w:sz="0" w:space="0" w:color="auto"/>
                            <w:bottom w:val="none" w:sz="0" w:space="0" w:color="auto"/>
                            <w:right w:val="none" w:sz="0" w:space="0" w:color="auto"/>
                          </w:divBdr>
                        </w:div>
                        <w:div w:id="77488176">
                          <w:marLeft w:val="640"/>
                          <w:marRight w:val="0"/>
                          <w:marTop w:val="0"/>
                          <w:marBottom w:val="0"/>
                          <w:divBdr>
                            <w:top w:val="none" w:sz="0" w:space="0" w:color="auto"/>
                            <w:left w:val="none" w:sz="0" w:space="0" w:color="auto"/>
                            <w:bottom w:val="none" w:sz="0" w:space="0" w:color="auto"/>
                            <w:right w:val="none" w:sz="0" w:space="0" w:color="auto"/>
                          </w:divBdr>
                        </w:div>
                        <w:div w:id="912087431">
                          <w:marLeft w:val="640"/>
                          <w:marRight w:val="0"/>
                          <w:marTop w:val="0"/>
                          <w:marBottom w:val="0"/>
                          <w:divBdr>
                            <w:top w:val="none" w:sz="0" w:space="0" w:color="auto"/>
                            <w:left w:val="none" w:sz="0" w:space="0" w:color="auto"/>
                            <w:bottom w:val="none" w:sz="0" w:space="0" w:color="auto"/>
                            <w:right w:val="none" w:sz="0" w:space="0" w:color="auto"/>
                          </w:divBdr>
                        </w:div>
                        <w:div w:id="1053384570">
                          <w:marLeft w:val="640"/>
                          <w:marRight w:val="0"/>
                          <w:marTop w:val="0"/>
                          <w:marBottom w:val="0"/>
                          <w:divBdr>
                            <w:top w:val="none" w:sz="0" w:space="0" w:color="auto"/>
                            <w:left w:val="none" w:sz="0" w:space="0" w:color="auto"/>
                            <w:bottom w:val="none" w:sz="0" w:space="0" w:color="auto"/>
                            <w:right w:val="none" w:sz="0" w:space="0" w:color="auto"/>
                          </w:divBdr>
                        </w:div>
                        <w:div w:id="56637569">
                          <w:marLeft w:val="640"/>
                          <w:marRight w:val="0"/>
                          <w:marTop w:val="0"/>
                          <w:marBottom w:val="0"/>
                          <w:divBdr>
                            <w:top w:val="none" w:sz="0" w:space="0" w:color="auto"/>
                            <w:left w:val="none" w:sz="0" w:space="0" w:color="auto"/>
                            <w:bottom w:val="none" w:sz="0" w:space="0" w:color="auto"/>
                            <w:right w:val="none" w:sz="0" w:space="0" w:color="auto"/>
                          </w:divBdr>
                        </w:div>
                        <w:div w:id="2096127844">
                          <w:marLeft w:val="640"/>
                          <w:marRight w:val="0"/>
                          <w:marTop w:val="0"/>
                          <w:marBottom w:val="0"/>
                          <w:divBdr>
                            <w:top w:val="none" w:sz="0" w:space="0" w:color="auto"/>
                            <w:left w:val="none" w:sz="0" w:space="0" w:color="auto"/>
                            <w:bottom w:val="none" w:sz="0" w:space="0" w:color="auto"/>
                            <w:right w:val="none" w:sz="0" w:space="0" w:color="auto"/>
                          </w:divBdr>
                        </w:div>
                        <w:div w:id="94910398">
                          <w:marLeft w:val="640"/>
                          <w:marRight w:val="0"/>
                          <w:marTop w:val="0"/>
                          <w:marBottom w:val="0"/>
                          <w:divBdr>
                            <w:top w:val="none" w:sz="0" w:space="0" w:color="auto"/>
                            <w:left w:val="none" w:sz="0" w:space="0" w:color="auto"/>
                            <w:bottom w:val="none" w:sz="0" w:space="0" w:color="auto"/>
                            <w:right w:val="none" w:sz="0" w:space="0" w:color="auto"/>
                          </w:divBdr>
                        </w:div>
                        <w:div w:id="904411109">
                          <w:marLeft w:val="640"/>
                          <w:marRight w:val="0"/>
                          <w:marTop w:val="0"/>
                          <w:marBottom w:val="0"/>
                          <w:divBdr>
                            <w:top w:val="none" w:sz="0" w:space="0" w:color="auto"/>
                            <w:left w:val="none" w:sz="0" w:space="0" w:color="auto"/>
                            <w:bottom w:val="none" w:sz="0" w:space="0" w:color="auto"/>
                            <w:right w:val="none" w:sz="0" w:space="0" w:color="auto"/>
                          </w:divBdr>
                        </w:div>
                        <w:div w:id="474954873">
                          <w:marLeft w:val="640"/>
                          <w:marRight w:val="0"/>
                          <w:marTop w:val="0"/>
                          <w:marBottom w:val="0"/>
                          <w:divBdr>
                            <w:top w:val="none" w:sz="0" w:space="0" w:color="auto"/>
                            <w:left w:val="none" w:sz="0" w:space="0" w:color="auto"/>
                            <w:bottom w:val="none" w:sz="0" w:space="0" w:color="auto"/>
                            <w:right w:val="none" w:sz="0" w:space="0" w:color="auto"/>
                          </w:divBdr>
                        </w:div>
                        <w:div w:id="715273182">
                          <w:marLeft w:val="640"/>
                          <w:marRight w:val="0"/>
                          <w:marTop w:val="0"/>
                          <w:marBottom w:val="0"/>
                          <w:divBdr>
                            <w:top w:val="none" w:sz="0" w:space="0" w:color="auto"/>
                            <w:left w:val="none" w:sz="0" w:space="0" w:color="auto"/>
                            <w:bottom w:val="none" w:sz="0" w:space="0" w:color="auto"/>
                            <w:right w:val="none" w:sz="0" w:space="0" w:color="auto"/>
                          </w:divBdr>
                        </w:div>
                        <w:div w:id="12732524">
                          <w:marLeft w:val="640"/>
                          <w:marRight w:val="0"/>
                          <w:marTop w:val="0"/>
                          <w:marBottom w:val="0"/>
                          <w:divBdr>
                            <w:top w:val="none" w:sz="0" w:space="0" w:color="auto"/>
                            <w:left w:val="none" w:sz="0" w:space="0" w:color="auto"/>
                            <w:bottom w:val="none" w:sz="0" w:space="0" w:color="auto"/>
                            <w:right w:val="none" w:sz="0" w:space="0" w:color="auto"/>
                          </w:divBdr>
                        </w:div>
                      </w:divsChild>
                    </w:div>
                    <w:div w:id="1660385999">
                      <w:marLeft w:val="0"/>
                      <w:marRight w:val="0"/>
                      <w:marTop w:val="0"/>
                      <w:marBottom w:val="0"/>
                      <w:divBdr>
                        <w:top w:val="none" w:sz="0" w:space="0" w:color="auto"/>
                        <w:left w:val="none" w:sz="0" w:space="0" w:color="auto"/>
                        <w:bottom w:val="none" w:sz="0" w:space="0" w:color="auto"/>
                        <w:right w:val="none" w:sz="0" w:space="0" w:color="auto"/>
                      </w:divBdr>
                      <w:divsChild>
                        <w:div w:id="1549032984">
                          <w:marLeft w:val="640"/>
                          <w:marRight w:val="0"/>
                          <w:marTop w:val="0"/>
                          <w:marBottom w:val="0"/>
                          <w:divBdr>
                            <w:top w:val="none" w:sz="0" w:space="0" w:color="auto"/>
                            <w:left w:val="none" w:sz="0" w:space="0" w:color="auto"/>
                            <w:bottom w:val="none" w:sz="0" w:space="0" w:color="auto"/>
                            <w:right w:val="none" w:sz="0" w:space="0" w:color="auto"/>
                          </w:divBdr>
                        </w:div>
                        <w:div w:id="1711145031">
                          <w:marLeft w:val="640"/>
                          <w:marRight w:val="0"/>
                          <w:marTop w:val="0"/>
                          <w:marBottom w:val="0"/>
                          <w:divBdr>
                            <w:top w:val="none" w:sz="0" w:space="0" w:color="auto"/>
                            <w:left w:val="none" w:sz="0" w:space="0" w:color="auto"/>
                            <w:bottom w:val="none" w:sz="0" w:space="0" w:color="auto"/>
                            <w:right w:val="none" w:sz="0" w:space="0" w:color="auto"/>
                          </w:divBdr>
                        </w:div>
                        <w:div w:id="1624120271">
                          <w:marLeft w:val="640"/>
                          <w:marRight w:val="0"/>
                          <w:marTop w:val="0"/>
                          <w:marBottom w:val="0"/>
                          <w:divBdr>
                            <w:top w:val="none" w:sz="0" w:space="0" w:color="auto"/>
                            <w:left w:val="none" w:sz="0" w:space="0" w:color="auto"/>
                            <w:bottom w:val="none" w:sz="0" w:space="0" w:color="auto"/>
                            <w:right w:val="none" w:sz="0" w:space="0" w:color="auto"/>
                          </w:divBdr>
                        </w:div>
                        <w:div w:id="224725125">
                          <w:marLeft w:val="640"/>
                          <w:marRight w:val="0"/>
                          <w:marTop w:val="0"/>
                          <w:marBottom w:val="0"/>
                          <w:divBdr>
                            <w:top w:val="none" w:sz="0" w:space="0" w:color="auto"/>
                            <w:left w:val="none" w:sz="0" w:space="0" w:color="auto"/>
                            <w:bottom w:val="none" w:sz="0" w:space="0" w:color="auto"/>
                            <w:right w:val="none" w:sz="0" w:space="0" w:color="auto"/>
                          </w:divBdr>
                        </w:div>
                        <w:div w:id="979848213">
                          <w:marLeft w:val="640"/>
                          <w:marRight w:val="0"/>
                          <w:marTop w:val="0"/>
                          <w:marBottom w:val="0"/>
                          <w:divBdr>
                            <w:top w:val="none" w:sz="0" w:space="0" w:color="auto"/>
                            <w:left w:val="none" w:sz="0" w:space="0" w:color="auto"/>
                            <w:bottom w:val="none" w:sz="0" w:space="0" w:color="auto"/>
                            <w:right w:val="none" w:sz="0" w:space="0" w:color="auto"/>
                          </w:divBdr>
                        </w:div>
                        <w:div w:id="1027294370">
                          <w:marLeft w:val="640"/>
                          <w:marRight w:val="0"/>
                          <w:marTop w:val="0"/>
                          <w:marBottom w:val="0"/>
                          <w:divBdr>
                            <w:top w:val="none" w:sz="0" w:space="0" w:color="auto"/>
                            <w:left w:val="none" w:sz="0" w:space="0" w:color="auto"/>
                            <w:bottom w:val="none" w:sz="0" w:space="0" w:color="auto"/>
                            <w:right w:val="none" w:sz="0" w:space="0" w:color="auto"/>
                          </w:divBdr>
                        </w:div>
                        <w:div w:id="1141390149">
                          <w:marLeft w:val="640"/>
                          <w:marRight w:val="0"/>
                          <w:marTop w:val="0"/>
                          <w:marBottom w:val="0"/>
                          <w:divBdr>
                            <w:top w:val="none" w:sz="0" w:space="0" w:color="auto"/>
                            <w:left w:val="none" w:sz="0" w:space="0" w:color="auto"/>
                            <w:bottom w:val="none" w:sz="0" w:space="0" w:color="auto"/>
                            <w:right w:val="none" w:sz="0" w:space="0" w:color="auto"/>
                          </w:divBdr>
                        </w:div>
                        <w:div w:id="282227350">
                          <w:marLeft w:val="640"/>
                          <w:marRight w:val="0"/>
                          <w:marTop w:val="0"/>
                          <w:marBottom w:val="0"/>
                          <w:divBdr>
                            <w:top w:val="none" w:sz="0" w:space="0" w:color="auto"/>
                            <w:left w:val="none" w:sz="0" w:space="0" w:color="auto"/>
                            <w:bottom w:val="none" w:sz="0" w:space="0" w:color="auto"/>
                            <w:right w:val="none" w:sz="0" w:space="0" w:color="auto"/>
                          </w:divBdr>
                        </w:div>
                        <w:div w:id="27226738">
                          <w:marLeft w:val="640"/>
                          <w:marRight w:val="0"/>
                          <w:marTop w:val="0"/>
                          <w:marBottom w:val="0"/>
                          <w:divBdr>
                            <w:top w:val="none" w:sz="0" w:space="0" w:color="auto"/>
                            <w:left w:val="none" w:sz="0" w:space="0" w:color="auto"/>
                            <w:bottom w:val="none" w:sz="0" w:space="0" w:color="auto"/>
                            <w:right w:val="none" w:sz="0" w:space="0" w:color="auto"/>
                          </w:divBdr>
                        </w:div>
                        <w:div w:id="895123222">
                          <w:marLeft w:val="640"/>
                          <w:marRight w:val="0"/>
                          <w:marTop w:val="0"/>
                          <w:marBottom w:val="0"/>
                          <w:divBdr>
                            <w:top w:val="none" w:sz="0" w:space="0" w:color="auto"/>
                            <w:left w:val="none" w:sz="0" w:space="0" w:color="auto"/>
                            <w:bottom w:val="none" w:sz="0" w:space="0" w:color="auto"/>
                            <w:right w:val="none" w:sz="0" w:space="0" w:color="auto"/>
                          </w:divBdr>
                        </w:div>
                        <w:div w:id="889849443">
                          <w:marLeft w:val="640"/>
                          <w:marRight w:val="0"/>
                          <w:marTop w:val="0"/>
                          <w:marBottom w:val="0"/>
                          <w:divBdr>
                            <w:top w:val="none" w:sz="0" w:space="0" w:color="auto"/>
                            <w:left w:val="none" w:sz="0" w:space="0" w:color="auto"/>
                            <w:bottom w:val="none" w:sz="0" w:space="0" w:color="auto"/>
                            <w:right w:val="none" w:sz="0" w:space="0" w:color="auto"/>
                          </w:divBdr>
                        </w:div>
                        <w:div w:id="308245649">
                          <w:marLeft w:val="640"/>
                          <w:marRight w:val="0"/>
                          <w:marTop w:val="0"/>
                          <w:marBottom w:val="0"/>
                          <w:divBdr>
                            <w:top w:val="none" w:sz="0" w:space="0" w:color="auto"/>
                            <w:left w:val="none" w:sz="0" w:space="0" w:color="auto"/>
                            <w:bottom w:val="none" w:sz="0" w:space="0" w:color="auto"/>
                            <w:right w:val="none" w:sz="0" w:space="0" w:color="auto"/>
                          </w:divBdr>
                        </w:div>
                        <w:div w:id="1645113599">
                          <w:marLeft w:val="640"/>
                          <w:marRight w:val="0"/>
                          <w:marTop w:val="0"/>
                          <w:marBottom w:val="0"/>
                          <w:divBdr>
                            <w:top w:val="none" w:sz="0" w:space="0" w:color="auto"/>
                            <w:left w:val="none" w:sz="0" w:space="0" w:color="auto"/>
                            <w:bottom w:val="none" w:sz="0" w:space="0" w:color="auto"/>
                            <w:right w:val="none" w:sz="0" w:space="0" w:color="auto"/>
                          </w:divBdr>
                        </w:div>
                        <w:div w:id="1072509688">
                          <w:marLeft w:val="640"/>
                          <w:marRight w:val="0"/>
                          <w:marTop w:val="0"/>
                          <w:marBottom w:val="0"/>
                          <w:divBdr>
                            <w:top w:val="none" w:sz="0" w:space="0" w:color="auto"/>
                            <w:left w:val="none" w:sz="0" w:space="0" w:color="auto"/>
                            <w:bottom w:val="none" w:sz="0" w:space="0" w:color="auto"/>
                            <w:right w:val="none" w:sz="0" w:space="0" w:color="auto"/>
                          </w:divBdr>
                        </w:div>
                        <w:div w:id="906769465">
                          <w:marLeft w:val="640"/>
                          <w:marRight w:val="0"/>
                          <w:marTop w:val="0"/>
                          <w:marBottom w:val="0"/>
                          <w:divBdr>
                            <w:top w:val="none" w:sz="0" w:space="0" w:color="auto"/>
                            <w:left w:val="none" w:sz="0" w:space="0" w:color="auto"/>
                            <w:bottom w:val="none" w:sz="0" w:space="0" w:color="auto"/>
                            <w:right w:val="none" w:sz="0" w:space="0" w:color="auto"/>
                          </w:divBdr>
                        </w:div>
                        <w:div w:id="1532692380">
                          <w:marLeft w:val="640"/>
                          <w:marRight w:val="0"/>
                          <w:marTop w:val="0"/>
                          <w:marBottom w:val="0"/>
                          <w:divBdr>
                            <w:top w:val="none" w:sz="0" w:space="0" w:color="auto"/>
                            <w:left w:val="none" w:sz="0" w:space="0" w:color="auto"/>
                            <w:bottom w:val="none" w:sz="0" w:space="0" w:color="auto"/>
                            <w:right w:val="none" w:sz="0" w:space="0" w:color="auto"/>
                          </w:divBdr>
                        </w:div>
                        <w:div w:id="1094280112">
                          <w:marLeft w:val="640"/>
                          <w:marRight w:val="0"/>
                          <w:marTop w:val="0"/>
                          <w:marBottom w:val="0"/>
                          <w:divBdr>
                            <w:top w:val="none" w:sz="0" w:space="0" w:color="auto"/>
                            <w:left w:val="none" w:sz="0" w:space="0" w:color="auto"/>
                            <w:bottom w:val="none" w:sz="0" w:space="0" w:color="auto"/>
                            <w:right w:val="none" w:sz="0" w:space="0" w:color="auto"/>
                          </w:divBdr>
                        </w:div>
                        <w:div w:id="1283421293">
                          <w:marLeft w:val="640"/>
                          <w:marRight w:val="0"/>
                          <w:marTop w:val="0"/>
                          <w:marBottom w:val="0"/>
                          <w:divBdr>
                            <w:top w:val="none" w:sz="0" w:space="0" w:color="auto"/>
                            <w:left w:val="none" w:sz="0" w:space="0" w:color="auto"/>
                            <w:bottom w:val="none" w:sz="0" w:space="0" w:color="auto"/>
                            <w:right w:val="none" w:sz="0" w:space="0" w:color="auto"/>
                          </w:divBdr>
                        </w:div>
                        <w:div w:id="740256904">
                          <w:marLeft w:val="640"/>
                          <w:marRight w:val="0"/>
                          <w:marTop w:val="0"/>
                          <w:marBottom w:val="0"/>
                          <w:divBdr>
                            <w:top w:val="none" w:sz="0" w:space="0" w:color="auto"/>
                            <w:left w:val="none" w:sz="0" w:space="0" w:color="auto"/>
                            <w:bottom w:val="none" w:sz="0" w:space="0" w:color="auto"/>
                            <w:right w:val="none" w:sz="0" w:space="0" w:color="auto"/>
                          </w:divBdr>
                        </w:div>
                        <w:div w:id="1555192025">
                          <w:marLeft w:val="640"/>
                          <w:marRight w:val="0"/>
                          <w:marTop w:val="0"/>
                          <w:marBottom w:val="0"/>
                          <w:divBdr>
                            <w:top w:val="none" w:sz="0" w:space="0" w:color="auto"/>
                            <w:left w:val="none" w:sz="0" w:space="0" w:color="auto"/>
                            <w:bottom w:val="none" w:sz="0" w:space="0" w:color="auto"/>
                            <w:right w:val="none" w:sz="0" w:space="0" w:color="auto"/>
                          </w:divBdr>
                        </w:div>
                        <w:div w:id="1059329371">
                          <w:marLeft w:val="640"/>
                          <w:marRight w:val="0"/>
                          <w:marTop w:val="0"/>
                          <w:marBottom w:val="0"/>
                          <w:divBdr>
                            <w:top w:val="none" w:sz="0" w:space="0" w:color="auto"/>
                            <w:left w:val="none" w:sz="0" w:space="0" w:color="auto"/>
                            <w:bottom w:val="none" w:sz="0" w:space="0" w:color="auto"/>
                            <w:right w:val="none" w:sz="0" w:space="0" w:color="auto"/>
                          </w:divBdr>
                        </w:div>
                        <w:div w:id="725497772">
                          <w:marLeft w:val="640"/>
                          <w:marRight w:val="0"/>
                          <w:marTop w:val="0"/>
                          <w:marBottom w:val="0"/>
                          <w:divBdr>
                            <w:top w:val="none" w:sz="0" w:space="0" w:color="auto"/>
                            <w:left w:val="none" w:sz="0" w:space="0" w:color="auto"/>
                            <w:bottom w:val="none" w:sz="0" w:space="0" w:color="auto"/>
                            <w:right w:val="none" w:sz="0" w:space="0" w:color="auto"/>
                          </w:divBdr>
                        </w:div>
                        <w:div w:id="297564945">
                          <w:marLeft w:val="640"/>
                          <w:marRight w:val="0"/>
                          <w:marTop w:val="0"/>
                          <w:marBottom w:val="0"/>
                          <w:divBdr>
                            <w:top w:val="none" w:sz="0" w:space="0" w:color="auto"/>
                            <w:left w:val="none" w:sz="0" w:space="0" w:color="auto"/>
                            <w:bottom w:val="none" w:sz="0" w:space="0" w:color="auto"/>
                            <w:right w:val="none" w:sz="0" w:space="0" w:color="auto"/>
                          </w:divBdr>
                        </w:div>
                        <w:div w:id="795566861">
                          <w:marLeft w:val="640"/>
                          <w:marRight w:val="0"/>
                          <w:marTop w:val="0"/>
                          <w:marBottom w:val="0"/>
                          <w:divBdr>
                            <w:top w:val="none" w:sz="0" w:space="0" w:color="auto"/>
                            <w:left w:val="none" w:sz="0" w:space="0" w:color="auto"/>
                            <w:bottom w:val="none" w:sz="0" w:space="0" w:color="auto"/>
                            <w:right w:val="none" w:sz="0" w:space="0" w:color="auto"/>
                          </w:divBdr>
                        </w:div>
                        <w:div w:id="465851919">
                          <w:marLeft w:val="640"/>
                          <w:marRight w:val="0"/>
                          <w:marTop w:val="0"/>
                          <w:marBottom w:val="0"/>
                          <w:divBdr>
                            <w:top w:val="none" w:sz="0" w:space="0" w:color="auto"/>
                            <w:left w:val="none" w:sz="0" w:space="0" w:color="auto"/>
                            <w:bottom w:val="none" w:sz="0" w:space="0" w:color="auto"/>
                            <w:right w:val="none" w:sz="0" w:space="0" w:color="auto"/>
                          </w:divBdr>
                        </w:div>
                        <w:div w:id="2087603282">
                          <w:marLeft w:val="640"/>
                          <w:marRight w:val="0"/>
                          <w:marTop w:val="0"/>
                          <w:marBottom w:val="0"/>
                          <w:divBdr>
                            <w:top w:val="none" w:sz="0" w:space="0" w:color="auto"/>
                            <w:left w:val="none" w:sz="0" w:space="0" w:color="auto"/>
                            <w:bottom w:val="none" w:sz="0" w:space="0" w:color="auto"/>
                            <w:right w:val="none" w:sz="0" w:space="0" w:color="auto"/>
                          </w:divBdr>
                        </w:div>
                        <w:div w:id="1549412885">
                          <w:marLeft w:val="640"/>
                          <w:marRight w:val="0"/>
                          <w:marTop w:val="0"/>
                          <w:marBottom w:val="0"/>
                          <w:divBdr>
                            <w:top w:val="none" w:sz="0" w:space="0" w:color="auto"/>
                            <w:left w:val="none" w:sz="0" w:space="0" w:color="auto"/>
                            <w:bottom w:val="none" w:sz="0" w:space="0" w:color="auto"/>
                            <w:right w:val="none" w:sz="0" w:space="0" w:color="auto"/>
                          </w:divBdr>
                        </w:div>
                        <w:div w:id="773326029">
                          <w:marLeft w:val="640"/>
                          <w:marRight w:val="0"/>
                          <w:marTop w:val="0"/>
                          <w:marBottom w:val="0"/>
                          <w:divBdr>
                            <w:top w:val="none" w:sz="0" w:space="0" w:color="auto"/>
                            <w:left w:val="none" w:sz="0" w:space="0" w:color="auto"/>
                            <w:bottom w:val="none" w:sz="0" w:space="0" w:color="auto"/>
                            <w:right w:val="none" w:sz="0" w:space="0" w:color="auto"/>
                          </w:divBdr>
                        </w:div>
                        <w:div w:id="1203786365">
                          <w:marLeft w:val="640"/>
                          <w:marRight w:val="0"/>
                          <w:marTop w:val="0"/>
                          <w:marBottom w:val="0"/>
                          <w:divBdr>
                            <w:top w:val="none" w:sz="0" w:space="0" w:color="auto"/>
                            <w:left w:val="none" w:sz="0" w:space="0" w:color="auto"/>
                            <w:bottom w:val="none" w:sz="0" w:space="0" w:color="auto"/>
                            <w:right w:val="none" w:sz="0" w:space="0" w:color="auto"/>
                          </w:divBdr>
                        </w:div>
                        <w:div w:id="702360961">
                          <w:marLeft w:val="640"/>
                          <w:marRight w:val="0"/>
                          <w:marTop w:val="0"/>
                          <w:marBottom w:val="0"/>
                          <w:divBdr>
                            <w:top w:val="none" w:sz="0" w:space="0" w:color="auto"/>
                            <w:left w:val="none" w:sz="0" w:space="0" w:color="auto"/>
                            <w:bottom w:val="none" w:sz="0" w:space="0" w:color="auto"/>
                            <w:right w:val="none" w:sz="0" w:space="0" w:color="auto"/>
                          </w:divBdr>
                        </w:div>
                        <w:div w:id="1217623194">
                          <w:marLeft w:val="640"/>
                          <w:marRight w:val="0"/>
                          <w:marTop w:val="0"/>
                          <w:marBottom w:val="0"/>
                          <w:divBdr>
                            <w:top w:val="none" w:sz="0" w:space="0" w:color="auto"/>
                            <w:left w:val="none" w:sz="0" w:space="0" w:color="auto"/>
                            <w:bottom w:val="none" w:sz="0" w:space="0" w:color="auto"/>
                            <w:right w:val="none" w:sz="0" w:space="0" w:color="auto"/>
                          </w:divBdr>
                        </w:div>
                        <w:div w:id="1886327515">
                          <w:marLeft w:val="640"/>
                          <w:marRight w:val="0"/>
                          <w:marTop w:val="0"/>
                          <w:marBottom w:val="0"/>
                          <w:divBdr>
                            <w:top w:val="none" w:sz="0" w:space="0" w:color="auto"/>
                            <w:left w:val="none" w:sz="0" w:space="0" w:color="auto"/>
                            <w:bottom w:val="none" w:sz="0" w:space="0" w:color="auto"/>
                            <w:right w:val="none" w:sz="0" w:space="0" w:color="auto"/>
                          </w:divBdr>
                        </w:div>
                        <w:div w:id="2108505222">
                          <w:marLeft w:val="640"/>
                          <w:marRight w:val="0"/>
                          <w:marTop w:val="0"/>
                          <w:marBottom w:val="0"/>
                          <w:divBdr>
                            <w:top w:val="none" w:sz="0" w:space="0" w:color="auto"/>
                            <w:left w:val="none" w:sz="0" w:space="0" w:color="auto"/>
                            <w:bottom w:val="none" w:sz="0" w:space="0" w:color="auto"/>
                            <w:right w:val="none" w:sz="0" w:space="0" w:color="auto"/>
                          </w:divBdr>
                        </w:div>
                        <w:div w:id="2142385112">
                          <w:marLeft w:val="640"/>
                          <w:marRight w:val="0"/>
                          <w:marTop w:val="0"/>
                          <w:marBottom w:val="0"/>
                          <w:divBdr>
                            <w:top w:val="none" w:sz="0" w:space="0" w:color="auto"/>
                            <w:left w:val="none" w:sz="0" w:space="0" w:color="auto"/>
                            <w:bottom w:val="none" w:sz="0" w:space="0" w:color="auto"/>
                            <w:right w:val="none" w:sz="0" w:space="0" w:color="auto"/>
                          </w:divBdr>
                        </w:div>
                        <w:div w:id="1079717710">
                          <w:marLeft w:val="640"/>
                          <w:marRight w:val="0"/>
                          <w:marTop w:val="0"/>
                          <w:marBottom w:val="0"/>
                          <w:divBdr>
                            <w:top w:val="none" w:sz="0" w:space="0" w:color="auto"/>
                            <w:left w:val="none" w:sz="0" w:space="0" w:color="auto"/>
                            <w:bottom w:val="none" w:sz="0" w:space="0" w:color="auto"/>
                            <w:right w:val="none" w:sz="0" w:space="0" w:color="auto"/>
                          </w:divBdr>
                        </w:div>
                        <w:div w:id="459223257">
                          <w:marLeft w:val="640"/>
                          <w:marRight w:val="0"/>
                          <w:marTop w:val="0"/>
                          <w:marBottom w:val="0"/>
                          <w:divBdr>
                            <w:top w:val="none" w:sz="0" w:space="0" w:color="auto"/>
                            <w:left w:val="none" w:sz="0" w:space="0" w:color="auto"/>
                            <w:bottom w:val="none" w:sz="0" w:space="0" w:color="auto"/>
                            <w:right w:val="none" w:sz="0" w:space="0" w:color="auto"/>
                          </w:divBdr>
                        </w:div>
                        <w:div w:id="1595896396">
                          <w:marLeft w:val="640"/>
                          <w:marRight w:val="0"/>
                          <w:marTop w:val="0"/>
                          <w:marBottom w:val="0"/>
                          <w:divBdr>
                            <w:top w:val="none" w:sz="0" w:space="0" w:color="auto"/>
                            <w:left w:val="none" w:sz="0" w:space="0" w:color="auto"/>
                            <w:bottom w:val="none" w:sz="0" w:space="0" w:color="auto"/>
                            <w:right w:val="none" w:sz="0" w:space="0" w:color="auto"/>
                          </w:divBdr>
                        </w:div>
                        <w:div w:id="134496691">
                          <w:marLeft w:val="640"/>
                          <w:marRight w:val="0"/>
                          <w:marTop w:val="0"/>
                          <w:marBottom w:val="0"/>
                          <w:divBdr>
                            <w:top w:val="none" w:sz="0" w:space="0" w:color="auto"/>
                            <w:left w:val="none" w:sz="0" w:space="0" w:color="auto"/>
                            <w:bottom w:val="none" w:sz="0" w:space="0" w:color="auto"/>
                            <w:right w:val="none" w:sz="0" w:space="0" w:color="auto"/>
                          </w:divBdr>
                        </w:div>
                        <w:div w:id="1515074414">
                          <w:marLeft w:val="640"/>
                          <w:marRight w:val="0"/>
                          <w:marTop w:val="0"/>
                          <w:marBottom w:val="0"/>
                          <w:divBdr>
                            <w:top w:val="none" w:sz="0" w:space="0" w:color="auto"/>
                            <w:left w:val="none" w:sz="0" w:space="0" w:color="auto"/>
                            <w:bottom w:val="none" w:sz="0" w:space="0" w:color="auto"/>
                            <w:right w:val="none" w:sz="0" w:space="0" w:color="auto"/>
                          </w:divBdr>
                        </w:div>
                        <w:div w:id="1405838717">
                          <w:marLeft w:val="640"/>
                          <w:marRight w:val="0"/>
                          <w:marTop w:val="0"/>
                          <w:marBottom w:val="0"/>
                          <w:divBdr>
                            <w:top w:val="none" w:sz="0" w:space="0" w:color="auto"/>
                            <w:left w:val="none" w:sz="0" w:space="0" w:color="auto"/>
                            <w:bottom w:val="none" w:sz="0" w:space="0" w:color="auto"/>
                            <w:right w:val="none" w:sz="0" w:space="0" w:color="auto"/>
                          </w:divBdr>
                        </w:div>
                        <w:div w:id="1214850229">
                          <w:marLeft w:val="640"/>
                          <w:marRight w:val="0"/>
                          <w:marTop w:val="0"/>
                          <w:marBottom w:val="0"/>
                          <w:divBdr>
                            <w:top w:val="none" w:sz="0" w:space="0" w:color="auto"/>
                            <w:left w:val="none" w:sz="0" w:space="0" w:color="auto"/>
                            <w:bottom w:val="none" w:sz="0" w:space="0" w:color="auto"/>
                            <w:right w:val="none" w:sz="0" w:space="0" w:color="auto"/>
                          </w:divBdr>
                        </w:div>
                        <w:div w:id="443379993">
                          <w:marLeft w:val="640"/>
                          <w:marRight w:val="0"/>
                          <w:marTop w:val="0"/>
                          <w:marBottom w:val="0"/>
                          <w:divBdr>
                            <w:top w:val="none" w:sz="0" w:space="0" w:color="auto"/>
                            <w:left w:val="none" w:sz="0" w:space="0" w:color="auto"/>
                            <w:bottom w:val="none" w:sz="0" w:space="0" w:color="auto"/>
                            <w:right w:val="none" w:sz="0" w:space="0" w:color="auto"/>
                          </w:divBdr>
                        </w:div>
                        <w:div w:id="1152402637">
                          <w:marLeft w:val="640"/>
                          <w:marRight w:val="0"/>
                          <w:marTop w:val="0"/>
                          <w:marBottom w:val="0"/>
                          <w:divBdr>
                            <w:top w:val="none" w:sz="0" w:space="0" w:color="auto"/>
                            <w:left w:val="none" w:sz="0" w:space="0" w:color="auto"/>
                            <w:bottom w:val="none" w:sz="0" w:space="0" w:color="auto"/>
                            <w:right w:val="none" w:sz="0" w:space="0" w:color="auto"/>
                          </w:divBdr>
                        </w:div>
                        <w:div w:id="269626092">
                          <w:marLeft w:val="640"/>
                          <w:marRight w:val="0"/>
                          <w:marTop w:val="0"/>
                          <w:marBottom w:val="0"/>
                          <w:divBdr>
                            <w:top w:val="none" w:sz="0" w:space="0" w:color="auto"/>
                            <w:left w:val="none" w:sz="0" w:space="0" w:color="auto"/>
                            <w:bottom w:val="none" w:sz="0" w:space="0" w:color="auto"/>
                            <w:right w:val="none" w:sz="0" w:space="0" w:color="auto"/>
                          </w:divBdr>
                        </w:div>
                        <w:div w:id="224924315">
                          <w:marLeft w:val="640"/>
                          <w:marRight w:val="0"/>
                          <w:marTop w:val="0"/>
                          <w:marBottom w:val="0"/>
                          <w:divBdr>
                            <w:top w:val="none" w:sz="0" w:space="0" w:color="auto"/>
                            <w:left w:val="none" w:sz="0" w:space="0" w:color="auto"/>
                            <w:bottom w:val="none" w:sz="0" w:space="0" w:color="auto"/>
                            <w:right w:val="none" w:sz="0" w:space="0" w:color="auto"/>
                          </w:divBdr>
                        </w:div>
                        <w:div w:id="1931699660">
                          <w:marLeft w:val="640"/>
                          <w:marRight w:val="0"/>
                          <w:marTop w:val="0"/>
                          <w:marBottom w:val="0"/>
                          <w:divBdr>
                            <w:top w:val="none" w:sz="0" w:space="0" w:color="auto"/>
                            <w:left w:val="none" w:sz="0" w:space="0" w:color="auto"/>
                            <w:bottom w:val="none" w:sz="0" w:space="0" w:color="auto"/>
                            <w:right w:val="none" w:sz="0" w:space="0" w:color="auto"/>
                          </w:divBdr>
                        </w:div>
                        <w:div w:id="1457067034">
                          <w:marLeft w:val="640"/>
                          <w:marRight w:val="0"/>
                          <w:marTop w:val="0"/>
                          <w:marBottom w:val="0"/>
                          <w:divBdr>
                            <w:top w:val="none" w:sz="0" w:space="0" w:color="auto"/>
                            <w:left w:val="none" w:sz="0" w:space="0" w:color="auto"/>
                            <w:bottom w:val="none" w:sz="0" w:space="0" w:color="auto"/>
                            <w:right w:val="none" w:sz="0" w:space="0" w:color="auto"/>
                          </w:divBdr>
                        </w:div>
                        <w:div w:id="1613586496">
                          <w:marLeft w:val="640"/>
                          <w:marRight w:val="0"/>
                          <w:marTop w:val="0"/>
                          <w:marBottom w:val="0"/>
                          <w:divBdr>
                            <w:top w:val="none" w:sz="0" w:space="0" w:color="auto"/>
                            <w:left w:val="none" w:sz="0" w:space="0" w:color="auto"/>
                            <w:bottom w:val="none" w:sz="0" w:space="0" w:color="auto"/>
                            <w:right w:val="none" w:sz="0" w:space="0" w:color="auto"/>
                          </w:divBdr>
                        </w:div>
                        <w:div w:id="1426078615">
                          <w:marLeft w:val="640"/>
                          <w:marRight w:val="0"/>
                          <w:marTop w:val="0"/>
                          <w:marBottom w:val="0"/>
                          <w:divBdr>
                            <w:top w:val="none" w:sz="0" w:space="0" w:color="auto"/>
                            <w:left w:val="none" w:sz="0" w:space="0" w:color="auto"/>
                            <w:bottom w:val="none" w:sz="0" w:space="0" w:color="auto"/>
                            <w:right w:val="none" w:sz="0" w:space="0" w:color="auto"/>
                          </w:divBdr>
                        </w:div>
                        <w:div w:id="119997637">
                          <w:marLeft w:val="640"/>
                          <w:marRight w:val="0"/>
                          <w:marTop w:val="0"/>
                          <w:marBottom w:val="0"/>
                          <w:divBdr>
                            <w:top w:val="none" w:sz="0" w:space="0" w:color="auto"/>
                            <w:left w:val="none" w:sz="0" w:space="0" w:color="auto"/>
                            <w:bottom w:val="none" w:sz="0" w:space="0" w:color="auto"/>
                            <w:right w:val="none" w:sz="0" w:space="0" w:color="auto"/>
                          </w:divBdr>
                        </w:div>
                        <w:div w:id="542988655">
                          <w:marLeft w:val="640"/>
                          <w:marRight w:val="0"/>
                          <w:marTop w:val="0"/>
                          <w:marBottom w:val="0"/>
                          <w:divBdr>
                            <w:top w:val="none" w:sz="0" w:space="0" w:color="auto"/>
                            <w:left w:val="none" w:sz="0" w:space="0" w:color="auto"/>
                            <w:bottom w:val="none" w:sz="0" w:space="0" w:color="auto"/>
                            <w:right w:val="none" w:sz="0" w:space="0" w:color="auto"/>
                          </w:divBdr>
                        </w:div>
                        <w:div w:id="1458261672">
                          <w:marLeft w:val="640"/>
                          <w:marRight w:val="0"/>
                          <w:marTop w:val="0"/>
                          <w:marBottom w:val="0"/>
                          <w:divBdr>
                            <w:top w:val="none" w:sz="0" w:space="0" w:color="auto"/>
                            <w:left w:val="none" w:sz="0" w:space="0" w:color="auto"/>
                            <w:bottom w:val="none" w:sz="0" w:space="0" w:color="auto"/>
                            <w:right w:val="none" w:sz="0" w:space="0" w:color="auto"/>
                          </w:divBdr>
                        </w:div>
                        <w:div w:id="454759233">
                          <w:marLeft w:val="640"/>
                          <w:marRight w:val="0"/>
                          <w:marTop w:val="0"/>
                          <w:marBottom w:val="0"/>
                          <w:divBdr>
                            <w:top w:val="none" w:sz="0" w:space="0" w:color="auto"/>
                            <w:left w:val="none" w:sz="0" w:space="0" w:color="auto"/>
                            <w:bottom w:val="none" w:sz="0" w:space="0" w:color="auto"/>
                            <w:right w:val="none" w:sz="0" w:space="0" w:color="auto"/>
                          </w:divBdr>
                        </w:div>
                        <w:div w:id="1700742258">
                          <w:marLeft w:val="640"/>
                          <w:marRight w:val="0"/>
                          <w:marTop w:val="0"/>
                          <w:marBottom w:val="0"/>
                          <w:divBdr>
                            <w:top w:val="none" w:sz="0" w:space="0" w:color="auto"/>
                            <w:left w:val="none" w:sz="0" w:space="0" w:color="auto"/>
                            <w:bottom w:val="none" w:sz="0" w:space="0" w:color="auto"/>
                            <w:right w:val="none" w:sz="0" w:space="0" w:color="auto"/>
                          </w:divBdr>
                        </w:div>
                        <w:div w:id="1622763909">
                          <w:marLeft w:val="640"/>
                          <w:marRight w:val="0"/>
                          <w:marTop w:val="0"/>
                          <w:marBottom w:val="0"/>
                          <w:divBdr>
                            <w:top w:val="none" w:sz="0" w:space="0" w:color="auto"/>
                            <w:left w:val="none" w:sz="0" w:space="0" w:color="auto"/>
                            <w:bottom w:val="none" w:sz="0" w:space="0" w:color="auto"/>
                            <w:right w:val="none" w:sz="0" w:space="0" w:color="auto"/>
                          </w:divBdr>
                        </w:div>
                        <w:div w:id="1491288619">
                          <w:marLeft w:val="640"/>
                          <w:marRight w:val="0"/>
                          <w:marTop w:val="0"/>
                          <w:marBottom w:val="0"/>
                          <w:divBdr>
                            <w:top w:val="none" w:sz="0" w:space="0" w:color="auto"/>
                            <w:left w:val="none" w:sz="0" w:space="0" w:color="auto"/>
                            <w:bottom w:val="none" w:sz="0" w:space="0" w:color="auto"/>
                            <w:right w:val="none" w:sz="0" w:space="0" w:color="auto"/>
                          </w:divBdr>
                        </w:div>
                        <w:div w:id="1286808433">
                          <w:marLeft w:val="640"/>
                          <w:marRight w:val="0"/>
                          <w:marTop w:val="0"/>
                          <w:marBottom w:val="0"/>
                          <w:divBdr>
                            <w:top w:val="none" w:sz="0" w:space="0" w:color="auto"/>
                            <w:left w:val="none" w:sz="0" w:space="0" w:color="auto"/>
                            <w:bottom w:val="none" w:sz="0" w:space="0" w:color="auto"/>
                            <w:right w:val="none" w:sz="0" w:space="0" w:color="auto"/>
                          </w:divBdr>
                        </w:div>
                        <w:div w:id="389965386">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789594614">
                  <w:marLeft w:val="640"/>
                  <w:marRight w:val="0"/>
                  <w:marTop w:val="0"/>
                  <w:marBottom w:val="0"/>
                  <w:divBdr>
                    <w:top w:val="none" w:sz="0" w:space="0" w:color="auto"/>
                    <w:left w:val="none" w:sz="0" w:space="0" w:color="auto"/>
                    <w:bottom w:val="none" w:sz="0" w:space="0" w:color="auto"/>
                    <w:right w:val="none" w:sz="0" w:space="0" w:color="auto"/>
                  </w:divBdr>
                </w:div>
                <w:div w:id="657415548">
                  <w:marLeft w:val="640"/>
                  <w:marRight w:val="0"/>
                  <w:marTop w:val="0"/>
                  <w:marBottom w:val="0"/>
                  <w:divBdr>
                    <w:top w:val="none" w:sz="0" w:space="0" w:color="auto"/>
                    <w:left w:val="none" w:sz="0" w:space="0" w:color="auto"/>
                    <w:bottom w:val="none" w:sz="0" w:space="0" w:color="auto"/>
                    <w:right w:val="none" w:sz="0" w:space="0" w:color="auto"/>
                  </w:divBdr>
                </w:div>
                <w:div w:id="1552810233">
                  <w:marLeft w:val="640"/>
                  <w:marRight w:val="0"/>
                  <w:marTop w:val="0"/>
                  <w:marBottom w:val="0"/>
                  <w:divBdr>
                    <w:top w:val="none" w:sz="0" w:space="0" w:color="auto"/>
                    <w:left w:val="none" w:sz="0" w:space="0" w:color="auto"/>
                    <w:bottom w:val="none" w:sz="0" w:space="0" w:color="auto"/>
                    <w:right w:val="none" w:sz="0" w:space="0" w:color="auto"/>
                  </w:divBdr>
                </w:div>
                <w:div w:id="1229924838">
                  <w:marLeft w:val="640"/>
                  <w:marRight w:val="0"/>
                  <w:marTop w:val="0"/>
                  <w:marBottom w:val="0"/>
                  <w:divBdr>
                    <w:top w:val="none" w:sz="0" w:space="0" w:color="auto"/>
                    <w:left w:val="none" w:sz="0" w:space="0" w:color="auto"/>
                    <w:bottom w:val="none" w:sz="0" w:space="0" w:color="auto"/>
                    <w:right w:val="none" w:sz="0" w:space="0" w:color="auto"/>
                  </w:divBdr>
                </w:div>
                <w:div w:id="311983846">
                  <w:marLeft w:val="640"/>
                  <w:marRight w:val="0"/>
                  <w:marTop w:val="0"/>
                  <w:marBottom w:val="0"/>
                  <w:divBdr>
                    <w:top w:val="none" w:sz="0" w:space="0" w:color="auto"/>
                    <w:left w:val="none" w:sz="0" w:space="0" w:color="auto"/>
                    <w:bottom w:val="none" w:sz="0" w:space="0" w:color="auto"/>
                    <w:right w:val="none" w:sz="0" w:space="0" w:color="auto"/>
                  </w:divBdr>
                </w:div>
                <w:div w:id="1808276620">
                  <w:marLeft w:val="640"/>
                  <w:marRight w:val="0"/>
                  <w:marTop w:val="0"/>
                  <w:marBottom w:val="0"/>
                  <w:divBdr>
                    <w:top w:val="none" w:sz="0" w:space="0" w:color="auto"/>
                    <w:left w:val="none" w:sz="0" w:space="0" w:color="auto"/>
                    <w:bottom w:val="none" w:sz="0" w:space="0" w:color="auto"/>
                    <w:right w:val="none" w:sz="0" w:space="0" w:color="auto"/>
                  </w:divBdr>
                </w:div>
                <w:div w:id="1372879835">
                  <w:marLeft w:val="640"/>
                  <w:marRight w:val="0"/>
                  <w:marTop w:val="0"/>
                  <w:marBottom w:val="0"/>
                  <w:divBdr>
                    <w:top w:val="none" w:sz="0" w:space="0" w:color="auto"/>
                    <w:left w:val="none" w:sz="0" w:space="0" w:color="auto"/>
                    <w:bottom w:val="none" w:sz="0" w:space="0" w:color="auto"/>
                    <w:right w:val="none" w:sz="0" w:space="0" w:color="auto"/>
                  </w:divBdr>
                </w:div>
                <w:div w:id="371004152">
                  <w:marLeft w:val="640"/>
                  <w:marRight w:val="0"/>
                  <w:marTop w:val="0"/>
                  <w:marBottom w:val="0"/>
                  <w:divBdr>
                    <w:top w:val="none" w:sz="0" w:space="0" w:color="auto"/>
                    <w:left w:val="none" w:sz="0" w:space="0" w:color="auto"/>
                    <w:bottom w:val="none" w:sz="0" w:space="0" w:color="auto"/>
                    <w:right w:val="none" w:sz="0" w:space="0" w:color="auto"/>
                  </w:divBdr>
                </w:div>
                <w:div w:id="320156318">
                  <w:marLeft w:val="640"/>
                  <w:marRight w:val="0"/>
                  <w:marTop w:val="0"/>
                  <w:marBottom w:val="0"/>
                  <w:divBdr>
                    <w:top w:val="none" w:sz="0" w:space="0" w:color="auto"/>
                    <w:left w:val="none" w:sz="0" w:space="0" w:color="auto"/>
                    <w:bottom w:val="none" w:sz="0" w:space="0" w:color="auto"/>
                    <w:right w:val="none" w:sz="0" w:space="0" w:color="auto"/>
                  </w:divBdr>
                </w:div>
                <w:div w:id="938026733">
                  <w:marLeft w:val="640"/>
                  <w:marRight w:val="0"/>
                  <w:marTop w:val="0"/>
                  <w:marBottom w:val="0"/>
                  <w:divBdr>
                    <w:top w:val="none" w:sz="0" w:space="0" w:color="auto"/>
                    <w:left w:val="none" w:sz="0" w:space="0" w:color="auto"/>
                    <w:bottom w:val="none" w:sz="0" w:space="0" w:color="auto"/>
                    <w:right w:val="none" w:sz="0" w:space="0" w:color="auto"/>
                  </w:divBdr>
                </w:div>
                <w:div w:id="1813130441">
                  <w:marLeft w:val="640"/>
                  <w:marRight w:val="0"/>
                  <w:marTop w:val="0"/>
                  <w:marBottom w:val="0"/>
                  <w:divBdr>
                    <w:top w:val="none" w:sz="0" w:space="0" w:color="auto"/>
                    <w:left w:val="none" w:sz="0" w:space="0" w:color="auto"/>
                    <w:bottom w:val="none" w:sz="0" w:space="0" w:color="auto"/>
                    <w:right w:val="none" w:sz="0" w:space="0" w:color="auto"/>
                  </w:divBdr>
                </w:div>
                <w:div w:id="397174144">
                  <w:marLeft w:val="640"/>
                  <w:marRight w:val="0"/>
                  <w:marTop w:val="0"/>
                  <w:marBottom w:val="0"/>
                  <w:divBdr>
                    <w:top w:val="none" w:sz="0" w:space="0" w:color="auto"/>
                    <w:left w:val="none" w:sz="0" w:space="0" w:color="auto"/>
                    <w:bottom w:val="none" w:sz="0" w:space="0" w:color="auto"/>
                    <w:right w:val="none" w:sz="0" w:space="0" w:color="auto"/>
                  </w:divBdr>
                </w:div>
                <w:div w:id="1786344321">
                  <w:marLeft w:val="640"/>
                  <w:marRight w:val="0"/>
                  <w:marTop w:val="0"/>
                  <w:marBottom w:val="0"/>
                  <w:divBdr>
                    <w:top w:val="none" w:sz="0" w:space="0" w:color="auto"/>
                    <w:left w:val="none" w:sz="0" w:space="0" w:color="auto"/>
                    <w:bottom w:val="none" w:sz="0" w:space="0" w:color="auto"/>
                    <w:right w:val="none" w:sz="0" w:space="0" w:color="auto"/>
                  </w:divBdr>
                </w:div>
                <w:div w:id="810555401">
                  <w:marLeft w:val="640"/>
                  <w:marRight w:val="0"/>
                  <w:marTop w:val="0"/>
                  <w:marBottom w:val="0"/>
                  <w:divBdr>
                    <w:top w:val="none" w:sz="0" w:space="0" w:color="auto"/>
                    <w:left w:val="none" w:sz="0" w:space="0" w:color="auto"/>
                    <w:bottom w:val="none" w:sz="0" w:space="0" w:color="auto"/>
                    <w:right w:val="none" w:sz="0" w:space="0" w:color="auto"/>
                  </w:divBdr>
                </w:div>
                <w:div w:id="563223184">
                  <w:marLeft w:val="640"/>
                  <w:marRight w:val="0"/>
                  <w:marTop w:val="0"/>
                  <w:marBottom w:val="0"/>
                  <w:divBdr>
                    <w:top w:val="none" w:sz="0" w:space="0" w:color="auto"/>
                    <w:left w:val="none" w:sz="0" w:space="0" w:color="auto"/>
                    <w:bottom w:val="none" w:sz="0" w:space="0" w:color="auto"/>
                    <w:right w:val="none" w:sz="0" w:space="0" w:color="auto"/>
                  </w:divBdr>
                </w:div>
                <w:div w:id="2146845821">
                  <w:marLeft w:val="640"/>
                  <w:marRight w:val="0"/>
                  <w:marTop w:val="0"/>
                  <w:marBottom w:val="0"/>
                  <w:divBdr>
                    <w:top w:val="none" w:sz="0" w:space="0" w:color="auto"/>
                    <w:left w:val="none" w:sz="0" w:space="0" w:color="auto"/>
                    <w:bottom w:val="none" w:sz="0" w:space="0" w:color="auto"/>
                    <w:right w:val="none" w:sz="0" w:space="0" w:color="auto"/>
                  </w:divBdr>
                </w:div>
                <w:div w:id="436412908">
                  <w:marLeft w:val="640"/>
                  <w:marRight w:val="0"/>
                  <w:marTop w:val="0"/>
                  <w:marBottom w:val="0"/>
                  <w:divBdr>
                    <w:top w:val="none" w:sz="0" w:space="0" w:color="auto"/>
                    <w:left w:val="none" w:sz="0" w:space="0" w:color="auto"/>
                    <w:bottom w:val="none" w:sz="0" w:space="0" w:color="auto"/>
                    <w:right w:val="none" w:sz="0" w:space="0" w:color="auto"/>
                  </w:divBdr>
                </w:div>
                <w:div w:id="150954251">
                  <w:marLeft w:val="640"/>
                  <w:marRight w:val="0"/>
                  <w:marTop w:val="0"/>
                  <w:marBottom w:val="0"/>
                  <w:divBdr>
                    <w:top w:val="none" w:sz="0" w:space="0" w:color="auto"/>
                    <w:left w:val="none" w:sz="0" w:space="0" w:color="auto"/>
                    <w:bottom w:val="none" w:sz="0" w:space="0" w:color="auto"/>
                    <w:right w:val="none" w:sz="0" w:space="0" w:color="auto"/>
                  </w:divBdr>
                </w:div>
                <w:div w:id="1142772410">
                  <w:marLeft w:val="640"/>
                  <w:marRight w:val="0"/>
                  <w:marTop w:val="0"/>
                  <w:marBottom w:val="0"/>
                  <w:divBdr>
                    <w:top w:val="none" w:sz="0" w:space="0" w:color="auto"/>
                    <w:left w:val="none" w:sz="0" w:space="0" w:color="auto"/>
                    <w:bottom w:val="none" w:sz="0" w:space="0" w:color="auto"/>
                    <w:right w:val="none" w:sz="0" w:space="0" w:color="auto"/>
                  </w:divBdr>
                </w:div>
                <w:div w:id="420374861">
                  <w:marLeft w:val="640"/>
                  <w:marRight w:val="0"/>
                  <w:marTop w:val="0"/>
                  <w:marBottom w:val="0"/>
                  <w:divBdr>
                    <w:top w:val="none" w:sz="0" w:space="0" w:color="auto"/>
                    <w:left w:val="none" w:sz="0" w:space="0" w:color="auto"/>
                    <w:bottom w:val="none" w:sz="0" w:space="0" w:color="auto"/>
                    <w:right w:val="none" w:sz="0" w:space="0" w:color="auto"/>
                  </w:divBdr>
                </w:div>
                <w:div w:id="1020089930">
                  <w:marLeft w:val="640"/>
                  <w:marRight w:val="0"/>
                  <w:marTop w:val="0"/>
                  <w:marBottom w:val="0"/>
                  <w:divBdr>
                    <w:top w:val="none" w:sz="0" w:space="0" w:color="auto"/>
                    <w:left w:val="none" w:sz="0" w:space="0" w:color="auto"/>
                    <w:bottom w:val="none" w:sz="0" w:space="0" w:color="auto"/>
                    <w:right w:val="none" w:sz="0" w:space="0" w:color="auto"/>
                  </w:divBdr>
                </w:div>
                <w:div w:id="1293562954">
                  <w:marLeft w:val="640"/>
                  <w:marRight w:val="0"/>
                  <w:marTop w:val="0"/>
                  <w:marBottom w:val="0"/>
                  <w:divBdr>
                    <w:top w:val="none" w:sz="0" w:space="0" w:color="auto"/>
                    <w:left w:val="none" w:sz="0" w:space="0" w:color="auto"/>
                    <w:bottom w:val="none" w:sz="0" w:space="0" w:color="auto"/>
                    <w:right w:val="none" w:sz="0" w:space="0" w:color="auto"/>
                  </w:divBdr>
                </w:div>
                <w:div w:id="1046566575">
                  <w:marLeft w:val="640"/>
                  <w:marRight w:val="0"/>
                  <w:marTop w:val="0"/>
                  <w:marBottom w:val="0"/>
                  <w:divBdr>
                    <w:top w:val="none" w:sz="0" w:space="0" w:color="auto"/>
                    <w:left w:val="none" w:sz="0" w:space="0" w:color="auto"/>
                    <w:bottom w:val="none" w:sz="0" w:space="0" w:color="auto"/>
                    <w:right w:val="none" w:sz="0" w:space="0" w:color="auto"/>
                  </w:divBdr>
                </w:div>
                <w:div w:id="888498788">
                  <w:marLeft w:val="640"/>
                  <w:marRight w:val="0"/>
                  <w:marTop w:val="0"/>
                  <w:marBottom w:val="0"/>
                  <w:divBdr>
                    <w:top w:val="none" w:sz="0" w:space="0" w:color="auto"/>
                    <w:left w:val="none" w:sz="0" w:space="0" w:color="auto"/>
                    <w:bottom w:val="none" w:sz="0" w:space="0" w:color="auto"/>
                    <w:right w:val="none" w:sz="0" w:space="0" w:color="auto"/>
                  </w:divBdr>
                </w:div>
                <w:div w:id="507208617">
                  <w:marLeft w:val="640"/>
                  <w:marRight w:val="0"/>
                  <w:marTop w:val="0"/>
                  <w:marBottom w:val="0"/>
                  <w:divBdr>
                    <w:top w:val="none" w:sz="0" w:space="0" w:color="auto"/>
                    <w:left w:val="none" w:sz="0" w:space="0" w:color="auto"/>
                    <w:bottom w:val="none" w:sz="0" w:space="0" w:color="auto"/>
                    <w:right w:val="none" w:sz="0" w:space="0" w:color="auto"/>
                  </w:divBdr>
                </w:div>
                <w:div w:id="641270050">
                  <w:marLeft w:val="640"/>
                  <w:marRight w:val="0"/>
                  <w:marTop w:val="0"/>
                  <w:marBottom w:val="0"/>
                  <w:divBdr>
                    <w:top w:val="none" w:sz="0" w:space="0" w:color="auto"/>
                    <w:left w:val="none" w:sz="0" w:space="0" w:color="auto"/>
                    <w:bottom w:val="none" w:sz="0" w:space="0" w:color="auto"/>
                    <w:right w:val="none" w:sz="0" w:space="0" w:color="auto"/>
                  </w:divBdr>
                </w:div>
                <w:div w:id="805587025">
                  <w:marLeft w:val="640"/>
                  <w:marRight w:val="0"/>
                  <w:marTop w:val="0"/>
                  <w:marBottom w:val="0"/>
                  <w:divBdr>
                    <w:top w:val="none" w:sz="0" w:space="0" w:color="auto"/>
                    <w:left w:val="none" w:sz="0" w:space="0" w:color="auto"/>
                    <w:bottom w:val="none" w:sz="0" w:space="0" w:color="auto"/>
                    <w:right w:val="none" w:sz="0" w:space="0" w:color="auto"/>
                  </w:divBdr>
                </w:div>
                <w:div w:id="1194075147">
                  <w:marLeft w:val="640"/>
                  <w:marRight w:val="0"/>
                  <w:marTop w:val="0"/>
                  <w:marBottom w:val="0"/>
                  <w:divBdr>
                    <w:top w:val="none" w:sz="0" w:space="0" w:color="auto"/>
                    <w:left w:val="none" w:sz="0" w:space="0" w:color="auto"/>
                    <w:bottom w:val="none" w:sz="0" w:space="0" w:color="auto"/>
                    <w:right w:val="none" w:sz="0" w:space="0" w:color="auto"/>
                  </w:divBdr>
                </w:div>
                <w:div w:id="736173097">
                  <w:marLeft w:val="640"/>
                  <w:marRight w:val="0"/>
                  <w:marTop w:val="0"/>
                  <w:marBottom w:val="0"/>
                  <w:divBdr>
                    <w:top w:val="none" w:sz="0" w:space="0" w:color="auto"/>
                    <w:left w:val="none" w:sz="0" w:space="0" w:color="auto"/>
                    <w:bottom w:val="none" w:sz="0" w:space="0" w:color="auto"/>
                    <w:right w:val="none" w:sz="0" w:space="0" w:color="auto"/>
                  </w:divBdr>
                </w:div>
                <w:div w:id="1944261494">
                  <w:marLeft w:val="640"/>
                  <w:marRight w:val="0"/>
                  <w:marTop w:val="0"/>
                  <w:marBottom w:val="0"/>
                  <w:divBdr>
                    <w:top w:val="none" w:sz="0" w:space="0" w:color="auto"/>
                    <w:left w:val="none" w:sz="0" w:space="0" w:color="auto"/>
                    <w:bottom w:val="none" w:sz="0" w:space="0" w:color="auto"/>
                    <w:right w:val="none" w:sz="0" w:space="0" w:color="auto"/>
                  </w:divBdr>
                </w:div>
                <w:div w:id="1013456884">
                  <w:marLeft w:val="640"/>
                  <w:marRight w:val="0"/>
                  <w:marTop w:val="0"/>
                  <w:marBottom w:val="0"/>
                  <w:divBdr>
                    <w:top w:val="none" w:sz="0" w:space="0" w:color="auto"/>
                    <w:left w:val="none" w:sz="0" w:space="0" w:color="auto"/>
                    <w:bottom w:val="none" w:sz="0" w:space="0" w:color="auto"/>
                    <w:right w:val="none" w:sz="0" w:space="0" w:color="auto"/>
                  </w:divBdr>
                </w:div>
                <w:div w:id="1105465974">
                  <w:marLeft w:val="640"/>
                  <w:marRight w:val="0"/>
                  <w:marTop w:val="0"/>
                  <w:marBottom w:val="0"/>
                  <w:divBdr>
                    <w:top w:val="none" w:sz="0" w:space="0" w:color="auto"/>
                    <w:left w:val="none" w:sz="0" w:space="0" w:color="auto"/>
                    <w:bottom w:val="none" w:sz="0" w:space="0" w:color="auto"/>
                    <w:right w:val="none" w:sz="0" w:space="0" w:color="auto"/>
                  </w:divBdr>
                </w:div>
                <w:div w:id="24722435">
                  <w:marLeft w:val="640"/>
                  <w:marRight w:val="0"/>
                  <w:marTop w:val="0"/>
                  <w:marBottom w:val="0"/>
                  <w:divBdr>
                    <w:top w:val="none" w:sz="0" w:space="0" w:color="auto"/>
                    <w:left w:val="none" w:sz="0" w:space="0" w:color="auto"/>
                    <w:bottom w:val="none" w:sz="0" w:space="0" w:color="auto"/>
                    <w:right w:val="none" w:sz="0" w:space="0" w:color="auto"/>
                  </w:divBdr>
                </w:div>
                <w:div w:id="227423712">
                  <w:marLeft w:val="640"/>
                  <w:marRight w:val="0"/>
                  <w:marTop w:val="0"/>
                  <w:marBottom w:val="0"/>
                  <w:divBdr>
                    <w:top w:val="none" w:sz="0" w:space="0" w:color="auto"/>
                    <w:left w:val="none" w:sz="0" w:space="0" w:color="auto"/>
                    <w:bottom w:val="none" w:sz="0" w:space="0" w:color="auto"/>
                    <w:right w:val="none" w:sz="0" w:space="0" w:color="auto"/>
                  </w:divBdr>
                </w:div>
                <w:div w:id="1527255998">
                  <w:marLeft w:val="640"/>
                  <w:marRight w:val="0"/>
                  <w:marTop w:val="0"/>
                  <w:marBottom w:val="0"/>
                  <w:divBdr>
                    <w:top w:val="none" w:sz="0" w:space="0" w:color="auto"/>
                    <w:left w:val="none" w:sz="0" w:space="0" w:color="auto"/>
                    <w:bottom w:val="none" w:sz="0" w:space="0" w:color="auto"/>
                    <w:right w:val="none" w:sz="0" w:space="0" w:color="auto"/>
                  </w:divBdr>
                </w:div>
                <w:div w:id="73822870">
                  <w:marLeft w:val="640"/>
                  <w:marRight w:val="0"/>
                  <w:marTop w:val="0"/>
                  <w:marBottom w:val="0"/>
                  <w:divBdr>
                    <w:top w:val="none" w:sz="0" w:space="0" w:color="auto"/>
                    <w:left w:val="none" w:sz="0" w:space="0" w:color="auto"/>
                    <w:bottom w:val="none" w:sz="0" w:space="0" w:color="auto"/>
                    <w:right w:val="none" w:sz="0" w:space="0" w:color="auto"/>
                  </w:divBdr>
                </w:div>
                <w:div w:id="1016494750">
                  <w:marLeft w:val="640"/>
                  <w:marRight w:val="0"/>
                  <w:marTop w:val="0"/>
                  <w:marBottom w:val="0"/>
                  <w:divBdr>
                    <w:top w:val="none" w:sz="0" w:space="0" w:color="auto"/>
                    <w:left w:val="none" w:sz="0" w:space="0" w:color="auto"/>
                    <w:bottom w:val="none" w:sz="0" w:space="0" w:color="auto"/>
                    <w:right w:val="none" w:sz="0" w:space="0" w:color="auto"/>
                  </w:divBdr>
                </w:div>
                <w:div w:id="2014144524">
                  <w:marLeft w:val="640"/>
                  <w:marRight w:val="0"/>
                  <w:marTop w:val="0"/>
                  <w:marBottom w:val="0"/>
                  <w:divBdr>
                    <w:top w:val="none" w:sz="0" w:space="0" w:color="auto"/>
                    <w:left w:val="none" w:sz="0" w:space="0" w:color="auto"/>
                    <w:bottom w:val="none" w:sz="0" w:space="0" w:color="auto"/>
                    <w:right w:val="none" w:sz="0" w:space="0" w:color="auto"/>
                  </w:divBdr>
                </w:div>
                <w:div w:id="1351569339">
                  <w:marLeft w:val="640"/>
                  <w:marRight w:val="0"/>
                  <w:marTop w:val="0"/>
                  <w:marBottom w:val="0"/>
                  <w:divBdr>
                    <w:top w:val="none" w:sz="0" w:space="0" w:color="auto"/>
                    <w:left w:val="none" w:sz="0" w:space="0" w:color="auto"/>
                    <w:bottom w:val="none" w:sz="0" w:space="0" w:color="auto"/>
                    <w:right w:val="none" w:sz="0" w:space="0" w:color="auto"/>
                  </w:divBdr>
                </w:div>
                <w:div w:id="721635390">
                  <w:marLeft w:val="640"/>
                  <w:marRight w:val="0"/>
                  <w:marTop w:val="0"/>
                  <w:marBottom w:val="0"/>
                  <w:divBdr>
                    <w:top w:val="none" w:sz="0" w:space="0" w:color="auto"/>
                    <w:left w:val="none" w:sz="0" w:space="0" w:color="auto"/>
                    <w:bottom w:val="none" w:sz="0" w:space="0" w:color="auto"/>
                    <w:right w:val="none" w:sz="0" w:space="0" w:color="auto"/>
                  </w:divBdr>
                </w:div>
                <w:div w:id="1816754263">
                  <w:marLeft w:val="640"/>
                  <w:marRight w:val="0"/>
                  <w:marTop w:val="0"/>
                  <w:marBottom w:val="0"/>
                  <w:divBdr>
                    <w:top w:val="none" w:sz="0" w:space="0" w:color="auto"/>
                    <w:left w:val="none" w:sz="0" w:space="0" w:color="auto"/>
                    <w:bottom w:val="none" w:sz="0" w:space="0" w:color="auto"/>
                    <w:right w:val="none" w:sz="0" w:space="0" w:color="auto"/>
                  </w:divBdr>
                </w:div>
                <w:div w:id="2024357081">
                  <w:marLeft w:val="640"/>
                  <w:marRight w:val="0"/>
                  <w:marTop w:val="0"/>
                  <w:marBottom w:val="0"/>
                  <w:divBdr>
                    <w:top w:val="none" w:sz="0" w:space="0" w:color="auto"/>
                    <w:left w:val="none" w:sz="0" w:space="0" w:color="auto"/>
                    <w:bottom w:val="none" w:sz="0" w:space="0" w:color="auto"/>
                    <w:right w:val="none" w:sz="0" w:space="0" w:color="auto"/>
                  </w:divBdr>
                </w:div>
                <w:div w:id="1684939364">
                  <w:marLeft w:val="640"/>
                  <w:marRight w:val="0"/>
                  <w:marTop w:val="0"/>
                  <w:marBottom w:val="0"/>
                  <w:divBdr>
                    <w:top w:val="none" w:sz="0" w:space="0" w:color="auto"/>
                    <w:left w:val="none" w:sz="0" w:space="0" w:color="auto"/>
                    <w:bottom w:val="none" w:sz="0" w:space="0" w:color="auto"/>
                    <w:right w:val="none" w:sz="0" w:space="0" w:color="auto"/>
                  </w:divBdr>
                </w:div>
                <w:div w:id="421076090">
                  <w:marLeft w:val="640"/>
                  <w:marRight w:val="0"/>
                  <w:marTop w:val="0"/>
                  <w:marBottom w:val="0"/>
                  <w:divBdr>
                    <w:top w:val="none" w:sz="0" w:space="0" w:color="auto"/>
                    <w:left w:val="none" w:sz="0" w:space="0" w:color="auto"/>
                    <w:bottom w:val="none" w:sz="0" w:space="0" w:color="auto"/>
                    <w:right w:val="none" w:sz="0" w:space="0" w:color="auto"/>
                  </w:divBdr>
                </w:div>
                <w:div w:id="1499619441">
                  <w:marLeft w:val="640"/>
                  <w:marRight w:val="0"/>
                  <w:marTop w:val="0"/>
                  <w:marBottom w:val="0"/>
                  <w:divBdr>
                    <w:top w:val="none" w:sz="0" w:space="0" w:color="auto"/>
                    <w:left w:val="none" w:sz="0" w:space="0" w:color="auto"/>
                    <w:bottom w:val="none" w:sz="0" w:space="0" w:color="auto"/>
                    <w:right w:val="none" w:sz="0" w:space="0" w:color="auto"/>
                  </w:divBdr>
                </w:div>
                <w:div w:id="682049053">
                  <w:marLeft w:val="640"/>
                  <w:marRight w:val="0"/>
                  <w:marTop w:val="0"/>
                  <w:marBottom w:val="0"/>
                  <w:divBdr>
                    <w:top w:val="none" w:sz="0" w:space="0" w:color="auto"/>
                    <w:left w:val="none" w:sz="0" w:space="0" w:color="auto"/>
                    <w:bottom w:val="none" w:sz="0" w:space="0" w:color="auto"/>
                    <w:right w:val="none" w:sz="0" w:space="0" w:color="auto"/>
                  </w:divBdr>
                </w:div>
                <w:div w:id="436752337">
                  <w:marLeft w:val="640"/>
                  <w:marRight w:val="0"/>
                  <w:marTop w:val="0"/>
                  <w:marBottom w:val="0"/>
                  <w:divBdr>
                    <w:top w:val="none" w:sz="0" w:space="0" w:color="auto"/>
                    <w:left w:val="none" w:sz="0" w:space="0" w:color="auto"/>
                    <w:bottom w:val="none" w:sz="0" w:space="0" w:color="auto"/>
                    <w:right w:val="none" w:sz="0" w:space="0" w:color="auto"/>
                  </w:divBdr>
                </w:div>
                <w:div w:id="757792906">
                  <w:marLeft w:val="640"/>
                  <w:marRight w:val="0"/>
                  <w:marTop w:val="0"/>
                  <w:marBottom w:val="0"/>
                  <w:divBdr>
                    <w:top w:val="none" w:sz="0" w:space="0" w:color="auto"/>
                    <w:left w:val="none" w:sz="0" w:space="0" w:color="auto"/>
                    <w:bottom w:val="none" w:sz="0" w:space="0" w:color="auto"/>
                    <w:right w:val="none" w:sz="0" w:space="0" w:color="auto"/>
                  </w:divBdr>
                </w:div>
                <w:div w:id="659772509">
                  <w:marLeft w:val="640"/>
                  <w:marRight w:val="0"/>
                  <w:marTop w:val="0"/>
                  <w:marBottom w:val="0"/>
                  <w:divBdr>
                    <w:top w:val="none" w:sz="0" w:space="0" w:color="auto"/>
                    <w:left w:val="none" w:sz="0" w:space="0" w:color="auto"/>
                    <w:bottom w:val="none" w:sz="0" w:space="0" w:color="auto"/>
                    <w:right w:val="none" w:sz="0" w:space="0" w:color="auto"/>
                  </w:divBdr>
                </w:div>
                <w:div w:id="1753503255">
                  <w:marLeft w:val="640"/>
                  <w:marRight w:val="0"/>
                  <w:marTop w:val="0"/>
                  <w:marBottom w:val="0"/>
                  <w:divBdr>
                    <w:top w:val="none" w:sz="0" w:space="0" w:color="auto"/>
                    <w:left w:val="none" w:sz="0" w:space="0" w:color="auto"/>
                    <w:bottom w:val="none" w:sz="0" w:space="0" w:color="auto"/>
                    <w:right w:val="none" w:sz="0" w:space="0" w:color="auto"/>
                  </w:divBdr>
                </w:div>
                <w:div w:id="2074766175">
                  <w:marLeft w:val="640"/>
                  <w:marRight w:val="0"/>
                  <w:marTop w:val="0"/>
                  <w:marBottom w:val="0"/>
                  <w:divBdr>
                    <w:top w:val="none" w:sz="0" w:space="0" w:color="auto"/>
                    <w:left w:val="none" w:sz="0" w:space="0" w:color="auto"/>
                    <w:bottom w:val="none" w:sz="0" w:space="0" w:color="auto"/>
                    <w:right w:val="none" w:sz="0" w:space="0" w:color="auto"/>
                  </w:divBdr>
                </w:div>
                <w:div w:id="1503203105">
                  <w:marLeft w:val="640"/>
                  <w:marRight w:val="0"/>
                  <w:marTop w:val="0"/>
                  <w:marBottom w:val="0"/>
                  <w:divBdr>
                    <w:top w:val="none" w:sz="0" w:space="0" w:color="auto"/>
                    <w:left w:val="none" w:sz="0" w:space="0" w:color="auto"/>
                    <w:bottom w:val="none" w:sz="0" w:space="0" w:color="auto"/>
                    <w:right w:val="none" w:sz="0" w:space="0" w:color="auto"/>
                  </w:divBdr>
                </w:div>
                <w:div w:id="1057703560">
                  <w:marLeft w:val="640"/>
                  <w:marRight w:val="0"/>
                  <w:marTop w:val="0"/>
                  <w:marBottom w:val="0"/>
                  <w:divBdr>
                    <w:top w:val="none" w:sz="0" w:space="0" w:color="auto"/>
                    <w:left w:val="none" w:sz="0" w:space="0" w:color="auto"/>
                    <w:bottom w:val="none" w:sz="0" w:space="0" w:color="auto"/>
                    <w:right w:val="none" w:sz="0" w:space="0" w:color="auto"/>
                  </w:divBdr>
                </w:div>
                <w:div w:id="355498276">
                  <w:marLeft w:val="640"/>
                  <w:marRight w:val="0"/>
                  <w:marTop w:val="0"/>
                  <w:marBottom w:val="0"/>
                  <w:divBdr>
                    <w:top w:val="none" w:sz="0" w:space="0" w:color="auto"/>
                    <w:left w:val="none" w:sz="0" w:space="0" w:color="auto"/>
                    <w:bottom w:val="none" w:sz="0" w:space="0" w:color="auto"/>
                    <w:right w:val="none" w:sz="0" w:space="0" w:color="auto"/>
                  </w:divBdr>
                </w:div>
                <w:div w:id="794831960">
                  <w:marLeft w:val="640"/>
                  <w:marRight w:val="0"/>
                  <w:marTop w:val="0"/>
                  <w:marBottom w:val="0"/>
                  <w:divBdr>
                    <w:top w:val="none" w:sz="0" w:space="0" w:color="auto"/>
                    <w:left w:val="none" w:sz="0" w:space="0" w:color="auto"/>
                    <w:bottom w:val="none" w:sz="0" w:space="0" w:color="auto"/>
                    <w:right w:val="none" w:sz="0" w:space="0" w:color="auto"/>
                  </w:divBdr>
                </w:div>
                <w:div w:id="1788620907">
                  <w:marLeft w:val="640"/>
                  <w:marRight w:val="0"/>
                  <w:marTop w:val="0"/>
                  <w:marBottom w:val="0"/>
                  <w:divBdr>
                    <w:top w:val="none" w:sz="0" w:space="0" w:color="auto"/>
                    <w:left w:val="none" w:sz="0" w:space="0" w:color="auto"/>
                    <w:bottom w:val="none" w:sz="0" w:space="0" w:color="auto"/>
                    <w:right w:val="none" w:sz="0" w:space="0" w:color="auto"/>
                  </w:divBdr>
                </w:div>
                <w:div w:id="1027951077">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278217336">
          <w:marLeft w:val="640"/>
          <w:marRight w:val="0"/>
          <w:marTop w:val="0"/>
          <w:marBottom w:val="0"/>
          <w:divBdr>
            <w:top w:val="none" w:sz="0" w:space="0" w:color="auto"/>
            <w:left w:val="none" w:sz="0" w:space="0" w:color="auto"/>
            <w:bottom w:val="none" w:sz="0" w:space="0" w:color="auto"/>
            <w:right w:val="none" w:sz="0" w:space="0" w:color="auto"/>
          </w:divBdr>
        </w:div>
        <w:div w:id="1204713211">
          <w:marLeft w:val="640"/>
          <w:marRight w:val="0"/>
          <w:marTop w:val="0"/>
          <w:marBottom w:val="0"/>
          <w:divBdr>
            <w:top w:val="none" w:sz="0" w:space="0" w:color="auto"/>
            <w:left w:val="none" w:sz="0" w:space="0" w:color="auto"/>
            <w:bottom w:val="none" w:sz="0" w:space="0" w:color="auto"/>
            <w:right w:val="none" w:sz="0" w:space="0" w:color="auto"/>
          </w:divBdr>
        </w:div>
        <w:div w:id="480776925">
          <w:marLeft w:val="640"/>
          <w:marRight w:val="0"/>
          <w:marTop w:val="0"/>
          <w:marBottom w:val="0"/>
          <w:divBdr>
            <w:top w:val="none" w:sz="0" w:space="0" w:color="auto"/>
            <w:left w:val="none" w:sz="0" w:space="0" w:color="auto"/>
            <w:bottom w:val="none" w:sz="0" w:space="0" w:color="auto"/>
            <w:right w:val="none" w:sz="0" w:space="0" w:color="auto"/>
          </w:divBdr>
        </w:div>
        <w:div w:id="364261084">
          <w:marLeft w:val="640"/>
          <w:marRight w:val="0"/>
          <w:marTop w:val="0"/>
          <w:marBottom w:val="0"/>
          <w:divBdr>
            <w:top w:val="none" w:sz="0" w:space="0" w:color="auto"/>
            <w:left w:val="none" w:sz="0" w:space="0" w:color="auto"/>
            <w:bottom w:val="none" w:sz="0" w:space="0" w:color="auto"/>
            <w:right w:val="none" w:sz="0" w:space="0" w:color="auto"/>
          </w:divBdr>
        </w:div>
        <w:div w:id="42944465">
          <w:marLeft w:val="640"/>
          <w:marRight w:val="0"/>
          <w:marTop w:val="0"/>
          <w:marBottom w:val="0"/>
          <w:divBdr>
            <w:top w:val="none" w:sz="0" w:space="0" w:color="auto"/>
            <w:left w:val="none" w:sz="0" w:space="0" w:color="auto"/>
            <w:bottom w:val="none" w:sz="0" w:space="0" w:color="auto"/>
            <w:right w:val="none" w:sz="0" w:space="0" w:color="auto"/>
          </w:divBdr>
        </w:div>
        <w:div w:id="1615400845">
          <w:marLeft w:val="640"/>
          <w:marRight w:val="0"/>
          <w:marTop w:val="0"/>
          <w:marBottom w:val="0"/>
          <w:divBdr>
            <w:top w:val="none" w:sz="0" w:space="0" w:color="auto"/>
            <w:left w:val="none" w:sz="0" w:space="0" w:color="auto"/>
            <w:bottom w:val="none" w:sz="0" w:space="0" w:color="auto"/>
            <w:right w:val="none" w:sz="0" w:space="0" w:color="auto"/>
          </w:divBdr>
        </w:div>
        <w:div w:id="163667436">
          <w:marLeft w:val="640"/>
          <w:marRight w:val="0"/>
          <w:marTop w:val="0"/>
          <w:marBottom w:val="0"/>
          <w:divBdr>
            <w:top w:val="none" w:sz="0" w:space="0" w:color="auto"/>
            <w:left w:val="none" w:sz="0" w:space="0" w:color="auto"/>
            <w:bottom w:val="none" w:sz="0" w:space="0" w:color="auto"/>
            <w:right w:val="none" w:sz="0" w:space="0" w:color="auto"/>
          </w:divBdr>
        </w:div>
        <w:div w:id="1225802152">
          <w:marLeft w:val="640"/>
          <w:marRight w:val="0"/>
          <w:marTop w:val="0"/>
          <w:marBottom w:val="0"/>
          <w:divBdr>
            <w:top w:val="none" w:sz="0" w:space="0" w:color="auto"/>
            <w:left w:val="none" w:sz="0" w:space="0" w:color="auto"/>
            <w:bottom w:val="none" w:sz="0" w:space="0" w:color="auto"/>
            <w:right w:val="none" w:sz="0" w:space="0" w:color="auto"/>
          </w:divBdr>
        </w:div>
        <w:div w:id="1487161514">
          <w:marLeft w:val="640"/>
          <w:marRight w:val="0"/>
          <w:marTop w:val="0"/>
          <w:marBottom w:val="0"/>
          <w:divBdr>
            <w:top w:val="none" w:sz="0" w:space="0" w:color="auto"/>
            <w:left w:val="none" w:sz="0" w:space="0" w:color="auto"/>
            <w:bottom w:val="none" w:sz="0" w:space="0" w:color="auto"/>
            <w:right w:val="none" w:sz="0" w:space="0" w:color="auto"/>
          </w:divBdr>
        </w:div>
        <w:div w:id="978412091">
          <w:marLeft w:val="640"/>
          <w:marRight w:val="0"/>
          <w:marTop w:val="0"/>
          <w:marBottom w:val="0"/>
          <w:divBdr>
            <w:top w:val="none" w:sz="0" w:space="0" w:color="auto"/>
            <w:left w:val="none" w:sz="0" w:space="0" w:color="auto"/>
            <w:bottom w:val="none" w:sz="0" w:space="0" w:color="auto"/>
            <w:right w:val="none" w:sz="0" w:space="0" w:color="auto"/>
          </w:divBdr>
        </w:div>
        <w:div w:id="396512930">
          <w:marLeft w:val="640"/>
          <w:marRight w:val="0"/>
          <w:marTop w:val="0"/>
          <w:marBottom w:val="0"/>
          <w:divBdr>
            <w:top w:val="none" w:sz="0" w:space="0" w:color="auto"/>
            <w:left w:val="none" w:sz="0" w:space="0" w:color="auto"/>
            <w:bottom w:val="none" w:sz="0" w:space="0" w:color="auto"/>
            <w:right w:val="none" w:sz="0" w:space="0" w:color="auto"/>
          </w:divBdr>
        </w:div>
        <w:div w:id="519511965">
          <w:marLeft w:val="640"/>
          <w:marRight w:val="0"/>
          <w:marTop w:val="0"/>
          <w:marBottom w:val="0"/>
          <w:divBdr>
            <w:top w:val="none" w:sz="0" w:space="0" w:color="auto"/>
            <w:left w:val="none" w:sz="0" w:space="0" w:color="auto"/>
            <w:bottom w:val="none" w:sz="0" w:space="0" w:color="auto"/>
            <w:right w:val="none" w:sz="0" w:space="0" w:color="auto"/>
          </w:divBdr>
        </w:div>
        <w:div w:id="182137592">
          <w:marLeft w:val="640"/>
          <w:marRight w:val="0"/>
          <w:marTop w:val="0"/>
          <w:marBottom w:val="0"/>
          <w:divBdr>
            <w:top w:val="none" w:sz="0" w:space="0" w:color="auto"/>
            <w:left w:val="none" w:sz="0" w:space="0" w:color="auto"/>
            <w:bottom w:val="none" w:sz="0" w:space="0" w:color="auto"/>
            <w:right w:val="none" w:sz="0" w:space="0" w:color="auto"/>
          </w:divBdr>
        </w:div>
        <w:div w:id="909969100">
          <w:marLeft w:val="640"/>
          <w:marRight w:val="0"/>
          <w:marTop w:val="0"/>
          <w:marBottom w:val="0"/>
          <w:divBdr>
            <w:top w:val="none" w:sz="0" w:space="0" w:color="auto"/>
            <w:left w:val="none" w:sz="0" w:space="0" w:color="auto"/>
            <w:bottom w:val="none" w:sz="0" w:space="0" w:color="auto"/>
            <w:right w:val="none" w:sz="0" w:space="0" w:color="auto"/>
          </w:divBdr>
        </w:div>
        <w:div w:id="1875654554">
          <w:marLeft w:val="640"/>
          <w:marRight w:val="0"/>
          <w:marTop w:val="0"/>
          <w:marBottom w:val="0"/>
          <w:divBdr>
            <w:top w:val="none" w:sz="0" w:space="0" w:color="auto"/>
            <w:left w:val="none" w:sz="0" w:space="0" w:color="auto"/>
            <w:bottom w:val="none" w:sz="0" w:space="0" w:color="auto"/>
            <w:right w:val="none" w:sz="0" w:space="0" w:color="auto"/>
          </w:divBdr>
        </w:div>
      </w:divsChild>
    </w:div>
    <w:div w:id="1560750798">
      <w:bodyDiv w:val="1"/>
      <w:marLeft w:val="0"/>
      <w:marRight w:val="0"/>
      <w:marTop w:val="0"/>
      <w:marBottom w:val="0"/>
      <w:divBdr>
        <w:top w:val="none" w:sz="0" w:space="0" w:color="auto"/>
        <w:left w:val="none" w:sz="0" w:space="0" w:color="auto"/>
        <w:bottom w:val="none" w:sz="0" w:space="0" w:color="auto"/>
        <w:right w:val="none" w:sz="0" w:space="0" w:color="auto"/>
      </w:divBdr>
    </w:div>
    <w:div w:id="1564097509">
      <w:bodyDiv w:val="1"/>
      <w:marLeft w:val="0"/>
      <w:marRight w:val="0"/>
      <w:marTop w:val="0"/>
      <w:marBottom w:val="0"/>
      <w:divBdr>
        <w:top w:val="none" w:sz="0" w:space="0" w:color="auto"/>
        <w:left w:val="none" w:sz="0" w:space="0" w:color="auto"/>
        <w:bottom w:val="none" w:sz="0" w:space="0" w:color="auto"/>
        <w:right w:val="none" w:sz="0" w:space="0" w:color="auto"/>
      </w:divBdr>
    </w:div>
    <w:div w:id="1564291849">
      <w:bodyDiv w:val="1"/>
      <w:marLeft w:val="0"/>
      <w:marRight w:val="0"/>
      <w:marTop w:val="0"/>
      <w:marBottom w:val="0"/>
      <w:divBdr>
        <w:top w:val="none" w:sz="0" w:space="0" w:color="auto"/>
        <w:left w:val="none" w:sz="0" w:space="0" w:color="auto"/>
        <w:bottom w:val="none" w:sz="0" w:space="0" w:color="auto"/>
        <w:right w:val="none" w:sz="0" w:space="0" w:color="auto"/>
      </w:divBdr>
      <w:divsChild>
        <w:div w:id="2041543736">
          <w:marLeft w:val="640"/>
          <w:marRight w:val="0"/>
          <w:marTop w:val="0"/>
          <w:marBottom w:val="0"/>
          <w:divBdr>
            <w:top w:val="none" w:sz="0" w:space="0" w:color="auto"/>
            <w:left w:val="none" w:sz="0" w:space="0" w:color="auto"/>
            <w:bottom w:val="none" w:sz="0" w:space="0" w:color="auto"/>
            <w:right w:val="none" w:sz="0" w:space="0" w:color="auto"/>
          </w:divBdr>
        </w:div>
        <w:div w:id="651564309">
          <w:marLeft w:val="640"/>
          <w:marRight w:val="0"/>
          <w:marTop w:val="0"/>
          <w:marBottom w:val="0"/>
          <w:divBdr>
            <w:top w:val="none" w:sz="0" w:space="0" w:color="auto"/>
            <w:left w:val="none" w:sz="0" w:space="0" w:color="auto"/>
            <w:bottom w:val="none" w:sz="0" w:space="0" w:color="auto"/>
            <w:right w:val="none" w:sz="0" w:space="0" w:color="auto"/>
          </w:divBdr>
        </w:div>
        <w:div w:id="1867870661">
          <w:marLeft w:val="640"/>
          <w:marRight w:val="0"/>
          <w:marTop w:val="0"/>
          <w:marBottom w:val="0"/>
          <w:divBdr>
            <w:top w:val="none" w:sz="0" w:space="0" w:color="auto"/>
            <w:left w:val="none" w:sz="0" w:space="0" w:color="auto"/>
            <w:bottom w:val="none" w:sz="0" w:space="0" w:color="auto"/>
            <w:right w:val="none" w:sz="0" w:space="0" w:color="auto"/>
          </w:divBdr>
        </w:div>
        <w:div w:id="484859117">
          <w:marLeft w:val="640"/>
          <w:marRight w:val="0"/>
          <w:marTop w:val="0"/>
          <w:marBottom w:val="0"/>
          <w:divBdr>
            <w:top w:val="none" w:sz="0" w:space="0" w:color="auto"/>
            <w:left w:val="none" w:sz="0" w:space="0" w:color="auto"/>
            <w:bottom w:val="none" w:sz="0" w:space="0" w:color="auto"/>
            <w:right w:val="none" w:sz="0" w:space="0" w:color="auto"/>
          </w:divBdr>
        </w:div>
        <w:div w:id="176116899">
          <w:marLeft w:val="640"/>
          <w:marRight w:val="0"/>
          <w:marTop w:val="0"/>
          <w:marBottom w:val="0"/>
          <w:divBdr>
            <w:top w:val="none" w:sz="0" w:space="0" w:color="auto"/>
            <w:left w:val="none" w:sz="0" w:space="0" w:color="auto"/>
            <w:bottom w:val="none" w:sz="0" w:space="0" w:color="auto"/>
            <w:right w:val="none" w:sz="0" w:space="0" w:color="auto"/>
          </w:divBdr>
        </w:div>
        <w:div w:id="135803658">
          <w:marLeft w:val="640"/>
          <w:marRight w:val="0"/>
          <w:marTop w:val="0"/>
          <w:marBottom w:val="0"/>
          <w:divBdr>
            <w:top w:val="none" w:sz="0" w:space="0" w:color="auto"/>
            <w:left w:val="none" w:sz="0" w:space="0" w:color="auto"/>
            <w:bottom w:val="none" w:sz="0" w:space="0" w:color="auto"/>
            <w:right w:val="none" w:sz="0" w:space="0" w:color="auto"/>
          </w:divBdr>
        </w:div>
        <w:div w:id="917981008">
          <w:marLeft w:val="640"/>
          <w:marRight w:val="0"/>
          <w:marTop w:val="0"/>
          <w:marBottom w:val="0"/>
          <w:divBdr>
            <w:top w:val="none" w:sz="0" w:space="0" w:color="auto"/>
            <w:left w:val="none" w:sz="0" w:space="0" w:color="auto"/>
            <w:bottom w:val="none" w:sz="0" w:space="0" w:color="auto"/>
            <w:right w:val="none" w:sz="0" w:space="0" w:color="auto"/>
          </w:divBdr>
        </w:div>
        <w:div w:id="573975342">
          <w:marLeft w:val="640"/>
          <w:marRight w:val="0"/>
          <w:marTop w:val="0"/>
          <w:marBottom w:val="0"/>
          <w:divBdr>
            <w:top w:val="none" w:sz="0" w:space="0" w:color="auto"/>
            <w:left w:val="none" w:sz="0" w:space="0" w:color="auto"/>
            <w:bottom w:val="none" w:sz="0" w:space="0" w:color="auto"/>
            <w:right w:val="none" w:sz="0" w:space="0" w:color="auto"/>
          </w:divBdr>
        </w:div>
        <w:div w:id="1413237918">
          <w:marLeft w:val="640"/>
          <w:marRight w:val="0"/>
          <w:marTop w:val="0"/>
          <w:marBottom w:val="0"/>
          <w:divBdr>
            <w:top w:val="none" w:sz="0" w:space="0" w:color="auto"/>
            <w:left w:val="none" w:sz="0" w:space="0" w:color="auto"/>
            <w:bottom w:val="none" w:sz="0" w:space="0" w:color="auto"/>
            <w:right w:val="none" w:sz="0" w:space="0" w:color="auto"/>
          </w:divBdr>
        </w:div>
        <w:div w:id="1893997741">
          <w:marLeft w:val="640"/>
          <w:marRight w:val="0"/>
          <w:marTop w:val="0"/>
          <w:marBottom w:val="0"/>
          <w:divBdr>
            <w:top w:val="none" w:sz="0" w:space="0" w:color="auto"/>
            <w:left w:val="none" w:sz="0" w:space="0" w:color="auto"/>
            <w:bottom w:val="none" w:sz="0" w:space="0" w:color="auto"/>
            <w:right w:val="none" w:sz="0" w:space="0" w:color="auto"/>
          </w:divBdr>
        </w:div>
        <w:div w:id="750006910">
          <w:marLeft w:val="640"/>
          <w:marRight w:val="0"/>
          <w:marTop w:val="0"/>
          <w:marBottom w:val="0"/>
          <w:divBdr>
            <w:top w:val="none" w:sz="0" w:space="0" w:color="auto"/>
            <w:left w:val="none" w:sz="0" w:space="0" w:color="auto"/>
            <w:bottom w:val="none" w:sz="0" w:space="0" w:color="auto"/>
            <w:right w:val="none" w:sz="0" w:space="0" w:color="auto"/>
          </w:divBdr>
        </w:div>
        <w:div w:id="1194078899">
          <w:marLeft w:val="640"/>
          <w:marRight w:val="0"/>
          <w:marTop w:val="0"/>
          <w:marBottom w:val="0"/>
          <w:divBdr>
            <w:top w:val="none" w:sz="0" w:space="0" w:color="auto"/>
            <w:left w:val="none" w:sz="0" w:space="0" w:color="auto"/>
            <w:bottom w:val="none" w:sz="0" w:space="0" w:color="auto"/>
            <w:right w:val="none" w:sz="0" w:space="0" w:color="auto"/>
          </w:divBdr>
        </w:div>
        <w:div w:id="900335797">
          <w:marLeft w:val="640"/>
          <w:marRight w:val="0"/>
          <w:marTop w:val="0"/>
          <w:marBottom w:val="0"/>
          <w:divBdr>
            <w:top w:val="none" w:sz="0" w:space="0" w:color="auto"/>
            <w:left w:val="none" w:sz="0" w:space="0" w:color="auto"/>
            <w:bottom w:val="none" w:sz="0" w:space="0" w:color="auto"/>
            <w:right w:val="none" w:sz="0" w:space="0" w:color="auto"/>
          </w:divBdr>
        </w:div>
        <w:div w:id="1018116466">
          <w:marLeft w:val="640"/>
          <w:marRight w:val="0"/>
          <w:marTop w:val="0"/>
          <w:marBottom w:val="0"/>
          <w:divBdr>
            <w:top w:val="none" w:sz="0" w:space="0" w:color="auto"/>
            <w:left w:val="none" w:sz="0" w:space="0" w:color="auto"/>
            <w:bottom w:val="none" w:sz="0" w:space="0" w:color="auto"/>
            <w:right w:val="none" w:sz="0" w:space="0" w:color="auto"/>
          </w:divBdr>
        </w:div>
        <w:div w:id="428741587">
          <w:marLeft w:val="640"/>
          <w:marRight w:val="0"/>
          <w:marTop w:val="0"/>
          <w:marBottom w:val="0"/>
          <w:divBdr>
            <w:top w:val="none" w:sz="0" w:space="0" w:color="auto"/>
            <w:left w:val="none" w:sz="0" w:space="0" w:color="auto"/>
            <w:bottom w:val="none" w:sz="0" w:space="0" w:color="auto"/>
            <w:right w:val="none" w:sz="0" w:space="0" w:color="auto"/>
          </w:divBdr>
        </w:div>
        <w:div w:id="643895328">
          <w:marLeft w:val="640"/>
          <w:marRight w:val="0"/>
          <w:marTop w:val="0"/>
          <w:marBottom w:val="0"/>
          <w:divBdr>
            <w:top w:val="none" w:sz="0" w:space="0" w:color="auto"/>
            <w:left w:val="none" w:sz="0" w:space="0" w:color="auto"/>
            <w:bottom w:val="none" w:sz="0" w:space="0" w:color="auto"/>
            <w:right w:val="none" w:sz="0" w:space="0" w:color="auto"/>
          </w:divBdr>
        </w:div>
        <w:div w:id="1201741152">
          <w:marLeft w:val="640"/>
          <w:marRight w:val="0"/>
          <w:marTop w:val="0"/>
          <w:marBottom w:val="0"/>
          <w:divBdr>
            <w:top w:val="none" w:sz="0" w:space="0" w:color="auto"/>
            <w:left w:val="none" w:sz="0" w:space="0" w:color="auto"/>
            <w:bottom w:val="none" w:sz="0" w:space="0" w:color="auto"/>
            <w:right w:val="none" w:sz="0" w:space="0" w:color="auto"/>
          </w:divBdr>
        </w:div>
        <w:div w:id="181557468">
          <w:marLeft w:val="640"/>
          <w:marRight w:val="0"/>
          <w:marTop w:val="0"/>
          <w:marBottom w:val="0"/>
          <w:divBdr>
            <w:top w:val="none" w:sz="0" w:space="0" w:color="auto"/>
            <w:left w:val="none" w:sz="0" w:space="0" w:color="auto"/>
            <w:bottom w:val="none" w:sz="0" w:space="0" w:color="auto"/>
            <w:right w:val="none" w:sz="0" w:space="0" w:color="auto"/>
          </w:divBdr>
        </w:div>
        <w:div w:id="153685316">
          <w:marLeft w:val="640"/>
          <w:marRight w:val="0"/>
          <w:marTop w:val="0"/>
          <w:marBottom w:val="0"/>
          <w:divBdr>
            <w:top w:val="none" w:sz="0" w:space="0" w:color="auto"/>
            <w:left w:val="none" w:sz="0" w:space="0" w:color="auto"/>
            <w:bottom w:val="none" w:sz="0" w:space="0" w:color="auto"/>
            <w:right w:val="none" w:sz="0" w:space="0" w:color="auto"/>
          </w:divBdr>
        </w:div>
        <w:div w:id="1459640182">
          <w:marLeft w:val="640"/>
          <w:marRight w:val="0"/>
          <w:marTop w:val="0"/>
          <w:marBottom w:val="0"/>
          <w:divBdr>
            <w:top w:val="none" w:sz="0" w:space="0" w:color="auto"/>
            <w:left w:val="none" w:sz="0" w:space="0" w:color="auto"/>
            <w:bottom w:val="none" w:sz="0" w:space="0" w:color="auto"/>
            <w:right w:val="none" w:sz="0" w:space="0" w:color="auto"/>
          </w:divBdr>
        </w:div>
        <w:div w:id="1585721746">
          <w:marLeft w:val="640"/>
          <w:marRight w:val="0"/>
          <w:marTop w:val="0"/>
          <w:marBottom w:val="0"/>
          <w:divBdr>
            <w:top w:val="none" w:sz="0" w:space="0" w:color="auto"/>
            <w:left w:val="none" w:sz="0" w:space="0" w:color="auto"/>
            <w:bottom w:val="none" w:sz="0" w:space="0" w:color="auto"/>
            <w:right w:val="none" w:sz="0" w:space="0" w:color="auto"/>
          </w:divBdr>
        </w:div>
        <w:div w:id="1495753710">
          <w:marLeft w:val="640"/>
          <w:marRight w:val="0"/>
          <w:marTop w:val="0"/>
          <w:marBottom w:val="0"/>
          <w:divBdr>
            <w:top w:val="none" w:sz="0" w:space="0" w:color="auto"/>
            <w:left w:val="none" w:sz="0" w:space="0" w:color="auto"/>
            <w:bottom w:val="none" w:sz="0" w:space="0" w:color="auto"/>
            <w:right w:val="none" w:sz="0" w:space="0" w:color="auto"/>
          </w:divBdr>
        </w:div>
        <w:div w:id="175965193">
          <w:marLeft w:val="640"/>
          <w:marRight w:val="0"/>
          <w:marTop w:val="0"/>
          <w:marBottom w:val="0"/>
          <w:divBdr>
            <w:top w:val="none" w:sz="0" w:space="0" w:color="auto"/>
            <w:left w:val="none" w:sz="0" w:space="0" w:color="auto"/>
            <w:bottom w:val="none" w:sz="0" w:space="0" w:color="auto"/>
            <w:right w:val="none" w:sz="0" w:space="0" w:color="auto"/>
          </w:divBdr>
        </w:div>
        <w:div w:id="239678181">
          <w:marLeft w:val="640"/>
          <w:marRight w:val="0"/>
          <w:marTop w:val="0"/>
          <w:marBottom w:val="0"/>
          <w:divBdr>
            <w:top w:val="none" w:sz="0" w:space="0" w:color="auto"/>
            <w:left w:val="none" w:sz="0" w:space="0" w:color="auto"/>
            <w:bottom w:val="none" w:sz="0" w:space="0" w:color="auto"/>
            <w:right w:val="none" w:sz="0" w:space="0" w:color="auto"/>
          </w:divBdr>
        </w:div>
        <w:div w:id="1663315059">
          <w:marLeft w:val="640"/>
          <w:marRight w:val="0"/>
          <w:marTop w:val="0"/>
          <w:marBottom w:val="0"/>
          <w:divBdr>
            <w:top w:val="none" w:sz="0" w:space="0" w:color="auto"/>
            <w:left w:val="none" w:sz="0" w:space="0" w:color="auto"/>
            <w:bottom w:val="none" w:sz="0" w:space="0" w:color="auto"/>
            <w:right w:val="none" w:sz="0" w:space="0" w:color="auto"/>
          </w:divBdr>
        </w:div>
        <w:div w:id="1872066383">
          <w:marLeft w:val="640"/>
          <w:marRight w:val="0"/>
          <w:marTop w:val="0"/>
          <w:marBottom w:val="0"/>
          <w:divBdr>
            <w:top w:val="none" w:sz="0" w:space="0" w:color="auto"/>
            <w:left w:val="none" w:sz="0" w:space="0" w:color="auto"/>
            <w:bottom w:val="none" w:sz="0" w:space="0" w:color="auto"/>
            <w:right w:val="none" w:sz="0" w:space="0" w:color="auto"/>
          </w:divBdr>
        </w:div>
        <w:div w:id="543180214">
          <w:marLeft w:val="640"/>
          <w:marRight w:val="0"/>
          <w:marTop w:val="0"/>
          <w:marBottom w:val="0"/>
          <w:divBdr>
            <w:top w:val="none" w:sz="0" w:space="0" w:color="auto"/>
            <w:left w:val="none" w:sz="0" w:space="0" w:color="auto"/>
            <w:bottom w:val="none" w:sz="0" w:space="0" w:color="auto"/>
            <w:right w:val="none" w:sz="0" w:space="0" w:color="auto"/>
          </w:divBdr>
        </w:div>
        <w:div w:id="1765955598">
          <w:marLeft w:val="640"/>
          <w:marRight w:val="0"/>
          <w:marTop w:val="0"/>
          <w:marBottom w:val="0"/>
          <w:divBdr>
            <w:top w:val="none" w:sz="0" w:space="0" w:color="auto"/>
            <w:left w:val="none" w:sz="0" w:space="0" w:color="auto"/>
            <w:bottom w:val="none" w:sz="0" w:space="0" w:color="auto"/>
            <w:right w:val="none" w:sz="0" w:space="0" w:color="auto"/>
          </w:divBdr>
        </w:div>
        <w:div w:id="1817841153">
          <w:marLeft w:val="640"/>
          <w:marRight w:val="0"/>
          <w:marTop w:val="0"/>
          <w:marBottom w:val="0"/>
          <w:divBdr>
            <w:top w:val="none" w:sz="0" w:space="0" w:color="auto"/>
            <w:left w:val="none" w:sz="0" w:space="0" w:color="auto"/>
            <w:bottom w:val="none" w:sz="0" w:space="0" w:color="auto"/>
            <w:right w:val="none" w:sz="0" w:space="0" w:color="auto"/>
          </w:divBdr>
        </w:div>
        <w:div w:id="1061290723">
          <w:marLeft w:val="640"/>
          <w:marRight w:val="0"/>
          <w:marTop w:val="0"/>
          <w:marBottom w:val="0"/>
          <w:divBdr>
            <w:top w:val="none" w:sz="0" w:space="0" w:color="auto"/>
            <w:left w:val="none" w:sz="0" w:space="0" w:color="auto"/>
            <w:bottom w:val="none" w:sz="0" w:space="0" w:color="auto"/>
            <w:right w:val="none" w:sz="0" w:space="0" w:color="auto"/>
          </w:divBdr>
        </w:div>
      </w:divsChild>
    </w:div>
    <w:div w:id="1566910931">
      <w:bodyDiv w:val="1"/>
      <w:marLeft w:val="0"/>
      <w:marRight w:val="0"/>
      <w:marTop w:val="0"/>
      <w:marBottom w:val="0"/>
      <w:divBdr>
        <w:top w:val="none" w:sz="0" w:space="0" w:color="auto"/>
        <w:left w:val="none" w:sz="0" w:space="0" w:color="auto"/>
        <w:bottom w:val="none" w:sz="0" w:space="0" w:color="auto"/>
        <w:right w:val="none" w:sz="0" w:space="0" w:color="auto"/>
      </w:divBdr>
    </w:div>
    <w:div w:id="1575892791">
      <w:bodyDiv w:val="1"/>
      <w:marLeft w:val="0"/>
      <w:marRight w:val="0"/>
      <w:marTop w:val="0"/>
      <w:marBottom w:val="0"/>
      <w:divBdr>
        <w:top w:val="none" w:sz="0" w:space="0" w:color="auto"/>
        <w:left w:val="none" w:sz="0" w:space="0" w:color="auto"/>
        <w:bottom w:val="none" w:sz="0" w:space="0" w:color="auto"/>
        <w:right w:val="none" w:sz="0" w:space="0" w:color="auto"/>
      </w:divBdr>
      <w:divsChild>
        <w:div w:id="840436633">
          <w:marLeft w:val="640"/>
          <w:marRight w:val="0"/>
          <w:marTop w:val="0"/>
          <w:marBottom w:val="0"/>
          <w:divBdr>
            <w:top w:val="none" w:sz="0" w:space="0" w:color="auto"/>
            <w:left w:val="none" w:sz="0" w:space="0" w:color="auto"/>
            <w:bottom w:val="none" w:sz="0" w:space="0" w:color="auto"/>
            <w:right w:val="none" w:sz="0" w:space="0" w:color="auto"/>
          </w:divBdr>
        </w:div>
        <w:div w:id="928807533">
          <w:marLeft w:val="640"/>
          <w:marRight w:val="0"/>
          <w:marTop w:val="0"/>
          <w:marBottom w:val="0"/>
          <w:divBdr>
            <w:top w:val="none" w:sz="0" w:space="0" w:color="auto"/>
            <w:left w:val="none" w:sz="0" w:space="0" w:color="auto"/>
            <w:bottom w:val="none" w:sz="0" w:space="0" w:color="auto"/>
            <w:right w:val="none" w:sz="0" w:space="0" w:color="auto"/>
          </w:divBdr>
        </w:div>
        <w:div w:id="1673490590">
          <w:marLeft w:val="640"/>
          <w:marRight w:val="0"/>
          <w:marTop w:val="0"/>
          <w:marBottom w:val="0"/>
          <w:divBdr>
            <w:top w:val="none" w:sz="0" w:space="0" w:color="auto"/>
            <w:left w:val="none" w:sz="0" w:space="0" w:color="auto"/>
            <w:bottom w:val="none" w:sz="0" w:space="0" w:color="auto"/>
            <w:right w:val="none" w:sz="0" w:space="0" w:color="auto"/>
          </w:divBdr>
        </w:div>
        <w:div w:id="580409013">
          <w:marLeft w:val="640"/>
          <w:marRight w:val="0"/>
          <w:marTop w:val="0"/>
          <w:marBottom w:val="0"/>
          <w:divBdr>
            <w:top w:val="none" w:sz="0" w:space="0" w:color="auto"/>
            <w:left w:val="none" w:sz="0" w:space="0" w:color="auto"/>
            <w:bottom w:val="none" w:sz="0" w:space="0" w:color="auto"/>
            <w:right w:val="none" w:sz="0" w:space="0" w:color="auto"/>
          </w:divBdr>
        </w:div>
        <w:div w:id="1686201478">
          <w:marLeft w:val="640"/>
          <w:marRight w:val="0"/>
          <w:marTop w:val="0"/>
          <w:marBottom w:val="0"/>
          <w:divBdr>
            <w:top w:val="none" w:sz="0" w:space="0" w:color="auto"/>
            <w:left w:val="none" w:sz="0" w:space="0" w:color="auto"/>
            <w:bottom w:val="none" w:sz="0" w:space="0" w:color="auto"/>
            <w:right w:val="none" w:sz="0" w:space="0" w:color="auto"/>
          </w:divBdr>
        </w:div>
        <w:div w:id="1802916520">
          <w:marLeft w:val="640"/>
          <w:marRight w:val="0"/>
          <w:marTop w:val="0"/>
          <w:marBottom w:val="0"/>
          <w:divBdr>
            <w:top w:val="none" w:sz="0" w:space="0" w:color="auto"/>
            <w:left w:val="none" w:sz="0" w:space="0" w:color="auto"/>
            <w:bottom w:val="none" w:sz="0" w:space="0" w:color="auto"/>
            <w:right w:val="none" w:sz="0" w:space="0" w:color="auto"/>
          </w:divBdr>
        </w:div>
        <w:div w:id="1717585798">
          <w:marLeft w:val="640"/>
          <w:marRight w:val="0"/>
          <w:marTop w:val="0"/>
          <w:marBottom w:val="0"/>
          <w:divBdr>
            <w:top w:val="none" w:sz="0" w:space="0" w:color="auto"/>
            <w:left w:val="none" w:sz="0" w:space="0" w:color="auto"/>
            <w:bottom w:val="none" w:sz="0" w:space="0" w:color="auto"/>
            <w:right w:val="none" w:sz="0" w:space="0" w:color="auto"/>
          </w:divBdr>
        </w:div>
        <w:div w:id="1356611855">
          <w:marLeft w:val="640"/>
          <w:marRight w:val="0"/>
          <w:marTop w:val="0"/>
          <w:marBottom w:val="0"/>
          <w:divBdr>
            <w:top w:val="none" w:sz="0" w:space="0" w:color="auto"/>
            <w:left w:val="none" w:sz="0" w:space="0" w:color="auto"/>
            <w:bottom w:val="none" w:sz="0" w:space="0" w:color="auto"/>
            <w:right w:val="none" w:sz="0" w:space="0" w:color="auto"/>
          </w:divBdr>
        </w:div>
        <w:div w:id="733546818">
          <w:marLeft w:val="640"/>
          <w:marRight w:val="0"/>
          <w:marTop w:val="0"/>
          <w:marBottom w:val="0"/>
          <w:divBdr>
            <w:top w:val="none" w:sz="0" w:space="0" w:color="auto"/>
            <w:left w:val="none" w:sz="0" w:space="0" w:color="auto"/>
            <w:bottom w:val="none" w:sz="0" w:space="0" w:color="auto"/>
            <w:right w:val="none" w:sz="0" w:space="0" w:color="auto"/>
          </w:divBdr>
        </w:div>
        <w:div w:id="1268269375">
          <w:marLeft w:val="640"/>
          <w:marRight w:val="0"/>
          <w:marTop w:val="0"/>
          <w:marBottom w:val="0"/>
          <w:divBdr>
            <w:top w:val="none" w:sz="0" w:space="0" w:color="auto"/>
            <w:left w:val="none" w:sz="0" w:space="0" w:color="auto"/>
            <w:bottom w:val="none" w:sz="0" w:space="0" w:color="auto"/>
            <w:right w:val="none" w:sz="0" w:space="0" w:color="auto"/>
          </w:divBdr>
        </w:div>
        <w:div w:id="776827503">
          <w:marLeft w:val="640"/>
          <w:marRight w:val="0"/>
          <w:marTop w:val="0"/>
          <w:marBottom w:val="0"/>
          <w:divBdr>
            <w:top w:val="none" w:sz="0" w:space="0" w:color="auto"/>
            <w:left w:val="none" w:sz="0" w:space="0" w:color="auto"/>
            <w:bottom w:val="none" w:sz="0" w:space="0" w:color="auto"/>
            <w:right w:val="none" w:sz="0" w:space="0" w:color="auto"/>
          </w:divBdr>
        </w:div>
        <w:div w:id="1782647171">
          <w:marLeft w:val="640"/>
          <w:marRight w:val="0"/>
          <w:marTop w:val="0"/>
          <w:marBottom w:val="0"/>
          <w:divBdr>
            <w:top w:val="none" w:sz="0" w:space="0" w:color="auto"/>
            <w:left w:val="none" w:sz="0" w:space="0" w:color="auto"/>
            <w:bottom w:val="none" w:sz="0" w:space="0" w:color="auto"/>
            <w:right w:val="none" w:sz="0" w:space="0" w:color="auto"/>
          </w:divBdr>
        </w:div>
        <w:div w:id="1942563760">
          <w:marLeft w:val="640"/>
          <w:marRight w:val="0"/>
          <w:marTop w:val="0"/>
          <w:marBottom w:val="0"/>
          <w:divBdr>
            <w:top w:val="none" w:sz="0" w:space="0" w:color="auto"/>
            <w:left w:val="none" w:sz="0" w:space="0" w:color="auto"/>
            <w:bottom w:val="none" w:sz="0" w:space="0" w:color="auto"/>
            <w:right w:val="none" w:sz="0" w:space="0" w:color="auto"/>
          </w:divBdr>
        </w:div>
        <w:div w:id="1880506259">
          <w:marLeft w:val="640"/>
          <w:marRight w:val="0"/>
          <w:marTop w:val="0"/>
          <w:marBottom w:val="0"/>
          <w:divBdr>
            <w:top w:val="none" w:sz="0" w:space="0" w:color="auto"/>
            <w:left w:val="none" w:sz="0" w:space="0" w:color="auto"/>
            <w:bottom w:val="none" w:sz="0" w:space="0" w:color="auto"/>
            <w:right w:val="none" w:sz="0" w:space="0" w:color="auto"/>
          </w:divBdr>
        </w:div>
        <w:div w:id="1236477241">
          <w:marLeft w:val="640"/>
          <w:marRight w:val="0"/>
          <w:marTop w:val="0"/>
          <w:marBottom w:val="0"/>
          <w:divBdr>
            <w:top w:val="none" w:sz="0" w:space="0" w:color="auto"/>
            <w:left w:val="none" w:sz="0" w:space="0" w:color="auto"/>
            <w:bottom w:val="none" w:sz="0" w:space="0" w:color="auto"/>
            <w:right w:val="none" w:sz="0" w:space="0" w:color="auto"/>
          </w:divBdr>
        </w:div>
        <w:div w:id="685407449">
          <w:marLeft w:val="640"/>
          <w:marRight w:val="0"/>
          <w:marTop w:val="0"/>
          <w:marBottom w:val="0"/>
          <w:divBdr>
            <w:top w:val="none" w:sz="0" w:space="0" w:color="auto"/>
            <w:left w:val="none" w:sz="0" w:space="0" w:color="auto"/>
            <w:bottom w:val="none" w:sz="0" w:space="0" w:color="auto"/>
            <w:right w:val="none" w:sz="0" w:space="0" w:color="auto"/>
          </w:divBdr>
        </w:div>
        <w:div w:id="530993740">
          <w:marLeft w:val="640"/>
          <w:marRight w:val="0"/>
          <w:marTop w:val="0"/>
          <w:marBottom w:val="0"/>
          <w:divBdr>
            <w:top w:val="none" w:sz="0" w:space="0" w:color="auto"/>
            <w:left w:val="none" w:sz="0" w:space="0" w:color="auto"/>
            <w:bottom w:val="none" w:sz="0" w:space="0" w:color="auto"/>
            <w:right w:val="none" w:sz="0" w:space="0" w:color="auto"/>
          </w:divBdr>
        </w:div>
        <w:div w:id="509103827">
          <w:marLeft w:val="640"/>
          <w:marRight w:val="0"/>
          <w:marTop w:val="0"/>
          <w:marBottom w:val="0"/>
          <w:divBdr>
            <w:top w:val="none" w:sz="0" w:space="0" w:color="auto"/>
            <w:left w:val="none" w:sz="0" w:space="0" w:color="auto"/>
            <w:bottom w:val="none" w:sz="0" w:space="0" w:color="auto"/>
            <w:right w:val="none" w:sz="0" w:space="0" w:color="auto"/>
          </w:divBdr>
        </w:div>
        <w:div w:id="327680285">
          <w:marLeft w:val="640"/>
          <w:marRight w:val="0"/>
          <w:marTop w:val="0"/>
          <w:marBottom w:val="0"/>
          <w:divBdr>
            <w:top w:val="none" w:sz="0" w:space="0" w:color="auto"/>
            <w:left w:val="none" w:sz="0" w:space="0" w:color="auto"/>
            <w:bottom w:val="none" w:sz="0" w:space="0" w:color="auto"/>
            <w:right w:val="none" w:sz="0" w:space="0" w:color="auto"/>
          </w:divBdr>
        </w:div>
        <w:div w:id="1820997921">
          <w:marLeft w:val="640"/>
          <w:marRight w:val="0"/>
          <w:marTop w:val="0"/>
          <w:marBottom w:val="0"/>
          <w:divBdr>
            <w:top w:val="none" w:sz="0" w:space="0" w:color="auto"/>
            <w:left w:val="none" w:sz="0" w:space="0" w:color="auto"/>
            <w:bottom w:val="none" w:sz="0" w:space="0" w:color="auto"/>
            <w:right w:val="none" w:sz="0" w:space="0" w:color="auto"/>
          </w:divBdr>
        </w:div>
        <w:div w:id="1613970882">
          <w:marLeft w:val="640"/>
          <w:marRight w:val="0"/>
          <w:marTop w:val="0"/>
          <w:marBottom w:val="0"/>
          <w:divBdr>
            <w:top w:val="none" w:sz="0" w:space="0" w:color="auto"/>
            <w:left w:val="none" w:sz="0" w:space="0" w:color="auto"/>
            <w:bottom w:val="none" w:sz="0" w:space="0" w:color="auto"/>
            <w:right w:val="none" w:sz="0" w:space="0" w:color="auto"/>
          </w:divBdr>
        </w:div>
        <w:div w:id="817576883">
          <w:marLeft w:val="640"/>
          <w:marRight w:val="0"/>
          <w:marTop w:val="0"/>
          <w:marBottom w:val="0"/>
          <w:divBdr>
            <w:top w:val="none" w:sz="0" w:space="0" w:color="auto"/>
            <w:left w:val="none" w:sz="0" w:space="0" w:color="auto"/>
            <w:bottom w:val="none" w:sz="0" w:space="0" w:color="auto"/>
            <w:right w:val="none" w:sz="0" w:space="0" w:color="auto"/>
          </w:divBdr>
        </w:div>
        <w:div w:id="696463137">
          <w:marLeft w:val="640"/>
          <w:marRight w:val="0"/>
          <w:marTop w:val="0"/>
          <w:marBottom w:val="0"/>
          <w:divBdr>
            <w:top w:val="none" w:sz="0" w:space="0" w:color="auto"/>
            <w:left w:val="none" w:sz="0" w:space="0" w:color="auto"/>
            <w:bottom w:val="none" w:sz="0" w:space="0" w:color="auto"/>
            <w:right w:val="none" w:sz="0" w:space="0" w:color="auto"/>
          </w:divBdr>
        </w:div>
        <w:div w:id="728530448">
          <w:marLeft w:val="640"/>
          <w:marRight w:val="0"/>
          <w:marTop w:val="0"/>
          <w:marBottom w:val="0"/>
          <w:divBdr>
            <w:top w:val="none" w:sz="0" w:space="0" w:color="auto"/>
            <w:left w:val="none" w:sz="0" w:space="0" w:color="auto"/>
            <w:bottom w:val="none" w:sz="0" w:space="0" w:color="auto"/>
            <w:right w:val="none" w:sz="0" w:space="0" w:color="auto"/>
          </w:divBdr>
        </w:div>
        <w:div w:id="687562458">
          <w:marLeft w:val="640"/>
          <w:marRight w:val="0"/>
          <w:marTop w:val="0"/>
          <w:marBottom w:val="0"/>
          <w:divBdr>
            <w:top w:val="none" w:sz="0" w:space="0" w:color="auto"/>
            <w:left w:val="none" w:sz="0" w:space="0" w:color="auto"/>
            <w:bottom w:val="none" w:sz="0" w:space="0" w:color="auto"/>
            <w:right w:val="none" w:sz="0" w:space="0" w:color="auto"/>
          </w:divBdr>
        </w:div>
        <w:div w:id="473837102">
          <w:marLeft w:val="640"/>
          <w:marRight w:val="0"/>
          <w:marTop w:val="0"/>
          <w:marBottom w:val="0"/>
          <w:divBdr>
            <w:top w:val="none" w:sz="0" w:space="0" w:color="auto"/>
            <w:left w:val="none" w:sz="0" w:space="0" w:color="auto"/>
            <w:bottom w:val="none" w:sz="0" w:space="0" w:color="auto"/>
            <w:right w:val="none" w:sz="0" w:space="0" w:color="auto"/>
          </w:divBdr>
        </w:div>
        <w:div w:id="50814627">
          <w:marLeft w:val="640"/>
          <w:marRight w:val="0"/>
          <w:marTop w:val="0"/>
          <w:marBottom w:val="0"/>
          <w:divBdr>
            <w:top w:val="none" w:sz="0" w:space="0" w:color="auto"/>
            <w:left w:val="none" w:sz="0" w:space="0" w:color="auto"/>
            <w:bottom w:val="none" w:sz="0" w:space="0" w:color="auto"/>
            <w:right w:val="none" w:sz="0" w:space="0" w:color="auto"/>
          </w:divBdr>
        </w:div>
        <w:div w:id="959721625">
          <w:marLeft w:val="640"/>
          <w:marRight w:val="0"/>
          <w:marTop w:val="0"/>
          <w:marBottom w:val="0"/>
          <w:divBdr>
            <w:top w:val="none" w:sz="0" w:space="0" w:color="auto"/>
            <w:left w:val="none" w:sz="0" w:space="0" w:color="auto"/>
            <w:bottom w:val="none" w:sz="0" w:space="0" w:color="auto"/>
            <w:right w:val="none" w:sz="0" w:space="0" w:color="auto"/>
          </w:divBdr>
        </w:div>
        <w:div w:id="913273433">
          <w:marLeft w:val="640"/>
          <w:marRight w:val="0"/>
          <w:marTop w:val="0"/>
          <w:marBottom w:val="0"/>
          <w:divBdr>
            <w:top w:val="none" w:sz="0" w:space="0" w:color="auto"/>
            <w:left w:val="none" w:sz="0" w:space="0" w:color="auto"/>
            <w:bottom w:val="none" w:sz="0" w:space="0" w:color="auto"/>
            <w:right w:val="none" w:sz="0" w:space="0" w:color="auto"/>
          </w:divBdr>
        </w:div>
        <w:div w:id="570964876">
          <w:marLeft w:val="640"/>
          <w:marRight w:val="0"/>
          <w:marTop w:val="0"/>
          <w:marBottom w:val="0"/>
          <w:divBdr>
            <w:top w:val="none" w:sz="0" w:space="0" w:color="auto"/>
            <w:left w:val="none" w:sz="0" w:space="0" w:color="auto"/>
            <w:bottom w:val="none" w:sz="0" w:space="0" w:color="auto"/>
            <w:right w:val="none" w:sz="0" w:space="0" w:color="auto"/>
          </w:divBdr>
        </w:div>
        <w:div w:id="106193817">
          <w:marLeft w:val="640"/>
          <w:marRight w:val="0"/>
          <w:marTop w:val="0"/>
          <w:marBottom w:val="0"/>
          <w:divBdr>
            <w:top w:val="none" w:sz="0" w:space="0" w:color="auto"/>
            <w:left w:val="none" w:sz="0" w:space="0" w:color="auto"/>
            <w:bottom w:val="none" w:sz="0" w:space="0" w:color="auto"/>
            <w:right w:val="none" w:sz="0" w:space="0" w:color="auto"/>
          </w:divBdr>
        </w:div>
        <w:div w:id="974793434">
          <w:marLeft w:val="640"/>
          <w:marRight w:val="0"/>
          <w:marTop w:val="0"/>
          <w:marBottom w:val="0"/>
          <w:divBdr>
            <w:top w:val="none" w:sz="0" w:space="0" w:color="auto"/>
            <w:left w:val="none" w:sz="0" w:space="0" w:color="auto"/>
            <w:bottom w:val="none" w:sz="0" w:space="0" w:color="auto"/>
            <w:right w:val="none" w:sz="0" w:space="0" w:color="auto"/>
          </w:divBdr>
        </w:div>
        <w:div w:id="616061254">
          <w:marLeft w:val="640"/>
          <w:marRight w:val="0"/>
          <w:marTop w:val="0"/>
          <w:marBottom w:val="0"/>
          <w:divBdr>
            <w:top w:val="none" w:sz="0" w:space="0" w:color="auto"/>
            <w:left w:val="none" w:sz="0" w:space="0" w:color="auto"/>
            <w:bottom w:val="none" w:sz="0" w:space="0" w:color="auto"/>
            <w:right w:val="none" w:sz="0" w:space="0" w:color="auto"/>
          </w:divBdr>
        </w:div>
        <w:div w:id="1218400588">
          <w:marLeft w:val="640"/>
          <w:marRight w:val="0"/>
          <w:marTop w:val="0"/>
          <w:marBottom w:val="0"/>
          <w:divBdr>
            <w:top w:val="none" w:sz="0" w:space="0" w:color="auto"/>
            <w:left w:val="none" w:sz="0" w:space="0" w:color="auto"/>
            <w:bottom w:val="none" w:sz="0" w:space="0" w:color="auto"/>
            <w:right w:val="none" w:sz="0" w:space="0" w:color="auto"/>
          </w:divBdr>
        </w:div>
      </w:divsChild>
    </w:div>
    <w:div w:id="1587956146">
      <w:bodyDiv w:val="1"/>
      <w:marLeft w:val="0"/>
      <w:marRight w:val="0"/>
      <w:marTop w:val="0"/>
      <w:marBottom w:val="0"/>
      <w:divBdr>
        <w:top w:val="none" w:sz="0" w:space="0" w:color="auto"/>
        <w:left w:val="none" w:sz="0" w:space="0" w:color="auto"/>
        <w:bottom w:val="none" w:sz="0" w:space="0" w:color="auto"/>
        <w:right w:val="none" w:sz="0" w:space="0" w:color="auto"/>
      </w:divBdr>
    </w:div>
    <w:div w:id="1590961382">
      <w:bodyDiv w:val="1"/>
      <w:marLeft w:val="0"/>
      <w:marRight w:val="0"/>
      <w:marTop w:val="0"/>
      <w:marBottom w:val="0"/>
      <w:divBdr>
        <w:top w:val="none" w:sz="0" w:space="0" w:color="auto"/>
        <w:left w:val="none" w:sz="0" w:space="0" w:color="auto"/>
        <w:bottom w:val="none" w:sz="0" w:space="0" w:color="auto"/>
        <w:right w:val="none" w:sz="0" w:space="0" w:color="auto"/>
      </w:divBdr>
      <w:divsChild>
        <w:div w:id="953756025">
          <w:marLeft w:val="640"/>
          <w:marRight w:val="0"/>
          <w:marTop w:val="0"/>
          <w:marBottom w:val="0"/>
          <w:divBdr>
            <w:top w:val="none" w:sz="0" w:space="0" w:color="auto"/>
            <w:left w:val="none" w:sz="0" w:space="0" w:color="auto"/>
            <w:bottom w:val="none" w:sz="0" w:space="0" w:color="auto"/>
            <w:right w:val="none" w:sz="0" w:space="0" w:color="auto"/>
          </w:divBdr>
        </w:div>
        <w:div w:id="356007648">
          <w:marLeft w:val="640"/>
          <w:marRight w:val="0"/>
          <w:marTop w:val="0"/>
          <w:marBottom w:val="0"/>
          <w:divBdr>
            <w:top w:val="none" w:sz="0" w:space="0" w:color="auto"/>
            <w:left w:val="none" w:sz="0" w:space="0" w:color="auto"/>
            <w:bottom w:val="none" w:sz="0" w:space="0" w:color="auto"/>
            <w:right w:val="none" w:sz="0" w:space="0" w:color="auto"/>
          </w:divBdr>
        </w:div>
        <w:div w:id="1001815181">
          <w:marLeft w:val="640"/>
          <w:marRight w:val="0"/>
          <w:marTop w:val="0"/>
          <w:marBottom w:val="0"/>
          <w:divBdr>
            <w:top w:val="none" w:sz="0" w:space="0" w:color="auto"/>
            <w:left w:val="none" w:sz="0" w:space="0" w:color="auto"/>
            <w:bottom w:val="none" w:sz="0" w:space="0" w:color="auto"/>
            <w:right w:val="none" w:sz="0" w:space="0" w:color="auto"/>
          </w:divBdr>
        </w:div>
        <w:div w:id="1366516705">
          <w:marLeft w:val="640"/>
          <w:marRight w:val="0"/>
          <w:marTop w:val="0"/>
          <w:marBottom w:val="0"/>
          <w:divBdr>
            <w:top w:val="none" w:sz="0" w:space="0" w:color="auto"/>
            <w:left w:val="none" w:sz="0" w:space="0" w:color="auto"/>
            <w:bottom w:val="none" w:sz="0" w:space="0" w:color="auto"/>
            <w:right w:val="none" w:sz="0" w:space="0" w:color="auto"/>
          </w:divBdr>
        </w:div>
        <w:div w:id="1698461015">
          <w:marLeft w:val="640"/>
          <w:marRight w:val="0"/>
          <w:marTop w:val="0"/>
          <w:marBottom w:val="0"/>
          <w:divBdr>
            <w:top w:val="none" w:sz="0" w:space="0" w:color="auto"/>
            <w:left w:val="none" w:sz="0" w:space="0" w:color="auto"/>
            <w:bottom w:val="none" w:sz="0" w:space="0" w:color="auto"/>
            <w:right w:val="none" w:sz="0" w:space="0" w:color="auto"/>
          </w:divBdr>
        </w:div>
        <w:div w:id="1127553538">
          <w:marLeft w:val="640"/>
          <w:marRight w:val="0"/>
          <w:marTop w:val="0"/>
          <w:marBottom w:val="0"/>
          <w:divBdr>
            <w:top w:val="none" w:sz="0" w:space="0" w:color="auto"/>
            <w:left w:val="none" w:sz="0" w:space="0" w:color="auto"/>
            <w:bottom w:val="none" w:sz="0" w:space="0" w:color="auto"/>
            <w:right w:val="none" w:sz="0" w:space="0" w:color="auto"/>
          </w:divBdr>
        </w:div>
        <w:div w:id="1942950994">
          <w:marLeft w:val="640"/>
          <w:marRight w:val="0"/>
          <w:marTop w:val="0"/>
          <w:marBottom w:val="0"/>
          <w:divBdr>
            <w:top w:val="none" w:sz="0" w:space="0" w:color="auto"/>
            <w:left w:val="none" w:sz="0" w:space="0" w:color="auto"/>
            <w:bottom w:val="none" w:sz="0" w:space="0" w:color="auto"/>
            <w:right w:val="none" w:sz="0" w:space="0" w:color="auto"/>
          </w:divBdr>
        </w:div>
        <w:div w:id="51387897">
          <w:marLeft w:val="640"/>
          <w:marRight w:val="0"/>
          <w:marTop w:val="0"/>
          <w:marBottom w:val="0"/>
          <w:divBdr>
            <w:top w:val="none" w:sz="0" w:space="0" w:color="auto"/>
            <w:left w:val="none" w:sz="0" w:space="0" w:color="auto"/>
            <w:bottom w:val="none" w:sz="0" w:space="0" w:color="auto"/>
            <w:right w:val="none" w:sz="0" w:space="0" w:color="auto"/>
          </w:divBdr>
        </w:div>
        <w:div w:id="789588064">
          <w:marLeft w:val="640"/>
          <w:marRight w:val="0"/>
          <w:marTop w:val="0"/>
          <w:marBottom w:val="0"/>
          <w:divBdr>
            <w:top w:val="none" w:sz="0" w:space="0" w:color="auto"/>
            <w:left w:val="none" w:sz="0" w:space="0" w:color="auto"/>
            <w:bottom w:val="none" w:sz="0" w:space="0" w:color="auto"/>
            <w:right w:val="none" w:sz="0" w:space="0" w:color="auto"/>
          </w:divBdr>
        </w:div>
        <w:div w:id="931353546">
          <w:marLeft w:val="640"/>
          <w:marRight w:val="0"/>
          <w:marTop w:val="0"/>
          <w:marBottom w:val="0"/>
          <w:divBdr>
            <w:top w:val="none" w:sz="0" w:space="0" w:color="auto"/>
            <w:left w:val="none" w:sz="0" w:space="0" w:color="auto"/>
            <w:bottom w:val="none" w:sz="0" w:space="0" w:color="auto"/>
            <w:right w:val="none" w:sz="0" w:space="0" w:color="auto"/>
          </w:divBdr>
        </w:div>
        <w:div w:id="1853688385">
          <w:marLeft w:val="640"/>
          <w:marRight w:val="0"/>
          <w:marTop w:val="0"/>
          <w:marBottom w:val="0"/>
          <w:divBdr>
            <w:top w:val="none" w:sz="0" w:space="0" w:color="auto"/>
            <w:left w:val="none" w:sz="0" w:space="0" w:color="auto"/>
            <w:bottom w:val="none" w:sz="0" w:space="0" w:color="auto"/>
            <w:right w:val="none" w:sz="0" w:space="0" w:color="auto"/>
          </w:divBdr>
        </w:div>
        <w:div w:id="840386812">
          <w:marLeft w:val="640"/>
          <w:marRight w:val="0"/>
          <w:marTop w:val="0"/>
          <w:marBottom w:val="0"/>
          <w:divBdr>
            <w:top w:val="none" w:sz="0" w:space="0" w:color="auto"/>
            <w:left w:val="none" w:sz="0" w:space="0" w:color="auto"/>
            <w:bottom w:val="none" w:sz="0" w:space="0" w:color="auto"/>
            <w:right w:val="none" w:sz="0" w:space="0" w:color="auto"/>
          </w:divBdr>
        </w:div>
        <w:div w:id="968588766">
          <w:marLeft w:val="640"/>
          <w:marRight w:val="0"/>
          <w:marTop w:val="0"/>
          <w:marBottom w:val="0"/>
          <w:divBdr>
            <w:top w:val="none" w:sz="0" w:space="0" w:color="auto"/>
            <w:left w:val="none" w:sz="0" w:space="0" w:color="auto"/>
            <w:bottom w:val="none" w:sz="0" w:space="0" w:color="auto"/>
            <w:right w:val="none" w:sz="0" w:space="0" w:color="auto"/>
          </w:divBdr>
        </w:div>
        <w:div w:id="1651903161">
          <w:marLeft w:val="640"/>
          <w:marRight w:val="0"/>
          <w:marTop w:val="0"/>
          <w:marBottom w:val="0"/>
          <w:divBdr>
            <w:top w:val="none" w:sz="0" w:space="0" w:color="auto"/>
            <w:left w:val="none" w:sz="0" w:space="0" w:color="auto"/>
            <w:bottom w:val="none" w:sz="0" w:space="0" w:color="auto"/>
            <w:right w:val="none" w:sz="0" w:space="0" w:color="auto"/>
          </w:divBdr>
        </w:div>
        <w:div w:id="2042247363">
          <w:marLeft w:val="640"/>
          <w:marRight w:val="0"/>
          <w:marTop w:val="0"/>
          <w:marBottom w:val="0"/>
          <w:divBdr>
            <w:top w:val="none" w:sz="0" w:space="0" w:color="auto"/>
            <w:left w:val="none" w:sz="0" w:space="0" w:color="auto"/>
            <w:bottom w:val="none" w:sz="0" w:space="0" w:color="auto"/>
            <w:right w:val="none" w:sz="0" w:space="0" w:color="auto"/>
          </w:divBdr>
        </w:div>
        <w:div w:id="1586450388">
          <w:marLeft w:val="640"/>
          <w:marRight w:val="0"/>
          <w:marTop w:val="0"/>
          <w:marBottom w:val="0"/>
          <w:divBdr>
            <w:top w:val="none" w:sz="0" w:space="0" w:color="auto"/>
            <w:left w:val="none" w:sz="0" w:space="0" w:color="auto"/>
            <w:bottom w:val="none" w:sz="0" w:space="0" w:color="auto"/>
            <w:right w:val="none" w:sz="0" w:space="0" w:color="auto"/>
          </w:divBdr>
        </w:div>
        <w:div w:id="1985354180">
          <w:marLeft w:val="640"/>
          <w:marRight w:val="0"/>
          <w:marTop w:val="0"/>
          <w:marBottom w:val="0"/>
          <w:divBdr>
            <w:top w:val="none" w:sz="0" w:space="0" w:color="auto"/>
            <w:left w:val="none" w:sz="0" w:space="0" w:color="auto"/>
            <w:bottom w:val="none" w:sz="0" w:space="0" w:color="auto"/>
            <w:right w:val="none" w:sz="0" w:space="0" w:color="auto"/>
          </w:divBdr>
        </w:div>
        <w:div w:id="1812021698">
          <w:marLeft w:val="640"/>
          <w:marRight w:val="0"/>
          <w:marTop w:val="0"/>
          <w:marBottom w:val="0"/>
          <w:divBdr>
            <w:top w:val="none" w:sz="0" w:space="0" w:color="auto"/>
            <w:left w:val="none" w:sz="0" w:space="0" w:color="auto"/>
            <w:bottom w:val="none" w:sz="0" w:space="0" w:color="auto"/>
            <w:right w:val="none" w:sz="0" w:space="0" w:color="auto"/>
          </w:divBdr>
        </w:div>
        <w:div w:id="1646081568">
          <w:marLeft w:val="640"/>
          <w:marRight w:val="0"/>
          <w:marTop w:val="0"/>
          <w:marBottom w:val="0"/>
          <w:divBdr>
            <w:top w:val="none" w:sz="0" w:space="0" w:color="auto"/>
            <w:left w:val="none" w:sz="0" w:space="0" w:color="auto"/>
            <w:bottom w:val="none" w:sz="0" w:space="0" w:color="auto"/>
            <w:right w:val="none" w:sz="0" w:space="0" w:color="auto"/>
          </w:divBdr>
        </w:div>
        <w:div w:id="505830755">
          <w:marLeft w:val="640"/>
          <w:marRight w:val="0"/>
          <w:marTop w:val="0"/>
          <w:marBottom w:val="0"/>
          <w:divBdr>
            <w:top w:val="none" w:sz="0" w:space="0" w:color="auto"/>
            <w:left w:val="none" w:sz="0" w:space="0" w:color="auto"/>
            <w:bottom w:val="none" w:sz="0" w:space="0" w:color="auto"/>
            <w:right w:val="none" w:sz="0" w:space="0" w:color="auto"/>
          </w:divBdr>
        </w:div>
        <w:div w:id="525681630">
          <w:marLeft w:val="640"/>
          <w:marRight w:val="0"/>
          <w:marTop w:val="0"/>
          <w:marBottom w:val="0"/>
          <w:divBdr>
            <w:top w:val="none" w:sz="0" w:space="0" w:color="auto"/>
            <w:left w:val="none" w:sz="0" w:space="0" w:color="auto"/>
            <w:bottom w:val="none" w:sz="0" w:space="0" w:color="auto"/>
            <w:right w:val="none" w:sz="0" w:space="0" w:color="auto"/>
          </w:divBdr>
        </w:div>
        <w:div w:id="312029516">
          <w:marLeft w:val="640"/>
          <w:marRight w:val="0"/>
          <w:marTop w:val="0"/>
          <w:marBottom w:val="0"/>
          <w:divBdr>
            <w:top w:val="none" w:sz="0" w:space="0" w:color="auto"/>
            <w:left w:val="none" w:sz="0" w:space="0" w:color="auto"/>
            <w:bottom w:val="none" w:sz="0" w:space="0" w:color="auto"/>
            <w:right w:val="none" w:sz="0" w:space="0" w:color="auto"/>
          </w:divBdr>
        </w:div>
        <w:div w:id="902377537">
          <w:marLeft w:val="640"/>
          <w:marRight w:val="0"/>
          <w:marTop w:val="0"/>
          <w:marBottom w:val="0"/>
          <w:divBdr>
            <w:top w:val="none" w:sz="0" w:space="0" w:color="auto"/>
            <w:left w:val="none" w:sz="0" w:space="0" w:color="auto"/>
            <w:bottom w:val="none" w:sz="0" w:space="0" w:color="auto"/>
            <w:right w:val="none" w:sz="0" w:space="0" w:color="auto"/>
          </w:divBdr>
        </w:div>
        <w:div w:id="1832257535">
          <w:marLeft w:val="640"/>
          <w:marRight w:val="0"/>
          <w:marTop w:val="0"/>
          <w:marBottom w:val="0"/>
          <w:divBdr>
            <w:top w:val="none" w:sz="0" w:space="0" w:color="auto"/>
            <w:left w:val="none" w:sz="0" w:space="0" w:color="auto"/>
            <w:bottom w:val="none" w:sz="0" w:space="0" w:color="auto"/>
            <w:right w:val="none" w:sz="0" w:space="0" w:color="auto"/>
          </w:divBdr>
        </w:div>
        <w:div w:id="976371647">
          <w:marLeft w:val="640"/>
          <w:marRight w:val="0"/>
          <w:marTop w:val="0"/>
          <w:marBottom w:val="0"/>
          <w:divBdr>
            <w:top w:val="none" w:sz="0" w:space="0" w:color="auto"/>
            <w:left w:val="none" w:sz="0" w:space="0" w:color="auto"/>
            <w:bottom w:val="none" w:sz="0" w:space="0" w:color="auto"/>
            <w:right w:val="none" w:sz="0" w:space="0" w:color="auto"/>
          </w:divBdr>
        </w:div>
        <w:div w:id="26220136">
          <w:marLeft w:val="640"/>
          <w:marRight w:val="0"/>
          <w:marTop w:val="0"/>
          <w:marBottom w:val="0"/>
          <w:divBdr>
            <w:top w:val="none" w:sz="0" w:space="0" w:color="auto"/>
            <w:left w:val="none" w:sz="0" w:space="0" w:color="auto"/>
            <w:bottom w:val="none" w:sz="0" w:space="0" w:color="auto"/>
            <w:right w:val="none" w:sz="0" w:space="0" w:color="auto"/>
          </w:divBdr>
        </w:div>
        <w:div w:id="2978450">
          <w:marLeft w:val="640"/>
          <w:marRight w:val="0"/>
          <w:marTop w:val="0"/>
          <w:marBottom w:val="0"/>
          <w:divBdr>
            <w:top w:val="none" w:sz="0" w:space="0" w:color="auto"/>
            <w:left w:val="none" w:sz="0" w:space="0" w:color="auto"/>
            <w:bottom w:val="none" w:sz="0" w:space="0" w:color="auto"/>
            <w:right w:val="none" w:sz="0" w:space="0" w:color="auto"/>
          </w:divBdr>
        </w:div>
        <w:div w:id="1747075052">
          <w:marLeft w:val="640"/>
          <w:marRight w:val="0"/>
          <w:marTop w:val="0"/>
          <w:marBottom w:val="0"/>
          <w:divBdr>
            <w:top w:val="none" w:sz="0" w:space="0" w:color="auto"/>
            <w:left w:val="none" w:sz="0" w:space="0" w:color="auto"/>
            <w:bottom w:val="none" w:sz="0" w:space="0" w:color="auto"/>
            <w:right w:val="none" w:sz="0" w:space="0" w:color="auto"/>
          </w:divBdr>
        </w:div>
        <w:div w:id="882788654">
          <w:marLeft w:val="640"/>
          <w:marRight w:val="0"/>
          <w:marTop w:val="0"/>
          <w:marBottom w:val="0"/>
          <w:divBdr>
            <w:top w:val="none" w:sz="0" w:space="0" w:color="auto"/>
            <w:left w:val="none" w:sz="0" w:space="0" w:color="auto"/>
            <w:bottom w:val="none" w:sz="0" w:space="0" w:color="auto"/>
            <w:right w:val="none" w:sz="0" w:space="0" w:color="auto"/>
          </w:divBdr>
        </w:div>
        <w:div w:id="1409304053">
          <w:marLeft w:val="640"/>
          <w:marRight w:val="0"/>
          <w:marTop w:val="0"/>
          <w:marBottom w:val="0"/>
          <w:divBdr>
            <w:top w:val="none" w:sz="0" w:space="0" w:color="auto"/>
            <w:left w:val="none" w:sz="0" w:space="0" w:color="auto"/>
            <w:bottom w:val="none" w:sz="0" w:space="0" w:color="auto"/>
            <w:right w:val="none" w:sz="0" w:space="0" w:color="auto"/>
          </w:divBdr>
        </w:div>
        <w:div w:id="556477120">
          <w:marLeft w:val="640"/>
          <w:marRight w:val="0"/>
          <w:marTop w:val="0"/>
          <w:marBottom w:val="0"/>
          <w:divBdr>
            <w:top w:val="none" w:sz="0" w:space="0" w:color="auto"/>
            <w:left w:val="none" w:sz="0" w:space="0" w:color="auto"/>
            <w:bottom w:val="none" w:sz="0" w:space="0" w:color="auto"/>
            <w:right w:val="none" w:sz="0" w:space="0" w:color="auto"/>
          </w:divBdr>
        </w:div>
        <w:div w:id="1753622868">
          <w:marLeft w:val="640"/>
          <w:marRight w:val="0"/>
          <w:marTop w:val="0"/>
          <w:marBottom w:val="0"/>
          <w:divBdr>
            <w:top w:val="none" w:sz="0" w:space="0" w:color="auto"/>
            <w:left w:val="none" w:sz="0" w:space="0" w:color="auto"/>
            <w:bottom w:val="none" w:sz="0" w:space="0" w:color="auto"/>
            <w:right w:val="none" w:sz="0" w:space="0" w:color="auto"/>
          </w:divBdr>
        </w:div>
        <w:div w:id="100534715">
          <w:marLeft w:val="640"/>
          <w:marRight w:val="0"/>
          <w:marTop w:val="0"/>
          <w:marBottom w:val="0"/>
          <w:divBdr>
            <w:top w:val="none" w:sz="0" w:space="0" w:color="auto"/>
            <w:left w:val="none" w:sz="0" w:space="0" w:color="auto"/>
            <w:bottom w:val="none" w:sz="0" w:space="0" w:color="auto"/>
            <w:right w:val="none" w:sz="0" w:space="0" w:color="auto"/>
          </w:divBdr>
        </w:div>
        <w:div w:id="892616057">
          <w:marLeft w:val="640"/>
          <w:marRight w:val="0"/>
          <w:marTop w:val="0"/>
          <w:marBottom w:val="0"/>
          <w:divBdr>
            <w:top w:val="none" w:sz="0" w:space="0" w:color="auto"/>
            <w:left w:val="none" w:sz="0" w:space="0" w:color="auto"/>
            <w:bottom w:val="none" w:sz="0" w:space="0" w:color="auto"/>
            <w:right w:val="none" w:sz="0" w:space="0" w:color="auto"/>
          </w:divBdr>
        </w:div>
        <w:div w:id="1329560508">
          <w:marLeft w:val="640"/>
          <w:marRight w:val="0"/>
          <w:marTop w:val="0"/>
          <w:marBottom w:val="0"/>
          <w:divBdr>
            <w:top w:val="none" w:sz="0" w:space="0" w:color="auto"/>
            <w:left w:val="none" w:sz="0" w:space="0" w:color="auto"/>
            <w:bottom w:val="none" w:sz="0" w:space="0" w:color="auto"/>
            <w:right w:val="none" w:sz="0" w:space="0" w:color="auto"/>
          </w:divBdr>
        </w:div>
        <w:div w:id="38088545">
          <w:marLeft w:val="640"/>
          <w:marRight w:val="0"/>
          <w:marTop w:val="0"/>
          <w:marBottom w:val="0"/>
          <w:divBdr>
            <w:top w:val="none" w:sz="0" w:space="0" w:color="auto"/>
            <w:left w:val="none" w:sz="0" w:space="0" w:color="auto"/>
            <w:bottom w:val="none" w:sz="0" w:space="0" w:color="auto"/>
            <w:right w:val="none" w:sz="0" w:space="0" w:color="auto"/>
          </w:divBdr>
        </w:div>
        <w:div w:id="716393722">
          <w:marLeft w:val="640"/>
          <w:marRight w:val="0"/>
          <w:marTop w:val="0"/>
          <w:marBottom w:val="0"/>
          <w:divBdr>
            <w:top w:val="none" w:sz="0" w:space="0" w:color="auto"/>
            <w:left w:val="none" w:sz="0" w:space="0" w:color="auto"/>
            <w:bottom w:val="none" w:sz="0" w:space="0" w:color="auto"/>
            <w:right w:val="none" w:sz="0" w:space="0" w:color="auto"/>
          </w:divBdr>
        </w:div>
        <w:div w:id="66802054">
          <w:marLeft w:val="640"/>
          <w:marRight w:val="0"/>
          <w:marTop w:val="0"/>
          <w:marBottom w:val="0"/>
          <w:divBdr>
            <w:top w:val="none" w:sz="0" w:space="0" w:color="auto"/>
            <w:left w:val="none" w:sz="0" w:space="0" w:color="auto"/>
            <w:bottom w:val="none" w:sz="0" w:space="0" w:color="auto"/>
            <w:right w:val="none" w:sz="0" w:space="0" w:color="auto"/>
          </w:divBdr>
        </w:div>
        <w:div w:id="2071145742">
          <w:marLeft w:val="640"/>
          <w:marRight w:val="0"/>
          <w:marTop w:val="0"/>
          <w:marBottom w:val="0"/>
          <w:divBdr>
            <w:top w:val="none" w:sz="0" w:space="0" w:color="auto"/>
            <w:left w:val="none" w:sz="0" w:space="0" w:color="auto"/>
            <w:bottom w:val="none" w:sz="0" w:space="0" w:color="auto"/>
            <w:right w:val="none" w:sz="0" w:space="0" w:color="auto"/>
          </w:divBdr>
        </w:div>
        <w:div w:id="1546410343">
          <w:marLeft w:val="640"/>
          <w:marRight w:val="0"/>
          <w:marTop w:val="0"/>
          <w:marBottom w:val="0"/>
          <w:divBdr>
            <w:top w:val="none" w:sz="0" w:space="0" w:color="auto"/>
            <w:left w:val="none" w:sz="0" w:space="0" w:color="auto"/>
            <w:bottom w:val="none" w:sz="0" w:space="0" w:color="auto"/>
            <w:right w:val="none" w:sz="0" w:space="0" w:color="auto"/>
          </w:divBdr>
        </w:div>
        <w:div w:id="79840901">
          <w:marLeft w:val="640"/>
          <w:marRight w:val="0"/>
          <w:marTop w:val="0"/>
          <w:marBottom w:val="0"/>
          <w:divBdr>
            <w:top w:val="none" w:sz="0" w:space="0" w:color="auto"/>
            <w:left w:val="none" w:sz="0" w:space="0" w:color="auto"/>
            <w:bottom w:val="none" w:sz="0" w:space="0" w:color="auto"/>
            <w:right w:val="none" w:sz="0" w:space="0" w:color="auto"/>
          </w:divBdr>
        </w:div>
        <w:div w:id="271210601">
          <w:marLeft w:val="640"/>
          <w:marRight w:val="0"/>
          <w:marTop w:val="0"/>
          <w:marBottom w:val="0"/>
          <w:divBdr>
            <w:top w:val="none" w:sz="0" w:space="0" w:color="auto"/>
            <w:left w:val="none" w:sz="0" w:space="0" w:color="auto"/>
            <w:bottom w:val="none" w:sz="0" w:space="0" w:color="auto"/>
            <w:right w:val="none" w:sz="0" w:space="0" w:color="auto"/>
          </w:divBdr>
        </w:div>
        <w:div w:id="1248224741">
          <w:marLeft w:val="640"/>
          <w:marRight w:val="0"/>
          <w:marTop w:val="0"/>
          <w:marBottom w:val="0"/>
          <w:divBdr>
            <w:top w:val="none" w:sz="0" w:space="0" w:color="auto"/>
            <w:left w:val="none" w:sz="0" w:space="0" w:color="auto"/>
            <w:bottom w:val="none" w:sz="0" w:space="0" w:color="auto"/>
            <w:right w:val="none" w:sz="0" w:space="0" w:color="auto"/>
          </w:divBdr>
        </w:div>
        <w:div w:id="648898511">
          <w:marLeft w:val="640"/>
          <w:marRight w:val="0"/>
          <w:marTop w:val="0"/>
          <w:marBottom w:val="0"/>
          <w:divBdr>
            <w:top w:val="none" w:sz="0" w:space="0" w:color="auto"/>
            <w:left w:val="none" w:sz="0" w:space="0" w:color="auto"/>
            <w:bottom w:val="none" w:sz="0" w:space="0" w:color="auto"/>
            <w:right w:val="none" w:sz="0" w:space="0" w:color="auto"/>
          </w:divBdr>
        </w:div>
        <w:div w:id="1525753755">
          <w:marLeft w:val="640"/>
          <w:marRight w:val="0"/>
          <w:marTop w:val="0"/>
          <w:marBottom w:val="0"/>
          <w:divBdr>
            <w:top w:val="none" w:sz="0" w:space="0" w:color="auto"/>
            <w:left w:val="none" w:sz="0" w:space="0" w:color="auto"/>
            <w:bottom w:val="none" w:sz="0" w:space="0" w:color="auto"/>
            <w:right w:val="none" w:sz="0" w:space="0" w:color="auto"/>
          </w:divBdr>
        </w:div>
        <w:div w:id="1963732570">
          <w:marLeft w:val="640"/>
          <w:marRight w:val="0"/>
          <w:marTop w:val="0"/>
          <w:marBottom w:val="0"/>
          <w:divBdr>
            <w:top w:val="none" w:sz="0" w:space="0" w:color="auto"/>
            <w:left w:val="none" w:sz="0" w:space="0" w:color="auto"/>
            <w:bottom w:val="none" w:sz="0" w:space="0" w:color="auto"/>
            <w:right w:val="none" w:sz="0" w:space="0" w:color="auto"/>
          </w:divBdr>
        </w:div>
        <w:div w:id="1937904091">
          <w:marLeft w:val="640"/>
          <w:marRight w:val="0"/>
          <w:marTop w:val="0"/>
          <w:marBottom w:val="0"/>
          <w:divBdr>
            <w:top w:val="none" w:sz="0" w:space="0" w:color="auto"/>
            <w:left w:val="none" w:sz="0" w:space="0" w:color="auto"/>
            <w:bottom w:val="none" w:sz="0" w:space="0" w:color="auto"/>
            <w:right w:val="none" w:sz="0" w:space="0" w:color="auto"/>
          </w:divBdr>
        </w:div>
        <w:div w:id="1038314714">
          <w:marLeft w:val="640"/>
          <w:marRight w:val="0"/>
          <w:marTop w:val="0"/>
          <w:marBottom w:val="0"/>
          <w:divBdr>
            <w:top w:val="none" w:sz="0" w:space="0" w:color="auto"/>
            <w:left w:val="none" w:sz="0" w:space="0" w:color="auto"/>
            <w:bottom w:val="none" w:sz="0" w:space="0" w:color="auto"/>
            <w:right w:val="none" w:sz="0" w:space="0" w:color="auto"/>
          </w:divBdr>
        </w:div>
        <w:div w:id="391195602">
          <w:marLeft w:val="640"/>
          <w:marRight w:val="0"/>
          <w:marTop w:val="0"/>
          <w:marBottom w:val="0"/>
          <w:divBdr>
            <w:top w:val="none" w:sz="0" w:space="0" w:color="auto"/>
            <w:left w:val="none" w:sz="0" w:space="0" w:color="auto"/>
            <w:bottom w:val="none" w:sz="0" w:space="0" w:color="auto"/>
            <w:right w:val="none" w:sz="0" w:space="0" w:color="auto"/>
          </w:divBdr>
        </w:div>
        <w:div w:id="56052296">
          <w:marLeft w:val="640"/>
          <w:marRight w:val="0"/>
          <w:marTop w:val="0"/>
          <w:marBottom w:val="0"/>
          <w:divBdr>
            <w:top w:val="none" w:sz="0" w:space="0" w:color="auto"/>
            <w:left w:val="none" w:sz="0" w:space="0" w:color="auto"/>
            <w:bottom w:val="none" w:sz="0" w:space="0" w:color="auto"/>
            <w:right w:val="none" w:sz="0" w:space="0" w:color="auto"/>
          </w:divBdr>
        </w:div>
        <w:div w:id="1354503200">
          <w:marLeft w:val="640"/>
          <w:marRight w:val="0"/>
          <w:marTop w:val="0"/>
          <w:marBottom w:val="0"/>
          <w:divBdr>
            <w:top w:val="none" w:sz="0" w:space="0" w:color="auto"/>
            <w:left w:val="none" w:sz="0" w:space="0" w:color="auto"/>
            <w:bottom w:val="none" w:sz="0" w:space="0" w:color="auto"/>
            <w:right w:val="none" w:sz="0" w:space="0" w:color="auto"/>
          </w:divBdr>
        </w:div>
        <w:div w:id="1620143975">
          <w:marLeft w:val="640"/>
          <w:marRight w:val="0"/>
          <w:marTop w:val="0"/>
          <w:marBottom w:val="0"/>
          <w:divBdr>
            <w:top w:val="none" w:sz="0" w:space="0" w:color="auto"/>
            <w:left w:val="none" w:sz="0" w:space="0" w:color="auto"/>
            <w:bottom w:val="none" w:sz="0" w:space="0" w:color="auto"/>
            <w:right w:val="none" w:sz="0" w:space="0" w:color="auto"/>
          </w:divBdr>
        </w:div>
        <w:div w:id="1183739370">
          <w:marLeft w:val="640"/>
          <w:marRight w:val="0"/>
          <w:marTop w:val="0"/>
          <w:marBottom w:val="0"/>
          <w:divBdr>
            <w:top w:val="none" w:sz="0" w:space="0" w:color="auto"/>
            <w:left w:val="none" w:sz="0" w:space="0" w:color="auto"/>
            <w:bottom w:val="none" w:sz="0" w:space="0" w:color="auto"/>
            <w:right w:val="none" w:sz="0" w:space="0" w:color="auto"/>
          </w:divBdr>
        </w:div>
        <w:div w:id="410078672">
          <w:marLeft w:val="640"/>
          <w:marRight w:val="0"/>
          <w:marTop w:val="0"/>
          <w:marBottom w:val="0"/>
          <w:divBdr>
            <w:top w:val="none" w:sz="0" w:space="0" w:color="auto"/>
            <w:left w:val="none" w:sz="0" w:space="0" w:color="auto"/>
            <w:bottom w:val="none" w:sz="0" w:space="0" w:color="auto"/>
            <w:right w:val="none" w:sz="0" w:space="0" w:color="auto"/>
          </w:divBdr>
        </w:div>
        <w:div w:id="928392321">
          <w:marLeft w:val="640"/>
          <w:marRight w:val="0"/>
          <w:marTop w:val="0"/>
          <w:marBottom w:val="0"/>
          <w:divBdr>
            <w:top w:val="none" w:sz="0" w:space="0" w:color="auto"/>
            <w:left w:val="none" w:sz="0" w:space="0" w:color="auto"/>
            <w:bottom w:val="none" w:sz="0" w:space="0" w:color="auto"/>
            <w:right w:val="none" w:sz="0" w:space="0" w:color="auto"/>
          </w:divBdr>
        </w:div>
        <w:div w:id="1819498451">
          <w:marLeft w:val="640"/>
          <w:marRight w:val="0"/>
          <w:marTop w:val="0"/>
          <w:marBottom w:val="0"/>
          <w:divBdr>
            <w:top w:val="none" w:sz="0" w:space="0" w:color="auto"/>
            <w:left w:val="none" w:sz="0" w:space="0" w:color="auto"/>
            <w:bottom w:val="none" w:sz="0" w:space="0" w:color="auto"/>
            <w:right w:val="none" w:sz="0" w:space="0" w:color="auto"/>
          </w:divBdr>
        </w:div>
        <w:div w:id="505943254">
          <w:marLeft w:val="640"/>
          <w:marRight w:val="0"/>
          <w:marTop w:val="0"/>
          <w:marBottom w:val="0"/>
          <w:divBdr>
            <w:top w:val="none" w:sz="0" w:space="0" w:color="auto"/>
            <w:left w:val="none" w:sz="0" w:space="0" w:color="auto"/>
            <w:bottom w:val="none" w:sz="0" w:space="0" w:color="auto"/>
            <w:right w:val="none" w:sz="0" w:space="0" w:color="auto"/>
          </w:divBdr>
        </w:div>
        <w:div w:id="783312199">
          <w:marLeft w:val="640"/>
          <w:marRight w:val="0"/>
          <w:marTop w:val="0"/>
          <w:marBottom w:val="0"/>
          <w:divBdr>
            <w:top w:val="none" w:sz="0" w:space="0" w:color="auto"/>
            <w:left w:val="none" w:sz="0" w:space="0" w:color="auto"/>
            <w:bottom w:val="none" w:sz="0" w:space="0" w:color="auto"/>
            <w:right w:val="none" w:sz="0" w:space="0" w:color="auto"/>
          </w:divBdr>
        </w:div>
      </w:divsChild>
    </w:div>
    <w:div w:id="1597516934">
      <w:bodyDiv w:val="1"/>
      <w:marLeft w:val="0"/>
      <w:marRight w:val="0"/>
      <w:marTop w:val="0"/>
      <w:marBottom w:val="0"/>
      <w:divBdr>
        <w:top w:val="none" w:sz="0" w:space="0" w:color="auto"/>
        <w:left w:val="none" w:sz="0" w:space="0" w:color="auto"/>
        <w:bottom w:val="none" w:sz="0" w:space="0" w:color="auto"/>
        <w:right w:val="none" w:sz="0" w:space="0" w:color="auto"/>
      </w:divBdr>
      <w:divsChild>
        <w:div w:id="17853110">
          <w:marLeft w:val="640"/>
          <w:marRight w:val="0"/>
          <w:marTop w:val="0"/>
          <w:marBottom w:val="0"/>
          <w:divBdr>
            <w:top w:val="none" w:sz="0" w:space="0" w:color="auto"/>
            <w:left w:val="none" w:sz="0" w:space="0" w:color="auto"/>
            <w:bottom w:val="none" w:sz="0" w:space="0" w:color="auto"/>
            <w:right w:val="none" w:sz="0" w:space="0" w:color="auto"/>
          </w:divBdr>
        </w:div>
        <w:div w:id="700253029">
          <w:marLeft w:val="640"/>
          <w:marRight w:val="0"/>
          <w:marTop w:val="0"/>
          <w:marBottom w:val="0"/>
          <w:divBdr>
            <w:top w:val="none" w:sz="0" w:space="0" w:color="auto"/>
            <w:left w:val="none" w:sz="0" w:space="0" w:color="auto"/>
            <w:bottom w:val="none" w:sz="0" w:space="0" w:color="auto"/>
            <w:right w:val="none" w:sz="0" w:space="0" w:color="auto"/>
          </w:divBdr>
        </w:div>
        <w:div w:id="1122647127">
          <w:marLeft w:val="640"/>
          <w:marRight w:val="0"/>
          <w:marTop w:val="0"/>
          <w:marBottom w:val="0"/>
          <w:divBdr>
            <w:top w:val="none" w:sz="0" w:space="0" w:color="auto"/>
            <w:left w:val="none" w:sz="0" w:space="0" w:color="auto"/>
            <w:bottom w:val="none" w:sz="0" w:space="0" w:color="auto"/>
            <w:right w:val="none" w:sz="0" w:space="0" w:color="auto"/>
          </w:divBdr>
        </w:div>
        <w:div w:id="1304852010">
          <w:marLeft w:val="640"/>
          <w:marRight w:val="0"/>
          <w:marTop w:val="0"/>
          <w:marBottom w:val="0"/>
          <w:divBdr>
            <w:top w:val="none" w:sz="0" w:space="0" w:color="auto"/>
            <w:left w:val="none" w:sz="0" w:space="0" w:color="auto"/>
            <w:bottom w:val="none" w:sz="0" w:space="0" w:color="auto"/>
            <w:right w:val="none" w:sz="0" w:space="0" w:color="auto"/>
          </w:divBdr>
        </w:div>
        <w:div w:id="1567764985">
          <w:marLeft w:val="640"/>
          <w:marRight w:val="0"/>
          <w:marTop w:val="0"/>
          <w:marBottom w:val="0"/>
          <w:divBdr>
            <w:top w:val="none" w:sz="0" w:space="0" w:color="auto"/>
            <w:left w:val="none" w:sz="0" w:space="0" w:color="auto"/>
            <w:bottom w:val="none" w:sz="0" w:space="0" w:color="auto"/>
            <w:right w:val="none" w:sz="0" w:space="0" w:color="auto"/>
          </w:divBdr>
        </w:div>
        <w:div w:id="1108426168">
          <w:marLeft w:val="640"/>
          <w:marRight w:val="0"/>
          <w:marTop w:val="0"/>
          <w:marBottom w:val="0"/>
          <w:divBdr>
            <w:top w:val="none" w:sz="0" w:space="0" w:color="auto"/>
            <w:left w:val="none" w:sz="0" w:space="0" w:color="auto"/>
            <w:bottom w:val="none" w:sz="0" w:space="0" w:color="auto"/>
            <w:right w:val="none" w:sz="0" w:space="0" w:color="auto"/>
          </w:divBdr>
        </w:div>
        <w:div w:id="599290971">
          <w:marLeft w:val="640"/>
          <w:marRight w:val="0"/>
          <w:marTop w:val="0"/>
          <w:marBottom w:val="0"/>
          <w:divBdr>
            <w:top w:val="none" w:sz="0" w:space="0" w:color="auto"/>
            <w:left w:val="none" w:sz="0" w:space="0" w:color="auto"/>
            <w:bottom w:val="none" w:sz="0" w:space="0" w:color="auto"/>
            <w:right w:val="none" w:sz="0" w:space="0" w:color="auto"/>
          </w:divBdr>
        </w:div>
        <w:div w:id="2113090610">
          <w:marLeft w:val="640"/>
          <w:marRight w:val="0"/>
          <w:marTop w:val="0"/>
          <w:marBottom w:val="0"/>
          <w:divBdr>
            <w:top w:val="none" w:sz="0" w:space="0" w:color="auto"/>
            <w:left w:val="none" w:sz="0" w:space="0" w:color="auto"/>
            <w:bottom w:val="none" w:sz="0" w:space="0" w:color="auto"/>
            <w:right w:val="none" w:sz="0" w:space="0" w:color="auto"/>
          </w:divBdr>
        </w:div>
        <w:div w:id="643586693">
          <w:marLeft w:val="640"/>
          <w:marRight w:val="0"/>
          <w:marTop w:val="0"/>
          <w:marBottom w:val="0"/>
          <w:divBdr>
            <w:top w:val="none" w:sz="0" w:space="0" w:color="auto"/>
            <w:left w:val="none" w:sz="0" w:space="0" w:color="auto"/>
            <w:bottom w:val="none" w:sz="0" w:space="0" w:color="auto"/>
            <w:right w:val="none" w:sz="0" w:space="0" w:color="auto"/>
          </w:divBdr>
        </w:div>
        <w:div w:id="2116830024">
          <w:marLeft w:val="640"/>
          <w:marRight w:val="0"/>
          <w:marTop w:val="0"/>
          <w:marBottom w:val="0"/>
          <w:divBdr>
            <w:top w:val="none" w:sz="0" w:space="0" w:color="auto"/>
            <w:left w:val="none" w:sz="0" w:space="0" w:color="auto"/>
            <w:bottom w:val="none" w:sz="0" w:space="0" w:color="auto"/>
            <w:right w:val="none" w:sz="0" w:space="0" w:color="auto"/>
          </w:divBdr>
        </w:div>
        <w:div w:id="1793327533">
          <w:marLeft w:val="640"/>
          <w:marRight w:val="0"/>
          <w:marTop w:val="0"/>
          <w:marBottom w:val="0"/>
          <w:divBdr>
            <w:top w:val="none" w:sz="0" w:space="0" w:color="auto"/>
            <w:left w:val="none" w:sz="0" w:space="0" w:color="auto"/>
            <w:bottom w:val="none" w:sz="0" w:space="0" w:color="auto"/>
            <w:right w:val="none" w:sz="0" w:space="0" w:color="auto"/>
          </w:divBdr>
        </w:div>
        <w:div w:id="708188528">
          <w:marLeft w:val="640"/>
          <w:marRight w:val="0"/>
          <w:marTop w:val="0"/>
          <w:marBottom w:val="0"/>
          <w:divBdr>
            <w:top w:val="none" w:sz="0" w:space="0" w:color="auto"/>
            <w:left w:val="none" w:sz="0" w:space="0" w:color="auto"/>
            <w:bottom w:val="none" w:sz="0" w:space="0" w:color="auto"/>
            <w:right w:val="none" w:sz="0" w:space="0" w:color="auto"/>
          </w:divBdr>
        </w:div>
        <w:div w:id="451166992">
          <w:marLeft w:val="640"/>
          <w:marRight w:val="0"/>
          <w:marTop w:val="0"/>
          <w:marBottom w:val="0"/>
          <w:divBdr>
            <w:top w:val="none" w:sz="0" w:space="0" w:color="auto"/>
            <w:left w:val="none" w:sz="0" w:space="0" w:color="auto"/>
            <w:bottom w:val="none" w:sz="0" w:space="0" w:color="auto"/>
            <w:right w:val="none" w:sz="0" w:space="0" w:color="auto"/>
          </w:divBdr>
        </w:div>
        <w:div w:id="684551118">
          <w:marLeft w:val="640"/>
          <w:marRight w:val="0"/>
          <w:marTop w:val="0"/>
          <w:marBottom w:val="0"/>
          <w:divBdr>
            <w:top w:val="none" w:sz="0" w:space="0" w:color="auto"/>
            <w:left w:val="none" w:sz="0" w:space="0" w:color="auto"/>
            <w:bottom w:val="none" w:sz="0" w:space="0" w:color="auto"/>
            <w:right w:val="none" w:sz="0" w:space="0" w:color="auto"/>
          </w:divBdr>
        </w:div>
        <w:div w:id="880898711">
          <w:marLeft w:val="640"/>
          <w:marRight w:val="0"/>
          <w:marTop w:val="0"/>
          <w:marBottom w:val="0"/>
          <w:divBdr>
            <w:top w:val="none" w:sz="0" w:space="0" w:color="auto"/>
            <w:left w:val="none" w:sz="0" w:space="0" w:color="auto"/>
            <w:bottom w:val="none" w:sz="0" w:space="0" w:color="auto"/>
            <w:right w:val="none" w:sz="0" w:space="0" w:color="auto"/>
          </w:divBdr>
        </w:div>
        <w:div w:id="726729237">
          <w:marLeft w:val="640"/>
          <w:marRight w:val="0"/>
          <w:marTop w:val="0"/>
          <w:marBottom w:val="0"/>
          <w:divBdr>
            <w:top w:val="none" w:sz="0" w:space="0" w:color="auto"/>
            <w:left w:val="none" w:sz="0" w:space="0" w:color="auto"/>
            <w:bottom w:val="none" w:sz="0" w:space="0" w:color="auto"/>
            <w:right w:val="none" w:sz="0" w:space="0" w:color="auto"/>
          </w:divBdr>
        </w:div>
        <w:div w:id="252055851">
          <w:marLeft w:val="640"/>
          <w:marRight w:val="0"/>
          <w:marTop w:val="0"/>
          <w:marBottom w:val="0"/>
          <w:divBdr>
            <w:top w:val="none" w:sz="0" w:space="0" w:color="auto"/>
            <w:left w:val="none" w:sz="0" w:space="0" w:color="auto"/>
            <w:bottom w:val="none" w:sz="0" w:space="0" w:color="auto"/>
            <w:right w:val="none" w:sz="0" w:space="0" w:color="auto"/>
          </w:divBdr>
        </w:div>
        <w:div w:id="226111331">
          <w:marLeft w:val="640"/>
          <w:marRight w:val="0"/>
          <w:marTop w:val="0"/>
          <w:marBottom w:val="0"/>
          <w:divBdr>
            <w:top w:val="none" w:sz="0" w:space="0" w:color="auto"/>
            <w:left w:val="none" w:sz="0" w:space="0" w:color="auto"/>
            <w:bottom w:val="none" w:sz="0" w:space="0" w:color="auto"/>
            <w:right w:val="none" w:sz="0" w:space="0" w:color="auto"/>
          </w:divBdr>
        </w:div>
        <w:div w:id="263154810">
          <w:marLeft w:val="640"/>
          <w:marRight w:val="0"/>
          <w:marTop w:val="0"/>
          <w:marBottom w:val="0"/>
          <w:divBdr>
            <w:top w:val="none" w:sz="0" w:space="0" w:color="auto"/>
            <w:left w:val="none" w:sz="0" w:space="0" w:color="auto"/>
            <w:bottom w:val="none" w:sz="0" w:space="0" w:color="auto"/>
            <w:right w:val="none" w:sz="0" w:space="0" w:color="auto"/>
          </w:divBdr>
        </w:div>
      </w:divsChild>
    </w:div>
    <w:div w:id="1609505653">
      <w:bodyDiv w:val="1"/>
      <w:marLeft w:val="0"/>
      <w:marRight w:val="0"/>
      <w:marTop w:val="0"/>
      <w:marBottom w:val="0"/>
      <w:divBdr>
        <w:top w:val="none" w:sz="0" w:space="0" w:color="auto"/>
        <w:left w:val="none" w:sz="0" w:space="0" w:color="auto"/>
        <w:bottom w:val="none" w:sz="0" w:space="0" w:color="auto"/>
        <w:right w:val="none" w:sz="0" w:space="0" w:color="auto"/>
      </w:divBdr>
      <w:divsChild>
        <w:div w:id="2083796448">
          <w:marLeft w:val="0"/>
          <w:marRight w:val="0"/>
          <w:marTop w:val="0"/>
          <w:marBottom w:val="0"/>
          <w:divBdr>
            <w:top w:val="none" w:sz="0" w:space="0" w:color="auto"/>
            <w:left w:val="none" w:sz="0" w:space="0" w:color="auto"/>
            <w:bottom w:val="none" w:sz="0" w:space="0" w:color="auto"/>
            <w:right w:val="none" w:sz="0" w:space="0" w:color="auto"/>
          </w:divBdr>
        </w:div>
        <w:div w:id="1464427092">
          <w:marLeft w:val="0"/>
          <w:marRight w:val="0"/>
          <w:marTop w:val="0"/>
          <w:marBottom w:val="0"/>
          <w:divBdr>
            <w:top w:val="none" w:sz="0" w:space="0" w:color="auto"/>
            <w:left w:val="none" w:sz="0" w:space="0" w:color="auto"/>
            <w:bottom w:val="none" w:sz="0" w:space="0" w:color="auto"/>
            <w:right w:val="none" w:sz="0" w:space="0" w:color="auto"/>
          </w:divBdr>
        </w:div>
        <w:div w:id="1219777255">
          <w:marLeft w:val="0"/>
          <w:marRight w:val="0"/>
          <w:marTop w:val="0"/>
          <w:marBottom w:val="0"/>
          <w:divBdr>
            <w:top w:val="none" w:sz="0" w:space="0" w:color="auto"/>
            <w:left w:val="none" w:sz="0" w:space="0" w:color="auto"/>
            <w:bottom w:val="none" w:sz="0" w:space="0" w:color="auto"/>
            <w:right w:val="none" w:sz="0" w:space="0" w:color="auto"/>
          </w:divBdr>
        </w:div>
        <w:div w:id="1535576698">
          <w:marLeft w:val="0"/>
          <w:marRight w:val="0"/>
          <w:marTop w:val="0"/>
          <w:marBottom w:val="0"/>
          <w:divBdr>
            <w:top w:val="none" w:sz="0" w:space="0" w:color="auto"/>
            <w:left w:val="none" w:sz="0" w:space="0" w:color="auto"/>
            <w:bottom w:val="none" w:sz="0" w:space="0" w:color="auto"/>
            <w:right w:val="none" w:sz="0" w:space="0" w:color="auto"/>
          </w:divBdr>
        </w:div>
        <w:div w:id="2028749211">
          <w:marLeft w:val="0"/>
          <w:marRight w:val="0"/>
          <w:marTop w:val="0"/>
          <w:marBottom w:val="0"/>
          <w:divBdr>
            <w:top w:val="none" w:sz="0" w:space="0" w:color="auto"/>
            <w:left w:val="none" w:sz="0" w:space="0" w:color="auto"/>
            <w:bottom w:val="none" w:sz="0" w:space="0" w:color="auto"/>
            <w:right w:val="none" w:sz="0" w:space="0" w:color="auto"/>
          </w:divBdr>
        </w:div>
        <w:div w:id="1532259555">
          <w:marLeft w:val="0"/>
          <w:marRight w:val="0"/>
          <w:marTop w:val="0"/>
          <w:marBottom w:val="0"/>
          <w:divBdr>
            <w:top w:val="none" w:sz="0" w:space="0" w:color="auto"/>
            <w:left w:val="none" w:sz="0" w:space="0" w:color="auto"/>
            <w:bottom w:val="none" w:sz="0" w:space="0" w:color="auto"/>
            <w:right w:val="none" w:sz="0" w:space="0" w:color="auto"/>
          </w:divBdr>
        </w:div>
        <w:div w:id="718479521">
          <w:marLeft w:val="0"/>
          <w:marRight w:val="0"/>
          <w:marTop w:val="0"/>
          <w:marBottom w:val="0"/>
          <w:divBdr>
            <w:top w:val="none" w:sz="0" w:space="0" w:color="auto"/>
            <w:left w:val="none" w:sz="0" w:space="0" w:color="auto"/>
            <w:bottom w:val="none" w:sz="0" w:space="0" w:color="auto"/>
            <w:right w:val="none" w:sz="0" w:space="0" w:color="auto"/>
          </w:divBdr>
        </w:div>
        <w:div w:id="1219703340">
          <w:marLeft w:val="0"/>
          <w:marRight w:val="0"/>
          <w:marTop w:val="0"/>
          <w:marBottom w:val="0"/>
          <w:divBdr>
            <w:top w:val="none" w:sz="0" w:space="0" w:color="auto"/>
            <w:left w:val="none" w:sz="0" w:space="0" w:color="auto"/>
            <w:bottom w:val="none" w:sz="0" w:space="0" w:color="auto"/>
            <w:right w:val="none" w:sz="0" w:space="0" w:color="auto"/>
          </w:divBdr>
        </w:div>
        <w:div w:id="1761179136">
          <w:marLeft w:val="0"/>
          <w:marRight w:val="0"/>
          <w:marTop w:val="0"/>
          <w:marBottom w:val="0"/>
          <w:divBdr>
            <w:top w:val="none" w:sz="0" w:space="0" w:color="auto"/>
            <w:left w:val="none" w:sz="0" w:space="0" w:color="auto"/>
            <w:bottom w:val="none" w:sz="0" w:space="0" w:color="auto"/>
            <w:right w:val="none" w:sz="0" w:space="0" w:color="auto"/>
          </w:divBdr>
        </w:div>
        <w:div w:id="2065711013">
          <w:marLeft w:val="0"/>
          <w:marRight w:val="0"/>
          <w:marTop w:val="0"/>
          <w:marBottom w:val="0"/>
          <w:divBdr>
            <w:top w:val="none" w:sz="0" w:space="0" w:color="auto"/>
            <w:left w:val="none" w:sz="0" w:space="0" w:color="auto"/>
            <w:bottom w:val="none" w:sz="0" w:space="0" w:color="auto"/>
            <w:right w:val="none" w:sz="0" w:space="0" w:color="auto"/>
          </w:divBdr>
        </w:div>
        <w:div w:id="391124828">
          <w:marLeft w:val="0"/>
          <w:marRight w:val="0"/>
          <w:marTop w:val="0"/>
          <w:marBottom w:val="0"/>
          <w:divBdr>
            <w:top w:val="none" w:sz="0" w:space="0" w:color="auto"/>
            <w:left w:val="none" w:sz="0" w:space="0" w:color="auto"/>
            <w:bottom w:val="none" w:sz="0" w:space="0" w:color="auto"/>
            <w:right w:val="none" w:sz="0" w:space="0" w:color="auto"/>
          </w:divBdr>
        </w:div>
        <w:div w:id="957376463">
          <w:marLeft w:val="0"/>
          <w:marRight w:val="0"/>
          <w:marTop w:val="0"/>
          <w:marBottom w:val="0"/>
          <w:divBdr>
            <w:top w:val="none" w:sz="0" w:space="0" w:color="auto"/>
            <w:left w:val="none" w:sz="0" w:space="0" w:color="auto"/>
            <w:bottom w:val="none" w:sz="0" w:space="0" w:color="auto"/>
            <w:right w:val="none" w:sz="0" w:space="0" w:color="auto"/>
          </w:divBdr>
        </w:div>
        <w:div w:id="600337331">
          <w:marLeft w:val="0"/>
          <w:marRight w:val="0"/>
          <w:marTop w:val="0"/>
          <w:marBottom w:val="0"/>
          <w:divBdr>
            <w:top w:val="none" w:sz="0" w:space="0" w:color="auto"/>
            <w:left w:val="none" w:sz="0" w:space="0" w:color="auto"/>
            <w:bottom w:val="none" w:sz="0" w:space="0" w:color="auto"/>
            <w:right w:val="none" w:sz="0" w:space="0" w:color="auto"/>
          </w:divBdr>
        </w:div>
        <w:div w:id="651443209">
          <w:marLeft w:val="0"/>
          <w:marRight w:val="0"/>
          <w:marTop w:val="0"/>
          <w:marBottom w:val="0"/>
          <w:divBdr>
            <w:top w:val="none" w:sz="0" w:space="0" w:color="auto"/>
            <w:left w:val="none" w:sz="0" w:space="0" w:color="auto"/>
            <w:bottom w:val="none" w:sz="0" w:space="0" w:color="auto"/>
            <w:right w:val="none" w:sz="0" w:space="0" w:color="auto"/>
          </w:divBdr>
        </w:div>
        <w:div w:id="1316031012">
          <w:marLeft w:val="0"/>
          <w:marRight w:val="0"/>
          <w:marTop w:val="0"/>
          <w:marBottom w:val="0"/>
          <w:divBdr>
            <w:top w:val="none" w:sz="0" w:space="0" w:color="auto"/>
            <w:left w:val="none" w:sz="0" w:space="0" w:color="auto"/>
            <w:bottom w:val="none" w:sz="0" w:space="0" w:color="auto"/>
            <w:right w:val="none" w:sz="0" w:space="0" w:color="auto"/>
          </w:divBdr>
        </w:div>
      </w:divsChild>
    </w:div>
    <w:div w:id="1613635231">
      <w:bodyDiv w:val="1"/>
      <w:marLeft w:val="0"/>
      <w:marRight w:val="0"/>
      <w:marTop w:val="0"/>
      <w:marBottom w:val="0"/>
      <w:divBdr>
        <w:top w:val="none" w:sz="0" w:space="0" w:color="auto"/>
        <w:left w:val="none" w:sz="0" w:space="0" w:color="auto"/>
        <w:bottom w:val="none" w:sz="0" w:space="0" w:color="auto"/>
        <w:right w:val="none" w:sz="0" w:space="0" w:color="auto"/>
      </w:divBdr>
      <w:divsChild>
        <w:div w:id="965310018">
          <w:marLeft w:val="640"/>
          <w:marRight w:val="0"/>
          <w:marTop w:val="0"/>
          <w:marBottom w:val="0"/>
          <w:divBdr>
            <w:top w:val="none" w:sz="0" w:space="0" w:color="auto"/>
            <w:left w:val="none" w:sz="0" w:space="0" w:color="auto"/>
            <w:bottom w:val="none" w:sz="0" w:space="0" w:color="auto"/>
            <w:right w:val="none" w:sz="0" w:space="0" w:color="auto"/>
          </w:divBdr>
        </w:div>
        <w:div w:id="1879781878">
          <w:marLeft w:val="640"/>
          <w:marRight w:val="0"/>
          <w:marTop w:val="0"/>
          <w:marBottom w:val="0"/>
          <w:divBdr>
            <w:top w:val="none" w:sz="0" w:space="0" w:color="auto"/>
            <w:left w:val="none" w:sz="0" w:space="0" w:color="auto"/>
            <w:bottom w:val="none" w:sz="0" w:space="0" w:color="auto"/>
            <w:right w:val="none" w:sz="0" w:space="0" w:color="auto"/>
          </w:divBdr>
        </w:div>
        <w:div w:id="1013191094">
          <w:marLeft w:val="640"/>
          <w:marRight w:val="0"/>
          <w:marTop w:val="0"/>
          <w:marBottom w:val="0"/>
          <w:divBdr>
            <w:top w:val="none" w:sz="0" w:space="0" w:color="auto"/>
            <w:left w:val="none" w:sz="0" w:space="0" w:color="auto"/>
            <w:bottom w:val="none" w:sz="0" w:space="0" w:color="auto"/>
            <w:right w:val="none" w:sz="0" w:space="0" w:color="auto"/>
          </w:divBdr>
        </w:div>
        <w:div w:id="1082525216">
          <w:marLeft w:val="640"/>
          <w:marRight w:val="0"/>
          <w:marTop w:val="0"/>
          <w:marBottom w:val="0"/>
          <w:divBdr>
            <w:top w:val="none" w:sz="0" w:space="0" w:color="auto"/>
            <w:left w:val="none" w:sz="0" w:space="0" w:color="auto"/>
            <w:bottom w:val="none" w:sz="0" w:space="0" w:color="auto"/>
            <w:right w:val="none" w:sz="0" w:space="0" w:color="auto"/>
          </w:divBdr>
        </w:div>
        <w:div w:id="1269696651">
          <w:marLeft w:val="640"/>
          <w:marRight w:val="0"/>
          <w:marTop w:val="0"/>
          <w:marBottom w:val="0"/>
          <w:divBdr>
            <w:top w:val="none" w:sz="0" w:space="0" w:color="auto"/>
            <w:left w:val="none" w:sz="0" w:space="0" w:color="auto"/>
            <w:bottom w:val="none" w:sz="0" w:space="0" w:color="auto"/>
            <w:right w:val="none" w:sz="0" w:space="0" w:color="auto"/>
          </w:divBdr>
        </w:div>
        <w:div w:id="1691026217">
          <w:marLeft w:val="640"/>
          <w:marRight w:val="0"/>
          <w:marTop w:val="0"/>
          <w:marBottom w:val="0"/>
          <w:divBdr>
            <w:top w:val="none" w:sz="0" w:space="0" w:color="auto"/>
            <w:left w:val="none" w:sz="0" w:space="0" w:color="auto"/>
            <w:bottom w:val="none" w:sz="0" w:space="0" w:color="auto"/>
            <w:right w:val="none" w:sz="0" w:space="0" w:color="auto"/>
          </w:divBdr>
        </w:div>
        <w:div w:id="1139610713">
          <w:marLeft w:val="640"/>
          <w:marRight w:val="0"/>
          <w:marTop w:val="0"/>
          <w:marBottom w:val="0"/>
          <w:divBdr>
            <w:top w:val="none" w:sz="0" w:space="0" w:color="auto"/>
            <w:left w:val="none" w:sz="0" w:space="0" w:color="auto"/>
            <w:bottom w:val="none" w:sz="0" w:space="0" w:color="auto"/>
            <w:right w:val="none" w:sz="0" w:space="0" w:color="auto"/>
          </w:divBdr>
        </w:div>
        <w:div w:id="710568484">
          <w:marLeft w:val="640"/>
          <w:marRight w:val="0"/>
          <w:marTop w:val="0"/>
          <w:marBottom w:val="0"/>
          <w:divBdr>
            <w:top w:val="none" w:sz="0" w:space="0" w:color="auto"/>
            <w:left w:val="none" w:sz="0" w:space="0" w:color="auto"/>
            <w:bottom w:val="none" w:sz="0" w:space="0" w:color="auto"/>
            <w:right w:val="none" w:sz="0" w:space="0" w:color="auto"/>
          </w:divBdr>
        </w:div>
        <w:div w:id="1334525848">
          <w:marLeft w:val="640"/>
          <w:marRight w:val="0"/>
          <w:marTop w:val="0"/>
          <w:marBottom w:val="0"/>
          <w:divBdr>
            <w:top w:val="none" w:sz="0" w:space="0" w:color="auto"/>
            <w:left w:val="none" w:sz="0" w:space="0" w:color="auto"/>
            <w:bottom w:val="none" w:sz="0" w:space="0" w:color="auto"/>
            <w:right w:val="none" w:sz="0" w:space="0" w:color="auto"/>
          </w:divBdr>
        </w:div>
        <w:div w:id="1797018770">
          <w:marLeft w:val="640"/>
          <w:marRight w:val="0"/>
          <w:marTop w:val="0"/>
          <w:marBottom w:val="0"/>
          <w:divBdr>
            <w:top w:val="none" w:sz="0" w:space="0" w:color="auto"/>
            <w:left w:val="none" w:sz="0" w:space="0" w:color="auto"/>
            <w:bottom w:val="none" w:sz="0" w:space="0" w:color="auto"/>
            <w:right w:val="none" w:sz="0" w:space="0" w:color="auto"/>
          </w:divBdr>
        </w:div>
        <w:div w:id="1325359483">
          <w:marLeft w:val="640"/>
          <w:marRight w:val="0"/>
          <w:marTop w:val="0"/>
          <w:marBottom w:val="0"/>
          <w:divBdr>
            <w:top w:val="none" w:sz="0" w:space="0" w:color="auto"/>
            <w:left w:val="none" w:sz="0" w:space="0" w:color="auto"/>
            <w:bottom w:val="none" w:sz="0" w:space="0" w:color="auto"/>
            <w:right w:val="none" w:sz="0" w:space="0" w:color="auto"/>
          </w:divBdr>
        </w:div>
        <w:div w:id="1414086157">
          <w:marLeft w:val="640"/>
          <w:marRight w:val="0"/>
          <w:marTop w:val="0"/>
          <w:marBottom w:val="0"/>
          <w:divBdr>
            <w:top w:val="none" w:sz="0" w:space="0" w:color="auto"/>
            <w:left w:val="none" w:sz="0" w:space="0" w:color="auto"/>
            <w:bottom w:val="none" w:sz="0" w:space="0" w:color="auto"/>
            <w:right w:val="none" w:sz="0" w:space="0" w:color="auto"/>
          </w:divBdr>
        </w:div>
        <w:div w:id="1527598924">
          <w:marLeft w:val="640"/>
          <w:marRight w:val="0"/>
          <w:marTop w:val="0"/>
          <w:marBottom w:val="0"/>
          <w:divBdr>
            <w:top w:val="none" w:sz="0" w:space="0" w:color="auto"/>
            <w:left w:val="none" w:sz="0" w:space="0" w:color="auto"/>
            <w:bottom w:val="none" w:sz="0" w:space="0" w:color="auto"/>
            <w:right w:val="none" w:sz="0" w:space="0" w:color="auto"/>
          </w:divBdr>
        </w:div>
        <w:div w:id="1258102433">
          <w:marLeft w:val="640"/>
          <w:marRight w:val="0"/>
          <w:marTop w:val="0"/>
          <w:marBottom w:val="0"/>
          <w:divBdr>
            <w:top w:val="none" w:sz="0" w:space="0" w:color="auto"/>
            <w:left w:val="none" w:sz="0" w:space="0" w:color="auto"/>
            <w:bottom w:val="none" w:sz="0" w:space="0" w:color="auto"/>
            <w:right w:val="none" w:sz="0" w:space="0" w:color="auto"/>
          </w:divBdr>
        </w:div>
        <w:div w:id="1735272431">
          <w:marLeft w:val="640"/>
          <w:marRight w:val="0"/>
          <w:marTop w:val="0"/>
          <w:marBottom w:val="0"/>
          <w:divBdr>
            <w:top w:val="none" w:sz="0" w:space="0" w:color="auto"/>
            <w:left w:val="none" w:sz="0" w:space="0" w:color="auto"/>
            <w:bottom w:val="none" w:sz="0" w:space="0" w:color="auto"/>
            <w:right w:val="none" w:sz="0" w:space="0" w:color="auto"/>
          </w:divBdr>
        </w:div>
        <w:div w:id="1676112420">
          <w:marLeft w:val="640"/>
          <w:marRight w:val="0"/>
          <w:marTop w:val="0"/>
          <w:marBottom w:val="0"/>
          <w:divBdr>
            <w:top w:val="none" w:sz="0" w:space="0" w:color="auto"/>
            <w:left w:val="none" w:sz="0" w:space="0" w:color="auto"/>
            <w:bottom w:val="none" w:sz="0" w:space="0" w:color="auto"/>
            <w:right w:val="none" w:sz="0" w:space="0" w:color="auto"/>
          </w:divBdr>
        </w:div>
        <w:div w:id="191699113">
          <w:marLeft w:val="640"/>
          <w:marRight w:val="0"/>
          <w:marTop w:val="0"/>
          <w:marBottom w:val="0"/>
          <w:divBdr>
            <w:top w:val="none" w:sz="0" w:space="0" w:color="auto"/>
            <w:left w:val="none" w:sz="0" w:space="0" w:color="auto"/>
            <w:bottom w:val="none" w:sz="0" w:space="0" w:color="auto"/>
            <w:right w:val="none" w:sz="0" w:space="0" w:color="auto"/>
          </w:divBdr>
        </w:div>
        <w:div w:id="1410729628">
          <w:marLeft w:val="640"/>
          <w:marRight w:val="0"/>
          <w:marTop w:val="0"/>
          <w:marBottom w:val="0"/>
          <w:divBdr>
            <w:top w:val="none" w:sz="0" w:space="0" w:color="auto"/>
            <w:left w:val="none" w:sz="0" w:space="0" w:color="auto"/>
            <w:bottom w:val="none" w:sz="0" w:space="0" w:color="auto"/>
            <w:right w:val="none" w:sz="0" w:space="0" w:color="auto"/>
          </w:divBdr>
        </w:div>
        <w:div w:id="1996103866">
          <w:marLeft w:val="640"/>
          <w:marRight w:val="0"/>
          <w:marTop w:val="0"/>
          <w:marBottom w:val="0"/>
          <w:divBdr>
            <w:top w:val="none" w:sz="0" w:space="0" w:color="auto"/>
            <w:left w:val="none" w:sz="0" w:space="0" w:color="auto"/>
            <w:bottom w:val="none" w:sz="0" w:space="0" w:color="auto"/>
            <w:right w:val="none" w:sz="0" w:space="0" w:color="auto"/>
          </w:divBdr>
        </w:div>
        <w:div w:id="21782882">
          <w:marLeft w:val="640"/>
          <w:marRight w:val="0"/>
          <w:marTop w:val="0"/>
          <w:marBottom w:val="0"/>
          <w:divBdr>
            <w:top w:val="none" w:sz="0" w:space="0" w:color="auto"/>
            <w:left w:val="none" w:sz="0" w:space="0" w:color="auto"/>
            <w:bottom w:val="none" w:sz="0" w:space="0" w:color="auto"/>
            <w:right w:val="none" w:sz="0" w:space="0" w:color="auto"/>
          </w:divBdr>
        </w:div>
        <w:div w:id="1210914693">
          <w:marLeft w:val="640"/>
          <w:marRight w:val="0"/>
          <w:marTop w:val="0"/>
          <w:marBottom w:val="0"/>
          <w:divBdr>
            <w:top w:val="none" w:sz="0" w:space="0" w:color="auto"/>
            <w:left w:val="none" w:sz="0" w:space="0" w:color="auto"/>
            <w:bottom w:val="none" w:sz="0" w:space="0" w:color="auto"/>
            <w:right w:val="none" w:sz="0" w:space="0" w:color="auto"/>
          </w:divBdr>
        </w:div>
        <w:div w:id="1808624244">
          <w:marLeft w:val="640"/>
          <w:marRight w:val="0"/>
          <w:marTop w:val="0"/>
          <w:marBottom w:val="0"/>
          <w:divBdr>
            <w:top w:val="none" w:sz="0" w:space="0" w:color="auto"/>
            <w:left w:val="none" w:sz="0" w:space="0" w:color="auto"/>
            <w:bottom w:val="none" w:sz="0" w:space="0" w:color="auto"/>
            <w:right w:val="none" w:sz="0" w:space="0" w:color="auto"/>
          </w:divBdr>
        </w:div>
        <w:div w:id="1025061697">
          <w:marLeft w:val="640"/>
          <w:marRight w:val="0"/>
          <w:marTop w:val="0"/>
          <w:marBottom w:val="0"/>
          <w:divBdr>
            <w:top w:val="none" w:sz="0" w:space="0" w:color="auto"/>
            <w:left w:val="none" w:sz="0" w:space="0" w:color="auto"/>
            <w:bottom w:val="none" w:sz="0" w:space="0" w:color="auto"/>
            <w:right w:val="none" w:sz="0" w:space="0" w:color="auto"/>
          </w:divBdr>
        </w:div>
        <w:div w:id="1293630336">
          <w:marLeft w:val="640"/>
          <w:marRight w:val="0"/>
          <w:marTop w:val="0"/>
          <w:marBottom w:val="0"/>
          <w:divBdr>
            <w:top w:val="none" w:sz="0" w:space="0" w:color="auto"/>
            <w:left w:val="none" w:sz="0" w:space="0" w:color="auto"/>
            <w:bottom w:val="none" w:sz="0" w:space="0" w:color="auto"/>
            <w:right w:val="none" w:sz="0" w:space="0" w:color="auto"/>
          </w:divBdr>
        </w:div>
        <w:div w:id="1416319344">
          <w:marLeft w:val="640"/>
          <w:marRight w:val="0"/>
          <w:marTop w:val="0"/>
          <w:marBottom w:val="0"/>
          <w:divBdr>
            <w:top w:val="none" w:sz="0" w:space="0" w:color="auto"/>
            <w:left w:val="none" w:sz="0" w:space="0" w:color="auto"/>
            <w:bottom w:val="none" w:sz="0" w:space="0" w:color="auto"/>
            <w:right w:val="none" w:sz="0" w:space="0" w:color="auto"/>
          </w:divBdr>
        </w:div>
        <w:div w:id="828523122">
          <w:marLeft w:val="640"/>
          <w:marRight w:val="0"/>
          <w:marTop w:val="0"/>
          <w:marBottom w:val="0"/>
          <w:divBdr>
            <w:top w:val="none" w:sz="0" w:space="0" w:color="auto"/>
            <w:left w:val="none" w:sz="0" w:space="0" w:color="auto"/>
            <w:bottom w:val="none" w:sz="0" w:space="0" w:color="auto"/>
            <w:right w:val="none" w:sz="0" w:space="0" w:color="auto"/>
          </w:divBdr>
        </w:div>
        <w:div w:id="63070196">
          <w:marLeft w:val="640"/>
          <w:marRight w:val="0"/>
          <w:marTop w:val="0"/>
          <w:marBottom w:val="0"/>
          <w:divBdr>
            <w:top w:val="none" w:sz="0" w:space="0" w:color="auto"/>
            <w:left w:val="none" w:sz="0" w:space="0" w:color="auto"/>
            <w:bottom w:val="none" w:sz="0" w:space="0" w:color="auto"/>
            <w:right w:val="none" w:sz="0" w:space="0" w:color="auto"/>
          </w:divBdr>
        </w:div>
        <w:div w:id="1755934650">
          <w:marLeft w:val="640"/>
          <w:marRight w:val="0"/>
          <w:marTop w:val="0"/>
          <w:marBottom w:val="0"/>
          <w:divBdr>
            <w:top w:val="none" w:sz="0" w:space="0" w:color="auto"/>
            <w:left w:val="none" w:sz="0" w:space="0" w:color="auto"/>
            <w:bottom w:val="none" w:sz="0" w:space="0" w:color="auto"/>
            <w:right w:val="none" w:sz="0" w:space="0" w:color="auto"/>
          </w:divBdr>
        </w:div>
        <w:div w:id="722754815">
          <w:marLeft w:val="640"/>
          <w:marRight w:val="0"/>
          <w:marTop w:val="0"/>
          <w:marBottom w:val="0"/>
          <w:divBdr>
            <w:top w:val="none" w:sz="0" w:space="0" w:color="auto"/>
            <w:left w:val="none" w:sz="0" w:space="0" w:color="auto"/>
            <w:bottom w:val="none" w:sz="0" w:space="0" w:color="auto"/>
            <w:right w:val="none" w:sz="0" w:space="0" w:color="auto"/>
          </w:divBdr>
        </w:div>
        <w:div w:id="478421161">
          <w:marLeft w:val="640"/>
          <w:marRight w:val="0"/>
          <w:marTop w:val="0"/>
          <w:marBottom w:val="0"/>
          <w:divBdr>
            <w:top w:val="none" w:sz="0" w:space="0" w:color="auto"/>
            <w:left w:val="none" w:sz="0" w:space="0" w:color="auto"/>
            <w:bottom w:val="none" w:sz="0" w:space="0" w:color="auto"/>
            <w:right w:val="none" w:sz="0" w:space="0" w:color="auto"/>
          </w:divBdr>
        </w:div>
        <w:div w:id="663703635">
          <w:marLeft w:val="640"/>
          <w:marRight w:val="0"/>
          <w:marTop w:val="0"/>
          <w:marBottom w:val="0"/>
          <w:divBdr>
            <w:top w:val="none" w:sz="0" w:space="0" w:color="auto"/>
            <w:left w:val="none" w:sz="0" w:space="0" w:color="auto"/>
            <w:bottom w:val="none" w:sz="0" w:space="0" w:color="auto"/>
            <w:right w:val="none" w:sz="0" w:space="0" w:color="auto"/>
          </w:divBdr>
        </w:div>
        <w:div w:id="89398660">
          <w:marLeft w:val="640"/>
          <w:marRight w:val="0"/>
          <w:marTop w:val="0"/>
          <w:marBottom w:val="0"/>
          <w:divBdr>
            <w:top w:val="none" w:sz="0" w:space="0" w:color="auto"/>
            <w:left w:val="none" w:sz="0" w:space="0" w:color="auto"/>
            <w:bottom w:val="none" w:sz="0" w:space="0" w:color="auto"/>
            <w:right w:val="none" w:sz="0" w:space="0" w:color="auto"/>
          </w:divBdr>
        </w:div>
        <w:div w:id="2068071806">
          <w:marLeft w:val="640"/>
          <w:marRight w:val="0"/>
          <w:marTop w:val="0"/>
          <w:marBottom w:val="0"/>
          <w:divBdr>
            <w:top w:val="none" w:sz="0" w:space="0" w:color="auto"/>
            <w:left w:val="none" w:sz="0" w:space="0" w:color="auto"/>
            <w:bottom w:val="none" w:sz="0" w:space="0" w:color="auto"/>
            <w:right w:val="none" w:sz="0" w:space="0" w:color="auto"/>
          </w:divBdr>
        </w:div>
        <w:div w:id="1499033452">
          <w:marLeft w:val="640"/>
          <w:marRight w:val="0"/>
          <w:marTop w:val="0"/>
          <w:marBottom w:val="0"/>
          <w:divBdr>
            <w:top w:val="none" w:sz="0" w:space="0" w:color="auto"/>
            <w:left w:val="none" w:sz="0" w:space="0" w:color="auto"/>
            <w:bottom w:val="none" w:sz="0" w:space="0" w:color="auto"/>
            <w:right w:val="none" w:sz="0" w:space="0" w:color="auto"/>
          </w:divBdr>
        </w:div>
        <w:div w:id="1096829996">
          <w:marLeft w:val="640"/>
          <w:marRight w:val="0"/>
          <w:marTop w:val="0"/>
          <w:marBottom w:val="0"/>
          <w:divBdr>
            <w:top w:val="none" w:sz="0" w:space="0" w:color="auto"/>
            <w:left w:val="none" w:sz="0" w:space="0" w:color="auto"/>
            <w:bottom w:val="none" w:sz="0" w:space="0" w:color="auto"/>
            <w:right w:val="none" w:sz="0" w:space="0" w:color="auto"/>
          </w:divBdr>
        </w:div>
        <w:div w:id="1972973998">
          <w:marLeft w:val="640"/>
          <w:marRight w:val="0"/>
          <w:marTop w:val="0"/>
          <w:marBottom w:val="0"/>
          <w:divBdr>
            <w:top w:val="none" w:sz="0" w:space="0" w:color="auto"/>
            <w:left w:val="none" w:sz="0" w:space="0" w:color="auto"/>
            <w:bottom w:val="none" w:sz="0" w:space="0" w:color="auto"/>
            <w:right w:val="none" w:sz="0" w:space="0" w:color="auto"/>
          </w:divBdr>
        </w:div>
      </w:divsChild>
    </w:div>
    <w:div w:id="1618022935">
      <w:bodyDiv w:val="1"/>
      <w:marLeft w:val="0"/>
      <w:marRight w:val="0"/>
      <w:marTop w:val="0"/>
      <w:marBottom w:val="0"/>
      <w:divBdr>
        <w:top w:val="none" w:sz="0" w:space="0" w:color="auto"/>
        <w:left w:val="none" w:sz="0" w:space="0" w:color="auto"/>
        <w:bottom w:val="none" w:sz="0" w:space="0" w:color="auto"/>
        <w:right w:val="none" w:sz="0" w:space="0" w:color="auto"/>
      </w:divBdr>
      <w:divsChild>
        <w:div w:id="1089738975">
          <w:marLeft w:val="0"/>
          <w:marRight w:val="0"/>
          <w:marTop w:val="0"/>
          <w:marBottom w:val="0"/>
          <w:divBdr>
            <w:top w:val="none" w:sz="0" w:space="0" w:color="auto"/>
            <w:left w:val="none" w:sz="0" w:space="0" w:color="auto"/>
            <w:bottom w:val="none" w:sz="0" w:space="0" w:color="auto"/>
            <w:right w:val="none" w:sz="0" w:space="0" w:color="auto"/>
          </w:divBdr>
        </w:div>
        <w:div w:id="1669750901">
          <w:marLeft w:val="0"/>
          <w:marRight w:val="0"/>
          <w:marTop w:val="0"/>
          <w:marBottom w:val="0"/>
          <w:divBdr>
            <w:top w:val="none" w:sz="0" w:space="0" w:color="auto"/>
            <w:left w:val="none" w:sz="0" w:space="0" w:color="auto"/>
            <w:bottom w:val="none" w:sz="0" w:space="0" w:color="auto"/>
            <w:right w:val="none" w:sz="0" w:space="0" w:color="auto"/>
          </w:divBdr>
        </w:div>
        <w:div w:id="1416247184">
          <w:marLeft w:val="0"/>
          <w:marRight w:val="0"/>
          <w:marTop w:val="0"/>
          <w:marBottom w:val="0"/>
          <w:divBdr>
            <w:top w:val="none" w:sz="0" w:space="0" w:color="auto"/>
            <w:left w:val="none" w:sz="0" w:space="0" w:color="auto"/>
            <w:bottom w:val="none" w:sz="0" w:space="0" w:color="auto"/>
            <w:right w:val="none" w:sz="0" w:space="0" w:color="auto"/>
          </w:divBdr>
        </w:div>
        <w:div w:id="935094129">
          <w:marLeft w:val="0"/>
          <w:marRight w:val="0"/>
          <w:marTop w:val="0"/>
          <w:marBottom w:val="0"/>
          <w:divBdr>
            <w:top w:val="none" w:sz="0" w:space="0" w:color="auto"/>
            <w:left w:val="none" w:sz="0" w:space="0" w:color="auto"/>
            <w:bottom w:val="none" w:sz="0" w:space="0" w:color="auto"/>
            <w:right w:val="none" w:sz="0" w:space="0" w:color="auto"/>
          </w:divBdr>
        </w:div>
        <w:div w:id="1433550300">
          <w:marLeft w:val="0"/>
          <w:marRight w:val="0"/>
          <w:marTop w:val="0"/>
          <w:marBottom w:val="0"/>
          <w:divBdr>
            <w:top w:val="none" w:sz="0" w:space="0" w:color="auto"/>
            <w:left w:val="none" w:sz="0" w:space="0" w:color="auto"/>
            <w:bottom w:val="none" w:sz="0" w:space="0" w:color="auto"/>
            <w:right w:val="none" w:sz="0" w:space="0" w:color="auto"/>
          </w:divBdr>
        </w:div>
        <w:div w:id="1362901200">
          <w:marLeft w:val="0"/>
          <w:marRight w:val="0"/>
          <w:marTop w:val="0"/>
          <w:marBottom w:val="0"/>
          <w:divBdr>
            <w:top w:val="none" w:sz="0" w:space="0" w:color="auto"/>
            <w:left w:val="none" w:sz="0" w:space="0" w:color="auto"/>
            <w:bottom w:val="none" w:sz="0" w:space="0" w:color="auto"/>
            <w:right w:val="none" w:sz="0" w:space="0" w:color="auto"/>
          </w:divBdr>
        </w:div>
        <w:div w:id="1544247945">
          <w:marLeft w:val="0"/>
          <w:marRight w:val="0"/>
          <w:marTop w:val="0"/>
          <w:marBottom w:val="0"/>
          <w:divBdr>
            <w:top w:val="none" w:sz="0" w:space="0" w:color="auto"/>
            <w:left w:val="none" w:sz="0" w:space="0" w:color="auto"/>
            <w:bottom w:val="none" w:sz="0" w:space="0" w:color="auto"/>
            <w:right w:val="none" w:sz="0" w:space="0" w:color="auto"/>
          </w:divBdr>
        </w:div>
        <w:div w:id="1209688203">
          <w:marLeft w:val="0"/>
          <w:marRight w:val="0"/>
          <w:marTop w:val="0"/>
          <w:marBottom w:val="0"/>
          <w:divBdr>
            <w:top w:val="none" w:sz="0" w:space="0" w:color="auto"/>
            <w:left w:val="none" w:sz="0" w:space="0" w:color="auto"/>
            <w:bottom w:val="none" w:sz="0" w:space="0" w:color="auto"/>
            <w:right w:val="none" w:sz="0" w:space="0" w:color="auto"/>
          </w:divBdr>
        </w:div>
        <w:div w:id="2052925147">
          <w:marLeft w:val="0"/>
          <w:marRight w:val="0"/>
          <w:marTop w:val="0"/>
          <w:marBottom w:val="0"/>
          <w:divBdr>
            <w:top w:val="none" w:sz="0" w:space="0" w:color="auto"/>
            <w:left w:val="none" w:sz="0" w:space="0" w:color="auto"/>
            <w:bottom w:val="none" w:sz="0" w:space="0" w:color="auto"/>
            <w:right w:val="none" w:sz="0" w:space="0" w:color="auto"/>
          </w:divBdr>
        </w:div>
        <w:div w:id="1804928205">
          <w:marLeft w:val="0"/>
          <w:marRight w:val="0"/>
          <w:marTop w:val="0"/>
          <w:marBottom w:val="0"/>
          <w:divBdr>
            <w:top w:val="none" w:sz="0" w:space="0" w:color="auto"/>
            <w:left w:val="none" w:sz="0" w:space="0" w:color="auto"/>
            <w:bottom w:val="none" w:sz="0" w:space="0" w:color="auto"/>
            <w:right w:val="none" w:sz="0" w:space="0" w:color="auto"/>
          </w:divBdr>
        </w:div>
        <w:div w:id="1826631148">
          <w:marLeft w:val="0"/>
          <w:marRight w:val="0"/>
          <w:marTop w:val="0"/>
          <w:marBottom w:val="0"/>
          <w:divBdr>
            <w:top w:val="none" w:sz="0" w:space="0" w:color="auto"/>
            <w:left w:val="none" w:sz="0" w:space="0" w:color="auto"/>
            <w:bottom w:val="none" w:sz="0" w:space="0" w:color="auto"/>
            <w:right w:val="none" w:sz="0" w:space="0" w:color="auto"/>
          </w:divBdr>
        </w:div>
        <w:div w:id="812328183">
          <w:marLeft w:val="0"/>
          <w:marRight w:val="0"/>
          <w:marTop w:val="0"/>
          <w:marBottom w:val="0"/>
          <w:divBdr>
            <w:top w:val="none" w:sz="0" w:space="0" w:color="auto"/>
            <w:left w:val="none" w:sz="0" w:space="0" w:color="auto"/>
            <w:bottom w:val="none" w:sz="0" w:space="0" w:color="auto"/>
            <w:right w:val="none" w:sz="0" w:space="0" w:color="auto"/>
          </w:divBdr>
        </w:div>
        <w:div w:id="1186947692">
          <w:marLeft w:val="0"/>
          <w:marRight w:val="0"/>
          <w:marTop w:val="0"/>
          <w:marBottom w:val="0"/>
          <w:divBdr>
            <w:top w:val="none" w:sz="0" w:space="0" w:color="auto"/>
            <w:left w:val="none" w:sz="0" w:space="0" w:color="auto"/>
            <w:bottom w:val="none" w:sz="0" w:space="0" w:color="auto"/>
            <w:right w:val="none" w:sz="0" w:space="0" w:color="auto"/>
          </w:divBdr>
        </w:div>
        <w:div w:id="1266769244">
          <w:marLeft w:val="0"/>
          <w:marRight w:val="0"/>
          <w:marTop w:val="0"/>
          <w:marBottom w:val="0"/>
          <w:divBdr>
            <w:top w:val="none" w:sz="0" w:space="0" w:color="auto"/>
            <w:left w:val="none" w:sz="0" w:space="0" w:color="auto"/>
            <w:bottom w:val="none" w:sz="0" w:space="0" w:color="auto"/>
            <w:right w:val="none" w:sz="0" w:space="0" w:color="auto"/>
          </w:divBdr>
        </w:div>
        <w:div w:id="1689060341">
          <w:marLeft w:val="0"/>
          <w:marRight w:val="0"/>
          <w:marTop w:val="0"/>
          <w:marBottom w:val="0"/>
          <w:divBdr>
            <w:top w:val="none" w:sz="0" w:space="0" w:color="auto"/>
            <w:left w:val="none" w:sz="0" w:space="0" w:color="auto"/>
            <w:bottom w:val="none" w:sz="0" w:space="0" w:color="auto"/>
            <w:right w:val="none" w:sz="0" w:space="0" w:color="auto"/>
          </w:divBdr>
        </w:div>
        <w:div w:id="87777346">
          <w:marLeft w:val="0"/>
          <w:marRight w:val="0"/>
          <w:marTop w:val="0"/>
          <w:marBottom w:val="0"/>
          <w:divBdr>
            <w:top w:val="none" w:sz="0" w:space="0" w:color="auto"/>
            <w:left w:val="none" w:sz="0" w:space="0" w:color="auto"/>
            <w:bottom w:val="none" w:sz="0" w:space="0" w:color="auto"/>
            <w:right w:val="none" w:sz="0" w:space="0" w:color="auto"/>
          </w:divBdr>
        </w:div>
      </w:divsChild>
    </w:div>
    <w:div w:id="1639610493">
      <w:bodyDiv w:val="1"/>
      <w:marLeft w:val="0"/>
      <w:marRight w:val="0"/>
      <w:marTop w:val="0"/>
      <w:marBottom w:val="0"/>
      <w:divBdr>
        <w:top w:val="none" w:sz="0" w:space="0" w:color="auto"/>
        <w:left w:val="none" w:sz="0" w:space="0" w:color="auto"/>
        <w:bottom w:val="none" w:sz="0" w:space="0" w:color="auto"/>
        <w:right w:val="none" w:sz="0" w:space="0" w:color="auto"/>
      </w:divBdr>
      <w:divsChild>
        <w:div w:id="916092118">
          <w:marLeft w:val="640"/>
          <w:marRight w:val="0"/>
          <w:marTop w:val="0"/>
          <w:marBottom w:val="0"/>
          <w:divBdr>
            <w:top w:val="none" w:sz="0" w:space="0" w:color="auto"/>
            <w:left w:val="none" w:sz="0" w:space="0" w:color="auto"/>
            <w:bottom w:val="none" w:sz="0" w:space="0" w:color="auto"/>
            <w:right w:val="none" w:sz="0" w:space="0" w:color="auto"/>
          </w:divBdr>
        </w:div>
        <w:div w:id="824398772">
          <w:marLeft w:val="640"/>
          <w:marRight w:val="0"/>
          <w:marTop w:val="0"/>
          <w:marBottom w:val="0"/>
          <w:divBdr>
            <w:top w:val="none" w:sz="0" w:space="0" w:color="auto"/>
            <w:left w:val="none" w:sz="0" w:space="0" w:color="auto"/>
            <w:bottom w:val="none" w:sz="0" w:space="0" w:color="auto"/>
            <w:right w:val="none" w:sz="0" w:space="0" w:color="auto"/>
          </w:divBdr>
        </w:div>
        <w:div w:id="910697956">
          <w:marLeft w:val="640"/>
          <w:marRight w:val="0"/>
          <w:marTop w:val="0"/>
          <w:marBottom w:val="0"/>
          <w:divBdr>
            <w:top w:val="none" w:sz="0" w:space="0" w:color="auto"/>
            <w:left w:val="none" w:sz="0" w:space="0" w:color="auto"/>
            <w:bottom w:val="none" w:sz="0" w:space="0" w:color="auto"/>
            <w:right w:val="none" w:sz="0" w:space="0" w:color="auto"/>
          </w:divBdr>
        </w:div>
        <w:div w:id="1415476001">
          <w:marLeft w:val="640"/>
          <w:marRight w:val="0"/>
          <w:marTop w:val="0"/>
          <w:marBottom w:val="0"/>
          <w:divBdr>
            <w:top w:val="none" w:sz="0" w:space="0" w:color="auto"/>
            <w:left w:val="none" w:sz="0" w:space="0" w:color="auto"/>
            <w:bottom w:val="none" w:sz="0" w:space="0" w:color="auto"/>
            <w:right w:val="none" w:sz="0" w:space="0" w:color="auto"/>
          </w:divBdr>
        </w:div>
        <w:div w:id="479272334">
          <w:marLeft w:val="640"/>
          <w:marRight w:val="0"/>
          <w:marTop w:val="0"/>
          <w:marBottom w:val="0"/>
          <w:divBdr>
            <w:top w:val="none" w:sz="0" w:space="0" w:color="auto"/>
            <w:left w:val="none" w:sz="0" w:space="0" w:color="auto"/>
            <w:bottom w:val="none" w:sz="0" w:space="0" w:color="auto"/>
            <w:right w:val="none" w:sz="0" w:space="0" w:color="auto"/>
          </w:divBdr>
        </w:div>
        <w:div w:id="695468624">
          <w:marLeft w:val="640"/>
          <w:marRight w:val="0"/>
          <w:marTop w:val="0"/>
          <w:marBottom w:val="0"/>
          <w:divBdr>
            <w:top w:val="none" w:sz="0" w:space="0" w:color="auto"/>
            <w:left w:val="none" w:sz="0" w:space="0" w:color="auto"/>
            <w:bottom w:val="none" w:sz="0" w:space="0" w:color="auto"/>
            <w:right w:val="none" w:sz="0" w:space="0" w:color="auto"/>
          </w:divBdr>
        </w:div>
        <w:div w:id="1391223257">
          <w:marLeft w:val="640"/>
          <w:marRight w:val="0"/>
          <w:marTop w:val="0"/>
          <w:marBottom w:val="0"/>
          <w:divBdr>
            <w:top w:val="none" w:sz="0" w:space="0" w:color="auto"/>
            <w:left w:val="none" w:sz="0" w:space="0" w:color="auto"/>
            <w:bottom w:val="none" w:sz="0" w:space="0" w:color="auto"/>
            <w:right w:val="none" w:sz="0" w:space="0" w:color="auto"/>
          </w:divBdr>
        </w:div>
        <w:div w:id="408894363">
          <w:marLeft w:val="640"/>
          <w:marRight w:val="0"/>
          <w:marTop w:val="0"/>
          <w:marBottom w:val="0"/>
          <w:divBdr>
            <w:top w:val="none" w:sz="0" w:space="0" w:color="auto"/>
            <w:left w:val="none" w:sz="0" w:space="0" w:color="auto"/>
            <w:bottom w:val="none" w:sz="0" w:space="0" w:color="auto"/>
            <w:right w:val="none" w:sz="0" w:space="0" w:color="auto"/>
          </w:divBdr>
        </w:div>
        <w:div w:id="1025983938">
          <w:marLeft w:val="640"/>
          <w:marRight w:val="0"/>
          <w:marTop w:val="0"/>
          <w:marBottom w:val="0"/>
          <w:divBdr>
            <w:top w:val="none" w:sz="0" w:space="0" w:color="auto"/>
            <w:left w:val="none" w:sz="0" w:space="0" w:color="auto"/>
            <w:bottom w:val="none" w:sz="0" w:space="0" w:color="auto"/>
            <w:right w:val="none" w:sz="0" w:space="0" w:color="auto"/>
          </w:divBdr>
        </w:div>
        <w:div w:id="506143062">
          <w:marLeft w:val="640"/>
          <w:marRight w:val="0"/>
          <w:marTop w:val="0"/>
          <w:marBottom w:val="0"/>
          <w:divBdr>
            <w:top w:val="none" w:sz="0" w:space="0" w:color="auto"/>
            <w:left w:val="none" w:sz="0" w:space="0" w:color="auto"/>
            <w:bottom w:val="none" w:sz="0" w:space="0" w:color="auto"/>
            <w:right w:val="none" w:sz="0" w:space="0" w:color="auto"/>
          </w:divBdr>
        </w:div>
        <w:div w:id="2031252939">
          <w:marLeft w:val="640"/>
          <w:marRight w:val="0"/>
          <w:marTop w:val="0"/>
          <w:marBottom w:val="0"/>
          <w:divBdr>
            <w:top w:val="none" w:sz="0" w:space="0" w:color="auto"/>
            <w:left w:val="none" w:sz="0" w:space="0" w:color="auto"/>
            <w:bottom w:val="none" w:sz="0" w:space="0" w:color="auto"/>
            <w:right w:val="none" w:sz="0" w:space="0" w:color="auto"/>
          </w:divBdr>
        </w:div>
        <w:div w:id="1272127876">
          <w:marLeft w:val="640"/>
          <w:marRight w:val="0"/>
          <w:marTop w:val="0"/>
          <w:marBottom w:val="0"/>
          <w:divBdr>
            <w:top w:val="none" w:sz="0" w:space="0" w:color="auto"/>
            <w:left w:val="none" w:sz="0" w:space="0" w:color="auto"/>
            <w:bottom w:val="none" w:sz="0" w:space="0" w:color="auto"/>
            <w:right w:val="none" w:sz="0" w:space="0" w:color="auto"/>
          </w:divBdr>
        </w:div>
        <w:div w:id="26836314">
          <w:marLeft w:val="640"/>
          <w:marRight w:val="0"/>
          <w:marTop w:val="0"/>
          <w:marBottom w:val="0"/>
          <w:divBdr>
            <w:top w:val="none" w:sz="0" w:space="0" w:color="auto"/>
            <w:left w:val="none" w:sz="0" w:space="0" w:color="auto"/>
            <w:bottom w:val="none" w:sz="0" w:space="0" w:color="auto"/>
            <w:right w:val="none" w:sz="0" w:space="0" w:color="auto"/>
          </w:divBdr>
        </w:div>
        <w:div w:id="534467536">
          <w:marLeft w:val="640"/>
          <w:marRight w:val="0"/>
          <w:marTop w:val="0"/>
          <w:marBottom w:val="0"/>
          <w:divBdr>
            <w:top w:val="none" w:sz="0" w:space="0" w:color="auto"/>
            <w:left w:val="none" w:sz="0" w:space="0" w:color="auto"/>
            <w:bottom w:val="none" w:sz="0" w:space="0" w:color="auto"/>
            <w:right w:val="none" w:sz="0" w:space="0" w:color="auto"/>
          </w:divBdr>
        </w:div>
        <w:div w:id="913276088">
          <w:marLeft w:val="640"/>
          <w:marRight w:val="0"/>
          <w:marTop w:val="0"/>
          <w:marBottom w:val="0"/>
          <w:divBdr>
            <w:top w:val="none" w:sz="0" w:space="0" w:color="auto"/>
            <w:left w:val="none" w:sz="0" w:space="0" w:color="auto"/>
            <w:bottom w:val="none" w:sz="0" w:space="0" w:color="auto"/>
            <w:right w:val="none" w:sz="0" w:space="0" w:color="auto"/>
          </w:divBdr>
        </w:div>
        <w:div w:id="1537354318">
          <w:marLeft w:val="640"/>
          <w:marRight w:val="0"/>
          <w:marTop w:val="0"/>
          <w:marBottom w:val="0"/>
          <w:divBdr>
            <w:top w:val="none" w:sz="0" w:space="0" w:color="auto"/>
            <w:left w:val="none" w:sz="0" w:space="0" w:color="auto"/>
            <w:bottom w:val="none" w:sz="0" w:space="0" w:color="auto"/>
            <w:right w:val="none" w:sz="0" w:space="0" w:color="auto"/>
          </w:divBdr>
        </w:div>
        <w:div w:id="2004510519">
          <w:marLeft w:val="640"/>
          <w:marRight w:val="0"/>
          <w:marTop w:val="0"/>
          <w:marBottom w:val="0"/>
          <w:divBdr>
            <w:top w:val="none" w:sz="0" w:space="0" w:color="auto"/>
            <w:left w:val="none" w:sz="0" w:space="0" w:color="auto"/>
            <w:bottom w:val="none" w:sz="0" w:space="0" w:color="auto"/>
            <w:right w:val="none" w:sz="0" w:space="0" w:color="auto"/>
          </w:divBdr>
        </w:div>
        <w:div w:id="1036008708">
          <w:marLeft w:val="640"/>
          <w:marRight w:val="0"/>
          <w:marTop w:val="0"/>
          <w:marBottom w:val="0"/>
          <w:divBdr>
            <w:top w:val="none" w:sz="0" w:space="0" w:color="auto"/>
            <w:left w:val="none" w:sz="0" w:space="0" w:color="auto"/>
            <w:bottom w:val="none" w:sz="0" w:space="0" w:color="auto"/>
            <w:right w:val="none" w:sz="0" w:space="0" w:color="auto"/>
          </w:divBdr>
        </w:div>
        <w:div w:id="1397436302">
          <w:marLeft w:val="640"/>
          <w:marRight w:val="0"/>
          <w:marTop w:val="0"/>
          <w:marBottom w:val="0"/>
          <w:divBdr>
            <w:top w:val="none" w:sz="0" w:space="0" w:color="auto"/>
            <w:left w:val="none" w:sz="0" w:space="0" w:color="auto"/>
            <w:bottom w:val="none" w:sz="0" w:space="0" w:color="auto"/>
            <w:right w:val="none" w:sz="0" w:space="0" w:color="auto"/>
          </w:divBdr>
        </w:div>
        <w:div w:id="488055555">
          <w:marLeft w:val="640"/>
          <w:marRight w:val="0"/>
          <w:marTop w:val="0"/>
          <w:marBottom w:val="0"/>
          <w:divBdr>
            <w:top w:val="none" w:sz="0" w:space="0" w:color="auto"/>
            <w:left w:val="none" w:sz="0" w:space="0" w:color="auto"/>
            <w:bottom w:val="none" w:sz="0" w:space="0" w:color="auto"/>
            <w:right w:val="none" w:sz="0" w:space="0" w:color="auto"/>
          </w:divBdr>
        </w:div>
        <w:div w:id="412433246">
          <w:marLeft w:val="640"/>
          <w:marRight w:val="0"/>
          <w:marTop w:val="0"/>
          <w:marBottom w:val="0"/>
          <w:divBdr>
            <w:top w:val="none" w:sz="0" w:space="0" w:color="auto"/>
            <w:left w:val="none" w:sz="0" w:space="0" w:color="auto"/>
            <w:bottom w:val="none" w:sz="0" w:space="0" w:color="auto"/>
            <w:right w:val="none" w:sz="0" w:space="0" w:color="auto"/>
          </w:divBdr>
        </w:div>
        <w:div w:id="861868405">
          <w:marLeft w:val="640"/>
          <w:marRight w:val="0"/>
          <w:marTop w:val="0"/>
          <w:marBottom w:val="0"/>
          <w:divBdr>
            <w:top w:val="none" w:sz="0" w:space="0" w:color="auto"/>
            <w:left w:val="none" w:sz="0" w:space="0" w:color="auto"/>
            <w:bottom w:val="none" w:sz="0" w:space="0" w:color="auto"/>
            <w:right w:val="none" w:sz="0" w:space="0" w:color="auto"/>
          </w:divBdr>
        </w:div>
        <w:div w:id="232157514">
          <w:marLeft w:val="640"/>
          <w:marRight w:val="0"/>
          <w:marTop w:val="0"/>
          <w:marBottom w:val="0"/>
          <w:divBdr>
            <w:top w:val="none" w:sz="0" w:space="0" w:color="auto"/>
            <w:left w:val="none" w:sz="0" w:space="0" w:color="auto"/>
            <w:bottom w:val="none" w:sz="0" w:space="0" w:color="auto"/>
            <w:right w:val="none" w:sz="0" w:space="0" w:color="auto"/>
          </w:divBdr>
        </w:div>
        <w:div w:id="1968271660">
          <w:marLeft w:val="640"/>
          <w:marRight w:val="0"/>
          <w:marTop w:val="0"/>
          <w:marBottom w:val="0"/>
          <w:divBdr>
            <w:top w:val="none" w:sz="0" w:space="0" w:color="auto"/>
            <w:left w:val="none" w:sz="0" w:space="0" w:color="auto"/>
            <w:bottom w:val="none" w:sz="0" w:space="0" w:color="auto"/>
            <w:right w:val="none" w:sz="0" w:space="0" w:color="auto"/>
          </w:divBdr>
        </w:div>
        <w:div w:id="149293955">
          <w:marLeft w:val="640"/>
          <w:marRight w:val="0"/>
          <w:marTop w:val="0"/>
          <w:marBottom w:val="0"/>
          <w:divBdr>
            <w:top w:val="none" w:sz="0" w:space="0" w:color="auto"/>
            <w:left w:val="none" w:sz="0" w:space="0" w:color="auto"/>
            <w:bottom w:val="none" w:sz="0" w:space="0" w:color="auto"/>
            <w:right w:val="none" w:sz="0" w:space="0" w:color="auto"/>
          </w:divBdr>
        </w:div>
        <w:div w:id="1529027303">
          <w:marLeft w:val="640"/>
          <w:marRight w:val="0"/>
          <w:marTop w:val="0"/>
          <w:marBottom w:val="0"/>
          <w:divBdr>
            <w:top w:val="none" w:sz="0" w:space="0" w:color="auto"/>
            <w:left w:val="none" w:sz="0" w:space="0" w:color="auto"/>
            <w:bottom w:val="none" w:sz="0" w:space="0" w:color="auto"/>
            <w:right w:val="none" w:sz="0" w:space="0" w:color="auto"/>
          </w:divBdr>
        </w:div>
        <w:div w:id="1777363023">
          <w:marLeft w:val="640"/>
          <w:marRight w:val="0"/>
          <w:marTop w:val="0"/>
          <w:marBottom w:val="0"/>
          <w:divBdr>
            <w:top w:val="none" w:sz="0" w:space="0" w:color="auto"/>
            <w:left w:val="none" w:sz="0" w:space="0" w:color="auto"/>
            <w:bottom w:val="none" w:sz="0" w:space="0" w:color="auto"/>
            <w:right w:val="none" w:sz="0" w:space="0" w:color="auto"/>
          </w:divBdr>
        </w:div>
        <w:div w:id="1719477409">
          <w:marLeft w:val="640"/>
          <w:marRight w:val="0"/>
          <w:marTop w:val="0"/>
          <w:marBottom w:val="0"/>
          <w:divBdr>
            <w:top w:val="none" w:sz="0" w:space="0" w:color="auto"/>
            <w:left w:val="none" w:sz="0" w:space="0" w:color="auto"/>
            <w:bottom w:val="none" w:sz="0" w:space="0" w:color="auto"/>
            <w:right w:val="none" w:sz="0" w:space="0" w:color="auto"/>
          </w:divBdr>
        </w:div>
        <w:div w:id="445276714">
          <w:marLeft w:val="640"/>
          <w:marRight w:val="0"/>
          <w:marTop w:val="0"/>
          <w:marBottom w:val="0"/>
          <w:divBdr>
            <w:top w:val="none" w:sz="0" w:space="0" w:color="auto"/>
            <w:left w:val="none" w:sz="0" w:space="0" w:color="auto"/>
            <w:bottom w:val="none" w:sz="0" w:space="0" w:color="auto"/>
            <w:right w:val="none" w:sz="0" w:space="0" w:color="auto"/>
          </w:divBdr>
        </w:div>
        <w:div w:id="936788467">
          <w:marLeft w:val="640"/>
          <w:marRight w:val="0"/>
          <w:marTop w:val="0"/>
          <w:marBottom w:val="0"/>
          <w:divBdr>
            <w:top w:val="none" w:sz="0" w:space="0" w:color="auto"/>
            <w:left w:val="none" w:sz="0" w:space="0" w:color="auto"/>
            <w:bottom w:val="none" w:sz="0" w:space="0" w:color="auto"/>
            <w:right w:val="none" w:sz="0" w:space="0" w:color="auto"/>
          </w:divBdr>
        </w:div>
        <w:div w:id="872887629">
          <w:marLeft w:val="640"/>
          <w:marRight w:val="0"/>
          <w:marTop w:val="0"/>
          <w:marBottom w:val="0"/>
          <w:divBdr>
            <w:top w:val="none" w:sz="0" w:space="0" w:color="auto"/>
            <w:left w:val="none" w:sz="0" w:space="0" w:color="auto"/>
            <w:bottom w:val="none" w:sz="0" w:space="0" w:color="auto"/>
            <w:right w:val="none" w:sz="0" w:space="0" w:color="auto"/>
          </w:divBdr>
        </w:div>
        <w:div w:id="1680547145">
          <w:marLeft w:val="640"/>
          <w:marRight w:val="0"/>
          <w:marTop w:val="0"/>
          <w:marBottom w:val="0"/>
          <w:divBdr>
            <w:top w:val="none" w:sz="0" w:space="0" w:color="auto"/>
            <w:left w:val="none" w:sz="0" w:space="0" w:color="auto"/>
            <w:bottom w:val="none" w:sz="0" w:space="0" w:color="auto"/>
            <w:right w:val="none" w:sz="0" w:space="0" w:color="auto"/>
          </w:divBdr>
        </w:div>
        <w:div w:id="295571587">
          <w:marLeft w:val="640"/>
          <w:marRight w:val="0"/>
          <w:marTop w:val="0"/>
          <w:marBottom w:val="0"/>
          <w:divBdr>
            <w:top w:val="none" w:sz="0" w:space="0" w:color="auto"/>
            <w:left w:val="none" w:sz="0" w:space="0" w:color="auto"/>
            <w:bottom w:val="none" w:sz="0" w:space="0" w:color="auto"/>
            <w:right w:val="none" w:sz="0" w:space="0" w:color="auto"/>
          </w:divBdr>
        </w:div>
        <w:div w:id="1840463159">
          <w:marLeft w:val="640"/>
          <w:marRight w:val="0"/>
          <w:marTop w:val="0"/>
          <w:marBottom w:val="0"/>
          <w:divBdr>
            <w:top w:val="none" w:sz="0" w:space="0" w:color="auto"/>
            <w:left w:val="none" w:sz="0" w:space="0" w:color="auto"/>
            <w:bottom w:val="none" w:sz="0" w:space="0" w:color="auto"/>
            <w:right w:val="none" w:sz="0" w:space="0" w:color="auto"/>
          </w:divBdr>
        </w:div>
        <w:div w:id="1784884250">
          <w:marLeft w:val="640"/>
          <w:marRight w:val="0"/>
          <w:marTop w:val="0"/>
          <w:marBottom w:val="0"/>
          <w:divBdr>
            <w:top w:val="none" w:sz="0" w:space="0" w:color="auto"/>
            <w:left w:val="none" w:sz="0" w:space="0" w:color="auto"/>
            <w:bottom w:val="none" w:sz="0" w:space="0" w:color="auto"/>
            <w:right w:val="none" w:sz="0" w:space="0" w:color="auto"/>
          </w:divBdr>
        </w:div>
        <w:div w:id="909192515">
          <w:marLeft w:val="640"/>
          <w:marRight w:val="0"/>
          <w:marTop w:val="0"/>
          <w:marBottom w:val="0"/>
          <w:divBdr>
            <w:top w:val="none" w:sz="0" w:space="0" w:color="auto"/>
            <w:left w:val="none" w:sz="0" w:space="0" w:color="auto"/>
            <w:bottom w:val="none" w:sz="0" w:space="0" w:color="auto"/>
            <w:right w:val="none" w:sz="0" w:space="0" w:color="auto"/>
          </w:divBdr>
        </w:div>
        <w:div w:id="1559438958">
          <w:marLeft w:val="640"/>
          <w:marRight w:val="0"/>
          <w:marTop w:val="0"/>
          <w:marBottom w:val="0"/>
          <w:divBdr>
            <w:top w:val="none" w:sz="0" w:space="0" w:color="auto"/>
            <w:left w:val="none" w:sz="0" w:space="0" w:color="auto"/>
            <w:bottom w:val="none" w:sz="0" w:space="0" w:color="auto"/>
            <w:right w:val="none" w:sz="0" w:space="0" w:color="auto"/>
          </w:divBdr>
        </w:div>
        <w:div w:id="1825202442">
          <w:marLeft w:val="640"/>
          <w:marRight w:val="0"/>
          <w:marTop w:val="0"/>
          <w:marBottom w:val="0"/>
          <w:divBdr>
            <w:top w:val="none" w:sz="0" w:space="0" w:color="auto"/>
            <w:left w:val="none" w:sz="0" w:space="0" w:color="auto"/>
            <w:bottom w:val="none" w:sz="0" w:space="0" w:color="auto"/>
            <w:right w:val="none" w:sz="0" w:space="0" w:color="auto"/>
          </w:divBdr>
        </w:div>
        <w:div w:id="1047337223">
          <w:marLeft w:val="640"/>
          <w:marRight w:val="0"/>
          <w:marTop w:val="0"/>
          <w:marBottom w:val="0"/>
          <w:divBdr>
            <w:top w:val="none" w:sz="0" w:space="0" w:color="auto"/>
            <w:left w:val="none" w:sz="0" w:space="0" w:color="auto"/>
            <w:bottom w:val="none" w:sz="0" w:space="0" w:color="auto"/>
            <w:right w:val="none" w:sz="0" w:space="0" w:color="auto"/>
          </w:divBdr>
        </w:div>
        <w:div w:id="139620934">
          <w:marLeft w:val="640"/>
          <w:marRight w:val="0"/>
          <w:marTop w:val="0"/>
          <w:marBottom w:val="0"/>
          <w:divBdr>
            <w:top w:val="none" w:sz="0" w:space="0" w:color="auto"/>
            <w:left w:val="none" w:sz="0" w:space="0" w:color="auto"/>
            <w:bottom w:val="none" w:sz="0" w:space="0" w:color="auto"/>
            <w:right w:val="none" w:sz="0" w:space="0" w:color="auto"/>
          </w:divBdr>
        </w:div>
        <w:div w:id="1441804204">
          <w:marLeft w:val="640"/>
          <w:marRight w:val="0"/>
          <w:marTop w:val="0"/>
          <w:marBottom w:val="0"/>
          <w:divBdr>
            <w:top w:val="none" w:sz="0" w:space="0" w:color="auto"/>
            <w:left w:val="none" w:sz="0" w:space="0" w:color="auto"/>
            <w:bottom w:val="none" w:sz="0" w:space="0" w:color="auto"/>
            <w:right w:val="none" w:sz="0" w:space="0" w:color="auto"/>
          </w:divBdr>
        </w:div>
        <w:div w:id="317812225">
          <w:marLeft w:val="640"/>
          <w:marRight w:val="0"/>
          <w:marTop w:val="0"/>
          <w:marBottom w:val="0"/>
          <w:divBdr>
            <w:top w:val="none" w:sz="0" w:space="0" w:color="auto"/>
            <w:left w:val="none" w:sz="0" w:space="0" w:color="auto"/>
            <w:bottom w:val="none" w:sz="0" w:space="0" w:color="auto"/>
            <w:right w:val="none" w:sz="0" w:space="0" w:color="auto"/>
          </w:divBdr>
        </w:div>
        <w:div w:id="1491869438">
          <w:marLeft w:val="640"/>
          <w:marRight w:val="0"/>
          <w:marTop w:val="0"/>
          <w:marBottom w:val="0"/>
          <w:divBdr>
            <w:top w:val="none" w:sz="0" w:space="0" w:color="auto"/>
            <w:left w:val="none" w:sz="0" w:space="0" w:color="auto"/>
            <w:bottom w:val="none" w:sz="0" w:space="0" w:color="auto"/>
            <w:right w:val="none" w:sz="0" w:space="0" w:color="auto"/>
          </w:divBdr>
        </w:div>
        <w:div w:id="1292520019">
          <w:marLeft w:val="640"/>
          <w:marRight w:val="0"/>
          <w:marTop w:val="0"/>
          <w:marBottom w:val="0"/>
          <w:divBdr>
            <w:top w:val="none" w:sz="0" w:space="0" w:color="auto"/>
            <w:left w:val="none" w:sz="0" w:space="0" w:color="auto"/>
            <w:bottom w:val="none" w:sz="0" w:space="0" w:color="auto"/>
            <w:right w:val="none" w:sz="0" w:space="0" w:color="auto"/>
          </w:divBdr>
        </w:div>
        <w:div w:id="1807117908">
          <w:marLeft w:val="640"/>
          <w:marRight w:val="0"/>
          <w:marTop w:val="0"/>
          <w:marBottom w:val="0"/>
          <w:divBdr>
            <w:top w:val="none" w:sz="0" w:space="0" w:color="auto"/>
            <w:left w:val="none" w:sz="0" w:space="0" w:color="auto"/>
            <w:bottom w:val="none" w:sz="0" w:space="0" w:color="auto"/>
            <w:right w:val="none" w:sz="0" w:space="0" w:color="auto"/>
          </w:divBdr>
        </w:div>
        <w:div w:id="1378429683">
          <w:marLeft w:val="640"/>
          <w:marRight w:val="0"/>
          <w:marTop w:val="0"/>
          <w:marBottom w:val="0"/>
          <w:divBdr>
            <w:top w:val="none" w:sz="0" w:space="0" w:color="auto"/>
            <w:left w:val="none" w:sz="0" w:space="0" w:color="auto"/>
            <w:bottom w:val="none" w:sz="0" w:space="0" w:color="auto"/>
            <w:right w:val="none" w:sz="0" w:space="0" w:color="auto"/>
          </w:divBdr>
        </w:div>
        <w:div w:id="1700083342">
          <w:marLeft w:val="640"/>
          <w:marRight w:val="0"/>
          <w:marTop w:val="0"/>
          <w:marBottom w:val="0"/>
          <w:divBdr>
            <w:top w:val="none" w:sz="0" w:space="0" w:color="auto"/>
            <w:left w:val="none" w:sz="0" w:space="0" w:color="auto"/>
            <w:bottom w:val="none" w:sz="0" w:space="0" w:color="auto"/>
            <w:right w:val="none" w:sz="0" w:space="0" w:color="auto"/>
          </w:divBdr>
        </w:div>
        <w:div w:id="1689718951">
          <w:marLeft w:val="640"/>
          <w:marRight w:val="0"/>
          <w:marTop w:val="0"/>
          <w:marBottom w:val="0"/>
          <w:divBdr>
            <w:top w:val="none" w:sz="0" w:space="0" w:color="auto"/>
            <w:left w:val="none" w:sz="0" w:space="0" w:color="auto"/>
            <w:bottom w:val="none" w:sz="0" w:space="0" w:color="auto"/>
            <w:right w:val="none" w:sz="0" w:space="0" w:color="auto"/>
          </w:divBdr>
        </w:div>
        <w:div w:id="626156596">
          <w:marLeft w:val="640"/>
          <w:marRight w:val="0"/>
          <w:marTop w:val="0"/>
          <w:marBottom w:val="0"/>
          <w:divBdr>
            <w:top w:val="none" w:sz="0" w:space="0" w:color="auto"/>
            <w:left w:val="none" w:sz="0" w:space="0" w:color="auto"/>
            <w:bottom w:val="none" w:sz="0" w:space="0" w:color="auto"/>
            <w:right w:val="none" w:sz="0" w:space="0" w:color="auto"/>
          </w:divBdr>
        </w:div>
        <w:div w:id="858391035">
          <w:marLeft w:val="640"/>
          <w:marRight w:val="0"/>
          <w:marTop w:val="0"/>
          <w:marBottom w:val="0"/>
          <w:divBdr>
            <w:top w:val="none" w:sz="0" w:space="0" w:color="auto"/>
            <w:left w:val="none" w:sz="0" w:space="0" w:color="auto"/>
            <w:bottom w:val="none" w:sz="0" w:space="0" w:color="auto"/>
            <w:right w:val="none" w:sz="0" w:space="0" w:color="auto"/>
          </w:divBdr>
        </w:div>
        <w:div w:id="1255629524">
          <w:marLeft w:val="640"/>
          <w:marRight w:val="0"/>
          <w:marTop w:val="0"/>
          <w:marBottom w:val="0"/>
          <w:divBdr>
            <w:top w:val="none" w:sz="0" w:space="0" w:color="auto"/>
            <w:left w:val="none" w:sz="0" w:space="0" w:color="auto"/>
            <w:bottom w:val="none" w:sz="0" w:space="0" w:color="auto"/>
            <w:right w:val="none" w:sz="0" w:space="0" w:color="auto"/>
          </w:divBdr>
        </w:div>
        <w:div w:id="1889222971">
          <w:marLeft w:val="640"/>
          <w:marRight w:val="0"/>
          <w:marTop w:val="0"/>
          <w:marBottom w:val="0"/>
          <w:divBdr>
            <w:top w:val="none" w:sz="0" w:space="0" w:color="auto"/>
            <w:left w:val="none" w:sz="0" w:space="0" w:color="auto"/>
            <w:bottom w:val="none" w:sz="0" w:space="0" w:color="auto"/>
            <w:right w:val="none" w:sz="0" w:space="0" w:color="auto"/>
          </w:divBdr>
        </w:div>
        <w:div w:id="1648776664">
          <w:marLeft w:val="640"/>
          <w:marRight w:val="0"/>
          <w:marTop w:val="0"/>
          <w:marBottom w:val="0"/>
          <w:divBdr>
            <w:top w:val="none" w:sz="0" w:space="0" w:color="auto"/>
            <w:left w:val="none" w:sz="0" w:space="0" w:color="auto"/>
            <w:bottom w:val="none" w:sz="0" w:space="0" w:color="auto"/>
            <w:right w:val="none" w:sz="0" w:space="0" w:color="auto"/>
          </w:divBdr>
        </w:div>
        <w:div w:id="326445766">
          <w:marLeft w:val="640"/>
          <w:marRight w:val="0"/>
          <w:marTop w:val="0"/>
          <w:marBottom w:val="0"/>
          <w:divBdr>
            <w:top w:val="none" w:sz="0" w:space="0" w:color="auto"/>
            <w:left w:val="none" w:sz="0" w:space="0" w:color="auto"/>
            <w:bottom w:val="none" w:sz="0" w:space="0" w:color="auto"/>
            <w:right w:val="none" w:sz="0" w:space="0" w:color="auto"/>
          </w:divBdr>
        </w:div>
        <w:div w:id="700671555">
          <w:marLeft w:val="640"/>
          <w:marRight w:val="0"/>
          <w:marTop w:val="0"/>
          <w:marBottom w:val="0"/>
          <w:divBdr>
            <w:top w:val="none" w:sz="0" w:space="0" w:color="auto"/>
            <w:left w:val="none" w:sz="0" w:space="0" w:color="auto"/>
            <w:bottom w:val="none" w:sz="0" w:space="0" w:color="auto"/>
            <w:right w:val="none" w:sz="0" w:space="0" w:color="auto"/>
          </w:divBdr>
        </w:div>
        <w:div w:id="1144539894">
          <w:marLeft w:val="640"/>
          <w:marRight w:val="0"/>
          <w:marTop w:val="0"/>
          <w:marBottom w:val="0"/>
          <w:divBdr>
            <w:top w:val="none" w:sz="0" w:space="0" w:color="auto"/>
            <w:left w:val="none" w:sz="0" w:space="0" w:color="auto"/>
            <w:bottom w:val="none" w:sz="0" w:space="0" w:color="auto"/>
            <w:right w:val="none" w:sz="0" w:space="0" w:color="auto"/>
          </w:divBdr>
        </w:div>
        <w:div w:id="71633743">
          <w:marLeft w:val="640"/>
          <w:marRight w:val="0"/>
          <w:marTop w:val="0"/>
          <w:marBottom w:val="0"/>
          <w:divBdr>
            <w:top w:val="none" w:sz="0" w:space="0" w:color="auto"/>
            <w:left w:val="none" w:sz="0" w:space="0" w:color="auto"/>
            <w:bottom w:val="none" w:sz="0" w:space="0" w:color="auto"/>
            <w:right w:val="none" w:sz="0" w:space="0" w:color="auto"/>
          </w:divBdr>
        </w:div>
      </w:divsChild>
    </w:div>
    <w:div w:id="1640257707">
      <w:bodyDiv w:val="1"/>
      <w:marLeft w:val="0"/>
      <w:marRight w:val="0"/>
      <w:marTop w:val="0"/>
      <w:marBottom w:val="0"/>
      <w:divBdr>
        <w:top w:val="none" w:sz="0" w:space="0" w:color="auto"/>
        <w:left w:val="none" w:sz="0" w:space="0" w:color="auto"/>
        <w:bottom w:val="none" w:sz="0" w:space="0" w:color="auto"/>
        <w:right w:val="none" w:sz="0" w:space="0" w:color="auto"/>
      </w:divBdr>
    </w:div>
    <w:div w:id="1647472182">
      <w:bodyDiv w:val="1"/>
      <w:marLeft w:val="0"/>
      <w:marRight w:val="0"/>
      <w:marTop w:val="0"/>
      <w:marBottom w:val="0"/>
      <w:divBdr>
        <w:top w:val="none" w:sz="0" w:space="0" w:color="auto"/>
        <w:left w:val="none" w:sz="0" w:space="0" w:color="auto"/>
        <w:bottom w:val="none" w:sz="0" w:space="0" w:color="auto"/>
        <w:right w:val="none" w:sz="0" w:space="0" w:color="auto"/>
      </w:divBdr>
    </w:div>
    <w:div w:id="1649165824">
      <w:bodyDiv w:val="1"/>
      <w:marLeft w:val="0"/>
      <w:marRight w:val="0"/>
      <w:marTop w:val="0"/>
      <w:marBottom w:val="0"/>
      <w:divBdr>
        <w:top w:val="none" w:sz="0" w:space="0" w:color="auto"/>
        <w:left w:val="none" w:sz="0" w:space="0" w:color="auto"/>
        <w:bottom w:val="none" w:sz="0" w:space="0" w:color="auto"/>
        <w:right w:val="none" w:sz="0" w:space="0" w:color="auto"/>
      </w:divBdr>
    </w:div>
    <w:div w:id="1650549299">
      <w:bodyDiv w:val="1"/>
      <w:marLeft w:val="0"/>
      <w:marRight w:val="0"/>
      <w:marTop w:val="0"/>
      <w:marBottom w:val="0"/>
      <w:divBdr>
        <w:top w:val="none" w:sz="0" w:space="0" w:color="auto"/>
        <w:left w:val="none" w:sz="0" w:space="0" w:color="auto"/>
        <w:bottom w:val="none" w:sz="0" w:space="0" w:color="auto"/>
        <w:right w:val="none" w:sz="0" w:space="0" w:color="auto"/>
      </w:divBdr>
    </w:div>
    <w:div w:id="1678078480">
      <w:bodyDiv w:val="1"/>
      <w:marLeft w:val="0"/>
      <w:marRight w:val="0"/>
      <w:marTop w:val="0"/>
      <w:marBottom w:val="0"/>
      <w:divBdr>
        <w:top w:val="none" w:sz="0" w:space="0" w:color="auto"/>
        <w:left w:val="none" w:sz="0" w:space="0" w:color="auto"/>
        <w:bottom w:val="none" w:sz="0" w:space="0" w:color="auto"/>
        <w:right w:val="none" w:sz="0" w:space="0" w:color="auto"/>
      </w:divBdr>
    </w:div>
    <w:div w:id="1685016265">
      <w:bodyDiv w:val="1"/>
      <w:marLeft w:val="0"/>
      <w:marRight w:val="0"/>
      <w:marTop w:val="0"/>
      <w:marBottom w:val="0"/>
      <w:divBdr>
        <w:top w:val="none" w:sz="0" w:space="0" w:color="auto"/>
        <w:left w:val="none" w:sz="0" w:space="0" w:color="auto"/>
        <w:bottom w:val="none" w:sz="0" w:space="0" w:color="auto"/>
        <w:right w:val="none" w:sz="0" w:space="0" w:color="auto"/>
      </w:divBdr>
    </w:div>
    <w:div w:id="1693610178">
      <w:bodyDiv w:val="1"/>
      <w:marLeft w:val="0"/>
      <w:marRight w:val="0"/>
      <w:marTop w:val="0"/>
      <w:marBottom w:val="0"/>
      <w:divBdr>
        <w:top w:val="none" w:sz="0" w:space="0" w:color="auto"/>
        <w:left w:val="none" w:sz="0" w:space="0" w:color="auto"/>
        <w:bottom w:val="none" w:sz="0" w:space="0" w:color="auto"/>
        <w:right w:val="none" w:sz="0" w:space="0" w:color="auto"/>
      </w:divBdr>
      <w:divsChild>
        <w:div w:id="621232748">
          <w:marLeft w:val="640"/>
          <w:marRight w:val="0"/>
          <w:marTop w:val="0"/>
          <w:marBottom w:val="0"/>
          <w:divBdr>
            <w:top w:val="none" w:sz="0" w:space="0" w:color="auto"/>
            <w:left w:val="none" w:sz="0" w:space="0" w:color="auto"/>
            <w:bottom w:val="none" w:sz="0" w:space="0" w:color="auto"/>
            <w:right w:val="none" w:sz="0" w:space="0" w:color="auto"/>
          </w:divBdr>
        </w:div>
        <w:div w:id="101607926">
          <w:marLeft w:val="640"/>
          <w:marRight w:val="0"/>
          <w:marTop w:val="0"/>
          <w:marBottom w:val="0"/>
          <w:divBdr>
            <w:top w:val="none" w:sz="0" w:space="0" w:color="auto"/>
            <w:left w:val="none" w:sz="0" w:space="0" w:color="auto"/>
            <w:bottom w:val="none" w:sz="0" w:space="0" w:color="auto"/>
            <w:right w:val="none" w:sz="0" w:space="0" w:color="auto"/>
          </w:divBdr>
        </w:div>
        <w:div w:id="1386683496">
          <w:marLeft w:val="640"/>
          <w:marRight w:val="0"/>
          <w:marTop w:val="0"/>
          <w:marBottom w:val="0"/>
          <w:divBdr>
            <w:top w:val="none" w:sz="0" w:space="0" w:color="auto"/>
            <w:left w:val="none" w:sz="0" w:space="0" w:color="auto"/>
            <w:bottom w:val="none" w:sz="0" w:space="0" w:color="auto"/>
            <w:right w:val="none" w:sz="0" w:space="0" w:color="auto"/>
          </w:divBdr>
        </w:div>
        <w:div w:id="58870981">
          <w:marLeft w:val="640"/>
          <w:marRight w:val="0"/>
          <w:marTop w:val="0"/>
          <w:marBottom w:val="0"/>
          <w:divBdr>
            <w:top w:val="none" w:sz="0" w:space="0" w:color="auto"/>
            <w:left w:val="none" w:sz="0" w:space="0" w:color="auto"/>
            <w:bottom w:val="none" w:sz="0" w:space="0" w:color="auto"/>
            <w:right w:val="none" w:sz="0" w:space="0" w:color="auto"/>
          </w:divBdr>
        </w:div>
        <w:div w:id="739131730">
          <w:marLeft w:val="640"/>
          <w:marRight w:val="0"/>
          <w:marTop w:val="0"/>
          <w:marBottom w:val="0"/>
          <w:divBdr>
            <w:top w:val="none" w:sz="0" w:space="0" w:color="auto"/>
            <w:left w:val="none" w:sz="0" w:space="0" w:color="auto"/>
            <w:bottom w:val="none" w:sz="0" w:space="0" w:color="auto"/>
            <w:right w:val="none" w:sz="0" w:space="0" w:color="auto"/>
          </w:divBdr>
        </w:div>
        <w:div w:id="522286647">
          <w:marLeft w:val="640"/>
          <w:marRight w:val="0"/>
          <w:marTop w:val="0"/>
          <w:marBottom w:val="0"/>
          <w:divBdr>
            <w:top w:val="none" w:sz="0" w:space="0" w:color="auto"/>
            <w:left w:val="none" w:sz="0" w:space="0" w:color="auto"/>
            <w:bottom w:val="none" w:sz="0" w:space="0" w:color="auto"/>
            <w:right w:val="none" w:sz="0" w:space="0" w:color="auto"/>
          </w:divBdr>
        </w:div>
        <w:div w:id="2025549716">
          <w:marLeft w:val="640"/>
          <w:marRight w:val="0"/>
          <w:marTop w:val="0"/>
          <w:marBottom w:val="0"/>
          <w:divBdr>
            <w:top w:val="none" w:sz="0" w:space="0" w:color="auto"/>
            <w:left w:val="none" w:sz="0" w:space="0" w:color="auto"/>
            <w:bottom w:val="none" w:sz="0" w:space="0" w:color="auto"/>
            <w:right w:val="none" w:sz="0" w:space="0" w:color="auto"/>
          </w:divBdr>
        </w:div>
        <w:div w:id="415518914">
          <w:marLeft w:val="640"/>
          <w:marRight w:val="0"/>
          <w:marTop w:val="0"/>
          <w:marBottom w:val="0"/>
          <w:divBdr>
            <w:top w:val="none" w:sz="0" w:space="0" w:color="auto"/>
            <w:left w:val="none" w:sz="0" w:space="0" w:color="auto"/>
            <w:bottom w:val="none" w:sz="0" w:space="0" w:color="auto"/>
            <w:right w:val="none" w:sz="0" w:space="0" w:color="auto"/>
          </w:divBdr>
        </w:div>
        <w:div w:id="1801728401">
          <w:marLeft w:val="640"/>
          <w:marRight w:val="0"/>
          <w:marTop w:val="0"/>
          <w:marBottom w:val="0"/>
          <w:divBdr>
            <w:top w:val="none" w:sz="0" w:space="0" w:color="auto"/>
            <w:left w:val="none" w:sz="0" w:space="0" w:color="auto"/>
            <w:bottom w:val="none" w:sz="0" w:space="0" w:color="auto"/>
            <w:right w:val="none" w:sz="0" w:space="0" w:color="auto"/>
          </w:divBdr>
        </w:div>
        <w:div w:id="883325422">
          <w:marLeft w:val="640"/>
          <w:marRight w:val="0"/>
          <w:marTop w:val="0"/>
          <w:marBottom w:val="0"/>
          <w:divBdr>
            <w:top w:val="none" w:sz="0" w:space="0" w:color="auto"/>
            <w:left w:val="none" w:sz="0" w:space="0" w:color="auto"/>
            <w:bottom w:val="none" w:sz="0" w:space="0" w:color="auto"/>
            <w:right w:val="none" w:sz="0" w:space="0" w:color="auto"/>
          </w:divBdr>
        </w:div>
        <w:div w:id="2072607779">
          <w:marLeft w:val="640"/>
          <w:marRight w:val="0"/>
          <w:marTop w:val="0"/>
          <w:marBottom w:val="0"/>
          <w:divBdr>
            <w:top w:val="none" w:sz="0" w:space="0" w:color="auto"/>
            <w:left w:val="none" w:sz="0" w:space="0" w:color="auto"/>
            <w:bottom w:val="none" w:sz="0" w:space="0" w:color="auto"/>
            <w:right w:val="none" w:sz="0" w:space="0" w:color="auto"/>
          </w:divBdr>
        </w:div>
        <w:div w:id="31006272">
          <w:marLeft w:val="640"/>
          <w:marRight w:val="0"/>
          <w:marTop w:val="0"/>
          <w:marBottom w:val="0"/>
          <w:divBdr>
            <w:top w:val="none" w:sz="0" w:space="0" w:color="auto"/>
            <w:left w:val="none" w:sz="0" w:space="0" w:color="auto"/>
            <w:bottom w:val="none" w:sz="0" w:space="0" w:color="auto"/>
            <w:right w:val="none" w:sz="0" w:space="0" w:color="auto"/>
          </w:divBdr>
        </w:div>
        <w:div w:id="306126080">
          <w:marLeft w:val="640"/>
          <w:marRight w:val="0"/>
          <w:marTop w:val="0"/>
          <w:marBottom w:val="0"/>
          <w:divBdr>
            <w:top w:val="none" w:sz="0" w:space="0" w:color="auto"/>
            <w:left w:val="none" w:sz="0" w:space="0" w:color="auto"/>
            <w:bottom w:val="none" w:sz="0" w:space="0" w:color="auto"/>
            <w:right w:val="none" w:sz="0" w:space="0" w:color="auto"/>
          </w:divBdr>
        </w:div>
        <w:div w:id="1215581300">
          <w:marLeft w:val="640"/>
          <w:marRight w:val="0"/>
          <w:marTop w:val="0"/>
          <w:marBottom w:val="0"/>
          <w:divBdr>
            <w:top w:val="none" w:sz="0" w:space="0" w:color="auto"/>
            <w:left w:val="none" w:sz="0" w:space="0" w:color="auto"/>
            <w:bottom w:val="none" w:sz="0" w:space="0" w:color="auto"/>
            <w:right w:val="none" w:sz="0" w:space="0" w:color="auto"/>
          </w:divBdr>
        </w:div>
        <w:div w:id="1826241215">
          <w:marLeft w:val="640"/>
          <w:marRight w:val="0"/>
          <w:marTop w:val="0"/>
          <w:marBottom w:val="0"/>
          <w:divBdr>
            <w:top w:val="none" w:sz="0" w:space="0" w:color="auto"/>
            <w:left w:val="none" w:sz="0" w:space="0" w:color="auto"/>
            <w:bottom w:val="none" w:sz="0" w:space="0" w:color="auto"/>
            <w:right w:val="none" w:sz="0" w:space="0" w:color="auto"/>
          </w:divBdr>
        </w:div>
        <w:div w:id="700857406">
          <w:marLeft w:val="640"/>
          <w:marRight w:val="0"/>
          <w:marTop w:val="0"/>
          <w:marBottom w:val="0"/>
          <w:divBdr>
            <w:top w:val="none" w:sz="0" w:space="0" w:color="auto"/>
            <w:left w:val="none" w:sz="0" w:space="0" w:color="auto"/>
            <w:bottom w:val="none" w:sz="0" w:space="0" w:color="auto"/>
            <w:right w:val="none" w:sz="0" w:space="0" w:color="auto"/>
          </w:divBdr>
        </w:div>
        <w:div w:id="1790079812">
          <w:marLeft w:val="640"/>
          <w:marRight w:val="0"/>
          <w:marTop w:val="0"/>
          <w:marBottom w:val="0"/>
          <w:divBdr>
            <w:top w:val="none" w:sz="0" w:space="0" w:color="auto"/>
            <w:left w:val="none" w:sz="0" w:space="0" w:color="auto"/>
            <w:bottom w:val="none" w:sz="0" w:space="0" w:color="auto"/>
            <w:right w:val="none" w:sz="0" w:space="0" w:color="auto"/>
          </w:divBdr>
        </w:div>
        <w:div w:id="389425464">
          <w:marLeft w:val="640"/>
          <w:marRight w:val="0"/>
          <w:marTop w:val="0"/>
          <w:marBottom w:val="0"/>
          <w:divBdr>
            <w:top w:val="none" w:sz="0" w:space="0" w:color="auto"/>
            <w:left w:val="none" w:sz="0" w:space="0" w:color="auto"/>
            <w:bottom w:val="none" w:sz="0" w:space="0" w:color="auto"/>
            <w:right w:val="none" w:sz="0" w:space="0" w:color="auto"/>
          </w:divBdr>
        </w:div>
        <w:div w:id="1163009598">
          <w:marLeft w:val="640"/>
          <w:marRight w:val="0"/>
          <w:marTop w:val="0"/>
          <w:marBottom w:val="0"/>
          <w:divBdr>
            <w:top w:val="none" w:sz="0" w:space="0" w:color="auto"/>
            <w:left w:val="none" w:sz="0" w:space="0" w:color="auto"/>
            <w:bottom w:val="none" w:sz="0" w:space="0" w:color="auto"/>
            <w:right w:val="none" w:sz="0" w:space="0" w:color="auto"/>
          </w:divBdr>
        </w:div>
        <w:div w:id="997417447">
          <w:marLeft w:val="640"/>
          <w:marRight w:val="0"/>
          <w:marTop w:val="0"/>
          <w:marBottom w:val="0"/>
          <w:divBdr>
            <w:top w:val="none" w:sz="0" w:space="0" w:color="auto"/>
            <w:left w:val="none" w:sz="0" w:space="0" w:color="auto"/>
            <w:bottom w:val="none" w:sz="0" w:space="0" w:color="auto"/>
            <w:right w:val="none" w:sz="0" w:space="0" w:color="auto"/>
          </w:divBdr>
        </w:div>
        <w:div w:id="297221102">
          <w:marLeft w:val="640"/>
          <w:marRight w:val="0"/>
          <w:marTop w:val="0"/>
          <w:marBottom w:val="0"/>
          <w:divBdr>
            <w:top w:val="none" w:sz="0" w:space="0" w:color="auto"/>
            <w:left w:val="none" w:sz="0" w:space="0" w:color="auto"/>
            <w:bottom w:val="none" w:sz="0" w:space="0" w:color="auto"/>
            <w:right w:val="none" w:sz="0" w:space="0" w:color="auto"/>
          </w:divBdr>
        </w:div>
        <w:div w:id="2074767143">
          <w:marLeft w:val="640"/>
          <w:marRight w:val="0"/>
          <w:marTop w:val="0"/>
          <w:marBottom w:val="0"/>
          <w:divBdr>
            <w:top w:val="none" w:sz="0" w:space="0" w:color="auto"/>
            <w:left w:val="none" w:sz="0" w:space="0" w:color="auto"/>
            <w:bottom w:val="none" w:sz="0" w:space="0" w:color="auto"/>
            <w:right w:val="none" w:sz="0" w:space="0" w:color="auto"/>
          </w:divBdr>
        </w:div>
        <w:div w:id="940647616">
          <w:marLeft w:val="640"/>
          <w:marRight w:val="0"/>
          <w:marTop w:val="0"/>
          <w:marBottom w:val="0"/>
          <w:divBdr>
            <w:top w:val="none" w:sz="0" w:space="0" w:color="auto"/>
            <w:left w:val="none" w:sz="0" w:space="0" w:color="auto"/>
            <w:bottom w:val="none" w:sz="0" w:space="0" w:color="auto"/>
            <w:right w:val="none" w:sz="0" w:space="0" w:color="auto"/>
          </w:divBdr>
        </w:div>
        <w:div w:id="722018816">
          <w:marLeft w:val="640"/>
          <w:marRight w:val="0"/>
          <w:marTop w:val="0"/>
          <w:marBottom w:val="0"/>
          <w:divBdr>
            <w:top w:val="none" w:sz="0" w:space="0" w:color="auto"/>
            <w:left w:val="none" w:sz="0" w:space="0" w:color="auto"/>
            <w:bottom w:val="none" w:sz="0" w:space="0" w:color="auto"/>
            <w:right w:val="none" w:sz="0" w:space="0" w:color="auto"/>
          </w:divBdr>
        </w:div>
        <w:div w:id="1978878364">
          <w:marLeft w:val="640"/>
          <w:marRight w:val="0"/>
          <w:marTop w:val="0"/>
          <w:marBottom w:val="0"/>
          <w:divBdr>
            <w:top w:val="none" w:sz="0" w:space="0" w:color="auto"/>
            <w:left w:val="none" w:sz="0" w:space="0" w:color="auto"/>
            <w:bottom w:val="none" w:sz="0" w:space="0" w:color="auto"/>
            <w:right w:val="none" w:sz="0" w:space="0" w:color="auto"/>
          </w:divBdr>
        </w:div>
      </w:divsChild>
    </w:div>
    <w:div w:id="1700813750">
      <w:bodyDiv w:val="1"/>
      <w:marLeft w:val="0"/>
      <w:marRight w:val="0"/>
      <w:marTop w:val="0"/>
      <w:marBottom w:val="0"/>
      <w:divBdr>
        <w:top w:val="none" w:sz="0" w:space="0" w:color="auto"/>
        <w:left w:val="none" w:sz="0" w:space="0" w:color="auto"/>
        <w:bottom w:val="none" w:sz="0" w:space="0" w:color="auto"/>
        <w:right w:val="none" w:sz="0" w:space="0" w:color="auto"/>
      </w:divBdr>
    </w:div>
    <w:div w:id="1701929309">
      <w:bodyDiv w:val="1"/>
      <w:marLeft w:val="0"/>
      <w:marRight w:val="0"/>
      <w:marTop w:val="0"/>
      <w:marBottom w:val="0"/>
      <w:divBdr>
        <w:top w:val="none" w:sz="0" w:space="0" w:color="auto"/>
        <w:left w:val="none" w:sz="0" w:space="0" w:color="auto"/>
        <w:bottom w:val="none" w:sz="0" w:space="0" w:color="auto"/>
        <w:right w:val="none" w:sz="0" w:space="0" w:color="auto"/>
      </w:divBdr>
    </w:div>
    <w:div w:id="1715231532">
      <w:bodyDiv w:val="1"/>
      <w:marLeft w:val="0"/>
      <w:marRight w:val="0"/>
      <w:marTop w:val="0"/>
      <w:marBottom w:val="0"/>
      <w:divBdr>
        <w:top w:val="none" w:sz="0" w:space="0" w:color="auto"/>
        <w:left w:val="none" w:sz="0" w:space="0" w:color="auto"/>
        <w:bottom w:val="none" w:sz="0" w:space="0" w:color="auto"/>
        <w:right w:val="none" w:sz="0" w:space="0" w:color="auto"/>
      </w:divBdr>
      <w:divsChild>
        <w:div w:id="2126804669">
          <w:marLeft w:val="640"/>
          <w:marRight w:val="0"/>
          <w:marTop w:val="0"/>
          <w:marBottom w:val="0"/>
          <w:divBdr>
            <w:top w:val="none" w:sz="0" w:space="0" w:color="auto"/>
            <w:left w:val="none" w:sz="0" w:space="0" w:color="auto"/>
            <w:bottom w:val="none" w:sz="0" w:space="0" w:color="auto"/>
            <w:right w:val="none" w:sz="0" w:space="0" w:color="auto"/>
          </w:divBdr>
        </w:div>
        <w:div w:id="822887276">
          <w:marLeft w:val="640"/>
          <w:marRight w:val="0"/>
          <w:marTop w:val="0"/>
          <w:marBottom w:val="0"/>
          <w:divBdr>
            <w:top w:val="none" w:sz="0" w:space="0" w:color="auto"/>
            <w:left w:val="none" w:sz="0" w:space="0" w:color="auto"/>
            <w:bottom w:val="none" w:sz="0" w:space="0" w:color="auto"/>
            <w:right w:val="none" w:sz="0" w:space="0" w:color="auto"/>
          </w:divBdr>
        </w:div>
        <w:div w:id="853416730">
          <w:marLeft w:val="640"/>
          <w:marRight w:val="0"/>
          <w:marTop w:val="0"/>
          <w:marBottom w:val="0"/>
          <w:divBdr>
            <w:top w:val="none" w:sz="0" w:space="0" w:color="auto"/>
            <w:left w:val="none" w:sz="0" w:space="0" w:color="auto"/>
            <w:bottom w:val="none" w:sz="0" w:space="0" w:color="auto"/>
            <w:right w:val="none" w:sz="0" w:space="0" w:color="auto"/>
          </w:divBdr>
        </w:div>
        <w:div w:id="557010532">
          <w:marLeft w:val="640"/>
          <w:marRight w:val="0"/>
          <w:marTop w:val="0"/>
          <w:marBottom w:val="0"/>
          <w:divBdr>
            <w:top w:val="none" w:sz="0" w:space="0" w:color="auto"/>
            <w:left w:val="none" w:sz="0" w:space="0" w:color="auto"/>
            <w:bottom w:val="none" w:sz="0" w:space="0" w:color="auto"/>
            <w:right w:val="none" w:sz="0" w:space="0" w:color="auto"/>
          </w:divBdr>
        </w:div>
        <w:div w:id="266736880">
          <w:marLeft w:val="640"/>
          <w:marRight w:val="0"/>
          <w:marTop w:val="0"/>
          <w:marBottom w:val="0"/>
          <w:divBdr>
            <w:top w:val="none" w:sz="0" w:space="0" w:color="auto"/>
            <w:left w:val="none" w:sz="0" w:space="0" w:color="auto"/>
            <w:bottom w:val="none" w:sz="0" w:space="0" w:color="auto"/>
            <w:right w:val="none" w:sz="0" w:space="0" w:color="auto"/>
          </w:divBdr>
        </w:div>
        <w:div w:id="103966257">
          <w:marLeft w:val="640"/>
          <w:marRight w:val="0"/>
          <w:marTop w:val="0"/>
          <w:marBottom w:val="0"/>
          <w:divBdr>
            <w:top w:val="none" w:sz="0" w:space="0" w:color="auto"/>
            <w:left w:val="none" w:sz="0" w:space="0" w:color="auto"/>
            <w:bottom w:val="none" w:sz="0" w:space="0" w:color="auto"/>
            <w:right w:val="none" w:sz="0" w:space="0" w:color="auto"/>
          </w:divBdr>
        </w:div>
        <w:div w:id="718630172">
          <w:marLeft w:val="640"/>
          <w:marRight w:val="0"/>
          <w:marTop w:val="0"/>
          <w:marBottom w:val="0"/>
          <w:divBdr>
            <w:top w:val="none" w:sz="0" w:space="0" w:color="auto"/>
            <w:left w:val="none" w:sz="0" w:space="0" w:color="auto"/>
            <w:bottom w:val="none" w:sz="0" w:space="0" w:color="auto"/>
            <w:right w:val="none" w:sz="0" w:space="0" w:color="auto"/>
          </w:divBdr>
        </w:div>
        <w:div w:id="850727362">
          <w:marLeft w:val="640"/>
          <w:marRight w:val="0"/>
          <w:marTop w:val="0"/>
          <w:marBottom w:val="0"/>
          <w:divBdr>
            <w:top w:val="none" w:sz="0" w:space="0" w:color="auto"/>
            <w:left w:val="none" w:sz="0" w:space="0" w:color="auto"/>
            <w:bottom w:val="none" w:sz="0" w:space="0" w:color="auto"/>
            <w:right w:val="none" w:sz="0" w:space="0" w:color="auto"/>
          </w:divBdr>
        </w:div>
        <w:div w:id="2091927486">
          <w:marLeft w:val="640"/>
          <w:marRight w:val="0"/>
          <w:marTop w:val="0"/>
          <w:marBottom w:val="0"/>
          <w:divBdr>
            <w:top w:val="none" w:sz="0" w:space="0" w:color="auto"/>
            <w:left w:val="none" w:sz="0" w:space="0" w:color="auto"/>
            <w:bottom w:val="none" w:sz="0" w:space="0" w:color="auto"/>
            <w:right w:val="none" w:sz="0" w:space="0" w:color="auto"/>
          </w:divBdr>
        </w:div>
        <w:div w:id="699672675">
          <w:marLeft w:val="640"/>
          <w:marRight w:val="0"/>
          <w:marTop w:val="0"/>
          <w:marBottom w:val="0"/>
          <w:divBdr>
            <w:top w:val="none" w:sz="0" w:space="0" w:color="auto"/>
            <w:left w:val="none" w:sz="0" w:space="0" w:color="auto"/>
            <w:bottom w:val="none" w:sz="0" w:space="0" w:color="auto"/>
            <w:right w:val="none" w:sz="0" w:space="0" w:color="auto"/>
          </w:divBdr>
        </w:div>
        <w:div w:id="1156844271">
          <w:marLeft w:val="640"/>
          <w:marRight w:val="0"/>
          <w:marTop w:val="0"/>
          <w:marBottom w:val="0"/>
          <w:divBdr>
            <w:top w:val="none" w:sz="0" w:space="0" w:color="auto"/>
            <w:left w:val="none" w:sz="0" w:space="0" w:color="auto"/>
            <w:bottom w:val="none" w:sz="0" w:space="0" w:color="auto"/>
            <w:right w:val="none" w:sz="0" w:space="0" w:color="auto"/>
          </w:divBdr>
        </w:div>
        <w:div w:id="1145510759">
          <w:marLeft w:val="640"/>
          <w:marRight w:val="0"/>
          <w:marTop w:val="0"/>
          <w:marBottom w:val="0"/>
          <w:divBdr>
            <w:top w:val="none" w:sz="0" w:space="0" w:color="auto"/>
            <w:left w:val="none" w:sz="0" w:space="0" w:color="auto"/>
            <w:bottom w:val="none" w:sz="0" w:space="0" w:color="auto"/>
            <w:right w:val="none" w:sz="0" w:space="0" w:color="auto"/>
          </w:divBdr>
        </w:div>
        <w:div w:id="1498770053">
          <w:marLeft w:val="640"/>
          <w:marRight w:val="0"/>
          <w:marTop w:val="0"/>
          <w:marBottom w:val="0"/>
          <w:divBdr>
            <w:top w:val="none" w:sz="0" w:space="0" w:color="auto"/>
            <w:left w:val="none" w:sz="0" w:space="0" w:color="auto"/>
            <w:bottom w:val="none" w:sz="0" w:space="0" w:color="auto"/>
            <w:right w:val="none" w:sz="0" w:space="0" w:color="auto"/>
          </w:divBdr>
        </w:div>
        <w:div w:id="2128694592">
          <w:marLeft w:val="640"/>
          <w:marRight w:val="0"/>
          <w:marTop w:val="0"/>
          <w:marBottom w:val="0"/>
          <w:divBdr>
            <w:top w:val="none" w:sz="0" w:space="0" w:color="auto"/>
            <w:left w:val="none" w:sz="0" w:space="0" w:color="auto"/>
            <w:bottom w:val="none" w:sz="0" w:space="0" w:color="auto"/>
            <w:right w:val="none" w:sz="0" w:space="0" w:color="auto"/>
          </w:divBdr>
        </w:div>
        <w:div w:id="288706115">
          <w:marLeft w:val="640"/>
          <w:marRight w:val="0"/>
          <w:marTop w:val="0"/>
          <w:marBottom w:val="0"/>
          <w:divBdr>
            <w:top w:val="none" w:sz="0" w:space="0" w:color="auto"/>
            <w:left w:val="none" w:sz="0" w:space="0" w:color="auto"/>
            <w:bottom w:val="none" w:sz="0" w:space="0" w:color="auto"/>
            <w:right w:val="none" w:sz="0" w:space="0" w:color="auto"/>
          </w:divBdr>
        </w:div>
        <w:div w:id="1808351023">
          <w:marLeft w:val="640"/>
          <w:marRight w:val="0"/>
          <w:marTop w:val="0"/>
          <w:marBottom w:val="0"/>
          <w:divBdr>
            <w:top w:val="none" w:sz="0" w:space="0" w:color="auto"/>
            <w:left w:val="none" w:sz="0" w:space="0" w:color="auto"/>
            <w:bottom w:val="none" w:sz="0" w:space="0" w:color="auto"/>
            <w:right w:val="none" w:sz="0" w:space="0" w:color="auto"/>
          </w:divBdr>
        </w:div>
        <w:div w:id="75173692">
          <w:marLeft w:val="640"/>
          <w:marRight w:val="0"/>
          <w:marTop w:val="0"/>
          <w:marBottom w:val="0"/>
          <w:divBdr>
            <w:top w:val="none" w:sz="0" w:space="0" w:color="auto"/>
            <w:left w:val="none" w:sz="0" w:space="0" w:color="auto"/>
            <w:bottom w:val="none" w:sz="0" w:space="0" w:color="auto"/>
            <w:right w:val="none" w:sz="0" w:space="0" w:color="auto"/>
          </w:divBdr>
        </w:div>
        <w:div w:id="100346152">
          <w:marLeft w:val="640"/>
          <w:marRight w:val="0"/>
          <w:marTop w:val="0"/>
          <w:marBottom w:val="0"/>
          <w:divBdr>
            <w:top w:val="none" w:sz="0" w:space="0" w:color="auto"/>
            <w:left w:val="none" w:sz="0" w:space="0" w:color="auto"/>
            <w:bottom w:val="none" w:sz="0" w:space="0" w:color="auto"/>
            <w:right w:val="none" w:sz="0" w:space="0" w:color="auto"/>
          </w:divBdr>
        </w:div>
        <w:div w:id="2026590075">
          <w:marLeft w:val="640"/>
          <w:marRight w:val="0"/>
          <w:marTop w:val="0"/>
          <w:marBottom w:val="0"/>
          <w:divBdr>
            <w:top w:val="none" w:sz="0" w:space="0" w:color="auto"/>
            <w:left w:val="none" w:sz="0" w:space="0" w:color="auto"/>
            <w:bottom w:val="none" w:sz="0" w:space="0" w:color="auto"/>
            <w:right w:val="none" w:sz="0" w:space="0" w:color="auto"/>
          </w:divBdr>
        </w:div>
        <w:div w:id="1886792232">
          <w:marLeft w:val="640"/>
          <w:marRight w:val="0"/>
          <w:marTop w:val="0"/>
          <w:marBottom w:val="0"/>
          <w:divBdr>
            <w:top w:val="none" w:sz="0" w:space="0" w:color="auto"/>
            <w:left w:val="none" w:sz="0" w:space="0" w:color="auto"/>
            <w:bottom w:val="none" w:sz="0" w:space="0" w:color="auto"/>
            <w:right w:val="none" w:sz="0" w:space="0" w:color="auto"/>
          </w:divBdr>
        </w:div>
        <w:div w:id="1059475734">
          <w:marLeft w:val="640"/>
          <w:marRight w:val="0"/>
          <w:marTop w:val="0"/>
          <w:marBottom w:val="0"/>
          <w:divBdr>
            <w:top w:val="none" w:sz="0" w:space="0" w:color="auto"/>
            <w:left w:val="none" w:sz="0" w:space="0" w:color="auto"/>
            <w:bottom w:val="none" w:sz="0" w:space="0" w:color="auto"/>
            <w:right w:val="none" w:sz="0" w:space="0" w:color="auto"/>
          </w:divBdr>
        </w:div>
        <w:div w:id="1384057567">
          <w:marLeft w:val="640"/>
          <w:marRight w:val="0"/>
          <w:marTop w:val="0"/>
          <w:marBottom w:val="0"/>
          <w:divBdr>
            <w:top w:val="none" w:sz="0" w:space="0" w:color="auto"/>
            <w:left w:val="none" w:sz="0" w:space="0" w:color="auto"/>
            <w:bottom w:val="none" w:sz="0" w:space="0" w:color="auto"/>
            <w:right w:val="none" w:sz="0" w:space="0" w:color="auto"/>
          </w:divBdr>
        </w:div>
        <w:div w:id="506097413">
          <w:marLeft w:val="640"/>
          <w:marRight w:val="0"/>
          <w:marTop w:val="0"/>
          <w:marBottom w:val="0"/>
          <w:divBdr>
            <w:top w:val="none" w:sz="0" w:space="0" w:color="auto"/>
            <w:left w:val="none" w:sz="0" w:space="0" w:color="auto"/>
            <w:bottom w:val="none" w:sz="0" w:space="0" w:color="auto"/>
            <w:right w:val="none" w:sz="0" w:space="0" w:color="auto"/>
          </w:divBdr>
        </w:div>
        <w:div w:id="109738909">
          <w:marLeft w:val="640"/>
          <w:marRight w:val="0"/>
          <w:marTop w:val="0"/>
          <w:marBottom w:val="0"/>
          <w:divBdr>
            <w:top w:val="none" w:sz="0" w:space="0" w:color="auto"/>
            <w:left w:val="none" w:sz="0" w:space="0" w:color="auto"/>
            <w:bottom w:val="none" w:sz="0" w:space="0" w:color="auto"/>
            <w:right w:val="none" w:sz="0" w:space="0" w:color="auto"/>
          </w:divBdr>
        </w:div>
        <w:div w:id="2044863600">
          <w:marLeft w:val="640"/>
          <w:marRight w:val="0"/>
          <w:marTop w:val="0"/>
          <w:marBottom w:val="0"/>
          <w:divBdr>
            <w:top w:val="none" w:sz="0" w:space="0" w:color="auto"/>
            <w:left w:val="none" w:sz="0" w:space="0" w:color="auto"/>
            <w:bottom w:val="none" w:sz="0" w:space="0" w:color="auto"/>
            <w:right w:val="none" w:sz="0" w:space="0" w:color="auto"/>
          </w:divBdr>
        </w:div>
        <w:div w:id="268783440">
          <w:marLeft w:val="640"/>
          <w:marRight w:val="0"/>
          <w:marTop w:val="0"/>
          <w:marBottom w:val="0"/>
          <w:divBdr>
            <w:top w:val="none" w:sz="0" w:space="0" w:color="auto"/>
            <w:left w:val="none" w:sz="0" w:space="0" w:color="auto"/>
            <w:bottom w:val="none" w:sz="0" w:space="0" w:color="auto"/>
            <w:right w:val="none" w:sz="0" w:space="0" w:color="auto"/>
          </w:divBdr>
        </w:div>
        <w:div w:id="328364068">
          <w:marLeft w:val="640"/>
          <w:marRight w:val="0"/>
          <w:marTop w:val="0"/>
          <w:marBottom w:val="0"/>
          <w:divBdr>
            <w:top w:val="none" w:sz="0" w:space="0" w:color="auto"/>
            <w:left w:val="none" w:sz="0" w:space="0" w:color="auto"/>
            <w:bottom w:val="none" w:sz="0" w:space="0" w:color="auto"/>
            <w:right w:val="none" w:sz="0" w:space="0" w:color="auto"/>
          </w:divBdr>
        </w:div>
        <w:div w:id="440997281">
          <w:marLeft w:val="640"/>
          <w:marRight w:val="0"/>
          <w:marTop w:val="0"/>
          <w:marBottom w:val="0"/>
          <w:divBdr>
            <w:top w:val="none" w:sz="0" w:space="0" w:color="auto"/>
            <w:left w:val="none" w:sz="0" w:space="0" w:color="auto"/>
            <w:bottom w:val="none" w:sz="0" w:space="0" w:color="auto"/>
            <w:right w:val="none" w:sz="0" w:space="0" w:color="auto"/>
          </w:divBdr>
        </w:div>
        <w:div w:id="821771582">
          <w:marLeft w:val="640"/>
          <w:marRight w:val="0"/>
          <w:marTop w:val="0"/>
          <w:marBottom w:val="0"/>
          <w:divBdr>
            <w:top w:val="none" w:sz="0" w:space="0" w:color="auto"/>
            <w:left w:val="none" w:sz="0" w:space="0" w:color="auto"/>
            <w:bottom w:val="none" w:sz="0" w:space="0" w:color="auto"/>
            <w:right w:val="none" w:sz="0" w:space="0" w:color="auto"/>
          </w:divBdr>
        </w:div>
        <w:div w:id="477108853">
          <w:marLeft w:val="640"/>
          <w:marRight w:val="0"/>
          <w:marTop w:val="0"/>
          <w:marBottom w:val="0"/>
          <w:divBdr>
            <w:top w:val="none" w:sz="0" w:space="0" w:color="auto"/>
            <w:left w:val="none" w:sz="0" w:space="0" w:color="auto"/>
            <w:bottom w:val="none" w:sz="0" w:space="0" w:color="auto"/>
            <w:right w:val="none" w:sz="0" w:space="0" w:color="auto"/>
          </w:divBdr>
        </w:div>
        <w:div w:id="2003969882">
          <w:marLeft w:val="640"/>
          <w:marRight w:val="0"/>
          <w:marTop w:val="0"/>
          <w:marBottom w:val="0"/>
          <w:divBdr>
            <w:top w:val="none" w:sz="0" w:space="0" w:color="auto"/>
            <w:left w:val="none" w:sz="0" w:space="0" w:color="auto"/>
            <w:bottom w:val="none" w:sz="0" w:space="0" w:color="auto"/>
            <w:right w:val="none" w:sz="0" w:space="0" w:color="auto"/>
          </w:divBdr>
        </w:div>
        <w:div w:id="24790277">
          <w:marLeft w:val="640"/>
          <w:marRight w:val="0"/>
          <w:marTop w:val="0"/>
          <w:marBottom w:val="0"/>
          <w:divBdr>
            <w:top w:val="none" w:sz="0" w:space="0" w:color="auto"/>
            <w:left w:val="none" w:sz="0" w:space="0" w:color="auto"/>
            <w:bottom w:val="none" w:sz="0" w:space="0" w:color="auto"/>
            <w:right w:val="none" w:sz="0" w:space="0" w:color="auto"/>
          </w:divBdr>
        </w:div>
        <w:div w:id="1210654553">
          <w:marLeft w:val="640"/>
          <w:marRight w:val="0"/>
          <w:marTop w:val="0"/>
          <w:marBottom w:val="0"/>
          <w:divBdr>
            <w:top w:val="none" w:sz="0" w:space="0" w:color="auto"/>
            <w:left w:val="none" w:sz="0" w:space="0" w:color="auto"/>
            <w:bottom w:val="none" w:sz="0" w:space="0" w:color="auto"/>
            <w:right w:val="none" w:sz="0" w:space="0" w:color="auto"/>
          </w:divBdr>
        </w:div>
        <w:div w:id="670252405">
          <w:marLeft w:val="640"/>
          <w:marRight w:val="0"/>
          <w:marTop w:val="0"/>
          <w:marBottom w:val="0"/>
          <w:divBdr>
            <w:top w:val="none" w:sz="0" w:space="0" w:color="auto"/>
            <w:left w:val="none" w:sz="0" w:space="0" w:color="auto"/>
            <w:bottom w:val="none" w:sz="0" w:space="0" w:color="auto"/>
            <w:right w:val="none" w:sz="0" w:space="0" w:color="auto"/>
          </w:divBdr>
        </w:div>
        <w:div w:id="1022903890">
          <w:marLeft w:val="640"/>
          <w:marRight w:val="0"/>
          <w:marTop w:val="0"/>
          <w:marBottom w:val="0"/>
          <w:divBdr>
            <w:top w:val="none" w:sz="0" w:space="0" w:color="auto"/>
            <w:left w:val="none" w:sz="0" w:space="0" w:color="auto"/>
            <w:bottom w:val="none" w:sz="0" w:space="0" w:color="auto"/>
            <w:right w:val="none" w:sz="0" w:space="0" w:color="auto"/>
          </w:divBdr>
        </w:div>
        <w:div w:id="1970548247">
          <w:marLeft w:val="640"/>
          <w:marRight w:val="0"/>
          <w:marTop w:val="0"/>
          <w:marBottom w:val="0"/>
          <w:divBdr>
            <w:top w:val="none" w:sz="0" w:space="0" w:color="auto"/>
            <w:left w:val="none" w:sz="0" w:space="0" w:color="auto"/>
            <w:bottom w:val="none" w:sz="0" w:space="0" w:color="auto"/>
            <w:right w:val="none" w:sz="0" w:space="0" w:color="auto"/>
          </w:divBdr>
        </w:div>
        <w:div w:id="2074693882">
          <w:marLeft w:val="640"/>
          <w:marRight w:val="0"/>
          <w:marTop w:val="0"/>
          <w:marBottom w:val="0"/>
          <w:divBdr>
            <w:top w:val="none" w:sz="0" w:space="0" w:color="auto"/>
            <w:left w:val="none" w:sz="0" w:space="0" w:color="auto"/>
            <w:bottom w:val="none" w:sz="0" w:space="0" w:color="auto"/>
            <w:right w:val="none" w:sz="0" w:space="0" w:color="auto"/>
          </w:divBdr>
        </w:div>
        <w:div w:id="2046367625">
          <w:marLeft w:val="640"/>
          <w:marRight w:val="0"/>
          <w:marTop w:val="0"/>
          <w:marBottom w:val="0"/>
          <w:divBdr>
            <w:top w:val="none" w:sz="0" w:space="0" w:color="auto"/>
            <w:left w:val="none" w:sz="0" w:space="0" w:color="auto"/>
            <w:bottom w:val="none" w:sz="0" w:space="0" w:color="auto"/>
            <w:right w:val="none" w:sz="0" w:space="0" w:color="auto"/>
          </w:divBdr>
        </w:div>
        <w:div w:id="232471775">
          <w:marLeft w:val="640"/>
          <w:marRight w:val="0"/>
          <w:marTop w:val="0"/>
          <w:marBottom w:val="0"/>
          <w:divBdr>
            <w:top w:val="none" w:sz="0" w:space="0" w:color="auto"/>
            <w:left w:val="none" w:sz="0" w:space="0" w:color="auto"/>
            <w:bottom w:val="none" w:sz="0" w:space="0" w:color="auto"/>
            <w:right w:val="none" w:sz="0" w:space="0" w:color="auto"/>
          </w:divBdr>
        </w:div>
      </w:divsChild>
    </w:div>
    <w:div w:id="1720864245">
      <w:bodyDiv w:val="1"/>
      <w:marLeft w:val="0"/>
      <w:marRight w:val="0"/>
      <w:marTop w:val="0"/>
      <w:marBottom w:val="0"/>
      <w:divBdr>
        <w:top w:val="none" w:sz="0" w:space="0" w:color="auto"/>
        <w:left w:val="none" w:sz="0" w:space="0" w:color="auto"/>
        <w:bottom w:val="none" w:sz="0" w:space="0" w:color="auto"/>
        <w:right w:val="none" w:sz="0" w:space="0" w:color="auto"/>
      </w:divBdr>
      <w:divsChild>
        <w:div w:id="1028410817">
          <w:marLeft w:val="640"/>
          <w:marRight w:val="0"/>
          <w:marTop w:val="0"/>
          <w:marBottom w:val="0"/>
          <w:divBdr>
            <w:top w:val="none" w:sz="0" w:space="0" w:color="auto"/>
            <w:left w:val="none" w:sz="0" w:space="0" w:color="auto"/>
            <w:bottom w:val="none" w:sz="0" w:space="0" w:color="auto"/>
            <w:right w:val="none" w:sz="0" w:space="0" w:color="auto"/>
          </w:divBdr>
          <w:divsChild>
            <w:div w:id="238486824">
              <w:marLeft w:val="0"/>
              <w:marRight w:val="0"/>
              <w:marTop w:val="0"/>
              <w:marBottom w:val="0"/>
              <w:divBdr>
                <w:top w:val="none" w:sz="0" w:space="0" w:color="auto"/>
                <w:left w:val="none" w:sz="0" w:space="0" w:color="auto"/>
                <w:bottom w:val="none" w:sz="0" w:space="0" w:color="auto"/>
                <w:right w:val="none" w:sz="0" w:space="0" w:color="auto"/>
              </w:divBdr>
              <w:divsChild>
                <w:div w:id="1069310862">
                  <w:marLeft w:val="640"/>
                  <w:marRight w:val="0"/>
                  <w:marTop w:val="0"/>
                  <w:marBottom w:val="0"/>
                  <w:divBdr>
                    <w:top w:val="none" w:sz="0" w:space="0" w:color="auto"/>
                    <w:left w:val="none" w:sz="0" w:space="0" w:color="auto"/>
                    <w:bottom w:val="none" w:sz="0" w:space="0" w:color="auto"/>
                    <w:right w:val="none" w:sz="0" w:space="0" w:color="auto"/>
                  </w:divBdr>
                </w:div>
                <w:div w:id="913783614">
                  <w:marLeft w:val="640"/>
                  <w:marRight w:val="0"/>
                  <w:marTop w:val="0"/>
                  <w:marBottom w:val="0"/>
                  <w:divBdr>
                    <w:top w:val="none" w:sz="0" w:space="0" w:color="auto"/>
                    <w:left w:val="none" w:sz="0" w:space="0" w:color="auto"/>
                    <w:bottom w:val="none" w:sz="0" w:space="0" w:color="auto"/>
                    <w:right w:val="none" w:sz="0" w:space="0" w:color="auto"/>
                  </w:divBdr>
                </w:div>
                <w:div w:id="1255895894">
                  <w:marLeft w:val="640"/>
                  <w:marRight w:val="0"/>
                  <w:marTop w:val="0"/>
                  <w:marBottom w:val="0"/>
                  <w:divBdr>
                    <w:top w:val="none" w:sz="0" w:space="0" w:color="auto"/>
                    <w:left w:val="none" w:sz="0" w:space="0" w:color="auto"/>
                    <w:bottom w:val="none" w:sz="0" w:space="0" w:color="auto"/>
                    <w:right w:val="none" w:sz="0" w:space="0" w:color="auto"/>
                  </w:divBdr>
                </w:div>
                <w:div w:id="108209931">
                  <w:marLeft w:val="640"/>
                  <w:marRight w:val="0"/>
                  <w:marTop w:val="0"/>
                  <w:marBottom w:val="0"/>
                  <w:divBdr>
                    <w:top w:val="none" w:sz="0" w:space="0" w:color="auto"/>
                    <w:left w:val="none" w:sz="0" w:space="0" w:color="auto"/>
                    <w:bottom w:val="none" w:sz="0" w:space="0" w:color="auto"/>
                    <w:right w:val="none" w:sz="0" w:space="0" w:color="auto"/>
                  </w:divBdr>
                </w:div>
                <w:div w:id="1292056925">
                  <w:marLeft w:val="640"/>
                  <w:marRight w:val="0"/>
                  <w:marTop w:val="0"/>
                  <w:marBottom w:val="0"/>
                  <w:divBdr>
                    <w:top w:val="none" w:sz="0" w:space="0" w:color="auto"/>
                    <w:left w:val="none" w:sz="0" w:space="0" w:color="auto"/>
                    <w:bottom w:val="none" w:sz="0" w:space="0" w:color="auto"/>
                    <w:right w:val="none" w:sz="0" w:space="0" w:color="auto"/>
                  </w:divBdr>
                </w:div>
                <w:div w:id="1996062030">
                  <w:marLeft w:val="640"/>
                  <w:marRight w:val="0"/>
                  <w:marTop w:val="0"/>
                  <w:marBottom w:val="0"/>
                  <w:divBdr>
                    <w:top w:val="none" w:sz="0" w:space="0" w:color="auto"/>
                    <w:left w:val="none" w:sz="0" w:space="0" w:color="auto"/>
                    <w:bottom w:val="none" w:sz="0" w:space="0" w:color="auto"/>
                    <w:right w:val="none" w:sz="0" w:space="0" w:color="auto"/>
                  </w:divBdr>
                </w:div>
                <w:div w:id="1708140665">
                  <w:marLeft w:val="640"/>
                  <w:marRight w:val="0"/>
                  <w:marTop w:val="0"/>
                  <w:marBottom w:val="0"/>
                  <w:divBdr>
                    <w:top w:val="none" w:sz="0" w:space="0" w:color="auto"/>
                    <w:left w:val="none" w:sz="0" w:space="0" w:color="auto"/>
                    <w:bottom w:val="none" w:sz="0" w:space="0" w:color="auto"/>
                    <w:right w:val="none" w:sz="0" w:space="0" w:color="auto"/>
                  </w:divBdr>
                </w:div>
                <w:div w:id="878860094">
                  <w:marLeft w:val="640"/>
                  <w:marRight w:val="0"/>
                  <w:marTop w:val="0"/>
                  <w:marBottom w:val="0"/>
                  <w:divBdr>
                    <w:top w:val="none" w:sz="0" w:space="0" w:color="auto"/>
                    <w:left w:val="none" w:sz="0" w:space="0" w:color="auto"/>
                    <w:bottom w:val="none" w:sz="0" w:space="0" w:color="auto"/>
                    <w:right w:val="none" w:sz="0" w:space="0" w:color="auto"/>
                  </w:divBdr>
                </w:div>
                <w:div w:id="1364595088">
                  <w:marLeft w:val="640"/>
                  <w:marRight w:val="0"/>
                  <w:marTop w:val="0"/>
                  <w:marBottom w:val="0"/>
                  <w:divBdr>
                    <w:top w:val="none" w:sz="0" w:space="0" w:color="auto"/>
                    <w:left w:val="none" w:sz="0" w:space="0" w:color="auto"/>
                    <w:bottom w:val="none" w:sz="0" w:space="0" w:color="auto"/>
                    <w:right w:val="none" w:sz="0" w:space="0" w:color="auto"/>
                  </w:divBdr>
                </w:div>
                <w:div w:id="370107358">
                  <w:marLeft w:val="640"/>
                  <w:marRight w:val="0"/>
                  <w:marTop w:val="0"/>
                  <w:marBottom w:val="0"/>
                  <w:divBdr>
                    <w:top w:val="none" w:sz="0" w:space="0" w:color="auto"/>
                    <w:left w:val="none" w:sz="0" w:space="0" w:color="auto"/>
                    <w:bottom w:val="none" w:sz="0" w:space="0" w:color="auto"/>
                    <w:right w:val="none" w:sz="0" w:space="0" w:color="auto"/>
                  </w:divBdr>
                </w:div>
                <w:div w:id="2052728437">
                  <w:marLeft w:val="640"/>
                  <w:marRight w:val="0"/>
                  <w:marTop w:val="0"/>
                  <w:marBottom w:val="0"/>
                  <w:divBdr>
                    <w:top w:val="none" w:sz="0" w:space="0" w:color="auto"/>
                    <w:left w:val="none" w:sz="0" w:space="0" w:color="auto"/>
                    <w:bottom w:val="none" w:sz="0" w:space="0" w:color="auto"/>
                    <w:right w:val="none" w:sz="0" w:space="0" w:color="auto"/>
                  </w:divBdr>
                </w:div>
                <w:div w:id="799884767">
                  <w:marLeft w:val="640"/>
                  <w:marRight w:val="0"/>
                  <w:marTop w:val="0"/>
                  <w:marBottom w:val="0"/>
                  <w:divBdr>
                    <w:top w:val="none" w:sz="0" w:space="0" w:color="auto"/>
                    <w:left w:val="none" w:sz="0" w:space="0" w:color="auto"/>
                    <w:bottom w:val="none" w:sz="0" w:space="0" w:color="auto"/>
                    <w:right w:val="none" w:sz="0" w:space="0" w:color="auto"/>
                  </w:divBdr>
                </w:div>
                <w:div w:id="131749038">
                  <w:marLeft w:val="640"/>
                  <w:marRight w:val="0"/>
                  <w:marTop w:val="0"/>
                  <w:marBottom w:val="0"/>
                  <w:divBdr>
                    <w:top w:val="none" w:sz="0" w:space="0" w:color="auto"/>
                    <w:left w:val="none" w:sz="0" w:space="0" w:color="auto"/>
                    <w:bottom w:val="none" w:sz="0" w:space="0" w:color="auto"/>
                    <w:right w:val="none" w:sz="0" w:space="0" w:color="auto"/>
                  </w:divBdr>
                </w:div>
                <w:div w:id="72748162">
                  <w:marLeft w:val="640"/>
                  <w:marRight w:val="0"/>
                  <w:marTop w:val="0"/>
                  <w:marBottom w:val="0"/>
                  <w:divBdr>
                    <w:top w:val="none" w:sz="0" w:space="0" w:color="auto"/>
                    <w:left w:val="none" w:sz="0" w:space="0" w:color="auto"/>
                    <w:bottom w:val="none" w:sz="0" w:space="0" w:color="auto"/>
                    <w:right w:val="none" w:sz="0" w:space="0" w:color="auto"/>
                  </w:divBdr>
                </w:div>
                <w:div w:id="1922910130">
                  <w:marLeft w:val="640"/>
                  <w:marRight w:val="0"/>
                  <w:marTop w:val="0"/>
                  <w:marBottom w:val="0"/>
                  <w:divBdr>
                    <w:top w:val="none" w:sz="0" w:space="0" w:color="auto"/>
                    <w:left w:val="none" w:sz="0" w:space="0" w:color="auto"/>
                    <w:bottom w:val="none" w:sz="0" w:space="0" w:color="auto"/>
                    <w:right w:val="none" w:sz="0" w:space="0" w:color="auto"/>
                  </w:divBdr>
                </w:div>
                <w:div w:id="13315322">
                  <w:marLeft w:val="640"/>
                  <w:marRight w:val="0"/>
                  <w:marTop w:val="0"/>
                  <w:marBottom w:val="0"/>
                  <w:divBdr>
                    <w:top w:val="none" w:sz="0" w:space="0" w:color="auto"/>
                    <w:left w:val="none" w:sz="0" w:space="0" w:color="auto"/>
                    <w:bottom w:val="none" w:sz="0" w:space="0" w:color="auto"/>
                    <w:right w:val="none" w:sz="0" w:space="0" w:color="auto"/>
                  </w:divBdr>
                </w:div>
                <w:div w:id="714162252">
                  <w:marLeft w:val="640"/>
                  <w:marRight w:val="0"/>
                  <w:marTop w:val="0"/>
                  <w:marBottom w:val="0"/>
                  <w:divBdr>
                    <w:top w:val="none" w:sz="0" w:space="0" w:color="auto"/>
                    <w:left w:val="none" w:sz="0" w:space="0" w:color="auto"/>
                    <w:bottom w:val="none" w:sz="0" w:space="0" w:color="auto"/>
                    <w:right w:val="none" w:sz="0" w:space="0" w:color="auto"/>
                  </w:divBdr>
                </w:div>
                <w:div w:id="1655449975">
                  <w:marLeft w:val="640"/>
                  <w:marRight w:val="0"/>
                  <w:marTop w:val="0"/>
                  <w:marBottom w:val="0"/>
                  <w:divBdr>
                    <w:top w:val="none" w:sz="0" w:space="0" w:color="auto"/>
                    <w:left w:val="none" w:sz="0" w:space="0" w:color="auto"/>
                    <w:bottom w:val="none" w:sz="0" w:space="0" w:color="auto"/>
                    <w:right w:val="none" w:sz="0" w:space="0" w:color="auto"/>
                  </w:divBdr>
                </w:div>
                <w:div w:id="959529778">
                  <w:marLeft w:val="640"/>
                  <w:marRight w:val="0"/>
                  <w:marTop w:val="0"/>
                  <w:marBottom w:val="0"/>
                  <w:divBdr>
                    <w:top w:val="none" w:sz="0" w:space="0" w:color="auto"/>
                    <w:left w:val="none" w:sz="0" w:space="0" w:color="auto"/>
                    <w:bottom w:val="none" w:sz="0" w:space="0" w:color="auto"/>
                    <w:right w:val="none" w:sz="0" w:space="0" w:color="auto"/>
                  </w:divBdr>
                </w:div>
                <w:div w:id="1483304190">
                  <w:marLeft w:val="640"/>
                  <w:marRight w:val="0"/>
                  <w:marTop w:val="0"/>
                  <w:marBottom w:val="0"/>
                  <w:divBdr>
                    <w:top w:val="none" w:sz="0" w:space="0" w:color="auto"/>
                    <w:left w:val="none" w:sz="0" w:space="0" w:color="auto"/>
                    <w:bottom w:val="none" w:sz="0" w:space="0" w:color="auto"/>
                    <w:right w:val="none" w:sz="0" w:space="0" w:color="auto"/>
                  </w:divBdr>
                </w:div>
                <w:div w:id="807668552">
                  <w:marLeft w:val="640"/>
                  <w:marRight w:val="0"/>
                  <w:marTop w:val="0"/>
                  <w:marBottom w:val="0"/>
                  <w:divBdr>
                    <w:top w:val="none" w:sz="0" w:space="0" w:color="auto"/>
                    <w:left w:val="none" w:sz="0" w:space="0" w:color="auto"/>
                    <w:bottom w:val="none" w:sz="0" w:space="0" w:color="auto"/>
                    <w:right w:val="none" w:sz="0" w:space="0" w:color="auto"/>
                  </w:divBdr>
                </w:div>
                <w:div w:id="590967441">
                  <w:marLeft w:val="640"/>
                  <w:marRight w:val="0"/>
                  <w:marTop w:val="0"/>
                  <w:marBottom w:val="0"/>
                  <w:divBdr>
                    <w:top w:val="none" w:sz="0" w:space="0" w:color="auto"/>
                    <w:left w:val="none" w:sz="0" w:space="0" w:color="auto"/>
                    <w:bottom w:val="none" w:sz="0" w:space="0" w:color="auto"/>
                    <w:right w:val="none" w:sz="0" w:space="0" w:color="auto"/>
                  </w:divBdr>
                </w:div>
                <w:div w:id="1738672413">
                  <w:marLeft w:val="640"/>
                  <w:marRight w:val="0"/>
                  <w:marTop w:val="0"/>
                  <w:marBottom w:val="0"/>
                  <w:divBdr>
                    <w:top w:val="none" w:sz="0" w:space="0" w:color="auto"/>
                    <w:left w:val="none" w:sz="0" w:space="0" w:color="auto"/>
                    <w:bottom w:val="none" w:sz="0" w:space="0" w:color="auto"/>
                    <w:right w:val="none" w:sz="0" w:space="0" w:color="auto"/>
                  </w:divBdr>
                </w:div>
                <w:div w:id="81295186">
                  <w:marLeft w:val="640"/>
                  <w:marRight w:val="0"/>
                  <w:marTop w:val="0"/>
                  <w:marBottom w:val="0"/>
                  <w:divBdr>
                    <w:top w:val="none" w:sz="0" w:space="0" w:color="auto"/>
                    <w:left w:val="none" w:sz="0" w:space="0" w:color="auto"/>
                    <w:bottom w:val="none" w:sz="0" w:space="0" w:color="auto"/>
                    <w:right w:val="none" w:sz="0" w:space="0" w:color="auto"/>
                  </w:divBdr>
                </w:div>
                <w:div w:id="1357922127">
                  <w:marLeft w:val="640"/>
                  <w:marRight w:val="0"/>
                  <w:marTop w:val="0"/>
                  <w:marBottom w:val="0"/>
                  <w:divBdr>
                    <w:top w:val="none" w:sz="0" w:space="0" w:color="auto"/>
                    <w:left w:val="none" w:sz="0" w:space="0" w:color="auto"/>
                    <w:bottom w:val="none" w:sz="0" w:space="0" w:color="auto"/>
                    <w:right w:val="none" w:sz="0" w:space="0" w:color="auto"/>
                  </w:divBdr>
                </w:div>
                <w:div w:id="599067301">
                  <w:marLeft w:val="640"/>
                  <w:marRight w:val="0"/>
                  <w:marTop w:val="0"/>
                  <w:marBottom w:val="0"/>
                  <w:divBdr>
                    <w:top w:val="none" w:sz="0" w:space="0" w:color="auto"/>
                    <w:left w:val="none" w:sz="0" w:space="0" w:color="auto"/>
                    <w:bottom w:val="none" w:sz="0" w:space="0" w:color="auto"/>
                    <w:right w:val="none" w:sz="0" w:space="0" w:color="auto"/>
                  </w:divBdr>
                </w:div>
                <w:div w:id="511990868">
                  <w:marLeft w:val="640"/>
                  <w:marRight w:val="0"/>
                  <w:marTop w:val="0"/>
                  <w:marBottom w:val="0"/>
                  <w:divBdr>
                    <w:top w:val="none" w:sz="0" w:space="0" w:color="auto"/>
                    <w:left w:val="none" w:sz="0" w:space="0" w:color="auto"/>
                    <w:bottom w:val="none" w:sz="0" w:space="0" w:color="auto"/>
                    <w:right w:val="none" w:sz="0" w:space="0" w:color="auto"/>
                  </w:divBdr>
                </w:div>
                <w:div w:id="319505578">
                  <w:marLeft w:val="640"/>
                  <w:marRight w:val="0"/>
                  <w:marTop w:val="0"/>
                  <w:marBottom w:val="0"/>
                  <w:divBdr>
                    <w:top w:val="none" w:sz="0" w:space="0" w:color="auto"/>
                    <w:left w:val="none" w:sz="0" w:space="0" w:color="auto"/>
                    <w:bottom w:val="none" w:sz="0" w:space="0" w:color="auto"/>
                    <w:right w:val="none" w:sz="0" w:space="0" w:color="auto"/>
                  </w:divBdr>
                </w:div>
                <w:div w:id="641229659">
                  <w:marLeft w:val="640"/>
                  <w:marRight w:val="0"/>
                  <w:marTop w:val="0"/>
                  <w:marBottom w:val="0"/>
                  <w:divBdr>
                    <w:top w:val="none" w:sz="0" w:space="0" w:color="auto"/>
                    <w:left w:val="none" w:sz="0" w:space="0" w:color="auto"/>
                    <w:bottom w:val="none" w:sz="0" w:space="0" w:color="auto"/>
                    <w:right w:val="none" w:sz="0" w:space="0" w:color="auto"/>
                  </w:divBdr>
                </w:div>
                <w:div w:id="1149858699">
                  <w:marLeft w:val="640"/>
                  <w:marRight w:val="0"/>
                  <w:marTop w:val="0"/>
                  <w:marBottom w:val="0"/>
                  <w:divBdr>
                    <w:top w:val="none" w:sz="0" w:space="0" w:color="auto"/>
                    <w:left w:val="none" w:sz="0" w:space="0" w:color="auto"/>
                    <w:bottom w:val="none" w:sz="0" w:space="0" w:color="auto"/>
                    <w:right w:val="none" w:sz="0" w:space="0" w:color="auto"/>
                  </w:divBdr>
                </w:div>
                <w:div w:id="175926924">
                  <w:marLeft w:val="640"/>
                  <w:marRight w:val="0"/>
                  <w:marTop w:val="0"/>
                  <w:marBottom w:val="0"/>
                  <w:divBdr>
                    <w:top w:val="none" w:sz="0" w:space="0" w:color="auto"/>
                    <w:left w:val="none" w:sz="0" w:space="0" w:color="auto"/>
                    <w:bottom w:val="none" w:sz="0" w:space="0" w:color="auto"/>
                    <w:right w:val="none" w:sz="0" w:space="0" w:color="auto"/>
                  </w:divBdr>
                </w:div>
                <w:div w:id="471944887">
                  <w:marLeft w:val="640"/>
                  <w:marRight w:val="0"/>
                  <w:marTop w:val="0"/>
                  <w:marBottom w:val="0"/>
                  <w:divBdr>
                    <w:top w:val="none" w:sz="0" w:space="0" w:color="auto"/>
                    <w:left w:val="none" w:sz="0" w:space="0" w:color="auto"/>
                    <w:bottom w:val="none" w:sz="0" w:space="0" w:color="auto"/>
                    <w:right w:val="none" w:sz="0" w:space="0" w:color="auto"/>
                  </w:divBdr>
                </w:div>
                <w:div w:id="185023682">
                  <w:marLeft w:val="640"/>
                  <w:marRight w:val="0"/>
                  <w:marTop w:val="0"/>
                  <w:marBottom w:val="0"/>
                  <w:divBdr>
                    <w:top w:val="none" w:sz="0" w:space="0" w:color="auto"/>
                    <w:left w:val="none" w:sz="0" w:space="0" w:color="auto"/>
                    <w:bottom w:val="none" w:sz="0" w:space="0" w:color="auto"/>
                    <w:right w:val="none" w:sz="0" w:space="0" w:color="auto"/>
                  </w:divBdr>
                </w:div>
                <w:div w:id="1176261274">
                  <w:marLeft w:val="640"/>
                  <w:marRight w:val="0"/>
                  <w:marTop w:val="0"/>
                  <w:marBottom w:val="0"/>
                  <w:divBdr>
                    <w:top w:val="none" w:sz="0" w:space="0" w:color="auto"/>
                    <w:left w:val="none" w:sz="0" w:space="0" w:color="auto"/>
                    <w:bottom w:val="none" w:sz="0" w:space="0" w:color="auto"/>
                    <w:right w:val="none" w:sz="0" w:space="0" w:color="auto"/>
                  </w:divBdr>
                </w:div>
                <w:div w:id="1508255026">
                  <w:marLeft w:val="640"/>
                  <w:marRight w:val="0"/>
                  <w:marTop w:val="0"/>
                  <w:marBottom w:val="0"/>
                  <w:divBdr>
                    <w:top w:val="none" w:sz="0" w:space="0" w:color="auto"/>
                    <w:left w:val="none" w:sz="0" w:space="0" w:color="auto"/>
                    <w:bottom w:val="none" w:sz="0" w:space="0" w:color="auto"/>
                    <w:right w:val="none" w:sz="0" w:space="0" w:color="auto"/>
                  </w:divBdr>
                </w:div>
                <w:div w:id="732503667">
                  <w:marLeft w:val="640"/>
                  <w:marRight w:val="0"/>
                  <w:marTop w:val="0"/>
                  <w:marBottom w:val="0"/>
                  <w:divBdr>
                    <w:top w:val="none" w:sz="0" w:space="0" w:color="auto"/>
                    <w:left w:val="none" w:sz="0" w:space="0" w:color="auto"/>
                    <w:bottom w:val="none" w:sz="0" w:space="0" w:color="auto"/>
                    <w:right w:val="none" w:sz="0" w:space="0" w:color="auto"/>
                  </w:divBdr>
                </w:div>
                <w:div w:id="1473058925">
                  <w:marLeft w:val="640"/>
                  <w:marRight w:val="0"/>
                  <w:marTop w:val="0"/>
                  <w:marBottom w:val="0"/>
                  <w:divBdr>
                    <w:top w:val="none" w:sz="0" w:space="0" w:color="auto"/>
                    <w:left w:val="none" w:sz="0" w:space="0" w:color="auto"/>
                    <w:bottom w:val="none" w:sz="0" w:space="0" w:color="auto"/>
                    <w:right w:val="none" w:sz="0" w:space="0" w:color="auto"/>
                  </w:divBdr>
                </w:div>
                <w:div w:id="1300496389">
                  <w:marLeft w:val="640"/>
                  <w:marRight w:val="0"/>
                  <w:marTop w:val="0"/>
                  <w:marBottom w:val="0"/>
                  <w:divBdr>
                    <w:top w:val="none" w:sz="0" w:space="0" w:color="auto"/>
                    <w:left w:val="none" w:sz="0" w:space="0" w:color="auto"/>
                    <w:bottom w:val="none" w:sz="0" w:space="0" w:color="auto"/>
                    <w:right w:val="none" w:sz="0" w:space="0" w:color="auto"/>
                  </w:divBdr>
                </w:div>
                <w:div w:id="712774776">
                  <w:marLeft w:val="640"/>
                  <w:marRight w:val="0"/>
                  <w:marTop w:val="0"/>
                  <w:marBottom w:val="0"/>
                  <w:divBdr>
                    <w:top w:val="none" w:sz="0" w:space="0" w:color="auto"/>
                    <w:left w:val="none" w:sz="0" w:space="0" w:color="auto"/>
                    <w:bottom w:val="none" w:sz="0" w:space="0" w:color="auto"/>
                    <w:right w:val="none" w:sz="0" w:space="0" w:color="auto"/>
                  </w:divBdr>
                </w:div>
                <w:div w:id="1704208492">
                  <w:marLeft w:val="640"/>
                  <w:marRight w:val="0"/>
                  <w:marTop w:val="0"/>
                  <w:marBottom w:val="0"/>
                  <w:divBdr>
                    <w:top w:val="none" w:sz="0" w:space="0" w:color="auto"/>
                    <w:left w:val="none" w:sz="0" w:space="0" w:color="auto"/>
                    <w:bottom w:val="none" w:sz="0" w:space="0" w:color="auto"/>
                    <w:right w:val="none" w:sz="0" w:space="0" w:color="auto"/>
                  </w:divBdr>
                </w:div>
                <w:div w:id="907418940">
                  <w:marLeft w:val="640"/>
                  <w:marRight w:val="0"/>
                  <w:marTop w:val="0"/>
                  <w:marBottom w:val="0"/>
                  <w:divBdr>
                    <w:top w:val="none" w:sz="0" w:space="0" w:color="auto"/>
                    <w:left w:val="none" w:sz="0" w:space="0" w:color="auto"/>
                    <w:bottom w:val="none" w:sz="0" w:space="0" w:color="auto"/>
                    <w:right w:val="none" w:sz="0" w:space="0" w:color="auto"/>
                  </w:divBdr>
                </w:div>
                <w:div w:id="1659111723">
                  <w:marLeft w:val="640"/>
                  <w:marRight w:val="0"/>
                  <w:marTop w:val="0"/>
                  <w:marBottom w:val="0"/>
                  <w:divBdr>
                    <w:top w:val="none" w:sz="0" w:space="0" w:color="auto"/>
                    <w:left w:val="none" w:sz="0" w:space="0" w:color="auto"/>
                    <w:bottom w:val="none" w:sz="0" w:space="0" w:color="auto"/>
                    <w:right w:val="none" w:sz="0" w:space="0" w:color="auto"/>
                  </w:divBdr>
                </w:div>
                <w:div w:id="1326400869">
                  <w:marLeft w:val="640"/>
                  <w:marRight w:val="0"/>
                  <w:marTop w:val="0"/>
                  <w:marBottom w:val="0"/>
                  <w:divBdr>
                    <w:top w:val="none" w:sz="0" w:space="0" w:color="auto"/>
                    <w:left w:val="none" w:sz="0" w:space="0" w:color="auto"/>
                    <w:bottom w:val="none" w:sz="0" w:space="0" w:color="auto"/>
                    <w:right w:val="none" w:sz="0" w:space="0" w:color="auto"/>
                  </w:divBdr>
                </w:div>
                <w:div w:id="930820808">
                  <w:marLeft w:val="640"/>
                  <w:marRight w:val="0"/>
                  <w:marTop w:val="0"/>
                  <w:marBottom w:val="0"/>
                  <w:divBdr>
                    <w:top w:val="none" w:sz="0" w:space="0" w:color="auto"/>
                    <w:left w:val="none" w:sz="0" w:space="0" w:color="auto"/>
                    <w:bottom w:val="none" w:sz="0" w:space="0" w:color="auto"/>
                    <w:right w:val="none" w:sz="0" w:space="0" w:color="auto"/>
                  </w:divBdr>
                </w:div>
                <w:div w:id="1926376508">
                  <w:marLeft w:val="640"/>
                  <w:marRight w:val="0"/>
                  <w:marTop w:val="0"/>
                  <w:marBottom w:val="0"/>
                  <w:divBdr>
                    <w:top w:val="none" w:sz="0" w:space="0" w:color="auto"/>
                    <w:left w:val="none" w:sz="0" w:space="0" w:color="auto"/>
                    <w:bottom w:val="none" w:sz="0" w:space="0" w:color="auto"/>
                    <w:right w:val="none" w:sz="0" w:space="0" w:color="auto"/>
                  </w:divBdr>
                </w:div>
                <w:div w:id="438060815">
                  <w:marLeft w:val="640"/>
                  <w:marRight w:val="0"/>
                  <w:marTop w:val="0"/>
                  <w:marBottom w:val="0"/>
                  <w:divBdr>
                    <w:top w:val="none" w:sz="0" w:space="0" w:color="auto"/>
                    <w:left w:val="none" w:sz="0" w:space="0" w:color="auto"/>
                    <w:bottom w:val="none" w:sz="0" w:space="0" w:color="auto"/>
                    <w:right w:val="none" w:sz="0" w:space="0" w:color="auto"/>
                  </w:divBdr>
                </w:div>
                <w:div w:id="2064476450">
                  <w:marLeft w:val="640"/>
                  <w:marRight w:val="0"/>
                  <w:marTop w:val="0"/>
                  <w:marBottom w:val="0"/>
                  <w:divBdr>
                    <w:top w:val="none" w:sz="0" w:space="0" w:color="auto"/>
                    <w:left w:val="none" w:sz="0" w:space="0" w:color="auto"/>
                    <w:bottom w:val="none" w:sz="0" w:space="0" w:color="auto"/>
                    <w:right w:val="none" w:sz="0" w:space="0" w:color="auto"/>
                  </w:divBdr>
                </w:div>
                <w:div w:id="963576982">
                  <w:marLeft w:val="640"/>
                  <w:marRight w:val="0"/>
                  <w:marTop w:val="0"/>
                  <w:marBottom w:val="0"/>
                  <w:divBdr>
                    <w:top w:val="none" w:sz="0" w:space="0" w:color="auto"/>
                    <w:left w:val="none" w:sz="0" w:space="0" w:color="auto"/>
                    <w:bottom w:val="none" w:sz="0" w:space="0" w:color="auto"/>
                    <w:right w:val="none" w:sz="0" w:space="0" w:color="auto"/>
                  </w:divBdr>
                </w:div>
                <w:div w:id="922374137">
                  <w:marLeft w:val="640"/>
                  <w:marRight w:val="0"/>
                  <w:marTop w:val="0"/>
                  <w:marBottom w:val="0"/>
                  <w:divBdr>
                    <w:top w:val="none" w:sz="0" w:space="0" w:color="auto"/>
                    <w:left w:val="none" w:sz="0" w:space="0" w:color="auto"/>
                    <w:bottom w:val="none" w:sz="0" w:space="0" w:color="auto"/>
                    <w:right w:val="none" w:sz="0" w:space="0" w:color="auto"/>
                  </w:divBdr>
                </w:div>
                <w:div w:id="426536403">
                  <w:marLeft w:val="640"/>
                  <w:marRight w:val="0"/>
                  <w:marTop w:val="0"/>
                  <w:marBottom w:val="0"/>
                  <w:divBdr>
                    <w:top w:val="none" w:sz="0" w:space="0" w:color="auto"/>
                    <w:left w:val="none" w:sz="0" w:space="0" w:color="auto"/>
                    <w:bottom w:val="none" w:sz="0" w:space="0" w:color="auto"/>
                    <w:right w:val="none" w:sz="0" w:space="0" w:color="auto"/>
                  </w:divBdr>
                </w:div>
                <w:div w:id="1067458812">
                  <w:marLeft w:val="640"/>
                  <w:marRight w:val="0"/>
                  <w:marTop w:val="0"/>
                  <w:marBottom w:val="0"/>
                  <w:divBdr>
                    <w:top w:val="none" w:sz="0" w:space="0" w:color="auto"/>
                    <w:left w:val="none" w:sz="0" w:space="0" w:color="auto"/>
                    <w:bottom w:val="none" w:sz="0" w:space="0" w:color="auto"/>
                    <w:right w:val="none" w:sz="0" w:space="0" w:color="auto"/>
                  </w:divBdr>
                </w:div>
                <w:div w:id="63794500">
                  <w:marLeft w:val="640"/>
                  <w:marRight w:val="0"/>
                  <w:marTop w:val="0"/>
                  <w:marBottom w:val="0"/>
                  <w:divBdr>
                    <w:top w:val="none" w:sz="0" w:space="0" w:color="auto"/>
                    <w:left w:val="none" w:sz="0" w:space="0" w:color="auto"/>
                    <w:bottom w:val="none" w:sz="0" w:space="0" w:color="auto"/>
                    <w:right w:val="none" w:sz="0" w:space="0" w:color="auto"/>
                  </w:divBdr>
                </w:div>
                <w:div w:id="800728699">
                  <w:marLeft w:val="640"/>
                  <w:marRight w:val="0"/>
                  <w:marTop w:val="0"/>
                  <w:marBottom w:val="0"/>
                  <w:divBdr>
                    <w:top w:val="none" w:sz="0" w:space="0" w:color="auto"/>
                    <w:left w:val="none" w:sz="0" w:space="0" w:color="auto"/>
                    <w:bottom w:val="none" w:sz="0" w:space="0" w:color="auto"/>
                    <w:right w:val="none" w:sz="0" w:space="0" w:color="auto"/>
                  </w:divBdr>
                </w:div>
                <w:div w:id="1326935614">
                  <w:marLeft w:val="640"/>
                  <w:marRight w:val="0"/>
                  <w:marTop w:val="0"/>
                  <w:marBottom w:val="0"/>
                  <w:divBdr>
                    <w:top w:val="none" w:sz="0" w:space="0" w:color="auto"/>
                    <w:left w:val="none" w:sz="0" w:space="0" w:color="auto"/>
                    <w:bottom w:val="none" w:sz="0" w:space="0" w:color="auto"/>
                    <w:right w:val="none" w:sz="0" w:space="0" w:color="auto"/>
                  </w:divBdr>
                </w:div>
                <w:div w:id="1065570123">
                  <w:marLeft w:val="640"/>
                  <w:marRight w:val="0"/>
                  <w:marTop w:val="0"/>
                  <w:marBottom w:val="0"/>
                  <w:divBdr>
                    <w:top w:val="none" w:sz="0" w:space="0" w:color="auto"/>
                    <w:left w:val="none" w:sz="0" w:space="0" w:color="auto"/>
                    <w:bottom w:val="none" w:sz="0" w:space="0" w:color="auto"/>
                    <w:right w:val="none" w:sz="0" w:space="0" w:color="auto"/>
                  </w:divBdr>
                </w:div>
                <w:div w:id="179973611">
                  <w:marLeft w:val="640"/>
                  <w:marRight w:val="0"/>
                  <w:marTop w:val="0"/>
                  <w:marBottom w:val="0"/>
                  <w:divBdr>
                    <w:top w:val="none" w:sz="0" w:space="0" w:color="auto"/>
                    <w:left w:val="none" w:sz="0" w:space="0" w:color="auto"/>
                    <w:bottom w:val="none" w:sz="0" w:space="0" w:color="auto"/>
                    <w:right w:val="none" w:sz="0" w:space="0" w:color="auto"/>
                  </w:divBdr>
                </w:div>
                <w:div w:id="1615745922">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985933324">
          <w:marLeft w:val="640"/>
          <w:marRight w:val="0"/>
          <w:marTop w:val="0"/>
          <w:marBottom w:val="0"/>
          <w:divBdr>
            <w:top w:val="none" w:sz="0" w:space="0" w:color="auto"/>
            <w:left w:val="none" w:sz="0" w:space="0" w:color="auto"/>
            <w:bottom w:val="none" w:sz="0" w:space="0" w:color="auto"/>
            <w:right w:val="none" w:sz="0" w:space="0" w:color="auto"/>
          </w:divBdr>
        </w:div>
        <w:div w:id="1406075648">
          <w:marLeft w:val="640"/>
          <w:marRight w:val="0"/>
          <w:marTop w:val="0"/>
          <w:marBottom w:val="0"/>
          <w:divBdr>
            <w:top w:val="none" w:sz="0" w:space="0" w:color="auto"/>
            <w:left w:val="none" w:sz="0" w:space="0" w:color="auto"/>
            <w:bottom w:val="none" w:sz="0" w:space="0" w:color="auto"/>
            <w:right w:val="none" w:sz="0" w:space="0" w:color="auto"/>
          </w:divBdr>
        </w:div>
        <w:div w:id="545797830">
          <w:marLeft w:val="640"/>
          <w:marRight w:val="0"/>
          <w:marTop w:val="0"/>
          <w:marBottom w:val="0"/>
          <w:divBdr>
            <w:top w:val="none" w:sz="0" w:space="0" w:color="auto"/>
            <w:left w:val="none" w:sz="0" w:space="0" w:color="auto"/>
            <w:bottom w:val="none" w:sz="0" w:space="0" w:color="auto"/>
            <w:right w:val="none" w:sz="0" w:space="0" w:color="auto"/>
          </w:divBdr>
        </w:div>
        <w:div w:id="1882130237">
          <w:marLeft w:val="640"/>
          <w:marRight w:val="0"/>
          <w:marTop w:val="0"/>
          <w:marBottom w:val="0"/>
          <w:divBdr>
            <w:top w:val="none" w:sz="0" w:space="0" w:color="auto"/>
            <w:left w:val="none" w:sz="0" w:space="0" w:color="auto"/>
            <w:bottom w:val="none" w:sz="0" w:space="0" w:color="auto"/>
            <w:right w:val="none" w:sz="0" w:space="0" w:color="auto"/>
          </w:divBdr>
        </w:div>
        <w:div w:id="1916091832">
          <w:marLeft w:val="640"/>
          <w:marRight w:val="0"/>
          <w:marTop w:val="0"/>
          <w:marBottom w:val="0"/>
          <w:divBdr>
            <w:top w:val="none" w:sz="0" w:space="0" w:color="auto"/>
            <w:left w:val="none" w:sz="0" w:space="0" w:color="auto"/>
            <w:bottom w:val="none" w:sz="0" w:space="0" w:color="auto"/>
            <w:right w:val="none" w:sz="0" w:space="0" w:color="auto"/>
          </w:divBdr>
        </w:div>
        <w:div w:id="740759322">
          <w:marLeft w:val="640"/>
          <w:marRight w:val="0"/>
          <w:marTop w:val="0"/>
          <w:marBottom w:val="0"/>
          <w:divBdr>
            <w:top w:val="none" w:sz="0" w:space="0" w:color="auto"/>
            <w:left w:val="none" w:sz="0" w:space="0" w:color="auto"/>
            <w:bottom w:val="none" w:sz="0" w:space="0" w:color="auto"/>
            <w:right w:val="none" w:sz="0" w:space="0" w:color="auto"/>
          </w:divBdr>
        </w:div>
        <w:div w:id="31809626">
          <w:marLeft w:val="640"/>
          <w:marRight w:val="0"/>
          <w:marTop w:val="0"/>
          <w:marBottom w:val="0"/>
          <w:divBdr>
            <w:top w:val="none" w:sz="0" w:space="0" w:color="auto"/>
            <w:left w:val="none" w:sz="0" w:space="0" w:color="auto"/>
            <w:bottom w:val="none" w:sz="0" w:space="0" w:color="auto"/>
            <w:right w:val="none" w:sz="0" w:space="0" w:color="auto"/>
          </w:divBdr>
        </w:div>
        <w:div w:id="661154522">
          <w:marLeft w:val="640"/>
          <w:marRight w:val="0"/>
          <w:marTop w:val="0"/>
          <w:marBottom w:val="0"/>
          <w:divBdr>
            <w:top w:val="none" w:sz="0" w:space="0" w:color="auto"/>
            <w:left w:val="none" w:sz="0" w:space="0" w:color="auto"/>
            <w:bottom w:val="none" w:sz="0" w:space="0" w:color="auto"/>
            <w:right w:val="none" w:sz="0" w:space="0" w:color="auto"/>
          </w:divBdr>
        </w:div>
        <w:div w:id="486745656">
          <w:marLeft w:val="640"/>
          <w:marRight w:val="0"/>
          <w:marTop w:val="0"/>
          <w:marBottom w:val="0"/>
          <w:divBdr>
            <w:top w:val="none" w:sz="0" w:space="0" w:color="auto"/>
            <w:left w:val="none" w:sz="0" w:space="0" w:color="auto"/>
            <w:bottom w:val="none" w:sz="0" w:space="0" w:color="auto"/>
            <w:right w:val="none" w:sz="0" w:space="0" w:color="auto"/>
          </w:divBdr>
        </w:div>
        <w:div w:id="1922060008">
          <w:marLeft w:val="640"/>
          <w:marRight w:val="0"/>
          <w:marTop w:val="0"/>
          <w:marBottom w:val="0"/>
          <w:divBdr>
            <w:top w:val="none" w:sz="0" w:space="0" w:color="auto"/>
            <w:left w:val="none" w:sz="0" w:space="0" w:color="auto"/>
            <w:bottom w:val="none" w:sz="0" w:space="0" w:color="auto"/>
            <w:right w:val="none" w:sz="0" w:space="0" w:color="auto"/>
          </w:divBdr>
        </w:div>
        <w:div w:id="754126911">
          <w:marLeft w:val="640"/>
          <w:marRight w:val="0"/>
          <w:marTop w:val="0"/>
          <w:marBottom w:val="0"/>
          <w:divBdr>
            <w:top w:val="none" w:sz="0" w:space="0" w:color="auto"/>
            <w:left w:val="none" w:sz="0" w:space="0" w:color="auto"/>
            <w:bottom w:val="none" w:sz="0" w:space="0" w:color="auto"/>
            <w:right w:val="none" w:sz="0" w:space="0" w:color="auto"/>
          </w:divBdr>
        </w:div>
        <w:div w:id="1253855373">
          <w:marLeft w:val="640"/>
          <w:marRight w:val="0"/>
          <w:marTop w:val="0"/>
          <w:marBottom w:val="0"/>
          <w:divBdr>
            <w:top w:val="none" w:sz="0" w:space="0" w:color="auto"/>
            <w:left w:val="none" w:sz="0" w:space="0" w:color="auto"/>
            <w:bottom w:val="none" w:sz="0" w:space="0" w:color="auto"/>
            <w:right w:val="none" w:sz="0" w:space="0" w:color="auto"/>
          </w:divBdr>
        </w:div>
        <w:div w:id="1080909227">
          <w:marLeft w:val="640"/>
          <w:marRight w:val="0"/>
          <w:marTop w:val="0"/>
          <w:marBottom w:val="0"/>
          <w:divBdr>
            <w:top w:val="none" w:sz="0" w:space="0" w:color="auto"/>
            <w:left w:val="none" w:sz="0" w:space="0" w:color="auto"/>
            <w:bottom w:val="none" w:sz="0" w:space="0" w:color="auto"/>
            <w:right w:val="none" w:sz="0" w:space="0" w:color="auto"/>
          </w:divBdr>
        </w:div>
        <w:div w:id="2065063237">
          <w:marLeft w:val="640"/>
          <w:marRight w:val="0"/>
          <w:marTop w:val="0"/>
          <w:marBottom w:val="0"/>
          <w:divBdr>
            <w:top w:val="none" w:sz="0" w:space="0" w:color="auto"/>
            <w:left w:val="none" w:sz="0" w:space="0" w:color="auto"/>
            <w:bottom w:val="none" w:sz="0" w:space="0" w:color="auto"/>
            <w:right w:val="none" w:sz="0" w:space="0" w:color="auto"/>
          </w:divBdr>
        </w:div>
        <w:div w:id="417681649">
          <w:marLeft w:val="640"/>
          <w:marRight w:val="0"/>
          <w:marTop w:val="0"/>
          <w:marBottom w:val="0"/>
          <w:divBdr>
            <w:top w:val="none" w:sz="0" w:space="0" w:color="auto"/>
            <w:left w:val="none" w:sz="0" w:space="0" w:color="auto"/>
            <w:bottom w:val="none" w:sz="0" w:space="0" w:color="auto"/>
            <w:right w:val="none" w:sz="0" w:space="0" w:color="auto"/>
          </w:divBdr>
        </w:div>
        <w:div w:id="1978946317">
          <w:marLeft w:val="640"/>
          <w:marRight w:val="0"/>
          <w:marTop w:val="0"/>
          <w:marBottom w:val="0"/>
          <w:divBdr>
            <w:top w:val="none" w:sz="0" w:space="0" w:color="auto"/>
            <w:left w:val="none" w:sz="0" w:space="0" w:color="auto"/>
            <w:bottom w:val="none" w:sz="0" w:space="0" w:color="auto"/>
            <w:right w:val="none" w:sz="0" w:space="0" w:color="auto"/>
          </w:divBdr>
        </w:div>
        <w:div w:id="68423963">
          <w:marLeft w:val="640"/>
          <w:marRight w:val="0"/>
          <w:marTop w:val="0"/>
          <w:marBottom w:val="0"/>
          <w:divBdr>
            <w:top w:val="none" w:sz="0" w:space="0" w:color="auto"/>
            <w:left w:val="none" w:sz="0" w:space="0" w:color="auto"/>
            <w:bottom w:val="none" w:sz="0" w:space="0" w:color="auto"/>
            <w:right w:val="none" w:sz="0" w:space="0" w:color="auto"/>
          </w:divBdr>
        </w:div>
        <w:div w:id="2109226423">
          <w:marLeft w:val="640"/>
          <w:marRight w:val="0"/>
          <w:marTop w:val="0"/>
          <w:marBottom w:val="0"/>
          <w:divBdr>
            <w:top w:val="none" w:sz="0" w:space="0" w:color="auto"/>
            <w:left w:val="none" w:sz="0" w:space="0" w:color="auto"/>
            <w:bottom w:val="none" w:sz="0" w:space="0" w:color="auto"/>
            <w:right w:val="none" w:sz="0" w:space="0" w:color="auto"/>
          </w:divBdr>
        </w:div>
        <w:div w:id="1089430799">
          <w:marLeft w:val="640"/>
          <w:marRight w:val="0"/>
          <w:marTop w:val="0"/>
          <w:marBottom w:val="0"/>
          <w:divBdr>
            <w:top w:val="none" w:sz="0" w:space="0" w:color="auto"/>
            <w:left w:val="none" w:sz="0" w:space="0" w:color="auto"/>
            <w:bottom w:val="none" w:sz="0" w:space="0" w:color="auto"/>
            <w:right w:val="none" w:sz="0" w:space="0" w:color="auto"/>
          </w:divBdr>
        </w:div>
        <w:div w:id="768937087">
          <w:marLeft w:val="640"/>
          <w:marRight w:val="0"/>
          <w:marTop w:val="0"/>
          <w:marBottom w:val="0"/>
          <w:divBdr>
            <w:top w:val="none" w:sz="0" w:space="0" w:color="auto"/>
            <w:left w:val="none" w:sz="0" w:space="0" w:color="auto"/>
            <w:bottom w:val="none" w:sz="0" w:space="0" w:color="auto"/>
            <w:right w:val="none" w:sz="0" w:space="0" w:color="auto"/>
          </w:divBdr>
        </w:div>
        <w:div w:id="1611401323">
          <w:marLeft w:val="640"/>
          <w:marRight w:val="0"/>
          <w:marTop w:val="0"/>
          <w:marBottom w:val="0"/>
          <w:divBdr>
            <w:top w:val="none" w:sz="0" w:space="0" w:color="auto"/>
            <w:left w:val="none" w:sz="0" w:space="0" w:color="auto"/>
            <w:bottom w:val="none" w:sz="0" w:space="0" w:color="auto"/>
            <w:right w:val="none" w:sz="0" w:space="0" w:color="auto"/>
          </w:divBdr>
        </w:div>
        <w:div w:id="819035952">
          <w:marLeft w:val="640"/>
          <w:marRight w:val="0"/>
          <w:marTop w:val="0"/>
          <w:marBottom w:val="0"/>
          <w:divBdr>
            <w:top w:val="none" w:sz="0" w:space="0" w:color="auto"/>
            <w:left w:val="none" w:sz="0" w:space="0" w:color="auto"/>
            <w:bottom w:val="none" w:sz="0" w:space="0" w:color="auto"/>
            <w:right w:val="none" w:sz="0" w:space="0" w:color="auto"/>
          </w:divBdr>
        </w:div>
        <w:div w:id="1187790854">
          <w:marLeft w:val="640"/>
          <w:marRight w:val="0"/>
          <w:marTop w:val="0"/>
          <w:marBottom w:val="0"/>
          <w:divBdr>
            <w:top w:val="none" w:sz="0" w:space="0" w:color="auto"/>
            <w:left w:val="none" w:sz="0" w:space="0" w:color="auto"/>
            <w:bottom w:val="none" w:sz="0" w:space="0" w:color="auto"/>
            <w:right w:val="none" w:sz="0" w:space="0" w:color="auto"/>
          </w:divBdr>
        </w:div>
        <w:div w:id="1371027480">
          <w:marLeft w:val="640"/>
          <w:marRight w:val="0"/>
          <w:marTop w:val="0"/>
          <w:marBottom w:val="0"/>
          <w:divBdr>
            <w:top w:val="none" w:sz="0" w:space="0" w:color="auto"/>
            <w:left w:val="none" w:sz="0" w:space="0" w:color="auto"/>
            <w:bottom w:val="none" w:sz="0" w:space="0" w:color="auto"/>
            <w:right w:val="none" w:sz="0" w:space="0" w:color="auto"/>
          </w:divBdr>
        </w:div>
        <w:div w:id="1340038385">
          <w:marLeft w:val="640"/>
          <w:marRight w:val="0"/>
          <w:marTop w:val="0"/>
          <w:marBottom w:val="0"/>
          <w:divBdr>
            <w:top w:val="none" w:sz="0" w:space="0" w:color="auto"/>
            <w:left w:val="none" w:sz="0" w:space="0" w:color="auto"/>
            <w:bottom w:val="none" w:sz="0" w:space="0" w:color="auto"/>
            <w:right w:val="none" w:sz="0" w:space="0" w:color="auto"/>
          </w:divBdr>
        </w:div>
        <w:div w:id="222377188">
          <w:marLeft w:val="640"/>
          <w:marRight w:val="0"/>
          <w:marTop w:val="0"/>
          <w:marBottom w:val="0"/>
          <w:divBdr>
            <w:top w:val="none" w:sz="0" w:space="0" w:color="auto"/>
            <w:left w:val="none" w:sz="0" w:space="0" w:color="auto"/>
            <w:bottom w:val="none" w:sz="0" w:space="0" w:color="auto"/>
            <w:right w:val="none" w:sz="0" w:space="0" w:color="auto"/>
          </w:divBdr>
        </w:div>
        <w:div w:id="50929098">
          <w:marLeft w:val="640"/>
          <w:marRight w:val="0"/>
          <w:marTop w:val="0"/>
          <w:marBottom w:val="0"/>
          <w:divBdr>
            <w:top w:val="none" w:sz="0" w:space="0" w:color="auto"/>
            <w:left w:val="none" w:sz="0" w:space="0" w:color="auto"/>
            <w:bottom w:val="none" w:sz="0" w:space="0" w:color="auto"/>
            <w:right w:val="none" w:sz="0" w:space="0" w:color="auto"/>
          </w:divBdr>
        </w:div>
        <w:div w:id="683173520">
          <w:marLeft w:val="640"/>
          <w:marRight w:val="0"/>
          <w:marTop w:val="0"/>
          <w:marBottom w:val="0"/>
          <w:divBdr>
            <w:top w:val="none" w:sz="0" w:space="0" w:color="auto"/>
            <w:left w:val="none" w:sz="0" w:space="0" w:color="auto"/>
            <w:bottom w:val="none" w:sz="0" w:space="0" w:color="auto"/>
            <w:right w:val="none" w:sz="0" w:space="0" w:color="auto"/>
          </w:divBdr>
        </w:div>
        <w:div w:id="1451435910">
          <w:marLeft w:val="640"/>
          <w:marRight w:val="0"/>
          <w:marTop w:val="0"/>
          <w:marBottom w:val="0"/>
          <w:divBdr>
            <w:top w:val="none" w:sz="0" w:space="0" w:color="auto"/>
            <w:left w:val="none" w:sz="0" w:space="0" w:color="auto"/>
            <w:bottom w:val="none" w:sz="0" w:space="0" w:color="auto"/>
            <w:right w:val="none" w:sz="0" w:space="0" w:color="auto"/>
          </w:divBdr>
        </w:div>
        <w:div w:id="1224372726">
          <w:marLeft w:val="640"/>
          <w:marRight w:val="0"/>
          <w:marTop w:val="0"/>
          <w:marBottom w:val="0"/>
          <w:divBdr>
            <w:top w:val="none" w:sz="0" w:space="0" w:color="auto"/>
            <w:left w:val="none" w:sz="0" w:space="0" w:color="auto"/>
            <w:bottom w:val="none" w:sz="0" w:space="0" w:color="auto"/>
            <w:right w:val="none" w:sz="0" w:space="0" w:color="auto"/>
          </w:divBdr>
        </w:div>
        <w:div w:id="2134473928">
          <w:marLeft w:val="640"/>
          <w:marRight w:val="0"/>
          <w:marTop w:val="0"/>
          <w:marBottom w:val="0"/>
          <w:divBdr>
            <w:top w:val="none" w:sz="0" w:space="0" w:color="auto"/>
            <w:left w:val="none" w:sz="0" w:space="0" w:color="auto"/>
            <w:bottom w:val="none" w:sz="0" w:space="0" w:color="auto"/>
            <w:right w:val="none" w:sz="0" w:space="0" w:color="auto"/>
          </w:divBdr>
        </w:div>
        <w:div w:id="1587765614">
          <w:marLeft w:val="640"/>
          <w:marRight w:val="0"/>
          <w:marTop w:val="0"/>
          <w:marBottom w:val="0"/>
          <w:divBdr>
            <w:top w:val="none" w:sz="0" w:space="0" w:color="auto"/>
            <w:left w:val="none" w:sz="0" w:space="0" w:color="auto"/>
            <w:bottom w:val="none" w:sz="0" w:space="0" w:color="auto"/>
            <w:right w:val="none" w:sz="0" w:space="0" w:color="auto"/>
          </w:divBdr>
        </w:div>
        <w:div w:id="308557820">
          <w:marLeft w:val="640"/>
          <w:marRight w:val="0"/>
          <w:marTop w:val="0"/>
          <w:marBottom w:val="0"/>
          <w:divBdr>
            <w:top w:val="none" w:sz="0" w:space="0" w:color="auto"/>
            <w:left w:val="none" w:sz="0" w:space="0" w:color="auto"/>
            <w:bottom w:val="none" w:sz="0" w:space="0" w:color="auto"/>
            <w:right w:val="none" w:sz="0" w:space="0" w:color="auto"/>
          </w:divBdr>
        </w:div>
        <w:div w:id="1735422531">
          <w:marLeft w:val="640"/>
          <w:marRight w:val="0"/>
          <w:marTop w:val="0"/>
          <w:marBottom w:val="0"/>
          <w:divBdr>
            <w:top w:val="none" w:sz="0" w:space="0" w:color="auto"/>
            <w:left w:val="none" w:sz="0" w:space="0" w:color="auto"/>
            <w:bottom w:val="none" w:sz="0" w:space="0" w:color="auto"/>
            <w:right w:val="none" w:sz="0" w:space="0" w:color="auto"/>
          </w:divBdr>
        </w:div>
        <w:div w:id="1997955470">
          <w:marLeft w:val="640"/>
          <w:marRight w:val="0"/>
          <w:marTop w:val="0"/>
          <w:marBottom w:val="0"/>
          <w:divBdr>
            <w:top w:val="none" w:sz="0" w:space="0" w:color="auto"/>
            <w:left w:val="none" w:sz="0" w:space="0" w:color="auto"/>
            <w:bottom w:val="none" w:sz="0" w:space="0" w:color="auto"/>
            <w:right w:val="none" w:sz="0" w:space="0" w:color="auto"/>
          </w:divBdr>
        </w:div>
        <w:div w:id="965508619">
          <w:marLeft w:val="640"/>
          <w:marRight w:val="0"/>
          <w:marTop w:val="0"/>
          <w:marBottom w:val="0"/>
          <w:divBdr>
            <w:top w:val="none" w:sz="0" w:space="0" w:color="auto"/>
            <w:left w:val="none" w:sz="0" w:space="0" w:color="auto"/>
            <w:bottom w:val="none" w:sz="0" w:space="0" w:color="auto"/>
            <w:right w:val="none" w:sz="0" w:space="0" w:color="auto"/>
          </w:divBdr>
        </w:div>
        <w:div w:id="1006859522">
          <w:marLeft w:val="640"/>
          <w:marRight w:val="0"/>
          <w:marTop w:val="0"/>
          <w:marBottom w:val="0"/>
          <w:divBdr>
            <w:top w:val="none" w:sz="0" w:space="0" w:color="auto"/>
            <w:left w:val="none" w:sz="0" w:space="0" w:color="auto"/>
            <w:bottom w:val="none" w:sz="0" w:space="0" w:color="auto"/>
            <w:right w:val="none" w:sz="0" w:space="0" w:color="auto"/>
          </w:divBdr>
        </w:div>
        <w:div w:id="669598384">
          <w:marLeft w:val="640"/>
          <w:marRight w:val="0"/>
          <w:marTop w:val="0"/>
          <w:marBottom w:val="0"/>
          <w:divBdr>
            <w:top w:val="none" w:sz="0" w:space="0" w:color="auto"/>
            <w:left w:val="none" w:sz="0" w:space="0" w:color="auto"/>
            <w:bottom w:val="none" w:sz="0" w:space="0" w:color="auto"/>
            <w:right w:val="none" w:sz="0" w:space="0" w:color="auto"/>
          </w:divBdr>
        </w:div>
        <w:div w:id="624388985">
          <w:marLeft w:val="640"/>
          <w:marRight w:val="0"/>
          <w:marTop w:val="0"/>
          <w:marBottom w:val="0"/>
          <w:divBdr>
            <w:top w:val="none" w:sz="0" w:space="0" w:color="auto"/>
            <w:left w:val="none" w:sz="0" w:space="0" w:color="auto"/>
            <w:bottom w:val="none" w:sz="0" w:space="0" w:color="auto"/>
            <w:right w:val="none" w:sz="0" w:space="0" w:color="auto"/>
          </w:divBdr>
        </w:div>
        <w:div w:id="1664551241">
          <w:marLeft w:val="640"/>
          <w:marRight w:val="0"/>
          <w:marTop w:val="0"/>
          <w:marBottom w:val="0"/>
          <w:divBdr>
            <w:top w:val="none" w:sz="0" w:space="0" w:color="auto"/>
            <w:left w:val="none" w:sz="0" w:space="0" w:color="auto"/>
            <w:bottom w:val="none" w:sz="0" w:space="0" w:color="auto"/>
            <w:right w:val="none" w:sz="0" w:space="0" w:color="auto"/>
          </w:divBdr>
        </w:div>
        <w:div w:id="135148331">
          <w:marLeft w:val="640"/>
          <w:marRight w:val="0"/>
          <w:marTop w:val="0"/>
          <w:marBottom w:val="0"/>
          <w:divBdr>
            <w:top w:val="none" w:sz="0" w:space="0" w:color="auto"/>
            <w:left w:val="none" w:sz="0" w:space="0" w:color="auto"/>
            <w:bottom w:val="none" w:sz="0" w:space="0" w:color="auto"/>
            <w:right w:val="none" w:sz="0" w:space="0" w:color="auto"/>
          </w:divBdr>
        </w:div>
        <w:div w:id="1490364933">
          <w:marLeft w:val="640"/>
          <w:marRight w:val="0"/>
          <w:marTop w:val="0"/>
          <w:marBottom w:val="0"/>
          <w:divBdr>
            <w:top w:val="none" w:sz="0" w:space="0" w:color="auto"/>
            <w:left w:val="none" w:sz="0" w:space="0" w:color="auto"/>
            <w:bottom w:val="none" w:sz="0" w:space="0" w:color="auto"/>
            <w:right w:val="none" w:sz="0" w:space="0" w:color="auto"/>
          </w:divBdr>
        </w:div>
        <w:div w:id="1925606297">
          <w:marLeft w:val="640"/>
          <w:marRight w:val="0"/>
          <w:marTop w:val="0"/>
          <w:marBottom w:val="0"/>
          <w:divBdr>
            <w:top w:val="none" w:sz="0" w:space="0" w:color="auto"/>
            <w:left w:val="none" w:sz="0" w:space="0" w:color="auto"/>
            <w:bottom w:val="none" w:sz="0" w:space="0" w:color="auto"/>
            <w:right w:val="none" w:sz="0" w:space="0" w:color="auto"/>
          </w:divBdr>
        </w:div>
        <w:div w:id="1162308127">
          <w:marLeft w:val="640"/>
          <w:marRight w:val="0"/>
          <w:marTop w:val="0"/>
          <w:marBottom w:val="0"/>
          <w:divBdr>
            <w:top w:val="none" w:sz="0" w:space="0" w:color="auto"/>
            <w:left w:val="none" w:sz="0" w:space="0" w:color="auto"/>
            <w:bottom w:val="none" w:sz="0" w:space="0" w:color="auto"/>
            <w:right w:val="none" w:sz="0" w:space="0" w:color="auto"/>
          </w:divBdr>
        </w:div>
        <w:div w:id="1472484122">
          <w:marLeft w:val="640"/>
          <w:marRight w:val="0"/>
          <w:marTop w:val="0"/>
          <w:marBottom w:val="0"/>
          <w:divBdr>
            <w:top w:val="none" w:sz="0" w:space="0" w:color="auto"/>
            <w:left w:val="none" w:sz="0" w:space="0" w:color="auto"/>
            <w:bottom w:val="none" w:sz="0" w:space="0" w:color="auto"/>
            <w:right w:val="none" w:sz="0" w:space="0" w:color="auto"/>
          </w:divBdr>
        </w:div>
        <w:div w:id="1756517235">
          <w:marLeft w:val="640"/>
          <w:marRight w:val="0"/>
          <w:marTop w:val="0"/>
          <w:marBottom w:val="0"/>
          <w:divBdr>
            <w:top w:val="none" w:sz="0" w:space="0" w:color="auto"/>
            <w:left w:val="none" w:sz="0" w:space="0" w:color="auto"/>
            <w:bottom w:val="none" w:sz="0" w:space="0" w:color="auto"/>
            <w:right w:val="none" w:sz="0" w:space="0" w:color="auto"/>
          </w:divBdr>
        </w:div>
        <w:div w:id="555893549">
          <w:marLeft w:val="640"/>
          <w:marRight w:val="0"/>
          <w:marTop w:val="0"/>
          <w:marBottom w:val="0"/>
          <w:divBdr>
            <w:top w:val="none" w:sz="0" w:space="0" w:color="auto"/>
            <w:left w:val="none" w:sz="0" w:space="0" w:color="auto"/>
            <w:bottom w:val="none" w:sz="0" w:space="0" w:color="auto"/>
            <w:right w:val="none" w:sz="0" w:space="0" w:color="auto"/>
          </w:divBdr>
        </w:div>
        <w:div w:id="217055713">
          <w:marLeft w:val="640"/>
          <w:marRight w:val="0"/>
          <w:marTop w:val="0"/>
          <w:marBottom w:val="0"/>
          <w:divBdr>
            <w:top w:val="none" w:sz="0" w:space="0" w:color="auto"/>
            <w:left w:val="none" w:sz="0" w:space="0" w:color="auto"/>
            <w:bottom w:val="none" w:sz="0" w:space="0" w:color="auto"/>
            <w:right w:val="none" w:sz="0" w:space="0" w:color="auto"/>
          </w:divBdr>
        </w:div>
        <w:div w:id="728266851">
          <w:marLeft w:val="640"/>
          <w:marRight w:val="0"/>
          <w:marTop w:val="0"/>
          <w:marBottom w:val="0"/>
          <w:divBdr>
            <w:top w:val="none" w:sz="0" w:space="0" w:color="auto"/>
            <w:left w:val="none" w:sz="0" w:space="0" w:color="auto"/>
            <w:bottom w:val="none" w:sz="0" w:space="0" w:color="auto"/>
            <w:right w:val="none" w:sz="0" w:space="0" w:color="auto"/>
          </w:divBdr>
        </w:div>
        <w:div w:id="1011375455">
          <w:marLeft w:val="640"/>
          <w:marRight w:val="0"/>
          <w:marTop w:val="0"/>
          <w:marBottom w:val="0"/>
          <w:divBdr>
            <w:top w:val="none" w:sz="0" w:space="0" w:color="auto"/>
            <w:left w:val="none" w:sz="0" w:space="0" w:color="auto"/>
            <w:bottom w:val="none" w:sz="0" w:space="0" w:color="auto"/>
            <w:right w:val="none" w:sz="0" w:space="0" w:color="auto"/>
          </w:divBdr>
        </w:div>
        <w:div w:id="82339594">
          <w:marLeft w:val="640"/>
          <w:marRight w:val="0"/>
          <w:marTop w:val="0"/>
          <w:marBottom w:val="0"/>
          <w:divBdr>
            <w:top w:val="none" w:sz="0" w:space="0" w:color="auto"/>
            <w:left w:val="none" w:sz="0" w:space="0" w:color="auto"/>
            <w:bottom w:val="none" w:sz="0" w:space="0" w:color="auto"/>
            <w:right w:val="none" w:sz="0" w:space="0" w:color="auto"/>
          </w:divBdr>
        </w:div>
        <w:div w:id="1840848551">
          <w:marLeft w:val="640"/>
          <w:marRight w:val="0"/>
          <w:marTop w:val="0"/>
          <w:marBottom w:val="0"/>
          <w:divBdr>
            <w:top w:val="none" w:sz="0" w:space="0" w:color="auto"/>
            <w:left w:val="none" w:sz="0" w:space="0" w:color="auto"/>
            <w:bottom w:val="none" w:sz="0" w:space="0" w:color="auto"/>
            <w:right w:val="none" w:sz="0" w:space="0" w:color="auto"/>
          </w:divBdr>
        </w:div>
        <w:div w:id="112211719">
          <w:marLeft w:val="640"/>
          <w:marRight w:val="0"/>
          <w:marTop w:val="0"/>
          <w:marBottom w:val="0"/>
          <w:divBdr>
            <w:top w:val="none" w:sz="0" w:space="0" w:color="auto"/>
            <w:left w:val="none" w:sz="0" w:space="0" w:color="auto"/>
            <w:bottom w:val="none" w:sz="0" w:space="0" w:color="auto"/>
            <w:right w:val="none" w:sz="0" w:space="0" w:color="auto"/>
          </w:divBdr>
        </w:div>
        <w:div w:id="231625468">
          <w:marLeft w:val="640"/>
          <w:marRight w:val="0"/>
          <w:marTop w:val="0"/>
          <w:marBottom w:val="0"/>
          <w:divBdr>
            <w:top w:val="none" w:sz="0" w:space="0" w:color="auto"/>
            <w:left w:val="none" w:sz="0" w:space="0" w:color="auto"/>
            <w:bottom w:val="none" w:sz="0" w:space="0" w:color="auto"/>
            <w:right w:val="none" w:sz="0" w:space="0" w:color="auto"/>
          </w:divBdr>
        </w:div>
        <w:div w:id="1136215633">
          <w:marLeft w:val="640"/>
          <w:marRight w:val="0"/>
          <w:marTop w:val="0"/>
          <w:marBottom w:val="0"/>
          <w:divBdr>
            <w:top w:val="none" w:sz="0" w:space="0" w:color="auto"/>
            <w:left w:val="none" w:sz="0" w:space="0" w:color="auto"/>
            <w:bottom w:val="none" w:sz="0" w:space="0" w:color="auto"/>
            <w:right w:val="none" w:sz="0" w:space="0" w:color="auto"/>
          </w:divBdr>
        </w:div>
        <w:div w:id="336275663">
          <w:marLeft w:val="640"/>
          <w:marRight w:val="0"/>
          <w:marTop w:val="0"/>
          <w:marBottom w:val="0"/>
          <w:divBdr>
            <w:top w:val="none" w:sz="0" w:space="0" w:color="auto"/>
            <w:left w:val="none" w:sz="0" w:space="0" w:color="auto"/>
            <w:bottom w:val="none" w:sz="0" w:space="0" w:color="auto"/>
            <w:right w:val="none" w:sz="0" w:space="0" w:color="auto"/>
          </w:divBdr>
        </w:div>
      </w:divsChild>
    </w:div>
    <w:div w:id="1737049062">
      <w:bodyDiv w:val="1"/>
      <w:marLeft w:val="0"/>
      <w:marRight w:val="0"/>
      <w:marTop w:val="0"/>
      <w:marBottom w:val="0"/>
      <w:divBdr>
        <w:top w:val="none" w:sz="0" w:space="0" w:color="auto"/>
        <w:left w:val="none" w:sz="0" w:space="0" w:color="auto"/>
        <w:bottom w:val="none" w:sz="0" w:space="0" w:color="auto"/>
        <w:right w:val="none" w:sz="0" w:space="0" w:color="auto"/>
      </w:divBdr>
      <w:divsChild>
        <w:div w:id="438526729">
          <w:marLeft w:val="640"/>
          <w:marRight w:val="0"/>
          <w:marTop w:val="0"/>
          <w:marBottom w:val="0"/>
          <w:divBdr>
            <w:top w:val="none" w:sz="0" w:space="0" w:color="auto"/>
            <w:left w:val="none" w:sz="0" w:space="0" w:color="auto"/>
            <w:bottom w:val="none" w:sz="0" w:space="0" w:color="auto"/>
            <w:right w:val="none" w:sz="0" w:space="0" w:color="auto"/>
          </w:divBdr>
        </w:div>
        <w:div w:id="1512450341">
          <w:marLeft w:val="640"/>
          <w:marRight w:val="0"/>
          <w:marTop w:val="0"/>
          <w:marBottom w:val="0"/>
          <w:divBdr>
            <w:top w:val="none" w:sz="0" w:space="0" w:color="auto"/>
            <w:left w:val="none" w:sz="0" w:space="0" w:color="auto"/>
            <w:bottom w:val="none" w:sz="0" w:space="0" w:color="auto"/>
            <w:right w:val="none" w:sz="0" w:space="0" w:color="auto"/>
          </w:divBdr>
        </w:div>
        <w:div w:id="2008243904">
          <w:marLeft w:val="640"/>
          <w:marRight w:val="0"/>
          <w:marTop w:val="0"/>
          <w:marBottom w:val="0"/>
          <w:divBdr>
            <w:top w:val="none" w:sz="0" w:space="0" w:color="auto"/>
            <w:left w:val="none" w:sz="0" w:space="0" w:color="auto"/>
            <w:bottom w:val="none" w:sz="0" w:space="0" w:color="auto"/>
            <w:right w:val="none" w:sz="0" w:space="0" w:color="auto"/>
          </w:divBdr>
        </w:div>
        <w:div w:id="2009361078">
          <w:marLeft w:val="640"/>
          <w:marRight w:val="0"/>
          <w:marTop w:val="0"/>
          <w:marBottom w:val="0"/>
          <w:divBdr>
            <w:top w:val="none" w:sz="0" w:space="0" w:color="auto"/>
            <w:left w:val="none" w:sz="0" w:space="0" w:color="auto"/>
            <w:bottom w:val="none" w:sz="0" w:space="0" w:color="auto"/>
            <w:right w:val="none" w:sz="0" w:space="0" w:color="auto"/>
          </w:divBdr>
        </w:div>
        <w:div w:id="1266502196">
          <w:marLeft w:val="640"/>
          <w:marRight w:val="0"/>
          <w:marTop w:val="0"/>
          <w:marBottom w:val="0"/>
          <w:divBdr>
            <w:top w:val="none" w:sz="0" w:space="0" w:color="auto"/>
            <w:left w:val="none" w:sz="0" w:space="0" w:color="auto"/>
            <w:bottom w:val="none" w:sz="0" w:space="0" w:color="auto"/>
            <w:right w:val="none" w:sz="0" w:space="0" w:color="auto"/>
          </w:divBdr>
        </w:div>
        <w:div w:id="351541102">
          <w:marLeft w:val="640"/>
          <w:marRight w:val="0"/>
          <w:marTop w:val="0"/>
          <w:marBottom w:val="0"/>
          <w:divBdr>
            <w:top w:val="none" w:sz="0" w:space="0" w:color="auto"/>
            <w:left w:val="none" w:sz="0" w:space="0" w:color="auto"/>
            <w:bottom w:val="none" w:sz="0" w:space="0" w:color="auto"/>
            <w:right w:val="none" w:sz="0" w:space="0" w:color="auto"/>
          </w:divBdr>
        </w:div>
        <w:div w:id="1937326335">
          <w:marLeft w:val="640"/>
          <w:marRight w:val="0"/>
          <w:marTop w:val="0"/>
          <w:marBottom w:val="0"/>
          <w:divBdr>
            <w:top w:val="none" w:sz="0" w:space="0" w:color="auto"/>
            <w:left w:val="none" w:sz="0" w:space="0" w:color="auto"/>
            <w:bottom w:val="none" w:sz="0" w:space="0" w:color="auto"/>
            <w:right w:val="none" w:sz="0" w:space="0" w:color="auto"/>
          </w:divBdr>
        </w:div>
        <w:div w:id="1914509927">
          <w:marLeft w:val="640"/>
          <w:marRight w:val="0"/>
          <w:marTop w:val="0"/>
          <w:marBottom w:val="0"/>
          <w:divBdr>
            <w:top w:val="none" w:sz="0" w:space="0" w:color="auto"/>
            <w:left w:val="none" w:sz="0" w:space="0" w:color="auto"/>
            <w:bottom w:val="none" w:sz="0" w:space="0" w:color="auto"/>
            <w:right w:val="none" w:sz="0" w:space="0" w:color="auto"/>
          </w:divBdr>
        </w:div>
        <w:div w:id="1992057465">
          <w:marLeft w:val="640"/>
          <w:marRight w:val="0"/>
          <w:marTop w:val="0"/>
          <w:marBottom w:val="0"/>
          <w:divBdr>
            <w:top w:val="none" w:sz="0" w:space="0" w:color="auto"/>
            <w:left w:val="none" w:sz="0" w:space="0" w:color="auto"/>
            <w:bottom w:val="none" w:sz="0" w:space="0" w:color="auto"/>
            <w:right w:val="none" w:sz="0" w:space="0" w:color="auto"/>
          </w:divBdr>
        </w:div>
        <w:div w:id="1715689967">
          <w:marLeft w:val="640"/>
          <w:marRight w:val="0"/>
          <w:marTop w:val="0"/>
          <w:marBottom w:val="0"/>
          <w:divBdr>
            <w:top w:val="none" w:sz="0" w:space="0" w:color="auto"/>
            <w:left w:val="none" w:sz="0" w:space="0" w:color="auto"/>
            <w:bottom w:val="none" w:sz="0" w:space="0" w:color="auto"/>
            <w:right w:val="none" w:sz="0" w:space="0" w:color="auto"/>
          </w:divBdr>
        </w:div>
        <w:div w:id="1437091672">
          <w:marLeft w:val="640"/>
          <w:marRight w:val="0"/>
          <w:marTop w:val="0"/>
          <w:marBottom w:val="0"/>
          <w:divBdr>
            <w:top w:val="none" w:sz="0" w:space="0" w:color="auto"/>
            <w:left w:val="none" w:sz="0" w:space="0" w:color="auto"/>
            <w:bottom w:val="none" w:sz="0" w:space="0" w:color="auto"/>
            <w:right w:val="none" w:sz="0" w:space="0" w:color="auto"/>
          </w:divBdr>
        </w:div>
        <w:div w:id="1781295048">
          <w:marLeft w:val="640"/>
          <w:marRight w:val="0"/>
          <w:marTop w:val="0"/>
          <w:marBottom w:val="0"/>
          <w:divBdr>
            <w:top w:val="none" w:sz="0" w:space="0" w:color="auto"/>
            <w:left w:val="none" w:sz="0" w:space="0" w:color="auto"/>
            <w:bottom w:val="none" w:sz="0" w:space="0" w:color="auto"/>
            <w:right w:val="none" w:sz="0" w:space="0" w:color="auto"/>
          </w:divBdr>
        </w:div>
        <w:div w:id="694498086">
          <w:marLeft w:val="640"/>
          <w:marRight w:val="0"/>
          <w:marTop w:val="0"/>
          <w:marBottom w:val="0"/>
          <w:divBdr>
            <w:top w:val="none" w:sz="0" w:space="0" w:color="auto"/>
            <w:left w:val="none" w:sz="0" w:space="0" w:color="auto"/>
            <w:bottom w:val="none" w:sz="0" w:space="0" w:color="auto"/>
            <w:right w:val="none" w:sz="0" w:space="0" w:color="auto"/>
          </w:divBdr>
        </w:div>
        <w:div w:id="844830852">
          <w:marLeft w:val="640"/>
          <w:marRight w:val="0"/>
          <w:marTop w:val="0"/>
          <w:marBottom w:val="0"/>
          <w:divBdr>
            <w:top w:val="none" w:sz="0" w:space="0" w:color="auto"/>
            <w:left w:val="none" w:sz="0" w:space="0" w:color="auto"/>
            <w:bottom w:val="none" w:sz="0" w:space="0" w:color="auto"/>
            <w:right w:val="none" w:sz="0" w:space="0" w:color="auto"/>
          </w:divBdr>
        </w:div>
        <w:div w:id="1386374873">
          <w:marLeft w:val="640"/>
          <w:marRight w:val="0"/>
          <w:marTop w:val="0"/>
          <w:marBottom w:val="0"/>
          <w:divBdr>
            <w:top w:val="none" w:sz="0" w:space="0" w:color="auto"/>
            <w:left w:val="none" w:sz="0" w:space="0" w:color="auto"/>
            <w:bottom w:val="none" w:sz="0" w:space="0" w:color="auto"/>
            <w:right w:val="none" w:sz="0" w:space="0" w:color="auto"/>
          </w:divBdr>
        </w:div>
        <w:div w:id="340623071">
          <w:marLeft w:val="640"/>
          <w:marRight w:val="0"/>
          <w:marTop w:val="0"/>
          <w:marBottom w:val="0"/>
          <w:divBdr>
            <w:top w:val="none" w:sz="0" w:space="0" w:color="auto"/>
            <w:left w:val="none" w:sz="0" w:space="0" w:color="auto"/>
            <w:bottom w:val="none" w:sz="0" w:space="0" w:color="auto"/>
            <w:right w:val="none" w:sz="0" w:space="0" w:color="auto"/>
          </w:divBdr>
        </w:div>
        <w:div w:id="1302922311">
          <w:marLeft w:val="640"/>
          <w:marRight w:val="0"/>
          <w:marTop w:val="0"/>
          <w:marBottom w:val="0"/>
          <w:divBdr>
            <w:top w:val="none" w:sz="0" w:space="0" w:color="auto"/>
            <w:left w:val="none" w:sz="0" w:space="0" w:color="auto"/>
            <w:bottom w:val="none" w:sz="0" w:space="0" w:color="auto"/>
            <w:right w:val="none" w:sz="0" w:space="0" w:color="auto"/>
          </w:divBdr>
        </w:div>
        <w:div w:id="404032090">
          <w:marLeft w:val="640"/>
          <w:marRight w:val="0"/>
          <w:marTop w:val="0"/>
          <w:marBottom w:val="0"/>
          <w:divBdr>
            <w:top w:val="none" w:sz="0" w:space="0" w:color="auto"/>
            <w:left w:val="none" w:sz="0" w:space="0" w:color="auto"/>
            <w:bottom w:val="none" w:sz="0" w:space="0" w:color="auto"/>
            <w:right w:val="none" w:sz="0" w:space="0" w:color="auto"/>
          </w:divBdr>
        </w:div>
        <w:div w:id="194318628">
          <w:marLeft w:val="640"/>
          <w:marRight w:val="0"/>
          <w:marTop w:val="0"/>
          <w:marBottom w:val="0"/>
          <w:divBdr>
            <w:top w:val="none" w:sz="0" w:space="0" w:color="auto"/>
            <w:left w:val="none" w:sz="0" w:space="0" w:color="auto"/>
            <w:bottom w:val="none" w:sz="0" w:space="0" w:color="auto"/>
            <w:right w:val="none" w:sz="0" w:space="0" w:color="auto"/>
          </w:divBdr>
        </w:div>
        <w:div w:id="170678799">
          <w:marLeft w:val="640"/>
          <w:marRight w:val="0"/>
          <w:marTop w:val="0"/>
          <w:marBottom w:val="0"/>
          <w:divBdr>
            <w:top w:val="none" w:sz="0" w:space="0" w:color="auto"/>
            <w:left w:val="none" w:sz="0" w:space="0" w:color="auto"/>
            <w:bottom w:val="none" w:sz="0" w:space="0" w:color="auto"/>
            <w:right w:val="none" w:sz="0" w:space="0" w:color="auto"/>
          </w:divBdr>
        </w:div>
        <w:div w:id="1387683683">
          <w:marLeft w:val="640"/>
          <w:marRight w:val="0"/>
          <w:marTop w:val="0"/>
          <w:marBottom w:val="0"/>
          <w:divBdr>
            <w:top w:val="none" w:sz="0" w:space="0" w:color="auto"/>
            <w:left w:val="none" w:sz="0" w:space="0" w:color="auto"/>
            <w:bottom w:val="none" w:sz="0" w:space="0" w:color="auto"/>
            <w:right w:val="none" w:sz="0" w:space="0" w:color="auto"/>
          </w:divBdr>
        </w:div>
        <w:div w:id="1618178318">
          <w:marLeft w:val="640"/>
          <w:marRight w:val="0"/>
          <w:marTop w:val="0"/>
          <w:marBottom w:val="0"/>
          <w:divBdr>
            <w:top w:val="none" w:sz="0" w:space="0" w:color="auto"/>
            <w:left w:val="none" w:sz="0" w:space="0" w:color="auto"/>
            <w:bottom w:val="none" w:sz="0" w:space="0" w:color="auto"/>
            <w:right w:val="none" w:sz="0" w:space="0" w:color="auto"/>
          </w:divBdr>
        </w:div>
        <w:div w:id="1159344177">
          <w:marLeft w:val="640"/>
          <w:marRight w:val="0"/>
          <w:marTop w:val="0"/>
          <w:marBottom w:val="0"/>
          <w:divBdr>
            <w:top w:val="none" w:sz="0" w:space="0" w:color="auto"/>
            <w:left w:val="none" w:sz="0" w:space="0" w:color="auto"/>
            <w:bottom w:val="none" w:sz="0" w:space="0" w:color="auto"/>
            <w:right w:val="none" w:sz="0" w:space="0" w:color="auto"/>
          </w:divBdr>
        </w:div>
        <w:div w:id="1955020793">
          <w:marLeft w:val="640"/>
          <w:marRight w:val="0"/>
          <w:marTop w:val="0"/>
          <w:marBottom w:val="0"/>
          <w:divBdr>
            <w:top w:val="none" w:sz="0" w:space="0" w:color="auto"/>
            <w:left w:val="none" w:sz="0" w:space="0" w:color="auto"/>
            <w:bottom w:val="none" w:sz="0" w:space="0" w:color="auto"/>
            <w:right w:val="none" w:sz="0" w:space="0" w:color="auto"/>
          </w:divBdr>
        </w:div>
        <w:div w:id="7028413">
          <w:marLeft w:val="640"/>
          <w:marRight w:val="0"/>
          <w:marTop w:val="0"/>
          <w:marBottom w:val="0"/>
          <w:divBdr>
            <w:top w:val="none" w:sz="0" w:space="0" w:color="auto"/>
            <w:left w:val="none" w:sz="0" w:space="0" w:color="auto"/>
            <w:bottom w:val="none" w:sz="0" w:space="0" w:color="auto"/>
            <w:right w:val="none" w:sz="0" w:space="0" w:color="auto"/>
          </w:divBdr>
        </w:div>
        <w:div w:id="100343523">
          <w:marLeft w:val="640"/>
          <w:marRight w:val="0"/>
          <w:marTop w:val="0"/>
          <w:marBottom w:val="0"/>
          <w:divBdr>
            <w:top w:val="none" w:sz="0" w:space="0" w:color="auto"/>
            <w:left w:val="none" w:sz="0" w:space="0" w:color="auto"/>
            <w:bottom w:val="none" w:sz="0" w:space="0" w:color="auto"/>
            <w:right w:val="none" w:sz="0" w:space="0" w:color="auto"/>
          </w:divBdr>
        </w:div>
        <w:div w:id="246771666">
          <w:marLeft w:val="640"/>
          <w:marRight w:val="0"/>
          <w:marTop w:val="0"/>
          <w:marBottom w:val="0"/>
          <w:divBdr>
            <w:top w:val="none" w:sz="0" w:space="0" w:color="auto"/>
            <w:left w:val="none" w:sz="0" w:space="0" w:color="auto"/>
            <w:bottom w:val="none" w:sz="0" w:space="0" w:color="auto"/>
            <w:right w:val="none" w:sz="0" w:space="0" w:color="auto"/>
          </w:divBdr>
        </w:div>
        <w:div w:id="710611095">
          <w:marLeft w:val="640"/>
          <w:marRight w:val="0"/>
          <w:marTop w:val="0"/>
          <w:marBottom w:val="0"/>
          <w:divBdr>
            <w:top w:val="none" w:sz="0" w:space="0" w:color="auto"/>
            <w:left w:val="none" w:sz="0" w:space="0" w:color="auto"/>
            <w:bottom w:val="none" w:sz="0" w:space="0" w:color="auto"/>
            <w:right w:val="none" w:sz="0" w:space="0" w:color="auto"/>
          </w:divBdr>
        </w:div>
        <w:div w:id="1577858101">
          <w:marLeft w:val="640"/>
          <w:marRight w:val="0"/>
          <w:marTop w:val="0"/>
          <w:marBottom w:val="0"/>
          <w:divBdr>
            <w:top w:val="none" w:sz="0" w:space="0" w:color="auto"/>
            <w:left w:val="none" w:sz="0" w:space="0" w:color="auto"/>
            <w:bottom w:val="none" w:sz="0" w:space="0" w:color="auto"/>
            <w:right w:val="none" w:sz="0" w:space="0" w:color="auto"/>
          </w:divBdr>
        </w:div>
        <w:div w:id="1407919408">
          <w:marLeft w:val="640"/>
          <w:marRight w:val="0"/>
          <w:marTop w:val="0"/>
          <w:marBottom w:val="0"/>
          <w:divBdr>
            <w:top w:val="none" w:sz="0" w:space="0" w:color="auto"/>
            <w:left w:val="none" w:sz="0" w:space="0" w:color="auto"/>
            <w:bottom w:val="none" w:sz="0" w:space="0" w:color="auto"/>
            <w:right w:val="none" w:sz="0" w:space="0" w:color="auto"/>
          </w:divBdr>
        </w:div>
      </w:divsChild>
    </w:div>
    <w:div w:id="1752433977">
      <w:bodyDiv w:val="1"/>
      <w:marLeft w:val="0"/>
      <w:marRight w:val="0"/>
      <w:marTop w:val="0"/>
      <w:marBottom w:val="0"/>
      <w:divBdr>
        <w:top w:val="none" w:sz="0" w:space="0" w:color="auto"/>
        <w:left w:val="none" w:sz="0" w:space="0" w:color="auto"/>
        <w:bottom w:val="none" w:sz="0" w:space="0" w:color="auto"/>
        <w:right w:val="none" w:sz="0" w:space="0" w:color="auto"/>
      </w:divBdr>
    </w:div>
    <w:div w:id="1753088629">
      <w:bodyDiv w:val="1"/>
      <w:marLeft w:val="0"/>
      <w:marRight w:val="0"/>
      <w:marTop w:val="0"/>
      <w:marBottom w:val="0"/>
      <w:divBdr>
        <w:top w:val="none" w:sz="0" w:space="0" w:color="auto"/>
        <w:left w:val="none" w:sz="0" w:space="0" w:color="auto"/>
        <w:bottom w:val="none" w:sz="0" w:space="0" w:color="auto"/>
        <w:right w:val="none" w:sz="0" w:space="0" w:color="auto"/>
      </w:divBdr>
      <w:divsChild>
        <w:div w:id="2127844407">
          <w:marLeft w:val="640"/>
          <w:marRight w:val="0"/>
          <w:marTop w:val="0"/>
          <w:marBottom w:val="0"/>
          <w:divBdr>
            <w:top w:val="none" w:sz="0" w:space="0" w:color="auto"/>
            <w:left w:val="none" w:sz="0" w:space="0" w:color="auto"/>
            <w:bottom w:val="none" w:sz="0" w:space="0" w:color="auto"/>
            <w:right w:val="none" w:sz="0" w:space="0" w:color="auto"/>
          </w:divBdr>
        </w:div>
        <w:div w:id="1624190912">
          <w:marLeft w:val="640"/>
          <w:marRight w:val="0"/>
          <w:marTop w:val="0"/>
          <w:marBottom w:val="0"/>
          <w:divBdr>
            <w:top w:val="none" w:sz="0" w:space="0" w:color="auto"/>
            <w:left w:val="none" w:sz="0" w:space="0" w:color="auto"/>
            <w:bottom w:val="none" w:sz="0" w:space="0" w:color="auto"/>
            <w:right w:val="none" w:sz="0" w:space="0" w:color="auto"/>
          </w:divBdr>
        </w:div>
        <w:div w:id="1831630344">
          <w:marLeft w:val="640"/>
          <w:marRight w:val="0"/>
          <w:marTop w:val="0"/>
          <w:marBottom w:val="0"/>
          <w:divBdr>
            <w:top w:val="none" w:sz="0" w:space="0" w:color="auto"/>
            <w:left w:val="none" w:sz="0" w:space="0" w:color="auto"/>
            <w:bottom w:val="none" w:sz="0" w:space="0" w:color="auto"/>
            <w:right w:val="none" w:sz="0" w:space="0" w:color="auto"/>
          </w:divBdr>
        </w:div>
        <w:div w:id="824707324">
          <w:marLeft w:val="640"/>
          <w:marRight w:val="0"/>
          <w:marTop w:val="0"/>
          <w:marBottom w:val="0"/>
          <w:divBdr>
            <w:top w:val="none" w:sz="0" w:space="0" w:color="auto"/>
            <w:left w:val="none" w:sz="0" w:space="0" w:color="auto"/>
            <w:bottom w:val="none" w:sz="0" w:space="0" w:color="auto"/>
            <w:right w:val="none" w:sz="0" w:space="0" w:color="auto"/>
          </w:divBdr>
        </w:div>
        <w:div w:id="1425564457">
          <w:marLeft w:val="640"/>
          <w:marRight w:val="0"/>
          <w:marTop w:val="0"/>
          <w:marBottom w:val="0"/>
          <w:divBdr>
            <w:top w:val="none" w:sz="0" w:space="0" w:color="auto"/>
            <w:left w:val="none" w:sz="0" w:space="0" w:color="auto"/>
            <w:bottom w:val="none" w:sz="0" w:space="0" w:color="auto"/>
            <w:right w:val="none" w:sz="0" w:space="0" w:color="auto"/>
          </w:divBdr>
        </w:div>
        <w:div w:id="1388456516">
          <w:marLeft w:val="640"/>
          <w:marRight w:val="0"/>
          <w:marTop w:val="0"/>
          <w:marBottom w:val="0"/>
          <w:divBdr>
            <w:top w:val="none" w:sz="0" w:space="0" w:color="auto"/>
            <w:left w:val="none" w:sz="0" w:space="0" w:color="auto"/>
            <w:bottom w:val="none" w:sz="0" w:space="0" w:color="auto"/>
            <w:right w:val="none" w:sz="0" w:space="0" w:color="auto"/>
          </w:divBdr>
        </w:div>
        <w:div w:id="500700643">
          <w:marLeft w:val="640"/>
          <w:marRight w:val="0"/>
          <w:marTop w:val="0"/>
          <w:marBottom w:val="0"/>
          <w:divBdr>
            <w:top w:val="none" w:sz="0" w:space="0" w:color="auto"/>
            <w:left w:val="none" w:sz="0" w:space="0" w:color="auto"/>
            <w:bottom w:val="none" w:sz="0" w:space="0" w:color="auto"/>
            <w:right w:val="none" w:sz="0" w:space="0" w:color="auto"/>
          </w:divBdr>
        </w:div>
        <w:div w:id="1295914441">
          <w:marLeft w:val="640"/>
          <w:marRight w:val="0"/>
          <w:marTop w:val="0"/>
          <w:marBottom w:val="0"/>
          <w:divBdr>
            <w:top w:val="none" w:sz="0" w:space="0" w:color="auto"/>
            <w:left w:val="none" w:sz="0" w:space="0" w:color="auto"/>
            <w:bottom w:val="none" w:sz="0" w:space="0" w:color="auto"/>
            <w:right w:val="none" w:sz="0" w:space="0" w:color="auto"/>
          </w:divBdr>
        </w:div>
        <w:div w:id="279579734">
          <w:marLeft w:val="640"/>
          <w:marRight w:val="0"/>
          <w:marTop w:val="0"/>
          <w:marBottom w:val="0"/>
          <w:divBdr>
            <w:top w:val="none" w:sz="0" w:space="0" w:color="auto"/>
            <w:left w:val="none" w:sz="0" w:space="0" w:color="auto"/>
            <w:bottom w:val="none" w:sz="0" w:space="0" w:color="auto"/>
            <w:right w:val="none" w:sz="0" w:space="0" w:color="auto"/>
          </w:divBdr>
        </w:div>
        <w:div w:id="303973621">
          <w:marLeft w:val="640"/>
          <w:marRight w:val="0"/>
          <w:marTop w:val="0"/>
          <w:marBottom w:val="0"/>
          <w:divBdr>
            <w:top w:val="none" w:sz="0" w:space="0" w:color="auto"/>
            <w:left w:val="none" w:sz="0" w:space="0" w:color="auto"/>
            <w:bottom w:val="none" w:sz="0" w:space="0" w:color="auto"/>
            <w:right w:val="none" w:sz="0" w:space="0" w:color="auto"/>
          </w:divBdr>
        </w:div>
        <w:div w:id="748771675">
          <w:marLeft w:val="640"/>
          <w:marRight w:val="0"/>
          <w:marTop w:val="0"/>
          <w:marBottom w:val="0"/>
          <w:divBdr>
            <w:top w:val="none" w:sz="0" w:space="0" w:color="auto"/>
            <w:left w:val="none" w:sz="0" w:space="0" w:color="auto"/>
            <w:bottom w:val="none" w:sz="0" w:space="0" w:color="auto"/>
            <w:right w:val="none" w:sz="0" w:space="0" w:color="auto"/>
          </w:divBdr>
        </w:div>
        <w:div w:id="1498695242">
          <w:marLeft w:val="640"/>
          <w:marRight w:val="0"/>
          <w:marTop w:val="0"/>
          <w:marBottom w:val="0"/>
          <w:divBdr>
            <w:top w:val="none" w:sz="0" w:space="0" w:color="auto"/>
            <w:left w:val="none" w:sz="0" w:space="0" w:color="auto"/>
            <w:bottom w:val="none" w:sz="0" w:space="0" w:color="auto"/>
            <w:right w:val="none" w:sz="0" w:space="0" w:color="auto"/>
          </w:divBdr>
        </w:div>
        <w:div w:id="1226574230">
          <w:marLeft w:val="640"/>
          <w:marRight w:val="0"/>
          <w:marTop w:val="0"/>
          <w:marBottom w:val="0"/>
          <w:divBdr>
            <w:top w:val="none" w:sz="0" w:space="0" w:color="auto"/>
            <w:left w:val="none" w:sz="0" w:space="0" w:color="auto"/>
            <w:bottom w:val="none" w:sz="0" w:space="0" w:color="auto"/>
            <w:right w:val="none" w:sz="0" w:space="0" w:color="auto"/>
          </w:divBdr>
        </w:div>
        <w:div w:id="754207165">
          <w:marLeft w:val="640"/>
          <w:marRight w:val="0"/>
          <w:marTop w:val="0"/>
          <w:marBottom w:val="0"/>
          <w:divBdr>
            <w:top w:val="none" w:sz="0" w:space="0" w:color="auto"/>
            <w:left w:val="none" w:sz="0" w:space="0" w:color="auto"/>
            <w:bottom w:val="none" w:sz="0" w:space="0" w:color="auto"/>
            <w:right w:val="none" w:sz="0" w:space="0" w:color="auto"/>
          </w:divBdr>
        </w:div>
        <w:div w:id="1168327949">
          <w:marLeft w:val="640"/>
          <w:marRight w:val="0"/>
          <w:marTop w:val="0"/>
          <w:marBottom w:val="0"/>
          <w:divBdr>
            <w:top w:val="none" w:sz="0" w:space="0" w:color="auto"/>
            <w:left w:val="none" w:sz="0" w:space="0" w:color="auto"/>
            <w:bottom w:val="none" w:sz="0" w:space="0" w:color="auto"/>
            <w:right w:val="none" w:sz="0" w:space="0" w:color="auto"/>
          </w:divBdr>
        </w:div>
        <w:div w:id="1152604381">
          <w:marLeft w:val="640"/>
          <w:marRight w:val="0"/>
          <w:marTop w:val="0"/>
          <w:marBottom w:val="0"/>
          <w:divBdr>
            <w:top w:val="none" w:sz="0" w:space="0" w:color="auto"/>
            <w:left w:val="none" w:sz="0" w:space="0" w:color="auto"/>
            <w:bottom w:val="none" w:sz="0" w:space="0" w:color="auto"/>
            <w:right w:val="none" w:sz="0" w:space="0" w:color="auto"/>
          </w:divBdr>
        </w:div>
        <w:div w:id="515266166">
          <w:marLeft w:val="640"/>
          <w:marRight w:val="0"/>
          <w:marTop w:val="0"/>
          <w:marBottom w:val="0"/>
          <w:divBdr>
            <w:top w:val="none" w:sz="0" w:space="0" w:color="auto"/>
            <w:left w:val="none" w:sz="0" w:space="0" w:color="auto"/>
            <w:bottom w:val="none" w:sz="0" w:space="0" w:color="auto"/>
            <w:right w:val="none" w:sz="0" w:space="0" w:color="auto"/>
          </w:divBdr>
        </w:div>
        <w:div w:id="59643133">
          <w:marLeft w:val="640"/>
          <w:marRight w:val="0"/>
          <w:marTop w:val="0"/>
          <w:marBottom w:val="0"/>
          <w:divBdr>
            <w:top w:val="none" w:sz="0" w:space="0" w:color="auto"/>
            <w:left w:val="none" w:sz="0" w:space="0" w:color="auto"/>
            <w:bottom w:val="none" w:sz="0" w:space="0" w:color="auto"/>
            <w:right w:val="none" w:sz="0" w:space="0" w:color="auto"/>
          </w:divBdr>
        </w:div>
        <w:div w:id="387187013">
          <w:marLeft w:val="640"/>
          <w:marRight w:val="0"/>
          <w:marTop w:val="0"/>
          <w:marBottom w:val="0"/>
          <w:divBdr>
            <w:top w:val="none" w:sz="0" w:space="0" w:color="auto"/>
            <w:left w:val="none" w:sz="0" w:space="0" w:color="auto"/>
            <w:bottom w:val="none" w:sz="0" w:space="0" w:color="auto"/>
            <w:right w:val="none" w:sz="0" w:space="0" w:color="auto"/>
          </w:divBdr>
        </w:div>
      </w:divsChild>
    </w:div>
    <w:div w:id="1757366095">
      <w:bodyDiv w:val="1"/>
      <w:marLeft w:val="0"/>
      <w:marRight w:val="0"/>
      <w:marTop w:val="0"/>
      <w:marBottom w:val="0"/>
      <w:divBdr>
        <w:top w:val="none" w:sz="0" w:space="0" w:color="auto"/>
        <w:left w:val="none" w:sz="0" w:space="0" w:color="auto"/>
        <w:bottom w:val="none" w:sz="0" w:space="0" w:color="auto"/>
        <w:right w:val="none" w:sz="0" w:space="0" w:color="auto"/>
      </w:divBdr>
    </w:div>
    <w:div w:id="1759907567">
      <w:bodyDiv w:val="1"/>
      <w:marLeft w:val="0"/>
      <w:marRight w:val="0"/>
      <w:marTop w:val="0"/>
      <w:marBottom w:val="0"/>
      <w:divBdr>
        <w:top w:val="none" w:sz="0" w:space="0" w:color="auto"/>
        <w:left w:val="none" w:sz="0" w:space="0" w:color="auto"/>
        <w:bottom w:val="none" w:sz="0" w:space="0" w:color="auto"/>
        <w:right w:val="none" w:sz="0" w:space="0" w:color="auto"/>
      </w:divBdr>
      <w:divsChild>
        <w:div w:id="1281184810">
          <w:marLeft w:val="640"/>
          <w:marRight w:val="0"/>
          <w:marTop w:val="0"/>
          <w:marBottom w:val="0"/>
          <w:divBdr>
            <w:top w:val="none" w:sz="0" w:space="0" w:color="auto"/>
            <w:left w:val="none" w:sz="0" w:space="0" w:color="auto"/>
            <w:bottom w:val="none" w:sz="0" w:space="0" w:color="auto"/>
            <w:right w:val="none" w:sz="0" w:space="0" w:color="auto"/>
          </w:divBdr>
        </w:div>
        <w:div w:id="1613051596">
          <w:marLeft w:val="640"/>
          <w:marRight w:val="0"/>
          <w:marTop w:val="0"/>
          <w:marBottom w:val="0"/>
          <w:divBdr>
            <w:top w:val="none" w:sz="0" w:space="0" w:color="auto"/>
            <w:left w:val="none" w:sz="0" w:space="0" w:color="auto"/>
            <w:bottom w:val="none" w:sz="0" w:space="0" w:color="auto"/>
            <w:right w:val="none" w:sz="0" w:space="0" w:color="auto"/>
          </w:divBdr>
        </w:div>
        <w:div w:id="472062123">
          <w:marLeft w:val="640"/>
          <w:marRight w:val="0"/>
          <w:marTop w:val="0"/>
          <w:marBottom w:val="0"/>
          <w:divBdr>
            <w:top w:val="none" w:sz="0" w:space="0" w:color="auto"/>
            <w:left w:val="none" w:sz="0" w:space="0" w:color="auto"/>
            <w:bottom w:val="none" w:sz="0" w:space="0" w:color="auto"/>
            <w:right w:val="none" w:sz="0" w:space="0" w:color="auto"/>
          </w:divBdr>
        </w:div>
        <w:div w:id="995305799">
          <w:marLeft w:val="640"/>
          <w:marRight w:val="0"/>
          <w:marTop w:val="0"/>
          <w:marBottom w:val="0"/>
          <w:divBdr>
            <w:top w:val="none" w:sz="0" w:space="0" w:color="auto"/>
            <w:left w:val="none" w:sz="0" w:space="0" w:color="auto"/>
            <w:bottom w:val="none" w:sz="0" w:space="0" w:color="auto"/>
            <w:right w:val="none" w:sz="0" w:space="0" w:color="auto"/>
          </w:divBdr>
        </w:div>
        <w:div w:id="1541474491">
          <w:marLeft w:val="640"/>
          <w:marRight w:val="0"/>
          <w:marTop w:val="0"/>
          <w:marBottom w:val="0"/>
          <w:divBdr>
            <w:top w:val="none" w:sz="0" w:space="0" w:color="auto"/>
            <w:left w:val="none" w:sz="0" w:space="0" w:color="auto"/>
            <w:bottom w:val="none" w:sz="0" w:space="0" w:color="auto"/>
            <w:right w:val="none" w:sz="0" w:space="0" w:color="auto"/>
          </w:divBdr>
        </w:div>
        <w:div w:id="1482767951">
          <w:marLeft w:val="640"/>
          <w:marRight w:val="0"/>
          <w:marTop w:val="0"/>
          <w:marBottom w:val="0"/>
          <w:divBdr>
            <w:top w:val="none" w:sz="0" w:space="0" w:color="auto"/>
            <w:left w:val="none" w:sz="0" w:space="0" w:color="auto"/>
            <w:bottom w:val="none" w:sz="0" w:space="0" w:color="auto"/>
            <w:right w:val="none" w:sz="0" w:space="0" w:color="auto"/>
          </w:divBdr>
        </w:div>
        <w:div w:id="2044204181">
          <w:marLeft w:val="640"/>
          <w:marRight w:val="0"/>
          <w:marTop w:val="0"/>
          <w:marBottom w:val="0"/>
          <w:divBdr>
            <w:top w:val="none" w:sz="0" w:space="0" w:color="auto"/>
            <w:left w:val="none" w:sz="0" w:space="0" w:color="auto"/>
            <w:bottom w:val="none" w:sz="0" w:space="0" w:color="auto"/>
            <w:right w:val="none" w:sz="0" w:space="0" w:color="auto"/>
          </w:divBdr>
        </w:div>
        <w:div w:id="869102992">
          <w:marLeft w:val="640"/>
          <w:marRight w:val="0"/>
          <w:marTop w:val="0"/>
          <w:marBottom w:val="0"/>
          <w:divBdr>
            <w:top w:val="none" w:sz="0" w:space="0" w:color="auto"/>
            <w:left w:val="none" w:sz="0" w:space="0" w:color="auto"/>
            <w:bottom w:val="none" w:sz="0" w:space="0" w:color="auto"/>
            <w:right w:val="none" w:sz="0" w:space="0" w:color="auto"/>
          </w:divBdr>
        </w:div>
        <w:div w:id="870801378">
          <w:marLeft w:val="640"/>
          <w:marRight w:val="0"/>
          <w:marTop w:val="0"/>
          <w:marBottom w:val="0"/>
          <w:divBdr>
            <w:top w:val="none" w:sz="0" w:space="0" w:color="auto"/>
            <w:left w:val="none" w:sz="0" w:space="0" w:color="auto"/>
            <w:bottom w:val="none" w:sz="0" w:space="0" w:color="auto"/>
            <w:right w:val="none" w:sz="0" w:space="0" w:color="auto"/>
          </w:divBdr>
        </w:div>
        <w:div w:id="1745493630">
          <w:marLeft w:val="640"/>
          <w:marRight w:val="0"/>
          <w:marTop w:val="0"/>
          <w:marBottom w:val="0"/>
          <w:divBdr>
            <w:top w:val="none" w:sz="0" w:space="0" w:color="auto"/>
            <w:left w:val="none" w:sz="0" w:space="0" w:color="auto"/>
            <w:bottom w:val="none" w:sz="0" w:space="0" w:color="auto"/>
            <w:right w:val="none" w:sz="0" w:space="0" w:color="auto"/>
          </w:divBdr>
        </w:div>
        <w:div w:id="133109496">
          <w:marLeft w:val="640"/>
          <w:marRight w:val="0"/>
          <w:marTop w:val="0"/>
          <w:marBottom w:val="0"/>
          <w:divBdr>
            <w:top w:val="none" w:sz="0" w:space="0" w:color="auto"/>
            <w:left w:val="none" w:sz="0" w:space="0" w:color="auto"/>
            <w:bottom w:val="none" w:sz="0" w:space="0" w:color="auto"/>
            <w:right w:val="none" w:sz="0" w:space="0" w:color="auto"/>
          </w:divBdr>
        </w:div>
        <w:div w:id="1701272157">
          <w:marLeft w:val="640"/>
          <w:marRight w:val="0"/>
          <w:marTop w:val="0"/>
          <w:marBottom w:val="0"/>
          <w:divBdr>
            <w:top w:val="none" w:sz="0" w:space="0" w:color="auto"/>
            <w:left w:val="none" w:sz="0" w:space="0" w:color="auto"/>
            <w:bottom w:val="none" w:sz="0" w:space="0" w:color="auto"/>
            <w:right w:val="none" w:sz="0" w:space="0" w:color="auto"/>
          </w:divBdr>
        </w:div>
        <w:div w:id="2016879190">
          <w:marLeft w:val="640"/>
          <w:marRight w:val="0"/>
          <w:marTop w:val="0"/>
          <w:marBottom w:val="0"/>
          <w:divBdr>
            <w:top w:val="none" w:sz="0" w:space="0" w:color="auto"/>
            <w:left w:val="none" w:sz="0" w:space="0" w:color="auto"/>
            <w:bottom w:val="none" w:sz="0" w:space="0" w:color="auto"/>
            <w:right w:val="none" w:sz="0" w:space="0" w:color="auto"/>
          </w:divBdr>
        </w:div>
        <w:div w:id="576938351">
          <w:marLeft w:val="640"/>
          <w:marRight w:val="0"/>
          <w:marTop w:val="0"/>
          <w:marBottom w:val="0"/>
          <w:divBdr>
            <w:top w:val="none" w:sz="0" w:space="0" w:color="auto"/>
            <w:left w:val="none" w:sz="0" w:space="0" w:color="auto"/>
            <w:bottom w:val="none" w:sz="0" w:space="0" w:color="auto"/>
            <w:right w:val="none" w:sz="0" w:space="0" w:color="auto"/>
          </w:divBdr>
        </w:div>
        <w:div w:id="1860387038">
          <w:marLeft w:val="640"/>
          <w:marRight w:val="0"/>
          <w:marTop w:val="0"/>
          <w:marBottom w:val="0"/>
          <w:divBdr>
            <w:top w:val="none" w:sz="0" w:space="0" w:color="auto"/>
            <w:left w:val="none" w:sz="0" w:space="0" w:color="auto"/>
            <w:bottom w:val="none" w:sz="0" w:space="0" w:color="auto"/>
            <w:right w:val="none" w:sz="0" w:space="0" w:color="auto"/>
          </w:divBdr>
        </w:div>
        <w:div w:id="534464027">
          <w:marLeft w:val="640"/>
          <w:marRight w:val="0"/>
          <w:marTop w:val="0"/>
          <w:marBottom w:val="0"/>
          <w:divBdr>
            <w:top w:val="none" w:sz="0" w:space="0" w:color="auto"/>
            <w:left w:val="none" w:sz="0" w:space="0" w:color="auto"/>
            <w:bottom w:val="none" w:sz="0" w:space="0" w:color="auto"/>
            <w:right w:val="none" w:sz="0" w:space="0" w:color="auto"/>
          </w:divBdr>
        </w:div>
        <w:div w:id="297150181">
          <w:marLeft w:val="640"/>
          <w:marRight w:val="0"/>
          <w:marTop w:val="0"/>
          <w:marBottom w:val="0"/>
          <w:divBdr>
            <w:top w:val="none" w:sz="0" w:space="0" w:color="auto"/>
            <w:left w:val="none" w:sz="0" w:space="0" w:color="auto"/>
            <w:bottom w:val="none" w:sz="0" w:space="0" w:color="auto"/>
            <w:right w:val="none" w:sz="0" w:space="0" w:color="auto"/>
          </w:divBdr>
        </w:div>
        <w:div w:id="1650404819">
          <w:marLeft w:val="640"/>
          <w:marRight w:val="0"/>
          <w:marTop w:val="0"/>
          <w:marBottom w:val="0"/>
          <w:divBdr>
            <w:top w:val="none" w:sz="0" w:space="0" w:color="auto"/>
            <w:left w:val="none" w:sz="0" w:space="0" w:color="auto"/>
            <w:bottom w:val="none" w:sz="0" w:space="0" w:color="auto"/>
            <w:right w:val="none" w:sz="0" w:space="0" w:color="auto"/>
          </w:divBdr>
        </w:div>
        <w:div w:id="1411855147">
          <w:marLeft w:val="640"/>
          <w:marRight w:val="0"/>
          <w:marTop w:val="0"/>
          <w:marBottom w:val="0"/>
          <w:divBdr>
            <w:top w:val="none" w:sz="0" w:space="0" w:color="auto"/>
            <w:left w:val="none" w:sz="0" w:space="0" w:color="auto"/>
            <w:bottom w:val="none" w:sz="0" w:space="0" w:color="auto"/>
            <w:right w:val="none" w:sz="0" w:space="0" w:color="auto"/>
          </w:divBdr>
        </w:div>
        <w:div w:id="1080716455">
          <w:marLeft w:val="640"/>
          <w:marRight w:val="0"/>
          <w:marTop w:val="0"/>
          <w:marBottom w:val="0"/>
          <w:divBdr>
            <w:top w:val="none" w:sz="0" w:space="0" w:color="auto"/>
            <w:left w:val="none" w:sz="0" w:space="0" w:color="auto"/>
            <w:bottom w:val="none" w:sz="0" w:space="0" w:color="auto"/>
            <w:right w:val="none" w:sz="0" w:space="0" w:color="auto"/>
          </w:divBdr>
        </w:div>
        <w:div w:id="206265638">
          <w:marLeft w:val="640"/>
          <w:marRight w:val="0"/>
          <w:marTop w:val="0"/>
          <w:marBottom w:val="0"/>
          <w:divBdr>
            <w:top w:val="none" w:sz="0" w:space="0" w:color="auto"/>
            <w:left w:val="none" w:sz="0" w:space="0" w:color="auto"/>
            <w:bottom w:val="none" w:sz="0" w:space="0" w:color="auto"/>
            <w:right w:val="none" w:sz="0" w:space="0" w:color="auto"/>
          </w:divBdr>
        </w:div>
        <w:div w:id="1549952765">
          <w:marLeft w:val="640"/>
          <w:marRight w:val="0"/>
          <w:marTop w:val="0"/>
          <w:marBottom w:val="0"/>
          <w:divBdr>
            <w:top w:val="none" w:sz="0" w:space="0" w:color="auto"/>
            <w:left w:val="none" w:sz="0" w:space="0" w:color="auto"/>
            <w:bottom w:val="none" w:sz="0" w:space="0" w:color="auto"/>
            <w:right w:val="none" w:sz="0" w:space="0" w:color="auto"/>
          </w:divBdr>
        </w:div>
        <w:div w:id="1003362615">
          <w:marLeft w:val="640"/>
          <w:marRight w:val="0"/>
          <w:marTop w:val="0"/>
          <w:marBottom w:val="0"/>
          <w:divBdr>
            <w:top w:val="none" w:sz="0" w:space="0" w:color="auto"/>
            <w:left w:val="none" w:sz="0" w:space="0" w:color="auto"/>
            <w:bottom w:val="none" w:sz="0" w:space="0" w:color="auto"/>
            <w:right w:val="none" w:sz="0" w:space="0" w:color="auto"/>
          </w:divBdr>
        </w:div>
        <w:div w:id="347800136">
          <w:marLeft w:val="640"/>
          <w:marRight w:val="0"/>
          <w:marTop w:val="0"/>
          <w:marBottom w:val="0"/>
          <w:divBdr>
            <w:top w:val="none" w:sz="0" w:space="0" w:color="auto"/>
            <w:left w:val="none" w:sz="0" w:space="0" w:color="auto"/>
            <w:bottom w:val="none" w:sz="0" w:space="0" w:color="auto"/>
            <w:right w:val="none" w:sz="0" w:space="0" w:color="auto"/>
          </w:divBdr>
        </w:div>
        <w:div w:id="1439105453">
          <w:marLeft w:val="640"/>
          <w:marRight w:val="0"/>
          <w:marTop w:val="0"/>
          <w:marBottom w:val="0"/>
          <w:divBdr>
            <w:top w:val="none" w:sz="0" w:space="0" w:color="auto"/>
            <w:left w:val="none" w:sz="0" w:space="0" w:color="auto"/>
            <w:bottom w:val="none" w:sz="0" w:space="0" w:color="auto"/>
            <w:right w:val="none" w:sz="0" w:space="0" w:color="auto"/>
          </w:divBdr>
        </w:div>
        <w:div w:id="1621107661">
          <w:marLeft w:val="640"/>
          <w:marRight w:val="0"/>
          <w:marTop w:val="0"/>
          <w:marBottom w:val="0"/>
          <w:divBdr>
            <w:top w:val="none" w:sz="0" w:space="0" w:color="auto"/>
            <w:left w:val="none" w:sz="0" w:space="0" w:color="auto"/>
            <w:bottom w:val="none" w:sz="0" w:space="0" w:color="auto"/>
            <w:right w:val="none" w:sz="0" w:space="0" w:color="auto"/>
          </w:divBdr>
        </w:div>
        <w:div w:id="2018723860">
          <w:marLeft w:val="640"/>
          <w:marRight w:val="0"/>
          <w:marTop w:val="0"/>
          <w:marBottom w:val="0"/>
          <w:divBdr>
            <w:top w:val="none" w:sz="0" w:space="0" w:color="auto"/>
            <w:left w:val="none" w:sz="0" w:space="0" w:color="auto"/>
            <w:bottom w:val="none" w:sz="0" w:space="0" w:color="auto"/>
            <w:right w:val="none" w:sz="0" w:space="0" w:color="auto"/>
          </w:divBdr>
        </w:div>
        <w:div w:id="962879816">
          <w:marLeft w:val="640"/>
          <w:marRight w:val="0"/>
          <w:marTop w:val="0"/>
          <w:marBottom w:val="0"/>
          <w:divBdr>
            <w:top w:val="none" w:sz="0" w:space="0" w:color="auto"/>
            <w:left w:val="none" w:sz="0" w:space="0" w:color="auto"/>
            <w:bottom w:val="none" w:sz="0" w:space="0" w:color="auto"/>
            <w:right w:val="none" w:sz="0" w:space="0" w:color="auto"/>
          </w:divBdr>
        </w:div>
        <w:div w:id="1866288877">
          <w:marLeft w:val="640"/>
          <w:marRight w:val="0"/>
          <w:marTop w:val="0"/>
          <w:marBottom w:val="0"/>
          <w:divBdr>
            <w:top w:val="none" w:sz="0" w:space="0" w:color="auto"/>
            <w:left w:val="none" w:sz="0" w:space="0" w:color="auto"/>
            <w:bottom w:val="none" w:sz="0" w:space="0" w:color="auto"/>
            <w:right w:val="none" w:sz="0" w:space="0" w:color="auto"/>
          </w:divBdr>
        </w:div>
        <w:div w:id="621573545">
          <w:marLeft w:val="640"/>
          <w:marRight w:val="0"/>
          <w:marTop w:val="0"/>
          <w:marBottom w:val="0"/>
          <w:divBdr>
            <w:top w:val="none" w:sz="0" w:space="0" w:color="auto"/>
            <w:left w:val="none" w:sz="0" w:space="0" w:color="auto"/>
            <w:bottom w:val="none" w:sz="0" w:space="0" w:color="auto"/>
            <w:right w:val="none" w:sz="0" w:space="0" w:color="auto"/>
          </w:divBdr>
        </w:div>
        <w:div w:id="390690972">
          <w:marLeft w:val="640"/>
          <w:marRight w:val="0"/>
          <w:marTop w:val="0"/>
          <w:marBottom w:val="0"/>
          <w:divBdr>
            <w:top w:val="none" w:sz="0" w:space="0" w:color="auto"/>
            <w:left w:val="none" w:sz="0" w:space="0" w:color="auto"/>
            <w:bottom w:val="none" w:sz="0" w:space="0" w:color="auto"/>
            <w:right w:val="none" w:sz="0" w:space="0" w:color="auto"/>
          </w:divBdr>
        </w:div>
        <w:div w:id="1659991537">
          <w:marLeft w:val="640"/>
          <w:marRight w:val="0"/>
          <w:marTop w:val="0"/>
          <w:marBottom w:val="0"/>
          <w:divBdr>
            <w:top w:val="none" w:sz="0" w:space="0" w:color="auto"/>
            <w:left w:val="none" w:sz="0" w:space="0" w:color="auto"/>
            <w:bottom w:val="none" w:sz="0" w:space="0" w:color="auto"/>
            <w:right w:val="none" w:sz="0" w:space="0" w:color="auto"/>
          </w:divBdr>
        </w:div>
        <w:div w:id="398746542">
          <w:marLeft w:val="640"/>
          <w:marRight w:val="0"/>
          <w:marTop w:val="0"/>
          <w:marBottom w:val="0"/>
          <w:divBdr>
            <w:top w:val="none" w:sz="0" w:space="0" w:color="auto"/>
            <w:left w:val="none" w:sz="0" w:space="0" w:color="auto"/>
            <w:bottom w:val="none" w:sz="0" w:space="0" w:color="auto"/>
            <w:right w:val="none" w:sz="0" w:space="0" w:color="auto"/>
          </w:divBdr>
        </w:div>
        <w:div w:id="41640202">
          <w:marLeft w:val="640"/>
          <w:marRight w:val="0"/>
          <w:marTop w:val="0"/>
          <w:marBottom w:val="0"/>
          <w:divBdr>
            <w:top w:val="none" w:sz="0" w:space="0" w:color="auto"/>
            <w:left w:val="none" w:sz="0" w:space="0" w:color="auto"/>
            <w:bottom w:val="none" w:sz="0" w:space="0" w:color="auto"/>
            <w:right w:val="none" w:sz="0" w:space="0" w:color="auto"/>
          </w:divBdr>
        </w:div>
        <w:div w:id="603272031">
          <w:marLeft w:val="640"/>
          <w:marRight w:val="0"/>
          <w:marTop w:val="0"/>
          <w:marBottom w:val="0"/>
          <w:divBdr>
            <w:top w:val="none" w:sz="0" w:space="0" w:color="auto"/>
            <w:left w:val="none" w:sz="0" w:space="0" w:color="auto"/>
            <w:bottom w:val="none" w:sz="0" w:space="0" w:color="auto"/>
            <w:right w:val="none" w:sz="0" w:space="0" w:color="auto"/>
          </w:divBdr>
        </w:div>
      </w:divsChild>
    </w:div>
    <w:div w:id="1762601693">
      <w:bodyDiv w:val="1"/>
      <w:marLeft w:val="0"/>
      <w:marRight w:val="0"/>
      <w:marTop w:val="0"/>
      <w:marBottom w:val="0"/>
      <w:divBdr>
        <w:top w:val="none" w:sz="0" w:space="0" w:color="auto"/>
        <w:left w:val="none" w:sz="0" w:space="0" w:color="auto"/>
        <w:bottom w:val="none" w:sz="0" w:space="0" w:color="auto"/>
        <w:right w:val="none" w:sz="0" w:space="0" w:color="auto"/>
      </w:divBdr>
      <w:divsChild>
        <w:div w:id="703020251">
          <w:marLeft w:val="640"/>
          <w:marRight w:val="0"/>
          <w:marTop w:val="0"/>
          <w:marBottom w:val="0"/>
          <w:divBdr>
            <w:top w:val="none" w:sz="0" w:space="0" w:color="auto"/>
            <w:left w:val="none" w:sz="0" w:space="0" w:color="auto"/>
            <w:bottom w:val="none" w:sz="0" w:space="0" w:color="auto"/>
            <w:right w:val="none" w:sz="0" w:space="0" w:color="auto"/>
          </w:divBdr>
        </w:div>
        <w:div w:id="923951482">
          <w:marLeft w:val="640"/>
          <w:marRight w:val="0"/>
          <w:marTop w:val="0"/>
          <w:marBottom w:val="0"/>
          <w:divBdr>
            <w:top w:val="none" w:sz="0" w:space="0" w:color="auto"/>
            <w:left w:val="none" w:sz="0" w:space="0" w:color="auto"/>
            <w:bottom w:val="none" w:sz="0" w:space="0" w:color="auto"/>
            <w:right w:val="none" w:sz="0" w:space="0" w:color="auto"/>
          </w:divBdr>
        </w:div>
        <w:div w:id="1302079839">
          <w:marLeft w:val="640"/>
          <w:marRight w:val="0"/>
          <w:marTop w:val="0"/>
          <w:marBottom w:val="0"/>
          <w:divBdr>
            <w:top w:val="none" w:sz="0" w:space="0" w:color="auto"/>
            <w:left w:val="none" w:sz="0" w:space="0" w:color="auto"/>
            <w:bottom w:val="none" w:sz="0" w:space="0" w:color="auto"/>
            <w:right w:val="none" w:sz="0" w:space="0" w:color="auto"/>
          </w:divBdr>
        </w:div>
        <w:div w:id="1470588153">
          <w:marLeft w:val="640"/>
          <w:marRight w:val="0"/>
          <w:marTop w:val="0"/>
          <w:marBottom w:val="0"/>
          <w:divBdr>
            <w:top w:val="none" w:sz="0" w:space="0" w:color="auto"/>
            <w:left w:val="none" w:sz="0" w:space="0" w:color="auto"/>
            <w:bottom w:val="none" w:sz="0" w:space="0" w:color="auto"/>
            <w:right w:val="none" w:sz="0" w:space="0" w:color="auto"/>
          </w:divBdr>
        </w:div>
        <w:div w:id="1441992699">
          <w:marLeft w:val="640"/>
          <w:marRight w:val="0"/>
          <w:marTop w:val="0"/>
          <w:marBottom w:val="0"/>
          <w:divBdr>
            <w:top w:val="none" w:sz="0" w:space="0" w:color="auto"/>
            <w:left w:val="none" w:sz="0" w:space="0" w:color="auto"/>
            <w:bottom w:val="none" w:sz="0" w:space="0" w:color="auto"/>
            <w:right w:val="none" w:sz="0" w:space="0" w:color="auto"/>
          </w:divBdr>
        </w:div>
        <w:div w:id="1778988396">
          <w:marLeft w:val="640"/>
          <w:marRight w:val="0"/>
          <w:marTop w:val="0"/>
          <w:marBottom w:val="0"/>
          <w:divBdr>
            <w:top w:val="none" w:sz="0" w:space="0" w:color="auto"/>
            <w:left w:val="none" w:sz="0" w:space="0" w:color="auto"/>
            <w:bottom w:val="none" w:sz="0" w:space="0" w:color="auto"/>
            <w:right w:val="none" w:sz="0" w:space="0" w:color="auto"/>
          </w:divBdr>
        </w:div>
        <w:div w:id="1704936916">
          <w:marLeft w:val="640"/>
          <w:marRight w:val="0"/>
          <w:marTop w:val="0"/>
          <w:marBottom w:val="0"/>
          <w:divBdr>
            <w:top w:val="none" w:sz="0" w:space="0" w:color="auto"/>
            <w:left w:val="none" w:sz="0" w:space="0" w:color="auto"/>
            <w:bottom w:val="none" w:sz="0" w:space="0" w:color="auto"/>
            <w:right w:val="none" w:sz="0" w:space="0" w:color="auto"/>
          </w:divBdr>
        </w:div>
        <w:div w:id="1726293685">
          <w:marLeft w:val="640"/>
          <w:marRight w:val="0"/>
          <w:marTop w:val="0"/>
          <w:marBottom w:val="0"/>
          <w:divBdr>
            <w:top w:val="none" w:sz="0" w:space="0" w:color="auto"/>
            <w:left w:val="none" w:sz="0" w:space="0" w:color="auto"/>
            <w:bottom w:val="none" w:sz="0" w:space="0" w:color="auto"/>
            <w:right w:val="none" w:sz="0" w:space="0" w:color="auto"/>
          </w:divBdr>
        </w:div>
        <w:div w:id="663356127">
          <w:marLeft w:val="640"/>
          <w:marRight w:val="0"/>
          <w:marTop w:val="0"/>
          <w:marBottom w:val="0"/>
          <w:divBdr>
            <w:top w:val="none" w:sz="0" w:space="0" w:color="auto"/>
            <w:left w:val="none" w:sz="0" w:space="0" w:color="auto"/>
            <w:bottom w:val="none" w:sz="0" w:space="0" w:color="auto"/>
            <w:right w:val="none" w:sz="0" w:space="0" w:color="auto"/>
          </w:divBdr>
        </w:div>
        <w:div w:id="433866301">
          <w:marLeft w:val="640"/>
          <w:marRight w:val="0"/>
          <w:marTop w:val="0"/>
          <w:marBottom w:val="0"/>
          <w:divBdr>
            <w:top w:val="none" w:sz="0" w:space="0" w:color="auto"/>
            <w:left w:val="none" w:sz="0" w:space="0" w:color="auto"/>
            <w:bottom w:val="none" w:sz="0" w:space="0" w:color="auto"/>
            <w:right w:val="none" w:sz="0" w:space="0" w:color="auto"/>
          </w:divBdr>
        </w:div>
        <w:div w:id="1153907834">
          <w:marLeft w:val="640"/>
          <w:marRight w:val="0"/>
          <w:marTop w:val="0"/>
          <w:marBottom w:val="0"/>
          <w:divBdr>
            <w:top w:val="none" w:sz="0" w:space="0" w:color="auto"/>
            <w:left w:val="none" w:sz="0" w:space="0" w:color="auto"/>
            <w:bottom w:val="none" w:sz="0" w:space="0" w:color="auto"/>
            <w:right w:val="none" w:sz="0" w:space="0" w:color="auto"/>
          </w:divBdr>
        </w:div>
        <w:div w:id="1784307548">
          <w:marLeft w:val="640"/>
          <w:marRight w:val="0"/>
          <w:marTop w:val="0"/>
          <w:marBottom w:val="0"/>
          <w:divBdr>
            <w:top w:val="none" w:sz="0" w:space="0" w:color="auto"/>
            <w:left w:val="none" w:sz="0" w:space="0" w:color="auto"/>
            <w:bottom w:val="none" w:sz="0" w:space="0" w:color="auto"/>
            <w:right w:val="none" w:sz="0" w:space="0" w:color="auto"/>
          </w:divBdr>
        </w:div>
        <w:div w:id="441150381">
          <w:marLeft w:val="640"/>
          <w:marRight w:val="0"/>
          <w:marTop w:val="0"/>
          <w:marBottom w:val="0"/>
          <w:divBdr>
            <w:top w:val="none" w:sz="0" w:space="0" w:color="auto"/>
            <w:left w:val="none" w:sz="0" w:space="0" w:color="auto"/>
            <w:bottom w:val="none" w:sz="0" w:space="0" w:color="auto"/>
            <w:right w:val="none" w:sz="0" w:space="0" w:color="auto"/>
          </w:divBdr>
        </w:div>
        <w:div w:id="10835303">
          <w:marLeft w:val="640"/>
          <w:marRight w:val="0"/>
          <w:marTop w:val="0"/>
          <w:marBottom w:val="0"/>
          <w:divBdr>
            <w:top w:val="none" w:sz="0" w:space="0" w:color="auto"/>
            <w:left w:val="none" w:sz="0" w:space="0" w:color="auto"/>
            <w:bottom w:val="none" w:sz="0" w:space="0" w:color="auto"/>
            <w:right w:val="none" w:sz="0" w:space="0" w:color="auto"/>
          </w:divBdr>
        </w:div>
        <w:div w:id="995720913">
          <w:marLeft w:val="640"/>
          <w:marRight w:val="0"/>
          <w:marTop w:val="0"/>
          <w:marBottom w:val="0"/>
          <w:divBdr>
            <w:top w:val="none" w:sz="0" w:space="0" w:color="auto"/>
            <w:left w:val="none" w:sz="0" w:space="0" w:color="auto"/>
            <w:bottom w:val="none" w:sz="0" w:space="0" w:color="auto"/>
            <w:right w:val="none" w:sz="0" w:space="0" w:color="auto"/>
          </w:divBdr>
        </w:div>
        <w:div w:id="321395719">
          <w:marLeft w:val="640"/>
          <w:marRight w:val="0"/>
          <w:marTop w:val="0"/>
          <w:marBottom w:val="0"/>
          <w:divBdr>
            <w:top w:val="none" w:sz="0" w:space="0" w:color="auto"/>
            <w:left w:val="none" w:sz="0" w:space="0" w:color="auto"/>
            <w:bottom w:val="none" w:sz="0" w:space="0" w:color="auto"/>
            <w:right w:val="none" w:sz="0" w:space="0" w:color="auto"/>
          </w:divBdr>
        </w:div>
        <w:div w:id="141122425">
          <w:marLeft w:val="640"/>
          <w:marRight w:val="0"/>
          <w:marTop w:val="0"/>
          <w:marBottom w:val="0"/>
          <w:divBdr>
            <w:top w:val="none" w:sz="0" w:space="0" w:color="auto"/>
            <w:left w:val="none" w:sz="0" w:space="0" w:color="auto"/>
            <w:bottom w:val="none" w:sz="0" w:space="0" w:color="auto"/>
            <w:right w:val="none" w:sz="0" w:space="0" w:color="auto"/>
          </w:divBdr>
        </w:div>
        <w:div w:id="1014116082">
          <w:marLeft w:val="640"/>
          <w:marRight w:val="0"/>
          <w:marTop w:val="0"/>
          <w:marBottom w:val="0"/>
          <w:divBdr>
            <w:top w:val="none" w:sz="0" w:space="0" w:color="auto"/>
            <w:left w:val="none" w:sz="0" w:space="0" w:color="auto"/>
            <w:bottom w:val="none" w:sz="0" w:space="0" w:color="auto"/>
            <w:right w:val="none" w:sz="0" w:space="0" w:color="auto"/>
          </w:divBdr>
        </w:div>
        <w:div w:id="1492402871">
          <w:marLeft w:val="640"/>
          <w:marRight w:val="0"/>
          <w:marTop w:val="0"/>
          <w:marBottom w:val="0"/>
          <w:divBdr>
            <w:top w:val="none" w:sz="0" w:space="0" w:color="auto"/>
            <w:left w:val="none" w:sz="0" w:space="0" w:color="auto"/>
            <w:bottom w:val="none" w:sz="0" w:space="0" w:color="auto"/>
            <w:right w:val="none" w:sz="0" w:space="0" w:color="auto"/>
          </w:divBdr>
        </w:div>
        <w:div w:id="2054383508">
          <w:marLeft w:val="640"/>
          <w:marRight w:val="0"/>
          <w:marTop w:val="0"/>
          <w:marBottom w:val="0"/>
          <w:divBdr>
            <w:top w:val="none" w:sz="0" w:space="0" w:color="auto"/>
            <w:left w:val="none" w:sz="0" w:space="0" w:color="auto"/>
            <w:bottom w:val="none" w:sz="0" w:space="0" w:color="auto"/>
            <w:right w:val="none" w:sz="0" w:space="0" w:color="auto"/>
          </w:divBdr>
        </w:div>
        <w:div w:id="1465348928">
          <w:marLeft w:val="640"/>
          <w:marRight w:val="0"/>
          <w:marTop w:val="0"/>
          <w:marBottom w:val="0"/>
          <w:divBdr>
            <w:top w:val="none" w:sz="0" w:space="0" w:color="auto"/>
            <w:left w:val="none" w:sz="0" w:space="0" w:color="auto"/>
            <w:bottom w:val="none" w:sz="0" w:space="0" w:color="auto"/>
            <w:right w:val="none" w:sz="0" w:space="0" w:color="auto"/>
          </w:divBdr>
        </w:div>
        <w:div w:id="1129130043">
          <w:marLeft w:val="640"/>
          <w:marRight w:val="0"/>
          <w:marTop w:val="0"/>
          <w:marBottom w:val="0"/>
          <w:divBdr>
            <w:top w:val="none" w:sz="0" w:space="0" w:color="auto"/>
            <w:left w:val="none" w:sz="0" w:space="0" w:color="auto"/>
            <w:bottom w:val="none" w:sz="0" w:space="0" w:color="auto"/>
            <w:right w:val="none" w:sz="0" w:space="0" w:color="auto"/>
          </w:divBdr>
        </w:div>
        <w:div w:id="461772157">
          <w:marLeft w:val="640"/>
          <w:marRight w:val="0"/>
          <w:marTop w:val="0"/>
          <w:marBottom w:val="0"/>
          <w:divBdr>
            <w:top w:val="none" w:sz="0" w:space="0" w:color="auto"/>
            <w:left w:val="none" w:sz="0" w:space="0" w:color="auto"/>
            <w:bottom w:val="none" w:sz="0" w:space="0" w:color="auto"/>
            <w:right w:val="none" w:sz="0" w:space="0" w:color="auto"/>
          </w:divBdr>
        </w:div>
        <w:div w:id="1906523026">
          <w:marLeft w:val="640"/>
          <w:marRight w:val="0"/>
          <w:marTop w:val="0"/>
          <w:marBottom w:val="0"/>
          <w:divBdr>
            <w:top w:val="none" w:sz="0" w:space="0" w:color="auto"/>
            <w:left w:val="none" w:sz="0" w:space="0" w:color="auto"/>
            <w:bottom w:val="none" w:sz="0" w:space="0" w:color="auto"/>
            <w:right w:val="none" w:sz="0" w:space="0" w:color="auto"/>
          </w:divBdr>
        </w:div>
        <w:div w:id="812330787">
          <w:marLeft w:val="640"/>
          <w:marRight w:val="0"/>
          <w:marTop w:val="0"/>
          <w:marBottom w:val="0"/>
          <w:divBdr>
            <w:top w:val="none" w:sz="0" w:space="0" w:color="auto"/>
            <w:left w:val="none" w:sz="0" w:space="0" w:color="auto"/>
            <w:bottom w:val="none" w:sz="0" w:space="0" w:color="auto"/>
            <w:right w:val="none" w:sz="0" w:space="0" w:color="auto"/>
          </w:divBdr>
        </w:div>
        <w:div w:id="1274553432">
          <w:marLeft w:val="640"/>
          <w:marRight w:val="0"/>
          <w:marTop w:val="0"/>
          <w:marBottom w:val="0"/>
          <w:divBdr>
            <w:top w:val="none" w:sz="0" w:space="0" w:color="auto"/>
            <w:left w:val="none" w:sz="0" w:space="0" w:color="auto"/>
            <w:bottom w:val="none" w:sz="0" w:space="0" w:color="auto"/>
            <w:right w:val="none" w:sz="0" w:space="0" w:color="auto"/>
          </w:divBdr>
        </w:div>
        <w:div w:id="78454111">
          <w:marLeft w:val="640"/>
          <w:marRight w:val="0"/>
          <w:marTop w:val="0"/>
          <w:marBottom w:val="0"/>
          <w:divBdr>
            <w:top w:val="none" w:sz="0" w:space="0" w:color="auto"/>
            <w:left w:val="none" w:sz="0" w:space="0" w:color="auto"/>
            <w:bottom w:val="none" w:sz="0" w:space="0" w:color="auto"/>
            <w:right w:val="none" w:sz="0" w:space="0" w:color="auto"/>
          </w:divBdr>
        </w:div>
        <w:div w:id="779566097">
          <w:marLeft w:val="640"/>
          <w:marRight w:val="0"/>
          <w:marTop w:val="0"/>
          <w:marBottom w:val="0"/>
          <w:divBdr>
            <w:top w:val="none" w:sz="0" w:space="0" w:color="auto"/>
            <w:left w:val="none" w:sz="0" w:space="0" w:color="auto"/>
            <w:bottom w:val="none" w:sz="0" w:space="0" w:color="auto"/>
            <w:right w:val="none" w:sz="0" w:space="0" w:color="auto"/>
          </w:divBdr>
        </w:div>
        <w:div w:id="157038995">
          <w:marLeft w:val="640"/>
          <w:marRight w:val="0"/>
          <w:marTop w:val="0"/>
          <w:marBottom w:val="0"/>
          <w:divBdr>
            <w:top w:val="none" w:sz="0" w:space="0" w:color="auto"/>
            <w:left w:val="none" w:sz="0" w:space="0" w:color="auto"/>
            <w:bottom w:val="none" w:sz="0" w:space="0" w:color="auto"/>
            <w:right w:val="none" w:sz="0" w:space="0" w:color="auto"/>
          </w:divBdr>
        </w:div>
        <w:div w:id="282928412">
          <w:marLeft w:val="640"/>
          <w:marRight w:val="0"/>
          <w:marTop w:val="0"/>
          <w:marBottom w:val="0"/>
          <w:divBdr>
            <w:top w:val="none" w:sz="0" w:space="0" w:color="auto"/>
            <w:left w:val="none" w:sz="0" w:space="0" w:color="auto"/>
            <w:bottom w:val="none" w:sz="0" w:space="0" w:color="auto"/>
            <w:right w:val="none" w:sz="0" w:space="0" w:color="auto"/>
          </w:divBdr>
        </w:div>
        <w:div w:id="1231310130">
          <w:marLeft w:val="640"/>
          <w:marRight w:val="0"/>
          <w:marTop w:val="0"/>
          <w:marBottom w:val="0"/>
          <w:divBdr>
            <w:top w:val="none" w:sz="0" w:space="0" w:color="auto"/>
            <w:left w:val="none" w:sz="0" w:space="0" w:color="auto"/>
            <w:bottom w:val="none" w:sz="0" w:space="0" w:color="auto"/>
            <w:right w:val="none" w:sz="0" w:space="0" w:color="auto"/>
          </w:divBdr>
        </w:div>
      </w:divsChild>
    </w:div>
    <w:div w:id="1774938625">
      <w:bodyDiv w:val="1"/>
      <w:marLeft w:val="0"/>
      <w:marRight w:val="0"/>
      <w:marTop w:val="0"/>
      <w:marBottom w:val="0"/>
      <w:divBdr>
        <w:top w:val="none" w:sz="0" w:space="0" w:color="auto"/>
        <w:left w:val="none" w:sz="0" w:space="0" w:color="auto"/>
        <w:bottom w:val="none" w:sz="0" w:space="0" w:color="auto"/>
        <w:right w:val="none" w:sz="0" w:space="0" w:color="auto"/>
      </w:divBdr>
      <w:divsChild>
        <w:div w:id="1096948724">
          <w:marLeft w:val="640"/>
          <w:marRight w:val="0"/>
          <w:marTop w:val="0"/>
          <w:marBottom w:val="0"/>
          <w:divBdr>
            <w:top w:val="none" w:sz="0" w:space="0" w:color="auto"/>
            <w:left w:val="none" w:sz="0" w:space="0" w:color="auto"/>
            <w:bottom w:val="none" w:sz="0" w:space="0" w:color="auto"/>
            <w:right w:val="none" w:sz="0" w:space="0" w:color="auto"/>
          </w:divBdr>
        </w:div>
        <w:div w:id="169222963">
          <w:marLeft w:val="640"/>
          <w:marRight w:val="0"/>
          <w:marTop w:val="0"/>
          <w:marBottom w:val="0"/>
          <w:divBdr>
            <w:top w:val="none" w:sz="0" w:space="0" w:color="auto"/>
            <w:left w:val="none" w:sz="0" w:space="0" w:color="auto"/>
            <w:bottom w:val="none" w:sz="0" w:space="0" w:color="auto"/>
            <w:right w:val="none" w:sz="0" w:space="0" w:color="auto"/>
          </w:divBdr>
        </w:div>
        <w:div w:id="1318847923">
          <w:marLeft w:val="640"/>
          <w:marRight w:val="0"/>
          <w:marTop w:val="0"/>
          <w:marBottom w:val="0"/>
          <w:divBdr>
            <w:top w:val="none" w:sz="0" w:space="0" w:color="auto"/>
            <w:left w:val="none" w:sz="0" w:space="0" w:color="auto"/>
            <w:bottom w:val="none" w:sz="0" w:space="0" w:color="auto"/>
            <w:right w:val="none" w:sz="0" w:space="0" w:color="auto"/>
          </w:divBdr>
        </w:div>
        <w:div w:id="438568055">
          <w:marLeft w:val="640"/>
          <w:marRight w:val="0"/>
          <w:marTop w:val="0"/>
          <w:marBottom w:val="0"/>
          <w:divBdr>
            <w:top w:val="none" w:sz="0" w:space="0" w:color="auto"/>
            <w:left w:val="none" w:sz="0" w:space="0" w:color="auto"/>
            <w:bottom w:val="none" w:sz="0" w:space="0" w:color="auto"/>
            <w:right w:val="none" w:sz="0" w:space="0" w:color="auto"/>
          </w:divBdr>
        </w:div>
        <w:div w:id="1571892056">
          <w:marLeft w:val="640"/>
          <w:marRight w:val="0"/>
          <w:marTop w:val="0"/>
          <w:marBottom w:val="0"/>
          <w:divBdr>
            <w:top w:val="none" w:sz="0" w:space="0" w:color="auto"/>
            <w:left w:val="none" w:sz="0" w:space="0" w:color="auto"/>
            <w:bottom w:val="none" w:sz="0" w:space="0" w:color="auto"/>
            <w:right w:val="none" w:sz="0" w:space="0" w:color="auto"/>
          </w:divBdr>
        </w:div>
        <w:div w:id="1320308459">
          <w:marLeft w:val="640"/>
          <w:marRight w:val="0"/>
          <w:marTop w:val="0"/>
          <w:marBottom w:val="0"/>
          <w:divBdr>
            <w:top w:val="none" w:sz="0" w:space="0" w:color="auto"/>
            <w:left w:val="none" w:sz="0" w:space="0" w:color="auto"/>
            <w:bottom w:val="none" w:sz="0" w:space="0" w:color="auto"/>
            <w:right w:val="none" w:sz="0" w:space="0" w:color="auto"/>
          </w:divBdr>
        </w:div>
        <w:div w:id="297032676">
          <w:marLeft w:val="640"/>
          <w:marRight w:val="0"/>
          <w:marTop w:val="0"/>
          <w:marBottom w:val="0"/>
          <w:divBdr>
            <w:top w:val="none" w:sz="0" w:space="0" w:color="auto"/>
            <w:left w:val="none" w:sz="0" w:space="0" w:color="auto"/>
            <w:bottom w:val="none" w:sz="0" w:space="0" w:color="auto"/>
            <w:right w:val="none" w:sz="0" w:space="0" w:color="auto"/>
          </w:divBdr>
        </w:div>
        <w:div w:id="1599950830">
          <w:marLeft w:val="640"/>
          <w:marRight w:val="0"/>
          <w:marTop w:val="0"/>
          <w:marBottom w:val="0"/>
          <w:divBdr>
            <w:top w:val="none" w:sz="0" w:space="0" w:color="auto"/>
            <w:left w:val="none" w:sz="0" w:space="0" w:color="auto"/>
            <w:bottom w:val="none" w:sz="0" w:space="0" w:color="auto"/>
            <w:right w:val="none" w:sz="0" w:space="0" w:color="auto"/>
          </w:divBdr>
        </w:div>
        <w:div w:id="2124224969">
          <w:marLeft w:val="640"/>
          <w:marRight w:val="0"/>
          <w:marTop w:val="0"/>
          <w:marBottom w:val="0"/>
          <w:divBdr>
            <w:top w:val="none" w:sz="0" w:space="0" w:color="auto"/>
            <w:left w:val="none" w:sz="0" w:space="0" w:color="auto"/>
            <w:bottom w:val="none" w:sz="0" w:space="0" w:color="auto"/>
            <w:right w:val="none" w:sz="0" w:space="0" w:color="auto"/>
          </w:divBdr>
        </w:div>
        <w:div w:id="139227920">
          <w:marLeft w:val="640"/>
          <w:marRight w:val="0"/>
          <w:marTop w:val="0"/>
          <w:marBottom w:val="0"/>
          <w:divBdr>
            <w:top w:val="none" w:sz="0" w:space="0" w:color="auto"/>
            <w:left w:val="none" w:sz="0" w:space="0" w:color="auto"/>
            <w:bottom w:val="none" w:sz="0" w:space="0" w:color="auto"/>
            <w:right w:val="none" w:sz="0" w:space="0" w:color="auto"/>
          </w:divBdr>
        </w:div>
        <w:div w:id="1103843309">
          <w:marLeft w:val="640"/>
          <w:marRight w:val="0"/>
          <w:marTop w:val="0"/>
          <w:marBottom w:val="0"/>
          <w:divBdr>
            <w:top w:val="none" w:sz="0" w:space="0" w:color="auto"/>
            <w:left w:val="none" w:sz="0" w:space="0" w:color="auto"/>
            <w:bottom w:val="none" w:sz="0" w:space="0" w:color="auto"/>
            <w:right w:val="none" w:sz="0" w:space="0" w:color="auto"/>
          </w:divBdr>
        </w:div>
        <w:div w:id="217983257">
          <w:marLeft w:val="640"/>
          <w:marRight w:val="0"/>
          <w:marTop w:val="0"/>
          <w:marBottom w:val="0"/>
          <w:divBdr>
            <w:top w:val="none" w:sz="0" w:space="0" w:color="auto"/>
            <w:left w:val="none" w:sz="0" w:space="0" w:color="auto"/>
            <w:bottom w:val="none" w:sz="0" w:space="0" w:color="auto"/>
            <w:right w:val="none" w:sz="0" w:space="0" w:color="auto"/>
          </w:divBdr>
        </w:div>
        <w:div w:id="2519602">
          <w:marLeft w:val="640"/>
          <w:marRight w:val="0"/>
          <w:marTop w:val="0"/>
          <w:marBottom w:val="0"/>
          <w:divBdr>
            <w:top w:val="none" w:sz="0" w:space="0" w:color="auto"/>
            <w:left w:val="none" w:sz="0" w:space="0" w:color="auto"/>
            <w:bottom w:val="none" w:sz="0" w:space="0" w:color="auto"/>
            <w:right w:val="none" w:sz="0" w:space="0" w:color="auto"/>
          </w:divBdr>
        </w:div>
        <w:div w:id="452789178">
          <w:marLeft w:val="640"/>
          <w:marRight w:val="0"/>
          <w:marTop w:val="0"/>
          <w:marBottom w:val="0"/>
          <w:divBdr>
            <w:top w:val="none" w:sz="0" w:space="0" w:color="auto"/>
            <w:left w:val="none" w:sz="0" w:space="0" w:color="auto"/>
            <w:bottom w:val="none" w:sz="0" w:space="0" w:color="auto"/>
            <w:right w:val="none" w:sz="0" w:space="0" w:color="auto"/>
          </w:divBdr>
        </w:div>
        <w:div w:id="468667950">
          <w:marLeft w:val="640"/>
          <w:marRight w:val="0"/>
          <w:marTop w:val="0"/>
          <w:marBottom w:val="0"/>
          <w:divBdr>
            <w:top w:val="none" w:sz="0" w:space="0" w:color="auto"/>
            <w:left w:val="none" w:sz="0" w:space="0" w:color="auto"/>
            <w:bottom w:val="none" w:sz="0" w:space="0" w:color="auto"/>
            <w:right w:val="none" w:sz="0" w:space="0" w:color="auto"/>
          </w:divBdr>
        </w:div>
        <w:div w:id="1436438846">
          <w:marLeft w:val="640"/>
          <w:marRight w:val="0"/>
          <w:marTop w:val="0"/>
          <w:marBottom w:val="0"/>
          <w:divBdr>
            <w:top w:val="none" w:sz="0" w:space="0" w:color="auto"/>
            <w:left w:val="none" w:sz="0" w:space="0" w:color="auto"/>
            <w:bottom w:val="none" w:sz="0" w:space="0" w:color="auto"/>
            <w:right w:val="none" w:sz="0" w:space="0" w:color="auto"/>
          </w:divBdr>
        </w:div>
      </w:divsChild>
    </w:div>
    <w:div w:id="1785033780">
      <w:bodyDiv w:val="1"/>
      <w:marLeft w:val="0"/>
      <w:marRight w:val="0"/>
      <w:marTop w:val="0"/>
      <w:marBottom w:val="0"/>
      <w:divBdr>
        <w:top w:val="none" w:sz="0" w:space="0" w:color="auto"/>
        <w:left w:val="none" w:sz="0" w:space="0" w:color="auto"/>
        <w:bottom w:val="none" w:sz="0" w:space="0" w:color="auto"/>
        <w:right w:val="none" w:sz="0" w:space="0" w:color="auto"/>
      </w:divBdr>
    </w:div>
    <w:div w:id="1801921548">
      <w:bodyDiv w:val="1"/>
      <w:marLeft w:val="0"/>
      <w:marRight w:val="0"/>
      <w:marTop w:val="0"/>
      <w:marBottom w:val="0"/>
      <w:divBdr>
        <w:top w:val="none" w:sz="0" w:space="0" w:color="auto"/>
        <w:left w:val="none" w:sz="0" w:space="0" w:color="auto"/>
        <w:bottom w:val="none" w:sz="0" w:space="0" w:color="auto"/>
        <w:right w:val="none" w:sz="0" w:space="0" w:color="auto"/>
      </w:divBdr>
    </w:div>
    <w:div w:id="1806849214">
      <w:bodyDiv w:val="1"/>
      <w:marLeft w:val="0"/>
      <w:marRight w:val="0"/>
      <w:marTop w:val="0"/>
      <w:marBottom w:val="0"/>
      <w:divBdr>
        <w:top w:val="none" w:sz="0" w:space="0" w:color="auto"/>
        <w:left w:val="none" w:sz="0" w:space="0" w:color="auto"/>
        <w:bottom w:val="none" w:sz="0" w:space="0" w:color="auto"/>
        <w:right w:val="none" w:sz="0" w:space="0" w:color="auto"/>
      </w:divBdr>
      <w:divsChild>
        <w:div w:id="886919031">
          <w:marLeft w:val="640"/>
          <w:marRight w:val="0"/>
          <w:marTop w:val="0"/>
          <w:marBottom w:val="0"/>
          <w:divBdr>
            <w:top w:val="none" w:sz="0" w:space="0" w:color="auto"/>
            <w:left w:val="none" w:sz="0" w:space="0" w:color="auto"/>
            <w:bottom w:val="none" w:sz="0" w:space="0" w:color="auto"/>
            <w:right w:val="none" w:sz="0" w:space="0" w:color="auto"/>
          </w:divBdr>
        </w:div>
        <w:div w:id="1037311609">
          <w:marLeft w:val="640"/>
          <w:marRight w:val="0"/>
          <w:marTop w:val="0"/>
          <w:marBottom w:val="0"/>
          <w:divBdr>
            <w:top w:val="none" w:sz="0" w:space="0" w:color="auto"/>
            <w:left w:val="none" w:sz="0" w:space="0" w:color="auto"/>
            <w:bottom w:val="none" w:sz="0" w:space="0" w:color="auto"/>
            <w:right w:val="none" w:sz="0" w:space="0" w:color="auto"/>
          </w:divBdr>
        </w:div>
        <w:div w:id="2008433054">
          <w:marLeft w:val="640"/>
          <w:marRight w:val="0"/>
          <w:marTop w:val="0"/>
          <w:marBottom w:val="0"/>
          <w:divBdr>
            <w:top w:val="none" w:sz="0" w:space="0" w:color="auto"/>
            <w:left w:val="none" w:sz="0" w:space="0" w:color="auto"/>
            <w:bottom w:val="none" w:sz="0" w:space="0" w:color="auto"/>
            <w:right w:val="none" w:sz="0" w:space="0" w:color="auto"/>
          </w:divBdr>
        </w:div>
        <w:div w:id="35400709">
          <w:marLeft w:val="640"/>
          <w:marRight w:val="0"/>
          <w:marTop w:val="0"/>
          <w:marBottom w:val="0"/>
          <w:divBdr>
            <w:top w:val="none" w:sz="0" w:space="0" w:color="auto"/>
            <w:left w:val="none" w:sz="0" w:space="0" w:color="auto"/>
            <w:bottom w:val="none" w:sz="0" w:space="0" w:color="auto"/>
            <w:right w:val="none" w:sz="0" w:space="0" w:color="auto"/>
          </w:divBdr>
        </w:div>
        <w:div w:id="1296982579">
          <w:marLeft w:val="640"/>
          <w:marRight w:val="0"/>
          <w:marTop w:val="0"/>
          <w:marBottom w:val="0"/>
          <w:divBdr>
            <w:top w:val="none" w:sz="0" w:space="0" w:color="auto"/>
            <w:left w:val="none" w:sz="0" w:space="0" w:color="auto"/>
            <w:bottom w:val="none" w:sz="0" w:space="0" w:color="auto"/>
            <w:right w:val="none" w:sz="0" w:space="0" w:color="auto"/>
          </w:divBdr>
        </w:div>
        <w:div w:id="580875808">
          <w:marLeft w:val="640"/>
          <w:marRight w:val="0"/>
          <w:marTop w:val="0"/>
          <w:marBottom w:val="0"/>
          <w:divBdr>
            <w:top w:val="none" w:sz="0" w:space="0" w:color="auto"/>
            <w:left w:val="none" w:sz="0" w:space="0" w:color="auto"/>
            <w:bottom w:val="none" w:sz="0" w:space="0" w:color="auto"/>
            <w:right w:val="none" w:sz="0" w:space="0" w:color="auto"/>
          </w:divBdr>
        </w:div>
        <w:div w:id="1665355595">
          <w:marLeft w:val="640"/>
          <w:marRight w:val="0"/>
          <w:marTop w:val="0"/>
          <w:marBottom w:val="0"/>
          <w:divBdr>
            <w:top w:val="none" w:sz="0" w:space="0" w:color="auto"/>
            <w:left w:val="none" w:sz="0" w:space="0" w:color="auto"/>
            <w:bottom w:val="none" w:sz="0" w:space="0" w:color="auto"/>
            <w:right w:val="none" w:sz="0" w:space="0" w:color="auto"/>
          </w:divBdr>
        </w:div>
        <w:div w:id="515314031">
          <w:marLeft w:val="640"/>
          <w:marRight w:val="0"/>
          <w:marTop w:val="0"/>
          <w:marBottom w:val="0"/>
          <w:divBdr>
            <w:top w:val="none" w:sz="0" w:space="0" w:color="auto"/>
            <w:left w:val="none" w:sz="0" w:space="0" w:color="auto"/>
            <w:bottom w:val="none" w:sz="0" w:space="0" w:color="auto"/>
            <w:right w:val="none" w:sz="0" w:space="0" w:color="auto"/>
          </w:divBdr>
        </w:div>
        <w:div w:id="305934380">
          <w:marLeft w:val="640"/>
          <w:marRight w:val="0"/>
          <w:marTop w:val="0"/>
          <w:marBottom w:val="0"/>
          <w:divBdr>
            <w:top w:val="none" w:sz="0" w:space="0" w:color="auto"/>
            <w:left w:val="none" w:sz="0" w:space="0" w:color="auto"/>
            <w:bottom w:val="none" w:sz="0" w:space="0" w:color="auto"/>
            <w:right w:val="none" w:sz="0" w:space="0" w:color="auto"/>
          </w:divBdr>
        </w:div>
        <w:div w:id="217086796">
          <w:marLeft w:val="640"/>
          <w:marRight w:val="0"/>
          <w:marTop w:val="0"/>
          <w:marBottom w:val="0"/>
          <w:divBdr>
            <w:top w:val="none" w:sz="0" w:space="0" w:color="auto"/>
            <w:left w:val="none" w:sz="0" w:space="0" w:color="auto"/>
            <w:bottom w:val="none" w:sz="0" w:space="0" w:color="auto"/>
            <w:right w:val="none" w:sz="0" w:space="0" w:color="auto"/>
          </w:divBdr>
        </w:div>
        <w:div w:id="1074857606">
          <w:marLeft w:val="640"/>
          <w:marRight w:val="0"/>
          <w:marTop w:val="0"/>
          <w:marBottom w:val="0"/>
          <w:divBdr>
            <w:top w:val="none" w:sz="0" w:space="0" w:color="auto"/>
            <w:left w:val="none" w:sz="0" w:space="0" w:color="auto"/>
            <w:bottom w:val="none" w:sz="0" w:space="0" w:color="auto"/>
            <w:right w:val="none" w:sz="0" w:space="0" w:color="auto"/>
          </w:divBdr>
        </w:div>
        <w:div w:id="1397894060">
          <w:marLeft w:val="640"/>
          <w:marRight w:val="0"/>
          <w:marTop w:val="0"/>
          <w:marBottom w:val="0"/>
          <w:divBdr>
            <w:top w:val="none" w:sz="0" w:space="0" w:color="auto"/>
            <w:left w:val="none" w:sz="0" w:space="0" w:color="auto"/>
            <w:bottom w:val="none" w:sz="0" w:space="0" w:color="auto"/>
            <w:right w:val="none" w:sz="0" w:space="0" w:color="auto"/>
          </w:divBdr>
        </w:div>
        <w:div w:id="1562327041">
          <w:marLeft w:val="640"/>
          <w:marRight w:val="0"/>
          <w:marTop w:val="0"/>
          <w:marBottom w:val="0"/>
          <w:divBdr>
            <w:top w:val="none" w:sz="0" w:space="0" w:color="auto"/>
            <w:left w:val="none" w:sz="0" w:space="0" w:color="auto"/>
            <w:bottom w:val="none" w:sz="0" w:space="0" w:color="auto"/>
            <w:right w:val="none" w:sz="0" w:space="0" w:color="auto"/>
          </w:divBdr>
        </w:div>
        <w:div w:id="1019814774">
          <w:marLeft w:val="640"/>
          <w:marRight w:val="0"/>
          <w:marTop w:val="0"/>
          <w:marBottom w:val="0"/>
          <w:divBdr>
            <w:top w:val="none" w:sz="0" w:space="0" w:color="auto"/>
            <w:left w:val="none" w:sz="0" w:space="0" w:color="auto"/>
            <w:bottom w:val="none" w:sz="0" w:space="0" w:color="auto"/>
            <w:right w:val="none" w:sz="0" w:space="0" w:color="auto"/>
          </w:divBdr>
        </w:div>
        <w:div w:id="1612853875">
          <w:marLeft w:val="640"/>
          <w:marRight w:val="0"/>
          <w:marTop w:val="0"/>
          <w:marBottom w:val="0"/>
          <w:divBdr>
            <w:top w:val="none" w:sz="0" w:space="0" w:color="auto"/>
            <w:left w:val="none" w:sz="0" w:space="0" w:color="auto"/>
            <w:bottom w:val="none" w:sz="0" w:space="0" w:color="auto"/>
            <w:right w:val="none" w:sz="0" w:space="0" w:color="auto"/>
          </w:divBdr>
        </w:div>
        <w:div w:id="1549535019">
          <w:marLeft w:val="640"/>
          <w:marRight w:val="0"/>
          <w:marTop w:val="0"/>
          <w:marBottom w:val="0"/>
          <w:divBdr>
            <w:top w:val="none" w:sz="0" w:space="0" w:color="auto"/>
            <w:left w:val="none" w:sz="0" w:space="0" w:color="auto"/>
            <w:bottom w:val="none" w:sz="0" w:space="0" w:color="auto"/>
            <w:right w:val="none" w:sz="0" w:space="0" w:color="auto"/>
          </w:divBdr>
        </w:div>
        <w:div w:id="1685859308">
          <w:marLeft w:val="640"/>
          <w:marRight w:val="0"/>
          <w:marTop w:val="0"/>
          <w:marBottom w:val="0"/>
          <w:divBdr>
            <w:top w:val="none" w:sz="0" w:space="0" w:color="auto"/>
            <w:left w:val="none" w:sz="0" w:space="0" w:color="auto"/>
            <w:bottom w:val="none" w:sz="0" w:space="0" w:color="auto"/>
            <w:right w:val="none" w:sz="0" w:space="0" w:color="auto"/>
          </w:divBdr>
        </w:div>
        <w:div w:id="1457748732">
          <w:marLeft w:val="640"/>
          <w:marRight w:val="0"/>
          <w:marTop w:val="0"/>
          <w:marBottom w:val="0"/>
          <w:divBdr>
            <w:top w:val="none" w:sz="0" w:space="0" w:color="auto"/>
            <w:left w:val="none" w:sz="0" w:space="0" w:color="auto"/>
            <w:bottom w:val="none" w:sz="0" w:space="0" w:color="auto"/>
            <w:right w:val="none" w:sz="0" w:space="0" w:color="auto"/>
          </w:divBdr>
        </w:div>
        <w:div w:id="1558976039">
          <w:marLeft w:val="640"/>
          <w:marRight w:val="0"/>
          <w:marTop w:val="0"/>
          <w:marBottom w:val="0"/>
          <w:divBdr>
            <w:top w:val="none" w:sz="0" w:space="0" w:color="auto"/>
            <w:left w:val="none" w:sz="0" w:space="0" w:color="auto"/>
            <w:bottom w:val="none" w:sz="0" w:space="0" w:color="auto"/>
            <w:right w:val="none" w:sz="0" w:space="0" w:color="auto"/>
          </w:divBdr>
        </w:div>
        <w:div w:id="2023511054">
          <w:marLeft w:val="640"/>
          <w:marRight w:val="0"/>
          <w:marTop w:val="0"/>
          <w:marBottom w:val="0"/>
          <w:divBdr>
            <w:top w:val="none" w:sz="0" w:space="0" w:color="auto"/>
            <w:left w:val="none" w:sz="0" w:space="0" w:color="auto"/>
            <w:bottom w:val="none" w:sz="0" w:space="0" w:color="auto"/>
            <w:right w:val="none" w:sz="0" w:space="0" w:color="auto"/>
          </w:divBdr>
        </w:div>
      </w:divsChild>
    </w:div>
    <w:div w:id="1810779349">
      <w:bodyDiv w:val="1"/>
      <w:marLeft w:val="0"/>
      <w:marRight w:val="0"/>
      <w:marTop w:val="0"/>
      <w:marBottom w:val="0"/>
      <w:divBdr>
        <w:top w:val="none" w:sz="0" w:space="0" w:color="auto"/>
        <w:left w:val="none" w:sz="0" w:space="0" w:color="auto"/>
        <w:bottom w:val="none" w:sz="0" w:space="0" w:color="auto"/>
        <w:right w:val="none" w:sz="0" w:space="0" w:color="auto"/>
      </w:divBdr>
    </w:div>
    <w:div w:id="1834832230">
      <w:bodyDiv w:val="1"/>
      <w:marLeft w:val="0"/>
      <w:marRight w:val="0"/>
      <w:marTop w:val="0"/>
      <w:marBottom w:val="0"/>
      <w:divBdr>
        <w:top w:val="none" w:sz="0" w:space="0" w:color="auto"/>
        <w:left w:val="none" w:sz="0" w:space="0" w:color="auto"/>
        <w:bottom w:val="none" w:sz="0" w:space="0" w:color="auto"/>
        <w:right w:val="none" w:sz="0" w:space="0" w:color="auto"/>
      </w:divBdr>
      <w:divsChild>
        <w:div w:id="1138836741">
          <w:marLeft w:val="640"/>
          <w:marRight w:val="0"/>
          <w:marTop w:val="0"/>
          <w:marBottom w:val="0"/>
          <w:divBdr>
            <w:top w:val="none" w:sz="0" w:space="0" w:color="auto"/>
            <w:left w:val="none" w:sz="0" w:space="0" w:color="auto"/>
            <w:bottom w:val="none" w:sz="0" w:space="0" w:color="auto"/>
            <w:right w:val="none" w:sz="0" w:space="0" w:color="auto"/>
          </w:divBdr>
        </w:div>
        <w:div w:id="1057389493">
          <w:marLeft w:val="640"/>
          <w:marRight w:val="0"/>
          <w:marTop w:val="0"/>
          <w:marBottom w:val="0"/>
          <w:divBdr>
            <w:top w:val="none" w:sz="0" w:space="0" w:color="auto"/>
            <w:left w:val="none" w:sz="0" w:space="0" w:color="auto"/>
            <w:bottom w:val="none" w:sz="0" w:space="0" w:color="auto"/>
            <w:right w:val="none" w:sz="0" w:space="0" w:color="auto"/>
          </w:divBdr>
        </w:div>
        <w:div w:id="1390153778">
          <w:marLeft w:val="640"/>
          <w:marRight w:val="0"/>
          <w:marTop w:val="0"/>
          <w:marBottom w:val="0"/>
          <w:divBdr>
            <w:top w:val="none" w:sz="0" w:space="0" w:color="auto"/>
            <w:left w:val="none" w:sz="0" w:space="0" w:color="auto"/>
            <w:bottom w:val="none" w:sz="0" w:space="0" w:color="auto"/>
            <w:right w:val="none" w:sz="0" w:space="0" w:color="auto"/>
          </w:divBdr>
        </w:div>
        <w:div w:id="1808694836">
          <w:marLeft w:val="640"/>
          <w:marRight w:val="0"/>
          <w:marTop w:val="0"/>
          <w:marBottom w:val="0"/>
          <w:divBdr>
            <w:top w:val="none" w:sz="0" w:space="0" w:color="auto"/>
            <w:left w:val="none" w:sz="0" w:space="0" w:color="auto"/>
            <w:bottom w:val="none" w:sz="0" w:space="0" w:color="auto"/>
            <w:right w:val="none" w:sz="0" w:space="0" w:color="auto"/>
          </w:divBdr>
        </w:div>
        <w:div w:id="1572420812">
          <w:marLeft w:val="640"/>
          <w:marRight w:val="0"/>
          <w:marTop w:val="0"/>
          <w:marBottom w:val="0"/>
          <w:divBdr>
            <w:top w:val="none" w:sz="0" w:space="0" w:color="auto"/>
            <w:left w:val="none" w:sz="0" w:space="0" w:color="auto"/>
            <w:bottom w:val="none" w:sz="0" w:space="0" w:color="auto"/>
            <w:right w:val="none" w:sz="0" w:space="0" w:color="auto"/>
          </w:divBdr>
        </w:div>
        <w:div w:id="828056040">
          <w:marLeft w:val="640"/>
          <w:marRight w:val="0"/>
          <w:marTop w:val="0"/>
          <w:marBottom w:val="0"/>
          <w:divBdr>
            <w:top w:val="none" w:sz="0" w:space="0" w:color="auto"/>
            <w:left w:val="none" w:sz="0" w:space="0" w:color="auto"/>
            <w:bottom w:val="none" w:sz="0" w:space="0" w:color="auto"/>
            <w:right w:val="none" w:sz="0" w:space="0" w:color="auto"/>
          </w:divBdr>
        </w:div>
        <w:div w:id="180513916">
          <w:marLeft w:val="640"/>
          <w:marRight w:val="0"/>
          <w:marTop w:val="0"/>
          <w:marBottom w:val="0"/>
          <w:divBdr>
            <w:top w:val="none" w:sz="0" w:space="0" w:color="auto"/>
            <w:left w:val="none" w:sz="0" w:space="0" w:color="auto"/>
            <w:bottom w:val="none" w:sz="0" w:space="0" w:color="auto"/>
            <w:right w:val="none" w:sz="0" w:space="0" w:color="auto"/>
          </w:divBdr>
        </w:div>
        <w:div w:id="970598875">
          <w:marLeft w:val="640"/>
          <w:marRight w:val="0"/>
          <w:marTop w:val="0"/>
          <w:marBottom w:val="0"/>
          <w:divBdr>
            <w:top w:val="none" w:sz="0" w:space="0" w:color="auto"/>
            <w:left w:val="none" w:sz="0" w:space="0" w:color="auto"/>
            <w:bottom w:val="none" w:sz="0" w:space="0" w:color="auto"/>
            <w:right w:val="none" w:sz="0" w:space="0" w:color="auto"/>
          </w:divBdr>
        </w:div>
        <w:div w:id="303774744">
          <w:marLeft w:val="640"/>
          <w:marRight w:val="0"/>
          <w:marTop w:val="0"/>
          <w:marBottom w:val="0"/>
          <w:divBdr>
            <w:top w:val="none" w:sz="0" w:space="0" w:color="auto"/>
            <w:left w:val="none" w:sz="0" w:space="0" w:color="auto"/>
            <w:bottom w:val="none" w:sz="0" w:space="0" w:color="auto"/>
            <w:right w:val="none" w:sz="0" w:space="0" w:color="auto"/>
          </w:divBdr>
        </w:div>
        <w:div w:id="1862819744">
          <w:marLeft w:val="640"/>
          <w:marRight w:val="0"/>
          <w:marTop w:val="0"/>
          <w:marBottom w:val="0"/>
          <w:divBdr>
            <w:top w:val="none" w:sz="0" w:space="0" w:color="auto"/>
            <w:left w:val="none" w:sz="0" w:space="0" w:color="auto"/>
            <w:bottom w:val="none" w:sz="0" w:space="0" w:color="auto"/>
            <w:right w:val="none" w:sz="0" w:space="0" w:color="auto"/>
          </w:divBdr>
        </w:div>
        <w:div w:id="1675298189">
          <w:marLeft w:val="640"/>
          <w:marRight w:val="0"/>
          <w:marTop w:val="0"/>
          <w:marBottom w:val="0"/>
          <w:divBdr>
            <w:top w:val="none" w:sz="0" w:space="0" w:color="auto"/>
            <w:left w:val="none" w:sz="0" w:space="0" w:color="auto"/>
            <w:bottom w:val="none" w:sz="0" w:space="0" w:color="auto"/>
            <w:right w:val="none" w:sz="0" w:space="0" w:color="auto"/>
          </w:divBdr>
        </w:div>
        <w:div w:id="65230177">
          <w:marLeft w:val="640"/>
          <w:marRight w:val="0"/>
          <w:marTop w:val="0"/>
          <w:marBottom w:val="0"/>
          <w:divBdr>
            <w:top w:val="none" w:sz="0" w:space="0" w:color="auto"/>
            <w:left w:val="none" w:sz="0" w:space="0" w:color="auto"/>
            <w:bottom w:val="none" w:sz="0" w:space="0" w:color="auto"/>
            <w:right w:val="none" w:sz="0" w:space="0" w:color="auto"/>
          </w:divBdr>
        </w:div>
        <w:div w:id="1452819907">
          <w:marLeft w:val="640"/>
          <w:marRight w:val="0"/>
          <w:marTop w:val="0"/>
          <w:marBottom w:val="0"/>
          <w:divBdr>
            <w:top w:val="none" w:sz="0" w:space="0" w:color="auto"/>
            <w:left w:val="none" w:sz="0" w:space="0" w:color="auto"/>
            <w:bottom w:val="none" w:sz="0" w:space="0" w:color="auto"/>
            <w:right w:val="none" w:sz="0" w:space="0" w:color="auto"/>
          </w:divBdr>
        </w:div>
        <w:div w:id="464158045">
          <w:marLeft w:val="640"/>
          <w:marRight w:val="0"/>
          <w:marTop w:val="0"/>
          <w:marBottom w:val="0"/>
          <w:divBdr>
            <w:top w:val="none" w:sz="0" w:space="0" w:color="auto"/>
            <w:left w:val="none" w:sz="0" w:space="0" w:color="auto"/>
            <w:bottom w:val="none" w:sz="0" w:space="0" w:color="auto"/>
            <w:right w:val="none" w:sz="0" w:space="0" w:color="auto"/>
          </w:divBdr>
        </w:div>
        <w:div w:id="1515998766">
          <w:marLeft w:val="640"/>
          <w:marRight w:val="0"/>
          <w:marTop w:val="0"/>
          <w:marBottom w:val="0"/>
          <w:divBdr>
            <w:top w:val="none" w:sz="0" w:space="0" w:color="auto"/>
            <w:left w:val="none" w:sz="0" w:space="0" w:color="auto"/>
            <w:bottom w:val="none" w:sz="0" w:space="0" w:color="auto"/>
            <w:right w:val="none" w:sz="0" w:space="0" w:color="auto"/>
          </w:divBdr>
        </w:div>
        <w:div w:id="152650670">
          <w:marLeft w:val="640"/>
          <w:marRight w:val="0"/>
          <w:marTop w:val="0"/>
          <w:marBottom w:val="0"/>
          <w:divBdr>
            <w:top w:val="none" w:sz="0" w:space="0" w:color="auto"/>
            <w:left w:val="none" w:sz="0" w:space="0" w:color="auto"/>
            <w:bottom w:val="none" w:sz="0" w:space="0" w:color="auto"/>
            <w:right w:val="none" w:sz="0" w:space="0" w:color="auto"/>
          </w:divBdr>
        </w:div>
      </w:divsChild>
    </w:div>
    <w:div w:id="1850635568">
      <w:bodyDiv w:val="1"/>
      <w:marLeft w:val="0"/>
      <w:marRight w:val="0"/>
      <w:marTop w:val="0"/>
      <w:marBottom w:val="0"/>
      <w:divBdr>
        <w:top w:val="none" w:sz="0" w:space="0" w:color="auto"/>
        <w:left w:val="none" w:sz="0" w:space="0" w:color="auto"/>
        <w:bottom w:val="none" w:sz="0" w:space="0" w:color="auto"/>
        <w:right w:val="none" w:sz="0" w:space="0" w:color="auto"/>
      </w:divBdr>
    </w:div>
    <w:div w:id="1854997306">
      <w:bodyDiv w:val="1"/>
      <w:marLeft w:val="0"/>
      <w:marRight w:val="0"/>
      <w:marTop w:val="0"/>
      <w:marBottom w:val="0"/>
      <w:divBdr>
        <w:top w:val="none" w:sz="0" w:space="0" w:color="auto"/>
        <w:left w:val="none" w:sz="0" w:space="0" w:color="auto"/>
        <w:bottom w:val="none" w:sz="0" w:space="0" w:color="auto"/>
        <w:right w:val="none" w:sz="0" w:space="0" w:color="auto"/>
      </w:divBdr>
      <w:divsChild>
        <w:div w:id="2089957922">
          <w:marLeft w:val="640"/>
          <w:marRight w:val="0"/>
          <w:marTop w:val="0"/>
          <w:marBottom w:val="0"/>
          <w:divBdr>
            <w:top w:val="none" w:sz="0" w:space="0" w:color="auto"/>
            <w:left w:val="none" w:sz="0" w:space="0" w:color="auto"/>
            <w:bottom w:val="none" w:sz="0" w:space="0" w:color="auto"/>
            <w:right w:val="none" w:sz="0" w:space="0" w:color="auto"/>
          </w:divBdr>
        </w:div>
        <w:div w:id="1728264421">
          <w:marLeft w:val="640"/>
          <w:marRight w:val="0"/>
          <w:marTop w:val="0"/>
          <w:marBottom w:val="0"/>
          <w:divBdr>
            <w:top w:val="none" w:sz="0" w:space="0" w:color="auto"/>
            <w:left w:val="none" w:sz="0" w:space="0" w:color="auto"/>
            <w:bottom w:val="none" w:sz="0" w:space="0" w:color="auto"/>
            <w:right w:val="none" w:sz="0" w:space="0" w:color="auto"/>
          </w:divBdr>
        </w:div>
        <w:div w:id="1452086805">
          <w:marLeft w:val="640"/>
          <w:marRight w:val="0"/>
          <w:marTop w:val="0"/>
          <w:marBottom w:val="0"/>
          <w:divBdr>
            <w:top w:val="none" w:sz="0" w:space="0" w:color="auto"/>
            <w:left w:val="none" w:sz="0" w:space="0" w:color="auto"/>
            <w:bottom w:val="none" w:sz="0" w:space="0" w:color="auto"/>
            <w:right w:val="none" w:sz="0" w:space="0" w:color="auto"/>
          </w:divBdr>
        </w:div>
        <w:div w:id="1587617928">
          <w:marLeft w:val="640"/>
          <w:marRight w:val="0"/>
          <w:marTop w:val="0"/>
          <w:marBottom w:val="0"/>
          <w:divBdr>
            <w:top w:val="none" w:sz="0" w:space="0" w:color="auto"/>
            <w:left w:val="none" w:sz="0" w:space="0" w:color="auto"/>
            <w:bottom w:val="none" w:sz="0" w:space="0" w:color="auto"/>
            <w:right w:val="none" w:sz="0" w:space="0" w:color="auto"/>
          </w:divBdr>
        </w:div>
        <w:div w:id="2102531876">
          <w:marLeft w:val="640"/>
          <w:marRight w:val="0"/>
          <w:marTop w:val="0"/>
          <w:marBottom w:val="0"/>
          <w:divBdr>
            <w:top w:val="none" w:sz="0" w:space="0" w:color="auto"/>
            <w:left w:val="none" w:sz="0" w:space="0" w:color="auto"/>
            <w:bottom w:val="none" w:sz="0" w:space="0" w:color="auto"/>
            <w:right w:val="none" w:sz="0" w:space="0" w:color="auto"/>
          </w:divBdr>
        </w:div>
        <w:div w:id="1857881532">
          <w:marLeft w:val="640"/>
          <w:marRight w:val="0"/>
          <w:marTop w:val="0"/>
          <w:marBottom w:val="0"/>
          <w:divBdr>
            <w:top w:val="none" w:sz="0" w:space="0" w:color="auto"/>
            <w:left w:val="none" w:sz="0" w:space="0" w:color="auto"/>
            <w:bottom w:val="none" w:sz="0" w:space="0" w:color="auto"/>
            <w:right w:val="none" w:sz="0" w:space="0" w:color="auto"/>
          </w:divBdr>
        </w:div>
        <w:div w:id="1619606409">
          <w:marLeft w:val="640"/>
          <w:marRight w:val="0"/>
          <w:marTop w:val="0"/>
          <w:marBottom w:val="0"/>
          <w:divBdr>
            <w:top w:val="none" w:sz="0" w:space="0" w:color="auto"/>
            <w:left w:val="none" w:sz="0" w:space="0" w:color="auto"/>
            <w:bottom w:val="none" w:sz="0" w:space="0" w:color="auto"/>
            <w:right w:val="none" w:sz="0" w:space="0" w:color="auto"/>
          </w:divBdr>
        </w:div>
        <w:div w:id="896211178">
          <w:marLeft w:val="640"/>
          <w:marRight w:val="0"/>
          <w:marTop w:val="0"/>
          <w:marBottom w:val="0"/>
          <w:divBdr>
            <w:top w:val="none" w:sz="0" w:space="0" w:color="auto"/>
            <w:left w:val="none" w:sz="0" w:space="0" w:color="auto"/>
            <w:bottom w:val="none" w:sz="0" w:space="0" w:color="auto"/>
            <w:right w:val="none" w:sz="0" w:space="0" w:color="auto"/>
          </w:divBdr>
        </w:div>
        <w:div w:id="385109756">
          <w:marLeft w:val="640"/>
          <w:marRight w:val="0"/>
          <w:marTop w:val="0"/>
          <w:marBottom w:val="0"/>
          <w:divBdr>
            <w:top w:val="none" w:sz="0" w:space="0" w:color="auto"/>
            <w:left w:val="none" w:sz="0" w:space="0" w:color="auto"/>
            <w:bottom w:val="none" w:sz="0" w:space="0" w:color="auto"/>
            <w:right w:val="none" w:sz="0" w:space="0" w:color="auto"/>
          </w:divBdr>
        </w:div>
        <w:div w:id="1484002768">
          <w:marLeft w:val="640"/>
          <w:marRight w:val="0"/>
          <w:marTop w:val="0"/>
          <w:marBottom w:val="0"/>
          <w:divBdr>
            <w:top w:val="none" w:sz="0" w:space="0" w:color="auto"/>
            <w:left w:val="none" w:sz="0" w:space="0" w:color="auto"/>
            <w:bottom w:val="none" w:sz="0" w:space="0" w:color="auto"/>
            <w:right w:val="none" w:sz="0" w:space="0" w:color="auto"/>
          </w:divBdr>
        </w:div>
        <w:div w:id="169953422">
          <w:marLeft w:val="640"/>
          <w:marRight w:val="0"/>
          <w:marTop w:val="0"/>
          <w:marBottom w:val="0"/>
          <w:divBdr>
            <w:top w:val="none" w:sz="0" w:space="0" w:color="auto"/>
            <w:left w:val="none" w:sz="0" w:space="0" w:color="auto"/>
            <w:bottom w:val="none" w:sz="0" w:space="0" w:color="auto"/>
            <w:right w:val="none" w:sz="0" w:space="0" w:color="auto"/>
          </w:divBdr>
        </w:div>
        <w:div w:id="1492714256">
          <w:marLeft w:val="640"/>
          <w:marRight w:val="0"/>
          <w:marTop w:val="0"/>
          <w:marBottom w:val="0"/>
          <w:divBdr>
            <w:top w:val="none" w:sz="0" w:space="0" w:color="auto"/>
            <w:left w:val="none" w:sz="0" w:space="0" w:color="auto"/>
            <w:bottom w:val="none" w:sz="0" w:space="0" w:color="auto"/>
            <w:right w:val="none" w:sz="0" w:space="0" w:color="auto"/>
          </w:divBdr>
        </w:div>
        <w:div w:id="1552569974">
          <w:marLeft w:val="640"/>
          <w:marRight w:val="0"/>
          <w:marTop w:val="0"/>
          <w:marBottom w:val="0"/>
          <w:divBdr>
            <w:top w:val="none" w:sz="0" w:space="0" w:color="auto"/>
            <w:left w:val="none" w:sz="0" w:space="0" w:color="auto"/>
            <w:bottom w:val="none" w:sz="0" w:space="0" w:color="auto"/>
            <w:right w:val="none" w:sz="0" w:space="0" w:color="auto"/>
          </w:divBdr>
        </w:div>
        <w:div w:id="1525821888">
          <w:marLeft w:val="640"/>
          <w:marRight w:val="0"/>
          <w:marTop w:val="0"/>
          <w:marBottom w:val="0"/>
          <w:divBdr>
            <w:top w:val="none" w:sz="0" w:space="0" w:color="auto"/>
            <w:left w:val="none" w:sz="0" w:space="0" w:color="auto"/>
            <w:bottom w:val="none" w:sz="0" w:space="0" w:color="auto"/>
            <w:right w:val="none" w:sz="0" w:space="0" w:color="auto"/>
          </w:divBdr>
        </w:div>
        <w:div w:id="1008825970">
          <w:marLeft w:val="640"/>
          <w:marRight w:val="0"/>
          <w:marTop w:val="0"/>
          <w:marBottom w:val="0"/>
          <w:divBdr>
            <w:top w:val="none" w:sz="0" w:space="0" w:color="auto"/>
            <w:left w:val="none" w:sz="0" w:space="0" w:color="auto"/>
            <w:bottom w:val="none" w:sz="0" w:space="0" w:color="auto"/>
            <w:right w:val="none" w:sz="0" w:space="0" w:color="auto"/>
          </w:divBdr>
        </w:div>
        <w:div w:id="1951010513">
          <w:marLeft w:val="640"/>
          <w:marRight w:val="0"/>
          <w:marTop w:val="0"/>
          <w:marBottom w:val="0"/>
          <w:divBdr>
            <w:top w:val="none" w:sz="0" w:space="0" w:color="auto"/>
            <w:left w:val="none" w:sz="0" w:space="0" w:color="auto"/>
            <w:bottom w:val="none" w:sz="0" w:space="0" w:color="auto"/>
            <w:right w:val="none" w:sz="0" w:space="0" w:color="auto"/>
          </w:divBdr>
        </w:div>
        <w:div w:id="446508759">
          <w:marLeft w:val="640"/>
          <w:marRight w:val="0"/>
          <w:marTop w:val="0"/>
          <w:marBottom w:val="0"/>
          <w:divBdr>
            <w:top w:val="none" w:sz="0" w:space="0" w:color="auto"/>
            <w:left w:val="none" w:sz="0" w:space="0" w:color="auto"/>
            <w:bottom w:val="none" w:sz="0" w:space="0" w:color="auto"/>
            <w:right w:val="none" w:sz="0" w:space="0" w:color="auto"/>
          </w:divBdr>
        </w:div>
        <w:div w:id="58404154">
          <w:marLeft w:val="640"/>
          <w:marRight w:val="0"/>
          <w:marTop w:val="0"/>
          <w:marBottom w:val="0"/>
          <w:divBdr>
            <w:top w:val="none" w:sz="0" w:space="0" w:color="auto"/>
            <w:left w:val="none" w:sz="0" w:space="0" w:color="auto"/>
            <w:bottom w:val="none" w:sz="0" w:space="0" w:color="auto"/>
            <w:right w:val="none" w:sz="0" w:space="0" w:color="auto"/>
          </w:divBdr>
        </w:div>
        <w:div w:id="1999846863">
          <w:marLeft w:val="640"/>
          <w:marRight w:val="0"/>
          <w:marTop w:val="0"/>
          <w:marBottom w:val="0"/>
          <w:divBdr>
            <w:top w:val="none" w:sz="0" w:space="0" w:color="auto"/>
            <w:left w:val="none" w:sz="0" w:space="0" w:color="auto"/>
            <w:bottom w:val="none" w:sz="0" w:space="0" w:color="auto"/>
            <w:right w:val="none" w:sz="0" w:space="0" w:color="auto"/>
          </w:divBdr>
        </w:div>
        <w:div w:id="27486649">
          <w:marLeft w:val="640"/>
          <w:marRight w:val="0"/>
          <w:marTop w:val="0"/>
          <w:marBottom w:val="0"/>
          <w:divBdr>
            <w:top w:val="none" w:sz="0" w:space="0" w:color="auto"/>
            <w:left w:val="none" w:sz="0" w:space="0" w:color="auto"/>
            <w:bottom w:val="none" w:sz="0" w:space="0" w:color="auto"/>
            <w:right w:val="none" w:sz="0" w:space="0" w:color="auto"/>
          </w:divBdr>
        </w:div>
        <w:div w:id="767773515">
          <w:marLeft w:val="640"/>
          <w:marRight w:val="0"/>
          <w:marTop w:val="0"/>
          <w:marBottom w:val="0"/>
          <w:divBdr>
            <w:top w:val="none" w:sz="0" w:space="0" w:color="auto"/>
            <w:left w:val="none" w:sz="0" w:space="0" w:color="auto"/>
            <w:bottom w:val="none" w:sz="0" w:space="0" w:color="auto"/>
            <w:right w:val="none" w:sz="0" w:space="0" w:color="auto"/>
          </w:divBdr>
        </w:div>
        <w:div w:id="2058578434">
          <w:marLeft w:val="640"/>
          <w:marRight w:val="0"/>
          <w:marTop w:val="0"/>
          <w:marBottom w:val="0"/>
          <w:divBdr>
            <w:top w:val="none" w:sz="0" w:space="0" w:color="auto"/>
            <w:left w:val="none" w:sz="0" w:space="0" w:color="auto"/>
            <w:bottom w:val="none" w:sz="0" w:space="0" w:color="auto"/>
            <w:right w:val="none" w:sz="0" w:space="0" w:color="auto"/>
          </w:divBdr>
        </w:div>
        <w:div w:id="1596790067">
          <w:marLeft w:val="640"/>
          <w:marRight w:val="0"/>
          <w:marTop w:val="0"/>
          <w:marBottom w:val="0"/>
          <w:divBdr>
            <w:top w:val="none" w:sz="0" w:space="0" w:color="auto"/>
            <w:left w:val="none" w:sz="0" w:space="0" w:color="auto"/>
            <w:bottom w:val="none" w:sz="0" w:space="0" w:color="auto"/>
            <w:right w:val="none" w:sz="0" w:space="0" w:color="auto"/>
          </w:divBdr>
        </w:div>
        <w:div w:id="157310113">
          <w:marLeft w:val="640"/>
          <w:marRight w:val="0"/>
          <w:marTop w:val="0"/>
          <w:marBottom w:val="0"/>
          <w:divBdr>
            <w:top w:val="none" w:sz="0" w:space="0" w:color="auto"/>
            <w:left w:val="none" w:sz="0" w:space="0" w:color="auto"/>
            <w:bottom w:val="none" w:sz="0" w:space="0" w:color="auto"/>
            <w:right w:val="none" w:sz="0" w:space="0" w:color="auto"/>
          </w:divBdr>
        </w:div>
        <w:div w:id="862548297">
          <w:marLeft w:val="640"/>
          <w:marRight w:val="0"/>
          <w:marTop w:val="0"/>
          <w:marBottom w:val="0"/>
          <w:divBdr>
            <w:top w:val="none" w:sz="0" w:space="0" w:color="auto"/>
            <w:left w:val="none" w:sz="0" w:space="0" w:color="auto"/>
            <w:bottom w:val="none" w:sz="0" w:space="0" w:color="auto"/>
            <w:right w:val="none" w:sz="0" w:space="0" w:color="auto"/>
          </w:divBdr>
        </w:div>
        <w:div w:id="1161384736">
          <w:marLeft w:val="640"/>
          <w:marRight w:val="0"/>
          <w:marTop w:val="0"/>
          <w:marBottom w:val="0"/>
          <w:divBdr>
            <w:top w:val="none" w:sz="0" w:space="0" w:color="auto"/>
            <w:left w:val="none" w:sz="0" w:space="0" w:color="auto"/>
            <w:bottom w:val="none" w:sz="0" w:space="0" w:color="auto"/>
            <w:right w:val="none" w:sz="0" w:space="0" w:color="auto"/>
          </w:divBdr>
        </w:div>
        <w:div w:id="480735860">
          <w:marLeft w:val="640"/>
          <w:marRight w:val="0"/>
          <w:marTop w:val="0"/>
          <w:marBottom w:val="0"/>
          <w:divBdr>
            <w:top w:val="none" w:sz="0" w:space="0" w:color="auto"/>
            <w:left w:val="none" w:sz="0" w:space="0" w:color="auto"/>
            <w:bottom w:val="none" w:sz="0" w:space="0" w:color="auto"/>
            <w:right w:val="none" w:sz="0" w:space="0" w:color="auto"/>
          </w:divBdr>
        </w:div>
        <w:div w:id="653414717">
          <w:marLeft w:val="640"/>
          <w:marRight w:val="0"/>
          <w:marTop w:val="0"/>
          <w:marBottom w:val="0"/>
          <w:divBdr>
            <w:top w:val="none" w:sz="0" w:space="0" w:color="auto"/>
            <w:left w:val="none" w:sz="0" w:space="0" w:color="auto"/>
            <w:bottom w:val="none" w:sz="0" w:space="0" w:color="auto"/>
            <w:right w:val="none" w:sz="0" w:space="0" w:color="auto"/>
          </w:divBdr>
        </w:div>
        <w:div w:id="1129058287">
          <w:marLeft w:val="640"/>
          <w:marRight w:val="0"/>
          <w:marTop w:val="0"/>
          <w:marBottom w:val="0"/>
          <w:divBdr>
            <w:top w:val="none" w:sz="0" w:space="0" w:color="auto"/>
            <w:left w:val="none" w:sz="0" w:space="0" w:color="auto"/>
            <w:bottom w:val="none" w:sz="0" w:space="0" w:color="auto"/>
            <w:right w:val="none" w:sz="0" w:space="0" w:color="auto"/>
          </w:divBdr>
        </w:div>
        <w:div w:id="866330161">
          <w:marLeft w:val="640"/>
          <w:marRight w:val="0"/>
          <w:marTop w:val="0"/>
          <w:marBottom w:val="0"/>
          <w:divBdr>
            <w:top w:val="none" w:sz="0" w:space="0" w:color="auto"/>
            <w:left w:val="none" w:sz="0" w:space="0" w:color="auto"/>
            <w:bottom w:val="none" w:sz="0" w:space="0" w:color="auto"/>
            <w:right w:val="none" w:sz="0" w:space="0" w:color="auto"/>
          </w:divBdr>
        </w:div>
        <w:div w:id="523251853">
          <w:marLeft w:val="640"/>
          <w:marRight w:val="0"/>
          <w:marTop w:val="0"/>
          <w:marBottom w:val="0"/>
          <w:divBdr>
            <w:top w:val="none" w:sz="0" w:space="0" w:color="auto"/>
            <w:left w:val="none" w:sz="0" w:space="0" w:color="auto"/>
            <w:bottom w:val="none" w:sz="0" w:space="0" w:color="auto"/>
            <w:right w:val="none" w:sz="0" w:space="0" w:color="auto"/>
          </w:divBdr>
        </w:div>
        <w:div w:id="493105713">
          <w:marLeft w:val="640"/>
          <w:marRight w:val="0"/>
          <w:marTop w:val="0"/>
          <w:marBottom w:val="0"/>
          <w:divBdr>
            <w:top w:val="none" w:sz="0" w:space="0" w:color="auto"/>
            <w:left w:val="none" w:sz="0" w:space="0" w:color="auto"/>
            <w:bottom w:val="none" w:sz="0" w:space="0" w:color="auto"/>
            <w:right w:val="none" w:sz="0" w:space="0" w:color="auto"/>
          </w:divBdr>
        </w:div>
        <w:div w:id="48039058">
          <w:marLeft w:val="640"/>
          <w:marRight w:val="0"/>
          <w:marTop w:val="0"/>
          <w:marBottom w:val="0"/>
          <w:divBdr>
            <w:top w:val="none" w:sz="0" w:space="0" w:color="auto"/>
            <w:left w:val="none" w:sz="0" w:space="0" w:color="auto"/>
            <w:bottom w:val="none" w:sz="0" w:space="0" w:color="auto"/>
            <w:right w:val="none" w:sz="0" w:space="0" w:color="auto"/>
          </w:divBdr>
        </w:div>
        <w:div w:id="87193252">
          <w:marLeft w:val="640"/>
          <w:marRight w:val="0"/>
          <w:marTop w:val="0"/>
          <w:marBottom w:val="0"/>
          <w:divBdr>
            <w:top w:val="none" w:sz="0" w:space="0" w:color="auto"/>
            <w:left w:val="none" w:sz="0" w:space="0" w:color="auto"/>
            <w:bottom w:val="none" w:sz="0" w:space="0" w:color="auto"/>
            <w:right w:val="none" w:sz="0" w:space="0" w:color="auto"/>
          </w:divBdr>
        </w:div>
        <w:div w:id="531961713">
          <w:marLeft w:val="640"/>
          <w:marRight w:val="0"/>
          <w:marTop w:val="0"/>
          <w:marBottom w:val="0"/>
          <w:divBdr>
            <w:top w:val="none" w:sz="0" w:space="0" w:color="auto"/>
            <w:left w:val="none" w:sz="0" w:space="0" w:color="auto"/>
            <w:bottom w:val="none" w:sz="0" w:space="0" w:color="auto"/>
            <w:right w:val="none" w:sz="0" w:space="0" w:color="auto"/>
          </w:divBdr>
        </w:div>
        <w:div w:id="1677927726">
          <w:marLeft w:val="640"/>
          <w:marRight w:val="0"/>
          <w:marTop w:val="0"/>
          <w:marBottom w:val="0"/>
          <w:divBdr>
            <w:top w:val="none" w:sz="0" w:space="0" w:color="auto"/>
            <w:left w:val="none" w:sz="0" w:space="0" w:color="auto"/>
            <w:bottom w:val="none" w:sz="0" w:space="0" w:color="auto"/>
            <w:right w:val="none" w:sz="0" w:space="0" w:color="auto"/>
          </w:divBdr>
        </w:div>
        <w:div w:id="1824276565">
          <w:marLeft w:val="640"/>
          <w:marRight w:val="0"/>
          <w:marTop w:val="0"/>
          <w:marBottom w:val="0"/>
          <w:divBdr>
            <w:top w:val="none" w:sz="0" w:space="0" w:color="auto"/>
            <w:left w:val="none" w:sz="0" w:space="0" w:color="auto"/>
            <w:bottom w:val="none" w:sz="0" w:space="0" w:color="auto"/>
            <w:right w:val="none" w:sz="0" w:space="0" w:color="auto"/>
          </w:divBdr>
        </w:div>
        <w:div w:id="708069995">
          <w:marLeft w:val="640"/>
          <w:marRight w:val="0"/>
          <w:marTop w:val="0"/>
          <w:marBottom w:val="0"/>
          <w:divBdr>
            <w:top w:val="none" w:sz="0" w:space="0" w:color="auto"/>
            <w:left w:val="none" w:sz="0" w:space="0" w:color="auto"/>
            <w:bottom w:val="none" w:sz="0" w:space="0" w:color="auto"/>
            <w:right w:val="none" w:sz="0" w:space="0" w:color="auto"/>
          </w:divBdr>
        </w:div>
        <w:div w:id="396439642">
          <w:marLeft w:val="640"/>
          <w:marRight w:val="0"/>
          <w:marTop w:val="0"/>
          <w:marBottom w:val="0"/>
          <w:divBdr>
            <w:top w:val="none" w:sz="0" w:space="0" w:color="auto"/>
            <w:left w:val="none" w:sz="0" w:space="0" w:color="auto"/>
            <w:bottom w:val="none" w:sz="0" w:space="0" w:color="auto"/>
            <w:right w:val="none" w:sz="0" w:space="0" w:color="auto"/>
          </w:divBdr>
        </w:div>
        <w:div w:id="1452476378">
          <w:marLeft w:val="640"/>
          <w:marRight w:val="0"/>
          <w:marTop w:val="0"/>
          <w:marBottom w:val="0"/>
          <w:divBdr>
            <w:top w:val="none" w:sz="0" w:space="0" w:color="auto"/>
            <w:left w:val="none" w:sz="0" w:space="0" w:color="auto"/>
            <w:bottom w:val="none" w:sz="0" w:space="0" w:color="auto"/>
            <w:right w:val="none" w:sz="0" w:space="0" w:color="auto"/>
          </w:divBdr>
        </w:div>
        <w:div w:id="524101983">
          <w:marLeft w:val="640"/>
          <w:marRight w:val="0"/>
          <w:marTop w:val="0"/>
          <w:marBottom w:val="0"/>
          <w:divBdr>
            <w:top w:val="none" w:sz="0" w:space="0" w:color="auto"/>
            <w:left w:val="none" w:sz="0" w:space="0" w:color="auto"/>
            <w:bottom w:val="none" w:sz="0" w:space="0" w:color="auto"/>
            <w:right w:val="none" w:sz="0" w:space="0" w:color="auto"/>
          </w:divBdr>
        </w:div>
        <w:div w:id="856306795">
          <w:marLeft w:val="640"/>
          <w:marRight w:val="0"/>
          <w:marTop w:val="0"/>
          <w:marBottom w:val="0"/>
          <w:divBdr>
            <w:top w:val="none" w:sz="0" w:space="0" w:color="auto"/>
            <w:left w:val="none" w:sz="0" w:space="0" w:color="auto"/>
            <w:bottom w:val="none" w:sz="0" w:space="0" w:color="auto"/>
            <w:right w:val="none" w:sz="0" w:space="0" w:color="auto"/>
          </w:divBdr>
        </w:div>
        <w:div w:id="1814369322">
          <w:marLeft w:val="640"/>
          <w:marRight w:val="0"/>
          <w:marTop w:val="0"/>
          <w:marBottom w:val="0"/>
          <w:divBdr>
            <w:top w:val="none" w:sz="0" w:space="0" w:color="auto"/>
            <w:left w:val="none" w:sz="0" w:space="0" w:color="auto"/>
            <w:bottom w:val="none" w:sz="0" w:space="0" w:color="auto"/>
            <w:right w:val="none" w:sz="0" w:space="0" w:color="auto"/>
          </w:divBdr>
        </w:div>
        <w:div w:id="735670749">
          <w:marLeft w:val="640"/>
          <w:marRight w:val="0"/>
          <w:marTop w:val="0"/>
          <w:marBottom w:val="0"/>
          <w:divBdr>
            <w:top w:val="none" w:sz="0" w:space="0" w:color="auto"/>
            <w:left w:val="none" w:sz="0" w:space="0" w:color="auto"/>
            <w:bottom w:val="none" w:sz="0" w:space="0" w:color="auto"/>
            <w:right w:val="none" w:sz="0" w:space="0" w:color="auto"/>
          </w:divBdr>
        </w:div>
        <w:div w:id="1092360052">
          <w:marLeft w:val="640"/>
          <w:marRight w:val="0"/>
          <w:marTop w:val="0"/>
          <w:marBottom w:val="0"/>
          <w:divBdr>
            <w:top w:val="none" w:sz="0" w:space="0" w:color="auto"/>
            <w:left w:val="none" w:sz="0" w:space="0" w:color="auto"/>
            <w:bottom w:val="none" w:sz="0" w:space="0" w:color="auto"/>
            <w:right w:val="none" w:sz="0" w:space="0" w:color="auto"/>
          </w:divBdr>
        </w:div>
        <w:div w:id="1504080141">
          <w:marLeft w:val="640"/>
          <w:marRight w:val="0"/>
          <w:marTop w:val="0"/>
          <w:marBottom w:val="0"/>
          <w:divBdr>
            <w:top w:val="none" w:sz="0" w:space="0" w:color="auto"/>
            <w:left w:val="none" w:sz="0" w:space="0" w:color="auto"/>
            <w:bottom w:val="none" w:sz="0" w:space="0" w:color="auto"/>
            <w:right w:val="none" w:sz="0" w:space="0" w:color="auto"/>
          </w:divBdr>
        </w:div>
      </w:divsChild>
    </w:div>
    <w:div w:id="1873031259">
      <w:bodyDiv w:val="1"/>
      <w:marLeft w:val="0"/>
      <w:marRight w:val="0"/>
      <w:marTop w:val="0"/>
      <w:marBottom w:val="0"/>
      <w:divBdr>
        <w:top w:val="none" w:sz="0" w:space="0" w:color="auto"/>
        <w:left w:val="none" w:sz="0" w:space="0" w:color="auto"/>
        <w:bottom w:val="none" w:sz="0" w:space="0" w:color="auto"/>
        <w:right w:val="none" w:sz="0" w:space="0" w:color="auto"/>
      </w:divBdr>
    </w:div>
    <w:div w:id="1874491586">
      <w:bodyDiv w:val="1"/>
      <w:marLeft w:val="0"/>
      <w:marRight w:val="0"/>
      <w:marTop w:val="0"/>
      <w:marBottom w:val="0"/>
      <w:divBdr>
        <w:top w:val="none" w:sz="0" w:space="0" w:color="auto"/>
        <w:left w:val="none" w:sz="0" w:space="0" w:color="auto"/>
        <w:bottom w:val="none" w:sz="0" w:space="0" w:color="auto"/>
        <w:right w:val="none" w:sz="0" w:space="0" w:color="auto"/>
      </w:divBdr>
    </w:div>
    <w:div w:id="1876188526">
      <w:bodyDiv w:val="1"/>
      <w:marLeft w:val="0"/>
      <w:marRight w:val="0"/>
      <w:marTop w:val="0"/>
      <w:marBottom w:val="0"/>
      <w:divBdr>
        <w:top w:val="none" w:sz="0" w:space="0" w:color="auto"/>
        <w:left w:val="none" w:sz="0" w:space="0" w:color="auto"/>
        <w:bottom w:val="none" w:sz="0" w:space="0" w:color="auto"/>
        <w:right w:val="none" w:sz="0" w:space="0" w:color="auto"/>
      </w:divBdr>
    </w:div>
    <w:div w:id="1878153878">
      <w:bodyDiv w:val="1"/>
      <w:marLeft w:val="0"/>
      <w:marRight w:val="0"/>
      <w:marTop w:val="0"/>
      <w:marBottom w:val="0"/>
      <w:divBdr>
        <w:top w:val="none" w:sz="0" w:space="0" w:color="auto"/>
        <w:left w:val="none" w:sz="0" w:space="0" w:color="auto"/>
        <w:bottom w:val="none" w:sz="0" w:space="0" w:color="auto"/>
        <w:right w:val="none" w:sz="0" w:space="0" w:color="auto"/>
      </w:divBdr>
    </w:div>
    <w:div w:id="1878808768">
      <w:bodyDiv w:val="1"/>
      <w:marLeft w:val="0"/>
      <w:marRight w:val="0"/>
      <w:marTop w:val="0"/>
      <w:marBottom w:val="0"/>
      <w:divBdr>
        <w:top w:val="none" w:sz="0" w:space="0" w:color="auto"/>
        <w:left w:val="none" w:sz="0" w:space="0" w:color="auto"/>
        <w:bottom w:val="none" w:sz="0" w:space="0" w:color="auto"/>
        <w:right w:val="none" w:sz="0" w:space="0" w:color="auto"/>
      </w:divBdr>
      <w:divsChild>
        <w:div w:id="944507410">
          <w:marLeft w:val="0"/>
          <w:marRight w:val="0"/>
          <w:marTop w:val="0"/>
          <w:marBottom w:val="0"/>
          <w:divBdr>
            <w:top w:val="none" w:sz="0" w:space="0" w:color="auto"/>
            <w:left w:val="none" w:sz="0" w:space="0" w:color="auto"/>
            <w:bottom w:val="none" w:sz="0" w:space="0" w:color="auto"/>
            <w:right w:val="none" w:sz="0" w:space="0" w:color="auto"/>
          </w:divBdr>
          <w:divsChild>
            <w:div w:id="1649018692">
              <w:marLeft w:val="0"/>
              <w:marRight w:val="0"/>
              <w:marTop w:val="0"/>
              <w:marBottom w:val="0"/>
              <w:divBdr>
                <w:top w:val="none" w:sz="0" w:space="0" w:color="auto"/>
                <w:left w:val="none" w:sz="0" w:space="0" w:color="auto"/>
                <w:bottom w:val="none" w:sz="0" w:space="0" w:color="auto"/>
                <w:right w:val="none" w:sz="0" w:space="0" w:color="auto"/>
              </w:divBdr>
              <w:divsChild>
                <w:div w:id="1686858999">
                  <w:marLeft w:val="0"/>
                  <w:marRight w:val="0"/>
                  <w:marTop w:val="0"/>
                  <w:marBottom w:val="0"/>
                  <w:divBdr>
                    <w:top w:val="none" w:sz="0" w:space="0" w:color="auto"/>
                    <w:left w:val="none" w:sz="0" w:space="0" w:color="auto"/>
                    <w:bottom w:val="none" w:sz="0" w:space="0" w:color="auto"/>
                    <w:right w:val="none" w:sz="0" w:space="0" w:color="auto"/>
                  </w:divBdr>
                  <w:divsChild>
                    <w:div w:id="1170949764">
                      <w:marLeft w:val="0"/>
                      <w:marRight w:val="0"/>
                      <w:marTop w:val="0"/>
                      <w:marBottom w:val="0"/>
                      <w:divBdr>
                        <w:top w:val="none" w:sz="0" w:space="0" w:color="auto"/>
                        <w:left w:val="none" w:sz="0" w:space="0" w:color="auto"/>
                        <w:bottom w:val="none" w:sz="0" w:space="0" w:color="auto"/>
                        <w:right w:val="none" w:sz="0" w:space="0" w:color="auto"/>
                      </w:divBdr>
                      <w:divsChild>
                        <w:div w:id="1070344130">
                          <w:marLeft w:val="0"/>
                          <w:marRight w:val="0"/>
                          <w:marTop w:val="0"/>
                          <w:marBottom w:val="0"/>
                          <w:divBdr>
                            <w:top w:val="none" w:sz="0" w:space="0" w:color="auto"/>
                            <w:left w:val="none" w:sz="0" w:space="0" w:color="auto"/>
                            <w:bottom w:val="none" w:sz="0" w:space="0" w:color="auto"/>
                            <w:right w:val="none" w:sz="0" w:space="0" w:color="auto"/>
                          </w:divBdr>
                          <w:divsChild>
                            <w:div w:id="65144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0436110">
      <w:bodyDiv w:val="1"/>
      <w:marLeft w:val="0"/>
      <w:marRight w:val="0"/>
      <w:marTop w:val="0"/>
      <w:marBottom w:val="0"/>
      <w:divBdr>
        <w:top w:val="none" w:sz="0" w:space="0" w:color="auto"/>
        <w:left w:val="none" w:sz="0" w:space="0" w:color="auto"/>
        <w:bottom w:val="none" w:sz="0" w:space="0" w:color="auto"/>
        <w:right w:val="none" w:sz="0" w:space="0" w:color="auto"/>
      </w:divBdr>
    </w:div>
    <w:div w:id="1883207219">
      <w:bodyDiv w:val="1"/>
      <w:marLeft w:val="0"/>
      <w:marRight w:val="0"/>
      <w:marTop w:val="0"/>
      <w:marBottom w:val="0"/>
      <w:divBdr>
        <w:top w:val="none" w:sz="0" w:space="0" w:color="auto"/>
        <w:left w:val="none" w:sz="0" w:space="0" w:color="auto"/>
        <w:bottom w:val="none" w:sz="0" w:space="0" w:color="auto"/>
        <w:right w:val="none" w:sz="0" w:space="0" w:color="auto"/>
      </w:divBdr>
    </w:div>
    <w:div w:id="1888881249">
      <w:bodyDiv w:val="1"/>
      <w:marLeft w:val="0"/>
      <w:marRight w:val="0"/>
      <w:marTop w:val="0"/>
      <w:marBottom w:val="0"/>
      <w:divBdr>
        <w:top w:val="none" w:sz="0" w:space="0" w:color="auto"/>
        <w:left w:val="none" w:sz="0" w:space="0" w:color="auto"/>
        <w:bottom w:val="none" w:sz="0" w:space="0" w:color="auto"/>
        <w:right w:val="none" w:sz="0" w:space="0" w:color="auto"/>
      </w:divBdr>
    </w:div>
    <w:div w:id="1889536348">
      <w:bodyDiv w:val="1"/>
      <w:marLeft w:val="0"/>
      <w:marRight w:val="0"/>
      <w:marTop w:val="0"/>
      <w:marBottom w:val="0"/>
      <w:divBdr>
        <w:top w:val="none" w:sz="0" w:space="0" w:color="auto"/>
        <w:left w:val="none" w:sz="0" w:space="0" w:color="auto"/>
        <w:bottom w:val="none" w:sz="0" w:space="0" w:color="auto"/>
        <w:right w:val="none" w:sz="0" w:space="0" w:color="auto"/>
      </w:divBdr>
    </w:div>
    <w:div w:id="1916889248">
      <w:bodyDiv w:val="1"/>
      <w:marLeft w:val="0"/>
      <w:marRight w:val="0"/>
      <w:marTop w:val="0"/>
      <w:marBottom w:val="0"/>
      <w:divBdr>
        <w:top w:val="none" w:sz="0" w:space="0" w:color="auto"/>
        <w:left w:val="none" w:sz="0" w:space="0" w:color="auto"/>
        <w:bottom w:val="none" w:sz="0" w:space="0" w:color="auto"/>
        <w:right w:val="none" w:sz="0" w:space="0" w:color="auto"/>
      </w:divBdr>
    </w:div>
    <w:div w:id="1916932220">
      <w:bodyDiv w:val="1"/>
      <w:marLeft w:val="0"/>
      <w:marRight w:val="0"/>
      <w:marTop w:val="0"/>
      <w:marBottom w:val="0"/>
      <w:divBdr>
        <w:top w:val="none" w:sz="0" w:space="0" w:color="auto"/>
        <w:left w:val="none" w:sz="0" w:space="0" w:color="auto"/>
        <w:bottom w:val="none" w:sz="0" w:space="0" w:color="auto"/>
        <w:right w:val="none" w:sz="0" w:space="0" w:color="auto"/>
      </w:divBdr>
    </w:div>
    <w:div w:id="1923024681">
      <w:bodyDiv w:val="1"/>
      <w:marLeft w:val="0"/>
      <w:marRight w:val="0"/>
      <w:marTop w:val="0"/>
      <w:marBottom w:val="0"/>
      <w:divBdr>
        <w:top w:val="none" w:sz="0" w:space="0" w:color="auto"/>
        <w:left w:val="none" w:sz="0" w:space="0" w:color="auto"/>
        <w:bottom w:val="none" w:sz="0" w:space="0" w:color="auto"/>
        <w:right w:val="none" w:sz="0" w:space="0" w:color="auto"/>
      </w:divBdr>
      <w:divsChild>
        <w:div w:id="1467233980">
          <w:marLeft w:val="0"/>
          <w:marRight w:val="0"/>
          <w:marTop w:val="0"/>
          <w:marBottom w:val="0"/>
          <w:divBdr>
            <w:top w:val="none" w:sz="0" w:space="0" w:color="auto"/>
            <w:left w:val="none" w:sz="0" w:space="0" w:color="auto"/>
            <w:bottom w:val="none" w:sz="0" w:space="0" w:color="auto"/>
            <w:right w:val="none" w:sz="0" w:space="0" w:color="auto"/>
          </w:divBdr>
          <w:divsChild>
            <w:div w:id="681319715">
              <w:marLeft w:val="0"/>
              <w:marRight w:val="0"/>
              <w:marTop w:val="0"/>
              <w:marBottom w:val="0"/>
              <w:divBdr>
                <w:top w:val="none" w:sz="0" w:space="0" w:color="auto"/>
                <w:left w:val="none" w:sz="0" w:space="0" w:color="auto"/>
                <w:bottom w:val="none" w:sz="0" w:space="0" w:color="auto"/>
                <w:right w:val="none" w:sz="0" w:space="0" w:color="auto"/>
              </w:divBdr>
              <w:divsChild>
                <w:div w:id="720130872">
                  <w:marLeft w:val="0"/>
                  <w:marRight w:val="0"/>
                  <w:marTop w:val="0"/>
                  <w:marBottom w:val="0"/>
                  <w:divBdr>
                    <w:top w:val="none" w:sz="0" w:space="0" w:color="auto"/>
                    <w:left w:val="none" w:sz="0" w:space="0" w:color="auto"/>
                    <w:bottom w:val="none" w:sz="0" w:space="0" w:color="auto"/>
                    <w:right w:val="none" w:sz="0" w:space="0" w:color="auto"/>
                  </w:divBdr>
                  <w:divsChild>
                    <w:div w:id="922832836">
                      <w:marLeft w:val="0"/>
                      <w:marRight w:val="0"/>
                      <w:marTop w:val="0"/>
                      <w:marBottom w:val="0"/>
                      <w:divBdr>
                        <w:top w:val="none" w:sz="0" w:space="0" w:color="auto"/>
                        <w:left w:val="none" w:sz="0" w:space="0" w:color="auto"/>
                        <w:bottom w:val="none" w:sz="0" w:space="0" w:color="auto"/>
                        <w:right w:val="none" w:sz="0" w:space="0" w:color="auto"/>
                      </w:divBdr>
                      <w:divsChild>
                        <w:div w:id="219170068">
                          <w:marLeft w:val="0"/>
                          <w:marRight w:val="0"/>
                          <w:marTop w:val="0"/>
                          <w:marBottom w:val="0"/>
                          <w:divBdr>
                            <w:top w:val="none" w:sz="0" w:space="0" w:color="auto"/>
                            <w:left w:val="none" w:sz="0" w:space="0" w:color="auto"/>
                            <w:bottom w:val="none" w:sz="0" w:space="0" w:color="auto"/>
                            <w:right w:val="none" w:sz="0" w:space="0" w:color="auto"/>
                          </w:divBdr>
                          <w:divsChild>
                            <w:div w:id="4641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5456875">
      <w:bodyDiv w:val="1"/>
      <w:marLeft w:val="0"/>
      <w:marRight w:val="0"/>
      <w:marTop w:val="0"/>
      <w:marBottom w:val="0"/>
      <w:divBdr>
        <w:top w:val="none" w:sz="0" w:space="0" w:color="auto"/>
        <w:left w:val="none" w:sz="0" w:space="0" w:color="auto"/>
        <w:bottom w:val="none" w:sz="0" w:space="0" w:color="auto"/>
        <w:right w:val="none" w:sz="0" w:space="0" w:color="auto"/>
      </w:divBdr>
      <w:divsChild>
        <w:div w:id="1172378415">
          <w:marLeft w:val="640"/>
          <w:marRight w:val="0"/>
          <w:marTop w:val="0"/>
          <w:marBottom w:val="0"/>
          <w:divBdr>
            <w:top w:val="none" w:sz="0" w:space="0" w:color="auto"/>
            <w:left w:val="none" w:sz="0" w:space="0" w:color="auto"/>
            <w:bottom w:val="none" w:sz="0" w:space="0" w:color="auto"/>
            <w:right w:val="none" w:sz="0" w:space="0" w:color="auto"/>
          </w:divBdr>
        </w:div>
        <w:div w:id="1778330109">
          <w:marLeft w:val="640"/>
          <w:marRight w:val="0"/>
          <w:marTop w:val="0"/>
          <w:marBottom w:val="0"/>
          <w:divBdr>
            <w:top w:val="none" w:sz="0" w:space="0" w:color="auto"/>
            <w:left w:val="none" w:sz="0" w:space="0" w:color="auto"/>
            <w:bottom w:val="none" w:sz="0" w:space="0" w:color="auto"/>
            <w:right w:val="none" w:sz="0" w:space="0" w:color="auto"/>
          </w:divBdr>
        </w:div>
        <w:div w:id="676886835">
          <w:marLeft w:val="640"/>
          <w:marRight w:val="0"/>
          <w:marTop w:val="0"/>
          <w:marBottom w:val="0"/>
          <w:divBdr>
            <w:top w:val="none" w:sz="0" w:space="0" w:color="auto"/>
            <w:left w:val="none" w:sz="0" w:space="0" w:color="auto"/>
            <w:bottom w:val="none" w:sz="0" w:space="0" w:color="auto"/>
            <w:right w:val="none" w:sz="0" w:space="0" w:color="auto"/>
          </w:divBdr>
        </w:div>
        <w:div w:id="614946006">
          <w:marLeft w:val="640"/>
          <w:marRight w:val="0"/>
          <w:marTop w:val="0"/>
          <w:marBottom w:val="0"/>
          <w:divBdr>
            <w:top w:val="none" w:sz="0" w:space="0" w:color="auto"/>
            <w:left w:val="none" w:sz="0" w:space="0" w:color="auto"/>
            <w:bottom w:val="none" w:sz="0" w:space="0" w:color="auto"/>
            <w:right w:val="none" w:sz="0" w:space="0" w:color="auto"/>
          </w:divBdr>
        </w:div>
        <w:div w:id="1075593372">
          <w:marLeft w:val="640"/>
          <w:marRight w:val="0"/>
          <w:marTop w:val="0"/>
          <w:marBottom w:val="0"/>
          <w:divBdr>
            <w:top w:val="none" w:sz="0" w:space="0" w:color="auto"/>
            <w:left w:val="none" w:sz="0" w:space="0" w:color="auto"/>
            <w:bottom w:val="none" w:sz="0" w:space="0" w:color="auto"/>
            <w:right w:val="none" w:sz="0" w:space="0" w:color="auto"/>
          </w:divBdr>
        </w:div>
        <w:div w:id="1819498836">
          <w:marLeft w:val="640"/>
          <w:marRight w:val="0"/>
          <w:marTop w:val="0"/>
          <w:marBottom w:val="0"/>
          <w:divBdr>
            <w:top w:val="none" w:sz="0" w:space="0" w:color="auto"/>
            <w:left w:val="none" w:sz="0" w:space="0" w:color="auto"/>
            <w:bottom w:val="none" w:sz="0" w:space="0" w:color="auto"/>
            <w:right w:val="none" w:sz="0" w:space="0" w:color="auto"/>
          </w:divBdr>
        </w:div>
        <w:div w:id="100759373">
          <w:marLeft w:val="640"/>
          <w:marRight w:val="0"/>
          <w:marTop w:val="0"/>
          <w:marBottom w:val="0"/>
          <w:divBdr>
            <w:top w:val="none" w:sz="0" w:space="0" w:color="auto"/>
            <w:left w:val="none" w:sz="0" w:space="0" w:color="auto"/>
            <w:bottom w:val="none" w:sz="0" w:space="0" w:color="auto"/>
            <w:right w:val="none" w:sz="0" w:space="0" w:color="auto"/>
          </w:divBdr>
        </w:div>
        <w:div w:id="1388410225">
          <w:marLeft w:val="640"/>
          <w:marRight w:val="0"/>
          <w:marTop w:val="0"/>
          <w:marBottom w:val="0"/>
          <w:divBdr>
            <w:top w:val="none" w:sz="0" w:space="0" w:color="auto"/>
            <w:left w:val="none" w:sz="0" w:space="0" w:color="auto"/>
            <w:bottom w:val="none" w:sz="0" w:space="0" w:color="auto"/>
            <w:right w:val="none" w:sz="0" w:space="0" w:color="auto"/>
          </w:divBdr>
        </w:div>
        <w:div w:id="1613517511">
          <w:marLeft w:val="640"/>
          <w:marRight w:val="0"/>
          <w:marTop w:val="0"/>
          <w:marBottom w:val="0"/>
          <w:divBdr>
            <w:top w:val="none" w:sz="0" w:space="0" w:color="auto"/>
            <w:left w:val="none" w:sz="0" w:space="0" w:color="auto"/>
            <w:bottom w:val="none" w:sz="0" w:space="0" w:color="auto"/>
            <w:right w:val="none" w:sz="0" w:space="0" w:color="auto"/>
          </w:divBdr>
        </w:div>
        <w:div w:id="1610354203">
          <w:marLeft w:val="640"/>
          <w:marRight w:val="0"/>
          <w:marTop w:val="0"/>
          <w:marBottom w:val="0"/>
          <w:divBdr>
            <w:top w:val="none" w:sz="0" w:space="0" w:color="auto"/>
            <w:left w:val="none" w:sz="0" w:space="0" w:color="auto"/>
            <w:bottom w:val="none" w:sz="0" w:space="0" w:color="auto"/>
            <w:right w:val="none" w:sz="0" w:space="0" w:color="auto"/>
          </w:divBdr>
        </w:div>
        <w:div w:id="1438676437">
          <w:marLeft w:val="640"/>
          <w:marRight w:val="0"/>
          <w:marTop w:val="0"/>
          <w:marBottom w:val="0"/>
          <w:divBdr>
            <w:top w:val="none" w:sz="0" w:space="0" w:color="auto"/>
            <w:left w:val="none" w:sz="0" w:space="0" w:color="auto"/>
            <w:bottom w:val="none" w:sz="0" w:space="0" w:color="auto"/>
            <w:right w:val="none" w:sz="0" w:space="0" w:color="auto"/>
          </w:divBdr>
        </w:div>
        <w:div w:id="1659458379">
          <w:marLeft w:val="640"/>
          <w:marRight w:val="0"/>
          <w:marTop w:val="0"/>
          <w:marBottom w:val="0"/>
          <w:divBdr>
            <w:top w:val="none" w:sz="0" w:space="0" w:color="auto"/>
            <w:left w:val="none" w:sz="0" w:space="0" w:color="auto"/>
            <w:bottom w:val="none" w:sz="0" w:space="0" w:color="auto"/>
            <w:right w:val="none" w:sz="0" w:space="0" w:color="auto"/>
          </w:divBdr>
        </w:div>
        <w:div w:id="659772987">
          <w:marLeft w:val="640"/>
          <w:marRight w:val="0"/>
          <w:marTop w:val="0"/>
          <w:marBottom w:val="0"/>
          <w:divBdr>
            <w:top w:val="none" w:sz="0" w:space="0" w:color="auto"/>
            <w:left w:val="none" w:sz="0" w:space="0" w:color="auto"/>
            <w:bottom w:val="none" w:sz="0" w:space="0" w:color="auto"/>
            <w:right w:val="none" w:sz="0" w:space="0" w:color="auto"/>
          </w:divBdr>
        </w:div>
        <w:div w:id="1810246537">
          <w:marLeft w:val="640"/>
          <w:marRight w:val="0"/>
          <w:marTop w:val="0"/>
          <w:marBottom w:val="0"/>
          <w:divBdr>
            <w:top w:val="none" w:sz="0" w:space="0" w:color="auto"/>
            <w:left w:val="none" w:sz="0" w:space="0" w:color="auto"/>
            <w:bottom w:val="none" w:sz="0" w:space="0" w:color="auto"/>
            <w:right w:val="none" w:sz="0" w:space="0" w:color="auto"/>
          </w:divBdr>
        </w:div>
        <w:div w:id="1444692050">
          <w:marLeft w:val="640"/>
          <w:marRight w:val="0"/>
          <w:marTop w:val="0"/>
          <w:marBottom w:val="0"/>
          <w:divBdr>
            <w:top w:val="none" w:sz="0" w:space="0" w:color="auto"/>
            <w:left w:val="none" w:sz="0" w:space="0" w:color="auto"/>
            <w:bottom w:val="none" w:sz="0" w:space="0" w:color="auto"/>
            <w:right w:val="none" w:sz="0" w:space="0" w:color="auto"/>
          </w:divBdr>
        </w:div>
        <w:div w:id="151604708">
          <w:marLeft w:val="640"/>
          <w:marRight w:val="0"/>
          <w:marTop w:val="0"/>
          <w:marBottom w:val="0"/>
          <w:divBdr>
            <w:top w:val="none" w:sz="0" w:space="0" w:color="auto"/>
            <w:left w:val="none" w:sz="0" w:space="0" w:color="auto"/>
            <w:bottom w:val="none" w:sz="0" w:space="0" w:color="auto"/>
            <w:right w:val="none" w:sz="0" w:space="0" w:color="auto"/>
          </w:divBdr>
        </w:div>
        <w:div w:id="1781993133">
          <w:marLeft w:val="640"/>
          <w:marRight w:val="0"/>
          <w:marTop w:val="0"/>
          <w:marBottom w:val="0"/>
          <w:divBdr>
            <w:top w:val="none" w:sz="0" w:space="0" w:color="auto"/>
            <w:left w:val="none" w:sz="0" w:space="0" w:color="auto"/>
            <w:bottom w:val="none" w:sz="0" w:space="0" w:color="auto"/>
            <w:right w:val="none" w:sz="0" w:space="0" w:color="auto"/>
          </w:divBdr>
        </w:div>
        <w:div w:id="287442768">
          <w:marLeft w:val="640"/>
          <w:marRight w:val="0"/>
          <w:marTop w:val="0"/>
          <w:marBottom w:val="0"/>
          <w:divBdr>
            <w:top w:val="none" w:sz="0" w:space="0" w:color="auto"/>
            <w:left w:val="none" w:sz="0" w:space="0" w:color="auto"/>
            <w:bottom w:val="none" w:sz="0" w:space="0" w:color="auto"/>
            <w:right w:val="none" w:sz="0" w:space="0" w:color="auto"/>
          </w:divBdr>
        </w:div>
        <w:div w:id="783697464">
          <w:marLeft w:val="640"/>
          <w:marRight w:val="0"/>
          <w:marTop w:val="0"/>
          <w:marBottom w:val="0"/>
          <w:divBdr>
            <w:top w:val="none" w:sz="0" w:space="0" w:color="auto"/>
            <w:left w:val="none" w:sz="0" w:space="0" w:color="auto"/>
            <w:bottom w:val="none" w:sz="0" w:space="0" w:color="auto"/>
            <w:right w:val="none" w:sz="0" w:space="0" w:color="auto"/>
          </w:divBdr>
        </w:div>
        <w:div w:id="527259314">
          <w:marLeft w:val="640"/>
          <w:marRight w:val="0"/>
          <w:marTop w:val="0"/>
          <w:marBottom w:val="0"/>
          <w:divBdr>
            <w:top w:val="none" w:sz="0" w:space="0" w:color="auto"/>
            <w:left w:val="none" w:sz="0" w:space="0" w:color="auto"/>
            <w:bottom w:val="none" w:sz="0" w:space="0" w:color="auto"/>
            <w:right w:val="none" w:sz="0" w:space="0" w:color="auto"/>
          </w:divBdr>
        </w:div>
        <w:div w:id="1653556523">
          <w:marLeft w:val="640"/>
          <w:marRight w:val="0"/>
          <w:marTop w:val="0"/>
          <w:marBottom w:val="0"/>
          <w:divBdr>
            <w:top w:val="none" w:sz="0" w:space="0" w:color="auto"/>
            <w:left w:val="none" w:sz="0" w:space="0" w:color="auto"/>
            <w:bottom w:val="none" w:sz="0" w:space="0" w:color="auto"/>
            <w:right w:val="none" w:sz="0" w:space="0" w:color="auto"/>
          </w:divBdr>
        </w:div>
        <w:div w:id="1594658">
          <w:marLeft w:val="640"/>
          <w:marRight w:val="0"/>
          <w:marTop w:val="0"/>
          <w:marBottom w:val="0"/>
          <w:divBdr>
            <w:top w:val="none" w:sz="0" w:space="0" w:color="auto"/>
            <w:left w:val="none" w:sz="0" w:space="0" w:color="auto"/>
            <w:bottom w:val="none" w:sz="0" w:space="0" w:color="auto"/>
            <w:right w:val="none" w:sz="0" w:space="0" w:color="auto"/>
          </w:divBdr>
        </w:div>
        <w:div w:id="1360620000">
          <w:marLeft w:val="640"/>
          <w:marRight w:val="0"/>
          <w:marTop w:val="0"/>
          <w:marBottom w:val="0"/>
          <w:divBdr>
            <w:top w:val="none" w:sz="0" w:space="0" w:color="auto"/>
            <w:left w:val="none" w:sz="0" w:space="0" w:color="auto"/>
            <w:bottom w:val="none" w:sz="0" w:space="0" w:color="auto"/>
            <w:right w:val="none" w:sz="0" w:space="0" w:color="auto"/>
          </w:divBdr>
        </w:div>
        <w:div w:id="1495031817">
          <w:marLeft w:val="640"/>
          <w:marRight w:val="0"/>
          <w:marTop w:val="0"/>
          <w:marBottom w:val="0"/>
          <w:divBdr>
            <w:top w:val="none" w:sz="0" w:space="0" w:color="auto"/>
            <w:left w:val="none" w:sz="0" w:space="0" w:color="auto"/>
            <w:bottom w:val="none" w:sz="0" w:space="0" w:color="auto"/>
            <w:right w:val="none" w:sz="0" w:space="0" w:color="auto"/>
          </w:divBdr>
        </w:div>
        <w:div w:id="2129816330">
          <w:marLeft w:val="640"/>
          <w:marRight w:val="0"/>
          <w:marTop w:val="0"/>
          <w:marBottom w:val="0"/>
          <w:divBdr>
            <w:top w:val="none" w:sz="0" w:space="0" w:color="auto"/>
            <w:left w:val="none" w:sz="0" w:space="0" w:color="auto"/>
            <w:bottom w:val="none" w:sz="0" w:space="0" w:color="auto"/>
            <w:right w:val="none" w:sz="0" w:space="0" w:color="auto"/>
          </w:divBdr>
        </w:div>
        <w:div w:id="141391210">
          <w:marLeft w:val="640"/>
          <w:marRight w:val="0"/>
          <w:marTop w:val="0"/>
          <w:marBottom w:val="0"/>
          <w:divBdr>
            <w:top w:val="none" w:sz="0" w:space="0" w:color="auto"/>
            <w:left w:val="none" w:sz="0" w:space="0" w:color="auto"/>
            <w:bottom w:val="none" w:sz="0" w:space="0" w:color="auto"/>
            <w:right w:val="none" w:sz="0" w:space="0" w:color="auto"/>
          </w:divBdr>
        </w:div>
        <w:div w:id="1195076058">
          <w:marLeft w:val="640"/>
          <w:marRight w:val="0"/>
          <w:marTop w:val="0"/>
          <w:marBottom w:val="0"/>
          <w:divBdr>
            <w:top w:val="none" w:sz="0" w:space="0" w:color="auto"/>
            <w:left w:val="none" w:sz="0" w:space="0" w:color="auto"/>
            <w:bottom w:val="none" w:sz="0" w:space="0" w:color="auto"/>
            <w:right w:val="none" w:sz="0" w:space="0" w:color="auto"/>
          </w:divBdr>
        </w:div>
        <w:div w:id="1753041050">
          <w:marLeft w:val="640"/>
          <w:marRight w:val="0"/>
          <w:marTop w:val="0"/>
          <w:marBottom w:val="0"/>
          <w:divBdr>
            <w:top w:val="none" w:sz="0" w:space="0" w:color="auto"/>
            <w:left w:val="none" w:sz="0" w:space="0" w:color="auto"/>
            <w:bottom w:val="none" w:sz="0" w:space="0" w:color="auto"/>
            <w:right w:val="none" w:sz="0" w:space="0" w:color="auto"/>
          </w:divBdr>
        </w:div>
        <w:div w:id="1377200326">
          <w:marLeft w:val="640"/>
          <w:marRight w:val="0"/>
          <w:marTop w:val="0"/>
          <w:marBottom w:val="0"/>
          <w:divBdr>
            <w:top w:val="none" w:sz="0" w:space="0" w:color="auto"/>
            <w:left w:val="none" w:sz="0" w:space="0" w:color="auto"/>
            <w:bottom w:val="none" w:sz="0" w:space="0" w:color="auto"/>
            <w:right w:val="none" w:sz="0" w:space="0" w:color="auto"/>
          </w:divBdr>
        </w:div>
        <w:div w:id="1836416272">
          <w:marLeft w:val="640"/>
          <w:marRight w:val="0"/>
          <w:marTop w:val="0"/>
          <w:marBottom w:val="0"/>
          <w:divBdr>
            <w:top w:val="none" w:sz="0" w:space="0" w:color="auto"/>
            <w:left w:val="none" w:sz="0" w:space="0" w:color="auto"/>
            <w:bottom w:val="none" w:sz="0" w:space="0" w:color="auto"/>
            <w:right w:val="none" w:sz="0" w:space="0" w:color="auto"/>
          </w:divBdr>
        </w:div>
        <w:div w:id="749079370">
          <w:marLeft w:val="640"/>
          <w:marRight w:val="0"/>
          <w:marTop w:val="0"/>
          <w:marBottom w:val="0"/>
          <w:divBdr>
            <w:top w:val="none" w:sz="0" w:space="0" w:color="auto"/>
            <w:left w:val="none" w:sz="0" w:space="0" w:color="auto"/>
            <w:bottom w:val="none" w:sz="0" w:space="0" w:color="auto"/>
            <w:right w:val="none" w:sz="0" w:space="0" w:color="auto"/>
          </w:divBdr>
        </w:div>
        <w:div w:id="459611940">
          <w:marLeft w:val="640"/>
          <w:marRight w:val="0"/>
          <w:marTop w:val="0"/>
          <w:marBottom w:val="0"/>
          <w:divBdr>
            <w:top w:val="none" w:sz="0" w:space="0" w:color="auto"/>
            <w:left w:val="none" w:sz="0" w:space="0" w:color="auto"/>
            <w:bottom w:val="none" w:sz="0" w:space="0" w:color="auto"/>
            <w:right w:val="none" w:sz="0" w:space="0" w:color="auto"/>
          </w:divBdr>
        </w:div>
        <w:div w:id="524366363">
          <w:marLeft w:val="640"/>
          <w:marRight w:val="0"/>
          <w:marTop w:val="0"/>
          <w:marBottom w:val="0"/>
          <w:divBdr>
            <w:top w:val="none" w:sz="0" w:space="0" w:color="auto"/>
            <w:left w:val="none" w:sz="0" w:space="0" w:color="auto"/>
            <w:bottom w:val="none" w:sz="0" w:space="0" w:color="auto"/>
            <w:right w:val="none" w:sz="0" w:space="0" w:color="auto"/>
          </w:divBdr>
        </w:div>
        <w:div w:id="717582214">
          <w:marLeft w:val="640"/>
          <w:marRight w:val="0"/>
          <w:marTop w:val="0"/>
          <w:marBottom w:val="0"/>
          <w:divBdr>
            <w:top w:val="none" w:sz="0" w:space="0" w:color="auto"/>
            <w:left w:val="none" w:sz="0" w:space="0" w:color="auto"/>
            <w:bottom w:val="none" w:sz="0" w:space="0" w:color="auto"/>
            <w:right w:val="none" w:sz="0" w:space="0" w:color="auto"/>
          </w:divBdr>
        </w:div>
        <w:div w:id="1235966047">
          <w:marLeft w:val="640"/>
          <w:marRight w:val="0"/>
          <w:marTop w:val="0"/>
          <w:marBottom w:val="0"/>
          <w:divBdr>
            <w:top w:val="none" w:sz="0" w:space="0" w:color="auto"/>
            <w:left w:val="none" w:sz="0" w:space="0" w:color="auto"/>
            <w:bottom w:val="none" w:sz="0" w:space="0" w:color="auto"/>
            <w:right w:val="none" w:sz="0" w:space="0" w:color="auto"/>
          </w:divBdr>
        </w:div>
        <w:div w:id="714818167">
          <w:marLeft w:val="640"/>
          <w:marRight w:val="0"/>
          <w:marTop w:val="0"/>
          <w:marBottom w:val="0"/>
          <w:divBdr>
            <w:top w:val="none" w:sz="0" w:space="0" w:color="auto"/>
            <w:left w:val="none" w:sz="0" w:space="0" w:color="auto"/>
            <w:bottom w:val="none" w:sz="0" w:space="0" w:color="auto"/>
            <w:right w:val="none" w:sz="0" w:space="0" w:color="auto"/>
          </w:divBdr>
        </w:div>
        <w:div w:id="2104952392">
          <w:marLeft w:val="640"/>
          <w:marRight w:val="0"/>
          <w:marTop w:val="0"/>
          <w:marBottom w:val="0"/>
          <w:divBdr>
            <w:top w:val="none" w:sz="0" w:space="0" w:color="auto"/>
            <w:left w:val="none" w:sz="0" w:space="0" w:color="auto"/>
            <w:bottom w:val="none" w:sz="0" w:space="0" w:color="auto"/>
            <w:right w:val="none" w:sz="0" w:space="0" w:color="auto"/>
          </w:divBdr>
        </w:div>
        <w:div w:id="382145704">
          <w:marLeft w:val="640"/>
          <w:marRight w:val="0"/>
          <w:marTop w:val="0"/>
          <w:marBottom w:val="0"/>
          <w:divBdr>
            <w:top w:val="none" w:sz="0" w:space="0" w:color="auto"/>
            <w:left w:val="none" w:sz="0" w:space="0" w:color="auto"/>
            <w:bottom w:val="none" w:sz="0" w:space="0" w:color="auto"/>
            <w:right w:val="none" w:sz="0" w:space="0" w:color="auto"/>
          </w:divBdr>
        </w:div>
        <w:div w:id="1748191400">
          <w:marLeft w:val="640"/>
          <w:marRight w:val="0"/>
          <w:marTop w:val="0"/>
          <w:marBottom w:val="0"/>
          <w:divBdr>
            <w:top w:val="none" w:sz="0" w:space="0" w:color="auto"/>
            <w:left w:val="none" w:sz="0" w:space="0" w:color="auto"/>
            <w:bottom w:val="none" w:sz="0" w:space="0" w:color="auto"/>
            <w:right w:val="none" w:sz="0" w:space="0" w:color="auto"/>
          </w:divBdr>
        </w:div>
        <w:div w:id="1799494305">
          <w:marLeft w:val="640"/>
          <w:marRight w:val="0"/>
          <w:marTop w:val="0"/>
          <w:marBottom w:val="0"/>
          <w:divBdr>
            <w:top w:val="none" w:sz="0" w:space="0" w:color="auto"/>
            <w:left w:val="none" w:sz="0" w:space="0" w:color="auto"/>
            <w:bottom w:val="none" w:sz="0" w:space="0" w:color="auto"/>
            <w:right w:val="none" w:sz="0" w:space="0" w:color="auto"/>
          </w:divBdr>
        </w:div>
        <w:div w:id="1637445658">
          <w:marLeft w:val="640"/>
          <w:marRight w:val="0"/>
          <w:marTop w:val="0"/>
          <w:marBottom w:val="0"/>
          <w:divBdr>
            <w:top w:val="none" w:sz="0" w:space="0" w:color="auto"/>
            <w:left w:val="none" w:sz="0" w:space="0" w:color="auto"/>
            <w:bottom w:val="none" w:sz="0" w:space="0" w:color="auto"/>
            <w:right w:val="none" w:sz="0" w:space="0" w:color="auto"/>
          </w:divBdr>
        </w:div>
        <w:div w:id="2006324387">
          <w:marLeft w:val="640"/>
          <w:marRight w:val="0"/>
          <w:marTop w:val="0"/>
          <w:marBottom w:val="0"/>
          <w:divBdr>
            <w:top w:val="none" w:sz="0" w:space="0" w:color="auto"/>
            <w:left w:val="none" w:sz="0" w:space="0" w:color="auto"/>
            <w:bottom w:val="none" w:sz="0" w:space="0" w:color="auto"/>
            <w:right w:val="none" w:sz="0" w:space="0" w:color="auto"/>
          </w:divBdr>
        </w:div>
        <w:div w:id="265967499">
          <w:marLeft w:val="640"/>
          <w:marRight w:val="0"/>
          <w:marTop w:val="0"/>
          <w:marBottom w:val="0"/>
          <w:divBdr>
            <w:top w:val="none" w:sz="0" w:space="0" w:color="auto"/>
            <w:left w:val="none" w:sz="0" w:space="0" w:color="auto"/>
            <w:bottom w:val="none" w:sz="0" w:space="0" w:color="auto"/>
            <w:right w:val="none" w:sz="0" w:space="0" w:color="auto"/>
          </w:divBdr>
        </w:div>
        <w:div w:id="501237548">
          <w:marLeft w:val="640"/>
          <w:marRight w:val="0"/>
          <w:marTop w:val="0"/>
          <w:marBottom w:val="0"/>
          <w:divBdr>
            <w:top w:val="none" w:sz="0" w:space="0" w:color="auto"/>
            <w:left w:val="none" w:sz="0" w:space="0" w:color="auto"/>
            <w:bottom w:val="none" w:sz="0" w:space="0" w:color="auto"/>
            <w:right w:val="none" w:sz="0" w:space="0" w:color="auto"/>
          </w:divBdr>
        </w:div>
        <w:div w:id="1219047633">
          <w:marLeft w:val="640"/>
          <w:marRight w:val="0"/>
          <w:marTop w:val="0"/>
          <w:marBottom w:val="0"/>
          <w:divBdr>
            <w:top w:val="none" w:sz="0" w:space="0" w:color="auto"/>
            <w:left w:val="none" w:sz="0" w:space="0" w:color="auto"/>
            <w:bottom w:val="none" w:sz="0" w:space="0" w:color="auto"/>
            <w:right w:val="none" w:sz="0" w:space="0" w:color="auto"/>
          </w:divBdr>
        </w:div>
        <w:div w:id="724716952">
          <w:marLeft w:val="640"/>
          <w:marRight w:val="0"/>
          <w:marTop w:val="0"/>
          <w:marBottom w:val="0"/>
          <w:divBdr>
            <w:top w:val="none" w:sz="0" w:space="0" w:color="auto"/>
            <w:left w:val="none" w:sz="0" w:space="0" w:color="auto"/>
            <w:bottom w:val="none" w:sz="0" w:space="0" w:color="auto"/>
            <w:right w:val="none" w:sz="0" w:space="0" w:color="auto"/>
          </w:divBdr>
        </w:div>
        <w:div w:id="53702011">
          <w:marLeft w:val="640"/>
          <w:marRight w:val="0"/>
          <w:marTop w:val="0"/>
          <w:marBottom w:val="0"/>
          <w:divBdr>
            <w:top w:val="none" w:sz="0" w:space="0" w:color="auto"/>
            <w:left w:val="none" w:sz="0" w:space="0" w:color="auto"/>
            <w:bottom w:val="none" w:sz="0" w:space="0" w:color="auto"/>
            <w:right w:val="none" w:sz="0" w:space="0" w:color="auto"/>
          </w:divBdr>
        </w:div>
        <w:div w:id="1935044371">
          <w:marLeft w:val="640"/>
          <w:marRight w:val="0"/>
          <w:marTop w:val="0"/>
          <w:marBottom w:val="0"/>
          <w:divBdr>
            <w:top w:val="none" w:sz="0" w:space="0" w:color="auto"/>
            <w:left w:val="none" w:sz="0" w:space="0" w:color="auto"/>
            <w:bottom w:val="none" w:sz="0" w:space="0" w:color="auto"/>
            <w:right w:val="none" w:sz="0" w:space="0" w:color="auto"/>
          </w:divBdr>
        </w:div>
        <w:div w:id="1175464394">
          <w:marLeft w:val="640"/>
          <w:marRight w:val="0"/>
          <w:marTop w:val="0"/>
          <w:marBottom w:val="0"/>
          <w:divBdr>
            <w:top w:val="none" w:sz="0" w:space="0" w:color="auto"/>
            <w:left w:val="none" w:sz="0" w:space="0" w:color="auto"/>
            <w:bottom w:val="none" w:sz="0" w:space="0" w:color="auto"/>
            <w:right w:val="none" w:sz="0" w:space="0" w:color="auto"/>
          </w:divBdr>
        </w:div>
        <w:div w:id="566065330">
          <w:marLeft w:val="640"/>
          <w:marRight w:val="0"/>
          <w:marTop w:val="0"/>
          <w:marBottom w:val="0"/>
          <w:divBdr>
            <w:top w:val="none" w:sz="0" w:space="0" w:color="auto"/>
            <w:left w:val="none" w:sz="0" w:space="0" w:color="auto"/>
            <w:bottom w:val="none" w:sz="0" w:space="0" w:color="auto"/>
            <w:right w:val="none" w:sz="0" w:space="0" w:color="auto"/>
          </w:divBdr>
        </w:div>
        <w:div w:id="180054821">
          <w:marLeft w:val="640"/>
          <w:marRight w:val="0"/>
          <w:marTop w:val="0"/>
          <w:marBottom w:val="0"/>
          <w:divBdr>
            <w:top w:val="none" w:sz="0" w:space="0" w:color="auto"/>
            <w:left w:val="none" w:sz="0" w:space="0" w:color="auto"/>
            <w:bottom w:val="none" w:sz="0" w:space="0" w:color="auto"/>
            <w:right w:val="none" w:sz="0" w:space="0" w:color="auto"/>
          </w:divBdr>
        </w:div>
        <w:div w:id="225379585">
          <w:marLeft w:val="640"/>
          <w:marRight w:val="0"/>
          <w:marTop w:val="0"/>
          <w:marBottom w:val="0"/>
          <w:divBdr>
            <w:top w:val="none" w:sz="0" w:space="0" w:color="auto"/>
            <w:left w:val="none" w:sz="0" w:space="0" w:color="auto"/>
            <w:bottom w:val="none" w:sz="0" w:space="0" w:color="auto"/>
            <w:right w:val="none" w:sz="0" w:space="0" w:color="auto"/>
          </w:divBdr>
        </w:div>
        <w:div w:id="424688023">
          <w:marLeft w:val="640"/>
          <w:marRight w:val="0"/>
          <w:marTop w:val="0"/>
          <w:marBottom w:val="0"/>
          <w:divBdr>
            <w:top w:val="none" w:sz="0" w:space="0" w:color="auto"/>
            <w:left w:val="none" w:sz="0" w:space="0" w:color="auto"/>
            <w:bottom w:val="none" w:sz="0" w:space="0" w:color="auto"/>
            <w:right w:val="none" w:sz="0" w:space="0" w:color="auto"/>
          </w:divBdr>
        </w:div>
        <w:div w:id="990450397">
          <w:marLeft w:val="640"/>
          <w:marRight w:val="0"/>
          <w:marTop w:val="0"/>
          <w:marBottom w:val="0"/>
          <w:divBdr>
            <w:top w:val="none" w:sz="0" w:space="0" w:color="auto"/>
            <w:left w:val="none" w:sz="0" w:space="0" w:color="auto"/>
            <w:bottom w:val="none" w:sz="0" w:space="0" w:color="auto"/>
            <w:right w:val="none" w:sz="0" w:space="0" w:color="auto"/>
          </w:divBdr>
        </w:div>
        <w:div w:id="636640235">
          <w:marLeft w:val="640"/>
          <w:marRight w:val="0"/>
          <w:marTop w:val="0"/>
          <w:marBottom w:val="0"/>
          <w:divBdr>
            <w:top w:val="none" w:sz="0" w:space="0" w:color="auto"/>
            <w:left w:val="none" w:sz="0" w:space="0" w:color="auto"/>
            <w:bottom w:val="none" w:sz="0" w:space="0" w:color="auto"/>
            <w:right w:val="none" w:sz="0" w:space="0" w:color="auto"/>
          </w:divBdr>
        </w:div>
        <w:div w:id="1411581102">
          <w:marLeft w:val="640"/>
          <w:marRight w:val="0"/>
          <w:marTop w:val="0"/>
          <w:marBottom w:val="0"/>
          <w:divBdr>
            <w:top w:val="none" w:sz="0" w:space="0" w:color="auto"/>
            <w:left w:val="none" w:sz="0" w:space="0" w:color="auto"/>
            <w:bottom w:val="none" w:sz="0" w:space="0" w:color="auto"/>
            <w:right w:val="none" w:sz="0" w:space="0" w:color="auto"/>
          </w:divBdr>
        </w:div>
        <w:div w:id="1117142753">
          <w:marLeft w:val="640"/>
          <w:marRight w:val="0"/>
          <w:marTop w:val="0"/>
          <w:marBottom w:val="0"/>
          <w:divBdr>
            <w:top w:val="none" w:sz="0" w:space="0" w:color="auto"/>
            <w:left w:val="none" w:sz="0" w:space="0" w:color="auto"/>
            <w:bottom w:val="none" w:sz="0" w:space="0" w:color="auto"/>
            <w:right w:val="none" w:sz="0" w:space="0" w:color="auto"/>
          </w:divBdr>
        </w:div>
        <w:div w:id="1897083672">
          <w:marLeft w:val="640"/>
          <w:marRight w:val="0"/>
          <w:marTop w:val="0"/>
          <w:marBottom w:val="0"/>
          <w:divBdr>
            <w:top w:val="none" w:sz="0" w:space="0" w:color="auto"/>
            <w:left w:val="none" w:sz="0" w:space="0" w:color="auto"/>
            <w:bottom w:val="none" w:sz="0" w:space="0" w:color="auto"/>
            <w:right w:val="none" w:sz="0" w:space="0" w:color="auto"/>
          </w:divBdr>
        </w:div>
      </w:divsChild>
    </w:div>
    <w:div w:id="1929345678">
      <w:bodyDiv w:val="1"/>
      <w:marLeft w:val="0"/>
      <w:marRight w:val="0"/>
      <w:marTop w:val="0"/>
      <w:marBottom w:val="0"/>
      <w:divBdr>
        <w:top w:val="none" w:sz="0" w:space="0" w:color="auto"/>
        <w:left w:val="none" w:sz="0" w:space="0" w:color="auto"/>
        <w:bottom w:val="none" w:sz="0" w:space="0" w:color="auto"/>
        <w:right w:val="none" w:sz="0" w:space="0" w:color="auto"/>
      </w:divBdr>
      <w:divsChild>
        <w:div w:id="1024281025">
          <w:marLeft w:val="640"/>
          <w:marRight w:val="0"/>
          <w:marTop w:val="0"/>
          <w:marBottom w:val="0"/>
          <w:divBdr>
            <w:top w:val="none" w:sz="0" w:space="0" w:color="auto"/>
            <w:left w:val="none" w:sz="0" w:space="0" w:color="auto"/>
            <w:bottom w:val="none" w:sz="0" w:space="0" w:color="auto"/>
            <w:right w:val="none" w:sz="0" w:space="0" w:color="auto"/>
          </w:divBdr>
        </w:div>
        <w:div w:id="1584875311">
          <w:marLeft w:val="640"/>
          <w:marRight w:val="0"/>
          <w:marTop w:val="0"/>
          <w:marBottom w:val="0"/>
          <w:divBdr>
            <w:top w:val="none" w:sz="0" w:space="0" w:color="auto"/>
            <w:left w:val="none" w:sz="0" w:space="0" w:color="auto"/>
            <w:bottom w:val="none" w:sz="0" w:space="0" w:color="auto"/>
            <w:right w:val="none" w:sz="0" w:space="0" w:color="auto"/>
          </w:divBdr>
        </w:div>
        <w:div w:id="1736662955">
          <w:marLeft w:val="640"/>
          <w:marRight w:val="0"/>
          <w:marTop w:val="0"/>
          <w:marBottom w:val="0"/>
          <w:divBdr>
            <w:top w:val="none" w:sz="0" w:space="0" w:color="auto"/>
            <w:left w:val="none" w:sz="0" w:space="0" w:color="auto"/>
            <w:bottom w:val="none" w:sz="0" w:space="0" w:color="auto"/>
            <w:right w:val="none" w:sz="0" w:space="0" w:color="auto"/>
          </w:divBdr>
        </w:div>
        <w:div w:id="1828669130">
          <w:marLeft w:val="640"/>
          <w:marRight w:val="0"/>
          <w:marTop w:val="0"/>
          <w:marBottom w:val="0"/>
          <w:divBdr>
            <w:top w:val="none" w:sz="0" w:space="0" w:color="auto"/>
            <w:left w:val="none" w:sz="0" w:space="0" w:color="auto"/>
            <w:bottom w:val="none" w:sz="0" w:space="0" w:color="auto"/>
            <w:right w:val="none" w:sz="0" w:space="0" w:color="auto"/>
          </w:divBdr>
        </w:div>
        <w:div w:id="153491727">
          <w:marLeft w:val="640"/>
          <w:marRight w:val="0"/>
          <w:marTop w:val="0"/>
          <w:marBottom w:val="0"/>
          <w:divBdr>
            <w:top w:val="none" w:sz="0" w:space="0" w:color="auto"/>
            <w:left w:val="none" w:sz="0" w:space="0" w:color="auto"/>
            <w:bottom w:val="none" w:sz="0" w:space="0" w:color="auto"/>
            <w:right w:val="none" w:sz="0" w:space="0" w:color="auto"/>
          </w:divBdr>
        </w:div>
        <w:div w:id="359817635">
          <w:marLeft w:val="640"/>
          <w:marRight w:val="0"/>
          <w:marTop w:val="0"/>
          <w:marBottom w:val="0"/>
          <w:divBdr>
            <w:top w:val="none" w:sz="0" w:space="0" w:color="auto"/>
            <w:left w:val="none" w:sz="0" w:space="0" w:color="auto"/>
            <w:bottom w:val="none" w:sz="0" w:space="0" w:color="auto"/>
            <w:right w:val="none" w:sz="0" w:space="0" w:color="auto"/>
          </w:divBdr>
        </w:div>
        <w:div w:id="1841190827">
          <w:marLeft w:val="640"/>
          <w:marRight w:val="0"/>
          <w:marTop w:val="0"/>
          <w:marBottom w:val="0"/>
          <w:divBdr>
            <w:top w:val="none" w:sz="0" w:space="0" w:color="auto"/>
            <w:left w:val="none" w:sz="0" w:space="0" w:color="auto"/>
            <w:bottom w:val="none" w:sz="0" w:space="0" w:color="auto"/>
            <w:right w:val="none" w:sz="0" w:space="0" w:color="auto"/>
          </w:divBdr>
        </w:div>
        <w:div w:id="806823330">
          <w:marLeft w:val="640"/>
          <w:marRight w:val="0"/>
          <w:marTop w:val="0"/>
          <w:marBottom w:val="0"/>
          <w:divBdr>
            <w:top w:val="none" w:sz="0" w:space="0" w:color="auto"/>
            <w:left w:val="none" w:sz="0" w:space="0" w:color="auto"/>
            <w:bottom w:val="none" w:sz="0" w:space="0" w:color="auto"/>
            <w:right w:val="none" w:sz="0" w:space="0" w:color="auto"/>
          </w:divBdr>
        </w:div>
        <w:div w:id="1313832567">
          <w:marLeft w:val="640"/>
          <w:marRight w:val="0"/>
          <w:marTop w:val="0"/>
          <w:marBottom w:val="0"/>
          <w:divBdr>
            <w:top w:val="none" w:sz="0" w:space="0" w:color="auto"/>
            <w:left w:val="none" w:sz="0" w:space="0" w:color="auto"/>
            <w:bottom w:val="none" w:sz="0" w:space="0" w:color="auto"/>
            <w:right w:val="none" w:sz="0" w:space="0" w:color="auto"/>
          </w:divBdr>
        </w:div>
        <w:div w:id="456341474">
          <w:marLeft w:val="640"/>
          <w:marRight w:val="0"/>
          <w:marTop w:val="0"/>
          <w:marBottom w:val="0"/>
          <w:divBdr>
            <w:top w:val="none" w:sz="0" w:space="0" w:color="auto"/>
            <w:left w:val="none" w:sz="0" w:space="0" w:color="auto"/>
            <w:bottom w:val="none" w:sz="0" w:space="0" w:color="auto"/>
            <w:right w:val="none" w:sz="0" w:space="0" w:color="auto"/>
          </w:divBdr>
        </w:div>
        <w:div w:id="249236816">
          <w:marLeft w:val="640"/>
          <w:marRight w:val="0"/>
          <w:marTop w:val="0"/>
          <w:marBottom w:val="0"/>
          <w:divBdr>
            <w:top w:val="none" w:sz="0" w:space="0" w:color="auto"/>
            <w:left w:val="none" w:sz="0" w:space="0" w:color="auto"/>
            <w:bottom w:val="none" w:sz="0" w:space="0" w:color="auto"/>
            <w:right w:val="none" w:sz="0" w:space="0" w:color="auto"/>
          </w:divBdr>
        </w:div>
        <w:div w:id="1370644129">
          <w:marLeft w:val="640"/>
          <w:marRight w:val="0"/>
          <w:marTop w:val="0"/>
          <w:marBottom w:val="0"/>
          <w:divBdr>
            <w:top w:val="none" w:sz="0" w:space="0" w:color="auto"/>
            <w:left w:val="none" w:sz="0" w:space="0" w:color="auto"/>
            <w:bottom w:val="none" w:sz="0" w:space="0" w:color="auto"/>
            <w:right w:val="none" w:sz="0" w:space="0" w:color="auto"/>
          </w:divBdr>
        </w:div>
        <w:div w:id="363022888">
          <w:marLeft w:val="640"/>
          <w:marRight w:val="0"/>
          <w:marTop w:val="0"/>
          <w:marBottom w:val="0"/>
          <w:divBdr>
            <w:top w:val="none" w:sz="0" w:space="0" w:color="auto"/>
            <w:left w:val="none" w:sz="0" w:space="0" w:color="auto"/>
            <w:bottom w:val="none" w:sz="0" w:space="0" w:color="auto"/>
            <w:right w:val="none" w:sz="0" w:space="0" w:color="auto"/>
          </w:divBdr>
        </w:div>
        <w:div w:id="1980114443">
          <w:marLeft w:val="640"/>
          <w:marRight w:val="0"/>
          <w:marTop w:val="0"/>
          <w:marBottom w:val="0"/>
          <w:divBdr>
            <w:top w:val="none" w:sz="0" w:space="0" w:color="auto"/>
            <w:left w:val="none" w:sz="0" w:space="0" w:color="auto"/>
            <w:bottom w:val="none" w:sz="0" w:space="0" w:color="auto"/>
            <w:right w:val="none" w:sz="0" w:space="0" w:color="auto"/>
          </w:divBdr>
        </w:div>
        <w:div w:id="1423452045">
          <w:marLeft w:val="640"/>
          <w:marRight w:val="0"/>
          <w:marTop w:val="0"/>
          <w:marBottom w:val="0"/>
          <w:divBdr>
            <w:top w:val="none" w:sz="0" w:space="0" w:color="auto"/>
            <w:left w:val="none" w:sz="0" w:space="0" w:color="auto"/>
            <w:bottom w:val="none" w:sz="0" w:space="0" w:color="auto"/>
            <w:right w:val="none" w:sz="0" w:space="0" w:color="auto"/>
          </w:divBdr>
        </w:div>
        <w:div w:id="1096905169">
          <w:marLeft w:val="640"/>
          <w:marRight w:val="0"/>
          <w:marTop w:val="0"/>
          <w:marBottom w:val="0"/>
          <w:divBdr>
            <w:top w:val="none" w:sz="0" w:space="0" w:color="auto"/>
            <w:left w:val="none" w:sz="0" w:space="0" w:color="auto"/>
            <w:bottom w:val="none" w:sz="0" w:space="0" w:color="auto"/>
            <w:right w:val="none" w:sz="0" w:space="0" w:color="auto"/>
          </w:divBdr>
        </w:div>
        <w:div w:id="1307123862">
          <w:marLeft w:val="640"/>
          <w:marRight w:val="0"/>
          <w:marTop w:val="0"/>
          <w:marBottom w:val="0"/>
          <w:divBdr>
            <w:top w:val="none" w:sz="0" w:space="0" w:color="auto"/>
            <w:left w:val="none" w:sz="0" w:space="0" w:color="auto"/>
            <w:bottom w:val="none" w:sz="0" w:space="0" w:color="auto"/>
            <w:right w:val="none" w:sz="0" w:space="0" w:color="auto"/>
          </w:divBdr>
        </w:div>
        <w:div w:id="760222856">
          <w:marLeft w:val="640"/>
          <w:marRight w:val="0"/>
          <w:marTop w:val="0"/>
          <w:marBottom w:val="0"/>
          <w:divBdr>
            <w:top w:val="none" w:sz="0" w:space="0" w:color="auto"/>
            <w:left w:val="none" w:sz="0" w:space="0" w:color="auto"/>
            <w:bottom w:val="none" w:sz="0" w:space="0" w:color="auto"/>
            <w:right w:val="none" w:sz="0" w:space="0" w:color="auto"/>
          </w:divBdr>
        </w:div>
      </w:divsChild>
    </w:div>
    <w:div w:id="1931313141">
      <w:bodyDiv w:val="1"/>
      <w:marLeft w:val="0"/>
      <w:marRight w:val="0"/>
      <w:marTop w:val="0"/>
      <w:marBottom w:val="0"/>
      <w:divBdr>
        <w:top w:val="none" w:sz="0" w:space="0" w:color="auto"/>
        <w:left w:val="none" w:sz="0" w:space="0" w:color="auto"/>
        <w:bottom w:val="none" w:sz="0" w:space="0" w:color="auto"/>
        <w:right w:val="none" w:sz="0" w:space="0" w:color="auto"/>
      </w:divBdr>
    </w:div>
    <w:div w:id="1937519830">
      <w:bodyDiv w:val="1"/>
      <w:marLeft w:val="0"/>
      <w:marRight w:val="0"/>
      <w:marTop w:val="0"/>
      <w:marBottom w:val="0"/>
      <w:divBdr>
        <w:top w:val="none" w:sz="0" w:space="0" w:color="auto"/>
        <w:left w:val="none" w:sz="0" w:space="0" w:color="auto"/>
        <w:bottom w:val="none" w:sz="0" w:space="0" w:color="auto"/>
        <w:right w:val="none" w:sz="0" w:space="0" w:color="auto"/>
      </w:divBdr>
    </w:div>
    <w:div w:id="1951013041">
      <w:bodyDiv w:val="1"/>
      <w:marLeft w:val="0"/>
      <w:marRight w:val="0"/>
      <w:marTop w:val="0"/>
      <w:marBottom w:val="0"/>
      <w:divBdr>
        <w:top w:val="none" w:sz="0" w:space="0" w:color="auto"/>
        <w:left w:val="none" w:sz="0" w:space="0" w:color="auto"/>
        <w:bottom w:val="none" w:sz="0" w:space="0" w:color="auto"/>
        <w:right w:val="none" w:sz="0" w:space="0" w:color="auto"/>
      </w:divBdr>
    </w:div>
    <w:div w:id="1951664858">
      <w:bodyDiv w:val="1"/>
      <w:marLeft w:val="0"/>
      <w:marRight w:val="0"/>
      <w:marTop w:val="0"/>
      <w:marBottom w:val="0"/>
      <w:divBdr>
        <w:top w:val="none" w:sz="0" w:space="0" w:color="auto"/>
        <w:left w:val="none" w:sz="0" w:space="0" w:color="auto"/>
        <w:bottom w:val="none" w:sz="0" w:space="0" w:color="auto"/>
        <w:right w:val="none" w:sz="0" w:space="0" w:color="auto"/>
      </w:divBdr>
      <w:divsChild>
        <w:div w:id="1934164090">
          <w:marLeft w:val="640"/>
          <w:marRight w:val="0"/>
          <w:marTop w:val="0"/>
          <w:marBottom w:val="0"/>
          <w:divBdr>
            <w:top w:val="none" w:sz="0" w:space="0" w:color="auto"/>
            <w:left w:val="none" w:sz="0" w:space="0" w:color="auto"/>
            <w:bottom w:val="none" w:sz="0" w:space="0" w:color="auto"/>
            <w:right w:val="none" w:sz="0" w:space="0" w:color="auto"/>
          </w:divBdr>
        </w:div>
        <w:div w:id="13070103">
          <w:marLeft w:val="640"/>
          <w:marRight w:val="0"/>
          <w:marTop w:val="0"/>
          <w:marBottom w:val="0"/>
          <w:divBdr>
            <w:top w:val="none" w:sz="0" w:space="0" w:color="auto"/>
            <w:left w:val="none" w:sz="0" w:space="0" w:color="auto"/>
            <w:bottom w:val="none" w:sz="0" w:space="0" w:color="auto"/>
            <w:right w:val="none" w:sz="0" w:space="0" w:color="auto"/>
          </w:divBdr>
        </w:div>
        <w:div w:id="2134714963">
          <w:marLeft w:val="640"/>
          <w:marRight w:val="0"/>
          <w:marTop w:val="0"/>
          <w:marBottom w:val="0"/>
          <w:divBdr>
            <w:top w:val="none" w:sz="0" w:space="0" w:color="auto"/>
            <w:left w:val="none" w:sz="0" w:space="0" w:color="auto"/>
            <w:bottom w:val="none" w:sz="0" w:space="0" w:color="auto"/>
            <w:right w:val="none" w:sz="0" w:space="0" w:color="auto"/>
          </w:divBdr>
        </w:div>
        <w:div w:id="1727216624">
          <w:marLeft w:val="640"/>
          <w:marRight w:val="0"/>
          <w:marTop w:val="0"/>
          <w:marBottom w:val="0"/>
          <w:divBdr>
            <w:top w:val="none" w:sz="0" w:space="0" w:color="auto"/>
            <w:left w:val="none" w:sz="0" w:space="0" w:color="auto"/>
            <w:bottom w:val="none" w:sz="0" w:space="0" w:color="auto"/>
            <w:right w:val="none" w:sz="0" w:space="0" w:color="auto"/>
          </w:divBdr>
        </w:div>
        <w:div w:id="1211458555">
          <w:marLeft w:val="640"/>
          <w:marRight w:val="0"/>
          <w:marTop w:val="0"/>
          <w:marBottom w:val="0"/>
          <w:divBdr>
            <w:top w:val="none" w:sz="0" w:space="0" w:color="auto"/>
            <w:left w:val="none" w:sz="0" w:space="0" w:color="auto"/>
            <w:bottom w:val="none" w:sz="0" w:space="0" w:color="auto"/>
            <w:right w:val="none" w:sz="0" w:space="0" w:color="auto"/>
          </w:divBdr>
        </w:div>
        <w:div w:id="1597589090">
          <w:marLeft w:val="640"/>
          <w:marRight w:val="0"/>
          <w:marTop w:val="0"/>
          <w:marBottom w:val="0"/>
          <w:divBdr>
            <w:top w:val="none" w:sz="0" w:space="0" w:color="auto"/>
            <w:left w:val="none" w:sz="0" w:space="0" w:color="auto"/>
            <w:bottom w:val="none" w:sz="0" w:space="0" w:color="auto"/>
            <w:right w:val="none" w:sz="0" w:space="0" w:color="auto"/>
          </w:divBdr>
        </w:div>
        <w:div w:id="370964438">
          <w:marLeft w:val="640"/>
          <w:marRight w:val="0"/>
          <w:marTop w:val="0"/>
          <w:marBottom w:val="0"/>
          <w:divBdr>
            <w:top w:val="none" w:sz="0" w:space="0" w:color="auto"/>
            <w:left w:val="none" w:sz="0" w:space="0" w:color="auto"/>
            <w:bottom w:val="none" w:sz="0" w:space="0" w:color="auto"/>
            <w:right w:val="none" w:sz="0" w:space="0" w:color="auto"/>
          </w:divBdr>
        </w:div>
        <w:div w:id="554238692">
          <w:marLeft w:val="640"/>
          <w:marRight w:val="0"/>
          <w:marTop w:val="0"/>
          <w:marBottom w:val="0"/>
          <w:divBdr>
            <w:top w:val="none" w:sz="0" w:space="0" w:color="auto"/>
            <w:left w:val="none" w:sz="0" w:space="0" w:color="auto"/>
            <w:bottom w:val="none" w:sz="0" w:space="0" w:color="auto"/>
            <w:right w:val="none" w:sz="0" w:space="0" w:color="auto"/>
          </w:divBdr>
        </w:div>
        <w:div w:id="95248150">
          <w:marLeft w:val="640"/>
          <w:marRight w:val="0"/>
          <w:marTop w:val="0"/>
          <w:marBottom w:val="0"/>
          <w:divBdr>
            <w:top w:val="none" w:sz="0" w:space="0" w:color="auto"/>
            <w:left w:val="none" w:sz="0" w:space="0" w:color="auto"/>
            <w:bottom w:val="none" w:sz="0" w:space="0" w:color="auto"/>
            <w:right w:val="none" w:sz="0" w:space="0" w:color="auto"/>
          </w:divBdr>
        </w:div>
        <w:div w:id="2043288180">
          <w:marLeft w:val="640"/>
          <w:marRight w:val="0"/>
          <w:marTop w:val="0"/>
          <w:marBottom w:val="0"/>
          <w:divBdr>
            <w:top w:val="none" w:sz="0" w:space="0" w:color="auto"/>
            <w:left w:val="none" w:sz="0" w:space="0" w:color="auto"/>
            <w:bottom w:val="none" w:sz="0" w:space="0" w:color="auto"/>
            <w:right w:val="none" w:sz="0" w:space="0" w:color="auto"/>
          </w:divBdr>
        </w:div>
        <w:div w:id="1324622936">
          <w:marLeft w:val="640"/>
          <w:marRight w:val="0"/>
          <w:marTop w:val="0"/>
          <w:marBottom w:val="0"/>
          <w:divBdr>
            <w:top w:val="none" w:sz="0" w:space="0" w:color="auto"/>
            <w:left w:val="none" w:sz="0" w:space="0" w:color="auto"/>
            <w:bottom w:val="none" w:sz="0" w:space="0" w:color="auto"/>
            <w:right w:val="none" w:sz="0" w:space="0" w:color="auto"/>
          </w:divBdr>
        </w:div>
        <w:div w:id="1132867840">
          <w:marLeft w:val="640"/>
          <w:marRight w:val="0"/>
          <w:marTop w:val="0"/>
          <w:marBottom w:val="0"/>
          <w:divBdr>
            <w:top w:val="none" w:sz="0" w:space="0" w:color="auto"/>
            <w:left w:val="none" w:sz="0" w:space="0" w:color="auto"/>
            <w:bottom w:val="none" w:sz="0" w:space="0" w:color="auto"/>
            <w:right w:val="none" w:sz="0" w:space="0" w:color="auto"/>
          </w:divBdr>
        </w:div>
        <w:div w:id="537543898">
          <w:marLeft w:val="640"/>
          <w:marRight w:val="0"/>
          <w:marTop w:val="0"/>
          <w:marBottom w:val="0"/>
          <w:divBdr>
            <w:top w:val="none" w:sz="0" w:space="0" w:color="auto"/>
            <w:left w:val="none" w:sz="0" w:space="0" w:color="auto"/>
            <w:bottom w:val="none" w:sz="0" w:space="0" w:color="auto"/>
            <w:right w:val="none" w:sz="0" w:space="0" w:color="auto"/>
          </w:divBdr>
        </w:div>
        <w:div w:id="445777634">
          <w:marLeft w:val="640"/>
          <w:marRight w:val="0"/>
          <w:marTop w:val="0"/>
          <w:marBottom w:val="0"/>
          <w:divBdr>
            <w:top w:val="none" w:sz="0" w:space="0" w:color="auto"/>
            <w:left w:val="none" w:sz="0" w:space="0" w:color="auto"/>
            <w:bottom w:val="none" w:sz="0" w:space="0" w:color="auto"/>
            <w:right w:val="none" w:sz="0" w:space="0" w:color="auto"/>
          </w:divBdr>
        </w:div>
        <w:div w:id="421605566">
          <w:marLeft w:val="640"/>
          <w:marRight w:val="0"/>
          <w:marTop w:val="0"/>
          <w:marBottom w:val="0"/>
          <w:divBdr>
            <w:top w:val="none" w:sz="0" w:space="0" w:color="auto"/>
            <w:left w:val="none" w:sz="0" w:space="0" w:color="auto"/>
            <w:bottom w:val="none" w:sz="0" w:space="0" w:color="auto"/>
            <w:right w:val="none" w:sz="0" w:space="0" w:color="auto"/>
          </w:divBdr>
        </w:div>
        <w:div w:id="1348482898">
          <w:marLeft w:val="640"/>
          <w:marRight w:val="0"/>
          <w:marTop w:val="0"/>
          <w:marBottom w:val="0"/>
          <w:divBdr>
            <w:top w:val="none" w:sz="0" w:space="0" w:color="auto"/>
            <w:left w:val="none" w:sz="0" w:space="0" w:color="auto"/>
            <w:bottom w:val="none" w:sz="0" w:space="0" w:color="auto"/>
            <w:right w:val="none" w:sz="0" w:space="0" w:color="auto"/>
          </w:divBdr>
        </w:div>
        <w:div w:id="662511093">
          <w:marLeft w:val="640"/>
          <w:marRight w:val="0"/>
          <w:marTop w:val="0"/>
          <w:marBottom w:val="0"/>
          <w:divBdr>
            <w:top w:val="none" w:sz="0" w:space="0" w:color="auto"/>
            <w:left w:val="none" w:sz="0" w:space="0" w:color="auto"/>
            <w:bottom w:val="none" w:sz="0" w:space="0" w:color="auto"/>
            <w:right w:val="none" w:sz="0" w:space="0" w:color="auto"/>
          </w:divBdr>
        </w:div>
        <w:div w:id="1403527565">
          <w:marLeft w:val="640"/>
          <w:marRight w:val="0"/>
          <w:marTop w:val="0"/>
          <w:marBottom w:val="0"/>
          <w:divBdr>
            <w:top w:val="none" w:sz="0" w:space="0" w:color="auto"/>
            <w:left w:val="none" w:sz="0" w:space="0" w:color="auto"/>
            <w:bottom w:val="none" w:sz="0" w:space="0" w:color="auto"/>
            <w:right w:val="none" w:sz="0" w:space="0" w:color="auto"/>
          </w:divBdr>
        </w:div>
        <w:div w:id="938831275">
          <w:marLeft w:val="640"/>
          <w:marRight w:val="0"/>
          <w:marTop w:val="0"/>
          <w:marBottom w:val="0"/>
          <w:divBdr>
            <w:top w:val="none" w:sz="0" w:space="0" w:color="auto"/>
            <w:left w:val="none" w:sz="0" w:space="0" w:color="auto"/>
            <w:bottom w:val="none" w:sz="0" w:space="0" w:color="auto"/>
            <w:right w:val="none" w:sz="0" w:space="0" w:color="auto"/>
          </w:divBdr>
        </w:div>
        <w:div w:id="638461514">
          <w:marLeft w:val="640"/>
          <w:marRight w:val="0"/>
          <w:marTop w:val="0"/>
          <w:marBottom w:val="0"/>
          <w:divBdr>
            <w:top w:val="none" w:sz="0" w:space="0" w:color="auto"/>
            <w:left w:val="none" w:sz="0" w:space="0" w:color="auto"/>
            <w:bottom w:val="none" w:sz="0" w:space="0" w:color="auto"/>
            <w:right w:val="none" w:sz="0" w:space="0" w:color="auto"/>
          </w:divBdr>
        </w:div>
        <w:div w:id="1318726404">
          <w:marLeft w:val="640"/>
          <w:marRight w:val="0"/>
          <w:marTop w:val="0"/>
          <w:marBottom w:val="0"/>
          <w:divBdr>
            <w:top w:val="none" w:sz="0" w:space="0" w:color="auto"/>
            <w:left w:val="none" w:sz="0" w:space="0" w:color="auto"/>
            <w:bottom w:val="none" w:sz="0" w:space="0" w:color="auto"/>
            <w:right w:val="none" w:sz="0" w:space="0" w:color="auto"/>
          </w:divBdr>
        </w:div>
        <w:div w:id="1558976788">
          <w:marLeft w:val="640"/>
          <w:marRight w:val="0"/>
          <w:marTop w:val="0"/>
          <w:marBottom w:val="0"/>
          <w:divBdr>
            <w:top w:val="none" w:sz="0" w:space="0" w:color="auto"/>
            <w:left w:val="none" w:sz="0" w:space="0" w:color="auto"/>
            <w:bottom w:val="none" w:sz="0" w:space="0" w:color="auto"/>
            <w:right w:val="none" w:sz="0" w:space="0" w:color="auto"/>
          </w:divBdr>
        </w:div>
        <w:div w:id="762265573">
          <w:marLeft w:val="640"/>
          <w:marRight w:val="0"/>
          <w:marTop w:val="0"/>
          <w:marBottom w:val="0"/>
          <w:divBdr>
            <w:top w:val="none" w:sz="0" w:space="0" w:color="auto"/>
            <w:left w:val="none" w:sz="0" w:space="0" w:color="auto"/>
            <w:bottom w:val="none" w:sz="0" w:space="0" w:color="auto"/>
            <w:right w:val="none" w:sz="0" w:space="0" w:color="auto"/>
          </w:divBdr>
        </w:div>
        <w:div w:id="140003399">
          <w:marLeft w:val="640"/>
          <w:marRight w:val="0"/>
          <w:marTop w:val="0"/>
          <w:marBottom w:val="0"/>
          <w:divBdr>
            <w:top w:val="none" w:sz="0" w:space="0" w:color="auto"/>
            <w:left w:val="none" w:sz="0" w:space="0" w:color="auto"/>
            <w:bottom w:val="none" w:sz="0" w:space="0" w:color="auto"/>
            <w:right w:val="none" w:sz="0" w:space="0" w:color="auto"/>
          </w:divBdr>
        </w:div>
        <w:div w:id="1798181541">
          <w:marLeft w:val="640"/>
          <w:marRight w:val="0"/>
          <w:marTop w:val="0"/>
          <w:marBottom w:val="0"/>
          <w:divBdr>
            <w:top w:val="none" w:sz="0" w:space="0" w:color="auto"/>
            <w:left w:val="none" w:sz="0" w:space="0" w:color="auto"/>
            <w:bottom w:val="none" w:sz="0" w:space="0" w:color="auto"/>
            <w:right w:val="none" w:sz="0" w:space="0" w:color="auto"/>
          </w:divBdr>
        </w:div>
        <w:div w:id="2108117317">
          <w:marLeft w:val="640"/>
          <w:marRight w:val="0"/>
          <w:marTop w:val="0"/>
          <w:marBottom w:val="0"/>
          <w:divBdr>
            <w:top w:val="none" w:sz="0" w:space="0" w:color="auto"/>
            <w:left w:val="none" w:sz="0" w:space="0" w:color="auto"/>
            <w:bottom w:val="none" w:sz="0" w:space="0" w:color="auto"/>
            <w:right w:val="none" w:sz="0" w:space="0" w:color="auto"/>
          </w:divBdr>
        </w:div>
        <w:div w:id="754712612">
          <w:marLeft w:val="640"/>
          <w:marRight w:val="0"/>
          <w:marTop w:val="0"/>
          <w:marBottom w:val="0"/>
          <w:divBdr>
            <w:top w:val="none" w:sz="0" w:space="0" w:color="auto"/>
            <w:left w:val="none" w:sz="0" w:space="0" w:color="auto"/>
            <w:bottom w:val="none" w:sz="0" w:space="0" w:color="auto"/>
            <w:right w:val="none" w:sz="0" w:space="0" w:color="auto"/>
          </w:divBdr>
        </w:div>
        <w:div w:id="579826640">
          <w:marLeft w:val="640"/>
          <w:marRight w:val="0"/>
          <w:marTop w:val="0"/>
          <w:marBottom w:val="0"/>
          <w:divBdr>
            <w:top w:val="none" w:sz="0" w:space="0" w:color="auto"/>
            <w:left w:val="none" w:sz="0" w:space="0" w:color="auto"/>
            <w:bottom w:val="none" w:sz="0" w:space="0" w:color="auto"/>
            <w:right w:val="none" w:sz="0" w:space="0" w:color="auto"/>
          </w:divBdr>
        </w:div>
        <w:div w:id="160396796">
          <w:marLeft w:val="640"/>
          <w:marRight w:val="0"/>
          <w:marTop w:val="0"/>
          <w:marBottom w:val="0"/>
          <w:divBdr>
            <w:top w:val="none" w:sz="0" w:space="0" w:color="auto"/>
            <w:left w:val="none" w:sz="0" w:space="0" w:color="auto"/>
            <w:bottom w:val="none" w:sz="0" w:space="0" w:color="auto"/>
            <w:right w:val="none" w:sz="0" w:space="0" w:color="auto"/>
          </w:divBdr>
        </w:div>
        <w:div w:id="1354453702">
          <w:marLeft w:val="640"/>
          <w:marRight w:val="0"/>
          <w:marTop w:val="0"/>
          <w:marBottom w:val="0"/>
          <w:divBdr>
            <w:top w:val="none" w:sz="0" w:space="0" w:color="auto"/>
            <w:left w:val="none" w:sz="0" w:space="0" w:color="auto"/>
            <w:bottom w:val="none" w:sz="0" w:space="0" w:color="auto"/>
            <w:right w:val="none" w:sz="0" w:space="0" w:color="auto"/>
          </w:divBdr>
        </w:div>
        <w:div w:id="1207373662">
          <w:marLeft w:val="640"/>
          <w:marRight w:val="0"/>
          <w:marTop w:val="0"/>
          <w:marBottom w:val="0"/>
          <w:divBdr>
            <w:top w:val="none" w:sz="0" w:space="0" w:color="auto"/>
            <w:left w:val="none" w:sz="0" w:space="0" w:color="auto"/>
            <w:bottom w:val="none" w:sz="0" w:space="0" w:color="auto"/>
            <w:right w:val="none" w:sz="0" w:space="0" w:color="auto"/>
          </w:divBdr>
        </w:div>
        <w:div w:id="62988230">
          <w:marLeft w:val="640"/>
          <w:marRight w:val="0"/>
          <w:marTop w:val="0"/>
          <w:marBottom w:val="0"/>
          <w:divBdr>
            <w:top w:val="none" w:sz="0" w:space="0" w:color="auto"/>
            <w:left w:val="none" w:sz="0" w:space="0" w:color="auto"/>
            <w:bottom w:val="none" w:sz="0" w:space="0" w:color="auto"/>
            <w:right w:val="none" w:sz="0" w:space="0" w:color="auto"/>
          </w:divBdr>
        </w:div>
        <w:div w:id="1227499371">
          <w:marLeft w:val="640"/>
          <w:marRight w:val="0"/>
          <w:marTop w:val="0"/>
          <w:marBottom w:val="0"/>
          <w:divBdr>
            <w:top w:val="none" w:sz="0" w:space="0" w:color="auto"/>
            <w:left w:val="none" w:sz="0" w:space="0" w:color="auto"/>
            <w:bottom w:val="none" w:sz="0" w:space="0" w:color="auto"/>
            <w:right w:val="none" w:sz="0" w:space="0" w:color="auto"/>
          </w:divBdr>
        </w:div>
        <w:div w:id="1624189357">
          <w:marLeft w:val="640"/>
          <w:marRight w:val="0"/>
          <w:marTop w:val="0"/>
          <w:marBottom w:val="0"/>
          <w:divBdr>
            <w:top w:val="none" w:sz="0" w:space="0" w:color="auto"/>
            <w:left w:val="none" w:sz="0" w:space="0" w:color="auto"/>
            <w:bottom w:val="none" w:sz="0" w:space="0" w:color="auto"/>
            <w:right w:val="none" w:sz="0" w:space="0" w:color="auto"/>
          </w:divBdr>
        </w:div>
        <w:div w:id="2115511171">
          <w:marLeft w:val="640"/>
          <w:marRight w:val="0"/>
          <w:marTop w:val="0"/>
          <w:marBottom w:val="0"/>
          <w:divBdr>
            <w:top w:val="none" w:sz="0" w:space="0" w:color="auto"/>
            <w:left w:val="none" w:sz="0" w:space="0" w:color="auto"/>
            <w:bottom w:val="none" w:sz="0" w:space="0" w:color="auto"/>
            <w:right w:val="none" w:sz="0" w:space="0" w:color="auto"/>
          </w:divBdr>
        </w:div>
        <w:div w:id="1183396483">
          <w:marLeft w:val="640"/>
          <w:marRight w:val="0"/>
          <w:marTop w:val="0"/>
          <w:marBottom w:val="0"/>
          <w:divBdr>
            <w:top w:val="none" w:sz="0" w:space="0" w:color="auto"/>
            <w:left w:val="none" w:sz="0" w:space="0" w:color="auto"/>
            <w:bottom w:val="none" w:sz="0" w:space="0" w:color="auto"/>
            <w:right w:val="none" w:sz="0" w:space="0" w:color="auto"/>
          </w:divBdr>
        </w:div>
        <w:div w:id="2045592378">
          <w:marLeft w:val="640"/>
          <w:marRight w:val="0"/>
          <w:marTop w:val="0"/>
          <w:marBottom w:val="0"/>
          <w:divBdr>
            <w:top w:val="none" w:sz="0" w:space="0" w:color="auto"/>
            <w:left w:val="none" w:sz="0" w:space="0" w:color="auto"/>
            <w:bottom w:val="none" w:sz="0" w:space="0" w:color="auto"/>
            <w:right w:val="none" w:sz="0" w:space="0" w:color="auto"/>
          </w:divBdr>
        </w:div>
        <w:div w:id="1397699104">
          <w:marLeft w:val="640"/>
          <w:marRight w:val="0"/>
          <w:marTop w:val="0"/>
          <w:marBottom w:val="0"/>
          <w:divBdr>
            <w:top w:val="none" w:sz="0" w:space="0" w:color="auto"/>
            <w:left w:val="none" w:sz="0" w:space="0" w:color="auto"/>
            <w:bottom w:val="none" w:sz="0" w:space="0" w:color="auto"/>
            <w:right w:val="none" w:sz="0" w:space="0" w:color="auto"/>
          </w:divBdr>
        </w:div>
        <w:div w:id="1094714610">
          <w:marLeft w:val="640"/>
          <w:marRight w:val="0"/>
          <w:marTop w:val="0"/>
          <w:marBottom w:val="0"/>
          <w:divBdr>
            <w:top w:val="none" w:sz="0" w:space="0" w:color="auto"/>
            <w:left w:val="none" w:sz="0" w:space="0" w:color="auto"/>
            <w:bottom w:val="none" w:sz="0" w:space="0" w:color="auto"/>
            <w:right w:val="none" w:sz="0" w:space="0" w:color="auto"/>
          </w:divBdr>
        </w:div>
        <w:div w:id="1198665678">
          <w:marLeft w:val="640"/>
          <w:marRight w:val="0"/>
          <w:marTop w:val="0"/>
          <w:marBottom w:val="0"/>
          <w:divBdr>
            <w:top w:val="none" w:sz="0" w:space="0" w:color="auto"/>
            <w:left w:val="none" w:sz="0" w:space="0" w:color="auto"/>
            <w:bottom w:val="none" w:sz="0" w:space="0" w:color="auto"/>
            <w:right w:val="none" w:sz="0" w:space="0" w:color="auto"/>
          </w:divBdr>
        </w:div>
        <w:div w:id="1847750762">
          <w:marLeft w:val="640"/>
          <w:marRight w:val="0"/>
          <w:marTop w:val="0"/>
          <w:marBottom w:val="0"/>
          <w:divBdr>
            <w:top w:val="none" w:sz="0" w:space="0" w:color="auto"/>
            <w:left w:val="none" w:sz="0" w:space="0" w:color="auto"/>
            <w:bottom w:val="none" w:sz="0" w:space="0" w:color="auto"/>
            <w:right w:val="none" w:sz="0" w:space="0" w:color="auto"/>
          </w:divBdr>
        </w:div>
        <w:div w:id="835269590">
          <w:marLeft w:val="640"/>
          <w:marRight w:val="0"/>
          <w:marTop w:val="0"/>
          <w:marBottom w:val="0"/>
          <w:divBdr>
            <w:top w:val="none" w:sz="0" w:space="0" w:color="auto"/>
            <w:left w:val="none" w:sz="0" w:space="0" w:color="auto"/>
            <w:bottom w:val="none" w:sz="0" w:space="0" w:color="auto"/>
            <w:right w:val="none" w:sz="0" w:space="0" w:color="auto"/>
          </w:divBdr>
        </w:div>
        <w:div w:id="1940945464">
          <w:marLeft w:val="640"/>
          <w:marRight w:val="0"/>
          <w:marTop w:val="0"/>
          <w:marBottom w:val="0"/>
          <w:divBdr>
            <w:top w:val="none" w:sz="0" w:space="0" w:color="auto"/>
            <w:left w:val="none" w:sz="0" w:space="0" w:color="auto"/>
            <w:bottom w:val="none" w:sz="0" w:space="0" w:color="auto"/>
            <w:right w:val="none" w:sz="0" w:space="0" w:color="auto"/>
          </w:divBdr>
        </w:div>
        <w:div w:id="1146118438">
          <w:marLeft w:val="640"/>
          <w:marRight w:val="0"/>
          <w:marTop w:val="0"/>
          <w:marBottom w:val="0"/>
          <w:divBdr>
            <w:top w:val="none" w:sz="0" w:space="0" w:color="auto"/>
            <w:left w:val="none" w:sz="0" w:space="0" w:color="auto"/>
            <w:bottom w:val="none" w:sz="0" w:space="0" w:color="auto"/>
            <w:right w:val="none" w:sz="0" w:space="0" w:color="auto"/>
          </w:divBdr>
        </w:div>
        <w:div w:id="667174731">
          <w:marLeft w:val="640"/>
          <w:marRight w:val="0"/>
          <w:marTop w:val="0"/>
          <w:marBottom w:val="0"/>
          <w:divBdr>
            <w:top w:val="none" w:sz="0" w:space="0" w:color="auto"/>
            <w:left w:val="none" w:sz="0" w:space="0" w:color="auto"/>
            <w:bottom w:val="none" w:sz="0" w:space="0" w:color="auto"/>
            <w:right w:val="none" w:sz="0" w:space="0" w:color="auto"/>
          </w:divBdr>
        </w:div>
        <w:div w:id="327445181">
          <w:marLeft w:val="640"/>
          <w:marRight w:val="0"/>
          <w:marTop w:val="0"/>
          <w:marBottom w:val="0"/>
          <w:divBdr>
            <w:top w:val="none" w:sz="0" w:space="0" w:color="auto"/>
            <w:left w:val="none" w:sz="0" w:space="0" w:color="auto"/>
            <w:bottom w:val="none" w:sz="0" w:space="0" w:color="auto"/>
            <w:right w:val="none" w:sz="0" w:space="0" w:color="auto"/>
          </w:divBdr>
        </w:div>
        <w:div w:id="1455514374">
          <w:marLeft w:val="640"/>
          <w:marRight w:val="0"/>
          <w:marTop w:val="0"/>
          <w:marBottom w:val="0"/>
          <w:divBdr>
            <w:top w:val="none" w:sz="0" w:space="0" w:color="auto"/>
            <w:left w:val="none" w:sz="0" w:space="0" w:color="auto"/>
            <w:bottom w:val="none" w:sz="0" w:space="0" w:color="auto"/>
            <w:right w:val="none" w:sz="0" w:space="0" w:color="auto"/>
          </w:divBdr>
        </w:div>
        <w:div w:id="556748503">
          <w:marLeft w:val="640"/>
          <w:marRight w:val="0"/>
          <w:marTop w:val="0"/>
          <w:marBottom w:val="0"/>
          <w:divBdr>
            <w:top w:val="none" w:sz="0" w:space="0" w:color="auto"/>
            <w:left w:val="none" w:sz="0" w:space="0" w:color="auto"/>
            <w:bottom w:val="none" w:sz="0" w:space="0" w:color="auto"/>
            <w:right w:val="none" w:sz="0" w:space="0" w:color="auto"/>
          </w:divBdr>
        </w:div>
        <w:div w:id="507140957">
          <w:marLeft w:val="640"/>
          <w:marRight w:val="0"/>
          <w:marTop w:val="0"/>
          <w:marBottom w:val="0"/>
          <w:divBdr>
            <w:top w:val="none" w:sz="0" w:space="0" w:color="auto"/>
            <w:left w:val="none" w:sz="0" w:space="0" w:color="auto"/>
            <w:bottom w:val="none" w:sz="0" w:space="0" w:color="auto"/>
            <w:right w:val="none" w:sz="0" w:space="0" w:color="auto"/>
          </w:divBdr>
        </w:div>
        <w:div w:id="218591142">
          <w:marLeft w:val="640"/>
          <w:marRight w:val="0"/>
          <w:marTop w:val="0"/>
          <w:marBottom w:val="0"/>
          <w:divBdr>
            <w:top w:val="none" w:sz="0" w:space="0" w:color="auto"/>
            <w:left w:val="none" w:sz="0" w:space="0" w:color="auto"/>
            <w:bottom w:val="none" w:sz="0" w:space="0" w:color="auto"/>
            <w:right w:val="none" w:sz="0" w:space="0" w:color="auto"/>
          </w:divBdr>
        </w:div>
        <w:div w:id="113985906">
          <w:marLeft w:val="640"/>
          <w:marRight w:val="0"/>
          <w:marTop w:val="0"/>
          <w:marBottom w:val="0"/>
          <w:divBdr>
            <w:top w:val="none" w:sz="0" w:space="0" w:color="auto"/>
            <w:left w:val="none" w:sz="0" w:space="0" w:color="auto"/>
            <w:bottom w:val="none" w:sz="0" w:space="0" w:color="auto"/>
            <w:right w:val="none" w:sz="0" w:space="0" w:color="auto"/>
          </w:divBdr>
        </w:div>
        <w:div w:id="1631476514">
          <w:marLeft w:val="640"/>
          <w:marRight w:val="0"/>
          <w:marTop w:val="0"/>
          <w:marBottom w:val="0"/>
          <w:divBdr>
            <w:top w:val="none" w:sz="0" w:space="0" w:color="auto"/>
            <w:left w:val="none" w:sz="0" w:space="0" w:color="auto"/>
            <w:bottom w:val="none" w:sz="0" w:space="0" w:color="auto"/>
            <w:right w:val="none" w:sz="0" w:space="0" w:color="auto"/>
          </w:divBdr>
        </w:div>
        <w:div w:id="661466122">
          <w:marLeft w:val="640"/>
          <w:marRight w:val="0"/>
          <w:marTop w:val="0"/>
          <w:marBottom w:val="0"/>
          <w:divBdr>
            <w:top w:val="none" w:sz="0" w:space="0" w:color="auto"/>
            <w:left w:val="none" w:sz="0" w:space="0" w:color="auto"/>
            <w:bottom w:val="none" w:sz="0" w:space="0" w:color="auto"/>
            <w:right w:val="none" w:sz="0" w:space="0" w:color="auto"/>
          </w:divBdr>
        </w:div>
      </w:divsChild>
    </w:div>
    <w:div w:id="1952783719">
      <w:bodyDiv w:val="1"/>
      <w:marLeft w:val="0"/>
      <w:marRight w:val="0"/>
      <w:marTop w:val="0"/>
      <w:marBottom w:val="0"/>
      <w:divBdr>
        <w:top w:val="none" w:sz="0" w:space="0" w:color="auto"/>
        <w:left w:val="none" w:sz="0" w:space="0" w:color="auto"/>
        <w:bottom w:val="none" w:sz="0" w:space="0" w:color="auto"/>
        <w:right w:val="none" w:sz="0" w:space="0" w:color="auto"/>
      </w:divBdr>
      <w:divsChild>
        <w:div w:id="66652348">
          <w:marLeft w:val="640"/>
          <w:marRight w:val="0"/>
          <w:marTop w:val="0"/>
          <w:marBottom w:val="0"/>
          <w:divBdr>
            <w:top w:val="none" w:sz="0" w:space="0" w:color="auto"/>
            <w:left w:val="none" w:sz="0" w:space="0" w:color="auto"/>
            <w:bottom w:val="none" w:sz="0" w:space="0" w:color="auto"/>
            <w:right w:val="none" w:sz="0" w:space="0" w:color="auto"/>
          </w:divBdr>
        </w:div>
        <w:div w:id="861014769">
          <w:marLeft w:val="640"/>
          <w:marRight w:val="0"/>
          <w:marTop w:val="0"/>
          <w:marBottom w:val="0"/>
          <w:divBdr>
            <w:top w:val="none" w:sz="0" w:space="0" w:color="auto"/>
            <w:left w:val="none" w:sz="0" w:space="0" w:color="auto"/>
            <w:bottom w:val="none" w:sz="0" w:space="0" w:color="auto"/>
            <w:right w:val="none" w:sz="0" w:space="0" w:color="auto"/>
          </w:divBdr>
        </w:div>
        <w:div w:id="2038578993">
          <w:marLeft w:val="640"/>
          <w:marRight w:val="0"/>
          <w:marTop w:val="0"/>
          <w:marBottom w:val="0"/>
          <w:divBdr>
            <w:top w:val="none" w:sz="0" w:space="0" w:color="auto"/>
            <w:left w:val="none" w:sz="0" w:space="0" w:color="auto"/>
            <w:bottom w:val="none" w:sz="0" w:space="0" w:color="auto"/>
            <w:right w:val="none" w:sz="0" w:space="0" w:color="auto"/>
          </w:divBdr>
        </w:div>
        <w:div w:id="1901943838">
          <w:marLeft w:val="640"/>
          <w:marRight w:val="0"/>
          <w:marTop w:val="0"/>
          <w:marBottom w:val="0"/>
          <w:divBdr>
            <w:top w:val="none" w:sz="0" w:space="0" w:color="auto"/>
            <w:left w:val="none" w:sz="0" w:space="0" w:color="auto"/>
            <w:bottom w:val="none" w:sz="0" w:space="0" w:color="auto"/>
            <w:right w:val="none" w:sz="0" w:space="0" w:color="auto"/>
          </w:divBdr>
        </w:div>
        <w:div w:id="1491016177">
          <w:marLeft w:val="640"/>
          <w:marRight w:val="0"/>
          <w:marTop w:val="0"/>
          <w:marBottom w:val="0"/>
          <w:divBdr>
            <w:top w:val="none" w:sz="0" w:space="0" w:color="auto"/>
            <w:left w:val="none" w:sz="0" w:space="0" w:color="auto"/>
            <w:bottom w:val="none" w:sz="0" w:space="0" w:color="auto"/>
            <w:right w:val="none" w:sz="0" w:space="0" w:color="auto"/>
          </w:divBdr>
        </w:div>
        <w:div w:id="744837846">
          <w:marLeft w:val="640"/>
          <w:marRight w:val="0"/>
          <w:marTop w:val="0"/>
          <w:marBottom w:val="0"/>
          <w:divBdr>
            <w:top w:val="none" w:sz="0" w:space="0" w:color="auto"/>
            <w:left w:val="none" w:sz="0" w:space="0" w:color="auto"/>
            <w:bottom w:val="none" w:sz="0" w:space="0" w:color="auto"/>
            <w:right w:val="none" w:sz="0" w:space="0" w:color="auto"/>
          </w:divBdr>
        </w:div>
        <w:div w:id="1715697452">
          <w:marLeft w:val="640"/>
          <w:marRight w:val="0"/>
          <w:marTop w:val="0"/>
          <w:marBottom w:val="0"/>
          <w:divBdr>
            <w:top w:val="none" w:sz="0" w:space="0" w:color="auto"/>
            <w:left w:val="none" w:sz="0" w:space="0" w:color="auto"/>
            <w:bottom w:val="none" w:sz="0" w:space="0" w:color="auto"/>
            <w:right w:val="none" w:sz="0" w:space="0" w:color="auto"/>
          </w:divBdr>
        </w:div>
        <w:div w:id="1123036902">
          <w:marLeft w:val="640"/>
          <w:marRight w:val="0"/>
          <w:marTop w:val="0"/>
          <w:marBottom w:val="0"/>
          <w:divBdr>
            <w:top w:val="none" w:sz="0" w:space="0" w:color="auto"/>
            <w:left w:val="none" w:sz="0" w:space="0" w:color="auto"/>
            <w:bottom w:val="none" w:sz="0" w:space="0" w:color="auto"/>
            <w:right w:val="none" w:sz="0" w:space="0" w:color="auto"/>
          </w:divBdr>
        </w:div>
        <w:div w:id="674452607">
          <w:marLeft w:val="640"/>
          <w:marRight w:val="0"/>
          <w:marTop w:val="0"/>
          <w:marBottom w:val="0"/>
          <w:divBdr>
            <w:top w:val="none" w:sz="0" w:space="0" w:color="auto"/>
            <w:left w:val="none" w:sz="0" w:space="0" w:color="auto"/>
            <w:bottom w:val="none" w:sz="0" w:space="0" w:color="auto"/>
            <w:right w:val="none" w:sz="0" w:space="0" w:color="auto"/>
          </w:divBdr>
        </w:div>
        <w:div w:id="479812257">
          <w:marLeft w:val="640"/>
          <w:marRight w:val="0"/>
          <w:marTop w:val="0"/>
          <w:marBottom w:val="0"/>
          <w:divBdr>
            <w:top w:val="none" w:sz="0" w:space="0" w:color="auto"/>
            <w:left w:val="none" w:sz="0" w:space="0" w:color="auto"/>
            <w:bottom w:val="none" w:sz="0" w:space="0" w:color="auto"/>
            <w:right w:val="none" w:sz="0" w:space="0" w:color="auto"/>
          </w:divBdr>
        </w:div>
        <w:div w:id="1442188466">
          <w:marLeft w:val="640"/>
          <w:marRight w:val="0"/>
          <w:marTop w:val="0"/>
          <w:marBottom w:val="0"/>
          <w:divBdr>
            <w:top w:val="none" w:sz="0" w:space="0" w:color="auto"/>
            <w:left w:val="none" w:sz="0" w:space="0" w:color="auto"/>
            <w:bottom w:val="none" w:sz="0" w:space="0" w:color="auto"/>
            <w:right w:val="none" w:sz="0" w:space="0" w:color="auto"/>
          </w:divBdr>
        </w:div>
        <w:div w:id="1210995280">
          <w:marLeft w:val="640"/>
          <w:marRight w:val="0"/>
          <w:marTop w:val="0"/>
          <w:marBottom w:val="0"/>
          <w:divBdr>
            <w:top w:val="none" w:sz="0" w:space="0" w:color="auto"/>
            <w:left w:val="none" w:sz="0" w:space="0" w:color="auto"/>
            <w:bottom w:val="none" w:sz="0" w:space="0" w:color="auto"/>
            <w:right w:val="none" w:sz="0" w:space="0" w:color="auto"/>
          </w:divBdr>
        </w:div>
        <w:div w:id="491606626">
          <w:marLeft w:val="640"/>
          <w:marRight w:val="0"/>
          <w:marTop w:val="0"/>
          <w:marBottom w:val="0"/>
          <w:divBdr>
            <w:top w:val="none" w:sz="0" w:space="0" w:color="auto"/>
            <w:left w:val="none" w:sz="0" w:space="0" w:color="auto"/>
            <w:bottom w:val="none" w:sz="0" w:space="0" w:color="auto"/>
            <w:right w:val="none" w:sz="0" w:space="0" w:color="auto"/>
          </w:divBdr>
        </w:div>
        <w:div w:id="119543997">
          <w:marLeft w:val="640"/>
          <w:marRight w:val="0"/>
          <w:marTop w:val="0"/>
          <w:marBottom w:val="0"/>
          <w:divBdr>
            <w:top w:val="none" w:sz="0" w:space="0" w:color="auto"/>
            <w:left w:val="none" w:sz="0" w:space="0" w:color="auto"/>
            <w:bottom w:val="none" w:sz="0" w:space="0" w:color="auto"/>
            <w:right w:val="none" w:sz="0" w:space="0" w:color="auto"/>
          </w:divBdr>
        </w:div>
        <w:div w:id="355423725">
          <w:marLeft w:val="640"/>
          <w:marRight w:val="0"/>
          <w:marTop w:val="0"/>
          <w:marBottom w:val="0"/>
          <w:divBdr>
            <w:top w:val="none" w:sz="0" w:space="0" w:color="auto"/>
            <w:left w:val="none" w:sz="0" w:space="0" w:color="auto"/>
            <w:bottom w:val="none" w:sz="0" w:space="0" w:color="auto"/>
            <w:right w:val="none" w:sz="0" w:space="0" w:color="auto"/>
          </w:divBdr>
        </w:div>
        <w:div w:id="335235867">
          <w:marLeft w:val="640"/>
          <w:marRight w:val="0"/>
          <w:marTop w:val="0"/>
          <w:marBottom w:val="0"/>
          <w:divBdr>
            <w:top w:val="none" w:sz="0" w:space="0" w:color="auto"/>
            <w:left w:val="none" w:sz="0" w:space="0" w:color="auto"/>
            <w:bottom w:val="none" w:sz="0" w:space="0" w:color="auto"/>
            <w:right w:val="none" w:sz="0" w:space="0" w:color="auto"/>
          </w:divBdr>
        </w:div>
        <w:div w:id="1441413004">
          <w:marLeft w:val="640"/>
          <w:marRight w:val="0"/>
          <w:marTop w:val="0"/>
          <w:marBottom w:val="0"/>
          <w:divBdr>
            <w:top w:val="none" w:sz="0" w:space="0" w:color="auto"/>
            <w:left w:val="none" w:sz="0" w:space="0" w:color="auto"/>
            <w:bottom w:val="none" w:sz="0" w:space="0" w:color="auto"/>
            <w:right w:val="none" w:sz="0" w:space="0" w:color="auto"/>
          </w:divBdr>
        </w:div>
        <w:div w:id="1808473432">
          <w:marLeft w:val="640"/>
          <w:marRight w:val="0"/>
          <w:marTop w:val="0"/>
          <w:marBottom w:val="0"/>
          <w:divBdr>
            <w:top w:val="none" w:sz="0" w:space="0" w:color="auto"/>
            <w:left w:val="none" w:sz="0" w:space="0" w:color="auto"/>
            <w:bottom w:val="none" w:sz="0" w:space="0" w:color="auto"/>
            <w:right w:val="none" w:sz="0" w:space="0" w:color="auto"/>
          </w:divBdr>
        </w:div>
        <w:div w:id="463275315">
          <w:marLeft w:val="640"/>
          <w:marRight w:val="0"/>
          <w:marTop w:val="0"/>
          <w:marBottom w:val="0"/>
          <w:divBdr>
            <w:top w:val="none" w:sz="0" w:space="0" w:color="auto"/>
            <w:left w:val="none" w:sz="0" w:space="0" w:color="auto"/>
            <w:bottom w:val="none" w:sz="0" w:space="0" w:color="auto"/>
            <w:right w:val="none" w:sz="0" w:space="0" w:color="auto"/>
          </w:divBdr>
        </w:div>
      </w:divsChild>
    </w:div>
    <w:div w:id="1980302838">
      <w:bodyDiv w:val="1"/>
      <w:marLeft w:val="0"/>
      <w:marRight w:val="0"/>
      <w:marTop w:val="0"/>
      <w:marBottom w:val="0"/>
      <w:divBdr>
        <w:top w:val="none" w:sz="0" w:space="0" w:color="auto"/>
        <w:left w:val="none" w:sz="0" w:space="0" w:color="auto"/>
        <w:bottom w:val="none" w:sz="0" w:space="0" w:color="auto"/>
        <w:right w:val="none" w:sz="0" w:space="0" w:color="auto"/>
      </w:divBdr>
    </w:div>
    <w:div w:id="1980915027">
      <w:bodyDiv w:val="1"/>
      <w:marLeft w:val="0"/>
      <w:marRight w:val="0"/>
      <w:marTop w:val="0"/>
      <w:marBottom w:val="0"/>
      <w:divBdr>
        <w:top w:val="none" w:sz="0" w:space="0" w:color="auto"/>
        <w:left w:val="none" w:sz="0" w:space="0" w:color="auto"/>
        <w:bottom w:val="none" w:sz="0" w:space="0" w:color="auto"/>
        <w:right w:val="none" w:sz="0" w:space="0" w:color="auto"/>
      </w:divBdr>
      <w:divsChild>
        <w:div w:id="1146314492">
          <w:marLeft w:val="640"/>
          <w:marRight w:val="0"/>
          <w:marTop w:val="0"/>
          <w:marBottom w:val="0"/>
          <w:divBdr>
            <w:top w:val="none" w:sz="0" w:space="0" w:color="auto"/>
            <w:left w:val="none" w:sz="0" w:space="0" w:color="auto"/>
            <w:bottom w:val="none" w:sz="0" w:space="0" w:color="auto"/>
            <w:right w:val="none" w:sz="0" w:space="0" w:color="auto"/>
          </w:divBdr>
        </w:div>
        <w:div w:id="667443286">
          <w:marLeft w:val="640"/>
          <w:marRight w:val="0"/>
          <w:marTop w:val="0"/>
          <w:marBottom w:val="0"/>
          <w:divBdr>
            <w:top w:val="none" w:sz="0" w:space="0" w:color="auto"/>
            <w:left w:val="none" w:sz="0" w:space="0" w:color="auto"/>
            <w:bottom w:val="none" w:sz="0" w:space="0" w:color="auto"/>
            <w:right w:val="none" w:sz="0" w:space="0" w:color="auto"/>
          </w:divBdr>
        </w:div>
        <w:div w:id="267350974">
          <w:marLeft w:val="640"/>
          <w:marRight w:val="0"/>
          <w:marTop w:val="0"/>
          <w:marBottom w:val="0"/>
          <w:divBdr>
            <w:top w:val="none" w:sz="0" w:space="0" w:color="auto"/>
            <w:left w:val="none" w:sz="0" w:space="0" w:color="auto"/>
            <w:bottom w:val="none" w:sz="0" w:space="0" w:color="auto"/>
            <w:right w:val="none" w:sz="0" w:space="0" w:color="auto"/>
          </w:divBdr>
        </w:div>
        <w:div w:id="352851894">
          <w:marLeft w:val="640"/>
          <w:marRight w:val="0"/>
          <w:marTop w:val="0"/>
          <w:marBottom w:val="0"/>
          <w:divBdr>
            <w:top w:val="none" w:sz="0" w:space="0" w:color="auto"/>
            <w:left w:val="none" w:sz="0" w:space="0" w:color="auto"/>
            <w:bottom w:val="none" w:sz="0" w:space="0" w:color="auto"/>
            <w:right w:val="none" w:sz="0" w:space="0" w:color="auto"/>
          </w:divBdr>
        </w:div>
        <w:div w:id="1381704796">
          <w:marLeft w:val="640"/>
          <w:marRight w:val="0"/>
          <w:marTop w:val="0"/>
          <w:marBottom w:val="0"/>
          <w:divBdr>
            <w:top w:val="none" w:sz="0" w:space="0" w:color="auto"/>
            <w:left w:val="none" w:sz="0" w:space="0" w:color="auto"/>
            <w:bottom w:val="none" w:sz="0" w:space="0" w:color="auto"/>
            <w:right w:val="none" w:sz="0" w:space="0" w:color="auto"/>
          </w:divBdr>
        </w:div>
        <w:div w:id="520780042">
          <w:marLeft w:val="640"/>
          <w:marRight w:val="0"/>
          <w:marTop w:val="0"/>
          <w:marBottom w:val="0"/>
          <w:divBdr>
            <w:top w:val="none" w:sz="0" w:space="0" w:color="auto"/>
            <w:left w:val="none" w:sz="0" w:space="0" w:color="auto"/>
            <w:bottom w:val="none" w:sz="0" w:space="0" w:color="auto"/>
            <w:right w:val="none" w:sz="0" w:space="0" w:color="auto"/>
          </w:divBdr>
        </w:div>
        <w:div w:id="1007634706">
          <w:marLeft w:val="640"/>
          <w:marRight w:val="0"/>
          <w:marTop w:val="0"/>
          <w:marBottom w:val="0"/>
          <w:divBdr>
            <w:top w:val="none" w:sz="0" w:space="0" w:color="auto"/>
            <w:left w:val="none" w:sz="0" w:space="0" w:color="auto"/>
            <w:bottom w:val="none" w:sz="0" w:space="0" w:color="auto"/>
            <w:right w:val="none" w:sz="0" w:space="0" w:color="auto"/>
          </w:divBdr>
        </w:div>
        <w:div w:id="1953513721">
          <w:marLeft w:val="640"/>
          <w:marRight w:val="0"/>
          <w:marTop w:val="0"/>
          <w:marBottom w:val="0"/>
          <w:divBdr>
            <w:top w:val="none" w:sz="0" w:space="0" w:color="auto"/>
            <w:left w:val="none" w:sz="0" w:space="0" w:color="auto"/>
            <w:bottom w:val="none" w:sz="0" w:space="0" w:color="auto"/>
            <w:right w:val="none" w:sz="0" w:space="0" w:color="auto"/>
          </w:divBdr>
        </w:div>
        <w:div w:id="634262411">
          <w:marLeft w:val="640"/>
          <w:marRight w:val="0"/>
          <w:marTop w:val="0"/>
          <w:marBottom w:val="0"/>
          <w:divBdr>
            <w:top w:val="none" w:sz="0" w:space="0" w:color="auto"/>
            <w:left w:val="none" w:sz="0" w:space="0" w:color="auto"/>
            <w:bottom w:val="none" w:sz="0" w:space="0" w:color="auto"/>
            <w:right w:val="none" w:sz="0" w:space="0" w:color="auto"/>
          </w:divBdr>
        </w:div>
        <w:div w:id="1787306578">
          <w:marLeft w:val="640"/>
          <w:marRight w:val="0"/>
          <w:marTop w:val="0"/>
          <w:marBottom w:val="0"/>
          <w:divBdr>
            <w:top w:val="none" w:sz="0" w:space="0" w:color="auto"/>
            <w:left w:val="none" w:sz="0" w:space="0" w:color="auto"/>
            <w:bottom w:val="none" w:sz="0" w:space="0" w:color="auto"/>
            <w:right w:val="none" w:sz="0" w:space="0" w:color="auto"/>
          </w:divBdr>
        </w:div>
        <w:div w:id="343241093">
          <w:marLeft w:val="640"/>
          <w:marRight w:val="0"/>
          <w:marTop w:val="0"/>
          <w:marBottom w:val="0"/>
          <w:divBdr>
            <w:top w:val="none" w:sz="0" w:space="0" w:color="auto"/>
            <w:left w:val="none" w:sz="0" w:space="0" w:color="auto"/>
            <w:bottom w:val="none" w:sz="0" w:space="0" w:color="auto"/>
            <w:right w:val="none" w:sz="0" w:space="0" w:color="auto"/>
          </w:divBdr>
        </w:div>
        <w:div w:id="1030759203">
          <w:marLeft w:val="640"/>
          <w:marRight w:val="0"/>
          <w:marTop w:val="0"/>
          <w:marBottom w:val="0"/>
          <w:divBdr>
            <w:top w:val="none" w:sz="0" w:space="0" w:color="auto"/>
            <w:left w:val="none" w:sz="0" w:space="0" w:color="auto"/>
            <w:bottom w:val="none" w:sz="0" w:space="0" w:color="auto"/>
            <w:right w:val="none" w:sz="0" w:space="0" w:color="auto"/>
          </w:divBdr>
        </w:div>
        <w:div w:id="73204369">
          <w:marLeft w:val="640"/>
          <w:marRight w:val="0"/>
          <w:marTop w:val="0"/>
          <w:marBottom w:val="0"/>
          <w:divBdr>
            <w:top w:val="none" w:sz="0" w:space="0" w:color="auto"/>
            <w:left w:val="none" w:sz="0" w:space="0" w:color="auto"/>
            <w:bottom w:val="none" w:sz="0" w:space="0" w:color="auto"/>
            <w:right w:val="none" w:sz="0" w:space="0" w:color="auto"/>
          </w:divBdr>
        </w:div>
        <w:div w:id="607465822">
          <w:marLeft w:val="640"/>
          <w:marRight w:val="0"/>
          <w:marTop w:val="0"/>
          <w:marBottom w:val="0"/>
          <w:divBdr>
            <w:top w:val="none" w:sz="0" w:space="0" w:color="auto"/>
            <w:left w:val="none" w:sz="0" w:space="0" w:color="auto"/>
            <w:bottom w:val="none" w:sz="0" w:space="0" w:color="auto"/>
            <w:right w:val="none" w:sz="0" w:space="0" w:color="auto"/>
          </w:divBdr>
        </w:div>
        <w:div w:id="1860049638">
          <w:marLeft w:val="640"/>
          <w:marRight w:val="0"/>
          <w:marTop w:val="0"/>
          <w:marBottom w:val="0"/>
          <w:divBdr>
            <w:top w:val="none" w:sz="0" w:space="0" w:color="auto"/>
            <w:left w:val="none" w:sz="0" w:space="0" w:color="auto"/>
            <w:bottom w:val="none" w:sz="0" w:space="0" w:color="auto"/>
            <w:right w:val="none" w:sz="0" w:space="0" w:color="auto"/>
          </w:divBdr>
        </w:div>
        <w:div w:id="557977651">
          <w:marLeft w:val="640"/>
          <w:marRight w:val="0"/>
          <w:marTop w:val="0"/>
          <w:marBottom w:val="0"/>
          <w:divBdr>
            <w:top w:val="none" w:sz="0" w:space="0" w:color="auto"/>
            <w:left w:val="none" w:sz="0" w:space="0" w:color="auto"/>
            <w:bottom w:val="none" w:sz="0" w:space="0" w:color="auto"/>
            <w:right w:val="none" w:sz="0" w:space="0" w:color="auto"/>
          </w:divBdr>
        </w:div>
        <w:div w:id="848448463">
          <w:marLeft w:val="640"/>
          <w:marRight w:val="0"/>
          <w:marTop w:val="0"/>
          <w:marBottom w:val="0"/>
          <w:divBdr>
            <w:top w:val="none" w:sz="0" w:space="0" w:color="auto"/>
            <w:left w:val="none" w:sz="0" w:space="0" w:color="auto"/>
            <w:bottom w:val="none" w:sz="0" w:space="0" w:color="auto"/>
            <w:right w:val="none" w:sz="0" w:space="0" w:color="auto"/>
          </w:divBdr>
        </w:div>
        <w:div w:id="1068384832">
          <w:marLeft w:val="640"/>
          <w:marRight w:val="0"/>
          <w:marTop w:val="0"/>
          <w:marBottom w:val="0"/>
          <w:divBdr>
            <w:top w:val="none" w:sz="0" w:space="0" w:color="auto"/>
            <w:left w:val="none" w:sz="0" w:space="0" w:color="auto"/>
            <w:bottom w:val="none" w:sz="0" w:space="0" w:color="auto"/>
            <w:right w:val="none" w:sz="0" w:space="0" w:color="auto"/>
          </w:divBdr>
        </w:div>
        <w:div w:id="1445420612">
          <w:marLeft w:val="640"/>
          <w:marRight w:val="0"/>
          <w:marTop w:val="0"/>
          <w:marBottom w:val="0"/>
          <w:divBdr>
            <w:top w:val="none" w:sz="0" w:space="0" w:color="auto"/>
            <w:left w:val="none" w:sz="0" w:space="0" w:color="auto"/>
            <w:bottom w:val="none" w:sz="0" w:space="0" w:color="auto"/>
            <w:right w:val="none" w:sz="0" w:space="0" w:color="auto"/>
          </w:divBdr>
        </w:div>
        <w:div w:id="307587348">
          <w:marLeft w:val="640"/>
          <w:marRight w:val="0"/>
          <w:marTop w:val="0"/>
          <w:marBottom w:val="0"/>
          <w:divBdr>
            <w:top w:val="none" w:sz="0" w:space="0" w:color="auto"/>
            <w:left w:val="none" w:sz="0" w:space="0" w:color="auto"/>
            <w:bottom w:val="none" w:sz="0" w:space="0" w:color="auto"/>
            <w:right w:val="none" w:sz="0" w:space="0" w:color="auto"/>
          </w:divBdr>
        </w:div>
        <w:div w:id="201670598">
          <w:marLeft w:val="640"/>
          <w:marRight w:val="0"/>
          <w:marTop w:val="0"/>
          <w:marBottom w:val="0"/>
          <w:divBdr>
            <w:top w:val="none" w:sz="0" w:space="0" w:color="auto"/>
            <w:left w:val="none" w:sz="0" w:space="0" w:color="auto"/>
            <w:bottom w:val="none" w:sz="0" w:space="0" w:color="auto"/>
            <w:right w:val="none" w:sz="0" w:space="0" w:color="auto"/>
          </w:divBdr>
        </w:div>
        <w:div w:id="1622689105">
          <w:marLeft w:val="640"/>
          <w:marRight w:val="0"/>
          <w:marTop w:val="0"/>
          <w:marBottom w:val="0"/>
          <w:divBdr>
            <w:top w:val="none" w:sz="0" w:space="0" w:color="auto"/>
            <w:left w:val="none" w:sz="0" w:space="0" w:color="auto"/>
            <w:bottom w:val="none" w:sz="0" w:space="0" w:color="auto"/>
            <w:right w:val="none" w:sz="0" w:space="0" w:color="auto"/>
          </w:divBdr>
        </w:div>
        <w:div w:id="578633046">
          <w:marLeft w:val="640"/>
          <w:marRight w:val="0"/>
          <w:marTop w:val="0"/>
          <w:marBottom w:val="0"/>
          <w:divBdr>
            <w:top w:val="none" w:sz="0" w:space="0" w:color="auto"/>
            <w:left w:val="none" w:sz="0" w:space="0" w:color="auto"/>
            <w:bottom w:val="none" w:sz="0" w:space="0" w:color="auto"/>
            <w:right w:val="none" w:sz="0" w:space="0" w:color="auto"/>
          </w:divBdr>
        </w:div>
        <w:div w:id="1916435848">
          <w:marLeft w:val="640"/>
          <w:marRight w:val="0"/>
          <w:marTop w:val="0"/>
          <w:marBottom w:val="0"/>
          <w:divBdr>
            <w:top w:val="none" w:sz="0" w:space="0" w:color="auto"/>
            <w:left w:val="none" w:sz="0" w:space="0" w:color="auto"/>
            <w:bottom w:val="none" w:sz="0" w:space="0" w:color="auto"/>
            <w:right w:val="none" w:sz="0" w:space="0" w:color="auto"/>
          </w:divBdr>
        </w:div>
        <w:div w:id="541939690">
          <w:marLeft w:val="640"/>
          <w:marRight w:val="0"/>
          <w:marTop w:val="0"/>
          <w:marBottom w:val="0"/>
          <w:divBdr>
            <w:top w:val="none" w:sz="0" w:space="0" w:color="auto"/>
            <w:left w:val="none" w:sz="0" w:space="0" w:color="auto"/>
            <w:bottom w:val="none" w:sz="0" w:space="0" w:color="auto"/>
            <w:right w:val="none" w:sz="0" w:space="0" w:color="auto"/>
          </w:divBdr>
        </w:div>
        <w:div w:id="1450592159">
          <w:marLeft w:val="640"/>
          <w:marRight w:val="0"/>
          <w:marTop w:val="0"/>
          <w:marBottom w:val="0"/>
          <w:divBdr>
            <w:top w:val="none" w:sz="0" w:space="0" w:color="auto"/>
            <w:left w:val="none" w:sz="0" w:space="0" w:color="auto"/>
            <w:bottom w:val="none" w:sz="0" w:space="0" w:color="auto"/>
            <w:right w:val="none" w:sz="0" w:space="0" w:color="auto"/>
          </w:divBdr>
        </w:div>
        <w:div w:id="985358242">
          <w:marLeft w:val="640"/>
          <w:marRight w:val="0"/>
          <w:marTop w:val="0"/>
          <w:marBottom w:val="0"/>
          <w:divBdr>
            <w:top w:val="none" w:sz="0" w:space="0" w:color="auto"/>
            <w:left w:val="none" w:sz="0" w:space="0" w:color="auto"/>
            <w:bottom w:val="none" w:sz="0" w:space="0" w:color="auto"/>
            <w:right w:val="none" w:sz="0" w:space="0" w:color="auto"/>
          </w:divBdr>
        </w:div>
        <w:div w:id="794104233">
          <w:marLeft w:val="640"/>
          <w:marRight w:val="0"/>
          <w:marTop w:val="0"/>
          <w:marBottom w:val="0"/>
          <w:divBdr>
            <w:top w:val="none" w:sz="0" w:space="0" w:color="auto"/>
            <w:left w:val="none" w:sz="0" w:space="0" w:color="auto"/>
            <w:bottom w:val="none" w:sz="0" w:space="0" w:color="auto"/>
            <w:right w:val="none" w:sz="0" w:space="0" w:color="auto"/>
          </w:divBdr>
        </w:div>
        <w:div w:id="782847400">
          <w:marLeft w:val="640"/>
          <w:marRight w:val="0"/>
          <w:marTop w:val="0"/>
          <w:marBottom w:val="0"/>
          <w:divBdr>
            <w:top w:val="none" w:sz="0" w:space="0" w:color="auto"/>
            <w:left w:val="none" w:sz="0" w:space="0" w:color="auto"/>
            <w:bottom w:val="none" w:sz="0" w:space="0" w:color="auto"/>
            <w:right w:val="none" w:sz="0" w:space="0" w:color="auto"/>
          </w:divBdr>
        </w:div>
        <w:div w:id="1359047613">
          <w:marLeft w:val="640"/>
          <w:marRight w:val="0"/>
          <w:marTop w:val="0"/>
          <w:marBottom w:val="0"/>
          <w:divBdr>
            <w:top w:val="none" w:sz="0" w:space="0" w:color="auto"/>
            <w:left w:val="none" w:sz="0" w:space="0" w:color="auto"/>
            <w:bottom w:val="none" w:sz="0" w:space="0" w:color="auto"/>
            <w:right w:val="none" w:sz="0" w:space="0" w:color="auto"/>
          </w:divBdr>
        </w:div>
        <w:div w:id="1634751924">
          <w:marLeft w:val="640"/>
          <w:marRight w:val="0"/>
          <w:marTop w:val="0"/>
          <w:marBottom w:val="0"/>
          <w:divBdr>
            <w:top w:val="none" w:sz="0" w:space="0" w:color="auto"/>
            <w:left w:val="none" w:sz="0" w:space="0" w:color="auto"/>
            <w:bottom w:val="none" w:sz="0" w:space="0" w:color="auto"/>
            <w:right w:val="none" w:sz="0" w:space="0" w:color="auto"/>
          </w:divBdr>
        </w:div>
        <w:div w:id="1333920907">
          <w:marLeft w:val="640"/>
          <w:marRight w:val="0"/>
          <w:marTop w:val="0"/>
          <w:marBottom w:val="0"/>
          <w:divBdr>
            <w:top w:val="none" w:sz="0" w:space="0" w:color="auto"/>
            <w:left w:val="none" w:sz="0" w:space="0" w:color="auto"/>
            <w:bottom w:val="none" w:sz="0" w:space="0" w:color="auto"/>
            <w:right w:val="none" w:sz="0" w:space="0" w:color="auto"/>
          </w:divBdr>
        </w:div>
        <w:div w:id="1388183692">
          <w:marLeft w:val="640"/>
          <w:marRight w:val="0"/>
          <w:marTop w:val="0"/>
          <w:marBottom w:val="0"/>
          <w:divBdr>
            <w:top w:val="none" w:sz="0" w:space="0" w:color="auto"/>
            <w:left w:val="none" w:sz="0" w:space="0" w:color="auto"/>
            <w:bottom w:val="none" w:sz="0" w:space="0" w:color="auto"/>
            <w:right w:val="none" w:sz="0" w:space="0" w:color="auto"/>
          </w:divBdr>
        </w:div>
        <w:div w:id="374162653">
          <w:marLeft w:val="640"/>
          <w:marRight w:val="0"/>
          <w:marTop w:val="0"/>
          <w:marBottom w:val="0"/>
          <w:divBdr>
            <w:top w:val="none" w:sz="0" w:space="0" w:color="auto"/>
            <w:left w:val="none" w:sz="0" w:space="0" w:color="auto"/>
            <w:bottom w:val="none" w:sz="0" w:space="0" w:color="auto"/>
            <w:right w:val="none" w:sz="0" w:space="0" w:color="auto"/>
          </w:divBdr>
        </w:div>
        <w:div w:id="1448236244">
          <w:marLeft w:val="640"/>
          <w:marRight w:val="0"/>
          <w:marTop w:val="0"/>
          <w:marBottom w:val="0"/>
          <w:divBdr>
            <w:top w:val="none" w:sz="0" w:space="0" w:color="auto"/>
            <w:left w:val="none" w:sz="0" w:space="0" w:color="auto"/>
            <w:bottom w:val="none" w:sz="0" w:space="0" w:color="auto"/>
            <w:right w:val="none" w:sz="0" w:space="0" w:color="auto"/>
          </w:divBdr>
        </w:div>
        <w:div w:id="541674902">
          <w:marLeft w:val="640"/>
          <w:marRight w:val="0"/>
          <w:marTop w:val="0"/>
          <w:marBottom w:val="0"/>
          <w:divBdr>
            <w:top w:val="none" w:sz="0" w:space="0" w:color="auto"/>
            <w:left w:val="none" w:sz="0" w:space="0" w:color="auto"/>
            <w:bottom w:val="none" w:sz="0" w:space="0" w:color="auto"/>
            <w:right w:val="none" w:sz="0" w:space="0" w:color="auto"/>
          </w:divBdr>
        </w:div>
        <w:div w:id="116336711">
          <w:marLeft w:val="640"/>
          <w:marRight w:val="0"/>
          <w:marTop w:val="0"/>
          <w:marBottom w:val="0"/>
          <w:divBdr>
            <w:top w:val="none" w:sz="0" w:space="0" w:color="auto"/>
            <w:left w:val="none" w:sz="0" w:space="0" w:color="auto"/>
            <w:bottom w:val="none" w:sz="0" w:space="0" w:color="auto"/>
            <w:right w:val="none" w:sz="0" w:space="0" w:color="auto"/>
          </w:divBdr>
        </w:div>
        <w:div w:id="290405569">
          <w:marLeft w:val="640"/>
          <w:marRight w:val="0"/>
          <w:marTop w:val="0"/>
          <w:marBottom w:val="0"/>
          <w:divBdr>
            <w:top w:val="none" w:sz="0" w:space="0" w:color="auto"/>
            <w:left w:val="none" w:sz="0" w:space="0" w:color="auto"/>
            <w:bottom w:val="none" w:sz="0" w:space="0" w:color="auto"/>
            <w:right w:val="none" w:sz="0" w:space="0" w:color="auto"/>
          </w:divBdr>
        </w:div>
      </w:divsChild>
    </w:div>
    <w:div w:id="1998918742">
      <w:bodyDiv w:val="1"/>
      <w:marLeft w:val="0"/>
      <w:marRight w:val="0"/>
      <w:marTop w:val="0"/>
      <w:marBottom w:val="0"/>
      <w:divBdr>
        <w:top w:val="none" w:sz="0" w:space="0" w:color="auto"/>
        <w:left w:val="none" w:sz="0" w:space="0" w:color="auto"/>
        <w:bottom w:val="none" w:sz="0" w:space="0" w:color="auto"/>
        <w:right w:val="none" w:sz="0" w:space="0" w:color="auto"/>
      </w:divBdr>
    </w:div>
    <w:div w:id="2004235499">
      <w:bodyDiv w:val="1"/>
      <w:marLeft w:val="0"/>
      <w:marRight w:val="0"/>
      <w:marTop w:val="0"/>
      <w:marBottom w:val="0"/>
      <w:divBdr>
        <w:top w:val="none" w:sz="0" w:space="0" w:color="auto"/>
        <w:left w:val="none" w:sz="0" w:space="0" w:color="auto"/>
        <w:bottom w:val="none" w:sz="0" w:space="0" w:color="auto"/>
        <w:right w:val="none" w:sz="0" w:space="0" w:color="auto"/>
      </w:divBdr>
      <w:divsChild>
        <w:div w:id="350881400">
          <w:marLeft w:val="640"/>
          <w:marRight w:val="0"/>
          <w:marTop w:val="0"/>
          <w:marBottom w:val="0"/>
          <w:divBdr>
            <w:top w:val="none" w:sz="0" w:space="0" w:color="auto"/>
            <w:left w:val="none" w:sz="0" w:space="0" w:color="auto"/>
            <w:bottom w:val="none" w:sz="0" w:space="0" w:color="auto"/>
            <w:right w:val="none" w:sz="0" w:space="0" w:color="auto"/>
          </w:divBdr>
          <w:divsChild>
            <w:div w:id="1656837752">
              <w:marLeft w:val="0"/>
              <w:marRight w:val="0"/>
              <w:marTop w:val="0"/>
              <w:marBottom w:val="0"/>
              <w:divBdr>
                <w:top w:val="none" w:sz="0" w:space="0" w:color="auto"/>
                <w:left w:val="none" w:sz="0" w:space="0" w:color="auto"/>
                <w:bottom w:val="none" w:sz="0" w:space="0" w:color="auto"/>
                <w:right w:val="none" w:sz="0" w:space="0" w:color="auto"/>
              </w:divBdr>
              <w:divsChild>
                <w:div w:id="579221201">
                  <w:marLeft w:val="640"/>
                  <w:marRight w:val="0"/>
                  <w:marTop w:val="0"/>
                  <w:marBottom w:val="0"/>
                  <w:divBdr>
                    <w:top w:val="none" w:sz="0" w:space="0" w:color="auto"/>
                    <w:left w:val="none" w:sz="0" w:space="0" w:color="auto"/>
                    <w:bottom w:val="none" w:sz="0" w:space="0" w:color="auto"/>
                    <w:right w:val="none" w:sz="0" w:space="0" w:color="auto"/>
                  </w:divBdr>
                </w:div>
                <w:div w:id="345136016">
                  <w:marLeft w:val="640"/>
                  <w:marRight w:val="0"/>
                  <w:marTop w:val="0"/>
                  <w:marBottom w:val="0"/>
                  <w:divBdr>
                    <w:top w:val="none" w:sz="0" w:space="0" w:color="auto"/>
                    <w:left w:val="none" w:sz="0" w:space="0" w:color="auto"/>
                    <w:bottom w:val="none" w:sz="0" w:space="0" w:color="auto"/>
                    <w:right w:val="none" w:sz="0" w:space="0" w:color="auto"/>
                  </w:divBdr>
                </w:div>
                <w:div w:id="649292590">
                  <w:marLeft w:val="640"/>
                  <w:marRight w:val="0"/>
                  <w:marTop w:val="0"/>
                  <w:marBottom w:val="0"/>
                  <w:divBdr>
                    <w:top w:val="none" w:sz="0" w:space="0" w:color="auto"/>
                    <w:left w:val="none" w:sz="0" w:space="0" w:color="auto"/>
                    <w:bottom w:val="none" w:sz="0" w:space="0" w:color="auto"/>
                    <w:right w:val="none" w:sz="0" w:space="0" w:color="auto"/>
                  </w:divBdr>
                </w:div>
                <w:div w:id="1172602601">
                  <w:marLeft w:val="640"/>
                  <w:marRight w:val="0"/>
                  <w:marTop w:val="0"/>
                  <w:marBottom w:val="0"/>
                  <w:divBdr>
                    <w:top w:val="none" w:sz="0" w:space="0" w:color="auto"/>
                    <w:left w:val="none" w:sz="0" w:space="0" w:color="auto"/>
                    <w:bottom w:val="none" w:sz="0" w:space="0" w:color="auto"/>
                    <w:right w:val="none" w:sz="0" w:space="0" w:color="auto"/>
                  </w:divBdr>
                </w:div>
                <w:div w:id="413670405">
                  <w:marLeft w:val="640"/>
                  <w:marRight w:val="0"/>
                  <w:marTop w:val="0"/>
                  <w:marBottom w:val="0"/>
                  <w:divBdr>
                    <w:top w:val="none" w:sz="0" w:space="0" w:color="auto"/>
                    <w:left w:val="none" w:sz="0" w:space="0" w:color="auto"/>
                    <w:bottom w:val="none" w:sz="0" w:space="0" w:color="auto"/>
                    <w:right w:val="none" w:sz="0" w:space="0" w:color="auto"/>
                  </w:divBdr>
                </w:div>
                <w:div w:id="885868647">
                  <w:marLeft w:val="640"/>
                  <w:marRight w:val="0"/>
                  <w:marTop w:val="0"/>
                  <w:marBottom w:val="0"/>
                  <w:divBdr>
                    <w:top w:val="none" w:sz="0" w:space="0" w:color="auto"/>
                    <w:left w:val="none" w:sz="0" w:space="0" w:color="auto"/>
                    <w:bottom w:val="none" w:sz="0" w:space="0" w:color="auto"/>
                    <w:right w:val="none" w:sz="0" w:space="0" w:color="auto"/>
                  </w:divBdr>
                </w:div>
                <w:div w:id="200173678">
                  <w:marLeft w:val="640"/>
                  <w:marRight w:val="0"/>
                  <w:marTop w:val="0"/>
                  <w:marBottom w:val="0"/>
                  <w:divBdr>
                    <w:top w:val="none" w:sz="0" w:space="0" w:color="auto"/>
                    <w:left w:val="none" w:sz="0" w:space="0" w:color="auto"/>
                    <w:bottom w:val="none" w:sz="0" w:space="0" w:color="auto"/>
                    <w:right w:val="none" w:sz="0" w:space="0" w:color="auto"/>
                  </w:divBdr>
                </w:div>
                <w:div w:id="351952167">
                  <w:marLeft w:val="640"/>
                  <w:marRight w:val="0"/>
                  <w:marTop w:val="0"/>
                  <w:marBottom w:val="0"/>
                  <w:divBdr>
                    <w:top w:val="none" w:sz="0" w:space="0" w:color="auto"/>
                    <w:left w:val="none" w:sz="0" w:space="0" w:color="auto"/>
                    <w:bottom w:val="none" w:sz="0" w:space="0" w:color="auto"/>
                    <w:right w:val="none" w:sz="0" w:space="0" w:color="auto"/>
                  </w:divBdr>
                </w:div>
                <w:div w:id="309331795">
                  <w:marLeft w:val="640"/>
                  <w:marRight w:val="0"/>
                  <w:marTop w:val="0"/>
                  <w:marBottom w:val="0"/>
                  <w:divBdr>
                    <w:top w:val="none" w:sz="0" w:space="0" w:color="auto"/>
                    <w:left w:val="none" w:sz="0" w:space="0" w:color="auto"/>
                    <w:bottom w:val="none" w:sz="0" w:space="0" w:color="auto"/>
                    <w:right w:val="none" w:sz="0" w:space="0" w:color="auto"/>
                  </w:divBdr>
                </w:div>
                <w:div w:id="139927430">
                  <w:marLeft w:val="640"/>
                  <w:marRight w:val="0"/>
                  <w:marTop w:val="0"/>
                  <w:marBottom w:val="0"/>
                  <w:divBdr>
                    <w:top w:val="none" w:sz="0" w:space="0" w:color="auto"/>
                    <w:left w:val="none" w:sz="0" w:space="0" w:color="auto"/>
                    <w:bottom w:val="none" w:sz="0" w:space="0" w:color="auto"/>
                    <w:right w:val="none" w:sz="0" w:space="0" w:color="auto"/>
                  </w:divBdr>
                </w:div>
                <w:div w:id="1139107876">
                  <w:marLeft w:val="640"/>
                  <w:marRight w:val="0"/>
                  <w:marTop w:val="0"/>
                  <w:marBottom w:val="0"/>
                  <w:divBdr>
                    <w:top w:val="none" w:sz="0" w:space="0" w:color="auto"/>
                    <w:left w:val="none" w:sz="0" w:space="0" w:color="auto"/>
                    <w:bottom w:val="none" w:sz="0" w:space="0" w:color="auto"/>
                    <w:right w:val="none" w:sz="0" w:space="0" w:color="auto"/>
                  </w:divBdr>
                </w:div>
                <w:div w:id="1023555520">
                  <w:marLeft w:val="640"/>
                  <w:marRight w:val="0"/>
                  <w:marTop w:val="0"/>
                  <w:marBottom w:val="0"/>
                  <w:divBdr>
                    <w:top w:val="none" w:sz="0" w:space="0" w:color="auto"/>
                    <w:left w:val="none" w:sz="0" w:space="0" w:color="auto"/>
                    <w:bottom w:val="none" w:sz="0" w:space="0" w:color="auto"/>
                    <w:right w:val="none" w:sz="0" w:space="0" w:color="auto"/>
                  </w:divBdr>
                </w:div>
                <w:div w:id="1527911672">
                  <w:marLeft w:val="640"/>
                  <w:marRight w:val="0"/>
                  <w:marTop w:val="0"/>
                  <w:marBottom w:val="0"/>
                  <w:divBdr>
                    <w:top w:val="none" w:sz="0" w:space="0" w:color="auto"/>
                    <w:left w:val="none" w:sz="0" w:space="0" w:color="auto"/>
                    <w:bottom w:val="none" w:sz="0" w:space="0" w:color="auto"/>
                    <w:right w:val="none" w:sz="0" w:space="0" w:color="auto"/>
                  </w:divBdr>
                </w:div>
                <w:div w:id="2021740912">
                  <w:marLeft w:val="640"/>
                  <w:marRight w:val="0"/>
                  <w:marTop w:val="0"/>
                  <w:marBottom w:val="0"/>
                  <w:divBdr>
                    <w:top w:val="none" w:sz="0" w:space="0" w:color="auto"/>
                    <w:left w:val="none" w:sz="0" w:space="0" w:color="auto"/>
                    <w:bottom w:val="none" w:sz="0" w:space="0" w:color="auto"/>
                    <w:right w:val="none" w:sz="0" w:space="0" w:color="auto"/>
                  </w:divBdr>
                </w:div>
                <w:div w:id="2124684059">
                  <w:marLeft w:val="640"/>
                  <w:marRight w:val="0"/>
                  <w:marTop w:val="0"/>
                  <w:marBottom w:val="0"/>
                  <w:divBdr>
                    <w:top w:val="none" w:sz="0" w:space="0" w:color="auto"/>
                    <w:left w:val="none" w:sz="0" w:space="0" w:color="auto"/>
                    <w:bottom w:val="none" w:sz="0" w:space="0" w:color="auto"/>
                    <w:right w:val="none" w:sz="0" w:space="0" w:color="auto"/>
                  </w:divBdr>
                </w:div>
                <w:div w:id="1204559236">
                  <w:marLeft w:val="640"/>
                  <w:marRight w:val="0"/>
                  <w:marTop w:val="0"/>
                  <w:marBottom w:val="0"/>
                  <w:divBdr>
                    <w:top w:val="none" w:sz="0" w:space="0" w:color="auto"/>
                    <w:left w:val="none" w:sz="0" w:space="0" w:color="auto"/>
                    <w:bottom w:val="none" w:sz="0" w:space="0" w:color="auto"/>
                    <w:right w:val="none" w:sz="0" w:space="0" w:color="auto"/>
                  </w:divBdr>
                </w:div>
                <w:div w:id="1792018517">
                  <w:marLeft w:val="640"/>
                  <w:marRight w:val="0"/>
                  <w:marTop w:val="0"/>
                  <w:marBottom w:val="0"/>
                  <w:divBdr>
                    <w:top w:val="none" w:sz="0" w:space="0" w:color="auto"/>
                    <w:left w:val="none" w:sz="0" w:space="0" w:color="auto"/>
                    <w:bottom w:val="none" w:sz="0" w:space="0" w:color="auto"/>
                    <w:right w:val="none" w:sz="0" w:space="0" w:color="auto"/>
                  </w:divBdr>
                </w:div>
                <w:div w:id="1349136567">
                  <w:marLeft w:val="640"/>
                  <w:marRight w:val="0"/>
                  <w:marTop w:val="0"/>
                  <w:marBottom w:val="0"/>
                  <w:divBdr>
                    <w:top w:val="none" w:sz="0" w:space="0" w:color="auto"/>
                    <w:left w:val="none" w:sz="0" w:space="0" w:color="auto"/>
                    <w:bottom w:val="none" w:sz="0" w:space="0" w:color="auto"/>
                    <w:right w:val="none" w:sz="0" w:space="0" w:color="auto"/>
                  </w:divBdr>
                </w:div>
                <w:div w:id="771124668">
                  <w:marLeft w:val="640"/>
                  <w:marRight w:val="0"/>
                  <w:marTop w:val="0"/>
                  <w:marBottom w:val="0"/>
                  <w:divBdr>
                    <w:top w:val="none" w:sz="0" w:space="0" w:color="auto"/>
                    <w:left w:val="none" w:sz="0" w:space="0" w:color="auto"/>
                    <w:bottom w:val="none" w:sz="0" w:space="0" w:color="auto"/>
                    <w:right w:val="none" w:sz="0" w:space="0" w:color="auto"/>
                  </w:divBdr>
                </w:div>
                <w:div w:id="1168404310">
                  <w:marLeft w:val="640"/>
                  <w:marRight w:val="0"/>
                  <w:marTop w:val="0"/>
                  <w:marBottom w:val="0"/>
                  <w:divBdr>
                    <w:top w:val="none" w:sz="0" w:space="0" w:color="auto"/>
                    <w:left w:val="none" w:sz="0" w:space="0" w:color="auto"/>
                    <w:bottom w:val="none" w:sz="0" w:space="0" w:color="auto"/>
                    <w:right w:val="none" w:sz="0" w:space="0" w:color="auto"/>
                  </w:divBdr>
                </w:div>
                <w:div w:id="1271626395">
                  <w:marLeft w:val="640"/>
                  <w:marRight w:val="0"/>
                  <w:marTop w:val="0"/>
                  <w:marBottom w:val="0"/>
                  <w:divBdr>
                    <w:top w:val="none" w:sz="0" w:space="0" w:color="auto"/>
                    <w:left w:val="none" w:sz="0" w:space="0" w:color="auto"/>
                    <w:bottom w:val="none" w:sz="0" w:space="0" w:color="auto"/>
                    <w:right w:val="none" w:sz="0" w:space="0" w:color="auto"/>
                  </w:divBdr>
                </w:div>
                <w:div w:id="1372412349">
                  <w:marLeft w:val="640"/>
                  <w:marRight w:val="0"/>
                  <w:marTop w:val="0"/>
                  <w:marBottom w:val="0"/>
                  <w:divBdr>
                    <w:top w:val="none" w:sz="0" w:space="0" w:color="auto"/>
                    <w:left w:val="none" w:sz="0" w:space="0" w:color="auto"/>
                    <w:bottom w:val="none" w:sz="0" w:space="0" w:color="auto"/>
                    <w:right w:val="none" w:sz="0" w:space="0" w:color="auto"/>
                  </w:divBdr>
                </w:div>
                <w:div w:id="1649362927">
                  <w:marLeft w:val="640"/>
                  <w:marRight w:val="0"/>
                  <w:marTop w:val="0"/>
                  <w:marBottom w:val="0"/>
                  <w:divBdr>
                    <w:top w:val="none" w:sz="0" w:space="0" w:color="auto"/>
                    <w:left w:val="none" w:sz="0" w:space="0" w:color="auto"/>
                    <w:bottom w:val="none" w:sz="0" w:space="0" w:color="auto"/>
                    <w:right w:val="none" w:sz="0" w:space="0" w:color="auto"/>
                  </w:divBdr>
                </w:div>
                <w:div w:id="33509672">
                  <w:marLeft w:val="640"/>
                  <w:marRight w:val="0"/>
                  <w:marTop w:val="0"/>
                  <w:marBottom w:val="0"/>
                  <w:divBdr>
                    <w:top w:val="none" w:sz="0" w:space="0" w:color="auto"/>
                    <w:left w:val="none" w:sz="0" w:space="0" w:color="auto"/>
                    <w:bottom w:val="none" w:sz="0" w:space="0" w:color="auto"/>
                    <w:right w:val="none" w:sz="0" w:space="0" w:color="auto"/>
                  </w:divBdr>
                </w:div>
                <w:div w:id="934051466">
                  <w:marLeft w:val="640"/>
                  <w:marRight w:val="0"/>
                  <w:marTop w:val="0"/>
                  <w:marBottom w:val="0"/>
                  <w:divBdr>
                    <w:top w:val="none" w:sz="0" w:space="0" w:color="auto"/>
                    <w:left w:val="none" w:sz="0" w:space="0" w:color="auto"/>
                    <w:bottom w:val="none" w:sz="0" w:space="0" w:color="auto"/>
                    <w:right w:val="none" w:sz="0" w:space="0" w:color="auto"/>
                  </w:divBdr>
                </w:div>
                <w:div w:id="1421832173">
                  <w:marLeft w:val="640"/>
                  <w:marRight w:val="0"/>
                  <w:marTop w:val="0"/>
                  <w:marBottom w:val="0"/>
                  <w:divBdr>
                    <w:top w:val="none" w:sz="0" w:space="0" w:color="auto"/>
                    <w:left w:val="none" w:sz="0" w:space="0" w:color="auto"/>
                    <w:bottom w:val="none" w:sz="0" w:space="0" w:color="auto"/>
                    <w:right w:val="none" w:sz="0" w:space="0" w:color="auto"/>
                  </w:divBdr>
                </w:div>
                <w:div w:id="792096020">
                  <w:marLeft w:val="640"/>
                  <w:marRight w:val="0"/>
                  <w:marTop w:val="0"/>
                  <w:marBottom w:val="0"/>
                  <w:divBdr>
                    <w:top w:val="none" w:sz="0" w:space="0" w:color="auto"/>
                    <w:left w:val="none" w:sz="0" w:space="0" w:color="auto"/>
                    <w:bottom w:val="none" w:sz="0" w:space="0" w:color="auto"/>
                    <w:right w:val="none" w:sz="0" w:space="0" w:color="auto"/>
                  </w:divBdr>
                </w:div>
                <w:div w:id="1484349385">
                  <w:marLeft w:val="640"/>
                  <w:marRight w:val="0"/>
                  <w:marTop w:val="0"/>
                  <w:marBottom w:val="0"/>
                  <w:divBdr>
                    <w:top w:val="none" w:sz="0" w:space="0" w:color="auto"/>
                    <w:left w:val="none" w:sz="0" w:space="0" w:color="auto"/>
                    <w:bottom w:val="none" w:sz="0" w:space="0" w:color="auto"/>
                    <w:right w:val="none" w:sz="0" w:space="0" w:color="auto"/>
                  </w:divBdr>
                </w:div>
                <w:div w:id="1514875145">
                  <w:marLeft w:val="640"/>
                  <w:marRight w:val="0"/>
                  <w:marTop w:val="0"/>
                  <w:marBottom w:val="0"/>
                  <w:divBdr>
                    <w:top w:val="none" w:sz="0" w:space="0" w:color="auto"/>
                    <w:left w:val="none" w:sz="0" w:space="0" w:color="auto"/>
                    <w:bottom w:val="none" w:sz="0" w:space="0" w:color="auto"/>
                    <w:right w:val="none" w:sz="0" w:space="0" w:color="auto"/>
                  </w:divBdr>
                </w:div>
                <w:div w:id="955063202">
                  <w:marLeft w:val="640"/>
                  <w:marRight w:val="0"/>
                  <w:marTop w:val="0"/>
                  <w:marBottom w:val="0"/>
                  <w:divBdr>
                    <w:top w:val="none" w:sz="0" w:space="0" w:color="auto"/>
                    <w:left w:val="none" w:sz="0" w:space="0" w:color="auto"/>
                    <w:bottom w:val="none" w:sz="0" w:space="0" w:color="auto"/>
                    <w:right w:val="none" w:sz="0" w:space="0" w:color="auto"/>
                  </w:divBdr>
                </w:div>
                <w:div w:id="302464852">
                  <w:marLeft w:val="640"/>
                  <w:marRight w:val="0"/>
                  <w:marTop w:val="0"/>
                  <w:marBottom w:val="0"/>
                  <w:divBdr>
                    <w:top w:val="none" w:sz="0" w:space="0" w:color="auto"/>
                    <w:left w:val="none" w:sz="0" w:space="0" w:color="auto"/>
                    <w:bottom w:val="none" w:sz="0" w:space="0" w:color="auto"/>
                    <w:right w:val="none" w:sz="0" w:space="0" w:color="auto"/>
                  </w:divBdr>
                </w:div>
                <w:div w:id="1543127811">
                  <w:marLeft w:val="640"/>
                  <w:marRight w:val="0"/>
                  <w:marTop w:val="0"/>
                  <w:marBottom w:val="0"/>
                  <w:divBdr>
                    <w:top w:val="none" w:sz="0" w:space="0" w:color="auto"/>
                    <w:left w:val="none" w:sz="0" w:space="0" w:color="auto"/>
                    <w:bottom w:val="none" w:sz="0" w:space="0" w:color="auto"/>
                    <w:right w:val="none" w:sz="0" w:space="0" w:color="auto"/>
                  </w:divBdr>
                </w:div>
                <w:div w:id="253100798">
                  <w:marLeft w:val="640"/>
                  <w:marRight w:val="0"/>
                  <w:marTop w:val="0"/>
                  <w:marBottom w:val="0"/>
                  <w:divBdr>
                    <w:top w:val="none" w:sz="0" w:space="0" w:color="auto"/>
                    <w:left w:val="none" w:sz="0" w:space="0" w:color="auto"/>
                    <w:bottom w:val="none" w:sz="0" w:space="0" w:color="auto"/>
                    <w:right w:val="none" w:sz="0" w:space="0" w:color="auto"/>
                  </w:divBdr>
                </w:div>
                <w:div w:id="1138304784">
                  <w:marLeft w:val="640"/>
                  <w:marRight w:val="0"/>
                  <w:marTop w:val="0"/>
                  <w:marBottom w:val="0"/>
                  <w:divBdr>
                    <w:top w:val="none" w:sz="0" w:space="0" w:color="auto"/>
                    <w:left w:val="none" w:sz="0" w:space="0" w:color="auto"/>
                    <w:bottom w:val="none" w:sz="0" w:space="0" w:color="auto"/>
                    <w:right w:val="none" w:sz="0" w:space="0" w:color="auto"/>
                  </w:divBdr>
                </w:div>
                <w:div w:id="805662178">
                  <w:marLeft w:val="640"/>
                  <w:marRight w:val="0"/>
                  <w:marTop w:val="0"/>
                  <w:marBottom w:val="0"/>
                  <w:divBdr>
                    <w:top w:val="none" w:sz="0" w:space="0" w:color="auto"/>
                    <w:left w:val="none" w:sz="0" w:space="0" w:color="auto"/>
                    <w:bottom w:val="none" w:sz="0" w:space="0" w:color="auto"/>
                    <w:right w:val="none" w:sz="0" w:space="0" w:color="auto"/>
                  </w:divBdr>
                </w:div>
                <w:div w:id="301927516">
                  <w:marLeft w:val="640"/>
                  <w:marRight w:val="0"/>
                  <w:marTop w:val="0"/>
                  <w:marBottom w:val="0"/>
                  <w:divBdr>
                    <w:top w:val="none" w:sz="0" w:space="0" w:color="auto"/>
                    <w:left w:val="none" w:sz="0" w:space="0" w:color="auto"/>
                    <w:bottom w:val="none" w:sz="0" w:space="0" w:color="auto"/>
                    <w:right w:val="none" w:sz="0" w:space="0" w:color="auto"/>
                  </w:divBdr>
                </w:div>
                <w:div w:id="2071462268">
                  <w:marLeft w:val="640"/>
                  <w:marRight w:val="0"/>
                  <w:marTop w:val="0"/>
                  <w:marBottom w:val="0"/>
                  <w:divBdr>
                    <w:top w:val="none" w:sz="0" w:space="0" w:color="auto"/>
                    <w:left w:val="none" w:sz="0" w:space="0" w:color="auto"/>
                    <w:bottom w:val="none" w:sz="0" w:space="0" w:color="auto"/>
                    <w:right w:val="none" w:sz="0" w:space="0" w:color="auto"/>
                  </w:divBdr>
                </w:div>
                <w:div w:id="1272542799">
                  <w:marLeft w:val="640"/>
                  <w:marRight w:val="0"/>
                  <w:marTop w:val="0"/>
                  <w:marBottom w:val="0"/>
                  <w:divBdr>
                    <w:top w:val="none" w:sz="0" w:space="0" w:color="auto"/>
                    <w:left w:val="none" w:sz="0" w:space="0" w:color="auto"/>
                    <w:bottom w:val="none" w:sz="0" w:space="0" w:color="auto"/>
                    <w:right w:val="none" w:sz="0" w:space="0" w:color="auto"/>
                  </w:divBdr>
                </w:div>
                <w:div w:id="1225750976">
                  <w:marLeft w:val="640"/>
                  <w:marRight w:val="0"/>
                  <w:marTop w:val="0"/>
                  <w:marBottom w:val="0"/>
                  <w:divBdr>
                    <w:top w:val="none" w:sz="0" w:space="0" w:color="auto"/>
                    <w:left w:val="none" w:sz="0" w:space="0" w:color="auto"/>
                    <w:bottom w:val="none" w:sz="0" w:space="0" w:color="auto"/>
                    <w:right w:val="none" w:sz="0" w:space="0" w:color="auto"/>
                  </w:divBdr>
                </w:div>
                <w:div w:id="1961182482">
                  <w:marLeft w:val="640"/>
                  <w:marRight w:val="0"/>
                  <w:marTop w:val="0"/>
                  <w:marBottom w:val="0"/>
                  <w:divBdr>
                    <w:top w:val="none" w:sz="0" w:space="0" w:color="auto"/>
                    <w:left w:val="none" w:sz="0" w:space="0" w:color="auto"/>
                    <w:bottom w:val="none" w:sz="0" w:space="0" w:color="auto"/>
                    <w:right w:val="none" w:sz="0" w:space="0" w:color="auto"/>
                  </w:divBdr>
                </w:div>
                <w:div w:id="228346803">
                  <w:marLeft w:val="640"/>
                  <w:marRight w:val="0"/>
                  <w:marTop w:val="0"/>
                  <w:marBottom w:val="0"/>
                  <w:divBdr>
                    <w:top w:val="none" w:sz="0" w:space="0" w:color="auto"/>
                    <w:left w:val="none" w:sz="0" w:space="0" w:color="auto"/>
                    <w:bottom w:val="none" w:sz="0" w:space="0" w:color="auto"/>
                    <w:right w:val="none" w:sz="0" w:space="0" w:color="auto"/>
                  </w:divBdr>
                </w:div>
                <w:div w:id="555776586">
                  <w:marLeft w:val="640"/>
                  <w:marRight w:val="0"/>
                  <w:marTop w:val="0"/>
                  <w:marBottom w:val="0"/>
                  <w:divBdr>
                    <w:top w:val="none" w:sz="0" w:space="0" w:color="auto"/>
                    <w:left w:val="none" w:sz="0" w:space="0" w:color="auto"/>
                    <w:bottom w:val="none" w:sz="0" w:space="0" w:color="auto"/>
                    <w:right w:val="none" w:sz="0" w:space="0" w:color="auto"/>
                  </w:divBdr>
                </w:div>
                <w:div w:id="1716346959">
                  <w:marLeft w:val="640"/>
                  <w:marRight w:val="0"/>
                  <w:marTop w:val="0"/>
                  <w:marBottom w:val="0"/>
                  <w:divBdr>
                    <w:top w:val="none" w:sz="0" w:space="0" w:color="auto"/>
                    <w:left w:val="none" w:sz="0" w:space="0" w:color="auto"/>
                    <w:bottom w:val="none" w:sz="0" w:space="0" w:color="auto"/>
                    <w:right w:val="none" w:sz="0" w:space="0" w:color="auto"/>
                  </w:divBdr>
                </w:div>
                <w:div w:id="109978182">
                  <w:marLeft w:val="640"/>
                  <w:marRight w:val="0"/>
                  <w:marTop w:val="0"/>
                  <w:marBottom w:val="0"/>
                  <w:divBdr>
                    <w:top w:val="none" w:sz="0" w:space="0" w:color="auto"/>
                    <w:left w:val="none" w:sz="0" w:space="0" w:color="auto"/>
                    <w:bottom w:val="none" w:sz="0" w:space="0" w:color="auto"/>
                    <w:right w:val="none" w:sz="0" w:space="0" w:color="auto"/>
                  </w:divBdr>
                </w:div>
                <w:div w:id="1800613130">
                  <w:marLeft w:val="640"/>
                  <w:marRight w:val="0"/>
                  <w:marTop w:val="0"/>
                  <w:marBottom w:val="0"/>
                  <w:divBdr>
                    <w:top w:val="none" w:sz="0" w:space="0" w:color="auto"/>
                    <w:left w:val="none" w:sz="0" w:space="0" w:color="auto"/>
                    <w:bottom w:val="none" w:sz="0" w:space="0" w:color="auto"/>
                    <w:right w:val="none" w:sz="0" w:space="0" w:color="auto"/>
                  </w:divBdr>
                </w:div>
                <w:div w:id="1575511867">
                  <w:marLeft w:val="640"/>
                  <w:marRight w:val="0"/>
                  <w:marTop w:val="0"/>
                  <w:marBottom w:val="0"/>
                  <w:divBdr>
                    <w:top w:val="none" w:sz="0" w:space="0" w:color="auto"/>
                    <w:left w:val="none" w:sz="0" w:space="0" w:color="auto"/>
                    <w:bottom w:val="none" w:sz="0" w:space="0" w:color="auto"/>
                    <w:right w:val="none" w:sz="0" w:space="0" w:color="auto"/>
                  </w:divBdr>
                </w:div>
                <w:div w:id="100925701">
                  <w:marLeft w:val="640"/>
                  <w:marRight w:val="0"/>
                  <w:marTop w:val="0"/>
                  <w:marBottom w:val="0"/>
                  <w:divBdr>
                    <w:top w:val="none" w:sz="0" w:space="0" w:color="auto"/>
                    <w:left w:val="none" w:sz="0" w:space="0" w:color="auto"/>
                    <w:bottom w:val="none" w:sz="0" w:space="0" w:color="auto"/>
                    <w:right w:val="none" w:sz="0" w:space="0" w:color="auto"/>
                  </w:divBdr>
                </w:div>
                <w:div w:id="1629359294">
                  <w:marLeft w:val="640"/>
                  <w:marRight w:val="0"/>
                  <w:marTop w:val="0"/>
                  <w:marBottom w:val="0"/>
                  <w:divBdr>
                    <w:top w:val="none" w:sz="0" w:space="0" w:color="auto"/>
                    <w:left w:val="none" w:sz="0" w:space="0" w:color="auto"/>
                    <w:bottom w:val="none" w:sz="0" w:space="0" w:color="auto"/>
                    <w:right w:val="none" w:sz="0" w:space="0" w:color="auto"/>
                  </w:divBdr>
                </w:div>
                <w:div w:id="635185769">
                  <w:marLeft w:val="640"/>
                  <w:marRight w:val="0"/>
                  <w:marTop w:val="0"/>
                  <w:marBottom w:val="0"/>
                  <w:divBdr>
                    <w:top w:val="none" w:sz="0" w:space="0" w:color="auto"/>
                    <w:left w:val="none" w:sz="0" w:space="0" w:color="auto"/>
                    <w:bottom w:val="none" w:sz="0" w:space="0" w:color="auto"/>
                    <w:right w:val="none" w:sz="0" w:space="0" w:color="auto"/>
                  </w:divBdr>
                </w:div>
                <w:div w:id="1059864276">
                  <w:marLeft w:val="640"/>
                  <w:marRight w:val="0"/>
                  <w:marTop w:val="0"/>
                  <w:marBottom w:val="0"/>
                  <w:divBdr>
                    <w:top w:val="none" w:sz="0" w:space="0" w:color="auto"/>
                    <w:left w:val="none" w:sz="0" w:space="0" w:color="auto"/>
                    <w:bottom w:val="none" w:sz="0" w:space="0" w:color="auto"/>
                    <w:right w:val="none" w:sz="0" w:space="0" w:color="auto"/>
                  </w:divBdr>
                </w:div>
                <w:div w:id="1307054922">
                  <w:marLeft w:val="640"/>
                  <w:marRight w:val="0"/>
                  <w:marTop w:val="0"/>
                  <w:marBottom w:val="0"/>
                  <w:divBdr>
                    <w:top w:val="none" w:sz="0" w:space="0" w:color="auto"/>
                    <w:left w:val="none" w:sz="0" w:space="0" w:color="auto"/>
                    <w:bottom w:val="none" w:sz="0" w:space="0" w:color="auto"/>
                    <w:right w:val="none" w:sz="0" w:space="0" w:color="auto"/>
                  </w:divBdr>
                </w:div>
                <w:div w:id="22168422">
                  <w:marLeft w:val="640"/>
                  <w:marRight w:val="0"/>
                  <w:marTop w:val="0"/>
                  <w:marBottom w:val="0"/>
                  <w:divBdr>
                    <w:top w:val="none" w:sz="0" w:space="0" w:color="auto"/>
                    <w:left w:val="none" w:sz="0" w:space="0" w:color="auto"/>
                    <w:bottom w:val="none" w:sz="0" w:space="0" w:color="auto"/>
                    <w:right w:val="none" w:sz="0" w:space="0" w:color="auto"/>
                  </w:divBdr>
                </w:div>
                <w:div w:id="1140266413">
                  <w:marLeft w:val="640"/>
                  <w:marRight w:val="0"/>
                  <w:marTop w:val="0"/>
                  <w:marBottom w:val="0"/>
                  <w:divBdr>
                    <w:top w:val="none" w:sz="0" w:space="0" w:color="auto"/>
                    <w:left w:val="none" w:sz="0" w:space="0" w:color="auto"/>
                    <w:bottom w:val="none" w:sz="0" w:space="0" w:color="auto"/>
                    <w:right w:val="none" w:sz="0" w:space="0" w:color="auto"/>
                  </w:divBdr>
                </w:div>
                <w:div w:id="208424553">
                  <w:marLeft w:val="640"/>
                  <w:marRight w:val="0"/>
                  <w:marTop w:val="0"/>
                  <w:marBottom w:val="0"/>
                  <w:divBdr>
                    <w:top w:val="none" w:sz="0" w:space="0" w:color="auto"/>
                    <w:left w:val="none" w:sz="0" w:space="0" w:color="auto"/>
                    <w:bottom w:val="none" w:sz="0" w:space="0" w:color="auto"/>
                    <w:right w:val="none" w:sz="0" w:space="0" w:color="auto"/>
                  </w:divBdr>
                </w:div>
                <w:div w:id="231552222">
                  <w:marLeft w:val="640"/>
                  <w:marRight w:val="0"/>
                  <w:marTop w:val="0"/>
                  <w:marBottom w:val="0"/>
                  <w:divBdr>
                    <w:top w:val="none" w:sz="0" w:space="0" w:color="auto"/>
                    <w:left w:val="none" w:sz="0" w:space="0" w:color="auto"/>
                    <w:bottom w:val="none" w:sz="0" w:space="0" w:color="auto"/>
                    <w:right w:val="none" w:sz="0" w:space="0" w:color="auto"/>
                  </w:divBdr>
                </w:div>
                <w:div w:id="948121367">
                  <w:marLeft w:val="640"/>
                  <w:marRight w:val="0"/>
                  <w:marTop w:val="0"/>
                  <w:marBottom w:val="0"/>
                  <w:divBdr>
                    <w:top w:val="none" w:sz="0" w:space="0" w:color="auto"/>
                    <w:left w:val="none" w:sz="0" w:space="0" w:color="auto"/>
                    <w:bottom w:val="none" w:sz="0" w:space="0" w:color="auto"/>
                    <w:right w:val="none" w:sz="0" w:space="0" w:color="auto"/>
                  </w:divBdr>
                </w:div>
                <w:div w:id="1124811022">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553536422">
          <w:marLeft w:val="640"/>
          <w:marRight w:val="0"/>
          <w:marTop w:val="0"/>
          <w:marBottom w:val="0"/>
          <w:divBdr>
            <w:top w:val="none" w:sz="0" w:space="0" w:color="auto"/>
            <w:left w:val="none" w:sz="0" w:space="0" w:color="auto"/>
            <w:bottom w:val="none" w:sz="0" w:space="0" w:color="auto"/>
            <w:right w:val="none" w:sz="0" w:space="0" w:color="auto"/>
          </w:divBdr>
        </w:div>
        <w:div w:id="45371560">
          <w:marLeft w:val="640"/>
          <w:marRight w:val="0"/>
          <w:marTop w:val="0"/>
          <w:marBottom w:val="0"/>
          <w:divBdr>
            <w:top w:val="none" w:sz="0" w:space="0" w:color="auto"/>
            <w:left w:val="none" w:sz="0" w:space="0" w:color="auto"/>
            <w:bottom w:val="none" w:sz="0" w:space="0" w:color="auto"/>
            <w:right w:val="none" w:sz="0" w:space="0" w:color="auto"/>
          </w:divBdr>
        </w:div>
        <w:div w:id="604964184">
          <w:marLeft w:val="640"/>
          <w:marRight w:val="0"/>
          <w:marTop w:val="0"/>
          <w:marBottom w:val="0"/>
          <w:divBdr>
            <w:top w:val="none" w:sz="0" w:space="0" w:color="auto"/>
            <w:left w:val="none" w:sz="0" w:space="0" w:color="auto"/>
            <w:bottom w:val="none" w:sz="0" w:space="0" w:color="auto"/>
            <w:right w:val="none" w:sz="0" w:space="0" w:color="auto"/>
          </w:divBdr>
        </w:div>
        <w:div w:id="1606111004">
          <w:marLeft w:val="640"/>
          <w:marRight w:val="0"/>
          <w:marTop w:val="0"/>
          <w:marBottom w:val="0"/>
          <w:divBdr>
            <w:top w:val="none" w:sz="0" w:space="0" w:color="auto"/>
            <w:left w:val="none" w:sz="0" w:space="0" w:color="auto"/>
            <w:bottom w:val="none" w:sz="0" w:space="0" w:color="auto"/>
            <w:right w:val="none" w:sz="0" w:space="0" w:color="auto"/>
          </w:divBdr>
        </w:div>
        <w:div w:id="2140149829">
          <w:marLeft w:val="640"/>
          <w:marRight w:val="0"/>
          <w:marTop w:val="0"/>
          <w:marBottom w:val="0"/>
          <w:divBdr>
            <w:top w:val="none" w:sz="0" w:space="0" w:color="auto"/>
            <w:left w:val="none" w:sz="0" w:space="0" w:color="auto"/>
            <w:bottom w:val="none" w:sz="0" w:space="0" w:color="auto"/>
            <w:right w:val="none" w:sz="0" w:space="0" w:color="auto"/>
          </w:divBdr>
        </w:div>
        <w:div w:id="1716003100">
          <w:marLeft w:val="640"/>
          <w:marRight w:val="0"/>
          <w:marTop w:val="0"/>
          <w:marBottom w:val="0"/>
          <w:divBdr>
            <w:top w:val="none" w:sz="0" w:space="0" w:color="auto"/>
            <w:left w:val="none" w:sz="0" w:space="0" w:color="auto"/>
            <w:bottom w:val="none" w:sz="0" w:space="0" w:color="auto"/>
            <w:right w:val="none" w:sz="0" w:space="0" w:color="auto"/>
          </w:divBdr>
        </w:div>
        <w:div w:id="583495557">
          <w:marLeft w:val="640"/>
          <w:marRight w:val="0"/>
          <w:marTop w:val="0"/>
          <w:marBottom w:val="0"/>
          <w:divBdr>
            <w:top w:val="none" w:sz="0" w:space="0" w:color="auto"/>
            <w:left w:val="none" w:sz="0" w:space="0" w:color="auto"/>
            <w:bottom w:val="none" w:sz="0" w:space="0" w:color="auto"/>
            <w:right w:val="none" w:sz="0" w:space="0" w:color="auto"/>
          </w:divBdr>
        </w:div>
        <w:div w:id="353531561">
          <w:marLeft w:val="640"/>
          <w:marRight w:val="0"/>
          <w:marTop w:val="0"/>
          <w:marBottom w:val="0"/>
          <w:divBdr>
            <w:top w:val="none" w:sz="0" w:space="0" w:color="auto"/>
            <w:left w:val="none" w:sz="0" w:space="0" w:color="auto"/>
            <w:bottom w:val="none" w:sz="0" w:space="0" w:color="auto"/>
            <w:right w:val="none" w:sz="0" w:space="0" w:color="auto"/>
          </w:divBdr>
        </w:div>
        <w:div w:id="786897387">
          <w:marLeft w:val="640"/>
          <w:marRight w:val="0"/>
          <w:marTop w:val="0"/>
          <w:marBottom w:val="0"/>
          <w:divBdr>
            <w:top w:val="none" w:sz="0" w:space="0" w:color="auto"/>
            <w:left w:val="none" w:sz="0" w:space="0" w:color="auto"/>
            <w:bottom w:val="none" w:sz="0" w:space="0" w:color="auto"/>
            <w:right w:val="none" w:sz="0" w:space="0" w:color="auto"/>
          </w:divBdr>
        </w:div>
        <w:div w:id="1245451925">
          <w:marLeft w:val="640"/>
          <w:marRight w:val="0"/>
          <w:marTop w:val="0"/>
          <w:marBottom w:val="0"/>
          <w:divBdr>
            <w:top w:val="none" w:sz="0" w:space="0" w:color="auto"/>
            <w:left w:val="none" w:sz="0" w:space="0" w:color="auto"/>
            <w:bottom w:val="none" w:sz="0" w:space="0" w:color="auto"/>
            <w:right w:val="none" w:sz="0" w:space="0" w:color="auto"/>
          </w:divBdr>
        </w:div>
        <w:div w:id="1071581072">
          <w:marLeft w:val="640"/>
          <w:marRight w:val="0"/>
          <w:marTop w:val="0"/>
          <w:marBottom w:val="0"/>
          <w:divBdr>
            <w:top w:val="none" w:sz="0" w:space="0" w:color="auto"/>
            <w:left w:val="none" w:sz="0" w:space="0" w:color="auto"/>
            <w:bottom w:val="none" w:sz="0" w:space="0" w:color="auto"/>
            <w:right w:val="none" w:sz="0" w:space="0" w:color="auto"/>
          </w:divBdr>
        </w:div>
        <w:div w:id="643772688">
          <w:marLeft w:val="640"/>
          <w:marRight w:val="0"/>
          <w:marTop w:val="0"/>
          <w:marBottom w:val="0"/>
          <w:divBdr>
            <w:top w:val="none" w:sz="0" w:space="0" w:color="auto"/>
            <w:left w:val="none" w:sz="0" w:space="0" w:color="auto"/>
            <w:bottom w:val="none" w:sz="0" w:space="0" w:color="auto"/>
            <w:right w:val="none" w:sz="0" w:space="0" w:color="auto"/>
          </w:divBdr>
        </w:div>
        <w:div w:id="1803964435">
          <w:marLeft w:val="640"/>
          <w:marRight w:val="0"/>
          <w:marTop w:val="0"/>
          <w:marBottom w:val="0"/>
          <w:divBdr>
            <w:top w:val="none" w:sz="0" w:space="0" w:color="auto"/>
            <w:left w:val="none" w:sz="0" w:space="0" w:color="auto"/>
            <w:bottom w:val="none" w:sz="0" w:space="0" w:color="auto"/>
            <w:right w:val="none" w:sz="0" w:space="0" w:color="auto"/>
          </w:divBdr>
        </w:div>
        <w:div w:id="1519346091">
          <w:marLeft w:val="640"/>
          <w:marRight w:val="0"/>
          <w:marTop w:val="0"/>
          <w:marBottom w:val="0"/>
          <w:divBdr>
            <w:top w:val="none" w:sz="0" w:space="0" w:color="auto"/>
            <w:left w:val="none" w:sz="0" w:space="0" w:color="auto"/>
            <w:bottom w:val="none" w:sz="0" w:space="0" w:color="auto"/>
            <w:right w:val="none" w:sz="0" w:space="0" w:color="auto"/>
          </w:divBdr>
        </w:div>
        <w:div w:id="887495441">
          <w:marLeft w:val="640"/>
          <w:marRight w:val="0"/>
          <w:marTop w:val="0"/>
          <w:marBottom w:val="0"/>
          <w:divBdr>
            <w:top w:val="none" w:sz="0" w:space="0" w:color="auto"/>
            <w:left w:val="none" w:sz="0" w:space="0" w:color="auto"/>
            <w:bottom w:val="none" w:sz="0" w:space="0" w:color="auto"/>
            <w:right w:val="none" w:sz="0" w:space="0" w:color="auto"/>
          </w:divBdr>
        </w:div>
        <w:div w:id="9651362">
          <w:marLeft w:val="640"/>
          <w:marRight w:val="0"/>
          <w:marTop w:val="0"/>
          <w:marBottom w:val="0"/>
          <w:divBdr>
            <w:top w:val="none" w:sz="0" w:space="0" w:color="auto"/>
            <w:left w:val="none" w:sz="0" w:space="0" w:color="auto"/>
            <w:bottom w:val="none" w:sz="0" w:space="0" w:color="auto"/>
            <w:right w:val="none" w:sz="0" w:space="0" w:color="auto"/>
          </w:divBdr>
        </w:div>
        <w:div w:id="286130665">
          <w:marLeft w:val="640"/>
          <w:marRight w:val="0"/>
          <w:marTop w:val="0"/>
          <w:marBottom w:val="0"/>
          <w:divBdr>
            <w:top w:val="none" w:sz="0" w:space="0" w:color="auto"/>
            <w:left w:val="none" w:sz="0" w:space="0" w:color="auto"/>
            <w:bottom w:val="none" w:sz="0" w:space="0" w:color="auto"/>
            <w:right w:val="none" w:sz="0" w:space="0" w:color="auto"/>
          </w:divBdr>
        </w:div>
        <w:div w:id="1417484379">
          <w:marLeft w:val="640"/>
          <w:marRight w:val="0"/>
          <w:marTop w:val="0"/>
          <w:marBottom w:val="0"/>
          <w:divBdr>
            <w:top w:val="none" w:sz="0" w:space="0" w:color="auto"/>
            <w:left w:val="none" w:sz="0" w:space="0" w:color="auto"/>
            <w:bottom w:val="none" w:sz="0" w:space="0" w:color="auto"/>
            <w:right w:val="none" w:sz="0" w:space="0" w:color="auto"/>
          </w:divBdr>
        </w:div>
        <w:div w:id="964776984">
          <w:marLeft w:val="640"/>
          <w:marRight w:val="0"/>
          <w:marTop w:val="0"/>
          <w:marBottom w:val="0"/>
          <w:divBdr>
            <w:top w:val="none" w:sz="0" w:space="0" w:color="auto"/>
            <w:left w:val="none" w:sz="0" w:space="0" w:color="auto"/>
            <w:bottom w:val="none" w:sz="0" w:space="0" w:color="auto"/>
            <w:right w:val="none" w:sz="0" w:space="0" w:color="auto"/>
          </w:divBdr>
        </w:div>
        <w:div w:id="1355114550">
          <w:marLeft w:val="640"/>
          <w:marRight w:val="0"/>
          <w:marTop w:val="0"/>
          <w:marBottom w:val="0"/>
          <w:divBdr>
            <w:top w:val="none" w:sz="0" w:space="0" w:color="auto"/>
            <w:left w:val="none" w:sz="0" w:space="0" w:color="auto"/>
            <w:bottom w:val="none" w:sz="0" w:space="0" w:color="auto"/>
            <w:right w:val="none" w:sz="0" w:space="0" w:color="auto"/>
          </w:divBdr>
        </w:div>
        <w:div w:id="6565916">
          <w:marLeft w:val="640"/>
          <w:marRight w:val="0"/>
          <w:marTop w:val="0"/>
          <w:marBottom w:val="0"/>
          <w:divBdr>
            <w:top w:val="none" w:sz="0" w:space="0" w:color="auto"/>
            <w:left w:val="none" w:sz="0" w:space="0" w:color="auto"/>
            <w:bottom w:val="none" w:sz="0" w:space="0" w:color="auto"/>
            <w:right w:val="none" w:sz="0" w:space="0" w:color="auto"/>
          </w:divBdr>
        </w:div>
        <w:div w:id="788821571">
          <w:marLeft w:val="640"/>
          <w:marRight w:val="0"/>
          <w:marTop w:val="0"/>
          <w:marBottom w:val="0"/>
          <w:divBdr>
            <w:top w:val="none" w:sz="0" w:space="0" w:color="auto"/>
            <w:left w:val="none" w:sz="0" w:space="0" w:color="auto"/>
            <w:bottom w:val="none" w:sz="0" w:space="0" w:color="auto"/>
            <w:right w:val="none" w:sz="0" w:space="0" w:color="auto"/>
          </w:divBdr>
        </w:div>
        <w:div w:id="1465854227">
          <w:marLeft w:val="640"/>
          <w:marRight w:val="0"/>
          <w:marTop w:val="0"/>
          <w:marBottom w:val="0"/>
          <w:divBdr>
            <w:top w:val="none" w:sz="0" w:space="0" w:color="auto"/>
            <w:left w:val="none" w:sz="0" w:space="0" w:color="auto"/>
            <w:bottom w:val="none" w:sz="0" w:space="0" w:color="auto"/>
            <w:right w:val="none" w:sz="0" w:space="0" w:color="auto"/>
          </w:divBdr>
        </w:div>
        <w:div w:id="509638440">
          <w:marLeft w:val="640"/>
          <w:marRight w:val="0"/>
          <w:marTop w:val="0"/>
          <w:marBottom w:val="0"/>
          <w:divBdr>
            <w:top w:val="none" w:sz="0" w:space="0" w:color="auto"/>
            <w:left w:val="none" w:sz="0" w:space="0" w:color="auto"/>
            <w:bottom w:val="none" w:sz="0" w:space="0" w:color="auto"/>
            <w:right w:val="none" w:sz="0" w:space="0" w:color="auto"/>
          </w:divBdr>
        </w:div>
        <w:div w:id="1756904247">
          <w:marLeft w:val="640"/>
          <w:marRight w:val="0"/>
          <w:marTop w:val="0"/>
          <w:marBottom w:val="0"/>
          <w:divBdr>
            <w:top w:val="none" w:sz="0" w:space="0" w:color="auto"/>
            <w:left w:val="none" w:sz="0" w:space="0" w:color="auto"/>
            <w:bottom w:val="none" w:sz="0" w:space="0" w:color="auto"/>
            <w:right w:val="none" w:sz="0" w:space="0" w:color="auto"/>
          </w:divBdr>
        </w:div>
        <w:div w:id="384715811">
          <w:marLeft w:val="640"/>
          <w:marRight w:val="0"/>
          <w:marTop w:val="0"/>
          <w:marBottom w:val="0"/>
          <w:divBdr>
            <w:top w:val="none" w:sz="0" w:space="0" w:color="auto"/>
            <w:left w:val="none" w:sz="0" w:space="0" w:color="auto"/>
            <w:bottom w:val="none" w:sz="0" w:space="0" w:color="auto"/>
            <w:right w:val="none" w:sz="0" w:space="0" w:color="auto"/>
          </w:divBdr>
        </w:div>
        <w:div w:id="134303800">
          <w:marLeft w:val="640"/>
          <w:marRight w:val="0"/>
          <w:marTop w:val="0"/>
          <w:marBottom w:val="0"/>
          <w:divBdr>
            <w:top w:val="none" w:sz="0" w:space="0" w:color="auto"/>
            <w:left w:val="none" w:sz="0" w:space="0" w:color="auto"/>
            <w:bottom w:val="none" w:sz="0" w:space="0" w:color="auto"/>
            <w:right w:val="none" w:sz="0" w:space="0" w:color="auto"/>
          </w:divBdr>
        </w:div>
        <w:div w:id="999504888">
          <w:marLeft w:val="640"/>
          <w:marRight w:val="0"/>
          <w:marTop w:val="0"/>
          <w:marBottom w:val="0"/>
          <w:divBdr>
            <w:top w:val="none" w:sz="0" w:space="0" w:color="auto"/>
            <w:left w:val="none" w:sz="0" w:space="0" w:color="auto"/>
            <w:bottom w:val="none" w:sz="0" w:space="0" w:color="auto"/>
            <w:right w:val="none" w:sz="0" w:space="0" w:color="auto"/>
          </w:divBdr>
        </w:div>
        <w:div w:id="1611550477">
          <w:marLeft w:val="640"/>
          <w:marRight w:val="0"/>
          <w:marTop w:val="0"/>
          <w:marBottom w:val="0"/>
          <w:divBdr>
            <w:top w:val="none" w:sz="0" w:space="0" w:color="auto"/>
            <w:left w:val="none" w:sz="0" w:space="0" w:color="auto"/>
            <w:bottom w:val="none" w:sz="0" w:space="0" w:color="auto"/>
            <w:right w:val="none" w:sz="0" w:space="0" w:color="auto"/>
          </w:divBdr>
        </w:div>
        <w:div w:id="1319504209">
          <w:marLeft w:val="640"/>
          <w:marRight w:val="0"/>
          <w:marTop w:val="0"/>
          <w:marBottom w:val="0"/>
          <w:divBdr>
            <w:top w:val="none" w:sz="0" w:space="0" w:color="auto"/>
            <w:left w:val="none" w:sz="0" w:space="0" w:color="auto"/>
            <w:bottom w:val="none" w:sz="0" w:space="0" w:color="auto"/>
            <w:right w:val="none" w:sz="0" w:space="0" w:color="auto"/>
          </w:divBdr>
        </w:div>
        <w:div w:id="1841042110">
          <w:marLeft w:val="640"/>
          <w:marRight w:val="0"/>
          <w:marTop w:val="0"/>
          <w:marBottom w:val="0"/>
          <w:divBdr>
            <w:top w:val="none" w:sz="0" w:space="0" w:color="auto"/>
            <w:left w:val="none" w:sz="0" w:space="0" w:color="auto"/>
            <w:bottom w:val="none" w:sz="0" w:space="0" w:color="auto"/>
            <w:right w:val="none" w:sz="0" w:space="0" w:color="auto"/>
          </w:divBdr>
        </w:div>
        <w:div w:id="603028586">
          <w:marLeft w:val="640"/>
          <w:marRight w:val="0"/>
          <w:marTop w:val="0"/>
          <w:marBottom w:val="0"/>
          <w:divBdr>
            <w:top w:val="none" w:sz="0" w:space="0" w:color="auto"/>
            <w:left w:val="none" w:sz="0" w:space="0" w:color="auto"/>
            <w:bottom w:val="none" w:sz="0" w:space="0" w:color="auto"/>
            <w:right w:val="none" w:sz="0" w:space="0" w:color="auto"/>
          </w:divBdr>
        </w:div>
        <w:div w:id="980884880">
          <w:marLeft w:val="640"/>
          <w:marRight w:val="0"/>
          <w:marTop w:val="0"/>
          <w:marBottom w:val="0"/>
          <w:divBdr>
            <w:top w:val="none" w:sz="0" w:space="0" w:color="auto"/>
            <w:left w:val="none" w:sz="0" w:space="0" w:color="auto"/>
            <w:bottom w:val="none" w:sz="0" w:space="0" w:color="auto"/>
            <w:right w:val="none" w:sz="0" w:space="0" w:color="auto"/>
          </w:divBdr>
        </w:div>
        <w:div w:id="673920887">
          <w:marLeft w:val="640"/>
          <w:marRight w:val="0"/>
          <w:marTop w:val="0"/>
          <w:marBottom w:val="0"/>
          <w:divBdr>
            <w:top w:val="none" w:sz="0" w:space="0" w:color="auto"/>
            <w:left w:val="none" w:sz="0" w:space="0" w:color="auto"/>
            <w:bottom w:val="none" w:sz="0" w:space="0" w:color="auto"/>
            <w:right w:val="none" w:sz="0" w:space="0" w:color="auto"/>
          </w:divBdr>
        </w:div>
        <w:div w:id="1954050938">
          <w:marLeft w:val="640"/>
          <w:marRight w:val="0"/>
          <w:marTop w:val="0"/>
          <w:marBottom w:val="0"/>
          <w:divBdr>
            <w:top w:val="none" w:sz="0" w:space="0" w:color="auto"/>
            <w:left w:val="none" w:sz="0" w:space="0" w:color="auto"/>
            <w:bottom w:val="none" w:sz="0" w:space="0" w:color="auto"/>
            <w:right w:val="none" w:sz="0" w:space="0" w:color="auto"/>
          </w:divBdr>
        </w:div>
        <w:div w:id="1457220166">
          <w:marLeft w:val="640"/>
          <w:marRight w:val="0"/>
          <w:marTop w:val="0"/>
          <w:marBottom w:val="0"/>
          <w:divBdr>
            <w:top w:val="none" w:sz="0" w:space="0" w:color="auto"/>
            <w:left w:val="none" w:sz="0" w:space="0" w:color="auto"/>
            <w:bottom w:val="none" w:sz="0" w:space="0" w:color="auto"/>
            <w:right w:val="none" w:sz="0" w:space="0" w:color="auto"/>
          </w:divBdr>
        </w:div>
        <w:div w:id="2031295444">
          <w:marLeft w:val="640"/>
          <w:marRight w:val="0"/>
          <w:marTop w:val="0"/>
          <w:marBottom w:val="0"/>
          <w:divBdr>
            <w:top w:val="none" w:sz="0" w:space="0" w:color="auto"/>
            <w:left w:val="none" w:sz="0" w:space="0" w:color="auto"/>
            <w:bottom w:val="none" w:sz="0" w:space="0" w:color="auto"/>
            <w:right w:val="none" w:sz="0" w:space="0" w:color="auto"/>
          </w:divBdr>
        </w:div>
        <w:div w:id="100148111">
          <w:marLeft w:val="640"/>
          <w:marRight w:val="0"/>
          <w:marTop w:val="0"/>
          <w:marBottom w:val="0"/>
          <w:divBdr>
            <w:top w:val="none" w:sz="0" w:space="0" w:color="auto"/>
            <w:left w:val="none" w:sz="0" w:space="0" w:color="auto"/>
            <w:bottom w:val="none" w:sz="0" w:space="0" w:color="auto"/>
            <w:right w:val="none" w:sz="0" w:space="0" w:color="auto"/>
          </w:divBdr>
        </w:div>
        <w:div w:id="471794355">
          <w:marLeft w:val="640"/>
          <w:marRight w:val="0"/>
          <w:marTop w:val="0"/>
          <w:marBottom w:val="0"/>
          <w:divBdr>
            <w:top w:val="none" w:sz="0" w:space="0" w:color="auto"/>
            <w:left w:val="none" w:sz="0" w:space="0" w:color="auto"/>
            <w:bottom w:val="none" w:sz="0" w:space="0" w:color="auto"/>
            <w:right w:val="none" w:sz="0" w:space="0" w:color="auto"/>
          </w:divBdr>
        </w:div>
        <w:div w:id="1855800120">
          <w:marLeft w:val="640"/>
          <w:marRight w:val="0"/>
          <w:marTop w:val="0"/>
          <w:marBottom w:val="0"/>
          <w:divBdr>
            <w:top w:val="none" w:sz="0" w:space="0" w:color="auto"/>
            <w:left w:val="none" w:sz="0" w:space="0" w:color="auto"/>
            <w:bottom w:val="none" w:sz="0" w:space="0" w:color="auto"/>
            <w:right w:val="none" w:sz="0" w:space="0" w:color="auto"/>
          </w:divBdr>
        </w:div>
        <w:div w:id="2033873790">
          <w:marLeft w:val="640"/>
          <w:marRight w:val="0"/>
          <w:marTop w:val="0"/>
          <w:marBottom w:val="0"/>
          <w:divBdr>
            <w:top w:val="none" w:sz="0" w:space="0" w:color="auto"/>
            <w:left w:val="none" w:sz="0" w:space="0" w:color="auto"/>
            <w:bottom w:val="none" w:sz="0" w:space="0" w:color="auto"/>
            <w:right w:val="none" w:sz="0" w:space="0" w:color="auto"/>
          </w:divBdr>
        </w:div>
        <w:div w:id="1439137450">
          <w:marLeft w:val="640"/>
          <w:marRight w:val="0"/>
          <w:marTop w:val="0"/>
          <w:marBottom w:val="0"/>
          <w:divBdr>
            <w:top w:val="none" w:sz="0" w:space="0" w:color="auto"/>
            <w:left w:val="none" w:sz="0" w:space="0" w:color="auto"/>
            <w:bottom w:val="none" w:sz="0" w:space="0" w:color="auto"/>
            <w:right w:val="none" w:sz="0" w:space="0" w:color="auto"/>
          </w:divBdr>
        </w:div>
        <w:div w:id="984891771">
          <w:marLeft w:val="640"/>
          <w:marRight w:val="0"/>
          <w:marTop w:val="0"/>
          <w:marBottom w:val="0"/>
          <w:divBdr>
            <w:top w:val="none" w:sz="0" w:space="0" w:color="auto"/>
            <w:left w:val="none" w:sz="0" w:space="0" w:color="auto"/>
            <w:bottom w:val="none" w:sz="0" w:space="0" w:color="auto"/>
            <w:right w:val="none" w:sz="0" w:space="0" w:color="auto"/>
          </w:divBdr>
        </w:div>
        <w:div w:id="36859011">
          <w:marLeft w:val="640"/>
          <w:marRight w:val="0"/>
          <w:marTop w:val="0"/>
          <w:marBottom w:val="0"/>
          <w:divBdr>
            <w:top w:val="none" w:sz="0" w:space="0" w:color="auto"/>
            <w:left w:val="none" w:sz="0" w:space="0" w:color="auto"/>
            <w:bottom w:val="none" w:sz="0" w:space="0" w:color="auto"/>
            <w:right w:val="none" w:sz="0" w:space="0" w:color="auto"/>
          </w:divBdr>
        </w:div>
        <w:div w:id="511839158">
          <w:marLeft w:val="640"/>
          <w:marRight w:val="0"/>
          <w:marTop w:val="0"/>
          <w:marBottom w:val="0"/>
          <w:divBdr>
            <w:top w:val="none" w:sz="0" w:space="0" w:color="auto"/>
            <w:left w:val="none" w:sz="0" w:space="0" w:color="auto"/>
            <w:bottom w:val="none" w:sz="0" w:space="0" w:color="auto"/>
            <w:right w:val="none" w:sz="0" w:space="0" w:color="auto"/>
          </w:divBdr>
        </w:div>
        <w:div w:id="590892182">
          <w:marLeft w:val="640"/>
          <w:marRight w:val="0"/>
          <w:marTop w:val="0"/>
          <w:marBottom w:val="0"/>
          <w:divBdr>
            <w:top w:val="none" w:sz="0" w:space="0" w:color="auto"/>
            <w:left w:val="none" w:sz="0" w:space="0" w:color="auto"/>
            <w:bottom w:val="none" w:sz="0" w:space="0" w:color="auto"/>
            <w:right w:val="none" w:sz="0" w:space="0" w:color="auto"/>
          </w:divBdr>
        </w:div>
        <w:div w:id="1757366083">
          <w:marLeft w:val="640"/>
          <w:marRight w:val="0"/>
          <w:marTop w:val="0"/>
          <w:marBottom w:val="0"/>
          <w:divBdr>
            <w:top w:val="none" w:sz="0" w:space="0" w:color="auto"/>
            <w:left w:val="none" w:sz="0" w:space="0" w:color="auto"/>
            <w:bottom w:val="none" w:sz="0" w:space="0" w:color="auto"/>
            <w:right w:val="none" w:sz="0" w:space="0" w:color="auto"/>
          </w:divBdr>
        </w:div>
        <w:div w:id="151066367">
          <w:marLeft w:val="640"/>
          <w:marRight w:val="0"/>
          <w:marTop w:val="0"/>
          <w:marBottom w:val="0"/>
          <w:divBdr>
            <w:top w:val="none" w:sz="0" w:space="0" w:color="auto"/>
            <w:left w:val="none" w:sz="0" w:space="0" w:color="auto"/>
            <w:bottom w:val="none" w:sz="0" w:space="0" w:color="auto"/>
            <w:right w:val="none" w:sz="0" w:space="0" w:color="auto"/>
          </w:divBdr>
        </w:div>
        <w:div w:id="1719012745">
          <w:marLeft w:val="640"/>
          <w:marRight w:val="0"/>
          <w:marTop w:val="0"/>
          <w:marBottom w:val="0"/>
          <w:divBdr>
            <w:top w:val="none" w:sz="0" w:space="0" w:color="auto"/>
            <w:left w:val="none" w:sz="0" w:space="0" w:color="auto"/>
            <w:bottom w:val="none" w:sz="0" w:space="0" w:color="auto"/>
            <w:right w:val="none" w:sz="0" w:space="0" w:color="auto"/>
          </w:divBdr>
        </w:div>
        <w:div w:id="371030622">
          <w:marLeft w:val="640"/>
          <w:marRight w:val="0"/>
          <w:marTop w:val="0"/>
          <w:marBottom w:val="0"/>
          <w:divBdr>
            <w:top w:val="none" w:sz="0" w:space="0" w:color="auto"/>
            <w:left w:val="none" w:sz="0" w:space="0" w:color="auto"/>
            <w:bottom w:val="none" w:sz="0" w:space="0" w:color="auto"/>
            <w:right w:val="none" w:sz="0" w:space="0" w:color="auto"/>
          </w:divBdr>
        </w:div>
        <w:div w:id="776634348">
          <w:marLeft w:val="640"/>
          <w:marRight w:val="0"/>
          <w:marTop w:val="0"/>
          <w:marBottom w:val="0"/>
          <w:divBdr>
            <w:top w:val="none" w:sz="0" w:space="0" w:color="auto"/>
            <w:left w:val="none" w:sz="0" w:space="0" w:color="auto"/>
            <w:bottom w:val="none" w:sz="0" w:space="0" w:color="auto"/>
            <w:right w:val="none" w:sz="0" w:space="0" w:color="auto"/>
          </w:divBdr>
        </w:div>
        <w:div w:id="1832598089">
          <w:marLeft w:val="640"/>
          <w:marRight w:val="0"/>
          <w:marTop w:val="0"/>
          <w:marBottom w:val="0"/>
          <w:divBdr>
            <w:top w:val="none" w:sz="0" w:space="0" w:color="auto"/>
            <w:left w:val="none" w:sz="0" w:space="0" w:color="auto"/>
            <w:bottom w:val="none" w:sz="0" w:space="0" w:color="auto"/>
            <w:right w:val="none" w:sz="0" w:space="0" w:color="auto"/>
          </w:divBdr>
        </w:div>
        <w:div w:id="619067726">
          <w:marLeft w:val="640"/>
          <w:marRight w:val="0"/>
          <w:marTop w:val="0"/>
          <w:marBottom w:val="0"/>
          <w:divBdr>
            <w:top w:val="none" w:sz="0" w:space="0" w:color="auto"/>
            <w:left w:val="none" w:sz="0" w:space="0" w:color="auto"/>
            <w:bottom w:val="none" w:sz="0" w:space="0" w:color="auto"/>
            <w:right w:val="none" w:sz="0" w:space="0" w:color="auto"/>
          </w:divBdr>
        </w:div>
        <w:div w:id="1604219770">
          <w:marLeft w:val="640"/>
          <w:marRight w:val="0"/>
          <w:marTop w:val="0"/>
          <w:marBottom w:val="0"/>
          <w:divBdr>
            <w:top w:val="none" w:sz="0" w:space="0" w:color="auto"/>
            <w:left w:val="none" w:sz="0" w:space="0" w:color="auto"/>
            <w:bottom w:val="none" w:sz="0" w:space="0" w:color="auto"/>
            <w:right w:val="none" w:sz="0" w:space="0" w:color="auto"/>
          </w:divBdr>
        </w:div>
        <w:div w:id="323356087">
          <w:marLeft w:val="640"/>
          <w:marRight w:val="0"/>
          <w:marTop w:val="0"/>
          <w:marBottom w:val="0"/>
          <w:divBdr>
            <w:top w:val="none" w:sz="0" w:space="0" w:color="auto"/>
            <w:left w:val="none" w:sz="0" w:space="0" w:color="auto"/>
            <w:bottom w:val="none" w:sz="0" w:space="0" w:color="auto"/>
            <w:right w:val="none" w:sz="0" w:space="0" w:color="auto"/>
          </w:divBdr>
        </w:div>
        <w:div w:id="3553727">
          <w:marLeft w:val="640"/>
          <w:marRight w:val="0"/>
          <w:marTop w:val="0"/>
          <w:marBottom w:val="0"/>
          <w:divBdr>
            <w:top w:val="none" w:sz="0" w:space="0" w:color="auto"/>
            <w:left w:val="none" w:sz="0" w:space="0" w:color="auto"/>
            <w:bottom w:val="none" w:sz="0" w:space="0" w:color="auto"/>
            <w:right w:val="none" w:sz="0" w:space="0" w:color="auto"/>
          </w:divBdr>
        </w:div>
      </w:divsChild>
    </w:div>
    <w:div w:id="2020160559">
      <w:bodyDiv w:val="1"/>
      <w:marLeft w:val="0"/>
      <w:marRight w:val="0"/>
      <w:marTop w:val="0"/>
      <w:marBottom w:val="0"/>
      <w:divBdr>
        <w:top w:val="none" w:sz="0" w:space="0" w:color="auto"/>
        <w:left w:val="none" w:sz="0" w:space="0" w:color="auto"/>
        <w:bottom w:val="none" w:sz="0" w:space="0" w:color="auto"/>
        <w:right w:val="none" w:sz="0" w:space="0" w:color="auto"/>
      </w:divBdr>
    </w:div>
    <w:div w:id="2024630501">
      <w:bodyDiv w:val="1"/>
      <w:marLeft w:val="0"/>
      <w:marRight w:val="0"/>
      <w:marTop w:val="0"/>
      <w:marBottom w:val="0"/>
      <w:divBdr>
        <w:top w:val="none" w:sz="0" w:space="0" w:color="auto"/>
        <w:left w:val="none" w:sz="0" w:space="0" w:color="auto"/>
        <w:bottom w:val="none" w:sz="0" w:space="0" w:color="auto"/>
        <w:right w:val="none" w:sz="0" w:space="0" w:color="auto"/>
      </w:divBdr>
    </w:div>
    <w:div w:id="2026977218">
      <w:bodyDiv w:val="1"/>
      <w:marLeft w:val="0"/>
      <w:marRight w:val="0"/>
      <w:marTop w:val="0"/>
      <w:marBottom w:val="0"/>
      <w:divBdr>
        <w:top w:val="none" w:sz="0" w:space="0" w:color="auto"/>
        <w:left w:val="none" w:sz="0" w:space="0" w:color="auto"/>
        <w:bottom w:val="none" w:sz="0" w:space="0" w:color="auto"/>
        <w:right w:val="none" w:sz="0" w:space="0" w:color="auto"/>
      </w:divBdr>
      <w:divsChild>
        <w:div w:id="531698613">
          <w:marLeft w:val="480"/>
          <w:marRight w:val="0"/>
          <w:marTop w:val="0"/>
          <w:marBottom w:val="0"/>
          <w:divBdr>
            <w:top w:val="none" w:sz="0" w:space="0" w:color="auto"/>
            <w:left w:val="none" w:sz="0" w:space="0" w:color="auto"/>
            <w:bottom w:val="none" w:sz="0" w:space="0" w:color="auto"/>
            <w:right w:val="none" w:sz="0" w:space="0" w:color="auto"/>
          </w:divBdr>
        </w:div>
        <w:div w:id="917522449">
          <w:marLeft w:val="480"/>
          <w:marRight w:val="0"/>
          <w:marTop w:val="0"/>
          <w:marBottom w:val="0"/>
          <w:divBdr>
            <w:top w:val="none" w:sz="0" w:space="0" w:color="auto"/>
            <w:left w:val="none" w:sz="0" w:space="0" w:color="auto"/>
            <w:bottom w:val="none" w:sz="0" w:space="0" w:color="auto"/>
            <w:right w:val="none" w:sz="0" w:space="0" w:color="auto"/>
          </w:divBdr>
        </w:div>
        <w:div w:id="1622959169">
          <w:marLeft w:val="480"/>
          <w:marRight w:val="0"/>
          <w:marTop w:val="0"/>
          <w:marBottom w:val="0"/>
          <w:divBdr>
            <w:top w:val="none" w:sz="0" w:space="0" w:color="auto"/>
            <w:left w:val="none" w:sz="0" w:space="0" w:color="auto"/>
            <w:bottom w:val="none" w:sz="0" w:space="0" w:color="auto"/>
            <w:right w:val="none" w:sz="0" w:space="0" w:color="auto"/>
          </w:divBdr>
        </w:div>
        <w:div w:id="451753258">
          <w:marLeft w:val="480"/>
          <w:marRight w:val="0"/>
          <w:marTop w:val="0"/>
          <w:marBottom w:val="0"/>
          <w:divBdr>
            <w:top w:val="none" w:sz="0" w:space="0" w:color="auto"/>
            <w:left w:val="none" w:sz="0" w:space="0" w:color="auto"/>
            <w:bottom w:val="none" w:sz="0" w:space="0" w:color="auto"/>
            <w:right w:val="none" w:sz="0" w:space="0" w:color="auto"/>
          </w:divBdr>
        </w:div>
        <w:div w:id="2111391086">
          <w:marLeft w:val="480"/>
          <w:marRight w:val="0"/>
          <w:marTop w:val="0"/>
          <w:marBottom w:val="0"/>
          <w:divBdr>
            <w:top w:val="none" w:sz="0" w:space="0" w:color="auto"/>
            <w:left w:val="none" w:sz="0" w:space="0" w:color="auto"/>
            <w:bottom w:val="none" w:sz="0" w:space="0" w:color="auto"/>
            <w:right w:val="none" w:sz="0" w:space="0" w:color="auto"/>
          </w:divBdr>
        </w:div>
        <w:div w:id="2084793374">
          <w:marLeft w:val="480"/>
          <w:marRight w:val="0"/>
          <w:marTop w:val="0"/>
          <w:marBottom w:val="0"/>
          <w:divBdr>
            <w:top w:val="none" w:sz="0" w:space="0" w:color="auto"/>
            <w:left w:val="none" w:sz="0" w:space="0" w:color="auto"/>
            <w:bottom w:val="none" w:sz="0" w:space="0" w:color="auto"/>
            <w:right w:val="none" w:sz="0" w:space="0" w:color="auto"/>
          </w:divBdr>
        </w:div>
        <w:div w:id="601954717">
          <w:marLeft w:val="480"/>
          <w:marRight w:val="0"/>
          <w:marTop w:val="0"/>
          <w:marBottom w:val="0"/>
          <w:divBdr>
            <w:top w:val="none" w:sz="0" w:space="0" w:color="auto"/>
            <w:left w:val="none" w:sz="0" w:space="0" w:color="auto"/>
            <w:bottom w:val="none" w:sz="0" w:space="0" w:color="auto"/>
            <w:right w:val="none" w:sz="0" w:space="0" w:color="auto"/>
          </w:divBdr>
        </w:div>
        <w:div w:id="883980789">
          <w:marLeft w:val="480"/>
          <w:marRight w:val="0"/>
          <w:marTop w:val="0"/>
          <w:marBottom w:val="0"/>
          <w:divBdr>
            <w:top w:val="none" w:sz="0" w:space="0" w:color="auto"/>
            <w:left w:val="none" w:sz="0" w:space="0" w:color="auto"/>
            <w:bottom w:val="none" w:sz="0" w:space="0" w:color="auto"/>
            <w:right w:val="none" w:sz="0" w:space="0" w:color="auto"/>
          </w:divBdr>
        </w:div>
        <w:div w:id="673456103">
          <w:marLeft w:val="480"/>
          <w:marRight w:val="0"/>
          <w:marTop w:val="0"/>
          <w:marBottom w:val="0"/>
          <w:divBdr>
            <w:top w:val="none" w:sz="0" w:space="0" w:color="auto"/>
            <w:left w:val="none" w:sz="0" w:space="0" w:color="auto"/>
            <w:bottom w:val="none" w:sz="0" w:space="0" w:color="auto"/>
            <w:right w:val="none" w:sz="0" w:space="0" w:color="auto"/>
          </w:divBdr>
        </w:div>
        <w:div w:id="1510290044">
          <w:marLeft w:val="480"/>
          <w:marRight w:val="0"/>
          <w:marTop w:val="0"/>
          <w:marBottom w:val="0"/>
          <w:divBdr>
            <w:top w:val="none" w:sz="0" w:space="0" w:color="auto"/>
            <w:left w:val="none" w:sz="0" w:space="0" w:color="auto"/>
            <w:bottom w:val="none" w:sz="0" w:space="0" w:color="auto"/>
            <w:right w:val="none" w:sz="0" w:space="0" w:color="auto"/>
          </w:divBdr>
        </w:div>
        <w:div w:id="1611399373">
          <w:marLeft w:val="480"/>
          <w:marRight w:val="0"/>
          <w:marTop w:val="0"/>
          <w:marBottom w:val="0"/>
          <w:divBdr>
            <w:top w:val="none" w:sz="0" w:space="0" w:color="auto"/>
            <w:left w:val="none" w:sz="0" w:space="0" w:color="auto"/>
            <w:bottom w:val="none" w:sz="0" w:space="0" w:color="auto"/>
            <w:right w:val="none" w:sz="0" w:space="0" w:color="auto"/>
          </w:divBdr>
        </w:div>
        <w:div w:id="433864381">
          <w:marLeft w:val="480"/>
          <w:marRight w:val="0"/>
          <w:marTop w:val="0"/>
          <w:marBottom w:val="0"/>
          <w:divBdr>
            <w:top w:val="none" w:sz="0" w:space="0" w:color="auto"/>
            <w:left w:val="none" w:sz="0" w:space="0" w:color="auto"/>
            <w:bottom w:val="none" w:sz="0" w:space="0" w:color="auto"/>
            <w:right w:val="none" w:sz="0" w:space="0" w:color="auto"/>
          </w:divBdr>
        </w:div>
        <w:div w:id="1834640438">
          <w:marLeft w:val="480"/>
          <w:marRight w:val="0"/>
          <w:marTop w:val="0"/>
          <w:marBottom w:val="0"/>
          <w:divBdr>
            <w:top w:val="none" w:sz="0" w:space="0" w:color="auto"/>
            <w:left w:val="none" w:sz="0" w:space="0" w:color="auto"/>
            <w:bottom w:val="none" w:sz="0" w:space="0" w:color="auto"/>
            <w:right w:val="none" w:sz="0" w:space="0" w:color="auto"/>
          </w:divBdr>
        </w:div>
        <w:div w:id="1842624091">
          <w:marLeft w:val="480"/>
          <w:marRight w:val="0"/>
          <w:marTop w:val="0"/>
          <w:marBottom w:val="0"/>
          <w:divBdr>
            <w:top w:val="none" w:sz="0" w:space="0" w:color="auto"/>
            <w:left w:val="none" w:sz="0" w:space="0" w:color="auto"/>
            <w:bottom w:val="none" w:sz="0" w:space="0" w:color="auto"/>
            <w:right w:val="none" w:sz="0" w:space="0" w:color="auto"/>
          </w:divBdr>
        </w:div>
        <w:div w:id="2087147696">
          <w:marLeft w:val="480"/>
          <w:marRight w:val="0"/>
          <w:marTop w:val="0"/>
          <w:marBottom w:val="0"/>
          <w:divBdr>
            <w:top w:val="none" w:sz="0" w:space="0" w:color="auto"/>
            <w:left w:val="none" w:sz="0" w:space="0" w:color="auto"/>
            <w:bottom w:val="none" w:sz="0" w:space="0" w:color="auto"/>
            <w:right w:val="none" w:sz="0" w:space="0" w:color="auto"/>
          </w:divBdr>
        </w:div>
        <w:div w:id="888957171">
          <w:marLeft w:val="480"/>
          <w:marRight w:val="0"/>
          <w:marTop w:val="0"/>
          <w:marBottom w:val="0"/>
          <w:divBdr>
            <w:top w:val="none" w:sz="0" w:space="0" w:color="auto"/>
            <w:left w:val="none" w:sz="0" w:space="0" w:color="auto"/>
            <w:bottom w:val="none" w:sz="0" w:space="0" w:color="auto"/>
            <w:right w:val="none" w:sz="0" w:space="0" w:color="auto"/>
          </w:divBdr>
        </w:div>
        <w:div w:id="1249803280">
          <w:marLeft w:val="480"/>
          <w:marRight w:val="0"/>
          <w:marTop w:val="0"/>
          <w:marBottom w:val="0"/>
          <w:divBdr>
            <w:top w:val="none" w:sz="0" w:space="0" w:color="auto"/>
            <w:left w:val="none" w:sz="0" w:space="0" w:color="auto"/>
            <w:bottom w:val="none" w:sz="0" w:space="0" w:color="auto"/>
            <w:right w:val="none" w:sz="0" w:space="0" w:color="auto"/>
          </w:divBdr>
        </w:div>
        <w:div w:id="1922250408">
          <w:marLeft w:val="480"/>
          <w:marRight w:val="0"/>
          <w:marTop w:val="0"/>
          <w:marBottom w:val="0"/>
          <w:divBdr>
            <w:top w:val="none" w:sz="0" w:space="0" w:color="auto"/>
            <w:left w:val="none" w:sz="0" w:space="0" w:color="auto"/>
            <w:bottom w:val="none" w:sz="0" w:space="0" w:color="auto"/>
            <w:right w:val="none" w:sz="0" w:space="0" w:color="auto"/>
          </w:divBdr>
        </w:div>
        <w:div w:id="1134450671">
          <w:marLeft w:val="480"/>
          <w:marRight w:val="0"/>
          <w:marTop w:val="0"/>
          <w:marBottom w:val="0"/>
          <w:divBdr>
            <w:top w:val="none" w:sz="0" w:space="0" w:color="auto"/>
            <w:left w:val="none" w:sz="0" w:space="0" w:color="auto"/>
            <w:bottom w:val="none" w:sz="0" w:space="0" w:color="auto"/>
            <w:right w:val="none" w:sz="0" w:space="0" w:color="auto"/>
          </w:divBdr>
        </w:div>
        <w:div w:id="899748197">
          <w:marLeft w:val="480"/>
          <w:marRight w:val="0"/>
          <w:marTop w:val="0"/>
          <w:marBottom w:val="0"/>
          <w:divBdr>
            <w:top w:val="none" w:sz="0" w:space="0" w:color="auto"/>
            <w:left w:val="none" w:sz="0" w:space="0" w:color="auto"/>
            <w:bottom w:val="none" w:sz="0" w:space="0" w:color="auto"/>
            <w:right w:val="none" w:sz="0" w:space="0" w:color="auto"/>
          </w:divBdr>
        </w:div>
        <w:div w:id="110902962">
          <w:marLeft w:val="480"/>
          <w:marRight w:val="0"/>
          <w:marTop w:val="0"/>
          <w:marBottom w:val="0"/>
          <w:divBdr>
            <w:top w:val="none" w:sz="0" w:space="0" w:color="auto"/>
            <w:left w:val="none" w:sz="0" w:space="0" w:color="auto"/>
            <w:bottom w:val="none" w:sz="0" w:space="0" w:color="auto"/>
            <w:right w:val="none" w:sz="0" w:space="0" w:color="auto"/>
          </w:divBdr>
        </w:div>
        <w:div w:id="6913423">
          <w:marLeft w:val="480"/>
          <w:marRight w:val="0"/>
          <w:marTop w:val="0"/>
          <w:marBottom w:val="0"/>
          <w:divBdr>
            <w:top w:val="none" w:sz="0" w:space="0" w:color="auto"/>
            <w:left w:val="none" w:sz="0" w:space="0" w:color="auto"/>
            <w:bottom w:val="none" w:sz="0" w:space="0" w:color="auto"/>
            <w:right w:val="none" w:sz="0" w:space="0" w:color="auto"/>
          </w:divBdr>
        </w:div>
        <w:div w:id="1088503888">
          <w:marLeft w:val="480"/>
          <w:marRight w:val="0"/>
          <w:marTop w:val="0"/>
          <w:marBottom w:val="0"/>
          <w:divBdr>
            <w:top w:val="none" w:sz="0" w:space="0" w:color="auto"/>
            <w:left w:val="none" w:sz="0" w:space="0" w:color="auto"/>
            <w:bottom w:val="none" w:sz="0" w:space="0" w:color="auto"/>
            <w:right w:val="none" w:sz="0" w:space="0" w:color="auto"/>
          </w:divBdr>
        </w:div>
        <w:div w:id="267473327">
          <w:marLeft w:val="480"/>
          <w:marRight w:val="0"/>
          <w:marTop w:val="0"/>
          <w:marBottom w:val="0"/>
          <w:divBdr>
            <w:top w:val="none" w:sz="0" w:space="0" w:color="auto"/>
            <w:left w:val="none" w:sz="0" w:space="0" w:color="auto"/>
            <w:bottom w:val="none" w:sz="0" w:space="0" w:color="auto"/>
            <w:right w:val="none" w:sz="0" w:space="0" w:color="auto"/>
          </w:divBdr>
        </w:div>
        <w:div w:id="849678999">
          <w:marLeft w:val="480"/>
          <w:marRight w:val="0"/>
          <w:marTop w:val="0"/>
          <w:marBottom w:val="0"/>
          <w:divBdr>
            <w:top w:val="none" w:sz="0" w:space="0" w:color="auto"/>
            <w:left w:val="none" w:sz="0" w:space="0" w:color="auto"/>
            <w:bottom w:val="none" w:sz="0" w:space="0" w:color="auto"/>
            <w:right w:val="none" w:sz="0" w:space="0" w:color="auto"/>
          </w:divBdr>
        </w:div>
        <w:div w:id="508835692">
          <w:marLeft w:val="480"/>
          <w:marRight w:val="0"/>
          <w:marTop w:val="0"/>
          <w:marBottom w:val="0"/>
          <w:divBdr>
            <w:top w:val="none" w:sz="0" w:space="0" w:color="auto"/>
            <w:left w:val="none" w:sz="0" w:space="0" w:color="auto"/>
            <w:bottom w:val="none" w:sz="0" w:space="0" w:color="auto"/>
            <w:right w:val="none" w:sz="0" w:space="0" w:color="auto"/>
          </w:divBdr>
        </w:div>
        <w:div w:id="760570562">
          <w:marLeft w:val="480"/>
          <w:marRight w:val="0"/>
          <w:marTop w:val="0"/>
          <w:marBottom w:val="0"/>
          <w:divBdr>
            <w:top w:val="none" w:sz="0" w:space="0" w:color="auto"/>
            <w:left w:val="none" w:sz="0" w:space="0" w:color="auto"/>
            <w:bottom w:val="none" w:sz="0" w:space="0" w:color="auto"/>
            <w:right w:val="none" w:sz="0" w:space="0" w:color="auto"/>
          </w:divBdr>
        </w:div>
        <w:div w:id="1572615095">
          <w:marLeft w:val="480"/>
          <w:marRight w:val="0"/>
          <w:marTop w:val="0"/>
          <w:marBottom w:val="0"/>
          <w:divBdr>
            <w:top w:val="none" w:sz="0" w:space="0" w:color="auto"/>
            <w:left w:val="none" w:sz="0" w:space="0" w:color="auto"/>
            <w:bottom w:val="none" w:sz="0" w:space="0" w:color="auto"/>
            <w:right w:val="none" w:sz="0" w:space="0" w:color="auto"/>
          </w:divBdr>
        </w:div>
        <w:div w:id="1803182800">
          <w:marLeft w:val="480"/>
          <w:marRight w:val="0"/>
          <w:marTop w:val="0"/>
          <w:marBottom w:val="0"/>
          <w:divBdr>
            <w:top w:val="none" w:sz="0" w:space="0" w:color="auto"/>
            <w:left w:val="none" w:sz="0" w:space="0" w:color="auto"/>
            <w:bottom w:val="none" w:sz="0" w:space="0" w:color="auto"/>
            <w:right w:val="none" w:sz="0" w:space="0" w:color="auto"/>
          </w:divBdr>
        </w:div>
        <w:div w:id="162360652">
          <w:marLeft w:val="480"/>
          <w:marRight w:val="0"/>
          <w:marTop w:val="0"/>
          <w:marBottom w:val="0"/>
          <w:divBdr>
            <w:top w:val="none" w:sz="0" w:space="0" w:color="auto"/>
            <w:left w:val="none" w:sz="0" w:space="0" w:color="auto"/>
            <w:bottom w:val="none" w:sz="0" w:space="0" w:color="auto"/>
            <w:right w:val="none" w:sz="0" w:space="0" w:color="auto"/>
          </w:divBdr>
        </w:div>
        <w:div w:id="196704901">
          <w:marLeft w:val="480"/>
          <w:marRight w:val="0"/>
          <w:marTop w:val="0"/>
          <w:marBottom w:val="0"/>
          <w:divBdr>
            <w:top w:val="none" w:sz="0" w:space="0" w:color="auto"/>
            <w:left w:val="none" w:sz="0" w:space="0" w:color="auto"/>
            <w:bottom w:val="none" w:sz="0" w:space="0" w:color="auto"/>
            <w:right w:val="none" w:sz="0" w:space="0" w:color="auto"/>
          </w:divBdr>
        </w:div>
        <w:div w:id="623577566">
          <w:marLeft w:val="480"/>
          <w:marRight w:val="0"/>
          <w:marTop w:val="0"/>
          <w:marBottom w:val="0"/>
          <w:divBdr>
            <w:top w:val="none" w:sz="0" w:space="0" w:color="auto"/>
            <w:left w:val="none" w:sz="0" w:space="0" w:color="auto"/>
            <w:bottom w:val="none" w:sz="0" w:space="0" w:color="auto"/>
            <w:right w:val="none" w:sz="0" w:space="0" w:color="auto"/>
          </w:divBdr>
        </w:div>
        <w:div w:id="1591088007">
          <w:marLeft w:val="480"/>
          <w:marRight w:val="0"/>
          <w:marTop w:val="0"/>
          <w:marBottom w:val="0"/>
          <w:divBdr>
            <w:top w:val="none" w:sz="0" w:space="0" w:color="auto"/>
            <w:left w:val="none" w:sz="0" w:space="0" w:color="auto"/>
            <w:bottom w:val="none" w:sz="0" w:space="0" w:color="auto"/>
            <w:right w:val="none" w:sz="0" w:space="0" w:color="auto"/>
          </w:divBdr>
        </w:div>
        <w:div w:id="561869627">
          <w:marLeft w:val="480"/>
          <w:marRight w:val="0"/>
          <w:marTop w:val="0"/>
          <w:marBottom w:val="0"/>
          <w:divBdr>
            <w:top w:val="none" w:sz="0" w:space="0" w:color="auto"/>
            <w:left w:val="none" w:sz="0" w:space="0" w:color="auto"/>
            <w:bottom w:val="none" w:sz="0" w:space="0" w:color="auto"/>
            <w:right w:val="none" w:sz="0" w:space="0" w:color="auto"/>
          </w:divBdr>
        </w:div>
        <w:div w:id="1165708054">
          <w:marLeft w:val="480"/>
          <w:marRight w:val="0"/>
          <w:marTop w:val="0"/>
          <w:marBottom w:val="0"/>
          <w:divBdr>
            <w:top w:val="none" w:sz="0" w:space="0" w:color="auto"/>
            <w:left w:val="none" w:sz="0" w:space="0" w:color="auto"/>
            <w:bottom w:val="none" w:sz="0" w:space="0" w:color="auto"/>
            <w:right w:val="none" w:sz="0" w:space="0" w:color="auto"/>
          </w:divBdr>
        </w:div>
        <w:div w:id="1123041958">
          <w:marLeft w:val="480"/>
          <w:marRight w:val="0"/>
          <w:marTop w:val="0"/>
          <w:marBottom w:val="0"/>
          <w:divBdr>
            <w:top w:val="none" w:sz="0" w:space="0" w:color="auto"/>
            <w:left w:val="none" w:sz="0" w:space="0" w:color="auto"/>
            <w:bottom w:val="none" w:sz="0" w:space="0" w:color="auto"/>
            <w:right w:val="none" w:sz="0" w:space="0" w:color="auto"/>
          </w:divBdr>
        </w:div>
        <w:div w:id="2100372264">
          <w:marLeft w:val="480"/>
          <w:marRight w:val="0"/>
          <w:marTop w:val="0"/>
          <w:marBottom w:val="0"/>
          <w:divBdr>
            <w:top w:val="none" w:sz="0" w:space="0" w:color="auto"/>
            <w:left w:val="none" w:sz="0" w:space="0" w:color="auto"/>
            <w:bottom w:val="none" w:sz="0" w:space="0" w:color="auto"/>
            <w:right w:val="none" w:sz="0" w:space="0" w:color="auto"/>
          </w:divBdr>
        </w:div>
        <w:div w:id="2077900546">
          <w:marLeft w:val="480"/>
          <w:marRight w:val="0"/>
          <w:marTop w:val="0"/>
          <w:marBottom w:val="0"/>
          <w:divBdr>
            <w:top w:val="none" w:sz="0" w:space="0" w:color="auto"/>
            <w:left w:val="none" w:sz="0" w:space="0" w:color="auto"/>
            <w:bottom w:val="none" w:sz="0" w:space="0" w:color="auto"/>
            <w:right w:val="none" w:sz="0" w:space="0" w:color="auto"/>
          </w:divBdr>
        </w:div>
        <w:div w:id="2050255924">
          <w:marLeft w:val="480"/>
          <w:marRight w:val="0"/>
          <w:marTop w:val="0"/>
          <w:marBottom w:val="0"/>
          <w:divBdr>
            <w:top w:val="none" w:sz="0" w:space="0" w:color="auto"/>
            <w:left w:val="none" w:sz="0" w:space="0" w:color="auto"/>
            <w:bottom w:val="none" w:sz="0" w:space="0" w:color="auto"/>
            <w:right w:val="none" w:sz="0" w:space="0" w:color="auto"/>
          </w:divBdr>
        </w:div>
        <w:div w:id="825435626">
          <w:marLeft w:val="480"/>
          <w:marRight w:val="0"/>
          <w:marTop w:val="0"/>
          <w:marBottom w:val="0"/>
          <w:divBdr>
            <w:top w:val="none" w:sz="0" w:space="0" w:color="auto"/>
            <w:left w:val="none" w:sz="0" w:space="0" w:color="auto"/>
            <w:bottom w:val="none" w:sz="0" w:space="0" w:color="auto"/>
            <w:right w:val="none" w:sz="0" w:space="0" w:color="auto"/>
          </w:divBdr>
        </w:div>
        <w:div w:id="2111077198">
          <w:marLeft w:val="480"/>
          <w:marRight w:val="0"/>
          <w:marTop w:val="0"/>
          <w:marBottom w:val="0"/>
          <w:divBdr>
            <w:top w:val="none" w:sz="0" w:space="0" w:color="auto"/>
            <w:left w:val="none" w:sz="0" w:space="0" w:color="auto"/>
            <w:bottom w:val="none" w:sz="0" w:space="0" w:color="auto"/>
            <w:right w:val="none" w:sz="0" w:space="0" w:color="auto"/>
          </w:divBdr>
        </w:div>
        <w:div w:id="74013852">
          <w:marLeft w:val="480"/>
          <w:marRight w:val="0"/>
          <w:marTop w:val="0"/>
          <w:marBottom w:val="0"/>
          <w:divBdr>
            <w:top w:val="none" w:sz="0" w:space="0" w:color="auto"/>
            <w:left w:val="none" w:sz="0" w:space="0" w:color="auto"/>
            <w:bottom w:val="none" w:sz="0" w:space="0" w:color="auto"/>
            <w:right w:val="none" w:sz="0" w:space="0" w:color="auto"/>
          </w:divBdr>
        </w:div>
        <w:div w:id="1874077396">
          <w:marLeft w:val="480"/>
          <w:marRight w:val="0"/>
          <w:marTop w:val="0"/>
          <w:marBottom w:val="0"/>
          <w:divBdr>
            <w:top w:val="none" w:sz="0" w:space="0" w:color="auto"/>
            <w:left w:val="none" w:sz="0" w:space="0" w:color="auto"/>
            <w:bottom w:val="none" w:sz="0" w:space="0" w:color="auto"/>
            <w:right w:val="none" w:sz="0" w:space="0" w:color="auto"/>
          </w:divBdr>
        </w:div>
        <w:div w:id="720442263">
          <w:marLeft w:val="480"/>
          <w:marRight w:val="0"/>
          <w:marTop w:val="0"/>
          <w:marBottom w:val="0"/>
          <w:divBdr>
            <w:top w:val="none" w:sz="0" w:space="0" w:color="auto"/>
            <w:left w:val="none" w:sz="0" w:space="0" w:color="auto"/>
            <w:bottom w:val="none" w:sz="0" w:space="0" w:color="auto"/>
            <w:right w:val="none" w:sz="0" w:space="0" w:color="auto"/>
          </w:divBdr>
        </w:div>
        <w:div w:id="620187705">
          <w:marLeft w:val="480"/>
          <w:marRight w:val="0"/>
          <w:marTop w:val="0"/>
          <w:marBottom w:val="0"/>
          <w:divBdr>
            <w:top w:val="none" w:sz="0" w:space="0" w:color="auto"/>
            <w:left w:val="none" w:sz="0" w:space="0" w:color="auto"/>
            <w:bottom w:val="none" w:sz="0" w:space="0" w:color="auto"/>
            <w:right w:val="none" w:sz="0" w:space="0" w:color="auto"/>
          </w:divBdr>
        </w:div>
        <w:div w:id="2079982569">
          <w:marLeft w:val="480"/>
          <w:marRight w:val="0"/>
          <w:marTop w:val="0"/>
          <w:marBottom w:val="0"/>
          <w:divBdr>
            <w:top w:val="none" w:sz="0" w:space="0" w:color="auto"/>
            <w:left w:val="none" w:sz="0" w:space="0" w:color="auto"/>
            <w:bottom w:val="none" w:sz="0" w:space="0" w:color="auto"/>
            <w:right w:val="none" w:sz="0" w:space="0" w:color="auto"/>
          </w:divBdr>
        </w:div>
        <w:div w:id="1791701855">
          <w:marLeft w:val="480"/>
          <w:marRight w:val="0"/>
          <w:marTop w:val="0"/>
          <w:marBottom w:val="0"/>
          <w:divBdr>
            <w:top w:val="none" w:sz="0" w:space="0" w:color="auto"/>
            <w:left w:val="none" w:sz="0" w:space="0" w:color="auto"/>
            <w:bottom w:val="none" w:sz="0" w:space="0" w:color="auto"/>
            <w:right w:val="none" w:sz="0" w:space="0" w:color="auto"/>
          </w:divBdr>
        </w:div>
        <w:div w:id="232859432">
          <w:marLeft w:val="480"/>
          <w:marRight w:val="0"/>
          <w:marTop w:val="0"/>
          <w:marBottom w:val="0"/>
          <w:divBdr>
            <w:top w:val="none" w:sz="0" w:space="0" w:color="auto"/>
            <w:left w:val="none" w:sz="0" w:space="0" w:color="auto"/>
            <w:bottom w:val="none" w:sz="0" w:space="0" w:color="auto"/>
            <w:right w:val="none" w:sz="0" w:space="0" w:color="auto"/>
          </w:divBdr>
        </w:div>
        <w:div w:id="1912083798">
          <w:marLeft w:val="480"/>
          <w:marRight w:val="0"/>
          <w:marTop w:val="0"/>
          <w:marBottom w:val="0"/>
          <w:divBdr>
            <w:top w:val="none" w:sz="0" w:space="0" w:color="auto"/>
            <w:left w:val="none" w:sz="0" w:space="0" w:color="auto"/>
            <w:bottom w:val="none" w:sz="0" w:space="0" w:color="auto"/>
            <w:right w:val="none" w:sz="0" w:space="0" w:color="auto"/>
          </w:divBdr>
        </w:div>
        <w:div w:id="220673878">
          <w:marLeft w:val="480"/>
          <w:marRight w:val="0"/>
          <w:marTop w:val="0"/>
          <w:marBottom w:val="0"/>
          <w:divBdr>
            <w:top w:val="none" w:sz="0" w:space="0" w:color="auto"/>
            <w:left w:val="none" w:sz="0" w:space="0" w:color="auto"/>
            <w:bottom w:val="none" w:sz="0" w:space="0" w:color="auto"/>
            <w:right w:val="none" w:sz="0" w:space="0" w:color="auto"/>
          </w:divBdr>
        </w:div>
        <w:div w:id="188952614">
          <w:marLeft w:val="480"/>
          <w:marRight w:val="0"/>
          <w:marTop w:val="0"/>
          <w:marBottom w:val="0"/>
          <w:divBdr>
            <w:top w:val="none" w:sz="0" w:space="0" w:color="auto"/>
            <w:left w:val="none" w:sz="0" w:space="0" w:color="auto"/>
            <w:bottom w:val="none" w:sz="0" w:space="0" w:color="auto"/>
            <w:right w:val="none" w:sz="0" w:space="0" w:color="auto"/>
          </w:divBdr>
        </w:div>
        <w:div w:id="1058280396">
          <w:marLeft w:val="480"/>
          <w:marRight w:val="0"/>
          <w:marTop w:val="0"/>
          <w:marBottom w:val="0"/>
          <w:divBdr>
            <w:top w:val="none" w:sz="0" w:space="0" w:color="auto"/>
            <w:left w:val="none" w:sz="0" w:space="0" w:color="auto"/>
            <w:bottom w:val="none" w:sz="0" w:space="0" w:color="auto"/>
            <w:right w:val="none" w:sz="0" w:space="0" w:color="auto"/>
          </w:divBdr>
        </w:div>
        <w:div w:id="1718313482">
          <w:marLeft w:val="480"/>
          <w:marRight w:val="0"/>
          <w:marTop w:val="0"/>
          <w:marBottom w:val="0"/>
          <w:divBdr>
            <w:top w:val="none" w:sz="0" w:space="0" w:color="auto"/>
            <w:left w:val="none" w:sz="0" w:space="0" w:color="auto"/>
            <w:bottom w:val="none" w:sz="0" w:space="0" w:color="auto"/>
            <w:right w:val="none" w:sz="0" w:space="0" w:color="auto"/>
          </w:divBdr>
        </w:div>
        <w:div w:id="125778518">
          <w:marLeft w:val="480"/>
          <w:marRight w:val="0"/>
          <w:marTop w:val="0"/>
          <w:marBottom w:val="0"/>
          <w:divBdr>
            <w:top w:val="none" w:sz="0" w:space="0" w:color="auto"/>
            <w:left w:val="none" w:sz="0" w:space="0" w:color="auto"/>
            <w:bottom w:val="none" w:sz="0" w:space="0" w:color="auto"/>
            <w:right w:val="none" w:sz="0" w:space="0" w:color="auto"/>
          </w:divBdr>
        </w:div>
        <w:div w:id="61870886">
          <w:marLeft w:val="480"/>
          <w:marRight w:val="0"/>
          <w:marTop w:val="0"/>
          <w:marBottom w:val="0"/>
          <w:divBdr>
            <w:top w:val="none" w:sz="0" w:space="0" w:color="auto"/>
            <w:left w:val="none" w:sz="0" w:space="0" w:color="auto"/>
            <w:bottom w:val="none" w:sz="0" w:space="0" w:color="auto"/>
            <w:right w:val="none" w:sz="0" w:space="0" w:color="auto"/>
          </w:divBdr>
        </w:div>
        <w:div w:id="808743937">
          <w:marLeft w:val="480"/>
          <w:marRight w:val="0"/>
          <w:marTop w:val="0"/>
          <w:marBottom w:val="0"/>
          <w:divBdr>
            <w:top w:val="none" w:sz="0" w:space="0" w:color="auto"/>
            <w:left w:val="none" w:sz="0" w:space="0" w:color="auto"/>
            <w:bottom w:val="none" w:sz="0" w:space="0" w:color="auto"/>
            <w:right w:val="none" w:sz="0" w:space="0" w:color="auto"/>
          </w:divBdr>
        </w:div>
        <w:div w:id="1636644419">
          <w:marLeft w:val="480"/>
          <w:marRight w:val="0"/>
          <w:marTop w:val="0"/>
          <w:marBottom w:val="0"/>
          <w:divBdr>
            <w:top w:val="none" w:sz="0" w:space="0" w:color="auto"/>
            <w:left w:val="none" w:sz="0" w:space="0" w:color="auto"/>
            <w:bottom w:val="none" w:sz="0" w:space="0" w:color="auto"/>
            <w:right w:val="none" w:sz="0" w:space="0" w:color="auto"/>
          </w:divBdr>
        </w:div>
      </w:divsChild>
    </w:div>
    <w:div w:id="2029678425">
      <w:bodyDiv w:val="1"/>
      <w:marLeft w:val="0"/>
      <w:marRight w:val="0"/>
      <w:marTop w:val="0"/>
      <w:marBottom w:val="0"/>
      <w:divBdr>
        <w:top w:val="none" w:sz="0" w:space="0" w:color="auto"/>
        <w:left w:val="none" w:sz="0" w:space="0" w:color="auto"/>
        <w:bottom w:val="none" w:sz="0" w:space="0" w:color="auto"/>
        <w:right w:val="none" w:sz="0" w:space="0" w:color="auto"/>
      </w:divBdr>
    </w:div>
    <w:div w:id="2031950620">
      <w:bodyDiv w:val="1"/>
      <w:marLeft w:val="0"/>
      <w:marRight w:val="0"/>
      <w:marTop w:val="0"/>
      <w:marBottom w:val="0"/>
      <w:divBdr>
        <w:top w:val="none" w:sz="0" w:space="0" w:color="auto"/>
        <w:left w:val="none" w:sz="0" w:space="0" w:color="auto"/>
        <w:bottom w:val="none" w:sz="0" w:space="0" w:color="auto"/>
        <w:right w:val="none" w:sz="0" w:space="0" w:color="auto"/>
      </w:divBdr>
    </w:div>
    <w:div w:id="2035381546">
      <w:bodyDiv w:val="1"/>
      <w:marLeft w:val="0"/>
      <w:marRight w:val="0"/>
      <w:marTop w:val="0"/>
      <w:marBottom w:val="0"/>
      <w:divBdr>
        <w:top w:val="none" w:sz="0" w:space="0" w:color="auto"/>
        <w:left w:val="none" w:sz="0" w:space="0" w:color="auto"/>
        <w:bottom w:val="none" w:sz="0" w:space="0" w:color="auto"/>
        <w:right w:val="none" w:sz="0" w:space="0" w:color="auto"/>
      </w:divBdr>
    </w:div>
    <w:div w:id="2037073114">
      <w:bodyDiv w:val="1"/>
      <w:marLeft w:val="0"/>
      <w:marRight w:val="0"/>
      <w:marTop w:val="0"/>
      <w:marBottom w:val="0"/>
      <w:divBdr>
        <w:top w:val="none" w:sz="0" w:space="0" w:color="auto"/>
        <w:left w:val="none" w:sz="0" w:space="0" w:color="auto"/>
        <w:bottom w:val="none" w:sz="0" w:space="0" w:color="auto"/>
        <w:right w:val="none" w:sz="0" w:space="0" w:color="auto"/>
      </w:divBdr>
    </w:div>
    <w:div w:id="2037384471">
      <w:bodyDiv w:val="1"/>
      <w:marLeft w:val="0"/>
      <w:marRight w:val="0"/>
      <w:marTop w:val="0"/>
      <w:marBottom w:val="0"/>
      <w:divBdr>
        <w:top w:val="none" w:sz="0" w:space="0" w:color="auto"/>
        <w:left w:val="none" w:sz="0" w:space="0" w:color="auto"/>
        <w:bottom w:val="none" w:sz="0" w:space="0" w:color="auto"/>
        <w:right w:val="none" w:sz="0" w:space="0" w:color="auto"/>
      </w:divBdr>
    </w:div>
    <w:div w:id="2043432383">
      <w:bodyDiv w:val="1"/>
      <w:marLeft w:val="0"/>
      <w:marRight w:val="0"/>
      <w:marTop w:val="0"/>
      <w:marBottom w:val="0"/>
      <w:divBdr>
        <w:top w:val="none" w:sz="0" w:space="0" w:color="auto"/>
        <w:left w:val="none" w:sz="0" w:space="0" w:color="auto"/>
        <w:bottom w:val="none" w:sz="0" w:space="0" w:color="auto"/>
        <w:right w:val="none" w:sz="0" w:space="0" w:color="auto"/>
      </w:divBdr>
    </w:div>
    <w:div w:id="2048950006">
      <w:bodyDiv w:val="1"/>
      <w:marLeft w:val="0"/>
      <w:marRight w:val="0"/>
      <w:marTop w:val="0"/>
      <w:marBottom w:val="0"/>
      <w:divBdr>
        <w:top w:val="none" w:sz="0" w:space="0" w:color="auto"/>
        <w:left w:val="none" w:sz="0" w:space="0" w:color="auto"/>
        <w:bottom w:val="none" w:sz="0" w:space="0" w:color="auto"/>
        <w:right w:val="none" w:sz="0" w:space="0" w:color="auto"/>
      </w:divBdr>
    </w:div>
    <w:div w:id="2054235407">
      <w:bodyDiv w:val="1"/>
      <w:marLeft w:val="0"/>
      <w:marRight w:val="0"/>
      <w:marTop w:val="0"/>
      <w:marBottom w:val="0"/>
      <w:divBdr>
        <w:top w:val="none" w:sz="0" w:space="0" w:color="auto"/>
        <w:left w:val="none" w:sz="0" w:space="0" w:color="auto"/>
        <w:bottom w:val="none" w:sz="0" w:space="0" w:color="auto"/>
        <w:right w:val="none" w:sz="0" w:space="0" w:color="auto"/>
      </w:divBdr>
    </w:div>
    <w:div w:id="2055815002">
      <w:bodyDiv w:val="1"/>
      <w:marLeft w:val="0"/>
      <w:marRight w:val="0"/>
      <w:marTop w:val="0"/>
      <w:marBottom w:val="0"/>
      <w:divBdr>
        <w:top w:val="none" w:sz="0" w:space="0" w:color="auto"/>
        <w:left w:val="none" w:sz="0" w:space="0" w:color="auto"/>
        <w:bottom w:val="none" w:sz="0" w:space="0" w:color="auto"/>
        <w:right w:val="none" w:sz="0" w:space="0" w:color="auto"/>
      </w:divBdr>
      <w:divsChild>
        <w:div w:id="1816409058">
          <w:marLeft w:val="640"/>
          <w:marRight w:val="0"/>
          <w:marTop w:val="0"/>
          <w:marBottom w:val="0"/>
          <w:divBdr>
            <w:top w:val="none" w:sz="0" w:space="0" w:color="auto"/>
            <w:left w:val="none" w:sz="0" w:space="0" w:color="auto"/>
            <w:bottom w:val="none" w:sz="0" w:space="0" w:color="auto"/>
            <w:right w:val="none" w:sz="0" w:space="0" w:color="auto"/>
          </w:divBdr>
        </w:div>
        <w:div w:id="1747919929">
          <w:marLeft w:val="640"/>
          <w:marRight w:val="0"/>
          <w:marTop w:val="0"/>
          <w:marBottom w:val="0"/>
          <w:divBdr>
            <w:top w:val="none" w:sz="0" w:space="0" w:color="auto"/>
            <w:left w:val="none" w:sz="0" w:space="0" w:color="auto"/>
            <w:bottom w:val="none" w:sz="0" w:space="0" w:color="auto"/>
            <w:right w:val="none" w:sz="0" w:space="0" w:color="auto"/>
          </w:divBdr>
        </w:div>
        <w:div w:id="1015349849">
          <w:marLeft w:val="640"/>
          <w:marRight w:val="0"/>
          <w:marTop w:val="0"/>
          <w:marBottom w:val="0"/>
          <w:divBdr>
            <w:top w:val="none" w:sz="0" w:space="0" w:color="auto"/>
            <w:left w:val="none" w:sz="0" w:space="0" w:color="auto"/>
            <w:bottom w:val="none" w:sz="0" w:space="0" w:color="auto"/>
            <w:right w:val="none" w:sz="0" w:space="0" w:color="auto"/>
          </w:divBdr>
        </w:div>
        <w:div w:id="1150093670">
          <w:marLeft w:val="640"/>
          <w:marRight w:val="0"/>
          <w:marTop w:val="0"/>
          <w:marBottom w:val="0"/>
          <w:divBdr>
            <w:top w:val="none" w:sz="0" w:space="0" w:color="auto"/>
            <w:left w:val="none" w:sz="0" w:space="0" w:color="auto"/>
            <w:bottom w:val="none" w:sz="0" w:space="0" w:color="auto"/>
            <w:right w:val="none" w:sz="0" w:space="0" w:color="auto"/>
          </w:divBdr>
        </w:div>
        <w:div w:id="1695420207">
          <w:marLeft w:val="640"/>
          <w:marRight w:val="0"/>
          <w:marTop w:val="0"/>
          <w:marBottom w:val="0"/>
          <w:divBdr>
            <w:top w:val="none" w:sz="0" w:space="0" w:color="auto"/>
            <w:left w:val="none" w:sz="0" w:space="0" w:color="auto"/>
            <w:bottom w:val="none" w:sz="0" w:space="0" w:color="auto"/>
            <w:right w:val="none" w:sz="0" w:space="0" w:color="auto"/>
          </w:divBdr>
        </w:div>
        <w:div w:id="961810316">
          <w:marLeft w:val="640"/>
          <w:marRight w:val="0"/>
          <w:marTop w:val="0"/>
          <w:marBottom w:val="0"/>
          <w:divBdr>
            <w:top w:val="none" w:sz="0" w:space="0" w:color="auto"/>
            <w:left w:val="none" w:sz="0" w:space="0" w:color="auto"/>
            <w:bottom w:val="none" w:sz="0" w:space="0" w:color="auto"/>
            <w:right w:val="none" w:sz="0" w:space="0" w:color="auto"/>
          </w:divBdr>
        </w:div>
        <w:div w:id="1385258672">
          <w:marLeft w:val="640"/>
          <w:marRight w:val="0"/>
          <w:marTop w:val="0"/>
          <w:marBottom w:val="0"/>
          <w:divBdr>
            <w:top w:val="none" w:sz="0" w:space="0" w:color="auto"/>
            <w:left w:val="none" w:sz="0" w:space="0" w:color="auto"/>
            <w:bottom w:val="none" w:sz="0" w:space="0" w:color="auto"/>
            <w:right w:val="none" w:sz="0" w:space="0" w:color="auto"/>
          </w:divBdr>
        </w:div>
        <w:div w:id="922953578">
          <w:marLeft w:val="640"/>
          <w:marRight w:val="0"/>
          <w:marTop w:val="0"/>
          <w:marBottom w:val="0"/>
          <w:divBdr>
            <w:top w:val="none" w:sz="0" w:space="0" w:color="auto"/>
            <w:left w:val="none" w:sz="0" w:space="0" w:color="auto"/>
            <w:bottom w:val="none" w:sz="0" w:space="0" w:color="auto"/>
            <w:right w:val="none" w:sz="0" w:space="0" w:color="auto"/>
          </w:divBdr>
        </w:div>
        <w:div w:id="1775395221">
          <w:marLeft w:val="640"/>
          <w:marRight w:val="0"/>
          <w:marTop w:val="0"/>
          <w:marBottom w:val="0"/>
          <w:divBdr>
            <w:top w:val="none" w:sz="0" w:space="0" w:color="auto"/>
            <w:left w:val="none" w:sz="0" w:space="0" w:color="auto"/>
            <w:bottom w:val="none" w:sz="0" w:space="0" w:color="auto"/>
            <w:right w:val="none" w:sz="0" w:space="0" w:color="auto"/>
          </w:divBdr>
        </w:div>
        <w:div w:id="318385047">
          <w:marLeft w:val="640"/>
          <w:marRight w:val="0"/>
          <w:marTop w:val="0"/>
          <w:marBottom w:val="0"/>
          <w:divBdr>
            <w:top w:val="none" w:sz="0" w:space="0" w:color="auto"/>
            <w:left w:val="none" w:sz="0" w:space="0" w:color="auto"/>
            <w:bottom w:val="none" w:sz="0" w:space="0" w:color="auto"/>
            <w:right w:val="none" w:sz="0" w:space="0" w:color="auto"/>
          </w:divBdr>
        </w:div>
        <w:div w:id="231084201">
          <w:marLeft w:val="640"/>
          <w:marRight w:val="0"/>
          <w:marTop w:val="0"/>
          <w:marBottom w:val="0"/>
          <w:divBdr>
            <w:top w:val="none" w:sz="0" w:space="0" w:color="auto"/>
            <w:left w:val="none" w:sz="0" w:space="0" w:color="auto"/>
            <w:bottom w:val="none" w:sz="0" w:space="0" w:color="auto"/>
            <w:right w:val="none" w:sz="0" w:space="0" w:color="auto"/>
          </w:divBdr>
        </w:div>
        <w:div w:id="2049795170">
          <w:marLeft w:val="640"/>
          <w:marRight w:val="0"/>
          <w:marTop w:val="0"/>
          <w:marBottom w:val="0"/>
          <w:divBdr>
            <w:top w:val="none" w:sz="0" w:space="0" w:color="auto"/>
            <w:left w:val="none" w:sz="0" w:space="0" w:color="auto"/>
            <w:bottom w:val="none" w:sz="0" w:space="0" w:color="auto"/>
            <w:right w:val="none" w:sz="0" w:space="0" w:color="auto"/>
          </w:divBdr>
        </w:div>
        <w:div w:id="1905487104">
          <w:marLeft w:val="640"/>
          <w:marRight w:val="0"/>
          <w:marTop w:val="0"/>
          <w:marBottom w:val="0"/>
          <w:divBdr>
            <w:top w:val="none" w:sz="0" w:space="0" w:color="auto"/>
            <w:left w:val="none" w:sz="0" w:space="0" w:color="auto"/>
            <w:bottom w:val="none" w:sz="0" w:space="0" w:color="auto"/>
            <w:right w:val="none" w:sz="0" w:space="0" w:color="auto"/>
          </w:divBdr>
        </w:div>
        <w:div w:id="1303655779">
          <w:marLeft w:val="640"/>
          <w:marRight w:val="0"/>
          <w:marTop w:val="0"/>
          <w:marBottom w:val="0"/>
          <w:divBdr>
            <w:top w:val="none" w:sz="0" w:space="0" w:color="auto"/>
            <w:left w:val="none" w:sz="0" w:space="0" w:color="auto"/>
            <w:bottom w:val="none" w:sz="0" w:space="0" w:color="auto"/>
            <w:right w:val="none" w:sz="0" w:space="0" w:color="auto"/>
          </w:divBdr>
        </w:div>
        <w:div w:id="2010211455">
          <w:marLeft w:val="640"/>
          <w:marRight w:val="0"/>
          <w:marTop w:val="0"/>
          <w:marBottom w:val="0"/>
          <w:divBdr>
            <w:top w:val="none" w:sz="0" w:space="0" w:color="auto"/>
            <w:left w:val="none" w:sz="0" w:space="0" w:color="auto"/>
            <w:bottom w:val="none" w:sz="0" w:space="0" w:color="auto"/>
            <w:right w:val="none" w:sz="0" w:space="0" w:color="auto"/>
          </w:divBdr>
        </w:div>
        <w:div w:id="988247760">
          <w:marLeft w:val="640"/>
          <w:marRight w:val="0"/>
          <w:marTop w:val="0"/>
          <w:marBottom w:val="0"/>
          <w:divBdr>
            <w:top w:val="none" w:sz="0" w:space="0" w:color="auto"/>
            <w:left w:val="none" w:sz="0" w:space="0" w:color="auto"/>
            <w:bottom w:val="none" w:sz="0" w:space="0" w:color="auto"/>
            <w:right w:val="none" w:sz="0" w:space="0" w:color="auto"/>
          </w:divBdr>
        </w:div>
        <w:div w:id="1743021841">
          <w:marLeft w:val="640"/>
          <w:marRight w:val="0"/>
          <w:marTop w:val="0"/>
          <w:marBottom w:val="0"/>
          <w:divBdr>
            <w:top w:val="none" w:sz="0" w:space="0" w:color="auto"/>
            <w:left w:val="none" w:sz="0" w:space="0" w:color="auto"/>
            <w:bottom w:val="none" w:sz="0" w:space="0" w:color="auto"/>
            <w:right w:val="none" w:sz="0" w:space="0" w:color="auto"/>
          </w:divBdr>
        </w:div>
        <w:div w:id="2143960016">
          <w:marLeft w:val="640"/>
          <w:marRight w:val="0"/>
          <w:marTop w:val="0"/>
          <w:marBottom w:val="0"/>
          <w:divBdr>
            <w:top w:val="none" w:sz="0" w:space="0" w:color="auto"/>
            <w:left w:val="none" w:sz="0" w:space="0" w:color="auto"/>
            <w:bottom w:val="none" w:sz="0" w:space="0" w:color="auto"/>
            <w:right w:val="none" w:sz="0" w:space="0" w:color="auto"/>
          </w:divBdr>
        </w:div>
        <w:div w:id="529421211">
          <w:marLeft w:val="640"/>
          <w:marRight w:val="0"/>
          <w:marTop w:val="0"/>
          <w:marBottom w:val="0"/>
          <w:divBdr>
            <w:top w:val="none" w:sz="0" w:space="0" w:color="auto"/>
            <w:left w:val="none" w:sz="0" w:space="0" w:color="auto"/>
            <w:bottom w:val="none" w:sz="0" w:space="0" w:color="auto"/>
            <w:right w:val="none" w:sz="0" w:space="0" w:color="auto"/>
          </w:divBdr>
        </w:div>
        <w:div w:id="758408732">
          <w:marLeft w:val="640"/>
          <w:marRight w:val="0"/>
          <w:marTop w:val="0"/>
          <w:marBottom w:val="0"/>
          <w:divBdr>
            <w:top w:val="none" w:sz="0" w:space="0" w:color="auto"/>
            <w:left w:val="none" w:sz="0" w:space="0" w:color="auto"/>
            <w:bottom w:val="none" w:sz="0" w:space="0" w:color="auto"/>
            <w:right w:val="none" w:sz="0" w:space="0" w:color="auto"/>
          </w:divBdr>
        </w:div>
        <w:div w:id="1911885893">
          <w:marLeft w:val="640"/>
          <w:marRight w:val="0"/>
          <w:marTop w:val="0"/>
          <w:marBottom w:val="0"/>
          <w:divBdr>
            <w:top w:val="none" w:sz="0" w:space="0" w:color="auto"/>
            <w:left w:val="none" w:sz="0" w:space="0" w:color="auto"/>
            <w:bottom w:val="none" w:sz="0" w:space="0" w:color="auto"/>
            <w:right w:val="none" w:sz="0" w:space="0" w:color="auto"/>
          </w:divBdr>
        </w:div>
        <w:div w:id="573004562">
          <w:marLeft w:val="640"/>
          <w:marRight w:val="0"/>
          <w:marTop w:val="0"/>
          <w:marBottom w:val="0"/>
          <w:divBdr>
            <w:top w:val="none" w:sz="0" w:space="0" w:color="auto"/>
            <w:left w:val="none" w:sz="0" w:space="0" w:color="auto"/>
            <w:bottom w:val="none" w:sz="0" w:space="0" w:color="auto"/>
            <w:right w:val="none" w:sz="0" w:space="0" w:color="auto"/>
          </w:divBdr>
        </w:div>
        <w:div w:id="284388856">
          <w:marLeft w:val="640"/>
          <w:marRight w:val="0"/>
          <w:marTop w:val="0"/>
          <w:marBottom w:val="0"/>
          <w:divBdr>
            <w:top w:val="none" w:sz="0" w:space="0" w:color="auto"/>
            <w:left w:val="none" w:sz="0" w:space="0" w:color="auto"/>
            <w:bottom w:val="none" w:sz="0" w:space="0" w:color="auto"/>
            <w:right w:val="none" w:sz="0" w:space="0" w:color="auto"/>
          </w:divBdr>
        </w:div>
        <w:div w:id="1756128029">
          <w:marLeft w:val="640"/>
          <w:marRight w:val="0"/>
          <w:marTop w:val="0"/>
          <w:marBottom w:val="0"/>
          <w:divBdr>
            <w:top w:val="none" w:sz="0" w:space="0" w:color="auto"/>
            <w:left w:val="none" w:sz="0" w:space="0" w:color="auto"/>
            <w:bottom w:val="none" w:sz="0" w:space="0" w:color="auto"/>
            <w:right w:val="none" w:sz="0" w:space="0" w:color="auto"/>
          </w:divBdr>
        </w:div>
        <w:div w:id="684092777">
          <w:marLeft w:val="640"/>
          <w:marRight w:val="0"/>
          <w:marTop w:val="0"/>
          <w:marBottom w:val="0"/>
          <w:divBdr>
            <w:top w:val="none" w:sz="0" w:space="0" w:color="auto"/>
            <w:left w:val="none" w:sz="0" w:space="0" w:color="auto"/>
            <w:bottom w:val="none" w:sz="0" w:space="0" w:color="auto"/>
            <w:right w:val="none" w:sz="0" w:space="0" w:color="auto"/>
          </w:divBdr>
        </w:div>
        <w:div w:id="698120296">
          <w:marLeft w:val="640"/>
          <w:marRight w:val="0"/>
          <w:marTop w:val="0"/>
          <w:marBottom w:val="0"/>
          <w:divBdr>
            <w:top w:val="none" w:sz="0" w:space="0" w:color="auto"/>
            <w:left w:val="none" w:sz="0" w:space="0" w:color="auto"/>
            <w:bottom w:val="none" w:sz="0" w:space="0" w:color="auto"/>
            <w:right w:val="none" w:sz="0" w:space="0" w:color="auto"/>
          </w:divBdr>
        </w:div>
        <w:div w:id="55012213">
          <w:marLeft w:val="640"/>
          <w:marRight w:val="0"/>
          <w:marTop w:val="0"/>
          <w:marBottom w:val="0"/>
          <w:divBdr>
            <w:top w:val="none" w:sz="0" w:space="0" w:color="auto"/>
            <w:left w:val="none" w:sz="0" w:space="0" w:color="auto"/>
            <w:bottom w:val="none" w:sz="0" w:space="0" w:color="auto"/>
            <w:right w:val="none" w:sz="0" w:space="0" w:color="auto"/>
          </w:divBdr>
        </w:div>
        <w:div w:id="100302354">
          <w:marLeft w:val="640"/>
          <w:marRight w:val="0"/>
          <w:marTop w:val="0"/>
          <w:marBottom w:val="0"/>
          <w:divBdr>
            <w:top w:val="none" w:sz="0" w:space="0" w:color="auto"/>
            <w:left w:val="none" w:sz="0" w:space="0" w:color="auto"/>
            <w:bottom w:val="none" w:sz="0" w:space="0" w:color="auto"/>
            <w:right w:val="none" w:sz="0" w:space="0" w:color="auto"/>
          </w:divBdr>
        </w:div>
        <w:div w:id="440344141">
          <w:marLeft w:val="640"/>
          <w:marRight w:val="0"/>
          <w:marTop w:val="0"/>
          <w:marBottom w:val="0"/>
          <w:divBdr>
            <w:top w:val="none" w:sz="0" w:space="0" w:color="auto"/>
            <w:left w:val="none" w:sz="0" w:space="0" w:color="auto"/>
            <w:bottom w:val="none" w:sz="0" w:space="0" w:color="auto"/>
            <w:right w:val="none" w:sz="0" w:space="0" w:color="auto"/>
          </w:divBdr>
        </w:div>
        <w:div w:id="1355694417">
          <w:marLeft w:val="640"/>
          <w:marRight w:val="0"/>
          <w:marTop w:val="0"/>
          <w:marBottom w:val="0"/>
          <w:divBdr>
            <w:top w:val="none" w:sz="0" w:space="0" w:color="auto"/>
            <w:left w:val="none" w:sz="0" w:space="0" w:color="auto"/>
            <w:bottom w:val="none" w:sz="0" w:space="0" w:color="auto"/>
            <w:right w:val="none" w:sz="0" w:space="0" w:color="auto"/>
          </w:divBdr>
        </w:div>
        <w:div w:id="1441994398">
          <w:marLeft w:val="640"/>
          <w:marRight w:val="0"/>
          <w:marTop w:val="0"/>
          <w:marBottom w:val="0"/>
          <w:divBdr>
            <w:top w:val="none" w:sz="0" w:space="0" w:color="auto"/>
            <w:left w:val="none" w:sz="0" w:space="0" w:color="auto"/>
            <w:bottom w:val="none" w:sz="0" w:space="0" w:color="auto"/>
            <w:right w:val="none" w:sz="0" w:space="0" w:color="auto"/>
          </w:divBdr>
        </w:div>
        <w:div w:id="92943436">
          <w:marLeft w:val="640"/>
          <w:marRight w:val="0"/>
          <w:marTop w:val="0"/>
          <w:marBottom w:val="0"/>
          <w:divBdr>
            <w:top w:val="none" w:sz="0" w:space="0" w:color="auto"/>
            <w:left w:val="none" w:sz="0" w:space="0" w:color="auto"/>
            <w:bottom w:val="none" w:sz="0" w:space="0" w:color="auto"/>
            <w:right w:val="none" w:sz="0" w:space="0" w:color="auto"/>
          </w:divBdr>
        </w:div>
        <w:div w:id="374037843">
          <w:marLeft w:val="640"/>
          <w:marRight w:val="0"/>
          <w:marTop w:val="0"/>
          <w:marBottom w:val="0"/>
          <w:divBdr>
            <w:top w:val="none" w:sz="0" w:space="0" w:color="auto"/>
            <w:left w:val="none" w:sz="0" w:space="0" w:color="auto"/>
            <w:bottom w:val="none" w:sz="0" w:space="0" w:color="auto"/>
            <w:right w:val="none" w:sz="0" w:space="0" w:color="auto"/>
          </w:divBdr>
        </w:div>
        <w:div w:id="1908178462">
          <w:marLeft w:val="640"/>
          <w:marRight w:val="0"/>
          <w:marTop w:val="0"/>
          <w:marBottom w:val="0"/>
          <w:divBdr>
            <w:top w:val="none" w:sz="0" w:space="0" w:color="auto"/>
            <w:left w:val="none" w:sz="0" w:space="0" w:color="auto"/>
            <w:bottom w:val="none" w:sz="0" w:space="0" w:color="auto"/>
            <w:right w:val="none" w:sz="0" w:space="0" w:color="auto"/>
          </w:divBdr>
        </w:div>
        <w:div w:id="2094037363">
          <w:marLeft w:val="640"/>
          <w:marRight w:val="0"/>
          <w:marTop w:val="0"/>
          <w:marBottom w:val="0"/>
          <w:divBdr>
            <w:top w:val="none" w:sz="0" w:space="0" w:color="auto"/>
            <w:left w:val="none" w:sz="0" w:space="0" w:color="auto"/>
            <w:bottom w:val="none" w:sz="0" w:space="0" w:color="auto"/>
            <w:right w:val="none" w:sz="0" w:space="0" w:color="auto"/>
          </w:divBdr>
        </w:div>
        <w:div w:id="71390352">
          <w:marLeft w:val="640"/>
          <w:marRight w:val="0"/>
          <w:marTop w:val="0"/>
          <w:marBottom w:val="0"/>
          <w:divBdr>
            <w:top w:val="none" w:sz="0" w:space="0" w:color="auto"/>
            <w:left w:val="none" w:sz="0" w:space="0" w:color="auto"/>
            <w:bottom w:val="none" w:sz="0" w:space="0" w:color="auto"/>
            <w:right w:val="none" w:sz="0" w:space="0" w:color="auto"/>
          </w:divBdr>
        </w:div>
        <w:div w:id="919408711">
          <w:marLeft w:val="640"/>
          <w:marRight w:val="0"/>
          <w:marTop w:val="0"/>
          <w:marBottom w:val="0"/>
          <w:divBdr>
            <w:top w:val="none" w:sz="0" w:space="0" w:color="auto"/>
            <w:left w:val="none" w:sz="0" w:space="0" w:color="auto"/>
            <w:bottom w:val="none" w:sz="0" w:space="0" w:color="auto"/>
            <w:right w:val="none" w:sz="0" w:space="0" w:color="auto"/>
          </w:divBdr>
        </w:div>
        <w:div w:id="4793630">
          <w:marLeft w:val="640"/>
          <w:marRight w:val="0"/>
          <w:marTop w:val="0"/>
          <w:marBottom w:val="0"/>
          <w:divBdr>
            <w:top w:val="none" w:sz="0" w:space="0" w:color="auto"/>
            <w:left w:val="none" w:sz="0" w:space="0" w:color="auto"/>
            <w:bottom w:val="none" w:sz="0" w:space="0" w:color="auto"/>
            <w:right w:val="none" w:sz="0" w:space="0" w:color="auto"/>
          </w:divBdr>
        </w:div>
      </w:divsChild>
    </w:div>
    <w:div w:id="2064790737">
      <w:bodyDiv w:val="1"/>
      <w:marLeft w:val="0"/>
      <w:marRight w:val="0"/>
      <w:marTop w:val="0"/>
      <w:marBottom w:val="0"/>
      <w:divBdr>
        <w:top w:val="none" w:sz="0" w:space="0" w:color="auto"/>
        <w:left w:val="none" w:sz="0" w:space="0" w:color="auto"/>
        <w:bottom w:val="none" w:sz="0" w:space="0" w:color="auto"/>
        <w:right w:val="none" w:sz="0" w:space="0" w:color="auto"/>
      </w:divBdr>
      <w:divsChild>
        <w:div w:id="719132673">
          <w:marLeft w:val="640"/>
          <w:marRight w:val="0"/>
          <w:marTop w:val="0"/>
          <w:marBottom w:val="0"/>
          <w:divBdr>
            <w:top w:val="none" w:sz="0" w:space="0" w:color="auto"/>
            <w:left w:val="none" w:sz="0" w:space="0" w:color="auto"/>
            <w:bottom w:val="none" w:sz="0" w:space="0" w:color="auto"/>
            <w:right w:val="none" w:sz="0" w:space="0" w:color="auto"/>
          </w:divBdr>
          <w:divsChild>
            <w:div w:id="1257708036">
              <w:marLeft w:val="0"/>
              <w:marRight w:val="0"/>
              <w:marTop w:val="0"/>
              <w:marBottom w:val="0"/>
              <w:divBdr>
                <w:top w:val="none" w:sz="0" w:space="0" w:color="auto"/>
                <w:left w:val="none" w:sz="0" w:space="0" w:color="auto"/>
                <w:bottom w:val="none" w:sz="0" w:space="0" w:color="auto"/>
                <w:right w:val="none" w:sz="0" w:space="0" w:color="auto"/>
              </w:divBdr>
              <w:divsChild>
                <w:div w:id="304429299">
                  <w:marLeft w:val="480"/>
                  <w:marRight w:val="0"/>
                  <w:marTop w:val="0"/>
                  <w:marBottom w:val="0"/>
                  <w:divBdr>
                    <w:top w:val="none" w:sz="0" w:space="0" w:color="auto"/>
                    <w:left w:val="none" w:sz="0" w:space="0" w:color="auto"/>
                    <w:bottom w:val="none" w:sz="0" w:space="0" w:color="auto"/>
                    <w:right w:val="none" w:sz="0" w:space="0" w:color="auto"/>
                  </w:divBdr>
                </w:div>
                <w:div w:id="980233730">
                  <w:marLeft w:val="480"/>
                  <w:marRight w:val="0"/>
                  <w:marTop w:val="0"/>
                  <w:marBottom w:val="0"/>
                  <w:divBdr>
                    <w:top w:val="none" w:sz="0" w:space="0" w:color="auto"/>
                    <w:left w:val="none" w:sz="0" w:space="0" w:color="auto"/>
                    <w:bottom w:val="none" w:sz="0" w:space="0" w:color="auto"/>
                    <w:right w:val="none" w:sz="0" w:space="0" w:color="auto"/>
                  </w:divBdr>
                </w:div>
                <w:div w:id="1458835586">
                  <w:marLeft w:val="480"/>
                  <w:marRight w:val="0"/>
                  <w:marTop w:val="0"/>
                  <w:marBottom w:val="0"/>
                  <w:divBdr>
                    <w:top w:val="none" w:sz="0" w:space="0" w:color="auto"/>
                    <w:left w:val="none" w:sz="0" w:space="0" w:color="auto"/>
                    <w:bottom w:val="none" w:sz="0" w:space="0" w:color="auto"/>
                    <w:right w:val="none" w:sz="0" w:space="0" w:color="auto"/>
                  </w:divBdr>
                </w:div>
                <w:div w:id="1914116732">
                  <w:marLeft w:val="480"/>
                  <w:marRight w:val="0"/>
                  <w:marTop w:val="0"/>
                  <w:marBottom w:val="0"/>
                  <w:divBdr>
                    <w:top w:val="none" w:sz="0" w:space="0" w:color="auto"/>
                    <w:left w:val="none" w:sz="0" w:space="0" w:color="auto"/>
                    <w:bottom w:val="none" w:sz="0" w:space="0" w:color="auto"/>
                    <w:right w:val="none" w:sz="0" w:space="0" w:color="auto"/>
                  </w:divBdr>
                </w:div>
                <w:div w:id="1010255845">
                  <w:marLeft w:val="480"/>
                  <w:marRight w:val="0"/>
                  <w:marTop w:val="0"/>
                  <w:marBottom w:val="0"/>
                  <w:divBdr>
                    <w:top w:val="none" w:sz="0" w:space="0" w:color="auto"/>
                    <w:left w:val="none" w:sz="0" w:space="0" w:color="auto"/>
                    <w:bottom w:val="none" w:sz="0" w:space="0" w:color="auto"/>
                    <w:right w:val="none" w:sz="0" w:space="0" w:color="auto"/>
                  </w:divBdr>
                </w:div>
                <w:div w:id="56125159">
                  <w:marLeft w:val="480"/>
                  <w:marRight w:val="0"/>
                  <w:marTop w:val="0"/>
                  <w:marBottom w:val="0"/>
                  <w:divBdr>
                    <w:top w:val="none" w:sz="0" w:space="0" w:color="auto"/>
                    <w:left w:val="none" w:sz="0" w:space="0" w:color="auto"/>
                    <w:bottom w:val="none" w:sz="0" w:space="0" w:color="auto"/>
                    <w:right w:val="none" w:sz="0" w:space="0" w:color="auto"/>
                  </w:divBdr>
                </w:div>
                <w:div w:id="2014067168">
                  <w:marLeft w:val="480"/>
                  <w:marRight w:val="0"/>
                  <w:marTop w:val="0"/>
                  <w:marBottom w:val="0"/>
                  <w:divBdr>
                    <w:top w:val="none" w:sz="0" w:space="0" w:color="auto"/>
                    <w:left w:val="none" w:sz="0" w:space="0" w:color="auto"/>
                    <w:bottom w:val="none" w:sz="0" w:space="0" w:color="auto"/>
                    <w:right w:val="none" w:sz="0" w:space="0" w:color="auto"/>
                  </w:divBdr>
                </w:div>
                <w:div w:id="1576817910">
                  <w:marLeft w:val="480"/>
                  <w:marRight w:val="0"/>
                  <w:marTop w:val="0"/>
                  <w:marBottom w:val="0"/>
                  <w:divBdr>
                    <w:top w:val="none" w:sz="0" w:space="0" w:color="auto"/>
                    <w:left w:val="none" w:sz="0" w:space="0" w:color="auto"/>
                    <w:bottom w:val="none" w:sz="0" w:space="0" w:color="auto"/>
                    <w:right w:val="none" w:sz="0" w:space="0" w:color="auto"/>
                  </w:divBdr>
                </w:div>
                <w:div w:id="423721491">
                  <w:marLeft w:val="480"/>
                  <w:marRight w:val="0"/>
                  <w:marTop w:val="0"/>
                  <w:marBottom w:val="0"/>
                  <w:divBdr>
                    <w:top w:val="none" w:sz="0" w:space="0" w:color="auto"/>
                    <w:left w:val="none" w:sz="0" w:space="0" w:color="auto"/>
                    <w:bottom w:val="none" w:sz="0" w:space="0" w:color="auto"/>
                    <w:right w:val="none" w:sz="0" w:space="0" w:color="auto"/>
                  </w:divBdr>
                </w:div>
                <w:div w:id="1759642269">
                  <w:marLeft w:val="480"/>
                  <w:marRight w:val="0"/>
                  <w:marTop w:val="0"/>
                  <w:marBottom w:val="0"/>
                  <w:divBdr>
                    <w:top w:val="none" w:sz="0" w:space="0" w:color="auto"/>
                    <w:left w:val="none" w:sz="0" w:space="0" w:color="auto"/>
                    <w:bottom w:val="none" w:sz="0" w:space="0" w:color="auto"/>
                    <w:right w:val="none" w:sz="0" w:space="0" w:color="auto"/>
                  </w:divBdr>
                </w:div>
                <w:div w:id="1534033142">
                  <w:marLeft w:val="480"/>
                  <w:marRight w:val="0"/>
                  <w:marTop w:val="0"/>
                  <w:marBottom w:val="0"/>
                  <w:divBdr>
                    <w:top w:val="none" w:sz="0" w:space="0" w:color="auto"/>
                    <w:left w:val="none" w:sz="0" w:space="0" w:color="auto"/>
                    <w:bottom w:val="none" w:sz="0" w:space="0" w:color="auto"/>
                    <w:right w:val="none" w:sz="0" w:space="0" w:color="auto"/>
                  </w:divBdr>
                </w:div>
                <w:div w:id="184296717">
                  <w:marLeft w:val="480"/>
                  <w:marRight w:val="0"/>
                  <w:marTop w:val="0"/>
                  <w:marBottom w:val="0"/>
                  <w:divBdr>
                    <w:top w:val="none" w:sz="0" w:space="0" w:color="auto"/>
                    <w:left w:val="none" w:sz="0" w:space="0" w:color="auto"/>
                    <w:bottom w:val="none" w:sz="0" w:space="0" w:color="auto"/>
                    <w:right w:val="none" w:sz="0" w:space="0" w:color="auto"/>
                  </w:divBdr>
                </w:div>
                <w:div w:id="2070372702">
                  <w:marLeft w:val="480"/>
                  <w:marRight w:val="0"/>
                  <w:marTop w:val="0"/>
                  <w:marBottom w:val="0"/>
                  <w:divBdr>
                    <w:top w:val="none" w:sz="0" w:space="0" w:color="auto"/>
                    <w:left w:val="none" w:sz="0" w:space="0" w:color="auto"/>
                    <w:bottom w:val="none" w:sz="0" w:space="0" w:color="auto"/>
                    <w:right w:val="none" w:sz="0" w:space="0" w:color="auto"/>
                  </w:divBdr>
                </w:div>
                <w:div w:id="521362514">
                  <w:marLeft w:val="480"/>
                  <w:marRight w:val="0"/>
                  <w:marTop w:val="0"/>
                  <w:marBottom w:val="0"/>
                  <w:divBdr>
                    <w:top w:val="none" w:sz="0" w:space="0" w:color="auto"/>
                    <w:left w:val="none" w:sz="0" w:space="0" w:color="auto"/>
                    <w:bottom w:val="none" w:sz="0" w:space="0" w:color="auto"/>
                    <w:right w:val="none" w:sz="0" w:space="0" w:color="auto"/>
                  </w:divBdr>
                </w:div>
                <w:div w:id="379091869">
                  <w:marLeft w:val="480"/>
                  <w:marRight w:val="0"/>
                  <w:marTop w:val="0"/>
                  <w:marBottom w:val="0"/>
                  <w:divBdr>
                    <w:top w:val="none" w:sz="0" w:space="0" w:color="auto"/>
                    <w:left w:val="none" w:sz="0" w:space="0" w:color="auto"/>
                    <w:bottom w:val="none" w:sz="0" w:space="0" w:color="auto"/>
                    <w:right w:val="none" w:sz="0" w:space="0" w:color="auto"/>
                  </w:divBdr>
                </w:div>
                <w:div w:id="1857113978">
                  <w:marLeft w:val="480"/>
                  <w:marRight w:val="0"/>
                  <w:marTop w:val="0"/>
                  <w:marBottom w:val="0"/>
                  <w:divBdr>
                    <w:top w:val="none" w:sz="0" w:space="0" w:color="auto"/>
                    <w:left w:val="none" w:sz="0" w:space="0" w:color="auto"/>
                    <w:bottom w:val="none" w:sz="0" w:space="0" w:color="auto"/>
                    <w:right w:val="none" w:sz="0" w:space="0" w:color="auto"/>
                  </w:divBdr>
                </w:div>
                <w:div w:id="441146587">
                  <w:marLeft w:val="480"/>
                  <w:marRight w:val="0"/>
                  <w:marTop w:val="0"/>
                  <w:marBottom w:val="0"/>
                  <w:divBdr>
                    <w:top w:val="none" w:sz="0" w:space="0" w:color="auto"/>
                    <w:left w:val="none" w:sz="0" w:space="0" w:color="auto"/>
                    <w:bottom w:val="none" w:sz="0" w:space="0" w:color="auto"/>
                    <w:right w:val="none" w:sz="0" w:space="0" w:color="auto"/>
                  </w:divBdr>
                </w:div>
                <w:div w:id="717894607">
                  <w:marLeft w:val="480"/>
                  <w:marRight w:val="0"/>
                  <w:marTop w:val="0"/>
                  <w:marBottom w:val="0"/>
                  <w:divBdr>
                    <w:top w:val="none" w:sz="0" w:space="0" w:color="auto"/>
                    <w:left w:val="none" w:sz="0" w:space="0" w:color="auto"/>
                    <w:bottom w:val="none" w:sz="0" w:space="0" w:color="auto"/>
                    <w:right w:val="none" w:sz="0" w:space="0" w:color="auto"/>
                  </w:divBdr>
                </w:div>
                <w:div w:id="1586762739">
                  <w:marLeft w:val="480"/>
                  <w:marRight w:val="0"/>
                  <w:marTop w:val="0"/>
                  <w:marBottom w:val="0"/>
                  <w:divBdr>
                    <w:top w:val="none" w:sz="0" w:space="0" w:color="auto"/>
                    <w:left w:val="none" w:sz="0" w:space="0" w:color="auto"/>
                    <w:bottom w:val="none" w:sz="0" w:space="0" w:color="auto"/>
                    <w:right w:val="none" w:sz="0" w:space="0" w:color="auto"/>
                  </w:divBdr>
                </w:div>
                <w:div w:id="148178155">
                  <w:marLeft w:val="480"/>
                  <w:marRight w:val="0"/>
                  <w:marTop w:val="0"/>
                  <w:marBottom w:val="0"/>
                  <w:divBdr>
                    <w:top w:val="none" w:sz="0" w:space="0" w:color="auto"/>
                    <w:left w:val="none" w:sz="0" w:space="0" w:color="auto"/>
                    <w:bottom w:val="none" w:sz="0" w:space="0" w:color="auto"/>
                    <w:right w:val="none" w:sz="0" w:space="0" w:color="auto"/>
                  </w:divBdr>
                </w:div>
                <w:div w:id="312490361">
                  <w:marLeft w:val="480"/>
                  <w:marRight w:val="0"/>
                  <w:marTop w:val="0"/>
                  <w:marBottom w:val="0"/>
                  <w:divBdr>
                    <w:top w:val="none" w:sz="0" w:space="0" w:color="auto"/>
                    <w:left w:val="none" w:sz="0" w:space="0" w:color="auto"/>
                    <w:bottom w:val="none" w:sz="0" w:space="0" w:color="auto"/>
                    <w:right w:val="none" w:sz="0" w:space="0" w:color="auto"/>
                  </w:divBdr>
                </w:div>
                <w:div w:id="1708679837">
                  <w:marLeft w:val="480"/>
                  <w:marRight w:val="0"/>
                  <w:marTop w:val="0"/>
                  <w:marBottom w:val="0"/>
                  <w:divBdr>
                    <w:top w:val="none" w:sz="0" w:space="0" w:color="auto"/>
                    <w:left w:val="none" w:sz="0" w:space="0" w:color="auto"/>
                    <w:bottom w:val="none" w:sz="0" w:space="0" w:color="auto"/>
                    <w:right w:val="none" w:sz="0" w:space="0" w:color="auto"/>
                  </w:divBdr>
                </w:div>
                <w:div w:id="2029140632">
                  <w:marLeft w:val="480"/>
                  <w:marRight w:val="0"/>
                  <w:marTop w:val="0"/>
                  <w:marBottom w:val="0"/>
                  <w:divBdr>
                    <w:top w:val="none" w:sz="0" w:space="0" w:color="auto"/>
                    <w:left w:val="none" w:sz="0" w:space="0" w:color="auto"/>
                    <w:bottom w:val="none" w:sz="0" w:space="0" w:color="auto"/>
                    <w:right w:val="none" w:sz="0" w:space="0" w:color="auto"/>
                  </w:divBdr>
                </w:div>
                <w:div w:id="73089135">
                  <w:marLeft w:val="480"/>
                  <w:marRight w:val="0"/>
                  <w:marTop w:val="0"/>
                  <w:marBottom w:val="0"/>
                  <w:divBdr>
                    <w:top w:val="none" w:sz="0" w:space="0" w:color="auto"/>
                    <w:left w:val="none" w:sz="0" w:space="0" w:color="auto"/>
                    <w:bottom w:val="none" w:sz="0" w:space="0" w:color="auto"/>
                    <w:right w:val="none" w:sz="0" w:space="0" w:color="auto"/>
                  </w:divBdr>
                </w:div>
                <w:div w:id="1231311519">
                  <w:marLeft w:val="480"/>
                  <w:marRight w:val="0"/>
                  <w:marTop w:val="0"/>
                  <w:marBottom w:val="0"/>
                  <w:divBdr>
                    <w:top w:val="none" w:sz="0" w:space="0" w:color="auto"/>
                    <w:left w:val="none" w:sz="0" w:space="0" w:color="auto"/>
                    <w:bottom w:val="none" w:sz="0" w:space="0" w:color="auto"/>
                    <w:right w:val="none" w:sz="0" w:space="0" w:color="auto"/>
                  </w:divBdr>
                </w:div>
                <w:div w:id="531960464">
                  <w:marLeft w:val="480"/>
                  <w:marRight w:val="0"/>
                  <w:marTop w:val="0"/>
                  <w:marBottom w:val="0"/>
                  <w:divBdr>
                    <w:top w:val="none" w:sz="0" w:space="0" w:color="auto"/>
                    <w:left w:val="none" w:sz="0" w:space="0" w:color="auto"/>
                    <w:bottom w:val="none" w:sz="0" w:space="0" w:color="auto"/>
                    <w:right w:val="none" w:sz="0" w:space="0" w:color="auto"/>
                  </w:divBdr>
                </w:div>
                <w:div w:id="709652135">
                  <w:marLeft w:val="480"/>
                  <w:marRight w:val="0"/>
                  <w:marTop w:val="0"/>
                  <w:marBottom w:val="0"/>
                  <w:divBdr>
                    <w:top w:val="none" w:sz="0" w:space="0" w:color="auto"/>
                    <w:left w:val="none" w:sz="0" w:space="0" w:color="auto"/>
                    <w:bottom w:val="none" w:sz="0" w:space="0" w:color="auto"/>
                    <w:right w:val="none" w:sz="0" w:space="0" w:color="auto"/>
                  </w:divBdr>
                </w:div>
                <w:div w:id="193465168">
                  <w:marLeft w:val="480"/>
                  <w:marRight w:val="0"/>
                  <w:marTop w:val="0"/>
                  <w:marBottom w:val="0"/>
                  <w:divBdr>
                    <w:top w:val="none" w:sz="0" w:space="0" w:color="auto"/>
                    <w:left w:val="none" w:sz="0" w:space="0" w:color="auto"/>
                    <w:bottom w:val="none" w:sz="0" w:space="0" w:color="auto"/>
                    <w:right w:val="none" w:sz="0" w:space="0" w:color="auto"/>
                  </w:divBdr>
                </w:div>
                <w:div w:id="151335058">
                  <w:marLeft w:val="480"/>
                  <w:marRight w:val="0"/>
                  <w:marTop w:val="0"/>
                  <w:marBottom w:val="0"/>
                  <w:divBdr>
                    <w:top w:val="none" w:sz="0" w:space="0" w:color="auto"/>
                    <w:left w:val="none" w:sz="0" w:space="0" w:color="auto"/>
                    <w:bottom w:val="none" w:sz="0" w:space="0" w:color="auto"/>
                    <w:right w:val="none" w:sz="0" w:space="0" w:color="auto"/>
                  </w:divBdr>
                </w:div>
                <w:div w:id="1650133230">
                  <w:marLeft w:val="480"/>
                  <w:marRight w:val="0"/>
                  <w:marTop w:val="0"/>
                  <w:marBottom w:val="0"/>
                  <w:divBdr>
                    <w:top w:val="none" w:sz="0" w:space="0" w:color="auto"/>
                    <w:left w:val="none" w:sz="0" w:space="0" w:color="auto"/>
                    <w:bottom w:val="none" w:sz="0" w:space="0" w:color="auto"/>
                    <w:right w:val="none" w:sz="0" w:space="0" w:color="auto"/>
                  </w:divBdr>
                </w:div>
                <w:div w:id="1746607584">
                  <w:marLeft w:val="480"/>
                  <w:marRight w:val="0"/>
                  <w:marTop w:val="0"/>
                  <w:marBottom w:val="0"/>
                  <w:divBdr>
                    <w:top w:val="none" w:sz="0" w:space="0" w:color="auto"/>
                    <w:left w:val="none" w:sz="0" w:space="0" w:color="auto"/>
                    <w:bottom w:val="none" w:sz="0" w:space="0" w:color="auto"/>
                    <w:right w:val="none" w:sz="0" w:space="0" w:color="auto"/>
                  </w:divBdr>
                </w:div>
                <w:div w:id="1286814881">
                  <w:marLeft w:val="480"/>
                  <w:marRight w:val="0"/>
                  <w:marTop w:val="0"/>
                  <w:marBottom w:val="0"/>
                  <w:divBdr>
                    <w:top w:val="none" w:sz="0" w:space="0" w:color="auto"/>
                    <w:left w:val="none" w:sz="0" w:space="0" w:color="auto"/>
                    <w:bottom w:val="none" w:sz="0" w:space="0" w:color="auto"/>
                    <w:right w:val="none" w:sz="0" w:space="0" w:color="auto"/>
                  </w:divBdr>
                </w:div>
                <w:div w:id="527642605">
                  <w:marLeft w:val="480"/>
                  <w:marRight w:val="0"/>
                  <w:marTop w:val="0"/>
                  <w:marBottom w:val="0"/>
                  <w:divBdr>
                    <w:top w:val="none" w:sz="0" w:space="0" w:color="auto"/>
                    <w:left w:val="none" w:sz="0" w:space="0" w:color="auto"/>
                    <w:bottom w:val="none" w:sz="0" w:space="0" w:color="auto"/>
                    <w:right w:val="none" w:sz="0" w:space="0" w:color="auto"/>
                  </w:divBdr>
                </w:div>
                <w:div w:id="1725987037">
                  <w:marLeft w:val="480"/>
                  <w:marRight w:val="0"/>
                  <w:marTop w:val="0"/>
                  <w:marBottom w:val="0"/>
                  <w:divBdr>
                    <w:top w:val="none" w:sz="0" w:space="0" w:color="auto"/>
                    <w:left w:val="none" w:sz="0" w:space="0" w:color="auto"/>
                    <w:bottom w:val="none" w:sz="0" w:space="0" w:color="auto"/>
                    <w:right w:val="none" w:sz="0" w:space="0" w:color="auto"/>
                  </w:divBdr>
                </w:div>
                <w:div w:id="832797565">
                  <w:marLeft w:val="480"/>
                  <w:marRight w:val="0"/>
                  <w:marTop w:val="0"/>
                  <w:marBottom w:val="0"/>
                  <w:divBdr>
                    <w:top w:val="none" w:sz="0" w:space="0" w:color="auto"/>
                    <w:left w:val="none" w:sz="0" w:space="0" w:color="auto"/>
                    <w:bottom w:val="none" w:sz="0" w:space="0" w:color="auto"/>
                    <w:right w:val="none" w:sz="0" w:space="0" w:color="auto"/>
                  </w:divBdr>
                </w:div>
                <w:div w:id="1904675687">
                  <w:marLeft w:val="480"/>
                  <w:marRight w:val="0"/>
                  <w:marTop w:val="0"/>
                  <w:marBottom w:val="0"/>
                  <w:divBdr>
                    <w:top w:val="none" w:sz="0" w:space="0" w:color="auto"/>
                    <w:left w:val="none" w:sz="0" w:space="0" w:color="auto"/>
                    <w:bottom w:val="none" w:sz="0" w:space="0" w:color="auto"/>
                    <w:right w:val="none" w:sz="0" w:space="0" w:color="auto"/>
                  </w:divBdr>
                </w:div>
                <w:div w:id="754398183">
                  <w:marLeft w:val="480"/>
                  <w:marRight w:val="0"/>
                  <w:marTop w:val="0"/>
                  <w:marBottom w:val="0"/>
                  <w:divBdr>
                    <w:top w:val="none" w:sz="0" w:space="0" w:color="auto"/>
                    <w:left w:val="none" w:sz="0" w:space="0" w:color="auto"/>
                    <w:bottom w:val="none" w:sz="0" w:space="0" w:color="auto"/>
                    <w:right w:val="none" w:sz="0" w:space="0" w:color="auto"/>
                  </w:divBdr>
                </w:div>
                <w:div w:id="1752963173">
                  <w:marLeft w:val="480"/>
                  <w:marRight w:val="0"/>
                  <w:marTop w:val="0"/>
                  <w:marBottom w:val="0"/>
                  <w:divBdr>
                    <w:top w:val="none" w:sz="0" w:space="0" w:color="auto"/>
                    <w:left w:val="none" w:sz="0" w:space="0" w:color="auto"/>
                    <w:bottom w:val="none" w:sz="0" w:space="0" w:color="auto"/>
                    <w:right w:val="none" w:sz="0" w:space="0" w:color="auto"/>
                  </w:divBdr>
                </w:div>
                <w:div w:id="215626349">
                  <w:marLeft w:val="480"/>
                  <w:marRight w:val="0"/>
                  <w:marTop w:val="0"/>
                  <w:marBottom w:val="0"/>
                  <w:divBdr>
                    <w:top w:val="none" w:sz="0" w:space="0" w:color="auto"/>
                    <w:left w:val="none" w:sz="0" w:space="0" w:color="auto"/>
                    <w:bottom w:val="none" w:sz="0" w:space="0" w:color="auto"/>
                    <w:right w:val="none" w:sz="0" w:space="0" w:color="auto"/>
                  </w:divBdr>
                </w:div>
                <w:div w:id="1269579554">
                  <w:marLeft w:val="480"/>
                  <w:marRight w:val="0"/>
                  <w:marTop w:val="0"/>
                  <w:marBottom w:val="0"/>
                  <w:divBdr>
                    <w:top w:val="none" w:sz="0" w:space="0" w:color="auto"/>
                    <w:left w:val="none" w:sz="0" w:space="0" w:color="auto"/>
                    <w:bottom w:val="none" w:sz="0" w:space="0" w:color="auto"/>
                    <w:right w:val="none" w:sz="0" w:space="0" w:color="auto"/>
                  </w:divBdr>
                </w:div>
                <w:div w:id="1856189443">
                  <w:marLeft w:val="480"/>
                  <w:marRight w:val="0"/>
                  <w:marTop w:val="0"/>
                  <w:marBottom w:val="0"/>
                  <w:divBdr>
                    <w:top w:val="none" w:sz="0" w:space="0" w:color="auto"/>
                    <w:left w:val="none" w:sz="0" w:space="0" w:color="auto"/>
                    <w:bottom w:val="none" w:sz="0" w:space="0" w:color="auto"/>
                    <w:right w:val="none" w:sz="0" w:space="0" w:color="auto"/>
                  </w:divBdr>
                </w:div>
                <w:div w:id="272981373">
                  <w:marLeft w:val="480"/>
                  <w:marRight w:val="0"/>
                  <w:marTop w:val="0"/>
                  <w:marBottom w:val="0"/>
                  <w:divBdr>
                    <w:top w:val="none" w:sz="0" w:space="0" w:color="auto"/>
                    <w:left w:val="none" w:sz="0" w:space="0" w:color="auto"/>
                    <w:bottom w:val="none" w:sz="0" w:space="0" w:color="auto"/>
                    <w:right w:val="none" w:sz="0" w:space="0" w:color="auto"/>
                  </w:divBdr>
                </w:div>
                <w:div w:id="471992773">
                  <w:marLeft w:val="480"/>
                  <w:marRight w:val="0"/>
                  <w:marTop w:val="0"/>
                  <w:marBottom w:val="0"/>
                  <w:divBdr>
                    <w:top w:val="none" w:sz="0" w:space="0" w:color="auto"/>
                    <w:left w:val="none" w:sz="0" w:space="0" w:color="auto"/>
                    <w:bottom w:val="none" w:sz="0" w:space="0" w:color="auto"/>
                    <w:right w:val="none" w:sz="0" w:space="0" w:color="auto"/>
                  </w:divBdr>
                </w:div>
                <w:div w:id="1064987541">
                  <w:marLeft w:val="480"/>
                  <w:marRight w:val="0"/>
                  <w:marTop w:val="0"/>
                  <w:marBottom w:val="0"/>
                  <w:divBdr>
                    <w:top w:val="none" w:sz="0" w:space="0" w:color="auto"/>
                    <w:left w:val="none" w:sz="0" w:space="0" w:color="auto"/>
                    <w:bottom w:val="none" w:sz="0" w:space="0" w:color="auto"/>
                    <w:right w:val="none" w:sz="0" w:space="0" w:color="auto"/>
                  </w:divBdr>
                </w:div>
                <w:div w:id="2012217811">
                  <w:marLeft w:val="480"/>
                  <w:marRight w:val="0"/>
                  <w:marTop w:val="0"/>
                  <w:marBottom w:val="0"/>
                  <w:divBdr>
                    <w:top w:val="none" w:sz="0" w:space="0" w:color="auto"/>
                    <w:left w:val="none" w:sz="0" w:space="0" w:color="auto"/>
                    <w:bottom w:val="none" w:sz="0" w:space="0" w:color="auto"/>
                    <w:right w:val="none" w:sz="0" w:space="0" w:color="auto"/>
                  </w:divBdr>
                </w:div>
                <w:div w:id="876818584">
                  <w:marLeft w:val="480"/>
                  <w:marRight w:val="0"/>
                  <w:marTop w:val="0"/>
                  <w:marBottom w:val="0"/>
                  <w:divBdr>
                    <w:top w:val="none" w:sz="0" w:space="0" w:color="auto"/>
                    <w:left w:val="none" w:sz="0" w:space="0" w:color="auto"/>
                    <w:bottom w:val="none" w:sz="0" w:space="0" w:color="auto"/>
                    <w:right w:val="none" w:sz="0" w:space="0" w:color="auto"/>
                  </w:divBdr>
                </w:div>
                <w:div w:id="258029497">
                  <w:marLeft w:val="480"/>
                  <w:marRight w:val="0"/>
                  <w:marTop w:val="0"/>
                  <w:marBottom w:val="0"/>
                  <w:divBdr>
                    <w:top w:val="none" w:sz="0" w:space="0" w:color="auto"/>
                    <w:left w:val="none" w:sz="0" w:space="0" w:color="auto"/>
                    <w:bottom w:val="none" w:sz="0" w:space="0" w:color="auto"/>
                    <w:right w:val="none" w:sz="0" w:space="0" w:color="auto"/>
                  </w:divBdr>
                </w:div>
                <w:div w:id="1771706228">
                  <w:marLeft w:val="480"/>
                  <w:marRight w:val="0"/>
                  <w:marTop w:val="0"/>
                  <w:marBottom w:val="0"/>
                  <w:divBdr>
                    <w:top w:val="none" w:sz="0" w:space="0" w:color="auto"/>
                    <w:left w:val="none" w:sz="0" w:space="0" w:color="auto"/>
                    <w:bottom w:val="none" w:sz="0" w:space="0" w:color="auto"/>
                    <w:right w:val="none" w:sz="0" w:space="0" w:color="auto"/>
                  </w:divBdr>
                </w:div>
                <w:div w:id="1071463904">
                  <w:marLeft w:val="480"/>
                  <w:marRight w:val="0"/>
                  <w:marTop w:val="0"/>
                  <w:marBottom w:val="0"/>
                  <w:divBdr>
                    <w:top w:val="none" w:sz="0" w:space="0" w:color="auto"/>
                    <w:left w:val="none" w:sz="0" w:space="0" w:color="auto"/>
                    <w:bottom w:val="none" w:sz="0" w:space="0" w:color="auto"/>
                    <w:right w:val="none" w:sz="0" w:space="0" w:color="auto"/>
                  </w:divBdr>
                </w:div>
                <w:div w:id="1185554774">
                  <w:marLeft w:val="480"/>
                  <w:marRight w:val="0"/>
                  <w:marTop w:val="0"/>
                  <w:marBottom w:val="0"/>
                  <w:divBdr>
                    <w:top w:val="none" w:sz="0" w:space="0" w:color="auto"/>
                    <w:left w:val="none" w:sz="0" w:space="0" w:color="auto"/>
                    <w:bottom w:val="none" w:sz="0" w:space="0" w:color="auto"/>
                    <w:right w:val="none" w:sz="0" w:space="0" w:color="auto"/>
                  </w:divBdr>
                </w:div>
                <w:div w:id="1232692073">
                  <w:marLeft w:val="480"/>
                  <w:marRight w:val="0"/>
                  <w:marTop w:val="0"/>
                  <w:marBottom w:val="0"/>
                  <w:divBdr>
                    <w:top w:val="none" w:sz="0" w:space="0" w:color="auto"/>
                    <w:left w:val="none" w:sz="0" w:space="0" w:color="auto"/>
                    <w:bottom w:val="none" w:sz="0" w:space="0" w:color="auto"/>
                    <w:right w:val="none" w:sz="0" w:space="0" w:color="auto"/>
                  </w:divBdr>
                </w:div>
                <w:div w:id="242228264">
                  <w:marLeft w:val="480"/>
                  <w:marRight w:val="0"/>
                  <w:marTop w:val="0"/>
                  <w:marBottom w:val="0"/>
                  <w:divBdr>
                    <w:top w:val="none" w:sz="0" w:space="0" w:color="auto"/>
                    <w:left w:val="none" w:sz="0" w:space="0" w:color="auto"/>
                    <w:bottom w:val="none" w:sz="0" w:space="0" w:color="auto"/>
                    <w:right w:val="none" w:sz="0" w:space="0" w:color="auto"/>
                  </w:divBdr>
                </w:div>
                <w:div w:id="1394500779">
                  <w:marLeft w:val="480"/>
                  <w:marRight w:val="0"/>
                  <w:marTop w:val="0"/>
                  <w:marBottom w:val="0"/>
                  <w:divBdr>
                    <w:top w:val="none" w:sz="0" w:space="0" w:color="auto"/>
                    <w:left w:val="none" w:sz="0" w:space="0" w:color="auto"/>
                    <w:bottom w:val="none" w:sz="0" w:space="0" w:color="auto"/>
                    <w:right w:val="none" w:sz="0" w:space="0" w:color="auto"/>
                  </w:divBdr>
                </w:div>
                <w:div w:id="1716663067">
                  <w:marLeft w:val="480"/>
                  <w:marRight w:val="0"/>
                  <w:marTop w:val="0"/>
                  <w:marBottom w:val="0"/>
                  <w:divBdr>
                    <w:top w:val="none" w:sz="0" w:space="0" w:color="auto"/>
                    <w:left w:val="none" w:sz="0" w:space="0" w:color="auto"/>
                    <w:bottom w:val="none" w:sz="0" w:space="0" w:color="auto"/>
                    <w:right w:val="none" w:sz="0" w:space="0" w:color="auto"/>
                  </w:divBdr>
                </w:div>
                <w:div w:id="371275320">
                  <w:marLeft w:val="480"/>
                  <w:marRight w:val="0"/>
                  <w:marTop w:val="0"/>
                  <w:marBottom w:val="0"/>
                  <w:divBdr>
                    <w:top w:val="none" w:sz="0" w:space="0" w:color="auto"/>
                    <w:left w:val="none" w:sz="0" w:space="0" w:color="auto"/>
                    <w:bottom w:val="none" w:sz="0" w:space="0" w:color="auto"/>
                    <w:right w:val="none" w:sz="0" w:space="0" w:color="auto"/>
                  </w:divBdr>
                </w:div>
                <w:div w:id="427433088">
                  <w:marLeft w:val="480"/>
                  <w:marRight w:val="0"/>
                  <w:marTop w:val="0"/>
                  <w:marBottom w:val="0"/>
                  <w:divBdr>
                    <w:top w:val="none" w:sz="0" w:space="0" w:color="auto"/>
                    <w:left w:val="none" w:sz="0" w:space="0" w:color="auto"/>
                    <w:bottom w:val="none" w:sz="0" w:space="0" w:color="auto"/>
                    <w:right w:val="none" w:sz="0" w:space="0" w:color="auto"/>
                  </w:divBdr>
                </w:div>
                <w:div w:id="21000258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082871214">
          <w:marLeft w:val="640"/>
          <w:marRight w:val="0"/>
          <w:marTop w:val="0"/>
          <w:marBottom w:val="0"/>
          <w:divBdr>
            <w:top w:val="none" w:sz="0" w:space="0" w:color="auto"/>
            <w:left w:val="none" w:sz="0" w:space="0" w:color="auto"/>
            <w:bottom w:val="none" w:sz="0" w:space="0" w:color="auto"/>
            <w:right w:val="none" w:sz="0" w:space="0" w:color="auto"/>
          </w:divBdr>
        </w:div>
        <w:div w:id="1321692604">
          <w:marLeft w:val="640"/>
          <w:marRight w:val="0"/>
          <w:marTop w:val="0"/>
          <w:marBottom w:val="0"/>
          <w:divBdr>
            <w:top w:val="none" w:sz="0" w:space="0" w:color="auto"/>
            <w:left w:val="none" w:sz="0" w:space="0" w:color="auto"/>
            <w:bottom w:val="none" w:sz="0" w:space="0" w:color="auto"/>
            <w:right w:val="none" w:sz="0" w:space="0" w:color="auto"/>
          </w:divBdr>
        </w:div>
        <w:div w:id="386683297">
          <w:marLeft w:val="640"/>
          <w:marRight w:val="0"/>
          <w:marTop w:val="0"/>
          <w:marBottom w:val="0"/>
          <w:divBdr>
            <w:top w:val="none" w:sz="0" w:space="0" w:color="auto"/>
            <w:left w:val="none" w:sz="0" w:space="0" w:color="auto"/>
            <w:bottom w:val="none" w:sz="0" w:space="0" w:color="auto"/>
            <w:right w:val="none" w:sz="0" w:space="0" w:color="auto"/>
          </w:divBdr>
        </w:div>
        <w:div w:id="1692609384">
          <w:marLeft w:val="640"/>
          <w:marRight w:val="0"/>
          <w:marTop w:val="0"/>
          <w:marBottom w:val="0"/>
          <w:divBdr>
            <w:top w:val="none" w:sz="0" w:space="0" w:color="auto"/>
            <w:left w:val="none" w:sz="0" w:space="0" w:color="auto"/>
            <w:bottom w:val="none" w:sz="0" w:space="0" w:color="auto"/>
            <w:right w:val="none" w:sz="0" w:space="0" w:color="auto"/>
          </w:divBdr>
        </w:div>
        <w:div w:id="1036740545">
          <w:marLeft w:val="640"/>
          <w:marRight w:val="0"/>
          <w:marTop w:val="0"/>
          <w:marBottom w:val="0"/>
          <w:divBdr>
            <w:top w:val="none" w:sz="0" w:space="0" w:color="auto"/>
            <w:left w:val="none" w:sz="0" w:space="0" w:color="auto"/>
            <w:bottom w:val="none" w:sz="0" w:space="0" w:color="auto"/>
            <w:right w:val="none" w:sz="0" w:space="0" w:color="auto"/>
          </w:divBdr>
        </w:div>
        <w:div w:id="2002393064">
          <w:marLeft w:val="640"/>
          <w:marRight w:val="0"/>
          <w:marTop w:val="0"/>
          <w:marBottom w:val="0"/>
          <w:divBdr>
            <w:top w:val="none" w:sz="0" w:space="0" w:color="auto"/>
            <w:left w:val="none" w:sz="0" w:space="0" w:color="auto"/>
            <w:bottom w:val="none" w:sz="0" w:space="0" w:color="auto"/>
            <w:right w:val="none" w:sz="0" w:space="0" w:color="auto"/>
          </w:divBdr>
        </w:div>
        <w:div w:id="2038777936">
          <w:marLeft w:val="640"/>
          <w:marRight w:val="0"/>
          <w:marTop w:val="0"/>
          <w:marBottom w:val="0"/>
          <w:divBdr>
            <w:top w:val="none" w:sz="0" w:space="0" w:color="auto"/>
            <w:left w:val="none" w:sz="0" w:space="0" w:color="auto"/>
            <w:bottom w:val="none" w:sz="0" w:space="0" w:color="auto"/>
            <w:right w:val="none" w:sz="0" w:space="0" w:color="auto"/>
          </w:divBdr>
        </w:div>
        <w:div w:id="2118675265">
          <w:marLeft w:val="640"/>
          <w:marRight w:val="0"/>
          <w:marTop w:val="0"/>
          <w:marBottom w:val="0"/>
          <w:divBdr>
            <w:top w:val="none" w:sz="0" w:space="0" w:color="auto"/>
            <w:left w:val="none" w:sz="0" w:space="0" w:color="auto"/>
            <w:bottom w:val="none" w:sz="0" w:space="0" w:color="auto"/>
            <w:right w:val="none" w:sz="0" w:space="0" w:color="auto"/>
          </w:divBdr>
        </w:div>
        <w:div w:id="1847592801">
          <w:marLeft w:val="640"/>
          <w:marRight w:val="0"/>
          <w:marTop w:val="0"/>
          <w:marBottom w:val="0"/>
          <w:divBdr>
            <w:top w:val="none" w:sz="0" w:space="0" w:color="auto"/>
            <w:left w:val="none" w:sz="0" w:space="0" w:color="auto"/>
            <w:bottom w:val="none" w:sz="0" w:space="0" w:color="auto"/>
            <w:right w:val="none" w:sz="0" w:space="0" w:color="auto"/>
          </w:divBdr>
        </w:div>
        <w:div w:id="1970237659">
          <w:marLeft w:val="640"/>
          <w:marRight w:val="0"/>
          <w:marTop w:val="0"/>
          <w:marBottom w:val="0"/>
          <w:divBdr>
            <w:top w:val="none" w:sz="0" w:space="0" w:color="auto"/>
            <w:left w:val="none" w:sz="0" w:space="0" w:color="auto"/>
            <w:bottom w:val="none" w:sz="0" w:space="0" w:color="auto"/>
            <w:right w:val="none" w:sz="0" w:space="0" w:color="auto"/>
          </w:divBdr>
        </w:div>
        <w:div w:id="1006788203">
          <w:marLeft w:val="640"/>
          <w:marRight w:val="0"/>
          <w:marTop w:val="0"/>
          <w:marBottom w:val="0"/>
          <w:divBdr>
            <w:top w:val="none" w:sz="0" w:space="0" w:color="auto"/>
            <w:left w:val="none" w:sz="0" w:space="0" w:color="auto"/>
            <w:bottom w:val="none" w:sz="0" w:space="0" w:color="auto"/>
            <w:right w:val="none" w:sz="0" w:space="0" w:color="auto"/>
          </w:divBdr>
        </w:div>
        <w:div w:id="1039934734">
          <w:marLeft w:val="640"/>
          <w:marRight w:val="0"/>
          <w:marTop w:val="0"/>
          <w:marBottom w:val="0"/>
          <w:divBdr>
            <w:top w:val="none" w:sz="0" w:space="0" w:color="auto"/>
            <w:left w:val="none" w:sz="0" w:space="0" w:color="auto"/>
            <w:bottom w:val="none" w:sz="0" w:space="0" w:color="auto"/>
            <w:right w:val="none" w:sz="0" w:space="0" w:color="auto"/>
          </w:divBdr>
        </w:div>
        <w:div w:id="900796154">
          <w:marLeft w:val="640"/>
          <w:marRight w:val="0"/>
          <w:marTop w:val="0"/>
          <w:marBottom w:val="0"/>
          <w:divBdr>
            <w:top w:val="none" w:sz="0" w:space="0" w:color="auto"/>
            <w:left w:val="none" w:sz="0" w:space="0" w:color="auto"/>
            <w:bottom w:val="none" w:sz="0" w:space="0" w:color="auto"/>
            <w:right w:val="none" w:sz="0" w:space="0" w:color="auto"/>
          </w:divBdr>
        </w:div>
        <w:div w:id="1808205587">
          <w:marLeft w:val="640"/>
          <w:marRight w:val="0"/>
          <w:marTop w:val="0"/>
          <w:marBottom w:val="0"/>
          <w:divBdr>
            <w:top w:val="none" w:sz="0" w:space="0" w:color="auto"/>
            <w:left w:val="none" w:sz="0" w:space="0" w:color="auto"/>
            <w:bottom w:val="none" w:sz="0" w:space="0" w:color="auto"/>
            <w:right w:val="none" w:sz="0" w:space="0" w:color="auto"/>
          </w:divBdr>
        </w:div>
        <w:div w:id="1927034523">
          <w:marLeft w:val="640"/>
          <w:marRight w:val="0"/>
          <w:marTop w:val="0"/>
          <w:marBottom w:val="0"/>
          <w:divBdr>
            <w:top w:val="none" w:sz="0" w:space="0" w:color="auto"/>
            <w:left w:val="none" w:sz="0" w:space="0" w:color="auto"/>
            <w:bottom w:val="none" w:sz="0" w:space="0" w:color="auto"/>
            <w:right w:val="none" w:sz="0" w:space="0" w:color="auto"/>
          </w:divBdr>
        </w:div>
        <w:div w:id="608244656">
          <w:marLeft w:val="640"/>
          <w:marRight w:val="0"/>
          <w:marTop w:val="0"/>
          <w:marBottom w:val="0"/>
          <w:divBdr>
            <w:top w:val="none" w:sz="0" w:space="0" w:color="auto"/>
            <w:left w:val="none" w:sz="0" w:space="0" w:color="auto"/>
            <w:bottom w:val="none" w:sz="0" w:space="0" w:color="auto"/>
            <w:right w:val="none" w:sz="0" w:space="0" w:color="auto"/>
          </w:divBdr>
        </w:div>
        <w:div w:id="704405356">
          <w:marLeft w:val="640"/>
          <w:marRight w:val="0"/>
          <w:marTop w:val="0"/>
          <w:marBottom w:val="0"/>
          <w:divBdr>
            <w:top w:val="none" w:sz="0" w:space="0" w:color="auto"/>
            <w:left w:val="none" w:sz="0" w:space="0" w:color="auto"/>
            <w:bottom w:val="none" w:sz="0" w:space="0" w:color="auto"/>
            <w:right w:val="none" w:sz="0" w:space="0" w:color="auto"/>
          </w:divBdr>
        </w:div>
        <w:div w:id="349526219">
          <w:marLeft w:val="640"/>
          <w:marRight w:val="0"/>
          <w:marTop w:val="0"/>
          <w:marBottom w:val="0"/>
          <w:divBdr>
            <w:top w:val="none" w:sz="0" w:space="0" w:color="auto"/>
            <w:left w:val="none" w:sz="0" w:space="0" w:color="auto"/>
            <w:bottom w:val="none" w:sz="0" w:space="0" w:color="auto"/>
            <w:right w:val="none" w:sz="0" w:space="0" w:color="auto"/>
          </w:divBdr>
        </w:div>
        <w:div w:id="242687586">
          <w:marLeft w:val="640"/>
          <w:marRight w:val="0"/>
          <w:marTop w:val="0"/>
          <w:marBottom w:val="0"/>
          <w:divBdr>
            <w:top w:val="none" w:sz="0" w:space="0" w:color="auto"/>
            <w:left w:val="none" w:sz="0" w:space="0" w:color="auto"/>
            <w:bottom w:val="none" w:sz="0" w:space="0" w:color="auto"/>
            <w:right w:val="none" w:sz="0" w:space="0" w:color="auto"/>
          </w:divBdr>
        </w:div>
        <w:div w:id="1865825780">
          <w:marLeft w:val="640"/>
          <w:marRight w:val="0"/>
          <w:marTop w:val="0"/>
          <w:marBottom w:val="0"/>
          <w:divBdr>
            <w:top w:val="none" w:sz="0" w:space="0" w:color="auto"/>
            <w:left w:val="none" w:sz="0" w:space="0" w:color="auto"/>
            <w:bottom w:val="none" w:sz="0" w:space="0" w:color="auto"/>
            <w:right w:val="none" w:sz="0" w:space="0" w:color="auto"/>
          </w:divBdr>
        </w:div>
        <w:div w:id="1878547221">
          <w:marLeft w:val="640"/>
          <w:marRight w:val="0"/>
          <w:marTop w:val="0"/>
          <w:marBottom w:val="0"/>
          <w:divBdr>
            <w:top w:val="none" w:sz="0" w:space="0" w:color="auto"/>
            <w:left w:val="none" w:sz="0" w:space="0" w:color="auto"/>
            <w:bottom w:val="none" w:sz="0" w:space="0" w:color="auto"/>
            <w:right w:val="none" w:sz="0" w:space="0" w:color="auto"/>
          </w:divBdr>
        </w:div>
        <w:div w:id="754282044">
          <w:marLeft w:val="640"/>
          <w:marRight w:val="0"/>
          <w:marTop w:val="0"/>
          <w:marBottom w:val="0"/>
          <w:divBdr>
            <w:top w:val="none" w:sz="0" w:space="0" w:color="auto"/>
            <w:left w:val="none" w:sz="0" w:space="0" w:color="auto"/>
            <w:bottom w:val="none" w:sz="0" w:space="0" w:color="auto"/>
            <w:right w:val="none" w:sz="0" w:space="0" w:color="auto"/>
          </w:divBdr>
        </w:div>
        <w:div w:id="77409844">
          <w:marLeft w:val="640"/>
          <w:marRight w:val="0"/>
          <w:marTop w:val="0"/>
          <w:marBottom w:val="0"/>
          <w:divBdr>
            <w:top w:val="none" w:sz="0" w:space="0" w:color="auto"/>
            <w:left w:val="none" w:sz="0" w:space="0" w:color="auto"/>
            <w:bottom w:val="none" w:sz="0" w:space="0" w:color="auto"/>
            <w:right w:val="none" w:sz="0" w:space="0" w:color="auto"/>
          </w:divBdr>
        </w:div>
        <w:div w:id="389113161">
          <w:marLeft w:val="640"/>
          <w:marRight w:val="0"/>
          <w:marTop w:val="0"/>
          <w:marBottom w:val="0"/>
          <w:divBdr>
            <w:top w:val="none" w:sz="0" w:space="0" w:color="auto"/>
            <w:left w:val="none" w:sz="0" w:space="0" w:color="auto"/>
            <w:bottom w:val="none" w:sz="0" w:space="0" w:color="auto"/>
            <w:right w:val="none" w:sz="0" w:space="0" w:color="auto"/>
          </w:divBdr>
        </w:div>
        <w:div w:id="120000416">
          <w:marLeft w:val="640"/>
          <w:marRight w:val="0"/>
          <w:marTop w:val="0"/>
          <w:marBottom w:val="0"/>
          <w:divBdr>
            <w:top w:val="none" w:sz="0" w:space="0" w:color="auto"/>
            <w:left w:val="none" w:sz="0" w:space="0" w:color="auto"/>
            <w:bottom w:val="none" w:sz="0" w:space="0" w:color="auto"/>
            <w:right w:val="none" w:sz="0" w:space="0" w:color="auto"/>
          </w:divBdr>
        </w:div>
        <w:div w:id="798691603">
          <w:marLeft w:val="640"/>
          <w:marRight w:val="0"/>
          <w:marTop w:val="0"/>
          <w:marBottom w:val="0"/>
          <w:divBdr>
            <w:top w:val="none" w:sz="0" w:space="0" w:color="auto"/>
            <w:left w:val="none" w:sz="0" w:space="0" w:color="auto"/>
            <w:bottom w:val="none" w:sz="0" w:space="0" w:color="auto"/>
            <w:right w:val="none" w:sz="0" w:space="0" w:color="auto"/>
          </w:divBdr>
        </w:div>
        <w:div w:id="1677803688">
          <w:marLeft w:val="640"/>
          <w:marRight w:val="0"/>
          <w:marTop w:val="0"/>
          <w:marBottom w:val="0"/>
          <w:divBdr>
            <w:top w:val="none" w:sz="0" w:space="0" w:color="auto"/>
            <w:left w:val="none" w:sz="0" w:space="0" w:color="auto"/>
            <w:bottom w:val="none" w:sz="0" w:space="0" w:color="auto"/>
            <w:right w:val="none" w:sz="0" w:space="0" w:color="auto"/>
          </w:divBdr>
        </w:div>
        <w:div w:id="1084452904">
          <w:marLeft w:val="640"/>
          <w:marRight w:val="0"/>
          <w:marTop w:val="0"/>
          <w:marBottom w:val="0"/>
          <w:divBdr>
            <w:top w:val="none" w:sz="0" w:space="0" w:color="auto"/>
            <w:left w:val="none" w:sz="0" w:space="0" w:color="auto"/>
            <w:bottom w:val="none" w:sz="0" w:space="0" w:color="auto"/>
            <w:right w:val="none" w:sz="0" w:space="0" w:color="auto"/>
          </w:divBdr>
        </w:div>
        <w:div w:id="854923683">
          <w:marLeft w:val="640"/>
          <w:marRight w:val="0"/>
          <w:marTop w:val="0"/>
          <w:marBottom w:val="0"/>
          <w:divBdr>
            <w:top w:val="none" w:sz="0" w:space="0" w:color="auto"/>
            <w:left w:val="none" w:sz="0" w:space="0" w:color="auto"/>
            <w:bottom w:val="none" w:sz="0" w:space="0" w:color="auto"/>
            <w:right w:val="none" w:sz="0" w:space="0" w:color="auto"/>
          </w:divBdr>
        </w:div>
        <w:div w:id="353651908">
          <w:marLeft w:val="640"/>
          <w:marRight w:val="0"/>
          <w:marTop w:val="0"/>
          <w:marBottom w:val="0"/>
          <w:divBdr>
            <w:top w:val="none" w:sz="0" w:space="0" w:color="auto"/>
            <w:left w:val="none" w:sz="0" w:space="0" w:color="auto"/>
            <w:bottom w:val="none" w:sz="0" w:space="0" w:color="auto"/>
            <w:right w:val="none" w:sz="0" w:space="0" w:color="auto"/>
          </w:divBdr>
        </w:div>
        <w:div w:id="137845492">
          <w:marLeft w:val="640"/>
          <w:marRight w:val="0"/>
          <w:marTop w:val="0"/>
          <w:marBottom w:val="0"/>
          <w:divBdr>
            <w:top w:val="none" w:sz="0" w:space="0" w:color="auto"/>
            <w:left w:val="none" w:sz="0" w:space="0" w:color="auto"/>
            <w:bottom w:val="none" w:sz="0" w:space="0" w:color="auto"/>
            <w:right w:val="none" w:sz="0" w:space="0" w:color="auto"/>
          </w:divBdr>
        </w:div>
        <w:div w:id="1262838925">
          <w:marLeft w:val="640"/>
          <w:marRight w:val="0"/>
          <w:marTop w:val="0"/>
          <w:marBottom w:val="0"/>
          <w:divBdr>
            <w:top w:val="none" w:sz="0" w:space="0" w:color="auto"/>
            <w:left w:val="none" w:sz="0" w:space="0" w:color="auto"/>
            <w:bottom w:val="none" w:sz="0" w:space="0" w:color="auto"/>
            <w:right w:val="none" w:sz="0" w:space="0" w:color="auto"/>
          </w:divBdr>
        </w:div>
        <w:div w:id="409691989">
          <w:marLeft w:val="640"/>
          <w:marRight w:val="0"/>
          <w:marTop w:val="0"/>
          <w:marBottom w:val="0"/>
          <w:divBdr>
            <w:top w:val="none" w:sz="0" w:space="0" w:color="auto"/>
            <w:left w:val="none" w:sz="0" w:space="0" w:color="auto"/>
            <w:bottom w:val="none" w:sz="0" w:space="0" w:color="auto"/>
            <w:right w:val="none" w:sz="0" w:space="0" w:color="auto"/>
          </w:divBdr>
        </w:div>
        <w:div w:id="1123421142">
          <w:marLeft w:val="640"/>
          <w:marRight w:val="0"/>
          <w:marTop w:val="0"/>
          <w:marBottom w:val="0"/>
          <w:divBdr>
            <w:top w:val="none" w:sz="0" w:space="0" w:color="auto"/>
            <w:left w:val="none" w:sz="0" w:space="0" w:color="auto"/>
            <w:bottom w:val="none" w:sz="0" w:space="0" w:color="auto"/>
            <w:right w:val="none" w:sz="0" w:space="0" w:color="auto"/>
          </w:divBdr>
        </w:div>
        <w:div w:id="1486121207">
          <w:marLeft w:val="640"/>
          <w:marRight w:val="0"/>
          <w:marTop w:val="0"/>
          <w:marBottom w:val="0"/>
          <w:divBdr>
            <w:top w:val="none" w:sz="0" w:space="0" w:color="auto"/>
            <w:left w:val="none" w:sz="0" w:space="0" w:color="auto"/>
            <w:bottom w:val="none" w:sz="0" w:space="0" w:color="auto"/>
            <w:right w:val="none" w:sz="0" w:space="0" w:color="auto"/>
          </w:divBdr>
        </w:div>
        <w:div w:id="1763188270">
          <w:marLeft w:val="640"/>
          <w:marRight w:val="0"/>
          <w:marTop w:val="0"/>
          <w:marBottom w:val="0"/>
          <w:divBdr>
            <w:top w:val="none" w:sz="0" w:space="0" w:color="auto"/>
            <w:left w:val="none" w:sz="0" w:space="0" w:color="auto"/>
            <w:bottom w:val="none" w:sz="0" w:space="0" w:color="auto"/>
            <w:right w:val="none" w:sz="0" w:space="0" w:color="auto"/>
          </w:divBdr>
        </w:div>
        <w:div w:id="1636446542">
          <w:marLeft w:val="640"/>
          <w:marRight w:val="0"/>
          <w:marTop w:val="0"/>
          <w:marBottom w:val="0"/>
          <w:divBdr>
            <w:top w:val="none" w:sz="0" w:space="0" w:color="auto"/>
            <w:left w:val="none" w:sz="0" w:space="0" w:color="auto"/>
            <w:bottom w:val="none" w:sz="0" w:space="0" w:color="auto"/>
            <w:right w:val="none" w:sz="0" w:space="0" w:color="auto"/>
          </w:divBdr>
        </w:div>
        <w:div w:id="2025548201">
          <w:marLeft w:val="640"/>
          <w:marRight w:val="0"/>
          <w:marTop w:val="0"/>
          <w:marBottom w:val="0"/>
          <w:divBdr>
            <w:top w:val="none" w:sz="0" w:space="0" w:color="auto"/>
            <w:left w:val="none" w:sz="0" w:space="0" w:color="auto"/>
            <w:bottom w:val="none" w:sz="0" w:space="0" w:color="auto"/>
            <w:right w:val="none" w:sz="0" w:space="0" w:color="auto"/>
          </w:divBdr>
        </w:div>
        <w:div w:id="758060920">
          <w:marLeft w:val="640"/>
          <w:marRight w:val="0"/>
          <w:marTop w:val="0"/>
          <w:marBottom w:val="0"/>
          <w:divBdr>
            <w:top w:val="none" w:sz="0" w:space="0" w:color="auto"/>
            <w:left w:val="none" w:sz="0" w:space="0" w:color="auto"/>
            <w:bottom w:val="none" w:sz="0" w:space="0" w:color="auto"/>
            <w:right w:val="none" w:sz="0" w:space="0" w:color="auto"/>
          </w:divBdr>
        </w:div>
        <w:div w:id="529950076">
          <w:marLeft w:val="640"/>
          <w:marRight w:val="0"/>
          <w:marTop w:val="0"/>
          <w:marBottom w:val="0"/>
          <w:divBdr>
            <w:top w:val="none" w:sz="0" w:space="0" w:color="auto"/>
            <w:left w:val="none" w:sz="0" w:space="0" w:color="auto"/>
            <w:bottom w:val="none" w:sz="0" w:space="0" w:color="auto"/>
            <w:right w:val="none" w:sz="0" w:space="0" w:color="auto"/>
          </w:divBdr>
        </w:div>
        <w:div w:id="916211013">
          <w:marLeft w:val="640"/>
          <w:marRight w:val="0"/>
          <w:marTop w:val="0"/>
          <w:marBottom w:val="0"/>
          <w:divBdr>
            <w:top w:val="none" w:sz="0" w:space="0" w:color="auto"/>
            <w:left w:val="none" w:sz="0" w:space="0" w:color="auto"/>
            <w:bottom w:val="none" w:sz="0" w:space="0" w:color="auto"/>
            <w:right w:val="none" w:sz="0" w:space="0" w:color="auto"/>
          </w:divBdr>
        </w:div>
        <w:div w:id="641036449">
          <w:marLeft w:val="640"/>
          <w:marRight w:val="0"/>
          <w:marTop w:val="0"/>
          <w:marBottom w:val="0"/>
          <w:divBdr>
            <w:top w:val="none" w:sz="0" w:space="0" w:color="auto"/>
            <w:left w:val="none" w:sz="0" w:space="0" w:color="auto"/>
            <w:bottom w:val="none" w:sz="0" w:space="0" w:color="auto"/>
            <w:right w:val="none" w:sz="0" w:space="0" w:color="auto"/>
          </w:divBdr>
        </w:div>
        <w:div w:id="1487480119">
          <w:marLeft w:val="640"/>
          <w:marRight w:val="0"/>
          <w:marTop w:val="0"/>
          <w:marBottom w:val="0"/>
          <w:divBdr>
            <w:top w:val="none" w:sz="0" w:space="0" w:color="auto"/>
            <w:left w:val="none" w:sz="0" w:space="0" w:color="auto"/>
            <w:bottom w:val="none" w:sz="0" w:space="0" w:color="auto"/>
            <w:right w:val="none" w:sz="0" w:space="0" w:color="auto"/>
          </w:divBdr>
        </w:div>
        <w:div w:id="1728456949">
          <w:marLeft w:val="640"/>
          <w:marRight w:val="0"/>
          <w:marTop w:val="0"/>
          <w:marBottom w:val="0"/>
          <w:divBdr>
            <w:top w:val="none" w:sz="0" w:space="0" w:color="auto"/>
            <w:left w:val="none" w:sz="0" w:space="0" w:color="auto"/>
            <w:bottom w:val="none" w:sz="0" w:space="0" w:color="auto"/>
            <w:right w:val="none" w:sz="0" w:space="0" w:color="auto"/>
          </w:divBdr>
        </w:div>
        <w:div w:id="775371284">
          <w:marLeft w:val="640"/>
          <w:marRight w:val="0"/>
          <w:marTop w:val="0"/>
          <w:marBottom w:val="0"/>
          <w:divBdr>
            <w:top w:val="none" w:sz="0" w:space="0" w:color="auto"/>
            <w:left w:val="none" w:sz="0" w:space="0" w:color="auto"/>
            <w:bottom w:val="none" w:sz="0" w:space="0" w:color="auto"/>
            <w:right w:val="none" w:sz="0" w:space="0" w:color="auto"/>
          </w:divBdr>
        </w:div>
        <w:div w:id="687173601">
          <w:marLeft w:val="640"/>
          <w:marRight w:val="0"/>
          <w:marTop w:val="0"/>
          <w:marBottom w:val="0"/>
          <w:divBdr>
            <w:top w:val="none" w:sz="0" w:space="0" w:color="auto"/>
            <w:left w:val="none" w:sz="0" w:space="0" w:color="auto"/>
            <w:bottom w:val="none" w:sz="0" w:space="0" w:color="auto"/>
            <w:right w:val="none" w:sz="0" w:space="0" w:color="auto"/>
          </w:divBdr>
        </w:div>
        <w:div w:id="2016421626">
          <w:marLeft w:val="640"/>
          <w:marRight w:val="0"/>
          <w:marTop w:val="0"/>
          <w:marBottom w:val="0"/>
          <w:divBdr>
            <w:top w:val="none" w:sz="0" w:space="0" w:color="auto"/>
            <w:left w:val="none" w:sz="0" w:space="0" w:color="auto"/>
            <w:bottom w:val="none" w:sz="0" w:space="0" w:color="auto"/>
            <w:right w:val="none" w:sz="0" w:space="0" w:color="auto"/>
          </w:divBdr>
        </w:div>
        <w:div w:id="168257170">
          <w:marLeft w:val="640"/>
          <w:marRight w:val="0"/>
          <w:marTop w:val="0"/>
          <w:marBottom w:val="0"/>
          <w:divBdr>
            <w:top w:val="none" w:sz="0" w:space="0" w:color="auto"/>
            <w:left w:val="none" w:sz="0" w:space="0" w:color="auto"/>
            <w:bottom w:val="none" w:sz="0" w:space="0" w:color="auto"/>
            <w:right w:val="none" w:sz="0" w:space="0" w:color="auto"/>
          </w:divBdr>
        </w:div>
        <w:div w:id="1446071143">
          <w:marLeft w:val="640"/>
          <w:marRight w:val="0"/>
          <w:marTop w:val="0"/>
          <w:marBottom w:val="0"/>
          <w:divBdr>
            <w:top w:val="none" w:sz="0" w:space="0" w:color="auto"/>
            <w:left w:val="none" w:sz="0" w:space="0" w:color="auto"/>
            <w:bottom w:val="none" w:sz="0" w:space="0" w:color="auto"/>
            <w:right w:val="none" w:sz="0" w:space="0" w:color="auto"/>
          </w:divBdr>
        </w:div>
        <w:div w:id="164900740">
          <w:marLeft w:val="640"/>
          <w:marRight w:val="0"/>
          <w:marTop w:val="0"/>
          <w:marBottom w:val="0"/>
          <w:divBdr>
            <w:top w:val="none" w:sz="0" w:space="0" w:color="auto"/>
            <w:left w:val="none" w:sz="0" w:space="0" w:color="auto"/>
            <w:bottom w:val="none" w:sz="0" w:space="0" w:color="auto"/>
            <w:right w:val="none" w:sz="0" w:space="0" w:color="auto"/>
          </w:divBdr>
        </w:div>
        <w:div w:id="1180663597">
          <w:marLeft w:val="640"/>
          <w:marRight w:val="0"/>
          <w:marTop w:val="0"/>
          <w:marBottom w:val="0"/>
          <w:divBdr>
            <w:top w:val="none" w:sz="0" w:space="0" w:color="auto"/>
            <w:left w:val="none" w:sz="0" w:space="0" w:color="auto"/>
            <w:bottom w:val="none" w:sz="0" w:space="0" w:color="auto"/>
            <w:right w:val="none" w:sz="0" w:space="0" w:color="auto"/>
          </w:divBdr>
        </w:div>
        <w:div w:id="1064568680">
          <w:marLeft w:val="640"/>
          <w:marRight w:val="0"/>
          <w:marTop w:val="0"/>
          <w:marBottom w:val="0"/>
          <w:divBdr>
            <w:top w:val="none" w:sz="0" w:space="0" w:color="auto"/>
            <w:left w:val="none" w:sz="0" w:space="0" w:color="auto"/>
            <w:bottom w:val="none" w:sz="0" w:space="0" w:color="auto"/>
            <w:right w:val="none" w:sz="0" w:space="0" w:color="auto"/>
          </w:divBdr>
        </w:div>
        <w:div w:id="1923103195">
          <w:marLeft w:val="640"/>
          <w:marRight w:val="0"/>
          <w:marTop w:val="0"/>
          <w:marBottom w:val="0"/>
          <w:divBdr>
            <w:top w:val="none" w:sz="0" w:space="0" w:color="auto"/>
            <w:left w:val="none" w:sz="0" w:space="0" w:color="auto"/>
            <w:bottom w:val="none" w:sz="0" w:space="0" w:color="auto"/>
            <w:right w:val="none" w:sz="0" w:space="0" w:color="auto"/>
          </w:divBdr>
        </w:div>
        <w:div w:id="1792549342">
          <w:marLeft w:val="640"/>
          <w:marRight w:val="0"/>
          <w:marTop w:val="0"/>
          <w:marBottom w:val="0"/>
          <w:divBdr>
            <w:top w:val="none" w:sz="0" w:space="0" w:color="auto"/>
            <w:left w:val="none" w:sz="0" w:space="0" w:color="auto"/>
            <w:bottom w:val="none" w:sz="0" w:space="0" w:color="auto"/>
            <w:right w:val="none" w:sz="0" w:space="0" w:color="auto"/>
          </w:divBdr>
        </w:div>
        <w:div w:id="1750150408">
          <w:marLeft w:val="640"/>
          <w:marRight w:val="0"/>
          <w:marTop w:val="0"/>
          <w:marBottom w:val="0"/>
          <w:divBdr>
            <w:top w:val="none" w:sz="0" w:space="0" w:color="auto"/>
            <w:left w:val="none" w:sz="0" w:space="0" w:color="auto"/>
            <w:bottom w:val="none" w:sz="0" w:space="0" w:color="auto"/>
            <w:right w:val="none" w:sz="0" w:space="0" w:color="auto"/>
          </w:divBdr>
        </w:div>
        <w:div w:id="1659534654">
          <w:marLeft w:val="640"/>
          <w:marRight w:val="0"/>
          <w:marTop w:val="0"/>
          <w:marBottom w:val="0"/>
          <w:divBdr>
            <w:top w:val="none" w:sz="0" w:space="0" w:color="auto"/>
            <w:left w:val="none" w:sz="0" w:space="0" w:color="auto"/>
            <w:bottom w:val="none" w:sz="0" w:space="0" w:color="auto"/>
            <w:right w:val="none" w:sz="0" w:space="0" w:color="auto"/>
          </w:divBdr>
        </w:div>
      </w:divsChild>
    </w:div>
    <w:div w:id="2066249335">
      <w:bodyDiv w:val="1"/>
      <w:marLeft w:val="0"/>
      <w:marRight w:val="0"/>
      <w:marTop w:val="0"/>
      <w:marBottom w:val="0"/>
      <w:divBdr>
        <w:top w:val="none" w:sz="0" w:space="0" w:color="auto"/>
        <w:left w:val="none" w:sz="0" w:space="0" w:color="auto"/>
        <w:bottom w:val="none" w:sz="0" w:space="0" w:color="auto"/>
        <w:right w:val="none" w:sz="0" w:space="0" w:color="auto"/>
      </w:divBdr>
      <w:divsChild>
        <w:div w:id="678774821">
          <w:marLeft w:val="640"/>
          <w:marRight w:val="0"/>
          <w:marTop w:val="0"/>
          <w:marBottom w:val="0"/>
          <w:divBdr>
            <w:top w:val="none" w:sz="0" w:space="0" w:color="auto"/>
            <w:left w:val="none" w:sz="0" w:space="0" w:color="auto"/>
            <w:bottom w:val="none" w:sz="0" w:space="0" w:color="auto"/>
            <w:right w:val="none" w:sz="0" w:space="0" w:color="auto"/>
          </w:divBdr>
        </w:div>
        <w:div w:id="1529565207">
          <w:marLeft w:val="640"/>
          <w:marRight w:val="0"/>
          <w:marTop w:val="0"/>
          <w:marBottom w:val="0"/>
          <w:divBdr>
            <w:top w:val="none" w:sz="0" w:space="0" w:color="auto"/>
            <w:left w:val="none" w:sz="0" w:space="0" w:color="auto"/>
            <w:bottom w:val="none" w:sz="0" w:space="0" w:color="auto"/>
            <w:right w:val="none" w:sz="0" w:space="0" w:color="auto"/>
          </w:divBdr>
        </w:div>
        <w:div w:id="889926225">
          <w:marLeft w:val="640"/>
          <w:marRight w:val="0"/>
          <w:marTop w:val="0"/>
          <w:marBottom w:val="0"/>
          <w:divBdr>
            <w:top w:val="none" w:sz="0" w:space="0" w:color="auto"/>
            <w:left w:val="none" w:sz="0" w:space="0" w:color="auto"/>
            <w:bottom w:val="none" w:sz="0" w:space="0" w:color="auto"/>
            <w:right w:val="none" w:sz="0" w:space="0" w:color="auto"/>
          </w:divBdr>
        </w:div>
        <w:div w:id="1511094196">
          <w:marLeft w:val="640"/>
          <w:marRight w:val="0"/>
          <w:marTop w:val="0"/>
          <w:marBottom w:val="0"/>
          <w:divBdr>
            <w:top w:val="none" w:sz="0" w:space="0" w:color="auto"/>
            <w:left w:val="none" w:sz="0" w:space="0" w:color="auto"/>
            <w:bottom w:val="none" w:sz="0" w:space="0" w:color="auto"/>
            <w:right w:val="none" w:sz="0" w:space="0" w:color="auto"/>
          </w:divBdr>
        </w:div>
        <w:div w:id="302202379">
          <w:marLeft w:val="640"/>
          <w:marRight w:val="0"/>
          <w:marTop w:val="0"/>
          <w:marBottom w:val="0"/>
          <w:divBdr>
            <w:top w:val="none" w:sz="0" w:space="0" w:color="auto"/>
            <w:left w:val="none" w:sz="0" w:space="0" w:color="auto"/>
            <w:bottom w:val="none" w:sz="0" w:space="0" w:color="auto"/>
            <w:right w:val="none" w:sz="0" w:space="0" w:color="auto"/>
          </w:divBdr>
        </w:div>
        <w:div w:id="2127969761">
          <w:marLeft w:val="640"/>
          <w:marRight w:val="0"/>
          <w:marTop w:val="0"/>
          <w:marBottom w:val="0"/>
          <w:divBdr>
            <w:top w:val="none" w:sz="0" w:space="0" w:color="auto"/>
            <w:left w:val="none" w:sz="0" w:space="0" w:color="auto"/>
            <w:bottom w:val="none" w:sz="0" w:space="0" w:color="auto"/>
            <w:right w:val="none" w:sz="0" w:space="0" w:color="auto"/>
          </w:divBdr>
        </w:div>
        <w:div w:id="709575244">
          <w:marLeft w:val="640"/>
          <w:marRight w:val="0"/>
          <w:marTop w:val="0"/>
          <w:marBottom w:val="0"/>
          <w:divBdr>
            <w:top w:val="none" w:sz="0" w:space="0" w:color="auto"/>
            <w:left w:val="none" w:sz="0" w:space="0" w:color="auto"/>
            <w:bottom w:val="none" w:sz="0" w:space="0" w:color="auto"/>
            <w:right w:val="none" w:sz="0" w:space="0" w:color="auto"/>
          </w:divBdr>
        </w:div>
        <w:div w:id="1809129330">
          <w:marLeft w:val="640"/>
          <w:marRight w:val="0"/>
          <w:marTop w:val="0"/>
          <w:marBottom w:val="0"/>
          <w:divBdr>
            <w:top w:val="none" w:sz="0" w:space="0" w:color="auto"/>
            <w:left w:val="none" w:sz="0" w:space="0" w:color="auto"/>
            <w:bottom w:val="none" w:sz="0" w:space="0" w:color="auto"/>
            <w:right w:val="none" w:sz="0" w:space="0" w:color="auto"/>
          </w:divBdr>
        </w:div>
        <w:div w:id="962227087">
          <w:marLeft w:val="640"/>
          <w:marRight w:val="0"/>
          <w:marTop w:val="0"/>
          <w:marBottom w:val="0"/>
          <w:divBdr>
            <w:top w:val="none" w:sz="0" w:space="0" w:color="auto"/>
            <w:left w:val="none" w:sz="0" w:space="0" w:color="auto"/>
            <w:bottom w:val="none" w:sz="0" w:space="0" w:color="auto"/>
            <w:right w:val="none" w:sz="0" w:space="0" w:color="auto"/>
          </w:divBdr>
        </w:div>
        <w:div w:id="932131655">
          <w:marLeft w:val="640"/>
          <w:marRight w:val="0"/>
          <w:marTop w:val="0"/>
          <w:marBottom w:val="0"/>
          <w:divBdr>
            <w:top w:val="none" w:sz="0" w:space="0" w:color="auto"/>
            <w:left w:val="none" w:sz="0" w:space="0" w:color="auto"/>
            <w:bottom w:val="none" w:sz="0" w:space="0" w:color="auto"/>
            <w:right w:val="none" w:sz="0" w:space="0" w:color="auto"/>
          </w:divBdr>
        </w:div>
        <w:div w:id="587077975">
          <w:marLeft w:val="640"/>
          <w:marRight w:val="0"/>
          <w:marTop w:val="0"/>
          <w:marBottom w:val="0"/>
          <w:divBdr>
            <w:top w:val="none" w:sz="0" w:space="0" w:color="auto"/>
            <w:left w:val="none" w:sz="0" w:space="0" w:color="auto"/>
            <w:bottom w:val="none" w:sz="0" w:space="0" w:color="auto"/>
            <w:right w:val="none" w:sz="0" w:space="0" w:color="auto"/>
          </w:divBdr>
        </w:div>
        <w:div w:id="568199920">
          <w:marLeft w:val="640"/>
          <w:marRight w:val="0"/>
          <w:marTop w:val="0"/>
          <w:marBottom w:val="0"/>
          <w:divBdr>
            <w:top w:val="none" w:sz="0" w:space="0" w:color="auto"/>
            <w:left w:val="none" w:sz="0" w:space="0" w:color="auto"/>
            <w:bottom w:val="none" w:sz="0" w:space="0" w:color="auto"/>
            <w:right w:val="none" w:sz="0" w:space="0" w:color="auto"/>
          </w:divBdr>
        </w:div>
        <w:div w:id="1703942811">
          <w:marLeft w:val="640"/>
          <w:marRight w:val="0"/>
          <w:marTop w:val="0"/>
          <w:marBottom w:val="0"/>
          <w:divBdr>
            <w:top w:val="none" w:sz="0" w:space="0" w:color="auto"/>
            <w:left w:val="none" w:sz="0" w:space="0" w:color="auto"/>
            <w:bottom w:val="none" w:sz="0" w:space="0" w:color="auto"/>
            <w:right w:val="none" w:sz="0" w:space="0" w:color="auto"/>
          </w:divBdr>
        </w:div>
        <w:div w:id="974799088">
          <w:marLeft w:val="640"/>
          <w:marRight w:val="0"/>
          <w:marTop w:val="0"/>
          <w:marBottom w:val="0"/>
          <w:divBdr>
            <w:top w:val="none" w:sz="0" w:space="0" w:color="auto"/>
            <w:left w:val="none" w:sz="0" w:space="0" w:color="auto"/>
            <w:bottom w:val="none" w:sz="0" w:space="0" w:color="auto"/>
            <w:right w:val="none" w:sz="0" w:space="0" w:color="auto"/>
          </w:divBdr>
        </w:div>
        <w:div w:id="2039117974">
          <w:marLeft w:val="640"/>
          <w:marRight w:val="0"/>
          <w:marTop w:val="0"/>
          <w:marBottom w:val="0"/>
          <w:divBdr>
            <w:top w:val="none" w:sz="0" w:space="0" w:color="auto"/>
            <w:left w:val="none" w:sz="0" w:space="0" w:color="auto"/>
            <w:bottom w:val="none" w:sz="0" w:space="0" w:color="auto"/>
            <w:right w:val="none" w:sz="0" w:space="0" w:color="auto"/>
          </w:divBdr>
        </w:div>
        <w:div w:id="1012217528">
          <w:marLeft w:val="640"/>
          <w:marRight w:val="0"/>
          <w:marTop w:val="0"/>
          <w:marBottom w:val="0"/>
          <w:divBdr>
            <w:top w:val="none" w:sz="0" w:space="0" w:color="auto"/>
            <w:left w:val="none" w:sz="0" w:space="0" w:color="auto"/>
            <w:bottom w:val="none" w:sz="0" w:space="0" w:color="auto"/>
            <w:right w:val="none" w:sz="0" w:space="0" w:color="auto"/>
          </w:divBdr>
        </w:div>
        <w:div w:id="2057505428">
          <w:marLeft w:val="640"/>
          <w:marRight w:val="0"/>
          <w:marTop w:val="0"/>
          <w:marBottom w:val="0"/>
          <w:divBdr>
            <w:top w:val="none" w:sz="0" w:space="0" w:color="auto"/>
            <w:left w:val="none" w:sz="0" w:space="0" w:color="auto"/>
            <w:bottom w:val="none" w:sz="0" w:space="0" w:color="auto"/>
            <w:right w:val="none" w:sz="0" w:space="0" w:color="auto"/>
          </w:divBdr>
        </w:div>
        <w:div w:id="1603343415">
          <w:marLeft w:val="640"/>
          <w:marRight w:val="0"/>
          <w:marTop w:val="0"/>
          <w:marBottom w:val="0"/>
          <w:divBdr>
            <w:top w:val="none" w:sz="0" w:space="0" w:color="auto"/>
            <w:left w:val="none" w:sz="0" w:space="0" w:color="auto"/>
            <w:bottom w:val="none" w:sz="0" w:space="0" w:color="auto"/>
            <w:right w:val="none" w:sz="0" w:space="0" w:color="auto"/>
          </w:divBdr>
        </w:div>
        <w:div w:id="1585187276">
          <w:marLeft w:val="640"/>
          <w:marRight w:val="0"/>
          <w:marTop w:val="0"/>
          <w:marBottom w:val="0"/>
          <w:divBdr>
            <w:top w:val="none" w:sz="0" w:space="0" w:color="auto"/>
            <w:left w:val="none" w:sz="0" w:space="0" w:color="auto"/>
            <w:bottom w:val="none" w:sz="0" w:space="0" w:color="auto"/>
            <w:right w:val="none" w:sz="0" w:space="0" w:color="auto"/>
          </w:divBdr>
        </w:div>
        <w:div w:id="1288585122">
          <w:marLeft w:val="640"/>
          <w:marRight w:val="0"/>
          <w:marTop w:val="0"/>
          <w:marBottom w:val="0"/>
          <w:divBdr>
            <w:top w:val="none" w:sz="0" w:space="0" w:color="auto"/>
            <w:left w:val="none" w:sz="0" w:space="0" w:color="auto"/>
            <w:bottom w:val="none" w:sz="0" w:space="0" w:color="auto"/>
            <w:right w:val="none" w:sz="0" w:space="0" w:color="auto"/>
          </w:divBdr>
        </w:div>
        <w:div w:id="91249747">
          <w:marLeft w:val="640"/>
          <w:marRight w:val="0"/>
          <w:marTop w:val="0"/>
          <w:marBottom w:val="0"/>
          <w:divBdr>
            <w:top w:val="none" w:sz="0" w:space="0" w:color="auto"/>
            <w:left w:val="none" w:sz="0" w:space="0" w:color="auto"/>
            <w:bottom w:val="none" w:sz="0" w:space="0" w:color="auto"/>
            <w:right w:val="none" w:sz="0" w:space="0" w:color="auto"/>
          </w:divBdr>
        </w:div>
        <w:div w:id="592935020">
          <w:marLeft w:val="640"/>
          <w:marRight w:val="0"/>
          <w:marTop w:val="0"/>
          <w:marBottom w:val="0"/>
          <w:divBdr>
            <w:top w:val="none" w:sz="0" w:space="0" w:color="auto"/>
            <w:left w:val="none" w:sz="0" w:space="0" w:color="auto"/>
            <w:bottom w:val="none" w:sz="0" w:space="0" w:color="auto"/>
            <w:right w:val="none" w:sz="0" w:space="0" w:color="auto"/>
          </w:divBdr>
        </w:div>
        <w:div w:id="94449888">
          <w:marLeft w:val="640"/>
          <w:marRight w:val="0"/>
          <w:marTop w:val="0"/>
          <w:marBottom w:val="0"/>
          <w:divBdr>
            <w:top w:val="none" w:sz="0" w:space="0" w:color="auto"/>
            <w:left w:val="none" w:sz="0" w:space="0" w:color="auto"/>
            <w:bottom w:val="none" w:sz="0" w:space="0" w:color="auto"/>
            <w:right w:val="none" w:sz="0" w:space="0" w:color="auto"/>
          </w:divBdr>
        </w:div>
        <w:div w:id="662247704">
          <w:marLeft w:val="640"/>
          <w:marRight w:val="0"/>
          <w:marTop w:val="0"/>
          <w:marBottom w:val="0"/>
          <w:divBdr>
            <w:top w:val="none" w:sz="0" w:space="0" w:color="auto"/>
            <w:left w:val="none" w:sz="0" w:space="0" w:color="auto"/>
            <w:bottom w:val="none" w:sz="0" w:space="0" w:color="auto"/>
            <w:right w:val="none" w:sz="0" w:space="0" w:color="auto"/>
          </w:divBdr>
        </w:div>
        <w:div w:id="1638954886">
          <w:marLeft w:val="640"/>
          <w:marRight w:val="0"/>
          <w:marTop w:val="0"/>
          <w:marBottom w:val="0"/>
          <w:divBdr>
            <w:top w:val="none" w:sz="0" w:space="0" w:color="auto"/>
            <w:left w:val="none" w:sz="0" w:space="0" w:color="auto"/>
            <w:bottom w:val="none" w:sz="0" w:space="0" w:color="auto"/>
            <w:right w:val="none" w:sz="0" w:space="0" w:color="auto"/>
          </w:divBdr>
        </w:div>
        <w:div w:id="1475372826">
          <w:marLeft w:val="640"/>
          <w:marRight w:val="0"/>
          <w:marTop w:val="0"/>
          <w:marBottom w:val="0"/>
          <w:divBdr>
            <w:top w:val="none" w:sz="0" w:space="0" w:color="auto"/>
            <w:left w:val="none" w:sz="0" w:space="0" w:color="auto"/>
            <w:bottom w:val="none" w:sz="0" w:space="0" w:color="auto"/>
            <w:right w:val="none" w:sz="0" w:space="0" w:color="auto"/>
          </w:divBdr>
        </w:div>
        <w:div w:id="391973340">
          <w:marLeft w:val="640"/>
          <w:marRight w:val="0"/>
          <w:marTop w:val="0"/>
          <w:marBottom w:val="0"/>
          <w:divBdr>
            <w:top w:val="none" w:sz="0" w:space="0" w:color="auto"/>
            <w:left w:val="none" w:sz="0" w:space="0" w:color="auto"/>
            <w:bottom w:val="none" w:sz="0" w:space="0" w:color="auto"/>
            <w:right w:val="none" w:sz="0" w:space="0" w:color="auto"/>
          </w:divBdr>
        </w:div>
        <w:div w:id="402064468">
          <w:marLeft w:val="640"/>
          <w:marRight w:val="0"/>
          <w:marTop w:val="0"/>
          <w:marBottom w:val="0"/>
          <w:divBdr>
            <w:top w:val="none" w:sz="0" w:space="0" w:color="auto"/>
            <w:left w:val="none" w:sz="0" w:space="0" w:color="auto"/>
            <w:bottom w:val="none" w:sz="0" w:space="0" w:color="auto"/>
            <w:right w:val="none" w:sz="0" w:space="0" w:color="auto"/>
          </w:divBdr>
        </w:div>
        <w:div w:id="985665918">
          <w:marLeft w:val="640"/>
          <w:marRight w:val="0"/>
          <w:marTop w:val="0"/>
          <w:marBottom w:val="0"/>
          <w:divBdr>
            <w:top w:val="none" w:sz="0" w:space="0" w:color="auto"/>
            <w:left w:val="none" w:sz="0" w:space="0" w:color="auto"/>
            <w:bottom w:val="none" w:sz="0" w:space="0" w:color="auto"/>
            <w:right w:val="none" w:sz="0" w:space="0" w:color="auto"/>
          </w:divBdr>
        </w:div>
        <w:div w:id="2045665239">
          <w:marLeft w:val="640"/>
          <w:marRight w:val="0"/>
          <w:marTop w:val="0"/>
          <w:marBottom w:val="0"/>
          <w:divBdr>
            <w:top w:val="none" w:sz="0" w:space="0" w:color="auto"/>
            <w:left w:val="none" w:sz="0" w:space="0" w:color="auto"/>
            <w:bottom w:val="none" w:sz="0" w:space="0" w:color="auto"/>
            <w:right w:val="none" w:sz="0" w:space="0" w:color="auto"/>
          </w:divBdr>
        </w:div>
        <w:div w:id="1124882409">
          <w:marLeft w:val="640"/>
          <w:marRight w:val="0"/>
          <w:marTop w:val="0"/>
          <w:marBottom w:val="0"/>
          <w:divBdr>
            <w:top w:val="none" w:sz="0" w:space="0" w:color="auto"/>
            <w:left w:val="none" w:sz="0" w:space="0" w:color="auto"/>
            <w:bottom w:val="none" w:sz="0" w:space="0" w:color="auto"/>
            <w:right w:val="none" w:sz="0" w:space="0" w:color="auto"/>
          </w:divBdr>
        </w:div>
        <w:div w:id="1222909148">
          <w:marLeft w:val="640"/>
          <w:marRight w:val="0"/>
          <w:marTop w:val="0"/>
          <w:marBottom w:val="0"/>
          <w:divBdr>
            <w:top w:val="none" w:sz="0" w:space="0" w:color="auto"/>
            <w:left w:val="none" w:sz="0" w:space="0" w:color="auto"/>
            <w:bottom w:val="none" w:sz="0" w:space="0" w:color="auto"/>
            <w:right w:val="none" w:sz="0" w:space="0" w:color="auto"/>
          </w:divBdr>
        </w:div>
        <w:div w:id="322200619">
          <w:marLeft w:val="640"/>
          <w:marRight w:val="0"/>
          <w:marTop w:val="0"/>
          <w:marBottom w:val="0"/>
          <w:divBdr>
            <w:top w:val="none" w:sz="0" w:space="0" w:color="auto"/>
            <w:left w:val="none" w:sz="0" w:space="0" w:color="auto"/>
            <w:bottom w:val="none" w:sz="0" w:space="0" w:color="auto"/>
            <w:right w:val="none" w:sz="0" w:space="0" w:color="auto"/>
          </w:divBdr>
        </w:div>
      </w:divsChild>
    </w:div>
    <w:div w:id="2074573261">
      <w:bodyDiv w:val="1"/>
      <w:marLeft w:val="0"/>
      <w:marRight w:val="0"/>
      <w:marTop w:val="0"/>
      <w:marBottom w:val="0"/>
      <w:divBdr>
        <w:top w:val="none" w:sz="0" w:space="0" w:color="auto"/>
        <w:left w:val="none" w:sz="0" w:space="0" w:color="auto"/>
        <w:bottom w:val="none" w:sz="0" w:space="0" w:color="auto"/>
        <w:right w:val="none" w:sz="0" w:space="0" w:color="auto"/>
      </w:divBdr>
    </w:div>
    <w:div w:id="2101289509">
      <w:bodyDiv w:val="1"/>
      <w:marLeft w:val="0"/>
      <w:marRight w:val="0"/>
      <w:marTop w:val="0"/>
      <w:marBottom w:val="0"/>
      <w:divBdr>
        <w:top w:val="none" w:sz="0" w:space="0" w:color="auto"/>
        <w:left w:val="none" w:sz="0" w:space="0" w:color="auto"/>
        <w:bottom w:val="none" w:sz="0" w:space="0" w:color="auto"/>
        <w:right w:val="none" w:sz="0" w:space="0" w:color="auto"/>
      </w:divBdr>
    </w:div>
    <w:div w:id="2104252971">
      <w:bodyDiv w:val="1"/>
      <w:marLeft w:val="0"/>
      <w:marRight w:val="0"/>
      <w:marTop w:val="0"/>
      <w:marBottom w:val="0"/>
      <w:divBdr>
        <w:top w:val="none" w:sz="0" w:space="0" w:color="auto"/>
        <w:left w:val="none" w:sz="0" w:space="0" w:color="auto"/>
        <w:bottom w:val="none" w:sz="0" w:space="0" w:color="auto"/>
        <w:right w:val="none" w:sz="0" w:space="0" w:color="auto"/>
      </w:divBdr>
    </w:div>
    <w:div w:id="2105758718">
      <w:bodyDiv w:val="1"/>
      <w:marLeft w:val="0"/>
      <w:marRight w:val="0"/>
      <w:marTop w:val="0"/>
      <w:marBottom w:val="0"/>
      <w:divBdr>
        <w:top w:val="none" w:sz="0" w:space="0" w:color="auto"/>
        <w:left w:val="none" w:sz="0" w:space="0" w:color="auto"/>
        <w:bottom w:val="none" w:sz="0" w:space="0" w:color="auto"/>
        <w:right w:val="none" w:sz="0" w:space="0" w:color="auto"/>
      </w:divBdr>
    </w:div>
    <w:div w:id="2105802841">
      <w:bodyDiv w:val="1"/>
      <w:marLeft w:val="0"/>
      <w:marRight w:val="0"/>
      <w:marTop w:val="0"/>
      <w:marBottom w:val="0"/>
      <w:divBdr>
        <w:top w:val="none" w:sz="0" w:space="0" w:color="auto"/>
        <w:left w:val="none" w:sz="0" w:space="0" w:color="auto"/>
        <w:bottom w:val="none" w:sz="0" w:space="0" w:color="auto"/>
        <w:right w:val="none" w:sz="0" w:space="0" w:color="auto"/>
      </w:divBdr>
      <w:divsChild>
        <w:div w:id="532693054">
          <w:marLeft w:val="640"/>
          <w:marRight w:val="0"/>
          <w:marTop w:val="0"/>
          <w:marBottom w:val="0"/>
          <w:divBdr>
            <w:top w:val="none" w:sz="0" w:space="0" w:color="auto"/>
            <w:left w:val="none" w:sz="0" w:space="0" w:color="auto"/>
            <w:bottom w:val="none" w:sz="0" w:space="0" w:color="auto"/>
            <w:right w:val="none" w:sz="0" w:space="0" w:color="auto"/>
          </w:divBdr>
        </w:div>
        <w:div w:id="357319706">
          <w:marLeft w:val="640"/>
          <w:marRight w:val="0"/>
          <w:marTop w:val="0"/>
          <w:marBottom w:val="0"/>
          <w:divBdr>
            <w:top w:val="none" w:sz="0" w:space="0" w:color="auto"/>
            <w:left w:val="none" w:sz="0" w:space="0" w:color="auto"/>
            <w:bottom w:val="none" w:sz="0" w:space="0" w:color="auto"/>
            <w:right w:val="none" w:sz="0" w:space="0" w:color="auto"/>
          </w:divBdr>
        </w:div>
        <w:div w:id="810174502">
          <w:marLeft w:val="640"/>
          <w:marRight w:val="0"/>
          <w:marTop w:val="0"/>
          <w:marBottom w:val="0"/>
          <w:divBdr>
            <w:top w:val="none" w:sz="0" w:space="0" w:color="auto"/>
            <w:left w:val="none" w:sz="0" w:space="0" w:color="auto"/>
            <w:bottom w:val="none" w:sz="0" w:space="0" w:color="auto"/>
            <w:right w:val="none" w:sz="0" w:space="0" w:color="auto"/>
          </w:divBdr>
        </w:div>
        <w:div w:id="554702529">
          <w:marLeft w:val="640"/>
          <w:marRight w:val="0"/>
          <w:marTop w:val="0"/>
          <w:marBottom w:val="0"/>
          <w:divBdr>
            <w:top w:val="none" w:sz="0" w:space="0" w:color="auto"/>
            <w:left w:val="none" w:sz="0" w:space="0" w:color="auto"/>
            <w:bottom w:val="none" w:sz="0" w:space="0" w:color="auto"/>
            <w:right w:val="none" w:sz="0" w:space="0" w:color="auto"/>
          </w:divBdr>
        </w:div>
        <w:div w:id="1072777270">
          <w:marLeft w:val="640"/>
          <w:marRight w:val="0"/>
          <w:marTop w:val="0"/>
          <w:marBottom w:val="0"/>
          <w:divBdr>
            <w:top w:val="none" w:sz="0" w:space="0" w:color="auto"/>
            <w:left w:val="none" w:sz="0" w:space="0" w:color="auto"/>
            <w:bottom w:val="none" w:sz="0" w:space="0" w:color="auto"/>
            <w:right w:val="none" w:sz="0" w:space="0" w:color="auto"/>
          </w:divBdr>
        </w:div>
        <w:div w:id="361132501">
          <w:marLeft w:val="640"/>
          <w:marRight w:val="0"/>
          <w:marTop w:val="0"/>
          <w:marBottom w:val="0"/>
          <w:divBdr>
            <w:top w:val="none" w:sz="0" w:space="0" w:color="auto"/>
            <w:left w:val="none" w:sz="0" w:space="0" w:color="auto"/>
            <w:bottom w:val="none" w:sz="0" w:space="0" w:color="auto"/>
            <w:right w:val="none" w:sz="0" w:space="0" w:color="auto"/>
          </w:divBdr>
        </w:div>
        <w:div w:id="1257209667">
          <w:marLeft w:val="640"/>
          <w:marRight w:val="0"/>
          <w:marTop w:val="0"/>
          <w:marBottom w:val="0"/>
          <w:divBdr>
            <w:top w:val="none" w:sz="0" w:space="0" w:color="auto"/>
            <w:left w:val="none" w:sz="0" w:space="0" w:color="auto"/>
            <w:bottom w:val="none" w:sz="0" w:space="0" w:color="auto"/>
            <w:right w:val="none" w:sz="0" w:space="0" w:color="auto"/>
          </w:divBdr>
        </w:div>
        <w:div w:id="154612762">
          <w:marLeft w:val="640"/>
          <w:marRight w:val="0"/>
          <w:marTop w:val="0"/>
          <w:marBottom w:val="0"/>
          <w:divBdr>
            <w:top w:val="none" w:sz="0" w:space="0" w:color="auto"/>
            <w:left w:val="none" w:sz="0" w:space="0" w:color="auto"/>
            <w:bottom w:val="none" w:sz="0" w:space="0" w:color="auto"/>
            <w:right w:val="none" w:sz="0" w:space="0" w:color="auto"/>
          </w:divBdr>
        </w:div>
        <w:div w:id="1204439455">
          <w:marLeft w:val="640"/>
          <w:marRight w:val="0"/>
          <w:marTop w:val="0"/>
          <w:marBottom w:val="0"/>
          <w:divBdr>
            <w:top w:val="none" w:sz="0" w:space="0" w:color="auto"/>
            <w:left w:val="none" w:sz="0" w:space="0" w:color="auto"/>
            <w:bottom w:val="none" w:sz="0" w:space="0" w:color="auto"/>
            <w:right w:val="none" w:sz="0" w:space="0" w:color="auto"/>
          </w:divBdr>
        </w:div>
        <w:div w:id="418798138">
          <w:marLeft w:val="640"/>
          <w:marRight w:val="0"/>
          <w:marTop w:val="0"/>
          <w:marBottom w:val="0"/>
          <w:divBdr>
            <w:top w:val="none" w:sz="0" w:space="0" w:color="auto"/>
            <w:left w:val="none" w:sz="0" w:space="0" w:color="auto"/>
            <w:bottom w:val="none" w:sz="0" w:space="0" w:color="auto"/>
            <w:right w:val="none" w:sz="0" w:space="0" w:color="auto"/>
          </w:divBdr>
        </w:div>
        <w:div w:id="1562329130">
          <w:marLeft w:val="640"/>
          <w:marRight w:val="0"/>
          <w:marTop w:val="0"/>
          <w:marBottom w:val="0"/>
          <w:divBdr>
            <w:top w:val="none" w:sz="0" w:space="0" w:color="auto"/>
            <w:left w:val="none" w:sz="0" w:space="0" w:color="auto"/>
            <w:bottom w:val="none" w:sz="0" w:space="0" w:color="auto"/>
            <w:right w:val="none" w:sz="0" w:space="0" w:color="auto"/>
          </w:divBdr>
        </w:div>
        <w:div w:id="435566044">
          <w:marLeft w:val="640"/>
          <w:marRight w:val="0"/>
          <w:marTop w:val="0"/>
          <w:marBottom w:val="0"/>
          <w:divBdr>
            <w:top w:val="none" w:sz="0" w:space="0" w:color="auto"/>
            <w:left w:val="none" w:sz="0" w:space="0" w:color="auto"/>
            <w:bottom w:val="none" w:sz="0" w:space="0" w:color="auto"/>
            <w:right w:val="none" w:sz="0" w:space="0" w:color="auto"/>
          </w:divBdr>
        </w:div>
        <w:div w:id="871650744">
          <w:marLeft w:val="640"/>
          <w:marRight w:val="0"/>
          <w:marTop w:val="0"/>
          <w:marBottom w:val="0"/>
          <w:divBdr>
            <w:top w:val="none" w:sz="0" w:space="0" w:color="auto"/>
            <w:left w:val="none" w:sz="0" w:space="0" w:color="auto"/>
            <w:bottom w:val="none" w:sz="0" w:space="0" w:color="auto"/>
            <w:right w:val="none" w:sz="0" w:space="0" w:color="auto"/>
          </w:divBdr>
        </w:div>
        <w:div w:id="1154494035">
          <w:marLeft w:val="640"/>
          <w:marRight w:val="0"/>
          <w:marTop w:val="0"/>
          <w:marBottom w:val="0"/>
          <w:divBdr>
            <w:top w:val="none" w:sz="0" w:space="0" w:color="auto"/>
            <w:left w:val="none" w:sz="0" w:space="0" w:color="auto"/>
            <w:bottom w:val="none" w:sz="0" w:space="0" w:color="auto"/>
            <w:right w:val="none" w:sz="0" w:space="0" w:color="auto"/>
          </w:divBdr>
        </w:div>
        <w:div w:id="755177796">
          <w:marLeft w:val="640"/>
          <w:marRight w:val="0"/>
          <w:marTop w:val="0"/>
          <w:marBottom w:val="0"/>
          <w:divBdr>
            <w:top w:val="none" w:sz="0" w:space="0" w:color="auto"/>
            <w:left w:val="none" w:sz="0" w:space="0" w:color="auto"/>
            <w:bottom w:val="none" w:sz="0" w:space="0" w:color="auto"/>
            <w:right w:val="none" w:sz="0" w:space="0" w:color="auto"/>
          </w:divBdr>
        </w:div>
        <w:div w:id="574973627">
          <w:marLeft w:val="640"/>
          <w:marRight w:val="0"/>
          <w:marTop w:val="0"/>
          <w:marBottom w:val="0"/>
          <w:divBdr>
            <w:top w:val="none" w:sz="0" w:space="0" w:color="auto"/>
            <w:left w:val="none" w:sz="0" w:space="0" w:color="auto"/>
            <w:bottom w:val="none" w:sz="0" w:space="0" w:color="auto"/>
            <w:right w:val="none" w:sz="0" w:space="0" w:color="auto"/>
          </w:divBdr>
        </w:div>
        <w:div w:id="1503937084">
          <w:marLeft w:val="640"/>
          <w:marRight w:val="0"/>
          <w:marTop w:val="0"/>
          <w:marBottom w:val="0"/>
          <w:divBdr>
            <w:top w:val="none" w:sz="0" w:space="0" w:color="auto"/>
            <w:left w:val="none" w:sz="0" w:space="0" w:color="auto"/>
            <w:bottom w:val="none" w:sz="0" w:space="0" w:color="auto"/>
            <w:right w:val="none" w:sz="0" w:space="0" w:color="auto"/>
          </w:divBdr>
        </w:div>
        <w:div w:id="1551258804">
          <w:marLeft w:val="640"/>
          <w:marRight w:val="0"/>
          <w:marTop w:val="0"/>
          <w:marBottom w:val="0"/>
          <w:divBdr>
            <w:top w:val="none" w:sz="0" w:space="0" w:color="auto"/>
            <w:left w:val="none" w:sz="0" w:space="0" w:color="auto"/>
            <w:bottom w:val="none" w:sz="0" w:space="0" w:color="auto"/>
            <w:right w:val="none" w:sz="0" w:space="0" w:color="auto"/>
          </w:divBdr>
        </w:div>
        <w:div w:id="1960213904">
          <w:marLeft w:val="640"/>
          <w:marRight w:val="0"/>
          <w:marTop w:val="0"/>
          <w:marBottom w:val="0"/>
          <w:divBdr>
            <w:top w:val="none" w:sz="0" w:space="0" w:color="auto"/>
            <w:left w:val="none" w:sz="0" w:space="0" w:color="auto"/>
            <w:bottom w:val="none" w:sz="0" w:space="0" w:color="auto"/>
            <w:right w:val="none" w:sz="0" w:space="0" w:color="auto"/>
          </w:divBdr>
        </w:div>
        <w:div w:id="1720132798">
          <w:marLeft w:val="640"/>
          <w:marRight w:val="0"/>
          <w:marTop w:val="0"/>
          <w:marBottom w:val="0"/>
          <w:divBdr>
            <w:top w:val="none" w:sz="0" w:space="0" w:color="auto"/>
            <w:left w:val="none" w:sz="0" w:space="0" w:color="auto"/>
            <w:bottom w:val="none" w:sz="0" w:space="0" w:color="auto"/>
            <w:right w:val="none" w:sz="0" w:space="0" w:color="auto"/>
          </w:divBdr>
        </w:div>
        <w:div w:id="599803641">
          <w:marLeft w:val="640"/>
          <w:marRight w:val="0"/>
          <w:marTop w:val="0"/>
          <w:marBottom w:val="0"/>
          <w:divBdr>
            <w:top w:val="none" w:sz="0" w:space="0" w:color="auto"/>
            <w:left w:val="none" w:sz="0" w:space="0" w:color="auto"/>
            <w:bottom w:val="none" w:sz="0" w:space="0" w:color="auto"/>
            <w:right w:val="none" w:sz="0" w:space="0" w:color="auto"/>
          </w:divBdr>
        </w:div>
        <w:div w:id="894242401">
          <w:marLeft w:val="640"/>
          <w:marRight w:val="0"/>
          <w:marTop w:val="0"/>
          <w:marBottom w:val="0"/>
          <w:divBdr>
            <w:top w:val="none" w:sz="0" w:space="0" w:color="auto"/>
            <w:left w:val="none" w:sz="0" w:space="0" w:color="auto"/>
            <w:bottom w:val="none" w:sz="0" w:space="0" w:color="auto"/>
            <w:right w:val="none" w:sz="0" w:space="0" w:color="auto"/>
          </w:divBdr>
        </w:div>
        <w:div w:id="1705326726">
          <w:marLeft w:val="640"/>
          <w:marRight w:val="0"/>
          <w:marTop w:val="0"/>
          <w:marBottom w:val="0"/>
          <w:divBdr>
            <w:top w:val="none" w:sz="0" w:space="0" w:color="auto"/>
            <w:left w:val="none" w:sz="0" w:space="0" w:color="auto"/>
            <w:bottom w:val="none" w:sz="0" w:space="0" w:color="auto"/>
            <w:right w:val="none" w:sz="0" w:space="0" w:color="auto"/>
          </w:divBdr>
        </w:div>
        <w:div w:id="1496140423">
          <w:marLeft w:val="640"/>
          <w:marRight w:val="0"/>
          <w:marTop w:val="0"/>
          <w:marBottom w:val="0"/>
          <w:divBdr>
            <w:top w:val="none" w:sz="0" w:space="0" w:color="auto"/>
            <w:left w:val="none" w:sz="0" w:space="0" w:color="auto"/>
            <w:bottom w:val="none" w:sz="0" w:space="0" w:color="auto"/>
            <w:right w:val="none" w:sz="0" w:space="0" w:color="auto"/>
          </w:divBdr>
        </w:div>
        <w:div w:id="78523224">
          <w:marLeft w:val="640"/>
          <w:marRight w:val="0"/>
          <w:marTop w:val="0"/>
          <w:marBottom w:val="0"/>
          <w:divBdr>
            <w:top w:val="none" w:sz="0" w:space="0" w:color="auto"/>
            <w:left w:val="none" w:sz="0" w:space="0" w:color="auto"/>
            <w:bottom w:val="none" w:sz="0" w:space="0" w:color="auto"/>
            <w:right w:val="none" w:sz="0" w:space="0" w:color="auto"/>
          </w:divBdr>
        </w:div>
        <w:div w:id="375618970">
          <w:marLeft w:val="640"/>
          <w:marRight w:val="0"/>
          <w:marTop w:val="0"/>
          <w:marBottom w:val="0"/>
          <w:divBdr>
            <w:top w:val="none" w:sz="0" w:space="0" w:color="auto"/>
            <w:left w:val="none" w:sz="0" w:space="0" w:color="auto"/>
            <w:bottom w:val="none" w:sz="0" w:space="0" w:color="auto"/>
            <w:right w:val="none" w:sz="0" w:space="0" w:color="auto"/>
          </w:divBdr>
        </w:div>
        <w:div w:id="738750422">
          <w:marLeft w:val="640"/>
          <w:marRight w:val="0"/>
          <w:marTop w:val="0"/>
          <w:marBottom w:val="0"/>
          <w:divBdr>
            <w:top w:val="none" w:sz="0" w:space="0" w:color="auto"/>
            <w:left w:val="none" w:sz="0" w:space="0" w:color="auto"/>
            <w:bottom w:val="none" w:sz="0" w:space="0" w:color="auto"/>
            <w:right w:val="none" w:sz="0" w:space="0" w:color="auto"/>
          </w:divBdr>
        </w:div>
        <w:div w:id="1656837105">
          <w:marLeft w:val="640"/>
          <w:marRight w:val="0"/>
          <w:marTop w:val="0"/>
          <w:marBottom w:val="0"/>
          <w:divBdr>
            <w:top w:val="none" w:sz="0" w:space="0" w:color="auto"/>
            <w:left w:val="none" w:sz="0" w:space="0" w:color="auto"/>
            <w:bottom w:val="none" w:sz="0" w:space="0" w:color="auto"/>
            <w:right w:val="none" w:sz="0" w:space="0" w:color="auto"/>
          </w:divBdr>
        </w:div>
        <w:div w:id="430781771">
          <w:marLeft w:val="640"/>
          <w:marRight w:val="0"/>
          <w:marTop w:val="0"/>
          <w:marBottom w:val="0"/>
          <w:divBdr>
            <w:top w:val="none" w:sz="0" w:space="0" w:color="auto"/>
            <w:left w:val="none" w:sz="0" w:space="0" w:color="auto"/>
            <w:bottom w:val="none" w:sz="0" w:space="0" w:color="auto"/>
            <w:right w:val="none" w:sz="0" w:space="0" w:color="auto"/>
          </w:divBdr>
        </w:div>
        <w:div w:id="1608653925">
          <w:marLeft w:val="640"/>
          <w:marRight w:val="0"/>
          <w:marTop w:val="0"/>
          <w:marBottom w:val="0"/>
          <w:divBdr>
            <w:top w:val="none" w:sz="0" w:space="0" w:color="auto"/>
            <w:left w:val="none" w:sz="0" w:space="0" w:color="auto"/>
            <w:bottom w:val="none" w:sz="0" w:space="0" w:color="auto"/>
            <w:right w:val="none" w:sz="0" w:space="0" w:color="auto"/>
          </w:divBdr>
        </w:div>
        <w:div w:id="1204488439">
          <w:marLeft w:val="640"/>
          <w:marRight w:val="0"/>
          <w:marTop w:val="0"/>
          <w:marBottom w:val="0"/>
          <w:divBdr>
            <w:top w:val="none" w:sz="0" w:space="0" w:color="auto"/>
            <w:left w:val="none" w:sz="0" w:space="0" w:color="auto"/>
            <w:bottom w:val="none" w:sz="0" w:space="0" w:color="auto"/>
            <w:right w:val="none" w:sz="0" w:space="0" w:color="auto"/>
          </w:divBdr>
        </w:div>
        <w:div w:id="1396853636">
          <w:marLeft w:val="640"/>
          <w:marRight w:val="0"/>
          <w:marTop w:val="0"/>
          <w:marBottom w:val="0"/>
          <w:divBdr>
            <w:top w:val="none" w:sz="0" w:space="0" w:color="auto"/>
            <w:left w:val="none" w:sz="0" w:space="0" w:color="auto"/>
            <w:bottom w:val="none" w:sz="0" w:space="0" w:color="auto"/>
            <w:right w:val="none" w:sz="0" w:space="0" w:color="auto"/>
          </w:divBdr>
        </w:div>
        <w:div w:id="762189149">
          <w:marLeft w:val="640"/>
          <w:marRight w:val="0"/>
          <w:marTop w:val="0"/>
          <w:marBottom w:val="0"/>
          <w:divBdr>
            <w:top w:val="none" w:sz="0" w:space="0" w:color="auto"/>
            <w:left w:val="none" w:sz="0" w:space="0" w:color="auto"/>
            <w:bottom w:val="none" w:sz="0" w:space="0" w:color="auto"/>
            <w:right w:val="none" w:sz="0" w:space="0" w:color="auto"/>
          </w:divBdr>
        </w:div>
        <w:div w:id="636880850">
          <w:marLeft w:val="640"/>
          <w:marRight w:val="0"/>
          <w:marTop w:val="0"/>
          <w:marBottom w:val="0"/>
          <w:divBdr>
            <w:top w:val="none" w:sz="0" w:space="0" w:color="auto"/>
            <w:left w:val="none" w:sz="0" w:space="0" w:color="auto"/>
            <w:bottom w:val="none" w:sz="0" w:space="0" w:color="auto"/>
            <w:right w:val="none" w:sz="0" w:space="0" w:color="auto"/>
          </w:divBdr>
        </w:div>
        <w:div w:id="1536307462">
          <w:marLeft w:val="640"/>
          <w:marRight w:val="0"/>
          <w:marTop w:val="0"/>
          <w:marBottom w:val="0"/>
          <w:divBdr>
            <w:top w:val="none" w:sz="0" w:space="0" w:color="auto"/>
            <w:left w:val="none" w:sz="0" w:space="0" w:color="auto"/>
            <w:bottom w:val="none" w:sz="0" w:space="0" w:color="auto"/>
            <w:right w:val="none" w:sz="0" w:space="0" w:color="auto"/>
          </w:divBdr>
        </w:div>
        <w:div w:id="484710293">
          <w:marLeft w:val="640"/>
          <w:marRight w:val="0"/>
          <w:marTop w:val="0"/>
          <w:marBottom w:val="0"/>
          <w:divBdr>
            <w:top w:val="none" w:sz="0" w:space="0" w:color="auto"/>
            <w:left w:val="none" w:sz="0" w:space="0" w:color="auto"/>
            <w:bottom w:val="none" w:sz="0" w:space="0" w:color="auto"/>
            <w:right w:val="none" w:sz="0" w:space="0" w:color="auto"/>
          </w:divBdr>
        </w:div>
        <w:div w:id="1936476594">
          <w:marLeft w:val="640"/>
          <w:marRight w:val="0"/>
          <w:marTop w:val="0"/>
          <w:marBottom w:val="0"/>
          <w:divBdr>
            <w:top w:val="none" w:sz="0" w:space="0" w:color="auto"/>
            <w:left w:val="none" w:sz="0" w:space="0" w:color="auto"/>
            <w:bottom w:val="none" w:sz="0" w:space="0" w:color="auto"/>
            <w:right w:val="none" w:sz="0" w:space="0" w:color="auto"/>
          </w:divBdr>
        </w:div>
        <w:div w:id="1878733200">
          <w:marLeft w:val="640"/>
          <w:marRight w:val="0"/>
          <w:marTop w:val="0"/>
          <w:marBottom w:val="0"/>
          <w:divBdr>
            <w:top w:val="none" w:sz="0" w:space="0" w:color="auto"/>
            <w:left w:val="none" w:sz="0" w:space="0" w:color="auto"/>
            <w:bottom w:val="none" w:sz="0" w:space="0" w:color="auto"/>
            <w:right w:val="none" w:sz="0" w:space="0" w:color="auto"/>
          </w:divBdr>
        </w:div>
        <w:div w:id="993026583">
          <w:marLeft w:val="640"/>
          <w:marRight w:val="0"/>
          <w:marTop w:val="0"/>
          <w:marBottom w:val="0"/>
          <w:divBdr>
            <w:top w:val="none" w:sz="0" w:space="0" w:color="auto"/>
            <w:left w:val="none" w:sz="0" w:space="0" w:color="auto"/>
            <w:bottom w:val="none" w:sz="0" w:space="0" w:color="auto"/>
            <w:right w:val="none" w:sz="0" w:space="0" w:color="auto"/>
          </w:divBdr>
        </w:div>
        <w:div w:id="1254781508">
          <w:marLeft w:val="640"/>
          <w:marRight w:val="0"/>
          <w:marTop w:val="0"/>
          <w:marBottom w:val="0"/>
          <w:divBdr>
            <w:top w:val="none" w:sz="0" w:space="0" w:color="auto"/>
            <w:left w:val="none" w:sz="0" w:space="0" w:color="auto"/>
            <w:bottom w:val="none" w:sz="0" w:space="0" w:color="auto"/>
            <w:right w:val="none" w:sz="0" w:space="0" w:color="auto"/>
          </w:divBdr>
        </w:div>
        <w:div w:id="1912539311">
          <w:marLeft w:val="640"/>
          <w:marRight w:val="0"/>
          <w:marTop w:val="0"/>
          <w:marBottom w:val="0"/>
          <w:divBdr>
            <w:top w:val="none" w:sz="0" w:space="0" w:color="auto"/>
            <w:left w:val="none" w:sz="0" w:space="0" w:color="auto"/>
            <w:bottom w:val="none" w:sz="0" w:space="0" w:color="auto"/>
            <w:right w:val="none" w:sz="0" w:space="0" w:color="auto"/>
          </w:divBdr>
        </w:div>
        <w:div w:id="1103107688">
          <w:marLeft w:val="640"/>
          <w:marRight w:val="0"/>
          <w:marTop w:val="0"/>
          <w:marBottom w:val="0"/>
          <w:divBdr>
            <w:top w:val="none" w:sz="0" w:space="0" w:color="auto"/>
            <w:left w:val="none" w:sz="0" w:space="0" w:color="auto"/>
            <w:bottom w:val="none" w:sz="0" w:space="0" w:color="auto"/>
            <w:right w:val="none" w:sz="0" w:space="0" w:color="auto"/>
          </w:divBdr>
        </w:div>
        <w:div w:id="240871183">
          <w:marLeft w:val="640"/>
          <w:marRight w:val="0"/>
          <w:marTop w:val="0"/>
          <w:marBottom w:val="0"/>
          <w:divBdr>
            <w:top w:val="none" w:sz="0" w:space="0" w:color="auto"/>
            <w:left w:val="none" w:sz="0" w:space="0" w:color="auto"/>
            <w:bottom w:val="none" w:sz="0" w:space="0" w:color="auto"/>
            <w:right w:val="none" w:sz="0" w:space="0" w:color="auto"/>
          </w:divBdr>
        </w:div>
        <w:div w:id="2001805460">
          <w:marLeft w:val="640"/>
          <w:marRight w:val="0"/>
          <w:marTop w:val="0"/>
          <w:marBottom w:val="0"/>
          <w:divBdr>
            <w:top w:val="none" w:sz="0" w:space="0" w:color="auto"/>
            <w:left w:val="none" w:sz="0" w:space="0" w:color="auto"/>
            <w:bottom w:val="none" w:sz="0" w:space="0" w:color="auto"/>
            <w:right w:val="none" w:sz="0" w:space="0" w:color="auto"/>
          </w:divBdr>
        </w:div>
        <w:div w:id="83693431">
          <w:marLeft w:val="640"/>
          <w:marRight w:val="0"/>
          <w:marTop w:val="0"/>
          <w:marBottom w:val="0"/>
          <w:divBdr>
            <w:top w:val="none" w:sz="0" w:space="0" w:color="auto"/>
            <w:left w:val="none" w:sz="0" w:space="0" w:color="auto"/>
            <w:bottom w:val="none" w:sz="0" w:space="0" w:color="auto"/>
            <w:right w:val="none" w:sz="0" w:space="0" w:color="auto"/>
          </w:divBdr>
        </w:div>
        <w:div w:id="748238638">
          <w:marLeft w:val="640"/>
          <w:marRight w:val="0"/>
          <w:marTop w:val="0"/>
          <w:marBottom w:val="0"/>
          <w:divBdr>
            <w:top w:val="none" w:sz="0" w:space="0" w:color="auto"/>
            <w:left w:val="none" w:sz="0" w:space="0" w:color="auto"/>
            <w:bottom w:val="none" w:sz="0" w:space="0" w:color="auto"/>
            <w:right w:val="none" w:sz="0" w:space="0" w:color="auto"/>
          </w:divBdr>
        </w:div>
        <w:div w:id="1977446733">
          <w:marLeft w:val="640"/>
          <w:marRight w:val="0"/>
          <w:marTop w:val="0"/>
          <w:marBottom w:val="0"/>
          <w:divBdr>
            <w:top w:val="none" w:sz="0" w:space="0" w:color="auto"/>
            <w:left w:val="none" w:sz="0" w:space="0" w:color="auto"/>
            <w:bottom w:val="none" w:sz="0" w:space="0" w:color="auto"/>
            <w:right w:val="none" w:sz="0" w:space="0" w:color="auto"/>
          </w:divBdr>
        </w:div>
        <w:div w:id="2122335082">
          <w:marLeft w:val="640"/>
          <w:marRight w:val="0"/>
          <w:marTop w:val="0"/>
          <w:marBottom w:val="0"/>
          <w:divBdr>
            <w:top w:val="none" w:sz="0" w:space="0" w:color="auto"/>
            <w:left w:val="none" w:sz="0" w:space="0" w:color="auto"/>
            <w:bottom w:val="none" w:sz="0" w:space="0" w:color="auto"/>
            <w:right w:val="none" w:sz="0" w:space="0" w:color="auto"/>
          </w:divBdr>
        </w:div>
        <w:div w:id="640505075">
          <w:marLeft w:val="640"/>
          <w:marRight w:val="0"/>
          <w:marTop w:val="0"/>
          <w:marBottom w:val="0"/>
          <w:divBdr>
            <w:top w:val="none" w:sz="0" w:space="0" w:color="auto"/>
            <w:left w:val="none" w:sz="0" w:space="0" w:color="auto"/>
            <w:bottom w:val="none" w:sz="0" w:space="0" w:color="auto"/>
            <w:right w:val="none" w:sz="0" w:space="0" w:color="auto"/>
          </w:divBdr>
        </w:div>
        <w:div w:id="966811475">
          <w:marLeft w:val="640"/>
          <w:marRight w:val="0"/>
          <w:marTop w:val="0"/>
          <w:marBottom w:val="0"/>
          <w:divBdr>
            <w:top w:val="none" w:sz="0" w:space="0" w:color="auto"/>
            <w:left w:val="none" w:sz="0" w:space="0" w:color="auto"/>
            <w:bottom w:val="none" w:sz="0" w:space="0" w:color="auto"/>
            <w:right w:val="none" w:sz="0" w:space="0" w:color="auto"/>
          </w:divBdr>
        </w:div>
        <w:div w:id="583031076">
          <w:marLeft w:val="640"/>
          <w:marRight w:val="0"/>
          <w:marTop w:val="0"/>
          <w:marBottom w:val="0"/>
          <w:divBdr>
            <w:top w:val="none" w:sz="0" w:space="0" w:color="auto"/>
            <w:left w:val="none" w:sz="0" w:space="0" w:color="auto"/>
            <w:bottom w:val="none" w:sz="0" w:space="0" w:color="auto"/>
            <w:right w:val="none" w:sz="0" w:space="0" w:color="auto"/>
          </w:divBdr>
        </w:div>
        <w:div w:id="1072041598">
          <w:marLeft w:val="640"/>
          <w:marRight w:val="0"/>
          <w:marTop w:val="0"/>
          <w:marBottom w:val="0"/>
          <w:divBdr>
            <w:top w:val="none" w:sz="0" w:space="0" w:color="auto"/>
            <w:left w:val="none" w:sz="0" w:space="0" w:color="auto"/>
            <w:bottom w:val="none" w:sz="0" w:space="0" w:color="auto"/>
            <w:right w:val="none" w:sz="0" w:space="0" w:color="auto"/>
          </w:divBdr>
        </w:div>
        <w:div w:id="947078873">
          <w:marLeft w:val="640"/>
          <w:marRight w:val="0"/>
          <w:marTop w:val="0"/>
          <w:marBottom w:val="0"/>
          <w:divBdr>
            <w:top w:val="none" w:sz="0" w:space="0" w:color="auto"/>
            <w:left w:val="none" w:sz="0" w:space="0" w:color="auto"/>
            <w:bottom w:val="none" w:sz="0" w:space="0" w:color="auto"/>
            <w:right w:val="none" w:sz="0" w:space="0" w:color="auto"/>
          </w:divBdr>
        </w:div>
        <w:div w:id="1648120275">
          <w:marLeft w:val="640"/>
          <w:marRight w:val="0"/>
          <w:marTop w:val="0"/>
          <w:marBottom w:val="0"/>
          <w:divBdr>
            <w:top w:val="none" w:sz="0" w:space="0" w:color="auto"/>
            <w:left w:val="none" w:sz="0" w:space="0" w:color="auto"/>
            <w:bottom w:val="none" w:sz="0" w:space="0" w:color="auto"/>
            <w:right w:val="none" w:sz="0" w:space="0" w:color="auto"/>
          </w:divBdr>
        </w:div>
        <w:div w:id="1861577423">
          <w:marLeft w:val="640"/>
          <w:marRight w:val="0"/>
          <w:marTop w:val="0"/>
          <w:marBottom w:val="0"/>
          <w:divBdr>
            <w:top w:val="none" w:sz="0" w:space="0" w:color="auto"/>
            <w:left w:val="none" w:sz="0" w:space="0" w:color="auto"/>
            <w:bottom w:val="none" w:sz="0" w:space="0" w:color="auto"/>
            <w:right w:val="none" w:sz="0" w:space="0" w:color="auto"/>
          </w:divBdr>
        </w:div>
        <w:div w:id="2130391581">
          <w:marLeft w:val="640"/>
          <w:marRight w:val="0"/>
          <w:marTop w:val="0"/>
          <w:marBottom w:val="0"/>
          <w:divBdr>
            <w:top w:val="none" w:sz="0" w:space="0" w:color="auto"/>
            <w:left w:val="none" w:sz="0" w:space="0" w:color="auto"/>
            <w:bottom w:val="none" w:sz="0" w:space="0" w:color="auto"/>
            <w:right w:val="none" w:sz="0" w:space="0" w:color="auto"/>
          </w:divBdr>
        </w:div>
        <w:div w:id="218246963">
          <w:marLeft w:val="640"/>
          <w:marRight w:val="0"/>
          <w:marTop w:val="0"/>
          <w:marBottom w:val="0"/>
          <w:divBdr>
            <w:top w:val="none" w:sz="0" w:space="0" w:color="auto"/>
            <w:left w:val="none" w:sz="0" w:space="0" w:color="auto"/>
            <w:bottom w:val="none" w:sz="0" w:space="0" w:color="auto"/>
            <w:right w:val="none" w:sz="0" w:space="0" w:color="auto"/>
          </w:divBdr>
        </w:div>
        <w:div w:id="1835761625">
          <w:marLeft w:val="640"/>
          <w:marRight w:val="0"/>
          <w:marTop w:val="0"/>
          <w:marBottom w:val="0"/>
          <w:divBdr>
            <w:top w:val="none" w:sz="0" w:space="0" w:color="auto"/>
            <w:left w:val="none" w:sz="0" w:space="0" w:color="auto"/>
            <w:bottom w:val="none" w:sz="0" w:space="0" w:color="auto"/>
            <w:right w:val="none" w:sz="0" w:space="0" w:color="auto"/>
          </w:divBdr>
        </w:div>
      </w:divsChild>
    </w:div>
    <w:div w:id="2122216886">
      <w:bodyDiv w:val="1"/>
      <w:marLeft w:val="0"/>
      <w:marRight w:val="0"/>
      <w:marTop w:val="0"/>
      <w:marBottom w:val="0"/>
      <w:divBdr>
        <w:top w:val="none" w:sz="0" w:space="0" w:color="auto"/>
        <w:left w:val="none" w:sz="0" w:space="0" w:color="auto"/>
        <w:bottom w:val="none" w:sz="0" w:space="0" w:color="auto"/>
        <w:right w:val="none" w:sz="0" w:space="0" w:color="auto"/>
      </w:divBdr>
      <w:divsChild>
        <w:div w:id="794325239">
          <w:marLeft w:val="640"/>
          <w:marRight w:val="0"/>
          <w:marTop w:val="0"/>
          <w:marBottom w:val="0"/>
          <w:divBdr>
            <w:top w:val="none" w:sz="0" w:space="0" w:color="auto"/>
            <w:left w:val="none" w:sz="0" w:space="0" w:color="auto"/>
            <w:bottom w:val="none" w:sz="0" w:space="0" w:color="auto"/>
            <w:right w:val="none" w:sz="0" w:space="0" w:color="auto"/>
          </w:divBdr>
        </w:div>
        <w:div w:id="1510020272">
          <w:marLeft w:val="640"/>
          <w:marRight w:val="0"/>
          <w:marTop w:val="0"/>
          <w:marBottom w:val="0"/>
          <w:divBdr>
            <w:top w:val="none" w:sz="0" w:space="0" w:color="auto"/>
            <w:left w:val="none" w:sz="0" w:space="0" w:color="auto"/>
            <w:bottom w:val="none" w:sz="0" w:space="0" w:color="auto"/>
            <w:right w:val="none" w:sz="0" w:space="0" w:color="auto"/>
          </w:divBdr>
        </w:div>
        <w:div w:id="970943906">
          <w:marLeft w:val="640"/>
          <w:marRight w:val="0"/>
          <w:marTop w:val="0"/>
          <w:marBottom w:val="0"/>
          <w:divBdr>
            <w:top w:val="none" w:sz="0" w:space="0" w:color="auto"/>
            <w:left w:val="none" w:sz="0" w:space="0" w:color="auto"/>
            <w:bottom w:val="none" w:sz="0" w:space="0" w:color="auto"/>
            <w:right w:val="none" w:sz="0" w:space="0" w:color="auto"/>
          </w:divBdr>
        </w:div>
        <w:div w:id="1253784492">
          <w:marLeft w:val="640"/>
          <w:marRight w:val="0"/>
          <w:marTop w:val="0"/>
          <w:marBottom w:val="0"/>
          <w:divBdr>
            <w:top w:val="none" w:sz="0" w:space="0" w:color="auto"/>
            <w:left w:val="none" w:sz="0" w:space="0" w:color="auto"/>
            <w:bottom w:val="none" w:sz="0" w:space="0" w:color="auto"/>
            <w:right w:val="none" w:sz="0" w:space="0" w:color="auto"/>
          </w:divBdr>
        </w:div>
        <w:div w:id="615602255">
          <w:marLeft w:val="640"/>
          <w:marRight w:val="0"/>
          <w:marTop w:val="0"/>
          <w:marBottom w:val="0"/>
          <w:divBdr>
            <w:top w:val="none" w:sz="0" w:space="0" w:color="auto"/>
            <w:left w:val="none" w:sz="0" w:space="0" w:color="auto"/>
            <w:bottom w:val="none" w:sz="0" w:space="0" w:color="auto"/>
            <w:right w:val="none" w:sz="0" w:space="0" w:color="auto"/>
          </w:divBdr>
        </w:div>
        <w:div w:id="1894929391">
          <w:marLeft w:val="640"/>
          <w:marRight w:val="0"/>
          <w:marTop w:val="0"/>
          <w:marBottom w:val="0"/>
          <w:divBdr>
            <w:top w:val="none" w:sz="0" w:space="0" w:color="auto"/>
            <w:left w:val="none" w:sz="0" w:space="0" w:color="auto"/>
            <w:bottom w:val="none" w:sz="0" w:space="0" w:color="auto"/>
            <w:right w:val="none" w:sz="0" w:space="0" w:color="auto"/>
          </w:divBdr>
        </w:div>
        <w:div w:id="1879582607">
          <w:marLeft w:val="640"/>
          <w:marRight w:val="0"/>
          <w:marTop w:val="0"/>
          <w:marBottom w:val="0"/>
          <w:divBdr>
            <w:top w:val="none" w:sz="0" w:space="0" w:color="auto"/>
            <w:left w:val="none" w:sz="0" w:space="0" w:color="auto"/>
            <w:bottom w:val="none" w:sz="0" w:space="0" w:color="auto"/>
            <w:right w:val="none" w:sz="0" w:space="0" w:color="auto"/>
          </w:divBdr>
        </w:div>
        <w:div w:id="1368990457">
          <w:marLeft w:val="640"/>
          <w:marRight w:val="0"/>
          <w:marTop w:val="0"/>
          <w:marBottom w:val="0"/>
          <w:divBdr>
            <w:top w:val="none" w:sz="0" w:space="0" w:color="auto"/>
            <w:left w:val="none" w:sz="0" w:space="0" w:color="auto"/>
            <w:bottom w:val="none" w:sz="0" w:space="0" w:color="auto"/>
            <w:right w:val="none" w:sz="0" w:space="0" w:color="auto"/>
          </w:divBdr>
        </w:div>
        <w:div w:id="33890038">
          <w:marLeft w:val="640"/>
          <w:marRight w:val="0"/>
          <w:marTop w:val="0"/>
          <w:marBottom w:val="0"/>
          <w:divBdr>
            <w:top w:val="none" w:sz="0" w:space="0" w:color="auto"/>
            <w:left w:val="none" w:sz="0" w:space="0" w:color="auto"/>
            <w:bottom w:val="none" w:sz="0" w:space="0" w:color="auto"/>
            <w:right w:val="none" w:sz="0" w:space="0" w:color="auto"/>
          </w:divBdr>
        </w:div>
        <w:div w:id="633869328">
          <w:marLeft w:val="640"/>
          <w:marRight w:val="0"/>
          <w:marTop w:val="0"/>
          <w:marBottom w:val="0"/>
          <w:divBdr>
            <w:top w:val="none" w:sz="0" w:space="0" w:color="auto"/>
            <w:left w:val="none" w:sz="0" w:space="0" w:color="auto"/>
            <w:bottom w:val="none" w:sz="0" w:space="0" w:color="auto"/>
            <w:right w:val="none" w:sz="0" w:space="0" w:color="auto"/>
          </w:divBdr>
        </w:div>
        <w:div w:id="1440418268">
          <w:marLeft w:val="640"/>
          <w:marRight w:val="0"/>
          <w:marTop w:val="0"/>
          <w:marBottom w:val="0"/>
          <w:divBdr>
            <w:top w:val="none" w:sz="0" w:space="0" w:color="auto"/>
            <w:left w:val="none" w:sz="0" w:space="0" w:color="auto"/>
            <w:bottom w:val="none" w:sz="0" w:space="0" w:color="auto"/>
            <w:right w:val="none" w:sz="0" w:space="0" w:color="auto"/>
          </w:divBdr>
        </w:div>
        <w:div w:id="1495291725">
          <w:marLeft w:val="640"/>
          <w:marRight w:val="0"/>
          <w:marTop w:val="0"/>
          <w:marBottom w:val="0"/>
          <w:divBdr>
            <w:top w:val="none" w:sz="0" w:space="0" w:color="auto"/>
            <w:left w:val="none" w:sz="0" w:space="0" w:color="auto"/>
            <w:bottom w:val="none" w:sz="0" w:space="0" w:color="auto"/>
            <w:right w:val="none" w:sz="0" w:space="0" w:color="auto"/>
          </w:divBdr>
        </w:div>
        <w:div w:id="1044479570">
          <w:marLeft w:val="640"/>
          <w:marRight w:val="0"/>
          <w:marTop w:val="0"/>
          <w:marBottom w:val="0"/>
          <w:divBdr>
            <w:top w:val="none" w:sz="0" w:space="0" w:color="auto"/>
            <w:left w:val="none" w:sz="0" w:space="0" w:color="auto"/>
            <w:bottom w:val="none" w:sz="0" w:space="0" w:color="auto"/>
            <w:right w:val="none" w:sz="0" w:space="0" w:color="auto"/>
          </w:divBdr>
        </w:div>
        <w:div w:id="1601910191">
          <w:marLeft w:val="640"/>
          <w:marRight w:val="0"/>
          <w:marTop w:val="0"/>
          <w:marBottom w:val="0"/>
          <w:divBdr>
            <w:top w:val="none" w:sz="0" w:space="0" w:color="auto"/>
            <w:left w:val="none" w:sz="0" w:space="0" w:color="auto"/>
            <w:bottom w:val="none" w:sz="0" w:space="0" w:color="auto"/>
            <w:right w:val="none" w:sz="0" w:space="0" w:color="auto"/>
          </w:divBdr>
        </w:div>
        <w:div w:id="821699108">
          <w:marLeft w:val="640"/>
          <w:marRight w:val="0"/>
          <w:marTop w:val="0"/>
          <w:marBottom w:val="0"/>
          <w:divBdr>
            <w:top w:val="none" w:sz="0" w:space="0" w:color="auto"/>
            <w:left w:val="none" w:sz="0" w:space="0" w:color="auto"/>
            <w:bottom w:val="none" w:sz="0" w:space="0" w:color="auto"/>
            <w:right w:val="none" w:sz="0" w:space="0" w:color="auto"/>
          </w:divBdr>
        </w:div>
        <w:div w:id="834422023">
          <w:marLeft w:val="640"/>
          <w:marRight w:val="0"/>
          <w:marTop w:val="0"/>
          <w:marBottom w:val="0"/>
          <w:divBdr>
            <w:top w:val="none" w:sz="0" w:space="0" w:color="auto"/>
            <w:left w:val="none" w:sz="0" w:space="0" w:color="auto"/>
            <w:bottom w:val="none" w:sz="0" w:space="0" w:color="auto"/>
            <w:right w:val="none" w:sz="0" w:space="0" w:color="auto"/>
          </w:divBdr>
        </w:div>
        <w:div w:id="634529813">
          <w:marLeft w:val="640"/>
          <w:marRight w:val="0"/>
          <w:marTop w:val="0"/>
          <w:marBottom w:val="0"/>
          <w:divBdr>
            <w:top w:val="none" w:sz="0" w:space="0" w:color="auto"/>
            <w:left w:val="none" w:sz="0" w:space="0" w:color="auto"/>
            <w:bottom w:val="none" w:sz="0" w:space="0" w:color="auto"/>
            <w:right w:val="none" w:sz="0" w:space="0" w:color="auto"/>
          </w:divBdr>
        </w:div>
        <w:div w:id="1694460367">
          <w:marLeft w:val="640"/>
          <w:marRight w:val="0"/>
          <w:marTop w:val="0"/>
          <w:marBottom w:val="0"/>
          <w:divBdr>
            <w:top w:val="none" w:sz="0" w:space="0" w:color="auto"/>
            <w:left w:val="none" w:sz="0" w:space="0" w:color="auto"/>
            <w:bottom w:val="none" w:sz="0" w:space="0" w:color="auto"/>
            <w:right w:val="none" w:sz="0" w:space="0" w:color="auto"/>
          </w:divBdr>
        </w:div>
        <w:div w:id="1155804419">
          <w:marLeft w:val="640"/>
          <w:marRight w:val="0"/>
          <w:marTop w:val="0"/>
          <w:marBottom w:val="0"/>
          <w:divBdr>
            <w:top w:val="none" w:sz="0" w:space="0" w:color="auto"/>
            <w:left w:val="none" w:sz="0" w:space="0" w:color="auto"/>
            <w:bottom w:val="none" w:sz="0" w:space="0" w:color="auto"/>
            <w:right w:val="none" w:sz="0" w:space="0" w:color="auto"/>
          </w:divBdr>
        </w:div>
        <w:div w:id="517696451">
          <w:marLeft w:val="640"/>
          <w:marRight w:val="0"/>
          <w:marTop w:val="0"/>
          <w:marBottom w:val="0"/>
          <w:divBdr>
            <w:top w:val="none" w:sz="0" w:space="0" w:color="auto"/>
            <w:left w:val="none" w:sz="0" w:space="0" w:color="auto"/>
            <w:bottom w:val="none" w:sz="0" w:space="0" w:color="auto"/>
            <w:right w:val="none" w:sz="0" w:space="0" w:color="auto"/>
          </w:divBdr>
        </w:div>
        <w:div w:id="2125878935">
          <w:marLeft w:val="640"/>
          <w:marRight w:val="0"/>
          <w:marTop w:val="0"/>
          <w:marBottom w:val="0"/>
          <w:divBdr>
            <w:top w:val="none" w:sz="0" w:space="0" w:color="auto"/>
            <w:left w:val="none" w:sz="0" w:space="0" w:color="auto"/>
            <w:bottom w:val="none" w:sz="0" w:space="0" w:color="auto"/>
            <w:right w:val="none" w:sz="0" w:space="0" w:color="auto"/>
          </w:divBdr>
        </w:div>
      </w:divsChild>
    </w:div>
    <w:div w:id="2122797190">
      <w:bodyDiv w:val="1"/>
      <w:marLeft w:val="0"/>
      <w:marRight w:val="0"/>
      <w:marTop w:val="0"/>
      <w:marBottom w:val="0"/>
      <w:divBdr>
        <w:top w:val="none" w:sz="0" w:space="0" w:color="auto"/>
        <w:left w:val="none" w:sz="0" w:space="0" w:color="auto"/>
        <w:bottom w:val="none" w:sz="0" w:space="0" w:color="auto"/>
        <w:right w:val="none" w:sz="0" w:space="0" w:color="auto"/>
      </w:divBdr>
      <w:divsChild>
        <w:div w:id="2098205768">
          <w:marLeft w:val="0"/>
          <w:marRight w:val="0"/>
          <w:marTop w:val="0"/>
          <w:marBottom w:val="0"/>
          <w:divBdr>
            <w:top w:val="none" w:sz="0" w:space="0" w:color="auto"/>
            <w:left w:val="none" w:sz="0" w:space="0" w:color="auto"/>
            <w:bottom w:val="none" w:sz="0" w:space="0" w:color="auto"/>
            <w:right w:val="none" w:sz="0" w:space="0" w:color="auto"/>
          </w:divBdr>
        </w:div>
        <w:div w:id="2103332838">
          <w:marLeft w:val="0"/>
          <w:marRight w:val="0"/>
          <w:marTop w:val="0"/>
          <w:marBottom w:val="0"/>
          <w:divBdr>
            <w:top w:val="none" w:sz="0" w:space="0" w:color="auto"/>
            <w:left w:val="none" w:sz="0" w:space="0" w:color="auto"/>
            <w:bottom w:val="none" w:sz="0" w:space="0" w:color="auto"/>
            <w:right w:val="none" w:sz="0" w:space="0" w:color="auto"/>
          </w:divBdr>
        </w:div>
        <w:div w:id="1750417395">
          <w:marLeft w:val="0"/>
          <w:marRight w:val="0"/>
          <w:marTop w:val="0"/>
          <w:marBottom w:val="0"/>
          <w:divBdr>
            <w:top w:val="none" w:sz="0" w:space="0" w:color="auto"/>
            <w:left w:val="none" w:sz="0" w:space="0" w:color="auto"/>
            <w:bottom w:val="none" w:sz="0" w:space="0" w:color="auto"/>
            <w:right w:val="none" w:sz="0" w:space="0" w:color="auto"/>
          </w:divBdr>
        </w:div>
        <w:div w:id="701638889">
          <w:marLeft w:val="0"/>
          <w:marRight w:val="0"/>
          <w:marTop w:val="0"/>
          <w:marBottom w:val="0"/>
          <w:divBdr>
            <w:top w:val="none" w:sz="0" w:space="0" w:color="auto"/>
            <w:left w:val="none" w:sz="0" w:space="0" w:color="auto"/>
            <w:bottom w:val="none" w:sz="0" w:space="0" w:color="auto"/>
            <w:right w:val="none" w:sz="0" w:space="0" w:color="auto"/>
          </w:divBdr>
        </w:div>
        <w:div w:id="1494183308">
          <w:marLeft w:val="0"/>
          <w:marRight w:val="0"/>
          <w:marTop w:val="0"/>
          <w:marBottom w:val="0"/>
          <w:divBdr>
            <w:top w:val="none" w:sz="0" w:space="0" w:color="auto"/>
            <w:left w:val="none" w:sz="0" w:space="0" w:color="auto"/>
            <w:bottom w:val="none" w:sz="0" w:space="0" w:color="auto"/>
            <w:right w:val="none" w:sz="0" w:space="0" w:color="auto"/>
          </w:divBdr>
        </w:div>
        <w:div w:id="203175624">
          <w:marLeft w:val="0"/>
          <w:marRight w:val="0"/>
          <w:marTop w:val="0"/>
          <w:marBottom w:val="0"/>
          <w:divBdr>
            <w:top w:val="none" w:sz="0" w:space="0" w:color="auto"/>
            <w:left w:val="none" w:sz="0" w:space="0" w:color="auto"/>
            <w:bottom w:val="none" w:sz="0" w:space="0" w:color="auto"/>
            <w:right w:val="none" w:sz="0" w:space="0" w:color="auto"/>
          </w:divBdr>
        </w:div>
        <w:div w:id="952782626">
          <w:marLeft w:val="0"/>
          <w:marRight w:val="0"/>
          <w:marTop w:val="0"/>
          <w:marBottom w:val="0"/>
          <w:divBdr>
            <w:top w:val="none" w:sz="0" w:space="0" w:color="auto"/>
            <w:left w:val="none" w:sz="0" w:space="0" w:color="auto"/>
            <w:bottom w:val="none" w:sz="0" w:space="0" w:color="auto"/>
            <w:right w:val="none" w:sz="0" w:space="0" w:color="auto"/>
          </w:divBdr>
        </w:div>
        <w:div w:id="257754902">
          <w:marLeft w:val="0"/>
          <w:marRight w:val="0"/>
          <w:marTop w:val="0"/>
          <w:marBottom w:val="0"/>
          <w:divBdr>
            <w:top w:val="none" w:sz="0" w:space="0" w:color="auto"/>
            <w:left w:val="none" w:sz="0" w:space="0" w:color="auto"/>
            <w:bottom w:val="none" w:sz="0" w:space="0" w:color="auto"/>
            <w:right w:val="none" w:sz="0" w:space="0" w:color="auto"/>
          </w:divBdr>
        </w:div>
        <w:div w:id="1345127469">
          <w:marLeft w:val="0"/>
          <w:marRight w:val="0"/>
          <w:marTop w:val="0"/>
          <w:marBottom w:val="0"/>
          <w:divBdr>
            <w:top w:val="none" w:sz="0" w:space="0" w:color="auto"/>
            <w:left w:val="none" w:sz="0" w:space="0" w:color="auto"/>
            <w:bottom w:val="none" w:sz="0" w:space="0" w:color="auto"/>
            <w:right w:val="none" w:sz="0" w:space="0" w:color="auto"/>
          </w:divBdr>
        </w:div>
        <w:div w:id="1662848390">
          <w:marLeft w:val="0"/>
          <w:marRight w:val="0"/>
          <w:marTop w:val="0"/>
          <w:marBottom w:val="0"/>
          <w:divBdr>
            <w:top w:val="none" w:sz="0" w:space="0" w:color="auto"/>
            <w:left w:val="none" w:sz="0" w:space="0" w:color="auto"/>
            <w:bottom w:val="none" w:sz="0" w:space="0" w:color="auto"/>
            <w:right w:val="none" w:sz="0" w:space="0" w:color="auto"/>
          </w:divBdr>
        </w:div>
        <w:div w:id="1150756928">
          <w:marLeft w:val="0"/>
          <w:marRight w:val="0"/>
          <w:marTop w:val="0"/>
          <w:marBottom w:val="0"/>
          <w:divBdr>
            <w:top w:val="none" w:sz="0" w:space="0" w:color="auto"/>
            <w:left w:val="none" w:sz="0" w:space="0" w:color="auto"/>
            <w:bottom w:val="none" w:sz="0" w:space="0" w:color="auto"/>
            <w:right w:val="none" w:sz="0" w:space="0" w:color="auto"/>
          </w:divBdr>
        </w:div>
        <w:div w:id="1416123427">
          <w:marLeft w:val="0"/>
          <w:marRight w:val="0"/>
          <w:marTop w:val="0"/>
          <w:marBottom w:val="0"/>
          <w:divBdr>
            <w:top w:val="none" w:sz="0" w:space="0" w:color="auto"/>
            <w:left w:val="none" w:sz="0" w:space="0" w:color="auto"/>
            <w:bottom w:val="none" w:sz="0" w:space="0" w:color="auto"/>
            <w:right w:val="none" w:sz="0" w:space="0" w:color="auto"/>
          </w:divBdr>
        </w:div>
        <w:div w:id="175972029">
          <w:marLeft w:val="0"/>
          <w:marRight w:val="0"/>
          <w:marTop w:val="0"/>
          <w:marBottom w:val="0"/>
          <w:divBdr>
            <w:top w:val="none" w:sz="0" w:space="0" w:color="auto"/>
            <w:left w:val="none" w:sz="0" w:space="0" w:color="auto"/>
            <w:bottom w:val="none" w:sz="0" w:space="0" w:color="auto"/>
            <w:right w:val="none" w:sz="0" w:space="0" w:color="auto"/>
          </w:divBdr>
        </w:div>
        <w:div w:id="538862846">
          <w:marLeft w:val="0"/>
          <w:marRight w:val="0"/>
          <w:marTop w:val="0"/>
          <w:marBottom w:val="0"/>
          <w:divBdr>
            <w:top w:val="none" w:sz="0" w:space="0" w:color="auto"/>
            <w:left w:val="none" w:sz="0" w:space="0" w:color="auto"/>
            <w:bottom w:val="none" w:sz="0" w:space="0" w:color="auto"/>
            <w:right w:val="none" w:sz="0" w:space="0" w:color="auto"/>
          </w:divBdr>
        </w:div>
        <w:div w:id="701244606">
          <w:marLeft w:val="0"/>
          <w:marRight w:val="0"/>
          <w:marTop w:val="0"/>
          <w:marBottom w:val="0"/>
          <w:divBdr>
            <w:top w:val="none" w:sz="0" w:space="0" w:color="auto"/>
            <w:left w:val="none" w:sz="0" w:space="0" w:color="auto"/>
            <w:bottom w:val="none" w:sz="0" w:space="0" w:color="auto"/>
            <w:right w:val="none" w:sz="0" w:space="0" w:color="auto"/>
          </w:divBdr>
        </w:div>
      </w:divsChild>
    </w:div>
    <w:div w:id="2128114849">
      <w:bodyDiv w:val="1"/>
      <w:marLeft w:val="0"/>
      <w:marRight w:val="0"/>
      <w:marTop w:val="0"/>
      <w:marBottom w:val="0"/>
      <w:divBdr>
        <w:top w:val="none" w:sz="0" w:space="0" w:color="auto"/>
        <w:left w:val="none" w:sz="0" w:space="0" w:color="auto"/>
        <w:bottom w:val="none" w:sz="0" w:space="0" w:color="auto"/>
        <w:right w:val="none" w:sz="0" w:space="0" w:color="auto"/>
      </w:divBdr>
      <w:divsChild>
        <w:div w:id="2059157447">
          <w:marLeft w:val="0"/>
          <w:marRight w:val="0"/>
          <w:marTop w:val="0"/>
          <w:marBottom w:val="0"/>
          <w:divBdr>
            <w:top w:val="none" w:sz="0" w:space="0" w:color="auto"/>
            <w:left w:val="none" w:sz="0" w:space="0" w:color="auto"/>
            <w:bottom w:val="none" w:sz="0" w:space="0" w:color="auto"/>
            <w:right w:val="none" w:sz="0" w:space="0" w:color="auto"/>
          </w:divBdr>
        </w:div>
        <w:div w:id="1219434712">
          <w:marLeft w:val="0"/>
          <w:marRight w:val="0"/>
          <w:marTop w:val="0"/>
          <w:marBottom w:val="0"/>
          <w:divBdr>
            <w:top w:val="none" w:sz="0" w:space="0" w:color="auto"/>
            <w:left w:val="none" w:sz="0" w:space="0" w:color="auto"/>
            <w:bottom w:val="none" w:sz="0" w:space="0" w:color="auto"/>
            <w:right w:val="none" w:sz="0" w:space="0" w:color="auto"/>
          </w:divBdr>
        </w:div>
        <w:div w:id="77950665">
          <w:marLeft w:val="0"/>
          <w:marRight w:val="0"/>
          <w:marTop w:val="0"/>
          <w:marBottom w:val="0"/>
          <w:divBdr>
            <w:top w:val="none" w:sz="0" w:space="0" w:color="auto"/>
            <w:left w:val="none" w:sz="0" w:space="0" w:color="auto"/>
            <w:bottom w:val="none" w:sz="0" w:space="0" w:color="auto"/>
            <w:right w:val="none" w:sz="0" w:space="0" w:color="auto"/>
          </w:divBdr>
        </w:div>
        <w:div w:id="1739161497">
          <w:marLeft w:val="0"/>
          <w:marRight w:val="0"/>
          <w:marTop w:val="0"/>
          <w:marBottom w:val="0"/>
          <w:divBdr>
            <w:top w:val="none" w:sz="0" w:space="0" w:color="auto"/>
            <w:left w:val="none" w:sz="0" w:space="0" w:color="auto"/>
            <w:bottom w:val="none" w:sz="0" w:space="0" w:color="auto"/>
            <w:right w:val="none" w:sz="0" w:space="0" w:color="auto"/>
          </w:divBdr>
        </w:div>
        <w:div w:id="1379161091">
          <w:marLeft w:val="0"/>
          <w:marRight w:val="0"/>
          <w:marTop w:val="0"/>
          <w:marBottom w:val="0"/>
          <w:divBdr>
            <w:top w:val="none" w:sz="0" w:space="0" w:color="auto"/>
            <w:left w:val="none" w:sz="0" w:space="0" w:color="auto"/>
            <w:bottom w:val="none" w:sz="0" w:space="0" w:color="auto"/>
            <w:right w:val="none" w:sz="0" w:space="0" w:color="auto"/>
          </w:divBdr>
        </w:div>
        <w:div w:id="22217756">
          <w:marLeft w:val="0"/>
          <w:marRight w:val="0"/>
          <w:marTop w:val="0"/>
          <w:marBottom w:val="0"/>
          <w:divBdr>
            <w:top w:val="none" w:sz="0" w:space="0" w:color="auto"/>
            <w:left w:val="none" w:sz="0" w:space="0" w:color="auto"/>
            <w:bottom w:val="none" w:sz="0" w:space="0" w:color="auto"/>
            <w:right w:val="none" w:sz="0" w:space="0" w:color="auto"/>
          </w:divBdr>
        </w:div>
        <w:div w:id="1953046241">
          <w:marLeft w:val="0"/>
          <w:marRight w:val="0"/>
          <w:marTop w:val="0"/>
          <w:marBottom w:val="0"/>
          <w:divBdr>
            <w:top w:val="none" w:sz="0" w:space="0" w:color="auto"/>
            <w:left w:val="none" w:sz="0" w:space="0" w:color="auto"/>
            <w:bottom w:val="none" w:sz="0" w:space="0" w:color="auto"/>
            <w:right w:val="none" w:sz="0" w:space="0" w:color="auto"/>
          </w:divBdr>
        </w:div>
        <w:div w:id="826479592">
          <w:marLeft w:val="0"/>
          <w:marRight w:val="0"/>
          <w:marTop w:val="0"/>
          <w:marBottom w:val="0"/>
          <w:divBdr>
            <w:top w:val="none" w:sz="0" w:space="0" w:color="auto"/>
            <w:left w:val="none" w:sz="0" w:space="0" w:color="auto"/>
            <w:bottom w:val="none" w:sz="0" w:space="0" w:color="auto"/>
            <w:right w:val="none" w:sz="0" w:space="0" w:color="auto"/>
          </w:divBdr>
        </w:div>
        <w:div w:id="242955119">
          <w:marLeft w:val="0"/>
          <w:marRight w:val="0"/>
          <w:marTop w:val="0"/>
          <w:marBottom w:val="0"/>
          <w:divBdr>
            <w:top w:val="none" w:sz="0" w:space="0" w:color="auto"/>
            <w:left w:val="none" w:sz="0" w:space="0" w:color="auto"/>
            <w:bottom w:val="none" w:sz="0" w:space="0" w:color="auto"/>
            <w:right w:val="none" w:sz="0" w:space="0" w:color="auto"/>
          </w:divBdr>
        </w:div>
        <w:div w:id="1700278860">
          <w:marLeft w:val="0"/>
          <w:marRight w:val="0"/>
          <w:marTop w:val="0"/>
          <w:marBottom w:val="0"/>
          <w:divBdr>
            <w:top w:val="none" w:sz="0" w:space="0" w:color="auto"/>
            <w:left w:val="none" w:sz="0" w:space="0" w:color="auto"/>
            <w:bottom w:val="none" w:sz="0" w:space="0" w:color="auto"/>
            <w:right w:val="none" w:sz="0" w:space="0" w:color="auto"/>
          </w:divBdr>
        </w:div>
        <w:div w:id="612438019">
          <w:marLeft w:val="0"/>
          <w:marRight w:val="0"/>
          <w:marTop w:val="0"/>
          <w:marBottom w:val="0"/>
          <w:divBdr>
            <w:top w:val="none" w:sz="0" w:space="0" w:color="auto"/>
            <w:left w:val="none" w:sz="0" w:space="0" w:color="auto"/>
            <w:bottom w:val="none" w:sz="0" w:space="0" w:color="auto"/>
            <w:right w:val="none" w:sz="0" w:space="0" w:color="auto"/>
          </w:divBdr>
        </w:div>
        <w:div w:id="629945601">
          <w:marLeft w:val="0"/>
          <w:marRight w:val="0"/>
          <w:marTop w:val="0"/>
          <w:marBottom w:val="0"/>
          <w:divBdr>
            <w:top w:val="none" w:sz="0" w:space="0" w:color="auto"/>
            <w:left w:val="none" w:sz="0" w:space="0" w:color="auto"/>
            <w:bottom w:val="none" w:sz="0" w:space="0" w:color="auto"/>
            <w:right w:val="none" w:sz="0" w:space="0" w:color="auto"/>
          </w:divBdr>
        </w:div>
        <w:div w:id="1895461104">
          <w:marLeft w:val="0"/>
          <w:marRight w:val="0"/>
          <w:marTop w:val="0"/>
          <w:marBottom w:val="0"/>
          <w:divBdr>
            <w:top w:val="none" w:sz="0" w:space="0" w:color="auto"/>
            <w:left w:val="none" w:sz="0" w:space="0" w:color="auto"/>
            <w:bottom w:val="none" w:sz="0" w:space="0" w:color="auto"/>
            <w:right w:val="none" w:sz="0" w:space="0" w:color="auto"/>
          </w:divBdr>
        </w:div>
        <w:div w:id="1213470064">
          <w:marLeft w:val="0"/>
          <w:marRight w:val="0"/>
          <w:marTop w:val="0"/>
          <w:marBottom w:val="0"/>
          <w:divBdr>
            <w:top w:val="none" w:sz="0" w:space="0" w:color="auto"/>
            <w:left w:val="none" w:sz="0" w:space="0" w:color="auto"/>
            <w:bottom w:val="none" w:sz="0" w:space="0" w:color="auto"/>
            <w:right w:val="none" w:sz="0" w:space="0" w:color="auto"/>
          </w:divBdr>
        </w:div>
        <w:div w:id="7869720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F054EA30-B825-4F92-BF64-19D97A170B05}"/>
      </w:docPartPr>
      <w:docPartBody>
        <w:p w:rsidR="004C2241" w:rsidRDefault="003D4185">
          <w:r w:rsidRPr="0069633D">
            <w:rPr>
              <w:rStyle w:val="PlaceholderText"/>
            </w:rPr>
            <w:t>Click or tap here to enter text.</w:t>
          </w:r>
        </w:p>
      </w:docPartBody>
    </w:docPart>
    <w:docPart>
      <w:docPartPr>
        <w:name w:val="4332AB02BC3840C7B8DD62FDBD4C2B42"/>
        <w:category>
          <w:name w:val="General"/>
          <w:gallery w:val="placeholder"/>
        </w:category>
        <w:types>
          <w:type w:val="bbPlcHdr"/>
        </w:types>
        <w:behaviors>
          <w:behavior w:val="content"/>
        </w:behaviors>
        <w:guid w:val="{8B37A7C4-38F8-491C-AD55-8743460B4BDA}"/>
      </w:docPartPr>
      <w:docPartBody>
        <w:p w:rsidR="000D7C74" w:rsidRDefault="004262CC" w:rsidP="004262CC">
          <w:pPr>
            <w:pStyle w:val="4332AB02BC3840C7B8DD62FDBD4C2B42"/>
          </w:pPr>
          <w:r>
            <w:rPr>
              <w:rStyle w:val="PlaceholderText"/>
            </w:rPr>
            <w:t>Click or tap here to enter text.</w:t>
          </w:r>
        </w:p>
      </w:docPartBody>
    </w:docPart>
    <w:docPart>
      <w:docPartPr>
        <w:name w:val="EEE18BC98DB44049869A6FC7BFE57246"/>
        <w:category>
          <w:name w:val="General"/>
          <w:gallery w:val="placeholder"/>
        </w:category>
        <w:types>
          <w:type w:val="bbPlcHdr"/>
        </w:types>
        <w:behaviors>
          <w:behavior w:val="content"/>
        </w:behaviors>
        <w:guid w:val="{83964480-8E79-48DA-8F6B-41D717027578}"/>
      </w:docPartPr>
      <w:docPartBody>
        <w:p w:rsidR="009E3387" w:rsidRDefault="000D7C74" w:rsidP="000D7C74">
          <w:pPr>
            <w:pStyle w:val="EEE18BC98DB44049869A6FC7BFE57246"/>
          </w:pPr>
          <w:r w:rsidRPr="0069633D">
            <w:rPr>
              <w:rStyle w:val="PlaceholderText"/>
            </w:rPr>
            <w:t>Click or tap here to enter text.</w:t>
          </w:r>
        </w:p>
      </w:docPartBody>
    </w:docPart>
    <w:docPart>
      <w:docPartPr>
        <w:name w:val="6797AFEF1DE44CC8B7CDFCDC6D3F81E4"/>
        <w:category>
          <w:name w:val="General"/>
          <w:gallery w:val="placeholder"/>
        </w:category>
        <w:types>
          <w:type w:val="bbPlcHdr"/>
        </w:types>
        <w:behaviors>
          <w:behavior w:val="content"/>
        </w:behaviors>
        <w:guid w:val="{419B2344-2159-4301-AD40-B0B0D5D77D0D}"/>
      </w:docPartPr>
      <w:docPartBody>
        <w:p w:rsidR="009E3387" w:rsidRDefault="000D7C74" w:rsidP="000D7C74">
          <w:pPr>
            <w:pStyle w:val="6797AFEF1DE44CC8B7CDFCDC6D3F81E4"/>
          </w:pPr>
          <w:r w:rsidRPr="0069633D">
            <w:rPr>
              <w:rStyle w:val="PlaceholderText"/>
            </w:rPr>
            <w:t>Click or tap here to enter text.</w:t>
          </w:r>
        </w:p>
      </w:docPartBody>
    </w:docPart>
    <w:docPart>
      <w:docPartPr>
        <w:name w:val="F1BDC2893A7B4091BADB39E7CCDFECE6"/>
        <w:category>
          <w:name w:val="General"/>
          <w:gallery w:val="placeholder"/>
        </w:category>
        <w:types>
          <w:type w:val="bbPlcHdr"/>
        </w:types>
        <w:behaviors>
          <w:behavior w:val="content"/>
        </w:behaviors>
        <w:guid w:val="{0B0AD558-4FF6-4B9E-879F-2DC82B1306C7}"/>
      </w:docPartPr>
      <w:docPartBody>
        <w:p w:rsidR="009E3387" w:rsidRDefault="000D7C74" w:rsidP="000D7C74">
          <w:pPr>
            <w:pStyle w:val="F1BDC2893A7B4091BADB39E7CCDFECE6"/>
          </w:pPr>
          <w:r w:rsidRPr="0069633D">
            <w:rPr>
              <w:rStyle w:val="PlaceholderText"/>
            </w:rPr>
            <w:t>Click or tap here to enter text.</w:t>
          </w:r>
        </w:p>
      </w:docPartBody>
    </w:docPart>
    <w:docPart>
      <w:docPartPr>
        <w:name w:val="5BD7B25ED37448EFB1DF8AB9B8BDDBDF"/>
        <w:category>
          <w:name w:val="General"/>
          <w:gallery w:val="placeholder"/>
        </w:category>
        <w:types>
          <w:type w:val="bbPlcHdr"/>
        </w:types>
        <w:behaviors>
          <w:behavior w:val="content"/>
        </w:behaviors>
        <w:guid w:val="{E94E1F20-B363-45C0-BCA2-1D59C70DAB35}"/>
      </w:docPartPr>
      <w:docPartBody>
        <w:p w:rsidR="009E3387" w:rsidRDefault="000D7C74" w:rsidP="000D7C74">
          <w:pPr>
            <w:pStyle w:val="5BD7B25ED37448EFB1DF8AB9B8BDDBDF"/>
          </w:pPr>
          <w:r w:rsidRPr="0069633D">
            <w:rPr>
              <w:rStyle w:val="PlaceholderText"/>
            </w:rPr>
            <w:t>Click or tap here to enter text.</w:t>
          </w:r>
        </w:p>
      </w:docPartBody>
    </w:docPart>
    <w:docPart>
      <w:docPartPr>
        <w:name w:val="473B362D4EF64150A9BF29BE494D4776"/>
        <w:category>
          <w:name w:val="General"/>
          <w:gallery w:val="placeholder"/>
        </w:category>
        <w:types>
          <w:type w:val="bbPlcHdr"/>
        </w:types>
        <w:behaviors>
          <w:behavior w:val="content"/>
        </w:behaviors>
        <w:guid w:val="{EFA6BBC5-89ED-4D2F-A177-66B65FDCEB73}"/>
      </w:docPartPr>
      <w:docPartBody>
        <w:p w:rsidR="009E3387" w:rsidRDefault="000D7C74" w:rsidP="000D7C74">
          <w:pPr>
            <w:pStyle w:val="473B362D4EF64150A9BF29BE494D4776"/>
          </w:pPr>
          <w:r w:rsidRPr="0069633D">
            <w:rPr>
              <w:rStyle w:val="PlaceholderText"/>
            </w:rPr>
            <w:t>Click or tap here to enter text.</w:t>
          </w:r>
        </w:p>
      </w:docPartBody>
    </w:docPart>
    <w:docPart>
      <w:docPartPr>
        <w:name w:val="22AF9CA10D2545F49518C54151402461"/>
        <w:category>
          <w:name w:val="General"/>
          <w:gallery w:val="placeholder"/>
        </w:category>
        <w:types>
          <w:type w:val="bbPlcHdr"/>
        </w:types>
        <w:behaviors>
          <w:behavior w:val="content"/>
        </w:behaviors>
        <w:guid w:val="{C9B18BC3-F8B0-46FA-9544-66602747D641}"/>
      </w:docPartPr>
      <w:docPartBody>
        <w:p w:rsidR="009E3387" w:rsidRDefault="000D7C74" w:rsidP="000D7C74">
          <w:pPr>
            <w:pStyle w:val="22AF9CA10D2545F49518C54151402461"/>
          </w:pPr>
          <w:r w:rsidRPr="0069633D">
            <w:rPr>
              <w:rStyle w:val="PlaceholderText"/>
            </w:rPr>
            <w:t>Click or tap here to enter text.</w:t>
          </w:r>
        </w:p>
      </w:docPartBody>
    </w:docPart>
    <w:docPart>
      <w:docPartPr>
        <w:name w:val="1EA6CB7153BA4E3985241D079961E3A1"/>
        <w:category>
          <w:name w:val="General"/>
          <w:gallery w:val="placeholder"/>
        </w:category>
        <w:types>
          <w:type w:val="bbPlcHdr"/>
        </w:types>
        <w:behaviors>
          <w:behavior w:val="content"/>
        </w:behaviors>
        <w:guid w:val="{FE467317-D342-4DAF-9066-100376BE18DC}"/>
      </w:docPartPr>
      <w:docPartBody>
        <w:p w:rsidR="009E3387" w:rsidRDefault="000D7C74" w:rsidP="000D7C74">
          <w:pPr>
            <w:pStyle w:val="1EA6CB7153BA4E3985241D079961E3A1"/>
          </w:pPr>
          <w:r w:rsidRPr="0069633D">
            <w:rPr>
              <w:rStyle w:val="PlaceholderText"/>
            </w:rPr>
            <w:t>Click or tap here to enter text.</w:t>
          </w:r>
        </w:p>
      </w:docPartBody>
    </w:docPart>
    <w:docPart>
      <w:docPartPr>
        <w:name w:val="1B39C6713A5E4F5FA1B4B6E41B4DAA32"/>
        <w:category>
          <w:name w:val="General"/>
          <w:gallery w:val="placeholder"/>
        </w:category>
        <w:types>
          <w:type w:val="bbPlcHdr"/>
        </w:types>
        <w:behaviors>
          <w:behavior w:val="content"/>
        </w:behaviors>
        <w:guid w:val="{5697F0B7-8423-4F0C-9134-D17BCCC8BADA}"/>
      </w:docPartPr>
      <w:docPartBody>
        <w:p w:rsidR="009E3387" w:rsidRDefault="000D7C74" w:rsidP="000D7C74">
          <w:pPr>
            <w:pStyle w:val="1B39C6713A5E4F5FA1B4B6E41B4DAA32"/>
          </w:pPr>
          <w:r w:rsidRPr="0069633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inionPro-Regular">
    <w:altName w:val="Cambria"/>
    <w:charset w:val="00"/>
    <w:family w:val="roman"/>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185"/>
    <w:rsid w:val="00071BEE"/>
    <w:rsid w:val="000D7C74"/>
    <w:rsid w:val="00135274"/>
    <w:rsid w:val="001D3BC4"/>
    <w:rsid w:val="00271C4C"/>
    <w:rsid w:val="00283BF3"/>
    <w:rsid w:val="003D4185"/>
    <w:rsid w:val="00421BA5"/>
    <w:rsid w:val="004262CC"/>
    <w:rsid w:val="004C2241"/>
    <w:rsid w:val="004F768B"/>
    <w:rsid w:val="00504911"/>
    <w:rsid w:val="005262E9"/>
    <w:rsid w:val="0055755A"/>
    <w:rsid w:val="00583F8A"/>
    <w:rsid w:val="00586953"/>
    <w:rsid w:val="005F052B"/>
    <w:rsid w:val="00777182"/>
    <w:rsid w:val="00786CE8"/>
    <w:rsid w:val="00924A96"/>
    <w:rsid w:val="009B2734"/>
    <w:rsid w:val="009E3387"/>
    <w:rsid w:val="00CC1515"/>
    <w:rsid w:val="00E90018"/>
    <w:rsid w:val="00EC035E"/>
    <w:rsid w:val="00ED798E"/>
    <w:rsid w:val="00FC60AB"/>
    <w:rsid w:val="00FE0E33"/>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D7C74"/>
  </w:style>
  <w:style w:type="paragraph" w:customStyle="1" w:styleId="EEE18BC98DB44049869A6FC7BFE57246">
    <w:name w:val="EEE18BC98DB44049869A6FC7BFE57246"/>
    <w:rsid w:val="000D7C74"/>
  </w:style>
  <w:style w:type="paragraph" w:customStyle="1" w:styleId="6797AFEF1DE44CC8B7CDFCDC6D3F81E4">
    <w:name w:val="6797AFEF1DE44CC8B7CDFCDC6D3F81E4"/>
    <w:rsid w:val="000D7C74"/>
  </w:style>
  <w:style w:type="paragraph" w:customStyle="1" w:styleId="F1BDC2893A7B4091BADB39E7CCDFECE6">
    <w:name w:val="F1BDC2893A7B4091BADB39E7CCDFECE6"/>
    <w:rsid w:val="000D7C74"/>
  </w:style>
  <w:style w:type="paragraph" w:customStyle="1" w:styleId="5BD7B25ED37448EFB1DF8AB9B8BDDBDF">
    <w:name w:val="5BD7B25ED37448EFB1DF8AB9B8BDDBDF"/>
    <w:rsid w:val="000D7C74"/>
  </w:style>
  <w:style w:type="paragraph" w:customStyle="1" w:styleId="473B362D4EF64150A9BF29BE494D4776">
    <w:name w:val="473B362D4EF64150A9BF29BE494D4776"/>
    <w:rsid w:val="000D7C74"/>
  </w:style>
  <w:style w:type="paragraph" w:customStyle="1" w:styleId="4332AB02BC3840C7B8DD62FDBD4C2B42">
    <w:name w:val="4332AB02BC3840C7B8DD62FDBD4C2B42"/>
    <w:rsid w:val="004262CC"/>
  </w:style>
  <w:style w:type="paragraph" w:customStyle="1" w:styleId="22AF9CA10D2545F49518C54151402461">
    <w:name w:val="22AF9CA10D2545F49518C54151402461"/>
    <w:rsid w:val="000D7C74"/>
  </w:style>
  <w:style w:type="paragraph" w:customStyle="1" w:styleId="1EA6CB7153BA4E3985241D079961E3A1">
    <w:name w:val="1EA6CB7153BA4E3985241D079961E3A1"/>
    <w:rsid w:val="000D7C74"/>
  </w:style>
  <w:style w:type="paragraph" w:customStyle="1" w:styleId="1B39C6713A5E4F5FA1B4B6E41B4DAA32">
    <w:name w:val="1B39C6713A5E4F5FA1B4B6E41B4DAA32"/>
    <w:rsid w:val="000D7C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F4368B-5C94-40C2-B2A6-EAC30A08CE8F}">
  <we:reference id="wa104382081" version="1.55.1.0" store="en-US" storeType="OMEX"/>
  <we:alternateReferences>
    <we:reference id="wa104382081" version="1.55.1.0" store="en-US" storeType="OMEX"/>
  </we:alternateReferences>
  <we:properties>
    <we:property name="MENDELEY_CITATIONS" value="[{&quot;citationID&quot;:&quot;MENDELEY_CITATION_02a05cde-5dca-433e-a9b0-cf9340e66ed5&quot;,&quot;properties&quot;:{&quot;noteIndex&quot;:0},&quot;isEdited&quot;:false,&quot;manualOverride&quot;:{&quot;isManuallyOverridden&quot;:false,&quot;citeprocText&quot;:&quot;(WHO, 2024)&quot;,&quot;manualOverrideText&quot;:&quot;&quot;},&quot;citationTag&quot;:&quot;MENDELEY_CITATION_v3_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&quot;,&quot;citationItems&quot;:[{&quot;id&quot;:&quot;b3c6ff57-24e6-349b-befb-ae1965f5a68c&quot;,&quot;itemData&quot;:{&quot;type&quot;:&quot;webpage&quot;,&quot;id&quot;:&quot;b3c6ff57-24e6-349b-befb-ae1965f5a68c&quot;,&quot;title&quot;:&quot;Diarrhoeal disease&quot;,&quot;author&quot;:[{&quot;family&quot;:&quot;WHO&quot;,&quot;given&quot;:&quot;&quot;,&quot;parse-names&quot;:false,&quot;dropping-particle&quot;:&quot;&quot;,&quot;non-dropping-particle&quot;:&quot;&quot;}],&quot;accessed&quot;:{&quot;date-parts&quot;:[[2024,11,3]]},&quot;URL&quot;:&quot;https://www.who.int/news-room/fact-sheets/detail/diarrhoeal-disease&quot;,&quot;issued&quot;:{&quot;date-parts&quot;:[[2024]]},&quot;container-title-short&quot;:&quot;&quot;},&quot;isTemporary&quot;:false}]},{&quot;citationID&quot;:&quot;MENDELEY_CITATION_86b1b1e1-95e0-49ca-a239-512a5b4fb3f6&quot;,&quot;properties&quot;:{&quot;noteIndex&quot;:0},&quot;isEdited&quot;:false,&quot;manualOverride&quot;:{&quot;isManuallyOverridden&quot;:false,&quot;citeprocText&quot;:&quot;(Podewils et al., 2004; Tilahun et al., 2014)&quot;,&quot;manualOverrideText&quot;:&quot;&quot;},&quot;citationTag&quot;:&quot;MENDELEY_CITATION_v3_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&quot;,&quot;citationItems&quot;:[{&quot;id&quot;:&quot;45353573-8260-3db1-a78d-fd3bb7bec445&quot;,&quot;itemData&quot;:{&quot;type&quot;:&quot;article-journal&quot;,&quot;id&quot;:&quot;45353573-8260-3db1-a78d-fd3bb7bec445&quot;,&quot;title&quot;:&quot;Acute, infectious diarrhea among children in developing countries&quot;,&quot;author&quot;:[{&quot;family&quot;:&quot;Podewils&quot;,&quot;given&quot;:&quot;Laura Jean&quot;,&quot;parse-names&quot;:false,&quot;dropping-particle&quot;:&quot;&quot;,&quot;non-dropping-particle&quot;:&quot;&quot;},{&quot;family&quot;:&quot;Mintz&quot;,&quot;given&quot;:&quot;Eric D.&quot;,&quot;parse-names&quot;:false,&quot;dropping-particle&quot;:&quot;&quot;,&quot;non-dropping-particle&quot;:&quot;&quot;},{&quot;family&quot;:&quot;Nataro&quot;,&quot;given&quot;:&quot;James P.&quot;,&quot;parse-names&quot;:false,&quot;dropping-particle&quot;:&quot;&quot;,&quot;non-dropping-particle&quot;:&quot;&quot;},{&quot;family&quot;:&quot;Parashar&quot;,&quot;given&quot;:&quot;Umesh D.&quot;,&quot;parse-names&quot;:false,&quot;dropping-particle&quot;:&quot;&quot;,&quot;non-dropping-particle&quot;:&quot;&quot;}],&quot;container-title&quot;:&quot;Seminars in Pediatric Infectious Diseases&quot;,&quot;container-title-short&quot;:&quot;Semin Pediatr Infect Dis&quot;,&quot;accessed&quot;:{&quot;date-parts&quot;:[[2023,8,16]]},&quot;DOI&quot;:&quot;10.1053/J.SPID.2004.05.008&quot;,&quot;ISSN&quot;:&quot;10451870&quot;,&quot;PMID&quot;:&quot;15480962&quot;,&quot;URL&quot;:&quot;/pmc/articles/PMC7172419/&quot;,&quot;issued&quot;:{&quot;date-parts&quot;:[[2004]]},&quot;page&quot;:&quot;155&quot;,&quot;publisher&quot;:&quot;Elsevier&quot;,&quot;issue&quot;:&quot;3&quot;,&quot;volume&quot;:&quot;15&quot;},&quot;isTemporary&quot;:false},{&quot;id&quot;:&quot;3b1d3fbe-3de7-3d37-8bd4-0b20d55276c2&quot;,&quot;itemData&quot;:{&quot;type&quot;:&quot;article-journal&quot;,&quot;id&quot;:&quot;3b1d3fbe-3de7-3d37-8bd4-0b20d55276c2&quot;,&quot;title&quot;:&quot;Determinants of Under-Five Childhood Diarrhea in Kotebe Health Center, Yeka Sub City, Addis Ababa, Ethiopia: A Case Control Study&quot;,&quot;author&quot;:[{&quot;family&quot;:&quot;Tilahun&quot;,&quot;given&quot;:&quot;Aklilu&quot;,&quot;parse-names&quot;:false,&quot;dropping-particle&quot;:&quot;&quot;,&quot;non-dropping-particle&quot;:&quot;&quot;},{&quot;family&quot;:&quot;Zewdie&quot;,&quot;given&quot;:&quot;Zeleke &amp;&quot;,&quot;parse-names&quot;:false,&quot;dropping-particle&quot;:&quot;&quot;,&quot;non-dropping-particle&quot;:&quot;&quot;},{&quot;family&quot;:&quot;Alemu&quot;,&quot;given&quot;:&quot;Aderaw&quot;,&quot;parse-names&quot;:false,&quot;dropping-particle&quot;:&quot;&quot;,&quot;non-dropping-particle&quot;:&quot;&quot;}],&quot;container-title&quot;:&quot;Type: Double Blind Peer Reviewed International Research Journal Publisher: Global Journals Inc&quot;,&quot;accessed&quot;:{&quot;date-parts&quot;:[[2023,8,16]]},&quot;ISSN&quot;:&quot;0975-5888&quot;,&quot;issued&quot;:{&quot;date-parts&quot;:[[2014]]},&quot;abstract&quot;:&quot;Background: It is a fact that diarrheal diseases caused major public health problem in children under-five years of age, especially in developing countries like Ethiopia. The objective of this study was to investigate the association of socio demographic, behavioral and environmental factors with under five diarrhea in Kotebe area, Yeka sub city, Addis Ababa. Methods: Institutional based unmatched case-control study design was conducted. A case in this study was a child under-five years of age visited Kotebe health center for treatment and a control was a child under-five years of age without diarrhea that came to the center for vaccination and treatment of other cases. A face-to-face interview based on a pre-tested, structured questionnaire was conducted with mothers/ caretakers with trained nurses.&quot;,&quot;volume&quot;:&quot;14&quot;,&quot;container-title-short&quot;:&quot;&quot;},&quot;isTemporary&quot;:false}]},{&quot;citationID&quot;:&quot;MENDELEY_CITATION_ccb9021e-9c89-48c7-8392-f81d73281500&quot;,&quot;properties&quot;:{&quot;noteIndex&quot;:0},&quot;isEdited&quot;:false,&quot;manualOverride&quot;:{&quot;isManuallyOverridden&quot;:false,&quot;citeprocText&quot;:&quot;(Tilahun et al., 2014)&quot;,&quot;manualOverrideText&quot;:&quot;&quot;},&quot;citationTag&quot;:&quot;MENDELEY_CITATION_v3_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&quot;,&quot;citationItems&quot;:[{&quot;id&quot;:&quot;3b1d3fbe-3de7-3d37-8bd4-0b20d55276c2&quot;,&quot;itemData&quot;:{&quot;type&quot;:&quot;article-journal&quot;,&quot;id&quot;:&quot;3b1d3fbe-3de7-3d37-8bd4-0b20d55276c2&quot;,&quot;title&quot;:&quot;Determinants of Under-Five Childhood Diarrhea in Kotebe Health Center, Yeka Sub City, Addis Ababa, Ethiopia: A Case Control Study&quot;,&quot;author&quot;:[{&quot;family&quot;:&quot;Tilahun&quot;,&quot;given&quot;:&quot;Aklilu&quot;,&quot;parse-names&quot;:false,&quot;dropping-particle&quot;:&quot;&quot;,&quot;non-dropping-particle&quot;:&quot;&quot;},{&quot;family&quot;:&quot;Zewdie&quot;,&quot;given&quot;:&quot;Zeleke &amp;&quot;,&quot;parse-names&quot;:false,&quot;dropping-particle&quot;:&quot;&quot;,&quot;non-dropping-particle&quot;:&quot;&quot;},{&quot;family&quot;:&quot;Alemu&quot;,&quot;given&quot;:&quot;Aderaw&quot;,&quot;parse-names&quot;:false,&quot;dropping-particle&quot;:&quot;&quot;,&quot;non-dropping-particle&quot;:&quot;&quot;}],&quot;container-title&quot;:&quot;Type: Double Blind Peer Reviewed International Research Journal Publisher: Global Journals Inc&quot;,&quot;accessed&quot;:{&quot;date-parts&quot;:[[2023,8,16]]},&quot;ISSN&quot;:&quot;0975-5888&quot;,&quot;issued&quot;:{&quot;date-parts&quot;:[[2014]]},&quot;abstract&quot;:&quot;Background: It is a fact that diarrheal diseases caused major public health problem in children under-five years of age, especially in developing countries like Ethiopia. The objective of this study was to investigate the association of socio demographic, behavioral and environmental factors with under five diarrhea in Kotebe area, Yeka sub city, Addis Ababa. Methods: Institutional based unmatched case-control study design was conducted. A case in this study was a child under-five years of age visited Kotebe health center for treatment and a control was a child under-five years of age without diarrhea that came to the center for vaccination and treatment of other cases. A face-to-face interview based on a pre-tested, structured questionnaire was conducted with mothers/ caretakers with trained nurses.&quot;,&quot;volume&quot;:&quot;14&quot;,&quot;container-title-short&quot;:&quot;&quot;},&quot;isTemporary&quot;:false}]},{&quot;citationID&quot;:&quot;MENDELEY_CITATION_9e423330-fb16-4fe3-912d-5aa7effe6274&quot;,&quot;properties&quot;:{&quot;noteIndex&quot;:0},&quot;isEdited&quot;:false,&quot;manualOverride&quot;:{&quot;isManuallyOverridden&quot;:false,&quot;citeprocText&quot;:&quot;(Pinzón-Rondón et al., 2015)&quot;,&quot;manualOverrideText&quot;:&quot;&quot;},&quot;citationTag&quot;:&quot;MENDELEY_CITATION_v3_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&quot;,&quot;citationItems&quot;:[{&quot;id&quot;:&quot;4bdad895-ed68-310d-a6c7-897638a0546c&quot;,&quot;itemData&quot;:{&quot;type&quot;:&quot;article-journal&quot;,&quot;id&quot;:&quot;4bdad895-ed68-310d-a6c7-897638a0546c&quot;,&quot;title&quot;:&quot;Country characteristics and acute diarrhea in children from developing nations: A multilevel study&quot;,&quot;author&quot;:[{&quot;family&quot;:&quot;Pinzón-Rondón&quot;,&quot;given&quot;:&quot;Ángela María&quot;,&quot;parse-names&quot;:false,&quot;dropping-particle&quot;:&quot;&quot;,&quot;non-dropping-particle&quot;:&quot;&quot;},{&quot;family&quot;:&quot;Zárate-Ardila&quot;,&quot;given&quot;:&quot;Carol&quot;,&quot;parse-names&quot;:false,&quot;dropping-particle&quot;:&quot;&quot;,&quot;non-dropping-particle&quot;:&quot;&quot;},{&quot;family&quot;:&quot;Hoyos-Martínez&quot;,&quot;given&quot;:&quot;Alfonso&quot;,&quot;parse-names&quot;:false,&quot;dropping-particle&quot;:&quot;&quot;,&quot;non-dropping-particle&quot;:&quot;&quot;},{&quot;family&quot;:&quot;Ruiz-Sternberg&quot;,&quot;given&quot;:&quot;Ángela María&quot;,&quot;parse-names&quot;:false,&quot;dropping-particle&quot;:&quot;&quot;,&quot;non-dropping-particle&quot;:&quot;&quot;},{&quot;family&quot;:&quot;Vélez-Van-Meerbeke&quot;,&quot;given&quot;:&quot;Alberto&quot;,&quot;parse-names&quot;:false,&quot;dropping-particle&quot;:&quot;&quot;,&quot;non-dropping-particle&quot;:&quot;&quot;}],&quot;container-title&quot;:&quot;BMC Public Health&quot;,&quot;container-title-short&quot;:&quot;BMC Public Health&quot;,&quot;accessed&quot;:{&quot;date-parts&quot;:[[2023,8,17]]},&quot;DOI&quot;:&quot;10.1186/S12889-015-2120-8/TABLES/5&quot;,&quot;ISSN&quot;:&quot;14712458&quot;,&quot;PMID&quot;:&quot;26293136&quot;,&quot;URL&quot;:&quot;https://bmcpublichealth.biomedcentral.com/articles/10.1186/s12889-015-2120-8&quot;,&quot;issued&quot;:{&quot;date-parts&quot;:[[2015,8,21]]},&quot;page&quot;:&quot;1-11&quot;,&quot;abstract&quot;:&quot;Background: Each year 2.5 billion cases of diarrheal disease are reported in children under five years, and over 1,000 die. Country characteristics could play a role on this situation. We explored associations between country characteristics and diarrheal disease in children under 5 years of age, adjusting by child, mother and household attributes in developing countries. Methods: This study included 348,706 children from 40 nations. We conducted a multilevel analysis of data from the Demographic and Health Surveys and the World Bank. Results: The prevalence of acute diarrhea was 14 %. Country inequalities (OR = 1.335; 95 % CI 1.117-1.663) and country's low income (OR = 1.488; 95 % CI 1.024-2.163) were associated with diarrhea, and these country characteristics changed the associations of well-known determinants of diarrhea. Specifically, living in poor countries strengthens the association of poor household wealth and mother's lack of education with the disease. Other factors associated with diarrhea were female sex of the child (OR = 0.922; 95 % CI 0.900-0.944), age of the child (OR = 0.978; 95 % CI 0.978-0.979), immunization status (OR = 0.821; 95 % CI 0.799-0.843), normal birthweight (OR = 0.879; 95 % CI 0.834-0.926), maternal age (OR = 0.987; 95 % CI 0.985-0.989), lack of maternal education (OR = 1.416; 95 % CI 1.283-1.564), working status of the mother (OR = 1.136; 95 % CI 1.106-1.167), planned pregnancy (OR = 0.774; 95 % CI 0.753-0.795), a nuclear family structure (OR = 0.949; 95 % CI 0.923-0.975), and household wealth (OR = 0.948; 95 % CI 0.921-0.977). Conclusions: Inequalities and lack of resources at the country level in developing countries -but not health expenditure- were associated with acute diarrhea, independently of child, family and household features. The broad environment considerably modifies well-known social determinants of acute diarrhea and public health campaigns designed to target diarrhea should consider macro characteristics of the country.&quot;,&quot;publisher&quot;:&quot;BioMed Central Ltd.&quot;,&quot;issue&quot;:&quot;1&quot;,&quot;volume&quot;:&quot;15&quot;},&quot;isTemporary&quot;:false}]},{&quot;citationID&quot;:&quot;MENDELEY_CITATION_ca3449c6-359c-4bc4-8fe6-fabc5cdbfc2f&quot;,&quot;properties&quot;:{&quot;noteIndex&quot;:0},&quot;isEdited&quot;:false,&quot;manualOverride&quot;:{&quot;isManuallyOverridden&quot;:false,&quot;citeprocText&quot;:&quot;(&lt;i&gt;Diarrhoea - UNICEF DATA&lt;/i&gt;, 2022)&quot;,&quot;manualOverrideText&quot;:&quot;&quot;},&quot;citationTag&quot;:&quot;MENDELEY_CITATION_v3_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&quot;,&quot;citationItems&quot;:[{&quot;id&quot;:&quot;058de581-1714-3d56-81a0-25efcf23dd32&quot;,&quot;itemData&quot;:{&quot;type&quot;:&quot;webpage&quot;,&quot;id&quot;:&quot;058de581-1714-3d56-81a0-25efcf23dd32&quot;,&quot;title&quot;:&quot;Diarrhoea - UNICEF DATA&quot;,&quot;accessed&quot;:{&quot;date-parts&quot;:[[2023,8,17]]},&quot;URL&quot;:&quot;https://data.unicef.org/topic/child-health/diarrhoeal-disease/&quot;,&quot;issued&quot;:{&quot;date-parts&quot;:[[2022]]},&quot;container-title-short&quot;:&quot;&quot;},&quot;isTemporary&quot;:false}]},{&quot;citationID&quot;:&quot;MENDELEY_CITATION_b0d32fd3-ff83-436f-8305-dbc630abb707&quot;,&quot;properties&quot;:{&quot;noteIndex&quot;:0},&quot;isEdited&quot;:false,&quot;manualOverride&quot;:{&quot;isManuallyOverridden&quot;:false,&quot;citeprocText&quot;:&quot;(Shah et al., 2003)&quot;,&quot;manualOverrideText&quot;:&quot;&quot;},&quot;citationTag&quot;:&quot;MENDELEY_CITATION_v3_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&quot;,&quot;citationItems&quot;:[{&quot;id&quot;:&quot;376a3175-602d-37a4-a214-8f38c15f4499&quot;,&quot;itemData&quot;:{&quot;type&quot;:&quot;article-journal&quot;,&quot;id&quot;:&quot;376a3175-602d-37a4-a214-8f38c15f4499&quot;,&quot;title&quot;:&quot;Prevalence and correlates of diarrhea&quot;,&quot;author&quot;:[{&quot;family&quot;:&quot;Shah&quot;,&quot;given&quot;:&quot;Syed M.&quot;,&quot;parse-names&quot;:false,&quot;dropping-particle&quot;:&quot;&quot;,&quot;non-dropping-particle&quot;:&quot;&quot;},{&quot;family&quot;:&quot;Yousafzai&quot;,&quot;given&quot;:&quot;Maqsood&quot;,&quot;parse-names&quot;:false,&quot;dropping-particle&quot;:&quot;&quot;,&quot;non-dropping-particle&quot;:&quot;&quot;},{&quot;family&quot;:&quot;Lakhani&quot;,&quot;given&quot;:&quot;Nurudin B.&quot;,&quot;parse-names&quot;:false,&quot;dropping-particle&quot;:&quot;&quot;,&quot;non-dropping-particle&quot;:&quot;&quot;},{&quot;family&quot;:&quot;Chotani&quot;,&quot;given&quot;:&quot;Rashid A.&quot;,&quot;parse-names&quot;:false,&quot;dropping-particle&quot;:&quot;&quot;,&quot;non-dropping-particle&quot;:&quot;&quot;},{&quot;family&quot;:&quot;Nowshad&quot;,&quot;given&quot;:&quot;Gul&quot;,&quot;parse-names&quot;:false,&quot;dropping-particle&quot;:&quot;&quot;,&quot;non-dropping-particle&quot;:&quot;&quot;}],&quot;container-title&quot;:&quot;Indian journal of pediatrics&quot;,&quot;container-title-short&quot;:&quot;Indian J Pediatr&quot;,&quot;accessed&quot;:{&quot;date-parts&quot;:[[2023,8,17]]},&quot;DOI&quot;:&quot;10.1007/BF02725583&quot;,&quot;ISSN&quot;:&quot;0019-5456&quot;,&quot;PMID&quot;:&quot;12785290&quot;,&quot;URL&quot;:&quot;https://pubmed.ncbi.nlm.nih.gov/12785290/&quot;,&quot;issued&quot;:{&quot;date-parts&quot;:[[2003,3,1]]},&quot;page&quot;:&quot;207-211&quot;,&quot;abstract&quot;:&quot;Objective: The present study aimed to estimate the prevalence of acute diarrhea and its correlates in remote rural villages of south Pakistan. Methods: The authors selected 1878 children less than 3 years of age through stratified random sampling from 64 villages having the number of children enrolled proportionate to the size of each village, in rural Sindh, Pakistan. Trained field workers completed child physical measurements and maternal interviews. Results: Among the children examined, 961 (51%) had diarrhea in the preceding 14 days prior to the date of survey. The prevalence of diarrhea was marginally higher among girls than boys (53% versus 49%, odds ratio 1.18, 95% CI 0.98, 1.41). The factors related with higher prevalence of diarrhea were lack of education of mother, lack of exclusive breast feeding, breast feeding for less than one year, roundworm infestation, low weight-for height, night blindness, female sex and number of older siblings more than 2 in the family. Conclusion: This study demonstrated that the acute diarrhea is major problem among children in rural Pakistan. Appropriate intervention programmes should be formulated focused on identified risk factors.&quot;,&quot;publisher&quot;:&quot;Indian J Pediatr&quot;,&quot;issue&quot;:&quot;3&quot;,&quot;volume&quot;:&quot;70&quot;},&quot;isTemporary&quot;:false}]},{&quot;citationID&quot;:&quot;MENDELEY_CITATION_6b7fe6f8-3310-4c2f-91b3-ba7bdf0557cc&quot;,&quot;properties&quot;:{&quot;noteIndex&quot;:0},&quot;isEdited&quot;:false,&quot;manualOverride&quot;:{&quot;isManuallyOverridden&quot;:false,&quot;citeprocText&quot;:&quot;(Alam, 2007)&quot;,&quot;manualOverrideText&quot;:&quot;&quot;},&quot;citationTag&quot;:&quot;MENDELEY_CITATION_v3_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&quot;,&quot;citationItems&quot;:[{&quot;id&quot;:&quot;f6a04853-5488-391e-8618-186639918f68&quot;,&quot;itemData&quot;:{&quot;type&quot;:&quot;article-journal&quot;,&quot;id&quot;:&quot;f6a04853-5488-391e-8618-186639918f68&quot;,&quot;title&quot;:&quot;Water quality tests and behavioral factors of child diarrhoea in Dhaka slums&quot;,&quot;author&quot;:[{&quot;family&quot;:&quot;Alam&quot;,&quot;given&quot;:&quot;Mohammad Jahangir&quot;,&quot;parse-names&quot;:false,&quot;dropping-particle&quot;:&quot;&quot;,&quot;non-dropping-particle&quot;:&quot;&quot;}],&quot;container-title&quot;:&quot;BRAC University Journal&quot;,&quot;accessed&quot;:{&quot;date-parts&quot;:[[2023,8,17]]},&quot;URL&quot;:&quot;http://dspace.bracu.ac.bd/xmlui/handle/10361/394&quot;,&quot;issued&quot;:{&quot;date-parts&quot;:[[2007]]},&quot;page&quot;:&quot;103-109&quot;,&quot;abstract&quot;:&quot;Diarrhoeal disease is one of the leading causes of morbidity and mortality in less developed countries, especially among children aged 0-5 years. It is a symptom of infection caused by a host of bacterial, viral and parasitic organisms most of which can be spread by contaminated water. Diarrhoea prevalence rate for the children in Dhaka slums is 214.29. The total costs of children's diarrhoea (adding all the direct and indirect) in Dhaka slums is Tk. 133.88 over a 15 day time interval. The water quality is measured at the point-of-use and the point-of-source by the total coliform, faecal coliform, and faecal streptococci tests per 100 ml water. The total coliform, faecal coliform, and faecal streptococci are at the point-of-source 651, 450, and 71 and at the point-of-use 919, 636, and 80 respectively. The test values at the point-of-use are greater than that at the point-of-source due to drinking water contaminated by behavioral activities. Due to the almost perfect correlation between the total coliform, faecal coliform, faecal streptococci tests, we need to drop the values from these two tests (total coliform and faecal streptococci) in the econometric analysis. We will use the faecal coliform test, as it is the test most commonly referred to in the existing literature.&quot;,&quot;publisher&quot;:&quot;BRAC University&quot;,&quot;volume&quot;:&quot;1&quot;,&quot;container-title-short&quot;:&quot;&quot;},&quot;isTemporary&quot;:false}]},{&quot;citationID&quot;:&quot;MENDELEY_CITATION_8559f31d-57d4-4528-957c-e052e314fe8f&quot;,&quot;properties&quot;:{&quot;noteIndex&quot;:0},&quot;isEdited&quot;:false,&quot;manualOverride&quot;:{&quot;isManuallyOverridden&quot;:false,&quot;citeprocText&quot;:&quot;(Md. R. Islam et al., 2015)&quot;,&quot;manualOverrideText&quot;:&quot;&quot;},&quot;citationTag&quot;:&quot;MENDELEY_CITATION_v3_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&quot;,&quot;citationItems&quot;:[{&quot;id&quot;:&quot;4f4ebda6-872d-3c34-9fe4-86f1ca5a1f73&quot;,&quot;itemData&quot;:{&quot;type&quot;:&quot;article-journal&quot;,&quot;id&quot;:&quot;4f4ebda6-872d-3c34-9fe4-86f1ca5a1f73&quot;,&quot;title&quot;:&quot;An Evidence of Socio-Demographic Effects on Child’s Diarrhoea in Bangladesh&quot;,&quot;author&quot;:[{&quot;family&quot;:&quot;Islam&quot;,&quot;given&quot;:&quot;Md. Rafiqul&quot;,&quot;parse-names&quot;:false,&quot;dropping-particle&quot;:&quot;&quot;,&quot;non-dropping-particle&quot;:&quot;&quot;},{&quot;family&quot;:&quot;Hossain&quot;,&quot;given&quot;:&quot;Md. Kamal&quot;,&quot;parse-names&quot;:false,&quot;dropping-particle&quot;:&quot;&quot;,&quot;non-dropping-particle&quot;:&quot;&quot;},{&quot;family&quot;:&quot;Khan&quot;,&quot;given&quot;:&quot;Md. Nuruzzaman&quot;,&quot;parse-names&quot;:false,&quot;dropping-particle&quot;:&quot;&quot;,&quot;non-dropping-particle&quot;:&quot;&quot;},{&quot;family&quot;:&quot;Ali&quot;,&quot;given&quot;:&quot;Md. Raihan&quot;,&quot;parse-names&quot;:false,&quot;dropping-particle&quot;:&quot;&quot;,&quot;non-dropping-particle&quot;:&quot;&quot;}],&quot;container-title&quot;:&quot;Journal of Health Science&quot;,&quot;accessed&quot;:{&quot;date-parts&quot;:[[2023,8,17]]},&quot;DOI&quot;:&quot;10.5923/J.HEALTH.20150501.01&quot;,&quot;ISSN&quot;:&quot;2166-5990&quot;,&quot;URL&quot;:&quot;&lt;b&gt;Background:&lt;/b&gt; Children are the most vulnerable and high risk group in the prevalence of diarrhea in low income countries like Bangladesh. This can lead to the higher rate of child morbidity and mortality. Achievement of Millennium Development Goal’s (MDGs) at a target period, it is important to comprise the issue first. Therefore, the purpose of the present study is to find out the risk factors of diarrhea in the childhood. &lt;b&gt;Methods: &lt;/b&gt;Data and necessary information of 485 women were obtained from the Bangladesh Demographic and Health Survey (BDHS), 2007. These 485 women were extracted from 10,996 women whose children had experienced an episode of diarrhea in the two weeks before the survey. The chi-square test and binary logistic regression analyses have been used as the statistical tools. &lt;b&gt;Results:&lt;/b&gt; Majority of the women (76.9%) reported their child had experienced diarrhea in the last two weeks. Respondent’s educational level, husband occupation, living condition, birth interval and the sources of drinking water were found to be significantly associated (p&lt;0.05) with  the disease of diarrhea. Finally, binary logistic model identified that respondents’ husband occupation, their living condition, birth interval and the source of drinking water were significant factors. &lt;b&gt;Conclusions:&lt;/b&gt; The prevalence of diarrhea disease is more common in Bangladeshi children. So, it is necessary to educate general people about the possible living arrangements for avoiding diarrhea and its termination.&quot;,&quot;issued&quot;:{&quot;date-parts&quot;:[[2015]]},&quot;page&quot;:&quot;1-5&quot;,&quot;abstract&quot;:&quot;&lt;b&gt;Background:&lt;/b&gt; Children are the most vulnerable and high risk group in the prevalence of diarrhea in low income countries like Bangladesh. This can lead to the higher rate of child morbidity and mortality. Achievement of Millennium Development Goal’s (MDGs) at a target period, it is important to comprise the issue first. Therefore, the purpose of the present study is to find out the risk factors of diarrhea in the childhood. &lt;b&gt;Methods: &lt;/b&gt;Data and necessary information of 485 women were obtained from the Bangladesh Demographic and Health Survey (BDHS), 2007. These 485 women were extracted from 10,996 women whose children had experienced an episode of diarrhea in the two weeks before the survey. The chi-square test and binary logistic regression analyses have been used as the statistical tools. &lt;b&gt;Results:&lt;/b&gt; Majority of the women (76.9%) reported their child had experienced diarrhea in the last two weeks. Respondent’s educational level, husband occupation, living condition, birth interval and the sources of drinking water were found to be significantly associated (p&lt;0.05) with  the disease of diarrhea. Finally, binary logistic model identified that respondents’ husband occupation, their living condition, birth interval and the source of drinking water were significant factors. &lt;b&gt;Conclusions:&lt;/b&gt; The prevalence of diarrhea disease is more common in Bangladeshi children. So, it is necessary to educate general people about the possible living arrangements for avoiding diarrhea and its termination.&quot;,&quot;publisher&quot;:&quot;Scientific &amp; Academic Publishing&quot;,&quot;issue&quot;:&quot;1&quot;,&quot;volume&quot;:&quot;5&quot;,&quot;container-title-short&quot;:&quot;&quot;},&quot;isTemporary&quot;:false}]},{&quot;citationID&quot;:&quot;MENDELEY_CITATION_2abcd5cb-7e9f-450f-80b1-0ec30bbd5d29&quot;,&quot;properties&quot;:{&quot;noteIndex&quot;:0},&quot;isEdited&quot;:false,&quot;manualOverride&quot;:{&quot;isManuallyOverridden&quot;:false,&quot;citeprocText&quot;:&quot;(Shah et al., 2003)&quot;,&quot;manualOverrideText&quot;:&quot;&quot;},&quot;citationTag&quot;:&quot;MENDELEY_CITATION_v3_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&quot;,&quot;citationItems&quot;:[{&quot;id&quot;:&quot;376a3175-602d-37a4-a214-8f38c15f4499&quot;,&quot;itemData&quot;:{&quot;type&quot;:&quot;article-journal&quot;,&quot;id&quot;:&quot;376a3175-602d-37a4-a214-8f38c15f4499&quot;,&quot;title&quot;:&quot;Prevalence and correlates of diarrhea&quot;,&quot;author&quot;:[{&quot;family&quot;:&quot;Shah&quot;,&quot;given&quot;:&quot;Syed M.&quot;,&quot;parse-names&quot;:false,&quot;dropping-particle&quot;:&quot;&quot;,&quot;non-dropping-particle&quot;:&quot;&quot;},{&quot;family&quot;:&quot;Yousafzai&quot;,&quot;given&quot;:&quot;Maqsood&quot;,&quot;parse-names&quot;:false,&quot;dropping-particle&quot;:&quot;&quot;,&quot;non-dropping-particle&quot;:&quot;&quot;},{&quot;family&quot;:&quot;Lakhani&quot;,&quot;given&quot;:&quot;Nurudin B.&quot;,&quot;parse-names&quot;:false,&quot;dropping-particle&quot;:&quot;&quot;,&quot;non-dropping-particle&quot;:&quot;&quot;},{&quot;family&quot;:&quot;Chotani&quot;,&quot;given&quot;:&quot;Rashid A.&quot;,&quot;parse-names&quot;:false,&quot;dropping-particle&quot;:&quot;&quot;,&quot;non-dropping-particle&quot;:&quot;&quot;},{&quot;family&quot;:&quot;Nowshad&quot;,&quot;given&quot;:&quot;Gul&quot;,&quot;parse-names&quot;:false,&quot;dropping-particle&quot;:&quot;&quot;,&quot;non-dropping-particle&quot;:&quot;&quot;}],&quot;container-title&quot;:&quot;Indian journal of pediatrics&quot;,&quot;container-title-short&quot;:&quot;Indian J Pediatr&quot;,&quot;accessed&quot;:{&quot;date-parts&quot;:[[2023,8,17]]},&quot;DOI&quot;:&quot;10.1007/BF02725583&quot;,&quot;ISSN&quot;:&quot;0019-5456&quot;,&quot;PMID&quot;:&quot;12785290&quot;,&quot;URL&quot;:&quot;https://pubmed.ncbi.nlm.nih.gov/12785290/&quot;,&quot;issued&quot;:{&quot;date-parts&quot;:[[2003,3,1]]},&quot;page&quot;:&quot;207-211&quot;,&quot;abstract&quot;:&quot;Objective: The present study aimed to estimate the prevalence of acute diarrhea and its correlates in remote rural villages of south Pakistan. Methods: The authors selected 1878 children less than 3 years of age through stratified random sampling from 64 villages having the number of children enrolled proportionate to the size of each village, in rural Sindh, Pakistan. Trained field workers completed child physical measurements and maternal interviews. Results: Among the children examined, 961 (51%) had diarrhea in the preceding 14 days prior to the date of survey. The prevalence of diarrhea was marginally higher among girls than boys (53% versus 49%, odds ratio 1.18, 95% CI 0.98, 1.41). The factors related with higher prevalence of diarrhea were lack of education of mother, lack of exclusive breast feeding, breast feeding for less than one year, roundworm infestation, low weight-for height, night blindness, female sex and number of older siblings more than 2 in the family. Conclusion: This study demonstrated that the acute diarrhea is major problem among children in rural Pakistan. Appropriate intervention programmes should be formulated focused on identified risk factors.&quot;,&quot;publisher&quot;:&quot;Indian J Pediatr&quot;,&quot;issue&quot;:&quot;3&quot;,&quot;volume&quot;:&quot;70&quot;},&quot;isTemporary&quot;:false}]},{&quot;citationID&quot;:&quot;MENDELEY_CITATION_26ba076e-134c-4320-986b-44f4a33896fa&quot;,&quot;properties&quot;:{&quot;noteIndex&quot;:0},&quot;isEdited&quot;:false,&quot;manualOverride&quot;:{&quot;isManuallyOverridden&quot;:false,&quot;citeprocText&quot;:&quot;(Shah et al., 2003)&quot;,&quot;manualOverrideText&quot;:&quot;&quot;},&quot;citationTag&quot;:&quot;MENDELEY_CITATION_v3_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&quot;,&quot;citationItems&quot;:[{&quot;id&quot;:&quot;376a3175-602d-37a4-a214-8f38c15f4499&quot;,&quot;itemData&quot;:{&quot;type&quot;:&quot;article-journal&quot;,&quot;id&quot;:&quot;376a3175-602d-37a4-a214-8f38c15f4499&quot;,&quot;title&quot;:&quot;Prevalence and correlates of diarrhea&quot;,&quot;author&quot;:[{&quot;family&quot;:&quot;Shah&quot;,&quot;given&quot;:&quot;Syed M.&quot;,&quot;parse-names&quot;:false,&quot;dropping-particle&quot;:&quot;&quot;,&quot;non-dropping-particle&quot;:&quot;&quot;},{&quot;family&quot;:&quot;Yousafzai&quot;,&quot;given&quot;:&quot;Maqsood&quot;,&quot;parse-names&quot;:false,&quot;dropping-particle&quot;:&quot;&quot;,&quot;non-dropping-particle&quot;:&quot;&quot;},{&quot;family&quot;:&quot;Lakhani&quot;,&quot;given&quot;:&quot;Nurudin B.&quot;,&quot;parse-names&quot;:false,&quot;dropping-particle&quot;:&quot;&quot;,&quot;non-dropping-particle&quot;:&quot;&quot;},{&quot;family&quot;:&quot;Chotani&quot;,&quot;given&quot;:&quot;Rashid A.&quot;,&quot;parse-names&quot;:false,&quot;dropping-particle&quot;:&quot;&quot;,&quot;non-dropping-particle&quot;:&quot;&quot;},{&quot;family&quot;:&quot;Nowshad&quot;,&quot;given&quot;:&quot;Gul&quot;,&quot;parse-names&quot;:false,&quot;dropping-particle&quot;:&quot;&quot;,&quot;non-dropping-particle&quot;:&quot;&quot;}],&quot;container-title&quot;:&quot;Indian journal of pediatrics&quot;,&quot;container-title-short&quot;:&quot;Indian J Pediatr&quot;,&quot;accessed&quot;:{&quot;date-parts&quot;:[[2023,8,17]]},&quot;DOI&quot;:&quot;10.1007/BF02725583&quot;,&quot;ISSN&quot;:&quot;0019-5456&quot;,&quot;PMID&quot;:&quot;12785290&quot;,&quot;URL&quot;:&quot;https://pubmed.ncbi.nlm.nih.gov/12785290/&quot;,&quot;issued&quot;:{&quot;date-parts&quot;:[[2003,3,1]]},&quot;page&quot;:&quot;207-211&quot;,&quot;abstract&quot;:&quot;Objective: The present study aimed to estimate the prevalence of acute diarrhea and its correlates in remote rural villages of south Pakistan. Methods: The authors selected 1878 children less than 3 years of age through stratified random sampling from 64 villages having the number of children enrolled proportionate to the size of each village, in rural Sindh, Pakistan. Trained field workers completed child physical measurements and maternal interviews. Results: Among the children examined, 961 (51%) had diarrhea in the preceding 14 days prior to the date of survey. The prevalence of diarrhea was marginally higher among girls than boys (53% versus 49%, odds ratio 1.18, 95% CI 0.98, 1.41). The factors related with higher prevalence of diarrhea were lack of education of mother, lack of exclusive breast feeding, breast feeding for less than one year, roundworm infestation, low weight-for height, night blindness, female sex and number of older siblings more than 2 in the family. Conclusion: This study demonstrated that the acute diarrhea is major problem among children in rural Pakistan. Appropriate intervention programmes should be formulated focused on identified risk factors.&quot;,&quot;publisher&quot;:&quot;Indian J Pediatr&quot;,&quot;issue&quot;:&quot;3&quot;,&quot;volume&quot;:&quot;70&quot;},&quot;isTemporary&quot;:false}]},{&quot;citationID&quot;:&quot;MENDELEY_CITATION_adfc7e21-ef80-4d56-8347-d9ea118b0d13&quot;,&quot;properties&quot;:{&quot;noteIndex&quot;:0},&quot;isEdited&quot;:false,&quot;manualOverride&quot;:{&quot;isManuallyOverridden&quot;:false,&quot;citeprocText&quot;:&quot;(Sharifa Begum, 2011)&quot;,&quot;manualOverrideText&quot;:&quot;&quot;},&quot;citationTag&quot;:&quot;MENDELEY_CITATION_v3_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&quot;,&quot;citationItems&quot;:[{&quot;id&quot;:&quot;679cb3ff-2b5c-3feb-ae4c-09fdf9854dc4&quot;,&quot;itemData&quot;:{&quot;type&quot;:&quot;webpage&quot;,&quot;id&quot;:&quot;679cb3ff-2b5c-3feb-ae4c-09fdf9854dc4&quot;,&quot;title&quot;:&quot;Do Water and Sanitation Interventions Reduce Childhood Diarrhoea? New Evidence from Bangladesh&quot;,&quot;author&quot;:[{&quot;family&quot;:&quot;Sharifa Begum&quot;,&quot;given&quot;:&quot;Mansur Ahmed and Binayak&quot;,&quot;parse-names&quot;:false,&quot;dropping-particle&quot;:&quot;Sen&quot;,&quot;non-dropping-particle&quot;:&quot;&quot;}],&quot;accessed&quot;:{&quot;date-parts&quot;:[[2023,8,17]]},&quot;URL&quot;:&quot;https://www.jstor.org/stable/23343058&quot;,&quot;issued&quot;:{&quot;date-parts&quot;:[[2011]]},&quot;container-title-short&quot;:&quot;&quot;},&quot;isTemporary&quot;:false}]},{&quot;citationID&quot;:&quot;MENDELEY_CITATION_8513a352-adb4-41b5-bc8d-778ac036bb2a&quot;,&quot;properties&quot;:{&quot;noteIndex&quot;:0},&quot;isEdited&quot;:false,&quot;manualOverride&quot;:{&quot;isManuallyOverridden&quot;:false,&quot;citeprocText&quot;:&quot;(Md. R. Islam et al., 2015)&quot;,&quot;manualOverrideText&quot;:&quot;&quot;},&quot;citationTag&quot;:&quot;MENDELEY_CITATION_v3_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&quot;,&quot;citationItems&quot;:[{&quot;id&quot;:&quot;4f4ebda6-872d-3c34-9fe4-86f1ca5a1f73&quot;,&quot;itemData&quot;:{&quot;type&quot;:&quot;article-journal&quot;,&quot;id&quot;:&quot;4f4ebda6-872d-3c34-9fe4-86f1ca5a1f73&quot;,&quot;title&quot;:&quot;An Evidence of Socio-Demographic Effects on Child’s Diarrhoea in Bangladesh&quot;,&quot;author&quot;:[{&quot;family&quot;:&quot;Islam&quot;,&quot;given&quot;:&quot;Md. Rafiqul&quot;,&quot;parse-names&quot;:false,&quot;dropping-particle&quot;:&quot;&quot;,&quot;non-dropping-particle&quot;:&quot;&quot;},{&quot;family&quot;:&quot;Hossain&quot;,&quot;given&quot;:&quot;Md. Kamal&quot;,&quot;parse-names&quot;:false,&quot;dropping-particle&quot;:&quot;&quot;,&quot;non-dropping-particle&quot;:&quot;&quot;},{&quot;family&quot;:&quot;Khan&quot;,&quot;given&quot;:&quot;Md. Nuruzzaman&quot;,&quot;parse-names&quot;:false,&quot;dropping-particle&quot;:&quot;&quot;,&quot;non-dropping-particle&quot;:&quot;&quot;},{&quot;family&quot;:&quot;Ali&quot;,&quot;given&quot;:&quot;Md. Raihan&quot;,&quot;parse-names&quot;:false,&quot;dropping-particle&quot;:&quot;&quot;,&quot;non-dropping-particle&quot;:&quot;&quot;}],&quot;container-title&quot;:&quot;Journal of Health Science&quot;,&quot;accessed&quot;:{&quot;date-parts&quot;:[[2023,8,17]]},&quot;DOI&quot;:&quot;10.5923/J.HEALTH.20150501.01&quot;,&quot;ISSN&quot;:&quot;2166-5990&quot;,&quot;URL&quot;:&quot;&lt;b&gt;Background:&lt;/b&gt; Children are the most vulnerable and high risk group in the prevalence of diarrhea in low income countries like Bangladesh. This can lead to the higher rate of child morbidity and mortality. Achievement of Millennium Development Goal’s (MDGs) at a target period, it is important to comprise the issue first. Therefore, the purpose of the present study is to find out the risk factors of diarrhea in the childhood. &lt;b&gt;Methods: &lt;/b&gt;Data and necessary information of 485 women were obtained from the Bangladesh Demographic and Health Survey (BDHS), 2007. These 485 women were extracted from 10,996 women whose children had experienced an episode of diarrhea in the two weeks before the survey. The chi-square test and binary logistic regression analyses have been used as the statistical tools. &lt;b&gt;Results:&lt;/b&gt; Majority of the women (76.9%) reported their child had experienced diarrhea in the last two weeks. Respondent’s educational level, husband occupation, living condition, birth interval and the sources of drinking water were found to be significantly associated (p&lt;0.05) with  the disease of diarrhea. Finally, binary logistic model identified that respondents’ husband occupation, their living condition, birth interval and the source of drinking water were significant factors. &lt;b&gt;Conclusions:&lt;/b&gt; The prevalence of diarrhea disease is more common in Bangladeshi children. So, it is necessary to educate general people about the possible living arrangements for avoiding diarrhea and its termination.&quot;,&quot;issued&quot;:{&quot;date-parts&quot;:[[2015]]},&quot;page&quot;:&quot;1-5&quot;,&quot;abstract&quot;:&quot;&lt;b&gt;Background:&lt;/b&gt; Children are the most vulnerable and high risk group in the prevalence of diarrhea in low income countries like Bangladesh. This can lead to the higher rate of child morbidity and mortality. Achievement of Millennium Development Goal’s (MDGs) at a target period, it is important to comprise the issue first. Therefore, the purpose of the present study is to find out the risk factors of diarrhea in the childhood. &lt;b&gt;Methods: &lt;/b&gt;Data and necessary information of 485 women were obtained from the Bangladesh Demographic and Health Survey (BDHS), 2007. These 485 women were extracted from 10,996 women whose children had experienced an episode of diarrhea in the two weeks before the survey. The chi-square test and binary logistic regression analyses have been used as the statistical tools. &lt;b&gt;Results:&lt;/b&gt; Majority of the women (76.9%) reported their child had experienced diarrhea in the last two weeks. Respondent’s educational level, husband occupation, living condition, birth interval and the sources of drinking water were found to be significantly associated (p&lt;0.05) with  the disease of diarrhea. Finally, binary logistic model identified that respondents’ husband occupation, their living condition, birth interval and the source of drinking water were significant factors. &lt;b&gt;Conclusions:&lt;/b&gt; The prevalence of diarrhea disease is more common in Bangladeshi children. So, it is necessary to educate general people about the possible living arrangements for avoiding diarrhea and its termination.&quot;,&quot;publisher&quot;:&quot;Scientific &amp; Academic Publishing&quot;,&quot;issue&quot;:&quot;1&quot;,&quot;volume&quot;:&quot;5&quot;,&quot;container-title-short&quot;:&quot;&quot;},&quot;isTemporary&quot;:false}]},{&quot;citationID&quot;:&quot;MENDELEY_CITATION_9c9da520-8fff-4972-b9f0-454fbff69376&quot;,&quot;properties&quot;:{&quot;noteIndex&quot;:0},&quot;isEdited&quot;:false,&quot;manualOverride&quot;:{&quot;isManuallyOverridden&quot;:false,&quot;citeprocText&quot;:&quot;(Md. R. Islam et al., 2015; Rahman &amp;#38; Hossain, 2022)&quot;,&quot;manualOverrideText&quot;:&quot;&quot;},&quot;citationTag&quot;:&quot;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&quot;,&quot;citationItems&quot;:[{&quot;id&quot;:&quot;4f4ebda6-872d-3c34-9fe4-86f1ca5a1f73&quot;,&quot;itemData&quot;:{&quot;type&quot;:&quot;article-journal&quot;,&quot;id&quot;:&quot;4f4ebda6-872d-3c34-9fe4-86f1ca5a1f73&quot;,&quot;title&quot;:&quot;An Evidence of Socio-Demographic Effects on Child’s Diarrhoea in Bangladesh&quot;,&quot;author&quot;:[{&quot;family&quot;:&quot;Islam&quot;,&quot;given&quot;:&quot;Md. Rafiqul&quot;,&quot;parse-names&quot;:false,&quot;dropping-particle&quot;:&quot;&quot;,&quot;non-dropping-particle&quot;:&quot;&quot;},{&quot;family&quot;:&quot;Hossain&quot;,&quot;given&quot;:&quot;Md. Kamal&quot;,&quot;parse-names&quot;:false,&quot;dropping-particle&quot;:&quot;&quot;,&quot;non-dropping-particle&quot;:&quot;&quot;},{&quot;family&quot;:&quot;Khan&quot;,&quot;given&quot;:&quot;Md. Nuruzzaman&quot;,&quot;parse-names&quot;:false,&quot;dropping-particle&quot;:&quot;&quot;,&quot;non-dropping-particle&quot;:&quot;&quot;},{&quot;family&quot;:&quot;Ali&quot;,&quot;given&quot;:&quot;Md. Raihan&quot;,&quot;parse-names&quot;:false,&quot;dropping-particle&quot;:&quot;&quot;,&quot;non-dropping-particle&quot;:&quot;&quot;}],&quot;container-title&quot;:&quot;Journal of Health Science&quot;,&quot;accessed&quot;:{&quot;date-parts&quot;:[[2023,8,17]]},&quot;DOI&quot;:&quot;10.5923/J.HEALTH.20150501.01&quot;,&quot;ISSN&quot;:&quot;2166-5990&quot;,&quot;URL&quot;:&quot;&lt;b&gt;Background:&lt;/b&gt; Children are the most vulnerable and high risk group in the prevalence of diarrhea in low income countries like Bangladesh. This can lead to the higher rate of child morbidity and mortality. Achievement of Millennium Development Goal’s (MDGs) at a target period, it is important to comprise the issue first. Therefore, the purpose of the present study is to find out the risk factors of diarrhea in the childhood. &lt;b&gt;Methods: &lt;/b&gt;Data and necessary information of 485 women were obtained from the Bangladesh Demographic and Health Survey (BDHS), 2007. These 485 women were extracted from 10,996 women whose children had experienced an episode of diarrhea in the two weeks before the survey. The chi-square test and binary logistic regression analyses have been used as the statistical tools. &lt;b&gt;Results:&lt;/b&gt; Majority of the women (76.9%) reported their child had experienced diarrhea in the last two weeks. Respondent’s educational level, husband occupation, living condition, birth interval and the sources of drinking water were found to be significantly associated (p&lt;0.05) with  the disease of diarrhea. Finally, binary logistic model identified that respondents’ husband occupation, their living condition, birth interval and the source of drinking water were significant factors. &lt;b&gt;Conclusions:&lt;/b&gt; The prevalence of diarrhea disease is more common in Bangladeshi children. So, it is necessary to educate general people about the possible living arrangements for avoiding diarrhea and its termination.&quot;,&quot;issued&quot;:{&quot;date-parts&quot;:[[2015]]},&quot;page&quot;:&quot;1-5&quot;,&quot;abstract&quot;:&quot;&lt;b&gt;Background:&lt;/b&gt; Children are the most vulnerable and high risk group in the prevalence of diarrhea in low income countries like Bangladesh. This can lead to the higher rate of child morbidity and mortality. Achievement of Millennium Development Goal’s (MDGs) at a target period, it is important to comprise the issue first. Therefore, the purpose of the present study is to find out the risk factors of diarrhea in the childhood. &lt;b&gt;Methods: &lt;/b&gt;Data and necessary information of 485 women were obtained from the Bangladesh Demographic and Health Survey (BDHS), 2007. These 485 women were extracted from 10,996 women whose children had experienced an episode of diarrhea in the two weeks before the survey. The chi-square test and binary logistic regression analyses have been used as the statistical tools. &lt;b&gt;Results:&lt;/b&gt; Majority of the women (76.9%) reported their child had experienced diarrhea in the last two weeks. Respondent’s educational level, husband occupation, living condition, birth interval and the sources of drinking water were found to be significantly associated (p&lt;0.05) with  the disease of diarrhea. Finally, binary logistic model identified that respondents’ husband occupation, their living condition, birth interval and the source of drinking water were significant factors. &lt;b&gt;Conclusions:&lt;/b&gt; The prevalence of diarrhea disease is more common in Bangladeshi children. So, it is necessary to educate general people about the possible living arrangements for avoiding diarrhea and its termination.&quot;,&quot;publisher&quot;:&quot;Scientific &amp; Academic Publishing&quot;,&quot;issue&quot;:&quot;1&quot;,&quot;volume&quot;:&quot;5&quot;,&quot;container-title-short&quot;:&quot;&quot;},&quot;isTemporary&quot;:false},{&quot;id&quot;:&quot;1c84ab28-eec6-3783-a11a-9da308d080e9&quot;,&quot;itemData&quot;:{&quot;type&quot;:&quot;article-journal&quot;,&quot;id&quot;:&quot;1c84ab28-eec6-3783-a11a-9da308d080e9&quot;,&quot;title&quot;:&quot;Prevalence and determinants of fever, ARI and diarrhea among children aged 6–59 months in Bangladesh&quot;,&quot;author&quot;:[{&quot;family&quot;:&quot;Rahman&quot;,&quot;given&quot;:&quot;Azizur&quot;,&quot;parse-names&quot;:false,&quot;dropping-particle&quot;:&quot;&quot;,&quot;non-dropping-particle&quot;:&quot;&quot;},{&quot;family&quot;:&quot;Hossain&quot;,&quot;given&quot;:&quot;Md Moyazzem&quot;,&quot;parse-names&quot;:false,&quot;dropping-particle&quot;:&quot;&quot;,&quot;non-dropping-particle&quot;:&quot;&quot;}],&quot;container-title&quot;:&quot;BMC Pediatrics&quot;,&quot;container-title-short&quot;:&quot;BMC Pediatr&quot;,&quot;accessed&quot;:{&quot;date-parts&quot;:[[2023,8,17]]},&quot;DOI&quot;:&quot;10.1186/S12887-022-03166-9/TABLES/3&quot;,&quot;ISSN&quot;:&quot;14712431&quot;,&quot;PMID&quot;:&quot;35248016&quot;,&quot;URL&quot;:&quot;https://bmcpediatr.biomedcentral.com/articles/10.1186/s12887-022-03166-9&quot;,&quot;issued&quot;:{&quot;date-parts&quot;:[[2022,12,1]]},&quot;page&quot;:&quot;1-12&quot;,&quot;abstract&quot;:&quot;Background: Although efforts have been made by the international community to improve childhood health, risk factors linked with the healthiness of preschool-age children in low and middle-income countries (LMICs) are very diverse. Therefore, this paper examines the prevalence and determinants of fever, acute respiratory infection and diarrhea of preschool children in Bangladesh. Methods: A sample of 8,421 children from the latest country representative BDHS-2017–18 survey was analyzed by utilizing both the bivariate and multivariate techniques. Results: The results revealed that about 4.7, 33.1, and 35.8% of the children aged under 5 years had suffered from diarrhea, fever and ARI respectively during the 2 weeks preceding the date of the survey. Demographic, socio-economic, and community and health characteristics likely to play an important role in suffering under-five children from diarrhea, fever, and ARI in Bangladesh. The child’s age of 13–24 months, delivery by cesarean section, unsafe drinking water, unhygienic toilet facility, low level of family wealth index and parental education, a higher number of living children in the household, rural residency and regional difference were all found to be most crucial determinants of the occurrences of fever, ARI and diarrhea. Conclusion: Interventions should focus on improving these significant demographic, socioeconomic, and community and health risk factors. A special attention is necessary to the people who live in rural areas and geospatially disadvantaged regions.&quot;,&quot;publisher&quot;:&quot;BioMed Central Ltd&quot;,&quot;issue&quot;:&quot;1&quot;,&quot;volume&quot;:&quot;22&quot;},&quot;isTemporary&quot;:false}]},{&quot;citationID&quot;:&quot;MENDELEY_CITATION_300bf809-613f-4be2-bc5f-4aa66488749e&quot;,&quot;properties&quot;:{&quot;noteIndex&quot;:0},&quot;isEdited&quot;:false,&quot;manualOverride&quot;:{&quot;isManuallyOverridden&quot;:false,&quot;citeprocText&quot;:&quot;(Kosek et al., 2008)&quot;,&quot;manualOverrideText&quot;:&quot;&quot;},&quot;citationTag&quot;:&quot;MENDELEY_CITATION_v3_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&quot;,&quot;citationItems&quot;:[{&quot;id&quot;:&quot;4c064f2e-921e-334c-aec9-22f431427525&quot;,&quot;itemData&quot;:{&quot;type&quot;:&quot;article-journal&quot;,&quot;id&quot;:&quot;4c064f2e-921e-334c-aec9-22f431427525&quot;,&quot;title&quot;:&quot;Epidemiology of highly endemic multiply antibiotic-resistant shigellosis in children in the Peruvian Amazon&quot;,&quot;author&quot;:[{&quot;family&quot;:&quot;Kosek&quot;,&quot;given&quot;:&quot;Margaret&quot;,&quot;parse-names&quot;:false,&quot;dropping-particle&quot;:&quot;&quot;,&quot;non-dropping-particle&quot;:&quot;&quot;},{&quot;family&quot;:&quot;Yori&quot;,&quot;given&quot;:&quot;Pablo Peñataro&quot;,&quot;parse-names&quot;:false,&quot;dropping-particle&quot;:&quot;&quot;,&quot;non-dropping-particle&quot;:&quot;&quot;},{&quot;family&quot;:&quot;Pan&quot;,&quot;given&quot;:&quot;William K.&quot;,&quot;parse-names&quot;:false,&quot;dropping-particle&quot;:&quot;&quot;,&quot;non-dropping-particle&quot;:&quot;&quot;},{&quot;family&quot;:&quot;Olortegui&quot;,&quot;given&quot;:&quot;Maribel Paredes&quot;,&quot;parse-names&quot;:false,&quot;dropping-particle&quot;:&quot;&quot;,&quot;non-dropping-particle&quot;:&quot;&quot;},{&quot;family&quot;:&quot;Gilman&quot;,&quot;given&quot;:&quot;Robert H.&quot;,&quot;parse-names&quot;:false,&quot;dropping-particle&quot;:&quot;&quot;,&quot;non-dropping-particle&quot;:&quot;&quot;},{&quot;family&quot;:&quot;Perez&quot;,&quot;given&quot;:&quot;Juan&quot;,&quot;parse-names&quot;:false,&quot;dropping-particle&quot;:&quot;&quot;,&quot;non-dropping-particle&quot;:&quot;&quot;},{&quot;family&quot;:&quot;Chavez&quot;,&quot;given&quot;:&quot;Cesar Banda&quot;,&quot;parse-names&quot;:false,&quot;dropping-particle&quot;:&quot;&quot;,&quot;non-dropping-particle&quot;:&quot;&quot;},{&quot;family&quot;:&quot;Sanchez&quot;,&quot;given&quot;:&quot;Graciela Meza&quot;,&quot;parse-names&quot;:false,&quot;dropping-particle&quot;:&quot;&quot;,&quot;non-dropping-particle&quot;:&quot;&quot;},{&quot;family&quot;:&quot;Burga&quot;,&quot;given&quot;:&quot;Rosa&quot;,&quot;parse-names&quot;:false,&quot;dropping-particle&quot;:&quot;&quot;,&quot;non-dropping-particle&quot;:&quot;&quot;},{&quot;family&quot;:&quot;Hall&quot;,&quot;given&quot;:&quot;Eric&quot;,&quot;parse-names&quot;:false,&quot;dropping-particle&quot;:&quot;&quot;,&quot;non-dropping-particle&quot;:&quot;&quot;}],&quot;container-title&quot;:&quot;Pediatrics&quot;,&quot;container-title-short&quot;:&quot;Pediatrics&quot;,&quot;accessed&quot;:{&quot;date-parts&quot;:[[2023,8,17]]},&quot;DOI&quot;:&quot;10.1542/PEDS.2008-0458&quot;,&quot;ISSN&quot;:&quot;1098-4275&quot;,&quot;PMID&quot;:&quot;18710884&quot;,&quot;URL&quot;:&quot;https://pubmed.ncbi.nlm.nih.gov/18710884/&quot;,&quot;issued&quot;:{&quot;date-parts&quot;:[[2008,9]]},&quot;abstract&quot;:&quot;OBJECTIVE. Our goal was to estimate the impact of a Shigella vaccine in an area where shigellosis is endemic by characterizing the disease burden and antibiotic-resistance profiles of isolates and by determining the prevalence of Shigella flexneri serotypes. PATIENTS AND METHODS. We conducted a 43-month-long prospective, community-based diarrheal disease surveillance in 442 children &lt;72 months of age in the Peruvian Amazon between October 1, 2002, and April 15, 2006. RESULTS. The incidence of diarrheal disease was 4.38 episodes per child-year. The incidence rate for shigellosis was 0.34 episodes per child-year in children &lt;72 months of age and peaked in children between 12 and 23 months at 0.43 episodes per child-year. Maternal education at or beyond the primary grade level, piped water supply, weight-for-age z score, and improved water-storage practices were the most significant determinants of disease in this community with living conditions comparable to many rural areas in the developing world. CONCLUSIONS. Children living in this region had a 20-fold higher rate of disease incidence detected by active surveillance as those recently estimated by passive detection. Most symptomatic disease was caused by S flexneri, although the diversity of serotypes will require a multivalent vaccine to have a significant impact on the burden of disease caused by shigellosis. Several other public health disease-control interventions targeted at water source and improved storage, nutritional interventions, and improved maternal education seem to have a greater impact than a univalent S flexneri 2a vaccine. Copyright © 2008 by the American Academy of Pediatrics.&quot;,&quot;publisher&quot;:&quot;Pediatrics&quot;,&quot;issue&quot;:&quot;3&quot;,&quot;volume&quot;:&quot;122&quot;},&quot;isTemporary&quot;:false}]},{&quot;citationID&quot;:&quot;MENDELEY_CITATION_6b7b4369-fb41-4efd-9feb-58152ad21759&quot;,&quot;properties&quot;:{&quot;noteIndex&quot;:0},&quot;isEdited&quot;:false,&quot;manualOverride&quot;:{&quot;isManuallyOverridden&quot;:false,&quot;citeprocText&quot;:&quot;(Kramer et al., 2001)&quot;,&quot;manualOverrideText&quot;:&quot;&quot;},&quot;citationTag&quot;:&quot;MENDELEY_CITATION_v3_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&quot;,&quot;citationItems&quot;:[{&quot;id&quot;:&quot;df0ad3e0-0bd4-34b1-93dc-756422b7530a&quot;,&quot;itemData&quot;:{&quot;type&quot;:&quot;article-journal&quot;,&quot;id&quot;:&quot;df0ad3e0-0bd4-34b1-93dc-756422b7530a&quot;,&quot;title&quot;:&quot;Promotion of Breastfeeding Intervention Trial (PROBIT): A Randomized Trial in the Republic of Belarus&quot;,&quot;author&quot;:[{&quot;family&quot;:&quot;Kramer&quot;,&quot;given&quot;:&quot;Michael S.&quot;,&quot;parse-names&quot;:false,&quot;dropping-particle&quot;:&quot;&quot;,&quot;non-dropping-particle&quot;:&quot;&quot;},{&quot;family&quot;:&quot;Chalmers&quot;,&quot;given&quot;:&quot;Beverley&quot;,&quot;parse-names&quot;:false,&quot;dropping-particle&quot;:&quot;&quot;,&quot;non-dropping-particle&quot;:&quot;&quot;},{&quot;family&quot;:&quot;Hodnett&quot;,&quot;given&quot;:&quot;Ellen D.&quot;,&quot;parse-names&quot;:false,&quot;dropping-particle&quot;:&quot;&quot;,&quot;non-dropping-particle&quot;:&quot;&quot;},{&quot;family&quot;:&quot;Sevkovskaya&quot;,&quot;given&quot;:&quot;Zinaida&quot;,&quot;parse-names&quot;:false,&quot;dropping-particle&quot;:&quot;&quot;,&quot;non-dropping-particle&quot;:&quot;&quot;},{&quot;family&quot;:&quot;Dzikovich&quot;,&quot;given&quot;:&quot;Irina&quot;,&quot;parse-names&quot;:false,&quot;dropping-particle&quot;:&quot;&quot;,&quot;non-dropping-particle&quot;:&quot;&quot;},{&quot;family&quot;:&quot;Shapiro&quot;,&quot;given&quot;:&quot;Stanley&quot;,&quot;parse-names&quot;:false,&quot;dropping-particle&quot;:&quot;&quot;,&quot;non-dropping-particle&quot;:&quot;&quot;},{&quot;family&quot;:&quot;Collet&quot;,&quot;given&quot;:&quot;Jean Paul&quot;,&quot;parse-names&quot;:false,&quot;dropping-particle&quot;:&quot;&quot;,&quot;non-dropping-particle&quot;:&quot;&quot;},{&quot;family&quot;:&quot;Vanilovich&quot;,&quot;given&quot;:&quot;Irina&quot;,&quot;parse-names&quot;:false,&quot;dropping-particle&quot;:&quot;&quot;,&quot;non-dropping-particle&quot;:&quot;&quot;},{&quot;family&quot;:&quot;Mezen&quot;,&quot;given&quot;:&quot;Irina&quot;,&quot;parse-names&quot;:false,&quot;dropping-particle&quot;:&quot;&quot;,&quot;non-dropping-particle&quot;:&quot;&quot;},{&quot;family&quot;:&quot;Ducruet&quot;,&quot;given&quot;:&quot;Thierry&quot;,&quot;parse-names&quot;:false,&quot;dropping-particle&quot;:&quot;&quot;,&quot;non-dropping-particle&quot;:&quot;&quot;},{&quot;family&quot;:&quot;Shishko&quot;,&quot;given&quot;:&quot;George&quot;,&quot;parse-names&quot;:false,&quot;dropping-particle&quot;:&quot;&quot;,&quot;non-dropping-particle&quot;:&quot;&quot;},{&quot;family&quot;:&quot;Zubovich&quot;,&quot;given&quot;:&quot;Vyacheslav&quot;,&quot;parse-names&quot;:false,&quot;dropping-particle&quot;:&quot;&quot;,&quot;non-dropping-particle&quot;:&quot;&quot;},{&quot;family&quot;:&quot;Mknuik&quot;,&quot;given&quot;:&quot;Dimitri&quot;,&quot;parse-names&quot;:false,&quot;dropping-particle&quot;:&quot;&quot;,&quot;non-dropping-particle&quot;:&quot;&quot;},{&quot;family&quot;:&quot;Gluchanina&quot;,&quot;given&quot;:&quot;Elena&quot;,&quot;parse-names&quot;:false,&quot;dropping-particle&quot;:&quot;&quot;,&quot;non-dropping-particle&quot;:&quot;&quot;},{&quot;family&quot;:&quot;Dombrovskiy&quot;,&quot;given&quot;:&quot;Viktor&quot;,&quot;parse-names&quot;:false,&quot;dropping-particle&quot;:&quot;&quot;,&quot;non-dropping-particle&quot;:&quot;&quot;},{&quot;family&quot;:&quot;Ustinovitch&quot;,&quot;given&quot;:&quot;Anatoly&quot;,&quot;parse-names&quot;:false,&quot;dropping-particle&quot;:&quot;&quot;,&quot;non-dropping-particle&quot;:&quot;&quot;},{&quot;family&quot;:&quot;Kot&quot;,&quot;given&quot;:&quot;Tamara&quot;,&quot;parse-names&quot;:false,&quot;dropping-particle&quot;:&quot;&quot;,&quot;non-dropping-particle&quot;:&quot;&quot;},{&quot;family&quot;:&quot;Bogdanovich&quot;,&quot;given&quot;:&quot;Natalia&quot;,&quot;parse-names&quot;:false,&quot;dropping-particle&quot;:&quot;&quot;,&quot;non-dropping-particle&quot;:&quot;&quot;},{&quot;family&quot;:&quot;Ovchinikova&quot;,&quot;given&quot;:&quot;Lydia&quot;,&quot;parse-names&quot;:false,&quot;dropping-particle&quot;:&quot;&quot;,&quot;non-dropping-particle&quot;:&quot;&quot;},{&quot;family&quot;:&quot;Helsing&quot;,&quot;given&quot;:&quot;Elisabet&quot;,&quot;parse-names&quot;:false,&quot;dropping-particle&quot;:&quot;&quot;,&quot;non-dropping-particle&quot;:&quot;&quot;}],&quot;container-title&quot;:&quot;JAMA&quot;,&quot;container-title-short&quot;:&quot;JAMA&quot;,&quot;accessed&quot;:{&quot;date-parts&quot;:[[2024,11,5]]},&quot;DOI&quot;:&quot;10.1001/JAMA.285.4.413&quot;,&quot;ISSN&quot;:&quot;0098-7484&quot;,&quot;PMID&quot;:&quot;11242425&quot;,&quot;URL&quot;:&quot;https://jamanetwork.com/journals/jama/fullarticle/193490&quot;,&quot;issued&quot;:{&quot;date-parts&quot;:[[2001,1,24]]},&quot;page&quot;:&quot;413-420&quot;,&quot;abstract&quot;:&quot;ContextCurrent evidence that breastfeeding is beneficial for infant and child\nhealth is based exclusively on observational studies. Potential sources of\nbias in such studies have led to doubts about the magnitude of these health\nbenefits in industrialized countries.ObjectiveTo assess the effects of breastfeeding promotion on breastfeeding duration\nand exclusivity and gastrointestinal and respiratory infection and atopic\neczema among infants.DesignThe Promotion of Breastfeeding Intervention Trial (PROBIT), a cluster-randomized\ntrial conducted June 1996–December 1997 with a 1-year follow-up.SettingThirty-one maternity hospitals and polyclinics in the Republic of Belarus.ParticipantsA total of 17 046 mother-infant pairs consisting of full-term singleton\ninfants weighing at least 2500 g and their healthy mothers who intended to\nbreastfeed, 16491 (96.7%) of which completed the entire 12 months of follow-up.InterventionsSites were randomly assigned to receive an experimental intervention\n(n = 16) modeled on the Baby-Friendly Hospital Initiative of the World Health\nOrganization and United Nations Children's Fund, which emphasizes health care\nworker assistance with initiating and maintaining breastfeeding and lactation\nand postnatal breastfeeding support, or a control intervention (n = 15) of\ncontinuing usual infant feeding practices and policies.Main Outcome MeasuresDuration of any breastfeeding, prevalence of predominant and exclusive\nbreastfeeding at 3 and 6 months of life and occurrence of 1 or more episodes\nof gastrointestinal tract infection, 2 or more episodes of respiratory tract\ninfection, and atopic eczema during the first 12 months of life, compared\nbetween the intervention and control groups.ResultsInfants from the intervention sites were significantly more likely than\ncontrol infants to be breastfed to any degree at 12 months (19.7% vs 11.4%;\nadjusted odds ratio [OR], 0.47; 95% confidence interval [CI], 0.32-0.69),\nwere more likely to be exclusively breastfed at 3 months (43.3% vs 6.4%; P&amp;lt;.001) and at 6 months (7.9% vs 0.6%; P = .01), and had a significant reduction in the risk of 1 or more\ngastrointestinal tract infections (9.1% vs 13.2%; adjusted OR, 0.60; 95% CI,\n0.40-0.91) and of atopic eczema (3.3% vs 6.3%; adjusted OR, 0.54; 95% CI,\n0.31-0.95), but no significant reduction in respiratory tract infection (intervention\ngroup, 39.2%; control group, 39.4%; adjusted OR, 0.87; 95% CI, 0.59-1.28).ConclusionsOur experimental intervention increased the duration and degree (exclusivity)\nof breastfeeding and decreased the risk of gastrointestinal tract infection\nand atopic eczema in the first year of life. These results provide a solid\nscientific underpinning for future interventions to promote breastfeeding.&quot;,&quot;publisher&quot;:&quot;American Medical Association&quot;,&quot;issue&quot;:&quot;4&quot;,&quot;volume&quot;:&quot;285&quot;},&quot;isTemporary&quot;:false}]},{&quot;citationID&quot;:&quot;MENDELEY_CITATION_88dc5dfd-89b4-4871-8f77-65bd3c35ca19&quot;,&quot;properties&quot;:{&quot;noteIndex&quot;:0},&quot;isEdited&quot;:false,&quot;manualOverride&quot;:{&quot;isManuallyOverridden&quot;:false,&quot;citeprocText&quot;:&quot;(Yaya et al., 2018)&quot;,&quot;manualOverrideText&quot;:&quot;&quot;},&quot;citationTag&quot;:&quot;MENDELEY_CITATION_v3_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&quot;,&quot;citationItems&quot;:[{&quot;id&quot;:&quot;312f04c7-3aa0-3158-860d-6599ce14edee&quot;,&quot;itemData&quot;:{&quot;type&quot;:&quot;article-journal&quot;,&quot;id&quot;:&quot;312f04c7-3aa0-3158-860d-6599ce14edee&quot;,&quot;title&quot;:&quot;Improving Water, Sanitation and Hygiene Practices, and Housing Quality to Prevent Diarrhea among Under-Five Children in Nigeria&quot;,&quot;author&quot;:[{&quot;family&quot;:&quot;Yaya&quot;,&quot;given&quot;:&quot;Sanni&quot;,&quot;parse-names&quot;:false,&quot;dropping-particle&quot;:&quot;&quot;,&quot;non-dropping-particle&quot;:&quot;&quot;},{&quot;family&quot;:&quot;Hudani&quot;,&quot;given&quot;:&quot;Alzahra&quot;,&quot;parse-names&quot;:false,&quot;dropping-particle&quot;:&quot;&quot;,&quot;non-dropping-particle&quot;:&quot;&quot;},{&quot;family&quot;:&quot;Udenigwe&quot;,&quot;given&quot;:&quot;Ogochukwu&quot;,&quot;parse-names&quot;:false,&quot;dropping-particle&quot;:&quot;&quot;,&quot;non-dropping-particle&quot;:&quot;&quot;},{&quot;family&quot;:&quot;Shah&quot;,&quot;given&quot;:&quot;Vaibhav&quot;,&quot;parse-names&quot;:false,&quot;dropping-particle&quot;:&quot;&quot;,&quot;non-dropping-particle&quot;:&quot;&quot;},{&quot;family&quot;:&quot;Ekholuenetale&quot;,&quot;given&quot;:&quot;Michael&quot;,&quot;parse-names&quot;:false,&quot;dropping-particle&quot;:&quot;&quot;,&quot;non-dropping-particle&quot;:&quot;&quot;},{&quot;family&quot;:&quot;Bishwajit&quot;,&quot;given&quot;:&quot;Ghose&quot;,&quot;parse-names&quot;:false,&quot;dropping-particle&quot;:&quot;&quot;,&quot;non-dropping-particle&quot;:&quot;&quot;}],&quot;container-title&quot;:&quot;Tropical Medicine and Infectious Disease&quot;,&quot;container-title-short&quot;:&quot;Trop Med Infect Dis&quot;,&quot;accessed&quot;:{&quot;date-parts&quot;:[[2024,11,5]]},&quot;DOI&quot;:&quot;10.3390/TROPICALMED3020041&quot;,&quot;ISSN&quot;:&quot;24146366&quot;,&quot;PMID&quot;:&quot;30274437&quot;,&quot;URL&quot;:&quot;https://pmc.ncbi.nlm.nih.gov/articles/PMC6073794/&quot;,&quot;issued&quot;:{&quot;date-parts&quot;:[[2018,4,12]]},&quot;page&quot;:&quot;41&quot;,&quot;abstract&quot;:&quot;Sub-Saharan Africa as a region accounts for the bulk of the global under-five mortality rate, to which diarrhea is major contributor. Millions of children die from diarrheal diseases each year and those who survive often do so facing suboptimal growth. Preventing the common pathways of transmission for diarrhea-causing pathogens, including improved water, sanitation, and hygiene (WASH) are regarded as the most cost-effective measures for tackling this life-threatening disease. This study aimed to quantitatively assess the quality of living arrangement and access to WASH, and their impact on diarrheal outcomes among under-five children in Nigeria. Methods: Data were collected from the 2013 Nigeria Demographic and Health survey (NDHS). Study participants included 28,596 mother-child pairs. Household construction material for wall, floor, and ceiling, access to electricity, and improved water and toilet, were included as the main explanatory variables. Data were analyzed using descriptive and multivariable regression methods. Results: The prevalence of diarrhea was 11.3% (95% CI = 10.2–12.6), with the rate being markedly higher in rural (67.3%) as compared to urban areas (32.7%). In the regression analysis, lacking access to improved toilet and water facilities were associated with 14% and 16% higher odds, respectively, of suffering from diarrhea as compared to those who had improved access. Conclusion: There is evidence of a weak, but statistically significant, relationship between the quality of living environment, including water and sanitation facilities, and diarrhea among under-five children in Nigeria. The study concludes that investing in living conditions and WASH may have potential benefits for child mortality prevention programs in the country.&quot;,&quot;publisher&quot;:&quot;MDPI AG&quot;,&quot;issue&quot;:&quot;2&quot;,&quot;volume&quot;:&quot;3&quot;},&quot;isTemporary&quot;:false}]},{&quot;citationID&quot;:&quot;MENDELEY_CITATION_41046f62-958b-4c96-beab-b10fe9579b2b&quot;,&quot;properties&quot;:{&quot;noteIndex&quot;:0},&quot;isEdited&quot;:false,&quot;manualOverride&quot;:{&quot;isManuallyOverridden&quot;:false,&quot;citeprocText&quot;:&quot;(Maponga et al., 2013)&quot;,&quot;manualOverrideText&quot;:&quot;&quot;},&quot;citationTag&quot;:&quot;MENDELEY_CITATION_v3_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&quot;,&quot;citationItems&quot;:[{&quot;id&quot;:&quot;5ca1ad2d-37b9-3c24-8fc9-baea329dfef4&quot;,&quot;itemData&quot;:{&quot;type&quot;:&quot;article-journal&quot;,&quot;id&quot;:&quot;5ca1ad2d-37b9-3c24-8fc9-baea329dfef4&quot;,&quot;title&quot;:&quot;Risk factors for contracting watery diarrhoea in Kadoma City, Zimbabwe, 2011: a case control study&quot;,&quot;author&quot;:[{&quot;family&quot;:&quot;Maponga&quot;,&quot;given&quot;:&quot;Brian A.&quot;,&quot;parse-names&quot;:false,&quot;dropping-particle&quot;:&quot;&quot;,&quot;non-dropping-particle&quot;:&quot;&quot;},{&quot;family&quot;:&quot;Chirundu&quot;,&quot;given&quot;:&quot;Daniel&quot;,&quot;parse-names&quot;:false,&quot;dropping-particle&quot;:&quot;&quot;,&quot;non-dropping-particle&quot;:&quot;&quot;},{&quot;family&quot;:&quot;Gombe&quot;,&quot;given&quot;:&quot;Notion T.&quot;,&quot;parse-names&quot;:false,&quot;dropping-particle&quot;:&quot;&quot;,&quot;non-dropping-particle&quot;:&quot;&quot;},{&quot;family&quot;:&quot;Tshimanga&quot;,&quot;given&quot;:&quot;Mufuta&quot;,&quot;parse-names&quot;:false,&quot;dropping-particle&quot;:&quot;&quot;,&quot;non-dropping-particle&quot;:&quot;&quot;},{&quot;family&quot;:&quot;Shambira&quot;,&quot;given&quot;:&quot;Gerald&quot;,&quot;parse-names&quot;:false,&quot;dropping-particle&quot;:&quot;&quot;,&quot;non-dropping-particle&quot;:&quot;&quot;},{&quot;family&quot;:&quot;Takundwa&quot;,&quot;given&quot;:&quot;Lucia&quot;,&quot;parse-names&quot;:false,&quot;dropping-particle&quot;:&quot;&quot;,&quot;non-dropping-particle&quot;:&quot;&quot;}],&quot;container-title&quot;:&quot;BMC infectious diseases&quot;,&quot;container-title-short&quot;:&quot;BMC Infect Dis&quot;,&quot;accessed&quot;:{&quot;date-parts&quot;:[[2023,8,17]]},&quot;DOI&quot;:&quot;10.1186/1471-2334-13-567&quot;,&quot;ISSN&quot;:&quot;1471-2334&quot;,&quot;PMID&quot;:&quot;24295488&quot;,&quot;URL&quot;:&quot;https://pubmed.ncbi.nlm.nih.gov/24295488/&quot;,&quot;issued&quot;:{&quot;date-parts&quot;:[[2013,12,2]]},&quot;abstract&quot;:&quot;Background: Kadoma City experienced an increase in watery diarrhoea from 27 cases during week beginning 5th September, to 107 cases during week beginning 26th September 2011. The weekly diarrhoea cases crossed the threshold action line during week beginning 5th September at the children's clinic in Rimuka Township, and the remaining four clinics reported cases crossing threshold action lines between week beginning 12th September and week beginning 26th September. Eighty-two percent of the cases were children less than 5 years old. We conducted a case controlstudy to determine risk factorsfor contracting watery diarrhoea in children less than 5 years in Kadoma City.Methods: An unmatched 1:1 case control study was conducted in Ngezi and Rimuka townships in Kadoma City, Zimbabwe. A case was a child less than 5 years old, who developed acute watery diarrhoea between 5th September and 1st October 2011. A control was a child less than 5 years old who stayed in the same township and did not suffer from diarrhoea. A structured questionnaire was administered to caregivers of cases and controls.Laboratory water quality tests and stool test results were reviewed.Epi Info™ statistical software was used to analyse data.Results: A total of 109 cases and 109 controls were enrolled. Independent protective factors were: having been exclusively breastfed for six months [AOR = 0.44; 95% CI (0.24-0.82)]; using municipal water [AOR = 0.38; 95% CI (0.18-0.80)]; using aqua tablets, [AOR = 0.49; 95% CI (0.26-0.94)] and; storing water in closed containers, [AOR = 0.24; 95% CI (0.07-0.0.83). The only independent risk factor for contracting watery diarrhoea was hand washing in a single bowl, [AOR = 2.89; 95% CI (1.33-6.28)]. Salmonella, Shigella, Rotavirus, and Enteropathogenic Escherichia coli were isolated in the stool specimens. None of the 33 municipal water samples tested showed contamination with Escherichia coli, whilst 23 of 44 (52%) shallow well water samples and 3 of 15(20%) borehole water samples tested were positive for Escherichia coli.Conclusions: The outbreak resulted from inadequate clean water and use of contaminated water. Evidence from this study was used to guide public health response to the outbreak. © 2013 Maponga et al.; licensee BioMed Central Ltd.&quot;,&quot;publisher&quot;:&quot;BMC Infect Dis&quot;,&quot;issue&quot;:&quot;1&quot;,&quot;volume&quot;:&quot;13&quot;},&quot;isTemporary&quot;:false}]},{&quot;citationID&quot;:&quot;MENDELEY_CITATION_26217696-e441-4586-b209-cc23ab9052a6&quot;,&quot;properties&quot;:{&quot;noteIndex&quot;:0},&quot;isEdited&quot;:false,&quot;manualOverride&quot;:{&quot;isManuallyOverridden&quot;:false,&quot;citeprocText&quot;:&quot;(Genser et al., 2006)&quot;,&quot;manualOverrideText&quot;:&quot;&quot;},&quot;citationTag&quot;:&quot;MENDELEY_CITATION_v3_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&quot;,&quot;citationItems&quot;:[{&quot;id&quot;:&quot;6a3741c3-d387-35a6-a361-37605e78c1ef&quot;,&quot;itemData&quot;:{&quot;type&quot;:&quot;article-journal&quot;,&quot;id&quot;:&quot;6a3741c3-d387-35a6-a361-37605e78c1ef&quot;,&quot;title&quot;:&quot;Risk factors for childhood diarrhea incidence: dynamic analysis of a longitudinal study&quot;,&quot;author&quot;:[{&quot;family&quot;:&quot;Genser&quot;,&quot;given&quot;:&quot;Bernd&quot;,&quot;parse-names&quot;:false,&quot;dropping-particle&quot;:&quot;&quot;,&quot;non-dropping-particle&quot;:&quot;&quot;},{&quot;family&quot;:&quot;Strina&quot;,&quot;given&quot;:&quot;Agostino&quot;,&quot;parse-names&quot;:false,&quot;dropping-particle&quot;:&quot;&quot;,&quot;non-dropping-particle&quot;:&quot;&quot;},{&quot;family&quot;:&quot;Teles&quot;,&quot;given&quot;:&quot;Carlos A.&quot;,&quot;parse-names&quot;:false,&quot;dropping-particle&quot;:&quot;&quot;,&quot;non-dropping-particle&quot;:&quot;&quot;},{&quot;family&quot;:&quot;Prado&quot;,&quot;given&quot;:&quot;Matildes S.&quot;,&quot;parse-names&quot;:false,&quot;dropping-particle&quot;:&quot;&quot;,&quot;non-dropping-particle&quot;:&quot;&quot;},{&quot;family&quot;:&quot;Barreto&quot;,&quot;given&quot;:&quot;Mauricio L.&quot;,&quot;parse-names&quot;:false,&quot;dropping-particle&quot;:&quot;&quot;,&quot;non-dropping-particle&quot;:&quot;&quot;}],&quot;container-title&quot;:&quot;Epidemiology (Cambridge, Mass.)&quot;,&quot;container-title-short&quot;:&quot;Epidemiology&quot;,&quot;accessed&quot;:{&quot;date-parts&quot;:[[2023,8,17]]},&quot;DOI&quot;:&quot;10.1097/01.EDE.0000239728.75215.86&quot;,&quot;ISSN&quot;:&quot;1044-3983&quot;,&quot;PMID&quot;:&quot;17003687&quot;,&quot;URL&quot;:&quot;https://pubmed.ncbi.nlm.nih.gov/17003687/&quot;,&quot;issued&quot;:{&quot;date-parts&quot;:[[2006,11]]},&quot;page&quot;:&quot;658-667&quot;,&quot;abstract&quot;:&quot;BACKGROUND: Several longitudinal studies have investigated factors associated with childhood diarrhea in developing countries. However, most studies have neglected important dynamic features of the longitudinal design and hierarchical interrelationships among the potential risk factors. METHODS: We conducted a longitudinal study of 902 children, age 0 to 36 months at baseline, in a large urban center in northeastern Brazil. Diarrhea data were collected by following children from October 2000 until January 2002 with biweekly home visits. We used a dynamic time-to-event analysis to account for several longitudinal features. We applied an effect-decomposition strategy to quantify direct and indirect effects of risk factors grouped in different blocks. RESULTS: Child's age and an autoregressive effect of past diarrhea episodes explained some of the decline of diarrhea incidence observed throughout the study (from more than 14 episodes to 2 episodes per child-year), a phenomenon already observed but not explained in other longitudinal diarrhea studies. We identified the following major diarrhea determinants: low socioeconomic status, poor sanitation conditions, presence of intestinal parasites, and absence of prenatal examination. The effect of socioeconomic status was mediated mostly by living and sanitation conditions. CONCLUSION: Our study shows important advantages of applying a dynamic analysis approach to longitudinal observational studies of diarrhea or other acute diseases and highlights the complex interrelationships of diarrhea determinants. Our results confirm the importance of sanitation as a major determinant of child health in urban settings of developing countries. © 2006 Lippincott Williams &amp; Wilkins, Inc.&quot;,&quot;publisher&quot;:&quot;Epidemiology&quot;,&quot;issue&quot;:&quot;6&quot;,&quot;volume&quot;:&quot;17&quot;},&quot;isTemporary&quot;:false}]},{&quot;citationID&quot;:&quot;MENDELEY_CITATION_6ea32427-9515-431c-bdf9-45d30ddffe53&quot;,&quot;properties&quot;:{&quot;noteIndex&quot;:0},&quot;isEdited&quot;:false,&quot;manualOverride&quot;:{&quot;isManuallyOverridden&quot;:false,&quot;citeprocText&quot;:&quot;(Tornheim et al., 2009)&quot;,&quot;manualOverrideText&quot;:&quot;&quot;},&quot;citationTag&quot;:&quot;MENDELEY_CITATION_v3_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&quot;,&quot;citationItems&quot;:[{&quot;id&quot;:&quot;b9d3912c-8593-305e-9853-93e5a68af7c6&quot;,&quot;itemData&quot;:{&quot;type&quot;:&quot;article-journal&quot;,&quot;id&quot;:&quot;b9d3912c-8593-305e-9853-93e5a68af7c6&quot;,&quot;title&quot;:&quot;Water privatization, water source, and pediatric diarrhea in Bolivia: epidemiologic analysis of a social experiment&quot;,&quot;author&quot;:[{&quot;family&quot;:&quot;Tornheim&quot;,&quot;given&quot;:&quot;Jeffrey A.&quot;,&quot;parse-names&quot;:false,&quot;dropping-particle&quot;:&quot;&quot;,&quot;non-dropping-particle&quot;:&quot;&quot;},{&quot;family&quot;:&quot;Morland&quot;,&quot;given&quot;:&quot;Kimberly B.&quot;,&quot;parse-names&quot;:false,&quot;dropping-particle&quot;:&quot;&quot;,&quot;non-dropping-particle&quot;:&quot;&quot;},{&quot;family&quot;:&quot;Landrigan&quot;,&quot;given&quot;:&quot;Philip J.&quot;,&quot;parse-names&quot;:false,&quot;dropping-particle&quot;:&quot;&quot;,&quot;non-dropping-particle&quot;:&quot;&quot;},{&quot;family&quot;:&quot;Cifuentes&quot;,&quot;given&quot;:&quot;Enrique&quot;,&quot;parse-names&quot;:false,&quot;dropping-particle&quot;:&quot;&quot;,&quot;non-dropping-particle&quot;:&quot;&quot;}],&quot;container-title&quot;:&quot;International journal of occupational and environmental health&quot;,&quot;container-title-short&quot;:&quot;Int J Occup Environ Health&quot;,&quot;accessed&quot;:{&quot;date-parts&quot;:[[2023,8,17]]},&quot;DOI&quot;:&quot;10.1179/OEH.2009.15.3.241&quot;,&quot;ISSN&quot;:&quot;1077-3525&quot;,&quot;PMID&quot;:&quot;19650578&quot;,&quot;URL&quot;:&quot;https://pubmed.ncbi.nlm.nih.gov/19650578/&quot;,&quot;issued&quot;:{&quot;date-parts&quot;:[[2009]]},&quot;page&quot;:&quot;241-248&quot;,&quot;abstract&quot;:&quot;Water and sanitation services are fundamental to the prevention of pediatric diarrhea. To enhance both access to water and investment, some argue for the privatization of municipal water networks. Water networks in multiple Bolivian cities were privatized in the 1990s, but contracts ended following popular protests citing poor access. A population-based retrospective cohort study was conducted in two Bolivian cities. Data were collected on family water utilization and sanitation practices and on the prevalence of diarrhea among 596 children. Drinking from an outdoor water source (OR, 2.08; 95%CI, 1.25-3.44) and shorter in-home water boiling times (OR, 1.99; 95%CI, 1.19-3.34) were associated with prevalence of diarrhea. Increased prevalence was also observed for children from families using private versus public water services, using off-network water from cistern trucks, or not treating their water in-home. Results suggest that water source, water provider, and in-home water treatment are important predictors of pediatric diarrhea.&quot;,&quot;publisher&quot;:&quot;Int J Occup Environ Health&quot;,&quot;issue&quot;:&quot;3&quot;,&quot;volume&quot;:&quot;15&quot;},&quot;isTemporary&quot;:false}]},{&quot;citationID&quot;:&quot;MENDELEY_CITATION_7e18c23f-8d93-47a7-8ea5-808cfa4630a1&quot;,&quot;properties&quot;:{&quot;noteIndex&quot;:0},&quot;isEdited&quot;:false,&quot;manualOverride&quot;:{&quot;isManuallyOverridden&quot;:false,&quot;citeprocText&quot;:&quot;(Hasan et al., 2020; M. A. Islam et al., 2022)&quot;,&quot;manualOverrideText&quot;:&quot;&quot;},&quot;citationTag&quot;:&quot;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&quot;,&quot;citationItems&quot;:[{&quot;id&quot;:&quot;8e813b73-1e81-38e4-85d2-328c0b997bce&quot;,&quot;itemData&quot;:{&quot;type&quot;:&quot;article-journal&quot;,&quot;id&quot;:&quot;8e813b73-1e81-38e4-85d2-328c0b997bce&quot;,&quot;title&quot;:&quot;Cesarean delivery and early childhood diseases in Bangladesh: An analysis of Demographic and Health Survey (BDHS) and Multiple Indicator Cluster Survey (MICS)&quot;,&quot;author&quot;:[{&quot;family&quot;:&quot;Hasan&quot;,&quot;given&quot;:&quot;Mohammad Nayeem&quot;,&quot;parse-names&quot;:false,&quot;dropping-particle&quot;:&quot;&quot;,&quot;non-dropping-particle&quot;:&quot;&quot;},{&quot;family&quot;:&quot;Abdul Baker Chowdhury&quot;,&quot;given&quot;:&quot;Muhammad&quot;,&quot;parse-names&quot;:false,&quot;dropping-particle&quot;:&quot;&quot;,&quot;non-dropping-particle&quot;:&quot;&quot;},{&quot;family&quot;:&quot;Jahan&quot;,&quot;given&quot;:&quot;Jenifar&quot;,&quot;parse-names&quot;:false,&quot;dropping-particle&quot;:&quot;&quot;,&quot;non-dropping-particle&quot;:&quot;&quot;},{&quot;family&quot;:&quot;Jahan&quot;,&quot;given&quot;:&quot;Sumyea&quot;,&quot;parse-names&quot;:false,&quot;dropping-particle&quot;:&quot;&quot;,&quot;non-dropping-particle&quot;:&quot;&quot;},{&quot;family&quot;:&quot;Ahmed&quot;,&quot;given&quot;:&quot;Nasar U.&quot;,&quot;parse-names&quot;:false,&quot;dropping-particle&quot;:&quot;&quot;,&quot;non-dropping-particle&quot;:&quot;&quot;},{&quot;family&quot;:&quot;Uddin&quot;,&quot;given&quot;:&quot;Md Jamal&quot;,&quot;parse-names&quot;:false,&quot;dropping-particle&quot;:&quot;&quot;,&quot;non-dropping-particle&quot;:&quot;&quot;}],&quot;container-title&quot;:&quot;PLOS ONE&quot;,&quot;container-title-short&quot;:&quot;PLoS One&quot;,&quot;accessed&quot;:{&quot;date-parts&quot;:[[2023,8,30]]},&quot;DOI&quot;:&quot;10.1371/JOURNAL.PONE.0242864&quot;,&quot;ISBN&quot;:&quot;1111111111&quot;,&quot;ISSN&quot;:&quot;1932-6203&quot;,&quot;PMID&quot;:&quot;33270671&quot;,&quot;URL&quot;:&quot;https://journals.plos.org/plosone/article?id=10.1371/journal.pone.0242864&quot;,&quot;issued&quot;:{&quot;date-parts&quot;:[[2020,12,1]]},&quot;page&quot;:&quot;e0242864&quot;,&quot;abstract&quot;:&quot;Introduction The rate of cesarean delivery (C-section) has been increasing worldwide, including Bangladesh, and it has a negative impact on the mother and child's health. Our aim was to examine the association between C-section and childhood diseases and to identify the key factors associated with childhood diseases.   Methods We used four nationally representative data sets from multiple indicator cluster survey (MICS, 2012 and 2019) and Bangladesh Demographic and Health Survey (BDHS, 2011and 2014) and analyzed 25,270 mother-child pairs. We used the frequency of common childhood diseases (fever, short or rapid breaths, cough, blood in stools, and diarrhea) as our outcome variable and C-section as exposure variable. We included mother’s age, place of residence, division, mother’s education, wealth index, child age, child sex, and child size at birth as confounding variables. Negative binomial regression model was used to analyze the data.   Results In the BDHS data, the prevalence of C-section increased from 17.95% in 2011 to 23.33% in 2014. Also, in MICS, the prevalence almost doubled over an eight-year period (17.74% in 2012 to 35.41% in 2019). We did not observe any significant effect of C-section on childhood diseases in both surveys. Only in 2014 BDHS, we found that C-section increases the risk of childhood disease by 5% [Risk Ratio (RR): 1.05, 95% CI: 0.95, 1.17, p = 0.33]. However, the risk of childhood disease differed significantly in all survey years by division, child's age, and child’s size at birth after adjusting for important confounding variables. For example, children living in Chittagong division had a higher risk [(2011 BDHS RR: 1.22, 95% CI: 1.08, 1.38) and (2019 MICS RR: 1.21, 95% CI: 1.08, 1.35)] of having disease compared to Dhaka division. Maternal age, education, and wealth status showed significant differences with the outcome in some survey years.   Conclusion Our study shows that C-section in Bangladesh continued to increase over time, and we did not find significant association between C-section and early childhood diseases. High C-section rate has a greater impact on maternal and child health as well as the burden on the health care system. We recommend raising public awareness of the negative impact of unnecessary C-section in Bangladesh.&quot;,&quot;publisher&quot;:&quot;Public Library of Science&quot;,&quot;issue&quot;:&quot;12&quot;,&quot;volume&quot;:&quot;15&quot;},&quot;isTemporary&quot;:false},{&quot;id&quot;:&quot;7fae11e3-0087-3d55-8d71-744ff40a171e&quot;,&quot;itemData&quot;:{&quot;type&quot;:&quot;article-journal&quot;,&quot;id&quot;:&quot;7fae11e3-0087-3d55-8d71-744ff40a171e&quot;,&quot;title&quot;:&quot;Association of household fuel with acute respiratory infection (ARI) under-five years children in Bangladesh&quot;,&quot;author&quot;:[{&quot;family&quot;:&quot;Islam&quot;,&quot;given&quot;:&quot;Md Aminul&quot;,&quot;parse-names&quot;:false,&quot;dropping-particle&quot;:&quot;&quot;,&quot;non-dropping-particle&quot;:&quot;&quot;},{&quot;family&quot;:&quot;Hasan&quot;,&quot;given&quot;:&quot;Mohammad Nayeem&quot;,&quot;parse-names&quot;:false,&quot;dropping-particle&quot;:&quot;&quot;,&quot;non-dropping-particle&quot;:&quot;&quot;},{&quot;family&quot;:&quot;Ahammed&quot;,&quot;given&quot;:&quot;Tanvir&quot;,&quot;parse-names&quot;:false,&quot;dropping-particle&quot;:&quot;&quot;,&quot;non-dropping-particle&quot;:&quot;&quot;},{&quot;family&quot;:&quot;Anjum&quot;,&quot;given&quot;:&quot;Aniqua&quot;,&quot;parse-names&quot;:false,&quot;dropping-particle&quot;:&quot;&quot;,&quot;non-dropping-particle&quot;:&quot;&quot;},{&quot;family&quot;:&quot;Majumder&quot;,&quot;given&quot;:&quot;Ananya&quot;,&quot;parse-names&quot;:false,&quot;dropping-particle&quot;:&quot;&quot;,&quot;non-dropping-particle&quot;:&quot;&quot;},{&quot;family&quot;:&quot;Siddiqui&quot;,&quot;given&quot;:&quot;M. Noor E.Alam&quot;,&quot;parse-names&quot;:false,&quot;dropping-particle&quot;:&quot;&quot;,&quot;non-dropping-particle&quot;:&quot;&quot;},{&quot;family&quot;:&quot;Mukharjee&quot;,&quot;given&quot;:&quot;Sanjoy Kumar&quot;,&quot;parse-names&quot;:false,&quot;dropping-particle&quot;:&quot;&quot;,&quot;non-dropping-particle&quot;:&quot;&quot;},{&quot;family&quot;:&quot;Sultana&quot;,&quot;given&quot;:&quot;Khandokar Fahmida&quot;,&quot;parse-names&quot;:false,&quot;dropping-particle&quot;:&quot;&quot;,&quot;non-dropping-particle&quot;:&quot;&quot;},{&quot;family&quot;:&quot;Sultana&quot;,&quot;given&quot;:&quot;Sabrin&quot;,&quot;parse-names&quot;:false,&quot;dropping-particle&quot;:&quot;&quot;,&quot;non-dropping-particle&quot;:&quot;&quot;},{&quot;family&quot;:&quot;Jakariya&quot;,&quot;given&quot;:&quot;Md&quot;,&quot;parse-names&quot;:false,&quot;dropping-particle&quot;:&quot;&quot;,&quot;non-dropping-particle&quot;:&quot;&quot;},{&quot;family&quot;:&quot;Bhattacharya&quot;,&quot;given&quot;:&quot;Prosun&quot;,&quot;parse-names&quot;:false,&quot;dropping-particle&quot;:&quot;&quot;,&quot;non-dropping-particle&quot;:&quot;&quot;},{&quot;family&quot;:&quot;Sarkodie&quot;,&quot;given&quot;:&quot;Samuel Asumadu&quot;,&quot;parse-names&quot;:false,&quot;dropping-particle&quot;:&quot;&quot;,&quot;non-dropping-particle&quot;:&quot;&quot;},{&quot;family&quot;:&quot;Dhama&quot;,&quot;given&quot;:&quot;Kuldeep&quot;,&quot;parse-names&quot;:false,&quot;dropping-particle&quot;:&quot;&quot;,&quot;non-dropping-particle&quot;:&quot;&quot;},{&quot;family&quot;:&quot;Mumin&quot;,&quot;given&quot;:&quot;Jubayer&quot;,&quot;parse-names&quot;:false,&quot;dropping-particle&quot;:&quot;&quot;,&quot;non-dropping-particle&quot;:&quot;&quot;},{&quot;family&quot;:&quot;Ahmed&quot;,&quot;given&quot;:&quot;Firoz&quot;,&quot;parse-names&quot;:false,&quot;dropping-particle&quot;:&quot;&quot;,&quot;non-dropping-particle&quot;:&quot;&quot;}],&quot;container-title&quot;:&quot;Frontiers in Public Health&quot;,&quot;container-title-short&quot;:&quot;Front Public Health&quot;,&quot;accessed&quot;:{&quot;date-parts&quot;:[[2024,5,11]]},&quot;DOI&quot;:&quot;10.3389/FPUBH.2022.985445/BIBTEX&quot;,&quot;ISSN&quot;:&quot;22962565&quot;,&quot;PMID&quot;:&quot;36530721&quot;,&quot;issued&quot;:{&quot;date-parts&quot;:[[2022,12,1]]},&quot;page&quot;:&quot;985445&quot;,&quot;abstract&quot;:&quot;In developing countries, acute respiratory infections (ARIs) cause a significant number of deaths among children. According to Bangladesh Demographic and Health Survey (BDHS), about 25% of the deaths in children under-five years are caused by ARI in Bangladesh every year. Low-income families frequently rely on wood, coal, and animal excrement for cooking. However, it is unclear whether using alternative fuels offers a health benefit over solid fuels. To clear this doubt, we conducted a study to investigate the effects of fuel usage on ARI in children. In this study, we used the latest BDHS 2017–18 survey data collected by the Government of Bangladesh (GoB) and estimated the effects of fuel use on ARI by constructing multivariable logistic regression models. From the analysis, we found that the crude (the only type of fuel in the model) odds ratio (OR) for ARI is 1.69 [95% confidence interval (CI): 1.06–2.71]. This suggests that children in families using contaminated fuels are 69.3% more likely to experience an ARI episode than children in households using clean fuels. After adjusting for cooking fuel, type of roof material, child's age (months), and sex of the child–the effect of solid fuels is similar to the adjusted odds ratio (AOR) for ARI (OR: 1.69, 95% CI: 1.05–2.72). This implies that an ARI occurrence is 69.2% more likely when compared to the effect of clean fuel. This study found a statistically significant association between solid fuel consumption and the occurrence of ARI in children in households. The correlation between indoor air pollution and clinical parameters of ARI requires further investigation. Our findings will also help other researchers and policymakers to take comprehensive actions by considering fuel type as a risk factor as well as taking proper steps to solve this issue.&quot;,&quot;publisher&quot;:&quot;Frontiers Media SA&quot;,&quot;volume&quot;:&quot;10&quot;},&quot;isTemporary&quot;:false}]},{&quot;citationID&quot;:&quot;MENDELEY_CITATION_2cf79380-7879-4f00-a2d6-d19e25261f0c&quot;,&quot;properties&quot;:{&quot;noteIndex&quot;:0},&quot;isEdited&quot;:false,&quot;manualOverride&quot;:{&quot;isManuallyOverridden&quot;:false,&quot;citeprocText&quot;:&quot;(MICS, 2006, 2014, 2019)&quot;,&quot;manualOverrideText&quot;:&quot;&quot;},&quot;citationTag&quot;:&quot;MENDELEY_CITATION_v3_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&quot;,&quot;citationItems&quot;:[{&quot;id&quot;:&quot;98c5bc91-53d2-3395-91b1-1ed2feca0350&quot;,&quot;itemData&quot;:{&quot;type&quot;:&quot;webpage&quot;,&quot;id&quot;:&quot;98c5bc91-53d2-3395-91b1-1ed2feca0350&quot;,&quot;title&quot;:&quot;Bangladesh 2012-13 MICS Report&quot;,&quot;author&quot;:[{&quot;family&quot;:&quot;MICS&quot;,&quot;given&quot;:&quot;&quot;,&quot;parse-names&quot;:false,&quot;dropping-particle&quot;:&quot;&quot;,&quot;non-dropping-particle&quot;:&quot;&quot;}],&quot;accessed&quot;:{&quot;date-parts&quot;:[[2019,10,22]]},&quot;URL&quot;:&quot;https://mics.unicef.org/news_entries/15&quot;,&quot;issued&quot;:{&quot;date-parts&quot;:[[2014]]},&quot;container-title-short&quot;:&quot;&quot;},&quot;isTemporary&quot;:false},{&quot;id&quot;:&quot;31909dcd-0de4-36a4-ad17-c67cb0af8404&quot;,&quot;itemData&quot;:{&quot;type&quot;:&quot;report&quot;,&quot;id&quot;:&quot;31909dcd-0de4-36a4-ad17-c67cb0af8404&quot;,&quot;title&quot;:&quot;Bangladesh 2006 MICS Report&quot;,&quot;author&quot;:[{&quot;family&quot;:&quot;MICS&quot;,&quot;given&quot;:&quot;&quot;,&quot;parse-names&quot;:false,&quot;dropping-particle&quot;:&quot;&quot;,&quot;non-dropping-particle&quot;:&quot;&quot;}],&quot;container-title&quot;:&quot;Somalia Multiple Indicator Cluster Survey 2006 Report&quot;,&quot;accessed&quot;:{&quot;date-parts&quot;:[[2022,4,5]]},&quot;URL&quot;:&quot;https://microdata.worldbank.org/index.php/catalog/51/variable/F1/V111?name=wlthscor&quot;,&quot;issued&quot;:{&quot;date-parts&quot;:[[2006]]},&quot;number-of-pages&quot;:&quot;225&quot;,&quot;container-title-short&quot;:&quot;&quot;},&quot;isTemporary&quot;:false},{&quot;id&quot;:&quot;352d5c4f-b61a-3434-a8f9-78b4152460a1&quot;,&quot;itemData&quot;:{&quot;type&quot;:&quot;book&quot;,&quot;id&quot;:&quot;352d5c4f-b61a-3434-a8f9-78b4152460a1&quot;,&quot;title&quot;:&quot;Bangladesh 2019 MICS Report&quot;,&quot;author&quot;:[{&quot;family&quot;:&quot;MICS&quot;,&quot;given&quot;:&quot;&quot;,&quot;parse-names&quot;:false,&quot;dropping-particle&quot;:&quot;&quot;,&quot;non-dropping-particle&quot;:&quot;&quot;}],&quot;accessed&quot;:{&quot;date-parts&quot;:[[2021,7,12]]},&quot;ISBN&quot;:&quot;9789848969342&quot;,&quot;URL&quot;:&quot;https://www.unicef.org/bangladesh/media/3281/file/Bangladesh 2019 MICS Report_English.pdf&quot;,&quot;issued&quot;:{&quot;date-parts&quot;:[[2019]]},&quot;issue&quot;:&quot;1&quot;,&quot;container-title-short&quot;:&quot;&quot;},&quot;isTemporary&quot;:false}]},{&quot;citationID&quot;:&quot;MENDELEY_CITATION_816b2971-5aef-4fa5-84e4-6a7684c4779d&quot;,&quot;properties&quot;:{&quot;noteIndex&quot;:0},&quot;isEdited&quot;:false,&quot;manualOverride&quot;:{&quot;isManuallyOverridden&quot;:false,&quot;citeprocText&quot;:&quot;(BDHS, 2014, 2019, 2022)&quot;,&quot;manualOverrideText&quot;:&quot;&quot;},&quot;citationTag&quot;:&quot;MENDELEY_CITATION_v3_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&quot;,&quot;citationItems&quot;:[{&quot;id&quot;:&quot;bfac3df0-00ee-3850-939e-dd03197f4d86&quot;,&quot;itemData&quot;:{&quot;type&quot;:&quot;article-journal&quot;,&quot;id&quot;:&quot;bfac3df0-00ee-3850-939e-dd03197f4d86&quot;,&quot;title&quot;:&quot;Bangladesh Demographic and Health Survey 2017-18&quot;,&quot;author&quot;:[{&quot;family&quot;:&quot;BDHS&quot;,&quot;given&quot;:&quot;&quot;,&quot;parse-names&quot;:false,&quot;dropping-particle&quot;:&quot;&quot;,&quot;non-dropping-particle&quot;:&quot;&quot;}],&quot;accessed&quot;:{&quot;date-parts&quot;:[[2021,7,11]]},&quot;issued&quot;:{&quot;date-parts&quot;:[[2019]]},&quot;container-title-short&quot;:&quot;&quot;},&quot;isTemporary&quot;:false},{&quot;id&quot;:&quot;619eecd3-0228-35b7-9748-9f2087a235ea&quot;,&quot;itemData&quot;:{&quot;type&quot;:&quot;article-journal&quot;,&quot;id&quot;:&quot;619eecd3-0228-35b7-9748-9f2087a235ea&quot;,&quot;title&quot;:&quot;BANGLADESH DEMOGRAPHIC AND HEALTH SURVEY 2014 National Institute of Population Research and Training Ministry of Health and Family Welfare Dhaka, Bangladesh&quot;,&quot;author&quot;:[{&quot;family&quot;:&quot;BDHS&quot;,&quot;given&quot;:&quot;&quot;,&quot;parse-names&quot;:false,&quot;dropping-particle&quot;:&quot;&quot;,&quot;non-dropping-particle&quot;:&quot;&quot;}],&quot;accessed&quot;:{&quot;date-parts&quot;:[[2019,10,30]]},&quot;URL&quot;:&quot;www.mitra.bd.com.&quot;,&quot;issued&quot;:{&quot;date-parts&quot;:[[2014]]},&quot;container-title-short&quot;:&quot;&quot;},&quot;isTemporary&quot;:false},{&quot;id&quot;:&quot;7d4a07cd-3b07-3923-ac83-c5d9039665a9&quot;,&quot;itemData&quot;:{&quot;type&quot;:&quot;webpage&quot;,&quot;id&quot;:&quot;7d4a07cd-3b07-3923-ac83-c5d9039665a9&quot;,&quot;title&quot;:&quot;Bangladesh Demographic and Health Survey 2022&quot;,&quot;author&quot;:[{&quot;family&quot;:&quot;BDHS&quot;,&quot;given&quot;:&quot;&quot;,&quot;parse-names&quot;:false,&quot;dropping-particle&quot;:&quot;&quot;,&quot;non-dropping-particle&quot;:&quot;&quot;}],&quot;accessed&quot;:{&quot;date-parts&quot;:[[2024,11,3]]},&quot;URL&quot;:&quot;https://www.dhsprogram.com/methodology/survey/survey-display-584.cfm&quot;,&quot;issued&quot;:{&quot;date-parts&quot;:[[2022]]},&quot;container-title-short&quot;:&quot;&quot;},&quot;isTemporary&quot;:false}]},{&quot;citationID&quot;:&quot;MENDELEY_CITATION_0432edec-fb2d-410e-9216-36f63cfff512&quot;,&quot;properties&quot;:{&quot;noteIndex&quot;:0},&quot;isEdited&quot;:false,&quot;manualOverride&quot;:{&quot;isManuallyOverridden&quot;:false,&quot;citeprocText&quot;:&quot;(UNICEF, 2023a)&quot;,&quot;manualOverrideText&quot;:&quot;&quot;},&quot;citationTag&quot;:&quot;MENDELEY_CITATION_v3_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&quot;,&quot;citationItems&quot;:[{&quot;id&quot;:&quot;46ebcfbb-fa6e-3758-ae3a-1d88e8a72418&quot;,&quot;itemData&quot;:{&quot;type&quot;:&quot;webpage&quot;,&quot;id&quot;:&quot;46ebcfbb-fa6e-3758-ae3a-1d88e8a72418&quot;,&quot;title&quot;:&quot;Surveys - UNICEF MICS&quot;,&quot;author&quot;:[{&quot;family&quot;:&quot;UNICEF&quot;,&quot;given&quot;:&quot;&quot;,&quot;parse-names&quot;:false,&quot;dropping-particle&quot;:&quot;&quot;,&quot;non-dropping-particle&quot;:&quot;&quot;}],&quot;accessed&quot;:{&quot;date-parts&quot;:[[2023,8,17]]},&quot;URL&quot;:&quot;https://mics.unicef.org/surveys&quot;,&quot;issued&quot;:{&quot;date-parts&quot;:[[2023]]},&quot;container-title-short&quot;:&quot;&quot;},&quot;isTemporary&quot;:false}]},{&quot;citationID&quot;:&quot;MENDELEY_CITATION_9dcd80fb-6f35-4f3f-b0d2-189f9b9716bd&quot;,&quot;properties&quot;:{&quot;noteIndex&quot;:0},&quot;isEdited&quot;:false,&quot;manualOverride&quot;:{&quot;isManuallyOverridden&quot;:false,&quot;citeprocText&quot;:&quot;(UNICEF, 2023a)&quot;,&quot;manualOverrideText&quot;:&quot;&quot;},&quot;citationTag&quot;:&quot;MENDELEY_CITATION_v3_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&quot;,&quot;citationItems&quot;:[{&quot;id&quot;:&quot;46ebcfbb-fa6e-3758-ae3a-1d88e8a72418&quot;,&quot;itemData&quot;:{&quot;type&quot;:&quot;webpage&quot;,&quot;id&quot;:&quot;46ebcfbb-fa6e-3758-ae3a-1d88e8a72418&quot;,&quot;title&quot;:&quot;Surveys - UNICEF MICS&quot;,&quot;author&quot;:[{&quot;family&quot;:&quot;UNICEF&quot;,&quot;given&quot;:&quot;&quot;,&quot;parse-names&quot;:false,&quot;dropping-particle&quot;:&quot;&quot;,&quot;non-dropping-particle&quot;:&quot;&quot;}],&quot;accessed&quot;:{&quot;date-parts&quot;:[[2023,8,17]]},&quot;URL&quot;:&quot;https://mics.unicef.org/surveys&quot;,&quot;issued&quot;:{&quot;date-parts&quot;:[[2023]]},&quot;container-title-short&quot;:&quot;&quot;},&quot;isTemporary&quot;:false}]},{&quot;citationID&quot;:&quot;MENDELEY_CITATION_5092b4e3-0d23-44fb-9e61-dd7ad53c8274&quot;,&quot;properties&quot;:{&quot;noteIndex&quot;:0},&quot;isEdited&quot;:false,&quot;manualOverride&quot;:{&quot;isManuallyOverridden&quot;:false,&quot;citeprocText&quot;:&quot;(UNICEF, 2023b)&quot;,&quot;manualOverrideText&quot;:&quot;&quot;},&quot;citationTag&quot;:&quot;MENDELEY_CITATION_v3_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&quot;,&quot;citationItems&quot;:[{&quot;id&quot;:&quot;400bcd0a-baf7-3a57-ad90-18b478c68446&quot;,&quot;itemData&quot;:{&quot;type&quot;:&quot;webpage&quot;,&quot;id&quot;:&quot;400bcd0a-baf7-3a57-ad90-18b478c68446&quot;,&quot;title&quot;:&quot;Tools - UNICEF MICS&quot;,&quot;author&quot;:[{&quot;family&quot;:&quot;UNICEF&quot;,&quot;given&quot;:&quot;&quot;,&quot;parse-names&quot;:false,&quot;dropping-particle&quot;:&quot;&quot;,&quot;non-dropping-particle&quot;:&quot;&quot;}],&quot;accessed&quot;:{&quot;date-parts&quot;:[[2023,8,17]]},&quot;URL&quot;:&quot;https://mics.unicef.org/tools&quot;,&quot;issued&quot;:{&quot;date-parts&quot;:[[2023]]},&quot;container-title-short&quot;:&quot;&quot;},&quot;isTemporary&quot;:false}]},{&quot;citationID&quot;:&quot;MENDELEY_CITATION_1cac6905-d95d-4cba-a5aa-a7b191485ea5&quot;,&quot;properties&quot;:{&quot;noteIndex&quot;:0},&quot;isEdited&quot;:false,&quot;manualOverride&quot;:{&quot;isManuallyOverridden&quot;:false,&quot;citeprocText&quot;:&quot;(Genser et al., 2006; Md. R. Islam et al., 2015; Maponga et al., 2013; Rahman &amp;#38; Hossain, 2022; Sobel et al., 2004; Tornheim et al., 2009)&quot;,&quot;manualOverrideText&quot;:&quot;&quot;},&quot;citationTag&quot;:&quot;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&quot;,&quot;citationItems&quot;:[{&quot;id&quot;:&quot;6a3741c3-d387-35a6-a361-37605e78c1ef&quot;,&quot;itemData&quot;:{&quot;type&quot;:&quot;article-journal&quot;,&quot;id&quot;:&quot;6a3741c3-d387-35a6-a361-37605e78c1ef&quot;,&quot;title&quot;:&quot;Risk factors for childhood diarrhea incidence: dynamic analysis of a longitudinal study&quot;,&quot;author&quot;:[{&quot;family&quot;:&quot;Genser&quot;,&quot;given&quot;:&quot;Bernd&quot;,&quot;parse-names&quot;:false,&quot;dropping-particle&quot;:&quot;&quot;,&quot;non-dropping-particle&quot;:&quot;&quot;},{&quot;family&quot;:&quot;Strina&quot;,&quot;given&quot;:&quot;Agostino&quot;,&quot;parse-names&quot;:false,&quot;dropping-particle&quot;:&quot;&quot;,&quot;non-dropping-particle&quot;:&quot;&quot;},{&quot;family&quot;:&quot;Teles&quot;,&quot;given&quot;:&quot;Carlos A.&quot;,&quot;parse-names&quot;:false,&quot;dropping-particle&quot;:&quot;&quot;,&quot;non-dropping-particle&quot;:&quot;&quot;},{&quot;family&quot;:&quot;Prado&quot;,&quot;given&quot;:&quot;Matildes S.&quot;,&quot;parse-names&quot;:false,&quot;dropping-particle&quot;:&quot;&quot;,&quot;non-dropping-particle&quot;:&quot;&quot;},{&quot;family&quot;:&quot;Barreto&quot;,&quot;given&quot;:&quot;Mauricio L.&quot;,&quot;parse-names&quot;:false,&quot;dropping-particle&quot;:&quot;&quot;,&quot;non-dropping-particle&quot;:&quot;&quot;}],&quot;container-title&quot;:&quot;Epidemiology (Cambridge, Mass.)&quot;,&quot;container-title-short&quot;:&quot;Epidemiology&quot;,&quot;accessed&quot;:{&quot;date-parts&quot;:[[2023,8,17]]},&quot;DOI&quot;:&quot;10.1097/01.EDE.0000239728.75215.86&quot;,&quot;ISSN&quot;:&quot;1044-3983&quot;,&quot;PMID&quot;:&quot;17003687&quot;,&quot;URL&quot;:&quot;https://pubmed.ncbi.nlm.nih.gov/17003687/&quot;,&quot;issued&quot;:{&quot;date-parts&quot;:[[2006,11]]},&quot;page&quot;:&quot;658-667&quot;,&quot;abstract&quot;:&quot;BACKGROUND: Several longitudinal studies have investigated factors associated with childhood diarrhea in developing countries. However, most studies have neglected important dynamic features of the longitudinal design and hierarchical interrelationships among the potential risk factors. METHODS: We conducted a longitudinal study of 902 children, age 0 to 36 months at baseline, in a large urban center in northeastern Brazil. Diarrhea data were collected by following children from October 2000 until January 2002 with biweekly home visits. We used a dynamic time-to-event analysis to account for several longitudinal features. We applied an effect-decomposition strategy to quantify direct and indirect effects of risk factors grouped in different blocks. RESULTS: Child's age and an autoregressive effect of past diarrhea episodes explained some of the decline of diarrhea incidence observed throughout the study (from more than 14 episodes to 2 episodes per child-year), a phenomenon already observed but not explained in other longitudinal diarrhea studies. We identified the following major diarrhea determinants: low socioeconomic status, poor sanitation conditions, presence of intestinal parasites, and absence of prenatal examination. The effect of socioeconomic status was mediated mostly by living and sanitation conditions. CONCLUSION: Our study shows important advantages of applying a dynamic analysis approach to longitudinal observational studies of diarrhea or other acute diseases and highlights the complex interrelationships of diarrhea determinants. Our results confirm the importance of sanitation as a major determinant of child health in urban settings of developing countries. © 2006 Lippincott Williams &amp; Wilkins, Inc.&quot;,&quot;publisher&quot;:&quot;Epidemiology&quot;,&quot;issue&quot;:&quot;6&quot;,&quot;volume&quot;:&quot;17&quot;},&quot;isTemporary&quot;:false},{&quot;id&quot;:&quot;4f4ebda6-872d-3c34-9fe4-86f1ca5a1f73&quot;,&quot;itemData&quot;:{&quot;type&quot;:&quot;article-journal&quot;,&quot;id&quot;:&quot;4f4ebda6-872d-3c34-9fe4-86f1ca5a1f73&quot;,&quot;title&quot;:&quot;An Evidence of Socio-Demographic Effects on Child’s Diarrhoea in Bangladesh&quot;,&quot;author&quot;:[{&quot;family&quot;:&quot;Islam&quot;,&quot;given&quot;:&quot;Md. Rafiqul&quot;,&quot;parse-names&quot;:false,&quot;dropping-particle&quot;:&quot;&quot;,&quot;non-dropping-particle&quot;:&quot;&quot;},{&quot;family&quot;:&quot;Hossain&quot;,&quot;given&quot;:&quot;Md. Kamal&quot;,&quot;parse-names&quot;:false,&quot;dropping-particle&quot;:&quot;&quot;,&quot;non-dropping-particle&quot;:&quot;&quot;},{&quot;family&quot;:&quot;Khan&quot;,&quot;given&quot;:&quot;Md. Nuruzzaman&quot;,&quot;parse-names&quot;:false,&quot;dropping-particle&quot;:&quot;&quot;,&quot;non-dropping-particle&quot;:&quot;&quot;},{&quot;family&quot;:&quot;Ali&quot;,&quot;given&quot;:&quot;Md. Raihan&quot;,&quot;parse-names&quot;:false,&quot;dropping-particle&quot;:&quot;&quot;,&quot;non-dropping-particle&quot;:&quot;&quot;}],&quot;container-title&quot;:&quot;Journal of Health Science&quot;,&quot;accessed&quot;:{&quot;date-parts&quot;:[[2023,8,17]]},&quot;DOI&quot;:&quot;10.5923/J.HEALTH.20150501.01&quot;,&quot;ISSN&quot;:&quot;2166-5990&quot;,&quot;URL&quot;:&quot;&lt;b&gt;Background:&lt;/b&gt; Children are the most vulnerable and high risk group in the prevalence of diarrhea in low income countries like Bangladesh. This can lead to the higher rate of child morbidity and mortality. Achievement of Millennium Development Goal’s (MDGs) at a target period, it is important to comprise the issue first. Therefore, the purpose of the present study is to find out the risk factors of diarrhea in the childhood. &lt;b&gt;Methods: &lt;/b&gt;Data and necessary information of 485 women were obtained from the Bangladesh Demographic and Health Survey (BDHS), 2007. These 485 women were extracted from 10,996 women whose children had experienced an episode of diarrhea in the two weeks before the survey. The chi-square test and binary logistic regression analyses have been used as the statistical tools. &lt;b&gt;Results:&lt;/b&gt; Majority of the women (76.9%) reported their child had experienced diarrhea in the last two weeks. Respondent’s educational level, husband occupation, living condition, birth interval and the sources of drinking water were found to be significantly associated (p&lt;0.05) with  the disease of diarrhea. Finally, binary logistic model identified that respondents’ husband occupation, their living condition, birth interval and the source of drinking water were significant factors. &lt;b&gt;Conclusions:&lt;/b&gt; The prevalence of diarrhea disease is more common in Bangladeshi children. So, it is necessary to educate general people about the possible living arrangements for avoiding diarrhea and its termination.&quot;,&quot;issued&quot;:{&quot;date-parts&quot;:[[2015]]},&quot;page&quot;:&quot;1-5&quot;,&quot;abstract&quot;:&quot;&lt;b&gt;Background:&lt;/b&gt; Children are the most vulnerable and high risk group in the prevalence of diarrhea in low income countries like Bangladesh. This can lead to the higher rate of child morbidity and mortality. Achievement of Millennium Development Goal’s (MDGs) at a target period, it is important to comprise the issue first. Therefore, the purpose of the present study is to find out the risk factors of diarrhea in the childhood. &lt;b&gt;Methods: &lt;/b&gt;Data and necessary information of 485 women were obtained from the Bangladesh Demographic and Health Survey (BDHS), 2007. These 485 women were extracted from 10,996 women whose children had experienced an episode of diarrhea in the two weeks before the survey. The chi-square test and binary logistic regression analyses have been used as the statistical tools. &lt;b&gt;Results:&lt;/b&gt; Majority of the women (76.9%) reported their child had experienced diarrhea in the last two weeks. Respondent’s educational level, husband occupation, living condition, birth interval and the sources of drinking water were found to be significantly associated (p&lt;0.05) with  the disease of diarrhea. Finally, binary logistic model identified that respondents’ husband occupation, their living condition, birth interval and the source of drinking water were significant factors. &lt;b&gt;Conclusions:&lt;/b&gt; The prevalence of diarrhea disease is more common in Bangladeshi children. So, it is necessary to educate general people about the possible living arrangements for avoiding diarrhea and its termination.&quot;,&quot;publisher&quot;:&quot;Scientific &amp; Academic Publishing&quot;,&quot;issue&quot;:&quot;1&quot;,&quot;volume&quot;:&quot;5&quot;,&quot;container-title-short&quot;:&quot;&quot;},&quot;isTemporary&quot;:false},{&quot;id&quot;:&quot;5ca1ad2d-37b9-3c24-8fc9-baea329dfef4&quot;,&quot;itemData&quot;:{&quot;type&quot;:&quot;article-journal&quot;,&quot;id&quot;:&quot;5ca1ad2d-37b9-3c24-8fc9-baea329dfef4&quot;,&quot;title&quot;:&quot;Risk factors for contracting watery diarrhoea in Kadoma City, Zimbabwe, 2011: a case control study&quot;,&quot;author&quot;:[{&quot;family&quot;:&quot;Maponga&quot;,&quot;given&quot;:&quot;Brian A.&quot;,&quot;parse-names&quot;:false,&quot;dropping-particle&quot;:&quot;&quot;,&quot;non-dropping-particle&quot;:&quot;&quot;},{&quot;family&quot;:&quot;Chirundu&quot;,&quot;given&quot;:&quot;Daniel&quot;,&quot;parse-names&quot;:false,&quot;dropping-particle&quot;:&quot;&quot;,&quot;non-dropping-particle&quot;:&quot;&quot;},{&quot;family&quot;:&quot;Gombe&quot;,&quot;given&quot;:&quot;Notion T.&quot;,&quot;parse-names&quot;:false,&quot;dropping-particle&quot;:&quot;&quot;,&quot;non-dropping-particle&quot;:&quot;&quot;},{&quot;family&quot;:&quot;Tshimanga&quot;,&quot;given&quot;:&quot;Mufuta&quot;,&quot;parse-names&quot;:false,&quot;dropping-particle&quot;:&quot;&quot;,&quot;non-dropping-particle&quot;:&quot;&quot;},{&quot;family&quot;:&quot;Shambira&quot;,&quot;given&quot;:&quot;Gerald&quot;,&quot;parse-names&quot;:false,&quot;dropping-particle&quot;:&quot;&quot;,&quot;non-dropping-particle&quot;:&quot;&quot;},{&quot;family&quot;:&quot;Takundwa&quot;,&quot;given&quot;:&quot;Lucia&quot;,&quot;parse-names&quot;:false,&quot;dropping-particle&quot;:&quot;&quot;,&quot;non-dropping-particle&quot;:&quot;&quot;}],&quot;container-title&quot;:&quot;BMC infectious diseases&quot;,&quot;container-title-short&quot;:&quot;BMC Infect Dis&quot;,&quot;accessed&quot;:{&quot;date-parts&quot;:[[2023,8,17]]},&quot;DOI&quot;:&quot;10.1186/1471-2334-13-567&quot;,&quot;ISSN&quot;:&quot;1471-2334&quot;,&quot;PMID&quot;:&quot;24295488&quot;,&quot;URL&quot;:&quot;https://pubmed.ncbi.nlm.nih.gov/24295488/&quot;,&quot;issued&quot;:{&quot;date-parts&quot;:[[2013,12,2]]},&quot;abstract&quot;:&quot;Background: Kadoma City experienced an increase in watery diarrhoea from 27 cases during week beginning 5th September, to 107 cases during week beginning 26th September 2011. The weekly diarrhoea cases crossed the threshold action line during week beginning 5th September at the children's clinic in Rimuka Township, and the remaining four clinics reported cases crossing threshold action lines between week beginning 12th September and week beginning 26th September. Eighty-two percent of the cases were children less than 5 years old. We conducted a case controlstudy to determine risk factorsfor contracting watery diarrhoea in children less than 5 years in Kadoma City.Methods: An unmatched 1:1 case control study was conducted in Ngezi and Rimuka townships in Kadoma City, Zimbabwe. A case was a child less than 5 years old, who developed acute watery diarrhoea between 5th September and 1st October 2011. A control was a child less than 5 years old who stayed in the same township and did not suffer from diarrhoea. A structured questionnaire was administered to caregivers of cases and controls.Laboratory water quality tests and stool test results were reviewed.Epi Info™ statistical software was used to analyse data.Results: A total of 109 cases and 109 controls were enrolled. Independent protective factors were: having been exclusively breastfed for six months [AOR = 0.44; 95% CI (0.24-0.82)]; using municipal water [AOR = 0.38; 95% CI (0.18-0.80)]; using aqua tablets, [AOR = 0.49; 95% CI (0.26-0.94)] and; storing water in closed containers, [AOR = 0.24; 95% CI (0.07-0.0.83). The only independent risk factor for contracting watery diarrhoea was hand washing in a single bowl, [AOR = 2.89; 95% CI (1.33-6.28)]. Salmonella, Shigella, Rotavirus, and Enteropathogenic Escherichia coli were isolated in the stool specimens. None of the 33 municipal water samples tested showed contamination with Escherichia coli, whilst 23 of 44 (52%) shallow well water samples and 3 of 15(20%) borehole water samples tested were positive for Escherichia coli.Conclusions: The outbreak resulted from inadequate clean water and use of contaminated water. Evidence from this study was used to guide public health response to the outbreak. © 2013 Maponga et al.; licensee BioMed Central Ltd.&quot;,&quot;publisher&quot;:&quot;BMC Infect Dis&quot;,&quot;issue&quot;:&quot;1&quot;,&quot;volume&quot;:&quot;13&quot;},&quot;isTemporary&quot;:false},{&quot;id&quot;:&quot;74fc54b0-da59-3230-9384-b929738c1418&quot;,&quot;itemData&quot;:{&quot;type&quot;:&quot;article-journal&quot;,&quot;id&quot;:&quot;74fc54b0-da59-3230-9384-b929738c1418&quot;,&quot;title&quot;:&quot;Pathogen-specific risk factors and protective factors for acute diarrheal illness in children aged 12-59 months in São Paulo, Brazil&quot;,&quot;author&quot;:[{&quot;family&quot;:&quot;Sobel&quot;,&quot;given&quot;:&quot;J.&quot;,&quot;parse-names&quot;:false,&quot;dropping-particle&quot;:&quot;&quot;,&quot;non-dropping-particle&quot;:&quot;&quot;},{&quot;family&quot;:&quot;Gomes&quot;,&quot;given&quot;:&quot;T. A.T.&quot;,&quot;parse-names&quot;:false,&quot;dropping-particle&quot;:&quot;&quot;,&quot;non-dropping-particle&quot;:&quot;&quot;},{&quot;family&quot;:&quot;Ramos&quot;,&quot;given&quot;:&quot;R. T.S.&quot;,&quot;parse-names&quot;:false,&quot;dropping-particle&quot;:&quot;&quot;,&quot;non-dropping-particle&quot;:&quot;&quot;},{&quot;family&quot;:&quot;Hoekstra&quot;,&quot;given&quot;:&quot;M.&quot;,&quot;parse-names&quot;:false,&quot;dropping-particle&quot;:&quot;&quot;,&quot;non-dropping-particle&quot;:&quot;&quot;},{&quot;family&quot;:&quot;Rodrigue&quot;,&quot;given&quot;:&quot;D.&quot;,&quot;parse-names&quot;:false,&quot;dropping-particle&quot;:&quot;&quot;,&quot;non-dropping-particle&quot;:&quot;&quot;},{&quot;family&quot;:&quot;Rassi&quot;,&quot;given&quot;:&quot;V.&quot;,&quot;parse-names&quot;:false,&quot;dropping-particle&quot;:&quot;&quot;,&quot;non-dropping-particle&quot;:&quot;&quot;},{&quot;family&quot;:&quot;Griffin&quot;,&quot;given&quot;:&quot;P. M.&quot;,&quot;parse-names&quot;:false,&quot;dropping-particle&quot;:&quot;&quot;,&quot;non-dropping-particle&quot;:&quot;&quot;}],&quot;container-title&quot;:&quot;Clinical infectious diseases : an official publication of the Infectious Diseases Society of America&quot;,&quot;container-title-short&quot;:&quot;Clin Infect Dis&quot;,&quot;accessed&quot;:{&quot;date-parts&quot;:[[2023,8,17]]},&quot;DOI&quot;:&quot;10.1086/420822&quot;,&quot;ISSN&quot;:&quot;1537-6591&quot;,&quot;PMID&quot;:&quot;15156440&quot;,&quot;URL&quot;:&quot;https://pubmed.ncbi.nlm.nih.gov/15156440/&quot;,&quot;issued&quot;:{&quot;date-parts&quot;:[[2004,6,1]]},&quot;page&quot;:&quot;1545-1551&quot;,&quot;abstract&quot;:&quot;Diarrheal diseases are a leading cause of childhood morbidity and mortality in Latin America. Most studies have focused on infants but not on older children. We enrolled 505 children (age, 12-59 months) with diarrhea and age-matched controls in a case-control study in São Paulo, Brazil. Independent risk factors for diarrhea included another household member with diarrhea (matched odds ratio [mOR], 8.1; attributable fraction [AF], 0.17; P &lt; .001) and consumption of homemade juice (mOR, 1.8; AF, 0.10; P = .01); protective factors included boiling of the baby bottle or nipple (mOR, 0.60; AF, 0.19; P = .026), childcare at home (mOR, 0.58; AF, 0.12; P = .004), and piped sewage (mOR, 0.58; AF, 0.05; P = .047). Hand washing by the caretaker after helping the child defecate protected against Shigella infection (mOR, 0.35; P &lt; .05). Preparation of rice, beans, or soup in the morning and serving it to children after noon were associated with enterotoxigenic Escherichia coli infection (mOR, 8.0; P&lt;.05). In these poor households, 28% of cases of diarrhea in 1-4-year-old children was attributable to easily modifiable exposures.&quot;,&quot;publisher&quot;:&quot;Clin Infect Dis&quot;,&quot;issue&quot;:&quot;11&quot;,&quot;volume&quot;:&quot;38&quot;},&quot;isTemporary&quot;:false},{&quot;id&quot;:&quot;b9d3912c-8593-305e-9853-93e5a68af7c6&quot;,&quot;itemData&quot;:{&quot;type&quot;:&quot;article-journal&quot;,&quot;id&quot;:&quot;b9d3912c-8593-305e-9853-93e5a68af7c6&quot;,&quot;title&quot;:&quot;Water privatization, water source, and pediatric diarrhea in Bolivia: epidemiologic analysis of a social experiment&quot;,&quot;author&quot;:[{&quot;family&quot;:&quot;Tornheim&quot;,&quot;given&quot;:&quot;Jeffrey A.&quot;,&quot;parse-names&quot;:false,&quot;dropping-particle&quot;:&quot;&quot;,&quot;non-dropping-particle&quot;:&quot;&quot;},{&quot;family&quot;:&quot;Morland&quot;,&quot;given&quot;:&quot;Kimberly B.&quot;,&quot;parse-names&quot;:false,&quot;dropping-particle&quot;:&quot;&quot;,&quot;non-dropping-particle&quot;:&quot;&quot;},{&quot;family&quot;:&quot;Landrigan&quot;,&quot;given&quot;:&quot;Philip J.&quot;,&quot;parse-names&quot;:false,&quot;dropping-particle&quot;:&quot;&quot;,&quot;non-dropping-particle&quot;:&quot;&quot;},{&quot;family&quot;:&quot;Cifuentes&quot;,&quot;given&quot;:&quot;Enrique&quot;,&quot;parse-names&quot;:false,&quot;dropping-particle&quot;:&quot;&quot;,&quot;non-dropping-particle&quot;:&quot;&quot;}],&quot;container-title&quot;:&quot;International journal of occupational and environmental health&quot;,&quot;container-title-short&quot;:&quot;Int J Occup Environ Health&quot;,&quot;accessed&quot;:{&quot;date-parts&quot;:[[2023,8,17]]},&quot;DOI&quot;:&quot;10.1179/OEH.2009.15.3.241&quot;,&quot;ISSN&quot;:&quot;1077-3525&quot;,&quot;PMID&quot;:&quot;19650578&quot;,&quot;URL&quot;:&quot;https://pubmed.ncbi.nlm.nih.gov/19650578/&quot;,&quot;issued&quot;:{&quot;date-parts&quot;:[[2009]]},&quot;page&quot;:&quot;241-248&quot;,&quot;abstract&quot;:&quot;Water and sanitation services are fundamental to the prevention of pediatric diarrhea. To enhance both access to water and investment, some argue for the privatization of municipal water networks. Water networks in multiple Bolivian cities were privatized in the 1990s, but contracts ended following popular protests citing poor access. A population-based retrospective cohort study was conducted in two Bolivian cities. Data were collected on family water utilization and sanitation practices and on the prevalence of diarrhea among 596 children. Drinking from an outdoor water source (OR, 2.08; 95%CI, 1.25-3.44) and shorter in-home water boiling times (OR, 1.99; 95%CI, 1.19-3.34) were associated with prevalence of diarrhea. Increased prevalence was also observed for children from families using private versus public water services, using off-network water from cistern trucks, or not treating their water in-home. Results suggest that water source, water provider, and in-home water treatment are important predictors of pediatric diarrhea.&quot;,&quot;publisher&quot;:&quot;Int J Occup Environ Health&quot;,&quot;issue&quot;:&quot;3&quot;,&quot;volume&quot;:&quot;15&quot;},&quot;isTemporary&quot;:false},{&quot;id&quot;:&quot;1c84ab28-eec6-3783-a11a-9da308d080e9&quot;,&quot;itemData&quot;:{&quot;type&quot;:&quot;article-journal&quot;,&quot;id&quot;:&quot;1c84ab28-eec6-3783-a11a-9da308d080e9&quot;,&quot;title&quot;:&quot;Prevalence and determinants of fever, ARI and diarrhea among children aged 6–59 months in Bangladesh&quot;,&quot;author&quot;:[{&quot;family&quot;:&quot;Rahman&quot;,&quot;given&quot;:&quot;Azizur&quot;,&quot;parse-names&quot;:false,&quot;dropping-particle&quot;:&quot;&quot;,&quot;non-dropping-particle&quot;:&quot;&quot;},{&quot;family&quot;:&quot;Hossain&quot;,&quot;given&quot;:&quot;Md Moyazzem&quot;,&quot;parse-names&quot;:false,&quot;dropping-particle&quot;:&quot;&quot;,&quot;non-dropping-particle&quot;:&quot;&quot;}],&quot;container-title&quot;:&quot;BMC Pediatrics&quot;,&quot;container-title-short&quot;:&quot;BMC Pediatr&quot;,&quot;accessed&quot;:{&quot;date-parts&quot;:[[2023,8,17]]},&quot;DOI&quot;:&quot;10.1186/S12887-022-03166-9/TABLES/3&quot;,&quot;ISSN&quot;:&quot;14712431&quot;,&quot;PMID&quot;:&quot;35248016&quot;,&quot;URL&quot;:&quot;https://bmcpediatr.biomedcentral.com/articles/10.1186/s12887-022-03166-9&quot;,&quot;issued&quot;:{&quot;date-parts&quot;:[[2022,12,1]]},&quot;page&quot;:&quot;1-12&quot;,&quot;abstract&quot;:&quot;Background: Although efforts have been made by the international community to improve childhood health, risk factors linked with the healthiness of preschool-age children in low and middle-income countries (LMICs) are very diverse. Therefore, this paper examines the prevalence and determinants of fever, acute respiratory infection and diarrhea of preschool children in Bangladesh. Methods: A sample of 8,421 children from the latest country representative BDHS-2017–18 survey was analyzed by utilizing both the bivariate and multivariate techniques. Results: The results revealed that about 4.7, 33.1, and 35.8% of the children aged under 5 years had suffered from diarrhea, fever and ARI respectively during the 2 weeks preceding the date of the survey. Demographic, socio-economic, and community and health characteristics likely to play an important role in suffering under-five children from diarrhea, fever, and ARI in Bangladesh. The child’s age of 13–24 months, delivery by cesarean section, unsafe drinking water, unhygienic toilet facility, low level of family wealth index and parental education, a higher number of living children in the household, rural residency and regional difference were all found to be most crucial determinants of the occurrences of fever, ARI and diarrhea. Conclusion: Interventions should focus on improving these significant demographic, socioeconomic, and community and health risk factors. A special attention is necessary to the people who live in rural areas and geospatially disadvantaged regions.&quot;,&quot;publisher&quot;:&quot;BioMed Central Ltd&quot;,&quot;issue&quot;:&quot;1&quot;,&quot;volume&quot;:&quot;22&quot;},&quot;isTemporary&quot;:false}]},{&quot;citationID&quot;:&quot;MENDELEY_CITATION_76119a9a-6997-47d3-81a7-59b73cd2dc44&quot;,&quot;properties&quot;:{&quot;noteIndex&quot;:0},&quot;isEdited&quot;:false,&quot;manualOverride&quot;:{&quot;isManuallyOverridden&quot;:false,&quot;citeprocText&quot;:&quot;(MICS, 2019)&quot;,&quot;manualOverrideText&quot;:&quot;&quot;},&quot;citationTag&quot;:&quot;MENDELEY_CITATION_v3_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&quot;,&quot;citationItems&quot;:[{&quot;id&quot;:&quot;352d5c4f-b61a-3434-a8f9-78b4152460a1&quot;,&quot;itemData&quot;:{&quot;type&quot;:&quot;book&quot;,&quot;id&quot;:&quot;352d5c4f-b61a-3434-a8f9-78b4152460a1&quot;,&quot;title&quot;:&quot;Bangladesh 2019 MICS Report&quot;,&quot;author&quot;:[{&quot;family&quot;:&quot;MICS&quot;,&quot;given&quot;:&quot;&quot;,&quot;parse-names&quot;:false,&quot;dropping-particle&quot;:&quot;&quot;,&quot;non-dropping-particle&quot;:&quot;&quot;}],&quot;accessed&quot;:{&quot;date-parts&quot;:[[2021,7,12]]},&quot;ISBN&quot;:&quot;9789848969342&quot;,&quot;URL&quot;:&quot;https://www.unicef.org/bangladesh/media/3281/file/Bangladesh 2019 MICS Report_English.pdf&quot;,&quot;issued&quot;:{&quot;date-parts&quot;:[[2019]]},&quot;issue&quot;:&quot;1&quot;,&quot;container-title-short&quot;:&quot;&quot;},&quot;isTemporary&quot;:false}]},{&quot;citationID&quot;:&quot;MENDELEY_CITATION_229fc092-341d-44d0-8488-9137506a4657&quot;,&quot;properties&quot;:{&quot;noteIndex&quot;:0},&quot;isEdited&quot;:false,&quot;manualOverride&quot;:{&quot;isManuallyOverridden&quot;:false,&quot;citeprocText&quot;:&quot;(WHO, 2021)&quot;,&quot;manualOverrideText&quot;:&quot;&quot;},&quot;citationTag&quot;:&quot;MENDELEY_CITATION_v3_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&quot;,&quot;citationItems&quot;:[{&quot;id&quot;:&quot;4f9ecebe-334a-3113-8611-c9d058ae9f91&quot;,&quot;itemData&quot;:{&quot;type&quot;:&quot;webpage&quot;,&quot;id&quot;:&quot;4f9ecebe-334a-3113-8611-c9d058ae9f91&quot;,&quot;title&quot;:&quot;The WHO Child Growth Standards&quot;,&quot;author&quot;:[{&quot;family&quot;:&quot;WHO&quot;,&quot;given&quot;:&quot;&quot;,&quot;parse-names&quot;:false,&quot;dropping-particle&quot;:&quot;&quot;,&quot;non-dropping-particle&quot;:&quot;&quot;}],&quot;accessed&quot;:{&quot;date-parts&quot;:[[2021,4,22]]},&quot;URL&quot;:&quot;https://www.who.int/tools/child-growth-standards/standards&quot;,&quot;issued&quot;:{&quot;date-parts&quot;:[[2021]]},&quot;container-title-short&quot;:&quot;&quot;},&quot;isTemporary&quot;:false}]},{&quot;citationID&quot;:&quot;MENDELEY_CITATION_c749bf5d-9f4c-42a6-96db-f7b2e60770cf&quot;,&quot;properties&quot;:{&quot;noteIndex&quot;:0},&quot;isEdited&quot;:false,&quot;manualOverride&quot;:{&quot;isManuallyOverridden&quot;:false,&quot;citeprocText&quot;:&quot;(Filmer &amp;#38; Pritchett, 2001)&quot;,&quot;manualOverrideText&quot;:&quot;&quot;},&quot;citationTag&quot;:&quot;MENDELEY_CITATION_v3_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&quot;,&quot;citationItems&quot;:[{&quot;id&quot;:&quot;5d4a4344-b625-3dcd-8811-95ee80a1e836&quot;,&quot;itemData&quot;:{&quot;type&quot;:&quot;article-journal&quot;,&quot;id&quot;:&quot;5d4a4344-b625-3dcd-8811-95ee80a1e836&quot;,&quot;title&quot;:&quot;Estimating wealth effects without expenditure data--or tears: an application to educational enrollments in states of India&quot;,&quot;author&quot;:[{&quot;family&quot;:&quot;Filmer&quot;,&quot;given&quot;:&quot;Deon&quot;,&quot;parse-names&quot;:false,&quot;dropping-particle&quot;:&quot;&quot;,&quot;non-dropping-particle&quot;:&quot;&quot;},{&quot;family&quot;:&quot;Pritchett&quot;,&quot;given&quot;:&quot;Lant H.&quot;,&quot;parse-names&quot;:false,&quot;dropping-particle&quot;:&quot;&quot;,&quot;non-dropping-particle&quot;:&quot;&quot;}],&quot;container-title&quot;:&quot;Demography&quot;,&quot;container-title-short&quot;:&quot;Demography&quot;,&quot;accessed&quot;:{&quot;date-parts&quot;:[[2024,11,3]]},&quot;DOI&quot;:&quot;10.1353/DEM.2001.0003&quot;,&quot;ISSN&quot;:&quot;0070-3370&quot;,&quot;PMID&quot;:&quot;11227840&quot;,&quot;URL&quot;:&quot;https://pubmed.ncbi.nlm.nih.gov/11227840/&quot;,&quot;issued&quot;:{&quot;date-parts&quot;:[[2001,2,1]]},&quot;page&quot;:&quot;115-132&quot;,&quot;abstract&quot;:&quot;Using data from India, we estimate the relationship between household wealth and children’s school enrollment. We proxy wealth by constructing a linear index from asset ownership indicators, using principal-components analysis to derive weights. In Indian data this index is robust to the assets included, and produces internally coherent results. State-level results correspond well to independent data on per capita output and poverty. To validate the method and to show that the asset index predicts enrollments as accurately as expenditures, or more so, we use data sets from Indonesia, Pakistan, and Nepal that contain information on both expenditures and assets. The results show large, variable wealth gaps in children’s enrollment across Indian states. On average a “rich” child is 31 percentage points more likely to be enrolled than a “poor” child, but this gap varies from only 4.6 percentage points in Kerala to 38.2 in Uttar Pradesh and 42.6 in Bihar.&quot;,&quot;publisher&quot;:&quot;Demography&quot;,&quot;issue&quot;:&quot;1&quot;,&quot;volume&quot;:&quot;38&quot;},&quot;isTemporary&quot;:false}]},{&quot;citationID&quot;:&quot;MENDELEY_CITATION_224e789a-d6fa-412d-8b48-c9de7c5084d3&quot;,&quot;properties&quot;:{&quot;noteIndex&quot;:0},&quot;isEdited&quot;:false,&quot;manualOverride&quot;:{&quot;isManuallyOverridden&quot;:false,&quot;citeprocText&quot;:&quot;(UNICEF, 2023a)&quot;,&quot;manualOverrideText&quot;:&quot;&quot;},&quot;citationTag&quot;:&quot;MENDELEY_CITATION_v3_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&quot;,&quot;citationItems&quot;:[{&quot;id&quot;:&quot;46ebcfbb-fa6e-3758-ae3a-1d88e8a72418&quot;,&quot;itemData&quot;:{&quot;type&quot;:&quot;webpage&quot;,&quot;id&quot;:&quot;46ebcfbb-fa6e-3758-ae3a-1d88e8a72418&quot;,&quot;title&quot;:&quot;Surveys - UNICEF MICS&quot;,&quot;author&quot;:[{&quot;family&quot;:&quot;UNICEF&quot;,&quot;given&quot;:&quot;&quot;,&quot;parse-names&quot;:false,&quot;dropping-particle&quot;:&quot;&quot;,&quot;non-dropping-particle&quot;:&quot;&quot;}],&quot;accessed&quot;:{&quot;date-parts&quot;:[[2023,8,17]]},&quot;URL&quot;:&quot;https://mics.unicef.org/surveys&quot;,&quot;issued&quot;:{&quot;date-parts&quot;:[[2023]]},&quot;container-title-short&quot;:&quot;&quot;},&quot;isTemporary&quot;:false}]},{&quot;citationID&quot;:&quot;MENDELEY_CITATION_17c313fe-7a81-4588-9878-03cb20853ccb&quot;,&quot;properties&quot;:{&quot;noteIndex&quot;:0},&quot;isEdited&quot;:false,&quot;manualOverride&quot;:{&quot;isManuallyOverridden&quot;:false,&quot;citeprocText&quot;:&quot;(UNICEF, 2023a)&quot;,&quot;manualOverrideText&quot;:&quot;&quot;},&quot;citationTag&quot;:&quot;MENDELEY_CITATION_v3_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&quot;,&quot;citationItems&quot;:[{&quot;id&quot;:&quot;46ebcfbb-fa6e-3758-ae3a-1d88e8a72418&quot;,&quot;itemData&quot;:{&quot;type&quot;:&quot;webpage&quot;,&quot;id&quot;:&quot;46ebcfbb-fa6e-3758-ae3a-1d88e8a72418&quot;,&quot;title&quot;:&quot;Surveys - UNICEF MICS&quot;,&quot;author&quot;:[{&quot;family&quot;:&quot;UNICEF&quot;,&quot;given&quot;:&quot;&quot;,&quot;parse-names&quot;:false,&quot;dropping-particle&quot;:&quot;&quot;,&quot;non-dropping-particle&quot;:&quot;&quot;}],&quot;accessed&quot;:{&quot;date-parts&quot;:[[2023,8,17]]},&quot;URL&quot;:&quot;https://mics.unicef.org/surveys&quot;,&quot;issued&quot;:{&quot;date-parts&quot;:[[2023]]},&quot;container-title-short&quot;:&quot;&quot;},&quot;isTemporary&quot;:false}]},{&quot;citationID&quot;:&quot;MENDELEY_CITATION_bce88071-aa43-4cd4-83dd-28dcbf8af6f5&quot;,&quot;properties&quot;:{&quot;noteIndex&quot;:0},&quot;isEdited&quot;:false,&quot;manualOverride&quot;:{&quot;isManuallyOverridden&quot;:false,&quot;citeprocText&quot;:&quot;(Hasan et al., 2023)&quot;,&quot;manualOverrideText&quot;:&quot;&quot;},&quot;citationTag&quot;:&quot;MENDELEY_CITATION_v3_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&quot;,&quot;citationItems&quot;:[{&quot;id&quot;:&quot;344f7bd4-6717-3721-8523-7f055495b70d&quot;,&quot;itemData&quot;:{&quot;type&quot;:&quot;article-journal&quot;,&quot;id&quot;:&quot;344f7bd4-6717-3721-8523-7f055495b70d&quot;,&quot;title&quot;:&quot;Early childhood developmental status and its associated factors in Bangladesh: a comparison of two consecutive nationally representative surveys&quot;,&quot;author&quot;:[{&quot;family&quot;:&quot;Hasan&quot;,&quot;given&quot;:&quot;Mohammad Nayeem&quot;,&quot;parse-names&quot;:false,&quot;dropping-particle&quot;:&quot;&quot;,&quot;non-dropping-particle&quot;:&quot;&quot;},{&quot;family&quot;:&quot;Babu&quot;,&quot;given&quot;:&quot;Md Rashe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ohammad Meshbahur&quot;,&quot;parse-names&quot;:false,&quot;dropping-particle&quot;:&quot;&quot;,&quot;non-dropping-particle&quot;:&quot;&quot;},{&quot;family&quot;:&quot;Hasan&quot;,&quot;given&quot;:&quot;Nafiul&quot;,&quot;parse-names&quot;:false,&quot;dropping-particle&quot;:&quot;&quot;,&quot;non-dropping-particle&quot;:&quot;&quot;},{&quot;family&quot;:&quot;Kabir&quot;,&quot;given&quot;:&quot;Russell&quot;,&quot;parse-names&quot;:false,&quot;dropping-particle&quot;:&quot;&quot;,&quot;non-dropping-particle&quot;:&quot;&quot;},{&quot;family&quot;:&quot;Uddin&quot;,&quot;given&quot;:&quot;Md Jamal&quot;,&quot;parse-names&quot;:false,&quot;dropping-particle&quot;:&quot;&quot;,&quot;non-dropping-particle&quot;:&quot;&quot;}],&quot;container-title&quot;:&quot;BMC Public Health&quot;,&quot;container-title-short&quot;:&quot;BMC Public Health&quot;,&quot;accessed&quot;:{&quot;date-parts&quot;:[[2024,5,11]]},&quot;DOI&quot;:&quot;10.1186/S12889-023-15617-8/TABLES/4&quot;,&quot;ISSN&quot;:&quot;14712458&quot;,&quot;PMID&quot;:&quot;37046226&quot;,&quot;URL&quot;:&quot;https://link.springer.com/articles/10.1186/s12889-023-15617-8&quot;,&quot;issued&quot;:{&quot;date-parts&quot;:[[2023,12,1]]},&quot;page&quot;:&quot;1-13&quot;,&quot;abstract&quot;:&quot;Background: Inadequate cognitive and socio-emotional development in children leads to physical and mental illness. We aimed to investigate the status of early childhood development (ECD) and its associated factors. Additionally, aimed to compare the changes of significantly associated factors using two multiple indicator cluster surveys (MICS) in Bangladesh. Methods: We used data from the Multiple Indicator Cluster Surveys (MICS) 2012 and 2019 nationally representative surveys. A total of 17,494 children aged 36–59 months were included in the analysis. The outcome variable was ECD status: either developmentally on-track or not. We used bivariable analysis and crude and adjusted multivariable logistic models to assess the ECD status and its associated factors. Results: Comparing both MICS surveys, the overall and individual domains of ECD status improved from 2012 (65.46%) to 2019 (74.86%), and the indicators of child literacy-numeracy domain improved from 21.2 to 28.8%, physical domain improved from 92.2 to 98.4%, and social-emotional domain improved from 68.4 to 72.7%. The learning approach domain was 87.5% in 2012 and increased to 91.4% in 2019. According to the adjusted logistic model in both surveys (2012 and 2019), the age of 4 years had an adjusted odds ratio (AOR) of 1.61 and 1.78 times higher developmentally on track than the age of 3. Female children were 1.42 (in 2012) and 1.44 (in 2019) times more developmentally on track than males. Compared to mothers with only primary education, children raised by mothers with secondary or higher education were 1.77 and 1.50 times more on track in their development. Moreover, Children from affluent families had 1.32- and 1.26 times higher odds- on track than those from the poorest families. Families with books had 1.50 and 1.53 times higher developmentally on track than their counterparts. Conclusion and recommendation: In summary, our study shows that the overall ECD status improved between MICS 2012 and MICS 2019. Important factors influence ECD status, including early childhood education programs, families’ possession of children’s books, mothers’ educational level, and wealth index. The findings of our study will help making necessary public health-related initiatives in Bangladesh to improve ECD program.&quot;,&quot;publisher&quot;:&quot;BioMed Central Ltd&quot;,&quot;issue&quot;:&quot;1&quot;,&quot;volume&quot;:&quot;23&quot;},&quot;isTemporary&quot;:false}]},{&quot;citationID&quot;:&quot;MENDELEY_CITATION_8885812b-e727-40ee-871c-fa1886ff4610&quot;,&quot;properties&quot;:{&quot;noteIndex&quot;:0},&quot;isEdited&quot;:false,&quot;manualOverride&quot;:{&quot;isManuallyOverridden&quot;:false,&quot;citeprocText&quot;:&quot;(Cook &amp;#38; Rajbhandari, 2018; Hasan et al., 2022)&quot;,&quot;manualOverrideText&quot;:&quot;&quot;},&quot;citationTag&quot;:&quot;MENDELEY_CITATION_v3_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&quot;,&quot;citationItems&quot;:[{&quot;id&quot;:&quot;9cdfb604-53b5-3740-9133-5b6b97ec2f32&quot;,&quot;itemData&quot;:{&quot;type&quot;:&quot;article-journal&quot;,&quot;id&quot;:&quot;9cdfb604-53b5-3740-9133-5b6b97ec2f32&quot;,&quot;title&quot;:&quot;Heckroccurve: ROC Curves for Selected Samples&quot;,&quot;author&quot;:[{&quot;family&quot;:&quot;Cook&quot;,&quot;given&quot;:&quot;Jonathan A.&quot;,&quot;parse-names&quot;:false,&quot;dropping-particle&quot;:&quot;&quot;,&quot;non-dropping-particle&quot;:&quot;&quot;},{&quot;family&quot;:&quot;Rajbhandari&quot;,&quot;given&quot;:&quot;Ashish&quot;,&quot;parse-names&quot;:false,&quot;dropping-particle&quot;:&quot;&quot;,&quot;non-dropping-particle&quot;:&quot;&quot;}],&quot;container-title&quot;:&quot;https://doi.org/10.1177/1536867X1801800110&quot;,&quot;accessed&quot;:{&quot;date-parts&quot;:[[2023,8,17]]},&quot;DOI&quot;:&quot;10.1177/1536867X1801800110&quot;,&quot;ISSN&quot;:&quot;15368734&quot;,&quot;URL&quot;:&quot;https://journals.sagepub.com/doi/10.1177/1536867X1801800110&quot;,&quot;issued&quot;:{&quot;date-parts&quot;:[[2018,3,1]]},&quot;page&quot;:&quot;174-183&quot;,&quot;abstract&quot;:&quot;Receiver operating characteristic (ROC) curves can be misleading when they are constructed with selected samples. In this article, we describe heckroccurve, which implements a recently developed pr...&quot;,&quot;publisher&quot;:&quot;SAGE PublicationsSage CA: Los Angeles, CA&quot;,&quot;issue&quot;:&quot;1&quot;,&quot;volume&quot;:&quot;18&quot;,&quot;container-title-short&quot;:&quot;&quot;},&quot;isTemporary&quot;:false},{&quot;id&quot;:&quot;8760a7e1-5151-37b1-a365-0c24474ccab0&quot;,&quot;itemData&quot;:{&quot;type&quot;:&quot;article-journal&quot;,&quot;id&quot;:&quot;8760a7e1-5151-37b1-a365-0c24474ccab0&quot;,&quot;title&quot;:&quot;Knowledge of HIV/AIDS among married women in Bangladesh: analysis of three consecutive multiple indicator cluster surveys (MICS)&quot;,&quot;author&quot;:[{&quot;family&quot;:&quot;Hasan&quot;,&quot;given&quot;:&quot;Mohammad Nayeem&quot;,&quot;parse-names&quot;:false,&quot;dropping-particle&quot;:&quot;&quot;,&quot;non-dropping-particle&quot;:&quot;&quot;},{&quot;family&quot;:&quot;Tambuly&quot;,&quot;given&quot;:&quot;Sumi&quot;,&quot;parse-names&quot;:false,&quot;dropping-particle&quot;:&quot;&quot;,&quot;non-dropping-particle&quot;:&quot;&quot;},{&quot;family&quot;:&quot;Trisha&quot;,&quot;given&quot;:&quot;Kaniz Fatema&quot;,&quot;parse-names&quot;:false,&quot;dropping-particle&quot;:&quot;&quot;,&quot;non-dropping-particle&quot;:&quot;&quot;},{&quot;family&quot;:&quot;Haque&quot;,&quot;given&quot;:&quot;Md Ashiqul&quot;,&quot;parse-names&quot;:false,&quot;dropping-particle&quot;:&quot;&quot;,&quot;non-dropping-particle&quot;:&quot;&quot;},{&quot;family&quot;:&quot;Chowdhury&quot;,&quot;given&quot;:&quot;Muhammad Abdul Baker&quot;,&quot;parse-names&quot;:false,&quot;dropping-particle&quot;:&quot;&quot;,&quot;non-dropping-particle&quot;:&quot;&quot;},{&quot;family&quot;:&quot;Uddin&quot;,&quot;given&quot;:&quot;Md Jamal&quot;,&quot;parse-names&quot;:false,&quot;dropping-particle&quot;:&quot;&quot;,&quot;non-dropping-particle&quot;:&quot;&quot;}],&quot;container-title&quot;:&quot;AIDS Research and Therapy&quot;,&quot;container-title-short&quot;:&quot;AIDS Res Ther&quot;,&quot;accessed&quot;:{&quot;date-parts&quot;:[[2024,5,11]]},&quot;DOI&quot;:&quot;10.1186/S12981-022-00495-8/TABLES/3&quot;,&quot;ISSN&quot;:&quot;17426405&quot;,&quot;PMID&quot;:&quot;36577995&quot;,&quot;URL&quot;:&quot;https://link.springer.com/articles/10.1186/s12981-022-00495-8&quot;,&quot;issued&quot;:{&quot;date-parts&quot;:[[2022,12,1]]},&quot;page&quot;:&quot;1-10&quot;,&quot;abstract&quot;:&quot;Married women have a higher risk of contracting human immunodeficiency virus (HIV) or develop acquired immune deficiency syndrome (AIDS) than men. Knowledge of HIV/AIDS contributes significantly to describing the prevalence and consequences of such virus/disease. The study aimed to investigate the level of HIV/AIDS knowledge and the socio-demographic variables that influence HIV/AIDS knowledge among married women in Bangladesh. We used three waves of Multiple Indicator Cluster Survey (MICS), which included 33,843, 20,727, and 29,724 married women from 2006, 2012, and 2019 MICS. A score was prepared through their interrogation to determine the level of knowledge and logistic regression models were used for analyzing the data. This study found that the prevalence of knowledge level of HIV/AIDS in different questions increased from 55.20% in 2006 to 58.69% in 2019. In our study, respondents having highest education had 4.03 (95% CI 3.50–4.64) times more chance to obtain “High Score” in 2019 MICS which is 5.30 times in 2012 MICS (95% CI 4.41–6.37) and 2.58 times in 2006 MICS (95% CI 2.28–2.93) compared to illiterate married women. Moreover, respondents from urban area were 1.13 times more likely to obtain “High Score” in 2019 MICS which is 1.14 times in 2012 MICS and 1.16 times in 2006 MICS, respectively than the rural married women. This study also found respondent’s age, division, mass media access, and wealth status have played an important role in HIV/AIDS knowledge. Although a significant proportion of women had adequate knowledge of HIV/AIDS, more knowledge is still required to protect against such viruses/diseases. Thus, we advocate for the implementation of educational program in the curriculum, counselling, particularly in rural areas, and mass media access to ensure quality knowledge throughout the country.&quot;,&quot;publisher&quot;:&quot;BioMed Central Ltd&quot;,&quot;issue&quot;:&quot;1&quot;,&quot;volume&quot;:&quot;19&quot;},&quot;isTemporary&quot;:false}]},{&quot;citationID&quot;:&quot;MENDELEY_CITATION_7be27408-d4e0-4e47-8490-5ebe3b65e853&quot;,&quot;properties&quot;:{&quot;noteIndex&quot;:0},&quot;isEdited&quot;:false,&quot;manualOverride&quot;:{&quot;isManuallyOverridden&quot;:false,&quot;citeprocText&quot;:&quot;(Akaike, 1974; G, 1978)&quot;,&quot;manualOverrideText&quot;:&quot;&quot;},&quot;citationTag&quot;:&quot;MENDELEY_CITATION_v3_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&quot;,&quot;citationItems&quot;:[{&quot;id&quot;:&quot;94c3020c-6e21-3254-ab0b-9104b6cfa70f&quot;,&quot;itemData&quot;:{&quot;type&quot;:&quot;article-journal&quot;,&quot;id&quot;:&quot;94c3020c-6e21-3254-ab0b-9104b6cfa70f&quot;,&quot;title&quot;:&quot;A New Look at the Statistical Model Identification&quot;,&quot;author&quot;:[{&quot;family&quot;:&quot;Akaike&quot;,&quot;given&quot;:&quot;Hirotugu&quot;,&quot;parse-names&quot;:false,&quot;dropping-particle&quot;:&quot;&quot;,&quot;non-dropping-particle&quot;:&quot;&quot;}],&quot;container-title&quot;:&quot;IEEE Transactions on Automatic Control&quot;,&quot;container-title-short&quot;:&quot;IEEE Trans Automat Contr&quot;,&quot;accessed&quot;:{&quot;date-parts&quot;:[[2023,8,17]]},&quot;DOI&quot;:&quot;10.1109/TAC.1974.1100705&quot;,&quot;ISSN&quot;:&quot;15582523&quot;,&quot;issued&quot;:{&quot;date-parts&quot;:[[1974]]},&quot;page&quot;:&quot;716-723&quot;,&quot;abstract&quot;:&quot;The history of the development of statistical hypothesis testing in time series analysis is reviewed briefly and it is pointed out that the hypothesis testing procedure is not adequately defined as the procedure for statistical model identification. The classical maximurn likelihood estimation procedure is reviewed and a new estimate minimum information theoretical criterion (AlC) estimate (MAICE) which is designed for the purpose of statistical identification is introduced. When there are several competing models the MAICE is defined by the model and the maximum likelihood estimates of the parameters which give the minimum of AIC defined by AIC = (-2)log-(maximum likelihood) + 2(number of independently adjusted parameters within the model). MAICE provides a versatile procedure for statistical model identification which is free from the ambiguities inherent in the application of conventional hypothesis testing procedure. The practical utility of MAICE in time series analysis is demonstrated with some numerical examples. © 1974, IEEE. All rights reserved.&quot;,&quot;issue&quot;:&quot;6&quot;,&quot;volume&quot;:&quot;19&quot;},&quot;isTemporary&quot;:false},{&quot;id&quot;:&quot;d5981c62-6cbf-3308-9faa-fc4efb674b7d&quot;,&quot;itemData&quot;:{&quot;type&quot;:&quot;article-journal&quot;,&quot;id&quot;:&quot;d5981c62-6cbf-3308-9faa-fc4efb674b7d&quot;,&quot;title&quot;:&quot;\&quot;Estimating the Dimension of a Model.\&quot;&quot;,&quot;author&quot;:[{&quot;family&quot;:&quot;G&quot;,&quot;given&quot;:&quot;Schwarz&quot;,&quot;parse-names&quot;:false,&quot;dropping-particle&quot;:&quot;&quot;,&quot;non-dropping-particle&quot;:&quot;&quot;}],&quot;container-title&quot;:&quot;The Annals of Statistics&quot;,&quot;accessed&quot;:{&quot;date-parts&quot;:[[2023,8,17]]},&quot;DOI&quot;:&quot;10.2307/2958889&quot;,&quot;ISSN&quot;:&quot;00905364&quot;,&quot;URL&quot;:&quot;http://www.citeulike.org/user/abhishekseth/article/90008&quot;,&quot;issued&quot;:{&quot;date-parts&quot;:[[1978]]},&quot;page&quot;:&quot;461 - 464&quot;,&quot;abstract&quot;:&quot;The problem of selecting one of a number of models of different dimensions is treated by finding its Bayes solution, and evaluating the leading terms of its asymptotic expansion. These terms are a valid large-sample criterion beyond the Bayesian context, since they do not depend on the a priori distribution.&quot;,&quot;issue&quot;:&quot;2&quot;,&quot;volume&quot;:&quot;6&quot;,&quot;container-title-short&quot;:&quot;&quot;},&quot;isTemporary&quot;:false}]},{&quot;citationID&quot;:&quot;MENDELEY_CITATION_21491912-2bbe-4130-b572-0c819c14fbd0&quot;,&quot;properties&quot;:{&quot;noteIndex&quot;:0},&quot;isEdited&quot;:false,&quot;manualOverride&quot;:{&quot;isManuallyOverridden&quot;:false,&quot;citeprocText&quot;:&quot;(Akaike, 1974; G, 1978)&quot;,&quot;manualOverrideText&quot;:&quot;&quot;},&quot;citationTag&quot;:&quot;MENDELEY_CITATION_v3_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&quot;,&quot;citationItems&quot;:[{&quot;id&quot;:&quot;94c3020c-6e21-3254-ab0b-9104b6cfa70f&quot;,&quot;itemData&quot;:{&quot;type&quot;:&quot;article-journal&quot;,&quot;id&quot;:&quot;94c3020c-6e21-3254-ab0b-9104b6cfa70f&quot;,&quot;title&quot;:&quot;A New Look at the Statistical Model Identification&quot;,&quot;author&quot;:[{&quot;family&quot;:&quot;Akaike&quot;,&quot;given&quot;:&quot;Hirotugu&quot;,&quot;parse-names&quot;:false,&quot;dropping-particle&quot;:&quot;&quot;,&quot;non-dropping-particle&quot;:&quot;&quot;}],&quot;container-title&quot;:&quot;IEEE Transactions on Automatic Control&quot;,&quot;container-title-short&quot;:&quot;IEEE Trans Automat Contr&quot;,&quot;accessed&quot;:{&quot;date-parts&quot;:[[2023,8,17]]},&quot;DOI&quot;:&quot;10.1109/TAC.1974.1100705&quot;,&quot;ISSN&quot;:&quot;15582523&quot;,&quot;issued&quot;:{&quot;date-parts&quot;:[[1974]]},&quot;page&quot;:&quot;716-723&quot;,&quot;abstract&quot;:&quot;The history of the development of statistical hypothesis testing in time series analysis is reviewed briefly and it is pointed out that the hypothesis testing procedure is not adequately defined as the procedure for statistical model identification. The classical maximurn likelihood estimation procedure is reviewed and a new estimate minimum information theoretical criterion (AlC) estimate (MAICE) which is designed for the purpose of statistical identification is introduced. When there are several competing models the MAICE is defined by the model and the maximum likelihood estimates of the parameters which give the minimum of AIC defined by AIC = (-2)log-(maximum likelihood) + 2(number of independently adjusted parameters within the model). MAICE provides a versatile procedure for statistical model identification which is free from the ambiguities inherent in the application of conventional hypothesis testing procedure. The practical utility of MAICE in time series analysis is demonstrated with some numerical examples. © 1974, IEEE. All rights reserved.&quot;,&quot;issue&quot;:&quot;6&quot;,&quot;volume&quot;:&quot;19&quot;},&quot;isTemporary&quot;:false},{&quot;id&quot;:&quot;d5981c62-6cbf-3308-9faa-fc4efb674b7d&quot;,&quot;itemData&quot;:{&quot;type&quot;:&quot;article-journal&quot;,&quot;id&quot;:&quot;d5981c62-6cbf-3308-9faa-fc4efb674b7d&quot;,&quot;title&quot;:&quot;\&quot;Estimating the Dimension of a Model.\&quot;&quot;,&quot;author&quot;:[{&quot;family&quot;:&quot;G&quot;,&quot;given&quot;:&quot;Schwarz&quot;,&quot;parse-names&quot;:false,&quot;dropping-particle&quot;:&quot;&quot;,&quot;non-dropping-particle&quot;:&quot;&quot;}],&quot;container-title&quot;:&quot;The Annals of Statistics&quot;,&quot;accessed&quot;:{&quot;date-parts&quot;:[[2023,8,17]]},&quot;DOI&quot;:&quot;10.2307/2958889&quot;,&quot;ISSN&quot;:&quot;00905364&quot;,&quot;URL&quot;:&quot;http://www.citeulike.org/user/abhishekseth/article/90008&quot;,&quot;issued&quot;:{&quot;date-parts&quot;:[[1978]]},&quot;page&quot;:&quot;461 - 464&quot;,&quot;abstract&quot;:&quot;The problem of selecting one of a number of models of different dimensions is treated by finding its Bayes solution, and evaluating the leading terms of its asymptotic expansion. These terms are a valid large-sample criterion beyond the Bayesian context, since they do not depend on the a priori distribution.&quot;,&quot;issue&quot;:&quot;2&quot;,&quot;volume&quot;:&quot;6&quot;,&quot;container-title-short&quot;:&quot;&quot;},&quot;isTemporary&quot;:false}]},{&quot;citationID&quot;:&quot;MENDELEY_CITATION_82370490-6e80-4f54-bed6-c4b3726ce047&quot;,&quot;properties&quot;:{&quot;noteIndex&quot;:0},&quot;isEdited&quot;:false,&quot;manualOverride&quot;:{&quot;isManuallyOverridden&quot;:false,&quot;citeprocText&quot;:&quot;(Stata, 2023; UCLA, 2023)&quot;,&quot;manualOverrideText&quot;:&quot;&quot;},&quot;citationTag&quot;:&quot;MENDELEY_CITATION_v3_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&quot;,&quot;citationItems&quot;:[{&quot;id&quot;:&quot;bde3751f-e0a7-3a2b-90df-d81804a59436&quot;,&quot;itemData&quot;:{&quot;type&quot;:&quot;webpage&quot;,&quot;id&quot;:&quot;bde3751f-e0a7-3a2b-90df-d81804a59436&quot;,&quot;title&quot;:&quot;Stata Bookstore | Survey Data Reference Manual, Release 18&quot;,&quot;author&quot;:[{&quot;family&quot;:&quot;Stata&quot;,&quot;given&quot;:&quot;&quot;,&quot;parse-names&quot;:false,&quot;dropping-particle&quot;:&quot;&quot;,&quot;non-dropping-particle&quot;:&quot;&quot;}],&quot;accessed&quot;:{&quot;date-parts&quot;:[[2023,8,17]]},&quot;URL&quot;:&quot;https://www.stata.com/bookstore/survey-data-reference-manual/&quot;,&quot;issued&quot;:{&quot;date-parts&quot;:[[2023]]},&quot;container-title-short&quot;:&quot;&quot;},&quot;isTemporary&quot;:false},{&quot;id&quot;:&quot;de5579b7-b0b4-3cdc-b74b-e8b44d7d0d80&quot;,&quot;itemData&quot;:{&quot;type&quot;:&quot;webpage&quot;,&quot;id&quot;:&quot;de5579b7-b0b4-3cdc-b74b-e8b44d7d0d80&quot;,&quot;title&quot;:&quot;Survey Data Analysis in Stata&quot;,&quot;author&quot;:[{&quot;family&quot;:&quot;UCLA&quot;,&quot;given&quot;:&quot;&quot;,&quot;parse-names&quot;:false,&quot;dropping-particle&quot;:&quot;&quot;,&quot;non-dropping-particle&quot;:&quot;&quot;}],&quot;accessed&quot;:{&quot;date-parts&quot;:[[2023,8,17]]},&quot;URL&quot;:&quot;https://stats.oarc.ucla.edu/stata/seminars/svy-stata-8/&quot;,&quot;issued&quot;:{&quot;date-parts&quot;:[[2023]]},&quot;container-title-short&quot;:&quot;&quot;},&quot;isTemporary&quot;:false}]},{&quot;citationID&quot;:&quot;MENDELEY_CITATION_3409ea5a-1ad9-4ff1-b84e-91632919530d&quot;,&quot;properties&quot;:{&quot;noteIndex&quot;:0},&quot;isEdited&quot;:false,&quot;manualOverride&quot;:{&quot;isManuallyOverridden&quot;:false,&quot;citeprocText&quot;:&quot;(UCLA, 2023)&quot;,&quot;manualOverrideText&quot;:&quot;&quot;},&quot;citationTag&quot;:&quot;MENDELEY_CITATION_v3_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&quot;,&quot;citationItems&quot;:[{&quot;id&quot;:&quot;de5579b7-b0b4-3cdc-b74b-e8b44d7d0d80&quot;,&quot;itemData&quot;:{&quot;type&quot;:&quot;webpage&quot;,&quot;id&quot;:&quot;de5579b7-b0b4-3cdc-b74b-e8b44d7d0d80&quot;,&quot;title&quot;:&quot;Survey Data Analysis in Stata&quot;,&quot;author&quot;:[{&quot;family&quot;:&quot;UCLA&quot;,&quot;given&quot;:&quot;&quot;,&quot;parse-names&quot;:false,&quot;dropping-particle&quot;:&quot;&quot;,&quot;non-dropping-particle&quot;:&quot;&quot;}],&quot;accessed&quot;:{&quot;date-parts&quot;:[[2023,8,17]]},&quot;URL&quot;:&quot;https://stats.oarc.ucla.edu/stata/seminars/svy-stata-8/&quot;,&quot;issued&quot;:{&quot;date-parts&quot;:[[2023]]},&quot;container-title-short&quot;:&quot;&quot;},&quot;isTemporary&quot;:false}]},{&quot;citationID&quot;:&quot;MENDELEY_CITATION_c42f9558-7f28-4579-9242-dc01b274a487&quot;,&quot;properties&quot;:{&quot;noteIndex&quot;:0},&quot;isEdited&quot;:false,&quot;manualOverride&quot;:{&quot;isManuallyOverridden&quot;:false,&quot;citeprocText&quot;:&quot;(Siziya et al., 2009)&quot;,&quot;manualOverrideText&quot;:&quot;&quot;},&quot;citationTag&quot;:&quot;MENDELEY_CITATION_v3_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&quot;,&quot;citationItems&quot;:[{&quot;id&quot;:&quot;8ab82e8b-c9e6-3edc-9a7e-80c067220fa7&quot;,&quot;itemData&quot;:{&quot;type&quot;:&quot;article-journal&quot;,&quot;id&quot;:&quot;8ab82e8b-c9e6-3edc-9a7e-80c067220fa7&quot;,&quot;title&quot;:&quot;Diarrhoea and acute respiratory infections prevalence and risk factors among under-five children in Iraq in 2000&quot;,&quot;author&quot;:[{&quot;family&quot;:&quot;Siziya&quot;,&quot;given&quot;:&quot;Seter&quot;,&quot;parse-names&quot;:false,&quot;dropping-particle&quot;:&quot;&quot;,&quot;non-dropping-particle&quot;:&quot;&quot;},{&quot;family&quot;:&quot;Muula&quot;,&quot;given&quot;:&quot;Adamson S.&quot;,&quot;parse-names&quot;:false,&quot;dropping-particle&quot;:&quot;&quot;,&quot;non-dropping-particle&quot;:&quot;&quot;},{&quot;family&quot;:&quot;Rudatsikira&quot;,&quot;given&quot;:&quot;Emmanuel&quot;,&quot;parse-names&quot;:false,&quot;dropping-particle&quot;:&quot;&quot;,&quot;non-dropping-particle&quot;:&quot;&quot;}],&quot;container-title&quot;:&quot;Italian Journal of Pediatrics&quot;,&quot;container-title-short&quot;:&quot;Ital J Pediatr&quot;,&quot;accessed&quot;:{&quot;date-parts&quot;:[[2023,8,17]]},&quot;DOI&quot;:&quot;10.1186/1824-7288-35-8&quot;,&quot;ISSN&quot;:&quot;17208424&quot;,&quot;PMID&quot;:&quot;19490665&quot;,&quot;URL&quot;:&quot;/pmc/articles/PMC2687547/&quot;,&quot;issued&quot;:{&quot;date-parts&quot;:[[2009,4,25]]},&quot;page&quot;:&quot;8&quot;,&quot;abstract&quot;:&quot;Background: Diarrhoea and acute respiratory conditions are common medical conditions among underfive children in resource-limited and conflict situations. The present study was conducted to estimate the prevalence and associated factors for acute respiratory conditions and diarrhoea among children under the age of five years in Iraq in 2000. Methods: Data for the Iraqi Multiple Indicator Cluster Survey were obtained from UNICEF. We estimated the prevalence of acute respiratory conditions and diarrhoea. Assessment of the associations between these two medical conditions on one hand and socio-demographic and environmental variables on the other was done using logistic regression analysis. Weighted analysis was conducted to account for complex survey design. Results: A total of 14,676 children under the age of 5 years were reported by their mothers in the study. Of these 50.4% were males. About half (53.9%) of the children had complete vaccination status. Overall, 21.3% of the children had diarrhoea, and 6.9% had acute respiratory infection (ARI) in the last two weeks. In multivariate analysis, diarrhoea was associated with age of child, area of residence, maternal education, source of water, toilet facility, disposal of children' stool and disposal of dirty water. Compared to children aged 48-59 months, children in the age groups 6-11 months and 12-23 months were 2.22 (95%CI [2.02, 2.44]) and 1.84 (95%CI [1.71, 2.00]) times more likely, respectively, to have diarrhoea. Children whose mothers had no formal education were 11% (AOR = 1.11, 95%CI [1.04, 1.18]) more likely to have diarrhoea compared to children with mothers who had attained secondary level of education. Compared to children who belonged to households with unprotected well or river as the main source of water, children who belonged to households with piped water were 32% (AOR = 1.32, 95%CI [1.17, 1.48]) more likely to have diarrhoea while those who belonged to households with protected well were 26% (AOR = 0.74, 95%CI [0.62, 0.89]) less likely to have diarrhoea. Age of child, toilet facility, wealth, and sex of child were significantly associated with ARI. Conclusion: In a study of under-five children in Iraq in 2000, we found that history of diarrhoea and ARI were negatively associated with lower socio-economic status, adequate disposal of children's stool and dirty water, but the results were inconsistent in terms of access to potable water and sanitation facilities possibly due to non-functioning of water and sewage plants after the war. Improvement in water quality and sanitation are vital in the reduction of diarrhoeal diseases. © 2009 Siziya et al; licensee BioMed Central Ltd.&quot;,&quot;publisher&quot;:&quot;BMC&quot;,&quot;issue&quot;:&quot;8&quot;,&quot;volume&quot;:&quot;35&quot;},&quot;isTemporary&quot;:false}]},{&quot;citationID&quot;:&quot;MENDELEY_CITATION_64b88b99-815a-44d9-af92-552b71c2ef67&quot;,&quot;properties&quot;:{&quot;noteIndex&quot;:0},&quot;isEdited&quot;:false,&quot;manualOverride&quot;:{&quot;isManuallyOverridden&quot;:false,&quot;citeprocText&quot;:&quot;(Negesse et al., 2021)&quot;,&quot;manualOverrideText&quot;:&quot;&quot;},&quot;citationTag&quot;:&quot;MENDELEY_CITATION_v3_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&quot;,&quot;citationItems&quot;:[{&quot;id&quot;:&quot;01dc6415-7061-33bf-88a4-600a1a3da434&quot;,&quot;itemData&quot;:{&quot;type&quot;:&quot;article-journal&quot;,&quot;id&quot;:&quot;01dc6415-7061-33bf-88a4-600a1a3da434&quot;,&quot;title&quot;:&quot;Trends and determinants of diarrhea among under-five children in Ethiopia: cross-sectional study: multivariate decomposition and multilevel analysis based on Bayesian approach evidenced by EDHS 2000–2016 data&quot;,&quot;author&quot;:[{&quot;family&quot;:&quot;Negesse&quot;,&quot;given&quot;:&quot;Yilkal&quot;,&quot;parse-names&quot;:false,&quot;dropping-particle&quot;:&quot;&quot;,&quot;non-dropping-particle&quot;:&quot;&quot;},{&quot;family&quot;:&quot;Taddese&quot;,&quot;given&quot;:&quot;Asefa Adimasu&quot;,&quot;parse-names&quot;:false,&quot;dropping-particle&quot;:&quot;&quot;,&quot;non-dropping-particle&quot;:&quot;&quot;},{&quot;family&quot;:&quot;Negesse&quot;,&quot;given&quot;:&quot;Ayenew&quot;,&quot;parse-names&quot;:false,&quot;dropping-particle&quot;:&quot;&quot;,&quot;non-dropping-particle&quot;:&quot;&quot;},{&quot;family&quot;:&quot;Ayele&quot;,&quot;given&quot;:&quot;Tadesse Awoke&quot;,&quot;parse-names&quot;:false,&quot;dropping-particle&quot;:&quot;&quot;,&quot;non-dropping-particle&quot;:&quot;&quot;}],&quot;container-title&quot;:&quot;BMC Public Health&quot;,&quot;container-title-short&quot;:&quot;BMC Public Health&quot;,&quot;accessed&quot;:{&quot;date-parts&quot;:[[2023,8,17]]},&quot;DOI&quot;:&quot;10.1186/S12889-021-10191-3/TABLES/4&quot;,&quot;ISSN&quot;:&quot;14712458&quot;,&quot;PMID&quot;:&quot;33482778&quot;,&quot;URL&quot;:&quot;https://bmcpublichealth.biomedcentral.com/articles/10.1186/s12889-021-10191-3&quot;,&quot;issued&quot;:{&quot;date-parts&quot;:[[2021,12,1]]},&quot;page&quot;:&quot;1-16&quot;,&quot;abstract&quot;:&quot;Background: Despite significant progress in the reduction of under-five child deaths over the last decades in Ethiopia, still diarrhea remains the second cause of morbidity and mortality among under five children next to pneumonia. Objective: To show trends and determinants of diarrhea among under five children in Ethiopia based on the four Ethiopian Demographic and health surveys data (2000–2016). Methods: A total of 10,753 in 2000, 10,039 in 2005, 10,946 in 2011 and 10,337 in 2016 under five age children were involved in this study. Multivariate decomposition and multilevel analysis based on Bayesian approach was performed. Results: Ninety seven percent of the change in diarrhea prevalence over time was attributable to difference in behavior. Being twin (AOR = 1.3; 95% CrI 1.1–1.5), big weight (AOR = 1.63; 95% CrI 1.62–2.02), not vaccinated for rotavirus (AOR = 1.44; 95% CrI 1.12–1.9) and for measles (AOR = 1.2; 95% CrI 1.1–1.33), poor wealth status (AOR 2.6; 95% CrI 1.7–4.06), having more than three under-five children (AOR 1.3; 95% CrI 1.1–1.61), member of health insurance (AOR 2.2; 95% CrI 1.3–3.8) and long distance from the health facility (AOR 2.7; 95% CrI 2.2–3.5) were more likely to experience diarrhea. Conclusion: The prevalence of diarrhea was significantly declined over the last sixteen years and the decline was due to difference in behavior between the surveys. Being twin, weight of child at birth, vaccinated for measles and rotavirus, number of under-five children, wealth status, distance to health facility, health insurance and child waste disposal method were significantly associated with diarrhea among under five children in Ethiopia. Therefore Ethiopian government should focus on the strengthening and scaling up of behavioral change packages of the community regarding to keeping hygiene and sanitation of the community and their environment, vaccinating their children, accessing health care services to prevent diarrheal disease.&quot;,&quot;publisher&quot;:&quot;BioMed Central Ltd&quot;,&quot;issue&quot;:&quot;1&quot;,&quot;volume&quot;:&quot;21&quot;},&quot;isTemporary&quot;:false}]},{&quot;citationID&quot;:&quot;MENDELEY_CITATION_abd7d762-8635-4e53-a3a3-31dc2880baeb&quot;,&quot;properties&quot;:{&quot;noteIndex&quot;:0},&quot;isEdited&quot;:false,&quot;manualOverride&quot;:{&quot;isManuallyOverridden&quot;:false,&quot;citeprocText&quot;:&quot;(Bado et al., 2016; Caruso et al., 2010; Melese et al., 2019; Negesse et al., 2021; Rahman &amp;#38; Hossain, 2022; Tambe et al., 2015)&quot;,&quot;manualOverrideText&quot;:&quot;&quot;},&quot;citationTag&quot;:&quot;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&quot;,&quot;citationItems&quot;:[{&quot;id&quot;:&quot;819a4f92-fbb2-3896-9dc3-ff586392d96c&quot;,&quot;itemData&quot;:{&quot;type&quot;:&quot;article-journal&quot;,&quot;id&quot;:&quot;819a4f92-fbb2-3896-9dc3-ff586392d96c&quot;,&quot;title&quot;:&quot;Trends and risk factors for childhood diarrhea in sub-Saharan countries (1990–2013): assessing the neighborhood inequalities&quot;,&quot;author&quot;:[{&quot;family&quot;:&quot;Bado&quot;,&quot;given&quot;:&quot;Aristide R.&quot;,&quot;parse-names&quot;:false,&quot;dropping-particle&quot;:&quot;&quot;,&quot;non-dropping-particle&quot;:&quot;&quot;},{&quot;family&quot;:&quot;Susuman&quot;,&quot;given&quot;:&quot;A. Sathiya&quot;,&quot;parse-names&quot;:false,&quot;dropping-particle&quot;:&quot;&quot;,&quot;non-dropping-particle&quot;:&quot;&quot;},{&quot;family&quot;:&quot;Nebie&quot;,&quot;given&quot;:&quot;Eric I.&quot;,&quot;parse-names&quot;:false,&quot;dropping-particle&quot;:&quot;&quot;,&quot;non-dropping-particle&quot;:&quot;&quot;}],&quot;container-title&quot;:&quot;Global Health Action&quot;,&quot;container-title-short&quot;:&quot;Glob Health Action&quot;,&quot;accessed&quot;:{&quot;date-parts&quot;:[[2023,8,17]]},&quot;DOI&quot;:&quot;10.3402/GHA.V9.30166&quot;,&quot;ISSN&quot;:&quot;16549880&quot;,&quot;PMID&quot;:&quot;27174860&quot;,&quot;URL&quot;:&quot;/pmc/articles/PMC4865764/&quot;,&quot;issued&quot;:{&quot;date-parts&quot;:[[2016]]},&quot;abstract&quot;:&quot;Background: Diarrheal diseases are a major cause of child mortality and one of the main causes of medical consultation for children in sub-Saharan countries. This paper attempts to determine the risk factors and neighborhood inequalities of diarrheal morbidity among under-5 children in selected countries in sub- Saharan Africa over the period 1990-2013. Design: Data used come from the Demographic and Health Survey (DHS) waves conducted in Burkina Faso (1992-93, 1998-99, 2003, and 2010), Mali (1995, 2001, 2016, and 2012), Nigeria (1990, 1999, 2003, 2008, and 2013), and Niger (1992, 1998, 2006, and 2012). Bivariate analysis was performed to assess the association between the dependent variable and each of the independent variables. Multilevel logistic regression modelling was used to determine the fixed and random effects of the risk factors associated with diarrheal morbidity. Results: The findings showed that the proportion of diarrheal morbidity among under-5 children varied considerably across the cohorts of birth from 10 to 35%. There were large variations in the proportion of diarrheal morbidity across countries. The proportions of diarrheal morbidity were higher in Niger compared with Burkina Faso, Mali, and Nigeria. The risk factors of diarrheal morbidity varied from one country to another, but the main factors included the child's age, size of the child at birth, the quality of the main floor material, mother's education and her occupation, type of toilet, and place of residence. The analysis shows an increasing trend of diarrheal inequalities according to DHS rounds. In Burkina Faso, the value of the intraclass correlation coefficient (ICC) was 0.04 for 1993 DHS and 0.09 in 2010 DHS; in Mali, the ICC increased from 0.04 in 1995 to 0.16 in 2012; in Nigeria, the ICC increased from 0.13 in 1990 to 0.19 in 2013; and in Niger, the ICC increased from 0.07 in 1992 to 0.11 in 2012. Conclusions: This suggests the need to fight against diarrheal diseases on both the local and community levels across villages.&quot;,&quot;publisher&quot;:&quot;Taylor &amp; Francis&quot;,&quot;issue&quot;:&quot;1&quot;,&quot;volume&quot;:&quot;9&quot;},&quot;isTemporary&quot;:false},{&quot;id&quot;:&quot;796e3317-36de-3d99-8f61-bd49086f012f&quot;,&quot;itemData&quot;:{&quot;type&quot;:&quot;article-journal&quot;,&quot;id&quot;:&quot;796e3317-36de-3d99-8f61-bd49086f012f&quot;,&quot;title&quot;:&quot;Maternal behavior and experience, care access, and agency as determinants of child diarrhea in Bolivia&quot;,&quot;author&quot;:[{&quot;family&quot;:&quot;Caruso&quot;,&quot;given&quot;:&quot;Bethany&quot;,&quot;parse-names&quot;:false,&quot;dropping-particle&quot;:&quot;&quot;,&quot;non-dropping-particle&quot;:&quot;&quot;},{&quot;family&quot;:&quot;Stephenson&quot;,&quot;given&quot;:&quot;Rob&quot;,&quot;parse-names&quot;:false,&quot;dropping-particle&quot;:&quot;&quot;,&quot;non-dropping-particle&quot;:&quot;&quot;},{&quot;family&quot;:&quot;Leon&quot;,&quot;given&quot;:&quot;Juan S.&quot;,&quot;parse-names&quot;:false,&quot;dropping-particle&quot;:&quot;&quot;,&quot;non-dropping-particle&quot;:&quot;&quot;}],&quot;container-title&quot;:&quot;Revista panamericana de salud publica = Pan American journal of public health&quot;,&quot;container-title-short&quot;:&quot;Rev Panam Salud Publica&quot;,&quot;accessed&quot;:{&quot;date-parts&quot;:[[2023,8,17]]},&quot;DOI&quot;:&quot;10.1590/S1020-49892010001200004&quot;,&quot;ISSN&quot;:&quot;16805348&quot;,&quot;PMID&quot;:&quot;21308169&quot;,&quot;URL&quot;:&quot;/pmc/articles/PMC3142664/&quot;,&quot;issued&quot;:{&quot;date-parts&quot;:[[2010]]},&quot;page&quot;:&quot;429&quot;,&quot;abstract&quot;:&quot;Objective: In Latin America and the Caribbean, Bolivia has the third highest rate of mortality among children under five years of age (57 per 1 000), with 14.0% of under-five deaths attributable to diarrhea. Because a child's world is predominantly controlled by and experienced through his or her mother, this investigation aims to understand what maternal dimensions may determine child diarrhea. Methods: Variables were selected from the 2003 Bolivia Demographic and Health Survey to create indices of three maternal dimensions using principal components analysis: behavior and experience, access to care, and agency. The three indices were included in a logistic regression model while controlling for economic status, maternal education, and residence type. Results: A total of 4 383 women who had children less than 5 years old were included in the final sample and 25.0% of mothers reported that their most recent born child had experienced an episode of diarrhea in the 2 weeks before the survey. Mothers with high levels of maternal agency or of high economic status were significantly less likely to report their child experienced an episode of diarrhea than women of low levels. Women with primary education were significantly more likely to report that their child experienced diarrhea than women with no education. Conclusions: High levels of agency have a significant protective effect even when controlling for other factors. Increasing maternal agency could have a positive impact on child health in Bolivia, and future work should aim to understand what accounts for different levels of agency and how it may be strengthened.&quot;,&quot;publisher&quot;:&quot;NIH Public Access&quot;,&quot;issue&quot;:&quot;6&quot;,&quot;volume&quot;:&quot;28&quot;},&quot;isTemporary&quot;:false},{&quot;id&quot;:&quot;2fd7f591-71c2-3028-b3b5-0d852aacbb6b&quot;,&quot;itemData&quot;:{&quot;type&quot;:&quot;article-journal&quot;,&quot;id&quot;:&quot;2fd7f591-71c2-3028-b3b5-0d852aacbb6b&quot;,&quot;title&quot;:&quot;Prevalence of diarrheal diseases and associated factors among under-five children in Dale District, Sidama zone, Southern Ethiopia: A cross-sectional study&quot;,&quot;author&quot;:[{&quot;family&quot;:&quot;Melese&quot;,&quot;given&quot;:&quot;Behailu&quot;,&quot;parse-names&quot;:false,&quot;dropping-particle&quot;:&quot;&quot;,&quot;non-dropping-particle&quot;:&quot;&quot;},{&quot;family&quot;:&quot;Paulos&quot;,&quot;given&quot;:&quot;Wondimagegn&quot;,&quot;parse-names&quot;:false,&quot;dropping-particle&quot;:&quot;&quot;,&quot;non-dropping-particle&quot;:&quot;&quot;},{&quot;family&quot;:&quot;Astawesegn&quot;,&quot;given&quot;:&quot;Feleke Hailemichael&quot;,&quot;parse-names&quot;:false,&quot;dropping-particle&quot;:&quot;&quot;,&quot;non-dropping-particle&quot;:&quot;&quot;},{&quot;family&quot;:&quot;Gelgelu&quot;,&quot;given&quot;:&quot;Temesgen Bati&quot;,&quot;parse-names&quot;:false,&quot;dropping-particle&quot;:&quot;&quot;,&quot;non-dropping-particle&quot;:&quot;&quot;}],&quot;container-title&quot;:&quot;BMC Public Health&quot;,&quot;container-title-short&quot;:&quot;BMC Public Health&quot;,&quot;accessed&quot;:{&quot;date-parts&quot;:[[2023,8,17]]},&quot;DOI&quot;:&quot;10.1186/S12889-019-7579-2/TABLES/5&quot;,&quot;ISSN&quot;:&quot;14712458&quot;,&quot;PMID&quot;:&quot;31492123&quot;,&quot;URL&quot;:&quot;https://bmcpublichealth.biomedcentral.com/articles/10.1186/s12889-019-7579-2&quot;,&quot;issued&quot;:{&quot;date-parts&quot;:[[2019,9,6]]},&quot;page&quot;:&quot;1-10&quot;,&quot;abstract&quot;:&quot;Background: Globally childhood diarrhoeal diseases continue to be the second leading cause of death, while in Ethiopia it kills half-million under-five children each year. Sanitation, unsafe water and personal hygiene are responsible for 90% of the occurrence. Thus, this study aimed to assess the prevalence and associated factors of diarrheal diseases among under-five children in Dale District, Sidama Zone, Southern Ethiopia. Methods: A community-based cross-sectional study was conducted. A face to face interview using a structured questionnaire and observation checklist was used. A total of 546 households with at least one under-five children were selected using simple random sampling techniques. The data entry and cleaning were performed using Epidemiological information software (EPI Info) 3.5.1 and then exported to Statistical Package for Social Science (SPSS) version 16.0 for analysis. Frequencies and proportions were computed as descriptive analysis. Initially using bivariate analysis a crude association between the independent and dependent variables was investigated. Then, those variables with p-value ≤0.25 were included in multivariable analysis to determine the predictor variables for the outcome variables. Finally, further analyses were carried out using multivariable analysis at a significance level of p-value ≤0.05. Results: A total of 537 children under the age of 5 years were included. The 2 weeks prevalence of diarrhea among children under the age of 5 years was 13.6, 95% CI (10.7, 16.5%). Educational level [AOR: 3.97, 95% CI (1.60, 8.916)], age of indexed child [AOR: 12.18, 95% CI (1.78, 83.30)], nutritional status [AOR: 6.41, 95% CI (2.47, 16.77.)], hand washing method [AOR, 3.10, 95% CI (1.10, 8.67)], hand washing after latrine [AOR: 2.73, 95% CI (1.05, 6.56)], refuse disposal method [AOR, 3.23, 95% CI (1.37, 7.60)] and housing floor material [AOR: 3.22, 95% CI (1.16, 8.91] were significantly associated with the occurrence of childhood diarrheal diseases. Conclusion: Childhood diarrhea remains the commonest health problem in the study area. The findings have important policy implications for childhood diarrhoeal disease intervention programs. Thus, activities focusing on proper handwashing techniques at all appropriate times, proper refuse disposal, improving nutrition and better childcare also highly recommended.&quot;,&quot;publisher&quot;:&quot;BioMed Central Ltd.&quot;,&quot;issue&quot;:&quot;1&quot;,&quot;volume&quot;:&quot;19&quot;},&quot;isTemporary&quot;:false},{&quot;id&quot;:&quot;01dc6415-7061-33bf-88a4-600a1a3da434&quot;,&quot;itemData&quot;:{&quot;type&quot;:&quot;article-journal&quot;,&quot;id&quot;:&quot;01dc6415-7061-33bf-88a4-600a1a3da434&quot;,&quot;title&quot;:&quot;Trends and determinants of diarrhea among under-five children in Ethiopia: cross-sectional study: multivariate decomposition and multilevel analysis based on Bayesian approach evidenced by EDHS 2000–2016 data&quot;,&quot;author&quot;:[{&quot;family&quot;:&quot;Negesse&quot;,&quot;given&quot;:&quot;Yilkal&quot;,&quot;parse-names&quot;:false,&quot;dropping-particle&quot;:&quot;&quot;,&quot;non-dropping-particle&quot;:&quot;&quot;},{&quot;family&quot;:&quot;Taddese&quot;,&quot;given&quot;:&quot;Asefa Adimasu&quot;,&quot;parse-names&quot;:false,&quot;dropping-particle&quot;:&quot;&quot;,&quot;non-dropping-particle&quot;:&quot;&quot;},{&quot;family&quot;:&quot;Negesse&quot;,&quot;given&quot;:&quot;Ayenew&quot;,&quot;parse-names&quot;:false,&quot;dropping-particle&quot;:&quot;&quot;,&quot;non-dropping-particle&quot;:&quot;&quot;},{&quot;family&quot;:&quot;Ayele&quot;,&quot;given&quot;:&quot;Tadesse Awoke&quot;,&quot;parse-names&quot;:false,&quot;dropping-particle&quot;:&quot;&quot;,&quot;non-dropping-particle&quot;:&quot;&quot;}],&quot;container-title&quot;:&quot;BMC Public Health&quot;,&quot;container-title-short&quot;:&quot;BMC Public Health&quot;,&quot;accessed&quot;:{&quot;date-parts&quot;:[[2023,8,17]]},&quot;DOI&quot;:&quot;10.1186/S12889-021-10191-3/TABLES/4&quot;,&quot;ISSN&quot;:&quot;14712458&quot;,&quot;PMID&quot;:&quot;33482778&quot;,&quot;URL&quot;:&quot;https://bmcpublichealth.biomedcentral.com/articles/10.1186/s12889-021-10191-3&quot;,&quot;issued&quot;:{&quot;date-parts&quot;:[[2021,12,1]]},&quot;page&quot;:&quot;1-16&quot;,&quot;abstract&quot;:&quot;Background: Despite significant progress in the reduction of under-five child deaths over the last decades in Ethiopia, still diarrhea remains the second cause of morbidity and mortality among under five children next to pneumonia. Objective: To show trends and determinants of diarrhea among under five children in Ethiopia based on the four Ethiopian Demographic and health surveys data (2000–2016). Methods: A total of 10,753 in 2000, 10,039 in 2005, 10,946 in 2011 and 10,337 in 2016 under five age children were involved in this study. Multivariate decomposition and multilevel analysis based on Bayesian approach was performed. Results: Ninety seven percent of the change in diarrhea prevalence over time was attributable to difference in behavior. Being twin (AOR = 1.3; 95% CrI 1.1–1.5), big weight (AOR = 1.63; 95% CrI 1.62–2.02), not vaccinated for rotavirus (AOR = 1.44; 95% CrI 1.12–1.9) and for measles (AOR = 1.2; 95% CrI 1.1–1.33), poor wealth status (AOR 2.6; 95% CrI 1.7–4.06), having more than three under-five children (AOR 1.3; 95% CrI 1.1–1.61), member of health insurance (AOR 2.2; 95% CrI 1.3–3.8) and long distance from the health facility (AOR 2.7; 95% CrI 2.2–3.5) were more likely to experience diarrhea. Conclusion: The prevalence of diarrhea was significantly declined over the last sixteen years and the decline was due to difference in behavior between the surveys. Being twin, weight of child at birth, vaccinated for measles and rotavirus, number of under-five children, wealth status, distance to health facility, health insurance and child waste disposal method were significantly associated with diarrhea among under five children in Ethiopia. Therefore Ethiopian government should focus on the strengthening and scaling up of behavioral change packages of the community regarding to keeping hygiene and sanitation of the community and their environment, vaccinating their children, accessing health care services to prevent diarrheal disease.&quot;,&quot;publisher&quot;:&quot;BioMed Central Ltd&quot;,&quot;issue&quot;:&quot;1&quot;,&quot;volume&quot;:&quot;21&quot;},&quot;isTemporary&quot;:false},{&quot;id&quot;:&quot;f153d8b5-6eb4-3b91-8935-57aa43a56427&quot;,&quot;itemData&quot;:{&quot;type&quot;:&quot;article-journal&quot;,&quot;id&quot;:&quot;f153d8b5-6eb4-3b91-8935-57aa43a56427&quot;,&quot;title&quot;:&quot;Childhood Diarrhea Determinants in Sub-Saharan Africa:  A Cross Sectional Study of Tiko-Cameroon&quot;,&quot;author&quot;:[{&quot;family&quot;:&quot;Tambe&quot;,&quot;given&quot;:&quot;Ayuk Betrand&quot;,&quot;parse-names&quot;:false,&quot;dropping-particle&quot;:&quot;&quot;,&quot;non-dropping-particle&quot;:&quot;&quot;},{&quot;family&quot;:&quot;Nzefa&quot;,&quot;given&quot;:&quot;Leonie Dapi&quot;,&quot;parse-names&quot;:false,&quot;dropping-particle&quot;:&quot;&quot;,&quot;non-dropping-particle&quot;:&quot;&quot;},{&quot;family&quot;:&quot;Nicoline&quot;,&quot;given&quot;:&quot;Nchang Allo&quot;,&quot;parse-names&quot;:false,&quot;dropping-particle&quot;:&quot;&quot;,&quot;non-dropping-particle&quot;:&quot;&quot;}],&quot;container-title&quot;:&quot;Challenges 2015, Vol. 6, Pages 229-243&quot;,&quot;accessed&quot;:{&quot;date-parts&quot;:[[2023,8,17]]},&quot;DOI&quot;:&quot;10.3390/CHALLE6020229&quot;,&quot;ISSN&quot;:&quot;2078-1547&quot;,&quot;URL&quot;:&quot;https://www.mdpi.com/2078-1547/6/2/229/htm&quot;,&quot;issued&quot;:{&quot;date-parts&quot;:[[2015,9,23]]},&quot;page&quot;:&quot;229-243&quot;,&quot;abstract&quot;:&quot;Introduction: Diarrhea remains the second leading cause of death among children under five years globally. Nearly one in five child deaths, about 1.5 million each year, are due to diarrhea. It kills more young children than Acquired Immunodeficiency Syndrome (AIDS), malaria and measles combined. World Health Organization has accordingly underlined the need for epidemiological surveys of infantile diarrhea in all geographical areas. The main research objectives were to estimate the prevalence of diarrhea and identify factors associated with diarrheal diseases in Tiko city in Cameroon. Method: The present study was a cross-sectional community household survey which was conducted in Tiko town from 1st to 31st of August 2012. With the use of a questionnaire, a total of 602 households that had at least one child under five years of age were interviewed. Mothers/caregivers were questioned on the morbidity of diarrhea and the logistic regression model was employed to examine the determinants of childhood diarrhea. Both univariable and multivariable data analysis was performed using SPSS version 16.0. Results: The results of this study showed that the prevalence of diarrhea was 23.8% and children under 24 months were highly affected. We found children using the main toilet and other types of toilet facilities such as bushes, diaper, and streams  (OR: 0.194; p &lt; 0.001, 95% CI) and usage of narrow-mouth container for storage of drinking water (OR: 0.492; p &lt; 0.001, 95% CI) less likely to suffer from diarrhea.  In contrast, higher rates of diarrhea prevalence were seen in children from households with two or more siblings (OR: 1.222; p &lt; 0.001, 95% CI) and whose mothers/caregivers never had the knowledge of safe sources of drinking water (OR: 1.849; p &lt; 0.01, 95% CI). Conclusion: Childhood diarrhea is a public health problem in Tiko city. Hence, interventions aimed at reducing the prevalence should take into consideration the integration of family planning activities in the prevention of childhood diarrhea and the deployed of health personals to educate the community to adopt a hygienic behavior. Future research on the topic should be qualitative inquiry to complement the quantitative nature of this study.&quot;,&quot;publisher&quot;:&quot;Multidisciplinary Digital Publishing Institute&quot;,&quot;issue&quot;:&quot;2&quot;,&quot;volume&quot;:&quot;6&quot;,&quot;container-title-short&quot;:&quot;&quot;},&quot;isTemporary&quot;:false},{&quot;id&quot;:&quot;1c84ab28-eec6-3783-a11a-9da308d080e9&quot;,&quot;itemData&quot;:{&quot;type&quot;:&quot;article-journal&quot;,&quot;id&quot;:&quot;1c84ab28-eec6-3783-a11a-9da308d080e9&quot;,&quot;title&quot;:&quot;Prevalence and determinants of fever, ARI and diarrhea among children aged 6–59 months in Bangladesh&quot;,&quot;author&quot;:[{&quot;family&quot;:&quot;Rahman&quot;,&quot;given&quot;:&quot;Azizur&quot;,&quot;parse-names&quot;:false,&quot;dropping-particle&quot;:&quot;&quot;,&quot;non-dropping-particle&quot;:&quot;&quot;},{&quot;family&quot;:&quot;Hossain&quot;,&quot;given&quot;:&quot;Md Moyazzem&quot;,&quot;parse-names&quot;:false,&quot;dropping-particle&quot;:&quot;&quot;,&quot;non-dropping-particle&quot;:&quot;&quot;}],&quot;container-title&quot;:&quot;BMC Pediatrics&quot;,&quot;container-title-short&quot;:&quot;BMC Pediatr&quot;,&quot;accessed&quot;:{&quot;date-parts&quot;:[[2023,8,17]]},&quot;DOI&quot;:&quot;10.1186/S12887-022-03166-9/TABLES/3&quot;,&quot;ISSN&quot;:&quot;14712431&quot;,&quot;PMID&quot;:&quot;35248016&quot;,&quot;URL&quot;:&quot;https://bmcpediatr.biomedcentral.com/articles/10.1186/s12887-022-03166-9&quot;,&quot;issued&quot;:{&quot;date-parts&quot;:[[2022,12,1]]},&quot;page&quot;:&quot;1-12&quot;,&quot;abstract&quot;:&quot;Background: Although efforts have been made by the international community to improve childhood health, risk factors linked with the healthiness of preschool-age children in low and middle-income countries (LMICs) are very diverse. Therefore, this paper examines the prevalence and determinants of fever, acute respiratory infection and diarrhea of preschool children in Bangladesh. Methods: A sample of 8,421 children from the latest country representative BDHS-2017–18 survey was analyzed by utilizing both the bivariate and multivariate techniques. Results: The results revealed that about 4.7, 33.1, and 35.8% of the children aged under 5 years had suffered from diarrhea, fever and ARI respectively during the 2 weeks preceding the date of the survey. Demographic, socio-economic, and community and health characteristics likely to play an important role in suffering under-five children from diarrhea, fever, and ARI in Bangladesh. The child’s age of 13–24 months, delivery by cesarean section, unsafe drinking water, unhygienic toilet facility, low level of family wealth index and parental education, a higher number of living children in the household, rural residency and regional difference were all found to be most crucial determinants of the occurrences of fever, ARI and diarrhea. Conclusion: Interventions should focus on improving these significant demographic, socioeconomic, and community and health risk factors. A special attention is necessary to the people who live in rural areas and geospatially disadvantaged regions.&quot;,&quot;publisher&quot;:&quot;BioMed Central Ltd&quot;,&quot;issue&quot;:&quot;1&quot;,&quot;volume&quot;:&quot;22&quot;},&quot;isTemporary&quot;:false}]},{&quot;citationID&quot;:&quot;MENDELEY_CITATION_a7b36970-383f-4eab-b3c0-710155a6518c&quot;,&quot;properties&quot;:{&quot;noteIndex&quot;:0},&quot;isEdited&quot;:false,&quot;manualOverride&quot;:{&quot;isManuallyOverridden&quot;:false,&quot;citeprocText&quot;:&quot;(Guerrant et al., 2013; Iannotti et al., 2015; Negesse et al., 2021; Rahman &amp;#38; Hossain, 2022)&quot;,&quot;manualOverrideText&quot;:&quot;&quot;},&quot;citationTag&quot;:&quot;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&quot;,&quot;citationItems&quot;:[{&quot;id&quot;:&quot;f13e872a-0f0d-341d-a5f3-1577412ace2e&quot;,&quot;itemData&quot;:{&quot;type&quot;:&quot;article-journal&quot;,&quot;id&quot;:&quot;f13e872a-0f0d-341d-a5f3-1577412ace2e&quot;,&quot;title&quot;:&quot;The impoverished gut—a triple burden of diarrhoea, stunting\nand chronic disease&quot;,&quot;author&quot;:[{&quot;family&quot;:&quot;Guerrant&quot;,&quot;given&quot;:&quot;Richard L.&quot;,&quot;parse-names&quot;:false,&quot;dropping-particle&quot;:&quot;&quot;,&quot;non-dropping-particle&quot;:&quot;&quot;},{&quot;family&quot;:&quot;Deboer&quot;,&quot;given&quot;:&quot;Mark D.&quot;,&quot;parse-names&quot;:false,&quot;dropping-particle&quot;:&quot;&quot;,&quot;non-dropping-particle&quot;:&quot;&quot;},{&quot;family&quot;:&quot;Moore&quot;,&quot;given&quot;:&quot;Sean R.&quot;,&quot;parse-names&quot;:false,&quot;dropping-particle&quot;:&quot;&quot;,&quot;non-dropping-particle&quot;:&quot;&quot;},{&quot;family&quot;:&quot;Scharf&quot;,&quot;given&quot;:&quot;Rebecca J.&quot;,&quot;parse-names&quot;:false,&quot;dropping-particle&quot;:&quot;&quot;,&quot;non-dropping-particle&quot;:&quot;&quot;},{&quot;family&quot;:&quot;Lima&quot;,&quot;given&quot;:&quot;Aldo A.M.&quot;,&quot;parse-names&quot;:false,&quot;dropping-particle&quot;:&quot;&quot;,&quot;non-dropping-particle&quot;:&quot;&quot;}],&quot;container-title&quot;:&quot;Nature reviews. Gastroenterology &amp; hepatology&quot;,&quot;container-title-short&quot;:&quot;Nat Rev Gastroenterol Hepatol&quot;,&quot;accessed&quot;:{&quot;date-parts&quot;:[[2023,8,17]]},&quot;DOI&quot;:&quot;10.1038/NRGASTRO.2012.239&quot;,&quot;ISSN&quot;:&quot;17595053&quot;,&quot;PMID&quot;:&quot;23229327&quot;,&quot;URL&quot;:&quot;/pmc/articles/PMC3617052/&quot;,&quot;issued&quot;:{&quot;date-parts&quot;:[[2013]]},&quot;page&quot;:&quot;220&quot;,&quot;abstract&quot;:&quot;More than one-fifth of the world's population live in extreme poverty, where a lack of safe water and adequate sanitation enables high rates of enteric infections and diarrhoea to continue unabated. Although oral rehydration therapy has greatly reduced diarrhoea-associated mortality, enteric infections still persist, disrupting intestinal absorptive and barrier functions and resulting in up to 43% of stunted growth, affecting one-fifth of children worldwide and one-third of children in developing countries. Diarrhoea in children from impoverished areas during their first 2 years might cause, on average, an 8 cm growth shortfall and 10 IQ point decrement by the time they are 7-9 years old. A child's height at their second birthday is therefore the best predictor of cognitive development or 'human capital'. To this 'double burden' of diarrhoea and malnutrition, data now suggest that children with stunted growth and repeated gut infections are also at increased risk of developing obesity and its associated comorbidities, resulting in a 'triple burden' of the impoverished gut. Here, we Review the growing evidence for this triple burden and potential mechanisms and interventions that must be understood and applied to prevent the loss of human potential and unaffordable societal costs caused by these vicious cycles of poverty. © 2013 Macmillan Publishers Limited. All rights reserved.&quot;,&quot;publisher&quot;:&quot;NIH Public Access&quot;,&quot;issue&quot;:&quot;4&quot;,&quot;volume&quot;:&quot;10&quot;},&quot;isTemporary&quot;:false},{&quot;id&quot;:&quot;87767a89-1dd5-35b0-b556-1ec75bb2ed3d&quot;,&quot;itemData&quot;:{&quot;type&quot;:&quot;article-journal&quot;,&quot;id&quot;:&quot;87767a89-1dd5-35b0-b556-1ec75bb2ed3d&quot;,&quot;title&quot;:&quot;Diagnosis and treatment of severely malnourished children with diarrhoea&quot;,&quot;author&quot;:[{&quot;family&quot;:&quot;Iannotti&quot;,&quot;given&quot;:&quot;Lora L.&quot;,&quot;parse-names&quot;:false,&quot;dropping-particle&quot;:&quot;&quot;,&quot;non-dropping-particle&quot;:&quot;&quot;},{&quot;family&quot;:&quot;Trehan&quot;,&quot;given&quot;:&quot;Indi&quot;,&quot;parse-names&quot;:false,&quot;dropping-particle&quot;:&quot;&quot;,&quot;non-dropping-particle&quot;:&quot;&quot;},{&quot;family&quot;:&quot;Clitheroe&quot;,&quot;given&quot;:&quot;Kathryn L.&quot;,&quot;parse-names&quot;:false,&quot;dropping-particle&quot;:&quot;&quot;,&quot;non-dropping-particle&quot;:&quot;&quot;},{&quot;family&quot;:&quot;Manary&quot;,&quot;given&quot;:&quot;Mark J.&quot;,&quot;parse-names&quot;:false,&quot;dropping-particle&quot;:&quot;&quot;,&quot;non-dropping-particle&quot;:&quot;&quot;}],&quot;container-title&quot;:&quot;Journal of paediatrics and child health&quot;,&quot;container-title-short&quot;:&quot;J Paediatr Child Health&quot;,&quot;accessed&quot;:{&quot;date-parts&quot;:[[2023,8,17]]},&quot;DOI&quot;:&quot;10.1111/JPC.12711&quot;,&quot;ISSN&quot;:&quot;1440-1754&quot;,&quot;PMID&quot;:&quot;25196813&quot;,&quot;URL&quot;:&quot;https://pubmed.ncbi.nlm.nih.gov/25196813/&quot;,&quot;issued&quot;:{&quot;date-parts&quot;:[[2015,4,1]]},&quot;page&quot;:&quot;387-395&quot;,&quot;abstract&quot;:&quot;Children with severe acute malnutrition complicated by diarrhoea require special care due to their unique physiological vulnerability and increased mortality risks. A systematic literature review (1950-2013) was conducted to identify the most effective diagnostic and therapeutic measures for the community-based management of severely malnourished children with diarrhoea. No studies directly addressed this question, so the search was broadened to include inpatient care. Of the 129 studies identified, 32 were selected for full review and found to contain varying degrees of indirectness, inconsistency and bias. Evidence from diagnostic studies point to the use of both prolonged and persistent diarrhoea as morbidity markers, rapid hypoglycaemia diagnosis and the frequent aetiological role of Cryptosporidium. Therapeutic studies suggest benefits from routine antiparasitic medication and feeding regimens with ready-to-use-therapeutic foods, lactose-free diets and zinc supplementation. Existing rehydration treatment guidelines were affirmed, but the utility of glutamine and low osmolarity feeds were inconclusive.&quot;,&quot;publisher&quot;:&quot;J Paediatr Child Health&quot;,&quot;issue&quot;:&quot;4&quot;,&quot;volume&quot;:&quot;51&quot;},&quot;isTemporary&quot;:false},{&quot;id&quot;:&quot;01dc6415-7061-33bf-88a4-600a1a3da434&quot;,&quot;itemData&quot;:{&quot;type&quot;:&quot;article-journal&quot;,&quot;id&quot;:&quot;01dc6415-7061-33bf-88a4-600a1a3da434&quot;,&quot;title&quot;:&quot;Trends and determinants of diarrhea among under-five children in Ethiopia: cross-sectional study: multivariate decomposition and multilevel analysis based on Bayesian approach evidenced by EDHS 2000–2016 data&quot;,&quot;author&quot;:[{&quot;family&quot;:&quot;Negesse&quot;,&quot;given&quot;:&quot;Yilkal&quot;,&quot;parse-names&quot;:false,&quot;dropping-particle&quot;:&quot;&quot;,&quot;non-dropping-particle&quot;:&quot;&quot;},{&quot;family&quot;:&quot;Taddese&quot;,&quot;given&quot;:&quot;Asefa Adimasu&quot;,&quot;parse-names&quot;:false,&quot;dropping-particle&quot;:&quot;&quot;,&quot;non-dropping-particle&quot;:&quot;&quot;},{&quot;family&quot;:&quot;Negesse&quot;,&quot;given&quot;:&quot;Ayenew&quot;,&quot;parse-names&quot;:false,&quot;dropping-particle&quot;:&quot;&quot;,&quot;non-dropping-particle&quot;:&quot;&quot;},{&quot;family&quot;:&quot;Ayele&quot;,&quot;given&quot;:&quot;Tadesse Awoke&quot;,&quot;parse-names&quot;:false,&quot;dropping-particle&quot;:&quot;&quot;,&quot;non-dropping-particle&quot;:&quot;&quot;}],&quot;container-title&quot;:&quot;BMC Public Health&quot;,&quot;container-title-short&quot;:&quot;BMC Public Health&quot;,&quot;accessed&quot;:{&quot;date-parts&quot;:[[2023,8,17]]},&quot;DOI&quot;:&quot;10.1186/S12889-021-10191-3/TABLES/4&quot;,&quot;ISSN&quot;:&quot;14712458&quot;,&quot;PMID&quot;:&quot;33482778&quot;,&quot;URL&quot;:&quot;https://bmcpublichealth.biomedcentral.com/articles/10.1186/s12889-021-10191-3&quot;,&quot;issued&quot;:{&quot;date-parts&quot;:[[2021,12,1]]},&quot;page&quot;:&quot;1-16&quot;,&quot;abstract&quot;:&quot;Background: Despite significant progress in the reduction of under-five child deaths over the last decades in Ethiopia, still diarrhea remains the second cause of morbidity and mortality among under five children next to pneumonia. Objective: To show trends and determinants of diarrhea among under five children in Ethiopia based on the four Ethiopian Demographic and health surveys data (2000–2016). Methods: A total of 10,753 in 2000, 10,039 in 2005, 10,946 in 2011 and 10,337 in 2016 under five age children were involved in this study. Multivariate decomposition and multilevel analysis based on Bayesian approach was performed. Results: Ninety seven percent of the change in diarrhea prevalence over time was attributable to difference in behavior. Being twin (AOR = 1.3; 95% CrI 1.1–1.5), big weight (AOR = 1.63; 95% CrI 1.62–2.02), not vaccinated for rotavirus (AOR = 1.44; 95% CrI 1.12–1.9) and for measles (AOR = 1.2; 95% CrI 1.1–1.33), poor wealth status (AOR 2.6; 95% CrI 1.7–4.06), having more than three under-five children (AOR 1.3; 95% CrI 1.1–1.61), member of health insurance (AOR 2.2; 95% CrI 1.3–3.8) and long distance from the health facility (AOR 2.7; 95% CrI 2.2–3.5) were more likely to experience diarrhea. Conclusion: The prevalence of diarrhea was significantly declined over the last sixteen years and the decline was due to difference in behavior between the surveys. Being twin, weight of child at birth, vaccinated for measles and rotavirus, number of under-five children, wealth status, distance to health facility, health insurance and child waste disposal method were significantly associated with diarrhea among under five children in Ethiopia. Therefore Ethiopian government should focus on the strengthening and scaling up of behavioral change packages of the community regarding to keeping hygiene and sanitation of the community and their environment, vaccinating their children, accessing health care services to prevent diarrheal disease.&quot;,&quot;publisher&quot;:&quot;BioMed Central Ltd&quot;,&quot;issue&quot;:&quot;1&quot;,&quot;volume&quot;:&quot;21&quot;},&quot;isTemporary&quot;:false},{&quot;id&quot;:&quot;1c84ab28-eec6-3783-a11a-9da308d080e9&quot;,&quot;itemData&quot;:{&quot;type&quot;:&quot;article-journal&quot;,&quot;id&quot;:&quot;1c84ab28-eec6-3783-a11a-9da308d080e9&quot;,&quot;title&quot;:&quot;Prevalence and determinants of fever, ARI and diarrhea among children aged 6–59 months in Bangladesh&quot;,&quot;author&quot;:[{&quot;family&quot;:&quot;Rahman&quot;,&quot;given&quot;:&quot;Azizur&quot;,&quot;parse-names&quot;:false,&quot;dropping-particle&quot;:&quot;&quot;,&quot;non-dropping-particle&quot;:&quot;&quot;},{&quot;family&quot;:&quot;Hossain&quot;,&quot;given&quot;:&quot;Md Moyazzem&quot;,&quot;parse-names&quot;:false,&quot;dropping-particle&quot;:&quot;&quot;,&quot;non-dropping-particle&quot;:&quot;&quot;}],&quot;container-title&quot;:&quot;BMC Pediatrics&quot;,&quot;container-title-short&quot;:&quot;BMC Pediatr&quot;,&quot;accessed&quot;:{&quot;date-parts&quot;:[[2023,8,17]]},&quot;DOI&quot;:&quot;10.1186/S12887-022-03166-9/TABLES/3&quot;,&quot;ISSN&quot;:&quot;14712431&quot;,&quot;PMID&quot;:&quot;35248016&quot;,&quot;URL&quot;:&quot;https://bmcpediatr.biomedcentral.com/articles/10.1186/s12887-022-03166-9&quot;,&quot;issued&quot;:{&quot;date-parts&quot;:[[2022,12,1]]},&quot;page&quot;:&quot;1-12&quot;,&quot;abstract&quot;:&quot;Background: Although efforts have been made by the international community to improve childhood health, risk factors linked with the healthiness of preschool-age children in low and middle-income countries (LMICs) are very diverse. Therefore, this paper examines the prevalence and determinants of fever, acute respiratory infection and diarrhea of preschool children in Bangladesh. Methods: A sample of 8,421 children from the latest country representative BDHS-2017–18 survey was analyzed by utilizing both the bivariate and multivariate techniques. Results: The results revealed that about 4.7, 33.1, and 35.8% of the children aged under 5 years had suffered from diarrhea, fever and ARI respectively during the 2 weeks preceding the date of the survey. Demographic, socio-economic, and community and health characteristics likely to play an important role in suffering under-five children from diarrhea, fever, and ARI in Bangladesh. The child’s age of 13–24 months, delivery by cesarean section, unsafe drinking water, unhygienic toilet facility, low level of family wealth index and parental education, a higher number of living children in the household, rural residency and regional difference were all found to be most crucial determinants of the occurrences of fever, ARI and diarrhea. Conclusion: Interventions should focus on improving these significant demographic, socioeconomic, and community and health risk factors. A special attention is necessary to the people who live in rural areas and geospatially disadvantaged regions.&quot;,&quot;publisher&quot;:&quot;BioMed Central Ltd&quot;,&quot;issue&quot;:&quot;1&quot;,&quot;volume&quot;:&quot;22&quot;},&quot;isTemporary&quot;:false}]},{&quot;citationID&quot;:&quot;MENDELEY_CITATION_b36606c7-ae5d-4368-bc43-a0c9019aefca&quot;,&quot;properties&quot;:{&quot;noteIndex&quot;:0},&quot;isEdited&quot;:false,&quot;manualOverride&quot;:{&quot;isManuallyOverridden&quot;:false,&quot;citeprocText&quot;:&quot;(Bawankule et al., 2017)&quot;,&quot;manualOverrideText&quot;:&quot;&quot;},&quot;citationTag&quot;:&quot;MENDELEY_CITATION_v3_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&quot;,&quot;citationItems&quot;:[{&quot;id&quot;:&quot;fe031b2b-909d-3cd4-ab1f-4bcb9f5f6a1a&quot;,&quot;itemData&quot;:{&quot;type&quot;:&quot;article-journal&quot;,&quot;id&quot;:&quot;fe031b2b-909d-3cd4-ab1f-4bcb9f5f6a1a&quot;,&quot;title&quot;:&quot;Disposal of children’s stools and its association with childhood diarrhea in India&quot;,&quot;author&quot;:[{&quot;family&quot;:&quot;Bawankule&quot;,&quot;given&quot;:&quot;Rahul&quot;,&quot;parse-names&quot;:false,&quot;dropping-particle&quot;:&quot;&quot;,&quot;non-dropping-particle&quot;:&quot;&quot;},{&quot;family&quot;:&quot;Singh&quot;,&quot;given&quot;:&quot;Abhishek&quot;,&quot;parse-names&quot;:false,&quot;dropping-particle&quot;:&quot;&quot;,&quot;non-dropping-particle&quot;:&quot;&quot;},{&quot;family&quot;:&quot;Kumar&quot;,&quot;given&quot;:&quot;Kaushalendra&quot;,&quot;parse-names&quot;:false,&quot;dropping-particle&quot;:&quot;&quot;,&quot;non-dropping-particle&quot;:&quot;&quot;},{&quot;family&quot;:&quot;Pedgaonkar&quot;,&quot;given&quot;:&quot;Sarang&quot;,&quot;parse-names&quot;:false,&quot;dropping-particle&quot;:&quot;&quot;,&quot;non-dropping-particle&quot;:&quot;&quot;}],&quot;container-title&quot;:&quot;BMC Public Health&quot;,&quot;container-title-short&quot;:&quot;BMC Public Health&quot;,&quot;accessed&quot;:{&quot;date-parts&quot;:[[2023,8,17]]},&quot;DOI&quot;:&quot;10.1186/S12889-016-3948-2/TABLES/4&quot;,&quot;ISSN&quot;:&quot;14712458&quot;,&quot;PMID&quot;:&quot;28056888&quot;,&quot;URL&quot;:&quot;https://bmcpublichealth.biomedcentral.com/articles/10.1186/s12889-016-3948-2&quot;,&quot;issued&quot;:{&quot;date-parts&quot;:[[2017,1,5]]},&quot;page&quot;:&quot;1-9&quot;,&quot;abstract&quot;:&quot;Background: Children’s stool disposal is often overlooked in sanitation programs of any country. Unsafe disposal of children’s stool makes children susceptible to many diseases that transmit through faecal-oral route. Therefore, the study aims to examine the magnitude of unsafe disposal of children’s stools in India, the factors associated with it and finally its association with childhood diarrhea. Methods: Data from the third round of the National Family Health Survey (NFHS-3) conducted in 2005-06 is used to carry out the analysis. The binary logistic regression model is used to examine the factors associated with unsafe disposal of children’s stool. Binary logistic regression is also used to examine the association between unsafe disposal of children’s stool and childhood diarrhea. Result: Overall, stools of 79% of children in India were disposed of unsafely. The urban-rural gap in the unsafe disposal of children’s stool was wide. Mother’s illiteracy and lack of exposure to media, the age of the child, religion and caste/tribe of the household head, wealth index, access to toilet facility and urban-rural residence were statistically associated with unsafe disposal of stool. The odds of diarrhea in children whose stools were disposed of unsafely was estimated to be 11% higher (95% CI: 1.01-1.21) than that of children whose stools were disposed of safely. An increase in the unsafe disposal of children’s stool in the community also increased the risk of diarrhea in children. Conclusion: We found significant statistical association between children’s stool disposal and diarrhea. Therefore, gains in reduction of childhood diarrhea can be achieved in India through the complete elimination of unsafe disposal of children’s stools. The sanitation programmes currently being run in India must also focus on safe disposal of children’s stool.&quot;,&quot;publisher&quot;:&quot;BioMed Central&quot;,&quot;issue&quot;:&quot;1&quot;,&quot;volume&quot;:&quot;17&quot;},&quot;isTemporary&quot;:false}]},{&quot;citationID&quot;:&quot;MENDELEY_CITATION_33a7d9b9-930a-4aba-8ad9-3ca35618bcb8&quot;,&quot;properties&quot;:{&quot;noteIndex&quot;:0},&quot;isEdited&quot;:false,&quot;manualOverride&quot;:{&quot;isManuallyOverridden&quot;:false,&quot;citeprocText&quot;:&quot;(Fobil et al., 2011; Mengistie et al., 2013; Michael Geruso et al., 2018; Sinmegn Mihrete et al., 2014)&quot;,&quot;manualOverrideText&quot;:&quot;&quot;},&quot;citationTag&quot;:&quot;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&quot;,&quot;citationItems&quot;:[{&quot;id&quot;:&quot;558bee51-9cfa-374b-8bd6-3ea7a3f1478a&quot;,&quot;itemData&quot;:{&quot;type&quot;:&quot;article-journal&quot;,&quot;id&quot;:&quot;558bee51-9cfa-374b-8bd6-3ea7a3f1478a&quot;,&quot;title&quot;:&quot;Neighborhood urban environmental quality conditions are likely to drive malaria and diarrhea mortality in accra, Ghana&quot;,&quot;author&quot;:[{&quot;family&quot;:&quot;Fobil&quot;,&quot;given&quot;:&quot;Julius N.&quot;,&quot;parse-names&quot;:false,&quot;dropping-particle&quot;:&quot;&quot;,&quot;non-dropping-particle&quot;:&quot;&quot;},{&quot;family&quot;:&quot;Kraemer&quot;,&quot;given&quot;:&quot;Alexander&quot;,&quot;parse-names&quot;:false,&quot;dropping-particle&quot;:&quot;&quot;,&quot;non-dropping-particle&quot;:&quot;&quot;},{&quot;family&quot;:&quot;Meyer&quot;,&quot;given&quot;:&quot;Christian G.&quot;,&quot;parse-names&quot;:false,&quot;dropping-particle&quot;:&quot;&quot;,&quot;non-dropping-particle&quot;:&quot;&quot;},{&quot;family&quot;:&quot;May&quot;,&quot;given&quot;:&quot;Juergen&quot;,&quot;parse-names&quot;:false,&quot;dropping-particle&quot;:&quot;&quot;,&quot;non-dropping-particle&quot;:&quot;&quot;}],&quot;container-title&quot;:&quot;Journal of Environmental and Public Health&quot;,&quot;container-title-short&quot;:&quot;J Environ Public Health&quot;,&quot;accessed&quot;:{&quot;date-parts&quot;:[[2023,8,17]]},&quot;DOI&quot;:&quot;10.1155/2011/484010&quot;,&quot;ISSN&quot;:&quot;16879813&quot;,&quot;PMID&quot;:&quot;21776438&quot;,&quot;issued&quot;:{&quot;date-parts&quot;:[[2011]]},&quot;abstract&quot;:&quot;Background. Urbanization is a process which alters the structure and function of urban environments. The alteration in the quality of urban environmental conditions has significant implications for health. This applies both to the ecology of insect vectors that may transmit diseases and the burden of disease. Study Objectives. To investigate the relationship between malaria and infectious diarrhea mortality and spatially varied neighborhood environmental quality conditions in a low-income economy. Design. A one time point spatial analysis of cluster-level environmental conditions and mortality data using principal component analysis (PCA), one-way analysis of variance (ANOVA) and generalized linear models (GLMs). Methods. Environmental variables were extracted from the Ghana Census 2000 database while mortality data were obtained from the Ghana Births and Deaths Registry in Accra over the period 1998-2002. Results. Whereas there was a strong evidence of a difference in relative mortality of malaria across urban environmental zones of differing neighborhood environmental conditions, no such evidence of mortality differentials was observed for diarrhea. In addition, whereas bivariate analyses showed a weak to strong evidence of association between the environmental variables and malaria mortality, no evidence of association was found between diarrhea mortality and environmental variables. Conclusion. We conclude that environmental management initiatives intended for infectious disease control might substantially reduce the risk of urban malaria mortality and to a less extent that for urban diarrhea mortality in rapidly urbanizing areas in a low-income setting. Copyright © 2011 Julius N. Fobil et al.&quot;,&quot;publisher&quot;:&quot;Hindawi Publishing Corporation&quot;,&quot;volume&quot;:&quot;2011&quot;},&quot;isTemporary&quot;:false},{&quot;id&quot;:&quot;c193edf5-5d54-3ce5-941d-ff8eff72d93f&quot;,&quot;itemData&quot;:{&quot;type&quot;:&quot;article-journal&quot;,&quot;id&quot;:&quot;c193edf5-5d54-3ce5-941d-ff8eff72d93f&quot;,&quot;title&quot;:&quot;Neighborhood Sanitation and Infant Mortality&quot;,&quot;author&quot;:[{&quot;family&quot;:&quot;Michael Geruso&quot;,&quot;given&quot;:&quot;By&quot;,&quot;parse-names&quot;:false,&quot;dropping-particle&quot;:&quot;&quot;,&quot;non-dropping-particle&quot;:&quot;&quot;},{&quot;family&quot;:&quot;Spears&quot;,&quot;given&quot;:&quot;Dean&quot;,&quot;parse-names&quot;:false,&quot;dropping-particle&quot;:&quot;&quot;,&quot;non-dropping-particle&quot;:&quot;&quot;},{&quot;family&quot;:&quot;Cabral&quot;,&quot;given&quot;:&quot;Marika&quot;,&quot;parse-names&quot;:false,&quot;dropping-particle&quot;:&quot;&quot;,&quot;non-dropping-particle&quot;:&quot;&quot;},{&quot;family&quot;:&quot;Case&quot;,&quot;given&quot;:&quot;Anne&quot;,&quot;parse-names&quot;:false,&quot;dropping-particle&quot;:&quot;&quot;,&quot;non-dropping-particle&quot;:&quot;&quot;},{&quot;family&quot;:&quot;Coffey&quot;,&quot;given&quot;:&quot;Diane&quot;,&quot;parse-names&quot;:false,&quot;dropping-particle&quot;:&quot;&quot;,&quot;non-dropping-particle&quot;:&quot;&quot;},{&quot;family&quot;:&quot;Deaton&quot;,&quot;given&quot;:&quot;Angus&quot;,&quot;parse-names&quot;:false,&quot;dropping-particle&quot;:&quot;&quot;,&quot;non-dropping-particle&quot;:&quot;&quot;},{&quot;family&quot;:&quot;Guillot&quot;,&quot;given&quot;:&quot;Michel&quot;,&quot;parse-names&quot;:false,&quot;dropping-particle&quot;:&quot;&quot;,&quot;non-dropping-particle&quot;:&quot;&quot;},{&quot;family&quot;:&quot;Jensen&quot;,&quot;given&quot;:&quot;Robert&quot;,&quot;parse-names&quot;:false,&quot;dropping-particle&quot;:&quot;&quot;,&quot;non-dropping-particle&quot;:&quot;&quot;},{&quot;family&quot;:&quot;Linden&quot;,&quot;given&quot;:&quot;Leigh&quot;,&quot;parse-names&quot;:false,&quot;dropping-particle&quot;:&quot;&quot;,&quot;non-dropping-particle&quot;:&quot;&quot;},{&quot;family&quot;:&quot;Trejo&quot;,&quot;given&quot;:&quot;Steve&quot;,&quot;parse-names&quot;:false,&quot;dropping-particle&quot;:&quot;&quot;,&quot;non-dropping-particle&quot;:&quot;&quot;}],&quot;container-title&quot;:&quot;American Economic Journal: Applied Economics&quot;,&quot;container-title-short&quot;:&quot;Am Econ J Appl Econ&quot;,&quot;accessed&quot;:{&quot;date-parts&quot;:[[2023,8,17]]},&quot;DOI&quot;:&quot;10.1257/APP.20150431&quot;,&quot;ISSN&quot;:&quot;1945-7782&quot;,&quot;URL&quot;:&quot;https://doi.org/10.1257/app.20150431&quot;,&quot;issued&quot;:{&quot;date-parts&quot;:[[2018,4,1]]},&quot;page&quot;:&quot;125-62&quot;,&quot;abstract&quot;:&quot;In this paper, we shed new light on a long-standing puzzle: in India, Muslim children are substantially more likely than Hindu children to survive to their first birthday, even though Indian Muslims have lower wealth, consumption, educational attainment, and access to state services. Contrary to the prior literature, we show that the observed mortality advantage accrues not to Muslim households themselves but rather to their neighbors, who are also likely to be Muslim. Investigating mechanisms, we provide a collage of evidence suggesting externalities due to poor sanitation are a channel linking the religious composition of neighborhoods to infant mortality.&quot;,&quot;publisher&quot;:&quot;American Economic Association&quot;,&quot;issue&quot;:&quot;2&quot;,&quot;volume&quot;:&quot;10&quot;},&quot;isTemporary&quot;:false},{&quot;id&quot;:&quot;a6ba3011-9125-35c4-aaa9-6d9ba9f46152&quot;,&quot;itemData&quot;:{&quot;type&quot;:&quot;article-journal&quot;,&quot;id&quot;:&quot;a6ba3011-9125-35c4-aaa9-6d9ba9f46152&quot;,&quot;title&quot;:&quot;Prevalence of diarrhea and associated risk factors among children under-five years of age in Eastern Ethiopia: A cross-sectional study&quot;,&quot;author&quot;:[{&quot;family&quot;:&quot;Mengistie&quot;,&quot;given&quot;:&quot;Bezatu&quot;,&quot;parse-names&quot;:false,&quot;dropping-particle&quot;:&quot;&quot;,&quot;non-dropping-particle&quot;:&quot;&quot;},{&quot;family&quot;:&quot;Berhane&quot;,&quot;given&quot;:&quot;Yemane&quot;,&quot;parse-names&quot;:false,&quot;dropping-particle&quot;:&quot;&quot;,&quot;non-dropping-particle&quot;:&quot;&quot;},{&quot;family&quot;:&quot;Worku&quot;,&quot;given&quot;:&quot;Alemayehu&quot;,&quot;parse-names&quot;:false,&quot;dropping-particle&quot;:&quot;&quot;,&quot;non-dropping-particle&quot;:&quot;&quot;},{&quot;family&quot;:&quot;Mengistie&quot;,&quot;given&quot;:&quot;Bezatu&quot;,&quot;parse-names&quot;:false,&quot;dropping-particle&quot;:&quot;&quot;,&quot;non-dropping-particle&quot;:&quot;&quot;},{&quot;family&quot;:&quot;Berhane&quot;,&quot;given&quot;:&quot;Yemane&quot;,&quot;parse-names&quot;:false,&quot;dropping-particle&quot;:&quot;&quot;,&quot;non-dropping-particle&quot;:&quot;&quot;},{&quot;family&quot;:&quot;Worku&quot;,&quot;given&quot;:&quot;Alemayehu&quot;,&quot;parse-names&quot;:false,&quot;dropping-particle&quot;:&quot;&quot;,&quot;non-dropping-particle&quot;:&quot;&quot;}],&quot;container-title&quot;:&quot;Open Journal of Preventive Medicine&quot;,&quot;container-title-short&quot;:&quot;Open J Prev Med&quot;,&quot;accessed&quot;:{&quot;date-parts&quot;:[[2023,8,17]]},&quot;DOI&quot;:&quot;10.4236/OJPM.2013.37060&quot;,&quot;ISSN&quot;:&quot;2162-2477&quot;,&quot;URL&quot;:&quot;http://www.scirp.org/Html/38203.html&quot;,&quot;issued&quot;:{&quot;date-parts&quot;:[[2013,10,18]]},&quot;page&quot;:&quot;446-453&quot;,&quot;abstract&quot;:&quot;Diarrhea remains a major cause of mortality in children under 5 years of age in Sub-Saharan countries in Africa. Risk factors for diarrhea vary by context and have important implications for developing appropriate strategies to reduce the burden of the disease. The objective of this study was to assess the prevalence of diarrhea and associated risk factors among children un-der 5 years of age in Kersa district, located in Eastern Ethiopia. A community-based cross-sectional study was conducted among 1456 randomly selected households with at least one child under 5 years of age. A questionnaire and an observational check list were used for col-lecting information on socio-economic charac-teristics, environmental hygiene and behavioral practices, and occurrence of diarrhea among children under 5 years of age. Logistic regres-sion was used to calculate the adjusted odds ratio of 95% confidence interval. The two-week prevalence of diarrhea among children under 5 years of age was 22.5% (95% CI: 20.3-24.6). Improper refuse disposal practices (OR = 2.22, 95% CI: 1.20-4.03), lack of hand washing facilities (OR = 1.92, 95%CI: 1.29-2.86), living in rural area (OR = 1.81, 95% CI: 1.12-3.31), the presence of two or more siblings in a household (OR = 1.74, 95% CI: 1.33-2.28), and age of the child (OR= 2.25, 95% CI; 1.5-3.36) were the major risk factors for diarrhea. This study demonstrated that diarrhea morbidity was relatively high among children under 5 years of age residing in Eastern Ethiopia. Efforts to reduce childhood diarrhea should focus on improving household sanitation, personal hygiene, and child birth spacing.&quot;,&quot;publisher&quot;:&quot;Scientific Research Publishing&quot;,&quot;issue&quot;:&quot;7&quot;,&quot;volume&quot;:&quot;3&quot;},&quot;isTemporary&quot;:false},{&quot;id&quot;:&quot;f4b6f57b-dfee-3d46-ac8d-2caf4de0041a&quot;,&quot;itemData&quot;:{&quot;type&quot;:&quot;article-journal&quot;,&quot;id&quot;:&quot;f4b6f57b-dfee-3d46-ac8d-2caf4de0041a&quot;,&quot;title&quot;:&quot;Determinants of childhood diarrhea among underfive children in Benishangul Gumuz Regional State, North West Ethiopia&quot;,&quot;author&quot;:[{&quot;family&quot;:&quot;Sinmegn Mihrete&quot;,&quot;given&quot;:&quot;Thomas&quot;,&quot;parse-names&quot;:false,&quot;dropping-particle&quot;:&quot;&quot;,&quot;non-dropping-particle&quot;:&quot;&quot;},{&quot;family&quot;:&quot;Asres Alemie&quot;,&quot;given&quot;:&quot;Getahun&quot;,&quot;parse-names&quot;:false,&quot;dropping-particle&quot;:&quot;&quot;,&quot;non-dropping-particle&quot;:&quot;&quot;},{&quot;family&quot;:&quot;Shimeka Teferra&quot;,&quot;given&quot;:&quot;Alemayehu&quot;,&quot;parse-names&quot;:false,&quot;dropping-particle&quot;:&quot;&quot;,&quot;non-dropping-particle&quot;:&quot;&quot;}],&quot;container-title&quot;:&quot;BMC Pediatrics&quot;,&quot;container-title-short&quot;:&quot;BMC Pediatr&quot;,&quot;accessed&quot;:{&quot;date-parts&quot;:[[2023,8,17]]},&quot;DOI&quot;:&quot;10.1186/1471-2431-14-102/TABLES/5&quot;,&quot;ISSN&quot;:&quot;14712431&quot;,&quot;PMID&quot;:&quot;24731601&quot;,&quot;URL&quot;:&quot;https://bmcpediatr.biomedcentral.com/articles/10.1186/1471-2431-14-102&quot;,&quot;issued&quot;:{&quot;date-parts&quot;:[[2014,4,14]]},&quot;page&quot;:&quot;1-9&quot;,&quot;abstract&quot;:&quot;Background: Diarrhea is second only to pneumonia as the cause of child mortality worldwide. Developing countries particularly in Sub Saharan Africa including Ethiopia have a high burden of this disease. Studies showed that different factors were associated with the occurrence of childhood diarrhea. Therefore, this study was aimed to identify determinant factors of diarrhea in underfive children in Benishangul Gumuz Regional State, western Ethiopia.Method: Demographic and Health Survey (DHS) data of 2011 was used for this study. The data was extracted from the National DHS data using data extraction tools. A total of 925 under five children were selected. The logistic regression model was employed to examine the determinants of childhood diarrhoea. Both bivariate and multivariate data analysis was performed using SPSS version 16.0.Result: The results of this study indicated that low level of maternal education [AOR = 1.81, 95% CI (1.12,2.76)], absence of toilet facility [AOR = 3.5, 95% CI (2.4, 5.2)], improper child stool disposal methods [AOR = 2.05, 95%CI (1.36, 3.10)], having more than two under five children [AOR = 1.73, 95% CI (1.03, 2.93)], higher birth order [AOR = 6.1, 95% CI (3.1,12.2)] and the age of children [AOR = 1.9, 95% CI (1.2, 3.6)] were found to be the risk factors for childhood diarrhea after adjusting for other variables. When toilet facility was stratified by maternal education, it showed that children of mothers who had no education were the most vulnerable in the absence of toilet facilities [OR = 9.16, 95% CI (5.79, 14.48)].Conclusion: Under poor environmental conditions, mothers with primary education and above protected their children against diarrhea better than mothers with no education. Thus, implementing effective educational programs that emphasize environmental health and sanitation practices and encouraging female school enrolment would reduce childhood diarrheal morbidity in the region. © 2014 Sinmegn Mihrete et al.; licensee BioMed Central Ltd.&quot;,&quot;publisher&quot;:&quot;BioMed Central Ltd.&quot;,&quot;issue&quot;:&quot;1&quot;,&quot;volume&quot;:&quot;14&quot;},&quot;isTemporary&quot;:false}]},{&quot;citationID&quot;:&quot;MENDELEY_CITATION_ee08aba4-606f-4aaa-955d-28392a2042ed&quot;,&quot;properties&quot;:{&quot;noteIndex&quot;:0},&quot;isEdited&quot;:false,&quot;manualOverride&quot;:{&quot;isManuallyOverridden&quot;:false,&quot;citeprocText&quot;:&quot;(Just et al., 2018)&quot;,&quot;manualOverrideText&quot;:&quot;&quot;},&quot;citationTag&quot;:&quot;MENDELEY_CITATION_v3_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&quot;,&quot;citationItems&quot;:[{&quot;id&quot;:&quot;12c8775b-baf6-3dbb-986b-bdbf14a0fbb2&quot;,&quot;itemData&quot;:{&quot;type&quot;:&quot;article-journal&quot;,&quot;id&quot;:&quot;12c8775b-baf6-3dbb-986b-bdbf14a0fbb2&quot;,&quot;title&quot;:&quot;The impact of shared sanitation facilities on diarrheal diseases with and without an environmental reservoir: a modeling study&quot;,&quot;author&quot;:[{&quot;family&quot;:&quot;Just&quot;,&quot;given&quot;:&quot;Matthew R.&quot;,&quot;parse-names&quot;:false,&quot;dropping-particle&quot;:&quot;&quot;,&quot;non-dropping-particle&quot;:&quot;&quot;},{&quot;family&quot;:&quot;Carden&quot;,&quot;given&quot;:&quot;Stephen W.&quot;,&quot;parse-names&quot;:false,&quot;dropping-particle&quot;:&quot;&quot;,&quot;non-dropping-particle&quot;:&quot;&quot;},{&quot;family&quot;:&quot;Li&quot;,&quot;given&quot;:&quot;Sheng&quot;,&quot;parse-names&quot;:false,&quot;dropping-particle&quot;:&quot;&quot;,&quot;non-dropping-particle&quot;:&quot;&quot;},{&quot;family&quot;:&quot;Baker&quot;,&quot;given&quot;:&quot;Kelly K.&quot;,&quot;parse-names&quot;:false,&quot;dropping-particle&quot;:&quot;&quot;,&quot;non-dropping-particle&quot;:&quot;&quot;},{&quot;family&quot;:&quot;Gambhir&quot;,&quot;given&quot;:&quot;Manoj&quot;,&quot;parse-names&quot;:false,&quot;dropping-particle&quot;:&quot;&quot;,&quot;non-dropping-particle&quot;:&quot;&quot;},{&quot;family&quot;:&quot;Fung&quot;,&quot;given&quot;:&quot;Isaac Chun Hai&quot;,&quot;parse-names&quot;:false,&quot;dropping-particle&quot;:&quot;&quot;,&quot;non-dropping-particle&quot;:&quot;&quot;}],&quot;container-title&quot;:&quot;Pathogens and Global Health&quot;,&quot;container-title-short&quot;:&quot;Pathog Glob Health&quot;,&quot;accessed&quot;:{&quot;date-parts&quot;:[[2023,8,17]]},&quot;DOI&quot;:&quot;10.1080/20477724.2018.1478927&quot;,&quot;ISSN&quot;:&quot;20477732&quot;,&quot;PMID&quot;:&quot;29874978&quot;,&quot;URL&quot;:&quot;/pmc/articles/PMC6147076/&quot;,&quot;issued&quot;:{&quot;date-parts&quot;:[[2018,5,19]]},&quot;page&quot;:&quot;195&quot;,&quot;abstract&quot;:&quot;Epidemiological studies have identified an increased risk of diarrheal diseases associated with using shared sanitation facilities. We hypothesized that this might be related to differences in transmission routes of pathogens. We proposed a mathematical model of two fictitious pathogens, one transmitted with an environmental reservoir and one without. We assumed that individuals susceptible to one pathogen are not susceptible to the other, and therefore, decoupled the two models. We initialized the model with 99% individuals being susceptible. We sampled the parameter space using Latin Hypercube Sampling. We simulated 10,000 parameter sets. We varied the effective shared sanitation coverage (the product of latrine coverage and users’ compliance). Our results show that, in our hypothetical scenario, across all levels of effective coverage of shared sanitation, the median final cumulative incidence of diarrheal disease was higher than that of zero coverage. Our simulation findings suggest that increasing effective coverage of shared sanitation may have limited benefits against diarrhea-causing pathogens with an environmental reservoir and may lack benefit against diarrhea-causing pathogens without an environmental reservoir given increased human contacts if latrines are poorly maintained.&quot;,&quot;publisher&quot;:&quot;Taylor &amp; Francis&quot;,&quot;issue&quot;:&quot;4&quot;,&quot;volume&quot;:&quot;112&quot;},&quot;isTemporary&quot;:false}]},{&quot;citationID&quot;:&quot;MENDELEY_CITATION_58fe5689-8253-48a3-926a-91a4e0736c54&quot;,&quot;properties&quot;:{&quot;noteIndex&quot;:0},&quot;isEdited&quot;:false,&quot;manualOverride&quot;:{&quot;isManuallyOverridden&quot;:true,&quot;citeprocText&quot;:&quot;(Just et al., 2018)&quot;,&quot;manualOverrideText&quot;:&quot;&quot;},&quot;citationTag&quot;:&quot;MENDELEY_CITATION_v3_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&quot;,&quot;citationItems&quot;:[{&quot;id&quot;:&quot;12c8775b-baf6-3dbb-986b-bdbf14a0fbb2&quot;,&quot;itemData&quot;:{&quot;type&quot;:&quot;article-journal&quot;,&quot;id&quot;:&quot;12c8775b-baf6-3dbb-986b-bdbf14a0fbb2&quot;,&quot;title&quot;:&quot;The impact of shared sanitation facilities on diarrheal diseases with and without an environmental reservoir: a modeling study&quot;,&quot;author&quot;:[{&quot;family&quot;:&quot;Just&quot;,&quot;given&quot;:&quot;Matthew R.&quot;,&quot;parse-names&quot;:false,&quot;dropping-particle&quot;:&quot;&quot;,&quot;non-dropping-particle&quot;:&quot;&quot;},{&quot;family&quot;:&quot;Carden&quot;,&quot;given&quot;:&quot;Stephen W.&quot;,&quot;parse-names&quot;:false,&quot;dropping-particle&quot;:&quot;&quot;,&quot;non-dropping-particle&quot;:&quot;&quot;},{&quot;family&quot;:&quot;Li&quot;,&quot;given&quot;:&quot;Sheng&quot;,&quot;parse-names&quot;:false,&quot;dropping-particle&quot;:&quot;&quot;,&quot;non-dropping-particle&quot;:&quot;&quot;},{&quot;family&quot;:&quot;Baker&quot;,&quot;given&quot;:&quot;Kelly K.&quot;,&quot;parse-names&quot;:false,&quot;dropping-particle&quot;:&quot;&quot;,&quot;non-dropping-particle&quot;:&quot;&quot;},{&quot;family&quot;:&quot;Gambhir&quot;,&quot;given&quot;:&quot;Manoj&quot;,&quot;parse-names&quot;:false,&quot;dropping-particle&quot;:&quot;&quot;,&quot;non-dropping-particle&quot;:&quot;&quot;},{&quot;family&quot;:&quot;Fung&quot;,&quot;given&quot;:&quot;Isaac Chun Hai&quot;,&quot;parse-names&quot;:false,&quot;dropping-particle&quot;:&quot;&quot;,&quot;non-dropping-particle&quot;:&quot;&quot;}],&quot;container-title&quot;:&quot;Pathogens and Global Health&quot;,&quot;container-title-short&quot;:&quot;Pathog Glob Health&quot;,&quot;accessed&quot;:{&quot;date-parts&quot;:[[2023,8,17]]},&quot;DOI&quot;:&quot;10.1080/20477724.2018.1478927&quot;,&quot;ISSN&quot;:&quot;20477732&quot;,&quot;PMID&quot;:&quot;29874978&quot;,&quot;URL&quot;:&quot;/pmc/articles/PMC6147076/&quot;,&quot;issued&quot;:{&quot;date-parts&quot;:[[2018,5,19]]},&quot;page&quot;:&quot;195&quot;,&quot;abstract&quot;:&quot;Epidemiological studies have identified an increased risk of diarrheal diseases associated with using shared sanitation facilities. We hypothesized that this might be related to differences in transmission routes of pathogens. We proposed a mathematical model of two fictitious pathogens, one transmitted with an environmental reservoir and one without. We assumed that individuals susceptible to one pathogen are not susceptible to the other, and therefore, decoupled the two models. We initialized the model with 99% individuals being susceptible. We sampled the parameter space using Latin Hypercube Sampling. We simulated 10,000 parameter sets. We varied the effective shared sanitation coverage (the product of latrine coverage and users’ compliance). Our results show that, in our hypothetical scenario, across all levels of effective coverage of shared sanitation, the median final cumulative incidence of diarrheal disease was higher than that of zero coverage. Our simulation findings suggest that increasing effective coverage of shared sanitation may have limited benefits against diarrhea-causing pathogens with an environmental reservoir and may lack benefit against diarrhea-causing pathogens without an environmental reservoir given increased human contacts if latrines are poorly maintained.&quot;,&quot;publisher&quot;:&quot;Taylor &amp; Francis&quot;,&quot;issue&quot;:&quot;4&quot;,&quot;volume&quot;:&quot;112&quot;},&quot;isTemporary&quot;:false}]},{&quot;citationID&quot;:&quot;MENDELEY_CITATION_68e39e8f-af15-4684-be39-3d83c87fab9c&quot;,&quot;properties&quot;:{&quot;noteIndex&quot;:0},&quot;isEdited&quot;:false,&quot;manualOverride&quot;:{&quot;isManuallyOverridden&quot;:false,&quot;citeprocText&quot;:&quot;(Ramlal et al., 2019)&quot;,&quot;manualOverrideText&quot;:&quot;&quot;},&quot;citationTag&quot;:&quot;MENDELEY_CITATION_v3_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&quot;,&quot;citationItems&quot;:[{&quot;id&quot;:&quot;77e789b0-139b-36a2-b045-eff90ba10ea1&quot;,&quot;itemData&quot;:{&quot;type&quot;:&quot;article-journal&quot;,&quot;id&quot;:&quot;77e789b0-139b-36a2-b045-eff90ba10ea1&quot;,&quot;title&quot;:&quot;Relationships between shared sanitation facilities and diarrhoeal and soil-transmitted helminth infections: an analytical review&quot;,&quot;author&quot;:[{&quot;family&quot;:&quot;Ramlal&quot;,&quot;given&quot;:&quot;P. S.&quot;,&quot;parse-names&quot;:false,&quot;dropping-particle&quot;:&quot;&quot;,&quot;non-dropping-particle&quot;:&quot;&quot;},{&quot;family&quot;:&quot;Stenström&quot;,&quot;given&quot;:&quot;T. A.&quot;,&quot;parse-names&quot;:false,&quot;dropping-particle&quot;:&quot;&quot;,&quot;non-dropping-particle&quot;:&quot;&quot;},{&quot;family&quot;:&quot;Munien&quot;,&quot;given&quot;:&quot;S.&quot;,&quot;parse-names&quot;:false,&quot;dropping-particle&quot;:&quot;&quot;,&quot;non-dropping-particle&quot;:&quot;&quot;},{&quot;family&quot;:&quot;Amoah&quot;,&quot;given&quot;:&quot;I. D.&quot;,&quot;parse-names&quot;:false,&quot;dropping-particle&quot;:&quot;&quot;,&quot;non-dropping-particle&quot;:&quot;&quot;},{&quot;family&quot;:&quot;Buckley&quot;,&quot;given&quot;:&quot;C. A.&quot;,&quot;parse-names&quot;:false,&quot;dropping-particle&quot;:&quot;&quot;,&quot;non-dropping-particle&quot;:&quot;&quot;},{&quot;family&quot;:&quot;Sershen&quot;,&quot;given&quot;:&quot;&quot;,&quot;parse-names&quot;:false,&quot;dropping-particle&quot;:&quot;&quot;,&quot;non-dropping-particle&quot;:&quot;&quot;}],&quot;container-title&quot;:&quot;Journal of Water, Sanitation and Hygiene for Development&quot;,&quot;accessed&quot;:{&quot;date-parts&quot;:[[2024,11,4]]},&quot;DOI&quot;:&quot;10.2166/WASHDEV.2019.180&quot;,&quot;ISSN&quot;:&quot;2043-9083&quot;,&quot;URL&quot;:&quot;http://iwaponline.com/washdev/article-pdf/9/2/198/643608/washdev0090198.pdf&quot;,&quot;issued&quot;:{&quot;date-parts&quot;:[[2019,6,1]]},&quot;page&quot;:&quot;198-209&quot;,&quot;abstract&quot;:&quot;Shared sanitation is widely proposed as a means to increase access to improved sanitation. There are few reports of a causal relationship between the use of shared sanitation and community-acquired diarrhoea. This paper presents an analytical review of studies that have investigated the relationship between the use of shared sanitation and the prevalence of (1) diarrhoeal disease and (2) soil-transmitted helminth (STH) infections. Data were extracted from the reviewed literature to calculate odds ratios (ORs) and confidence intervals (CIs). The use of shared sanitation showed a significant increase in diarrhoeal diseases, with an overall OR of 2.39 (85% CI 1.15–8.31). Children under 5 years were slightly less affected with a prevalence ratio of 1.09 (95% CI 1.06–1.12). The number of published reports on STH infections in relation to shared sanitation was limited, but the few that do exist report on ‘improved sanitation’, showing a positive and protective impact with an overall OR of 0.49 (95% CI 0.28–0.89), which is contrary to the negative impact related to diarrhoea. Despite the limited information on the direct link between shared sanitation and incidence of diarrhoeal/STH infections, this literature review demonstrates that the relationship deserves close attention in future practice and research.&quot;,&quot;publisher&quot;:&quot;IWA Publishing&quot;,&quot;issue&quot;:&quot;2&quot;,&quot;volume&quot;:&quot;9&quot;,&quot;container-title-short&quot;:&quot;&quot;},&quot;isTemporary&quot;:false}]},{&quot;citationID&quot;:&quot;MENDELEY_CITATION_1886304d-f3f2-41b8-86cd-d8325cd68ed6&quot;,&quot;properties&quot;:{&quot;noteIndex&quot;:0},&quot;isEdited&quot;:false,&quot;manualOverride&quot;:{&quot;isManuallyOverridden&quot;:false,&quot;citeprocText&quot;:&quot;(Just et al., 2018)&quot;,&quot;manualOverrideText&quot;:&quot;&quot;},&quot;citationTag&quot;:&quot;MENDELEY_CITATION_v3_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&quot;,&quot;citationItems&quot;:[{&quot;id&quot;:&quot;12c8775b-baf6-3dbb-986b-bdbf14a0fbb2&quot;,&quot;itemData&quot;:{&quot;type&quot;:&quot;article-journal&quot;,&quot;id&quot;:&quot;12c8775b-baf6-3dbb-986b-bdbf14a0fbb2&quot;,&quot;title&quot;:&quot;The impact of shared sanitation facilities on diarrheal diseases with and without an environmental reservoir: a modeling study&quot;,&quot;author&quot;:[{&quot;family&quot;:&quot;Just&quot;,&quot;given&quot;:&quot;Matthew R.&quot;,&quot;parse-names&quot;:false,&quot;dropping-particle&quot;:&quot;&quot;,&quot;non-dropping-particle&quot;:&quot;&quot;},{&quot;family&quot;:&quot;Carden&quot;,&quot;given&quot;:&quot;Stephen W.&quot;,&quot;parse-names&quot;:false,&quot;dropping-particle&quot;:&quot;&quot;,&quot;non-dropping-particle&quot;:&quot;&quot;},{&quot;family&quot;:&quot;Li&quot;,&quot;given&quot;:&quot;Sheng&quot;,&quot;parse-names&quot;:false,&quot;dropping-particle&quot;:&quot;&quot;,&quot;non-dropping-particle&quot;:&quot;&quot;},{&quot;family&quot;:&quot;Baker&quot;,&quot;given&quot;:&quot;Kelly K.&quot;,&quot;parse-names&quot;:false,&quot;dropping-particle&quot;:&quot;&quot;,&quot;non-dropping-particle&quot;:&quot;&quot;},{&quot;family&quot;:&quot;Gambhir&quot;,&quot;given&quot;:&quot;Manoj&quot;,&quot;parse-names&quot;:false,&quot;dropping-particle&quot;:&quot;&quot;,&quot;non-dropping-particle&quot;:&quot;&quot;},{&quot;family&quot;:&quot;Fung&quot;,&quot;given&quot;:&quot;Isaac Chun Hai&quot;,&quot;parse-names&quot;:false,&quot;dropping-particle&quot;:&quot;&quot;,&quot;non-dropping-particle&quot;:&quot;&quot;}],&quot;container-title&quot;:&quot;Pathogens and Global Health&quot;,&quot;container-title-short&quot;:&quot;Pathog Glob Health&quot;,&quot;accessed&quot;:{&quot;date-parts&quot;:[[2023,8,17]]},&quot;DOI&quot;:&quot;10.1080/20477724.2018.1478927&quot;,&quot;ISSN&quot;:&quot;20477732&quot;,&quot;PMID&quot;:&quot;29874978&quot;,&quot;URL&quot;:&quot;/pmc/articles/PMC6147076/&quot;,&quot;issued&quot;:{&quot;date-parts&quot;:[[2018,5,19]]},&quot;page&quot;:&quot;195&quot;,&quot;abstract&quot;:&quot;Epidemiological studies have identified an increased risk of diarrheal diseases associated with using shared sanitation facilities. We hypothesized that this might be related to differences in transmission routes of pathogens. We proposed a mathematical model of two fictitious pathogens, one transmitted with an environmental reservoir and one without. We assumed that individuals susceptible to one pathogen are not susceptible to the other, and therefore, decoupled the two models. We initialized the model with 99% individuals being susceptible. We sampled the parameter space using Latin Hypercube Sampling. We simulated 10,000 parameter sets. We varied the effective shared sanitation coverage (the product of latrine coverage and users’ compliance). Our results show that, in our hypothetical scenario, across all levels of effective coverage of shared sanitation, the median final cumulative incidence of diarrheal disease was higher than that of zero coverage. Our simulation findings suggest that increasing effective coverage of shared sanitation may have limited benefits against diarrhea-causing pathogens with an environmental reservoir and may lack benefit against diarrhea-causing pathogens without an environmental reservoir given increased human contacts if latrines are poorly maintained.&quot;,&quot;publisher&quot;:&quot;Taylor &amp; Francis&quot;,&quot;issue&quot;:&quot;4&quot;,&quot;volume&quot;:&quot;112&quot;},&quot;isTemporary&quot;:false}]},{&quot;citationID&quot;:&quot;MENDELEY_CITATION_2b67d409-55a3-4806-a30f-9b3985a92123&quot;,&quot;properties&quot;:{&quot;noteIndex&quot;:0},&quot;isEdited&quot;:false,&quot;manualOverride&quot;:{&quot;isManuallyOverridden&quot;:false,&quot;citeprocText&quot;:&quot;(Baker et al., 2016)&quot;,&quot;manualOverrideText&quot;:&quot;&quot;},&quot;citationTag&quot;:&quot;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&quot;,&quot;citationItems&quot;:[{&quot;id&quot;:&quot;9ead9859-b698-3c95-870a-ef71ca93c5d0&quot;,&quot;itemData&quot;:{&quot;type&quot;:&quot;article-journal&quot;,&quot;id&quot;:&quot;9ead9859-b698-3c95-870a-ef71ca93c5d0&quot;,&quot;title&quot;:&quot;Sanitation and Hygiene-Specific Risk Factors for Moderate-to-Severe Diarrhea in Young Children in the Global Enteric Multicenter Study, 2007–2011: Case-Control Study&quot;,&quot;author&quot;:[{&quot;family&quot;:&quot;Baker&quot;,&quot;given&quot;:&quot;Kelly K.&quot;,&quot;parse-names&quot;:false,&quot;dropping-particle&quot;:&quot;&quot;,&quot;non-dropping-particle&quot;:&quot;&quot;},{&quot;family&quot;:&quot;O’Reilly&quot;,&quot;given&quot;:&quot;Ciara E.&quot;,&quot;parse-names&quot;:false,&quot;dropping-particle&quot;:&quot;&quot;,&quot;non-dropping-particle&quot;:&quot;&quot;},{&quot;family&quot;:&quot;Levine&quot;,&quot;given&quot;:&quot;Myron M.&quot;,&quot;parse-names&quot;:false,&quot;dropping-particle&quot;:&quot;&quot;,&quot;non-dropping-particle&quot;:&quot;&quot;},{&quot;family&quot;:&quot;Kotloff&quot;,&quot;given&quot;:&quot;Karen L.&quot;,&quot;parse-names&quot;:false,&quot;dropping-particle&quot;:&quot;&quot;,&quot;non-dropping-particle&quot;:&quot;&quot;},{&quot;family&quot;:&quot;Nataro&quot;,&quot;given&quot;:&quot;James P.&quot;,&quot;parse-names&quot;:false,&quot;dropping-particle&quot;:&quot;&quot;,&quot;non-dropping-particle&quot;:&quot;&quot;},{&quot;family&quot;:&quot;Ayers&quot;,&quot;given&quot;:&quot;Tracy L.&quot;,&quot;parse-names&quot;:false,&quot;dropping-particle&quot;:&quot;&quot;,&quot;non-dropping-particle&quot;:&quot;&quot;},{&quot;family&quot;:&quot;Farag&quot;,&quot;given&quot;:&quot;Tamer H.&quot;,&quot;parse-names&quot;:false,&quot;dropping-particle&quot;:&quot;&quot;,&quot;non-dropping-particle&quot;:&quot;&quot;},{&quot;family&quot;:&quot;Nasrin&quot;,&quot;given&quot;:&quot;Dilruba&quot;,&quot;parse-names&quot;:false,&quot;dropping-particle&quot;:&quot;&quot;,&quot;non-dropping-particle&quot;:&quot;&quot;},{&quot;family&quot;:&quot;Blackwelder&quot;,&quot;given&quot;:&quot;William C.&quot;,&quot;parse-names&quot;:false,&quot;dropping-particle&quot;:&quot;&quot;,&quot;non-dropping-particle&quot;:&quot;&quot;},{&quot;family&quot;:&quot;Wu&quot;,&quot;given&quot;:&quot;Yukun&quot;,&quot;parse-names&quot;:false,&quot;dropping-particle&quot;:&quot;&quot;,&quot;non-dropping-particle&quot;:&quot;&quot;},{&quot;family&quot;:&quot;Alonso&quot;,&quot;given&quot;:&quot;Pedro L.&quot;,&quot;parse-names&quot;:false,&quot;dropping-particle&quot;:&quot;&quot;,&quot;non-dropping-particle&quot;:&quot;&quot;},{&quot;family&quot;:&quot;Breiman&quot;,&quot;given&quot;:&quot;Robert F.&quot;,&quot;parse-names&quot;:false,&quot;dropping-particle&quot;:&quot;&quot;,&quot;non-dropping-particle&quot;:&quot;&quot;},{&quot;family&quot;:&quot;Omore&quot;,&quot;given&quot;:&quot;Richard&quot;,&quot;parse-names&quot;:false,&quot;dropping-particle&quot;:&quot;&quot;,&quot;non-dropping-particle&quot;:&quot;&quot;},{&quot;family&quot;:&quot;Faruque&quot;,&quot;given&quot;:&quot;Abu S.G.&quot;,&quot;parse-names&quot;:false,&quot;dropping-particle&quot;:&quot;&quot;,&quot;non-dropping-particle&quot;:&quot;&quot;},{&quot;family&quot;:&quot;Das&quot;,&quot;given&quot;:&quot;Sumon Kumar&quot;,&quot;parse-names&quot;:false,&quot;dropping-particle&quot;:&quot;&quot;,&quot;non-dropping-particle&quot;:&quot;&quot;},{&quot;family&quot;:&quot;Ahmed&quot;,&quot;given&quot;:&quot;Shahnawaz&quot;,&quot;parse-names&quot;:false,&quot;dropping-particle&quot;:&quot;&quot;,&quot;non-dropping-particle&quot;:&quot;&quot;},{&quot;family&quot;:&quot;Saha&quot;,&quot;given&quot;:&quot;Debasish&quot;,&quot;parse-names&quot;:false,&quot;dropping-particle&quot;:&quot;&quot;,&quot;non-dropping-particle&quot;:&quot;&quot;},{&quot;family&quot;:&quot;Sow&quot;,&quot;given&quot;:&quot;Samba O.&quot;,&quot;parse-names&quot;:false,&quot;dropping-particle&quot;:&quot;&quot;,&quot;non-dropping-particle&quot;:&quot;&quot;},{&quot;family&quot;:&quot;Sur&quot;,&quot;given&quot;:&quot;Dipika&quot;,&quot;parse-names&quot;:false,&quot;dropping-particle&quot;:&quot;&quot;,&quot;non-dropping-particle&quot;:&quot;&quot;},{&quot;family&quot;:&quot;Zaidi&quot;,&quot;given&quot;:&quot;Anita K.M.&quot;,&quot;parse-names&quot;:false,&quot;dropping-particle&quot;:&quot;&quot;,&quot;non-dropping-particle&quot;:&quot;&quot;},{&quot;family&quot;:&quot;Quadri&quot;,&quot;given&quot;:&quot;Fahreen&quot;,&quot;parse-names&quot;:false,&quot;dropping-particle&quot;:&quot;&quot;,&quot;non-dropping-particle&quot;:&quot;&quot;},{&quot;family&quot;:&quot;Mintz&quot;,&quot;given&quot;:&quot;Eric D.&quot;,&quot;parse-names&quot;:false,&quot;dropping-particle&quot;:&quot;&quot;,&quot;non-dropping-particle&quot;:&quot;&quot;}],&quot;container-title&quot;:&quot;PLOS Medicine&quot;,&quot;container-title-short&quot;:&quot;PLoS Med&quot;,&quot;accessed&quot;:{&quot;date-parts&quot;:[[2023,8,17]]},&quot;DOI&quot;:&quot;10.1371/JOURNAL.PMED.1002010&quot;,&quot;ISSN&quot;:&quot;1549-1676&quot;,&quot;PMID&quot;:&quot;27138888&quot;,&quot;URL&quot;:&quot;https://journals.plos.org/plosmedicine/article?id=10.1371/journal.pmed.1002010&quot;,&quot;issued&quot;:{&quot;date-parts&quot;:[[2016,5,1]]},&quot;page&quot;:&quot;e1002010&quot;,&quot;abstract&quot;:&quot;Background Diarrheal disease is the second leading cause of disease in children less than 5 y of age. Poor water, sanitation, and hygiene conditions are the primary routes of exposure and infection. Sanitation and hygiene interventions are estimated to generate a 36% and 48% reduction in diarrheal risk in young children, respectively. Little is known about whether the number of households sharing a sanitation facility affects a child's risk of diarrhea. The objective of this study was to describe sanitation and hygiene access across the Global Enteric Multicenter Study (GEMS) sites in Africa and South Asia and to assess sanitation and hygiene exposures, including shared sanitation access, as risk factors for moderate-to-severe diarrhea (MSD) in children less than 5 y of age.   Methods/Findings The GEMS matched case-control study was conducted between December 1, 2007, and March 3, 2011, at seven sites in Basse, The Gambia; Nyanza Province, Kenya; Bamako, Mali; Manhiça, Mozambique; Mirzapur, Bangladesh; Kolkata, India; and Karachi, Pakistan. Data was collected for 8,592 case children aged &lt;5 y old experiencing MSD and for 12,390 asymptomatic age, gender, and neighborhood-matched controls. An MSD case was defined as a child with a diarrheal illness &lt;7 d duration comprising ≥3 loose stools in 24 h and ≥1 of the following: sunken eyes, skin tenting, dysentery, intravenous (IV) rehydration, or hospitalization. Site-specific conditional logistic regression models were used to explore the association between sanitation and hygiene exposures and MSD. Most households at six sites (&gt;93%) had access to a sanitation facility, while 70% of households in rural Kenya had access to a facility. Practicing open defecation was a risk factor for MSD in children &lt;5 y old in Kenya. Sharing sanitation facilities with 1–2 or ≥3 other households was a statistically significant risk factor for MSD in Kenya, Mali, Mozambique, and Pakistan. Among those with a designated handwashing area near the home, soap or ash were more frequently observed at control households and were significantly protective against MSD in Mozambique and India.   Conclusions This study suggests that sharing a sanitation facility with just one to two other households can increase the risk of MSD in young children, compared to using a private facility. Interventions aimed at increasing access to private household sanitation facilities may reduce the burden of MSD in children. These findings support the current World Health Organization/ United Nations Children's Emergency Fund (UNICEF) system that categorizes shared sanitation as unimproved.&quot;,&quot;publisher&quot;:&quot;Public Library of Science&quot;,&quot;issue&quot;:&quot;5&quot;,&quot;volume&quot;:&quot;13&quot;},&quot;isTemporary&quot;:false}]},{&quot;citationID&quot;:&quot;MENDELEY_CITATION_0bdda613-5f8c-44e1-9e2f-3dc8c1154ec4&quot;,&quot;properties&quot;:{&quot;noteIndex&quot;:0},&quot;isEdited&quot;:false,&quot;manualOverride&quot;:{&quot;isManuallyOverridden&quot;:false,&quot;citeprocText&quot;:&quot;(Afrose et al., 2012; Ferdous et al., 2013)&quot;,&quot;manualOverrideText&quot;:&quot;&quot;},&quot;citationTag&quot;:&quot;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&quot;,&quot;citationItems&quot;:[{&quot;id&quot;:&quot;f80070d1-dcbc-3f43-a98f-3ab74f0ae4c1&quot;,&quot;itemData&quot;:{&quot;type&quot;:&quot;article-journal&quot;,&quot;id&quot;:&quot;f80070d1-dcbc-3f43-a98f-3ab74f0ae4c1&quot;,&quot;title&quot;:&quot;Factors associated with knowledge about breastfeeding among female garment workers in Dhaka city&quot;,&quot;author&quot;:[{&quot;family&quot;:&quot;Afrose&quot;,&quot;given&quot;:&quot;Lucen&quot;,&quot;parse-names&quot;:false,&quot;dropping-particle&quot;:&quot;&quot;,&quot;non-dropping-particle&quot;:&quot;&quot;},{&quot;family&quot;:&quot;Banu&quot;,&quot;given&quot;:&quot;Bilkis&quot;,&quot;parse-names&quot;:false,&quot;dropping-particle&quot;:&quot;&quot;,&quot;non-dropping-particle&quot;:&quot;&quot;},{&quot;family&quot;:&quot;Ahmed&quot;,&quot;given&quot;:&quot;KaziR&quot;,&quot;parse-names&quot;:false,&quot;dropping-particle&quot;:&quot;&quot;,&quot;non-dropping-particle&quot;:&quot;&quot;},{&quot;family&quot;:&quot;Khanom&quot;,&quot;given&quot;:&quot;Khurshida&quot;,&quot;parse-names&quot;:false,&quot;dropping-particle&quot;:&quot;&quot;,&quot;non-dropping-particle&quot;:&quot;&quot;}],&quot;container-title&quot;:&quot;WHO South-East Asia Journal of Public Health&quot;,&quot;container-title-short&quot;:&quot;WHO South East Asia J Public Health&quot;,&quot;accessed&quot;:{&quot;date-parts&quot;:[[2020,4,18]]},&quot;DOI&quot;:&quot;10.4103/2224-3151.207021&quot;,&quot;ISSN&quot;:&quot;2224-3151&quot;,&quot;issued&quot;:{&quot;date-parts&quot;:[[2012]]},&quot;page&quot;:&quot;249&quot;,&quot;abstract&quot;:&quot;Background: Knowledge about breastfeeding among women is very important for healthy children. The present study aims to determine the level of knowledge and factors associated with knowledge on breastfeeding among female garment workers in a selected garment factory in Dhaka city. Methods: A cross-sectional study was conducted among 200 female garment workers in the reproductive age group (15-49 years). Data were collected through a pre-tested questionnaire using the face-to-face interview method. Bivariate and multivariate analysis was done to determine the association between sociodemographic variables and knowledge on breastfeeding. Results: The study showed that, overall the level of knowledge regarding breastfeeding is very poor (88%) among the study subjects. Most of the respondents have very poor knowledge regarding advantages of exclusive breastfeeding (89%) and breastfeeding (100%). In contrast, a majority have good knowledge on duration of exclusive breastfeeding (74%) and breastfeeding (66%). No significant association was found between the knowledge score of breastfeeding with remaining socio-demographic variables like age, marital status, family income and expenditure. Education is significantly (p&lt;0.001) associated with a higher total knowledge score of breastfeeding. Women with secondary level of education had a significantly higher (p&lt;0.001) level of total knowledge score than other categories (illiterate, primary and higher secondary) of education. Conclusion: A large proportion of female garment workers had inadequate knowledge regarding breastfeeding. It is also important that health education on breastfeeding is urgently provided to the female garments workers of Bangladesh.&quot;,&quot;publisher&quot;:&quot;Medknow&quot;,&quot;issue&quot;:&quot;3&quot;,&quot;volume&quot;:&quot;1&quot;},&quot;isTemporary&quot;:false},{&quot;id&quot;:&quot;776dd7aa-fc60-3c7e-ae90-283c9d0a7d4e&quot;,&quot;itemData&quot;:{&quot;type&quot;:&quot;article-journal&quot;,&quot;id&quot;:&quot;776dd7aa-fc60-3c7e-ae90-283c9d0a7d4e&quot;,&quot;title&quot;:&quot;Severity of diarrhea and malnutrition among under five-year-old children in rural Bangladesh&quot;,&quot;author&quot;:[{&quot;family&quot;:&quot;Ferdous&quot;,&quot;given&quot;:&quot;Farzana&quot;,&quot;parse-names&quot;:false,&quot;dropping-particle&quot;:&quot;&quot;,&quot;non-dropping-particle&quot;:&quot;&quot;},{&quot;family&quot;:&quot;Das&quot;,&quot;given&quot;:&quot;Sumon K.&quot;,&quot;parse-names&quot;:false,&quot;dropping-particle&quot;:&quot;&quot;,&quot;non-dropping-particle&quot;:&quot;&quot;},{&quot;family&quot;:&quot;Ahmed&quot;,&quot;given&quot;:&quot;Shahnawaz&quot;,&quot;parse-names&quot;:false,&quot;dropping-particle&quot;:&quot;&quot;,&quot;non-dropping-particle&quot;:&quot;&quot;},{&quot;family&quot;:&quot;Farzana&quot;,&quot;given&quot;:&quot;Fahmida D.&quot;,&quot;parse-names&quot;:false,&quot;dropping-particle&quot;:&quot;&quot;,&quot;non-dropping-particle&quot;:&quot;&quot;},{&quot;family&quot;:&quot;Latham&quot;,&quot;given&quot;:&quot;Jonathan R.&quot;,&quot;parse-names&quot;:false,&quot;dropping-particle&quot;:&quot;&quot;,&quot;non-dropping-particle&quot;:&quot;&quot;},{&quot;family&quot;:&quot;Chisti&quot;,&quot;given&quot;:&quot;Mohammod J.&quot;,&quot;parse-names&quot;:false,&quot;dropping-particle&quot;:&quot;&quot;,&quot;non-dropping-particle&quot;:&quot;&quot;},{&quot;family&quot;:&quot;Ud-Din&quot;,&quot;given&quot;:&quot;Abu I.M.S.&quot;,&quot;parse-names&quot;:false,&quot;dropping-particle&quot;:&quot;&quot;,&quot;non-dropping-particle&quot;:&quot;&quot;},{&quot;family&quot;:&quot;Azmi&quot;,&quot;given&quot;:&quot;Ishrat J.&quot;,&quot;parse-names&quot;:false,&quot;dropping-particle&quot;:&quot;&quot;,&quot;non-dropping-particle&quot;:&quot;&quot;},{&quot;family&quot;:&quot;Talukder&quot;,&quot;given&quot;:&quot;Kaisar A.&quot;,&quot;parse-names&quot;:false,&quot;dropping-particle&quot;:&quot;&quot;,&quot;non-dropping-particle&quot;:&quot;&quot;},{&quot;family&quot;:&quot;Faruque&quot;,&quot;given&quot;:&quot;Abu S.G.&quot;,&quot;parse-names&quot;:false,&quot;dropping-particle&quot;:&quot;&quot;,&quot;non-dropping-particle&quot;:&quot;&quot;}],&quot;container-title&quot;:&quot;The American journal of tropical medicine and hygiene&quot;,&quot;container-title-short&quot;:&quot;Am J Trop Med Hyg&quot;,&quot;accessed&quot;:{&quot;date-parts&quot;:[[2023,8,17]]},&quot;DOI&quot;:&quot;10.4269/AJTMH.12-0743&quot;,&quot;ISSN&quot;:&quot;1476-1645&quot;,&quot;PMID&quot;:&quot;23817334&quot;,&quot;URL&quot;:&quot;https://pubmed.ncbi.nlm.nih.gov/23817334/&quot;,&quot;issued&quot;:{&quot;date-parts&quot;:[[2013,8]]},&quot;page&quot;:&quot;223-228&quot;,&quot;abstract&quot;:&quot;Enteric pathogens are commonly associated with diarrhea among malnourished children. This study aimed to determine the association between the severity of diarrheal illnesses and malnutrition among under 5-year-old children. During 2010 and 2011, we studied 2,324 under 5-year-old diarrheal children with mild disease (MD) and moderateto- severe disease (MSD) attending a hospital in Bangladesh. Children with MSD were more likely to be malnourished compared with children with MD (35% versus 24%, P &lt; 0.001). In multivariate analysis, malnutrition (odds ratio [95% confidence interval] = 1.53 [1.22, 1.92]), age of the child (24-59 months; 1.67 [1.28, 2.19]), fever (1.65 [1.28, 2.12]), abdominal pain (1.87 [1.48, 2.37]), straining (5.93 [4.80, 7.33]), and infection with Shigella (3.26 [2.38, 4.46]) and Vibrio cholerae (2.21 [1.07, 4.58]) were shown to be significantly associated with MSD. Factors significantly associated with malnutrition were disease severity (1.56 [1.24, 1.95]), age (24-59 months; 1.75 [1.38, 2.22]), mother's schooling (1.54 [1.16, 2.04]), and monthly household income (1.71 [1.42, 2.07]). Childhood malnutrition was associated with dysentery and dehydrating diarrhea. Copyright © 2013 by The American Society of Tropical Medicine and Hygiene.&quot;,&quot;publisher&quot;:&quot;Am J Trop Med Hyg&quot;,&quot;issue&quot;:&quot;2&quot;,&quot;volume&quot;:&quot;89&quot;},&quot;isTemporary&quot;:false}]},{&quot;citationID&quot;:&quot;MENDELEY_CITATION_f8b8ea61-5a55-42ba-a32c-63f90df69d2c&quot;,&quot;properties&quot;:{&quot;noteIndex&quot;:0},&quot;isEdited&quot;:false,&quot;manualOverride&quot;:{&quot;isManuallyOverridden&quot;:false,&quot;citeprocText&quot;:&quot;(Das et al., 2019)&quot;,&quot;manualOverrideText&quot;:&quot;&quot;},&quot;citationTag&quot;:&quot;MENDELEY_CITATION_v3_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&quot;,&quot;citationItems&quot;:[{&quot;id&quot;:&quot;54559bc7-737b-31ee-8715-f6ca9fc6b90a&quot;,&quot;itemData&quot;:{&quot;type&quot;:&quot;article-journal&quot;,&quot;id&quot;:&quot;54559bc7-737b-31ee-8715-f6ca9fc6b90a&quot;,&quot;title&quot;:&quot;District level estimates and mapping of prevalence of diarrhoea among under-five children in Bangladesh by combining survey and census data&quot;,&quot;author&quot;:[{&quot;family&quot;:&quot;Das&quot;,&quot;given&quot;:&quot;Sumonkanti&quot;,&quot;parse-names&quot;:false,&quot;dropping-particle&quot;:&quot;&quot;,&quot;non-dropping-particle&quot;:&quot;&quot;},{&quot;family&quot;:&quot;Chandra&quot;,&quot;given&quot;:&quot;Hukum&quot;,&quot;parse-names&quot;:false,&quot;dropping-particle&quot;:&quot;&quot;,&quot;non-dropping-particle&quot;:&quot;&quot;},{&quot;family&quot;:&quot;Saha&quot;,&quot;given&quot;:&quot;Unnati Rani&quot;,&quot;parse-names&quot;:false,&quot;dropping-particle&quot;:&quot;&quot;,&quot;non-dropping-particle&quot;:&quot;&quot;}],&quot;container-title&quot;:&quot;PLOS ONE&quot;,&quot;container-title-short&quot;:&quot;PLoS One&quot;,&quot;accessed&quot;:{&quot;date-parts&quot;:[[2023,8,17]]},&quot;DOI&quot;:&quot;10.1371/JOURNAL.PONE.0211062&quot;,&quot;ISBN&quot;:&quot;1111111111&quot;,&quot;ISSN&quot;:&quot;1932-6203&quot;,&quot;PMID&quot;:&quot;30707712&quot;,&quot;URL&quot;:&quot;https://journals.plos.org/plosone/article?id=10.1371/journal.pone.0211062&quot;,&quot;issued&quot;:{&quot;date-parts&quot;:[[2019,2,1]]},&quot;page&quot;:&quot;e0211062&quot;,&quot;abstract&quot;:&quot;The demand for district level statistics has increased tremendously in Bangladesh due to existence of decentralised approach to governance and service provision. The Bangladesh Demographic Health Surveys (BDHS) provide a wide range of invaluable data at the national and divisional level but they cannot be used directly to produce reliable district-level estimates due to insufficient sample sizes. The small area estimation (SAE) technique overcomes the sample size challenges and can produce reliable estimates at the district level. This paper uses SAE approach to generate model-based district-level estimates of diarrhoea prevalence among under-5 children in Bangladesh by linking data from the 2014 BDHS and the 2011 Population Census. The diagnostics measures show that the model-based estimates are precise and representative when compared to the direct survey estimates. Spatial distribution of the precise estimates of diarrhoea prevalence reveals significant inequality at district-level (ranged 1.1–13.4%) with particular emphasis in the coastal and north-eastern districts. Findings of the study might be useful for designing effective policies, interventions and strengthening local-level governance.&quot;,&quot;publisher&quot;:&quot;Public Library of Science&quot;,&quot;issue&quot;:&quot;2&quot;,&quot;volume&quot;:&quot;14&quot;},&quot;isTemporary&quot;:false}]},{&quot;citationID&quot;:&quot;MENDELEY_CITATION_68191454-f225-41fb-b028-e3a7b8477dd2&quot;,&quot;properties&quot;:{&quot;noteIndex&quot;:0},&quot;isEdited&quot;:false,&quot;manualOverride&quot;:{&quot;isManuallyOverridden&quot;:false,&quot;citeprocText&quot;:&quot;(M. A. Islam et al., 2019; Salas-Eljatib et al., 2018)&quot;,&quot;manualOverrideText&quot;:&quot;&quot;},&quot;citationTag&quot;:&quot;MENDELEY_CITATION_v3_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&quot;,&quot;citationItems&quot;:[{&quot;id&quot;:&quot;7d98a730-9a26-3a21-bc59-1ae046921c75&quot;,&quot;itemData&quot;:{&quot;type&quot;:&quot;article-journal&quot;,&quot;id&quot;:&quot;7d98a730-9a26-3a21-bc59-1ae046921c75&quot;,&quot;title&quot;:&quot;Impact of Climate Change and Land Use on Groundwater Salinization in Southern Bangladesh-Implications for Other Asian Deltas&quot;,&quot;author&quot;:[{&quot;family&quot;:&quot;Islam&quot;,&quot;given&quot;:&quot;M. A.&quot;,&quot;parse-names&quot;:false,&quot;dropping-particle&quot;:&quot;&quot;,&quot;non-dropping-particle&quot;:&quot;&quot;},{&quot;family&quot;:&quot;Hoque&quot;,&quot;given&quot;:&quot;M. A.&quot;,&quot;parse-names&quot;:false,&quot;dropping-particle&quot;:&quot;&quot;,&quot;non-dropping-particle&quot;:&quot;&quot;},{&quot;family&quot;:&quot;Ahmed&quot;,&quot;given&quot;:&quot;K. M.&quot;,&quot;parse-names&quot;:false,&quot;dropping-particle&quot;:&quot;&quot;,&quot;non-dropping-particle&quot;:&quot;&quot;},{&quot;family&quot;:&quot;Butler&quot;,&quot;given&quot;:&quot;A. P.&quot;,&quot;parse-names&quot;:false,&quot;dropping-particle&quot;:&quot;&quot;,&quot;non-dropping-particle&quot;:&quot;&quot;}],&quot;container-title&quot;:&quot;Environmental management&quot;,&quot;container-title-short&quot;:&quot;Environ Manage&quot;,&quot;accessed&quot;:{&quot;date-parts&quot;:[[2023,8,17]]},&quot;DOI&quot;:&quot;10.1007/S00267-019-01220-4&quot;,&quot;ISSN&quot;:&quot;1432-1009&quot;,&quot;PMID&quot;:&quot;31655864&quot;,&quot;URL&quot;:&quot;https://pubmed.ncbi.nlm.nih.gov/31655864/&quot;,&quot;issued&quot;:{&quot;date-parts&quot;:[[2019,11,1]]},&quot;page&quot;:&quot;640-649&quot;,&quot;abstract&quot;:&quot;Pervasive salinity in soil and water is affecting agricultural yield and the health of millions of delta dwellers in Asia. This is also being exacerbated by climate change through increases in sea level and tropical storm surges. One consequence of this has been a widespread introduction of salt water shrimp farming. Here, we show, using field data and modeling, how changes in climate and land use are likely to result in increased salinization of shallow groundwater in SE Asian mega-deltas. We also explore possible adaptation options. We find that possible future increase of episodic inundation events, combined with salt water shrimp farming, will cause rapid salinization of groundwater in the region making it less suitable for drinking water and irrigation. However, modified land use and water management practices can mitigate the impacts on groundwater, as well as the overlying soil, from future salinization. The study therefore provides guidance for adaptation planning to reduce future salinization in Asian deltas.&quot;,&quot;publisher&quot;:&quot;Environ Manage&quot;,&quot;issue&quot;:&quot;5&quot;,&quot;volume&quot;:&quot;64&quot;},&quot;isTemporary&quot;:false},{&quot;id&quot;:&quot;40b71261-81ca-3f59-83df-5bcb8ed31cae&quot;,&quot;itemData&quot;:{&quot;type&quot;:&quot;article-journal&quot;,&quot;id&quot;:&quot;40b71261-81ca-3f59-83df-5bcb8ed31cae&quot;,&quot;title&quot;:&quot;A study on the effects of unbalanced data when fitting logistic regression models in ecology&quot;,&quot;author&quot;:[{&quot;family&quot;:&quot;Salas-Eljatib&quot;,&quot;given&quot;:&quot;Christian&quot;,&quot;parse-names&quot;:false,&quot;dropping-particle&quot;:&quot;&quot;,&quot;non-dropping-particle&quot;:&quot;&quot;},{&quot;family&quot;:&quot;Fuentes-Ramirez&quot;,&quot;given&quot;:&quot;Andres&quot;,&quot;parse-names&quot;:false,&quot;dropping-particle&quot;:&quot;&quot;,&quot;non-dropping-particle&quot;:&quot;&quot;},{&quot;family&quot;:&quot;Gregoire&quot;,&quot;given&quot;:&quot;Timothy G.&quot;,&quot;parse-names&quot;:false,&quot;dropping-particle&quot;:&quot;&quot;,&quot;non-dropping-particle&quot;:&quot;&quot;},{&quot;family&quot;:&quot;Altamirano&quot;,&quot;given&quot;:&quot;Adison&quot;,&quot;parse-names&quot;:false,&quot;dropping-particle&quot;:&quot;&quot;,&quot;non-dropping-particle&quot;:&quot;&quot;},{&quot;family&quot;:&quot;Yaitul&quot;,&quot;given&quot;:&quot;Valeska&quot;,&quot;parse-names&quot;:false,&quot;dropping-particle&quot;:&quot;&quot;,&quot;non-dropping-particle&quot;:&quot;&quot;}],&quot;container-title&quot;:&quot;Ecological Indicators&quot;,&quot;container-title-short&quot;:&quot;Ecol Indic&quot;,&quot;accessed&quot;:{&quot;date-parts&quot;:[[2023,8,17]]},&quot;DOI&quot;:&quot;10.1016/J.ECOLIND.2017.10.030&quot;,&quot;ISSN&quot;:&quot;1470-160X&quot;,&quot;issued&quot;:{&quot;date-parts&quot;:[[2018,2,1]]},&quot;page&quot;:&quot;502-508&quot;,&quot;abstract&quot;:&quot;Binary variables have two possible outcomes: occurrence or non-occurrence of an event (usually with 1 and 0 values, respectively). Binary data are common in ecology, including studies of presence/absence, alive/dead, and change/no-change. Logistic regression analysis has been widely used to model binary response variables. Unbalanced data (i.e., an extremely larger proportion of zeros than ones) are often found across a variety of ecological datasets. Sometimes the data are balanced (i.e., same amount of zeros and ones) before fitting the model, however, the statistical implications of balancing (or not) the data remain unclear. We assessed the statistical effects of balancing data when fitting a logistic regression model by studying both its statistical properties of the estimated parameters and its predictive capabilities. We used a base forest-mortality model as reference, and by using stochastic simulations representing different configurations of 0/1 data in a sample (unbalanced data scenarios), we fitted the logistic regression model by maximum likelihood. For each scenario we computed the bias and variance of the estimated parameters and several prediction indexes. We found that the variability of the estimated parameters is affected, with the balanced-data scenario having the lowest variability, thus, affecting the statistical inference as well. Furthermore, the prediction capabilities of the model are altered by balancing the data, with the balanced-data scenario having the better sensitivity/specificity ratio. Balancing, or not, the data to be used for fitting a logistic regression models may affect the conclusion that can arise from the fitted model and its subsequent applications.&quot;,&quot;publisher&quot;:&quot;Elsevier&quot;,&quot;volume&quot;:&quot;85&quot;},&quot;isTemporary&quot;:false}]},{&quot;citationID&quot;:&quot;MENDELEY_CITATION_a669aee4-c778-41c2-ac15-3636ca9d18d9&quot;,&quot;properties&quot;:{&quot;noteIndex&quot;:0},&quot;isEdited&quot;:false,&quot;manualOverride&quot;:{&quot;isManuallyOverridden&quot;:false,&quot;citeprocText&quot;:&quot;(Salas-Eljatib et al., 2018)&quot;,&quot;manualOverrideText&quot;:&quot;&quot;},&quot;citationTag&quot;:&quot;MENDELEY_CITATION_v3_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&quot;,&quot;citationItems&quot;:[{&quot;id&quot;:&quot;40b71261-81ca-3f59-83df-5bcb8ed31cae&quot;,&quot;itemData&quot;:{&quot;type&quot;:&quot;article-journal&quot;,&quot;id&quot;:&quot;40b71261-81ca-3f59-83df-5bcb8ed31cae&quot;,&quot;title&quot;:&quot;A study on the effects of unbalanced data when fitting logistic regression models in ecology&quot;,&quot;author&quot;:[{&quot;family&quot;:&quot;Salas-Eljatib&quot;,&quot;given&quot;:&quot;Christian&quot;,&quot;parse-names&quot;:false,&quot;dropping-particle&quot;:&quot;&quot;,&quot;non-dropping-particle&quot;:&quot;&quot;},{&quot;family&quot;:&quot;Fuentes-Ramirez&quot;,&quot;given&quot;:&quot;Andres&quot;,&quot;parse-names&quot;:false,&quot;dropping-particle&quot;:&quot;&quot;,&quot;non-dropping-particle&quot;:&quot;&quot;},{&quot;family&quot;:&quot;Gregoire&quot;,&quot;given&quot;:&quot;Timothy G.&quot;,&quot;parse-names&quot;:false,&quot;dropping-particle&quot;:&quot;&quot;,&quot;non-dropping-particle&quot;:&quot;&quot;},{&quot;family&quot;:&quot;Altamirano&quot;,&quot;given&quot;:&quot;Adison&quot;,&quot;parse-names&quot;:false,&quot;dropping-particle&quot;:&quot;&quot;,&quot;non-dropping-particle&quot;:&quot;&quot;},{&quot;family&quot;:&quot;Yaitul&quot;,&quot;given&quot;:&quot;Valeska&quot;,&quot;parse-names&quot;:false,&quot;dropping-particle&quot;:&quot;&quot;,&quot;non-dropping-particle&quot;:&quot;&quot;}],&quot;container-title&quot;:&quot;Ecological Indicators&quot;,&quot;container-title-short&quot;:&quot;Ecol Indic&quot;,&quot;accessed&quot;:{&quot;date-parts&quot;:[[2023,8,17]]},&quot;DOI&quot;:&quot;10.1016/J.ECOLIND.2017.10.030&quot;,&quot;ISSN&quot;:&quot;1470-160X&quot;,&quot;issued&quot;:{&quot;date-parts&quot;:[[2018,2,1]]},&quot;page&quot;:&quot;502-508&quot;,&quot;abstract&quot;:&quot;Binary variables have two possible outcomes: occurrence or non-occurrence of an event (usually with 1 and 0 values, respectively). Binary data are common in ecology, including studies of presence/absence, alive/dead, and change/no-change. Logistic regression analysis has been widely used to model binary response variables. Unbalanced data (i.e., an extremely larger proportion of zeros than ones) are often found across a variety of ecological datasets. Sometimes the data are balanced (i.e., same amount of zeros and ones) before fitting the model, however, the statistical implications of balancing (or not) the data remain unclear. We assessed the statistical effects of balancing data when fitting a logistic regression model by studying both its statistical properties of the estimated parameters and its predictive capabilities. We used a base forest-mortality model as reference, and by using stochastic simulations representing different configurations of 0/1 data in a sample (unbalanced data scenarios), we fitted the logistic regression model by maximum likelihood. For each scenario we computed the bias and variance of the estimated parameters and several prediction indexes. We found that the variability of the estimated parameters is affected, with the balanced-data scenario having the lowest variability, thus, affecting the statistical inference as well. Furthermore, the prediction capabilities of the model are altered by balancing the data, with the balanced-data scenario having the better sensitivity/specificity ratio. Balancing, or not, the data to be used for fitting a logistic regression models may affect the conclusion that can arise from the fitted model and its subsequent applications.&quot;,&quot;publisher&quot;:&quot;Elsevier&quot;,&quot;volume&quot;:&quot;85&quot;},&quot;isTemporary&quot;:false}]}]"/>
    <we:property name="MENDELEY_CITATIONS_LOCALE_CODE" value="&quot;en-U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0B3BC-BFCB-42B0-B6E9-15DE52F0C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2388</TotalTime>
  <Pages>50</Pages>
  <Words>52743</Words>
  <Characters>300641</Characters>
  <Application>Microsoft Office Word</Application>
  <DocSecurity>0</DocSecurity>
  <Lines>2505</Lines>
  <Paragraphs>705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Mohammad Nayeem Hasan</cp:lastModifiedBy>
  <cp:revision>105</cp:revision>
  <dcterms:created xsi:type="dcterms:W3CDTF">2023-02-23T07:16:00Z</dcterms:created>
  <dcterms:modified xsi:type="dcterms:W3CDTF">2024-12-22T20:14:00Z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id="JinqcR56"/&gt;&lt;style id="http://www.zotero.org/styles/apa-6th-edition" locale="en-US" hasBibliography="1" bibliographyStyleHasBeenSet="1"/&gt;&lt;prefs&gt;&lt;pref name="fieldType" value="Field"/&gt;&lt;pref name="de</vt:lpwstr>
  </property>
  <property fmtid="{D5CDD505-2E9C-101B-9397-08002B2CF9AE}" pid="3" name="ZOTERO_PREF_2">
    <vt:lpwstr>layCitationUpdates" value="true"/&gt;&lt;pref name="dontAskDelayCitationUpdates" value="true"/&gt;&lt;/prefs&gt;&lt;/data&gt;</vt:lpwstr>
  </property>
  <property fmtid="{D5CDD505-2E9C-101B-9397-08002B2CF9AE}" pid="4" name="GrammarlyDocumentId">
    <vt:lpwstr>1b0f572656af539153195bea4d0c92134c2915a522801222189355fb8856b97d</vt:lpwstr>
  </property>
</Properties>
</file>